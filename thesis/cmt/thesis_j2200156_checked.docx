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ＭＳ 明朝"/>
          <w:b/>
          <w:bCs/>
        </w:rPr>
        <w:id w:val="2483564"/>
        <w:docPartObj>
          <w:docPartGallery w:val="Cover Pages"/>
          <w:docPartUnique/>
        </w:docPartObj>
      </w:sdtPr>
      <w:sdtEndPr>
        <w:rPr>
          <w:rFonts w:ascii="Times New Roman"/>
          <w:b w:val="0"/>
          <w:bCs w:val="0"/>
          <w:lang w:val="ja-JP"/>
        </w:rPr>
      </w:sdtEndPr>
      <w:sdtContent>
        <w:p w14:paraId="1FD6DFD5" w14:textId="45FADEE5" w:rsidR="00EE6A38" w:rsidRDefault="00EE6A38">
          <w:pPr>
            <w:spacing w:line="336" w:lineRule="exact"/>
            <w:rPr>
              <w:rFonts w:ascii="ＭＳ 明朝"/>
              <w:b/>
              <w:bCs/>
            </w:rPr>
          </w:pPr>
        </w:p>
        <w:p w14:paraId="1155C333" w14:textId="77777777" w:rsidR="00EE6A38" w:rsidRDefault="00EE6A38">
          <w:pPr>
            <w:spacing w:line="336" w:lineRule="exact"/>
            <w:rPr>
              <w:rFonts w:ascii="ＭＳ 明朝"/>
              <w:b/>
              <w:bCs/>
            </w:rPr>
          </w:pPr>
        </w:p>
        <w:p w14:paraId="222E46AF" w14:textId="77777777" w:rsidR="00EE6A38" w:rsidRDefault="00EE6A38">
          <w:pPr>
            <w:spacing w:line="436" w:lineRule="exact"/>
            <w:jc w:val="center"/>
            <w:rPr>
              <w:rFonts w:ascii="ＭＳ 明朝"/>
              <w:b/>
              <w:bCs/>
            </w:rPr>
          </w:pPr>
          <w:r>
            <w:rPr>
              <w:rFonts w:hint="eastAsia"/>
              <w:sz w:val="40"/>
              <w:szCs w:val="40"/>
            </w:rPr>
            <w:t>卒　業　論　文</w:t>
          </w:r>
        </w:p>
        <w:p w14:paraId="645A622B" w14:textId="77777777" w:rsidR="00EE6A38" w:rsidRDefault="00EE6A38">
          <w:pPr>
            <w:spacing w:line="336" w:lineRule="exact"/>
            <w:rPr>
              <w:rFonts w:ascii="ＭＳ 明朝"/>
              <w:b/>
              <w:bCs/>
            </w:rPr>
          </w:pPr>
        </w:p>
        <w:p w14:paraId="7A74E71B" w14:textId="77777777" w:rsidR="00EE6A38" w:rsidRDefault="00EE6A38">
          <w:pPr>
            <w:spacing w:line="336" w:lineRule="exact"/>
            <w:rPr>
              <w:rFonts w:ascii="ＭＳ 明朝"/>
              <w:b/>
              <w:bCs/>
            </w:rPr>
          </w:pP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617"/>
          </w:tblGrid>
          <w:tr w:rsidR="00EE6A38" w14:paraId="275B353B" w14:textId="77777777" w:rsidTr="00AF515D">
            <w:tc>
              <w:tcPr>
                <w:tcW w:w="8617" w:type="dxa"/>
                <w:tcBorders>
                  <w:top w:val="single" w:sz="4" w:space="0" w:color="000000"/>
                  <w:left w:val="single" w:sz="4" w:space="0" w:color="000000"/>
                  <w:bottom w:val="single" w:sz="4" w:space="0" w:color="000000"/>
                  <w:right w:val="single" w:sz="4" w:space="0" w:color="000000"/>
                </w:tcBorders>
              </w:tcPr>
              <w:p w14:paraId="71D2EEB1" w14:textId="77777777" w:rsidR="00EE6A38" w:rsidRPr="0022044E" w:rsidRDefault="00EE6A38" w:rsidP="0022044E">
                <w:pPr>
                  <w:suppressAutoHyphens/>
                  <w:kinsoku w:val="0"/>
                  <w:autoSpaceDE w:val="0"/>
                  <w:autoSpaceDN w:val="0"/>
                  <w:spacing w:line="336" w:lineRule="exact"/>
                  <w:rPr>
                    <w:rFonts w:ascii="ＭＳ 明朝"/>
                    <w:b/>
                    <w:bCs/>
                  </w:rPr>
                </w:pPr>
              </w:p>
              <w:p w14:paraId="441BEE1E" w14:textId="7115EE78" w:rsidR="00EE6A38" w:rsidRPr="0022044E" w:rsidRDefault="00EE6A38" w:rsidP="00F51619">
                <w:pPr>
                  <w:suppressAutoHyphens/>
                  <w:kinsoku w:val="0"/>
                  <w:wordWrap w:val="0"/>
                  <w:autoSpaceDE w:val="0"/>
                  <w:autoSpaceDN w:val="0"/>
                  <w:spacing w:line="336" w:lineRule="exact"/>
                  <w:jc w:val="center"/>
                  <w:rPr>
                    <w:rFonts w:ascii="ＭＳ 明朝"/>
                    <w:b/>
                    <w:bCs/>
                  </w:rPr>
                </w:pPr>
                <w:r w:rsidRPr="0022044E">
                  <w:rPr>
                    <w:rFonts w:ascii="ＭＳ 明朝"/>
                    <w:b/>
                    <w:bCs/>
                  </w:rPr>
                  <w:t>異文化</w:t>
                </w:r>
                <w:r w:rsidR="004C1A93">
                  <w:rPr>
                    <w:rFonts w:ascii="ＭＳ 明朝" w:hint="eastAsia"/>
                    <w:b/>
                    <w:bCs/>
                  </w:rPr>
                  <w:t>感受性発達</w:t>
                </w:r>
                <w:r w:rsidR="00FA1F16">
                  <w:rPr>
                    <w:rFonts w:ascii="ＭＳ 明朝" w:hint="eastAsia"/>
                    <w:b/>
                    <w:bCs/>
                  </w:rPr>
                  <w:t>モデル</w:t>
                </w:r>
                <w:r w:rsidRPr="0022044E">
                  <w:rPr>
                    <w:rFonts w:cs="Times New Roman"/>
                    <w:b/>
                    <w:bCs/>
                  </w:rPr>
                  <w:t>（</w:t>
                </w:r>
                <w:r w:rsidRPr="0022044E">
                  <w:rPr>
                    <w:rFonts w:cs="Times New Roman"/>
                    <w:b/>
                    <w:bCs/>
                  </w:rPr>
                  <w:t>DMIS</w:t>
                </w:r>
                <w:r w:rsidRPr="0022044E">
                  <w:rPr>
                    <w:rFonts w:cs="Times New Roman"/>
                    <w:b/>
                    <w:bCs/>
                  </w:rPr>
                  <w:t>）</w:t>
                </w:r>
                <w:r w:rsidRPr="0022044E">
                  <w:rPr>
                    <w:rFonts w:ascii="ＭＳ 明朝"/>
                    <w:b/>
                    <w:bCs/>
                  </w:rPr>
                  <w:t>と翻訳技法を接続するモデルの構築</w:t>
                </w:r>
              </w:p>
              <w:p w14:paraId="7E8ACB70" w14:textId="77777777" w:rsidR="00EE6A38" w:rsidRPr="0022044E" w:rsidRDefault="00EE6A38" w:rsidP="00F51619">
                <w:pPr>
                  <w:suppressAutoHyphens/>
                  <w:kinsoku w:val="0"/>
                  <w:wordWrap w:val="0"/>
                  <w:autoSpaceDE w:val="0"/>
                  <w:autoSpaceDN w:val="0"/>
                  <w:spacing w:line="336" w:lineRule="exact"/>
                  <w:jc w:val="center"/>
                  <w:rPr>
                    <w:rFonts w:ascii="ＭＳ 明朝"/>
                    <w:b/>
                    <w:bCs/>
                  </w:rPr>
                </w:pPr>
                <w:r w:rsidRPr="0022044E">
                  <w:rPr>
                    <w:rFonts w:ascii="ＭＳ 明朝" w:hint="eastAsia"/>
                    <w:b/>
                    <w:bCs/>
                  </w:rPr>
                  <w:t>―</w:t>
                </w:r>
                <w:r w:rsidRPr="0022044E">
                  <w:rPr>
                    <w:rFonts w:ascii="ＭＳ 明朝"/>
                    <w:b/>
                    <w:bCs/>
                  </w:rPr>
                  <w:t>夏目漱石『こころ』英訳を対象に</w:t>
                </w:r>
                <w:r w:rsidRPr="0022044E">
                  <w:rPr>
                    <w:rFonts w:ascii="ＭＳ 明朝" w:hint="eastAsia"/>
                    <w:b/>
                    <w:bCs/>
                  </w:rPr>
                  <w:t>―</w:t>
                </w:r>
              </w:p>
              <w:p w14:paraId="2DAB8006" w14:textId="77777777" w:rsidR="00EE6A38" w:rsidRDefault="00EE6A38">
                <w:pPr>
                  <w:suppressAutoHyphens/>
                  <w:kinsoku w:val="0"/>
                  <w:wordWrap w:val="0"/>
                  <w:autoSpaceDE w:val="0"/>
                  <w:autoSpaceDN w:val="0"/>
                  <w:spacing w:line="336" w:lineRule="exact"/>
                  <w:rPr>
                    <w:rFonts w:ascii="ＭＳ 明朝"/>
                    <w:b/>
                    <w:bCs/>
                  </w:rPr>
                </w:pPr>
              </w:p>
            </w:tc>
          </w:tr>
        </w:tbl>
        <w:p w14:paraId="7115E41C" w14:textId="77777777" w:rsidR="00EE6A38" w:rsidRDefault="00EE6A38">
          <w:pPr>
            <w:spacing w:line="336" w:lineRule="exact"/>
            <w:rPr>
              <w:rFonts w:ascii="ＭＳ 明朝"/>
              <w:b/>
              <w:bCs/>
            </w:rPr>
          </w:pPr>
        </w:p>
        <w:p w14:paraId="6FDCF18B" w14:textId="77777777" w:rsidR="00EE6A38" w:rsidRDefault="00EE6A38">
          <w:pPr>
            <w:spacing w:line="336" w:lineRule="exact"/>
            <w:rPr>
              <w:rFonts w:ascii="ＭＳ 明朝"/>
              <w:b/>
              <w:bCs/>
            </w:rPr>
          </w:pPr>
        </w:p>
        <w:p w14:paraId="0A2B4694" w14:textId="77777777" w:rsidR="00EE6A38" w:rsidRDefault="00EE6A38">
          <w:pPr>
            <w:spacing w:line="336" w:lineRule="exact"/>
            <w:rPr>
              <w:rFonts w:ascii="ＭＳ 明朝"/>
              <w:b/>
              <w:bCs/>
            </w:rPr>
          </w:pPr>
        </w:p>
        <w:p w14:paraId="393F5097" w14:textId="77777777" w:rsidR="00EE6A38" w:rsidRDefault="00EE6A38">
          <w:pPr>
            <w:spacing w:line="336" w:lineRule="exact"/>
            <w:rPr>
              <w:rFonts w:ascii="ＭＳ 明朝"/>
              <w:b/>
              <w:bCs/>
            </w:rPr>
          </w:pPr>
        </w:p>
        <w:p w14:paraId="4D038CDE" w14:textId="77777777" w:rsidR="00EE6A38" w:rsidRDefault="00EE6A38">
          <w:pPr>
            <w:spacing w:line="336" w:lineRule="exact"/>
            <w:rPr>
              <w:rFonts w:ascii="ＭＳ 明朝"/>
              <w:b/>
              <w:bCs/>
            </w:rPr>
          </w:pPr>
        </w:p>
        <w:p w14:paraId="1C3FFC97" w14:textId="77777777" w:rsidR="00EE6A38" w:rsidRDefault="00EE6A38">
          <w:pPr>
            <w:spacing w:line="336" w:lineRule="exact"/>
            <w:rPr>
              <w:rFonts w:ascii="ＭＳ 明朝"/>
              <w:b/>
              <w:bCs/>
            </w:rPr>
          </w:pPr>
        </w:p>
        <w:p w14:paraId="5DC9DB76" w14:textId="77777777" w:rsidR="00EE6A38" w:rsidRDefault="00911BB4">
          <w:pPr>
            <w:spacing w:line="336" w:lineRule="exact"/>
            <w:rPr>
              <w:rFonts w:ascii="ＭＳ 明朝"/>
              <w:b/>
              <w:bCs/>
            </w:rPr>
          </w:pPr>
          <w:commentRangeStart w:id="0"/>
          <w:commentRangeEnd w:id="0"/>
          <w:r>
            <w:rPr>
              <w:rStyle w:val="ac"/>
              <w:rFonts w:ascii="ＭＳ 明朝"/>
              <w:b/>
              <w:bCs/>
              <w:sz w:val="21"/>
              <w:szCs w:val="22"/>
            </w:rPr>
            <w:commentReference w:id="0"/>
          </w:r>
        </w:p>
        <w:p w14:paraId="23F516F5" w14:textId="77777777" w:rsidR="00EE6A38" w:rsidRDefault="00EE6A38">
          <w:pPr>
            <w:spacing w:line="336" w:lineRule="exact"/>
            <w:rPr>
              <w:rFonts w:ascii="ＭＳ 明朝"/>
              <w:b/>
              <w:bCs/>
            </w:rPr>
          </w:pPr>
        </w:p>
        <w:p w14:paraId="0C7E8DB9" w14:textId="77777777" w:rsidR="00EE6A38" w:rsidRDefault="00EE6A38">
          <w:pPr>
            <w:spacing w:line="336" w:lineRule="exact"/>
            <w:rPr>
              <w:rFonts w:ascii="ＭＳ 明朝"/>
              <w:b/>
              <w:bCs/>
            </w:rPr>
          </w:pPr>
        </w:p>
        <w:p w14:paraId="6E0FA814" w14:textId="77777777" w:rsidR="00EE6A38" w:rsidRDefault="00EE6A38">
          <w:pPr>
            <w:spacing w:line="336" w:lineRule="exact"/>
            <w:rPr>
              <w:rFonts w:ascii="ＭＳ 明朝"/>
              <w:b/>
              <w:bCs/>
            </w:rPr>
          </w:pPr>
        </w:p>
        <w:p w14:paraId="69AFF81B" w14:textId="77777777" w:rsidR="00EE6A38" w:rsidRDefault="00EE6A38">
          <w:pPr>
            <w:spacing w:line="336" w:lineRule="exact"/>
            <w:rPr>
              <w:rFonts w:ascii="ＭＳ 明朝"/>
              <w:b/>
              <w:bCs/>
            </w:rPr>
          </w:pPr>
        </w:p>
        <w:p w14:paraId="1ECE12EE" w14:textId="77777777" w:rsidR="00EE6A38" w:rsidRDefault="00EE6A38">
          <w:pPr>
            <w:spacing w:line="336" w:lineRule="exact"/>
            <w:rPr>
              <w:rFonts w:ascii="ＭＳ 明朝"/>
              <w:b/>
              <w:bCs/>
            </w:rPr>
          </w:pPr>
        </w:p>
        <w:p w14:paraId="62B8F63F" w14:textId="77777777" w:rsidR="00EE6A38" w:rsidRDefault="00EE6A38">
          <w:pPr>
            <w:spacing w:line="336" w:lineRule="exact"/>
            <w:rPr>
              <w:rFonts w:ascii="ＭＳ 明朝"/>
              <w:b/>
              <w:bCs/>
            </w:rPr>
          </w:pPr>
        </w:p>
        <w:p w14:paraId="6CCBBB28" w14:textId="77777777" w:rsidR="00EE6A38" w:rsidRDefault="00EE6A38">
          <w:pPr>
            <w:spacing w:line="336" w:lineRule="exact"/>
            <w:rPr>
              <w:rFonts w:ascii="ＭＳ 明朝"/>
              <w:b/>
              <w:bCs/>
            </w:rPr>
          </w:pPr>
        </w:p>
        <w:p w14:paraId="5ED7D96D" w14:textId="77777777" w:rsidR="00EE6A38" w:rsidRDefault="00EE6A38">
          <w:pPr>
            <w:spacing w:line="336" w:lineRule="exact"/>
            <w:rPr>
              <w:rFonts w:ascii="ＭＳ 明朝"/>
              <w:b/>
              <w:bCs/>
            </w:rPr>
          </w:pPr>
        </w:p>
        <w:tbl>
          <w:tblPr>
            <w:tblW w:w="0" w:type="auto"/>
            <w:tblInd w:w="1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5593"/>
          </w:tblGrid>
          <w:tr w:rsidR="00EE6A38" w14:paraId="20800C30" w14:textId="77777777">
            <w:tc>
              <w:tcPr>
                <w:tcW w:w="5593" w:type="dxa"/>
                <w:tcBorders>
                  <w:top w:val="single" w:sz="4" w:space="0" w:color="000000"/>
                  <w:left w:val="single" w:sz="4" w:space="0" w:color="000000"/>
                  <w:bottom w:val="single" w:sz="4" w:space="0" w:color="000000"/>
                  <w:right w:val="single" w:sz="4" w:space="0" w:color="000000"/>
                </w:tcBorders>
              </w:tcPr>
              <w:p w14:paraId="19BD1A05" w14:textId="77777777" w:rsidR="00EE6A38" w:rsidRDefault="00EE6A38">
                <w:pPr>
                  <w:suppressAutoHyphens/>
                  <w:kinsoku w:val="0"/>
                  <w:wordWrap w:val="0"/>
                  <w:autoSpaceDE w:val="0"/>
                  <w:autoSpaceDN w:val="0"/>
                  <w:spacing w:line="336" w:lineRule="exact"/>
                  <w:rPr>
                    <w:rFonts w:ascii="ＭＳ 明朝"/>
                    <w:b/>
                    <w:bCs/>
                  </w:rPr>
                </w:pPr>
              </w:p>
              <w:p w14:paraId="069BE91E" w14:textId="77777777" w:rsidR="00EE6A38" w:rsidRDefault="00EE6A38">
                <w:pPr>
                  <w:suppressAutoHyphens/>
                  <w:kinsoku w:val="0"/>
                  <w:wordWrap w:val="0"/>
                  <w:autoSpaceDE w:val="0"/>
                  <w:autoSpaceDN w:val="0"/>
                  <w:spacing w:line="336" w:lineRule="exact"/>
                  <w:rPr>
                    <w:rFonts w:ascii="ＭＳ 明朝"/>
                    <w:b/>
                    <w:bCs/>
                  </w:rPr>
                </w:pPr>
                <w:r>
                  <w:t xml:space="preserve"> </w:t>
                </w:r>
                <w:r>
                  <w:rPr>
                    <w:rFonts w:hint="eastAsia"/>
                  </w:rPr>
                  <w:t>学籍番号</w:t>
                </w:r>
                <w:r>
                  <w:rPr>
                    <w:rFonts w:hint="eastAsia"/>
                  </w:rPr>
                  <w:t xml:space="preserve">  J2200156</w:t>
                </w:r>
              </w:p>
              <w:p w14:paraId="264AD953" w14:textId="77777777" w:rsidR="00EE6A38" w:rsidRDefault="00EE6A38">
                <w:pPr>
                  <w:suppressAutoHyphens/>
                  <w:kinsoku w:val="0"/>
                  <w:wordWrap w:val="0"/>
                  <w:autoSpaceDE w:val="0"/>
                  <w:autoSpaceDN w:val="0"/>
                  <w:spacing w:line="336" w:lineRule="exact"/>
                  <w:rPr>
                    <w:rFonts w:ascii="ＭＳ 明朝"/>
                    <w:b/>
                    <w:bCs/>
                  </w:rPr>
                </w:pPr>
              </w:p>
            </w:tc>
          </w:tr>
        </w:tbl>
        <w:p w14:paraId="6B604867" w14:textId="77777777" w:rsidR="00EE6A38" w:rsidRDefault="00EE6A38">
          <w:pPr>
            <w:spacing w:line="336" w:lineRule="exact"/>
            <w:rPr>
              <w:rFonts w:ascii="ＭＳ 明朝"/>
              <w:b/>
              <w:bCs/>
            </w:rPr>
          </w:pPr>
        </w:p>
        <w:tbl>
          <w:tblPr>
            <w:tblW w:w="0" w:type="auto"/>
            <w:tblInd w:w="1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5593"/>
          </w:tblGrid>
          <w:tr w:rsidR="00EE6A38" w14:paraId="79A8686A" w14:textId="77777777">
            <w:tc>
              <w:tcPr>
                <w:tcW w:w="5593" w:type="dxa"/>
                <w:tcBorders>
                  <w:top w:val="single" w:sz="4" w:space="0" w:color="000000"/>
                  <w:left w:val="single" w:sz="4" w:space="0" w:color="000000"/>
                  <w:bottom w:val="single" w:sz="4" w:space="0" w:color="000000"/>
                  <w:right w:val="single" w:sz="4" w:space="0" w:color="000000"/>
                </w:tcBorders>
              </w:tcPr>
              <w:p w14:paraId="67C695BF" w14:textId="77777777" w:rsidR="00EE6A38" w:rsidRDefault="00EE6A38">
                <w:pPr>
                  <w:suppressAutoHyphens/>
                  <w:kinsoku w:val="0"/>
                  <w:wordWrap w:val="0"/>
                  <w:autoSpaceDE w:val="0"/>
                  <w:autoSpaceDN w:val="0"/>
                  <w:spacing w:line="336" w:lineRule="exact"/>
                  <w:rPr>
                    <w:rFonts w:ascii="ＭＳ 明朝"/>
                    <w:b/>
                    <w:bCs/>
                  </w:rPr>
                </w:pPr>
              </w:p>
              <w:p w14:paraId="486BA3D1" w14:textId="77777777" w:rsidR="00EE6A38" w:rsidRDefault="00EE6A38">
                <w:pPr>
                  <w:suppressAutoHyphens/>
                  <w:kinsoku w:val="0"/>
                  <w:wordWrap w:val="0"/>
                  <w:autoSpaceDE w:val="0"/>
                  <w:autoSpaceDN w:val="0"/>
                  <w:spacing w:line="336" w:lineRule="exact"/>
                  <w:rPr>
                    <w:rFonts w:ascii="ＭＳ 明朝"/>
                    <w:b/>
                    <w:bCs/>
                  </w:rPr>
                </w:pPr>
                <w:r>
                  <w:t xml:space="preserve"> </w:t>
                </w:r>
                <w:r>
                  <w:rPr>
                    <w:rFonts w:hint="eastAsia"/>
                  </w:rPr>
                  <w:t>氏　　名</w:t>
                </w:r>
                <w:r>
                  <w:rPr>
                    <w:rFonts w:hint="eastAsia"/>
                  </w:rPr>
                  <w:t xml:space="preserve">  </w:t>
                </w:r>
                <w:r>
                  <w:rPr>
                    <w:rFonts w:hint="eastAsia"/>
                  </w:rPr>
                  <w:t>矢沢</w:t>
                </w:r>
                <w:r>
                  <w:rPr>
                    <w:rFonts w:hint="eastAsia"/>
                  </w:rPr>
                  <w:t xml:space="preserve"> </w:t>
                </w:r>
                <w:r>
                  <w:rPr>
                    <w:rFonts w:hint="eastAsia"/>
                  </w:rPr>
                  <w:t>柊</w:t>
                </w:r>
              </w:p>
              <w:p w14:paraId="64786430" w14:textId="77777777" w:rsidR="00EE6A38" w:rsidRDefault="00EE6A38">
                <w:pPr>
                  <w:suppressAutoHyphens/>
                  <w:kinsoku w:val="0"/>
                  <w:wordWrap w:val="0"/>
                  <w:autoSpaceDE w:val="0"/>
                  <w:autoSpaceDN w:val="0"/>
                  <w:spacing w:line="336" w:lineRule="exact"/>
                  <w:rPr>
                    <w:rFonts w:ascii="ＭＳ 明朝"/>
                    <w:b/>
                    <w:bCs/>
                  </w:rPr>
                </w:pPr>
              </w:p>
            </w:tc>
          </w:tr>
        </w:tbl>
        <w:p w14:paraId="4CBAA8B0" w14:textId="77777777" w:rsidR="00EE6A38" w:rsidRDefault="00EE6A38">
          <w:pPr>
            <w:spacing w:line="336" w:lineRule="exact"/>
            <w:rPr>
              <w:rFonts w:ascii="ＭＳ 明朝"/>
              <w:b/>
              <w:bCs/>
            </w:rPr>
          </w:pPr>
        </w:p>
        <w:tbl>
          <w:tblPr>
            <w:tblW w:w="0" w:type="auto"/>
            <w:tblInd w:w="1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5593"/>
          </w:tblGrid>
          <w:tr w:rsidR="00EE6A38" w14:paraId="6E323052" w14:textId="77777777">
            <w:tc>
              <w:tcPr>
                <w:tcW w:w="5593" w:type="dxa"/>
                <w:tcBorders>
                  <w:top w:val="single" w:sz="4" w:space="0" w:color="000000"/>
                  <w:left w:val="single" w:sz="4" w:space="0" w:color="000000"/>
                  <w:bottom w:val="single" w:sz="4" w:space="0" w:color="000000"/>
                  <w:right w:val="single" w:sz="4" w:space="0" w:color="000000"/>
                </w:tcBorders>
              </w:tcPr>
              <w:p w14:paraId="2FE63D48" w14:textId="77777777" w:rsidR="00EE6A38" w:rsidRDefault="00EE6A38" w:rsidP="00E95EFE">
                <w:pPr>
                  <w:suppressAutoHyphens/>
                  <w:kinsoku w:val="0"/>
                  <w:wordWrap w:val="0"/>
                  <w:autoSpaceDE w:val="0"/>
                  <w:autoSpaceDN w:val="0"/>
                  <w:spacing w:line="336" w:lineRule="exact"/>
                  <w:rPr>
                    <w:rFonts w:ascii="ＭＳ 明朝"/>
                    <w:b/>
                    <w:bCs/>
                  </w:rPr>
                </w:pPr>
              </w:p>
              <w:p w14:paraId="2EC9C8BA" w14:textId="77777777" w:rsidR="00EE6A38" w:rsidRDefault="00EE6A38">
                <w:pPr>
                  <w:suppressAutoHyphens/>
                  <w:kinsoku w:val="0"/>
                  <w:wordWrap w:val="0"/>
                  <w:autoSpaceDE w:val="0"/>
                  <w:autoSpaceDN w:val="0"/>
                  <w:spacing w:line="336" w:lineRule="exact"/>
                  <w:rPr>
                    <w:rFonts w:ascii="ＭＳ 明朝"/>
                    <w:b/>
                    <w:bCs/>
                  </w:rPr>
                </w:pPr>
                <w:r>
                  <w:t xml:space="preserve"> </w:t>
                </w:r>
                <w:r>
                  <w:rPr>
                    <w:rFonts w:hint="eastAsia"/>
                  </w:rPr>
                  <w:t>指導教員名　吉川</w:t>
                </w:r>
                <w:r>
                  <w:rPr>
                    <w:rFonts w:hint="eastAsia"/>
                  </w:rPr>
                  <w:t xml:space="preserve"> </w:t>
                </w:r>
                <w:r>
                  <w:rPr>
                    <w:rFonts w:hint="eastAsia"/>
                  </w:rPr>
                  <w:t>正人</w:t>
                </w:r>
                <w:r>
                  <w:rPr>
                    <w:rFonts w:hint="eastAsia"/>
                  </w:rPr>
                  <w:t xml:space="preserve"> </w:t>
                </w:r>
                <w:r>
                  <w:rPr>
                    <w:rFonts w:hint="eastAsia"/>
                  </w:rPr>
                  <w:t>准教授</w:t>
                </w:r>
              </w:p>
              <w:p w14:paraId="0E264BAF" w14:textId="77777777" w:rsidR="00EE6A38" w:rsidRDefault="00EE6A38">
                <w:pPr>
                  <w:suppressAutoHyphens/>
                  <w:kinsoku w:val="0"/>
                  <w:wordWrap w:val="0"/>
                  <w:autoSpaceDE w:val="0"/>
                  <w:autoSpaceDN w:val="0"/>
                  <w:spacing w:line="336" w:lineRule="exact"/>
                  <w:rPr>
                    <w:rFonts w:ascii="ＭＳ 明朝"/>
                    <w:b/>
                    <w:bCs/>
                  </w:rPr>
                </w:pPr>
              </w:p>
            </w:tc>
          </w:tr>
        </w:tbl>
        <w:p w14:paraId="16749907" w14:textId="77777777" w:rsidR="00EE6A38" w:rsidRDefault="00EE6A38">
          <w:pPr>
            <w:spacing w:line="336" w:lineRule="exact"/>
            <w:rPr>
              <w:rFonts w:ascii="ＭＳ 明朝"/>
              <w:b/>
              <w:bCs/>
            </w:rPr>
          </w:pPr>
        </w:p>
        <w:p w14:paraId="121F4FED" w14:textId="77777777" w:rsidR="00EE6A38" w:rsidRDefault="00EE6A38">
          <w:pPr>
            <w:spacing w:line="336" w:lineRule="exact"/>
            <w:rPr>
              <w:rFonts w:ascii="ＭＳ 明朝"/>
              <w:b/>
              <w:bCs/>
            </w:rPr>
          </w:pPr>
        </w:p>
        <w:p w14:paraId="1F27C3ED" w14:textId="056D7279" w:rsidR="00D10899" w:rsidRDefault="00EE6A38" w:rsidP="00EE6A38">
          <w:pPr>
            <w:spacing w:line="336" w:lineRule="exact"/>
          </w:pPr>
          <w:r>
            <w:t xml:space="preserve">                           </w:t>
          </w:r>
          <w:r>
            <w:rPr>
              <w:rFonts w:hint="eastAsia"/>
            </w:rPr>
            <w:t xml:space="preserve">令和　</w:t>
          </w:r>
          <w:r>
            <w:rPr>
              <w:rFonts w:hint="eastAsia"/>
            </w:rPr>
            <w:t>8</w:t>
          </w:r>
          <w:r>
            <w:rPr>
              <w:rFonts w:hint="eastAsia"/>
            </w:rPr>
            <w:t xml:space="preserve">　年　</w:t>
          </w:r>
          <w:r>
            <w:rPr>
              <w:rFonts w:hint="eastAsia"/>
            </w:rPr>
            <w:t>1</w:t>
          </w:r>
          <w:r>
            <w:rPr>
              <w:rFonts w:hint="eastAsia"/>
            </w:rPr>
            <w:t xml:space="preserve">　月　</w:t>
          </w:r>
          <w:r>
            <w:rPr>
              <w:rFonts w:hint="eastAsia"/>
            </w:rPr>
            <w:t>2</w:t>
          </w:r>
          <w:r w:rsidR="00911BB4">
            <w:rPr>
              <w:rFonts w:hint="eastAsia"/>
            </w:rPr>
            <w:t>4</w:t>
          </w:r>
          <w:r>
            <w:rPr>
              <w:rFonts w:hint="eastAsia"/>
            </w:rPr>
            <w:t xml:space="preserve">　日</w:t>
          </w:r>
          <w:r>
            <w:t xml:space="preserve"> </w:t>
          </w:r>
          <w:r>
            <w:rPr>
              <w:rFonts w:hint="eastAsia"/>
            </w:rPr>
            <w:t>提出</w:t>
          </w:r>
        </w:p>
        <w:p w14:paraId="74CBAEDF" w14:textId="1700AD47" w:rsidR="00D10899" w:rsidRPr="00D10899" w:rsidRDefault="00D10899" w:rsidP="00D10899">
          <w:pPr>
            <w:rPr>
              <w:b/>
              <w:bCs/>
              <w:sz w:val="24"/>
              <w:szCs w:val="24"/>
            </w:rPr>
          </w:pPr>
          <w:r>
            <w:br w:type="page"/>
          </w:r>
          <w:commentRangeStart w:id="1"/>
          <w:r w:rsidR="00911BB4">
            <w:rPr>
              <w:rFonts w:hint="eastAsia"/>
              <w:b/>
              <w:bCs/>
              <w:sz w:val="24"/>
              <w:szCs w:val="24"/>
            </w:rPr>
            <w:lastRenderedPageBreak/>
            <w:t>概要</w:t>
          </w:r>
          <w:commentRangeEnd w:id="1"/>
          <w:r w:rsidR="00911BB4" w:rsidRPr="00D10899">
            <w:rPr>
              <w:rStyle w:val="ac"/>
              <w:b/>
              <w:bCs/>
              <w:sz w:val="24"/>
              <w:szCs w:val="24"/>
            </w:rPr>
            <w:commentReference w:id="1"/>
          </w:r>
        </w:p>
        <w:p w14:paraId="6F96E91F" w14:textId="093ADFA3" w:rsidR="00AB46F0" w:rsidRPr="00AB46F0" w:rsidRDefault="00AB46F0" w:rsidP="00AB46F0">
          <w:pPr>
            <w:ind w:firstLineChars="100" w:firstLine="210"/>
          </w:pPr>
          <w:r w:rsidRPr="00AB46F0">
            <w:t>本研究は、夏目漱石の『こころ』第一部を対象に、文化的要素（その文化の生活様式や価値観を</w:t>
          </w:r>
          <w:r>
            <w:rPr>
              <w:rFonts w:hint="eastAsia"/>
            </w:rPr>
            <w:t>含む</w:t>
          </w:r>
          <w:r w:rsidRPr="00AB46F0">
            <w:t>語や表現）</w:t>
          </w:r>
          <w:r>
            <w:rPr>
              <w:rFonts w:hint="eastAsia"/>
            </w:rPr>
            <w:t>が翻訳を</w:t>
          </w:r>
          <w:r w:rsidR="0022044E">
            <w:rPr>
              <w:rFonts w:hint="eastAsia"/>
            </w:rPr>
            <w:t>通じ、</w:t>
          </w:r>
          <w:r w:rsidRPr="00AB46F0">
            <w:t>読者にどのような異文化理解をもたらすのかを明らかにすることを目的とする。従来の翻訳研究では</w:t>
          </w:r>
          <w:r>
            <w:rPr>
              <w:rFonts w:hint="eastAsia"/>
            </w:rPr>
            <w:t>翻訳</w:t>
          </w:r>
          <w:r w:rsidRPr="00AB46F0">
            <w:t>の</w:t>
          </w:r>
          <w:r>
            <w:rPr>
              <w:rFonts w:hint="eastAsia"/>
            </w:rPr>
            <w:t>方法論について</w:t>
          </w:r>
          <w:r w:rsidRPr="00AB46F0">
            <w:t>は論じられてきたが、技法選択が読者の異文化理解の到達度にどう結びつくかを、再現可能な形で示す枠組みは不足していた。</w:t>
          </w:r>
        </w:p>
        <w:p w14:paraId="0B7A33C4" w14:textId="5500A4C0" w:rsidR="00AB46F0" w:rsidRPr="00AB46F0" w:rsidRDefault="00AB46F0" w:rsidP="00AB46F0">
          <w:pPr>
            <w:ind w:firstLineChars="100" w:firstLine="210"/>
          </w:pPr>
          <w:r w:rsidRPr="00AB46F0">
            <w:t>本研究では</w:t>
          </w:r>
          <w:r w:rsidRPr="00AB46F0">
            <w:t>152</w:t>
          </w:r>
          <w:r w:rsidRPr="00AB46F0">
            <w:t>件の文化的要素を抽出し、近藤いね子訳</w:t>
          </w:r>
          <w:r>
            <w:rPr>
              <w:rFonts w:hint="eastAsia"/>
            </w:rPr>
            <w:t>と</w:t>
          </w:r>
          <w:r w:rsidR="00A510D2">
            <w:rPr>
              <w:rFonts w:hint="eastAsia"/>
            </w:rPr>
            <w:t xml:space="preserve">Edwin </w:t>
          </w:r>
          <w:r>
            <w:rPr>
              <w:rFonts w:hint="eastAsia"/>
            </w:rPr>
            <w:t>McClellan</w:t>
          </w:r>
          <w:r>
            <w:rPr>
              <w:rFonts w:hint="eastAsia"/>
            </w:rPr>
            <w:t>訳の</w:t>
          </w:r>
          <w:r w:rsidRPr="00AB46F0">
            <w:t>計</w:t>
          </w:r>
          <w:r w:rsidRPr="00AB46F0">
            <w:t>304</w:t>
          </w:r>
          <w:r w:rsidRPr="00AB46F0">
            <w:t>事例</w:t>
          </w:r>
          <w:r>
            <w:rPr>
              <w:rFonts w:hint="eastAsia"/>
            </w:rPr>
            <w:t>を対象に</w:t>
          </w:r>
          <w:r w:rsidRPr="00AB46F0">
            <w:t>分析</w:t>
          </w:r>
          <w:r w:rsidR="0022044E">
            <w:rPr>
              <w:rFonts w:hint="eastAsia"/>
            </w:rPr>
            <w:t>を行っ</w:t>
          </w:r>
          <w:r w:rsidRPr="00AB46F0">
            <w:t>た。分析手法として、</w:t>
          </w:r>
          <w:r w:rsidRPr="00AB46F0">
            <w:t>Molina &amp; Albir</w:t>
          </w:r>
          <w:r w:rsidRPr="00AB46F0">
            <w:t>の翻訳技法分類と、</w:t>
          </w:r>
          <w:r w:rsidRPr="00AB46F0">
            <w:t>Bennett</w:t>
          </w:r>
          <w:r w:rsidRPr="00AB46F0">
            <w:t>の「異文化感受性発達モデル（</w:t>
          </w:r>
          <w:r w:rsidRPr="00AB46F0">
            <w:t>DMIS</w:t>
          </w:r>
          <w:r w:rsidRPr="00AB46F0">
            <w:t>）」を統合・再定義した独自のモデルを用い、各翻訳事例を分類し</w:t>
          </w:r>
          <w:r>
            <w:rPr>
              <w:rFonts w:hint="eastAsia"/>
            </w:rPr>
            <w:t>、</w:t>
          </w:r>
          <w:r w:rsidRPr="00AB46F0">
            <w:t>統計的分析を</w:t>
          </w:r>
          <w:r w:rsidR="0022044E">
            <w:rPr>
              <w:rFonts w:hint="eastAsia"/>
            </w:rPr>
            <w:t>実施した</w:t>
          </w:r>
          <w:r w:rsidRPr="00AB46F0">
            <w:t>。</w:t>
          </w:r>
        </w:p>
        <w:p w14:paraId="6A209016" w14:textId="62A373D4" w:rsidR="00AB46F0" w:rsidRPr="00AB46F0" w:rsidRDefault="00AB46F0" w:rsidP="00AB46F0">
          <w:pPr>
            <w:ind w:firstLineChars="100" w:firstLine="210"/>
          </w:pPr>
          <w:r w:rsidRPr="00AB46F0">
            <w:t>分析の結果、多くの翻訳事例が、異文化を自文化の枠組みの中で「差異はない」と解釈させる段階に集中して</w:t>
          </w:r>
          <w:r w:rsidR="0022044E">
            <w:rPr>
              <w:rFonts w:hint="eastAsia"/>
            </w:rPr>
            <w:t>いることが明らかになった</w:t>
          </w:r>
          <w:r w:rsidRPr="00AB46F0">
            <w:t>。一方で、特定の翻訳技法と異文化理解の段階との間に強い一対一の相関</w:t>
          </w:r>
          <w:r w:rsidR="0022044E">
            <w:rPr>
              <w:rFonts w:hint="eastAsia"/>
            </w:rPr>
            <w:t>が</w:t>
          </w:r>
          <w:r w:rsidRPr="00AB46F0">
            <w:t>見られた。具体的には、「要素の</w:t>
          </w:r>
          <w:r>
            <w:rPr>
              <w:rFonts w:hint="eastAsia"/>
            </w:rPr>
            <w:t>削除</w:t>
          </w:r>
          <w:r w:rsidRPr="00AB46F0">
            <w:t>」は異文化の存在を認識</w:t>
          </w:r>
          <w:r>
            <w:rPr>
              <w:rFonts w:hint="eastAsia"/>
            </w:rPr>
            <w:t>しない</w:t>
          </w:r>
          <w:r w:rsidRPr="00AB46F0">
            <w:t>段階、「原語の借用」</w:t>
          </w:r>
          <w:r w:rsidR="0022044E">
            <w:rPr>
              <w:rFonts w:hint="eastAsia"/>
            </w:rPr>
            <w:t>は</w:t>
          </w:r>
          <w:r w:rsidRPr="00AB46F0">
            <w:t>差異</w:t>
          </w:r>
          <w:r>
            <w:rPr>
              <w:rFonts w:hint="eastAsia"/>
            </w:rPr>
            <w:t>があることは認識するが深い理解には至らない</w:t>
          </w:r>
          <w:r w:rsidRPr="00AB46F0">
            <w:t>段階、「加筆や注釈」は異文化の視点に立って深く理解する段階を導くことが示された。</w:t>
          </w:r>
        </w:p>
        <w:p w14:paraId="7E448A6F" w14:textId="67D09950" w:rsidR="00AB46F0" w:rsidRPr="00AB46F0" w:rsidRDefault="00AB46F0" w:rsidP="00A84593">
          <w:pPr>
            <w:ind w:firstLineChars="100" w:firstLine="210"/>
          </w:pPr>
          <w:r w:rsidRPr="00AB46F0">
            <w:t>小説翻訳では物語への没入</w:t>
          </w:r>
          <w:r w:rsidR="00A84593">
            <w:rPr>
              <w:rFonts w:hint="eastAsia"/>
            </w:rPr>
            <w:t>感</w:t>
          </w:r>
          <w:r w:rsidRPr="00AB46F0">
            <w:t>維持のため、読者が自文化の枠組みで処理しやすい技法が優勢になりやすい。反面、深い理解を促す「加筆や注釈」は情報量や視線移動を増やし読書を中断しうるため、「読みやすさ」と「異文化理解」の間にトレードオフが生じる。</w:t>
          </w:r>
          <w:r w:rsidR="00C3462D">
            <w:rPr>
              <w:rFonts w:hint="eastAsia"/>
            </w:rPr>
            <w:t>実際に</w:t>
          </w:r>
          <w:r w:rsidRPr="00AB46F0">
            <w:t>翻訳者間の比較</w:t>
          </w:r>
          <w:r w:rsidR="0022044E">
            <w:rPr>
              <w:rFonts w:hint="eastAsia"/>
            </w:rPr>
            <w:t>では</w:t>
          </w:r>
          <w:r w:rsidRPr="00AB46F0">
            <w:t>、</w:t>
          </w:r>
          <w:r w:rsidR="00C3462D">
            <w:rPr>
              <w:rFonts w:hint="eastAsia"/>
            </w:rPr>
            <w:t>両訳の全体の分布に</w:t>
          </w:r>
          <w:r w:rsidR="00A84593">
            <w:rPr>
              <w:rFonts w:hint="eastAsia"/>
            </w:rPr>
            <w:t>統計</w:t>
          </w:r>
          <w:r w:rsidR="00C3462D">
            <w:rPr>
              <w:rFonts w:hint="eastAsia"/>
            </w:rPr>
            <w:t>的</w:t>
          </w:r>
          <w:r w:rsidR="00A84593">
            <w:rPr>
              <w:rFonts w:hint="eastAsia"/>
            </w:rPr>
            <w:t>有意</w:t>
          </w:r>
          <w:r w:rsidR="00C3462D">
            <w:rPr>
              <w:rFonts w:hint="eastAsia"/>
            </w:rPr>
            <w:t>差は認められなかった</w:t>
          </w:r>
          <w:r w:rsidR="00A84593">
            <w:rPr>
              <w:rFonts w:hint="eastAsia"/>
            </w:rPr>
            <w:t>が、個別の</w:t>
          </w:r>
          <w:r w:rsidR="00C3462D">
            <w:rPr>
              <w:rFonts w:hint="eastAsia"/>
            </w:rPr>
            <w:t>記述的特徴</w:t>
          </w:r>
          <w:r w:rsidR="00A84593">
            <w:rPr>
              <w:rFonts w:hint="eastAsia"/>
            </w:rPr>
            <w:t>に注目すると、</w:t>
          </w:r>
          <w:r w:rsidRPr="00AB46F0">
            <w:t>近藤訳は加筆</w:t>
          </w:r>
          <w:r w:rsidR="00C3462D">
            <w:rPr>
              <w:rFonts w:hint="eastAsia"/>
            </w:rPr>
            <w:t>や注釈</w:t>
          </w:r>
          <w:r w:rsidRPr="00AB46F0">
            <w:t>で深い理解を促</w:t>
          </w:r>
          <w:r w:rsidR="0022044E">
            <w:rPr>
              <w:rFonts w:hint="eastAsia"/>
            </w:rPr>
            <w:t>す傾向が見られた一方</w:t>
          </w:r>
          <w:r w:rsidRPr="00AB46F0">
            <w:t>、</w:t>
          </w:r>
          <w:r w:rsidRPr="00AB46F0">
            <w:t>McClellan</w:t>
          </w:r>
          <w:r w:rsidRPr="00AB46F0">
            <w:t>訳は要素を削除し読みやすさを優先するという、トレードオフの使い分けの傾向が見られた。</w:t>
          </w:r>
        </w:p>
        <w:p w14:paraId="267FBA7D" w14:textId="07381363" w:rsidR="00AB46F0" w:rsidRPr="00AB46F0" w:rsidRDefault="00AB46F0" w:rsidP="00A84593">
          <w:pPr>
            <w:ind w:firstLineChars="100" w:firstLine="210"/>
          </w:pPr>
          <w:r w:rsidRPr="00AB46F0">
            <w:t>また、技法上は等価とされる翻訳であっても、実際にはありのまま伝わらず、読者が自文化の枠組みに引き寄せて処理してしまう</w:t>
          </w:r>
          <w:r w:rsidR="0051428D">
            <w:rPr>
              <w:rFonts w:hint="eastAsia"/>
            </w:rPr>
            <w:t>現象</w:t>
          </w:r>
          <w:r w:rsidRPr="00AB46F0">
            <w:t>が生じていることが判明した。本論文は、目標とする異文化理解の段階から適切な技法を決定するフレームワークを提示し、翻訳技法を読者の認知状態を調整する機能的なツールとして位置</w:t>
          </w:r>
          <w:r w:rsidR="0022044E">
            <w:rPr>
              <w:rFonts w:hint="eastAsia"/>
            </w:rPr>
            <w:t>づけるものである</w:t>
          </w:r>
          <w:r w:rsidRPr="00AB46F0">
            <w:t>。</w:t>
          </w:r>
        </w:p>
        <w:p w14:paraId="5FA3894B" w14:textId="08466B6D" w:rsidR="00EE6A38" w:rsidRPr="00EE6A38" w:rsidRDefault="00F108DD" w:rsidP="00F108DD">
          <w:pPr>
            <w:widowControl/>
            <w:jc w:val="left"/>
            <w:rPr>
              <w:rFonts w:ascii="ＭＳ 明朝"/>
              <w:b/>
              <w:bCs/>
            </w:rPr>
          </w:pPr>
          <w:r>
            <w:rPr>
              <w:rFonts w:ascii="ＭＳ 明朝"/>
              <w:b/>
              <w:bCs/>
            </w:rPr>
            <w:br w:type="page"/>
          </w:r>
        </w:p>
      </w:sdtContent>
    </w:sdt>
    <w:commentRangeStart w:id="2" w:displacedByCustomXml="next"/>
    <w:sdt>
      <w:sdtPr>
        <w:rPr>
          <w:rFonts w:asciiTheme="minorHAnsi" w:eastAsiaTheme="minorEastAsia" w:hAnsiTheme="minorHAnsi" w:cstheme="minorBidi"/>
          <w:b w:val="0"/>
          <w:color w:val="auto"/>
          <w:kern w:val="2"/>
          <w:sz w:val="21"/>
          <w:szCs w:val="22"/>
          <w:lang w:val="ja-JP"/>
        </w:rPr>
        <w:id w:val="1915813827"/>
        <w:docPartObj>
          <w:docPartGallery w:val="Table of Contents"/>
          <w:docPartUnique/>
        </w:docPartObj>
      </w:sdtPr>
      <w:sdtEndPr>
        <w:rPr>
          <w:rFonts w:ascii="Times New Roman" w:eastAsia="ＭＳ 明朝" w:hAnsi="Times New Roman"/>
          <w:bCs/>
        </w:rPr>
      </w:sdtEndPr>
      <w:sdtContent>
        <w:p w14:paraId="24CA7B29" w14:textId="61ADB271" w:rsidR="009803C1" w:rsidRPr="00491568" w:rsidRDefault="009803C1" w:rsidP="00FA1F16">
          <w:pPr>
            <w:pStyle w:val="af7"/>
            <w:spacing w:line="360" w:lineRule="exact"/>
            <w:rPr>
              <w:color w:val="auto"/>
            </w:rPr>
          </w:pPr>
          <w:r w:rsidRPr="00491568">
            <w:rPr>
              <w:rFonts w:hint="eastAsia"/>
              <w:color w:val="auto"/>
              <w:lang w:val="ja-JP"/>
            </w:rPr>
            <w:t>目次</w:t>
          </w:r>
        </w:p>
        <w:p w14:paraId="0751E34C" w14:textId="77DDB70C" w:rsidR="00396D0E" w:rsidRDefault="009803C1">
          <w:pPr>
            <w:pStyle w:val="11"/>
            <w:tabs>
              <w:tab w:val="right" w:leader="dot" w:pos="8494"/>
            </w:tabs>
            <w:rPr>
              <w:rFonts w:asciiTheme="minorHAnsi" w:eastAsiaTheme="minorEastAsia" w:hAnsiTheme="minorHAnsi" w:cstheme="minorBidi"/>
              <w:noProof/>
              <w:kern w:val="2"/>
              <w:sz w:val="21"/>
              <w:szCs w:val="24"/>
              <w14:ligatures w14:val="standardContextual"/>
            </w:rPr>
          </w:pPr>
          <w:r>
            <w:fldChar w:fldCharType="begin"/>
          </w:r>
          <w:r>
            <w:instrText xml:space="preserve"> TOC \o "1-3" \h \z \u </w:instrText>
          </w:r>
          <w:r>
            <w:fldChar w:fldCharType="separate"/>
          </w:r>
          <w:hyperlink w:anchor="_Toc220178756" w:history="1">
            <w:r w:rsidR="00396D0E" w:rsidRPr="00D4184F">
              <w:rPr>
                <w:rStyle w:val="aa"/>
                <w:noProof/>
              </w:rPr>
              <w:t xml:space="preserve">1. </w:t>
            </w:r>
            <w:r w:rsidR="00396D0E" w:rsidRPr="00D4184F">
              <w:rPr>
                <w:rStyle w:val="aa"/>
                <w:noProof/>
              </w:rPr>
              <w:t>はじめに</w:t>
            </w:r>
            <w:r w:rsidR="00396D0E">
              <w:rPr>
                <w:noProof/>
                <w:webHidden/>
              </w:rPr>
              <w:tab/>
            </w:r>
            <w:r w:rsidR="00396D0E">
              <w:rPr>
                <w:noProof/>
                <w:webHidden/>
              </w:rPr>
              <w:fldChar w:fldCharType="begin"/>
            </w:r>
            <w:r w:rsidR="00396D0E">
              <w:rPr>
                <w:noProof/>
                <w:webHidden/>
              </w:rPr>
              <w:instrText xml:space="preserve"> PAGEREF _Toc220178756 \h </w:instrText>
            </w:r>
            <w:r w:rsidR="00396D0E">
              <w:rPr>
                <w:noProof/>
                <w:webHidden/>
              </w:rPr>
            </w:r>
            <w:r w:rsidR="00396D0E">
              <w:rPr>
                <w:noProof/>
                <w:webHidden/>
              </w:rPr>
              <w:fldChar w:fldCharType="separate"/>
            </w:r>
            <w:r w:rsidR="00396D0E">
              <w:rPr>
                <w:noProof/>
                <w:webHidden/>
              </w:rPr>
              <w:t>1</w:t>
            </w:r>
            <w:r w:rsidR="00396D0E">
              <w:rPr>
                <w:noProof/>
                <w:webHidden/>
              </w:rPr>
              <w:fldChar w:fldCharType="end"/>
            </w:r>
          </w:hyperlink>
        </w:p>
        <w:p w14:paraId="6B898DA2" w14:textId="76D21E4D" w:rsidR="00396D0E" w:rsidRDefault="00396D0E">
          <w:pPr>
            <w:pStyle w:val="11"/>
            <w:tabs>
              <w:tab w:val="right" w:leader="dot" w:pos="8494"/>
            </w:tabs>
            <w:rPr>
              <w:rFonts w:asciiTheme="minorHAnsi" w:eastAsiaTheme="minorEastAsia" w:hAnsiTheme="minorHAnsi" w:cstheme="minorBidi"/>
              <w:noProof/>
              <w:kern w:val="2"/>
              <w:sz w:val="21"/>
              <w:szCs w:val="24"/>
              <w14:ligatures w14:val="standardContextual"/>
            </w:rPr>
          </w:pPr>
          <w:hyperlink w:anchor="_Toc220178757" w:history="1">
            <w:r w:rsidRPr="00D4184F">
              <w:rPr>
                <w:rStyle w:val="aa"/>
                <w:noProof/>
              </w:rPr>
              <w:t xml:space="preserve">2. </w:t>
            </w:r>
            <w:r w:rsidRPr="00D4184F">
              <w:rPr>
                <w:rStyle w:val="aa"/>
                <w:noProof/>
              </w:rPr>
              <w:t>背景</w:t>
            </w:r>
            <w:r>
              <w:rPr>
                <w:noProof/>
                <w:webHidden/>
              </w:rPr>
              <w:tab/>
            </w:r>
            <w:r>
              <w:rPr>
                <w:noProof/>
                <w:webHidden/>
              </w:rPr>
              <w:fldChar w:fldCharType="begin"/>
            </w:r>
            <w:r>
              <w:rPr>
                <w:noProof/>
                <w:webHidden/>
              </w:rPr>
              <w:instrText xml:space="preserve"> PAGEREF _Toc220178757 \h </w:instrText>
            </w:r>
            <w:r>
              <w:rPr>
                <w:noProof/>
                <w:webHidden/>
              </w:rPr>
            </w:r>
            <w:r>
              <w:rPr>
                <w:noProof/>
                <w:webHidden/>
              </w:rPr>
              <w:fldChar w:fldCharType="separate"/>
            </w:r>
            <w:r>
              <w:rPr>
                <w:noProof/>
                <w:webHidden/>
              </w:rPr>
              <w:t>2</w:t>
            </w:r>
            <w:r>
              <w:rPr>
                <w:noProof/>
                <w:webHidden/>
              </w:rPr>
              <w:fldChar w:fldCharType="end"/>
            </w:r>
          </w:hyperlink>
        </w:p>
        <w:p w14:paraId="170B7471" w14:textId="64E6DCAD" w:rsidR="00396D0E" w:rsidRDefault="00396D0E">
          <w:pPr>
            <w:pStyle w:val="25"/>
            <w:tabs>
              <w:tab w:val="right" w:leader="dot" w:pos="8494"/>
            </w:tabs>
            <w:rPr>
              <w:rFonts w:asciiTheme="minorHAnsi" w:eastAsiaTheme="minorEastAsia" w:hAnsiTheme="minorHAnsi" w:cstheme="minorBidi"/>
              <w:noProof/>
              <w:kern w:val="2"/>
              <w:sz w:val="21"/>
              <w:szCs w:val="24"/>
              <w14:ligatures w14:val="standardContextual"/>
            </w:rPr>
          </w:pPr>
          <w:hyperlink w:anchor="_Toc220178758" w:history="1">
            <w:r w:rsidRPr="00D4184F">
              <w:rPr>
                <w:rStyle w:val="aa"/>
                <w:noProof/>
              </w:rPr>
              <w:t>2.1</w:t>
            </w:r>
            <w:r w:rsidRPr="00D4184F">
              <w:rPr>
                <w:rStyle w:val="aa"/>
                <w:noProof/>
              </w:rPr>
              <w:t>文化的要素に関する研究</w:t>
            </w:r>
            <w:r>
              <w:rPr>
                <w:noProof/>
                <w:webHidden/>
              </w:rPr>
              <w:tab/>
            </w:r>
            <w:r>
              <w:rPr>
                <w:noProof/>
                <w:webHidden/>
              </w:rPr>
              <w:fldChar w:fldCharType="begin"/>
            </w:r>
            <w:r>
              <w:rPr>
                <w:noProof/>
                <w:webHidden/>
              </w:rPr>
              <w:instrText xml:space="preserve"> PAGEREF _Toc220178758 \h </w:instrText>
            </w:r>
            <w:r>
              <w:rPr>
                <w:noProof/>
                <w:webHidden/>
              </w:rPr>
            </w:r>
            <w:r>
              <w:rPr>
                <w:noProof/>
                <w:webHidden/>
              </w:rPr>
              <w:fldChar w:fldCharType="separate"/>
            </w:r>
            <w:r>
              <w:rPr>
                <w:noProof/>
                <w:webHidden/>
              </w:rPr>
              <w:t>2</w:t>
            </w:r>
            <w:r>
              <w:rPr>
                <w:noProof/>
                <w:webHidden/>
              </w:rPr>
              <w:fldChar w:fldCharType="end"/>
            </w:r>
          </w:hyperlink>
        </w:p>
        <w:p w14:paraId="2D7EDECE" w14:textId="09EABD9C" w:rsidR="00396D0E" w:rsidRDefault="00396D0E">
          <w:pPr>
            <w:pStyle w:val="25"/>
            <w:tabs>
              <w:tab w:val="right" w:leader="dot" w:pos="8494"/>
            </w:tabs>
            <w:rPr>
              <w:rFonts w:asciiTheme="minorHAnsi" w:eastAsiaTheme="minorEastAsia" w:hAnsiTheme="minorHAnsi" w:cstheme="minorBidi"/>
              <w:noProof/>
              <w:kern w:val="2"/>
              <w:sz w:val="21"/>
              <w:szCs w:val="24"/>
              <w14:ligatures w14:val="standardContextual"/>
            </w:rPr>
          </w:pPr>
          <w:hyperlink w:anchor="_Toc220178759" w:history="1">
            <w:r w:rsidRPr="00D4184F">
              <w:rPr>
                <w:rStyle w:val="aa"/>
                <w:noProof/>
              </w:rPr>
              <w:t>2.2</w:t>
            </w:r>
            <w:r w:rsidRPr="00D4184F">
              <w:rPr>
                <w:rStyle w:val="aa"/>
                <w:noProof/>
              </w:rPr>
              <w:t>翻訳技法に関する研究：</w:t>
            </w:r>
            <w:r w:rsidRPr="00D4184F">
              <w:rPr>
                <w:rStyle w:val="aa"/>
                <w:noProof/>
              </w:rPr>
              <w:t>Vinay &amp; Darbelnet</w:t>
            </w:r>
            <w:r w:rsidRPr="00D4184F">
              <w:rPr>
                <w:rStyle w:val="aa"/>
                <w:noProof/>
              </w:rPr>
              <w:t>の分類と</w:t>
            </w:r>
            <w:r w:rsidRPr="00D4184F">
              <w:rPr>
                <w:rStyle w:val="aa"/>
                <w:noProof/>
              </w:rPr>
              <w:t>Molina &amp; Albir</w:t>
            </w:r>
            <w:r w:rsidRPr="00D4184F">
              <w:rPr>
                <w:rStyle w:val="aa"/>
                <w:noProof/>
              </w:rPr>
              <w:t>の</w:t>
            </w:r>
            <w:r w:rsidRPr="00D4184F">
              <w:rPr>
                <w:rStyle w:val="aa"/>
                <w:noProof/>
              </w:rPr>
              <w:t>18</w:t>
            </w:r>
            <w:r w:rsidRPr="00D4184F">
              <w:rPr>
                <w:rStyle w:val="aa"/>
                <w:noProof/>
              </w:rPr>
              <w:t>分類</w:t>
            </w:r>
            <w:r>
              <w:rPr>
                <w:noProof/>
                <w:webHidden/>
              </w:rPr>
              <w:tab/>
            </w:r>
            <w:r>
              <w:rPr>
                <w:noProof/>
                <w:webHidden/>
              </w:rPr>
              <w:fldChar w:fldCharType="begin"/>
            </w:r>
            <w:r>
              <w:rPr>
                <w:noProof/>
                <w:webHidden/>
              </w:rPr>
              <w:instrText xml:space="preserve"> PAGEREF _Toc220178759 \h </w:instrText>
            </w:r>
            <w:r>
              <w:rPr>
                <w:noProof/>
                <w:webHidden/>
              </w:rPr>
            </w:r>
            <w:r>
              <w:rPr>
                <w:noProof/>
                <w:webHidden/>
              </w:rPr>
              <w:fldChar w:fldCharType="separate"/>
            </w:r>
            <w:r>
              <w:rPr>
                <w:noProof/>
                <w:webHidden/>
              </w:rPr>
              <w:t>3</w:t>
            </w:r>
            <w:r>
              <w:rPr>
                <w:noProof/>
                <w:webHidden/>
              </w:rPr>
              <w:fldChar w:fldCharType="end"/>
            </w:r>
          </w:hyperlink>
        </w:p>
        <w:p w14:paraId="773650CF" w14:textId="6C5EE814" w:rsidR="00396D0E" w:rsidRDefault="00396D0E">
          <w:pPr>
            <w:pStyle w:val="25"/>
            <w:tabs>
              <w:tab w:val="right" w:leader="dot" w:pos="8494"/>
            </w:tabs>
            <w:rPr>
              <w:rFonts w:asciiTheme="minorHAnsi" w:eastAsiaTheme="minorEastAsia" w:hAnsiTheme="minorHAnsi" w:cstheme="minorBidi"/>
              <w:noProof/>
              <w:kern w:val="2"/>
              <w:sz w:val="21"/>
              <w:szCs w:val="24"/>
              <w14:ligatures w14:val="standardContextual"/>
            </w:rPr>
          </w:pPr>
          <w:hyperlink w:anchor="_Toc220178760" w:history="1">
            <w:r w:rsidRPr="00D4184F">
              <w:rPr>
                <w:rStyle w:val="aa"/>
                <w:noProof/>
              </w:rPr>
              <w:t>2.3</w:t>
            </w:r>
            <w:r w:rsidRPr="00D4184F">
              <w:rPr>
                <w:rStyle w:val="aa"/>
                <w:noProof/>
              </w:rPr>
              <w:t>異文化感受性に関する研究：</w:t>
            </w:r>
            <w:r w:rsidRPr="00D4184F">
              <w:rPr>
                <w:rStyle w:val="aa"/>
                <w:noProof/>
              </w:rPr>
              <w:t>Bennett</w:t>
            </w:r>
            <w:r w:rsidRPr="00D4184F">
              <w:rPr>
                <w:rStyle w:val="aa"/>
                <w:noProof/>
              </w:rPr>
              <w:t>の異文化感受性発達モデル（</w:t>
            </w:r>
            <w:r w:rsidRPr="00D4184F">
              <w:rPr>
                <w:rStyle w:val="aa"/>
                <w:noProof/>
              </w:rPr>
              <w:t>DMIS</w:t>
            </w:r>
            <w:r w:rsidRPr="00D4184F">
              <w:rPr>
                <w:rStyle w:val="aa"/>
                <w:noProof/>
              </w:rPr>
              <w:t>）</w:t>
            </w:r>
            <w:r>
              <w:rPr>
                <w:noProof/>
                <w:webHidden/>
              </w:rPr>
              <w:tab/>
            </w:r>
            <w:r>
              <w:rPr>
                <w:noProof/>
                <w:webHidden/>
              </w:rPr>
              <w:fldChar w:fldCharType="begin"/>
            </w:r>
            <w:r>
              <w:rPr>
                <w:noProof/>
                <w:webHidden/>
              </w:rPr>
              <w:instrText xml:space="preserve"> PAGEREF _Toc220178760 \h </w:instrText>
            </w:r>
            <w:r>
              <w:rPr>
                <w:noProof/>
                <w:webHidden/>
              </w:rPr>
            </w:r>
            <w:r>
              <w:rPr>
                <w:noProof/>
                <w:webHidden/>
              </w:rPr>
              <w:fldChar w:fldCharType="separate"/>
            </w:r>
            <w:r>
              <w:rPr>
                <w:noProof/>
                <w:webHidden/>
              </w:rPr>
              <w:t>3</w:t>
            </w:r>
            <w:r>
              <w:rPr>
                <w:noProof/>
                <w:webHidden/>
              </w:rPr>
              <w:fldChar w:fldCharType="end"/>
            </w:r>
          </w:hyperlink>
        </w:p>
        <w:p w14:paraId="79C71C71" w14:textId="0BC34451" w:rsidR="00396D0E" w:rsidRDefault="00396D0E">
          <w:pPr>
            <w:pStyle w:val="25"/>
            <w:tabs>
              <w:tab w:val="right" w:leader="dot" w:pos="8494"/>
            </w:tabs>
            <w:rPr>
              <w:rFonts w:asciiTheme="minorHAnsi" w:eastAsiaTheme="minorEastAsia" w:hAnsiTheme="minorHAnsi" w:cstheme="minorBidi"/>
              <w:noProof/>
              <w:kern w:val="2"/>
              <w:sz w:val="21"/>
              <w:szCs w:val="24"/>
              <w14:ligatures w14:val="standardContextual"/>
            </w:rPr>
          </w:pPr>
          <w:hyperlink w:anchor="_Toc220178761" w:history="1">
            <w:r w:rsidRPr="00D4184F">
              <w:rPr>
                <w:rStyle w:val="aa"/>
                <w:noProof/>
              </w:rPr>
              <w:t>2.4</w:t>
            </w:r>
            <w:r w:rsidRPr="00D4184F">
              <w:rPr>
                <w:rStyle w:val="aa"/>
                <w:noProof/>
              </w:rPr>
              <w:t>本研究の独自性</w:t>
            </w:r>
            <w:r>
              <w:rPr>
                <w:noProof/>
                <w:webHidden/>
              </w:rPr>
              <w:tab/>
            </w:r>
            <w:r>
              <w:rPr>
                <w:noProof/>
                <w:webHidden/>
              </w:rPr>
              <w:fldChar w:fldCharType="begin"/>
            </w:r>
            <w:r>
              <w:rPr>
                <w:noProof/>
                <w:webHidden/>
              </w:rPr>
              <w:instrText xml:space="preserve"> PAGEREF _Toc220178761 \h </w:instrText>
            </w:r>
            <w:r>
              <w:rPr>
                <w:noProof/>
                <w:webHidden/>
              </w:rPr>
            </w:r>
            <w:r>
              <w:rPr>
                <w:noProof/>
                <w:webHidden/>
              </w:rPr>
              <w:fldChar w:fldCharType="separate"/>
            </w:r>
            <w:r>
              <w:rPr>
                <w:noProof/>
                <w:webHidden/>
              </w:rPr>
              <w:t>4</w:t>
            </w:r>
            <w:r>
              <w:rPr>
                <w:noProof/>
                <w:webHidden/>
              </w:rPr>
              <w:fldChar w:fldCharType="end"/>
            </w:r>
          </w:hyperlink>
        </w:p>
        <w:p w14:paraId="669B1602" w14:textId="42BA45E5" w:rsidR="00396D0E" w:rsidRDefault="00396D0E">
          <w:pPr>
            <w:pStyle w:val="11"/>
            <w:tabs>
              <w:tab w:val="right" w:leader="dot" w:pos="8494"/>
            </w:tabs>
            <w:rPr>
              <w:rFonts w:asciiTheme="minorHAnsi" w:eastAsiaTheme="minorEastAsia" w:hAnsiTheme="minorHAnsi" w:cstheme="minorBidi"/>
              <w:noProof/>
              <w:kern w:val="2"/>
              <w:sz w:val="21"/>
              <w:szCs w:val="24"/>
              <w14:ligatures w14:val="standardContextual"/>
            </w:rPr>
          </w:pPr>
          <w:hyperlink w:anchor="_Toc220178762" w:history="1">
            <w:r w:rsidRPr="00D4184F">
              <w:rPr>
                <w:rStyle w:val="aa"/>
                <w:noProof/>
              </w:rPr>
              <w:t xml:space="preserve">3. </w:t>
            </w:r>
            <w:r w:rsidRPr="00D4184F">
              <w:rPr>
                <w:rStyle w:val="aa"/>
                <w:noProof/>
              </w:rPr>
              <w:t>分析方法</w:t>
            </w:r>
            <w:r>
              <w:rPr>
                <w:noProof/>
                <w:webHidden/>
              </w:rPr>
              <w:tab/>
            </w:r>
            <w:r>
              <w:rPr>
                <w:noProof/>
                <w:webHidden/>
              </w:rPr>
              <w:fldChar w:fldCharType="begin"/>
            </w:r>
            <w:r>
              <w:rPr>
                <w:noProof/>
                <w:webHidden/>
              </w:rPr>
              <w:instrText xml:space="preserve"> PAGEREF _Toc220178762 \h </w:instrText>
            </w:r>
            <w:r>
              <w:rPr>
                <w:noProof/>
                <w:webHidden/>
              </w:rPr>
            </w:r>
            <w:r>
              <w:rPr>
                <w:noProof/>
                <w:webHidden/>
              </w:rPr>
              <w:fldChar w:fldCharType="separate"/>
            </w:r>
            <w:r>
              <w:rPr>
                <w:noProof/>
                <w:webHidden/>
              </w:rPr>
              <w:t>5</w:t>
            </w:r>
            <w:r>
              <w:rPr>
                <w:noProof/>
                <w:webHidden/>
              </w:rPr>
              <w:fldChar w:fldCharType="end"/>
            </w:r>
          </w:hyperlink>
        </w:p>
        <w:p w14:paraId="66A82769" w14:textId="5EEC3A47" w:rsidR="00396D0E" w:rsidRDefault="00396D0E">
          <w:pPr>
            <w:pStyle w:val="25"/>
            <w:tabs>
              <w:tab w:val="right" w:leader="dot" w:pos="8494"/>
            </w:tabs>
            <w:rPr>
              <w:rFonts w:asciiTheme="minorHAnsi" w:eastAsiaTheme="minorEastAsia" w:hAnsiTheme="minorHAnsi" w:cstheme="minorBidi"/>
              <w:noProof/>
              <w:kern w:val="2"/>
              <w:sz w:val="21"/>
              <w:szCs w:val="24"/>
              <w14:ligatures w14:val="standardContextual"/>
            </w:rPr>
          </w:pPr>
          <w:hyperlink w:anchor="_Toc220178763" w:history="1">
            <w:r w:rsidRPr="00D4184F">
              <w:rPr>
                <w:rStyle w:val="aa"/>
                <w:noProof/>
              </w:rPr>
              <w:t>3.1</w:t>
            </w:r>
            <w:r w:rsidRPr="00D4184F">
              <w:rPr>
                <w:rStyle w:val="aa"/>
                <w:noProof/>
              </w:rPr>
              <w:t>分析対象</w:t>
            </w:r>
            <w:r>
              <w:rPr>
                <w:noProof/>
                <w:webHidden/>
              </w:rPr>
              <w:tab/>
            </w:r>
            <w:r>
              <w:rPr>
                <w:noProof/>
                <w:webHidden/>
              </w:rPr>
              <w:fldChar w:fldCharType="begin"/>
            </w:r>
            <w:r>
              <w:rPr>
                <w:noProof/>
                <w:webHidden/>
              </w:rPr>
              <w:instrText xml:space="preserve"> PAGEREF _Toc220178763 \h </w:instrText>
            </w:r>
            <w:r>
              <w:rPr>
                <w:noProof/>
                <w:webHidden/>
              </w:rPr>
            </w:r>
            <w:r>
              <w:rPr>
                <w:noProof/>
                <w:webHidden/>
              </w:rPr>
              <w:fldChar w:fldCharType="separate"/>
            </w:r>
            <w:r>
              <w:rPr>
                <w:noProof/>
                <w:webHidden/>
              </w:rPr>
              <w:t>5</w:t>
            </w:r>
            <w:r>
              <w:rPr>
                <w:noProof/>
                <w:webHidden/>
              </w:rPr>
              <w:fldChar w:fldCharType="end"/>
            </w:r>
          </w:hyperlink>
        </w:p>
        <w:p w14:paraId="5BFCDB6F" w14:textId="23CC086C" w:rsidR="00396D0E" w:rsidRDefault="00396D0E">
          <w:pPr>
            <w:pStyle w:val="31"/>
            <w:tabs>
              <w:tab w:val="right" w:leader="dot" w:pos="8494"/>
            </w:tabs>
            <w:rPr>
              <w:rFonts w:asciiTheme="minorHAnsi" w:eastAsiaTheme="minorEastAsia" w:hAnsiTheme="minorHAnsi" w:cstheme="minorBidi"/>
              <w:noProof/>
              <w:kern w:val="2"/>
              <w:sz w:val="21"/>
              <w:szCs w:val="24"/>
              <w14:ligatures w14:val="standardContextual"/>
            </w:rPr>
          </w:pPr>
          <w:hyperlink w:anchor="_Toc220178764" w:history="1">
            <w:r w:rsidRPr="00D4184F">
              <w:rPr>
                <w:rStyle w:val="aa"/>
                <w:noProof/>
              </w:rPr>
              <w:t>3.1.1</w:t>
            </w:r>
            <w:r w:rsidRPr="00D4184F">
              <w:rPr>
                <w:rStyle w:val="aa"/>
                <w:noProof/>
              </w:rPr>
              <w:t>対象テキスト</w:t>
            </w:r>
            <w:r>
              <w:rPr>
                <w:noProof/>
                <w:webHidden/>
              </w:rPr>
              <w:tab/>
            </w:r>
            <w:r>
              <w:rPr>
                <w:noProof/>
                <w:webHidden/>
              </w:rPr>
              <w:fldChar w:fldCharType="begin"/>
            </w:r>
            <w:r>
              <w:rPr>
                <w:noProof/>
                <w:webHidden/>
              </w:rPr>
              <w:instrText xml:space="preserve"> PAGEREF _Toc220178764 \h </w:instrText>
            </w:r>
            <w:r>
              <w:rPr>
                <w:noProof/>
                <w:webHidden/>
              </w:rPr>
            </w:r>
            <w:r>
              <w:rPr>
                <w:noProof/>
                <w:webHidden/>
              </w:rPr>
              <w:fldChar w:fldCharType="separate"/>
            </w:r>
            <w:r>
              <w:rPr>
                <w:noProof/>
                <w:webHidden/>
              </w:rPr>
              <w:t>5</w:t>
            </w:r>
            <w:r>
              <w:rPr>
                <w:noProof/>
                <w:webHidden/>
              </w:rPr>
              <w:fldChar w:fldCharType="end"/>
            </w:r>
          </w:hyperlink>
        </w:p>
        <w:p w14:paraId="0E7B0792" w14:textId="75A81EA1" w:rsidR="00396D0E" w:rsidRDefault="00396D0E">
          <w:pPr>
            <w:pStyle w:val="31"/>
            <w:tabs>
              <w:tab w:val="right" w:leader="dot" w:pos="8494"/>
            </w:tabs>
            <w:rPr>
              <w:rFonts w:asciiTheme="minorHAnsi" w:eastAsiaTheme="minorEastAsia" w:hAnsiTheme="minorHAnsi" w:cstheme="minorBidi"/>
              <w:noProof/>
              <w:kern w:val="2"/>
              <w:sz w:val="21"/>
              <w:szCs w:val="24"/>
              <w14:ligatures w14:val="standardContextual"/>
            </w:rPr>
          </w:pPr>
          <w:hyperlink w:anchor="_Toc220178765" w:history="1">
            <w:r w:rsidRPr="00D4184F">
              <w:rPr>
                <w:rStyle w:val="aa"/>
                <w:noProof/>
              </w:rPr>
              <w:t xml:space="preserve">3.1.2 </w:t>
            </w:r>
            <w:r w:rsidRPr="00D4184F">
              <w:rPr>
                <w:rStyle w:val="aa"/>
                <w:noProof/>
              </w:rPr>
              <w:t>対象作品および媒体の選定根拠</w:t>
            </w:r>
            <w:r>
              <w:rPr>
                <w:noProof/>
                <w:webHidden/>
              </w:rPr>
              <w:tab/>
            </w:r>
            <w:r>
              <w:rPr>
                <w:noProof/>
                <w:webHidden/>
              </w:rPr>
              <w:fldChar w:fldCharType="begin"/>
            </w:r>
            <w:r>
              <w:rPr>
                <w:noProof/>
                <w:webHidden/>
              </w:rPr>
              <w:instrText xml:space="preserve"> PAGEREF _Toc220178765 \h </w:instrText>
            </w:r>
            <w:r>
              <w:rPr>
                <w:noProof/>
                <w:webHidden/>
              </w:rPr>
            </w:r>
            <w:r>
              <w:rPr>
                <w:noProof/>
                <w:webHidden/>
              </w:rPr>
              <w:fldChar w:fldCharType="separate"/>
            </w:r>
            <w:r>
              <w:rPr>
                <w:noProof/>
                <w:webHidden/>
              </w:rPr>
              <w:t>5</w:t>
            </w:r>
            <w:r>
              <w:rPr>
                <w:noProof/>
                <w:webHidden/>
              </w:rPr>
              <w:fldChar w:fldCharType="end"/>
            </w:r>
          </w:hyperlink>
        </w:p>
        <w:p w14:paraId="20DE2224" w14:textId="58422BCF" w:rsidR="00396D0E" w:rsidRDefault="00396D0E">
          <w:pPr>
            <w:pStyle w:val="31"/>
            <w:tabs>
              <w:tab w:val="right" w:leader="dot" w:pos="8494"/>
            </w:tabs>
            <w:rPr>
              <w:rFonts w:asciiTheme="minorHAnsi" w:eastAsiaTheme="minorEastAsia" w:hAnsiTheme="minorHAnsi" w:cstheme="minorBidi"/>
              <w:noProof/>
              <w:kern w:val="2"/>
              <w:sz w:val="21"/>
              <w:szCs w:val="24"/>
              <w14:ligatures w14:val="standardContextual"/>
            </w:rPr>
          </w:pPr>
          <w:hyperlink w:anchor="_Toc220178766" w:history="1">
            <w:r w:rsidRPr="00D4184F">
              <w:rPr>
                <w:rStyle w:val="aa"/>
                <w:noProof/>
              </w:rPr>
              <w:t xml:space="preserve">3.1.3 </w:t>
            </w:r>
            <w:r w:rsidRPr="00D4184F">
              <w:rPr>
                <w:rStyle w:val="aa"/>
                <w:noProof/>
              </w:rPr>
              <w:t>翻訳テキストの選定根拠</w:t>
            </w:r>
            <w:r>
              <w:rPr>
                <w:noProof/>
                <w:webHidden/>
              </w:rPr>
              <w:tab/>
            </w:r>
            <w:r>
              <w:rPr>
                <w:noProof/>
                <w:webHidden/>
              </w:rPr>
              <w:fldChar w:fldCharType="begin"/>
            </w:r>
            <w:r>
              <w:rPr>
                <w:noProof/>
                <w:webHidden/>
              </w:rPr>
              <w:instrText xml:space="preserve"> PAGEREF _Toc220178766 \h </w:instrText>
            </w:r>
            <w:r>
              <w:rPr>
                <w:noProof/>
                <w:webHidden/>
              </w:rPr>
            </w:r>
            <w:r>
              <w:rPr>
                <w:noProof/>
                <w:webHidden/>
              </w:rPr>
              <w:fldChar w:fldCharType="separate"/>
            </w:r>
            <w:r>
              <w:rPr>
                <w:noProof/>
                <w:webHidden/>
              </w:rPr>
              <w:t>6</w:t>
            </w:r>
            <w:r>
              <w:rPr>
                <w:noProof/>
                <w:webHidden/>
              </w:rPr>
              <w:fldChar w:fldCharType="end"/>
            </w:r>
          </w:hyperlink>
        </w:p>
        <w:p w14:paraId="04D0781A" w14:textId="3AE193BE" w:rsidR="00396D0E" w:rsidRDefault="00396D0E">
          <w:pPr>
            <w:pStyle w:val="31"/>
            <w:tabs>
              <w:tab w:val="right" w:leader="dot" w:pos="8494"/>
            </w:tabs>
            <w:rPr>
              <w:rFonts w:asciiTheme="minorHAnsi" w:eastAsiaTheme="minorEastAsia" w:hAnsiTheme="minorHAnsi" w:cstheme="minorBidi"/>
              <w:noProof/>
              <w:kern w:val="2"/>
              <w:sz w:val="21"/>
              <w:szCs w:val="24"/>
              <w14:ligatures w14:val="standardContextual"/>
            </w:rPr>
          </w:pPr>
          <w:hyperlink w:anchor="_Toc220178767" w:history="1">
            <w:r w:rsidRPr="00D4184F">
              <w:rPr>
                <w:rStyle w:val="aa"/>
                <w:noProof/>
              </w:rPr>
              <w:t xml:space="preserve">3.1.4 </w:t>
            </w:r>
            <w:r w:rsidRPr="00D4184F">
              <w:rPr>
                <w:rStyle w:val="aa"/>
                <w:noProof/>
              </w:rPr>
              <w:t>分析範囲の設定</w:t>
            </w:r>
            <w:r>
              <w:rPr>
                <w:noProof/>
                <w:webHidden/>
              </w:rPr>
              <w:tab/>
            </w:r>
            <w:r>
              <w:rPr>
                <w:noProof/>
                <w:webHidden/>
              </w:rPr>
              <w:fldChar w:fldCharType="begin"/>
            </w:r>
            <w:r>
              <w:rPr>
                <w:noProof/>
                <w:webHidden/>
              </w:rPr>
              <w:instrText xml:space="preserve"> PAGEREF _Toc220178767 \h </w:instrText>
            </w:r>
            <w:r>
              <w:rPr>
                <w:noProof/>
                <w:webHidden/>
              </w:rPr>
            </w:r>
            <w:r>
              <w:rPr>
                <w:noProof/>
                <w:webHidden/>
              </w:rPr>
              <w:fldChar w:fldCharType="separate"/>
            </w:r>
            <w:r>
              <w:rPr>
                <w:noProof/>
                <w:webHidden/>
              </w:rPr>
              <w:t>7</w:t>
            </w:r>
            <w:r>
              <w:rPr>
                <w:noProof/>
                <w:webHidden/>
              </w:rPr>
              <w:fldChar w:fldCharType="end"/>
            </w:r>
          </w:hyperlink>
        </w:p>
        <w:p w14:paraId="4C9C39B0" w14:textId="09D5896E" w:rsidR="00396D0E" w:rsidRDefault="00396D0E">
          <w:pPr>
            <w:pStyle w:val="25"/>
            <w:tabs>
              <w:tab w:val="right" w:leader="dot" w:pos="8494"/>
            </w:tabs>
            <w:rPr>
              <w:rFonts w:asciiTheme="minorHAnsi" w:eastAsiaTheme="minorEastAsia" w:hAnsiTheme="minorHAnsi" w:cstheme="minorBidi"/>
              <w:noProof/>
              <w:kern w:val="2"/>
              <w:sz w:val="21"/>
              <w:szCs w:val="24"/>
              <w14:ligatures w14:val="standardContextual"/>
            </w:rPr>
          </w:pPr>
          <w:hyperlink w:anchor="_Toc220178768" w:history="1">
            <w:r w:rsidRPr="00D4184F">
              <w:rPr>
                <w:rStyle w:val="aa"/>
                <w:noProof/>
              </w:rPr>
              <w:t xml:space="preserve">3.2 </w:t>
            </w:r>
            <w:r w:rsidRPr="00D4184F">
              <w:rPr>
                <w:rStyle w:val="aa"/>
                <w:noProof/>
              </w:rPr>
              <w:t>分析データの構成</w:t>
            </w:r>
            <w:r>
              <w:rPr>
                <w:noProof/>
                <w:webHidden/>
              </w:rPr>
              <w:tab/>
            </w:r>
            <w:r>
              <w:rPr>
                <w:noProof/>
                <w:webHidden/>
              </w:rPr>
              <w:fldChar w:fldCharType="begin"/>
            </w:r>
            <w:r>
              <w:rPr>
                <w:noProof/>
                <w:webHidden/>
              </w:rPr>
              <w:instrText xml:space="preserve"> PAGEREF _Toc220178768 \h </w:instrText>
            </w:r>
            <w:r>
              <w:rPr>
                <w:noProof/>
                <w:webHidden/>
              </w:rPr>
            </w:r>
            <w:r>
              <w:rPr>
                <w:noProof/>
                <w:webHidden/>
              </w:rPr>
              <w:fldChar w:fldCharType="separate"/>
            </w:r>
            <w:r>
              <w:rPr>
                <w:noProof/>
                <w:webHidden/>
              </w:rPr>
              <w:t>7</w:t>
            </w:r>
            <w:r>
              <w:rPr>
                <w:noProof/>
                <w:webHidden/>
              </w:rPr>
              <w:fldChar w:fldCharType="end"/>
            </w:r>
          </w:hyperlink>
        </w:p>
        <w:p w14:paraId="205DF047" w14:textId="611D2BBC" w:rsidR="00396D0E" w:rsidRDefault="00396D0E">
          <w:pPr>
            <w:pStyle w:val="31"/>
            <w:tabs>
              <w:tab w:val="right" w:leader="dot" w:pos="8494"/>
            </w:tabs>
            <w:rPr>
              <w:rFonts w:asciiTheme="minorHAnsi" w:eastAsiaTheme="minorEastAsia" w:hAnsiTheme="minorHAnsi" w:cstheme="minorBidi"/>
              <w:noProof/>
              <w:kern w:val="2"/>
              <w:sz w:val="21"/>
              <w:szCs w:val="24"/>
              <w14:ligatures w14:val="standardContextual"/>
            </w:rPr>
          </w:pPr>
          <w:hyperlink w:anchor="_Toc220178769" w:history="1">
            <w:r w:rsidRPr="00D4184F">
              <w:rPr>
                <w:rStyle w:val="aa"/>
                <w:noProof/>
              </w:rPr>
              <w:t xml:space="preserve">3.2.1 </w:t>
            </w:r>
            <w:r w:rsidRPr="00D4184F">
              <w:rPr>
                <w:rStyle w:val="aa"/>
                <w:noProof/>
              </w:rPr>
              <w:t>文化的要素の抽出基準</w:t>
            </w:r>
            <w:r>
              <w:rPr>
                <w:noProof/>
                <w:webHidden/>
              </w:rPr>
              <w:tab/>
            </w:r>
            <w:r>
              <w:rPr>
                <w:noProof/>
                <w:webHidden/>
              </w:rPr>
              <w:fldChar w:fldCharType="begin"/>
            </w:r>
            <w:r>
              <w:rPr>
                <w:noProof/>
                <w:webHidden/>
              </w:rPr>
              <w:instrText xml:space="preserve"> PAGEREF _Toc220178769 \h </w:instrText>
            </w:r>
            <w:r>
              <w:rPr>
                <w:noProof/>
                <w:webHidden/>
              </w:rPr>
            </w:r>
            <w:r>
              <w:rPr>
                <w:noProof/>
                <w:webHidden/>
              </w:rPr>
              <w:fldChar w:fldCharType="separate"/>
            </w:r>
            <w:r>
              <w:rPr>
                <w:noProof/>
                <w:webHidden/>
              </w:rPr>
              <w:t>7</w:t>
            </w:r>
            <w:r>
              <w:rPr>
                <w:noProof/>
                <w:webHidden/>
              </w:rPr>
              <w:fldChar w:fldCharType="end"/>
            </w:r>
          </w:hyperlink>
        </w:p>
        <w:p w14:paraId="4ED79761" w14:textId="707F9EFC" w:rsidR="00396D0E" w:rsidRDefault="00396D0E">
          <w:pPr>
            <w:pStyle w:val="31"/>
            <w:tabs>
              <w:tab w:val="right" w:leader="dot" w:pos="8494"/>
            </w:tabs>
            <w:rPr>
              <w:rFonts w:asciiTheme="minorHAnsi" w:eastAsiaTheme="minorEastAsia" w:hAnsiTheme="minorHAnsi" w:cstheme="minorBidi"/>
              <w:noProof/>
              <w:kern w:val="2"/>
              <w:sz w:val="21"/>
              <w:szCs w:val="24"/>
              <w14:ligatures w14:val="standardContextual"/>
            </w:rPr>
          </w:pPr>
          <w:hyperlink w:anchor="_Toc220178770" w:history="1">
            <w:r w:rsidRPr="00D4184F">
              <w:rPr>
                <w:rStyle w:val="aa"/>
                <w:noProof/>
              </w:rPr>
              <w:t xml:space="preserve">3.2.2 </w:t>
            </w:r>
            <w:r w:rsidRPr="00D4184F">
              <w:rPr>
                <w:rStyle w:val="aa"/>
                <w:noProof/>
              </w:rPr>
              <w:t>分析データの量的規模</w:t>
            </w:r>
            <w:r>
              <w:rPr>
                <w:noProof/>
                <w:webHidden/>
              </w:rPr>
              <w:tab/>
            </w:r>
            <w:r>
              <w:rPr>
                <w:noProof/>
                <w:webHidden/>
              </w:rPr>
              <w:fldChar w:fldCharType="begin"/>
            </w:r>
            <w:r>
              <w:rPr>
                <w:noProof/>
                <w:webHidden/>
              </w:rPr>
              <w:instrText xml:space="preserve"> PAGEREF _Toc220178770 \h </w:instrText>
            </w:r>
            <w:r>
              <w:rPr>
                <w:noProof/>
                <w:webHidden/>
              </w:rPr>
            </w:r>
            <w:r>
              <w:rPr>
                <w:noProof/>
                <w:webHidden/>
              </w:rPr>
              <w:fldChar w:fldCharType="separate"/>
            </w:r>
            <w:r>
              <w:rPr>
                <w:noProof/>
                <w:webHidden/>
              </w:rPr>
              <w:t>8</w:t>
            </w:r>
            <w:r>
              <w:rPr>
                <w:noProof/>
                <w:webHidden/>
              </w:rPr>
              <w:fldChar w:fldCharType="end"/>
            </w:r>
          </w:hyperlink>
        </w:p>
        <w:p w14:paraId="3FD737EF" w14:textId="7007234B" w:rsidR="00396D0E" w:rsidRDefault="00396D0E">
          <w:pPr>
            <w:pStyle w:val="25"/>
            <w:tabs>
              <w:tab w:val="right" w:leader="dot" w:pos="8494"/>
            </w:tabs>
            <w:rPr>
              <w:rFonts w:asciiTheme="minorHAnsi" w:eastAsiaTheme="minorEastAsia" w:hAnsiTheme="minorHAnsi" w:cstheme="minorBidi"/>
              <w:noProof/>
              <w:kern w:val="2"/>
              <w:sz w:val="21"/>
              <w:szCs w:val="24"/>
              <w14:ligatures w14:val="standardContextual"/>
            </w:rPr>
          </w:pPr>
          <w:hyperlink w:anchor="_Toc220178771" w:history="1">
            <w:r w:rsidRPr="00D4184F">
              <w:rPr>
                <w:rStyle w:val="aa"/>
                <w:noProof/>
              </w:rPr>
              <w:t xml:space="preserve">3.3 </w:t>
            </w:r>
            <w:r w:rsidRPr="00D4184F">
              <w:rPr>
                <w:rStyle w:val="aa"/>
                <w:noProof/>
              </w:rPr>
              <w:t>分析的枠組みの定義</w:t>
            </w:r>
            <w:r>
              <w:rPr>
                <w:noProof/>
                <w:webHidden/>
              </w:rPr>
              <w:tab/>
            </w:r>
            <w:r>
              <w:rPr>
                <w:noProof/>
                <w:webHidden/>
              </w:rPr>
              <w:fldChar w:fldCharType="begin"/>
            </w:r>
            <w:r>
              <w:rPr>
                <w:noProof/>
                <w:webHidden/>
              </w:rPr>
              <w:instrText xml:space="preserve"> PAGEREF _Toc220178771 \h </w:instrText>
            </w:r>
            <w:r>
              <w:rPr>
                <w:noProof/>
                <w:webHidden/>
              </w:rPr>
            </w:r>
            <w:r>
              <w:rPr>
                <w:noProof/>
                <w:webHidden/>
              </w:rPr>
              <w:fldChar w:fldCharType="separate"/>
            </w:r>
            <w:r>
              <w:rPr>
                <w:noProof/>
                <w:webHidden/>
              </w:rPr>
              <w:t>9</w:t>
            </w:r>
            <w:r>
              <w:rPr>
                <w:noProof/>
                <w:webHidden/>
              </w:rPr>
              <w:fldChar w:fldCharType="end"/>
            </w:r>
          </w:hyperlink>
        </w:p>
        <w:p w14:paraId="3E89A18B" w14:textId="5FF6595B" w:rsidR="00396D0E" w:rsidRDefault="00396D0E">
          <w:pPr>
            <w:pStyle w:val="31"/>
            <w:tabs>
              <w:tab w:val="right" w:leader="dot" w:pos="8494"/>
            </w:tabs>
            <w:rPr>
              <w:rFonts w:asciiTheme="minorHAnsi" w:eastAsiaTheme="minorEastAsia" w:hAnsiTheme="minorHAnsi" w:cstheme="minorBidi"/>
              <w:noProof/>
              <w:kern w:val="2"/>
              <w:sz w:val="21"/>
              <w:szCs w:val="24"/>
              <w14:ligatures w14:val="standardContextual"/>
            </w:rPr>
          </w:pPr>
          <w:hyperlink w:anchor="_Toc220178772" w:history="1">
            <w:r w:rsidRPr="00D4184F">
              <w:rPr>
                <w:rStyle w:val="aa"/>
                <w:noProof/>
              </w:rPr>
              <w:t xml:space="preserve">3.3.1 Molina &amp; Albir (2002) </w:t>
            </w:r>
            <w:r w:rsidRPr="00D4184F">
              <w:rPr>
                <w:rStyle w:val="aa"/>
                <w:noProof/>
              </w:rPr>
              <w:t>の翻訳技法分類の再定義</w:t>
            </w:r>
            <w:r>
              <w:rPr>
                <w:noProof/>
                <w:webHidden/>
              </w:rPr>
              <w:tab/>
            </w:r>
            <w:r>
              <w:rPr>
                <w:noProof/>
                <w:webHidden/>
              </w:rPr>
              <w:fldChar w:fldCharType="begin"/>
            </w:r>
            <w:r>
              <w:rPr>
                <w:noProof/>
                <w:webHidden/>
              </w:rPr>
              <w:instrText xml:space="preserve"> PAGEREF _Toc220178772 \h </w:instrText>
            </w:r>
            <w:r>
              <w:rPr>
                <w:noProof/>
                <w:webHidden/>
              </w:rPr>
            </w:r>
            <w:r>
              <w:rPr>
                <w:noProof/>
                <w:webHidden/>
              </w:rPr>
              <w:fldChar w:fldCharType="separate"/>
            </w:r>
            <w:r>
              <w:rPr>
                <w:noProof/>
                <w:webHidden/>
              </w:rPr>
              <w:t>9</w:t>
            </w:r>
            <w:r>
              <w:rPr>
                <w:noProof/>
                <w:webHidden/>
              </w:rPr>
              <w:fldChar w:fldCharType="end"/>
            </w:r>
          </w:hyperlink>
        </w:p>
        <w:p w14:paraId="4107238B" w14:textId="02CFC54A" w:rsidR="00396D0E" w:rsidRDefault="00396D0E">
          <w:pPr>
            <w:pStyle w:val="31"/>
            <w:tabs>
              <w:tab w:val="right" w:leader="dot" w:pos="8494"/>
            </w:tabs>
            <w:rPr>
              <w:rFonts w:asciiTheme="minorHAnsi" w:eastAsiaTheme="minorEastAsia" w:hAnsiTheme="minorHAnsi" w:cstheme="minorBidi"/>
              <w:noProof/>
              <w:kern w:val="2"/>
              <w:sz w:val="21"/>
              <w:szCs w:val="24"/>
              <w14:ligatures w14:val="standardContextual"/>
            </w:rPr>
          </w:pPr>
          <w:hyperlink w:anchor="_Toc220178773" w:history="1">
            <w:r w:rsidRPr="00D4184F">
              <w:rPr>
                <w:rStyle w:val="aa"/>
                <w:noProof/>
              </w:rPr>
              <w:t xml:space="preserve">3.3.2 Bennett (1986; 1993) </w:t>
            </w:r>
            <w:r w:rsidRPr="00D4184F">
              <w:rPr>
                <w:rStyle w:val="aa"/>
                <w:noProof/>
              </w:rPr>
              <w:t>の</w:t>
            </w:r>
            <w:r w:rsidRPr="00D4184F">
              <w:rPr>
                <w:rStyle w:val="aa"/>
                <w:noProof/>
              </w:rPr>
              <w:t>DMIS</w:t>
            </w:r>
            <w:r w:rsidRPr="00D4184F">
              <w:rPr>
                <w:rStyle w:val="aa"/>
                <w:noProof/>
              </w:rPr>
              <w:t>の再定義</w:t>
            </w:r>
            <w:r>
              <w:rPr>
                <w:noProof/>
                <w:webHidden/>
              </w:rPr>
              <w:tab/>
            </w:r>
            <w:r>
              <w:rPr>
                <w:noProof/>
                <w:webHidden/>
              </w:rPr>
              <w:fldChar w:fldCharType="begin"/>
            </w:r>
            <w:r>
              <w:rPr>
                <w:noProof/>
                <w:webHidden/>
              </w:rPr>
              <w:instrText xml:space="preserve"> PAGEREF _Toc220178773 \h </w:instrText>
            </w:r>
            <w:r>
              <w:rPr>
                <w:noProof/>
                <w:webHidden/>
              </w:rPr>
            </w:r>
            <w:r>
              <w:rPr>
                <w:noProof/>
                <w:webHidden/>
              </w:rPr>
              <w:fldChar w:fldCharType="separate"/>
            </w:r>
            <w:r>
              <w:rPr>
                <w:noProof/>
                <w:webHidden/>
              </w:rPr>
              <w:t>12</w:t>
            </w:r>
            <w:r>
              <w:rPr>
                <w:noProof/>
                <w:webHidden/>
              </w:rPr>
              <w:fldChar w:fldCharType="end"/>
            </w:r>
          </w:hyperlink>
        </w:p>
        <w:p w14:paraId="49EB615D" w14:textId="0ED20FA9" w:rsidR="00396D0E" w:rsidRDefault="00396D0E">
          <w:pPr>
            <w:pStyle w:val="25"/>
            <w:tabs>
              <w:tab w:val="right" w:leader="dot" w:pos="8494"/>
            </w:tabs>
            <w:rPr>
              <w:rFonts w:asciiTheme="minorHAnsi" w:eastAsiaTheme="minorEastAsia" w:hAnsiTheme="minorHAnsi" w:cstheme="minorBidi"/>
              <w:noProof/>
              <w:kern w:val="2"/>
              <w:sz w:val="21"/>
              <w:szCs w:val="24"/>
              <w14:ligatures w14:val="standardContextual"/>
            </w:rPr>
          </w:pPr>
          <w:hyperlink w:anchor="_Toc220178774" w:history="1">
            <w:r w:rsidRPr="00D4184F">
              <w:rPr>
                <w:rStyle w:val="aa"/>
                <w:noProof/>
              </w:rPr>
              <w:t xml:space="preserve">3.4 </w:t>
            </w:r>
            <w:r w:rsidRPr="00D4184F">
              <w:rPr>
                <w:rStyle w:val="aa"/>
                <w:noProof/>
              </w:rPr>
              <w:t>分析手順</w:t>
            </w:r>
            <w:r>
              <w:rPr>
                <w:noProof/>
                <w:webHidden/>
              </w:rPr>
              <w:tab/>
            </w:r>
            <w:r>
              <w:rPr>
                <w:noProof/>
                <w:webHidden/>
              </w:rPr>
              <w:fldChar w:fldCharType="begin"/>
            </w:r>
            <w:r>
              <w:rPr>
                <w:noProof/>
                <w:webHidden/>
              </w:rPr>
              <w:instrText xml:space="preserve"> PAGEREF _Toc220178774 \h </w:instrText>
            </w:r>
            <w:r>
              <w:rPr>
                <w:noProof/>
                <w:webHidden/>
              </w:rPr>
            </w:r>
            <w:r>
              <w:rPr>
                <w:noProof/>
                <w:webHidden/>
              </w:rPr>
              <w:fldChar w:fldCharType="separate"/>
            </w:r>
            <w:r>
              <w:rPr>
                <w:noProof/>
                <w:webHidden/>
              </w:rPr>
              <w:t>14</w:t>
            </w:r>
            <w:r>
              <w:rPr>
                <w:noProof/>
                <w:webHidden/>
              </w:rPr>
              <w:fldChar w:fldCharType="end"/>
            </w:r>
          </w:hyperlink>
        </w:p>
        <w:p w14:paraId="66030CC4" w14:textId="0713E3FB" w:rsidR="00396D0E" w:rsidRDefault="00396D0E">
          <w:pPr>
            <w:pStyle w:val="31"/>
            <w:tabs>
              <w:tab w:val="right" w:leader="dot" w:pos="8494"/>
            </w:tabs>
            <w:rPr>
              <w:rFonts w:asciiTheme="minorHAnsi" w:eastAsiaTheme="minorEastAsia" w:hAnsiTheme="minorHAnsi" w:cstheme="minorBidi"/>
              <w:noProof/>
              <w:kern w:val="2"/>
              <w:sz w:val="21"/>
              <w:szCs w:val="24"/>
              <w14:ligatures w14:val="standardContextual"/>
            </w:rPr>
          </w:pPr>
          <w:hyperlink w:anchor="_Toc220178775" w:history="1">
            <w:r w:rsidRPr="00D4184F">
              <w:rPr>
                <w:rStyle w:val="aa"/>
                <w:noProof/>
              </w:rPr>
              <w:t xml:space="preserve">3.4.1 </w:t>
            </w:r>
            <w:r w:rsidRPr="00D4184F">
              <w:rPr>
                <w:rStyle w:val="aa"/>
                <w:noProof/>
              </w:rPr>
              <w:t>文化的要素の抽出とコーパスの構築</w:t>
            </w:r>
            <w:r>
              <w:rPr>
                <w:noProof/>
                <w:webHidden/>
              </w:rPr>
              <w:tab/>
            </w:r>
            <w:r>
              <w:rPr>
                <w:noProof/>
                <w:webHidden/>
              </w:rPr>
              <w:fldChar w:fldCharType="begin"/>
            </w:r>
            <w:r>
              <w:rPr>
                <w:noProof/>
                <w:webHidden/>
              </w:rPr>
              <w:instrText xml:space="preserve"> PAGEREF _Toc220178775 \h </w:instrText>
            </w:r>
            <w:r>
              <w:rPr>
                <w:noProof/>
                <w:webHidden/>
              </w:rPr>
            </w:r>
            <w:r>
              <w:rPr>
                <w:noProof/>
                <w:webHidden/>
              </w:rPr>
              <w:fldChar w:fldCharType="separate"/>
            </w:r>
            <w:r>
              <w:rPr>
                <w:noProof/>
                <w:webHidden/>
              </w:rPr>
              <w:t>14</w:t>
            </w:r>
            <w:r>
              <w:rPr>
                <w:noProof/>
                <w:webHidden/>
              </w:rPr>
              <w:fldChar w:fldCharType="end"/>
            </w:r>
          </w:hyperlink>
        </w:p>
        <w:p w14:paraId="1E0DAF32" w14:textId="0C370A74" w:rsidR="00396D0E" w:rsidRDefault="00396D0E">
          <w:pPr>
            <w:pStyle w:val="31"/>
            <w:tabs>
              <w:tab w:val="right" w:leader="dot" w:pos="8494"/>
            </w:tabs>
            <w:rPr>
              <w:rFonts w:asciiTheme="minorHAnsi" w:eastAsiaTheme="minorEastAsia" w:hAnsiTheme="minorHAnsi" w:cstheme="minorBidi"/>
              <w:noProof/>
              <w:kern w:val="2"/>
              <w:sz w:val="21"/>
              <w:szCs w:val="24"/>
              <w14:ligatures w14:val="standardContextual"/>
            </w:rPr>
          </w:pPr>
          <w:hyperlink w:anchor="_Toc220178776" w:history="1">
            <w:r w:rsidRPr="00D4184F">
              <w:rPr>
                <w:rStyle w:val="aa"/>
                <w:noProof/>
              </w:rPr>
              <w:t xml:space="preserve">3.4.2 </w:t>
            </w:r>
            <w:r w:rsidRPr="00D4184F">
              <w:rPr>
                <w:rStyle w:val="aa"/>
                <w:noProof/>
              </w:rPr>
              <w:t>翻訳技法の判定</w:t>
            </w:r>
            <w:r>
              <w:rPr>
                <w:noProof/>
                <w:webHidden/>
              </w:rPr>
              <w:tab/>
            </w:r>
            <w:r>
              <w:rPr>
                <w:noProof/>
                <w:webHidden/>
              </w:rPr>
              <w:fldChar w:fldCharType="begin"/>
            </w:r>
            <w:r>
              <w:rPr>
                <w:noProof/>
                <w:webHidden/>
              </w:rPr>
              <w:instrText xml:space="preserve"> PAGEREF _Toc220178776 \h </w:instrText>
            </w:r>
            <w:r>
              <w:rPr>
                <w:noProof/>
                <w:webHidden/>
              </w:rPr>
            </w:r>
            <w:r>
              <w:rPr>
                <w:noProof/>
                <w:webHidden/>
              </w:rPr>
              <w:fldChar w:fldCharType="separate"/>
            </w:r>
            <w:r>
              <w:rPr>
                <w:noProof/>
                <w:webHidden/>
              </w:rPr>
              <w:t>14</w:t>
            </w:r>
            <w:r>
              <w:rPr>
                <w:noProof/>
                <w:webHidden/>
              </w:rPr>
              <w:fldChar w:fldCharType="end"/>
            </w:r>
          </w:hyperlink>
        </w:p>
        <w:p w14:paraId="0E06CB89" w14:textId="1B39408A" w:rsidR="00396D0E" w:rsidRDefault="00396D0E">
          <w:pPr>
            <w:pStyle w:val="31"/>
            <w:tabs>
              <w:tab w:val="right" w:leader="dot" w:pos="8494"/>
            </w:tabs>
            <w:rPr>
              <w:rFonts w:asciiTheme="minorHAnsi" w:eastAsiaTheme="minorEastAsia" w:hAnsiTheme="minorHAnsi" w:cstheme="minorBidi"/>
              <w:noProof/>
              <w:kern w:val="2"/>
              <w:sz w:val="21"/>
              <w:szCs w:val="24"/>
              <w14:ligatures w14:val="standardContextual"/>
            </w:rPr>
          </w:pPr>
          <w:hyperlink w:anchor="_Toc220178777" w:history="1">
            <w:r w:rsidRPr="00D4184F">
              <w:rPr>
                <w:rStyle w:val="aa"/>
                <w:noProof/>
              </w:rPr>
              <w:t>3.4.3  DMIS</w:t>
            </w:r>
            <w:r w:rsidRPr="00D4184F">
              <w:rPr>
                <w:rStyle w:val="aa"/>
                <w:noProof/>
              </w:rPr>
              <w:t>（読者の異文化理解段階）の判定</w:t>
            </w:r>
            <w:r>
              <w:rPr>
                <w:noProof/>
                <w:webHidden/>
              </w:rPr>
              <w:tab/>
            </w:r>
            <w:r>
              <w:rPr>
                <w:noProof/>
                <w:webHidden/>
              </w:rPr>
              <w:fldChar w:fldCharType="begin"/>
            </w:r>
            <w:r>
              <w:rPr>
                <w:noProof/>
                <w:webHidden/>
              </w:rPr>
              <w:instrText xml:space="preserve"> PAGEREF _Toc220178777 \h </w:instrText>
            </w:r>
            <w:r>
              <w:rPr>
                <w:noProof/>
                <w:webHidden/>
              </w:rPr>
            </w:r>
            <w:r>
              <w:rPr>
                <w:noProof/>
                <w:webHidden/>
              </w:rPr>
              <w:fldChar w:fldCharType="separate"/>
            </w:r>
            <w:r>
              <w:rPr>
                <w:noProof/>
                <w:webHidden/>
              </w:rPr>
              <w:t>15</w:t>
            </w:r>
            <w:r>
              <w:rPr>
                <w:noProof/>
                <w:webHidden/>
              </w:rPr>
              <w:fldChar w:fldCharType="end"/>
            </w:r>
          </w:hyperlink>
        </w:p>
        <w:p w14:paraId="35BB0D5A" w14:textId="50EE978C" w:rsidR="00396D0E" w:rsidRDefault="00396D0E">
          <w:pPr>
            <w:pStyle w:val="31"/>
            <w:tabs>
              <w:tab w:val="right" w:leader="dot" w:pos="8494"/>
            </w:tabs>
            <w:rPr>
              <w:rFonts w:asciiTheme="minorHAnsi" w:eastAsiaTheme="minorEastAsia" w:hAnsiTheme="minorHAnsi" w:cstheme="minorBidi"/>
              <w:noProof/>
              <w:kern w:val="2"/>
              <w:sz w:val="21"/>
              <w:szCs w:val="24"/>
              <w14:ligatures w14:val="standardContextual"/>
            </w:rPr>
          </w:pPr>
          <w:hyperlink w:anchor="_Toc220178778" w:history="1">
            <w:r w:rsidRPr="00D4184F">
              <w:rPr>
                <w:rStyle w:val="aa"/>
                <w:noProof/>
              </w:rPr>
              <w:t xml:space="preserve">3.4.4 </w:t>
            </w:r>
            <w:r w:rsidRPr="00D4184F">
              <w:rPr>
                <w:rStyle w:val="aa"/>
                <w:noProof/>
              </w:rPr>
              <w:t>クロス集計と相関関係の検証</w:t>
            </w:r>
            <w:r>
              <w:rPr>
                <w:noProof/>
                <w:webHidden/>
              </w:rPr>
              <w:tab/>
            </w:r>
            <w:r>
              <w:rPr>
                <w:noProof/>
                <w:webHidden/>
              </w:rPr>
              <w:fldChar w:fldCharType="begin"/>
            </w:r>
            <w:r>
              <w:rPr>
                <w:noProof/>
                <w:webHidden/>
              </w:rPr>
              <w:instrText xml:space="preserve"> PAGEREF _Toc220178778 \h </w:instrText>
            </w:r>
            <w:r>
              <w:rPr>
                <w:noProof/>
                <w:webHidden/>
              </w:rPr>
            </w:r>
            <w:r>
              <w:rPr>
                <w:noProof/>
                <w:webHidden/>
              </w:rPr>
              <w:fldChar w:fldCharType="separate"/>
            </w:r>
            <w:r>
              <w:rPr>
                <w:noProof/>
                <w:webHidden/>
              </w:rPr>
              <w:t>15</w:t>
            </w:r>
            <w:r>
              <w:rPr>
                <w:noProof/>
                <w:webHidden/>
              </w:rPr>
              <w:fldChar w:fldCharType="end"/>
            </w:r>
          </w:hyperlink>
        </w:p>
        <w:p w14:paraId="63FC1394" w14:textId="5706A8B2" w:rsidR="00396D0E" w:rsidRDefault="00396D0E">
          <w:pPr>
            <w:pStyle w:val="11"/>
            <w:tabs>
              <w:tab w:val="right" w:leader="dot" w:pos="8494"/>
            </w:tabs>
            <w:rPr>
              <w:rFonts w:asciiTheme="minorHAnsi" w:eastAsiaTheme="minorEastAsia" w:hAnsiTheme="minorHAnsi" w:cstheme="minorBidi"/>
              <w:noProof/>
              <w:kern w:val="2"/>
              <w:sz w:val="21"/>
              <w:szCs w:val="24"/>
              <w14:ligatures w14:val="standardContextual"/>
            </w:rPr>
          </w:pPr>
          <w:hyperlink w:anchor="_Toc220178779" w:history="1">
            <w:r w:rsidRPr="00D4184F">
              <w:rPr>
                <w:rStyle w:val="aa"/>
                <w:noProof/>
              </w:rPr>
              <w:t xml:space="preserve">4. </w:t>
            </w:r>
            <w:r w:rsidRPr="00D4184F">
              <w:rPr>
                <w:rStyle w:val="aa"/>
                <w:noProof/>
              </w:rPr>
              <w:t>結果</w:t>
            </w:r>
            <w:r>
              <w:rPr>
                <w:noProof/>
                <w:webHidden/>
              </w:rPr>
              <w:tab/>
            </w:r>
            <w:r>
              <w:rPr>
                <w:noProof/>
                <w:webHidden/>
              </w:rPr>
              <w:fldChar w:fldCharType="begin"/>
            </w:r>
            <w:r>
              <w:rPr>
                <w:noProof/>
                <w:webHidden/>
              </w:rPr>
              <w:instrText xml:space="preserve"> PAGEREF _Toc220178779 \h </w:instrText>
            </w:r>
            <w:r>
              <w:rPr>
                <w:noProof/>
                <w:webHidden/>
              </w:rPr>
            </w:r>
            <w:r>
              <w:rPr>
                <w:noProof/>
                <w:webHidden/>
              </w:rPr>
              <w:fldChar w:fldCharType="separate"/>
            </w:r>
            <w:r>
              <w:rPr>
                <w:noProof/>
                <w:webHidden/>
              </w:rPr>
              <w:t>16</w:t>
            </w:r>
            <w:r>
              <w:rPr>
                <w:noProof/>
                <w:webHidden/>
              </w:rPr>
              <w:fldChar w:fldCharType="end"/>
            </w:r>
          </w:hyperlink>
        </w:p>
        <w:p w14:paraId="58880575" w14:textId="6FAF995B" w:rsidR="00396D0E" w:rsidRDefault="00396D0E">
          <w:pPr>
            <w:pStyle w:val="25"/>
            <w:tabs>
              <w:tab w:val="right" w:leader="dot" w:pos="8494"/>
            </w:tabs>
            <w:rPr>
              <w:rFonts w:asciiTheme="minorHAnsi" w:eastAsiaTheme="minorEastAsia" w:hAnsiTheme="minorHAnsi" w:cstheme="minorBidi"/>
              <w:noProof/>
              <w:kern w:val="2"/>
              <w:sz w:val="21"/>
              <w:szCs w:val="24"/>
              <w14:ligatures w14:val="standardContextual"/>
            </w:rPr>
          </w:pPr>
          <w:hyperlink w:anchor="_Toc220178780" w:history="1">
            <w:r w:rsidRPr="00D4184F">
              <w:rPr>
                <w:rStyle w:val="aa"/>
                <w:noProof/>
              </w:rPr>
              <w:t>4.1</w:t>
            </w:r>
            <w:r w:rsidRPr="00D4184F">
              <w:rPr>
                <w:rStyle w:val="aa"/>
                <w:noProof/>
              </w:rPr>
              <w:t>全体的な傾向</w:t>
            </w:r>
            <w:r>
              <w:rPr>
                <w:noProof/>
                <w:webHidden/>
              </w:rPr>
              <w:tab/>
            </w:r>
            <w:r>
              <w:rPr>
                <w:noProof/>
                <w:webHidden/>
              </w:rPr>
              <w:fldChar w:fldCharType="begin"/>
            </w:r>
            <w:r>
              <w:rPr>
                <w:noProof/>
                <w:webHidden/>
              </w:rPr>
              <w:instrText xml:space="preserve"> PAGEREF _Toc220178780 \h </w:instrText>
            </w:r>
            <w:r>
              <w:rPr>
                <w:noProof/>
                <w:webHidden/>
              </w:rPr>
            </w:r>
            <w:r>
              <w:rPr>
                <w:noProof/>
                <w:webHidden/>
              </w:rPr>
              <w:fldChar w:fldCharType="separate"/>
            </w:r>
            <w:r>
              <w:rPr>
                <w:noProof/>
                <w:webHidden/>
              </w:rPr>
              <w:t>16</w:t>
            </w:r>
            <w:r>
              <w:rPr>
                <w:noProof/>
                <w:webHidden/>
              </w:rPr>
              <w:fldChar w:fldCharType="end"/>
            </w:r>
          </w:hyperlink>
        </w:p>
        <w:p w14:paraId="75463A88" w14:textId="62770358" w:rsidR="00396D0E" w:rsidRDefault="00396D0E">
          <w:pPr>
            <w:pStyle w:val="31"/>
            <w:tabs>
              <w:tab w:val="right" w:leader="dot" w:pos="8494"/>
            </w:tabs>
            <w:rPr>
              <w:rFonts w:asciiTheme="minorHAnsi" w:eastAsiaTheme="minorEastAsia" w:hAnsiTheme="minorHAnsi" w:cstheme="minorBidi"/>
              <w:noProof/>
              <w:kern w:val="2"/>
              <w:sz w:val="21"/>
              <w:szCs w:val="24"/>
              <w14:ligatures w14:val="standardContextual"/>
            </w:rPr>
          </w:pPr>
          <w:hyperlink w:anchor="_Toc220178781" w:history="1">
            <w:r w:rsidRPr="00D4184F">
              <w:rPr>
                <w:rStyle w:val="aa"/>
                <w:noProof/>
              </w:rPr>
              <w:t xml:space="preserve">4.1.1 </w:t>
            </w:r>
            <w:r w:rsidRPr="00D4184F">
              <w:rPr>
                <w:rStyle w:val="aa"/>
                <w:noProof/>
              </w:rPr>
              <w:t>翻訳技法の割合</w:t>
            </w:r>
            <w:r>
              <w:rPr>
                <w:noProof/>
                <w:webHidden/>
              </w:rPr>
              <w:tab/>
            </w:r>
            <w:r>
              <w:rPr>
                <w:noProof/>
                <w:webHidden/>
              </w:rPr>
              <w:fldChar w:fldCharType="begin"/>
            </w:r>
            <w:r>
              <w:rPr>
                <w:noProof/>
                <w:webHidden/>
              </w:rPr>
              <w:instrText xml:space="preserve"> PAGEREF _Toc220178781 \h </w:instrText>
            </w:r>
            <w:r>
              <w:rPr>
                <w:noProof/>
                <w:webHidden/>
              </w:rPr>
            </w:r>
            <w:r>
              <w:rPr>
                <w:noProof/>
                <w:webHidden/>
              </w:rPr>
              <w:fldChar w:fldCharType="separate"/>
            </w:r>
            <w:r>
              <w:rPr>
                <w:noProof/>
                <w:webHidden/>
              </w:rPr>
              <w:t>16</w:t>
            </w:r>
            <w:r>
              <w:rPr>
                <w:noProof/>
                <w:webHidden/>
              </w:rPr>
              <w:fldChar w:fldCharType="end"/>
            </w:r>
          </w:hyperlink>
        </w:p>
        <w:p w14:paraId="22407C3A" w14:textId="3F7C1EE0" w:rsidR="00396D0E" w:rsidRDefault="00396D0E">
          <w:pPr>
            <w:pStyle w:val="31"/>
            <w:tabs>
              <w:tab w:val="right" w:leader="dot" w:pos="8494"/>
            </w:tabs>
            <w:rPr>
              <w:rFonts w:asciiTheme="minorHAnsi" w:eastAsiaTheme="minorEastAsia" w:hAnsiTheme="minorHAnsi" w:cstheme="minorBidi"/>
              <w:noProof/>
              <w:kern w:val="2"/>
              <w:sz w:val="21"/>
              <w:szCs w:val="24"/>
              <w14:ligatures w14:val="standardContextual"/>
            </w:rPr>
          </w:pPr>
          <w:hyperlink w:anchor="_Toc220178782" w:history="1">
            <w:r w:rsidRPr="00D4184F">
              <w:rPr>
                <w:rStyle w:val="aa"/>
                <w:noProof/>
              </w:rPr>
              <w:t>4.1.2 DMIS</w:t>
            </w:r>
            <w:r w:rsidRPr="00D4184F">
              <w:rPr>
                <w:rStyle w:val="aa"/>
                <w:noProof/>
              </w:rPr>
              <w:t>の割合</w:t>
            </w:r>
            <w:r>
              <w:rPr>
                <w:noProof/>
                <w:webHidden/>
              </w:rPr>
              <w:tab/>
            </w:r>
            <w:r>
              <w:rPr>
                <w:noProof/>
                <w:webHidden/>
              </w:rPr>
              <w:fldChar w:fldCharType="begin"/>
            </w:r>
            <w:r>
              <w:rPr>
                <w:noProof/>
                <w:webHidden/>
              </w:rPr>
              <w:instrText xml:space="preserve"> PAGEREF _Toc220178782 \h </w:instrText>
            </w:r>
            <w:r>
              <w:rPr>
                <w:noProof/>
                <w:webHidden/>
              </w:rPr>
            </w:r>
            <w:r>
              <w:rPr>
                <w:noProof/>
                <w:webHidden/>
              </w:rPr>
              <w:fldChar w:fldCharType="separate"/>
            </w:r>
            <w:r>
              <w:rPr>
                <w:noProof/>
                <w:webHidden/>
              </w:rPr>
              <w:t>17</w:t>
            </w:r>
            <w:r>
              <w:rPr>
                <w:noProof/>
                <w:webHidden/>
              </w:rPr>
              <w:fldChar w:fldCharType="end"/>
            </w:r>
          </w:hyperlink>
        </w:p>
        <w:p w14:paraId="1EEA8AA0" w14:textId="38683F71" w:rsidR="00396D0E" w:rsidRDefault="00396D0E">
          <w:pPr>
            <w:pStyle w:val="25"/>
            <w:tabs>
              <w:tab w:val="right" w:leader="dot" w:pos="8494"/>
            </w:tabs>
            <w:rPr>
              <w:rFonts w:asciiTheme="minorHAnsi" w:eastAsiaTheme="minorEastAsia" w:hAnsiTheme="minorHAnsi" w:cstheme="minorBidi"/>
              <w:noProof/>
              <w:kern w:val="2"/>
              <w:sz w:val="21"/>
              <w:szCs w:val="24"/>
              <w14:ligatures w14:val="standardContextual"/>
            </w:rPr>
          </w:pPr>
          <w:hyperlink w:anchor="_Toc220178783" w:history="1">
            <w:r w:rsidRPr="00D4184F">
              <w:rPr>
                <w:rStyle w:val="aa"/>
                <w:noProof/>
              </w:rPr>
              <w:t xml:space="preserve">4.2 </w:t>
            </w:r>
            <w:r w:rsidRPr="00D4184F">
              <w:rPr>
                <w:rStyle w:val="aa"/>
                <w:noProof/>
              </w:rPr>
              <w:t>クロス集計分析と統計的傾向</w:t>
            </w:r>
            <w:r>
              <w:rPr>
                <w:noProof/>
                <w:webHidden/>
              </w:rPr>
              <w:tab/>
            </w:r>
            <w:r>
              <w:rPr>
                <w:noProof/>
                <w:webHidden/>
              </w:rPr>
              <w:fldChar w:fldCharType="begin"/>
            </w:r>
            <w:r>
              <w:rPr>
                <w:noProof/>
                <w:webHidden/>
              </w:rPr>
              <w:instrText xml:space="preserve"> PAGEREF _Toc220178783 \h </w:instrText>
            </w:r>
            <w:r>
              <w:rPr>
                <w:noProof/>
                <w:webHidden/>
              </w:rPr>
            </w:r>
            <w:r>
              <w:rPr>
                <w:noProof/>
                <w:webHidden/>
              </w:rPr>
              <w:fldChar w:fldCharType="separate"/>
            </w:r>
            <w:r>
              <w:rPr>
                <w:noProof/>
                <w:webHidden/>
              </w:rPr>
              <w:t>19</w:t>
            </w:r>
            <w:r>
              <w:rPr>
                <w:noProof/>
                <w:webHidden/>
              </w:rPr>
              <w:fldChar w:fldCharType="end"/>
            </w:r>
          </w:hyperlink>
        </w:p>
        <w:p w14:paraId="26D4CF87" w14:textId="21638322" w:rsidR="00396D0E" w:rsidRDefault="00396D0E">
          <w:pPr>
            <w:pStyle w:val="31"/>
            <w:tabs>
              <w:tab w:val="right" w:leader="dot" w:pos="8494"/>
            </w:tabs>
            <w:rPr>
              <w:rFonts w:asciiTheme="minorHAnsi" w:eastAsiaTheme="minorEastAsia" w:hAnsiTheme="minorHAnsi" w:cstheme="minorBidi"/>
              <w:noProof/>
              <w:kern w:val="2"/>
              <w:sz w:val="21"/>
              <w:szCs w:val="24"/>
              <w14:ligatures w14:val="standardContextual"/>
            </w:rPr>
          </w:pPr>
          <w:hyperlink w:anchor="_Toc220178784" w:history="1">
            <w:r w:rsidRPr="00D4184F">
              <w:rPr>
                <w:rStyle w:val="aa"/>
                <w:noProof/>
              </w:rPr>
              <w:t xml:space="preserve">4.2.1 </w:t>
            </w:r>
            <w:r w:rsidRPr="00D4184F">
              <w:rPr>
                <w:rStyle w:val="aa"/>
                <w:noProof/>
              </w:rPr>
              <w:t>翻訳技法と</w:t>
            </w:r>
            <w:r w:rsidRPr="00D4184F">
              <w:rPr>
                <w:rStyle w:val="aa"/>
                <w:noProof/>
              </w:rPr>
              <w:t>DMIS</w:t>
            </w:r>
            <w:r w:rsidRPr="00D4184F">
              <w:rPr>
                <w:rStyle w:val="aa"/>
                <w:noProof/>
              </w:rPr>
              <w:t>の分布傾向（クロス集計結果）</w:t>
            </w:r>
            <w:r>
              <w:rPr>
                <w:noProof/>
                <w:webHidden/>
              </w:rPr>
              <w:tab/>
            </w:r>
            <w:r>
              <w:rPr>
                <w:noProof/>
                <w:webHidden/>
              </w:rPr>
              <w:fldChar w:fldCharType="begin"/>
            </w:r>
            <w:r>
              <w:rPr>
                <w:noProof/>
                <w:webHidden/>
              </w:rPr>
              <w:instrText xml:space="preserve"> PAGEREF _Toc220178784 \h </w:instrText>
            </w:r>
            <w:r>
              <w:rPr>
                <w:noProof/>
                <w:webHidden/>
              </w:rPr>
            </w:r>
            <w:r>
              <w:rPr>
                <w:noProof/>
                <w:webHidden/>
              </w:rPr>
              <w:fldChar w:fldCharType="separate"/>
            </w:r>
            <w:r>
              <w:rPr>
                <w:noProof/>
                <w:webHidden/>
              </w:rPr>
              <w:t>19</w:t>
            </w:r>
            <w:r>
              <w:rPr>
                <w:noProof/>
                <w:webHidden/>
              </w:rPr>
              <w:fldChar w:fldCharType="end"/>
            </w:r>
          </w:hyperlink>
        </w:p>
        <w:p w14:paraId="4D2A38BF" w14:textId="027E3B18" w:rsidR="00396D0E" w:rsidRDefault="00396D0E">
          <w:pPr>
            <w:pStyle w:val="31"/>
            <w:tabs>
              <w:tab w:val="right" w:leader="dot" w:pos="8494"/>
            </w:tabs>
            <w:rPr>
              <w:rFonts w:asciiTheme="minorHAnsi" w:eastAsiaTheme="minorEastAsia" w:hAnsiTheme="minorHAnsi" w:cstheme="minorBidi"/>
              <w:noProof/>
              <w:kern w:val="2"/>
              <w:sz w:val="21"/>
              <w:szCs w:val="24"/>
              <w14:ligatures w14:val="standardContextual"/>
            </w:rPr>
          </w:pPr>
          <w:hyperlink w:anchor="_Toc220178785" w:history="1">
            <w:r w:rsidRPr="00D4184F">
              <w:rPr>
                <w:rStyle w:val="aa"/>
                <w:noProof/>
              </w:rPr>
              <w:t xml:space="preserve">4.2.2 </w:t>
            </w:r>
            <w:r w:rsidRPr="00D4184F">
              <w:rPr>
                <w:rStyle w:val="aa"/>
                <w:noProof/>
              </w:rPr>
              <w:t>翻訳技法</w:t>
            </w:r>
            <w:r w:rsidRPr="00D4184F">
              <w:rPr>
                <w:rStyle w:val="aa"/>
                <w:noProof/>
              </w:rPr>
              <w:t>×DMIS</w:t>
            </w:r>
            <w:r w:rsidRPr="00D4184F">
              <w:rPr>
                <w:rStyle w:val="aa"/>
                <w:noProof/>
              </w:rPr>
              <w:t>の統計的有意性（調整済み標準化残差分析）</w:t>
            </w:r>
            <w:r>
              <w:rPr>
                <w:noProof/>
                <w:webHidden/>
              </w:rPr>
              <w:tab/>
            </w:r>
            <w:r>
              <w:rPr>
                <w:noProof/>
                <w:webHidden/>
              </w:rPr>
              <w:fldChar w:fldCharType="begin"/>
            </w:r>
            <w:r>
              <w:rPr>
                <w:noProof/>
                <w:webHidden/>
              </w:rPr>
              <w:instrText xml:space="preserve"> PAGEREF _Toc220178785 \h </w:instrText>
            </w:r>
            <w:r>
              <w:rPr>
                <w:noProof/>
                <w:webHidden/>
              </w:rPr>
            </w:r>
            <w:r>
              <w:rPr>
                <w:noProof/>
                <w:webHidden/>
              </w:rPr>
              <w:fldChar w:fldCharType="separate"/>
            </w:r>
            <w:r>
              <w:rPr>
                <w:noProof/>
                <w:webHidden/>
              </w:rPr>
              <w:t>21</w:t>
            </w:r>
            <w:r>
              <w:rPr>
                <w:noProof/>
                <w:webHidden/>
              </w:rPr>
              <w:fldChar w:fldCharType="end"/>
            </w:r>
          </w:hyperlink>
        </w:p>
        <w:p w14:paraId="67CFD4E5" w14:textId="073B329B" w:rsidR="00396D0E" w:rsidRDefault="00396D0E">
          <w:pPr>
            <w:pStyle w:val="11"/>
            <w:tabs>
              <w:tab w:val="right" w:leader="dot" w:pos="8494"/>
            </w:tabs>
            <w:rPr>
              <w:rFonts w:asciiTheme="minorHAnsi" w:eastAsiaTheme="minorEastAsia" w:hAnsiTheme="minorHAnsi" w:cstheme="minorBidi"/>
              <w:noProof/>
              <w:kern w:val="2"/>
              <w:sz w:val="21"/>
              <w:szCs w:val="24"/>
              <w14:ligatures w14:val="standardContextual"/>
            </w:rPr>
          </w:pPr>
          <w:hyperlink w:anchor="_Toc220178786" w:history="1">
            <w:r w:rsidRPr="00D4184F">
              <w:rPr>
                <w:rStyle w:val="aa"/>
                <w:noProof/>
              </w:rPr>
              <w:t xml:space="preserve">5. </w:t>
            </w:r>
            <w:r w:rsidRPr="00D4184F">
              <w:rPr>
                <w:rStyle w:val="aa"/>
                <w:noProof/>
              </w:rPr>
              <w:t>考察</w:t>
            </w:r>
            <w:r>
              <w:rPr>
                <w:noProof/>
                <w:webHidden/>
              </w:rPr>
              <w:tab/>
            </w:r>
            <w:r>
              <w:rPr>
                <w:noProof/>
                <w:webHidden/>
              </w:rPr>
              <w:fldChar w:fldCharType="begin"/>
            </w:r>
            <w:r>
              <w:rPr>
                <w:noProof/>
                <w:webHidden/>
              </w:rPr>
              <w:instrText xml:space="preserve"> PAGEREF _Toc220178786 \h </w:instrText>
            </w:r>
            <w:r>
              <w:rPr>
                <w:noProof/>
                <w:webHidden/>
              </w:rPr>
            </w:r>
            <w:r>
              <w:rPr>
                <w:noProof/>
                <w:webHidden/>
              </w:rPr>
              <w:fldChar w:fldCharType="separate"/>
            </w:r>
            <w:r>
              <w:rPr>
                <w:noProof/>
                <w:webHidden/>
              </w:rPr>
              <w:t>22</w:t>
            </w:r>
            <w:r>
              <w:rPr>
                <w:noProof/>
                <w:webHidden/>
              </w:rPr>
              <w:fldChar w:fldCharType="end"/>
            </w:r>
          </w:hyperlink>
        </w:p>
        <w:p w14:paraId="2B274968" w14:textId="7B06D47B" w:rsidR="00396D0E" w:rsidRDefault="00396D0E">
          <w:pPr>
            <w:pStyle w:val="25"/>
            <w:tabs>
              <w:tab w:val="right" w:leader="dot" w:pos="8494"/>
            </w:tabs>
            <w:rPr>
              <w:rFonts w:asciiTheme="minorHAnsi" w:eastAsiaTheme="minorEastAsia" w:hAnsiTheme="minorHAnsi" w:cstheme="minorBidi"/>
              <w:noProof/>
              <w:kern w:val="2"/>
              <w:sz w:val="21"/>
              <w:szCs w:val="24"/>
              <w14:ligatures w14:val="standardContextual"/>
            </w:rPr>
          </w:pPr>
          <w:hyperlink w:anchor="_Toc220178787" w:history="1">
            <w:r w:rsidRPr="00D4184F">
              <w:rPr>
                <w:rStyle w:val="aa"/>
                <w:noProof/>
              </w:rPr>
              <w:t>5.1</w:t>
            </w:r>
            <w:r w:rsidRPr="00D4184F">
              <w:rPr>
                <w:rStyle w:val="aa"/>
                <w:noProof/>
              </w:rPr>
              <w:t>戦略（</w:t>
            </w:r>
            <w:r w:rsidRPr="00D4184F">
              <w:rPr>
                <w:rStyle w:val="aa"/>
                <w:noProof/>
              </w:rPr>
              <w:t>DMIS</w:t>
            </w:r>
            <w:r w:rsidRPr="00D4184F">
              <w:rPr>
                <w:rStyle w:val="aa"/>
                <w:noProof/>
              </w:rPr>
              <w:t>）と戦術（技法）の翻訳フレームワーク</w:t>
            </w:r>
            <w:r>
              <w:rPr>
                <w:noProof/>
                <w:webHidden/>
              </w:rPr>
              <w:tab/>
            </w:r>
            <w:r>
              <w:rPr>
                <w:noProof/>
                <w:webHidden/>
              </w:rPr>
              <w:fldChar w:fldCharType="begin"/>
            </w:r>
            <w:r>
              <w:rPr>
                <w:noProof/>
                <w:webHidden/>
              </w:rPr>
              <w:instrText xml:space="preserve"> PAGEREF _Toc220178787 \h </w:instrText>
            </w:r>
            <w:r>
              <w:rPr>
                <w:noProof/>
                <w:webHidden/>
              </w:rPr>
            </w:r>
            <w:r>
              <w:rPr>
                <w:noProof/>
                <w:webHidden/>
              </w:rPr>
              <w:fldChar w:fldCharType="separate"/>
            </w:r>
            <w:r>
              <w:rPr>
                <w:noProof/>
                <w:webHidden/>
              </w:rPr>
              <w:t>22</w:t>
            </w:r>
            <w:r>
              <w:rPr>
                <w:noProof/>
                <w:webHidden/>
              </w:rPr>
              <w:fldChar w:fldCharType="end"/>
            </w:r>
          </w:hyperlink>
        </w:p>
        <w:p w14:paraId="1D37EA0F" w14:textId="707D6CCF" w:rsidR="00396D0E" w:rsidRDefault="00396D0E">
          <w:pPr>
            <w:pStyle w:val="25"/>
            <w:tabs>
              <w:tab w:val="right" w:leader="dot" w:pos="8494"/>
            </w:tabs>
            <w:rPr>
              <w:rFonts w:asciiTheme="minorHAnsi" w:eastAsiaTheme="minorEastAsia" w:hAnsiTheme="minorHAnsi" w:cstheme="minorBidi"/>
              <w:noProof/>
              <w:kern w:val="2"/>
              <w:sz w:val="21"/>
              <w:szCs w:val="24"/>
              <w14:ligatures w14:val="standardContextual"/>
            </w:rPr>
          </w:pPr>
          <w:hyperlink w:anchor="_Toc220178788" w:history="1">
            <w:r w:rsidRPr="00D4184F">
              <w:rPr>
                <w:rStyle w:val="aa"/>
                <w:noProof/>
              </w:rPr>
              <w:t>5.2 Minimization</w:t>
            </w:r>
            <w:r w:rsidRPr="00D4184F">
              <w:rPr>
                <w:rStyle w:val="aa"/>
                <w:noProof/>
              </w:rPr>
              <w:t>の多さから読み取れる文学翻訳の性質</w:t>
            </w:r>
            <w:r>
              <w:rPr>
                <w:noProof/>
                <w:webHidden/>
              </w:rPr>
              <w:tab/>
            </w:r>
            <w:r>
              <w:rPr>
                <w:noProof/>
                <w:webHidden/>
              </w:rPr>
              <w:fldChar w:fldCharType="begin"/>
            </w:r>
            <w:r>
              <w:rPr>
                <w:noProof/>
                <w:webHidden/>
              </w:rPr>
              <w:instrText xml:space="preserve"> PAGEREF _Toc220178788 \h </w:instrText>
            </w:r>
            <w:r>
              <w:rPr>
                <w:noProof/>
                <w:webHidden/>
              </w:rPr>
            </w:r>
            <w:r>
              <w:rPr>
                <w:noProof/>
                <w:webHidden/>
              </w:rPr>
              <w:fldChar w:fldCharType="separate"/>
            </w:r>
            <w:r>
              <w:rPr>
                <w:noProof/>
                <w:webHidden/>
              </w:rPr>
              <w:t>24</w:t>
            </w:r>
            <w:r>
              <w:rPr>
                <w:noProof/>
                <w:webHidden/>
              </w:rPr>
              <w:fldChar w:fldCharType="end"/>
            </w:r>
          </w:hyperlink>
        </w:p>
        <w:p w14:paraId="051AFBAC" w14:textId="02613A58" w:rsidR="00396D0E" w:rsidRDefault="00396D0E">
          <w:pPr>
            <w:pStyle w:val="25"/>
            <w:tabs>
              <w:tab w:val="right" w:leader="dot" w:pos="8494"/>
            </w:tabs>
            <w:rPr>
              <w:rFonts w:asciiTheme="minorHAnsi" w:eastAsiaTheme="minorEastAsia" w:hAnsiTheme="minorHAnsi" w:cstheme="minorBidi"/>
              <w:noProof/>
              <w:kern w:val="2"/>
              <w:sz w:val="21"/>
              <w:szCs w:val="24"/>
              <w14:ligatures w14:val="standardContextual"/>
            </w:rPr>
          </w:pPr>
          <w:hyperlink w:anchor="_Toc220178789" w:history="1">
            <w:r w:rsidRPr="00D4184F">
              <w:rPr>
                <w:rStyle w:val="aa"/>
                <w:noProof/>
              </w:rPr>
              <w:t>5.3 Established Equivalent</w:t>
            </w:r>
            <w:r w:rsidRPr="00D4184F">
              <w:rPr>
                <w:rStyle w:val="aa"/>
                <w:noProof/>
              </w:rPr>
              <w:t>の機能と「等価の幻想」</w:t>
            </w:r>
            <w:r>
              <w:rPr>
                <w:noProof/>
                <w:webHidden/>
              </w:rPr>
              <w:tab/>
            </w:r>
            <w:r>
              <w:rPr>
                <w:noProof/>
                <w:webHidden/>
              </w:rPr>
              <w:fldChar w:fldCharType="begin"/>
            </w:r>
            <w:r>
              <w:rPr>
                <w:noProof/>
                <w:webHidden/>
              </w:rPr>
              <w:instrText xml:space="preserve"> PAGEREF _Toc220178789 \h </w:instrText>
            </w:r>
            <w:r>
              <w:rPr>
                <w:noProof/>
                <w:webHidden/>
              </w:rPr>
            </w:r>
            <w:r>
              <w:rPr>
                <w:noProof/>
                <w:webHidden/>
              </w:rPr>
              <w:fldChar w:fldCharType="separate"/>
            </w:r>
            <w:r>
              <w:rPr>
                <w:noProof/>
                <w:webHidden/>
              </w:rPr>
              <w:t>25</w:t>
            </w:r>
            <w:r>
              <w:rPr>
                <w:noProof/>
                <w:webHidden/>
              </w:rPr>
              <w:fldChar w:fldCharType="end"/>
            </w:r>
          </w:hyperlink>
        </w:p>
        <w:p w14:paraId="7735AE21" w14:textId="36A5107F" w:rsidR="00396D0E" w:rsidRDefault="00396D0E">
          <w:pPr>
            <w:pStyle w:val="25"/>
            <w:tabs>
              <w:tab w:val="right" w:leader="dot" w:pos="8494"/>
            </w:tabs>
            <w:rPr>
              <w:rFonts w:asciiTheme="minorHAnsi" w:eastAsiaTheme="minorEastAsia" w:hAnsiTheme="minorHAnsi" w:cstheme="minorBidi"/>
              <w:noProof/>
              <w:kern w:val="2"/>
              <w:sz w:val="21"/>
              <w:szCs w:val="24"/>
              <w14:ligatures w14:val="standardContextual"/>
            </w:rPr>
          </w:pPr>
          <w:hyperlink w:anchor="_Toc220178790" w:history="1">
            <w:r w:rsidRPr="00D4184F">
              <w:rPr>
                <w:rStyle w:val="aa"/>
                <w:noProof/>
              </w:rPr>
              <w:t xml:space="preserve">5.4 </w:t>
            </w:r>
            <w:r w:rsidRPr="00D4184F">
              <w:rPr>
                <w:rStyle w:val="aa"/>
                <w:noProof/>
              </w:rPr>
              <w:t>翻訳技法の選択に見られるアプローチの差異</w:t>
            </w:r>
            <w:r>
              <w:rPr>
                <w:noProof/>
                <w:webHidden/>
              </w:rPr>
              <w:tab/>
            </w:r>
            <w:r>
              <w:rPr>
                <w:noProof/>
                <w:webHidden/>
              </w:rPr>
              <w:fldChar w:fldCharType="begin"/>
            </w:r>
            <w:r>
              <w:rPr>
                <w:noProof/>
                <w:webHidden/>
              </w:rPr>
              <w:instrText xml:space="preserve"> PAGEREF _Toc220178790 \h </w:instrText>
            </w:r>
            <w:r>
              <w:rPr>
                <w:noProof/>
                <w:webHidden/>
              </w:rPr>
            </w:r>
            <w:r>
              <w:rPr>
                <w:noProof/>
                <w:webHidden/>
              </w:rPr>
              <w:fldChar w:fldCharType="separate"/>
            </w:r>
            <w:r>
              <w:rPr>
                <w:noProof/>
                <w:webHidden/>
              </w:rPr>
              <w:t>26</w:t>
            </w:r>
            <w:r>
              <w:rPr>
                <w:noProof/>
                <w:webHidden/>
              </w:rPr>
              <w:fldChar w:fldCharType="end"/>
            </w:r>
          </w:hyperlink>
        </w:p>
        <w:p w14:paraId="61660E1D" w14:textId="631E31F1" w:rsidR="00396D0E" w:rsidRDefault="00396D0E">
          <w:pPr>
            <w:pStyle w:val="25"/>
            <w:tabs>
              <w:tab w:val="right" w:leader="dot" w:pos="8494"/>
            </w:tabs>
            <w:rPr>
              <w:rFonts w:asciiTheme="minorHAnsi" w:eastAsiaTheme="minorEastAsia" w:hAnsiTheme="minorHAnsi" w:cstheme="minorBidi"/>
              <w:noProof/>
              <w:kern w:val="2"/>
              <w:sz w:val="21"/>
              <w:szCs w:val="24"/>
              <w14:ligatures w14:val="standardContextual"/>
            </w:rPr>
          </w:pPr>
          <w:hyperlink w:anchor="_Toc220178791" w:history="1">
            <w:r w:rsidRPr="00D4184F">
              <w:rPr>
                <w:rStyle w:val="aa"/>
                <w:noProof/>
              </w:rPr>
              <w:t>5.5</w:t>
            </w:r>
            <w:r w:rsidRPr="00D4184F">
              <w:rPr>
                <w:rStyle w:val="aa"/>
                <w:noProof/>
              </w:rPr>
              <w:t>「読みやすさ」と「異文化理解」のトレードオフ</w:t>
            </w:r>
            <w:r>
              <w:rPr>
                <w:noProof/>
                <w:webHidden/>
              </w:rPr>
              <w:tab/>
            </w:r>
            <w:r>
              <w:rPr>
                <w:noProof/>
                <w:webHidden/>
              </w:rPr>
              <w:fldChar w:fldCharType="begin"/>
            </w:r>
            <w:r>
              <w:rPr>
                <w:noProof/>
                <w:webHidden/>
              </w:rPr>
              <w:instrText xml:space="preserve"> PAGEREF _Toc220178791 \h </w:instrText>
            </w:r>
            <w:r>
              <w:rPr>
                <w:noProof/>
                <w:webHidden/>
              </w:rPr>
            </w:r>
            <w:r>
              <w:rPr>
                <w:noProof/>
                <w:webHidden/>
              </w:rPr>
              <w:fldChar w:fldCharType="separate"/>
            </w:r>
            <w:r>
              <w:rPr>
                <w:noProof/>
                <w:webHidden/>
              </w:rPr>
              <w:t>27</w:t>
            </w:r>
            <w:r>
              <w:rPr>
                <w:noProof/>
                <w:webHidden/>
              </w:rPr>
              <w:fldChar w:fldCharType="end"/>
            </w:r>
          </w:hyperlink>
        </w:p>
        <w:p w14:paraId="23385E8E" w14:textId="7008D89D" w:rsidR="00396D0E" w:rsidRDefault="00396D0E">
          <w:pPr>
            <w:pStyle w:val="11"/>
            <w:tabs>
              <w:tab w:val="right" w:leader="dot" w:pos="8494"/>
            </w:tabs>
            <w:rPr>
              <w:rFonts w:asciiTheme="minorHAnsi" w:eastAsiaTheme="minorEastAsia" w:hAnsiTheme="minorHAnsi" w:cstheme="minorBidi"/>
              <w:noProof/>
              <w:kern w:val="2"/>
              <w:sz w:val="21"/>
              <w:szCs w:val="24"/>
              <w14:ligatures w14:val="standardContextual"/>
            </w:rPr>
          </w:pPr>
          <w:hyperlink w:anchor="_Toc220178792" w:history="1">
            <w:r w:rsidRPr="00D4184F">
              <w:rPr>
                <w:rStyle w:val="aa"/>
                <w:noProof/>
              </w:rPr>
              <w:t xml:space="preserve">6. </w:t>
            </w:r>
            <w:r w:rsidRPr="00D4184F">
              <w:rPr>
                <w:rStyle w:val="aa"/>
                <w:noProof/>
              </w:rPr>
              <w:t>結論</w:t>
            </w:r>
            <w:r>
              <w:rPr>
                <w:noProof/>
                <w:webHidden/>
              </w:rPr>
              <w:tab/>
            </w:r>
            <w:r>
              <w:rPr>
                <w:noProof/>
                <w:webHidden/>
              </w:rPr>
              <w:fldChar w:fldCharType="begin"/>
            </w:r>
            <w:r>
              <w:rPr>
                <w:noProof/>
                <w:webHidden/>
              </w:rPr>
              <w:instrText xml:space="preserve"> PAGEREF _Toc220178792 \h </w:instrText>
            </w:r>
            <w:r>
              <w:rPr>
                <w:noProof/>
                <w:webHidden/>
              </w:rPr>
            </w:r>
            <w:r>
              <w:rPr>
                <w:noProof/>
                <w:webHidden/>
              </w:rPr>
              <w:fldChar w:fldCharType="separate"/>
            </w:r>
            <w:r>
              <w:rPr>
                <w:noProof/>
                <w:webHidden/>
              </w:rPr>
              <w:t>28</w:t>
            </w:r>
            <w:r>
              <w:rPr>
                <w:noProof/>
                <w:webHidden/>
              </w:rPr>
              <w:fldChar w:fldCharType="end"/>
            </w:r>
          </w:hyperlink>
        </w:p>
        <w:p w14:paraId="44903644" w14:textId="07957284" w:rsidR="00396D0E" w:rsidRDefault="00396D0E">
          <w:pPr>
            <w:pStyle w:val="25"/>
            <w:tabs>
              <w:tab w:val="right" w:leader="dot" w:pos="8494"/>
            </w:tabs>
            <w:rPr>
              <w:rFonts w:asciiTheme="minorHAnsi" w:eastAsiaTheme="minorEastAsia" w:hAnsiTheme="minorHAnsi" w:cstheme="minorBidi"/>
              <w:noProof/>
              <w:kern w:val="2"/>
              <w:sz w:val="21"/>
              <w:szCs w:val="24"/>
              <w14:ligatures w14:val="standardContextual"/>
            </w:rPr>
          </w:pPr>
          <w:hyperlink w:anchor="_Toc220178793" w:history="1">
            <w:r w:rsidRPr="00D4184F">
              <w:rPr>
                <w:rStyle w:val="aa"/>
                <w:noProof/>
              </w:rPr>
              <w:t xml:space="preserve">6.1 </w:t>
            </w:r>
            <w:r w:rsidRPr="00D4184F">
              <w:rPr>
                <w:rStyle w:val="aa"/>
                <w:noProof/>
              </w:rPr>
              <w:t>研究の総括</w:t>
            </w:r>
            <w:r>
              <w:rPr>
                <w:noProof/>
                <w:webHidden/>
              </w:rPr>
              <w:tab/>
            </w:r>
            <w:r>
              <w:rPr>
                <w:noProof/>
                <w:webHidden/>
              </w:rPr>
              <w:fldChar w:fldCharType="begin"/>
            </w:r>
            <w:r>
              <w:rPr>
                <w:noProof/>
                <w:webHidden/>
              </w:rPr>
              <w:instrText xml:space="preserve"> PAGEREF _Toc220178793 \h </w:instrText>
            </w:r>
            <w:r>
              <w:rPr>
                <w:noProof/>
                <w:webHidden/>
              </w:rPr>
            </w:r>
            <w:r>
              <w:rPr>
                <w:noProof/>
                <w:webHidden/>
              </w:rPr>
              <w:fldChar w:fldCharType="separate"/>
            </w:r>
            <w:r>
              <w:rPr>
                <w:noProof/>
                <w:webHidden/>
              </w:rPr>
              <w:t>28</w:t>
            </w:r>
            <w:r>
              <w:rPr>
                <w:noProof/>
                <w:webHidden/>
              </w:rPr>
              <w:fldChar w:fldCharType="end"/>
            </w:r>
          </w:hyperlink>
        </w:p>
        <w:p w14:paraId="6B7EAFE2" w14:textId="22334189" w:rsidR="00396D0E" w:rsidRDefault="00396D0E">
          <w:pPr>
            <w:pStyle w:val="25"/>
            <w:tabs>
              <w:tab w:val="right" w:leader="dot" w:pos="8494"/>
            </w:tabs>
            <w:rPr>
              <w:rFonts w:asciiTheme="minorHAnsi" w:eastAsiaTheme="minorEastAsia" w:hAnsiTheme="minorHAnsi" w:cstheme="minorBidi"/>
              <w:noProof/>
              <w:kern w:val="2"/>
              <w:sz w:val="21"/>
              <w:szCs w:val="24"/>
              <w14:ligatures w14:val="standardContextual"/>
            </w:rPr>
          </w:pPr>
          <w:hyperlink w:anchor="_Toc220178794" w:history="1">
            <w:r w:rsidRPr="00D4184F">
              <w:rPr>
                <w:rStyle w:val="aa"/>
                <w:noProof/>
              </w:rPr>
              <w:t xml:space="preserve">6.2 </w:t>
            </w:r>
            <w:r w:rsidRPr="00D4184F">
              <w:rPr>
                <w:rStyle w:val="aa"/>
                <w:noProof/>
              </w:rPr>
              <w:t>本研究の理論的貢献</w:t>
            </w:r>
            <w:r>
              <w:rPr>
                <w:noProof/>
                <w:webHidden/>
              </w:rPr>
              <w:tab/>
            </w:r>
            <w:r>
              <w:rPr>
                <w:noProof/>
                <w:webHidden/>
              </w:rPr>
              <w:fldChar w:fldCharType="begin"/>
            </w:r>
            <w:r>
              <w:rPr>
                <w:noProof/>
                <w:webHidden/>
              </w:rPr>
              <w:instrText xml:space="preserve"> PAGEREF _Toc220178794 \h </w:instrText>
            </w:r>
            <w:r>
              <w:rPr>
                <w:noProof/>
                <w:webHidden/>
              </w:rPr>
            </w:r>
            <w:r>
              <w:rPr>
                <w:noProof/>
                <w:webHidden/>
              </w:rPr>
              <w:fldChar w:fldCharType="separate"/>
            </w:r>
            <w:r>
              <w:rPr>
                <w:noProof/>
                <w:webHidden/>
              </w:rPr>
              <w:t>28</w:t>
            </w:r>
            <w:r>
              <w:rPr>
                <w:noProof/>
                <w:webHidden/>
              </w:rPr>
              <w:fldChar w:fldCharType="end"/>
            </w:r>
          </w:hyperlink>
        </w:p>
        <w:p w14:paraId="762E617E" w14:textId="19DA2460" w:rsidR="00396D0E" w:rsidRDefault="00396D0E">
          <w:pPr>
            <w:pStyle w:val="25"/>
            <w:tabs>
              <w:tab w:val="right" w:leader="dot" w:pos="8494"/>
            </w:tabs>
            <w:rPr>
              <w:rFonts w:asciiTheme="minorHAnsi" w:eastAsiaTheme="minorEastAsia" w:hAnsiTheme="minorHAnsi" w:cstheme="minorBidi"/>
              <w:noProof/>
              <w:kern w:val="2"/>
              <w:sz w:val="21"/>
              <w:szCs w:val="24"/>
              <w14:ligatures w14:val="standardContextual"/>
            </w:rPr>
          </w:pPr>
          <w:hyperlink w:anchor="_Toc220178795" w:history="1">
            <w:r w:rsidRPr="00D4184F">
              <w:rPr>
                <w:rStyle w:val="aa"/>
                <w:noProof/>
              </w:rPr>
              <w:t xml:space="preserve">6.3 </w:t>
            </w:r>
            <w:r w:rsidRPr="00D4184F">
              <w:rPr>
                <w:rStyle w:val="aa"/>
                <w:noProof/>
              </w:rPr>
              <w:t>今後の課題</w:t>
            </w:r>
            <w:r>
              <w:rPr>
                <w:noProof/>
                <w:webHidden/>
              </w:rPr>
              <w:tab/>
            </w:r>
            <w:r>
              <w:rPr>
                <w:noProof/>
                <w:webHidden/>
              </w:rPr>
              <w:fldChar w:fldCharType="begin"/>
            </w:r>
            <w:r>
              <w:rPr>
                <w:noProof/>
                <w:webHidden/>
              </w:rPr>
              <w:instrText xml:space="preserve"> PAGEREF _Toc220178795 \h </w:instrText>
            </w:r>
            <w:r>
              <w:rPr>
                <w:noProof/>
                <w:webHidden/>
              </w:rPr>
            </w:r>
            <w:r>
              <w:rPr>
                <w:noProof/>
                <w:webHidden/>
              </w:rPr>
              <w:fldChar w:fldCharType="separate"/>
            </w:r>
            <w:r>
              <w:rPr>
                <w:noProof/>
                <w:webHidden/>
              </w:rPr>
              <w:t>28</w:t>
            </w:r>
            <w:r>
              <w:rPr>
                <w:noProof/>
                <w:webHidden/>
              </w:rPr>
              <w:fldChar w:fldCharType="end"/>
            </w:r>
          </w:hyperlink>
        </w:p>
        <w:p w14:paraId="6C5F0A4B" w14:textId="2DEFF1CB" w:rsidR="00396D0E" w:rsidRDefault="00396D0E">
          <w:pPr>
            <w:pStyle w:val="11"/>
            <w:tabs>
              <w:tab w:val="right" w:leader="dot" w:pos="8494"/>
            </w:tabs>
            <w:rPr>
              <w:rFonts w:asciiTheme="minorHAnsi" w:eastAsiaTheme="minorEastAsia" w:hAnsiTheme="minorHAnsi" w:cstheme="minorBidi"/>
              <w:noProof/>
              <w:kern w:val="2"/>
              <w:sz w:val="21"/>
              <w:szCs w:val="24"/>
              <w14:ligatures w14:val="standardContextual"/>
            </w:rPr>
          </w:pPr>
          <w:hyperlink w:anchor="_Toc220178796" w:history="1">
            <w:r w:rsidRPr="00D4184F">
              <w:rPr>
                <w:rStyle w:val="aa"/>
                <w:noProof/>
              </w:rPr>
              <w:t>参考文献</w:t>
            </w:r>
            <w:r>
              <w:rPr>
                <w:noProof/>
                <w:webHidden/>
              </w:rPr>
              <w:tab/>
            </w:r>
            <w:r>
              <w:rPr>
                <w:noProof/>
                <w:webHidden/>
              </w:rPr>
              <w:fldChar w:fldCharType="begin"/>
            </w:r>
            <w:r>
              <w:rPr>
                <w:noProof/>
                <w:webHidden/>
              </w:rPr>
              <w:instrText xml:space="preserve"> PAGEREF _Toc220178796 \h </w:instrText>
            </w:r>
            <w:r>
              <w:rPr>
                <w:noProof/>
                <w:webHidden/>
              </w:rPr>
            </w:r>
            <w:r>
              <w:rPr>
                <w:noProof/>
                <w:webHidden/>
              </w:rPr>
              <w:fldChar w:fldCharType="separate"/>
            </w:r>
            <w:r>
              <w:rPr>
                <w:noProof/>
                <w:webHidden/>
              </w:rPr>
              <w:t>29</w:t>
            </w:r>
            <w:r>
              <w:rPr>
                <w:noProof/>
                <w:webHidden/>
              </w:rPr>
              <w:fldChar w:fldCharType="end"/>
            </w:r>
          </w:hyperlink>
        </w:p>
        <w:p w14:paraId="151AD244" w14:textId="66A4ED20" w:rsidR="00396D0E" w:rsidRDefault="00396D0E">
          <w:pPr>
            <w:pStyle w:val="11"/>
            <w:tabs>
              <w:tab w:val="right" w:leader="dot" w:pos="8494"/>
            </w:tabs>
            <w:rPr>
              <w:rFonts w:asciiTheme="minorHAnsi" w:eastAsiaTheme="minorEastAsia" w:hAnsiTheme="minorHAnsi" w:cstheme="minorBidi"/>
              <w:noProof/>
              <w:kern w:val="2"/>
              <w:sz w:val="21"/>
              <w:szCs w:val="24"/>
              <w14:ligatures w14:val="standardContextual"/>
            </w:rPr>
          </w:pPr>
          <w:hyperlink w:anchor="_Toc220178797" w:history="1">
            <w:r w:rsidRPr="00D4184F">
              <w:rPr>
                <w:rStyle w:val="aa"/>
                <w:noProof/>
              </w:rPr>
              <w:t>付録</w:t>
            </w:r>
            <w:r w:rsidRPr="00D4184F">
              <w:rPr>
                <w:rStyle w:val="aa"/>
                <w:noProof/>
              </w:rPr>
              <w:t xml:space="preserve">: </w:t>
            </w:r>
            <w:r w:rsidRPr="00D4184F">
              <w:rPr>
                <w:rStyle w:val="aa"/>
                <w:noProof/>
              </w:rPr>
              <w:t>『こころ』第一部の文化的要素とその翻訳・翻訳技法・</w:t>
            </w:r>
            <w:r w:rsidRPr="00D4184F">
              <w:rPr>
                <w:rStyle w:val="aa"/>
                <w:noProof/>
              </w:rPr>
              <w:t>DMIS</w:t>
            </w:r>
            <w:r w:rsidRPr="00D4184F">
              <w:rPr>
                <w:rStyle w:val="aa"/>
                <w:noProof/>
              </w:rPr>
              <w:t>の一覧</w:t>
            </w:r>
            <w:r>
              <w:rPr>
                <w:noProof/>
                <w:webHidden/>
              </w:rPr>
              <w:tab/>
            </w:r>
            <w:r>
              <w:rPr>
                <w:noProof/>
                <w:webHidden/>
              </w:rPr>
              <w:fldChar w:fldCharType="begin"/>
            </w:r>
            <w:r>
              <w:rPr>
                <w:noProof/>
                <w:webHidden/>
              </w:rPr>
              <w:instrText xml:space="preserve"> PAGEREF _Toc220178797 \h </w:instrText>
            </w:r>
            <w:r>
              <w:rPr>
                <w:noProof/>
                <w:webHidden/>
              </w:rPr>
            </w:r>
            <w:r>
              <w:rPr>
                <w:noProof/>
                <w:webHidden/>
              </w:rPr>
              <w:fldChar w:fldCharType="separate"/>
            </w:r>
            <w:r>
              <w:rPr>
                <w:noProof/>
                <w:webHidden/>
              </w:rPr>
              <w:t>30</w:t>
            </w:r>
            <w:r>
              <w:rPr>
                <w:noProof/>
                <w:webHidden/>
              </w:rPr>
              <w:fldChar w:fldCharType="end"/>
            </w:r>
          </w:hyperlink>
        </w:p>
        <w:p w14:paraId="26A7C483" w14:textId="41012749" w:rsidR="004B0331" w:rsidRDefault="009803C1" w:rsidP="004B0331">
          <w:pPr>
            <w:spacing w:line="360" w:lineRule="exact"/>
            <w:sectPr w:rsidR="004B0331" w:rsidSect="00EE6A38">
              <w:type w:val="continuous"/>
              <w:pgSz w:w="11906" w:h="16838" w:code="9"/>
              <w:pgMar w:top="1985" w:right="1701" w:bottom="1701" w:left="1701" w:header="851" w:footer="992" w:gutter="0"/>
              <w:pgNumType w:start="0"/>
              <w:cols w:space="425"/>
              <w:titlePg/>
              <w:docGrid w:type="lines" w:linePitch="360"/>
            </w:sectPr>
          </w:pPr>
          <w:r>
            <w:rPr>
              <w:b/>
              <w:bCs/>
              <w:lang w:val="ja-JP"/>
            </w:rPr>
            <w:fldChar w:fldCharType="end"/>
          </w:r>
          <w:commentRangeEnd w:id="2"/>
          <w:r w:rsidR="00911BB4">
            <w:rPr>
              <w:rStyle w:val="ac"/>
              <w:bCs/>
              <w:sz w:val="21"/>
              <w:szCs w:val="22"/>
              <w:lang w:val="ja-JP"/>
            </w:rPr>
            <w:commentReference w:id="2"/>
          </w:r>
        </w:p>
      </w:sdtContent>
    </w:sdt>
    <w:p w14:paraId="623D9A0F" w14:textId="37B690D6" w:rsidR="00A75B85" w:rsidRPr="00402B5C" w:rsidRDefault="0027580F" w:rsidP="00CC6B8F">
      <w:pPr>
        <w:pStyle w:val="1"/>
      </w:pPr>
      <w:bookmarkStart w:id="3" w:name="_Toc220178756"/>
      <w:r>
        <w:rPr>
          <w:rFonts w:hint="eastAsia"/>
        </w:rPr>
        <w:lastRenderedPageBreak/>
        <w:t xml:space="preserve">1. </w:t>
      </w:r>
      <w:r w:rsidR="00197D09">
        <w:rPr>
          <w:rFonts w:hint="eastAsia"/>
        </w:rPr>
        <w:t>はじめに</w:t>
      </w:r>
      <w:bookmarkEnd w:id="3"/>
    </w:p>
    <w:p w14:paraId="3D9BED0F" w14:textId="06F048D7" w:rsidR="0054543D" w:rsidRPr="00402B5C" w:rsidRDefault="00207AEE" w:rsidP="00491568">
      <w:pPr>
        <w:pStyle w:val="a9"/>
        <w:ind w:left="0" w:firstLineChars="100" w:firstLine="210"/>
        <w:rPr>
          <w:rFonts w:cs="Times New Roman"/>
          <w:szCs w:val="21"/>
        </w:rPr>
      </w:pPr>
      <w:r w:rsidRPr="00402B5C">
        <w:rPr>
          <w:rFonts w:cs="Times New Roman" w:hint="eastAsia"/>
          <w:szCs w:val="21"/>
        </w:rPr>
        <w:t>近年、機械翻訳技術の急速な発展により、言語間の表面的な変換は容易に行えるようになった。</w:t>
      </w:r>
      <w:r w:rsidR="00F45A47" w:rsidRPr="00402B5C">
        <w:rPr>
          <w:rFonts w:cs="Times New Roman" w:hint="eastAsia"/>
          <w:szCs w:val="21"/>
        </w:rPr>
        <w:t>一方で、</w:t>
      </w:r>
      <w:r w:rsidRPr="00402B5C">
        <w:rPr>
          <w:rFonts w:cs="Times New Roman" w:hint="eastAsia"/>
          <w:szCs w:val="21"/>
        </w:rPr>
        <w:t>瀬上</w:t>
      </w:r>
      <w:sdt>
        <w:sdtPr>
          <w:rPr>
            <w:rFonts w:cs="Times New Roman"/>
            <w:szCs w:val="21"/>
          </w:rPr>
          <w:id w:val="1843208217"/>
          <w:citation/>
        </w:sdtPr>
        <w:sdtContent>
          <w:r w:rsidR="00367A0E" w:rsidRPr="00402B5C">
            <w:rPr>
              <w:rFonts w:cs="Times New Roman"/>
              <w:szCs w:val="21"/>
            </w:rPr>
            <w:fldChar w:fldCharType="begin"/>
          </w:r>
          <w:r w:rsidR="007F6557" w:rsidRPr="00402B5C">
            <w:rPr>
              <w:rFonts w:cs="Times New Roman"/>
              <w:szCs w:val="21"/>
            </w:rPr>
            <w:instrText xml:space="preserve">CITATION </w:instrText>
          </w:r>
          <w:r w:rsidR="007F6557" w:rsidRPr="00402B5C">
            <w:rPr>
              <w:rFonts w:cs="Times New Roman"/>
              <w:szCs w:val="21"/>
            </w:rPr>
            <w:instrText>瀬上和</w:instrText>
          </w:r>
          <w:r w:rsidR="007F6557" w:rsidRPr="00402B5C">
            <w:rPr>
              <w:rFonts w:cs="Times New Roman"/>
              <w:szCs w:val="21"/>
            </w:rPr>
            <w:instrText xml:space="preserve">18 \n  \t  \l 1041 </w:instrText>
          </w:r>
          <w:r w:rsidR="00367A0E" w:rsidRPr="00402B5C">
            <w:rPr>
              <w:rFonts w:cs="Times New Roman"/>
              <w:szCs w:val="21"/>
            </w:rPr>
            <w:fldChar w:fldCharType="separate"/>
          </w:r>
          <w:r w:rsidR="007F6557" w:rsidRPr="00402B5C">
            <w:rPr>
              <w:rFonts w:cs="Times New Roman"/>
              <w:noProof/>
              <w:szCs w:val="21"/>
            </w:rPr>
            <w:t xml:space="preserve"> (2018)</w:t>
          </w:r>
          <w:r w:rsidR="00367A0E" w:rsidRPr="00402B5C">
            <w:rPr>
              <w:rFonts w:cs="Times New Roman"/>
              <w:szCs w:val="21"/>
            </w:rPr>
            <w:fldChar w:fldCharType="end"/>
          </w:r>
        </w:sdtContent>
      </w:sdt>
      <w:r w:rsidR="00F45A47" w:rsidRPr="00402B5C">
        <w:rPr>
          <w:rFonts w:cs="Times New Roman"/>
          <w:szCs w:val="21"/>
        </w:rPr>
        <w:t xml:space="preserve"> </w:t>
      </w:r>
      <w:r w:rsidRPr="00402B5C">
        <w:rPr>
          <w:rFonts w:cs="Times New Roman" w:hint="eastAsia"/>
          <w:szCs w:val="21"/>
        </w:rPr>
        <w:t>は機械翻訳</w:t>
      </w:r>
      <w:r w:rsidR="0054543D" w:rsidRPr="00402B5C">
        <w:rPr>
          <w:rFonts w:cs="Times New Roman" w:hint="eastAsia"/>
          <w:szCs w:val="21"/>
        </w:rPr>
        <w:t>には</w:t>
      </w:r>
      <w:r w:rsidRPr="00402B5C">
        <w:rPr>
          <w:rFonts w:cs="Times New Roman" w:hint="eastAsia"/>
          <w:szCs w:val="21"/>
        </w:rPr>
        <w:t>限界</w:t>
      </w:r>
      <w:r w:rsidR="0054543D" w:rsidRPr="00402B5C">
        <w:rPr>
          <w:rFonts w:cs="Times New Roman" w:hint="eastAsia"/>
          <w:szCs w:val="21"/>
        </w:rPr>
        <w:t>が存在し、文脈や文化的背景をくみ取った創造翻訳こそが、人間による翻訳の役割であると指摘している。例えば、</w:t>
      </w:r>
      <w:r w:rsidR="004B791C" w:rsidRPr="00402B5C">
        <w:rPr>
          <w:rFonts w:cs="Times New Roman" w:hint="eastAsia"/>
          <w:szCs w:val="21"/>
        </w:rPr>
        <w:t>スクウェア（現スクウェア・エニックス）が</w:t>
      </w:r>
      <w:r w:rsidR="004B791C" w:rsidRPr="00402B5C">
        <w:rPr>
          <w:rFonts w:cs="Times New Roman"/>
          <w:szCs w:val="21"/>
        </w:rPr>
        <w:t>2001</w:t>
      </w:r>
      <w:r w:rsidR="004B791C" w:rsidRPr="00402B5C">
        <w:rPr>
          <w:rFonts w:cs="Times New Roman" w:hint="eastAsia"/>
          <w:szCs w:val="21"/>
        </w:rPr>
        <w:t>年に</w:t>
      </w:r>
      <w:r w:rsidR="000210D7" w:rsidRPr="00402B5C">
        <w:rPr>
          <w:rFonts w:cs="Times New Roman" w:hint="eastAsia"/>
          <w:szCs w:val="21"/>
        </w:rPr>
        <w:t>発売</w:t>
      </w:r>
      <w:r w:rsidR="00F45A47" w:rsidRPr="00402B5C">
        <w:rPr>
          <w:rFonts w:cs="Times New Roman" w:hint="eastAsia"/>
          <w:szCs w:val="21"/>
        </w:rPr>
        <w:t>し</w:t>
      </w:r>
      <w:r w:rsidR="007E7958" w:rsidRPr="00402B5C">
        <w:rPr>
          <w:rFonts w:cs="Times New Roman" w:hint="eastAsia"/>
          <w:szCs w:val="21"/>
        </w:rPr>
        <w:t>たロールプレイングゲーム</w:t>
      </w:r>
      <w:commentRangeStart w:id="4"/>
      <w:r w:rsidR="00880674" w:rsidRPr="00402B5C">
        <w:rPr>
          <w:rFonts w:cs="Times New Roman"/>
          <w:szCs w:val="21"/>
        </w:rPr>
        <w:t>FINAL FANTASY X</w:t>
      </w:r>
      <w:r w:rsidR="00880674" w:rsidRPr="00402B5C">
        <w:rPr>
          <w:rFonts w:cs="Times New Roman" w:hint="eastAsia"/>
          <w:szCs w:val="21"/>
        </w:rPr>
        <w:t>（ファイナルファンタジー</w:t>
      </w:r>
      <w:r w:rsidR="00367A0E" w:rsidRPr="00402B5C">
        <w:rPr>
          <w:rFonts w:cs="Times New Roman"/>
          <w:szCs w:val="21"/>
        </w:rPr>
        <w:t>10</w:t>
      </w:r>
      <w:r w:rsidR="00880674" w:rsidRPr="00402B5C">
        <w:rPr>
          <w:rFonts w:cs="Times New Roman" w:hint="eastAsia"/>
          <w:szCs w:val="21"/>
        </w:rPr>
        <w:t>）</w:t>
      </w:r>
      <w:commentRangeEnd w:id="4"/>
      <w:r w:rsidR="004B0331" w:rsidRPr="00402B5C">
        <w:rPr>
          <w:rStyle w:val="ac"/>
          <w:rFonts w:cs="Times New Roman" w:hint="eastAsia"/>
          <w:sz w:val="21"/>
          <w:szCs w:val="21"/>
        </w:rPr>
        <w:commentReference w:id="4"/>
      </w:r>
      <w:r w:rsidR="00F45A47" w:rsidRPr="00402B5C">
        <w:rPr>
          <w:rFonts w:cs="Times New Roman" w:hint="eastAsia"/>
          <w:szCs w:val="21"/>
        </w:rPr>
        <w:t>において、</w:t>
      </w:r>
      <w:r w:rsidR="00394931" w:rsidRPr="00402B5C">
        <w:rPr>
          <w:rFonts w:cs="Times New Roman" w:hint="eastAsia"/>
          <w:szCs w:val="21"/>
        </w:rPr>
        <w:t>攻撃用のアイテム</w:t>
      </w:r>
      <w:r w:rsidR="00887295" w:rsidRPr="00402B5C">
        <w:rPr>
          <w:rFonts w:cs="Times New Roman" w:hint="eastAsia"/>
          <w:szCs w:val="21"/>
        </w:rPr>
        <w:t>「</w:t>
      </w:r>
      <w:r w:rsidR="0054543D" w:rsidRPr="00402B5C">
        <w:rPr>
          <w:rFonts w:cs="Times New Roman" w:hint="eastAsia"/>
          <w:szCs w:val="21"/>
        </w:rPr>
        <w:t>風林火山」</w:t>
      </w:r>
      <w:r w:rsidR="00F45A47" w:rsidRPr="00402B5C">
        <w:rPr>
          <w:rFonts w:cs="Times New Roman" w:hint="eastAsia"/>
          <w:szCs w:val="21"/>
        </w:rPr>
        <w:t>が</w:t>
      </w:r>
      <w:r w:rsidR="00887295" w:rsidRPr="00402B5C">
        <w:rPr>
          <w:rFonts w:cs="Times New Roman" w:hint="eastAsia"/>
          <w:szCs w:val="21"/>
        </w:rPr>
        <w:t>単なる</w:t>
      </w:r>
      <w:r w:rsidR="0054543D" w:rsidRPr="00402B5C">
        <w:rPr>
          <w:rFonts w:cs="Times New Roman" w:hint="eastAsia"/>
          <w:szCs w:val="21"/>
        </w:rPr>
        <w:t>単語の羅列ではなく、「</w:t>
      </w:r>
      <w:r w:rsidR="0054543D" w:rsidRPr="00402B5C">
        <w:rPr>
          <w:rFonts w:cs="Times New Roman"/>
          <w:szCs w:val="21"/>
        </w:rPr>
        <w:t>Conqueror</w:t>
      </w:r>
      <w:r w:rsidR="0054543D" w:rsidRPr="00402B5C">
        <w:rPr>
          <w:rFonts w:cs="Times New Roman" w:hint="eastAsia"/>
          <w:szCs w:val="21"/>
        </w:rPr>
        <w:t>（征服者）」と訳</w:t>
      </w:r>
      <w:r w:rsidR="00F45A47" w:rsidRPr="00402B5C">
        <w:rPr>
          <w:rFonts w:cs="Times New Roman" w:hint="eastAsia"/>
          <w:szCs w:val="21"/>
        </w:rPr>
        <w:t>されているが、このような</w:t>
      </w:r>
      <w:r w:rsidR="0054543D" w:rsidRPr="00402B5C">
        <w:rPr>
          <w:rFonts w:cs="Times New Roman" w:hint="eastAsia"/>
          <w:szCs w:val="21"/>
        </w:rPr>
        <w:t>事例は、</w:t>
      </w:r>
      <w:r w:rsidR="00887295" w:rsidRPr="00402B5C">
        <w:rPr>
          <w:rFonts w:cs="Times New Roman" w:hint="eastAsia"/>
          <w:szCs w:val="21"/>
        </w:rPr>
        <w:t>置き</w:t>
      </w:r>
      <w:r w:rsidR="0054543D" w:rsidRPr="00402B5C">
        <w:rPr>
          <w:rFonts w:cs="Times New Roman" w:hint="eastAsia"/>
          <w:szCs w:val="21"/>
        </w:rPr>
        <w:t>換えを超えた、翻訳者の解釈と裁量が介在する作業</w:t>
      </w:r>
      <w:r w:rsidR="001F78FF" w:rsidRPr="00402B5C">
        <w:rPr>
          <w:rFonts w:cs="Times New Roman" w:hint="eastAsia"/>
          <w:szCs w:val="21"/>
        </w:rPr>
        <w:t>になっていると</w:t>
      </w:r>
      <w:r w:rsidR="0054543D" w:rsidRPr="00402B5C">
        <w:rPr>
          <w:rFonts w:cs="Times New Roman" w:hint="eastAsia"/>
          <w:szCs w:val="21"/>
        </w:rPr>
        <w:t>言える。</w:t>
      </w:r>
      <w:r w:rsidRPr="00402B5C">
        <w:rPr>
          <w:rFonts w:cs="Times New Roman" w:hint="eastAsia"/>
          <w:szCs w:val="21"/>
        </w:rPr>
        <w:t>近年の</w:t>
      </w:r>
      <w:r w:rsidRPr="00402B5C">
        <w:rPr>
          <w:rFonts w:cs="Times New Roman"/>
          <w:szCs w:val="21"/>
        </w:rPr>
        <w:t>AI</w:t>
      </w:r>
      <w:r w:rsidRPr="00402B5C">
        <w:rPr>
          <w:rFonts w:cs="Times New Roman" w:hint="eastAsia"/>
          <w:szCs w:val="21"/>
        </w:rPr>
        <w:t>技術の進展は目覚ましいが、文化的な</w:t>
      </w:r>
      <w:r w:rsidR="00437CDB" w:rsidRPr="00402B5C">
        <w:rPr>
          <w:rFonts w:cs="Times New Roman" w:hint="eastAsia"/>
          <w:szCs w:val="21"/>
        </w:rPr>
        <w:t>背景</w:t>
      </w:r>
      <w:r w:rsidRPr="00402B5C">
        <w:rPr>
          <w:rFonts w:cs="Times New Roman" w:hint="eastAsia"/>
          <w:szCs w:val="21"/>
        </w:rPr>
        <w:t>を扱う文学翻訳において、人間の翻訳者がどのような意図（戦略）を持って訳出しているかを解明することは、依然として重要な課題である。</w:t>
      </w:r>
    </w:p>
    <w:p w14:paraId="4AD3F90A" w14:textId="3C480CA5" w:rsidR="00874B24" w:rsidRPr="00402B5C" w:rsidRDefault="00874B24" w:rsidP="00402B5C">
      <w:pPr>
        <w:pStyle w:val="a9"/>
        <w:ind w:left="0" w:firstLineChars="100" w:firstLine="210"/>
        <w:rPr>
          <w:rFonts w:cs="Times New Roman"/>
          <w:szCs w:val="21"/>
        </w:rPr>
      </w:pPr>
      <w:r w:rsidRPr="00402B5C">
        <w:rPr>
          <w:rFonts w:cs="Times New Roman"/>
          <w:szCs w:val="21"/>
        </w:rPr>
        <w:t>翻訳学の領域では、翻訳がいかなる行為であるかについて多くの議論が重ねられてきた。そのアプローチの一つとして、翻訳における言語操作を体系化した「翻訳技法」の分類が存在する。かつては</w:t>
      </w:r>
      <w:r w:rsidRPr="00402B5C">
        <w:rPr>
          <w:rFonts w:cs="Times New Roman"/>
          <w:szCs w:val="21"/>
        </w:rPr>
        <w:t>Vinay</w:t>
      </w:r>
      <w:r w:rsidR="00F45A47">
        <w:rPr>
          <w:rFonts w:cs="Times New Roman" w:hint="eastAsia"/>
          <w:szCs w:val="21"/>
        </w:rPr>
        <w:t xml:space="preserve"> </w:t>
      </w:r>
      <w:r w:rsidRPr="00402B5C">
        <w:rPr>
          <w:rFonts w:cs="Times New Roman"/>
          <w:szCs w:val="21"/>
        </w:rPr>
        <w:t>&amp;</w:t>
      </w:r>
      <w:r w:rsidR="00F45A47">
        <w:rPr>
          <w:rFonts w:cs="Times New Roman" w:hint="eastAsia"/>
          <w:szCs w:val="21"/>
        </w:rPr>
        <w:t xml:space="preserve"> </w:t>
      </w:r>
      <w:proofErr w:type="spellStart"/>
      <w:r w:rsidRPr="00402B5C">
        <w:rPr>
          <w:rFonts w:cs="Times New Roman"/>
          <w:szCs w:val="21"/>
        </w:rPr>
        <w:t>Darbelnet</w:t>
      </w:r>
      <w:proofErr w:type="spellEnd"/>
      <w:sdt>
        <w:sdtPr>
          <w:rPr>
            <w:rFonts w:cs="Times New Roman"/>
            <w:szCs w:val="21"/>
          </w:rPr>
          <w:id w:val="913128518"/>
          <w:citation/>
        </w:sdtPr>
        <w:sdtContent>
          <w:r w:rsidR="00F569E0" w:rsidRPr="00402B5C">
            <w:rPr>
              <w:rFonts w:cs="Times New Roman"/>
              <w:szCs w:val="21"/>
            </w:rPr>
            <w:fldChar w:fldCharType="begin"/>
          </w:r>
          <w:r w:rsidR="00F569E0" w:rsidRPr="00402B5C">
            <w:rPr>
              <w:rFonts w:cs="Times New Roman"/>
              <w:szCs w:val="21"/>
            </w:rPr>
            <w:instrText xml:space="preserve">CITATION VinDarJohn95 \n  \t  \l 1041 </w:instrText>
          </w:r>
          <w:r w:rsidR="00F569E0" w:rsidRPr="00402B5C">
            <w:rPr>
              <w:rFonts w:cs="Times New Roman"/>
              <w:szCs w:val="21"/>
            </w:rPr>
            <w:fldChar w:fldCharType="separate"/>
          </w:r>
          <w:r w:rsidR="00F569E0" w:rsidRPr="00402B5C">
            <w:rPr>
              <w:rFonts w:cs="Times New Roman"/>
              <w:noProof/>
              <w:szCs w:val="21"/>
            </w:rPr>
            <w:t xml:space="preserve"> (1958/1995)</w:t>
          </w:r>
          <w:r w:rsidR="00F569E0" w:rsidRPr="00402B5C">
            <w:rPr>
              <w:rFonts w:cs="Times New Roman"/>
              <w:szCs w:val="21"/>
            </w:rPr>
            <w:fldChar w:fldCharType="end"/>
          </w:r>
        </w:sdtContent>
      </w:sdt>
      <w:r w:rsidR="00F45A47">
        <w:rPr>
          <w:rFonts w:cs="Times New Roman" w:hint="eastAsia"/>
          <w:szCs w:val="21"/>
        </w:rPr>
        <w:t xml:space="preserve"> </w:t>
      </w:r>
      <w:r w:rsidRPr="00402B5C">
        <w:rPr>
          <w:rFonts w:cs="Times New Roman"/>
          <w:szCs w:val="21"/>
        </w:rPr>
        <w:t>による</w:t>
      </w:r>
      <w:r w:rsidRPr="00402B5C">
        <w:rPr>
          <w:rFonts w:cs="Times New Roman"/>
          <w:szCs w:val="21"/>
        </w:rPr>
        <w:t>7</w:t>
      </w:r>
      <w:r w:rsidRPr="00402B5C">
        <w:rPr>
          <w:rFonts w:cs="Times New Roman"/>
          <w:szCs w:val="21"/>
        </w:rPr>
        <w:t>分類が多くの研究の基盤となっていたが、近年では、より機能的な側面に焦点を当てた</w:t>
      </w:r>
      <w:r w:rsidRPr="00402B5C">
        <w:rPr>
          <w:rFonts w:cs="Times New Roman"/>
          <w:szCs w:val="21"/>
        </w:rPr>
        <w:t>Molina</w:t>
      </w:r>
      <w:r w:rsidR="006C6135">
        <w:rPr>
          <w:rFonts w:cs="Times New Roman" w:hint="eastAsia"/>
          <w:szCs w:val="21"/>
        </w:rPr>
        <w:t xml:space="preserve"> </w:t>
      </w:r>
      <w:r w:rsidRPr="00402B5C">
        <w:rPr>
          <w:rFonts w:cs="Times New Roman"/>
          <w:szCs w:val="21"/>
        </w:rPr>
        <w:t>&amp;</w:t>
      </w:r>
      <w:r w:rsidR="006C6135">
        <w:rPr>
          <w:rFonts w:cs="Times New Roman" w:hint="eastAsia"/>
          <w:szCs w:val="21"/>
        </w:rPr>
        <w:t xml:space="preserve"> </w:t>
      </w:r>
      <w:r w:rsidRPr="00402B5C">
        <w:rPr>
          <w:rFonts w:cs="Times New Roman"/>
          <w:szCs w:val="21"/>
        </w:rPr>
        <w:t>Albir</w:t>
      </w:r>
      <w:sdt>
        <w:sdtPr>
          <w:rPr>
            <w:rFonts w:cs="Times New Roman"/>
            <w:szCs w:val="21"/>
          </w:rPr>
          <w:id w:val="-1753655240"/>
          <w:citation/>
        </w:sdtPr>
        <w:sdtContent>
          <w:r w:rsidR="00F569E0" w:rsidRPr="00402B5C">
            <w:rPr>
              <w:rFonts w:cs="Times New Roman"/>
              <w:szCs w:val="21"/>
            </w:rPr>
            <w:fldChar w:fldCharType="begin"/>
          </w:r>
          <w:r w:rsidR="00F569E0" w:rsidRPr="00402B5C">
            <w:rPr>
              <w:rFonts w:cs="Times New Roman"/>
              <w:szCs w:val="21"/>
            </w:rPr>
            <w:instrText xml:space="preserve">CITATION MolAlb02 \n  \t  \l 1041 </w:instrText>
          </w:r>
          <w:r w:rsidR="00F569E0" w:rsidRPr="00402B5C">
            <w:rPr>
              <w:rFonts w:cs="Times New Roman"/>
              <w:szCs w:val="21"/>
            </w:rPr>
            <w:fldChar w:fldCharType="separate"/>
          </w:r>
          <w:r w:rsidR="00F569E0" w:rsidRPr="00402B5C">
            <w:rPr>
              <w:rFonts w:cs="Times New Roman"/>
              <w:noProof/>
              <w:szCs w:val="21"/>
            </w:rPr>
            <w:t xml:space="preserve"> (2002)</w:t>
          </w:r>
          <w:r w:rsidR="00F569E0" w:rsidRPr="00402B5C">
            <w:rPr>
              <w:rFonts w:cs="Times New Roman"/>
              <w:szCs w:val="21"/>
            </w:rPr>
            <w:fldChar w:fldCharType="end"/>
          </w:r>
        </w:sdtContent>
      </w:sdt>
      <w:r w:rsidRPr="00402B5C">
        <w:rPr>
          <w:rFonts w:cs="Times New Roman"/>
          <w:szCs w:val="21"/>
        </w:rPr>
        <w:t xml:space="preserve"> </w:t>
      </w:r>
      <w:r w:rsidRPr="00402B5C">
        <w:rPr>
          <w:rFonts w:cs="Times New Roman"/>
          <w:szCs w:val="21"/>
        </w:rPr>
        <w:t>の</w:t>
      </w:r>
      <w:r w:rsidRPr="00402B5C">
        <w:rPr>
          <w:rFonts w:cs="Times New Roman"/>
          <w:szCs w:val="21"/>
        </w:rPr>
        <w:t>18</w:t>
      </w:r>
      <w:r w:rsidRPr="00402B5C">
        <w:rPr>
          <w:rFonts w:cs="Times New Roman"/>
          <w:szCs w:val="21"/>
        </w:rPr>
        <w:t>分類が、翻訳分析におけるデファクトスタンダードとして定着している。</w:t>
      </w:r>
      <w:r w:rsidRPr="00402B5C">
        <w:rPr>
          <w:rFonts w:cs="Times New Roman" w:hint="eastAsia"/>
          <w:szCs w:val="21"/>
        </w:rPr>
        <w:t xml:space="preserve">　　</w:t>
      </w:r>
    </w:p>
    <w:p w14:paraId="007646EF" w14:textId="1296B8A1" w:rsidR="00E07FA9" w:rsidRPr="00402B5C" w:rsidRDefault="00874B24" w:rsidP="00402B5C">
      <w:pPr>
        <w:pStyle w:val="a9"/>
        <w:ind w:left="0" w:firstLineChars="100" w:firstLine="210"/>
        <w:rPr>
          <w:rFonts w:cs="Times New Roman"/>
          <w:szCs w:val="21"/>
        </w:rPr>
      </w:pPr>
      <w:r w:rsidRPr="00402B5C">
        <w:rPr>
          <w:rFonts w:cs="Times New Roman" w:hint="eastAsia"/>
          <w:szCs w:val="21"/>
        </w:rPr>
        <w:t>こうした技法論に対し、</w:t>
      </w:r>
      <w:r w:rsidR="00526DF0" w:rsidRPr="00402B5C">
        <w:rPr>
          <w:rFonts w:cs="Times New Roman"/>
          <w:noProof/>
          <w:szCs w:val="21"/>
        </w:rPr>
        <w:t>Reiβ</w:t>
      </w:r>
      <w:r w:rsidR="00F45A47">
        <w:rPr>
          <w:rFonts w:cs="Times New Roman" w:hint="eastAsia"/>
          <w:noProof/>
          <w:szCs w:val="21"/>
        </w:rPr>
        <w:t xml:space="preserve"> &amp; </w:t>
      </w:r>
      <w:r w:rsidR="003220B1" w:rsidRPr="00402B5C">
        <w:rPr>
          <w:rFonts w:cs="Times New Roman"/>
          <w:szCs w:val="21"/>
        </w:rPr>
        <w:t>Vermeer</w:t>
      </w:r>
      <w:sdt>
        <w:sdtPr>
          <w:rPr>
            <w:rFonts w:cs="Times New Roman"/>
            <w:szCs w:val="21"/>
          </w:rPr>
          <w:id w:val="1139453429"/>
          <w:citation/>
        </w:sdtPr>
        <w:sdtContent>
          <w:r w:rsidR="001F0686" w:rsidRPr="00402B5C">
            <w:rPr>
              <w:rFonts w:cs="Times New Roman"/>
              <w:szCs w:val="21"/>
            </w:rPr>
            <w:fldChar w:fldCharType="begin"/>
          </w:r>
          <w:r w:rsidR="00170504" w:rsidRPr="00402B5C">
            <w:rPr>
              <w:rFonts w:cs="Times New Roman"/>
              <w:szCs w:val="21"/>
            </w:rPr>
            <w:instrText xml:space="preserve">CITATION Rei84 \n  \t  \m Rei12 \n  \t  \l 1041 </w:instrText>
          </w:r>
          <w:r w:rsidR="001F0686" w:rsidRPr="00402B5C">
            <w:rPr>
              <w:rFonts w:cs="Times New Roman"/>
              <w:szCs w:val="21"/>
            </w:rPr>
            <w:fldChar w:fldCharType="separate"/>
          </w:r>
          <w:r w:rsidR="00170504" w:rsidRPr="00402B5C">
            <w:rPr>
              <w:rFonts w:cs="Times New Roman"/>
              <w:noProof/>
              <w:szCs w:val="21"/>
            </w:rPr>
            <w:t xml:space="preserve"> (1984; 2014)</w:t>
          </w:r>
          <w:r w:rsidR="001F0686" w:rsidRPr="00402B5C">
            <w:rPr>
              <w:rFonts w:cs="Times New Roman"/>
              <w:szCs w:val="21"/>
            </w:rPr>
            <w:fldChar w:fldCharType="end"/>
          </w:r>
        </w:sdtContent>
      </w:sdt>
      <w:r w:rsidR="00F45A47">
        <w:rPr>
          <w:rFonts w:cs="Times New Roman" w:hint="eastAsia"/>
          <w:szCs w:val="21"/>
        </w:rPr>
        <w:t xml:space="preserve"> </w:t>
      </w:r>
      <w:r w:rsidR="003220B1" w:rsidRPr="00402B5C">
        <w:rPr>
          <w:rFonts w:cs="Times New Roman" w:hint="eastAsia"/>
          <w:szCs w:val="21"/>
        </w:rPr>
        <w:t>は、翻訳を単なる言語変換ではなく、明確な目的（</w:t>
      </w:r>
      <w:proofErr w:type="spellStart"/>
      <w:r w:rsidR="003220B1" w:rsidRPr="00402B5C">
        <w:rPr>
          <w:rFonts w:cs="Times New Roman"/>
          <w:szCs w:val="21"/>
        </w:rPr>
        <w:t>Skopos</w:t>
      </w:r>
      <w:proofErr w:type="spellEnd"/>
      <w:r w:rsidR="003220B1" w:rsidRPr="00402B5C">
        <w:rPr>
          <w:rFonts w:cs="Times New Roman" w:hint="eastAsia"/>
          <w:szCs w:val="21"/>
        </w:rPr>
        <w:t>）を持った「意図的な行為」として再定義した。</w:t>
      </w:r>
      <w:r w:rsidR="006C6135">
        <w:rPr>
          <w:rFonts w:cs="Times New Roman" w:hint="eastAsia"/>
          <w:szCs w:val="21"/>
        </w:rPr>
        <w:t>この</w:t>
      </w:r>
      <w:r w:rsidR="003220B1" w:rsidRPr="00402B5C">
        <w:rPr>
          <w:rFonts w:cs="Times New Roman" w:hint="eastAsia"/>
          <w:szCs w:val="21"/>
        </w:rPr>
        <w:t>いわゆるスコポス理論は、</w:t>
      </w:r>
      <w:r w:rsidR="0071568F" w:rsidRPr="00402B5C">
        <w:rPr>
          <w:rFonts w:cs="Times New Roman" w:hint="eastAsia"/>
          <w:szCs w:val="21"/>
        </w:rPr>
        <w:t>翻訳をその目的に従う行為とみなし、訳文の評価基準を原文との等価性よりも、設定された</w:t>
      </w:r>
      <w:r w:rsidR="00392E05" w:rsidRPr="00402B5C">
        <w:rPr>
          <w:rFonts w:cs="Times New Roman" w:hint="eastAsia"/>
          <w:szCs w:val="21"/>
        </w:rPr>
        <w:t>目的への適合度</w:t>
      </w:r>
      <w:r w:rsidR="001014F6" w:rsidRPr="00402B5C">
        <w:rPr>
          <w:rFonts w:cs="Times New Roman" w:hint="eastAsia"/>
          <w:szCs w:val="21"/>
        </w:rPr>
        <w:t>を</w:t>
      </w:r>
      <w:r w:rsidR="00392E05" w:rsidRPr="00402B5C">
        <w:rPr>
          <w:rFonts w:cs="Times New Roman" w:hint="eastAsia"/>
          <w:szCs w:val="21"/>
        </w:rPr>
        <w:t>求める機能主義的アプローチである。</w:t>
      </w:r>
    </w:p>
    <w:p w14:paraId="6E238014" w14:textId="33239578" w:rsidR="006E76C5" w:rsidRPr="00402B5C" w:rsidRDefault="006E76C5" w:rsidP="00402B5C">
      <w:pPr>
        <w:pStyle w:val="a9"/>
        <w:ind w:left="0" w:firstLineChars="100" w:firstLine="210"/>
        <w:rPr>
          <w:rFonts w:cs="Times New Roman"/>
          <w:szCs w:val="21"/>
        </w:rPr>
      </w:pPr>
      <w:r w:rsidRPr="00402B5C">
        <w:rPr>
          <w:rFonts w:cs="Times New Roman" w:hint="eastAsia"/>
          <w:szCs w:val="21"/>
        </w:rPr>
        <w:t>しかし、スコポス理論は</w:t>
      </w:r>
      <w:r w:rsidR="005628AD" w:rsidRPr="00402B5C">
        <w:rPr>
          <w:rFonts w:cs="Times New Roman" w:hint="eastAsia"/>
          <w:szCs w:val="21"/>
        </w:rPr>
        <w:t>「翻訳には目的（</w:t>
      </w:r>
      <w:proofErr w:type="spellStart"/>
      <w:r w:rsidR="001F7A62" w:rsidRPr="00402B5C">
        <w:rPr>
          <w:rFonts w:cs="Times New Roman"/>
          <w:szCs w:val="21"/>
        </w:rPr>
        <w:t>S</w:t>
      </w:r>
      <w:r w:rsidR="005628AD" w:rsidRPr="00402B5C">
        <w:rPr>
          <w:rFonts w:cs="Times New Roman"/>
          <w:szCs w:val="21"/>
        </w:rPr>
        <w:t>kopos</w:t>
      </w:r>
      <w:proofErr w:type="spellEnd"/>
      <w:r w:rsidR="005628AD" w:rsidRPr="00402B5C">
        <w:rPr>
          <w:rFonts w:cs="Times New Roman" w:hint="eastAsia"/>
          <w:szCs w:val="21"/>
        </w:rPr>
        <w:t>）が必要である」という枠組みを提示したものの、</w:t>
      </w:r>
      <w:r w:rsidR="004752D0" w:rsidRPr="00402B5C">
        <w:rPr>
          <w:rFonts w:cs="Times New Roman" w:hint="eastAsia"/>
          <w:szCs w:val="21"/>
        </w:rPr>
        <w:t>「目的」を実際のテキストレベルの「技法」へと落とし込むための具体的なプロセスについては、翻訳者の裁量というブラックボックスに残されたままである。</w:t>
      </w:r>
      <w:r w:rsidR="00094C91" w:rsidRPr="00402B5C">
        <w:rPr>
          <w:rFonts w:cs="Times New Roman" w:hint="eastAsia"/>
          <w:szCs w:val="21"/>
        </w:rPr>
        <w:t>特に「読者に異文化をどの程度感じさせるか」という心理的な深さを、どのような翻訳技法を用いて制御すべきか</w:t>
      </w:r>
      <w:r w:rsidR="00FB304F" w:rsidRPr="00402B5C">
        <w:rPr>
          <w:rFonts w:cs="Times New Roman" w:hint="eastAsia"/>
          <w:szCs w:val="21"/>
        </w:rPr>
        <w:t>、</w:t>
      </w:r>
      <w:r w:rsidR="00094C91" w:rsidRPr="00402B5C">
        <w:rPr>
          <w:rFonts w:cs="Times New Roman" w:hint="eastAsia"/>
          <w:szCs w:val="21"/>
        </w:rPr>
        <w:t>という定量的・実践的な指標は、従来の機能主義的なアプローチだけでは十分に説明しきれない。</w:t>
      </w:r>
    </w:p>
    <w:p w14:paraId="41BB7F1C" w14:textId="538A1406" w:rsidR="00EE1439" w:rsidRPr="00402B5C" w:rsidRDefault="00CF4894" w:rsidP="00402B5C">
      <w:pPr>
        <w:pStyle w:val="a9"/>
        <w:ind w:left="0" w:firstLineChars="100" w:firstLine="210"/>
        <w:rPr>
          <w:rFonts w:cs="Times New Roman"/>
          <w:szCs w:val="21"/>
        </w:rPr>
      </w:pPr>
      <w:r w:rsidRPr="00402B5C">
        <w:rPr>
          <w:rFonts w:cs="Times New Roman" w:hint="eastAsia"/>
          <w:szCs w:val="21"/>
        </w:rPr>
        <w:t>翻訳が異文化間のコミュニケーションである以上、翻訳の「意図」の根底には、読者に異文化をどのように認識させるかという視点が含まれているはずである</w:t>
      </w:r>
      <w:r w:rsidR="003C7660" w:rsidRPr="00402B5C">
        <w:rPr>
          <w:rFonts w:cs="Times New Roman" w:hint="eastAsia"/>
          <w:szCs w:val="21"/>
        </w:rPr>
        <w:t>。</w:t>
      </w:r>
      <w:r w:rsidR="00017DF6" w:rsidRPr="00402B5C">
        <w:rPr>
          <w:rFonts w:cs="Times New Roman" w:hint="eastAsia"/>
          <w:szCs w:val="21"/>
        </w:rPr>
        <w:t>したがって、</w:t>
      </w:r>
      <w:r w:rsidR="0044645F" w:rsidRPr="00402B5C">
        <w:rPr>
          <w:rFonts w:cs="Times New Roman" w:hint="eastAsia"/>
          <w:szCs w:val="21"/>
        </w:rPr>
        <w:t>このブラックボックスとなっている意図を解明するには、翻訳学の枠組み</w:t>
      </w:r>
      <w:r w:rsidR="00FB65DA" w:rsidRPr="00402B5C">
        <w:rPr>
          <w:rFonts w:cs="Times New Roman" w:hint="eastAsia"/>
          <w:szCs w:val="21"/>
        </w:rPr>
        <w:t>を超え</w:t>
      </w:r>
      <w:r w:rsidR="001F7A62" w:rsidRPr="00402B5C">
        <w:rPr>
          <w:rFonts w:cs="Times New Roman" w:hint="eastAsia"/>
          <w:szCs w:val="21"/>
        </w:rPr>
        <w:t>、</w:t>
      </w:r>
      <w:commentRangeStart w:id="5"/>
      <w:r w:rsidRPr="00402B5C">
        <w:rPr>
          <w:rFonts w:cs="Times New Roman"/>
          <w:szCs w:val="21"/>
        </w:rPr>
        <w:t>Bennett</w:t>
      </w:r>
      <w:commentRangeEnd w:id="5"/>
      <w:r w:rsidR="004B0331">
        <w:rPr>
          <w:rStyle w:val="ac"/>
          <w:rFonts w:cs="Times New Roman"/>
          <w:sz w:val="21"/>
          <w:szCs w:val="21"/>
        </w:rPr>
        <w:commentReference w:id="5"/>
      </w:r>
      <w:sdt>
        <w:sdtPr>
          <w:rPr>
            <w:rFonts w:cs="Times New Roman"/>
            <w:szCs w:val="21"/>
          </w:rPr>
          <w:id w:val="673928699"/>
          <w:citation/>
        </w:sdtPr>
        <w:sdtContent>
          <w:r w:rsidR="00576ADA" w:rsidRPr="00402B5C">
            <w:rPr>
              <w:rFonts w:cs="Times New Roman"/>
              <w:szCs w:val="21"/>
            </w:rPr>
            <w:fldChar w:fldCharType="begin"/>
          </w:r>
          <w:r w:rsidR="00576ADA" w:rsidRPr="00402B5C">
            <w:rPr>
              <w:rFonts w:cs="Times New Roman"/>
              <w:szCs w:val="21"/>
            </w:rPr>
            <w:instrText xml:space="preserve">CITATION Ben86 \n  \t  \m Ben93 \n  \t  \l 1041 </w:instrText>
          </w:r>
          <w:r w:rsidR="00576ADA" w:rsidRPr="00402B5C">
            <w:rPr>
              <w:rFonts w:cs="Times New Roman"/>
              <w:szCs w:val="21"/>
            </w:rPr>
            <w:fldChar w:fldCharType="separate"/>
          </w:r>
          <w:r w:rsidR="00576ADA" w:rsidRPr="00402B5C">
            <w:rPr>
              <w:rFonts w:cs="Times New Roman"/>
              <w:noProof/>
              <w:szCs w:val="21"/>
            </w:rPr>
            <w:t xml:space="preserve"> (1986; 1993)</w:t>
          </w:r>
          <w:r w:rsidR="00576ADA" w:rsidRPr="00402B5C">
            <w:rPr>
              <w:rFonts w:cs="Times New Roman"/>
              <w:szCs w:val="21"/>
            </w:rPr>
            <w:fldChar w:fldCharType="end"/>
          </w:r>
        </w:sdtContent>
      </w:sdt>
      <w:r w:rsidR="006C6135">
        <w:rPr>
          <w:rFonts w:cs="Times New Roman" w:hint="eastAsia"/>
          <w:szCs w:val="21"/>
        </w:rPr>
        <w:t xml:space="preserve"> </w:t>
      </w:r>
      <w:r w:rsidR="0068490D" w:rsidRPr="00402B5C">
        <w:rPr>
          <w:rFonts w:cs="Times New Roman" w:hint="eastAsia"/>
          <w:szCs w:val="21"/>
        </w:rPr>
        <w:t>が提唱する</w:t>
      </w:r>
      <w:r w:rsidRPr="00402B5C">
        <w:rPr>
          <w:rFonts w:cs="Times New Roman" w:hint="eastAsia"/>
          <w:szCs w:val="21"/>
        </w:rPr>
        <w:t>「異文化感受性発達モデル</w:t>
      </w:r>
      <w:r w:rsidR="00AB7E66" w:rsidRPr="00402B5C">
        <w:rPr>
          <w:rFonts w:cs="Times New Roman" w:hint="eastAsia"/>
          <w:szCs w:val="21"/>
        </w:rPr>
        <w:t>（</w:t>
      </w:r>
      <w:r w:rsidRPr="00402B5C">
        <w:rPr>
          <w:rFonts w:cs="Times New Roman"/>
          <w:szCs w:val="21"/>
        </w:rPr>
        <w:t>DMIS</w:t>
      </w:r>
      <w:r w:rsidRPr="00402B5C">
        <w:rPr>
          <w:rFonts w:cs="Times New Roman" w:hint="eastAsia"/>
          <w:szCs w:val="21"/>
        </w:rPr>
        <w:t>）」</w:t>
      </w:r>
      <w:r w:rsidR="0068490D" w:rsidRPr="00402B5C">
        <w:rPr>
          <w:rFonts w:cs="Times New Roman" w:hint="eastAsia"/>
          <w:szCs w:val="21"/>
        </w:rPr>
        <w:t>など、異文化との接触に関する心理学的な</w:t>
      </w:r>
      <w:r w:rsidR="00AB7E66" w:rsidRPr="00402B5C">
        <w:rPr>
          <w:rFonts w:cs="Times New Roman" w:hint="eastAsia"/>
          <w:szCs w:val="21"/>
        </w:rPr>
        <w:t>異文化コミュニケーション</w:t>
      </w:r>
      <w:r w:rsidR="0068490D" w:rsidRPr="00402B5C">
        <w:rPr>
          <w:rFonts w:cs="Times New Roman" w:hint="eastAsia"/>
          <w:szCs w:val="21"/>
        </w:rPr>
        <w:t>モデルを導入する必要がある。</w:t>
      </w:r>
    </w:p>
    <w:p w14:paraId="37C751D4" w14:textId="2EC22B2F" w:rsidR="00CC012D" w:rsidRPr="00E5702F" w:rsidRDefault="00FB65DA" w:rsidP="00E5702F">
      <w:pPr>
        <w:pStyle w:val="a9"/>
        <w:ind w:left="0" w:firstLineChars="100" w:firstLine="210"/>
        <w:rPr>
          <w:rFonts w:cs="Times New Roman"/>
          <w:szCs w:val="21"/>
        </w:rPr>
      </w:pPr>
      <w:r w:rsidRPr="00402B5C">
        <w:rPr>
          <w:rFonts w:cs="Times New Roman" w:hint="eastAsia"/>
          <w:szCs w:val="21"/>
        </w:rPr>
        <w:t>そこで</w:t>
      </w:r>
      <w:r w:rsidR="00CF4894" w:rsidRPr="00402B5C">
        <w:rPr>
          <w:rFonts w:cs="Times New Roman" w:hint="eastAsia"/>
          <w:szCs w:val="21"/>
        </w:rPr>
        <w:t>本研究では、この</w:t>
      </w:r>
      <w:r w:rsidR="00AB7E66" w:rsidRPr="00402B5C">
        <w:rPr>
          <w:rFonts w:cs="Times New Roman" w:hint="eastAsia"/>
          <w:szCs w:val="21"/>
        </w:rPr>
        <w:t>異文化感受性発達モデル</w:t>
      </w:r>
      <w:r w:rsidR="00CF4894" w:rsidRPr="00402B5C">
        <w:rPr>
          <w:rFonts w:cs="Times New Roman" w:hint="eastAsia"/>
          <w:szCs w:val="21"/>
        </w:rPr>
        <w:t>を翻訳行為の分析に応用する可能性に着目する。翻訳者が原文の文化的要素を訳出する際、読者に対してその要素をどの程度の深さで受容させたいか（</w:t>
      </w:r>
      <w:r w:rsidR="00CF4894" w:rsidRPr="00402B5C">
        <w:rPr>
          <w:rFonts w:cs="Times New Roman"/>
          <w:szCs w:val="21"/>
        </w:rPr>
        <w:t>DMIS</w:t>
      </w:r>
      <w:r w:rsidR="00CF4894" w:rsidRPr="00402B5C">
        <w:rPr>
          <w:rFonts w:cs="Times New Roman" w:hint="eastAsia"/>
          <w:szCs w:val="21"/>
        </w:rPr>
        <w:t>のどの段階を体験させたいか）を決定し、その決定に基づいて特定の翻訳技法を選択しているのではないか。この仮説に基づき、翻訳者の頭の中にある「意図（戦略）」と、</w:t>
      </w:r>
      <w:r w:rsidR="00757C0C" w:rsidRPr="00402B5C">
        <w:rPr>
          <w:rFonts w:cs="Times New Roman" w:hint="eastAsia"/>
          <w:szCs w:val="21"/>
        </w:rPr>
        <w:t>テキスト上に表出された具体的な</w:t>
      </w:r>
      <w:r w:rsidR="00CF4894" w:rsidRPr="00402B5C">
        <w:rPr>
          <w:rFonts w:cs="Times New Roman" w:hint="eastAsia"/>
          <w:szCs w:val="21"/>
        </w:rPr>
        <w:t>「技法（戦術）」をつなぐ</w:t>
      </w:r>
      <w:commentRangeStart w:id="6"/>
      <w:r w:rsidR="00CF4894" w:rsidRPr="00402B5C">
        <w:rPr>
          <w:rFonts w:cs="Times New Roman" w:hint="eastAsia"/>
          <w:szCs w:val="21"/>
        </w:rPr>
        <w:t>論理的な関</w:t>
      </w:r>
      <w:r w:rsidR="00CF4894" w:rsidRPr="00402B5C">
        <w:rPr>
          <w:rFonts w:cs="Times New Roman" w:hint="eastAsia"/>
          <w:szCs w:val="21"/>
        </w:rPr>
        <w:lastRenderedPageBreak/>
        <w:t>係性を明らかにすることが、本研究の</w:t>
      </w:r>
      <w:commentRangeEnd w:id="6"/>
      <w:r w:rsidR="004B0331" w:rsidRPr="00402B5C">
        <w:rPr>
          <w:rStyle w:val="ac"/>
          <w:rFonts w:cs="Times New Roman" w:hint="eastAsia"/>
          <w:sz w:val="21"/>
          <w:szCs w:val="21"/>
        </w:rPr>
        <w:commentReference w:id="6"/>
      </w:r>
      <w:r w:rsidR="00FB067C" w:rsidRPr="00402B5C">
        <w:rPr>
          <w:rFonts w:cs="Times New Roman" w:hint="eastAsia"/>
          <w:szCs w:val="21"/>
        </w:rPr>
        <w:t>ゴール</w:t>
      </w:r>
      <w:r w:rsidR="00CF4894" w:rsidRPr="00402B5C">
        <w:rPr>
          <w:rFonts w:cs="Times New Roman" w:hint="eastAsia"/>
          <w:szCs w:val="21"/>
        </w:rPr>
        <w:t>である。</w:t>
      </w:r>
    </w:p>
    <w:p w14:paraId="10DC1298" w14:textId="6EF6B69F" w:rsidR="00203FF4" w:rsidRPr="00197D09" w:rsidRDefault="0027580F" w:rsidP="00CC6B8F">
      <w:pPr>
        <w:pStyle w:val="1"/>
      </w:pPr>
      <w:bookmarkStart w:id="7" w:name="_Toc220178757"/>
      <w:r>
        <w:rPr>
          <w:rFonts w:hint="eastAsia"/>
        </w:rPr>
        <w:t xml:space="preserve">2. </w:t>
      </w:r>
      <w:r w:rsidR="000275AF" w:rsidRPr="00197D09">
        <w:rPr>
          <w:rFonts w:hint="eastAsia"/>
        </w:rPr>
        <w:t>背景</w:t>
      </w:r>
      <w:bookmarkEnd w:id="7"/>
    </w:p>
    <w:p w14:paraId="6A8D5BA6" w14:textId="061DA578" w:rsidR="002E550E" w:rsidRPr="00FC2C76" w:rsidRDefault="0027580F" w:rsidP="00A21FA6">
      <w:pPr>
        <w:pStyle w:val="2"/>
      </w:pPr>
      <w:bookmarkStart w:id="8" w:name="_Toc220178758"/>
      <w:r>
        <w:rPr>
          <w:rFonts w:hint="eastAsia"/>
        </w:rPr>
        <w:t>2.1</w:t>
      </w:r>
      <w:r w:rsidR="00213F00" w:rsidRPr="00FC2C76">
        <w:rPr>
          <w:rFonts w:hint="eastAsia"/>
        </w:rPr>
        <w:t>文化的要素</w:t>
      </w:r>
      <w:r w:rsidR="002E550E" w:rsidRPr="00FC2C76">
        <w:rPr>
          <w:rFonts w:hint="eastAsia"/>
        </w:rPr>
        <w:t>に関する研究</w:t>
      </w:r>
      <w:bookmarkEnd w:id="8"/>
    </w:p>
    <w:p w14:paraId="7153F920" w14:textId="496D2F8F" w:rsidR="002E550E" w:rsidRPr="00402B5C" w:rsidRDefault="002E550E" w:rsidP="002E550E">
      <w:pPr>
        <w:rPr>
          <w:rFonts w:cs="Times New Roman"/>
          <w:szCs w:val="21"/>
        </w:rPr>
      </w:pPr>
      <w:r w:rsidRPr="00402B5C">
        <w:rPr>
          <w:rFonts w:cs="Times New Roman" w:hint="eastAsia"/>
          <w:szCs w:val="21"/>
        </w:rPr>
        <w:t xml:space="preserve">　</w:t>
      </w:r>
      <w:r w:rsidR="0012022F" w:rsidRPr="00402B5C">
        <w:rPr>
          <w:rFonts w:cs="Times New Roman" w:hint="eastAsia"/>
          <w:szCs w:val="21"/>
        </w:rPr>
        <w:t>翻訳における</w:t>
      </w:r>
      <w:commentRangeStart w:id="9"/>
      <w:r w:rsidR="0012022F" w:rsidRPr="00402B5C">
        <w:rPr>
          <w:rFonts w:cs="Times New Roman" w:hint="eastAsia"/>
          <w:szCs w:val="21"/>
        </w:rPr>
        <w:t>文化的要素とは、起点言語の文化</w:t>
      </w:r>
      <w:r w:rsidR="00021497" w:rsidRPr="00402B5C">
        <w:rPr>
          <w:rFonts w:cs="Times New Roman" w:hint="eastAsia"/>
          <w:szCs w:val="21"/>
        </w:rPr>
        <w:t>の</w:t>
      </w:r>
      <w:r w:rsidR="0012022F" w:rsidRPr="00402B5C">
        <w:rPr>
          <w:rFonts w:cs="Times New Roman" w:hint="eastAsia"/>
          <w:szCs w:val="21"/>
        </w:rPr>
        <w:t>特有の生活様式やその表象であり、目標言語に</w:t>
      </w:r>
      <w:r w:rsidR="00E11ABD" w:rsidRPr="00402B5C">
        <w:rPr>
          <w:rFonts w:cs="Times New Roman" w:hint="eastAsia"/>
          <w:szCs w:val="21"/>
        </w:rPr>
        <w:t>存在しない、あるいは異なる</w:t>
      </w:r>
      <w:r w:rsidR="00247518" w:rsidRPr="00402B5C">
        <w:rPr>
          <w:rFonts w:cs="Times New Roman" w:hint="eastAsia"/>
          <w:szCs w:val="21"/>
        </w:rPr>
        <w:t>地位を持つため、翻訳時に特別な配慮を要する言語・非言語的な項目を指す。</w:t>
      </w:r>
      <w:commentRangeEnd w:id="9"/>
      <w:r w:rsidR="004B0331" w:rsidRPr="00402B5C">
        <w:rPr>
          <w:rStyle w:val="ac"/>
          <w:rFonts w:cs="Times New Roman" w:hint="eastAsia"/>
          <w:sz w:val="21"/>
          <w:szCs w:val="21"/>
        </w:rPr>
        <w:commentReference w:id="9"/>
      </w:r>
      <w:r w:rsidR="00193A75" w:rsidRPr="00402B5C">
        <w:rPr>
          <w:rFonts w:cs="Times New Roman" w:hint="eastAsia"/>
          <w:szCs w:val="21"/>
        </w:rPr>
        <w:t>例えば、日本の「畳」は</w:t>
      </w:r>
      <w:r w:rsidR="008A5B91" w:rsidRPr="00402B5C">
        <w:rPr>
          <w:rFonts w:cs="Times New Roman" w:hint="eastAsia"/>
          <w:szCs w:val="21"/>
        </w:rPr>
        <w:t>、単なる床材ではなく、部屋の広さを測る単位であり、靴を脱ぐ生活様式を前提とした</w:t>
      </w:r>
      <w:r w:rsidR="00650537" w:rsidRPr="00402B5C">
        <w:rPr>
          <w:rFonts w:cs="Times New Roman" w:hint="eastAsia"/>
          <w:szCs w:val="21"/>
        </w:rPr>
        <w:t>文化固有の要素であるため、これを持たない文化圏の言語への翻訳では単語の置き換え以上の</w:t>
      </w:r>
      <w:r w:rsidR="000852DC" w:rsidRPr="00402B5C">
        <w:rPr>
          <w:rFonts w:cs="Times New Roman" w:hint="eastAsia"/>
          <w:szCs w:val="21"/>
        </w:rPr>
        <w:t>工夫が求められる。</w:t>
      </w:r>
      <w:r w:rsidR="00247518" w:rsidRPr="00402B5C">
        <w:rPr>
          <w:rFonts w:cs="Times New Roman" w:hint="eastAsia"/>
          <w:szCs w:val="21"/>
        </w:rPr>
        <w:t>翻訳学の領域では、こうした文化的要素の分類と翻訳処理の枠組みを明確にするために、文化的要素の定義とその</w:t>
      </w:r>
      <w:r w:rsidR="00744666" w:rsidRPr="00402B5C">
        <w:rPr>
          <w:rFonts w:cs="Times New Roman" w:hint="eastAsia"/>
          <w:szCs w:val="21"/>
        </w:rPr>
        <w:t>カテゴリ</w:t>
      </w:r>
      <w:r w:rsidR="00247518" w:rsidRPr="00402B5C">
        <w:rPr>
          <w:rFonts w:cs="Times New Roman" w:hint="eastAsia"/>
          <w:szCs w:val="21"/>
        </w:rPr>
        <w:t>化が</w:t>
      </w:r>
      <w:r w:rsidR="00BB7581" w:rsidRPr="00402B5C">
        <w:rPr>
          <w:rFonts w:cs="Times New Roman" w:hint="eastAsia"/>
          <w:szCs w:val="21"/>
        </w:rPr>
        <w:t>繰り返し試みられてきた。</w:t>
      </w:r>
    </w:p>
    <w:p w14:paraId="62D0C461" w14:textId="60DC6464" w:rsidR="00BB7581" w:rsidRDefault="00BB7581" w:rsidP="002E550E">
      <w:pPr>
        <w:rPr>
          <w:rFonts w:cs="Times New Roman"/>
          <w:szCs w:val="21"/>
        </w:rPr>
      </w:pPr>
      <w:r w:rsidRPr="00402B5C">
        <w:rPr>
          <w:rFonts w:cs="Times New Roman" w:hint="eastAsia"/>
          <w:szCs w:val="21"/>
        </w:rPr>
        <w:t xml:space="preserve">　</w:t>
      </w:r>
      <w:r w:rsidRPr="00402B5C">
        <w:rPr>
          <w:rFonts w:cs="Times New Roman"/>
          <w:szCs w:val="21"/>
        </w:rPr>
        <w:t>文化的要素の定義として広く参照されるのが、</w:t>
      </w:r>
      <w:r w:rsidRPr="00402B5C">
        <w:rPr>
          <w:rFonts w:cs="Times New Roman"/>
          <w:szCs w:val="21"/>
        </w:rPr>
        <w:t>Newmark</w:t>
      </w:r>
      <w:sdt>
        <w:sdtPr>
          <w:rPr>
            <w:rFonts w:cs="Times New Roman"/>
            <w:szCs w:val="21"/>
          </w:rPr>
          <w:id w:val="-1228143683"/>
          <w:citation/>
        </w:sdtPr>
        <w:sdtContent>
          <w:r w:rsidR="00EC227B" w:rsidRPr="00402B5C">
            <w:rPr>
              <w:rFonts w:cs="Times New Roman"/>
              <w:szCs w:val="21"/>
            </w:rPr>
            <w:fldChar w:fldCharType="begin"/>
          </w:r>
          <w:r w:rsidR="00FB2D00" w:rsidRPr="00402B5C">
            <w:rPr>
              <w:rFonts w:cs="Times New Roman"/>
              <w:szCs w:val="21"/>
            </w:rPr>
            <w:instrText xml:space="preserve">CITATION New88 \n  \t  \l 1041 </w:instrText>
          </w:r>
          <w:r w:rsidR="00EC227B" w:rsidRPr="00402B5C">
            <w:rPr>
              <w:rFonts w:cs="Times New Roman"/>
              <w:szCs w:val="21"/>
            </w:rPr>
            <w:fldChar w:fldCharType="separate"/>
          </w:r>
          <w:r w:rsidR="00FB2D00" w:rsidRPr="00402B5C">
            <w:rPr>
              <w:rFonts w:cs="Times New Roman"/>
              <w:noProof/>
              <w:szCs w:val="21"/>
            </w:rPr>
            <w:t xml:space="preserve"> (1988)</w:t>
          </w:r>
          <w:r w:rsidR="00EC227B" w:rsidRPr="00402B5C">
            <w:rPr>
              <w:rFonts w:cs="Times New Roman"/>
              <w:szCs w:val="21"/>
            </w:rPr>
            <w:fldChar w:fldCharType="end"/>
          </w:r>
        </w:sdtContent>
      </w:sdt>
      <w:r w:rsidR="007F0318">
        <w:rPr>
          <w:rFonts w:cs="Times New Roman" w:hint="eastAsia"/>
          <w:szCs w:val="21"/>
        </w:rPr>
        <w:t xml:space="preserve"> </w:t>
      </w:r>
      <w:r w:rsidRPr="00402B5C">
        <w:rPr>
          <w:rFonts w:cs="Times New Roman"/>
          <w:szCs w:val="21"/>
        </w:rPr>
        <w:t>の枠組みである。</w:t>
      </w:r>
      <w:r w:rsidRPr="00402B5C">
        <w:rPr>
          <w:rFonts w:cs="Times New Roman"/>
          <w:szCs w:val="21"/>
        </w:rPr>
        <w:t>Newmar</w:t>
      </w:r>
      <w:r w:rsidR="00376D8E" w:rsidRPr="00402B5C">
        <w:rPr>
          <w:rFonts w:cs="Times New Roman"/>
          <w:szCs w:val="21"/>
        </w:rPr>
        <w:t>k</w:t>
      </w:r>
      <w:sdt>
        <w:sdtPr>
          <w:rPr>
            <w:rFonts w:cs="Times New Roman"/>
            <w:szCs w:val="21"/>
          </w:rPr>
          <w:id w:val="503170227"/>
          <w:citation/>
        </w:sdtPr>
        <w:sdtContent>
          <w:r w:rsidR="00376D8E" w:rsidRPr="00402B5C">
            <w:rPr>
              <w:rFonts w:cs="Times New Roman"/>
              <w:szCs w:val="21"/>
            </w:rPr>
            <w:fldChar w:fldCharType="begin"/>
          </w:r>
          <w:r w:rsidR="00D61A49" w:rsidRPr="00402B5C">
            <w:rPr>
              <w:rFonts w:cs="Times New Roman"/>
              <w:szCs w:val="21"/>
            </w:rPr>
            <w:instrText xml:space="preserve">CITATION New88 \n  \t  \l 1041 </w:instrText>
          </w:r>
          <w:r w:rsidR="00376D8E" w:rsidRPr="00402B5C">
            <w:rPr>
              <w:rFonts w:cs="Times New Roman"/>
              <w:szCs w:val="21"/>
            </w:rPr>
            <w:fldChar w:fldCharType="separate"/>
          </w:r>
          <w:r w:rsidR="00D61A49" w:rsidRPr="00402B5C">
            <w:rPr>
              <w:rFonts w:cs="Times New Roman"/>
              <w:noProof/>
              <w:szCs w:val="21"/>
            </w:rPr>
            <w:t xml:space="preserve"> (1988)</w:t>
          </w:r>
          <w:r w:rsidR="00376D8E" w:rsidRPr="00402B5C">
            <w:rPr>
              <w:rFonts w:cs="Times New Roman"/>
              <w:szCs w:val="21"/>
            </w:rPr>
            <w:fldChar w:fldCharType="end"/>
          </w:r>
        </w:sdtContent>
      </w:sdt>
      <w:r w:rsidR="007F0318">
        <w:rPr>
          <w:rFonts w:cs="Times New Roman" w:hint="eastAsia"/>
          <w:szCs w:val="21"/>
        </w:rPr>
        <w:t xml:space="preserve"> </w:t>
      </w:r>
      <w:r w:rsidRPr="00402B5C">
        <w:rPr>
          <w:rFonts w:cs="Times New Roman"/>
          <w:szCs w:val="21"/>
        </w:rPr>
        <w:t>は、文化を「特定の言語を表現手段とする共同体に特有の生活様式とその表象」と定義したうえで、翻訳の対象となる「文化的語彙（</w:t>
      </w:r>
      <w:r w:rsidRPr="00402B5C">
        <w:rPr>
          <w:rFonts w:cs="Times New Roman"/>
          <w:szCs w:val="21"/>
        </w:rPr>
        <w:t>cultural words</w:t>
      </w:r>
      <w:r w:rsidRPr="00402B5C">
        <w:rPr>
          <w:rFonts w:cs="Times New Roman"/>
          <w:szCs w:val="21"/>
        </w:rPr>
        <w:t>）」を</w:t>
      </w:r>
      <w:r w:rsidRPr="00402B5C">
        <w:rPr>
          <w:rFonts w:cs="Times New Roman"/>
          <w:szCs w:val="21"/>
        </w:rPr>
        <w:t>5</w:t>
      </w:r>
      <w:r w:rsidRPr="00402B5C">
        <w:rPr>
          <w:rFonts w:cs="Times New Roman"/>
          <w:szCs w:val="21"/>
        </w:rPr>
        <w:t>つの</w:t>
      </w:r>
      <w:r w:rsidR="00744666" w:rsidRPr="00402B5C">
        <w:rPr>
          <w:rFonts w:cs="Times New Roman"/>
          <w:szCs w:val="21"/>
        </w:rPr>
        <w:t>カテゴリ</w:t>
      </w:r>
      <w:r w:rsidRPr="00402B5C">
        <w:rPr>
          <w:rFonts w:cs="Times New Roman"/>
          <w:szCs w:val="21"/>
        </w:rPr>
        <w:t>に分類</w:t>
      </w:r>
      <w:r w:rsidR="004A6C16" w:rsidRPr="00402B5C">
        <w:rPr>
          <w:rFonts w:cs="Times New Roman" w:hint="eastAsia"/>
          <w:szCs w:val="21"/>
        </w:rPr>
        <w:t>している。</w:t>
      </w:r>
      <w:r w:rsidR="003A475D" w:rsidRPr="00402B5C">
        <w:rPr>
          <w:rFonts w:cs="Times New Roman" w:hint="eastAsia"/>
          <w:szCs w:val="21"/>
        </w:rPr>
        <w:t>そのカテゴリを</w:t>
      </w:r>
      <w:r w:rsidR="00582273" w:rsidRPr="00402B5C">
        <w:rPr>
          <w:rFonts w:cs="Times New Roman"/>
          <w:szCs w:val="21"/>
        </w:rPr>
        <w:fldChar w:fldCharType="begin"/>
      </w:r>
      <w:r w:rsidR="00582273" w:rsidRPr="00402B5C">
        <w:rPr>
          <w:rFonts w:cs="Times New Roman"/>
          <w:szCs w:val="21"/>
        </w:rPr>
        <w:instrText xml:space="preserve"> REF _Ref219476050 </w:instrText>
      </w:r>
      <w:r w:rsidR="00F45A47">
        <w:rPr>
          <w:rFonts w:cs="Times New Roman"/>
          <w:szCs w:val="21"/>
        </w:rPr>
        <w:instrText xml:space="preserve"> \* MERGEFORMAT </w:instrText>
      </w:r>
      <w:r w:rsidR="00582273" w:rsidRPr="00402B5C">
        <w:rPr>
          <w:rFonts w:cs="Times New Roman"/>
          <w:szCs w:val="21"/>
        </w:rPr>
        <w:fldChar w:fldCharType="separate"/>
      </w:r>
      <w:r w:rsidR="00582273" w:rsidRPr="00402B5C">
        <w:rPr>
          <w:rFonts w:cs="Times New Roman"/>
        </w:rPr>
        <w:t>表</w:t>
      </w:r>
      <w:r w:rsidR="00582273" w:rsidRPr="00402B5C">
        <w:rPr>
          <w:rFonts w:cs="Times New Roman"/>
          <w:noProof/>
        </w:rPr>
        <w:t>1</w:t>
      </w:r>
      <w:r w:rsidR="00582273" w:rsidRPr="00402B5C">
        <w:rPr>
          <w:rFonts w:cs="Times New Roman"/>
          <w:szCs w:val="21"/>
        </w:rPr>
        <w:fldChar w:fldCharType="end"/>
      </w:r>
      <w:r w:rsidR="00582273" w:rsidRPr="00402B5C">
        <w:rPr>
          <w:rFonts w:cs="Times New Roman" w:hint="eastAsia"/>
          <w:szCs w:val="21"/>
        </w:rPr>
        <w:t>に示す</w:t>
      </w:r>
      <w:r w:rsidR="00DC58F3" w:rsidRPr="00402B5C">
        <w:rPr>
          <w:rFonts w:cs="Times New Roman" w:hint="eastAsia"/>
          <w:szCs w:val="21"/>
        </w:rPr>
        <w:t>。表中のカテゴリ名および基本区分は</w:t>
      </w:r>
      <w:r w:rsidR="00DC58F3" w:rsidRPr="00402B5C">
        <w:rPr>
          <w:rFonts w:cs="Times New Roman"/>
          <w:szCs w:val="21"/>
        </w:rPr>
        <w:t xml:space="preserve"> Newmark (1988) </w:t>
      </w:r>
      <w:r w:rsidR="00DC58F3" w:rsidRPr="00402B5C">
        <w:rPr>
          <w:rFonts w:cs="Times New Roman"/>
          <w:szCs w:val="21"/>
        </w:rPr>
        <w:t>に基づく。説明は原文の例示を踏まえて整理したものである。</w:t>
      </w:r>
    </w:p>
    <w:p w14:paraId="06C27086" w14:textId="77777777" w:rsidR="007F0318" w:rsidRDefault="007F0318" w:rsidP="002E550E">
      <w:pPr>
        <w:rPr>
          <w:rFonts w:cs="Times New Roman"/>
          <w:szCs w:val="21"/>
        </w:rPr>
      </w:pPr>
    </w:p>
    <w:p w14:paraId="7889F899" w14:textId="74682A13" w:rsidR="007F0318" w:rsidRPr="005351A7" w:rsidRDefault="007F0318" w:rsidP="00402B5C">
      <w:pPr>
        <w:jc w:val="center"/>
        <w:rPr>
          <w:rFonts w:cs="Times New Roman"/>
          <w:b/>
          <w:bCs/>
          <w:szCs w:val="21"/>
        </w:rPr>
      </w:pPr>
      <w:bookmarkStart w:id="10" w:name="_Ref219476050"/>
      <w:bookmarkStart w:id="11" w:name="_Ref219476042"/>
      <w:commentRangeStart w:id="12"/>
      <w:r w:rsidRPr="005351A7">
        <w:rPr>
          <w:rFonts w:cs="Times New Roman"/>
          <w:b/>
          <w:bCs/>
        </w:rPr>
        <w:t>表</w:t>
      </w:r>
      <w:r w:rsidRPr="005351A7">
        <w:rPr>
          <w:rFonts w:cs="Times New Roman"/>
          <w:b/>
          <w:bCs/>
        </w:rPr>
        <w:fldChar w:fldCharType="begin"/>
      </w:r>
      <w:r w:rsidRPr="005351A7">
        <w:rPr>
          <w:rFonts w:cs="Times New Roman"/>
          <w:b/>
          <w:bCs/>
        </w:rPr>
        <w:instrText xml:space="preserve"> SEQ </w:instrText>
      </w:r>
      <w:r w:rsidRPr="005351A7">
        <w:rPr>
          <w:rFonts w:cs="Times New Roman"/>
          <w:b/>
          <w:bCs/>
        </w:rPr>
        <w:instrText>表</w:instrText>
      </w:r>
      <w:r w:rsidRPr="005351A7">
        <w:rPr>
          <w:rFonts w:cs="Times New Roman"/>
          <w:b/>
          <w:bCs/>
        </w:rPr>
        <w:instrText xml:space="preserve"> \* ARABIC </w:instrText>
      </w:r>
      <w:r w:rsidRPr="005351A7">
        <w:rPr>
          <w:rFonts w:cs="Times New Roman"/>
          <w:b/>
          <w:bCs/>
        </w:rPr>
        <w:fldChar w:fldCharType="separate"/>
      </w:r>
      <w:r w:rsidRPr="005351A7">
        <w:rPr>
          <w:rFonts w:cs="Times New Roman"/>
          <w:b/>
          <w:bCs/>
          <w:noProof/>
        </w:rPr>
        <w:t>1</w:t>
      </w:r>
      <w:r w:rsidRPr="005351A7">
        <w:rPr>
          <w:rFonts w:cs="Times New Roman"/>
          <w:b/>
          <w:bCs/>
          <w:noProof/>
        </w:rPr>
        <w:fldChar w:fldCharType="end"/>
      </w:r>
      <w:bookmarkEnd w:id="10"/>
      <w:r w:rsidR="004426C6" w:rsidRPr="005351A7">
        <w:rPr>
          <w:rFonts w:cs="Times New Roman" w:hint="eastAsia"/>
          <w:b/>
          <w:bCs/>
          <w:noProof/>
        </w:rPr>
        <w:t xml:space="preserve"> </w:t>
      </w:r>
      <w:r w:rsidRPr="005351A7">
        <w:rPr>
          <w:rFonts w:cs="Times New Roman"/>
          <w:b/>
          <w:bCs/>
        </w:rPr>
        <w:t>Newmark</w:t>
      </w:r>
      <w:sdt>
        <w:sdtPr>
          <w:rPr>
            <w:rFonts w:cs="Times New Roman"/>
            <w:b/>
            <w:bCs/>
          </w:rPr>
          <w:id w:val="-235860138"/>
          <w:citation/>
        </w:sdtPr>
        <w:sdtContent>
          <w:r w:rsidRPr="005351A7">
            <w:rPr>
              <w:rFonts w:cs="Times New Roman"/>
              <w:b/>
              <w:bCs/>
            </w:rPr>
            <w:fldChar w:fldCharType="begin"/>
          </w:r>
          <w:r w:rsidRPr="005351A7">
            <w:rPr>
              <w:rFonts w:cs="Times New Roman"/>
              <w:b/>
              <w:bCs/>
            </w:rPr>
            <w:instrText xml:space="preserve">CITATION New88 \n  \t  \l 1041 </w:instrText>
          </w:r>
          <w:r w:rsidRPr="005351A7">
            <w:rPr>
              <w:rFonts w:cs="Times New Roman"/>
              <w:b/>
              <w:bCs/>
            </w:rPr>
            <w:fldChar w:fldCharType="separate"/>
          </w:r>
          <w:r w:rsidRPr="005351A7">
            <w:rPr>
              <w:rFonts w:cs="Times New Roman"/>
              <w:b/>
              <w:bCs/>
              <w:noProof/>
            </w:rPr>
            <w:t xml:space="preserve"> (1988)</w:t>
          </w:r>
          <w:r w:rsidRPr="005351A7">
            <w:rPr>
              <w:rFonts w:cs="Times New Roman"/>
              <w:b/>
              <w:bCs/>
            </w:rPr>
            <w:fldChar w:fldCharType="end"/>
          </w:r>
        </w:sdtContent>
      </w:sdt>
      <w:r w:rsidRPr="005351A7">
        <w:rPr>
          <w:rFonts w:cs="Times New Roman"/>
          <w:b/>
          <w:bCs/>
        </w:rPr>
        <w:t>の文化語の</w:t>
      </w:r>
      <w:r w:rsidRPr="005351A7">
        <w:rPr>
          <w:rFonts w:cs="Times New Roman"/>
          <w:b/>
          <w:bCs/>
        </w:rPr>
        <w:t>5</w:t>
      </w:r>
      <w:r w:rsidRPr="005351A7">
        <w:rPr>
          <w:rFonts w:cs="Times New Roman"/>
          <w:b/>
          <w:bCs/>
        </w:rPr>
        <w:t>つの分類</w:t>
      </w:r>
      <w:bookmarkEnd w:id="11"/>
      <w:commentRangeEnd w:id="12"/>
      <w:r w:rsidR="004B0331" w:rsidRPr="005351A7">
        <w:rPr>
          <w:rStyle w:val="ac"/>
          <w:rFonts w:cs="Times New Roman"/>
          <w:b/>
          <w:bCs/>
          <w:sz w:val="21"/>
          <w:szCs w:val="21"/>
        </w:rPr>
        <w:commentReference w:id="12"/>
      </w:r>
    </w:p>
    <w:tbl>
      <w:tblPr>
        <w:tblStyle w:val="af5"/>
        <w:tblW w:w="0" w:type="auto"/>
        <w:tblLook w:val="04A0" w:firstRow="1" w:lastRow="0" w:firstColumn="1" w:lastColumn="0" w:noHBand="0" w:noVBand="1"/>
      </w:tblPr>
      <w:tblGrid>
        <w:gridCol w:w="2972"/>
        <w:gridCol w:w="2835"/>
        <w:gridCol w:w="2687"/>
      </w:tblGrid>
      <w:tr w:rsidR="00646219" w:rsidRPr="00F45A47" w14:paraId="46587D8F" w14:textId="77777777" w:rsidTr="00AD2F8B">
        <w:tc>
          <w:tcPr>
            <w:tcW w:w="2972" w:type="dxa"/>
          </w:tcPr>
          <w:p w14:paraId="31FF099D" w14:textId="77777777" w:rsidR="00646219" w:rsidRPr="00EF393C" w:rsidRDefault="00646219" w:rsidP="003E4A98">
            <w:pPr>
              <w:rPr>
                <w:rFonts w:cs="Times New Roman"/>
                <w:b/>
                <w:bCs/>
                <w:szCs w:val="21"/>
              </w:rPr>
            </w:pPr>
            <w:r w:rsidRPr="00EF393C">
              <w:rPr>
                <w:rFonts w:cs="Times New Roman" w:hint="eastAsia"/>
                <w:b/>
                <w:bCs/>
                <w:szCs w:val="21"/>
              </w:rPr>
              <w:t>カテゴリ</w:t>
            </w:r>
          </w:p>
        </w:tc>
        <w:tc>
          <w:tcPr>
            <w:tcW w:w="2835" w:type="dxa"/>
          </w:tcPr>
          <w:p w14:paraId="20209DC9" w14:textId="77777777" w:rsidR="00646219" w:rsidRPr="00EF393C" w:rsidRDefault="00646219" w:rsidP="003E4A98">
            <w:pPr>
              <w:rPr>
                <w:rFonts w:cs="Times New Roman"/>
                <w:b/>
                <w:bCs/>
                <w:szCs w:val="21"/>
              </w:rPr>
            </w:pPr>
            <w:r w:rsidRPr="00EF393C">
              <w:rPr>
                <w:rFonts w:cs="Times New Roman"/>
                <w:b/>
                <w:bCs/>
                <w:szCs w:val="21"/>
              </w:rPr>
              <w:t>概要</w:t>
            </w:r>
          </w:p>
        </w:tc>
        <w:tc>
          <w:tcPr>
            <w:tcW w:w="2687" w:type="dxa"/>
          </w:tcPr>
          <w:p w14:paraId="1E51E204" w14:textId="77777777" w:rsidR="00646219" w:rsidRPr="00EF393C" w:rsidRDefault="00646219" w:rsidP="003E4A98">
            <w:pPr>
              <w:rPr>
                <w:rFonts w:cs="Times New Roman"/>
                <w:b/>
                <w:bCs/>
                <w:szCs w:val="21"/>
              </w:rPr>
            </w:pPr>
            <w:r w:rsidRPr="00EF393C">
              <w:rPr>
                <w:rFonts w:cs="Times New Roman"/>
                <w:b/>
                <w:bCs/>
                <w:szCs w:val="21"/>
              </w:rPr>
              <w:t>例</w:t>
            </w:r>
          </w:p>
        </w:tc>
      </w:tr>
      <w:tr w:rsidR="00646219" w:rsidRPr="00F45A47" w14:paraId="16682A71" w14:textId="77777777" w:rsidTr="00AD2F8B">
        <w:tc>
          <w:tcPr>
            <w:tcW w:w="2972" w:type="dxa"/>
          </w:tcPr>
          <w:p w14:paraId="4BD5A313" w14:textId="77777777" w:rsidR="00646219" w:rsidRPr="00402B5C" w:rsidRDefault="00646219" w:rsidP="003E4A98">
            <w:pPr>
              <w:rPr>
                <w:rFonts w:cs="Times New Roman"/>
                <w:szCs w:val="21"/>
              </w:rPr>
            </w:pPr>
            <w:r w:rsidRPr="00402B5C">
              <w:rPr>
                <w:rFonts w:cs="Times New Roman" w:hint="eastAsia"/>
                <w:szCs w:val="21"/>
              </w:rPr>
              <w:t>生態（</w:t>
            </w:r>
            <w:r w:rsidRPr="00402B5C">
              <w:rPr>
                <w:rFonts w:cs="Times New Roman"/>
                <w:szCs w:val="21"/>
              </w:rPr>
              <w:t>Ecology</w:t>
            </w:r>
            <w:r w:rsidRPr="00402B5C">
              <w:rPr>
                <w:rFonts w:cs="Times New Roman"/>
                <w:szCs w:val="21"/>
              </w:rPr>
              <w:t>）</w:t>
            </w:r>
          </w:p>
        </w:tc>
        <w:tc>
          <w:tcPr>
            <w:tcW w:w="2835" w:type="dxa"/>
          </w:tcPr>
          <w:p w14:paraId="5DDDFEB8" w14:textId="77777777" w:rsidR="00646219" w:rsidRPr="00402B5C" w:rsidRDefault="00646219" w:rsidP="003E4A98">
            <w:pPr>
              <w:rPr>
                <w:rFonts w:cs="Times New Roman"/>
                <w:szCs w:val="21"/>
              </w:rPr>
            </w:pPr>
            <w:r w:rsidRPr="00402B5C">
              <w:rPr>
                <w:rFonts w:cs="Times New Roman"/>
                <w:szCs w:val="21"/>
              </w:rPr>
              <w:t>植物、動物、風、山、平野、自然現象など、自然環境に由来する語彙。</w:t>
            </w:r>
          </w:p>
        </w:tc>
        <w:tc>
          <w:tcPr>
            <w:tcW w:w="2687" w:type="dxa"/>
          </w:tcPr>
          <w:p w14:paraId="2881CB7C" w14:textId="77777777" w:rsidR="00646219" w:rsidRPr="00402B5C" w:rsidRDefault="00646219" w:rsidP="003E4A98">
            <w:pPr>
              <w:rPr>
                <w:rFonts w:cs="Times New Roman"/>
                <w:szCs w:val="21"/>
              </w:rPr>
            </w:pPr>
            <w:r w:rsidRPr="00402B5C">
              <w:rPr>
                <w:rFonts w:cs="Times New Roman"/>
                <w:szCs w:val="21"/>
              </w:rPr>
              <w:t>桜、梅雨、台風、秋の七草</w:t>
            </w:r>
          </w:p>
        </w:tc>
      </w:tr>
      <w:tr w:rsidR="00646219" w:rsidRPr="00F45A47" w14:paraId="1AD1670D" w14:textId="77777777" w:rsidTr="00AD2F8B">
        <w:tc>
          <w:tcPr>
            <w:tcW w:w="2972" w:type="dxa"/>
          </w:tcPr>
          <w:p w14:paraId="3530F516" w14:textId="77777777" w:rsidR="00646219" w:rsidRPr="00402B5C" w:rsidRDefault="00646219" w:rsidP="003E4A98">
            <w:pPr>
              <w:rPr>
                <w:rFonts w:cs="Times New Roman"/>
                <w:szCs w:val="21"/>
              </w:rPr>
            </w:pPr>
            <w:r w:rsidRPr="00402B5C">
              <w:rPr>
                <w:rFonts w:cs="Times New Roman" w:hint="eastAsia"/>
                <w:szCs w:val="21"/>
              </w:rPr>
              <w:t>物質文化（</w:t>
            </w:r>
            <w:r w:rsidRPr="00402B5C">
              <w:rPr>
                <w:rFonts w:cs="Times New Roman"/>
                <w:szCs w:val="21"/>
              </w:rPr>
              <w:t>Material culture</w:t>
            </w:r>
            <w:r w:rsidRPr="00402B5C">
              <w:rPr>
                <w:rFonts w:cs="Times New Roman"/>
                <w:szCs w:val="21"/>
              </w:rPr>
              <w:t>）</w:t>
            </w:r>
          </w:p>
        </w:tc>
        <w:tc>
          <w:tcPr>
            <w:tcW w:w="2835" w:type="dxa"/>
          </w:tcPr>
          <w:p w14:paraId="32372423" w14:textId="77777777" w:rsidR="00646219" w:rsidRPr="00402B5C" w:rsidRDefault="00646219" w:rsidP="003E4A98">
            <w:pPr>
              <w:rPr>
                <w:rFonts w:cs="Times New Roman"/>
                <w:szCs w:val="21"/>
              </w:rPr>
            </w:pPr>
            <w:r w:rsidRPr="00402B5C">
              <w:rPr>
                <w:rFonts w:cs="Times New Roman"/>
                <w:szCs w:val="21"/>
              </w:rPr>
              <w:t>食べ物、飲み物、衣服、住居、都市、交通・通信手段など、物質的な文化を表す語彙。</w:t>
            </w:r>
          </w:p>
        </w:tc>
        <w:tc>
          <w:tcPr>
            <w:tcW w:w="2687" w:type="dxa"/>
          </w:tcPr>
          <w:p w14:paraId="08720FB6" w14:textId="77777777" w:rsidR="00646219" w:rsidRPr="00402B5C" w:rsidRDefault="00646219" w:rsidP="003E4A98">
            <w:pPr>
              <w:rPr>
                <w:rFonts w:cs="Times New Roman"/>
                <w:szCs w:val="21"/>
              </w:rPr>
            </w:pPr>
            <w:r w:rsidRPr="00402B5C">
              <w:rPr>
                <w:rFonts w:cs="Times New Roman"/>
                <w:szCs w:val="21"/>
              </w:rPr>
              <w:t>味噌、浴衣、障子、人力車</w:t>
            </w:r>
          </w:p>
        </w:tc>
      </w:tr>
      <w:tr w:rsidR="00646219" w:rsidRPr="00F45A47" w14:paraId="7C83BD5A" w14:textId="77777777" w:rsidTr="00AD2F8B">
        <w:tc>
          <w:tcPr>
            <w:tcW w:w="2972" w:type="dxa"/>
          </w:tcPr>
          <w:p w14:paraId="6E6B1E75" w14:textId="77777777" w:rsidR="00646219" w:rsidRPr="00402B5C" w:rsidRDefault="00646219" w:rsidP="003E4A98">
            <w:pPr>
              <w:rPr>
                <w:rFonts w:cs="Times New Roman"/>
                <w:szCs w:val="21"/>
              </w:rPr>
            </w:pPr>
            <w:r w:rsidRPr="00402B5C">
              <w:rPr>
                <w:rFonts w:cs="Times New Roman" w:hint="eastAsia"/>
                <w:szCs w:val="21"/>
              </w:rPr>
              <w:t>社会文化（</w:t>
            </w:r>
            <w:r w:rsidRPr="00402B5C">
              <w:rPr>
                <w:rFonts w:cs="Times New Roman"/>
                <w:szCs w:val="21"/>
              </w:rPr>
              <w:t>Social culture</w:t>
            </w:r>
            <w:r w:rsidRPr="00402B5C">
              <w:rPr>
                <w:rFonts w:cs="Times New Roman"/>
                <w:szCs w:val="21"/>
              </w:rPr>
              <w:t>）</w:t>
            </w:r>
          </w:p>
        </w:tc>
        <w:tc>
          <w:tcPr>
            <w:tcW w:w="2835" w:type="dxa"/>
          </w:tcPr>
          <w:p w14:paraId="1E7C6C50" w14:textId="77777777" w:rsidR="00646219" w:rsidRPr="00402B5C" w:rsidRDefault="00646219" w:rsidP="003E4A98">
            <w:pPr>
              <w:rPr>
                <w:rFonts w:cs="Times New Roman"/>
                <w:szCs w:val="21"/>
              </w:rPr>
            </w:pPr>
            <w:r w:rsidRPr="00402B5C">
              <w:rPr>
                <w:rFonts w:cs="Times New Roman"/>
                <w:szCs w:val="21"/>
              </w:rPr>
              <w:t>労働、余暇、娯楽、スポーツなど、社会生活における活動を表す語彙。</w:t>
            </w:r>
          </w:p>
        </w:tc>
        <w:tc>
          <w:tcPr>
            <w:tcW w:w="2687" w:type="dxa"/>
          </w:tcPr>
          <w:p w14:paraId="2653EBA4" w14:textId="77777777" w:rsidR="00646219" w:rsidRPr="00402B5C" w:rsidRDefault="00646219" w:rsidP="003E4A98">
            <w:pPr>
              <w:rPr>
                <w:rFonts w:cs="Times New Roman"/>
                <w:szCs w:val="21"/>
              </w:rPr>
            </w:pPr>
            <w:r w:rsidRPr="00402B5C">
              <w:rPr>
                <w:rFonts w:cs="Times New Roman"/>
                <w:szCs w:val="21"/>
              </w:rPr>
              <w:t>花見、盆踊り、銭湯</w:t>
            </w:r>
          </w:p>
        </w:tc>
      </w:tr>
      <w:tr w:rsidR="00646219" w:rsidRPr="00F45A47" w14:paraId="540A8FC6" w14:textId="77777777" w:rsidTr="00AD2F8B">
        <w:tc>
          <w:tcPr>
            <w:tcW w:w="2972" w:type="dxa"/>
          </w:tcPr>
          <w:p w14:paraId="65043089" w14:textId="6388E731" w:rsidR="00646219" w:rsidRPr="00402B5C" w:rsidRDefault="00646219" w:rsidP="003E4A98">
            <w:pPr>
              <w:rPr>
                <w:rFonts w:cs="Times New Roman"/>
                <w:szCs w:val="21"/>
              </w:rPr>
            </w:pPr>
            <w:r w:rsidRPr="00402B5C">
              <w:rPr>
                <w:rFonts w:cs="Times New Roman" w:hint="eastAsia"/>
                <w:szCs w:val="21"/>
              </w:rPr>
              <w:t>組織、習慣、活動、手順、概念</w:t>
            </w:r>
            <w:r w:rsidRPr="00402B5C">
              <w:rPr>
                <w:rFonts w:cs="Times New Roman"/>
                <w:szCs w:val="21"/>
              </w:rPr>
              <w:br/>
            </w:r>
            <w:r w:rsidRPr="00402B5C">
              <w:rPr>
                <w:rFonts w:cs="Times New Roman" w:hint="eastAsia"/>
                <w:szCs w:val="21"/>
              </w:rPr>
              <w:t>（</w:t>
            </w:r>
            <w:r w:rsidRPr="00402B5C">
              <w:rPr>
                <w:rFonts w:cs="Times New Roman"/>
                <w:szCs w:val="21"/>
              </w:rPr>
              <w:t>Organizations, Customs, Activities, Concepts</w:t>
            </w:r>
            <w:r w:rsidRPr="00402B5C">
              <w:rPr>
                <w:rFonts w:cs="Times New Roman"/>
                <w:szCs w:val="21"/>
              </w:rPr>
              <w:t>）</w:t>
            </w:r>
          </w:p>
        </w:tc>
        <w:tc>
          <w:tcPr>
            <w:tcW w:w="2835" w:type="dxa"/>
          </w:tcPr>
          <w:p w14:paraId="6CC6E7EF" w14:textId="77777777" w:rsidR="00646219" w:rsidRPr="00402B5C" w:rsidRDefault="00646219" w:rsidP="003E4A98">
            <w:pPr>
              <w:rPr>
                <w:rFonts w:cs="Times New Roman"/>
                <w:szCs w:val="21"/>
              </w:rPr>
            </w:pPr>
            <w:r w:rsidRPr="00402B5C">
              <w:rPr>
                <w:rFonts w:cs="Times New Roman"/>
                <w:szCs w:val="21"/>
              </w:rPr>
              <w:t>政治・行政・宗教・芸術などの制度、慣習、行事、手続き、概念を表す語彙。</w:t>
            </w:r>
          </w:p>
        </w:tc>
        <w:tc>
          <w:tcPr>
            <w:tcW w:w="2687" w:type="dxa"/>
          </w:tcPr>
          <w:p w14:paraId="25BCB8CE" w14:textId="77777777" w:rsidR="00646219" w:rsidRPr="00402B5C" w:rsidRDefault="00646219" w:rsidP="003E4A98">
            <w:pPr>
              <w:rPr>
                <w:rFonts w:cs="Times New Roman"/>
                <w:szCs w:val="21"/>
              </w:rPr>
            </w:pPr>
            <w:r w:rsidRPr="00402B5C">
              <w:rPr>
                <w:rFonts w:cs="Times New Roman"/>
                <w:szCs w:val="21"/>
              </w:rPr>
              <w:t>天皇、義理、仏教用語、元号</w:t>
            </w:r>
          </w:p>
        </w:tc>
      </w:tr>
      <w:tr w:rsidR="00646219" w:rsidRPr="00F45A47" w14:paraId="51BFEE82" w14:textId="77777777" w:rsidTr="00AD2F8B">
        <w:tc>
          <w:tcPr>
            <w:tcW w:w="2972" w:type="dxa"/>
          </w:tcPr>
          <w:p w14:paraId="343A9013" w14:textId="77777777" w:rsidR="00646219" w:rsidRPr="00402B5C" w:rsidRDefault="00646219" w:rsidP="003E4A98">
            <w:pPr>
              <w:rPr>
                <w:rFonts w:cs="Times New Roman"/>
                <w:szCs w:val="21"/>
              </w:rPr>
            </w:pPr>
            <w:r w:rsidRPr="00402B5C">
              <w:rPr>
                <w:rFonts w:cs="Times New Roman" w:hint="eastAsia"/>
                <w:szCs w:val="21"/>
              </w:rPr>
              <w:t>身振り、習慣（</w:t>
            </w:r>
            <w:r w:rsidRPr="00402B5C">
              <w:rPr>
                <w:rFonts w:cs="Times New Roman"/>
                <w:szCs w:val="21"/>
              </w:rPr>
              <w:t>Gestures and habits</w:t>
            </w:r>
            <w:r w:rsidRPr="00402B5C">
              <w:rPr>
                <w:rFonts w:cs="Times New Roman"/>
                <w:szCs w:val="21"/>
              </w:rPr>
              <w:t>）</w:t>
            </w:r>
          </w:p>
        </w:tc>
        <w:tc>
          <w:tcPr>
            <w:tcW w:w="2835" w:type="dxa"/>
          </w:tcPr>
          <w:p w14:paraId="45B5E705" w14:textId="77777777" w:rsidR="00646219" w:rsidRPr="00402B5C" w:rsidRDefault="00646219" w:rsidP="003E4A98">
            <w:pPr>
              <w:rPr>
                <w:rFonts w:cs="Times New Roman"/>
                <w:szCs w:val="21"/>
              </w:rPr>
            </w:pPr>
            <w:r w:rsidRPr="00402B5C">
              <w:rPr>
                <w:rFonts w:cs="Times New Roman"/>
                <w:szCs w:val="21"/>
              </w:rPr>
              <w:t>身振り、習慣、日常的な行動様式を表す語彙。</w:t>
            </w:r>
          </w:p>
        </w:tc>
        <w:tc>
          <w:tcPr>
            <w:tcW w:w="2687" w:type="dxa"/>
          </w:tcPr>
          <w:p w14:paraId="6E6C748B" w14:textId="77777777" w:rsidR="00646219" w:rsidRPr="00402B5C" w:rsidRDefault="00646219" w:rsidP="003E4A98">
            <w:pPr>
              <w:rPr>
                <w:rFonts w:cs="Times New Roman"/>
                <w:szCs w:val="21"/>
              </w:rPr>
            </w:pPr>
            <w:r w:rsidRPr="00402B5C">
              <w:rPr>
                <w:rFonts w:cs="Times New Roman"/>
                <w:szCs w:val="21"/>
              </w:rPr>
              <w:t>お辞儀、正座、手招き</w:t>
            </w:r>
          </w:p>
        </w:tc>
      </w:tr>
    </w:tbl>
    <w:p w14:paraId="3F15EEE7" w14:textId="38279494" w:rsidR="00646219" w:rsidRPr="00402B5C" w:rsidRDefault="00646219" w:rsidP="00E612FE">
      <w:pPr>
        <w:pStyle w:val="aff"/>
        <w:rPr>
          <w:rFonts w:cs="Times New Roman"/>
        </w:rPr>
      </w:pPr>
    </w:p>
    <w:p w14:paraId="101BDDD8" w14:textId="2D1EE780" w:rsidR="00591AE4" w:rsidRPr="00402B5C" w:rsidRDefault="007776BE" w:rsidP="00591AE4">
      <w:pPr>
        <w:ind w:firstLineChars="100" w:firstLine="210"/>
        <w:rPr>
          <w:rFonts w:cs="Times New Roman"/>
          <w:szCs w:val="21"/>
        </w:rPr>
      </w:pPr>
      <w:r w:rsidRPr="00402B5C">
        <w:rPr>
          <w:rFonts w:cs="Times New Roman"/>
          <w:szCs w:val="21"/>
        </w:rPr>
        <w:t>この分類は、文化的要素を「何が文化に特有か」という観点から体系的に捉えるものであり、翻訳者が「何を文化的要素として扱うべきか」を判断するための基準を提供する。</w:t>
      </w:r>
      <w:r w:rsidR="00A6530C" w:rsidRPr="00402B5C">
        <w:rPr>
          <w:rFonts w:cs="Times New Roman" w:hint="eastAsia"/>
          <w:szCs w:val="21"/>
        </w:rPr>
        <w:t>本研</w:t>
      </w:r>
      <w:r w:rsidR="00A6530C" w:rsidRPr="00402B5C">
        <w:rPr>
          <w:rFonts w:cs="Times New Roman" w:hint="eastAsia"/>
          <w:szCs w:val="21"/>
        </w:rPr>
        <w:lastRenderedPageBreak/>
        <w:t>究では、文化的要素の抽出および分析の基盤として、</w:t>
      </w:r>
      <w:r w:rsidR="00A6530C" w:rsidRPr="00402B5C">
        <w:rPr>
          <w:rFonts w:cs="Times New Roman"/>
          <w:szCs w:val="21"/>
        </w:rPr>
        <w:t>Newmark</w:t>
      </w:r>
      <w:sdt>
        <w:sdtPr>
          <w:rPr>
            <w:rFonts w:cs="Times New Roman"/>
            <w:szCs w:val="21"/>
          </w:rPr>
          <w:id w:val="-326364753"/>
          <w:citation/>
        </w:sdtPr>
        <w:sdtContent>
          <w:r w:rsidR="006669C2" w:rsidRPr="00402B5C">
            <w:rPr>
              <w:rFonts w:cs="Times New Roman"/>
              <w:szCs w:val="21"/>
            </w:rPr>
            <w:fldChar w:fldCharType="begin"/>
          </w:r>
          <w:r w:rsidR="006669C2" w:rsidRPr="00402B5C">
            <w:rPr>
              <w:rFonts w:cs="Times New Roman"/>
              <w:szCs w:val="21"/>
            </w:rPr>
            <w:instrText xml:space="preserve">CITATION New88 \n  \t  \l 1041 </w:instrText>
          </w:r>
          <w:r w:rsidR="006669C2" w:rsidRPr="00402B5C">
            <w:rPr>
              <w:rFonts w:cs="Times New Roman"/>
              <w:szCs w:val="21"/>
            </w:rPr>
            <w:fldChar w:fldCharType="separate"/>
          </w:r>
          <w:r w:rsidR="006669C2" w:rsidRPr="00402B5C">
            <w:rPr>
              <w:rFonts w:cs="Times New Roman"/>
              <w:noProof/>
              <w:szCs w:val="21"/>
            </w:rPr>
            <w:t xml:space="preserve"> (1988)</w:t>
          </w:r>
          <w:r w:rsidR="006669C2" w:rsidRPr="00402B5C">
            <w:rPr>
              <w:rFonts w:cs="Times New Roman"/>
              <w:szCs w:val="21"/>
            </w:rPr>
            <w:fldChar w:fldCharType="end"/>
          </w:r>
        </w:sdtContent>
      </w:sdt>
      <w:r w:rsidR="007F0318">
        <w:rPr>
          <w:rFonts w:cs="Times New Roman" w:hint="eastAsia"/>
          <w:szCs w:val="21"/>
        </w:rPr>
        <w:t xml:space="preserve"> </w:t>
      </w:r>
      <w:r w:rsidR="00A6530C" w:rsidRPr="00402B5C">
        <w:rPr>
          <w:rFonts w:cs="Times New Roman"/>
          <w:szCs w:val="21"/>
        </w:rPr>
        <w:t>のこの</w:t>
      </w:r>
      <w:r w:rsidR="00A6530C" w:rsidRPr="00402B5C">
        <w:rPr>
          <w:rFonts w:cs="Times New Roman"/>
          <w:szCs w:val="21"/>
        </w:rPr>
        <w:t>5</w:t>
      </w:r>
      <w:r w:rsidR="00A6530C" w:rsidRPr="00402B5C">
        <w:rPr>
          <w:rFonts w:cs="Times New Roman"/>
          <w:szCs w:val="21"/>
        </w:rPr>
        <w:t>分類を採用する。なお、本研究における具体的な抽出基準や、『こころ』の</w:t>
      </w:r>
      <w:r w:rsidR="000B0D24" w:rsidRPr="00402B5C">
        <w:rPr>
          <w:rFonts w:cs="Times New Roman"/>
          <w:szCs w:val="21"/>
        </w:rPr>
        <w:t>テキスト</w:t>
      </w:r>
      <w:r w:rsidR="00A6530C" w:rsidRPr="00402B5C">
        <w:rPr>
          <w:rFonts w:cs="Times New Roman"/>
          <w:szCs w:val="21"/>
        </w:rPr>
        <w:t>に対する</w:t>
      </w:r>
      <w:r w:rsidR="00744666" w:rsidRPr="00402B5C">
        <w:rPr>
          <w:rFonts w:cs="Times New Roman"/>
          <w:szCs w:val="21"/>
        </w:rPr>
        <w:t>カテゴリ</w:t>
      </w:r>
      <w:r w:rsidR="00A6530C" w:rsidRPr="00402B5C">
        <w:rPr>
          <w:rFonts w:cs="Times New Roman"/>
          <w:szCs w:val="21"/>
        </w:rPr>
        <w:t>の適用方法については、</w:t>
      </w:r>
      <w:r w:rsidR="00DE0499">
        <w:rPr>
          <w:rFonts w:cs="Times New Roman" w:hint="eastAsia"/>
          <w:szCs w:val="21"/>
        </w:rPr>
        <w:t>3.2.1</w:t>
      </w:r>
      <w:r w:rsidR="00DE0499">
        <w:rPr>
          <w:rFonts w:cs="Times New Roman" w:hint="eastAsia"/>
          <w:szCs w:val="21"/>
        </w:rPr>
        <w:t>項</w:t>
      </w:r>
      <w:r w:rsidR="00A6530C" w:rsidRPr="00402B5C">
        <w:rPr>
          <w:rFonts w:cs="Times New Roman"/>
          <w:szCs w:val="21"/>
        </w:rPr>
        <w:t>にて</w:t>
      </w:r>
      <w:r w:rsidR="00C85B34" w:rsidRPr="00402B5C">
        <w:rPr>
          <w:rFonts w:cs="Times New Roman" w:hint="eastAsia"/>
          <w:szCs w:val="21"/>
        </w:rPr>
        <w:t>記述</w:t>
      </w:r>
      <w:r w:rsidR="00A6530C" w:rsidRPr="00402B5C">
        <w:rPr>
          <w:rFonts w:cs="Times New Roman"/>
          <w:szCs w:val="21"/>
        </w:rPr>
        <w:t>する。</w:t>
      </w:r>
    </w:p>
    <w:p w14:paraId="32BC96A6" w14:textId="121C1FC7" w:rsidR="00203FF4" w:rsidRPr="00197D09" w:rsidRDefault="0027580F" w:rsidP="00A21FA6">
      <w:pPr>
        <w:pStyle w:val="2"/>
      </w:pPr>
      <w:bookmarkStart w:id="13" w:name="_Toc220178759"/>
      <w:r>
        <w:rPr>
          <w:rFonts w:hint="eastAsia"/>
        </w:rPr>
        <w:t>2.2</w:t>
      </w:r>
      <w:r w:rsidR="00203FF4" w:rsidRPr="00197D09">
        <w:rPr>
          <w:rFonts w:hint="eastAsia"/>
        </w:rPr>
        <w:t>翻訳技法に関する研究：</w:t>
      </w:r>
      <w:r w:rsidR="00203FF4" w:rsidRPr="00197D09">
        <w:t>Vinay</w:t>
      </w:r>
      <w:r w:rsidR="007F0318" w:rsidRPr="00197D09">
        <w:rPr>
          <w:rFonts w:hint="eastAsia"/>
        </w:rPr>
        <w:t xml:space="preserve"> </w:t>
      </w:r>
      <w:r w:rsidR="00827848" w:rsidRPr="00197D09">
        <w:t>&amp;</w:t>
      </w:r>
      <w:r w:rsidR="007F0318" w:rsidRPr="00197D09">
        <w:rPr>
          <w:rFonts w:hint="eastAsia"/>
        </w:rPr>
        <w:t xml:space="preserve"> </w:t>
      </w:r>
      <w:proofErr w:type="spellStart"/>
      <w:r w:rsidR="00203FF4" w:rsidRPr="00197D09">
        <w:t>Darbelnet</w:t>
      </w:r>
      <w:proofErr w:type="spellEnd"/>
      <w:r w:rsidR="00203FF4" w:rsidRPr="00197D09">
        <w:rPr>
          <w:rFonts w:hint="eastAsia"/>
        </w:rPr>
        <w:t>の分類と</w:t>
      </w:r>
      <w:r w:rsidR="00203FF4" w:rsidRPr="00197D09">
        <w:t>Molina</w:t>
      </w:r>
      <w:r w:rsidR="007F0318" w:rsidRPr="00197D09">
        <w:rPr>
          <w:rFonts w:hint="eastAsia"/>
        </w:rPr>
        <w:t xml:space="preserve"> &amp; </w:t>
      </w:r>
      <w:r w:rsidR="00203FF4" w:rsidRPr="00197D09">
        <w:t>Albir</w:t>
      </w:r>
      <w:r w:rsidR="00203FF4" w:rsidRPr="00197D09">
        <w:rPr>
          <w:rFonts w:hint="eastAsia"/>
        </w:rPr>
        <w:t>の</w:t>
      </w:r>
      <w:r w:rsidR="00203FF4" w:rsidRPr="00197D09">
        <w:t>18</w:t>
      </w:r>
      <w:r w:rsidR="00203FF4" w:rsidRPr="00197D09">
        <w:rPr>
          <w:rFonts w:hint="eastAsia"/>
        </w:rPr>
        <w:t>分類</w:t>
      </w:r>
      <w:bookmarkEnd w:id="13"/>
    </w:p>
    <w:p w14:paraId="1C09FA18" w14:textId="5885C7FE" w:rsidR="00203FF4" w:rsidRPr="00402B5C" w:rsidRDefault="00203FF4" w:rsidP="00203FF4">
      <w:pPr>
        <w:rPr>
          <w:rFonts w:cs="Times New Roman"/>
          <w:szCs w:val="21"/>
        </w:rPr>
      </w:pPr>
      <w:r w:rsidRPr="00402B5C">
        <w:rPr>
          <w:rFonts w:cs="Times New Roman" w:hint="eastAsia"/>
          <w:szCs w:val="21"/>
        </w:rPr>
        <w:t xml:space="preserve">　翻訳がいかなるプロセスを経て行われる行為であるかを分析するため、翻訳学の領域では古くから翻訳技法の体系化が試みられてきた。本節では、古典的なモデルである</w:t>
      </w:r>
      <w:commentRangeStart w:id="14"/>
      <w:r w:rsidRPr="00402B5C">
        <w:rPr>
          <w:rFonts w:cs="Times New Roman"/>
          <w:szCs w:val="21"/>
        </w:rPr>
        <w:t>Vinay</w:t>
      </w:r>
      <w:r w:rsidR="007F0318">
        <w:rPr>
          <w:rFonts w:cs="Times New Roman" w:hint="eastAsia"/>
          <w:szCs w:val="21"/>
        </w:rPr>
        <w:t xml:space="preserve"> </w:t>
      </w:r>
      <w:r w:rsidR="00F04C33" w:rsidRPr="00402B5C">
        <w:rPr>
          <w:rFonts w:cs="Times New Roman"/>
          <w:szCs w:val="21"/>
        </w:rPr>
        <w:t xml:space="preserve">&amp; </w:t>
      </w:r>
      <w:proofErr w:type="spellStart"/>
      <w:r w:rsidRPr="00402B5C">
        <w:rPr>
          <w:rFonts w:cs="Times New Roman"/>
          <w:szCs w:val="21"/>
        </w:rPr>
        <w:t>Darbelnet</w:t>
      </w:r>
      <w:proofErr w:type="spellEnd"/>
      <w:sdt>
        <w:sdtPr>
          <w:rPr>
            <w:rFonts w:cs="Times New Roman"/>
            <w:szCs w:val="21"/>
          </w:rPr>
          <w:id w:val="-2033558438"/>
          <w:citation/>
        </w:sdtPr>
        <w:sdtContent>
          <w:r w:rsidR="002D2012" w:rsidRPr="00402B5C">
            <w:rPr>
              <w:rFonts w:cs="Times New Roman"/>
              <w:szCs w:val="21"/>
            </w:rPr>
            <w:fldChar w:fldCharType="begin"/>
          </w:r>
          <w:r w:rsidR="00FB2D00" w:rsidRPr="00402B5C">
            <w:rPr>
              <w:rFonts w:cs="Times New Roman"/>
              <w:szCs w:val="21"/>
            </w:rPr>
            <w:instrText xml:space="preserve">CITATION VinDarJohn95 \n  \t  \l 1041 </w:instrText>
          </w:r>
          <w:r w:rsidR="002D2012" w:rsidRPr="00402B5C">
            <w:rPr>
              <w:rFonts w:cs="Times New Roman"/>
              <w:szCs w:val="21"/>
            </w:rPr>
            <w:fldChar w:fldCharType="separate"/>
          </w:r>
          <w:r w:rsidR="00FB2D00" w:rsidRPr="00402B5C">
            <w:rPr>
              <w:rFonts w:cs="Times New Roman"/>
              <w:noProof/>
              <w:szCs w:val="21"/>
            </w:rPr>
            <w:t xml:space="preserve"> (1958/1995)</w:t>
          </w:r>
          <w:r w:rsidR="002D2012" w:rsidRPr="00402B5C">
            <w:rPr>
              <w:rFonts w:cs="Times New Roman"/>
              <w:szCs w:val="21"/>
            </w:rPr>
            <w:fldChar w:fldCharType="end"/>
          </w:r>
        </w:sdtContent>
      </w:sdt>
      <w:r w:rsidR="007F0318">
        <w:rPr>
          <w:rFonts w:cs="Times New Roman" w:hint="eastAsia"/>
          <w:szCs w:val="21"/>
        </w:rPr>
        <w:t xml:space="preserve"> </w:t>
      </w:r>
      <w:r w:rsidRPr="00402B5C">
        <w:rPr>
          <w:rFonts w:cs="Times New Roman" w:hint="eastAsia"/>
          <w:szCs w:val="21"/>
        </w:rPr>
        <w:t>の分類と、より現実的・機能的に分類した</w:t>
      </w:r>
      <w:r w:rsidRPr="00402B5C">
        <w:rPr>
          <w:rFonts w:cs="Times New Roman"/>
          <w:szCs w:val="21"/>
        </w:rPr>
        <w:t>Molina</w:t>
      </w:r>
      <w:r w:rsidR="007F0318">
        <w:rPr>
          <w:rFonts w:cs="Times New Roman" w:hint="eastAsia"/>
          <w:szCs w:val="21"/>
        </w:rPr>
        <w:t xml:space="preserve"> </w:t>
      </w:r>
      <w:r w:rsidR="00B60E31" w:rsidRPr="00402B5C">
        <w:rPr>
          <w:rFonts w:cs="Times New Roman"/>
          <w:szCs w:val="21"/>
        </w:rPr>
        <w:t>&amp;</w:t>
      </w:r>
      <w:r w:rsidR="007F0318">
        <w:rPr>
          <w:rFonts w:cs="Times New Roman" w:hint="eastAsia"/>
          <w:szCs w:val="21"/>
        </w:rPr>
        <w:t xml:space="preserve"> </w:t>
      </w:r>
      <w:r w:rsidRPr="00402B5C">
        <w:rPr>
          <w:rFonts w:cs="Times New Roman"/>
          <w:szCs w:val="21"/>
        </w:rPr>
        <w:t>Albir</w:t>
      </w:r>
      <w:commentRangeEnd w:id="14"/>
      <w:r w:rsidR="004B0331">
        <w:rPr>
          <w:rStyle w:val="ac"/>
          <w:rFonts w:cs="Times New Roman"/>
          <w:sz w:val="21"/>
          <w:szCs w:val="21"/>
        </w:rPr>
        <w:commentReference w:id="14"/>
      </w:r>
      <w:sdt>
        <w:sdtPr>
          <w:rPr>
            <w:rFonts w:cs="Times New Roman"/>
            <w:szCs w:val="21"/>
          </w:rPr>
          <w:id w:val="1725017390"/>
          <w:citation/>
        </w:sdtPr>
        <w:sdtContent>
          <w:r w:rsidR="009E4102" w:rsidRPr="00402B5C">
            <w:rPr>
              <w:rFonts w:cs="Times New Roman"/>
              <w:szCs w:val="21"/>
            </w:rPr>
            <w:fldChar w:fldCharType="begin"/>
          </w:r>
          <w:r w:rsidR="009E4102" w:rsidRPr="00402B5C">
            <w:rPr>
              <w:rFonts w:cs="Times New Roman"/>
              <w:szCs w:val="21"/>
            </w:rPr>
            <w:instrText xml:space="preserve">CITATION MolAlb02 \n  \t  \l 1041 </w:instrText>
          </w:r>
          <w:r w:rsidR="009E4102" w:rsidRPr="00402B5C">
            <w:rPr>
              <w:rFonts w:cs="Times New Roman"/>
              <w:szCs w:val="21"/>
            </w:rPr>
            <w:fldChar w:fldCharType="separate"/>
          </w:r>
          <w:r w:rsidR="009E4102" w:rsidRPr="00402B5C">
            <w:rPr>
              <w:rFonts w:cs="Times New Roman"/>
              <w:noProof/>
              <w:szCs w:val="21"/>
            </w:rPr>
            <w:t xml:space="preserve"> (2002)</w:t>
          </w:r>
          <w:r w:rsidR="009E4102" w:rsidRPr="00402B5C">
            <w:rPr>
              <w:rFonts w:cs="Times New Roman"/>
              <w:szCs w:val="21"/>
            </w:rPr>
            <w:fldChar w:fldCharType="end"/>
          </w:r>
        </w:sdtContent>
      </w:sdt>
      <w:r w:rsidR="007F0318">
        <w:rPr>
          <w:rFonts w:cs="Times New Roman" w:hint="eastAsia"/>
          <w:szCs w:val="21"/>
        </w:rPr>
        <w:t xml:space="preserve"> </w:t>
      </w:r>
      <w:r w:rsidRPr="00402B5C">
        <w:rPr>
          <w:rFonts w:cs="Times New Roman" w:hint="eastAsia"/>
          <w:szCs w:val="21"/>
        </w:rPr>
        <w:t>の分類について概説し、本研究が後者を採用する根拠を述べる。</w:t>
      </w:r>
    </w:p>
    <w:p w14:paraId="0AA036AF" w14:textId="086F4C52" w:rsidR="006438DF" w:rsidRPr="00402B5C" w:rsidRDefault="00203FF4" w:rsidP="00203FF4">
      <w:pPr>
        <w:rPr>
          <w:rFonts w:cs="Times New Roman"/>
          <w:szCs w:val="21"/>
        </w:rPr>
      </w:pPr>
      <w:r w:rsidRPr="00402B5C">
        <w:rPr>
          <w:rFonts w:cs="Times New Roman" w:hint="eastAsia"/>
          <w:szCs w:val="21"/>
        </w:rPr>
        <w:t xml:space="preserve">　翻訳技法の分類として最も著名かつ古典的なものは、</w:t>
      </w:r>
      <w:r w:rsidRPr="00402B5C">
        <w:rPr>
          <w:rFonts w:cs="Times New Roman"/>
          <w:szCs w:val="21"/>
        </w:rPr>
        <w:t>Vinay</w:t>
      </w:r>
      <w:r w:rsidR="007F0318">
        <w:rPr>
          <w:rFonts w:cs="Times New Roman" w:hint="eastAsia"/>
          <w:szCs w:val="21"/>
        </w:rPr>
        <w:t xml:space="preserve"> &amp; </w:t>
      </w:r>
      <w:proofErr w:type="spellStart"/>
      <w:r w:rsidRPr="00402B5C">
        <w:rPr>
          <w:rFonts w:cs="Times New Roman"/>
          <w:szCs w:val="21"/>
        </w:rPr>
        <w:t>Darbelne</w:t>
      </w:r>
      <w:r w:rsidR="004E4349" w:rsidRPr="00402B5C">
        <w:rPr>
          <w:rFonts w:cs="Times New Roman"/>
          <w:szCs w:val="21"/>
        </w:rPr>
        <w:t>t</w:t>
      </w:r>
      <w:proofErr w:type="spellEnd"/>
      <w:sdt>
        <w:sdtPr>
          <w:rPr>
            <w:rFonts w:cs="Times New Roman"/>
            <w:szCs w:val="21"/>
          </w:rPr>
          <w:id w:val="-321044401"/>
          <w:citation/>
        </w:sdtPr>
        <w:sdtContent>
          <w:r w:rsidR="004E4349" w:rsidRPr="00402B5C">
            <w:rPr>
              <w:rFonts w:cs="Times New Roman"/>
              <w:szCs w:val="21"/>
            </w:rPr>
            <w:fldChar w:fldCharType="begin"/>
          </w:r>
          <w:r w:rsidR="004E4349" w:rsidRPr="00402B5C">
            <w:rPr>
              <w:rFonts w:cs="Times New Roman"/>
              <w:szCs w:val="21"/>
            </w:rPr>
            <w:instrText xml:space="preserve">CITATION VinDarJohn95 \n  \t  \l 1041 </w:instrText>
          </w:r>
          <w:r w:rsidR="004E4349" w:rsidRPr="00402B5C">
            <w:rPr>
              <w:rFonts w:cs="Times New Roman"/>
              <w:szCs w:val="21"/>
            </w:rPr>
            <w:fldChar w:fldCharType="separate"/>
          </w:r>
          <w:r w:rsidR="004E4349" w:rsidRPr="00402B5C">
            <w:rPr>
              <w:rFonts w:cs="Times New Roman"/>
              <w:noProof/>
              <w:szCs w:val="21"/>
            </w:rPr>
            <w:t xml:space="preserve"> (1958/1995)</w:t>
          </w:r>
          <w:r w:rsidR="004E4349" w:rsidRPr="00402B5C">
            <w:rPr>
              <w:rFonts w:cs="Times New Roman"/>
              <w:szCs w:val="21"/>
            </w:rPr>
            <w:fldChar w:fldCharType="end"/>
          </w:r>
        </w:sdtContent>
      </w:sdt>
      <w:r w:rsidR="007F0318">
        <w:rPr>
          <w:rFonts w:cs="Times New Roman" w:hint="eastAsia"/>
          <w:szCs w:val="21"/>
        </w:rPr>
        <w:t xml:space="preserve"> </w:t>
      </w:r>
      <w:r w:rsidRPr="00402B5C">
        <w:rPr>
          <w:rFonts w:cs="Times New Roman" w:hint="eastAsia"/>
          <w:szCs w:val="21"/>
        </w:rPr>
        <w:t>によ</w:t>
      </w:r>
      <w:r w:rsidR="006C0606">
        <w:rPr>
          <w:rFonts w:cs="Times New Roman" w:hint="eastAsia"/>
          <w:szCs w:val="21"/>
        </w:rPr>
        <w:t>る</w:t>
      </w:r>
      <w:r w:rsidR="006C0606" w:rsidRPr="00402B5C">
        <w:rPr>
          <w:rFonts w:cs="Times New Roman"/>
          <w:szCs w:val="21"/>
        </w:rPr>
        <w:t>7</w:t>
      </w:r>
      <w:r w:rsidRPr="00402B5C">
        <w:rPr>
          <w:rFonts w:cs="Times New Roman" w:hint="eastAsia"/>
          <w:szCs w:val="21"/>
        </w:rPr>
        <w:t>分類である。</w:t>
      </w:r>
      <w:r w:rsidR="008F72A7" w:rsidRPr="00402B5C">
        <w:rPr>
          <w:rFonts w:cs="Times New Roman" w:hint="eastAsia"/>
          <w:szCs w:val="21"/>
        </w:rPr>
        <w:t>彼ら</w:t>
      </w:r>
      <w:r w:rsidRPr="00402B5C">
        <w:rPr>
          <w:rFonts w:cs="Times New Roman" w:hint="eastAsia"/>
          <w:szCs w:val="21"/>
        </w:rPr>
        <w:t>は、フランス語と英語の比較文体論に基づき、翻訳の手法</w:t>
      </w:r>
      <w:r w:rsidR="0041163F" w:rsidRPr="00402B5C">
        <w:rPr>
          <w:rFonts w:cs="Times New Roman" w:hint="eastAsia"/>
          <w:szCs w:val="21"/>
        </w:rPr>
        <w:t>を</w:t>
      </w:r>
      <w:r w:rsidR="0041088D" w:rsidRPr="00402B5C">
        <w:rPr>
          <w:rFonts w:cs="Times New Roman" w:hint="eastAsia"/>
          <w:szCs w:val="21"/>
        </w:rPr>
        <w:t>「</w:t>
      </w:r>
      <w:r w:rsidR="0041163F" w:rsidRPr="00402B5C">
        <w:rPr>
          <w:rFonts w:cs="Times New Roman" w:hint="eastAsia"/>
          <w:szCs w:val="21"/>
        </w:rPr>
        <w:t>借用（</w:t>
      </w:r>
      <w:r w:rsidR="0041163F" w:rsidRPr="00402B5C">
        <w:rPr>
          <w:rFonts w:cs="Times New Roman"/>
          <w:szCs w:val="21"/>
        </w:rPr>
        <w:t>Borrowing</w:t>
      </w:r>
      <w:r w:rsidR="0041163F" w:rsidRPr="00402B5C">
        <w:rPr>
          <w:rFonts w:cs="Times New Roman" w:hint="eastAsia"/>
          <w:szCs w:val="21"/>
        </w:rPr>
        <w:t>）</w:t>
      </w:r>
      <w:r w:rsidR="0041088D" w:rsidRPr="00402B5C">
        <w:rPr>
          <w:rFonts w:cs="Times New Roman" w:hint="eastAsia"/>
          <w:szCs w:val="21"/>
        </w:rPr>
        <w:t>」、</w:t>
      </w:r>
      <w:r w:rsidR="00361A03" w:rsidRPr="00402B5C">
        <w:rPr>
          <w:rFonts w:cs="Times New Roman" w:hint="eastAsia"/>
          <w:szCs w:val="21"/>
        </w:rPr>
        <w:t>「</w:t>
      </w:r>
      <w:r w:rsidR="00EB0723" w:rsidRPr="00402B5C">
        <w:rPr>
          <w:rFonts w:cs="Times New Roman" w:hint="eastAsia"/>
          <w:szCs w:val="21"/>
        </w:rPr>
        <w:t>語義借用</w:t>
      </w:r>
      <w:r w:rsidR="007F0318">
        <w:rPr>
          <w:rFonts w:cs="Times New Roman" w:hint="eastAsia"/>
          <w:szCs w:val="21"/>
        </w:rPr>
        <w:t xml:space="preserve"> </w:t>
      </w:r>
      <w:r w:rsidR="00361A03" w:rsidRPr="00402B5C">
        <w:rPr>
          <w:rFonts w:cs="Times New Roman"/>
          <w:szCs w:val="21"/>
        </w:rPr>
        <w:t>(</w:t>
      </w:r>
      <w:commentRangeStart w:id="15"/>
      <w:r w:rsidRPr="00402B5C">
        <w:rPr>
          <w:rFonts w:cs="Times New Roman"/>
          <w:szCs w:val="21"/>
        </w:rPr>
        <w:t>Calque</w:t>
      </w:r>
      <w:r w:rsidR="00361A03" w:rsidRPr="00402B5C">
        <w:rPr>
          <w:rFonts w:cs="Times New Roman"/>
          <w:szCs w:val="21"/>
        </w:rPr>
        <w:t>)</w:t>
      </w:r>
      <w:r w:rsidR="00361A03" w:rsidRPr="00402B5C">
        <w:rPr>
          <w:rFonts w:cs="Times New Roman" w:hint="eastAsia"/>
          <w:szCs w:val="21"/>
        </w:rPr>
        <w:t>」、「直訳（</w:t>
      </w:r>
      <w:r w:rsidRPr="00402B5C">
        <w:rPr>
          <w:rFonts w:cs="Times New Roman"/>
          <w:szCs w:val="21"/>
        </w:rPr>
        <w:t>Literal Translation</w:t>
      </w:r>
      <w:r w:rsidR="00361A03" w:rsidRPr="00402B5C">
        <w:rPr>
          <w:rFonts w:cs="Times New Roman" w:hint="eastAsia"/>
          <w:szCs w:val="21"/>
        </w:rPr>
        <w:t>）</w:t>
      </w:r>
      <w:r w:rsidRPr="00402B5C">
        <w:rPr>
          <w:rFonts w:cs="Times New Roman" w:hint="eastAsia"/>
          <w:szCs w:val="21"/>
        </w:rPr>
        <w:t>」</w:t>
      </w:r>
      <w:r w:rsidR="000F3456">
        <w:rPr>
          <w:rFonts w:cs="Times New Roman" w:hint="eastAsia"/>
          <w:szCs w:val="21"/>
        </w:rPr>
        <w:t>からなる</w:t>
      </w:r>
      <w:r w:rsidR="006F3E6D" w:rsidRPr="00402B5C">
        <w:rPr>
          <w:rFonts w:cs="Times New Roman" w:hint="eastAsia"/>
          <w:szCs w:val="21"/>
        </w:rPr>
        <w:t>直接的翻訳</w:t>
      </w:r>
      <w:r w:rsidR="007F0318">
        <w:rPr>
          <w:rFonts w:cs="Times New Roman" w:hint="eastAsia"/>
          <w:szCs w:val="21"/>
        </w:rPr>
        <w:t xml:space="preserve"> </w:t>
      </w:r>
      <w:r w:rsidR="006F3E6D" w:rsidRPr="00402B5C">
        <w:rPr>
          <w:rFonts w:cs="Times New Roman"/>
          <w:szCs w:val="21"/>
        </w:rPr>
        <w:t>(</w:t>
      </w:r>
      <w:r w:rsidR="008D6871" w:rsidRPr="00402B5C">
        <w:rPr>
          <w:rFonts w:cs="Times New Roman"/>
          <w:szCs w:val="21"/>
        </w:rPr>
        <w:t>D</w:t>
      </w:r>
      <w:r w:rsidR="006F3E6D" w:rsidRPr="00402B5C">
        <w:rPr>
          <w:rFonts w:cs="Times New Roman"/>
          <w:szCs w:val="21"/>
        </w:rPr>
        <w:t>irect translation</w:t>
      </w:r>
      <w:r w:rsidR="008D6871" w:rsidRPr="00402B5C">
        <w:rPr>
          <w:rFonts w:cs="Times New Roman"/>
          <w:szCs w:val="21"/>
        </w:rPr>
        <w:t>)</w:t>
      </w:r>
      <w:r w:rsidRPr="00402B5C">
        <w:rPr>
          <w:rFonts w:cs="Times New Roman" w:hint="eastAsia"/>
          <w:szCs w:val="21"/>
        </w:rPr>
        <w:t>、「</w:t>
      </w:r>
      <w:r w:rsidR="00A036FA" w:rsidRPr="00402B5C">
        <w:rPr>
          <w:rFonts w:cs="Times New Roman" w:hint="eastAsia"/>
          <w:szCs w:val="21"/>
        </w:rPr>
        <w:t>転換（</w:t>
      </w:r>
      <w:r w:rsidRPr="00402B5C">
        <w:rPr>
          <w:rFonts w:cs="Times New Roman"/>
          <w:szCs w:val="21"/>
        </w:rPr>
        <w:t>Transposition</w:t>
      </w:r>
      <w:r w:rsidR="00A036FA" w:rsidRPr="00402B5C">
        <w:rPr>
          <w:rFonts w:cs="Times New Roman" w:hint="eastAsia"/>
          <w:szCs w:val="21"/>
        </w:rPr>
        <w:t>）</w:t>
      </w:r>
      <w:r w:rsidRPr="00402B5C">
        <w:rPr>
          <w:rFonts w:cs="Times New Roman" w:hint="eastAsia"/>
          <w:szCs w:val="21"/>
        </w:rPr>
        <w:t>」</w:t>
      </w:r>
      <w:r w:rsidR="0041088D" w:rsidRPr="00402B5C">
        <w:rPr>
          <w:rFonts w:cs="Times New Roman" w:hint="eastAsia"/>
          <w:szCs w:val="21"/>
        </w:rPr>
        <w:t>、</w:t>
      </w:r>
      <w:r w:rsidRPr="00402B5C">
        <w:rPr>
          <w:rFonts w:cs="Times New Roman" w:hint="eastAsia"/>
          <w:szCs w:val="21"/>
        </w:rPr>
        <w:t>「</w:t>
      </w:r>
      <w:r w:rsidR="001B523A" w:rsidRPr="00402B5C">
        <w:rPr>
          <w:rFonts w:cs="Times New Roman" w:hint="eastAsia"/>
          <w:szCs w:val="21"/>
        </w:rPr>
        <w:t>調整</w:t>
      </w:r>
      <w:r w:rsidR="00A036FA" w:rsidRPr="00402B5C">
        <w:rPr>
          <w:rFonts w:cs="Times New Roman" w:hint="eastAsia"/>
          <w:szCs w:val="21"/>
        </w:rPr>
        <w:t>（</w:t>
      </w:r>
      <w:r w:rsidRPr="00402B5C">
        <w:rPr>
          <w:rFonts w:cs="Times New Roman"/>
          <w:szCs w:val="21"/>
        </w:rPr>
        <w:t>Modulation</w:t>
      </w:r>
      <w:r w:rsidR="00A036FA" w:rsidRPr="00402B5C">
        <w:rPr>
          <w:rFonts w:cs="Times New Roman" w:hint="eastAsia"/>
          <w:szCs w:val="21"/>
        </w:rPr>
        <w:t>）</w:t>
      </w:r>
      <w:r w:rsidRPr="00402B5C">
        <w:rPr>
          <w:rFonts w:cs="Times New Roman"/>
          <w:szCs w:val="21"/>
        </w:rPr>
        <w:t>」</w:t>
      </w:r>
      <w:r w:rsidRPr="00402B5C">
        <w:rPr>
          <w:rFonts w:cs="Times New Roman" w:hint="eastAsia"/>
          <w:szCs w:val="21"/>
        </w:rPr>
        <w:t>「</w:t>
      </w:r>
      <w:r w:rsidR="001B7B06" w:rsidRPr="00402B5C">
        <w:rPr>
          <w:rFonts w:cs="Times New Roman" w:hint="eastAsia"/>
          <w:szCs w:val="21"/>
        </w:rPr>
        <w:t>等価</w:t>
      </w:r>
      <w:r w:rsidR="00B43461" w:rsidRPr="00402B5C">
        <w:rPr>
          <w:rFonts w:cs="Times New Roman" w:hint="eastAsia"/>
          <w:szCs w:val="21"/>
        </w:rPr>
        <w:t>（</w:t>
      </w:r>
      <w:r w:rsidR="001B7B06" w:rsidRPr="00402B5C">
        <w:rPr>
          <w:rFonts w:cs="Times New Roman"/>
          <w:szCs w:val="21"/>
        </w:rPr>
        <w:t>Equivalence</w:t>
      </w:r>
      <w:r w:rsidR="00B43461" w:rsidRPr="00402B5C">
        <w:rPr>
          <w:rFonts w:cs="Times New Roman" w:hint="eastAsia"/>
          <w:szCs w:val="21"/>
        </w:rPr>
        <w:t>）</w:t>
      </w:r>
      <w:r w:rsidRPr="00402B5C">
        <w:rPr>
          <w:rFonts w:cs="Times New Roman"/>
          <w:szCs w:val="21"/>
        </w:rPr>
        <w:t>」</w:t>
      </w:r>
      <w:r w:rsidRPr="00402B5C">
        <w:rPr>
          <w:rFonts w:cs="Times New Roman" w:hint="eastAsia"/>
          <w:szCs w:val="21"/>
        </w:rPr>
        <w:t>「</w:t>
      </w:r>
      <w:r w:rsidR="001B7B06" w:rsidRPr="00402B5C">
        <w:rPr>
          <w:rFonts w:cs="Times New Roman" w:hint="eastAsia"/>
          <w:szCs w:val="21"/>
        </w:rPr>
        <w:t>翻案</w:t>
      </w:r>
      <w:r w:rsidR="003D4755" w:rsidRPr="00402B5C">
        <w:rPr>
          <w:rFonts w:cs="Times New Roman" w:hint="eastAsia"/>
          <w:szCs w:val="21"/>
        </w:rPr>
        <w:t>（</w:t>
      </w:r>
      <w:r w:rsidR="001B7B06" w:rsidRPr="00402B5C">
        <w:rPr>
          <w:rFonts w:cs="Times New Roman"/>
          <w:szCs w:val="21"/>
        </w:rPr>
        <w:t>Adaptation</w:t>
      </w:r>
      <w:r w:rsidR="003D4755" w:rsidRPr="00402B5C">
        <w:rPr>
          <w:rFonts w:cs="Times New Roman" w:hint="eastAsia"/>
          <w:szCs w:val="21"/>
        </w:rPr>
        <w:t>）</w:t>
      </w:r>
      <w:r w:rsidRPr="00402B5C">
        <w:rPr>
          <w:rFonts w:cs="Times New Roman" w:hint="eastAsia"/>
          <w:szCs w:val="21"/>
        </w:rPr>
        <w:t>」</w:t>
      </w:r>
      <w:commentRangeEnd w:id="15"/>
      <w:r w:rsidR="004B0331">
        <w:rPr>
          <w:rStyle w:val="ac"/>
          <w:rFonts w:cs="Times New Roman" w:hint="eastAsia"/>
          <w:sz w:val="21"/>
          <w:szCs w:val="21"/>
        </w:rPr>
        <w:commentReference w:id="15"/>
      </w:r>
      <w:r w:rsidR="000F3456">
        <w:rPr>
          <w:rFonts w:cs="Times New Roman" w:hint="eastAsia"/>
          <w:szCs w:val="21"/>
        </w:rPr>
        <w:t>からなる</w:t>
      </w:r>
      <w:r w:rsidR="0041088D" w:rsidRPr="00402B5C">
        <w:rPr>
          <w:rFonts w:cs="Times New Roman" w:hint="eastAsia"/>
          <w:szCs w:val="21"/>
        </w:rPr>
        <w:t>間接的</w:t>
      </w:r>
      <w:commentRangeStart w:id="16"/>
      <w:r w:rsidR="0041088D" w:rsidRPr="00402B5C">
        <w:rPr>
          <w:rFonts w:cs="Times New Roman" w:hint="eastAsia"/>
          <w:szCs w:val="21"/>
        </w:rPr>
        <w:t>翻訳</w:t>
      </w:r>
      <w:commentRangeEnd w:id="16"/>
      <w:r w:rsidR="004B0331" w:rsidRPr="00402B5C">
        <w:rPr>
          <w:rStyle w:val="ac"/>
          <w:rFonts w:cs="Times New Roman" w:hint="eastAsia"/>
          <w:sz w:val="21"/>
          <w:szCs w:val="21"/>
        </w:rPr>
        <w:commentReference w:id="16"/>
      </w:r>
      <w:r w:rsidR="0041088D" w:rsidRPr="00402B5C">
        <w:rPr>
          <w:rFonts w:cs="Times New Roman" w:hint="eastAsia"/>
          <w:szCs w:val="21"/>
        </w:rPr>
        <w:t>（</w:t>
      </w:r>
      <w:r w:rsidR="0041088D" w:rsidRPr="00402B5C">
        <w:rPr>
          <w:rFonts w:cs="Times New Roman"/>
          <w:szCs w:val="21"/>
        </w:rPr>
        <w:t>Oblique Translation</w:t>
      </w:r>
      <w:r w:rsidR="0041088D" w:rsidRPr="00402B5C">
        <w:rPr>
          <w:rFonts w:cs="Times New Roman" w:hint="eastAsia"/>
          <w:szCs w:val="21"/>
        </w:rPr>
        <w:t>）</w:t>
      </w:r>
      <w:r w:rsidR="000F3456">
        <w:rPr>
          <w:rFonts w:cs="Times New Roman" w:hint="eastAsia"/>
          <w:szCs w:val="21"/>
        </w:rPr>
        <w:t xml:space="preserve"> </w:t>
      </w:r>
      <w:r w:rsidRPr="00402B5C">
        <w:rPr>
          <w:rFonts w:cs="Times New Roman" w:hint="eastAsia"/>
          <w:szCs w:val="21"/>
        </w:rPr>
        <w:t>に分類した。このモデルは、翻訳という行為を芸術や直感の領域から、体系的な言語学的な分析へと引き上げた先進的な研究であり、今日でも翻訳教育や理論の基礎として広く参照されている。</w:t>
      </w:r>
    </w:p>
    <w:p w14:paraId="684BA522" w14:textId="53BF5F8D" w:rsidR="00203FF4" w:rsidRPr="00402B5C" w:rsidRDefault="00AE6DFE" w:rsidP="006438DF">
      <w:pPr>
        <w:ind w:firstLineChars="100" w:firstLine="210"/>
        <w:rPr>
          <w:rFonts w:cs="Times New Roman"/>
          <w:szCs w:val="21"/>
        </w:rPr>
      </w:pPr>
      <w:r w:rsidRPr="00402B5C">
        <w:rPr>
          <w:rFonts w:cs="Times New Roman" w:hint="eastAsia"/>
          <w:szCs w:val="21"/>
        </w:rPr>
        <w:t>しかし、</w:t>
      </w:r>
      <w:r w:rsidRPr="00402B5C">
        <w:rPr>
          <w:rFonts w:cs="Times New Roman"/>
          <w:szCs w:val="21"/>
        </w:rPr>
        <w:t>Molina</w:t>
      </w:r>
      <w:r w:rsidR="00FC6ADF">
        <w:rPr>
          <w:rFonts w:cs="Times New Roman" w:hint="eastAsia"/>
          <w:szCs w:val="21"/>
        </w:rPr>
        <w:t xml:space="preserve"> </w:t>
      </w:r>
      <w:r w:rsidRPr="00402B5C">
        <w:rPr>
          <w:rFonts w:cs="Times New Roman"/>
          <w:szCs w:val="21"/>
        </w:rPr>
        <w:t>&amp;</w:t>
      </w:r>
      <w:r w:rsidR="00FC6ADF">
        <w:rPr>
          <w:rFonts w:cs="Times New Roman" w:hint="eastAsia"/>
          <w:szCs w:val="21"/>
        </w:rPr>
        <w:t xml:space="preserve"> </w:t>
      </w:r>
      <w:r w:rsidRPr="00402B5C">
        <w:rPr>
          <w:rFonts w:cs="Times New Roman"/>
          <w:szCs w:val="21"/>
        </w:rPr>
        <w:t>Albir</w:t>
      </w:r>
      <w:sdt>
        <w:sdtPr>
          <w:rPr>
            <w:rFonts w:cs="Times New Roman"/>
            <w:szCs w:val="21"/>
          </w:rPr>
          <w:id w:val="-969439763"/>
          <w:citation/>
        </w:sdtPr>
        <w:sdtContent>
          <w:r w:rsidRPr="00402B5C">
            <w:rPr>
              <w:rFonts w:cs="Times New Roman"/>
              <w:szCs w:val="21"/>
            </w:rPr>
            <w:fldChar w:fldCharType="begin"/>
          </w:r>
          <w:r w:rsidRPr="00402B5C">
            <w:rPr>
              <w:rFonts w:cs="Times New Roman"/>
              <w:szCs w:val="21"/>
            </w:rPr>
            <w:instrText xml:space="preserve">CITATION MolAlb02 \n  \t  \l 1041 </w:instrText>
          </w:r>
          <w:r w:rsidRPr="00402B5C">
            <w:rPr>
              <w:rFonts w:cs="Times New Roman"/>
              <w:szCs w:val="21"/>
            </w:rPr>
            <w:fldChar w:fldCharType="separate"/>
          </w:r>
          <w:r w:rsidRPr="00402B5C">
            <w:rPr>
              <w:rFonts w:cs="Times New Roman"/>
              <w:noProof/>
              <w:szCs w:val="21"/>
            </w:rPr>
            <w:t xml:space="preserve"> (2002)</w:t>
          </w:r>
          <w:r w:rsidRPr="00402B5C">
            <w:rPr>
              <w:rFonts w:cs="Times New Roman"/>
              <w:szCs w:val="21"/>
            </w:rPr>
            <w:fldChar w:fldCharType="end"/>
          </w:r>
        </w:sdtContent>
      </w:sdt>
      <w:r w:rsidR="00FC6ADF">
        <w:rPr>
          <w:rFonts w:cs="Times New Roman" w:hint="eastAsia"/>
          <w:szCs w:val="21"/>
        </w:rPr>
        <w:t xml:space="preserve"> </w:t>
      </w:r>
      <w:r w:rsidRPr="00402B5C">
        <w:rPr>
          <w:rFonts w:cs="Times New Roman" w:hint="eastAsia"/>
          <w:szCs w:val="21"/>
        </w:rPr>
        <w:t>は、</w:t>
      </w:r>
      <w:r w:rsidRPr="00402B5C">
        <w:rPr>
          <w:rFonts w:cs="Times New Roman"/>
          <w:szCs w:val="21"/>
        </w:rPr>
        <w:t>Vinay</w:t>
      </w:r>
      <w:r w:rsidR="00FC6ADF">
        <w:rPr>
          <w:rFonts w:cs="Times New Roman" w:hint="eastAsia"/>
          <w:szCs w:val="21"/>
        </w:rPr>
        <w:t xml:space="preserve"> </w:t>
      </w:r>
      <w:r w:rsidRPr="00402B5C">
        <w:rPr>
          <w:rFonts w:cs="Times New Roman"/>
          <w:szCs w:val="21"/>
        </w:rPr>
        <w:t>&amp;</w:t>
      </w:r>
      <w:r w:rsidR="00FC6ADF">
        <w:rPr>
          <w:rFonts w:cs="Times New Roman" w:hint="eastAsia"/>
          <w:szCs w:val="21"/>
        </w:rPr>
        <w:t xml:space="preserve"> </w:t>
      </w:r>
      <w:proofErr w:type="spellStart"/>
      <w:r w:rsidRPr="00402B5C">
        <w:rPr>
          <w:rFonts w:cs="Times New Roman"/>
          <w:szCs w:val="21"/>
        </w:rPr>
        <w:t>Darbelnet</w:t>
      </w:r>
      <w:proofErr w:type="spellEnd"/>
      <w:sdt>
        <w:sdtPr>
          <w:rPr>
            <w:rFonts w:cs="Times New Roman"/>
            <w:szCs w:val="21"/>
          </w:rPr>
          <w:id w:val="-600176031"/>
          <w:citation/>
        </w:sdtPr>
        <w:sdtContent>
          <w:r w:rsidR="00CA6D8B" w:rsidRPr="00402B5C">
            <w:rPr>
              <w:rFonts w:cs="Times New Roman"/>
              <w:szCs w:val="21"/>
            </w:rPr>
            <w:fldChar w:fldCharType="begin"/>
          </w:r>
          <w:r w:rsidR="00CA6D8B" w:rsidRPr="00402B5C">
            <w:rPr>
              <w:rFonts w:cs="Times New Roman"/>
              <w:szCs w:val="21"/>
            </w:rPr>
            <w:instrText xml:space="preserve">CITATION VinDarJohn95 \n  \t  \l 1041 </w:instrText>
          </w:r>
          <w:r w:rsidR="00CA6D8B" w:rsidRPr="00402B5C">
            <w:rPr>
              <w:rFonts w:cs="Times New Roman"/>
              <w:szCs w:val="21"/>
            </w:rPr>
            <w:fldChar w:fldCharType="separate"/>
          </w:r>
          <w:r w:rsidR="00CA6D8B" w:rsidRPr="00402B5C">
            <w:rPr>
              <w:rFonts w:cs="Times New Roman"/>
              <w:noProof/>
              <w:szCs w:val="21"/>
            </w:rPr>
            <w:t xml:space="preserve"> (1958/1995)</w:t>
          </w:r>
          <w:r w:rsidR="00CA6D8B" w:rsidRPr="00402B5C">
            <w:rPr>
              <w:rFonts w:cs="Times New Roman"/>
              <w:szCs w:val="21"/>
            </w:rPr>
            <w:fldChar w:fldCharType="end"/>
          </w:r>
        </w:sdtContent>
      </w:sdt>
      <w:r w:rsidR="00FC6ADF">
        <w:rPr>
          <w:rFonts w:cs="Times New Roman" w:hint="eastAsia"/>
          <w:szCs w:val="21"/>
        </w:rPr>
        <w:t xml:space="preserve"> </w:t>
      </w:r>
      <w:r w:rsidR="00CA6D8B" w:rsidRPr="00402B5C">
        <w:rPr>
          <w:rFonts w:cs="Times New Roman" w:hint="eastAsia"/>
          <w:szCs w:val="21"/>
        </w:rPr>
        <w:t>の分類が</w:t>
      </w:r>
      <w:r w:rsidR="00CA6D8B" w:rsidRPr="00402B5C">
        <w:rPr>
          <w:rFonts w:cs="Times New Roman"/>
          <w:szCs w:val="21"/>
        </w:rPr>
        <w:t>言語構造の対照に重点を置きすぎており、文脈によって変化する翻訳の動的な機能を十分に捉えきれていないと指摘している。</w:t>
      </w:r>
      <w:r w:rsidR="00203FF4" w:rsidRPr="00402B5C">
        <w:rPr>
          <w:rFonts w:cs="Times New Roman" w:hint="eastAsia"/>
          <w:szCs w:val="21"/>
        </w:rPr>
        <w:t>こうした課題</w:t>
      </w:r>
      <w:r w:rsidR="002A6836">
        <w:rPr>
          <w:rFonts w:cs="Times New Roman" w:hint="eastAsia"/>
          <w:szCs w:val="21"/>
        </w:rPr>
        <w:t>に</w:t>
      </w:r>
      <w:r w:rsidR="00203FF4" w:rsidRPr="00402B5C">
        <w:rPr>
          <w:rFonts w:cs="Times New Roman" w:hint="eastAsia"/>
          <w:szCs w:val="21"/>
        </w:rPr>
        <w:t>対し、</w:t>
      </w:r>
      <w:r w:rsidR="00203FF4" w:rsidRPr="00402B5C">
        <w:rPr>
          <w:rFonts w:cs="Times New Roman"/>
          <w:szCs w:val="21"/>
        </w:rPr>
        <w:t>Molina</w:t>
      </w:r>
      <w:r w:rsidR="00DD6DDB">
        <w:rPr>
          <w:rFonts w:cs="Times New Roman" w:hint="eastAsia"/>
          <w:szCs w:val="21"/>
        </w:rPr>
        <w:t xml:space="preserve"> &amp; </w:t>
      </w:r>
      <w:r w:rsidR="00203FF4" w:rsidRPr="00402B5C">
        <w:rPr>
          <w:rFonts w:cs="Times New Roman"/>
          <w:szCs w:val="21"/>
        </w:rPr>
        <w:t>Albi</w:t>
      </w:r>
      <w:r w:rsidR="00DC7138" w:rsidRPr="00402B5C">
        <w:rPr>
          <w:rFonts w:cs="Times New Roman"/>
          <w:szCs w:val="21"/>
        </w:rPr>
        <w:t>r</w:t>
      </w:r>
      <w:sdt>
        <w:sdtPr>
          <w:rPr>
            <w:rFonts w:cs="Times New Roman"/>
            <w:szCs w:val="21"/>
          </w:rPr>
          <w:id w:val="1295720078"/>
          <w:citation/>
        </w:sdtPr>
        <w:sdtContent>
          <w:r w:rsidR="00DC7138" w:rsidRPr="00402B5C">
            <w:rPr>
              <w:rFonts w:cs="Times New Roman"/>
              <w:szCs w:val="21"/>
            </w:rPr>
            <w:fldChar w:fldCharType="begin"/>
          </w:r>
          <w:r w:rsidR="00DC7138" w:rsidRPr="00402B5C">
            <w:rPr>
              <w:rFonts w:cs="Times New Roman"/>
              <w:szCs w:val="21"/>
            </w:rPr>
            <w:instrText xml:space="preserve">CITATION MolAlb02 \n  \t  \l 1041 </w:instrText>
          </w:r>
          <w:r w:rsidR="00DC7138" w:rsidRPr="00402B5C">
            <w:rPr>
              <w:rFonts w:cs="Times New Roman"/>
              <w:szCs w:val="21"/>
            </w:rPr>
            <w:fldChar w:fldCharType="separate"/>
          </w:r>
          <w:r w:rsidR="00DC7138" w:rsidRPr="00402B5C">
            <w:rPr>
              <w:rFonts w:cs="Times New Roman"/>
              <w:noProof/>
              <w:szCs w:val="21"/>
            </w:rPr>
            <w:t xml:space="preserve"> (2002)</w:t>
          </w:r>
          <w:r w:rsidR="00DC7138" w:rsidRPr="00402B5C">
            <w:rPr>
              <w:rFonts w:cs="Times New Roman"/>
              <w:szCs w:val="21"/>
            </w:rPr>
            <w:fldChar w:fldCharType="end"/>
          </w:r>
        </w:sdtContent>
      </w:sdt>
      <w:r w:rsidR="00DD6DDB">
        <w:rPr>
          <w:rFonts w:cs="Times New Roman" w:hint="eastAsia"/>
          <w:szCs w:val="21"/>
        </w:rPr>
        <w:t xml:space="preserve"> </w:t>
      </w:r>
      <w:r w:rsidR="00203FF4" w:rsidRPr="00402B5C">
        <w:rPr>
          <w:rFonts w:cs="Times New Roman" w:hint="eastAsia"/>
          <w:szCs w:val="21"/>
        </w:rPr>
        <w:t>は、</w:t>
      </w:r>
      <w:r w:rsidR="00323B5B" w:rsidRPr="00402B5C">
        <w:rPr>
          <w:rFonts w:cs="Times New Roman"/>
          <w:szCs w:val="21"/>
        </w:rPr>
        <w:t>Vinay</w:t>
      </w:r>
      <w:r w:rsidR="00DD6DDB">
        <w:rPr>
          <w:rFonts w:cs="Times New Roman" w:hint="eastAsia"/>
          <w:szCs w:val="21"/>
        </w:rPr>
        <w:t xml:space="preserve"> </w:t>
      </w:r>
      <w:r w:rsidRPr="00402B5C">
        <w:rPr>
          <w:rFonts w:cs="Times New Roman"/>
          <w:szCs w:val="21"/>
        </w:rPr>
        <w:t>&amp;</w:t>
      </w:r>
      <w:r w:rsidR="00DD6DDB">
        <w:rPr>
          <w:rFonts w:cs="Times New Roman" w:hint="eastAsia"/>
          <w:szCs w:val="21"/>
        </w:rPr>
        <w:t xml:space="preserve"> </w:t>
      </w:r>
      <w:proofErr w:type="spellStart"/>
      <w:r w:rsidR="00323B5B" w:rsidRPr="00402B5C">
        <w:rPr>
          <w:rFonts w:cs="Times New Roman"/>
          <w:szCs w:val="21"/>
        </w:rPr>
        <w:t>Darbelnet</w:t>
      </w:r>
      <w:proofErr w:type="spellEnd"/>
      <w:sdt>
        <w:sdtPr>
          <w:rPr>
            <w:rFonts w:cs="Times New Roman"/>
            <w:szCs w:val="21"/>
          </w:rPr>
          <w:id w:val="112876186"/>
          <w:citation/>
        </w:sdtPr>
        <w:sdtContent>
          <w:r w:rsidR="00323B5B" w:rsidRPr="00402B5C">
            <w:rPr>
              <w:rFonts w:cs="Times New Roman"/>
              <w:szCs w:val="21"/>
            </w:rPr>
            <w:fldChar w:fldCharType="begin"/>
          </w:r>
          <w:r w:rsidR="00323B5B" w:rsidRPr="00402B5C">
            <w:rPr>
              <w:rFonts w:cs="Times New Roman"/>
              <w:szCs w:val="21"/>
            </w:rPr>
            <w:instrText xml:space="preserve">CITATION VinDarJohn95 \n  \t  \l 1041 </w:instrText>
          </w:r>
          <w:r w:rsidR="00323B5B" w:rsidRPr="00402B5C">
            <w:rPr>
              <w:rFonts w:cs="Times New Roman"/>
              <w:szCs w:val="21"/>
            </w:rPr>
            <w:fldChar w:fldCharType="separate"/>
          </w:r>
          <w:r w:rsidR="00323B5B" w:rsidRPr="00402B5C">
            <w:rPr>
              <w:rFonts w:cs="Times New Roman"/>
              <w:noProof/>
              <w:szCs w:val="21"/>
            </w:rPr>
            <w:t xml:space="preserve"> (1958/1995)</w:t>
          </w:r>
          <w:r w:rsidR="00323B5B" w:rsidRPr="00402B5C">
            <w:rPr>
              <w:rFonts w:cs="Times New Roman"/>
              <w:szCs w:val="21"/>
            </w:rPr>
            <w:fldChar w:fldCharType="end"/>
          </w:r>
        </w:sdtContent>
      </w:sdt>
      <w:r w:rsidR="00DD6DDB">
        <w:rPr>
          <w:rFonts w:cs="Times New Roman" w:hint="eastAsia"/>
          <w:szCs w:val="21"/>
        </w:rPr>
        <w:t xml:space="preserve"> </w:t>
      </w:r>
      <w:r w:rsidR="00323B5B" w:rsidRPr="00402B5C">
        <w:rPr>
          <w:rFonts w:cs="Times New Roman" w:hint="eastAsia"/>
          <w:szCs w:val="21"/>
        </w:rPr>
        <w:t>をはじめとする</w:t>
      </w:r>
      <w:r w:rsidR="00203FF4" w:rsidRPr="00402B5C">
        <w:rPr>
          <w:rFonts w:cs="Times New Roman" w:hint="eastAsia"/>
          <w:szCs w:val="21"/>
        </w:rPr>
        <w:t>既存</w:t>
      </w:r>
      <w:r w:rsidR="00AB7373" w:rsidRPr="00402B5C">
        <w:rPr>
          <w:rFonts w:cs="Times New Roman" w:hint="eastAsia"/>
          <w:szCs w:val="21"/>
        </w:rPr>
        <w:t>の</w:t>
      </w:r>
      <w:r w:rsidR="00203FF4" w:rsidRPr="00402B5C">
        <w:rPr>
          <w:rFonts w:cs="Times New Roman" w:hint="eastAsia"/>
          <w:szCs w:val="21"/>
        </w:rPr>
        <w:t>分類を</w:t>
      </w:r>
      <w:r w:rsidR="00FE2628" w:rsidRPr="00402B5C">
        <w:rPr>
          <w:rFonts w:cs="Times New Roman" w:hint="eastAsia"/>
          <w:szCs w:val="21"/>
        </w:rPr>
        <w:t>包括的に再検討・</w:t>
      </w:r>
      <w:r w:rsidR="00203FF4" w:rsidRPr="00402B5C">
        <w:rPr>
          <w:rFonts w:cs="Times New Roman" w:hint="eastAsia"/>
          <w:szCs w:val="21"/>
        </w:rPr>
        <w:t>整理し、</w:t>
      </w:r>
      <w:r w:rsidR="00203FF4" w:rsidRPr="00402B5C">
        <w:rPr>
          <w:rFonts w:cs="Times New Roman"/>
          <w:szCs w:val="21"/>
        </w:rPr>
        <w:t>18</w:t>
      </w:r>
      <w:r w:rsidR="00203FF4" w:rsidRPr="00402B5C">
        <w:rPr>
          <w:rFonts w:cs="Times New Roman" w:hint="eastAsia"/>
          <w:szCs w:val="21"/>
        </w:rPr>
        <w:t>の翻訳技法分類を定義した。</w:t>
      </w:r>
      <w:r w:rsidR="00203FF4" w:rsidRPr="00402B5C">
        <w:rPr>
          <w:rFonts w:cs="Times New Roman"/>
          <w:szCs w:val="21"/>
        </w:rPr>
        <w:t>Molina</w:t>
      </w:r>
      <w:r w:rsidR="00DD6DDB">
        <w:rPr>
          <w:rFonts w:cs="Times New Roman" w:hint="eastAsia"/>
          <w:szCs w:val="21"/>
        </w:rPr>
        <w:t xml:space="preserve"> &amp; </w:t>
      </w:r>
      <w:r w:rsidR="00203FF4" w:rsidRPr="00402B5C">
        <w:rPr>
          <w:rFonts w:cs="Times New Roman"/>
          <w:szCs w:val="21"/>
        </w:rPr>
        <w:t>Albir</w:t>
      </w:r>
      <w:sdt>
        <w:sdtPr>
          <w:rPr>
            <w:rFonts w:cs="Times New Roman"/>
            <w:szCs w:val="21"/>
          </w:rPr>
          <w:id w:val="1622181309"/>
          <w:citation/>
        </w:sdtPr>
        <w:sdtContent>
          <w:r w:rsidR="00AF39C2" w:rsidRPr="00402B5C">
            <w:rPr>
              <w:rFonts w:cs="Times New Roman"/>
              <w:szCs w:val="21"/>
            </w:rPr>
            <w:fldChar w:fldCharType="begin"/>
          </w:r>
          <w:r w:rsidR="00AF39C2" w:rsidRPr="00402B5C">
            <w:rPr>
              <w:rFonts w:cs="Times New Roman"/>
              <w:szCs w:val="21"/>
            </w:rPr>
            <w:instrText xml:space="preserve">CITATION MolAlb02 \n  \t  \l 1041 </w:instrText>
          </w:r>
          <w:r w:rsidR="00AF39C2" w:rsidRPr="00402B5C">
            <w:rPr>
              <w:rFonts w:cs="Times New Roman"/>
              <w:szCs w:val="21"/>
            </w:rPr>
            <w:fldChar w:fldCharType="separate"/>
          </w:r>
          <w:r w:rsidR="00AF39C2" w:rsidRPr="00402B5C">
            <w:rPr>
              <w:rFonts w:cs="Times New Roman"/>
              <w:noProof/>
              <w:szCs w:val="21"/>
            </w:rPr>
            <w:t xml:space="preserve"> (2002)</w:t>
          </w:r>
          <w:r w:rsidR="00AF39C2" w:rsidRPr="00402B5C">
            <w:rPr>
              <w:rFonts w:cs="Times New Roman"/>
              <w:szCs w:val="21"/>
            </w:rPr>
            <w:fldChar w:fldCharType="end"/>
          </w:r>
        </w:sdtContent>
      </w:sdt>
      <w:r w:rsidR="00DD6DDB">
        <w:rPr>
          <w:rFonts w:cs="Times New Roman" w:hint="eastAsia"/>
          <w:szCs w:val="21"/>
        </w:rPr>
        <w:t xml:space="preserve"> </w:t>
      </w:r>
      <w:r w:rsidR="00203FF4" w:rsidRPr="00402B5C">
        <w:rPr>
          <w:rFonts w:cs="Times New Roman" w:hint="eastAsia"/>
          <w:szCs w:val="21"/>
        </w:rPr>
        <w:t>のモデルは、</w:t>
      </w:r>
      <w:commentRangeStart w:id="17"/>
      <w:r w:rsidR="00203FF4" w:rsidRPr="00402B5C">
        <w:rPr>
          <w:rFonts w:cs="Times New Roman" w:hint="eastAsia"/>
          <w:szCs w:val="21"/>
        </w:rPr>
        <w:t>翻訳</w:t>
      </w:r>
      <w:r w:rsidR="00311327" w:rsidRPr="00402B5C">
        <w:rPr>
          <w:rFonts w:cs="Times New Roman" w:hint="eastAsia"/>
          <w:szCs w:val="21"/>
        </w:rPr>
        <w:t>技法</w:t>
      </w:r>
      <w:r w:rsidR="00203FF4" w:rsidRPr="00402B5C">
        <w:rPr>
          <w:rFonts w:cs="Times New Roman" w:hint="eastAsia"/>
          <w:szCs w:val="21"/>
        </w:rPr>
        <w:t>を</w:t>
      </w:r>
      <w:commentRangeEnd w:id="17"/>
      <w:r w:rsidR="004B0331" w:rsidRPr="00402B5C">
        <w:rPr>
          <w:rStyle w:val="ac"/>
          <w:rFonts w:cs="Times New Roman" w:hint="eastAsia"/>
          <w:sz w:val="21"/>
          <w:szCs w:val="21"/>
        </w:rPr>
        <w:commentReference w:id="17"/>
      </w:r>
      <w:r w:rsidR="004B6BD4" w:rsidRPr="00402B5C">
        <w:rPr>
          <w:rFonts w:cs="Times New Roman" w:hint="eastAsia"/>
          <w:szCs w:val="21"/>
        </w:rPr>
        <w:t>「</w:t>
      </w:r>
      <w:r w:rsidR="00D149C5" w:rsidRPr="00402B5C">
        <w:rPr>
          <w:rFonts w:cs="Times New Roman" w:hint="eastAsia"/>
          <w:szCs w:val="21"/>
        </w:rPr>
        <w:t>翻訳された</w:t>
      </w:r>
      <w:r w:rsidR="000B0D24" w:rsidRPr="00402B5C">
        <w:rPr>
          <w:rFonts w:cs="Times New Roman" w:hint="eastAsia"/>
          <w:szCs w:val="21"/>
        </w:rPr>
        <w:t>テキスト</w:t>
      </w:r>
      <w:commentRangeStart w:id="18"/>
      <w:r w:rsidR="00203FF4" w:rsidRPr="00402B5C">
        <w:rPr>
          <w:rFonts w:cs="Times New Roman" w:hint="eastAsia"/>
          <w:szCs w:val="21"/>
        </w:rPr>
        <w:t>を分析するためのツー</w:t>
      </w:r>
      <w:commentRangeEnd w:id="18"/>
      <w:r w:rsidR="004B0331" w:rsidRPr="00402B5C">
        <w:rPr>
          <w:rStyle w:val="ac"/>
          <w:rFonts w:cs="Times New Roman" w:hint="eastAsia"/>
          <w:sz w:val="21"/>
          <w:szCs w:val="21"/>
        </w:rPr>
        <w:commentReference w:id="18"/>
      </w:r>
      <w:r w:rsidR="00311327" w:rsidRPr="00402B5C">
        <w:rPr>
          <w:rFonts w:cs="Times New Roman" w:hint="eastAsia"/>
          <w:szCs w:val="21"/>
        </w:rPr>
        <w:t>ル</w:t>
      </w:r>
      <w:r w:rsidR="00857F57" w:rsidRPr="00402B5C">
        <w:rPr>
          <w:rFonts w:cs="Times New Roman" w:hint="eastAsia"/>
          <w:szCs w:val="21"/>
        </w:rPr>
        <w:t>」</w:t>
      </w:r>
      <w:r w:rsidR="00203FF4" w:rsidRPr="00402B5C">
        <w:rPr>
          <w:rFonts w:cs="Times New Roman" w:hint="eastAsia"/>
          <w:szCs w:val="21"/>
        </w:rPr>
        <w:t>として明確に定義したことで、翻訳の質を客観的に評価したり、大量の翻訳データを分析したりする際の共通の物差しを提供した。</w:t>
      </w:r>
    </w:p>
    <w:p w14:paraId="15FB2C91" w14:textId="1C12C94D" w:rsidR="00493F66" w:rsidRPr="00402B5C" w:rsidRDefault="00203FF4" w:rsidP="007776BE">
      <w:pPr>
        <w:rPr>
          <w:rFonts w:cs="Times New Roman"/>
          <w:szCs w:val="21"/>
        </w:rPr>
      </w:pPr>
      <w:r w:rsidRPr="00402B5C">
        <w:rPr>
          <w:rFonts w:cs="Times New Roman" w:hint="eastAsia"/>
          <w:szCs w:val="21"/>
        </w:rPr>
        <w:t xml:space="preserve">　本研究は、「戦略（</w:t>
      </w:r>
      <w:r w:rsidR="00444935" w:rsidRPr="00402B5C">
        <w:rPr>
          <w:rFonts w:cs="Times New Roman"/>
          <w:szCs w:val="21"/>
        </w:rPr>
        <w:t>DMIS</w:t>
      </w:r>
      <w:r w:rsidRPr="00402B5C">
        <w:rPr>
          <w:rFonts w:cs="Times New Roman" w:hint="eastAsia"/>
          <w:szCs w:val="21"/>
        </w:rPr>
        <w:t>）</w:t>
      </w:r>
      <w:r w:rsidR="00542BAC" w:rsidRPr="00402B5C">
        <w:rPr>
          <w:rFonts w:cs="Times New Roman" w:hint="eastAsia"/>
          <w:szCs w:val="21"/>
        </w:rPr>
        <w:t>×</w:t>
      </w:r>
      <w:r w:rsidRPr="00402B5C">
        <w:rPr>
          <w:rFonts w:cs="Times New Roman" w:hint="eastAsia"/>
          <w:szCs w:val="21"/>
        </w:rPr>
        <w:t>戦術（翻訳技法）」の実践的なフレームワークを</w:t>
      </w:r>
      <w:r w:rsidR="0082257B" w:rsidRPr="00402B5C">
        <w:rPr>
          <w:rFonts w:cs="Times New Roman" w:hint="eastAsia"/>
          <w:szCs w:val="21"/>
        </w:rPr>
        <w:t>構築するこ</w:t>
      </w:r>
      <w:r w:rsidRPr="00402B5C">
        <w:rPr>
          <w:rFonts w:cs="Times New Roman" w:hint="eastAsia"/>
          <w:szCs w:val="21"/>
        </w:rPr>
        <w:t>とを目的とし</w:t>
      </w:r>
      <w:r w:rsidR="0082257B" w:rsidRPr="00402B5C">
        <w:rPr>
          <w:rFonts w:cs="Times New Roman" w:hint="eastAsia"/>
          <w:szCs w:val="21"/>
        </w:rPr>
        <w:t>ている。このとき、</w:t>
      </w:r>
      <w:r w:rsidRPr="00402B5C">
        <w:rPr>
          <w:rFonts w:cs="Times New Roman" w:hint="eastAsia"/>
          <w:szCs w:val="21"/>
        </w:rPr>
        <w:t>戦術が具体的であればあるほど、フレームワーク使用時の有用性</w:t>
      </w:r>
      <w:r w:rsidR="0082257B" w:rsidRPr="00402B5C">
        <w:rPr>
          <w:rFonts w:cs="Times New Roman" w:hint="eastAsia"/>
          <w:szCs w:val="21"/>
        </w:rPr>
        <w:t>は高まる</w:t>
      </w:r>
      <w:r w:rsidRPr="00402B5C">
        <w:rPr>
          <w:rFonts w:cs="Times New Roman" w:hint="eastAsia"/>
          <w:szCs w:val="21"/>
        </w:rPr>
        <w:t>。そのため、</w:t>
      </w:r>
      <w:r w:rsidR="0082257B" w:rsidRPr="00402B5C">
        <w:rPr>
          <w:rFonts w:cs="Times New Roman" w:hint="eastAsia"/>
          <w:szCs w:val="21"/>
        </w:rPr>
        <w:t>戦術の分類として</w:t>
      </w:r>
      <w:r w:rsidR="00766733" w:rsidRPr="00402B5C">
        <w:rPr>
          <w:rFonts w:cs="Times New Roman" w:hint="eastAsia"/>
          <w:szCs w:val="21"/>
        </w:rPr>
        <w:t>、</w:t>
      </w:r>
      <w:commentRangeStart w:id="19"/>
      <w:r w:rsidRPr="00402B5C">
        <w:rPr>
          <w:rFonts w:cs="Times New Roman"/>
          <w:szCs w:val="21"/>
        </w:rPr>
        <w:t>Molina</w:t>
      </w:r>
      <w:r w:rsidR="00DD6DDB">
        <w:rPr>
          <w:rFonts w:cs="Times New Roman"/>
          <w:szCs w:val="21"/>
        </w:rPr>
        <w:t xml:space="preserve"> &amp; </w:t>
      </w:r>
      <w:r w:rsidRPr="00402B5C">
        <w:rPr>
          <w:rFonts w:cs="Times New Roman"/>
          <w:szCs w:val="21"/>
        </w:rPr>
        <w:t>Albi</w:t>
      </w:r>
      <w:commentRangeEnd w:id="19"/>
      <w:r w:rsidR="004B0331" w:rsidRPr="00402B5C">
        <w:rPr>
          <w:rStyle w:val="ac"/>
          <w:rFonts w:cs="Times New Roman"/>
          <w:sz w:val="21"/>
          <w:szCs w:val="21"/>
        </w:rPr>
        <w:commentReference w:id="19"/>
      </w:r>
      <w:r w:rsidR="00094FD1" w:rsidRPr="00402B5C">
        <w:rPr>
          <w:rFonts w:cs="Times New Roman"/>
          <w:szCs w:val="21"/>
        </w:rPr>
        <w:t>r</w:t>
      </w:r>
      <w:sdt>
        <w:sdtPr>
          <w:rPr>
            <w:rFonts w:cs="Times New Roman"/>
            <w:szCs w:val="21"/>
          </w:rPr>
          <w:id w:val="1505171500"/>
          <w:citation/>
        </w:sdtPr>
        <w:sdtContent>
          <w:r w:rsidR="00094FD1" w:rsidRPr="00402B5C">
            <w:rPr>
              <w:rFonts w:cs="Times New Roman"/>
              <w:szCs w:val="21"/>
            </w:rPr>
            <w:fldChar w:fldCharType="begin"/>
          </w:r>
          <w:r w:rsidR="00094FD1" w:rsidRPr="00402B5C">
            <w:rPr>
              <w:rFonts w:cs="Times New Roman"/>
              <w:szCs w:val="21"/>
            </w:rPr>
            <w:instrText xml:space="preserve">CITATION MolAlb02 \n  \t  \l 1041 </w:instrText>
          </w:r>
          <w:r w:rsidR="00094FD1" w:rsidRPr="00402B5C">
            <w:rPr>
              <w:rFonts w:cs="Times New Roman"/>
              <w:szCs w:val="21"/>
            </w:rPr>
            <w:fldChar w:fldCharType="separate"/>
          </w:r>
          <w:r w:rsidR="00094FD1" w:rsidRPr="00402B5C">
            <w:rPr>
              <w:rFonts w:cs="Times New Roman"/>
              <w:noProof/>
              <w:szCs w:val="21"/>
            </w:rPr>
            <w:t xml:space="preserve"> (2002)</w:t>
          </w:r>
          <w:r w:rsidR="00094FD1" w:rsidRPr="00402B5C">
            <w:rPr>
              <w:rFonts w:cs="Times New Roman"/>
              <w:szCs w:val="21"/>
            </w:rPr>
            <w:fldChar w:fldCharType="end"/>
          </w:r>
        </w:sdtContent>
      </w:sdt>
      <w:r w:rsidRPr="00402B5C">
        <w:rPr>
          <w:rFonts w:cs="Times New Roman" w:hint="eastAsia"/>
          <w:szCs w:val="21"/>
        </w:rPr>
        <w:t>を採用する。彼らの分類は</w:t>
      </w:r>
      <w:commentRangeStart w:id="20"/>
      <w:r w:rsidRPr="00402B5C">
        <w:rPr>
          <w:rFonts w:cs="Times New Roman" w:hint="eastAsia"/>
          <w:szCs w:val="21"/>
        </w:rPr>
        <w:t>「</w:t>
      </w:r>
      <w:r w:rsidR="00DF3115" w:rsidRPr="00402B5C">
        <w:rPr>
          <w:rFonts w:cs="Times New Roman" w:hint="eastAsia"/>
          <w:szCs w:val="21"/>
        </w:rPr>
        <w:t>削減</w:t>
      </w:r>
      <w:ins w:id="21" w:author="Masato YOSHIKAWA" w:date="2026-01-25T10:47:00Z" w16du:dateUtc="2026-01-25T01:47:00Z">
        <w:r w:rsidR="008E6B8C">
          <w:rPr>
            <w:rFonts w:cs="Times New Roman" w:hint="eastAsia"/>
            <w:szCs w:val="21"/>
          </w:rPr>
          <w:t xml:space="preserve"> </w:t>
        </w:r>
      </w:ins>
      <w:r w:rsidR="00F759EE" w:rsidRPr="00402B5C">
        <w:rPr>
          <w:rFonts w:cs="Times New Roman"/>
          <w:szCs w:val="21"/>
        </w:rPr>
        <w:t>(</w:t>
      </w:r>
      <w:r w:rsidRPr="00402B5C">
        <w:rPr>
          <w:rFonts w:cs="Times New Roman"/>
          <w:szCs w:val="21"/>
        </w:rPr>
        <w:t>Reduction</w:t>
      </w:r>
      <w:r w:rsidR="00F759EE" w:rsidRPr="00402B5C">
        <w:rPr>
          <w:rFonts w:cs="Times New Roman"/>
          <w:szCs w:val="21"/>
        </w:rPr>
        <w:t>)</w:t>
      </w:r>
      <w:r w:rsidRPr="00402B5C">
        <w:rPr>
          <w:rFonts w:cs="Times New Roman" w:hint="eastAsia"/>
          <w:szCs w:val="21"/>
        </w:rPr>
        <w:t>」や「</w:t>
      </w:r>
      <w:r w:rsidR="00F759EE" w:rsidRPr="00402B5C">
        <w:rPr>
          <w:rFonts w:cs="Times New Roman" w:hint="eastAsia"/>
          <w:szCs w:val="21"/>
        </w:rPr>
        <w:t>増幅</w:t>
      </w:r>
      <w:ins w:id="22" w:author="Masato YOSHIKAWA" w:date="2026-01-25T10:47:00Z" w16du:dateUtc="2026-01-25T01:47:00Z">
        <w:r w:rsidR="008E6B8C">
          <w:rPr>
            <w:rFonts w:cs="Times New Roman" w:hint="eastAsia"/>
            <w:szCs w:val="21"/>
          </w:rPr>
          <w:t xml:space="preserve"> </w:t>
        </w:r>
      </w:ins>
      <w:r w:rsidR="00F759EE" w:rsidRPr="00402B5C">
        <w:rPr>
          <w:rFonts w:cs="Times New Roman"/>
          <w:szCs w:val="21"/>
        </w:rPr>
        <w:t>(</w:t>
      </w:r>
      <w:r w:rsidRPr="00402B5C">
        <w:rPr>
          <w:rFonts w:cs="Times New Roman"/>
          <w:szCs w:val="21"/>
        </w:rPr>
        <w:t>Amplification</w:t>
      </w:r>
      <w:r w:rsidR="00F759EE" w:rsidRPr="00402B5C">
        <w:rPr>
          <w:rFonts w:cs="Times New Roman"/>
          <w:szCs w:val="21"/>
        </w:rPr>
        <w:t>)</w:t>
      </w:r>
      <w:r w:rsidRPr="00402B5C">
        <w:rPr>
          <w:rFonts w:cs="Times New Roman" w:hint="eastAsia"/>
          <w:szCs w:val="21"/>
        </w:rPr>
        <w:t>」といった情報の増減に関する技法、</w:t>
      </w:r>
      <w:r w:rsidR="00F759EE" w:rsidRPr="00402B5C">
        <w:rPr>
          <w:rFonts w:cs="Times New Roman" w:hint="eastAsia"/>
          <w:szCs w:val="21"/>
        </w:rPr>
        <w:t>「一般化</w:t>
      </w:r>
      <w:ins w:id="23" w:author="Masato YOSHIKAWA" w:date="2026-01-25T10:48:00Z" w16du:dateUtc="2026-01-25T01:48:00Z">
        <w:r w:rsidR="008E6B8C">
          <w:rPr>
            <w:rFonts w:cs="Times New Roman" w:hint="eastAsia"/>
            <w:szCs w:val="21"/>
          </w:rPr>
          <w:t xml:space="preserve"> (</w:t>
        </w:r>
      </w:ins>
      <w:del w:id="24" w:author="Masato YOSHIKAWA" w:date="2026-01-25T10:48:00Z" w16du:dateUtc="2026-01-25T01:48:00Z">
        <w:r w:rsidR="003C6DA8" w:rsidRPr="00402B5C" w:rsidDel="008E6B8C">
          <w:rPr>
            <w:rFonts w:cs="Times New Roman" w:hint="eastAsia"/>
            <w:szCs w:val="21"/>
          </w:rPr>
          <w:delText>（</w:delText>
        </w:r>
      </w:del>
      <w:r w:rsidR="003C6DA8" w:rsidRPr="00402B5C">
        <w:rPr>
          <w:rFonts w:cs="Times New Roman"/>
          <w:szCs w:val="21"/>
        </w:rPr>
        <w:t>Generalization</w:t>
      </w:r>
      <w:ins w:id="25" w:author="Masato YOSHIKAWA" w:date="2026-01-25T10:48:00Z" w16du:dateUtc="2026-01-25T01:48:00Z">
        <w:r w:rsidR="008E6B8C">
          <w:rPr>
            <w:rFonts w:cs="Times New Roman" w:hint="eastAsia"/>
            <w:szCs w:val="21"/>
          </w:rPr>
          <w:t>)</w:t>
        </w:r>
      </w:ins>
      <w:del w:id="26" w:author="Masato YOSHIKAWA" w:date="2026-01-25T10:48:00Z" w16du:dateUtc="2026-01-25T01:48:00Z">
        <w:r w:rsidR="003C6DA8" w:rsidRPr="00402B5C" w:rsidDel="008E6B8C">
          <w:rPr>
            <w:rFonts w:cs="Times New Roman"/>
            <w:szCs w:val="21"/>
          </w:rPr>
          <w:delText>）</w:delText>
        </w:r>
      </w:del>
      <w:r w:rsidRPr="00402B5C">
        <w:rPr>
          <w:rFonts w:cs="Times New Roman" w:hint="eastAsia"/>
          <w:szCs w:val="21"/>
        </w:rPr>
        <w:t>」や「</w:t>
      </w:r>
      <w:r w:rsidR="00661503" w:rsidRPr="00402B5C">
        <w:rPr>
          <w:rFonts w:cs="Times New Roman" w:hint="eastAsia"/>
          <w:szCs w:val="21"/>
        </w:rPr>
        <w:t>具体化</w:t>
      </w:r>
      <w:ins w:id="27" w:author="Masato YOSHIKAWA" w:date="2026-01-25T10:48:00Z" w16du:dateUtc="2026-01-25T01:48:00Z">
        <w:r w:rsidR="008E6B8C">
          <w:rPr>
            <w:rFonts w:cs="Times New Roman" w:hint="eastAsia"/>
            <w:szCs w:val="21"/>
          </w:rPr>
          <w:t xml:space="preserve"> (</w:t>
        </w:r>
      </w:ins>
      <w:del w:id="28" w:author="Masato YOSHIKAWA" w:date="2026-01-25T10:48:00Z" w16du:dateUtc="2026-01-25T01:48:00Z">
        <w:r w:rsidR="00661503" w:rsidRPr="00402B5C" w:rsidDel="008E6B8C">
          <w:rPr>
            <w:rFonts w:cs="Times New Roman" w:hint="eastAsia"/>
            <w:szCs w:val="21"/>
          </w:rPr>
          <w:delText>（</w:delText>
        </w:r>
      </w:del>
      <w:commentRangeStart w:id="29"/>
      <w:r w:rsidRPr="00402B5C">
        <w:rPr>
          <w:rFonts w:cs="Times New Roman"/>
          <w:szCs w:val="21"/>
        </w:rPr>
        <w:t>Particu</w:t>
      </w:r>
      <w:r w:rsidR="00661503" w:rsidRPr="00402B5C">
        <w:rPr>
          <w:rFonts w:cs="Times New Roman"/>
          <w:szCs w:val="21"/>
        </w:rPr>
        <w:t>la</w:t>
      </w:r>
      <w:r w:rsidRPr="00402B5C">
        <w:rPr>
          <w:rFonts w:cs="Times New Roman"/>
          <w:szCs w:val="21"/>
        </w:rPr>
        <w:t>rization</w:t>
      </w:r>
      <w:commentRangeEnd w:id="29"/>
      <w:r w:rsidR="004B0331" w:rsidRPr="00402B5C">
        <w:rPr>
          <w:rStyle w:val="ac"/>
          <w:rFonts w:cs="Times New Roman" w:hint="eastAsia"/>
          <w:sz w:val="21"/>
          <w:szCs w:val="21"/>
        </w:rPr>
        <w:commentReference w:id="29"/>
      </w:r>
      <w:ins w:id="30" w:author="Masato YOSHIKAWA" w:date="2026-01-25T10:48:00Z" w16du:dateUtc="2026-01-25T01:48:00Z">
        <w:r w:rsidR="008E6B8C">
          <w:rPr>
            <w:rFonts w:cs="Times New Roman" w:hint="eastAsia"/>
            <w:szCs w:val="21"/>
          </w:rPr>
          <w:t>)</w:t>
        </w:r>
      </w:ins>
      <w:del w:id="31" w:author="Masato YOSHIKAWA" w:date="2026-01-25T10:48:00Z" w16du:dateUtc="2026-01-25T01:48:00Z">
        <w:r w:rsidR="00661503" w:rsidRPr="00402B5C" w:rsidDel="008E6B8C">
          <w:rPr>
            <w:rFonts w:cs="Times New Roman" w:hint="eastAsia"/>
            <w:szCs w:val="21"/>
          </w:rPr>
          <w:delText>）</w:delText>
        </w:r>
      </w:del>
      <w:r w:rsidRPr="00402B5C">
        <w:rPr>
          <w:rFonts w:cs="Times New Roman" w:hint="eastAsia"/>
          <w:szCs w:val="21"/>
        </w:rPr>
        <w:t>」</w:t>
      </w:r>
      <w:commentRangeEnd w:id="20"/>
      <w:r w:rsidR="004B0331" w:rsidRPr="00402B5C">
        <w:rPr>
          <w:rStyle w:val="ac"/>
          <w:rFonts w:cs="Times New Roman" w:hint="eastAsia"/>
          <w:sz w:val="21"/>
          <w:szCs w:val="21"/>
        </w:rPr>
        <w:commentReference w:id="20"/>
      </w:r>
      <w:r w:rsidRPr="00402B5C">
        <w:rPr>
          <w:rFonts w:cs="Times New Roman" w:hint="eastAsia"/>
          <w:szCs w:val="21"/>
        </w:rPr>
        <w:t>といった</w:t>
      </w:r>
      <w:r w:rsidR="00A14D8C" w:rsidRPr="00402B5C">
        <w:rPr>
          <w:rFonts w:cs="Times New Roman" w:hint="eastAsia"/>
          <w:szCs w:val="21"/>
        </w:rPr>
        <w:t>抽象化・具体化の変換</w:t>
      </w:r>
      <w:r w:rsidR="00945E6A" w:rsidRPr="00402B5C">
        <w:rPr>
          <w:rFonts w:cs="Times New Roman" w:hint="eastAsia"/>
          <w:szCs w:val="21"/>
        </w:rPr>
        <w:t>に</w:t>
      </w:r>
      <w:r w:rsidRPr="00402B5C">
        <w:rPr>
          <w:rFonts w:cs="Times New Roman" w:hint="eastAsia"/>
          <w:szCs w:val="21"/>
        </w:rPr>
        <w:t>関する技法</w:t>
      </w:r>
      <w:r w:rsidR="00604634" w:rsidRPr="00402B5C">
        <w:rPr>
          <w:rFonts w:cs="Times New Roman" w:hint="eastAsia"/>
          <w:szCs w:val="21"/>
        </w:rPr>
        <w:t>が含まれており</w:t>
      </w:r>
      <w:r w:rsidR="0070331F" w:rsidRPr="00402B5C">
        <w:rPr>
          <w:rFonts w:cs="Times New Roman" w:hint="eastAsia"/>
          <w:szCs w:val="21"/>
        </w:rPr>
        <w:t>、</w:t>
      </w:r>
      <w:r w:rsidRPr="00402B5C">
        <w:rPr>
          <w:rFonts w:cs="Times New Roman" w:hint="eastAsia"/>
          <w:szCs w:val="21"/>
        </w:rPr>
        <w:t>これらは</w:t>
      </w:r>
      <w:commentRangeStart w:id="32"/>
      <w:commentRangeStart w:id="33"/>
      <w:commentRangeStart w:id="34"/>
      <w:r w:rsidRPr="00402B5C">
        <w:rPr>
          <w:rFonts w:cs="Times New Roman" w:hint="eastAsia"/>
          <w:szCs w:val="21"/>
        </w:rPr>
        <w:t>フレームワークを使用する際に、翻訳者により細かい指針を示す</w:t>
      </w:r>
      <w:commentRangeEnd w:id="32"/>
      <w:r w:rsidR="004B0331" w:rsidRPr="00402B5C">
        <w:rPr>
          <w:rStyle w:val="ac"/>
          <w:rFonts w:cs="Times New Roman" w:hint="eastAsia"/>
          <w:sz w:val="21"/>
          <w:szCs w:val="21"/>
        </w:rPr>
        <w:commentReference w:id="32"/>
      </w:r>
      <w:commentRangeEnd w:id="33"/>
      <w:r w:rsidR="00D449C3" w:rsidRPr="00402B5C">
        <w:rPr>
          <w:rStyle w:val="ac"/>
          <w:rFonts w:cs="Times New Roman" w:hint="eastAsia"/>
          <w:sz w:val="21"/>
          <w:szCs w:val="21"/>
        </w:rPr>
        <w:commentReference w:id="33"/>
      </w:r>
      <w:commentRangeEnd w:id="34"/>
      <w:r w:rsidR="0022380C" w:rsidRPr="00402B5C">
        <w:rPr>
          <w:rStyle w:val="ac"/>
          <w:rFonts w:cs="Times New Roman" w:hint="eastAsia"/>
          <w:sz w:val="21"/>
          <w:szCs w:val="21"/>
        </w:rPr>
        <w:commentReference w:id="34"/>
      </w:r>
      <w:r w:rsidR="00766733" w:rsidRPr="00402B5C">
        <w:rPr>
          <w:rFonts w:cs="Times New Roman" w:hint="eastAsia"/>
          <w:szCs w:val="21"/>
        </w:rPr>
        <w:t>こと</w:t>
      </w:r>
      <w:r w:rsidR="00D91CB5" w:rsidRPr="00402B5C">
        <w:rPr>
          <w:rFonts w:cs="Times New Roman" w:hint="eastAsia"/>
          <w:szCs w:val="21"/>
        </w:rPr>
        <w:t>を</w:t>
      </w:r>
      <w:r w:rsidR="00766733" w:rsidRPr="00402B5C">
        <w:rPr>
          <w:rFonts w:cs="Times New Roman" w:hint="eastAsia"/>
          <w:szCs w:val="21"/>
        </w:rPr>
        <w:t>可能にするためである。</w:t>
      </w:r>
      <w:r w:rsidR="00B35082" w:rsidRPr="00402B5C">
        <w:rPr>
          <w:rFonts w:cs="Times New Roman" w:hint="eastAsia"/>
          <w:szCs w:val="21"/>
        </w:rPr>
        <w:t>なお</w:t>
      </w:r>
      <w:r w:rsidR="006F7939" w:rsidRPr="00402B5C">
        <w:rPr>
          <w:rFonts w:cs="Times New Roman" w:hint="eastAsia"/>
          <w:szCs w:val="21"/>
        </w:rPr>
        <w:t>、このモデル</w:t>
      </w:r>
      <w:r w:rsidR="00BB57E8" w:rsidRPr="00402B5C">
        <w:rPr>
          <w:rFonts w:cs="Times New Roman" w:hint="eastAsia"/>
          <w:szCs w:val="21"/>
        </w:rPr>
        <w:t>は本研究</w:t>
      </w:r>
      <w:r w:rsidR="0099692D" w:rsidRPr="00402B5C">
        <w:rPr>
          <w:rFonts w:cs="Times New Roman" w:hint="eastAsia"/>
          <w:szCs w:val="21"/>
        </w:rPr>
        <w:t>の目的にそぐわない</w:t>
      </w:r>
      <w:r w:rsidR="00BB57E8" w:rsidRPr="00402B5C">
        <w:rPr>
          <w:rFonts w:cs="Times New Roman" w:hint="eastAsia"/>
          <w:szCs w:val="21"/>
        </w:rPr>
        <w:t>分類</w:t>
      </w:r>
      <w:r w:rsidR="0099692D" w:rsidRPr="00402B5C">
        <w:rPr>
          <w:rFonts w:cs="Times New Roman" w:hint="eastAsia"/>
          <w:szCs w:val="21"/>
        </w:rPr>
        <w:t>も</w:t>
      </w:r>
      <w:r w:rsidR="00BB57E8" w:rsidRPr="00402B5C">
        <w:rPr>
          <w:rFonts w:cs="Times New Roman" w:hint="eastAsia"/>
          <w:szCs w:val="21"/>
        </w:rPr>
        <w:t>含まれてい</w:t>
      </w:r>
      <w:r w:rsidR="002F2AF0" w:rsidRPr="00402B5C">
        <w:rPr>
          <w:rFonts w:cs="Times New Roman" w:hint="eastAsia"/>
          <w:szCs w:val="21"/>
        </w:rPr>
        <w:t>るため、</w:t>
      </w:r>
      <w:r w:rsidR="0099692D" w:rsidRPr="00402B5C">
        <w:rPr>
          <w:rFonts w:cs="Times New Roman" w:hint="eastAsia"/>
          <w:szCs w:val="21"/>
        </w:rPr>
        <w:t>分析にあたっては</w:t>
      </w:r>
      <w:commentRangeStart w:id="35"/>
      <w:r w:rsidR="002F713E" w:rsidRPr="00402B5C">
        <w:rPr>
          <w:rFonts w:cs="Times New Roman" w:hint="eastAsia"/>
          <w:szCs w:val="21"/>
        </w:rPr>
        <w:t>一部</w:t>
      </w:r>
      <w:r w:rsidR="00B1012A" w:rsidRPr="00402B5C">
        <w:rPr>
          <w:rFonts w:cs="Times New Roman" w:hint="eastAsia"/>
          <w:szCs w:val="21"/>
        </w:rPr>
        <w:t>を</w:t>
      </w:r>
      <w:r w:rsidR="002F713E" w:rsidRPr="00402B5C">
        <w:rPr>
          <w:rFonts w:cs="Times New Roman" w:hint="eastAsia"/>
          <w:szCs w:val="21"/>
        </w:rPr>
        <w:t>除外</w:t>
      </w:r>
      <w:r w:rsidR="00B1012A" w:rsidRPr="00402B5C">
        <w:rPr>
          <w:rFonts w:cs="Times New Roman" w:hint="eastAsia"/>
          <w:szCs w:val="21"/>
        </w:rPr>
        <w:t>・調整して適用する</w:t>
      </w:r>
      <w:r w:rsidR="002F713E" w:rsidRPr="00402B5C">
        <w:rPr>
          <w:rFonts w:cs="Times New Roman" w:hint="eastAsia"/>
          <w:szCs w:val="21"/>
        </w:rPr>
        <w:t>。</w:t>
      </w:r>
      <w:r w:rsidR="00B1012A" w:rsidRPr="00402B5C">
        <w:rPr>
          <w:rFonts w:cs="Times New Roman" w:hint="eastAsia"/>
          <w:szCs w:val="21"/>
        </w:rPr>
        <w:t>具体的な分類項目および除外の基準については、</w:t>
      </w:r>
      <w:commentRangeEnd w:id="35"/>
      <w:r w:rsidR="004B0331">
        <w:rPr>
          <w:rStyle w:val="ac"/>
          <w:rFonts w:cs="Times New Roman" w:hint="eastAsia"/>
          <w:sz w:val="21"/>
          <w:szCs w:val="21"/>
        </w:rPr>
        <w:commentReference w:id="35"/>
      </w:r>
      <w:r w:rsidR="00DE0499">
        <w:rPr>
          <w:rFonts w:cs="Times New Roman" w:hint="eastAsia"/>
          <w:szCs w:val="21"/>
        </w:rPr>
        <w:t>3.3.1</w:t>
      </w:r>
      <w:r w:rsidR="00DE0499">
        <w:rPr>
          <w:rFonts w:cs="Times New Roman" w:hint="eastAsia"/>
          <w:szCs w:val="21"/>
        </w:rPr>
        <w:t>項</w:t>
      </w:r>
      <w:r w:rsidR="003A30F8" w:rsidRPr="00402B5C">
        <w:rPr>
          <w:rFonts w:cs="Times New Roman" w:hint="eastAsia"/>
          <w:szCs w:val="21"/>
        </w:rPr>
        <w:t>にて詳述する。</w:t>
      </w:r>
    </w:p>
    <w:p w14:paraId="268926D5" w14:textId="77777777" w:rsidR="002F713E" w:rsidRPr="00402B5C" w:rsidRDefault="002F713E" w:rsidP="007776BE">
      <w:pPr>
        <w:rPr>
          <w:rFonts w:cs="Times New Roman"/>
          <w:szCs w:val="21"/>
        </w:rPr>
      </w:pPr>
    </w:p>
    <w:p w14:paraId="660E92FE" w14:textId="0927825E" w:rsidR="00203FF4" w:rsidRPr="00197D09" w:rsidRDefault="0027580F" w:rsidP="00A21FA6">
      <w:pPr>
        <w:pStyle w:val="2"/>
      </w:pPr>
      <w:bookmarkStart w:id="36" w:name="_Toc220178760"/>
      <w:r>
        <w:rPr>
          <w:rFonts w:hint="eastAsia"/>
        </w:rPr>
        <w:t>2.3</w:t>
      </w:r>
      <w:r w:rsidR="00203FF4" w:rsidRPr="00197D09">
        <w:rPr>
          <w:rFonts w:hint="eastAsia"/>
        </w:rPr>
        <w:t>異文化感受性に関する研究</w:t>
      </w:r>
      <w:r w:rsidR="00291173" w:rsidRPr="00197D09">
        <w:rPr>
          <w:rFonts w:hint="eastAsia"/>
        </w:rPr>
        <w:t>：</w:t>
      </w:r>
      <w:r w:rsidR="00203FF4" w:rsidRPr="00197D09">
        <w:t>Benne</w:t>
      </w:r>
      <w:r w:rsidR="006A743A" w:rsidRPr="00197D09">
        <w:t>tt</w:t>
      </w:r>
      <w:r w:rsidR="006A743A" w:rsidRPr="00197D09">
        <w:rPr>
          <w:rFonts w:hint="eastAsia"/>
        </w:rPr>
        <w:t>の</w:t>
      </w:r>
      <w:r w:rsidR="00AB7E66" w:rsidRPr="00197D09">
        <w:rPr>
          <w:rFonts w:hint="eastAsia"/>
        </w:rPr>
        <w:t>異文化感受性発達</w:t>
      </w:r>
      <w:r w:rsidR="006A743A" w:rsidRPr="00197D09">
        <w:rPr>
          <w:rFonts w:hint="eastAsia"/>
        </w:rPr>
        <w:t>モデル</w:t>
      </w:r>
      <w:r w:rsidR="00AB7E66" w:rsidRPr="00197D09">
        <w:rPr>
          <w:rFonts w:hint="eastAsia"/>
        </w:rPr>
        <w:t>（</w:t>
      </w:r>
      <w:r w:rsidR="00AB7E66" w:rsidRPr="00197D09">
        <w:t>DMIS</w:t>
      </w:r>
      <w:r w:rsidR="00AB7E66" w:rsidRPr="00197D09">
        <w:rPr>
          <w:rFonts w:hint="eastAsia"/>
        </w:rPr>
        <w:t>）</w:t>
      </w:r>
      <w:bookmarkEnd w:id="36"/>
    </w:p>
    <w:p w14:paraId="27565C6B" w14:textId="71EDFDCC" w:rsidR="00B92431" w:rsidRPr="00402B5C" w:rsidRDefault="00C51AE1" w:rsidP="00AD2F8B">
      <w:pPr>
        <w:ind w:firstLineChars="100" w:firstLine="210"/>
        <w:rPr>
          <w:rFonts w:cs="Times New Roman"/>
          <w:szCs w:val="21"/>
        </w:rPr>
      </w:pPr>
      <w:r w:rsidRPr="00402B5C">
        <w:rPr>
          <w:rFonts w:cs="Times New Roman"/>
          <w:szCs w:val="21"/>
        </w:rPr>
        <w:t>翻訳を異文化間のコミュニケーション行為として捉えるならば、翻訳者が原文の文化的要素をどのように認識し、それを読者にどう伝えようとしたかという「異文化受容」の側面</w:t>
      </w:r>
      <w:r w:rsidRPr="00402B5C">
        <w:rPr>
          <w:rFonts w:cs="Times New Roman"/>
          <w:szCs w:val="21"/>
        </w:rPr>
        <w:lastRenderedPageBreak/>
        <w:t>を無視することはできない。</w:t>
      </w:r>
      <w:r w:rsidR="00E9122B" w:rsidRPr="00402B5C">
        <w:rPr>
          <w:rFonts w:cs="Times New Roman"/>
          <w:szCs w:val="21"/>
        </w:rPr>
        <w:t>この異文化受容のプロセスを体系化したモデルとして、</w:t>
      </w:r>
      <w:r w:rsidR="00E9122B" w:rsidRPr="00402B5C">
        <w:rPr>
          <w:rFonts w:cs="Times New Roman"/>
          <w:szCs w:val="21"/>
        </w:rPr>
        <w:t>Bennett</w:t>
      </w:r>
      <w:sdt>
        <w:sdtPr>
          <w:rPr>
            <w:rFonts w:cs="Times New Roman"/>
            <w:szCs w:val="21"/>
          </w:rPr>
          <w:id w:val="2006313054"/>
          <w:citation/>
        </w:sdtPr>
        <w:sdtContent>
          <w:r w:rsidR="00576ADA" w:rsidRPr="00402B5C">
            <w:rPr>
              <w:rFonts w:cs="Times New Roman"/>
              <w:szCs w:val="21"/>
            </w:rPr>
            <w:fldChar w:fldCharType="begin"/>
          </w:r>
          <w:r w:rsidR="00576ADA" w:rsidRPr="00402B5C">
            <w:rPr>
              <w:rFonts w:cs="Times New Roman"/>
              <w:szCs w:val="21"/>
            </w:rPr>
            <w:instrText xml:space="preserve">CITATION Ben86 \n  \t  \m Ben93 \n  \t  \l 1041 </w:instrText>
          </w:r>
          <w:r w:rsidR="00576ADA" w:rsidRPr="00402B5C">
            <w:rPr>
              <w:rFonts w:cs="Times New Roman"/>
              <w:szCs w:val="21"/>
            </w:rPr>
            <w:fldChar w:fldCharType="separate"/>
          </w:r>
          <w:r w:rsidR="00576ADA" w:rsidRPr="00402B5C">
            <w:rPr>
              <w:rFonts w:cs="Times New Roman"/>
              <w:noProof/>
              <w:szCs w:val="21"/>
            </w:rPr>
            <w:t xml:space="preserve"> (1986; 1993)</w:t>
          </w:r>
          <w:r w:rsidR="00576ADA" w:rsidRPr="00402B5C">
            <w:rPr>
              <w:rFonts w:cs="Times New Roman"/>
              <w:szCs w:val="21"/>
            </w:rPr>
            <w:fldChar w:fldCharType="end"/>
          </w:r>
        </w:sdtContent>
      </w:sdt>
      <w:ins w:id="37" w:author="Masato YOSHIKAWA" w:date="2026-01-25T10:46:00Z" w16du:dateUtc="2026-01-25T01:46:00Z">
        <w:r w:rsidR="008E6B8C">
          <w:rPr>
            <w:rFonts w:cs="Times New Roman" w:hint="eastAsia"/>
            <w:szCs w:val="21"/>
          </w:rPr>
          <w:t xml:space="preserve"> </w:t>
        </w:r>
      </w:ins>
      <w:r w:rsidR="00E9122B" w:rsidRPr="00402B5C">
        <w:rPr>
          <w:rFonts w:cs="Times New Roman"/>
          <w:szCs w:val="21"/>
        </w:rPr>
        <w:t>が提唱した「異文化感受性発達モデル（</w:t>
      </w:r>
      <w:r w:rsidR="0043320E" w:rsidRPr="00402B5C">
        <w:rPr>
          <w:rFonts w:cs="Times New Roman"/>
          <w:szCs w:val="21"/>
        </w:rPr>
        <w:t xml:space="preserve">The </w:t>
      </w:r>
      <w:r w:rsidR="00E9122B" w:rsidRPr="00402B5C">
        <w:rPr>
          <w:rFonts w:cs="Times New Roman"/>
          <w:szCs w:val="21"/>
        </w:rPr>
        <w:t>Developmental Model of Intercultural Sensitivity</w:t>
      </w:r>
      <w:r w:rsidR="0043320E" w:rsidRPr="00402B5C">
        <w:rPr>
          <w:rFonts w:cs="Times New Roman"/>
          <w:szCs w:val="21"/>
        </w:rPr>
        <w:t xml:space="preserve">, </w:t>
      </w:r>
      <w:r w:rsidR="00E9122B" w:rsidRPr="00402B5C">
        <w:rPr>
          <w:rFonts w:cs="Times New Roman"/>
          <w:szCs w:val="21"/>
        </w:rPr>
        <w:t>DMIS</w:t>
      </w:r>
      <w:r w:rsidR="00E9122B" w:rsidRPr="00402B5C">
        <w:rPr>
          <w:rFonts w:cs="Times New Roman"/>
          <w:szCs w:val="21"/>
        </w:rPr>
        <w:t>）」が挙げられる。</w:t>
      </w:r>
    </w:p>
    <w:p w14:paraId="3CDAF903" w14:textId="18B5BD90" w:rsidR="004354C0" w:rsidRPr="00402B5C" w:rsidRDefault="00E9122B" w:rsidP="00CD30FD">
      <w:pPr>
        <w:ind w:firstLineChars="100" w:firstLine="210"/>
        <w:rPr>
          <w:rFonts w:cs="Times New Roman"/>
          <w:szCs w:val="21"/>
        </w:rPr>
      </w:pPr>
      <w:r w:rsidRPr="00402B5C">
        <w:rPr>
          <w:rFonts w:cs="Times New Roman"/>
          <w:szCs w:val="21"/>
        </w:rPr>
        <w:t>DMIS</w:t>
      </w:r>
      <w:r w:rsidRPr="00402B5C">
        <w:rPr>
          <w:rFonts w:cs="Times New Roman"/>
          <w:szCs w:val="21"/>
        </w:rPr>
        <w:t>は、人々が異文化に直面した際、その差異をどのように解釈し、対応していくかという心理的な発達段階を示したモデルである。</w:t>
      </w:r>
      <w:r w:rsidRPr="00402B5C">
        <w:rPr>
          <w:rFonts w:cs="Times New Roman"/>
          <w:szCs w:val="21"/>
        </w:rPr>
        <w:t>Bennett</w:t>
      </w:r>
      <w:r w:rsidR="00576ADA" w:rsidRPr="00402B5C">
        <w:rPr>
          <w:rFonts w:cs="Times New Roman"/>
          <w:szCs w:val="21"/>
        </w:rPr>
        <w:t xml:space="preserve"> </w:t>
      </w:r>
      <w:sdt>
        <w:sdtPr>
          <w:rPr>
            <w:rFonts w:cs="Times New Roman"/>
            <w:szCs w:val="21"/>
          </w:rPr>
          <w:id w:val="-953563632"/>
          <w:citation/>
        </w:sdtPr>
        <w:sdtContent>
          <w:r w:rsidR="00576ADA" w:rsidRPr="00402B5C">
            <w:rPr>
              <w:rFonts w:cs="Times New Roman"/>
              <w:szCs w:val="21"/>
            </w:rPr>
            <w:fldChar w:fldCharType="begin"/>
          </w:r>
          <w:r w:rsidR="00576ADA" w:rsidRPr="00402B5C">
            <w:rPr>
              <w:rFonts w:cs="Times New Roman"/>
              <w:szCs w:val="21"/>
            </w:rPr>
            <w:instrText xml:space="preserve">CITATION Ben86 \n  \t  \m Ben93 \n  \t  \l 1041 </w:instrText>
          </w:r>
          <w:r w:rsidR="00576ADA" w:rsidRPr="00402B5C">
            <w:rPr>
              <w:rFonts w:cs="Times New Roman"/>
              <w:szCs w:val="21"/>
            </w:rPr>
            <w:fldChar w:fldCharType="separate"/>
          </w:r>
          <w:r w:rsidR="00576ADA" w:rsidRPr="00402B5C">
            <w:rPr>
              <w:rFonts w:cs="Times New Roman"/>
              <w:noProof/>
              <w:szCs w:val="21"/>
            </w:rPr>
            <w:t xml:space="preserve"> (1986; 1993)</w:t>
          </w:r>
          <w:r w:rsidR="00576ADA" w:rsidRPr="00402B5C">
            <w:rPr>
              <w:rFonts w:cs="Times New Roman"/>
              <w:szCs w:val="21"/>
            </w:rPr>
            <w:fldChar w:fldCharType="end"/>
          </w:r>
        </w:sdtContent>
      </w:sdt>
      <w:ins w:id="38" w:author="Masato YOSHIKAWA" w:date="2026-01-25T10:46:00Z" w16du:dateUtc="2026-01-25T01:46:00Z">
        <w:r w:rsidR="008E6B8C">
          <w:rPr>
            <w:rFonts w:cs="Times New Roman" w:hint="eastAsia"/>
            <w:szCs w:val="21"/>
          </w:rPr>
          <w:t xml:space="preserve"> </w:t>
        </w:r>
      </w:ins>
      <w:r w:rsidRPr="00402B5C">
        <w:rPr>
          <w:rFonts w:cs="Times New Roman"/>
          <w:szCs w:val="21"/>
        </w:rPr>
        <w:t>は、異文化に対する認識を「自文化中心主義（</w:t>
      </w:r>
      <w:r w:rsidRPr="00402B5C">
        <w:rPr>
          <w:rFonts w:cs="Times New Roman"/>
          <w:szCs w:val="21"/>
        </w:rPr>
        <w:t>Ethnocentrism</w:t>
      </w:r>
      <w:r w:rsidRPr="00402B5C">
        <w:rPr>
          <w:rFonts w:cs="Times New Roman"/>
          <w:szCs w:val="21"/>
        </w:rPr>
        <w:t>）」から「文化相対主義（</w:t>
      </w:r>
      <w:proofErr w:type="spellStart"/>
      <w:r w:rsidR="000701E1" w:rsidRPr="00402B5C">
        <w:rPr>
          <w:rFonts w:cs="Times New Roman"/>
          <w:szCs w:val="21"/>
        </w:rPr>
        <w:t>Ethnorelativism</w:t>
      </w:r>
      <w:proofErr w:type="spellEnd"/>
      <w:r w:rsidRPr="00402B5C">
        <w:rPr>
          <w:rFonts w:cs="Times New Roman"/>
          <w:szCs w:val="21"/>
        </w:rPr>
        <w:t>）」へと至る</w:t>
      </w:r>
      <w:r w:rsidRPr="00402B5C">
        <w:rPr>
          <w:rFonts w:cs="Times New Roman"/>
          <w:szCs w:val="21"/>
        </w:rPr>
        <w:t>6</w:t>
      </w:r>
      <w:r w:rsidRPr="00402B5C">
        <w:rPr>
          <w:rFonts w:cs="Times New Roman"/>
          <w:szCs w:val="21"/>
        </w:rPr>
        <w:t>つの段階として定義した。</w:t>
      </w:r>
      <w:r w:rsidR="00EF311F" w:rsidRPr="00402B5C">
        <w:rPr>
          <w:rFonts w:cs="Times New Roman"/>
          <w:szCs w:val="21"/>
        </w:rPr>
        <w:t>初期段階である「自文化中心主義」には、文化的差異を認識しない「否定（</w:t>
      </w:r>
      <w:r w:rsidR="00EF311F" w:rsidRPr="00402B5C">
        <w:rPr>
          <w:rFonts w:cs="Times New Roman"/>
          <w:szCs w:val="21"/>
        </w:rPr>
        <w:t>Denial</w:t>
      </w:r>
      <w:r w:rsidR="00EF311F" w:rsidRPr="00402B5C">
        <w:rPr>
          <w:rFonts w:cs="Times New Roman"/>
          <w:szCs w:val="21"/>
        </w:rPr>
        <w:t>）」、差異を脅威とみなす「防衛（</w:t>
      </w:r>
      <w:r w:rsidR="00EF311F" w:rsidRPr="00402B5C">
        <w:rPr>
          <w:rFonts w:cs="Times New Roman"/>
          <w:szCs w:val="21"/>
        </w:rPr>
        <w:t>Defense</w:t>
      </w:r>
      <w:r w:rsidR="00EF311F" w:rsidRPr="00402B5C">
        <w:rPr>
          <w:rFonts w:cs="Times New Roman"/>
          <w:szCs w:val="21"/>
        </w:rPr>
        <w:t>）」、差異を表層的なものとして矮小化する「最小化（</w:t>
      </w:r>
      <w:r w:rsidR="00EF311F" w:rsidRPr="00402B5C">
        <w:rPr>
          <w:rFonts w:cs="Times New Roman"/>
          <w:szCs w:val="21"/>
        </w:rPr>
        <w:t>Minimization</w:t>
      </w:r>
      <w:r w:rsidR="00EF311F" w:rsidRPr="00402B5C">
        <w:rPr>
          <w:rFonts w:cs="Times New Roman"/>
          <w:szCs w:val="21"/>
        </w:rPr>
        <w:t>）」が含まれる。一方、発達した段階である「文化相対主義」には、差異を尊重する「受容（</w:t>
      </w:r>
      <w:r w:rsidR="00EF311F" w:rsidRPr="00402B5C">
        <w:rPr>
          <w:rFonts w:cs="Times New Roman"/>
          <w:szCs w:val="21"/>
        </w:rPr>
        <w:t>Acceptance</w:t>
      </w:r>
      <w:r w:rsidR="00EF311F" w:rsidRPr="00402B5C">
        <w:rPr>
          <w:rFonts w:cs="Times New Roman"/>
          <w:szCs w:val="21"/>
        </w:rPr>
        <w:t>）」、異文化の視点を取り入れる「適応（</w:t>
      </w:r>
      <w:r w:rsidR="00EF311F" w:rsidRPr="00402B5C">
        <w:rPr>
          <w:rFonts w:cs="Times New Roman"/>
          <w:szCs w:val="21"/>
        </w:rPr>
        <w:t>Adaptation</w:t>
      </w:r>
      <w:r w:rsidR="00EF311F" w:rsidRPr="00402B5C">
        <w:rPr>
          <w:rFonts w:cs="Times New Roman"/>
          <w:szCs w:val="21"/>
        </w:rPr>
        <w:t>）」、そして複数の文化的視点を自己に統合する「統合（</w:t>
      </w:r>
      <w:r w:rsidR="00EF311F" w:rsidRPr="00402B5C">
        <w:rPr>
          <w:rFonts w:cs="Times New Roman"/>
          <w:szCs w:val="21"/>
        </w:rPr>
        <w:t>Integration</w:t>
      </w:r>
      <w:r w:rsidR="00EF311F" w:rsidRPr="00402B5C">
        <w:rPr>
          <w:rFonts w:cs="Times New Roman"/>
          <w:szCs w:val="21"/>
        </w:rPr>
        <w:t>）」が含まれる。</w:t>
      </w:r>
    </w:p>
    <w:p w14:paraId="50BF2B04" w14:textId="3F27AEA2" w:rsidR="0065306D" w:rsidRPr="00402B5C" w:rsidRDefault="000333AE" w:rsidP="000333AE">
      <w:pPr>
        <w:ind w:firstLineChars="100" w:firstLine="210"/>
        <w:rPr>
          <w:rFonts w:cs="Times New Roman"/>
          <w:szCs w:val="21"/>
        </w:rPr>
      </w:pPr>
      <w:r w:rsidRPr="00402B5C">
        <w:rPr>
          <w:rFonts w:cs="Times New Roman"/>
          <w:szCs w:val="21"/>
        </w:rPr>
        <w:t>従来、</w:t>
      </w:r>
      <w:r w:rsidRPr="00402B5C">
        <w:rPr>
          <w:rFonts w:cs="Times New Roman"/>
          <w:szCs w:val="21"/>
        </w:rPr>
        <w:t>DMIS</w:t>
      </w:r>
      <w:r w:rsidRPr="00402B5C">
        <w:rPr>
          <w:rFonts w:cs="Times New Roman"/>
          <w:szCs w:val="21"/>
        </w:rPr>
        <w:t>は異文化コミュニケーション教育や個人の適応能力を測定するための指標として用いられてきた。しかし本研究では、このモデルを「翻訳者の個人的な能力」を測るためではなく、「翻訳者が読者に対して、原文の異文化性をどの程度の深度で体験させようとしたか」という、翻訳戦略を測るための指標として再解釈し、応用する。なお、本研究ではオリジナルの</w:t>
      </w:r>
      <w:r w:rsidRPr="00402B5C">
        <w:rPr>
          <w:rFonts w:cs="Times New Roman"/>
          <w:szCs w:val="21"/>
        </w:rPr>
        <w:t>6</w:t>
      </w:r>
      <w:r w:rsidRPr="00402B5C">
        <w:rPr>
          <w:rFonts w:cs="Times New Roman"/>
          <w:szCs w:val="21"/>
        </w:rPr>
        <w:t>段階のうち、分析に適した</w:t>
      </w:r>
      <w:r w:rsidRPr="00402B5C">
        <w:rPr>
          <w:rFonts w:cs="Times New Roman"/>
          <w:szCs w:val="21"/>
        </w:rPr>
        <w:t>4</w:t>
      </w:r>
      <w:r w:rsidRPr="00402B5C">
        <w:rPr>
          <w:rFonts w:cs="Times New Roman"/>
          <w:szCs w:val="21"/>
        </w:rPr>
        <w:t>段階を抽出して適用する。採用した</w:t>
      </w:r>
      <w:r w:rsidRPr="00402B5C">
        <w:rPr>
          <w:rFonts w:cs="Times New Roman"/>
          <w:szCs w:val="21"/>
        </w:rPr>
        <w:t>4</w:t>
      </w:r>
      <w:r w:rsidRPr="00402B5C">
        <w:rPr>
          <w:rFonts w:cs="Times New Roman"/>
          <w:szCs w:val="21"/>
        </w:rPr>
        <w:t>段階の定義および</w:t>
      </w:r>
      <w:r w:rsidRPr="00402B5C">
        <w:rPr>
          <w:rFonts w:cs="Times New Roman"/>
          <w:szCs w:val="21"/>
        </w:rPr>
        <w:t>2</w:t>
      </w:r>
      <w:r w:rsidRPr="00402B5C">
        <w:rPr>
          <w:rFonts w:cs="Times New Roman"/>
          <w:szCs w:val="21"/>
        </w:rPr>
        <w:t>段階を除外した理論的根拠については、</w:t>
      </w:r>
      <w:r w:rsidR="00DE0499">
        <w:rPr>
          <w:rFonts w:cs="Times New Roman" w:hint="eastAsia"/>
          <w:szCs w:val="21"/>
        </w:rPr>
        <w:t>3.3.2</w:t>
      </w:r>
      <w:r w:rsidR="00DE0499">
        <w:rPr>
          <w:rFonts w:cs="Times New Roman" w:hint="eastAsia"/>
          <w:szCs w:val="21"/>
        </w:rPr>
        <w:t>項</w:t>
      </w:r>
      <w:r w:rsidRPr="00402B5C">
        <w:rPr>
          <w:rFonts w:cs="Times New Roman"/>
          <w:szCs w:val="21"/>
        </w:rPr>
        <w:t>にて詳述する。</w:t>
      </w:r>
    </w:p>
    <w:p w14:paraId="454458E4" w14:textId="5E27F835" w:rsidR="003F750B" w:rsidRPr="00197D09" w:rsidRDefault="0027580F" w:rsidP="00A21FA6">
      <w:pPr>
        <w:pStyle w:val="2"/>
      </w:pPr>
      <w:bookmarkStart w:id="39" w:name="_Toc220178761"/>
      <w:r>
        <w:rPr>
          <w:rFonts w:hint="eastAsia"/>
        </w:rPr>
        <w:t>2.4</w:t>
      </w:r>
      <w:r w:rsidR="009A56C3" w:rsidRPr="00197D09">
        <w:rPr>
          <w:rFonts w:hint="eastAsia"/>
        </w:rPr>
        <w:t>本研究の独自性</w:t>
      </w:r>
      <w:bookmarkEnd w:id="39"/>
    </w:p>
    <w:p w14:paraId="55BEEBCF" w14:textId="53B0C875" w:rsidR="00476F0F" w:rsidRPr="00402B5C" w:rsidRDefault="00476F0F" w:rsidP="00695CE2">
      <w:pPr>
        <w:ind w:firstLineChars="100" w:firstLine="210"/>
        <w:rPr>
          <w:rFonts w:cs="Times New Roman"/>
          <w:szCs w:val="21"/>
        </w:rPr>
      </w:pPr>
      <w:r w:rsidRPr="00402B5C">
        <w:rPr>
          <w:rFonts w:cs="Times New Roman" w:hint="eastAsia"/>
          <w:szCs w:val="21"/>
        </w:rPr>
        <w:t>以上の先行研究の概観を踏まえ、本研究の独自性は、異</w:t>
      </w:r>
      <w:r w:rsidR="00695CE2" w:rsidRPr="00402B5C">
        <w:rPr>
          <w:rFonts w:cs="Times New Roman" w:hint="eastAsia"/>
          <w:szCs w:val="21"/>
        </w:rPr>
        <w:t>なる</w:t>
      </w:r>
      <w:r w:rsidRPr="00402B5C">
        <w:rPr>
          <w:rFonts w:cs="Times New Roman" w:hint="eastAsia"/>
          <w:szCs w:val="21"/>
        </w:rPr>
        <w:t>分野の理論を統合した新たな分析フレームワークの構築と、それに基づく定量的な実証分析にある。</w:t>
      </w:r>
    </w:p>
    <w:p w14:paraId="718E93BF" w14:textId="5282CDF4" w:rsidR="00476F0F" w:rsidRPr="00402B5C" w:rsidRDefault="00476F0F" w:rsidP="00476F0F">
      <w:pPr>
        <w:rPr>
          <w:rFonts w:cs="Times New Roman"/>
          <w:szCs w:val="21"/>
        </w:rPr>
      </w:pPr>
      <w:r w:rsidRPr="00402B5C">
        <w:rPr>
          <w:rFonts w:cs="Times New Roman" w:hint="eastAsia"/>
          <w:szCs w:val="21"/>
        </w:rPr>
        <w:t xml:space="preserve">　</w:t>
      </w:r>
      <w:r w:rsidR="00180B5E" w:rsidRPr="00402B5C">
        <w:rPr>
          <w:rFonts w:cs="Times New Roman" w:hint="eastAsia"/>
          <w:szCs w:val="21"/>
        </w:rPr>
        <w:t>前節までに述べた通り翻訳研究における</w:t>
      </w:r>
      <w:commentRangeStart w:id="40"/>
      <w:r w:rsidR="00180B5E" w:rsidRPr="00402B5C">
        <w:rPr>
          <w:rFonts w:cs="Times New Roman"/>
          <w:szCs w:val="21"/>
        </w:rPr>
        <w:t>Molina</w:t>
      </w:r>
      <w:r w:rsidR="00DD6DDB">
        <w:rPr>
          <w:rFonts w:cs="Times New Roman"/>
          <w:szCs w:val="21"/>
        </w:rPr>
        <w:t xml:space="preserve"> &amp; </w:t>
      </w:r>
      <w:r w:rsidR="00180B5E" w:rsidRPr="00402B5C">
        <w:rPr>
          <w:rFonts w:cs="Times New Roman"/>
          <w:szCs w:val="21"/>
        </w:rPr>
        <w:t>Albir</w:t>
      </w:r>
      <w:commentRangeEnd w:id="40"/>
      <w:r w:rsidR="004B0331">
        <w:rPr>
          <w:rStyle w:val="ac"/>
          <w:rFonts w:cs="Times New Roman"/>
          <w:sz w:val="21"/>
          <w:szCs w:val="21"/>
        </w:rPr>
        <w:commentReference w:id="40"/>
      </w:r>
      <w:sdt>
        <w:sdtPr>
          <w:rPr>
            <w:rFonts w:cs="Times New Roman"/>
            <w:szCs w:val="21"/>
          </w:rPr>
          <w:id w:val="1504551100"/>
          <w:citation/>
        </w:sdtPr>
        <w:sdtContent>
          <w:r w:rsidR="00D665D8" w:rsidRPr="00402B5C">
            <w:rPr>
              <w:rFonts w:cs="Times New Roman"/>
              <w:szCs w:val="21"/>
            </w:rPr>
            <w:fldChar w:fldCharType="begin"/>
          </w:r>
          <w:r w:rsidR="00D665D8" w:rsidRPr="00402B5C">
            <w:rPr>
              <w:rFonts w:cs="Times New Roman"/>
              <w:szCs w:val="21"/>
            </w:rPr>
            <w:instrText xml:space="preserve">CITATION MolAlb02 \n  \t  \l 1041 </w:instrText>
          </w:r>
          <w:r w:rsidR="00D665D8" w:rsidRPr="00402B5C">
            <w:rPr>
              <w:rFonts w:cs="Times New Roman"/>
              <w:szCs w:val="21"/>
            </w:rPr>
            <w:fldChar w:fldCharType="separate"/>
          </w:r>
          <w:r w:rsidR="00D665D8" w:rsidRPr="00402B5C">
            <w:rPr>
              <w:rFonts w:cs="Times New Roman"/>
              <w:noProof/>
              <w:szCs w:val="21"/>
            </w:rPr>
            <w:t xml:space="preserve"> (2002)</w:t>
          </w:r>
          <w:r w:rsidR="00D665D8" w:rsidRPr="00402B5C">
            <w:rPr>
              <w:rFonts w:cs="Times New Roman"/>
              <w:szCs w:val="21"/>
            </w:rPr>
            <w:fldChar w:fldCharType="end"/>
          </w:r>
        </w:sdtContent>
      </w:sdt>
      <w:ins w:id="41" w:author="Masato YOSHIKAWA" w:date="2026-01-25T10:46:00Z" w16du:dateUtc="2026-01-25T01:46:00Z">
        <w:r w:rsidR="008E6B8C">
          <w:rPr>
            <w:rFonts w:cs="Times New Roman" w:hint="eastAsia"/>
            <w:szCs w:val="21"/>
          </w:rPr>
          <w:t xml:space="preserve"> </w:t>
        </w:r>
      </w:ins>
      <w:r w:rsidR="00180B5E" w:rsidRPr="00402B5C">
        <w:rPr>
          <w:rFonts w:cs="Times New Roman" w:hint="eastAsia"/>
          <w:szCs w:val="21"/>
        </w:rPr>
        <w:t>の</w:t>
      </w:r>
      <w:r w:rsidR="007866A1" w:rsidRPr="00402B5C">
        <w:rPr>
          <w:rFonts w:cs="Times New Roman" w:hint="eastAsia"/>
          <w:szCs w:val="21"/>
        </w:rPr>
        <w:t>翻訳技法分類</w:t>
      </w:r>
      <w:r w:rsidR="00180B5E" w:rsidRPr="00402B5C">
        <w:rPr>
          <w:rFonts w:cs="Times New Roman" w:hint="eastAsia"/>
          <w:szCs w:val="21"/>
        </w:rPr>
        <w:t>モデルは、</w:t>
      </w:r>
      <w:r w:rsidR="000B0D24" w:rsidRPr="00402B5C">
        <w:rPr>
          <w:rFonts w:cs="Times New Roman" w:hint="eastAsia"/>
          <w:szCs w:val="21"/>
        </w:rPr>
        <w:t>テキスト</w:t>
      </w:r>
      <w:r w:rsidR="00180B5E" w:rsidRPr="00402B5C">
        <w:rPr>
          <w:rFonts w:cs="Times New Roman" w:hint="eastAsia"/>
          <w:szCs w:val="21"/>
        </w:rPr>
        <w:t>上で確認できる具体的な操作</w:t>
      </w:r>
      <w:r w:rsidR="007866A1" w:rsidRPr="00402B5C">
        <w:rPr>
          <w:rFonts w:cs="Times New Roman" w:hint="eastAsia"/>
          <w:szCs w:val="21"/>
        </w:rPr>
        <w:t>を記述する事に長けている</w:t>
      </w:r>
      <w:r w:rsidR="006F6453" w:rsidRPr="00402B5C">
        <w:rPr>
          <w:rFonts w:cs="Times New Roman" w:hint="eastAsia"/>
          <w:szCs w:val="21"/>
        </w:rPr>
        <w:t>。一方で、</w:t>
      </w:r>
      <w:commentRangeStart w:id="42"/>
      <w:r w:rsidR="006F6453" w:rsidRPr="00402B5C">
        <w:rPr>
          <w:rFonts w:cs="Times New Roman"/>
          <w:szCs w:val="21"/>
        </w:rPr>
        <w:t>Bennet</w:t>
      </w:r>
      <w:commentRangeEnd w:id="42"/>
      <w:r w:rsidR="004B0331" w:rsidRPr="00402B5C">
        <w:rPr>
          <w:rStyle w:val="ac"/>
          <w:rFonts w:cs="Times New Roman"/>
          <w:sz w:val="21"/>
          <w:szCs w:val="21"/>
        </w:rPr>
        <w:commentReference w:id="42"/>
      </w:r>
      <w:r w:rsidR="0024563E" w:rsidRPr="00402B5C">
        <w:rPr>
          <w:rFonts w:cs="Times New Roman"/>
          <w:szCs w:val="21"/>
        </w:rPr>
        <w:t>t</w:t>
      </w:r>
      <w:r w:rsidR="009A4604" w:rsidRPr="00402B5C">
        <w:rPr>
          <w:rFonts w:cs="Times New Roman"/>
          <w:szCs w:val="21"/>
        </w:rPr>
        <w:t xml:space="preserve"> </w:t>
      </w:r>
      <w:sdt>
        <w:sdtPr>
          <w:rPr>
            <w:rFonts w:cs="Times New Roman"/>
            <w:szCs w:val="21"/>
          </w:rPr>
          <w:id w:val="714934120"/>
          <w:citation/>
        </w:sdtPr>
        <w:sdtContent>
          <w:r w:rsidR="009A4604" w:rsidRPr="00402B5C">
            <w:rPr>
              <w:rFonts w:cs="Times New Roman"/>
              <w:szCs w:val="21"/>
            </w:rPr>
            <w:fldChar w:fldCharType="begin"/>
          </w:r>
          <w:r w:rsidR="009A4604" w:rsidRPr="00402B5C">
            <w:rPr>
              <w:rFonts w:cs="Times New Roman"/>
              <w:szCs w:val="21"/>
            </w:rPr>
            <w:instrText xml:space="preserve">CITATION Ben86 \n  \t  \m Ben93 \n  \t  \l 1041 </w:instrText>
          </w:r>
          <w:r w:rsidR="009A4604" w:rsidRPr="00402B5C">
            <w:rPr>
              <w:rFonts w:cs="Times New Roman"/>
              <w:szCs w:val="21"/>
            </w:rPr>
            <w:fldChar w:fldCharType="separate"/>
          </w:r>
          <w:r w:rsidR="009A4604" w:rsidRPr="00402B5C">
            <w:rPr>
              <w:rFonts w:cs="Times New Roman"/>
              <w:noProof/>
              <w:szCs w:val="21"/>
            </w:rPr>
            <w:t xml:space="preserve"> (1986; 1993)</w:t>
          </w:r>
          <w:r w:rsidR="009A4604" w:rsidRPr="00402B5C">
            <w:rPr>
              <w:rFonts w:cs="Times New Roman"/>
              <w:szCs w:val="21"/>
            </w:rPr>
            <w:fldChar w:fldCharType="end"/>
          </w:r>
        </w:sdtContent>
      </w:sdt>
      <w:r w:rsidR="00DD6DDB">
        <w:rPr>
          <w:rFonts w:cs="Times New Roman" w:hint="eastAsia"/>
          <w:szCs w:val="21"/>
        </w:rPr>
        <w:t xml:space="preserve"> </w:t>
      </w:r>
      <w:r w:rsidR="006F6453" w:rsidRPr="00402B5C">
        <w:rPr>
          <w:rFonts w:cs="Times New Roman" w:hint="eastAsia"/>
          <w:szCs w:val="21"/>
        </w:rPr>
        <w:t>の</w:t>
      </w:r>
      <w:r w:rsidR="006F6453" w:rsidRPr="00402B5C">
        <w:rPr>
          <w:rFonts w:cs="Times New Roman"/>
          <w:szCs w:val="21"/>
        </w:rPr>
        <w:t>DMIS</w:t>
      </w:r>
      <w:r w:rsidR="006F6453" w:rsidRPr="00402B5C">
        <w:rPr>
          <w:rFonts w:cs="Times New Roman" w:hint="eastAsia"/>
          <w:szCs w:val="21"/>
        </w:rPr>
        <w:t>モデルは、異文化に</w:t>
      </w:r>
      <w:r w:rsidR="00D0483E" w:rsidRPr="00402B5C">
        <w:rPr>
          <w:rFonts w:cs="Times New Roman" w:hint="eastAsia"/>
          <w:szCs w:val="21"/>
        </w:rPr>
        <w:t>対する</w:t>
      </w:r>
      <w:r w:rsidR="001B3F02" w:rsidRPr="00402B5C">
        <w:rPr>
          <w:rFonts w:cs="Times New Roman" w:hint="eastAsia"/>
          <w:szCs w:val="21"/>
        </w:rPr>
        <w:t>心理的な構え</w:t>
      </w:r>
      <w:r w:rsidR="008D796D" w:rsidRPr="00402B5C">
        <w:rPr>
          <w:rFonts w:cs="Times New Roman" w:hint="eastAsia"/>
          <w:szCs w:val="21"/>
        </w:rPr>
        <w:t>を説明する</w:t>
      </w:r>
      <w:r w:rsidR="001B3F02" w:rsidRPr="00402B5C">
        <w:rPr>
          <w:rFonts w:cs="Times New Roman" w:hint="eastAsia"/>
          <w:szCs w:val="21"/>
        </w:rPr>
        <w:t>仕組みである。従来、これらは別個の</w:t>
      </w:r>
      <w:r w:rsidR="00CD57B8" w:rsidRPr="00402B5C">
        <w:rPr>
          <w:rFonts w:cs="Times New Roman" w:hint="eastAsia"/>
          <w:szCs w:val="21"/>
        </w:rPr>
        <w:t>領域で扱われてきたが、本研究は</w:t>
      </w:r>
      <w:r w:rsidR="00FB65B8" w:rsidRPr="00402B5C">
        <w:rPr>
          <w:rFonts w:cs="Times New Roman"/>
          <w:szCs w:val="21"/>
        </w:rPr>
        <w:t>DMIS</w:t>
      </w:r>
      <w:r w:rsidR="00FB65B8" w:rsidRPr="00402B5C">
        <w:rPr>
          <w:rFonts w:cs="Times New Roman" w:hint="eastAsia"/>
          <w:szCs w:val="21"/>
        </w:rPr>
        <w:t>を「翻訳者の能力」ではなく「読者への異文化</w:t>
      </w:r>
      <w:r w:rsidR="00AE0CEC" w:rsidRPr="00402B5C">
        <w:rPr>
          <w:rFonts w:cs="Times New Roman" w:hint="eastAsia"/>
          <w:szCs w:val="21"/>
        </w:rPr>
        <w:t>掲示戦略」</w:t>
      </w:r>
      <w:r w:rsidR="00FB65B8" w:rsidRPr="00402B5C">
        <w:rPr>
          <w:rFonts w:cs="Times New Roman" w:hint="eastAsia"/>
          <w:szCs w:val="21"/>
        </w:rPr>
        <w:t>として</w:t>
      </w:r>
      <w:r w:rsidR="00D802BF" w:rsidRPr="00402B5C">
        <w:rPr>
          <w:rFonts w:cs="Times New Roman"/>
          <w:szCs w:val="21"/>
        </w:rPr>
        <w:t>再解釈することで、両者を接続する。すなわち、翻訳者の頭の中にある抽象的な「戦略（読者にどこまで異文化を感じさせるか）」が、具体的な「戦術（どの翻訳技法を選択するか）」としてどのように具現化されるのか、その論理的な関係式を解明する点に、本研究最大の独自性がある。</w:t>
      </w:r>
    </w:p>
    <w:p w14:paraId="62AE8298" w14:textId="30EE423D" w:rsidR="009A56C3" w:rsidRPr="00402B5C" w:rsidRDefault="00476F0F" w:rsidP="00476F0F">
      <w:pPr>
        <w:rPr>
          <w:rFonts w:cs="Times New Roman"/>
          <w:szCs w:val="21"/>
        </w:rPr>
      </w:pPr>
      <w:r w:rsidRPr="00402B5C">
        <w:rPr>
          <w:rFonts w:cs="Times New Roman" w:hint="eastAsia"/>
          <w:szCs w:val="21"/>
        </w:rPr>
        <w:t xml:space="preserve">　</w:t>
      </w:r>
      <w:r w:rsidR="00D665D8" w:rsidRPr="00402B5C">
        <w:rPr>
          <w:rFonts w:cs="Times New Roman" w:hint="eastAsia"/>
          <w:szCs w:val="21"/>
        </w:rPr>
        <w:t>また、</w:t>
      </w:r>
      <w:r w:rsidRPr="00402B5C">
        <w:rPr>
          <w:rFonts w:cs="Times New Roman"/>
          <w:szCs w:val="21"/>
        </w:rPr>
        <w:t>本研究では、</w:t>
      </w:r>
      <w:commentRangeStart w:id="43"/>
      <w:r w:rsidRPr="00402B5C">
        <w:rPr>
          <w:rFonts w:cs="Times New Roman"/>
          <w:szCs w:val="21"/>
        </w:rPr>
        <w:t>Newmark</w:t>
      </w:r>
      <w:commentRangeEnd w:id="43"/>
      <w:r w:rsidR="004B0331">
        <w:rPr>
          <w:rStyle w:val="ac"/>
          <w:rFonts w:cs="Times New Roman"/>
          <w:sz w:val="21"/>
          <w:szCs w:val="21"/>
        </w:rPr>
        <w:commentReference w:id="43"/>
      </w:r>
      <w:sdt>
        <w:sdtPr>
          <w:rPr>
            <w:rFonts w:cs="Times New Roman"/>
            <w:szCs w:val="21"/>
          </w:rPr>
          <w:id w:val="1363476422"/>
          <w:citation/>
        </w:sdtPr>
        <w:sdtContent>
          <w:r w:rsidR="00D665D8" w:rsidRPr="00402B5C">
            <w:rPr>
              <w:rFonts w:cs="Times New Roman"/>
              <w:szCs w:val="21"/>
            </w:rPr>
            <w:fldChar w:fldCharType="begin"/>
          </w:r>
          <w:r w:rsidR="00FB2D00" w:rsidRPr="00402B5C">
            <w:rPr>
              <w:rFonts w:cs="Times New Roman"/>
              <w:szCs w:val="21"/>
            </w:rPr>
            <w:instrText xml:space="preserve">CITATION New88 \n  \t  \l 1041 </w:instrText>
          </w:r>
          <w:r w:rsidR="00D665D8" w:rsidRPr="00402B5C">
            <w:rPr>
              <w:rFonts w:cs="Times New Roman"/>
              <w:szCs w:val="21"/>
            </w:rPr>
            <w:fldChar w:fldCharType="separate"/>
          </w:r>
          <w:r w:rsidR="00FB2D00" w:rsidRPr="00402B5C">
            <w:rPr>
              <w:rFonts w:cs="Times New Roman"/>
              <w:noProof/>
              <w:szCs w:val="21"/>
            </w:rPr>
            <w:t xml:space="preserve"> (1988)</w:t>
          </w:r>
          <w:r w:rsidR="00D665D8" w:rsidRPr="00402B5C">
            <w:rPr>
              <w:rFonts w:cs="Times New Roman"/>
              <w:szCs w:val="21"/>
            </w:rPr>
            <w:fldChar w:fldCharType="end"/>
          </w:r>
        </w:sdtContent>
      </w:sdt>
      <w:r w:rsidR="00DD6DDB">
        <w:rPr>
          <w:rFonts w:cs="Times New Roman" w:hint="eastAsia"/>
          <w:szCs w:val="21"/>
        </w:rPr>
        <w:t xml:space="preserve"> </w:t>
      </w:r>
      <w:r w:rsidRPr="00402B5C">
        <w:rPr>
          <w:rFonts w:cs="Times New Roman"/>
          <w:szCs w:val="21"/>
        </w:rPr>
        <w:t>の定義に準拠し</w:t>
      </w:r>
      <w:r w:rsidR="00D665D8" w:rsidRPr="00402B5C">
        <w:rPr>
          <w:rFonts w:cs="Times New Roman" w:hint="eastAsia"/>
          <w:szCs w:val="21"/>
        </w:rPr>
        <w:t>た</w:t>
      </w:r>
      <w:r w:rsidRPr="00402B5C">
        <w:rPr>
          <w:rFonts w:cs="Times New Roman"/>
          <w:szCs w:val="21"/>
        </w:rPr>
        <w:t>広範な調査を行い、夏目漱石『こころ』から</w:t>
      </w:r>
      <w:r w:rsidR="00A117C3" w:rsidRPr="00402B5C">
        <w:rPr>
          <w:rFonts w:cs="Times New Roman" w:hint="eastAsia"/>
          <w:szCs w:val="21"/>
        </w:rPr>
        <w:t>約</w:t>
      </w:r>
      <w:r w:rsidR="00A117C3" w:rsidRPr="00402B5C">
        <w:rPr>
          <w:rFonts w:cs="Times New Roman"/>
          <w:szCs w:val="21"/>
        </w:rPr>
        <w:t>150</w:t>
      </w:r>
      <w:r w:rsidRPr="00402B5C">
        <w:rPr>
          <w:rFonts w:cs="Times New Roman"/>
          <w:szCs w:val="21"/>
        </w:rPr>
        <w:t>件におよぶ文化的要素を抽出し</w:t>
      </w:r>
      <w:r w:rsidR="004A3C34" w:rsidRPr="00402B5C">
        <w:rPr>
          <w:rFonts w:cs="Times New Roman" w:hint="eastAsia"/>
          <w:szCs w:val="21"/>
        </w:rPr>
        <w:t>、</w:t>
      </w:r>
      <w:r w:rsidR="004A3C34" w:rsidRPr="00402B5C">
        <w:rPr>
          <w:rFonts w:cs="Times New Roman"/>
          <w:szCs w:val="21"/>
        </w:rPr>
        <w:t>2</w:t>
      </w:r>
      <w:r w:rsidR="004A3C34" w:rsidRPr="00402B5C">
        <w:rPr>
          <w:rFonts w:cs="Times New Roman" w:hint="eastAsia"/>
          <w:szCs w:val="21"/>
        </w:rPr>
        <w:t>名の翻訳データを合わせた計</w:t>
      </w:r>
      <w:r w:rsidR="004A3C34" w:rsidRPr="00402B5C">
        <w:rPr>
          <w:rFonts w:cs="Times New Roman"/>
          <w:szCs w:val="21"/>
        </w:rPr>
        <w:t>300</w:t>
      </w:r>
      <w:r w:rsidR="004A3C34" w:rsidRPr="00402B5C">
        <w:rPr>
          <w:rFonts w:cs="Times New Roman" w:hint="eastAsia"/>
          <w:szCs w:val="21"/>
        </w:rPr>
        <w:t>件の事例に対し、</w:t>
      </w:r>
      <w:r w:rsidRPr="00402B5C">
        <w:rPr>
          <w:rFonts w:cs="Times New Roman"/>
          <w:szCs w:val="21"/>
        </w:rPr>
        <w:t>特定の語彙の比較に留まらず、これら膨大なデータに対してクロス集計を用いた統計的検証を行うことで、翻訳者の戦略的な傾向を客観的な数値として可視化することを試みる。</w:t>
      </w:r>
    </w:p>
    <w:p w14:paraId="3BFC2C16" w14:textId="1D2D02D9" w:rsidR="000764FF" w:rsidRPr="00402B5C" w:rsidRDefault="006B41EB" w:rsidP="00BA2B0C">
      <w:pPr>
        <w:rPr>
          <w:rFonts w:cs="Times New Roman"/>
          <w:szCs w:val="21"/>
        </w:rPr>
      </w:pPr>
      <w:r w:rsidRPr="00402B5C">
        <w:rPr>
          <w:rFonts w:cs="Times New Roman" w:hint="eastAsia"/>
          <w:szCs w:val="21"/>
        </w:rPr>
        <w:t xml:space="preserve">　要するに</w:t>
      </w:r>
      <w:r w:rsidR="004734B9" w:rsidRPr="00402B5C">
        <w:rPr>
          <w:rFonts w:cs="Times New Roman" w:hint="eastAsia"/>
          <w:szCs w:val="21"/>
        </w:rPr>
        <w:t>本研究は、心理学モデル</w:t>
      </w:r>
      <w:r w:rsidR="00DD6DDB">
        <w:rPr>
          <w:rFonts w:cs="Times New Roman" w:hint="eastAsia"/>
          <w:szCs w:val="21"/>
        </w:rPr>
        <w:t xml:space="preserve"> </w:t>
      </w:r>
      <w:r w:rsidR="004734B9" w:rsidRPr="00402B5C">
        <w:rPr>
          <w:rFonts w:cs="Times New Roman"/>
          <w:szCs w:val="21"/>
        </w:rPr>
        <w:t>(DMIS)</w:t>
      </w:r>
      <w:r w:rsidR="00DD6DDB">
        <w:rPr>
          <w:rFonts w:cs="Times New Roman" w:hint="eastAsia"/>
          <w:szCs w:val="21"/>
        </w:rPr>
        <w:t xml:space="preserve"> </w:t>
      </w:r>
      <w:r w:rsidR="004734B9" w:rsidRPr="00402B5C">
        <w:rPr>
          <w:rFonts w:cs="Times New Roman" w:hint="eastAsia"/>
          <w:szCs w:val="21"/>
        </w:rPr>
        <w:t>と翻訳理論（</w:t>
      </w:r>
      <w:r w:rsidR="004734B9" w:rsidRPr="00402B5C">
        <w:rPr>
          <w:rFonts w:cs="Times New Roman"/>
          <w:szCs w:val="21"/>
        </w:rPr>
        <w:t>Molina</w:t>
      </w:r>
      <w:r w:rsidR="00DD6DDB">
        <w:rPr>
          <w:rFonts w:cs="Times New Roman"/>
          <w:szCs w:val="21"/>
        </w:rPr>
        <w:t xml:space="preserve"> &amp; </w:t>
      </w:r>
      <w:r w:rsidR="004734B9" w:rsidRPr="00402B5C">
        <w:rPr>
          <w:rFonts w:cs="Times New Roman"/>
          <w:szCs w:val="21"/>
        </w:rPr>
        <w:t>Albir</w:t>
      </w:r>
      <w:r w:rsidR="004734B9" w:rsidRPr="00402B5C">
        <w:rPr>
          <w:rFonts w:cs="Times New Roman"/>
          <w:szCs w:val="21"/>
        </w:rPr>
        <w:t>）</w:t>
      </w:r>
      <w:r w:rsidR="004734B9" w:rsidRPr="00402B5C">
        <w:rPr>
          <w:rFonts w:cs="Times New Roman" w:hint="eastAsia"/>
          <w:szCs w:val="21"/>
        </w:rPr>
        <w:t>を掛け合わせ、「翻訳と戦術」の相関を定量的に実証するという点において、従来の翻訳研究には無い新規</w:t>
      </w:r>
      <w:r w:rsidR="004734B9" w:rsidRPr="00402B5C">
        <w:rPr>
          <w:rFonts w:cs="Times New Roman" w:hint="eastAsia"/>
          <w:szCs w:val="21"/>
        </w:rPr>
        <w:lastRenderedPageBreak/>
        <w:t>性を有するものである。</w:t>
      </w:r>
    </w:p>
    <w:p w14:paraId="5030607E" w14:textId="6375B017" w:rsidR="00BA2B0C" w:rsidRPr="00402B5C" w:rsidRDefault="0027580F" w:rsidP="00CC6B8F">
      <w:pPr>
        <w:pStyle w:val="1"/>
      </w:pPr>
      <w:bookmarkStart w:id="44" w:name="_Toc220178762"/>
      <w:r>
        <w:rPr>
          <w:rFonts w:hint="eastAsia"/>
        </w:rPr>
        <w:t xml:space="preserve">3. </w:t>
      </w:r>
      <w:r w:rsidR="00BA2B0C" w:rsidRPr="00402B5C">
        <w:rPr>
          <w:rFonts w:hint="eastAsia"/>
        </w:rPr>
        <w:t>分析方法</w:t>
      </w:r>
      <w:bookmarkEnd w:id="44"/>
    </w:p>
    <w:p w14:paraId="542A4691" w14:textId="5860BF76" w:rsidR="00FF5CF8" w:rsidRPr="00402B5C" w:rsidRDefault="00197D09" w:rsidP="00A21FA6">
      <w:pPr>
        <w:pStyle w:val="2"/>
      </w:pPr>
      <w:bookmarkStart w:id="45" w:name="_Toc220178763"/>
      <w:r>
        <w:rPr>
          <w:rFonts w:hint="eastAsia"/>
        </w:rPr>
        <w:t>3.1</w:t>
      </w:r>
      <w:r w:rsidR="00DF4365" w:rsidRPr="00402B5C">
        <w:rPr>
          <w:rFonts w:hint="eastAsia"/>
        </w:rPr>
        <w:t>分析対象</w:t>
      </w:r>
      <w:bookmarkEnd w:id="45"/>
    </w:p>
    <w:p w14:paraId="6DA5E9DD" w14:textId="5B357687" w:rsidR="00DF4365" w:rsidRPr="00402B5C" w:rsidRDefault="00197D09" w:rsidP="0027580F">
      <w:pPr>
        <w:pStyle w:val="3"/>
        <w:ind w:left="440" w:hanging="440"/>
      </w:pPr>
      <w:bookmarkStart w:id="46" w:name="_Toc220178764"/>
      <w:r>
        <w:rPr>
          <w:rFonts w:hint="eastAsia"/>
        </w:rPr>
        <w:t>3.1.1</w:t>
      </w:r>
      <w:r w:rsidR="00DF4365" w:rsidRPr="00402B5C">
        <w:rPr>
          <w:rFonts w:hint="eastAsia"/>
        </w:rPr>
        <w:t>対象</w:t>
      </w:r>
      <w:r w:rsidR="000B0D24" w:rsidRPr="00402B5C">
        <w:rPr>
          <w:rFonts w:hint="eastAsia"/>
        </w:rPr>
        <w:t>テキスト</w:t>
      </w:r>
      <w:bookmarkEnd w:id="46"/>
    </w:p>
    <w:p w14:paraId="5AF41527" w14:textId="43524DA3" w:rsidR="005351A7" w:rsidRDefault="00DF4365" w:rsidP="00DF4365">
      <w:pPr>
        <w:rPr>
          <w:ins w:id="47" w:author="Masato YOSHIKAWA" w:date="2026-01-25T10:46:00Z" w16du:dateUtc="2026-01-25T01:46:00Z"/>
          <w:rFonts w:cs="Times New Roman"/>
          <w:szCs w:val="21"/>
        </w:rPr>
      </w:pPr>
      <w:r w:rsidRPr="00402B5C">
        <w:rPr>
          <w:rFonts w:cs="Times New Roman" w:hint="eastAsia"/>
          <w:szCs w:val="21"/>
        </w:rPr>
        <w:t xml:space="preserve">　本研究は、夏目漱石の代表作『こころ』における文化的要素の翻訳戦略を検証する事を目的とするため、</w:t>
      </w:r>
      <w:r w:rsidR="00724FF4">
        <w:rPr>
          <w:rFonts w:cs="Times New Roman"/>
          <w:szCs w:val="21"/>
        </w:rPr>
        <w:fldChar w:fldCharType="begin"/>
      </w:r>
      <w:r w:rsidR="00724FF4">
        <w:rPr>
          <w:rFonts w:cs="Times New Roman"/>
          <w:szCs w:val="21"/>
        </w:rPr>
        <w:instrText xml:space="preserve"> REF _Ref219801550 \h </w:instrText>
      </w:r>
      <w:r w:rsidR="00724FF4">
        <w:rPr>
          <w:rFonts w:cs="Times New Roman"/>
          <w:szCs w:val="21"/>
        </w:rPr>
      </w:r>
      <w:r w:rsidR="00724FF4">
        <w:rPr>
          <w:rFonts w:cs="Times New Roman"/>
          <w:szCs w:val="21"/>
        </w:rPr>
        <w:fldChar w:fldCharType="separate"/>
      </w:r>
      <w:r w:rsidR="00724FF4" w:rsidRPr="00C45809">
        <w:rPr>
          <w:rFonts w:cs="Times New Roman"/>
        </w:rPr>
        <w:t>表</w:t>
      </w:r>
      <w:r w:rsidR="00724FF4" w:rsidRPr="00C45809">
        <w:rPr>
          <w:rFonts w:cs="Times New Roman"/>
        </w:rPr>
        <w:t xml:space="preserve"> </w:t>
      </w:r>
      <w:r w:rsidR="00724FF4" w:rsidRPr="00C45809">
        <w:rPr>
          <w:rFonts w:cs="Times New Roman"/>
          <w:noProof/>
        </w:rPr>
        <w:t>2</w:t>
      </w:r>
      <w:r w:rsidR="00724FF4">
        <w:rPr>
          <w:rFonts w:cs="Times New Roman"/>
          <w:szCs w:val="21"/>
        </w:rPr>
        <w:fldChar w:fldCharType="end"/>
      </w:r>
      <w:r w:rsidR="00724FF4">
        <w:rPr>
          <w:rFonts w:cs="Times New Roman" w:hint="eastAsia"/>
          <w:szCs w:val="21"/>
        </w:rPr>
        <w:t>に示した</w:t>
      </w:r>
      <w:r w:rsidR="000B0D24" w:rsidRPr="00402B5C">
        <w:rPr>
          <w:rFonts w:cs="Times New Roman" w:hint="eastAsia"/>
          <w:szCs w:val="21"/>
        </w:rPr>
        <w:t>テキスト</w:t>
      </w:r>
      <w:r w:rsidRPr="00402B5C">
        <w:rPr>
          <w:rFonts w:cs="Times New Roman" w:hint="eastAsia"/>
          <w:szCs w:val="21"/>
        </w:rPr>
        <w:t>を</w:t>
      </w:r>
      <w:r w:rsidR="005D4E30" w:rsidRPr="00402B5C">
        <w:rPr>
          <w:rFonts w:cs="Times New Roman" w:hint="eastAsia"/>
          <w:szCs w:val="21"/>
        </w:rPr>
        <w:t>分析対象として設定した。</w:t>
      </w:r>
    </w:p>
    <w:p w14:paraId="475E33F0" w14:textId="77777777" w:rsidR="008E6B8C" w:rsidRDefault="008E6B8C" w:rsidP="00DF4365">
      <w:pPr>
        <w:rPr>
          <w:rFonts w:cs="Times New Roman" w:hint="eastAsia"/>
          <w:szCs w:val="21"/>
        </w:rPr>
      </w:pPr>
    </w:p>
    <w:p w14:paraId="3D9794B8" w14:textId="478DCB11" w:rsidR="00DD6DDB" w:rsidRPr="005351A7" w:rsidRDefault="005351A7" w:rsidP="00402B5C">
      <w:pPr>
        <w:jc w:val="center"/>
        <w:rPr>
          <w:rFonts w:cs="Times New Roman"/>
          <w:b/>
          <w:bCs/>
          <w:szCs w:val="21"/>
        </w:rPr>
      </w:pPr>
      <w:bookmarkStart w:id="48" w:name="_Ref219801550"/>
      <w:r>
        <w:rPr>
          <w:rFonts w:cs="Times New Roman" w:hint="eastAsia"/>
          <w:b/>
          <w:bCs/>
        </w:rPr>
        <w:t>表</w:t>
      </w:r>
      <w:r>
        <w:rPr>
          <w:rFonts w:cs="Times New Roman" w:hint="eastAsia"/>
          <w:b/>
          <w:bCs/>
        </w:rPr>
        <w:t xml:space="preserve"> </w:t>
      </w:r>
      <w:r w:rsidR="00DD6DDB" w:rsidRPr="005351A7">
        <w:rPr>
          <w:rFonts w:cs="Times New Roman"/>
          <w:b/>
          <w:bCs/>
        </w:rPr>
        <w:fldChar w:fldCharType="begin"/>
      </w:r>
      <w:r w:rsidR="00DD6DDB" w:rsidRPr="005351A7">
        <w:rPr>
          <w:rFonts w:cs="Times New Roman"/>
          <w:b/>
          <w:bCs/>
        </w:rPr>
        <w:instrText xml:space="preserve"> SEQ </w:instrText>
      </w:r>
      <w:r w:rsidR="00DD6DDB" w:rsidRPr="005351A7">
        <w:rPr>
          <w:rFonts w:cs="Times New Roman"/>
          <w:b/>
          <w:bCs/>
        </w:rPr>
        <w:instrText>表</w:instrText>
      </w:r>
      <w:r w:rsidR="00DD6DDB" w:rsidRPr="005351A7">
        <w:rPr>
          <w:rFonts w:cs="Times New Roman"/>
          <w:b/>
          <w:bCs/>
        </w:rPr>
        <w:instrText xml:space="preserve"> \* ARABIC </w:instrText>
      </w:r>
      <w:r w:rsidR="00DD6DDB" w:rsidRPr="005351A7">
        <w:rPr>
          <w:rFonts w:cs="Times New Roman"/>
          <w:b/>
          <w:bCs/>
        </w:rPr>
        <w:fldChar w:fldCharType="separate"/>
      </w:r>
      <w:r w:rsidR="00DD6DDB" w:rsidRPr="005351A7">
        <w:rPr>
          <w:rFonts w:cs="Times New Roman"/>
          <w:b/>
          <w:bCs/>
          <w:noProof/>
        </w:rPr>
        <w:t>2</w:t>
      </w:r>
      <w:r w:rsidR="00DD6DDB" w:rsidRPr="005351A7">
        <w:rPr>
          <w:rFonts w:cs="Times New Roman"/>
          <w:b/>
          <w:bCs/>
          <w:noProof/>
        </w:rPr>
        <w:fldChar w:fldCharType="end"/>
      </w:r>
      <w:bookmarkEnd w:id="48"/>
      <w:r w:rsidR="004426C6" w:rsidRPr="005351A7">
        <w:rPr>
          <w:rFonts w:cs="Times New Roman" w:hint="eastAsia"/>
          <w:b/>
          <w:bCs/>
        </w:rPr>
        <w:t xml:space="preserve"> </w:t>
      </w:r>
      <w:r w:rsidR="00DD6DDB" w:rsidRPr="005351A7">
        <w:rPr>
          <w:rFonts w:cs="Times New Roman"/>
          <w:b/>
          <w:bCs/>
        </w:rPr>
        <w:t>分析対象</w:t>
      </w:r>
    </w:p>
    <w:tbl>
      <w:tblPr>
        <w:tblStyle w:val="af5"/>
        <w:tblW w:w="0" w:type="auto"/>
        <w:tblLook w:val="04A0" w:firstRow="1" w:lastRow="0" w:firstColumn="1" w:lastColumn="0" w:noHBand="0" w:noVBand="1"/>
      </w:tblPr>
      <w:tblGrid>
        <w:gridCol w:w="1696"/>
        <w:gridCol w:w="6798"/>
      </w:tblGrid>
      <w:tr w:rsidR="00D665D8" w:rsidRPr="00F45A47" w14:paraId="7887BCE0" w14:textId="77777777" w:rsidTr="00D665D8">
        <w:tc>
          <w:tcPr>
            <w:tcW w:w="1696" w:type="dxa"/>
          </w:tcPr>
          <w:p w14:paraId="12298359" w14:textId="77777777" w:rsidR="00D665D8" w:rsidRPr="00402B5C" w:rsidRDefault="00D665D8" w:rsidP="00710C82">
            <w:pPr>
              <w:rPr>
                <w:rFonts w:cs="Times New Roman"/>
                <w:szCs w:val="21"/>
              </w:rPr>
            </w:pPr>
            <w:commentRangeStart w:id="49"/>
            <w:r w:rsidRPr="00402B5C">
              <w:rPr>
                <w:rFonts w:cs="Times New Roman" w:hint="eastAsia"/>
                <w:szCs w:val="21"/>
              </w:rPr>
              <w:t>原文</w:t>
            </w:r>
          </w:p>
        </w:tc>
        <w:tc>
          <w:tcPr>
            <w:tcW w:w="6798" w:type="dxa"/>
          </w:tcPr>
          <w:p w14:paraId="5DA0AFDE" w14:textId="7F5FBB46" w:rsidR="00D665D8" w:rsidRPr="00402B5C" w:rsidRDefault="00D665D8" w:rsidP="00710C82">
            <w:pPr>
              <w:rPr>
                <w:rFonts w:cs="Times New Roman"/>
                <w:szCs w:val="21"/>
              </w:rPr>
            </w:pPr>
            <w:r w:rsidRPr="00402B5C">
              <w:rPr>
                <w:rFonts w:cs="Times New Roman" w:hint="eastAsia"/>
                <w:szCs w:val="21"/>
              </w:rPr>
              <w:t>夏目漱石『こころ</w:t>
            </w:r>
            <w:r w:rsidR="00B12863" w:rsidRPr="00402B5C">
              <w:rPr>
                <w:rFonts w:cs="Times New Roman" w:hint="eastAsia"/>
                <w:szCs w:val="21"/>
              </w:rPr>
              <w:t>』</w:t>
            </w:r>
            <w:r w:rsidR="00D24A28" w:rsidRPr="00402B5C">
              <w:rPr>
                <w:rFonts w:cs="Times New Roman" w:hint="eastAsia"/>
                <w:szCs w:val="21"/>
              </w:rPr>
              <w:t>第一</w:t>
            </w:r>
            <w:r w:rsidR="00084EC7" w:rsidRPr="00402B5C">
              <w:rPr>
                <w:rFonts w:cs="Times New Roman" w:hint="eastAsia"/>
                <w:szCs w:val="21"/>
              </w:rPr>
              <w:t>部</w:t>
            </w:r>
            <w:r w:rsidR="00B12863" w:rsidRPr="00402B5C">
              <w:rPr>
                <w:rFonts w:cs="Times New Roman"/>
                <w:szCs w:val="21"/>
              </w:rPr>
              <w:t xml:space="preserve"> </w:t>
            </w:r>
            <w:r w:rsidRPr="00402B5C">
              <w:rPr>
                <w:rFonts w:cs="Times New Roman"/>
                <w:szCs w:val="21"/>
              </w:rPr>
              <w:t>(1914</w:t>
            </w:r>
            <w:r w:rsidRPr="00402B5C">
              <w:rPr>
                <w:rFonts w:cs="Times New Roman" w:hint="eastAsia"/>
                <w:szCs w:val="21"/>
              </w:rPr>
              <w:t>年、岩波書店</w:t>
            </w:r>
            <w:r w:rsidRPr="00402B5C">
              <w:rPr>
                <w:rFonts w:cs="Times New Roman"/>
                <w:szCs w:val="21"/>
              </w:rPr>
              <w:t>)</w:t>
            </w:r>
          </w:p>
        </w:tc>
      </w:tr>
      <w:tr w:rsidR="00D665D8" w:rsidRPr="00F45A47" w14:paraId="4ED9B99A" w14:textId="77777777" w:rsidTr="00D665D8">
        <w:tc>
          <w:tcPr>
            <w:tcW w:w="1696" w:type="dxa"/>
          </w:tcPr>
          <w:p w14:paraId="0A65C66E" w14:textId="216D9B57" w:rsidR="00D665D8" w:rsidRPr="00402B5C" w:rsidRDefault="00D665D8" w:rsidP="00710C82">
            <w:pPr>
              <w:rPr>
                <w:rFonts w:cs="Times New Roman"/>
                <w:szCs w:val="21"/>
              </w:rPr>
            </w:pPr>
            <w:r w:rsidRPr="00402B5C">
              <w:rPr>
                <w:rFonts w:cs="Times New Roman" w:hint="eastAsia"/>
                <w:szCs w:val="21"/>
              </w:rPr>
              <w:t>英訳</w:t>
            </w:r>
            <w:r w:rsidR="000B0D24" w:rsidRPr="00402B5C">
              <w:rPr>
                <w:rFonts w:cs="Times New Roman" w:hint="eastAsia"/>
                <w:szCs w:val="21"/>
              </w:rPr>
              <w:t>テキスト</w:t>
            </w:r>
          </w:p>
        </w:tc>
        <w:tc>
          <w:tcPr>
            <w:tcW w:w="6798" w:type="dxa"/>
          </w:tcPr>
          <w:p w14:paraId="34CE23F9" w14:textId="647410E5" w:rsidR="004A6C16" w:rsidRPr="00402B5C" w:rsidRDefault="00D665D8" w:rsidP="00710C82">
            <w:pPr>
              <w:rPr>
                <w:rFonts w:cs="Times New Roman"/>
                <w:szCs w:val="21"/>
              </w:rPr>
            </w:pPr>
            <w:r w:rsidRPr="00402B5C">
              <w:rPr>
                <w:rFonts w:cs="Times New Roman" w:hint="eastAsia"/>
                <w:szCs w:val="21"/>
              </w:rPr>
              <w:t>近藤いね子訳『</w:t>
            </w:r>
            <w:r w:rsidRPr="00402B5C">
              <w:rPr>
                <w:rFonts w:cs="Times New Roman"/>
                <w:szCs w:val="21"/>
              </w:rPr>
              <w:t>Kokoro</w:t>
            </w:r>
            <w:r w:rsidR="00B12863" w:rsidRPr="00402B5C">
              <w:rPr>
                <w:rFonts w:cs="Times New Roman" w:hint="eastAsia"/>
                <w:szCs w:val="21"/>
              </w:rPr>
              <w:t>』</w:t>
            </w:r>
            <w:r w:rsidR="00B12863" w:rsidRPr="00402B5C">
              <w:rPr>
                <w:rFonts w:cs="Times New Roman"/>
                <w:szCs w:val="21"/>
              </w:rPr>
              <w:t xml:space="preserve">PART </w:t>
            </w:r>
            <w:r w:rsidR="00940C65" w:rsidRPr="00E9696F">
              <w:rPr>
                <w:rFonts w:cs="Times New Roman"/>
                <w:szCs w:val="21"/>
              </w:rPr>
              <w:t>Ⅰ</w:t>
            </w:r>
            <w:r w:rsidR="00E9696F">
              <w:rPr>
                <w:rFonts w:cs="Times New Roman" w:hint="eastAsia"/>
                <w:szCs w:val="21"/>
              </w:rPr>
              <w:t xml:space="preserve"> </w:t>
            </w:r>
            <w:r w:rsidRPr="00402B5C">
              <w:rPr>
                <w:rFonts w:cs="Times New Roman"/>
                <w:szCs w:val="21"/>
              </w:rPr>
              <w:t>(1941</w:t>
            </w:r>
            <w:r w:rsidRPr="00402B5C">
              <w:rPr>
                <w:rFonts w:cs="Times New Roman" w:hint="eastAsia"/>
                <w:szCs w:val="21"/>
              </w:rPr>
              <w:t>年、研究社</w:t>
            </w:r>
            <w:r w:rsidRPr="00402B5C">
              <w:rPr>
                <w:rFonts w:cs="Times New Roman"/>
                <w:szCs w:val="21"/>
              </w:rPr>
              <w:t>)</w:t>
            </w:r>
          </w:p>
          <w:p w14:paraId="7D7A108C" w14:textId="08D3835D" w:rsidR="00D665D8" w:rsidRPr="00402B5C" w:rsidRDefault="00D665D8" w:rsidP="00710C82">
            <w:pPr>
              <w:rPr>
                <w:rFonts w:cs="Times New Roman"/>
                <w:szCs w:val="21"/>
              </w:rPr>
            </w:pPr>
            <w:r w:rsidRPr="00402B5C">
              <w:rPr>
                <w:rFonts w:cs="Times New Roman"/>
                <w:szCs w:val="21"/>
              </w:rPr>
              <w:t>Edwin McClellan</w:t>
            </w:r>
            <w:r w:rsidRPr="00402B5C">
              <w:rPr>
                <w:rFonts w:cs="Times New Roman" w:hint="eastAsia"/>
                <w:szCs w:val="21"/>
              </w:rPr>
              <w:t>訳『</w:t>
            </w:r>
            <w:r w:rsidRPr="00402B5C">
              <w:rPr>
                <w:rFonts w:cs="Times New Roman"/>
                <w:szCs w:val="21"/>
              </w:rPr>
              <w:t>Kokoro</w:t>
            </w:r>
            <w:r w:rsidRPr="00402B5C">
              <w:rPr>
                <w:rFonts w:cs="Times New Roman" w:hint="eastAsia"/>
                <w:szCs w:val="21"/>
              </w:rPr>
              <w:t>』</w:t>
            </w:r>
            <w:r w:rsidR="00940C65" w:rsidRPr="00402B5C">
              <w:rPr>
                <w:rFonts w:cs="Times New Roman"/>
                <w:szCs w:val="21"/>
              </w:rPr>
              <w:t xml:space="preserve">Part 1 </w:t>
            </w:r>
            <w:r w:rsidRPr="00402B5C">
              <w:rPr>
                <w:rFonts w:cs="Times New Roman"/>
                <w:szCs w:val="21"/>
              </w:rPr>
              <w:t>(1957</w:t>
            </w:r>
            <w:r w:rsidRPr="00402B5C">
              <w:rPr>
                <w:rFonts w:cs="Times New Roman" w:hint="eastAsia"/>
                <w:szCs w:val="21"/>
              </w:rPr>
              <w:t>年、</w:t>
            </w:r>
            <w:r w:rsidRPr="00402B5C">
              <w:rPr>
                <w:rFonts w:cs="Times New Roman"/>
                <w:szCs w:val="21"/>
              </w:rPr>
              <w:t>Regnery Publishing</w:t>
            </w:r>
            <w:r w:rsidRPr="00402B5C">
              <w:rPr>
                <w:rFonts w:cs="Times New Roman" w:hint="eastAsia"/>
                <w:szCs w:val="21"/>
              </w:rPr>
              <w:t>）</w:t>
            </w:r>
            <w:commentRangeEnd w:id="49"/>
            <w:r w:rsidR="004B0331" w:rsidRPr="00402B5C">
              <w:rPr>
                <w:rStyle w:val="ac"/>
                <w:rFonts w:cs="Times New Roman"/>
                <w:sz w:val="21"/>
                <w:szCs w:val="21"/>
              </w:rPr>
              <w:commentReference w:id="49"/>
            </w:r>
          </w:p>
        </w:tc>
      </w:tr>
    </w:tbl>
    <w:p w14:paraId="6BF67906" w14:textId="77777777" w:rsidR="000764FF" w:rsidRPr="00402B5C" w:rsidRDefault="000764FF" w:rsidP="00FB163D">
      <w:pPr>
        <w:rPr>
          <w:rFonts w:cs="Times New Roman"/>
          <w:szCs w:val="21"/>
        </w:rPr>
      </w:pPr>
    </w:p>
    <w:p w14:paraId="640144C8" w14:textId="6D365E2D" w:rsidR="004115AD" w:rsidRPr="0027580F" w:rsidRDefault="0027580F" w:rsidP="0027580F">
      <w:pPr>
        <w:pStyle w:val="3"/>
      </w:pPr>
      <w:bookmarkStart w:id="50" w:name="_Toc220178765"/>
      <w:r>
        <w:rPr>
          <w:rFonts w:hint="eastAsia"/>
        </w:rPr>
        <w:t xml:space="preserve">3.1.2 </w:t>
      </w:r>
      <w:r w:rsidR="004115AD" w:rsidRPr="0027580F">
        <w:rPr>
          <w:rFonts w:hint="eastAsia"/>
        </w:rPr>
        <w:t>対象作品および媒体の選定根拠</w:t>
      </w:r>
      <w:bookmarkEnd w:id="50"/>
    </w:p>
    <w:p w14:paraId="2CB4C827" w14:textId="4D54E9E9" w:rsidR="00F911F2" w:rsidRPr="00402B5C" w:rsidRDefault="00F911F2" w:rsidP="009C07F2">
      <w:pPr>
        <w:ind w:firstLineChars="100" w:firstLine="210"/>
        <w:rPr>
          <w:rFonts w:cs="Times New Roman"/>
          <w:szCs w:val="21"/>
        </w:rPr>
      </w:pPr>
      <w:r w:rsidRPr="00402B5C">
        <w:rPr>
          <w:rFonts w:cs="Times New Roman" w:hint="eastAsia"/>
          <w:szCs w:val="21"/>
        </w:rPr>
        <w:t>本研究が</w:t>
      </w:r>
      <w:commentRangeStart w:id="51"/>
      <w:r w:rsidRPr="00402B5C">
        <w:rPr>
          <w:rFonts w:cs="Times New Roman" w:hint="eastAsia"/>
          <w:szCs w:val="21"/>
        </w:rPr>
        <w:t>分析対象として</w:t>
      </w:r>
      <w:r w:rsidR="00A7110C" w:rsidRPr="00402B5C">
        <w:rPr>
          <w:rFonts w:cs="Times New Roman" w:hint="eastAsia"/>
          <w:szCs w:val="21"/>
        </w:rPr>
        <w:t>書籍（小説</w:t>
      </w:r>
      <w:r w:rsidR="0080594D" w:rsidRPr="00402B5C">
        <w:rPr>
          <w:rFonts w:cs="Times New Roman" w:hint="eastAsia"/>
          <w:szCs w:val="21"/>
        </w:rPr>
        <w:t>）という媒体を選定した理由、およびその中でも特に夏目漱石</w:t>
      </w:r>
      <w:r w:rsidR="00742EAF" w:rsidRPr="00402B5C">
        <w:rPr>
          <w:rFonts w:cs="Times New Roman" w:hint="eastAsia"/>
          <w:szCs w:val="21"/>
        </w:rPr>
        <w:t>の『こころ』</w:t>
      </w:r>
      <w:r w:rsidRPr="00402B5C">
        <w:rPr>
          <w:rFonts w:cs="Times New Roman" w:hint="eastAsia"/>
          <w:szCs w:val="21"/>
        </w:rPr>
        <w:t>を選定した理由</w:t>
      </w:r>
      <w:commentRangeEnd w:id="51"/>
      <w:r w:rsidR="004B0331">
        <w:rPr>
          <w:rStyle w:val="ac"/>
          <w:rFonts w:cs="Times New Roman" w:hint="eastAsia"/>
          <w:sz w:val="21"/>
          <w:szCs w:val="21"/>
        </w:rPr>
        <w:commentReference w:id="51"/>
      </w:r>
      <w:r w:rsidR="00517104">
        <w:rPr>
          <w:rFonts w:cs="Times New Roman" w:hint="eastAsia"/>
          <w:szCs w:val="21"/>
        </w:rPr>
        <w:t>は</w:t>
      </w:r>
      <w:r w:rsidR="004D60EF" w:rsidRPr="00402B5C">
        <w:rPr>
          <w:rFonts w:cs="Times New Roman" w:hint="eastAsia"/>
          <w:szCs w:val="21"/>
        </w:rPr>
        <w:t>、</w:t>
      </w:r>
      <w:r w:rsidRPr="00402B5C">
        <w:rPr>
          <w:rFonts w:cs="Times New Roman"/>
          <w:szCs w:val="21"/>
        </w:rPr>
        <w:t>以下の</w:t>
      </w:r>
      <w:r w:rsidR="006C0606" w:rsidRPr="00402B5C">
        <w:rPr>
          <w:rFonts w:cs="Times New Roman"/>
          <w:szCs w:val="21"/>
        </w:rPr>
        <w:t>3</w:t>
      </w:r>
      <w:r w:rsidR="00517104">
        <w:rPr>
          <w:rFonts w:cs="Times New Roman" w:hint="eastAsia"/>
          <w:szCs w:val="21"/>
        </w:rPr>
        <w:t>点</w:t>
      </w:r>
      <w:r w:rsidR="0031517B" w:rsidRPr="00402B5C">
        <w:rPr>
          <w:rFonts w:cs="Times New Roman" w:hint="eastAsia"/>
          <w:szCs w:val="21"/>
        </w:rPr>
        <w:t>である。</w:t>
      </w:r>
    </w:p>
    <w:p w14:paraId="7D19DBB8" w14:textId="6BADCA99" w:rsidR="00F911F2" w:rsidRPr="00402B5C" w:rsidRDefault="007A2270" w:rsidP="00443FD3">
      <w:pPr>
        <w:ind w:firstLineChars="100" w:firstLine="210"/>
        <w:rPr>
          <w:rFonts w:cs="Times New Roman"/>
          <w:szCs w:val="21"/>
        </w:rPr>
      </w:pPr>
      <w:r w:rsidRPr="00402B5C">
        <w:rPr>
          <w:rFonts w:cs="Times New Roman"/>
          <w:szCs w:val="21"/>
        </w:rPr>
        <w:t>1</w:t>
      </w:r>
      <w:r w:rsidRPr="00402B5C">
        <w:rPr>
          <w:rFonts w:cs="Times New Roman" w:hint="eastAsia"/>
          <w:szCs w:val="21"/>
        </w:rPr>
        <w:t>点目は</w:t>
      </w:r>
      <w:commentRangeStart w:id="52"/>
      <w:r w:rsidR="00F911F2" w:rsidRPr="00402B5C">
        <w:rPr>
          <w:rFonts w:cs="Times New Roman"/>
          <w:szCs w:val="21"/>
        </w:rPr>
        <w:t>媒体としての「書籍」の優位性と創造性</w:t>
      </w:r>
      <w:r w:rsidR="001636D7" w:rsidRPr="00402B5C">
        <w:rPr>
          <w:rFonts w:cs="Times New Roman" w:hint="eastAsia"/>
          <w:szCs w:val="21"/>
        </w:rPr>
        <w:t>が挙げられる。</w:t>
      </w:r>
      <w:commentRangeEnd w:id="52"/>
      <w:r w:rsidR="004B0331" w:rsidRPr="00402B5C">
        <w:rPr>
          <w:rStyle w:val="ac"/>
          <w:rFonts w:cs="Times New Roman" w:hint="eastAsia"/>
          <w:sz w:val="21"/>
          <w:szCs w:val="21"/>
        </w:rPr>
        <w:commentReference w:id="52"/>
      </w:r>
      <w:r w:rsidR="001636D7" w:rsidRPr="00402B5C">
        <w:rPr>
          <w:rFonts w:cs="Times New Roman" w:hint="eastAsia"/>
          <w:szCs w:val="21"/>
        </w:rPr>
        <w:t>翻</w:t>
      </w:r>
      <w:r w:rsidR="00F911F2" w:rsidRPr="00402B5C">
        <w:rPr>
          <w:rFonts w:cs="Times New Roman"/>
          <w:szCs w:val="21"/>
        </w:rPr>
        <w:t>訳における創造性は、媒体特有の制約に大きく左右される。</w:t>
      </w:r>
      <w:r w:rsidR="00403F1A" w:rsidRPr="00402B5C">
        <w:rPr>
          <w:rFonts w:cs="Times New Roman" w:hint="eastAsia"/>
          <w:szCs w:val="21"/>
        </w:rPr>
        <w:t>例えば、</w:t>
      </w:r>
      <w:r w:rsidR="00A04409" w:rsidRPr="00402B5C">
        <w:rPr>
          <w:rFonts w:cs="Times New Roman"/>
          <w:szCs w:val="21"/>
        </w:rPr>
        <w:t>映像作品の字幕においては、</w:t>
      </w:r>
      <w:r w:rsidR="00403F1A" w:rsidRPr="00402B5C">
        <w:rPr>
          <w:rFonts w:cs="Times New Roman"/>
          <w:szCs w:val="21"/>
        </w:rPr>
        <w:t>Díaz Cintas</w:t>
      </w:r>
      <w:r w:rsidR="00DD6DDB">
        <w:rPr>
          <w:rFonts w:cs="Times New Roman"/>
          <w:szCs w:val="21"/>
        </w:rPr>
        <w:t xml:space="preserve"> &amp; </w:t>
      </w:r>
      <w:proofErr w:type="spellStart"/>
      <w:r w:rsidR="00403F1A" w:rsidRPr="00402B5C">
        <w:rPr>
          <w:rFonts w:cs="Times New Roman"/>
          <w:szCs w:val="21"/>
        </w:rPr>
        <w:t>Remael</w:t>
      </w:r>
      <w:proofErr w:type="spellEnd"/>
      <w:sdt>
        <w:sdtPr>
          <w:rPr>
            <w:rFonts w:cs="Times New Roman"/>
            <w:szCs w:val="21"/>
          </w:rPr>
          <w:id w:val="1544250680"/>
          <w:citation/>
        </w:sdtPr>
        <w:sdtContent>
          <w:r w:rsidR="00CA2483" w:rsidRPr="00402B5C">
            <w:rPr>
              <w:rFonts w:cs="Times New Roman"/>
              <w:szCs w:val="21"/>
            </w:rPr>
            <w:fldChar w:fldCharType="begin"/>
          </w:r>
          <w:r w:rsidR="00FB2D00" w:rsidRPr="00402B5C">
            <w:rPr>
              <w:rFonts w:cs="Times New Roman"/>
              <w:szCs w:val="21"/>
            </w:rPr>
            <w:instrText xml:space="preserve">CITATION Día07 \n  \t  \l 1041 </w:instrText>
          </w:r>
          <w:r w:rsidR="00CA2483" w:rsidRPr="00402B5C">
            <w:rPr>
              <w:rFonts w:cs="Times New Roman"/>
              <w:szCs w:val="21"/>
            </w:rPr>
            <w:fldChar w:fldCharType="separate"/>
          </w:r>
          <w:r w:rsidR="00FB2D00" w:rsidRPr="00402B5C">
            <w:rPr>
              <w:rFonts w:cs="Times New Roman"/>
              <w:noProof/>
              <w:szCs w:val="21"/>
            </w:rPr>
            <w:t xml:space="preserve"> (2007)</w:t>
          </w:r>
          <w:r w:rsidR="00CA2483" w:rsidRPr="00402B5C">
            <w:rPr>
              <w:rFonts w:cs="Times New Roman"/>
              <w:szCs w:val="21"/>
            </w:rPr>
            <w:fldChar w:fldCharType="end"/>
          </w:r>
        </w:sdtContent>
      </w:sdt>
      <w:r w:rsidR="00517104">
        <w:rPr>
          <w:rFonts w:cs="Times New Roman" w:hint="eastAsia"/>
          <w:szCs w:val="21"/>
        </w:rPr>
        <w:t xml:space="preserve"> </w:t>
      </w:r>
      <w:r w:rsidR="00403F1A" w:rsidRPr="00402B5C">
        <w:rPr>
          <w:rFonts w:cs="Times New Roman" w:hint="eastAsia"/>
          <w:szCs w:val="21"/>
        </w:rPr>
        <w:t>が指摘するように</w:t>
      </w:r>
      <w:r w:rsidR="00A04409" w:rsidRPr="00402B5C">
        <w:rPr>
          <w:rFonts w:cs="Times New Roman"/>
          <w:szCs w:val="21"/>
        </w:rPr>
        <w:t>標準的な視聴者が</w:t>
      </w:r>
      <w:r w:rsidR="00A04409" w:rsidRPr="00402B5C">
        <w:rPr>
          <w:rFonts w:cs="Times New Roman"/>
          <w:szCs w:val="21"/>
        </w:rPr>
        <w:t>2</w:t>
      </w:r>
      <w:r w:rsidR="00A04409" w:rsidRPr="00402B5C">
        <w:rPr>
          <w:rFonts w:cs="Times New Roman"/>
          <w:szCs w:val="21"/>
        </w:rPr>
        <w:t>行（計</w:t>
      </w:r>
      <w:r w:rsidR="00A04409" w:rsidRPr="00402B5C">
        <w:rPr>
          <w:rFonts w:cs="Times New Roman"/>
          <w:szCs w:val="21"/>
        </w:rPr>
        <w:t>70</w:t>
      </w:r>
      <w:r w:rsidR="00A04409" w:rsidRPr="00402B5C">
        <w:rPr>
          <w:rFonts w:cs="Times New Roman" w:hint="eastAsia"/>
          <w:szCs w:val="21"/>
        </w:rPr>
        <w:t>〜</w:t>
      </w:r>
      <w:r w:rsidR="00A04409" w:rsidRPr="00402B5C">
        <w:rPr>
          <w:rFonts w:cs="Times New Roman"/>
          <w:szCs w:val="21"/>
        </w:rPr>
        <w:t>74</w:t>
      </w:r>
      <w:r w:rsidR="00A04409" w:rsidRPr="00402B5C">
        <w:rPr>
          <w:rFonts w:cs="Times New Roman"/>
          <w:szCs w:val="21"/>
        </w:rPr>
        <w:t>文字程度）の情報を読んで理解するのに</w:t>
      </w:r>
      <w:r w:rsidR="00A04409" w:rsidRPr="00402B5C">
        <w:rPr>
          <w:rFonts w:cs="Times New Roman"/>
          <w:szCs w:val="21"/>
        </w:rPr>
        <w:t>6</w:t>
      </w:r>
      <w:r w:rsidR="00A04409" w:rsidRPr="00402B5C">
        <w:rPr>
          <w:rFonts w:cs="Times New Roman"/>
          <w:szCs w:val="21"/>
        </w:rPr>
        <w:t>秒を要するという伝統的な</w:t>
      </w:r>
      <w:r w:rsidR="00403F1A" w:rsidRPr="00402B5C">
        <w:rPr>
          <w:rFonts w:cs="Times New Roman" w:hint="eastAsia"/>
          <w:szCs w:val="21"/>
        </w:rPr>
        <w:t>「</w:t>
      </w:r>
      <w:r w:rsidR="00A04409" w:rsidRPr="00402B5C">
        <w:rPr>
          <w:rFonts w:cs="Times New Roman"/>
          <w:szCs w:val="21"/>
        </w:rPr>
        <w:t>6</w:t>
      </w:r>
      <w:r w:rsidR="00A04409" w:rsidRPr="00402B5C">
        <w:rPr>
          <w:rFonts w:cs="Times New Roman"/>
          <w:szCs w:val="21"/>
        </w:rPr>
        <w:t>秒ルー</w:t>
      </w:r>
      <w:r w:rsidR="00403F1A" w:rsidRPr="00402B5C">
        <w:rPr>
          <w:rFonts w:cs="Times New Roman" w:hint="eastAsia"/>
          <w:szCs w:val="21"/>
        </w:rPr>
        <w:t>ル」</w:t>
      </w:r>
      <w:r w:rsidR="00A04409" w:rsidRPr="00402B5C">
        <w:rPr>
          <w:rFonts w:cs="Times New Roman"/>
          <w:szCs w:val="21"/>
        </w:rPr>
        <w:t>などの時間的制約に加え、画面幅という物理的な空間の制約が課される。</w:t>
      </w:r>
      <w:r w:rsidR="006D644A" w:rsidRPr="00402B5C">
        <w:rPr>
          <w:rFonts w:cs="Times New Roman" w:hint="eastAsia"/>
          <w:szCs w:val="21"/>
        </w:rPr>
        <w:t>さらに、映像作品では、映像や音声</w:t>
      </w:r>
      <w:r w:rsidR="00E0330B" w:rsidRPr="00402B5C">
        <w:rPr>
          <w:rFonts w:cs="Times New Roman" w:hint="eastAsia"/>
          <w:szCs w:val="21"/>
        </w:rPr>
        <w:t>（効果音等）が視覚的・聴覚的な情報として文化的意味を補完するため、言語のみによる文化説明の必要性が相対的に減退するという特徴がある。</w:t>
      </w:r>
      <w:r w:rsidR="00F911F2" w:rsidRPr="00402B5C">
        <w:rPr>
          <w:rFonts w:cs="Times New Roman"/>
          <w:szCs w:val="21"/>
        </w:rPr>
        <w:t>これに対し、書籍という媒体は、文字情報のみで読者に作品世界を構築させる必要がある。物理的な文字数制限が比較的緩</w:t>
      </w:r>
      <w:r w:rsidR="00F911F2" w:rsidRPr="00402B5C">
        <w:rPr>
          <w:rFonts w:cs="Times New Roman" w:hint="eastAsia"/>
          <w:szCs w:val="21"/>
        </w:rPr>
        <w:t>やかであるため、翻訳者の解釈や意図が最も純粋に、かつ言語的に反映されやすい。したがって、翻訳者の「ことば」による戦略的な意思決定を分析するには、書籍が最も適した媒体であると判断した。</w:t>
      </w:r>
    </w:p>
    <w:p w14:paraId="337499DD" w14:textId="2652DA69" w:rsidR="00F911F2" w:rsidRPr="00402B5C" w:rsidRDefault="001636D7" w:rsidP="001636D7">
      <w:pPr>
        <w:ind w:firstLineChars="100" w:firstLine="210"/>
        <w:rPr>
          <w:rFonts w:cs="Times New Roman"/>
          <w:szCs w:val="21"/>
        </w:rPr>
      </w:pPr>
      <w:commentRangeStart w:id="53"/>
      <w:commentRangeStart w:id="54"/>
      <w:r w:rsidRPr="00402B5C">
        <w:rPr>
          <w:rFonts w:cs="Times New Roman"/>
          <w:szCs w:val="21"/>
        </w:rPr>
        <w:t>2</w:t>
      </w:r>
      <w:r w:rsidRPr="00402B5C">
        <w:rPr>
          <w:rFonts w:cs="Times New Roman" w:hint="eastAsia"/>
          <w:szCs w:val="21"/>
        </w:rPr>
        <w:t>点目に</w:t>
      </w:r>
      <w:commentRangeStart w:id="55"/>
      <w:r w:rsidR="00F911F2" w:rsidRPr="00402B5C">
        <w:rPr>
          <w:rFonts w:cs="Times New Roman"/>
          <w:szCs w:val="21"/>
        </w:rPr>
        <w:t>作品ジャンルにおける「近代文学」の適正</w:t>
      </w:r>
      <w:commentRangeEnd w:id="55"/>
      <w:r w:rsidR="004B0331" w:rsidRPr="00402B5C">
        <w:rPr>
          <w:rStyle w:val="ac"/>
          <w:rFonts w:cs="Times New Roman" w:hint="eastAsia"/>
          <w:sz w:val="21"/>
          <w:szCs w:val="21"/>
        </w:rPr>
        <w:commentReference w:id="55"/>
      </w:r>
      <w:r w:rsidRPr="00402B5C">
        <w:rPr>
          <w:rFonts w:cs="Times New Roman" w:hint="eastAsia"/>
          <w:szCs w:val="21"/>
        </w:rPr>
        <w:t>が挙げられる。</w:t>
      </w:r>
      <w:r w:rsidR="00F911F2" w:rsidRPr="00402B5C">
        <w:rPr>
          <w:rFonts w:cs="Times New Roman"/>
          <w:szCs w:val="21"/>
        </w:rPr>
        <w:t>作品ジャンルの選定において、実在の人物を扱う伝記や日記、あるいは現代の現実に即した作品（例：『窓ぎわのトットちゃん』等）は、事実の正確な伝達が優先される結果、「直訳＋注釈」という形式的な処理に留まる傾向が強いと考えられる。一方、夏目</w:t>
      </w:r>
      <w:r w:rsidR="00A07D68">
        <w:rPr>
          <w:rFonts w:cs="Times New Roman" w:hint="eastAsia"/>
          <w:szCs w:val="21"/>
        </w:rPr>
        <w:t>漱石</w:t>
      </w:r>
      <w:r w:rsidR="00F911F2" w:rsidRPr="00402B5C">
        <w:rPr>
          <w:rFonts w:cs="Times New Roman"/>
          <w:szCs w:val="21"/>
        </w:rPr>
        <w:t>の『こころ』に代表される近代文学は、フィクションとしての解釈の余地を有しながらも、明治期特有の複雑な文化的背景（衣食住、社会制度、儒教的価値観等）を色濃く反映している。このような作品は、単なる単語の置き換えを超えた、翻訳者</w:t>
      </w:r>
      <w:r w:rsidR="00F911F2" w:rsidRPr="00402B5C">
        <w:rPr>
          <w:rFonts w:cs="Times New Roman" w:hint="eastAsia"/>
          <w:szCs w:val="21"/>
        </w:rPr>
        <w:t>の深い読解に基づく「創造的翻訳」が誘発されやすい。現実の事象と創作的表現が交差する近代文学は、異文化受容の段階（</w:t>
      </w:r>
      <w:r w:rsidR="00F911F2" w:rsidRPr="00402B5C">
        <w:rPr>
          <w:rFonts w:cs="Times New Roman"/>
          <w:szCs w:val="21"/>
        </w:rPr>
        <w:t>DMIS</w:t>
      </w:r>
      <w:r w:rsidR="00F911F2" w:rsidRPr="00402B5C">
        <w:rPr>
          <w:rFonts w:cs="Times New Roman"/>
          <w:szCs w:val="21"/>
        </w:rPr>
        <w:t>）と翻訳技法の相関を検証する上で、極めて密度の高いデータを提供し得る。</w:t>
      </w:r>
      <w:commentRangeEnd w:id="53"/>
      <w:r w:rsidR="004B0331" w:rsidRPr="00402B5C">
        <w:rPr>
          <w:rStyle w:val="ac"/>
          <w:rFonts w:cs="Times New Roman"/>
          <w:sz w:val="21"/>
          <w:szCs w:val="21"/>
        </w:rPr>
        <w:commentReference w:id="53"/>
      </w:r>
      <w:commentRangeEnd w:id="54"/>
      <w:r w:rsidR="00300A82" w:rsidRPr="00402B5C">
        <w:rPr>
          <w:rStyle w:val="ac"/>
          <w:rFonts w:cs="Times New Roman"/>
          <w:sz w:val="21"/>
          <w:szCs w:val="21"/>
        </w:rPr>
        <w:commentReference w:id="54"/>
      </w:r>
    </w:p>
    <w:p w14:paraId="1CEE50C5" w14:textId="457AC6A1" w:rsidR="004115AD" w:rsidRPr="00402B5C" w:rsidRDefault="001636D7" w:rsidP="004D60EF">
      <w:pPr>
        <w:ind w:firstLineChars="100" w:firstLine="210"/>
        <w:rPr>
          <w:rFonts w:cs="Times New Roman"/>
          <w:szCs w:val="21"/>
        </w:rPr>
      </w:pPr>
      <w:r w:rsidRPr="00402B5C">
        <w:rPr>
          <w:rFonts w:cs="Times New Roman"/>
          <w:szCs w:val="21"/>
        </w:rPr>
        <w:lastRenderedPageBreak/>
        <w:t>3</w:t>
      </w:r>
      <w:r w:rsidRPr="00402B5C">
        <w:rPr>
          <w:rFonts w:cs="Times New Roman" w:hint="eastAsia"/>
          <w:szCs w:val="21"/>
        </w:rPr>
        <w:t>点目に</w:t>
      </w:r>
      <w:commentRangeStart w:id="56"/>
      <w:r w:rsidR="00F911F2" w:rsidRPr="00402B5C">
        <w:rPr>
          <w:rFonts w:cs="Times New Roman"/>
          <w:szCs w:val="21"/>
        </w:rPr>
        <w:t>『こころ』における文化的要素の密度</w:t>
      </w:r>
      <w:commentRangeEnd w:id="56"/>
      <w:r w:rsidR="004B0331" w:rsidRPr="00402B5C">
        <w:rPr>
          <w:rStyle w:val="ac"/>
          <w:rFonts w:cs="Times New Roman" w:hint="eastAsia"/>
          <w:sz w:val="21"/>
          <w:szCs w:val="21"/>
        </w:rPr>
        <w:commentReference w:id="56"/>
      </w:r>
      <w:r w:rsidRPr="00402B5C">
        <w:rPr>
          <w:rFonts w:cs="Times New Roman" w:hint="eastAsia"/>
          <w:szCs w:val="21"/>
        </w:rPr>
        <w:t>が挙げられる。</w:t>
      </w:r>
      <w:r w:rsidR="00F911F2" w:rsidRPr="00402B5C">
        <w:rPr>
          <w:rFonts w:cs="Times New Roman"/>
          <w:szCs w:val="21"/>
        </w:rPr>
        <w:t>『こころ』には、明治末期という過渡期の日本に特有の物質文化（浴衣、炬燵等）や精神文化（天罰、お気の毒等）が豊富に含まれている。これらの要素は、ターゲット文化（英語圏）との間に大きな文化差を有しており、翻訳者が「読者にどの程度の文化差を体験させるか」という戦略（</w:t>
      </w:r>
      <w:r w:rsidR="00F911F2" w:rsidRPr="00402B5C">
        <w:rPr>
          <w:rFonts w:cs="Times New Roman"/>
          <w:szCs w:val="21"/>
        </w:rPr>
        <w:t>DMI</w:t>
      </w:r>
      <w:r w:rsidR="00FA1F16">
        <w:rPr>
          <w:rFonts w:cs="Times New Roman" w:hint="eastAsia"/>
          <w:szCs w:val="21"/>
        </w:rPr>
        <w:t>S</w:t>
      </w:r>
      <w:r w:rsidR="00F911F2" w:rsidRPr="00402B5C">
        <w:rPr>
          <w:rFonts w:cs="Times New Roman"/>
          <w:szCs w:val="21"/>
        </w:rPr>
        <w:t>）を決定する際、顕著な差異を生じさせる要因となる。また、第一部「先生と私」に限定しても約</w:t>
      </w:r>
      <w:r w:rsidR="00F911F2" w:rsidRPr="00402B5C">
        <w:rPr>
          <w:rFonts w:cs="Times New Roman"/>
          <w:szCs w:val="21"/>
        </w:rPr>
        <w:t>150</w:t>
      </w:r>
      <w:r w:rsidR="00F911F2" w:rsidRPr="00402B5C">
        <w:rPr>
          <w:rFonts w:cs="Times New Roman"/>
          <w:szCs w:val="21"/>
        </w:rPr>
        <w:t>件の文化的要素を抽出でき、</w:t>
      </w:r>
      <w:r w:rsidR="00F911F2" w:rsidRPr="00402B5C">
        <w:rPr>
          <w:rFonts w:cs="Times New Roman"/>
          <w:szCs w:val="21"/>
        </w:rPr>
        <w:t>2</w:t>
      </w:r>
      <w:r w:rsidR="00F911F2" w:rsidRPr="00402B5C">
        <w:rPr>
          <w:rFonts w:cs="Times New Roman"/>
          <w:szCs w:val="21"/>
        </w:rPr>
        <w:t>名の翻訳者を合わせることで</w:t>
      </w:r>
      <w:r w:rsidR="00990980" w:rsidRPr="00402B5C">
        <w:rPr>
          <w:rFonts w:cs="Times New Roman" w:hint="eastAsia"/>
          <w:szCs w:val="21"/>
        </w:rPr>
        <w:t>約</w:t>
      </w:r>
      <w:r w:rsidR="00F911F2" w:rsidRPr="00402B5C">
        <w:rPr>
          <w:rFonts w:cs="Times New Roman"/>
          <w:szCs w:val="21"/>
        </w:rPr>
        <w:t>300</w:t>
      </w:r>
      <w:r w:rsidR="00F911F2" w:rsidRPr="00402B5C">
        <w:rPr>
          <w:rFonts w:cs="Times New Roman"/>
          <w:szCs w:val="21"/>
        </w:rPr>
        <w:t>件の分析サンプルを確保できる点も、統計的</w:t>
      </w:r>
      <w:r w:rsidR="00F911F2" w:rsidRPr="00402B5C">
        <w:rPr>
          <w:rFonts w:cs="Times New Roman" w:hint="eastAsia"/>
          <w:szCs w:val="21"/>
        </w:rPr>
        <w:t>妥当性を担保する上で重要な選定理由となった。</w:t>
      </w:r>
    </w:p>
    <w:p w14:paraId="336CED27" w14:textId="45F67330" w:rsidR="00CC5487" w:rsidRPr="0027580F" w:rsidRDefault="00CC5487" w:rsidP="0027580F">
      <w:pPr>
        <w:pStyle w:val="3"/>
      </w:pPr>
      <w:bookmarkStart w:id="57" w:name="_Toc220178766"/>
      <w:r w:rsidRPr="0027580F">
        <w:t>3.1.</w:t>
      </w:r>
      <w:r w:rsidR="004115AD" w:rsidRPr="0027580F">
        <w:t>3</w:t>
      </w:r>
      <w:r w:rsidRPr="0027580F">
        <w:t xml:space="preserve"> </w:t>
      </w:r>
      <w:r w:rsidRPr="0027580F">
        <w:t>翻訳</w:t>
      </w:r>
      <w:r w:rsidR="000B0D24" w:rsidRPr="0027580F">
        <w:t>テキスト</w:t>
      </w:r>
      <w:r w:rsidRPr="0027580F">
        <w:t>の選定根拠</w:t>
      </w:r>
      <w:bookmarkEnd w:id="57"/>
    </w:p>
    <w:p w14:paraId="51DA8A67" w14:textId="79C373B2" w:rsidR="00CC5487" w:rsidRPr="00402B5C" w:rsidRDefault="002E432B" w:rsidP="00CC5487">
      <w:pPr>
        <w:ind w:firstLineChars="100" w:firstLine="210"/>
        <w:rPr>
          <w:rFonts w:cs="Times New Roman"/>
          <w:szCs w:val="21"/>
        </w:rPr>
      </w:pPr>
      <w:r w:rsidRPr="00402B5C">
        <w:rPr>
          <w:rFonts w:cs="Times New Roman" w:hint="eastAsia"/>
          <w:szCs w:val="21"/>
        </w:rPr>
        <w:t>本研究において、近藤いね子</w:t>
      </w:r>
      <w:r w:rsidR="00D85606" w:rsidRPr="00402B5C">
        <w:rPr>
          <w:rFonts w:cs="Times New Roman" w:hint="eastAsia"/>
          <w:szCs w:val="21"/>
        </w:rPr>
        <w:t>（以下、近藤）</w:t>
      </w:r>
      <w:r w:rsidRPr="00402B5C">
        <w:rPr>
          <w:rFonts w:cs="Times New Roman" w:hint="eastAsia"/>
          <w:szCs w:val="21"/>
        </w:rPr>
        <w:t>訳</w:t>
      </w:r>
      <w:r w:rsidR="00F17B11" w:rsidRPr="00402B5C">
        <w:rPr>
          <w:rFonts w:cs="Times New Roman" w:hint="eastAsia"/>
          <w:szCs w:val="21"/>
        </w:rPr>
        <w:t>および</w:t>
      </w:r>
      <w:r w:rsidR="00F17B11" w:rsidRPr="00402B5C">
        <w:rPr>
          <w:rFonts w:cs="Times New Roman"/>
          <w:szCs w:val="21"/>
        </w:rPr>
        <w:t>Edwin McClellan</w:t>
      </w:r>
      <w:r w:rsidR="00F17B11" w:rsidRPr="00402B5C">
        <w:rPr>
          <w:rFonts w:cs="Times New Roman" w:hint="eastAsia"/>
          <w:szCs w:val="21"/>
        </w:rPr>
        <w:t>（以下、</w:t>
      </w:r>
      <w:r w:rsidR="00F17B11" w:rsidRPr="00402B5C">
        <w:rPr>
          <w:rFonts w:cs="Times New Roman"/>
          <w:szCs w:val="21"/>
        </w:rPr>
        <w:t>McClellan</w:t>
      </w:r>
      <w:r w:rsidR="00F17B11" w:rsidRPr="00402B5C">
        <w:rPr>
          <w:rFonts w:cs="Times New Roman" w:hint="eastAsia"/>
          <w:szCs w:val="21"/>
        </w:rPr>
        <w:t>）訳を比較対象として選定した理由は、</w:t>
      </w:r>
      <w:r w:rsidR="005452BE" w:rsidRPr="00402B5C">
        <w:rPr>
          <w:rFonts w:cs="Times New Roman" w:hint="eastAsia"/>
          <w:szCs w:val="21"/>
        </w:rPr>
        <w:t>翻訳者の経歴、実績、および翻訳アプローチの特性という観点から、以下の</w:t>
      </w:r>
      <w:r w:rsidR="006C0606" w:rsidRPr="00402B5C">
        <w:rPr>
          <w:rFonts w:cs="Times New Roman"/>
          <w:szCs w:val="21"/>
        </w:rPr>
        <w:t>3</w:t>
      </w:r>
      <w:r w:rsidR="005452BE" w:rsidRPr="00402B5C">
        <w:rPr>
          <w:rFonts w:cs="Times New Roman" w:hint="eastAsia"/>
          <w:szCs w:val="21"/>
        </w:rPr>
        <w:t>点に集約される。</w:t>
      </w:r>
    </w:p>
    <w:p w14:paraId="6E4E5555" w14:textId="45C19367" w:rsidR="00267654" w:rsidRPr="00402B5C" w:rsidRDefault="00267654" w:rsidP="00267654">
      <w:pPr>
        <w:rPr>
          <w:rFonts w:cs="Times New Roman"/>
          <w:szCs w:val="21"/>
        </w:rPr>
      </w:pPr>
      <w:r w:rsidRPr="00402B5C">
        <w:rPr>
          <w:rFonts w:cs="Times New Roman"/>
          <w:szCs w:val="21"/>
        </w:rPr>
        <w:t xml:space="preserve">　第一に、</w:t>
      </w:r>
      <w:r w:rsidRPr="00402B5C">
        <w:rPr>
          <w:rFonts w:cs="Times New Roman"/>
          <w:szCs w:val="21"/>
        </w:rPr>
        <w:t>McClellan</w:t>
      </w:r>
      <w:r w:rsidRPr="00402B5C">
        <w:rPr>
          <w:rFonts w:cs="Times New Roman"/>
          <w:szCs w:val="21"/>
        </w:rPr>
        <w:t>訳の英語圏における圧倒的な学術的権威と普及度である。</w:t>
      </w:r>
      <w:r w:rsidRPr="00402B5C">
        <w:rPr>
          <w:rFonts w:cs="Times New Roman"/>
          <w:szCs w:val="21"/>
        </w:rPr>
        <w:t>McClellan</w:t>
      </w:r>
      <w:r w:rsidRPr="00402B5C">
        <w:rPr>
          <w:rFonts w:cs="Times New Roman"/>
          <w:szCs w:val="21"/>
        </w:rPr>
        <w:t>は英国人の父と日本人の母を持ち、神戸で生まれ育ったバイリンガルである。</w:t>
      </w:r>
      <w:r w:rsidRPr="00402B5C">
        <w:rPr>
          <w:rFonts w:cs="Times New Roman"/>
          <w:szCs w:val="21"/>
        </w:rPr>
        <w:t>16</w:t>
      </w:r>
      <w:r w:rsidRPr="00402B5C">
        <w:rPr>
          <w:rFonts w:cs="Times New Roman"/>
          <w:szCs w:val="21"/>
        </w:rPr>
        <w:t>歳まで日本で過ごした後、英国および米国のアカデミズムで活躍した彼は、日本文学を世界文学の文脈で位置づける上で決定的な役割を果たした。</w:t>
      </w:r>
      <w:r w:rsidRPr="00402B5C">
        <w:rPr>
          <w:rFonts w:cs="Times New Roman"/>
          <w:szCs w:val="21"/>
        </w:rPr>
        <w:t>Ericson</w:t>
      </w:r>
      <w:sdt>
        <w:sdtPr>
          <w:rPr>
            <w:rFonts w:cs="Times New Roman"/>
            <w:szCs w:val="21"/>
          </w:rPr>
          <w:id w:val="106781788"/>
          <w:citation/>
        </w:sdtPr>
        <w:sdtContent>
          <w:r w:rsidR="002812D7" w:rsidRPr="00402B5C">
            <w:rPr>
              <w:rFonts w:cs="Times New Roman"/>
              <w:szCs w:val="21"/>
            </w:rPr>
            <w:fldChar w:fldCharType="begin"/>
          </w:r>
          <w:r w:rsidR="004A35EC" w:rsidRPr="00402B5C">
            <w:rPr>
              <w:rFonts w:cs="Times New Roman"/>
              <w:szCs w:val="21"/>
            </w:rPr>
            <w:instrText xml:space="preserve">CITATION Eri \n  \t  \l 1041 </w:instrText>
          </w:r>
          <w:r w:rsidR="002812D7" w:rsidRPr="00402B5C">
            <w:rPr>
              <w:rFonts w:cs="Times New Roman"/>
              <w:szCs w:val="21"/>
            </w:rPr>
            <w:fldChar w:fldCharType="separate"/>
          </w:r>
          <w:r w:rsidR="004A35EC" w:rsidRPr="00402B5C">
            <w:rPr>
              <w:rFonts w:cs="Times New Roman"/>
              <w:noProof/>
              <w:szCs w:val="21"/>
            </w:rPr>
            <w:t xml:space="preserve"> (2001)</w:t>
          </w:r>
          <w:r w:rsidR="002812D7" w:rsidRPr="00402B5C">
            <w:rPr>
              <w:rFonts w:cs="Times New Roman"/>
              <w:szCs w:val="21"/>
            </w:rPr>
            <w:fldChar w:fldCharType="end"/>
          </w:r>
        </w:sdtContent>
      </w:sdt>
      <w:r w:rsidRPr="00402B5C">
        <w:rPr>
          <w:rFonts w:cs="Times New Roman"/>
          <w:szCs w:val="21"/>
        </w:rPr>
        <w:t xml:space="preserve"> </w:t>
      </w:r>
      <w:r w:rsidR="00805CAA" w:rsidRPr="00402B5C">
        <w:rPr>
          <w:rFonts w:cs="Times New Roman" w:hint="eastAsia"/>
          <w:szCs w:val="21"/>
        </w:rPr>
        <w:t>は、</w:t>
      </w:r>
      <w:r w:rsidR="005228EA" w:rsidRPr="00402B5C">
        <w:rPr>
          <w:rFonts w:cs="Times New Roman" w:hint="eastAsia"/>
          <w:szCs w:val="21"/>
        </w:rPr>
        <w:t>明治期の文化・精神史を講じる上で</w:t>
      </w:r>
      <w:r w:rsidR="00384117">
        <w:rPr>
          <w:rFonts w:cs="Times New Roman" w:hint="eastAsia"/>
          <w:szCs w:val="21"/>
        </w:rPr>
        <w:t>McClellan</w:t>
      </w:r>
      <w:r w:rsidR="005228EA" w:rsidRPr="00402B5C">
        <w:rPr>
          <w:rFonts w:cs="Times New Roman" w:hint="eastAsia"/>
          <w:szCs w:val="21"/>
        </w:rPr>
        <w:t>訳が単なる</w:t>
      </w:r>
      <w:r w:rsidR="00397866" w:rsidRPr="00402B5C">
        <w:rPr>
          <w:rFonts w:cs="Times New Roman" w:hint="eastAsia"/>
          <w:szCs w:val="21"/>
        </w:rPr>
        <w:t>歴史記述の補足資料に留まらず、カリキュラムの中で「中心的な役割」を果たしていると特筆している。</w:t>
      </w:r>
      <w:commentRangeStart w:id="58"/>
      <w:r w:rsidR="00DF31DD" w:rsidRPr="00402B5C">
        <w:rPr>
          <w:rFonts w:cs="Times New Roman" w:hint="eastAsia"/>
          <w:szCs w:val="21"/>
        </w:rPr>
        <w:t>歴史学者である彼が、学生たちに</w:t>
      </w:r>
      <w:r w:rsidR="001239B4" w:rsidRPr="00402B5C">
        <w:rPr>
          <w:rFonts w:cs="Times New Roman" w:hint="eastAsia"/>
          <w:szCs w:val="21"/>
        </w:rPr>
        <w:t>明治後期の</w:t>
      </w:r>
      <w:r w:rsidR="00D84DC4" w:rsidRPr="00402B5C">
        <w:rPr>
          <w:rFonts w:cs="Times New Roman" w:hint="eastAsia"/>
          <w:szCs w:val="21"/>
        </w:rPr>
        <w:t>日本文化を理解させるテキストとして、</w:t>
      </w:r>
      <w:r w:rsidR="00384117">
        <w:rPr>
          <w:rFonts w:cs="Times New Roman" w:hint="eastAsia"/>
          <w:szCs w:val="21"/>
        </w:rPr>
        <w:t>McClellan</w:t>
      </w:r>
      <w:r w:rsidR="006C066F" w:rsidRPr="00402B5C">
        <w:rPr>
          <w:rFonts w:cs="Times New Roman" w:hint="eastAsia"/>
          <w:szCs w:val="21"/>
        </w:rPr>
        <w:t>訳を採用してい</w:t>
      </w:r>
      <w:r w:rsidR="00DC7BDC" w:rsidRPr="00402B5C">
        <w:rPr>
          <w:rFonts w:cs="Times New Roman" w:hint="eastAsia"/>
          <w:szCs w:val="21"/>
        </w:rPr>
        <w:t>る。</w:t>
      </w:r>
      <w:commentRangeEnd w:id="58"/>
      <w:r w:rsidR="004B0331" w:rsidRPr="00402B5C">
        <w:rPr>
          <w:rStyle w:val="ac"/>
          <w:rFonts w:cs="Times New Roman"/>
          <w:sz w:val="21"/>
          <w:szCs w:val="21"/>
        </w:rPr>
        <w:commentReference w:id="58"/>
      </w:r>
      <w:r w:rsidRPr="00402B5C">
        <w:rPr>
          <w:rFonts w:cs="Times New Roman"/>
          <w:szCs w:val="21"/>
        </w:rPr>
        <w:t>このように、</w:t>
      </w:r>
      <w:r w:rsidRPr="00402B5C">
        <w:rPr>
          <w:rFonts w:cs="Times New Roman"/>
          <w:szCs w:val="21"/>
        </w:rPr>
        <w:t>McClellan</w:t>
      </w:r>
      <w:r w:rsidRPr="00402B5C">
        <w:rPr>
          <w:rFonts w:cs="Times New Roman"/>
          <w:szCs w:val="21"/>
        </w:rPr>
        <w:t>訳は英語圏の読者が日本近代文学に触れる際の定訳として機能しており、</w:t>
      </w:r>
      <w:r w:rsidR="00322958" w:rsidRPr="00402B5C">
        <w:rPr>
          <w:rFonts w:cs="Times New Roman" w:hint="eastAsia"/>
          <w:szCs w:val="21"/>
        </w:rPr>
        <w:t>英語</w:t>
      </w:r>
      <w:r w:rsidRPr="00402B5C">
        <w:rPr>
          <w:rFonts w:cs="Times New Roman"/>
          <w:szCs w:val="21"/>
        </w:rPr>
        <w:t>における文学的な受容を分析する上で不可欠な</w:t>
      </w:r>
      <w:r w:rsidR="000B0D24" w:rsidRPr="00402B5C">
        <w:rPr>
          <w:rFonts w:cs="Times New Roman"/>
          <w:szCs w:val="21"/>
        </w:rPr>
        <w:t>テキスト</w:t>
      </w:r>
      <w:r w:rsidRPr="00402B5C">
        <w:rPr>
          <w:rFonts w:cs="Times New Roman"/>
          <w:szCs w:val="21"/>
        </w:rPr>
        <w:t>である。</w:t>
      </w:r>
    </w:p>
    <w:p w14:paraId="4E2C82A8" w14:textId="1209B8B4" w:rsidR="00267654" w:rsidRPr="00402B5C" w:rsidRDefault="00267654" w:rsidP="00267654">
      <w:pPr>
        <w:rPr>
          <w:rFonts w:cs="Times New Roman"/>
          <w:szCs w:val="21"/>
        </w:rPr>
      </w:pPr>
      <w:r w:rsidRPr="00402B5C">
        <w:rPr>
          <w:rFonts w:cs="Times New Roman"/>
          <w:szCs w:val="21"/>
        </w:rPr>
        <w:t xml:space="preserve">　第二に、近藤訳の日本国内における先駆的な学術的価値である。近藤は津田塾大学教授を務め、</w:t>
      </w:r>
      <w:r w:rsidRPr="00402B5C">
        <w:rPr>
          <w:rFonts w:cs="Times New Roman"/>
          <w:szCs w:val="21"/>
        </w:rPr>
        <w:t>195</w:t>
      </w:r>
      <w:r w:rsidR="002A6836">
        <w:rPr>
          <w:rFonts w:cs="Times New Roman" w:hint="eastAsia"/>
          <w:szCs w:val="21"/>
        </w:rPr>
        <w:t>2</w:t>
      </w:r>
      <w:r w:rsidRPr="00402B5C">
        <w:rPr>
          <w:rFonts w:cs="Times New Roman"/>
          <w:szCs w:val="21"/>
        </w:rPr>
        <w:t>年には東京文理科大学（現筑波大学）より日本初の女性文学博士号を取得した英文学者である。</w:t>
      </w:r>
      <w:r w:rsidRPr="00402B5C">
        <w:rPr>
          <w:rFonts w:cs="Times New Roman"/>
          <w:szCs w:val="21"/>
        </w:rPr>
        <w:t>1941</w:t>
      </w:r>
      <w:r w:rsidRPr="00402B5C">
        <w:rPr>
          <w:rFonts w:cs="Times New Roman"/>
          <w:szCs w:val="21"/>
        </w:rPr>
        <w:t>年に刊行された彼女の『こころ』英訳は、翌</w:t>
      </w:r>
      <w:r w:rsidRPr="00402B5C">
        <w:rPr>
          <w:rFonts w:cs="Times New Roman"/>
          <w:szCs w:val="21"/>
        </w:rPr>
        <w:t>1942</w:t>
      </w:r>
      <w:r w:rsidRPr="00402B5C">
        <w:rPr>
          <w:rFonts w:cs="Times New Roman"/>
          <w:szCs w:val="21"/>
        </w:rPr>
        <w:t>年に岡倉賞を受賞するなど、専門家から高い評価を受けてきた。日本人学者として原文の精読に基づく近藤訳は、</w:t>
      </w:r>
      <w:r w:rsidR="000B0D24" w:rsidRPr="00402B5C">
        <w:rPr>
          <w:rFonts w:cs="Times New Roman"/>
          <w:szCs w:val="21"/>
        </w:rPr>
        <w:t>テキスト</w:t>
      </w:r>
      <w:r w:rsidRPr="00402B5C">
        <w:rPr>
          <w:rFonts w:cs="Times New Roman"/>
          <w:szCs w:val="21"/>
        </w:rPr>
        <w:t>の意味構造を深く理解した立場からなされており、その翻訳技法を分析することは、日本語の文脈をいかに英語へ置換しようとしたかという「原語重視」の翻訳プロセスを検証する上で重要な意義を持つ。</w:t>
      </w:r>
    </w:p>
    <w:p w14:paraId="65F19601" w14:textId="0B351105" w:rsidR="005452BE" w:rsidRPr="00402B5C" w:rsidRDefault="00267654" w:rsidP="00CC5487">
      <w:pPr>
        <w:rPr>
          <w:rFonts w:cs="Times New Roman"/>
          <w:szCs w:val="21"/>
        </w:rPr>
      </w:pPr>
      <w:r w:rsidRPr="00402B5C">
        <w:rPr>
          <w:rFonts w:cs="Times New Roman"/>
          <w:szCs w:val="21"/>
        </w:rPr>
        <w:t xml:space="preserve">　第三に、翻訳者の背景の違いがもたらす翻訳アプローチの比較妥当性である。両翻訳者は、日本語と英語という二つの言語文化に対して異なる接点を持っている。近藤は日本の英文学者として、原文の意味や文化的背景を余すところなく伝えようとする学術的誠実さに重きを置いたアプローチが期待される。一方、</w:t>
      </w:r>
      <w:r w:rsidRPr="00402B5C">
        <w:rPr>
          <w:rFonts w:cs="Times New Roman"/>
          <w:szCs w:val="21"/>
        </w:rPr>
        <w:t>McClellan</w:t>
      </w:r>
      <w:r w:rsidRPr="00402B5C">
        <w:rPr>
          <w:rFonts w:cs="Times New Roman"/>
          <w:szCs w:val="21"/>
        </w:rPr>
        <w:t>は日本で育った経験から原文の機微を理解しつつも、翻訳者としては英語圏の読者に向けた文学作品としての完成度や、受容のされ方を強く意識したアプローチをとっていると考えられる。このように、原文への忠実さを志向する視点と、読者への伝達効果を志向する視点という異なるベクトルを持つ二者の翻訳を比較することで、情報の「詳細化（あるいは加筆）」と「簡潔化（あるいは削除）」と</w:t>
      </w:r>
      <w:r w:rsidRPr="00402B5C">
        <w:rPr>
          <w:rFonts w:cs="Times New Roman"/>
          <w:szCs w:val="21"/>
        </w:rPr>
        <w:lastRenderedPageBreak/>
        <w:t>いう、翻訳におけるトレードオフがどのように処理されているかを検証することが可能となる。</w:t>
      </w:r>
    </w:p>
    <w:p w14:paraId="6B793F58" w14:textId="1D949A71" w:rsidR="00CC5487" w:rsidRPr="00402B5C" w:rsidRDefault="00CC5487" w:rsidP="0027580F">
      <w:pPr>
        <w:pStyle w:val="3"/>
      </w:pPr>
      <w:bookmarkStart w:id="59" w:name="_Toc220178767"/>
      <w:r w:rsidRPr="00402B5C">
        <w:t>3.1.</w:t>
      </w:r>
      <w:r w:rsidR="004115AD" w:rsidRPr="00402B5C">
        <w:t>4</w:t>
      </w:r>
      <w:r w:rsidRPr="00402B5C">
        <w:t xml:space="preserve"> </w:t>
      </w:r>
      <w:r w:rsidRPr="00402B5C">
        <w:t>分析範囲の設定</w:t>
      </w:r>
      <w:bookmarkEnd w:id="59"/>
    </w:p>
    <w:p w14:paraId="75666FBB" w14:textId="7C40E2C1" w:rsidR="003B18B5" w:rsidRPr="00402B5C" w:rsidRDefault="00CC5487" w:rsidP="003B18B5">
      <w:pPr>
        <w:ind w:firstLineChars="100" w:firstLine="210"/>
        <w:rPr>
          <w:rFonts w:cs="Times New Roman"/>
          <w:szCs w:val="21"/>
        </w:rPr>
      </w:pPr>
      <w:r w:rsidRPr="00402B5C">
        <w:rPr>
          <w:rFonts w:cs="Times New Roman" w:hint="eastAsia"/>
          <w:szCs w:val="21"/>
        </w:rPr>
        <w:t>本研究の分析対象を『こころ』の</w:t>
      </w:r>
      <w:r w:rsidR="007F1369" w:rsidRPr="00402B5C">
        <w:rPr>
          <w:rFonts w:cs="Times New Roman" w:hint="eastAsia"/>
          <w:szCs w:val="21"/>
        </w:rPr>
        <w:t>第一部</w:t>
      </w:r>
      <w:r w:rsidRPr="00402B5C">
        <w:rPr>
          <w:rFonts w:cs="Times New Roman" w:hint="eastAsia"/>
          <w:szCs w:val="21"/>
        </w:rPr>
        <w:t>「先生と私（</w:t>
      </w:r>
      <w:r w:rsidRPr="00402B5C">
        <w:rPr>
          <w:rFonts w:cs="Times New Roman"/>
          <w:szCs w:val="21"/>
        </w:rPr>
        <w:t>Sensei and I</w:t>
      </w:r>
      <w:r w:rsidRPr="00402B5C">
        <w:rPr>
          <w:rFonts w:cs="Times New Roman"/>
          <w:szCs w:val="21"/>
        </w:rPr>
        <w:t>）」</w:t>
      </w:r>
      <w:r w:rsidR="00B05D1F" w:rsidRPr="00402B5C">
        <w:rPr>
          <w:rFonts w:cs="Times New Roman" w:hint="eastAsia"/>
          <w:szCs w:val="21"/>
        </w:rPr>
        <w:t>とする。</w:t>
      </w:r>
      <w:r w:rsidRPr="00402B5C">
        <w:rPr>
          <w:rFonts w:cs="Times New Roman"/>
          <w:szCs w:val="21"/>
        </w:rPr>
        <w:t>限定した理由は、以下の二点による。</w:t>
      </w:r>
    </w:p>
    <w:p w14:paraId="28FCBC5F" w14:textId="3AADC530" w:rsidR="00CC5487" w:rsidRPr="00402B5C" w:rsidRDefault="003B18B5" w:rsidP="003B18B5">
      <w:pPr>
        <w:ind w:firstLineChars="100" w:firstLine="210"/>
        <w:rPr>
          <w:rFonts w:cs="Times New Roman"/>
          <w:szCs w:val="21"/>
        </w:rPr>
      </w:pPr>
      <w:r w:rsidRPr="00402B5C">
        <w:rPr>
          <w:rFonts w:cs="Times New Roman" w:hint="eastAsia"/>
          <w:szCs w:val="21"/>
        </w:rPr>
        <w:t>一点目は</w:t>
      </w:r>
      <w:r w:rsidR="00CC5487" w:rsidRPr="00402B5C">
        <w:rPr>
          <w:rFonts w:cs="Times New Roman" w:hint="eastAsia"/>
          <w:szCs w:val="21"/>
        </w:rPr>
        <w:t>データの密度と重要性</w:t>
      </w:r>
      <w:r w:rsidRPr="00402B5C">
        <w:rPr>
          <w:rFonts w:cs="Times New Roman" w:hint="eastAsia"/>
          <w:szCs w:val="21"/>
        </w:rPr>
        <w:t>である。</w:t>
      </w:r>
      <w:r w:rsidR="00CC5487" w:rsidRPr="00402B5C">
        <w:rPr>
          <w:rFonts w:cs="Times New Roman" w:hint="eastAsia"/>
          <w:szCs w:val="21"/>
        </w:rPr>
        <w:t>第一部は、作品全体の導入部として機能し、明治末期における学生文化（書生、下宿生活）、人間関係の複雑性（先生と私、奥さんの三角関係）、および舞台となる地理的・社会的背景（鎌倉、雑司ヶ谷における生活空間）といった文化的背景が最も色濃く描写されている箇所である。翻訳者がいかなる翻訳戦略を用いて、読者を作品世界へ導入しようとしているかを分析する上において、第一部に含まれるサンプルは最も重要かつ典型的なものであると判断した。</w:t>
      </w:r>
    </w:p>
    <w:p w14:paraId="56E8DDAE" w14:textId="69FF88EE" w:rsidR="00D15F8B" w:rsidRPr="00402B5C" w:rsidRDefault="00E237B0" w:rsidP="00E5702F">
      <w:pPr>
        <w:ind w:firstLineChars="100" w:firstLine="210"/>
        <w:rPr>
          <w:rFonts w:cs="Times New Roman"/>
          <w:szCs w:val="21"/>
        </w:rPr>
      </w:pPr>
      <w:r w:rsidRPr="00402B5C">
        <w:rPr>
          <w:rFonts w:cs="Times New Roman" w:hint="eastAsia"/>
          <w:szCs w:val="21"/>
        </w:rPr>
        <w:t>二点目は</w:t>
      </w:r>
      <w:r w:rsidR="00CC5487" w:rsidRPr="00402B5C">
        <w:rPr>
          <w:rFonts w:cs="Times New Roman" w:hint="eastAsia"/>
          <w:szCs w:val="21"/>
        </w:rPr>
        <w:t>統計的妥当性の確保</w:t>
      </w:r>
      <w:r w:rsidRPr="00402B5C">
        <w:rPr>
          <w:rFonts w:cs="Times New Roman" w:hint="eastAsia"/>
          <w:szCs w:val="21"/>
        </w:rPr>
        <w:t>である。</w:t>
      </w:r>
      <w:r w:rsidR="00CC5487" w:rsidRPr="00402B5C">
        <w:rPr>
          <w:rFonts w:cs="Times New Roman" w:hint="eastAsia"/>
          <w:szCs w:val="21"/>
        </w:rPr>
        <w:t>分析範囲を第一部に限定することで、約</w:t>
      </w:r>
      <w:r w:rsidR="00CC5487" w:rsidRPr="00402B5C">
        <w:rPr>
          <w:rFonts w:cs="Times New Roman"/>
          <w:szCs w:val="21"/>
        </w:rPr>
        <w:t>150</w:t>
      </w:r>
      <w:r w:rsidR="00CC5487" w:rsidRPr="00402B5C">
        <w:rPr>
          <w:rFonts w:cs="Times New Roman"/>
          <w:szCs w:val="21"/>
        </w:rPr>
        <w:t>の文化的要素</w:t>
      </w:r>
      <w:r w:rsidR="001159E1" w:rsidRPr="00402B5C">
        <w:rPr>
          <w:rFonts w:cs="Times New Roman" w:hint="eastAsia"/>
          <w:szCs w:val="21"/>
        </w:rPr>
        <w:t>が</w:t>
      </w:r>
      <w:r w:rsidR="00CC5487" w:rsidRPr="00402B5C">
        <w:rPr>
          <w:rFonts w:cs="Times New Roman"/>
          <w:szCs w:val="21"/>
        </w:rPr>
        <w:t>抽出され、二名の翻訳者による訳文を合わせた場合、総計</w:t>
      </w:r>
      <w:r w:rsidR="00CC5487" w:rsidRPr="00402B5C">
        <w:rPr>
          <w:rFonts w:cs="Times New Roman"/>
          <w:szCs w:val="21"/>
        </w:rPr>
        <w:t>300</w:t>
      </w:r>
      <w:r w:rsidR="00CC5487" w:rsidRPr="00402B5C">
        <w:rPr>
          <w:rFonts w:cs="Times New Roman"/>
          <w:szCs w:val="21"/>
        </w:rPr>
        <w:t>件の分析データが得られた。この母数は、翻訳者の個別的な傾向（翻訳技法と</w:t>
      </w:r>
      <w:r w:rsidR="00CC5487" w:rsidRPr="00402B5C">
        <w:rPr>
          <w:rFonts w:cs="Times New Roman"/>
          <w:szCs w:val="21"/>
        </w:rPr>
        <w:t>DMIS</w:t>
      </w:r>
      <w:r w:rsidR="00CC5487" w:rsidRPr="00402B5C">
        <w:rPr>
          <w:rFonts w:cs="Times New Roman"/>
          <w:szCs w:val="21"/>
        </w:rPr>
        <w:t>の相関関係）を定量的に検証し、統計的有意性を判断するために十分な規模を持つものである。また、分析対象の限定により、詳細な質的分析と統計的処理の両立が可能となり、本研究における方法論的な厳密性を確保することができた。</w:t>
      </w:r>
    </w:p>
    <w:p w14:paraId="544B4499" w14:textId="5FF7CBEC" w:rsidR="009A56C3" w:rsidRPr="00402B5C" w:rsidRDefault="00A21FA6" w:rsidP="00A21FA6">
      <w:pPr>
        <w:pStyle w:val="2"/>
      </w:pPr>
      <w:bookmarkStart w:id="60" w:name="_Toc220178768"/>
      <w:r>
        <w:rPr>
          <w:rFonts w:hint="eastAsia"/>
        </w:rPr>
        <w:t xml:space="preserve">3.2 </w:t>
      </w:r>
      <w:r w:rsidR="00F863CA" w:rsidRPr="00402B5C">
        <w:rPr>
          <w:rFonts w:hint="eastAsia"/>
        </w:rPr>
        <w:t>分析データの構成</w:t>
      </w:r>
      <w:bookmarkEnd w:id="60"/>
    </w:p>
    <w:p w14:paraId="09A13929" w14:textId="0CCE3827" w:rsidR="00275B50" w:rsidRPr="0027580F" w:rsidRDefault="0027580F" w:rsidP="0027580F">
      <w:pPr>
        <w:pStyle w:val="3"/>
      </w:pPr>
      <w:bookmarkStart w:id="61" w:name="_Toc220178769"/>
      <w:r>
        <w:rPr>
          <w:rFonts w:hint="eastAsia"/>
        </w:rPr>
        <w:t xml:space="preserve">3.2.1 </w:t>
      </w:r>
      <w:r w:rsidR="00915484" w:rsidRPr="0027580F">
        <w:rPr>
          <w:rFonts w:hint="eastAsia"/>
        </w:rPr>
        <w:t>文化的要素の抽出基準</w:t>
      </w:r>
      <w:bookmarkEnd w:id="61"/>
    </w:p>
    <w:p w14:paraId="0481F246" w14:textId="386FCDD9" w:rsidR="00275B50" w:rsidRPr="00402B5C" w:rsidRDefault="00275B50" w:rsidP="00275B50">
      <w:pPr>
        <w:ind w:firstLineChars="100" w:firstLine="210"/>
        <w:rPr>
          <w:rFonts w:cs="Times New Roman"/>
          <w:szCs w:val="21"/>
        </w:rPr>
      </w:pPr>
      <w:r w:rsidRPr="00402B5C">
        <w:rPr>
          <w:rFonts w:cs="Times New Roman"/>
          <w:szCs w:val="21"/>
        </w:rPr>
        <w:t>本研究では、</w:t>
      </w:r>
      <w:r w:rsidRPr="00402B5C">
        <w:rPr>
          <w:rFonts w:cs="Times New Roman"/>
          <w:szCs w:val="21"/>
        </w:rPr>
        <w:t>Newmark</w:t>
      </w:r>
      <w:sdt>
        <w:sdtPr>
          <w:rPr>
            <w:rFonts w:cs="Times New Roman"/>
            <w:szCs w:val="21"/>
          </w:rPr>
          <w:id w:val="-900367771"/>
          <w:citation/>
        </w:sdtPr>
        <w:sdtContent>
          <w:r w:rsidRPr="00402B5C">
            <w:rPr>
              <w:rFonts w:cs="Times New Roman"/>
              <w:szCs w:val="21"/>
            </w:rPr>
            <w:fldChar w:fldCharType="begin"/>
          </w:r>
          <w:r w:rsidR="00FB2D00" w:rsidRPr="00402B5C">
            <w:rPr>
              <w:rFonts w:cs="Times New Roman"/>
              <w:szCs w:val="21"/>
            </w:rPr>
            <w:instrText xml:space="preserve">CITATION New88 \n  \t  \l 1041 </w:instrText>
          </w:r>
          <w:r w:rsidRPr="00402B5C">
            <w:rPr>
              <w:rFonts w:cs="Times New Roman"/>
              <w:szCs w:val="21"/>
            </w:rPr>
            <w:fldChar w:fldCharType="separate"/>
          </w:r>
          <w:r w:rsidR="00FB2D00" w:rsidRPr="00402B5C">
            <w:rPr>
              <w:rFonts w:cs="Times New Roman"/>
              <w:noProof/>
              <w:szCs w:val="21"/>
            </w:rPr>
            <w:t xml:space="preserve"> (1988)</w:t>
          </w:r>
          <w:r w:rsidRPr="00402B5C">
            <w:rPr>
              <w:rFonts w:cs="Times New Roman"/>
              <w:szCs w:val="21"/>
            </w:rPr>
            <w:fldChar w:fldCharType="end"/>
          </w:r>
        </w:sdtContent>
      </w:sdt>
      <w:r w:rsidR="00CE3801">
        <w:rPr>
          <w:rFonts w:cs="Times New Roman" w:hint="eastAsia"/>
          <w:szCs w:val="21"/>
        </w:rPr>
        <w:t xml:space="preserve"> </w:t>
      </w:r>
      <w:r w:rsidRPr="00402B5C">
        <w:rPr>
          <w:rFonts w:cs="Times New Roman"/>
          <w:szCs w:val="21"/>
        </w:rPr>
        <w:t>の定義を理論的基盤としつつ、研究対象である『こころ』に見られる明治期日本固有の文脈や、日本語特有の身体感覚を適切に分析するため、独自の抽出基準を策定した。具体的には、</w:t>
      </w:r>
      <w:r w:rsidRPr="00402B5C">
        <w:rPr>
          <w:rFonts w:cs="Times New Roman"/>
          <w:szCs w:val="21"/>
        </w:rPr>
        <w:t>Newmark</w:t>
      </w:r>
      <w:sdt>
        <w:sdtPr>
          <w:rPr>
            <w:rFonts w:cs="Times New Roman"/>
            <w:szCs w:val="21"/>
          </w:rPr>
          <w:id w:val="386916530"/>
          <w:citation/>
        </w:sdtPr>
        <w:sdtContent>
          <w:r w:rsidRPr="00402B5C">
            <w:rPr>
              <w:rFonts w:cs="Times New Roman"/>
              <w:szCs w:val="21"/>
            </w:rPr>
            <w:fldChar w:fldCharType="begin"/>
          </w:r>
          <w:r w:rsidR="00FB2D00" w:rsidRPr="00402B5C">
            <w:rPr>
              <w:rFonts w:cs="Times New Roman"/>
              <w:szCs w:val="21"/>
            </w:rPr>
            <w:instrText xml:space="preserve">CITATION New88 \n  \t  \l 1041 </w:instrText>
          </w:r>
          <w:r w:rsidRPr="00402B5C">
            <w:rPr>
              <w:rFonts w:cs="Times New Roman"/>
              <w:szCs w:val="21"/>
            </w:rPr>
            <w:fldChar w:fldCharType="separate"/>
          </w:r>
          <w:r w:rsidR="00FB2D00" w:rsidRPr="00402B5C">
            <w:rPr>
              <w:rFonts w:cs="Times New Roman"/>
              <w:noProof/>
              <w:szCs w:val="21"/>
            </w:rPr>
            <w:t xml:space="preserve"> (1988)</w:t>
          </w:r>
          <w:r w:rsidRPr="00402B5C">
            <w:rPr>
              <w:rFonts w:cs="Times New Roman"/>
              <w:szCs w:val="21"/>
            </w:rPr>
            <w:fldChar w:fldCharType="end"/>
          </w:r>
        </w:sdtContent>
      </w:sdt>
      <w:r w:rsidR="00CE3801">
        <w:rPr>
          <w:rFonts w:cs="Times New Roman" w:hint="eastAsia"/>
          <w:szCs w:val="21"/>
        </w:rPr>
        <w:t xml:space="preserve"> </w:t>
      </w:r>
      <w:r w:rsidRPr="00402B5C">
        <w:rPr>
          <w:rFonts w:cs="Times New Roman"/>
          <w:szCs w:val="21"/>
        </w:rPr>
        <w:t>の分類を「具体的事物」と「抽象的・言語的表現」の二つの側面に整理・統合し、それぞれ「文化的実体」と「文化的言語表現」として定義した。</w:t>
      </w:r>
    </w:p>
    <w:p w14:paraId="60BC6E44" w14:textId="4A9345F0" w:rsidR="00275B50" w:rsidRPr="00402B5C" w:rsidRDefault="00275B50" w:rsidP="00275B50">
      <w:pPr>
        <w:rPr>
          <w:rFonts w:cs="Times New Roman"/>
          <w:szCs w:val="21"/>
        </w:rPr>
      </w:pPr>
      <w:r w:rsidRPr="00402B5C">
        <w:rPr>
          <w:rFonts w:cs="Times New Roman"/>
          <w:szCs w:val="21"/>
        </w:rPr>
        <w:t xml:space="preserve">　第一に「文化的実体」とは、ターゲット文化には存在しない、あるいは異なる形態で存在する具体的・物理的な要素であり、</w:t>
      </w:r>
      <w:r w:rsidRPr="00402B5C">
        <w:rPr>
          <w:rFonts w:cs="Times New Roman"/>
          <w:szCs w:val="21"/>
        </w:rPr>
        <w:t xml:space="preserve">Newmark </w:t>
      </w:r>
      <w:sdt>
        <w:sdtPr>
          <w:rPr>
            <w:rFonts w:cs="Times New Roman"/>
            <w:szCs w:val="21"/>
          </w:rPr>
          <w:id w:val="2103683361"/>
          <w:citation/>
        </w:sdtPr>
        <w:sdtContent>
          <w:r w:rsidRPr="00402B5C">
            <w:rPr>
              <w:rFonts w:cs="Times New Roman"/>
              <w:szCs w:val="21"/>
            </w:rPr>
            <w:fldChar w:fldCharType="begin"/>
          </w:r>
          <w:r w:rsidR="00FB2D00" w:rsidRPr="00402B5C">
            <w:rPr>
              <w:rFonts w:cs="Times New Roman"/>
              <w:szCs w:val="21"/>
            </w:rPr>
            <w:instrText xml:space="preserve">CITATION New88 \n  \t  \l 1041 </w:instrText>
          </w:r>
          <w:r w:rsidRPr="00402B5C">
            <w:rPr>
              <w:rFonts w:cs="Times New Roman"/>
              <w:szCs w:val="21"/>
            </w:rPr>
            <w:fldChar w:fldCharType="separate"/>
          </w:r>
          <w:r w:rsidR="00FB2D00" w:rsidRPr="00402B5C">
            <w:rPr>
              <w:rFonts w:cs="Times New Roman"/>
              <w:noProof/>
              <w:szCs w:val="21"/>
            </w:rPr>
            <w:t>(1988)</w:t>
          </w:r>
          <w:r w:rsidRPr="00402B5C">
            <w:rPr>
              <w:rFonts w:cs="Times New Roman"/>
              <w:szCs w:val="21"/>
            </w:rPr>
            <w:fldChar w:fldCharType="end"/>
          </w:r>
        </w:sdtContent>
      </w:sdt>
      <w:r w:rsidR="003F6149">
        <w:rPr>
          <w:rFonts w:cs="Times New Roman" w:hint="eastAsia"/>
          <w:szCs w:val="21"/>
        </w:rPr>
        <w:t xml:space="preserve"> </w:t>
      </w:r>
      <w:r w:rsidRPr="00402B5C">
        <w:rPr>
          <w:rFonts w:cs="Times New Roman"/>
          <w:szCs w:val="21"/>
        </w:rPr>
        <w:t>の「生態」「物質文化」「社会文化」に相当する。本</w:t>
      </w:r>
      <w:r w:rsidR="00744666" w:rsidRPr="00402B5C">
        <w:rPr>
          <w:rFonts w:cs="Times New Roman"/>
          <w:szCs w:val="21"/>
        </w:rPr>
        <w:t>カテゴリ</w:t>
      </w:r>
      <w:r w:rsidRPr="00402B5C">
        <w:rPr>
          <w:rFonts w:cs="Times New Roman"/>
          <w:szCs w:val="21"/>
        </w:rPr>
        <w:t>はさらに四つに細分化される。「物質文化」は、衣食住や道具など明治期の生活様式を象徴する有形の事物であり、「社会・制度・役割」は、</w:t>
      </w:r>
      <w:r w:rsidRPr="00402B5C">
        <w:rPr>
          <w:rFonts w:cs="Times New Roman"/>
          <w:szCs w:val="21"/>
        </w:rPr>
        <w:t>Newmark</w:t>
      </w:r>
      <w:r w:rsidRPr="00402B5C">
        <w:rPr>
          <w:rFonts w:cs="Times New Roman"/>
          <w:szCs w:val="21"/>
        </w:rPr>
        <w:t>の「社会文化」および「組織」に関連し、特定の身分や宗教的概念を含む。また、「固有名詞・地名」は単なる名称に留まらず歴史的背景を内包するものとし、「自然・季節」は単なる生物学的分類ではなく、日本の情緒的価値と結びついているものを対象とした。</w:t>
      </w:r>
    </w:p>
    <w:p w14:paraId="50799DB5" w14:textId="137B352A" w:rsidR="00275B50" w:rsidRDefault="00275B50" w:rsidP="00C939FE">
      <w:pPr>
        <w:ind w:firstLineChars="100" w:firstLine="210"/>
        <w:rPr>
          <w:rFonts w:cs="Times New Roman"/>
          <w:szCs w:val="21"/>
        </w:rPr>
      </w:pPr>
      <w:r w:rsidRPr="00402B5C">
        <w:rPr>
          <w:rFonts w:cs="Times New Roman"/>
          <w:szCs w:val="21"/>
        </w:rPr>
        <w:t>第二に「文化的言語</w:t>
      </w:r>
      <w:r w:rsidRPr="00402B5C">
        <w:rPr>
          <w:rFonts w:cs="Times New Roman" w:hint="eastAsia"/>
          <w:szCs w:val="21"/>
        </w:rPr>
        <w:t>表現</w:t>
      </w:r>
      <w:r w:rsidRPr="00402B5C">
        <w:rPr>
          <w:rFonts w:cs="Times New Roman"/>
          <w:szCs w:val="21"/>
        </w:rPr>
        <w:t>」とは、日本語あるいは明治期特有の概念的・身体的表現であり、</w:t>
      </w:r>
      <w:r w:rsidRPr="00402B5C">
        <w:rPr>
          <w:rFonts w:cs="Times New Roman"/>
          <w:szCs w:val="21"/>
        </w:rPr>
        <w:t>Newmar</w:t>
      </w:r>
      <w:r w:rsidR="00110D76" w:rsidRPr="00402B5C">
        <w:rPr>
          <w:rFonts w:cs="Times New Roman"/>
          <w:szCs w:val="21"/>
        </w:rPr>
        <w:t>k</w:t>
      </w:r>
      <w:sdt>
        <w:sdtPr>
          <w:rPr>
            <w:rFonts w:cs="Times New Roman"/>
            <w:szCs w:val="21"/>
          </w:rPr>
          <w:id w:val="1794638871"/>
          <w:citation/>
        </w:sdtPr>
        <w:sdtContent>
          <w:r w:rsidR="00110D76" w:rsidRPr="00402B5C">
            <w:rPr>
              <w:rFonts w:cs="Times New Roman"/>
              <w:szCs w:val="21"/>
            </w:rPr>
            <w:fldChar w:fldCharType="begin"/>
          </w:r>
          <w:r w:rsidR="00FB2D00" w:rsidRPr="00402B5C">
            <w:rPr>
              <w:rFonts w:cs="Times New Roman"/>
              <w:szCs w:val="21"/>
            </w:rPr>
            <w:instrText xml:space="preserve">CITATION New88 \n  \t  \l 1041 </w:instrText>
          </w:r>
          <w:r w:rsidR="00110D76" w:rsidRPr="00402B5C">
            <w:rPr>
              <w:rFonts w:cs="Times New Roman"/>
              <w:szCs w:val="21"/>
            </w:rPr>
            <w:fldChar w:fldCharType="separate"/>
          </w:r>
          <w:r w:rsidR="00FB2D00" w:rsidRPr="00402B5C">
            <w:rPr>
              <w:rFonts w:cs="Times New Roman"/>
              <w:noProof/>
              <w:szCs w:val="21"/>
            </w:rPr>
            <w:t xml:space="preserve"> (1988)</w:t>
          </w:r>
          <w:r w:rsidR="00110D76" w:rsidRPr="00402B5C">
            <w:rPr>
              <w:rFonts w:cs="Times New Roman"/>
              <w:szCs w:val="21"/>
            </w:rPr>
            <w:fldChar w:fldCharType="end"/>
          </w:r>
        </w:sdtContent>
      </w:sdt>
      <w:r w:rsidR="003F6149">
        <w:rPr>
          <w:rFonts w:cs="Times New Roman" w:hint="eastAsia"/>
          <w:szCs w:val="21"/>
        </w:rPr>
        <w:t xml:space="preserve"> </w:t>
      </w:r>
      <w:r w:rsidRPr="00402B5C">
        <w:rPr>
          <w:rFonts w:cs="Times New Roman"/>
          <w:szCs w:val="21"/>
        </w:rPr>
        <w:t>の「概念」や「</w:t>
      </w:r>
      <w:r w:rsidR="00B31B5D" w:rsidRPr="00402B5C">
        <w:rPr>
          <w:rFonts w:cs="Times New Roman" w:hint="eastAsia"/>
          <w:szCs w:val="21"/>
        </w:rPr>
        <w:t>身振り</w:t>
      </w:r>
      <w:r w:rsidRPr="00402B5C">
        <w:rPr>
          <w:rFonts w:cs="Times New Roman"/>
          <w:szCs w:val="21"/>
        </w:rPr>
        <w:t>と習慣」を言語表現の次元で捉えたものである。ここには、一般的な感情語とは区別して日本特有の倫理観（「天罰」等）を扱う「日本的・儒</w:t>
      </w:r>
      <w:r w:rsidRPr="00402B5C">
        <w:rPr>
          <w:rFonts w:cs="Times New Roman"/>
          <w:szCs w:val="21"/>
        </w:rPr>
        <w:lastRenderedPageBreak/>
        <w:t>教的価値観」や、日本独特の身体感覚</w:t>
      </w:r>
      <w:r w:rsidR="009D4D33" w:rsidRPr="00402B5C">
        <w:rPr>
          <w:rFonts w:cs="Times New Roman" w:hint="eastAsia"/>
          <w:szCs w:val="21"/>
        </w:rPr>
        <w:t>（座り方等）</w:t>
      </w:r>
      <w:r w:rsidRPr="00402B5C">
        <w:rPr>
          <w:rFonts w:cs="Times New Roman"/>
          <w:szCs w:val="21"/>
        </w:rPr>
        <w:t>やレトリックを含む「身体感覚・比喩・慣用句」が該当する。以上の基準および具体例を整理したものを</w:t>
      </w:r>
      <w:r w:rsidR="002E48DA">
        <w:rPr>
          <w:rFonts w:cs="Times New Roman"/>
          <w:szCs w:val="21"/>
        </w:rPr>
        <w:fldChar w:fldCharType="begin"/>
      </w:r>
      <w:r w:rsidR="002E48DA">
        <w:rPr>
          <w:rFonts w:cs="Times New Roman"/>
          <w:szCs w:val="21"/>
        </w:rPr>
        <w:instrText xml:space="preserve"> REF _Ref219802248 \h </w:instrText>
      </w:r>
      <w:r w:rsidR="002E48DA">
        <w:rPr>
          <w:rFonts w:cs="Times New Roman"/>
          <w:szCs w:val="21"/>
        </w:rPr>
      </w:r>
      <w:r w:rsidR="002E48DA">
        <w:rPr>
          <w:rFonts w:cs="Times New Roman"/>
          <w:szCs w:val="21"/>
        </w:rPr>
        <w:fldChar w:fldCharType="separate"/>
      </w:r>
      <w:r w:rsidR="002E48DA" w:rsidRPr="00C45809">
        <w:rPr>
          <w:rFonts w:cs="Times New Roman"/>
        </w:rPr>
        <w:t>表</w:t>
      </w:r>
      <w:r w:rsidR="002E48DA" w:rsidRPr="00C45809">
        <w:rPr>
          <w:rFonts w:cs="Times New Roman"/>
          <w:noProof/>
        </w:rPr>
        <w:t>3</w:t>
      </w:r>
      <w:r w:rsidR="002E48DA">
        <w:rPr>
          <w:rFonts w:cs="Times New Roman"/>
          <w:szCs w:val="21"/>
        </w:rPr>
        <w:fldChar w:fldCharType="end"/>
      </w:r>
      <w:r w:rsidRPr="00402B5C">
        <w:rPr>
          <w:rFonts w:cs="Times New Roman"/>
          <w:szCs w:val="21"/>
        </w:rPr>
        <w:t>に示す。</w:t>
      </w:r>
    </w:p>
    <w:p w14:paraId="184D5185" w14:textId="77777777" w:rsidR="002E48DA" w:rsidRDefault="002E48DA" w:rsidP="00275B50">
      <w:pPr>
        <w:rPr>
          <w:rFonts w:cs="Times New Roman"/>
          <w:szCs w:val="21"/>
        </w:rPr>
      </w:pPr>
    </w:p>
    <w:p w14:paraId="4C1540F4" w14:textId="237C7515" w:rsidR="002E48DA" w:rsidRPr="00AD2F8B" w:rsidRDefault="002E48DA" w:rsidP="00402B5C">
      <w:pPr>
        <w:jc w:val="center"/>
        <w:rPr>
          <w:rFonts w:cs="Times New Roman"/>
          <w:b/>
          <w:bCs/>
          <w:szCs w:val="21"/>
        </w:rPr>
      </w:pPr>
      <w:bookmarkStart w:id="62" w:name="_Ref219802248"/>
      <w:r w:rsidRPr="00AD2F8B">
        <w:rPr>
          <w:rFonts w:cs="Times New Roman"/>
          <w:b/>
          <w:bCs/>
        </w:rPr>
        <w:t>表</w:t>
      </w:r>
      <w:r w:rsidR="005351A7" w:rsidRPr="00AD2F8B">
        <w:rPr>
          <w:rFonts w:cs="Times New Roman" w:hint="eastAsia"/>
          <w:b/>
          <w:bCs/>
        </w:rPr>
        <w:t xml:space="preserve"> </w:t>
      </w:r>
      <w:r w:rsidRPr="00AD2F8B">
        <w:rPr>
          <w:rFonts w:cs="Times New Roman"/>
          <w:b/>
          <w:bCs/>
        </w:rPr>
        <w:fldChar w:fldCharType="begin"/>
      </w:r>
      <w:r w:rsidRPr="00AD2F8B">
        <w:rPr>
          <w:rFonts w:cs="Times New Roman"/>
          <w:b/>
          <w:bCs/>
        </w:rPr>
        <w:instrText xml:space="preserve"> SEQ </w:instrText>
      </w:r>
      <w:r w:rsidRPr="00AD2F8B">
        <w:rPr>
          <w:rFonts w:cs="Times New Roman"/>
          <w:b/>
          <w:bCs/>
        </w:rPr>
        <w:instrText>表</w:instrText>
      </w:r>
      <w:r w:rsidRPr="00AD2F8B">
        <w:rPr>
          <w:rFonts w:cs="Times New Roman"/>
          <w:b/>
          <w:bCs/>
        </w:rPr>
        <w:instrText xml:space="preserve"> \* ARABIC </w:instrText>
      </w:r>
      <w:r w:rsidRPr="00AD2F8B">
        <w:rPr>
          <w:rFonts w:cs="Times New Roman"/>
          <w:b/>
          <w:bCs/>
        </w:rPr>
        <w:fldChar w:fldCharType="separate"/>
      </w:r>
      <w:r w:rsidRPr="00AD2F8B">
        <w:rPr>
          <w:rFonts w:cs="Times New Roman"/>
          <w:b/>
          <w:bCs/>
          <w:noProof/>
        </w:rPr>
        <w:t>3</w:t>
      </w:r>
      <w:r w:rsidRPr="00AD2F8B">
        <w:rPr>
          <w:rFonts w:cs="Times New Roman"/>
          <w:b/>
          <w:bCs/>
          <w:noProof/>
        </w:rPr>
        <w:fldChar w:fldCharType="end"/>
      </w:r>
      <w:bookmarkEnd w:id="62"/>
      <w:r w:rsidR="004426C6" w:rsidRPr="00AD2F8B">
        <w:rPr>
          <w:rFonts w:cs="Times New Roman" w:hint="eastAsia"/>
          <w:b/>
          <w:bCs/>
        </w:rPr>
        <w:t xml:space="preserve"> </w:t>
      </w:r>
      <w:r w:rsidRPr="00AD2F8B">
        <w:rPr>
          <w:rFonts w:cs="Times New Roman"/>
          <w:b/>
          <w:bCs/>
        </w:rPr>
        <w:t>本研究で抽出する要素の属性</w:t>
      </w:r>
    </w:p>
    <w:tbl>
      <w:tblPr>
        <w:tblStyle w:val="af5"/>
        <w:tblW w:w="0" w:type="auto"/>
        <w:tblLook w:val="04A0" w:firstRow="1" w:lastRow="0" w:firstColumn="1" w:lastColumn="0" w:noHBand="0" w:noVBand="1"/>
      </w:tblPr>
      <w:tblGrid>
        <w:gridCol w:w="2123"/>
        <w:gridCol w:w="2123"/>
        <w:gridCol w:w="2124"/>
        <w:gridCol w:w="2124"/>
      </w:tblGrid>
      <w:tr w:rsidR="006E61EF" w:rsidRPr="00F45A47" w14:paraId="7C51577D" w14:textId="77777777">
        <w:tc>
          <w:tcPr>
            <w:tcW w:w="2123" w:type="dxa"/>
          </w:tcPr>
          <w:p w14:paraId="60003F85" w14:textId="77777777" w:rsidR="006E61EF" w:rsidRPr="00EF393C" w:rsidRDefault="006E61EF" w:rsidP="00AD66A5">
            <w:pPr>
              <w:rPr>
                <w:rFonts w:cs="Times New Roman"/>
                <w:b/>
                <w:bCs/>
                <w:szCs w:val="21"/>
              </w:rPr>
            </w:pPr>
            <w:r w:rsidRPr="00EF393C">
              <w:rPr>
                <w:rFonts w:cs="Times New Roman" w:hint="eastAsia"/>
                <w:b/>
                <w:bCs/>
                <w:szCs w:val="21"/>
              </w:rPr>
              <w:t>大項目</w:t>
            </w:r>
          </w:p>
        </w:tc>
        <w:tc>
          <w:tcPr>
            <w:tcW w:w="2123" w:type="dxa"/>
          </w:tcPr>
          <w:p w14:paraId="0491BE6A" w14:textId="77777777" w:rsidR="006E61EF" w:rsidRPr="00EF393C" w:rsidRDefault="006E61EF" w:rsidP="00AD66A5">
            <w:pPr>
              <w:rPr>
                <w:rFonts w:cs="Times New Roman"/>
                <w:b/>
                <w:bCs/>
                <w:szCs w:val="21"/>
              </w:rPr>
            </w:pPr>
            <w:r w:rsidRPr="00EF393C">
              <w:rPr>
                <w:rFonts w:cs="Times New Roman"/>
                <w:b/>
                <w:bCs/>
                <w:szCs w:val="21"/>
              </w:rPr>
              <w:t>小項目</w:t>
            </w:r>
          </w:p>
        </w:tc>
        <w:tc>
          <w:tcPr>
            <w:tcW w:w="2124" w:type="dxa"/>
          </w:tcPr>
          <w:p w14:paraId="6642ADF7" w14:textId="68DB9C84" w:rsidR="006E61EF" w:rsidRPr="00EF393C" w:rsidRDefault="006E61EF" w:rsidP="00AD66A5">
            <w:pPr>
              <w:rPr>
                <w:rFonts w:cs="Times New Roman"/>
                <w:b/>
                <w:bCs/>
                <w:szCs w:val="21"/>
              </w:rPr>
            </w:pPr>
            <w:r w:rsidRPr="00EF393C">
              <w:rPr>
                <w:rFonts w:cs="Times New Roman"/>
                <w:b/>
                <w:bCs/>
                <w:szCs w:val="21"/>
              </w:rPr>
              <w:t>定義・抽出基準</w:t>
            </w:r>
            <w:r w:rsidRPr="00EF393C">
              <w:rPr>
                <w:rFonts w:cs="Times New Roman"/>
                <w:b/>
                <w:bCs/>
                <w:szCs w:val="21"/>
              </w:rPr>
              <w:t xml:space="preserve"> </w:t>
            </w:r>
          </w:p>
        </w:tc>
        <w:tc>
          <w:tcPr>
            <w:tcW w:w="2124" w:type="dxa"/>
          </w:tcPr>
          <w:p w14:paraId="2718C52F" w14:textId="77777777" w:rsidR="006E61EF" w:rsidRPr="00EF393C" w:rsidRDefault="006E61EF" w:rsidP="00AD66A5">
            <w:pPr>
              <w:rPr>
                <w:rFonts w:cs="Times New Roman"/>
                <w:b/>
                <w:bCs/>
                <w:szCs w:val="21"/>
              </w:rPr>
            </w:pPr>
            <w:r w:rsidRPr="00EF393C">
              <w:rPr>
                <w:rFonts w:cs="Times New Roman"/>
                <w:b/>
                <w:bCs/>
                <w:szCs w:val="21"/>
              </w:rPr>
              <w:t>『こころ』における抽出例</w:t>
            </w:r>
          </w:p>
        </w:tc>
      </w:tr>
      <w:tr w:rsidR="00C92B19" w:rsidRPr="00F45A47" w14:paraId="043BDAA0" w14:textId="77777777">
        <w:tc>
          <w:tcPr>
            <w:tcW w:w="2123" w:type="dxa"/>
            <w:vMerge w:val="restart"/>
          </w:tcPr>
          <w:p w14:paraId="5796582F" w14:textId="6240F01D" w:rsidR="00C92B19" w:rsidRPr="00402B5C" w:rsidRDefault="00C92B19" w:rsidP="00AD66A5">
            <w:pPr>
              <w:rPr>
                <w:rFonts w:cs="Times New Roman"/>
                <w:szCs w:val="21"/>
              </w:rPr>
            </w:pPr>
            <w:r w:rsidRPr="00402B5C">
              <w:rPr>
                <w:rFonts w:cs="Times New Roman"/>
                <w:szCs w:val="21"/>
              </w:rPr>
              <w:t>文化的実体</w:t>
            </w:r>
          </w:p>
        </w:tc>
        <w:tc>
          <w:tcPr>
            <w:tcW w:w="2123" w:type="dxa"/>
          </w:tcPr>
          <w:p w14:paraId="3DC1F3FE" w14:textId="77777777" w:rsidR="00C92B19" w:rsidRPr="00402B5C" w:rsidRDefault="00C92B19" w:rsidP="00AD66A5">
            <w:pPr>
              <w:rPr>
                <w:rFonts w:cs="Times New Roman"/>
                <w:szCs w:val="21"/>
              </w:rPr>
            </w:pPr>
            <w:r w:rsidRPr="00402B5C">
              <w:rPr>
                <w:rFonts w:cs="Times New Roman"/>
                <w:szCs w:val="21"/>
              </w:rPr>
              <w:t>物質文化</w:t>
            </w:r>
          </w:p>
        </w:tc>
        <w:tc>
          <w:tcPr>
            <w:tcW w:w="2124" w:type="dxa"/>
          </w:tcPr>
          <w:p w14:paraId="54BA26D9" w14:textId="4C105B94" w:rsidR="00C92B19" w:rsidRPr="00402B5C" w:rsidRDefault="00C92B19" w:rsidP="00AD66A5">
            <w:pPr>
              <w:rPr>
                <w:rFonts w:cs="Times New Roman"/>
                <w:szCs w:val="21"/>
              </w:rPr>
            </w:pPr>
            <w:r w:rsidRPr="00402B5C">
              <w:rPr>
                <w:rFonts w:cs="Times New Roman"/>
                <w:szCs w:val="21"/>
              </w:rPr>
              <w:t>明治期や日本独自の生活様式を象徴する衣食住、道具、通貨等の有形の事物。</w:t>
            </w:r>
          </w:p>
        </w:tc>
        <w:tc>
          <w:tcPr>
            <w:tcW w:w="2124" w:type="dxa"/>
          </w:tcPr>
          <w:p w14:paraId="047128EE" w14:textId="77777777" w:rsidR="00C92B19" w:rsidRPr="00402B5C" w:rsidRDefault="00C92B19" w:rsidP="00AD66A5">
            <w:pPr>
              <w:rPr>
                <w:rFonts w:cs="Times New Roman"/>
                <w:szCs w:val="21"/>
              </w:rPr>
            </w:pPr>
            <w:r w:rsidRPr="00402B5C">
              <w:rPr>
                <w:rFonts w:cs="Times New Roman"/>
                <w:szCs w:val="21"/>
              </w:rPr>
              <w:t>萱葺、銭湯、浴衣、炬燵、五銭</w:t>
            </w:r>
          </w:p>
        </w:tc>
      </w:tr>
      <w:tr w:rsidR="00C92B19" w:rsidRPr="00F45A47" w14:paraId="4A7A9D52" w14:textId="77777777">
        <w:tc>
          <w:tcPr>
            <w:tcW w:w="2123" w:type="dxa"/>
            <w:vMerge/>
          </w:tcPr>
          <w:p w14:paraId="073EED64" w14:textId="77777777" w:rsidR="00C92B19" w:rsidRPr="00402B5C" w:rsidRDefault="00C92B19" w:rsidP="00AD66A5">
            <w:pPr>
              <w:rPr>
                <w:rFonts w:cs="Times New Roman"/>
                <w:szCs w:val="21"/>
              </w:rPr>
            </w:pPr>
          </w:p>
        </w:tc>
        <w:tc>
          <w:tcPr>
            <w:tcW w:w="2123" w:type="dxa"/>
          </w:tcPr>
          <w:p w14:paraId="1425D0D3" w14:textId="77777777" w:rsidR="00C92B19" w:rsidRPr="00402B5C" w:rsidRDefault="00C92B19" w:rsidP="00AD66A5">
            <w:pPr>
              <w:rPr>
                <w:rFonts w:cs="Times New Roman"/>
                <w:szCs w:val="21"/>
              </w:rPr>
            </w:pPr>
            <w:r w:rsidRPr="00402B5C">
              <w:rPr>
                <w:rFonts w:cs="Times New Roman"/>
                <w:szCs w:val="21"/>
              </w:rPr>
              <w:t>社会・制度・役割</w:t>
            </w:r>
          </w:p>
        </w:tc>
        <w:tc>
          <w:tcPr>
            <w:tcW w:w="2124" w:type="dxa"/>
          </w:tcPr>
          <w:p w14:paraId="09C8EAAC" w14:textId="2A961EA0" w:rsidR="00C92B19" w:rsidRPr="00402B5C" w:rsidRDefault="00C92B19" w:rsidP="00AD66A5">
            <w:pPr>
              <w:rPr>
                <w:rFonts w:cs="Times New Roman"/>
                <w:szCs w:val="21"/>
              </w:rPr>
            </w:pPr>
            <w:r w:rsidRPr="00402B5C">
              <w:rPr>
                <w:rFonts w:cs="Times New Roman"/>
                <w:szCs w:val="21"/>
              </w:rPr>
              <w:t>特定の身分、職業、慣習、行事、宗教的概念。</w:t>
            </w:r>
          </w:p>
        </w:tc>
        <w:tc>
          <w:tcPr>
            <w:tcW w:w="2124" w:type="dxa"/>
          </w:tcPr>
          <w:p w14:paraId="7BDF8EEA" w14:textId="77777777" w:rsidR="00C92B19" w:rsidRPr="00402B5C" w:rsidRDefault="00C92B19" w:rsidP="00AD66A5">
            <w:pPr>
              <w:rPr>
                <w:rFonts w:cs="Times New Roman"/>
                <w:szCs w:val="21"/>
              </w:rPr>
            </w:pPr>
            <w:r w:rsidRPr="00402B5C">
              <w:rPr>
                <w:rFonts w:cs="Times New Roman"/>
                <w:szCs w:val="21"/>
              </w:rPr>
              <w:t>書生、下女、仏、塔婆、お墓参り、縁日</w:t>
            </w:r>
          </w:p>
        </w:tc>
      </w:tr>
      <w:tr w:rsidR="00C92B19" w:rsidRPr="00F45A47" w14:paraId="724EC1B7" w14:textId="77777777">
        <w:tc>
          <w:tcPr>
            <w:tcW w:w="2123" w:type="dxa"/>
            <w:vMerge/>
          </w:tcPr>
          <w:p w14:paraId="5CF2256F" w14:textId="77777777" w:rsidR="00C92B19" w:rsidRPr="00402B5C" w:rsidRDefault="00C92B19" w:rsidP="00AD66A5">
            <w:pPr>
              <w:rPr>
                <w:rFonts w:cs="Times New Roman"/>
                <w:szCs w:val="21"/>
              </w:rPr>
            </w:pPr>
          </w:p>
        </w:tc>
        <w:tc>
          <w:tcPr>
            <w:tcW w:w="2123" w:type="dxa"/>
          </w:tcPr>
          <w:p w14:paraId="5092FA93" w14:textId="77777777" w:rsidR="00C92B19" w:rsidRPr="00402B5C" w:rsidRDefault="00C92B19" w:rsidP="00AD66A5">
            <w:pPr>
              <w:rPr>
                <w:rFonts w:cs="Times New Roman"/>
                <w:szCs w:val="21"/>
              </w:rPr>
            </w:pPr>
            <w:r w:rsidRPr="00402B5C">
              <w:rPr>
                <w:rFonts w:cs="Times New Roman"/>
                <w:szCs w:val="21"/>
              </w:rPr>
              <w:t>固有名詞・地名</w:t>
            </w:r>
          </w:p>
        </w:tc>
        <w:tc>
          <w:tcPr>
            <w:tcW w:w="2124" w:type="dxa"/>
          </w:tcPr>
          <w:p w14:paraId="31A3BEC8" w14:textId="106FFDE1" w:rsidR="00C92B19" w:rsidRPr="00402B5C" w:rsidRDefault="00C92B19" w:rsidP="00AD66A5">
            <w:pPr>
              <w:rPr>
                <w:rFonts w:cs="Times New Roman"/>
                <w:szCs w:val="21"/>
              </w:rPr>
            </w:pPr>
            <w:r w:rsidRPr="00402B5C">
              <w:rPr>
                <w:rFonts w:cs="Times New Roman"/>
                <w:szCs w:val="21"/>
              </w:rPr>
              <w:t>単なる名称に留まらず、歴史的背景や文化的意味を内包するもの。</w:t>
            </w:r>
          </w:p>
        </w:tc>
        <w:tc>
          <w:tcPr>
            <w:tcW w:w="2124" w:type="dxa"/>
          </w:tcPr>
          <w:p w14:paraId="71DACF47" w14:textId="77777777" w:rsidR="00C92B19" w:rsidRPr="00402B5C" w:rsidRDefault="00C92B19" w:rsidP="00AD66A5">
            <w:pPr>
              <w:rPr>
                <w:rFonts w:cs="Times New Roman"/>
                <w:szCs w:val="21"/>
              </w:rPr>
            </w:pPr>
            <w:r w:rsidRPr="00402B5C">
              <w:rPr>
                <w:rFonts w:cs="Times New Roman"/>
                <w:szCs w:val="21"/>
              </w:rPr>
              <w:t>鎌倉、雑司ヶ谷、箱根、丸善</w:t>
            </w:r>
          </w:p>
        </w:tc>
      </w:tr>
      <w:tr w:rsidR="00C92B19" w:rsidRPr="00F45A47" w14:paraId="2F093139" w14:textId="77777777">
        <w:tc>
          <w:tcPr>
            <w:tcW w:w="2123" w:type="dxa"/>
            <w:vMerge/>
          </w:tcPr>
          <w:p w14:paraId="526A6B1C" w14:textId="77777777" w:rsidR="00C92B19" w:rsidRPr="00402B5C" w:rsidRDefault="00C92B19" w:rsidP="00AD66A5">
            <w:pPr>
              <w:rPr>
                <w:rFonts w:cs="Times New Roman"/>
                <w:szCs w:val="21"/>
              </w:rPr>
            </w:pPr>
          </w:p>
        </w:tc>
        <w:tc>
          <w:tcPr>
            <w:tcW w:w="2123" w:type="dxa"/>
          </w:tcPr>
          <w:p w14:paraId="579C0516" w14:textId="77777777" w:rsidR="00C92B19" w:rsidRPr="00402B5C" w:rsidRDefault="00C92B19" w:rsidP="00AD66A5">
            <w:pPr>
              <w:rPr>
                <w:rFonts w:cs="Times New Roman"/>
                <w:szCs w:val="21"/>
              </w:rPr>
            </w:pPr>
            <w:r w:rsidRPr="00402B5C">
              <w:rPr>
                <w:rFonts w:cs="Times New Roman"/>
                <w:szCs w:val="21"/>
              </w:rPr>
              <w:t>自然・季節</w:t>
            </w:r>
          </w:p>
        </w:tc>
        <w:tc>
          <w:tcPr>
            <w:tcW w:w="2124" w:type="dxa"/>
          </w:tcPr>
          <w:p w14:paraId="177BF6C2" w14:textId="336B4A53" w:rsidR="00C92B19" w:rsidRPr="00402B5C" w:rsidRDefault="00C92B19" w:rsidP="00AD66A5">
            <w:pPr>
              <w:rPr>
                <w:rFonts w:cs="Times New Roman"/>
                <w:szCs w:val="21"/>
              </w:rPr>
            </w:pPr>
            <w:r w:rsidRPr="00402B5C">
              <w:rPr>
                <w:rFonts w:cs="Times New Roman"/>
                <w:szCs w:val="21"/>
              </w:rPr>
              <w:t>日本の四季観や情緒的価値と結びついている生物や季節表現。</w:t>
            </w:r>
          </w:p>
        </w:tc>
        <w:tc>
          <w:tcPr>
            <w:tcW w:w="2124" w:type="dxa"/>
          </w:tcPr>
          <w:p w14:paraId="09B63B2F" w14:textId="77777777" w:rsidR="00C92B19" w:rsidRPr="00402B5C" w:rsidRDefault="00C92B19" w:rsidP="00AD66A5">
            <w:pPr>
              <w:rPr>
                <w:rFonts w:cs="Times New Roman"/>
                <w:szCs w:val="21"/>
              </w:rPr>
            </w:pPr>
            <w:r w:rsidRPr="00402B5C">
              <w:rPr>
                <w:rFonts w:cs="Times New Roman"/>
                <w:szCs w:val="21"/>
              </w:rPr>
              <w:t>秋、銀杏、熊笹、躑躅</w:t>
            </w:r>
          </w:p>
        </w:tc>
      </w:tr>
      <w:tr w:rsidR="00C92B19" w:rsidRPr="00F45A47" w14:paraId="44B77AF5" w14:textId="77777777">
        <w:tc>
          <w:tcPr>
            <w:tcW w:w="2123" w:type="dxa"/>
            <w:vMerge w:val="restart"/>
          </w:tcPr>
          <w:p w14:paraId="0EB22590" w14:textId="0712EC6F" w:rsidR="00C92B19" w:rsidRPr="00402B5C" w:rsidRDefault="00C92B19" w:rsidP="00AD66A5">
            <w:pPr>
              <w:rPr>
                <w:rFonts w:cs="Times New Roman"/>
                <w:szCs w:val="21"/>
              </w:rPr>
            </w:pPr>
            <w:r w:rsidRPr="00402B5C">
              <w:rPr>
                <w:rFonts w:cs="Times New Roman"/>
                <w:szCs w:val="21"/>
              </w:rPr>
              <w:t>文化的言語表現</w:t>
            </w:r>
          </w:p>
        </w:tc>
        <w:tc>
          <w:tcPr>
            <w:tcW w:w="2123" w:type="dxa"/>
          </w:tcPr>
          <w:p w14:paraId="6357AE39" w14:textId="77777777" w:rsidR="00C92B19" w:rsidRPr="00402B5C" w:rsidRDefault="00C92B19" w:rsidP="00AD66A5">
            <w:pPr>
              <w:rPr>
                <w:rFonts w:cs="Times New Roman"/>
                <w:szCs w:val="21"/>
              </w:rPr>
            </w:pPr>
            <w:r w:rsidRPr="00402B5C">
              <w:rPr>
                <w:rFonts w:cs="Times New Roman"/>
                <w:szCs w:val="21"/>
              </w:rPr>
              <w:t>日本的・儒教的価値観</w:t>
            </w:r>
          </w:p>
        </w:tc>
        <w:tc>
          <w:tcPr>
            <w:tcW w:w="2124" w:type="dxa"/>
          </w:tcPr>
          <w:p w14:paraId="35C3A14A" w14:textId="360F24B9" w:rsidR="00C92B19" w:rsidRPr="00402B5C" w:rsidRDefault="00C92B19" w:rsidP="00AD66A5">
            <w:pPr>
              <w:rPr>
                <w:rFonts w:cs="Times New Roman"/>
                <w:szCs w:val="21"/>
              </w:rPr>
            </w:pPr>
            <w:r w:rsidRPr="00402B5C">
              <w:rPr>
                <w:rFonts w:cs="Times New Roman"/>
                <w:szCs w:val="21"/>
              </w:rPr>
              <w:t>日本特有の精神文化や倫理観を表す語彙。一般的な感情語は除外する。</w:t>
            </w:r>
          </w:p>
        </w:tc>
        <w:tc>
          <w:tcPr>
            <w:tcW w:w="2124" w:type="dxa"/>
          </w:tcPr>
          <w:p w14:paraId="2D0F72E5" w14:textId="77777777" w:rsidR="00C92B19" w:rsidRPr="00402B5C" w:rsidRDefault="00C92B19" w:rsidP="00AD66A5">
            <w:pPr>
              <w:rPr>
                <w:rFonts w:cs="Times New Roman"/>
                <w:szCs w:val="21"/>
              </w:rPr>
            </w:pPr>
            <w:r w:rsidRPr="00402B5C">
              <w:rPr>
                <w:rFonts w:cs="Times New Roman"/>
                <w:szCs w:val="21"/>
              </w:rPr>
              <w:t>天罰、心丈夫、敬意、謙遜、お気の毒</w:t>
            </w:r>
          </w:p>
        </w:tc>
      </w:tr>
      <w:tr w:rsidR="00C92B19" w:rsidRPr="00F45A47" w14:paraId="352FD9F8" w14:textId="77777777">
        <w:tc>
          <w:tcPr>
            <w:tcW w:w="2123" w:type="dxa"/>
            <w:vMerge/>
          </w:tcPr>
          <w:p w14:paraId="4DF4D295" w14:textId="77777777" w:rsidR="00C92B19" w:rsidRPr="00402B5C" w:rsidRDefault="00C92B19" w:rsidP="00AD66A5">
            <w:pPr>
              <w:rPr>
                <w:rFonts w:cs="Times New Roman"/>
                <w:szCs w:val="21"/>
              </w:rPr>
            </w:pPr>
          </w:p>
        </w:tc>
        <w:tc>
          <w:tcPr>
            <w:tcW w:w="2123" w:type="dxa"/>
          </w:tcPr>
          <w:p w14:paraId="443F8634" w14:textId="77777777" w:rsidR="00C92B19" w:rsidRPr="00402B5C" w:rsidRDefault="00C92B19" w:rsidP="00AD66A5">
            <w:pPr>
              <w:rPr>
                <w:rFonts w:cs="Times New Roman"/>
                <w:szCs w:val="21"/>
              </w:rPr>
            </w:pPr>
            <w:r w:rsidRPr="00402B5C">
              <w:rPr>
                <w:rFonts w:cs="Times New Roman"/>
                <w:szCs w:val="21"/>
              </w:rPr>
              <w:t>身体感覚・比喩・慣用句</w:t>
            </w:r>
          </w:p>
        </w:tc>
        <w:tc>
          <w:tcPr>
            <w:tcW w:w="2124" w:type="dxa"/>
          </w:tcPr>
          <w:p w14:paraId="540C5E31" w14:textId="7E00AD7D" w:rsidR="00C92B19" w:rsidRPr="00402B5C" w:rsidRDefault="00C92B19" w:rsidP="00AD66A5">
            <w:pPr>
              <w:rPr>
                <w:rFonts w:cs="Times New Roman"/>
                <w:szCs w:val="21"/>
              </w:rPr>
            </w:pPr>
            <w:r w:rsidRPr="00402B5C">
              <w:rPr>
                <w:rFonts w:cs="Times New Roman"/>
                <w:szCs w:val="21"/>
              </w:rPr>
              <w:t>日本独特の身体感覚や、独自のレトリック。</w:t>
            </w:r>
          </w:p>
        </w:tc>
        <w:tc>
          <w:tcPr>
            <w:tcW w:w="2124" w:type="dxa"/>
          </w:tcPr>
          <w:p w14:paraId="79866DD1" w14:textId="77777777" w:rsidR="00C92B19" w:rsidRPr="00402B5C" w:rsidRDefault="00C92B19" w:rsidP="00AD66A5">
            <w:pPr>
              <w:rPr>
                <w:rFonts w:cs="Times New Roman"/>
                <w:szCs w:val="21"/>
              </w:rPr>
            </w:pPr>
            <w:r w:rsidRPr="00402B5C">
              <w:rPr>
                <w:rFonts w:cs="Times New Roman"/>
                <w:szCs w:val="21"/>
              </w:rPr>
              <w:t>煙草を飲む、胡坐、空坊主、幽邃</w:t>
            </w:r>
          </w:p>
        </w:tc>
      </w:tr>
    </w:tbl>
    <w:p w14:paraId="365CE8A1" w14:textId="77777777" w:rsidR="00B66F60" w:rsidRPr="00402B5C" w:rsidRDefault="00B66F60" w:rsidP="00402B5C">
      <w:pPr>
        <w:pStyle w:val="aff"/>
      </w:pPr>
    </w:p>
    <w:p w14:paraId="39396AF9" w14:textId="68CAE251" w:rsidR="00915484" w:rsidRPr="00402B5C" w:rsidRDefault="00915484" w:rsidP="0027580F">
      <w:pPr>
        <w:pStyle w:val="3"/>
      </w:pPr>
      <w:bookmarkStart w:id="63" w:name="_Toc220178770"/>
      <w:r w:rsidRPr="00402B5C">
        <w:t xml:space="preserve">3.2.2 </w:t>
      </w:r>
      <w:r w:rsidRPr="00402B5C">
        <w:rPr>
          <w:rFonts w:hint="eastAsia"/>
        </w:rPr>
        <w:t>分析データの量的規模</w:t>
      </w:r>
      <w:bookmarkEnd w:id="63"/>
    </w:p>
    <w:p w14:paraId="624C41DB" w14:textId="37B679A4" w:rsidR="00B47EF6" w:rsidRPr="00402B5C" w:rsidRDefault="00E938BA" w:rsidP="00336D36">
      <w:pPr>
        <w:ind w:firstLineChars="100" w:firstLine="210"/>
        <w:rPr>
          <w:rFonts w:cs="Times New Roman"/>
          <w:szCs w:val="21"/>
        </w:rPr>
      </w:pPr>
      <w:r w:rsidRPr="00402B5C">
        <w:rPr>
          <w:rFonts w:cs="Times New Roman"/>
          <w:szCs w:val="21"/>
        </w:rPr>
        <w:t>前節で定めた基準に基づき、</w:t>
      </w:r>
      <w:commentRangeStart w:id="64"/>
      <w:commentRangeStart w:id="65"/>
      <w:r w:rsidRPr="00402B5C">
        <w:rPr>
          <w:rFonts w:cs="Times New Roman"/>
          <w:szCs w:val="21"/>
        </w:rPr>
        <w:t>『こころ』</w:t>
      </w:r>
      <w:r w:rsidR="00A17B58" w:rsidRPr="00402B5C">
        <w:rPr>
          <w:rFonts w:cs="Times New Roman" w:hint="eastAsia"/>
          <w:szCs w:val="21"/>
        </w:rPr>
        <w:t>第一部</w:t>
      </w:r>
      <w:commentRangeEnd w:id="64"/>
      <w:r w:rsidR="004B0331" w:rsidRPr="00402B5C">
        <w:rPr>
          <w:rStyle w:val="ac"/>
          <w:rFonts w:cs="Times New Roman"/>
          <w:sz w:val="21"/>
          <w:szCs w:val="21"/>
        </w:rPr>
        <w:commentReference w:id="64"/>
      </w:r>
      <w:commentRangeEnd w:id="65"/>
      <w:r w:rsidR="007E7210" w:rsidRPr="00402B5C">
        <w:rPr>
          <w:rStyle w:val="ac"/>
          <w:rFonts w:cs="Times New Roman"/>
          <w:sz w:val="21"/>
          <w:szCs w:val="21"/>
        </w:rPr>
        <w:commentReference w:id="65"/>
      </w:r>
      <w:r w:rsidRPr="00402B5C">
        <w:rPr>
          <w:rFonts w:cs="Times New Roman"/>
          <w:szCs w:val="21"/>
        </w:rPr>
        <w:t>から文化的要素の抽出を行った結果、抽出された要素数は</w:t>
      </w:r>
      <w:r w:rsidR="000B4466" w:rsidRPr="00402B5C">
        <w:rPr>
          <w:rFonts w:cs="Times New Roman"/>
          <w:szCs w:val="21"/>
        </w:rPr>
        <w:t>152</w:t>
      </w:r>
      <w:r w:rsidR="000B4466" w:rsidRPr="00402B5C">
        <w:rPr>
          <w:rFonts w:cs="Times New Roman" w:hint="eastAsia"/>
          <w:szCs w:val="21"/>
        </w:rPr>
        <w:t>件</w:t>
      </w:r>
      <w:r w:rsidRPr="00402B5C">
        <w:rPr>
          <w:rFonts w:cs="Times New Roman"/>
          <w:szCs w:val="21"/>
        </w:rPr>
        <w:t>となった。本研究では、これらの要素を</w:t>
      </w:r>
      <w:commentRangeStart w:id="66"/>
      <w:commentRangeStart w:id="67"/>
      <w:r w:rsidRPr="00402B5C">
        <w:rPr>
          <w:rFonts w:cs="Times New Roman"/>
          <w:szCs w:val="21"/>
        </w:rPr>
        <w:t>近藤</w:t>
      </w:r>
      <w:r w:rsidRPr="00402B5C">
        <w:rPr>
          <w:rFonts w:cs="Times New Roman" w:hint="eastAsia"/>
          <w:szCs w:val="21"/>
        </w:rPr>
        <w:t>訳</w:t>
      </w:r>
      <w:r w:rsidRPr="00402B5C">
        <w:rPr>
          <w:rFonts w:cs="Times New Roman"/>
          <w:szCs w:val="21"/>
        </w:rPr>
        <w:t>および</w:t>
      </w:r>
      <w:r w:rsidRPr="00402B5C">
        <w:rPr>
          <w:rFonts w:cs="Times New Roman"/>
          <w:szCs w:val="21"/>
        </w:rPr>
        <w:t>McClellan</w:t>
      </w:r>
      <w:r w:rsidRPr="00402B5C">
        <w:rPr>
          <w:rFonts w:cs="Times New Roman" w:hint="eastAsia"/>
          <w:szCs w:val="21"/>
        </w:rPr>
        <w:t>訳</w:t>
      </w:r>
      <w:commentRangeEnd w:id="66"/>
      <w:r w:rsidR="004B0331" w:rsidRPr="00402B5C">
        <w:rPr>
          <w:rStyle w:val="ac"/>
          <w:rFonts w:cs="Times New Roman"/>
          <w:sz w:val="21"/>
          <w:szCs w:val="21"/>
        </w:rPr>
        <w:commentReference w:id="66"/>
      </w:r>
      <w:commentRangeEnd w:id="67"/>
      <w:r w:rsidR="0022380C" w:rsidRPr="00402B5C">
        <w:rPr>
          <w:rStyle w:val="ac"/>
          <w:rFonts w:cs="Times New Roman"/>
          <w:sz w:val="21"/>
          <w:szCs w:val="21"/>
        </w:rPr>
        <w:commentReference w:id="67"/>
      </w:r>
      <w:r w:rsidRPr="00402B5C">
        <w:rPr>
          <w:rFonts w:cs="Times New Roman"/>
          <w:szCs w:val="21"/>
        </w:rPr>
        <w:t>の二種類の英訳と比較照合するため、分析対象となるデータの総数</w:t>
      </w:r>
      <w:r w:rsidR="0064343A" w:rsidRPr="00402B5C">
        <w:rPr>
          <w:rFonts w:cs="Times New Roman" w:hint="eastAsia"/>
          <w:szCs w:val="21"/>
        </w:rPr>
        <w:t>は</w:t>
      </w:r>
      <w:r w:rsidRPr="00402B5C">
        <w:rPr>
          <w:rFonts w:cs="Times New Roman"/>
          <w:szCs w:val="21"/>
        </w:rPr>
        <w:t>304</w:t>
      </w:r>
      <w:r w:rsidRPr="00402B5C">
        <w:rPr>
          <w:rFonts w:cs="Times New Roman"/>
          <w:szCs w:val="21"/>
        </w:rPr>
        <w:t>件（</w:t>
      </w:r>
      <w:r w:rsidRPr="00402B5C">
        <w:rPr>
          <w:rFonts w:cs="Times New Roman"/>
          <w:szCs w:val="21"/>
        </w:rPr>
        <w:t>152</w:t>
      </w:r>
      <w:r w:rsidRPr="00402B5C">
        <w:rPr>
          <w:rFonts w:cs="Times New Roman"/>
          <w:szCs w:val="21"/>
        </w:rPr>
        <w:t>項目</w:t>
      </w:r>
      <w:r w:rsidRPr="00402B5C">
        <w:rPr>
          <w:rFonts w:cs="Times New Roman"/>
          <w:szCs w:val="21"/>
        </w:rPr>
        <w:t>×2</w:t>
      </w:r>
      <w:r w:rsidRPr="00402B5C">
        <w:rPr>
          <w:rFonts w:cs="Times New Roman"/>
          <w:szCs w:val="21"/>
        </w:rPr>
        <w:t>名）である。</w:t>
      </w:r>
    </w:p>
    <w:p w14:paraId="6C6DE7F1" w14:textId="65A13592" w:rsidR="00862DAD" w:rsidRPr="00402B5C" w:rsidRDefault="00E938BA" w:rsidP="00E5702F">
      <w:pPr>
        <w:ind w:firstLineChars="100" w:firstLine="210"/>
        <w:rPr>
          <w:rFonts w:cs="Times New Roman"/>
          <w:szCs w:val="21"/>
        </w:rPr>
      </w:pPr>
      <w:r w:rsidRPr="00402B5C">
        <w:rPr>
          <w:rFonts w:cs="Times New Roman"/>
          <w:szCs w:val="21"/>
        </w:rPr>
        <w:t>この規模のデータセットを構築したことにより、本研究は主に三つの分析的利点を得て</w:t>
      </w:r>
      <w:r w:rsidRPr="00402B5C">
        <w:rPr>
          <w:rFonts w:cs="Times New Roman"/>
          <w:szCs w:val="21"/>
        </w:rPr>
        <w:lastRenderedPageBreak/>
        <w:t>いる。第一に、サンプル数が十分に確保されたことで、翻訳者ごとの傾向の差異を単なる印象論ではなく、統計的な裏付けのあるデータとして抽出し、一般化可能な知見を導き出すことが可能となった。第二に、全体的な傾向を把握する定量的検証と並行して、個別の翻訳事例に見られる文脈的な工夫や機微を掘り下げる質的分析の双方を、偏りなく実施することができる。第三に、特定の翻訳技法と</w:t>
      </w:r>
      <w:r w:rsidRPr="00402B5C">
        <w:rPr>
          <w:rFonts w:cs="Times New Roman"/>
          <w:szCs w:val="21"/>
        </w:rPr>
        <w:t>DMIS</w:t>
      </w:r>
      <w:r w:rsidRPr="00402B5C">
        <w:rPr>
          <w:rFonts w:cs="Times New Roman"/>
          <w:szCs w:val="21"/>
        </w:rPr>
        <w:t>の各段階との間にどのような相関関係があるのかを、高い信頼度をもって測定するための基盤が形成されている点である。</w:t>
      </w:r>
    </w:p>
    <w:p w14:paraId="485243AE" w14:textId="287C6782" w:rsidR="003D6676" w:rsidRPr="0027580F" w:rsidRDefault="00A21FA6" w:rsidP="00A21FA6">
      <w:pPr>
        <w:pStyle w:val="2"/>
      </w:pPr>
      <w:bookmarkStart w:id="68" w:name="_Toc220178771"/>
      <w:r>
        <w:rPr>
          <w:rFonts w:hint="eastAsia"/>
        </w:rPr>
        <w:t xml:space="preserve">3.3 </w:t>
      </w:r>
      <w:r w:rsidR="00F30768" w:rsidRPr="0027580F">
        <w:rPr>
          <w:rFonts w:hint="eastAsia"/>
        </w:rPr>
        <w:t>分析的枠組</w:t>
      </w:r>
      <w:r w:rsidR="0091380A" w:rsidRPr="0027580F">
        <w:rPr>
          <w:rFonts w:hint="eastAsia"/>
        </w:rPr>
        <w:t>みの定義</w:t>
      </w:r>
      <w:bookmarkEnd w:id="68"/>
    </w:p>
    <w:p w14:paraId="335D4CD0" w14:textId="6C880D87" w:rsidR="0091380A" w:rsidRPr="00402B5C" w:rsidRDefault="0091380A" w:rsidP="00137523">
      <w:pPr>
        <w:pStyle w:val="3"/>
      </w:pPr>
      <w:bookmarkStart w:id="69" w:name="_Toc220178772"/>
      <w:r w:rsidRPr="00402B5C">
        <w:t xml:space="preserve">3.3.1 </w:t>
      </w:r>
      <w:commentRangeStart w:id="70"/>
      <w:r w:rsidRPr="00402B5C">
        <w:t>Molina</w:t>
      </w:r>
      <w:r w:rsidR="00DD6DDB">
        <w:t xml:space="preserve"> &amp; </w:t>
      </w:r>
      <w:r w:rsidRPr="00402B5C">
        <w:t>Albir</w:t>
      </w:r>
      <w:commentRangeEnd w:id="70"/>
      <w:r w:rsidR="004B0331">
        <w:rPr>
          <w:rStyle w:val="ac"/>
          <w:color w:val="auto"/>
          <w:sz w:val="21"/>
          <w:szCs w:val="24"/>
        </w:rPr>
        <w:commentReference w:id="70"/>
      </w:r>
      <w:sdt>
        <w:sdtPr>
          <w:id w:val="826864162"/>
          <w:citation/>
        </w:sdtPr>
        <w:sdtContent>
          <w:r w:rsidR="005431C1" w:rsidRPr="00402B5C">
            <w:fldChar w:fldCharType="begin"/>
          </w:r>
          <w:r w:rsidR="005431C1" w:rsidRPr="00402B5C">
            <w:instrText xml:space="preserve">CITATION MolAlb02 \n  \t  \l 1041 </w:instrText>
          </w:r>
          <w:r w:rsidR="005431C1" w:rsidRPr="00402B5C">
            <w:fldChar w:fldCharType="separate"/>
          </w:r>
          <w:r w:rsidR="005431C1" w:rsidRPr="00402B5C">
            <w:rPr>
              <w:noProof/>
            </w:rPr>
            <w:t xml:space="preserve"> (2002)</w:t>
          </w:r>
          <w:r w:rsidR="005431C1" w:rsidRPr="00402B5C">
            <w:fldChar w:fldCharType="end"/>
          </w:r>
        </w:sdtContent>
      </w:sdt>
      <w:r w:rsidR="0022380C">
        <w:rPr>
          <w:rFonts w:hint="eastAsia"/>
        </w:rPr>
        <w:t xml:space="preserve"> </w:t>
      </w:r>
      <w:r w:rsidRPr="00402B5C">
        <w:rPr>
          <w:rFonts w:hint="eastAsia"/>
        </w:rPr>
        <w:t>の翻訳技法</w:t>
      </w:r>
      <w:r w:rsidR="0022380C">
        <w:rPr>
          <w:rFonts w:hint="eastAsia"/>
        </w:rPr>
        <w:t>分類</w:t>
      </w:r>
      <w:r w:rsidRPr="00402B5C">
        <w:rPr>
          <w:rFonts w:hint="eastAsia"/>
        </w:rPr>
        <w:t>の再定義</w:t>
      </w:r>
      <w:bookmarkEnd w:id="69"/>
    </w:p>
    <w:p w14:paraId="0A8F14AE" w14:textId="242871F5" w:rsidR="00771D54" w:rsidRPr="00402B5C" w:rsidRDefault="00E77AB4" w:rsidP="00402B5C">
      <w:pPr>
        <w:rPr>
          <w:rFonts w:cs="Times New Roman"/>
          <w:szCs w:val="21"/>
        </w:rPr>
      </w:pPr>
      <w:r w:rsidRPr="00402B5C">
        <w:rPr>
          <w:rFonts w:cs="Times New Roman" w:hint="eastAsia"/>
          <w:szCs w:val="21"/>
        </w:rPr>
        <w:t xml:space="preserve">　</w:t>
      </w:r>
      <w:r w:rsidRPr="00402B5C">
        <w:rPr>
          <w:rFonts w:cs="Times New Roman"/>
          <w:szCs w:val="21"/>
        </w:rPr>
        <w:t>本研究では、</w:t>
      </w:r>
      <w:r w:rsidRPr="00402B5C">
        <w:rPr>
          <w:rFonts w:cs="Times New Roman"/>
          <w:szCs w:val="21"/>
        </w:rPr>
        <w:t>Molina &amp; Albir</w:t>
      </w:r>
      <w:sdt>
        <w:sdtPr>
          <w:rPr>
            <w:rFonts w:cs="Times New Roman"/>
            <w:szCs w:val="21"/>
          </w:rPr>
          <w:id w:val="-1177427309"/>
          <w:citation/>
        </w:sdtPr>
        <w:sdtContent>
          <w:r w:rsidR="005431C1" w:rsidRPr="00402B5C">
            <w:rPr>
              <w:rFonts w:cs="Times New Roman"/>
              <w:szCs w:val="21"/>
            </w:rPr>
            <w:fldChar w:fldCharType="begin"/>
          </w:r>
          <w:r w:rsidR="005431C1" w:rsidRPr="00402B5C">
            <w:rPr>
              <w:rFonts w:cs="Times New Roman"/>
              <w:szCs w:val="21"/>
            </w:rPr>
            <w:instrText xml:space="preserve">CITATION MolAlb02 \n  \t  \l 1041 </w:instrText>
          </w:r>
          <w:r w:rsidR="005431C1" w:rsidRPr="00402B5C">
            <w:rPr>
              <w:rFonts w:cs="Times New Roman"/>
              <w:szCs w:val="21"/>
            </w:rPr>
            <w:fldChar w:fldCharType="separate"/>
          </w:r>
          <w:r w:rsidR="005431C1" w:rsidRPr="00402B5C">
            <w:rPr>
              <w:rFonts w:cs="Times New Roman"/>
              <w:noProof/>
              <w:szCs w:val="21"/>
            </w:rPr>
            <w:t xml:space="preserve"> (2002)</w:t>
          </w:r>
          <w:r w:rsidR="005431C1" w:rsidRPr="00402B5C">
            <w:rPr>
              <w:rFonts w:cs="Times New Roman"/>
              <w:szCs w:val="21"/>
            </w:rPr>
            <w:fldChar w:fldCharType="end"/>
          </w:r>
        </w:sdtContent>
      </w:sdt>
      <w:r w:rsidR="0022380C">
        <w:rPr>
          <w:rFonts w:cs="Times New Roman" w:hint="eastAsia"/>
          <w:szCs w:val="21"/>
        </w:rPr>
        <w:t xml:space="preserve"> </w:t>
      </w:r>
      <w:r w:rsidRPr="00402B5C">
        <w:rPr>
          <w:rFonts w:cs="Times New Roman"/>
          <w:szCs w:val="21"/>
        </w:rPr>
        <w:t>が提唱する</w:t>
      </w:r>
      <w:r w:rsidRPr="00402B5C">
        <w:rPr>
          <w:rFonts w:cs="Times New Roman"/>
          <w:szCs w:val="21"/>
        </w:rPr>
        <w:t>18</w:t>
      </w:r>
      <w:r w:rsidRPr="00402B5C">
        <w:rPr>
          <w:rFonts w:cs="Times New Roman"/>
          <w:szCs w:val="21"/>
        </w:rPr>
        <w:t>の翻訳技法を分析の基盤とする。ただし、分析対象である『こころ』が近代文学作品であ</w:t>
      </w:r>
      <w:r w:rsidRPr="00402B5C">
        <w:rPr>
          <w:rFonts w:cs="Times New Roman" w:hint="eastAsia"/>
          <w:szCs w:val="21"/>
        </w:rPr>
        <w:t>り</w:t>
      </w:r>
      <w:r w:rsidRPr="00402B5C">
        <w:rPr>
          <w:rFonts w:cs="Times New Roman"/>
          <w:szCs w:val="21"/>
        </w:rPr>
        <w:t>、</w:t>
      </w:r>
      <w:r w:rsidRPr="00402B5C">
        <w:rPr>
          <w:rFonts w:cs="Times New Roman" w:hint="eastAsia"/>
          <w:szCs w:val="21"/>
        </w:rPr>
        <w:t>書き言葉であること、</w:t>
      </w:r>
      <w:r w:rsidRPr="00402B5C">
        <w:rPr>
          <w:rFonts w:cs="Times New Roman"/>
          <w:szCs w:val="21"/>
        </w:rPr>
        <w:t>および本研究の目的が文化的要素の処理における戦略的意図の抽出にあることを鑑み、</w:t>
      </w:r>
      <w:r w:rsidR="002D6424" w:rsidRPr="00402B5C">
        <w:rPr>
          <w:rFonts w:cs="Times New Roman" w:hint="eastAsia"/>
          <w:szCs w:val="21"/>
        </w:rPr>
        <w:t>元の分類をそのまま適用するのではなく、</w:t>
      </w:r>
      <w:r w:rsidRPr="00402B5C">
        <w:rPr>
          <w:rFonts w:cs="Times New Roman"/>
          <w:szCs w:val="21"/>
        </w:rPr>
        <w:t>本研究に適用可能な</w:t>
      </w:r>
      <w:r w:rsidRPr="00402B5C">
        <w:rPr>
          <w:rFonts w:cs="Times New Roman"/>
          <w:szCs w:val="21"/>
        </w:rPr>
        <w:t>10</w:t>
      </w:r>
      <w:r w:rsidRPr="00402B5C">
        <w:rPr>
          <w:rFonts w:cs="Times New Roman"/>
          <w:szCs w:val="21"/>
        </w:rPr>
        <w:t>種類の技法を選定し、残りの</w:t>
      </w:r>
      <w:r w:rsidRPr="00402B5C">
        <w:rPr>
          <w:rFonts w:cs="Times New Roman"/>
          <w:szCs w:val="21"/>
        </w:rPr>
        <w:t>8</w:t>
      </w:r>
      <w:r w:rsidRPr="00402B5C">
        <w:rPr>
          <w:rFonts w:cs="Times New Roman"/>
          <w:szCs w:val="21"/>
        </w:rPr>
        <w:t>種類を分析対象外とした。</w:t>
      </w:r>
    </w:p>
    <w:p w14:paraId="5C4743F6" w14:textId="54696C3F" w:rsidR="000B4466" w:rsidRDefault="005817A9" w:rsidP="00753956">
      <w:pPr>
        <w:ind w:firstLineChars="100" w:firstLine="210"/>
        <w:rPr>
          <w:rFonts w:cs="Times New Roman"/>
          <w:szCs w:val="21"/>
        </w:rPr>
      </w:pPr>
      <w:r w:rsidRPr="00402B5C">
        <w:rPr>
          <w:rFonts w:cs="Times New Roman" w:hint="eastAsia"/>
          <w:szCs w:val="21"/>
        </w:rPr>
        <w:t>本研究で採用する</w:t>
      </w:r>
      <w:r w:rsidR="00934390" w:rsidRPr="00402B5C">
        <w:rPr>
          <w:rFonts w:cs="Times New Roman" w:hint="eastAsia"/>
          <w:szCs w:val="21"/>
        </w:rPr>
        <w:t>技法の定義と『こころ』における具体例を</w:t>
      </w:r>
      <w:r w:rsidR="0022380C">
        <w:rPr>
          <w:rFonts w:cs="Times New Roman"/>
          <w:szCs w:val="21"/>
        </w:rPr>
        <w:fldChar w:fldCharType="begin"/>
      </w:r>
      <w:r w:rsidR="0022380C">
        <w:rPr>
          <w:rFonts w:cs="Times New Roman"/>
          <w:szCs w:val="21"/>
        </w:rPr>
        <w:instrText xml:space="preserve"> REF _Ref219802623 \h </w:instrText>
      </w:r>
      <w:r w:rsidR="0022380C">
        <w:rPr>
          <w:rFonts w:cs="Times New Roman"/>
          <w:szCs w:val="21"/>
        </w:rPr>
      </w:r>
      <w:r w:rsidR="0022380C">
        <w:rPr>
          <w:rFonts w:cs="Times New Roman"/>
          <w:szCs w:val="21"/>
        </w:rPr>
        <w:fldChar w:fldCharType="separate"/>
      </w:r>
      <w:r w:rsidR="0022380C" w:rsidRPr="00402B5C">
        <w:rPr>
          <w:rFonts w:cs="Times New Roman"/>
        </w:rPr>
        <w:t>表</w:t>
      </w:r>
      <w:r w:rsidR="0022380C" w:rsidRPr="00402B5C">
        <w:rPr>
          <w:rFonts w:cs="Times New Roman"/>
          <w:noProof/>
        </w:rPr>
        <w:t>4</w:t>
      </w:r>
      <w:r w:rsidR="0022380C">
        <w:rPr>
          <w:rFonts w:cs="Times New Roman"/>
          <w:szCs w:val="21"/>
        </w:rPr>
        <w:fldChar w:fldCharType="end"/>
      </w:r>
      <w:r w:rsidR="00934390" w:rsidRPr="00402B5C">
        <w:rPr>
          <w:rFonts w:cs="Times New Roman" w:hint="eastAsia"/>
          <w:szCs w:val="21"/>
        </w:rPr>
        <w:t>に示す。</w:t>
      </w:r>
      <w:r w:rsidR="00753956" w:rsidRPr="00402B5C">
        <w:rPr>
          <w:rFonts w:cs="Times New Roman" w:hint="eastAsia"/>
          <w:szCs w:val="21"/>
        </w:rPr>
        <w:t>なお、</w:t>
      </w:r>
      <w:r w:rsidR="00753956" w:rsidRPr="00402B5C">
        <w:rPr>
          <w:rFonts w:cs="Times New Roman"/>
          <w:szCs w:val="21"/>
        </w:rPr>
        <w:t>Calque</w:t>
      </w:r>
      <w:r w:rsidR="00753956" w:rsidRPr="00402B5C">
        <w:rPr>
          <w:rFonts w:cs="Times New Roman" w:hint="eastAsia"/>
          <w:szCs w:val="21"/>
        </w:rPr>
        <w:t>と</w:t>
      </w:r>
      <w:r w:rsidR="00753956" w:rsidRPr="00402B5C">
        <w:rPr>
          <w:rFonts w:cs="Times New Roman"/>
          <w:szCs w:val="21"/>
        </w:rPr>
        <w:t>Particularization</w:t>
      </w:r>
      <w:r w:rsidR="00753956" w:rsidRPr="00402B5C">
        <w:rPr>
          <w:rFonts w:cs="Times New Roman" w:hint="eastAsia"/>
          <w:szCs w:val="21"/>
        </w:rPr>
        <w:t>は</w:t>
      </w:r>
      <w:r w:rsidR="00CF6D0D" w:rsidRPr="00402B5C">
        <w:rPr>
          <w:rFonts w:cs="Times New Roman" w:hint="eastAsia"/>
          <w:szCs w:val="21"/>
        </w:rPr>
        <w:t>『こころ』</w:t>
      </w:r>
      <w:r w:rsidR="00384117" w:rsidRPr="00402B5C">
        <w:rPr>
          <w:rFonts w:cs="Times New Roman" w:hint="eastAsia"/>
          <w:szCs w:val="21"/>
        </w:rPr>
        <w:t>第一部</w:t>
      </w:r>
      <w:r w:rsidR="00CF6D0D" w:rsidRPr="00402B5C">
        <w:rPr>
          <w:rFonts w:cs="Times New Roman" w:hint="eastAsia"/>
          <w:szCs w:val="21"/>
        </w:rPr>
        <w:t>に存在しなかったため、</w:t>
      </w:r>
      <w:r w:rsidR="00D269A5" w:rsidRPr="00402B5C">
        <w:rPr>
          <w:rFonts w:cs="Times New Roman" w:hint="eastAsia"/>
          <w:szCs w:val="21"/>
        </w:rPr>
        <w:t>定義から導かれる事例を記述した。</w:t>
      </w:r>
    </w:p>
    <w:p w14:paraId="4D59D6FE" w14:textId="77777777" w:rsidR="0022380C" w:rsidRPr="00384117" w:rsidRDefault="0022380C" w:rsidP="00753956">
      <w:pPr>
        <w:ind w:firstLineChars="100" w:firstLine="210"/>
        <w:rPr>
          <w:rFonts w:cs="Times New Roman"/>
          <w:szCs w:val="21"/>
        </w:rPr>
      </w:pPr>
    </w:p>
    <w:p w14:paraId="6ADE5E4F" w14:textId="77777777" w:rsidR="005351A7" w:rsidRDefault="005351A7">
      <w:pPr>
        <w:widowControl/>
        <w:jc w:val="left"/>
        <w:rPr>
          <w:rFonts w:cs="Times New Roman"/>
        </w:rPr>
      </w:pPr>
      <w:bookmarkStart w:id="71" w:name="_Ref219802623"/>
      <w:r>
        <w:rPr>
          <w:rFonts w:cs="Times New Roman"/>
        </w:rPr>
        <w:br w:type="page"/>
      </w:r>
    </w:p>
    <w:p w14:paraId="46B88F73" w14:textId="6B6A926A" w:rsidR="0022380C" w:rsidRPr="00AD2F8B" w:rsidRDefault="0022380C" w:rsidP="00402B5C">
      <w:pPr>
        <w:ind w:firstLineChars="100" w:firstLine="211"/>
        <w:jc w:val="center"/>
        <w:rPr>
          <w:rFonts w:cs="Times New Roman"/>
          <w:b/>
          <w:bCs/>
          <w:szCs w:val="21"/>
        </w:rPr>
      </w:pPr>
      <w:r w:rsidRPr="00AD2F8B">
        <w:rPr>
          <w:rFonts w:cs="Times New Roman"/>
          <w:b/>
          <w:bCs/>
        </w:rPr>
        <w:lastRenderedPageBreak/>
        <w:t>表</w:t>
      </w:r>
      <w:r w:rsidR="005351A7" w:rsidRPr="00AD2F8B">
        <w:rPr>
          <w:rFonts w:cs="Times New Roman" w:hint="eastAsia"/>
          <w:b/>
          <w:bCs/>
        </w:rPr>
        <w:t xml:space="preserve"> </w:t>
      </w:r>
      <w:r w:rsidRPr="00AD2F8B">
        <w:rPr>
          <w:rFonts w:cs="Times New Roman"/>
          <w:b/>
          <w:bCs/>
        </w:rPr>
        <w:fldChar w:fldCharType="begin"/>
      </w:r>
      <w:r w:rsidRPr="00AD2F8B">
        <w:rPr>
          <w:rFonts w:cs="Times New Roman"/>
          <w:b/>
          <w:bCs/>
        </w:rPr>
        <w:instrText xml:space="preserve"> SEQ </w:instrText>
      </w:r>
      <w:r w:rsidRPr="00AD2F8B">
        <w:rPr>
          <w:rFonts w:cs="Times New Roman"/>
          <w:b/>
          <w:bCs/>
        </w:rPr>
        <w:instrText>表</w:instrText>
      </w:r>
      <w:r w:rsidRPr="00AD2F8B">
        <w:rPr>
          <w:rFonts w:cs="Times New Roman"/>
          <w:b/>
          <w:bCs/>
        </w:rPr>
        <w:instrText xml:space="preserve"> \* ARABIC </w:instrText>
      </w:r>
      <w:r w:rsidRPr="00AD2F8B">
        <w:rPr>
          <w:rFonts w:cs="Times New Roman"/>
          <w:b/>
          <w:bCs/>
        </w:rPr>
        <w:fldChar w:fldCharType="separate"/>
      </w:r>
      <w:r w:rsidRPr="00AD2F8B">
        <w:rPr>
          <w:rFonts w:cs="Times New Roman"/>
          <w:b/>
          <w:bCs/>
          <w:noProof/>
        </w:rPr>
        <w:t>4</w:t>
      </w:r>
      <w:r w:rsidRPr="00AD2F8B">
        <w:rPr>
          <w:rFonts w:cs="Times New Roman"/>
          <w:b/>
          <w:bCs/>
          <w:noProof/>
        </w:rPr>
        <w:fldChar w:fldCharType="end"/>
      </w:r>
      <w:bookmarkEnd w:id="71"/>
      <w:r w:rsidR="004426C6" w:rsidRPr="00AD2F8B">
        <w:rPr>
          <w:rFonts w:cs="Times New Roman" w:hint="eastAsia"/>
          <w:b/>
          <w:bCs/>
        </w:rPr>
        <w:t xml:space="preserve"> </w:t>
      </w:r>
      <w:r w:rsidRPr="00AD2F8B">
        <w:rPr>
          <w:rFonts w:cs="Times New Roman"/>
          <w:b/>
          <w:bCs/>
        </w:rPr>
        <w:t>本研究で採用する翻訳技法（</w:t>
      </w:r>
      <w:r w:rsidRPr="00AD2F8B">
        <w:rPr>
          <w:rFonts w:cs="Times New Roman"/>
          <w:b/>
          <w:bCs/>
        </w:rPr>
        <w:t>10</w:t>
      </w:r>
      <w:r w:rsidRPr="00AD2F8B">
        <w:rPr>
          <w:rFonts w:cs="Times New Roman"/>
          <w:b/>
          <w:bCs/>
        </w:rPr>
        <w:t>分類）</w:t>
      </w:r>
    </w:p>
    <w:tbl>
      <w:tblPr>
        <w:tblStyle w:val="af5"/>
        <w:tblW w:w="0" w:type="auto"/>
        <w:tblLook w:val="04A0" w:firstRow="1" w:lastRow="0" w:firstColumn="1" w:lastColumn="0" w:noHBand="0" w:noVBand="1"/>
      </w:tblPr>
      <w:tblGrid>
        <w:gridCol w:w="1838"/>
        <w:gridCol w:w="4253"/>
        <w:gridCol w:w="2403"/>
      </w:tblGrid>
      <w:tr w:rsidR="00B7495A" w:rsidRPr="00F45A47" w14:paraId="194F04EF" w14:textId="77777777" w:rsidTr="005351A7">
        <w:tc>
          <w:tcPr>
            <w:tcW w:w="1838" w:type="dxa"/>
          </w:tcPr>
          <w:p w14:paraId="1D3F2086" w14:textId="77777777" w:rsidR="00B7495A" w:rsidRPr="00AD2F8B" w:rsidRDefault="00B7495A" w:rsidP="00FA1672">
            <w:pPr>
              <w:rPr>
                <w:rFonts w:cs="Times New Roman"/>
                <w:b/>
                <w:bCs/>
                <w:szCs w:val="21"/>
              </w:rPr>
            </w:pPr>
            <w:r w:rsidRPr="00AD2F8B">
              <w:rPr>
                <w:rFonts w:cs="Times New Roman" w:hint="eastAsia"/>
                <w:b/>
                <w:bCs/>
                <w:szCs w:val="21"/>
              </w:rPr>
              <w:t>翻訳技法</w:t>
            </w:r>
          </w:p>
        </w:tc>
        <w:tc>
          <w:tcPr>
            <w:tcW w:w="4253" w:type="dxa"/>
          </w:tcPr>
          <w:p w14:paraId="19CF7F03" w14:textId="77777777" w:rsidR="00B7495A" w:rsidRPr="00AD2F8B" w:rsidRDefault="00B7495A" w:rsidP="00FA1672">
            <w:pPr>
              <w:rPr>
                <w:rFonts w:cs="Times New Roman"/>
                <w:b/>
                <w:bCs/>
                <w:szCs w:val="21"/>
              </w:rPr>
            </w:pPr>
            <w:r w:rsidRPr="00AD2F8B">
              <w:rPr>
                <w:rFonts w:cs="Times New Roman"/>
                <w:b/>
                <w:bCs/>
                <w:szCs w:val="21"/>
              </w:rPr>
              <w:t>説明</w:t>
            </w:r>
          </w:p>
        </w:tc>
        <w:tc>
          <w:tcPr>
            <w:tcW w:w="2403" w:type="dxa"/>
          </w:tcPr>
          <w:p w14:paraId="484850C2" w14:textId="77777777" w:rsidR="00B7495A" w:rsidRPr="00AD2F8B" w:rsidRDefault="00B7495A" w:rsidP="00FA1672">
            <w:pPr>
              <w:rPr>
                <w:rFonts w:cs="Times New Roman"/>
                <w:b/>
                <w:bCs/>
                <w:szCs w:val="21"/>
              </w:rPr>
            </w:pPr>
            <w:r w:rsidRPr="00AD2F8B">
              <w:rPr>
                <w:rFonts w:cs="Times New Roman"/>
                <w:b/>
                <w:bCs/>
                <w:szCs w:val="21"/>
              </w:rPr>
              <w:t>本研究で見られた事例</w:t>
            </w:r>
          </w:p>
        </w:tc>
      </w:tr>
      <w:tr w:rsidR="00B7495A" w:rsidRPr="00F45A47" w14:paraId="5635A343" w14:textId="77777777" w:rsidTr="005351A7">
        <w:tc>
          <w:tcPr>
            <w:tcW w:w="1838" w:type="dxa"/>
          </w:tcPr>
          <w:p w14:paraId="077D123B" w14:textId="77777777" w:rsidR="00B7495A" w:rsidRPr="00402B5C" w:rsidRDefault="00B7495A" w:rsidP="00FA1672">
            <w:pPr>
              <w:rPr>
                <w:rFonts w:cs="Times New Roman"/>
                <w:szCs w:val="21"/>
              </w:rPr>
            </w:pPr>
            <w:r w:rsidRPr="00402B5C">
              <w:rPr>
                <w:rFonts w:cs="Times New Roman"/>
                <w:szCs w:val="21"/>
              </w:rPr>
              <w:t>Borrowing</w:t>
            </w:r>
          </w:p>
        </w:tc>
        <w:tc>
          <w:tcPr>
            <w:tcW w:w="4253" w:type="dxa"/>
          </w:tcPr>
          <w:p w14:paraId="643106E5" w14:textId="77777777" w:rsidR="00B7495A" w:rsidRPr="00402B5C" w:rsidRDefault="00B7495A" w:rsidP="00FA1672">
            <w:pPr>
              <w:rPr>
                <w:rFonts w:cs="Times New Roman"/>
                <w:szCs w:val="21"/>
              </w:rPr>
            </w:pPr>
            <w:r w:rsidRPr="00402B5C">
              <w:rPr>
                <w:rFonts w:cs="Times New Roman"/>
                <w:szCs w:val="21"/>
              </w:rPr>
              <w:t>日本語の語句をそのまま音写（ローマ字化）して使用する技法である。訳文中や脚注において補足説明はなされない。</w:t>
            </w:r>
          </w:p>
        </w:tc>
        <w:tc>
          <w:tcPr>
            <w:tcW w:w="2403" w:type="dxa"/>
          </w:tcPr>
          <w:p w14:paraId="47E27880" w14:textId="77777777" w:rsidR="00B7495A" w:rsidRPr="00402B5C" w:rsidRDefault="00B7495A" w:rsidP="00FA1672">
            <w:pPr>
              <w:rPr>
                <w:rFonts w:cs="Times New Roman"/>
                <w:szCs w:val="21"/>
              </w:rPr>
            </w:pPr>
            <w:r w:rsidRPr="00402B5C">
              <w:rPr>
                <w:rFonts w:cs="Times New Roman"/>
                <w:szCs w:val="21"/>
              </w:rPr>
              <w:t>銭（単位）</w:t>
            </w:r>
            <w:r w:rsidRPr="00402B5C">
              <w:rPr>
                <w:rFonts w:cs="Times New Roman"/>
                <w:szCs w:val="21"/>
              </w:rPr>
              <w:t xml:space="preserve">-&gt; </w:t>
            </w:r>
            <w:proofErr w:type="spellStart"/>
            <w:r w:rsidRPr="00402B5C">
              <w:rPr>
                <w:rFonts w:cs="Times New Roman"/>
                <w:szCs w:val="21"/>
              </w:rPr>
              <w:t>sen</w:t>
            </w:r>
            <w:proofErr w:type="spellEnd"/>
          </w:p>
        </w:tc>
      </w:tr>
      <w:tr w:rsidR="00B7495A" w:rsidRPr="00F45A47" w14:paraId="7680061D" w14:textId="77777777" w:rsidTr="005351A7">
        <w:tc>
          <w:tcPr>
            <w:tcW w:w="1838" w:type="dxa"/>
          </w:tcPr>
          <w:p w14:paraId="62C5163B" w14:textId="77777777" w:rsidR="00B7495A" w:rsidRPr="00402B5C" w:rsidRDefault="00B7495A" w:rsidP="00FA1672">
            <w:pPr>
              <w:rPr>
                <w:rFonts w:cs="Times New Roman"/>
                <w:szCs w:val="21"/>
              </w:rPr>
            </w:pPr>
            <w:r w:rsidRPr="00402B5C">
              <w:rPr>
                <w:rFonts w:cs="Times New Roman"/>
                <w:szCs w:val="21"/>
              </w:rPr>
              <w:t>Amplification</w:t>
            </w:r>
          </w:p>
        </w:tc>
        <w:tc>
          <w:tcPr>
            <w:tcW w:w="4253" w:type="dxa"/>
          </w:tcPr>
          <w:p w14:paraId="3DF2CDEB" w14:textId="77777777" w:rsidR="00B7495A" w:rsidRPr="00402B5C" w:rsidRDefault="00B7495A" w:rsidP="00FA1672">
            <w:pPr>
              <w:rPr>
                <w:rFonts w:cs="Times New Roman"/>
                <w:szCs w:val="21"/>
              </w:rPr>
            </w:pPr>
            <w:r w:rsidRPr="00402B5C">
              <w:rPr>
                <w:rFonts w:cs="Times New Roman"/>
                <w:szCs w:val="21"/>
              </w:rPr>
              <w:t>Borrowing</w:t>
            </w:r>
            <w:r w:rsidRPr="00402B5C">
              <w:rPr>
                <w:rFonts w:cs="Times New Roman"/>
                <w:szCs w:val="21"/>
              </w:rPr>
              <w:t>（日本語を音訳）に加え、原文には無い詳細な情報やパラフレーズを付加する技法である。訳文中・脚注で情報量を意図的に増やす処置を指す。</w:t>
            </w:r>
          </w:p>
        </w:tc>
        <w:tc>
          <w:tcPr>
            <w:tcW w:w="2403" w:type="dxa"/>
          </w:tcPr>
          <w:p w14:paraId="26D28D36" w14:textId="6E55FC27" w:rsidR="00B7495A" w:rsidRPr="00402B5C" w:rsidRDefault="00B7495A" w:rsidP="00FA1672">
            <w:pPr>
              <w:rPr>
                <w:rFonts w:cs="Times New Roman"/>
                <w:szCs w:val="21"/>
              </w:rPr>
            </w:pPr>
            <w:r w:rsidRPr="00402B5C">
              <w:rPr>
                <w:rFonts w:cs="Times New Roman"/>
                <w:szCs w:val="21"/>
              </w:rPr>
              <w:t>袴</w:t>
            </w:r>
            <w:r w:rsidR="00A67D77" w:rsidRPr="00402B5C">
              <w:rPr>
                <w:rFonts w:cs="Times New Roman"/>
                <w:szCs w:val="21"/>
              </w:rPr>
              <w:t xml:space="preserve"> </w:t>
            </w:r>
            <w:r w:rsidRPr="00402B5C">
              <w:rPr>
                <w:rFonts w:cs="Times New Roman"/>
                <w:szCs w:val="21"/>
              </w:rPr>
              <w:t>-&gt;</w:t>
            </w:r>
            <w:r w:rsidR="00A67D77" w:rsidRPr="00402B5C">
              <w:rPr>
                <w:rFonts w:cs="Times New Roman"/>
                <w:szCs w:val="21"/>
              </w:rPr>
              <w:t xml:space="preserve"> </w:t>
            </w:r>
            <w:r w:rsidRPr="00402B5C">
              <w:rPr>
                <w:rFonts w:cs="Times New Roman"/>
                <w:szCs w:val="21"/>
              </w:rPr>
              <w:t xml:space="preserve">hakama + </w:t>
            </w:r>
            <w:r w:rsidRPr="00402B5C">
              <w:rPr>
                <w:rFonts w:cs="Times New Roman"/>
                <w:szCs w:val="21"/>
              </w:rPr>
              <w:t>脚注で</w:t>
            </w:r>
            <w:r w:rsidRPr="00402B5C">
              <w:rPr>
                <w:rFonts w:cs="Times New Roman"/>
                <w:szCs w:val="21"/>
              </w:rPr>
              <w:t>A kind of kilt worn by students.</w:t>
            </w:r>
            <w:r w:rsidRPr="00402B5C">
              <w:rPr>
                <w:rFonts w:cs="Times New Roman"/>
                <w:szCs w:val="21"/>
              </w:rPr>
              <w:t>と説明。</w:t>
            </w:r>
          </w:p>
        </w:tc>
      </w:tr>
      <w:tr w:rsidR="00B7495A" w:rsidRPr="00F45A47" w14:paraId="50BA6F25" w14:textId="77777777" w:rsidTr="005351A7">
        <w:tc>
          <w:tcPr>
            <w:tcW w:w="1838" w:type="dxa"/>
          </w:tcPr>
          <w:p w14:paraId="28777AE7" w14:textId="77777777" w:rsidR="00B7495A" w:rsidRPr="00402B5C" w:rsidRDefault="00B7495A" w:rsidP="00FA1672">
            <w:pPr>
              <w:rPr>
                <w:rFonts w:cs="Times New Roman"/>
                <w:szCs w:val="21"/>
              </w:rPr>
            </w:pPr>
            <w:r w:rsidRPr="00402B5C">
              <w:rPr>
                <w:rFonts w:cs="Times New Roman"/>
                <w:szCs w:val="21"/>
              </w:rPr>
              <w:t>Calque</w:t>
            </w:r>
          </w:p>
        </w:tc>
        <w:tc>
          <w:tcPr>
            <w:tcW w:w="4253" w:type="dxa"/>
          </w:tcPr>
          <w:p w14:paraId="0AB2A6D8" w14:textId="77777777" w:rsidR="00B7495A" w:rsidRPr="00402B5C" w:rsidRDefault="00B7495A" w:rsidP="00FA1672">
            <w:pPr>
              <w:rPr>
                <w:rFonts w:cs="Times New Roman"/>
                <w:szCs w:val="21"/>
              </w:rPr>
            </w:pPr>
            <w:r w:rsidRPr="00402B5C">
              <w:rPr>
                <w:rFonts w:cs="Times New Roman"/>
                <w:szCs w:val="21"/>
              </w:rPr>
              <w:t>原文の語句を構造的に訳して取り入れる技法である。文化的要素を逐次的に訳していて、英語において不自然な文構造や言語構造になった場合のみ</w:t>
            </w:r>
            <w:r w:rsidRPr="00402B5C">
              <w:rPr>
                <w:rFonts w:cs="Times New Roman"/>
                <w:szCs w:val="21"/>
              </w:rPr>
              <w:t>Calque</w:t>
            </w:r>
            <w:r w:rsidRPr="00402B5C">
              <w:rPr>
                <w:rFonts w:cs="Times New Roman"/>
                <w:szCs w:val="21"/>
              </w:rPr>
              <w:t>とする。</w:t>
            </w:r>
          </w:p>
        </w:tc>
        <w:tc>
          <w:tcPr>
            <w:tcW w:w="2403" w:type="dxa"/>
          </w:tcPr>
          <w:p w14:paraId="02B7656B" w14:textId="77777777" w:rsidR="00B7495A" w:rsidRPr="00402B5C" w:rsidRDefault="00B7495A" w:rsidP="00FA1672">
            <w:pPr>
              <w:rPr>
                <w:rFonts w:cs="Times New Roman"/>
                <w:szCs w:val="21"/>
              </w:rPr>
            </w:pPr>
            <w:r w:rsidRPr="00402B5C">
              <w:rPr>
                <w:rFonts w:cs="Times New Roman"/>
                <w:szCs w:val="21"/>
              </w:rPr>
              <w:t>切腹</w:t>
            </w:r>
            <w:r w:rsidRPr="00402B5C">
              <w:rPr>
                <w:rFonts w:cs="Times New Roman"/>
                <w:szCs w:val="21"/>
              </w:rPr>
              <w:t xml:space="preserve"> -&gt; cut-belly</w:t>
            </w:r>
          </w:p>
        </w:tc>
      </w:tr>
      <w:tr w:rsidR="00B7495A" w:rsidRPr="00F45A47" w14:paraId="17AB90A6" w14:textId="77777777" w:rsidTr="005351A7">
        <w:tc>
          <w:tcPr>
            <w:tcW w:w="1838" w:type="dxa"/>
          </w:tcPr>
          <w:p w14:paraId="1B46BDE8" w14:textId="77777777" w:rsidR="00B7495A" w:rsidRPr="00402B5C" w:rsidRDefault="00B7495A" w:rsidP="00FA1672">
            <w:pPr>
              <w:rPr>
                <w:rFonts w:cs="Times New Roman"/>
                <w:szCs w:val="21"/>
              </w:rPr>
            </w:pPr>
            <w:r w:rsidRPr="00402B5C">
              <w:rPr>
                <w:rFonts w:cs="Times New Roman"/>
                <w:szCs w:val="21"/>
              </w:rPr>
              <w:t>Literal translation</w:t>
            </w:r>
          </w:p>
        </w:tc>
        <w:tc>
          <w:tcPr>
            <w:tcW w:w="4253" w:type="dxa"/>
          </w:tcPr>
          <w:p w14:paraId="03F02123" w14:textId="77777777" w:rsidR="00B7495A" w:rsidRPr="00402B5C" w:rsidRDefault="00B7495A" w:rsidP="00FA1672">
            <w:pPr>
              <w:rPr>
                <w:rFonts w:cs="Times New Roman"/>
                <w:szCs w:val="21"/>
              </w:rPr>
            </w:pPr>
            <w:r w:rsidRPr="00402B5C">
              <w:rPr>
                <w:rFonts w:cs="Times New Roman"/>
                <w:szCs w:val="21"/>
              </w:rPr>
              <w:t>原文の語句を構造的に訳して取り入れる技法である。文化的要素を逐次的に訳していて、英語において自然な文構造や言語構造になった場合のみ</w:t>
            </w:r>
            <w:r w:rsidRPr="00402B5C">
              <w:rPr>
                <w:rFonts w:cs="Times New Roman"/>
                <w:szCs w:val="21"/>
              </w:rPr>
              <w:t>Literal translation</w:t>
            </w:r>
            <w:r w:rsidRPr="00402B5C">
              <w:rPr>
                <w:rFonts w:cs="Times New Roman"/>
                <w:szCs w:val="21"/>
              </w:rPr>
              <w:t>とする。</w:t>
            </w:r>
          </w:p>
        </w:tc>
        <w:tc>
          <w:tcPr>
            <w:tcW w:w="2403" w:type="dxa"/>
          </w:tcPr>
          <w:p w14:paraId="2E33E381" w14:textId="77777777" w:rsidR="00B7495A" w:rsidRPr="00402B5C" w:rsidRDefault="00B7495A" w:rsidP="00FA1672">
            <w:pPr>
              <w:rPr>
                <w:rFonts w:cs="Times New Roman"/>
                <w:szCs w:val="21"/>
              </w:rPr>
            </w:pPr>
            <w:r w:rsidRPr="00402B5C">
              <w:rPr>
                <w:rFonts w:cs="Times New Roman"/>
                <w:szCs w:val="21"/>
              </w:rPr>
              <w:t>都会人</w:t>
            </w:r>
            <w:r w:rsidRPr="00402B5C">
              <w:rPr>
                <w:rFonts w:cs="Times New Roman"/>
                <w:szCs w:val="21"/>
              </w:rPr>
              <w:t xml:space="preserve"> -&gt; town people</w:t>
            </w:r>
          </w:p>
        </w:tc>
      </w:tr>
      <w:tr w:rsidR="00B7495A" w:rsidRPr="00F45A47" w14:paraId="2D159BF7" w14:textId="77777777" w:rsidTr="005351A7">
        <w:tc>
          <w:tcPr>
            <w:tcW w:w="1838" w:type="dxa"/>
          </w:tcPr>
          <w:p w14:paraId="2BD90068" w14:textId="77777777" w:rsidR="00B7495A" w:rsidRPr="00402B5C" w:rsidRDefault="00B7495A" w:rsidP="00FA1672">
            <w:pPr>
              <w:rPr>
                <w:rFonts w:cs="Times New Roman"/>
                <w:szCs w:val="21"/>
              </w:rPr>
            </w:pPr>
            <w:r w:rsidRPr="00402B5C">
              <w:rPr>
                <w:rFonts w:cs="Times New Roman"/>
                <w:szCs w:val="21"/>
              </w:rPr>
              <w:t>Established equivalent</w:t>
            </w:r>
          </w:p>
        </w:tc>
        <w:tc>
          <w:tcPr>
            <w:tcW w:w="4253" w:type="dxa"/>
          </w:tcPr>
          <w:p w14:paraId="3EF14FED" w14:textId="77777777" w:rsidR="00B7495A" w:rsidRPr="00402B5C" w:rsidRDefault="00B7495A" w:rsidP="00FA1672">
            <w:pPr>
              <w:rPr>
                <w:rFonts w:cs="Times New Roman"/>
                <w:szCs w:val="21"/>
              </w:rPr>
            </w:pPr>
            <w:r w:rsidRPr="00402B5C">
              <w:rPr>
                <w:rFonts w:cs="Times New Roman"/>
                <w:szCs w:val="21"/>
              </w:rPr>
              <w:t>辞書や慣用表現として、認められている定型的な等価表現を使用する技法である。英和辞書に載っている外来語以外の表現は全て</w:t>
            </w:r>
            <w:r w:rsidRPr="00402B5C">
              <w:rPr>
                <w:rFonts w:cs="Times New Roman"/>
                <w:szCs w:val="21"/>
              </w:rPr>
              <w:t>Established equivalent</w:t>
            </w:r>
            <w:r w:rsidRPr="00402B5C">
              <w:rPr>
                <w:rFonts w:cs="Times New Roman"/>
                <w:szCs w:val="21"/>
              </w:rPr>
              <w:t>とする。</w:t>
            </w:r>
          </w:p>
        </w:tc>
        <w:tc>
          <w:tcPr>
            <w:tcW w:w="2403" w:type="dxa"/>
          </w:tcPr>
          <w:p w14:paraId="4A940F23" w14:textId="73B7565B" w:rsidR="00B7495A" w:rsidRPr="00402B5C" w:rsidRDefault="00B7495A" w:rsidP="00FA1672">
            <w:pPr>
              <w:rPr>
                <w:rFonts w:cs="Times New Roman"/>
                <w:szCs w:val="21"/>
              </w:rPr>
            </w:pPr>
            <w:r w:rsidRPr="00402B5C">
              <w:rPr>
                <w:rFonts w:cs="Times New Roman"/>
                <w:szCs w:val="21"/>
              </w:rPr>
              <w:t>お気の毒</w:t>
            </w:r>
            <w:r w:rsidR="00A67D77" w:rsidRPr="00402B5C">
              <w:rPr>
                <w:rFonts w:cs="Times New Roman"/>
                <w:szCs w:val="21"/>
              </w:rPr>
              <w:t xml:space="preserve"> </w:t>
            </w:r>
            <w:r w:rsidRPr="00402B5C">
              <w:rPr>
                <w:rFonts w:cs="Times New Roman"/>
                <w:szCs w:val="21"/>
              </w:rPr>
              <w:t>-&gt; sorry for you ※</w:t>
            </w:r>
            <w:r w:rsidRPr="00402B5C">
              <w:rPr>
                <w:rFonts w:cs="Times New Roman"/>
                <w:szCs w:val="21"/>
              </w:rPr>
              <w:t>和英辞書に対訳と記述あり。</w:t>
            </w:r>
          </w:p>
        </w:tc>
      </w:tr>
      <w:tr w:rsidR="00B7495A" w:rsidRPr="00F45A47" w14:paraId="4E699D70" w14:textId="77777777" w:rsidTr="005351A7">
        <w:tc>
          <w:tcPr>
            <w:tcW w:w="1838" w:type="dxa"/>
          </w:tcPr>
          <w:p w14:paraId="310D1BF0" w14:textId="77777777" w:rsidR="00B7495A" w:rsidRPr="00402B5C" w:rsidRDefault="00B7495A" w:rsidP="00FA1672">
            <w:pPr>
              <w:rPr>
                <w:rFonts w:cs="Times New Roman"/>
                <w:szCs w:val="21"/>
              </w:rPr>
            </w:pPr>
            <w:r w:rsidRPr="00402B5C">
              <w:rPr>
                <w:rFonts w:cs="Times New Roman"/>
                <w:szCs w:val="21"/>
              </w:rPr>
              <w:t>Generalization</w:t>
            </w:r>
          </w:p>
        </w:tc>
        <w:tc>
          <w:tcPr>
            <w:tcW w:w="4253" w:type="dxa"/>
          </w:tcPr>
          <w:p w14:paraId="5EF58B6B" w14:textId="77777777" w:rsidR="00B7495A" w:rsidRPr="00402B5C" w:rsidRDefault="00B7495A" w:rsidP="00FA1672">
            <w:pPr>
              <w:rPr>
                <w:rFonts w:cs="Times New Roman"/>
                <w:szCs w:val="21"/>
              </w:rPr>
            </w:pPr>
            <w:r w:rsidRPr="00402B5C">
              <w:rPr>
                <w:rFonts w:cs="Times New Roman"/>
                <w:szCs w:val="21"/>
              </w:rPr>
              <w:t>原文の具体的・特殊な用語を、より一般的・中立的な上位概念の用語に置き換える技法である。</w:t>
            </w:r>
          </w:p>
        </w:tc>
        <w:tc>
          <w:tcPr>
            <w:tcW w:w="2403" w:type="dxa"/>
          </w:tcPr>
          <w:p w14:paraId="0CF281C8" w14:textId="5B78DA5E" w:rsidR="00B7495A" w:rsidRPr="00402B5C" w:rsidRDefault="00B7495A" w:rsidP="00FA1672">
            <w:pPr>
              <w:rPr>
                <w:rFonts w:cs="Times New Roman"/>
                <w:szCs w:val="21"/>
              </w:rPr>
            </w:pPr>
            <w:r w:rsidRPr="00402B5C">
              <w:rPr>
                <w:rFonts w:cs="Times New Roman"/>
                <w:szCs w:val="21"/>
              </w:rPr>
              <w:t>着物</w:t>
            </w:r>
            <w:r w:rsidR="00A67D77" w:rsidRPr="00402B5C">
              <w:rPr>
                <w:rFonts w:cs="Times New Roman"/>
                <w:szCs w:val="21"/>
              </w:rPr>
              <w:t xml:space="preserve"> </w:t>
            </w:r>
            <w:r w:rsidRPr="00402B5C">
              <w:rPr>
                <w:rFonts w:cs="Times New Roman"/>
                <w:szCs w:val="21"/>
              </w:rPr>
              <w:t>-&gt; clothes</w:t>
            </w:r>
          </w:p>
        </w:tc>
      </w:tr>
      <w:tr w:rsidR="00B7495A" w:rsidRPr="00F45A47" w14:paraId="042DEE75" w14:textId="77777777" w:rsidTr="005351A7">
        <w:tc>
          <w:tcPr>
            <w:tcW w:w="1838" w:type="dxa"/>
          </w:tcPr>
          <w:p w14:paraId="44C9ABFA" w14:textId="77777777" w:rsidR="00B7495A" w:rsidRPr="00402B5C" w:rsidRDefault="00B7495A" w:rsidP="00FA1672">
            <w:pPr>
              <w:rPr>
                <w:rFonts w:cs="Times New Roman"/>
                <w:szCs w:val="21"/>
              </w:rPr>
            </w:pPr>
            <w:r w:rsidRPr="00402B5C">
              <w:rPr>
                <w:rFonts w:cs="Times New Roman"/>
                <w:szCs w:val="21"/>
              </w:rPr>
              <w:t>Particularization</w:t>
            </w:r>
          </w:p>
        </w:tc>
        <w:tc>
          <w:tcPr>
            <w:tcW w:w="4253" w:type="dxa"/>
          </w:tcPr>
          <w:p w14:paraId="07D76AF1" w14:textId="77777777" w:rsidR="00B7495A" w:rsidRPr="00402B5C" w:rsidRDefault="00B7495A" w:rsidP="00FA1672">
            <w:pPr>
              <w:rPr>
                <w:rFonts w:cs="Times New Roman"/>
                <w:szCs w:val="21"/>
              </w:rPr>
            </w:pPr>
            <w:r w:rsidRPr="00402B5C">
              <w:rPr>
                <w:rFonts w:cs="Times New Roman"/>
                <w:szCs w:val="21"/>
              </w:rPr>
              <w:t>原文の一般的な用語を、より具体的・精密な下位概念の用語に置き換える技法である。</w:t>
            </w:r>
          </w:p>
        </w:tc>
        <w:tc>
          <w:tcPr>
            <w:tcW w:w="2403" w:type="dxa"/>
          </w:tcPr>
          <w:p w14:paraId="6E2E6036" w14:textId="77777777" w:rsidR="00B7495A" w:rsidRPr="00402B5C" w:rsidRDefault="00B7495A" w:rsidP="00FA1672">
            <w:pPr>
              <w:rPr>
                <w:rFonts w:cs="Times New Roman"/>
                <w:szCs w:val="21"/>
              </w:rPr>
            </w:pPr>
            <w:r w:rsidRPr="00402B5C">
              <w:rPr>
                <w:rFonts w:cs="Times New Roman"/>
                <w:szCs w:val="21"/>
              </w:rPr>
              <w:t>花</w:t>
            </w:r>
            <w:r w:rsidRPr="00402B5C">
              <w:rPr>
                <w:rFonts w:cs="Times New Roman"/>
                <w:szCs w:val="21"/>
              </w:rPr>
              <w:t xml:space="preserve"> -&gt; cherry blossom</w:t>
            </w:r>
          </w:p>
        </w:tc>
      </w:tr>
      <w:tr w:rsidR="00B7495A" w:rsidRPr="00F45A47" w14:paraId="65E6562A" w14:textId="77777777" w:rsidTr="005351A7">
        <w:tc>
          <w:tcPr>
            <w:tcW w:w="1838" w:type="dxa"/>
          </w:tcPr>
          <w:p w14:paraId="7121B546" w14:textId="77777777" w:rsidR="00B7495A" w:rsidRPr="00402B5C" w:rsidRDefault="00B7495A" w:rsidP="00FA1672">
            <w:pPr>
              <w:rPr>
                <w:rFonts w:cs="Times New Roman"/>
                <w:szCs w:val="21"/>
              </w:rPr>
            </w:pPr>
            <w:r w:rsidRPr="00402B5C">
              <w:rPr>
                <w:rFonts w:cs="Times New Roman"/>
                <w:szCs w:val="21"/>
              </w:rPr>
              <w:t>Description</w:t>
            </w:r>
          </w:p>
        </w:tc>
        <w:tc>
          <w:tcPr>
            <w:tcW w:w="4253" w:type="dxa"/>
          </w:tcPr>
          <w:p w14:paraId="3534362B" w14:textId="77777777" w:rsidR="00B7495A" w:rsidRPr="00402B5C" w:rsidRDefault="00B7495A" w:rsidP="00FA1672">
            <w:pPr>
              <w:rPr>
                <w:rFonts w:cs="Times New Roman"/>
                <w:szCs w:val="21"/>
              </w:rPr>
            </w:pPr>
            <w:r w:rsidRPr="00402B5C">
              <w:rPr>
                <w:rFonts w:cs="Times New Roman"/>
                <w:szCs w:val="21"/>
              </w:rPr>
              <w:t>原文の用語や表現をその形態や機能の解説に置き換える技法である。</w:t>
            </w:r>
          </w:p>
        </w:tc>
        <w:tc>
          <w:tcPr>
            <w:tcW w:w="2403" w:type="dxa"/>
          </w:tcPr>
          <w:p w14:paraId="2F0ECD4A" w14:textId="24BDB369" w:rsidR="00B7495A" w:rsidRPr="00402B5C" w:rsidRDefault="00B7495A" w:rsidP="00FA1672">
            <w:pPr>
              <w:rPr>
                <w:rFonts w:cs="Times New Roman"/>
                <w:szCs w:val="21"/>
              </w:rPr>
            </w:pPr>
            <w:r w:rsidRPr="00402B5C">
              <w:rPr>
                <w:rFonts w:cs="Times New Roman"/>
                <w:szCs w:val="21"/>
              </w:rPr>
              <w:t>炬燵</w:t>
            </w:r>
            <w:r w:rsidR="00A67D77" w:rsidRPr="00402B5C">
              <w:rPr>
                <w:rFonts w:cs="Times New Roman"/>
                <w:szCs w:val="21"/>
              </w:rPr>
              <w:t xml:space="preserve"> </w:t>
            </w:r>
            <w:r w:rsidRPr="00402B5C">
              <w:rPr>
                <w:rFonts w:cs="Times New Roman"/>
                <w:szCs w:val="21"/>
              </w:rPr>
              <w:t>-&gt;</w:t>
            </w:r>
            <w:r w:rsidR="00A67D77" w:rsidRPr="00402B5C">
              <w:rPr>
                <w:rFonts w:cs="Times New Roman"/>
                <w:szCs w:val="21"/>
              </w:rPr>
              <w:t xml:space="preserve"> </w:t>
            </w:r>
            <w:r w:rsidRPr="00402B5C">
              <w:rPr>
                <w:rFonts w:cs="Times New Roman"/>
                <w:szCs w:val="21"/>
              </w:rPr>
              <w:t>the warm sunken fireplace with its wadded covering</w:t>
            </w:r>
          </w:p>
        </w:tc>
      </w:tr>
      <w:tr w:rsidR="00B7495A" w:rsidRPr="00F45A47" w14:paraId="2F9E7A6D" w14:textId="77777777" w:rsidTr="005351A7">
        <w:tc>
          <w:tcPr>
            <w:tcW w:w="1838" w:type="dxa"/>
          </w:tcPr>
          <w:p w14:paraId="508471A2" w14:textId="77777777" w:rsidR="00B7495A" w:rsidRPr="00402B5C" w:rsidRDefault="00B7495A" w:rsidP="00FA1672">
            <w:pPr>
              <w:rPr>
                <w:rFonts w:cs="Times New Roman"/>
                <w:szCs w:val="21"/>
              </w:rPr>
            </w:pPr>
            <w:r w:rsidRPr="00402B5C">
              <w:rPr>
                <w:rFonts w:cs="Times New Roman"/>
                <w:szCs w:val="21"/>
              </w:rPr>
              <w:t>Adaptation</w:t>
            </w:r>
          </w:p>
        </w:tc>
        <w:tc>
          <w:tcPr>
            <w:tcW w:w="4253" w:type="dxa"/>
          </w:tcPr>
          <w:p w14:paraId="04082EAB" w14:textId="77777777" w:rsidR="00B7495A" w:rsidRPr="00402B5C" w:rsidRDefault="00B7495A" w:rsidP="00FA1672">
            <w:pPr>
              <w:rPr>
                <w:rFonts w:cs="Times New Roman"/>
                <w:szCs w:val="21"/>
              </w:rPr>
            </w:pPr>
            <w:r w:rsidRPr="00402B5C">
              <w:rPr>
                <w:rFonts w:cs="Times New Roman"/>
                <w:szCs w:val="21"/>
              </w:rPr>
              <w:t>原文の語句を、目標文化において機能的に類似した別の文化的要素に置き換える技法である。</w:t>
            </w:r>
          </w:p>
        </w:tc>
        <w:tc>
          <w:tcPr>
            <w:tcW w:w="2403" w:type="dxa"/>
          </w:tcPr>
          <w:p w14:paraId="48F30F4B" w14:textId="77777777" w:rsidR="00B7495A" w:rsidRPr="00402B5C" w:rsidRDefault="00B7495A" w:rsidP="00FA1672">
            <w:pPr>
              <w:rPr>
                <w:rFonts w:cs="Times New Roman"/>
                <w:szCs w:val="21"/>
              </w:rPr>
            </w:pPr>
            <w:r w:rsidRPr="00402B5C">
              <w:rPr>
                <w:rFonts w:cs="Times New Roman"/>
                <w:szCs w:val="21"/>
              </w:rPr>
              <w:t>将棋</w:t>
            </w:r>
            <w:r w:rsidRPr="00402B5C">
              <w:rPr>
                <w:rFonts w:cs="Times New Roman"/>
                <w:szCs w:val="21"/>
              </w:rPr>
              <w:t xml:space="preserve"> -&gt; chess</w:t>
            </w:r>
          </w:p>
        </w:tc>
      </w:tr>
      <w:tr w:rsidR="00B7495A" w:rsidRPr="00F45A47" w14:paraId="3EC2108A" w14:textId="77777777" w:rsidTr="005351A7">
        <w:tc>
          <w:tcPr>
            <w:tcW w:w="1838" w:type="dxa"/>
          </w:tcPr>
          <w:p w14:paraId="6DCB7AB1" w14:textId="77777777" w:rsidR="00B7495A" w:rsidRPr="00402B5C" w:rsidRDefault="00B7495A" w:rsidP="00FA1672">
            <w:pPr>
              <w:rPr>
                <w:rFonts w:cs="Times New Roman"/>
                <w:szCs w:val="21"/>
              </w:rPr>
            </w:pPr>
            <w:r w:rsidRPr="00402B5C">
              <w:rPr>
                <w:rFonts w:cs="Times New Roman"/>
                <w:szCs w:val="21"/>
              </w:rPr>
              <w:t>Reduction</w:t>
            </w:r>
          </w:p>
        </w:tc>
        <w:tc>
          <w:tcPr>
            <w:tcW w:w="4253" w:type="dxa"/>
          </w:tcPr>
          <w:p w14:paraId="322EC300" w14:textId="6656B7B9" w:rsidR="00B7495A" w:rsidRPr="00402B5C" w:rsidRDefault="00B7495A" w:rsidP="00FA1672">
            <w:pPr>
              <w:rPr>
                <w:rFonts w:cs="Times New Roman"/>
                <w:szCs w:val="21"/>
              </w:rPr>
            </w:pPr>
            <w:r w:rsidRPr="00402B5C">
              <w:rPr>
                <w:rFonts w:cs="Times New Roman"/>
                <w:szCs w:val="21"/>
              </w:rPr>
              <w:t>原文に含まれる情報項目を意図的に</w:t>
            </w:r>
            <w:r w:rsidR="0023465B" w:rsidRPr="00402B5C">
              <w:rPr>
                <w:rFonts w:cs="Times New Roman" w:hint="eastAsia"/>
                <w:szCs w:val="21"/>
              </w:rPr>
              <w:t>削除</w:t>
            </w:r>
            <w:r w:rsidRPr="00402B5C">
              <w:rPr>
                <w:rFonts w:cs="Times New Roman"/>
                <w:szCs w:val="21"/>
              </w:rPr>
              <w:t>する技法である。</w:t>
            </w:r>
          </w:p>
        </w:tc>
        <w:tc>
          <w:tcPr>
            <w:tcW w:w="2403" w:type="dxa"/>
          </w:tcPr>
          <w:p w14:paraId="46FBA3A7" w14:textId="77777777" w:rsidR="00B7495A" w:rsidRPr="00402B5C" w:rsidRDefault="00B7495A" w:rsidP="00FA1672">
            <w:pPr>
              <w:rPr>
                <w:rFonts w:cs="Times New Roman"/>
                <w:szCs w:val="21"/>
              </w:rPr>
            </w:pPr>
            <w:r w:rsidRPr="00402B5C">
              <w:rPr>
                <w:rFonts w:cs="Times New Roman"/>
                <w:szCs w:val="21"/>
              </w:rPr>
              <w:t>香車</w:t>
            </w:r>
            <w:r w:rsidRPr="00402B5C">
              <w:rPr>
                <w:rFonts w:cs="Times New Roman"/>
                <w:szCs w:val="21"/>
              </w:rPr>
              <w:t xml:space="preserve"> -&gt; </w:t>
            </w:r>
            <w:r w:rsidRPr="00402B5C">
              <w:rPr>
                <w:rFonts w:cs="Times New Roman"/>
                <w:szCs w:val="21"/>
              </w:rPr>
              <w:t>無し</w:t>
            </w:r>
          </w:p>
        </w:tc>
      </w:tr>
    </w:tbl>
    <w:p w14:paraId="0FE8BDBD" w14:textId="77777777" w:rsidR="00C939FE" w:rsidRPr="00C939FE" w:rsidRDefault="00C939FE" w:rsidP="00C939FE"/>
    <w:p w14:paraId="2F837DE9" w14:textId="77777777" w:rsidR="00C939FE" w:rsidRDefault="00951FE3" w:rsidP="0028789D">
      <w:pPr>
        <w:rPr>
          <w:rFonts w:cs="Times New Roman"/>
          <w:szCs w:val="21"/>
        </w:rPr>
      </w:pPr>
      <w:r w:rsidRPr="00402B5C">
        <w:rPr>
          <w:rFonts w:cs="Times New Roman" w:hint="eastAsia"/>
          <w:szCs w:val="21"/>
        </w:rPr>
        <w:t xml:space="preserve">　</w:t>
      </w:r>
    </w:p>
    <w:p w14:paraId="00CF195B" w14:textId="0DB68E73" w:rsidR="00594E45" w:rsidRPr="00402B5C" w:rsidRDefault="00353C08" w:rsidP="00C939FE">
      <w:pPr>
        <w:ind w:firstLineChars="100" w:firstLine="210"/>
        <w:rPr>
          <w:rFonts w:cs="Times New Roman"/>
          <w:szCs w:val="21"/>
        </w:rPr>
      </w:pPr>
      <w:r w:rsidRPr="00402B5C">
        <w:rPr>
          <w:rFonts w:cs="Times New Roman" w:hint="eastAsia"/>
          <w:szCs w:val="21"/>
        </w:rPr>
        <w:lastRenderedPageBreak/>
        <w:t>第一に、</w:t>
      </w:r>
      <w:r w:rsidR="000C0B54" w:rsidRPr="00402B5C">
        <w:rPr>
          <w:rFonts w:cs="Times New Roman" w:hint="eastAsia"/>
          <w:szCs w:val="21"/>
        </w:rPr>
        <w:t>原語</w:t>
      </w:r>
      <w:r w:rsidR="00BF3A8C" w:rsidRPr="00402B5C">
        <w:rPr>
          <w:rFonts w:cs="Times New Roman" w:hint="eastAsia"/>
          <w:szCs w:val="21"/>
        </w:rPr>
        <w:t>の形式や構造を強く保持する技法として、</w:t>
      </w:r>
      <w:commentRangeStart w:id="72"/>
      <w:commentRangeStart w:id="73"/>
      <w:r w:rsidR="00BF3A8C" w:rsidRPr="00402B5C">
        <w:rPr>
          <w:rFonts w:cs="Times New Roman"/>
          <w:szCs w:val="21"/>
        </w:rPr>
        <w:t>Borrowing</w:t>
      </w:r>
      <w:r w:rsidR="00BF3A8C" w:rsidRPr="00402B5C">
        <w:rPr>
          <w:rFonts w:cs="Times New Roman" w:hint="eastAsia"/>
          <w:szCs w:val="21"/>
        </w:rPr>
        <w:t>、</w:t>
      </w:r>
      <w:r w:rsidR="00BF3A8C" w:rsidRPr="00402B5C">
        <w:rPr>
          <w:rFonts w:cs="Times New Roman"/>
          <w:szCs w:val="21"/>
        </w:rPr>
        <w:t>Amplification</w:t>
      </w:r>
      <w:r w:rsidR="00BF3A8C" w:rsidRPr="00402B5C">
        <w:rPr>
          <w:rFonts w:cs="Times New Roman" w:hint="eastAsia"/>
          <w:szCs w:val="21"/>
        </w:rPr>
        <w:t>、</w:t>
      </w:r>
      <w:r w:rsidR="00BF3A8C" w:rsidRPr="00402B5C">
        <w:rPr>
          <w:rFonts w:cs="Times New Roman"/>
          <w:szCs w:val="21"/>
        </w:rPr>
        <w:t>Calque</w:t>
      </w:r>
      <w:commentRangeEnd w:id="72"/>
      <w:r w:rsidR="004B0331" w:rsidRPr="00402B5C">
        <w:rPr>
          <w:rStyle w:val="ac"/>
          <w:rFonts w:cs="Times New Roman" w:hint="eastAsia"/>
          <w:sz w:val="21"/>
          <w:szCs w:val="21"/>
        </w:rPr>
        <w:commentReference w:id="72"/>
      </w:r>
      <w:commentRangeEnd w:id="73"/>
      <w:r w:rsidR="002E4570" w:rsidRPr="00402B5C">
        <w:rPr>
          <w:rStyle w:val="ac"/>
          <w:rFonts w:cs="Times New Roman" w:hint="eastAsia"/>
          <w:sz w:val="21"/>
          <w:szCs w:val="21"/>
        </w:rPr>
        <w:commentReference w:id="73"/>
      </w:r>
      <w:r w:rsidR="009F12CF" w:rsidRPr="00402B5C">
        <w:rPr>
          <w:rFonts w:cs="Times New Roman" w:hint="eastAsia"/>
          <w:szCs w:val="21"/>
        </w:rPr>
        <w:t>が挙げられる。</w:t>
      </w:r>
      <w:r w:rsidR="009F12CF" w:rsidRPr="00402B5C">
        <w:rPr>
          <w:rFonts w:cs="Times New Roman"/>
          <w:szCs w:val="21"/>
        </w:rPr>
        <w:t>Borrowing</w:t>
      </w:r>
      <w:r w:rsidR="009F12CF" w:rsidRPr="00402B5C">
        <w:rPr>
          <w:rFonts w:cs="Times New Roman" w:hint="eastAsia"/>
          <w:szCs w:val="21"/>
        </w:rPr>
        <w:t>は、</w:t>
      </w:r>
      <w:r w:rsidR="00C55D18" w:rsidRPr="00402B5C">
        <w:rPr>
          <w:rFonts w:cs="Times New Roman" w:hint="eastAsia"/>
          <w:szCs w:val="21"/>
        </w:rPr>
        <w:t>明治期の日本の通貨単位</w:t>
      </w:r>
      <w:r w:rsidR="003947EC" w:rsidRPr="00402B5C">
        <w:rPr>
          <w:rFonts w:cs="Times New Roman" w:hint="eastAsia"/>
          <w:szCs w:val="21"/>
        </w:rPr>
        <w:t>である</w:t>
      </w:r>
      <w:r w:rsidR="009F12CF" w:rsidRPr="00402B5C">
        <w:rPr>
          <w:rFonts w:cs="Times New Roman" w:hint="eastAsia"/>
          <w:szCs w:val="21"/>
        </w:rPr>
        <w:t>「銭」</w:t>
      </w:r>
      <w:r w:rsidR="00C55D18" w:rsidRPr="00402B5C">
        <w:rPr>
          <w:rFonts w:cs="Times New Roman" w:hint="eastAsia"/>
          <w:szCs w:val="21"/>
        </w:rPr>
        <w:t>を</w:t>
      </w:r>
      <w:r w:rsidR="0042026C">
        <w:rPr>
          <w:rFonts w:cs="Times New Roman" w:hint="eastAsia"/>
          <w:szCs w:val="21"/>
        </w:rPr>
        <w:t xml:space="preserve"> </w:t>
      </w:r>
      <w:r w:rsidR="0042026C">
        <w:rPr>
          <w:rFonts w:cs="Times New Roman"/>
          <w:szCs w:val="21"/>
        </w:rPr>
        <w:t>“</w:t>
      </w:r>
      <w:proofErr w:type="spellStart"/>
      <w:r w:rsidR="00C55D18" w:rsidRPr="00402B5C">
        <w:rPr>
          <w:rFonts w:cs="Times New Roman"/>
          <w:szCs w:val="21"/>
        </w:rPr>
        <w:t>sen</w:t>
      </w:r>
      <w:proofErr w:type="spellEnd"/>
      <w:r w:rsidR="00C55D18" w:rsidRPr="00402B5C">
        <w:rPr>
          <w:rFonts w:cs="Times New Roman"/>
          <w:szCs w:val="21"/>
        </w:rPr>
        <w:t>”</w:t>
      </w:r>
      <w:r w:rsidR="0042026C">
        <w:rPr>
          <w:rFonts w:cs="Times New Roman" w:hint="eastAsia"/>
          <w:szCs w:val="21"/>
        </w:rPr>
        <w:t xml:space="preserve"> </w:t>
      </w:r>
      <w:r w:rsidR="00E10CD0" w:rsidRPr="00402B5C">
        <w:rPr>
          <w:rFonts w:cs="Times New Roman" w:hint="eastAsia"/>
          <w:szCs w:val="21"/>
        </w:rPr>
        <w:t>のようにローマ字で音写し、補足説明を加えない</w:t>
      </w:r>
      <w:r w:rsidR="008D1244" w:rsidRPr="00402B5C">
        <w:rPr>
          <w:rFonts w:cs="Times New Roman" w:hint="eastAsia"/>
          <w:szCs w:val="21"/>
        </w:rPr>
        <w:t>手法である。</w:t>
      </w:r>
      <w:r w:rsidR="008D1244" w:rsidRPr="00402B5C">
        <w:rPr>
          <w:rFonts w:cs="Times New Roman"/>
          <w:szCs w:val="21"/>
        </w:rPr>
        <w:t>これに対し、音写した語句に脚注や文中での補足説明を加え、読者の理解を意図的に助ける処置を行った場合、本研究ではこれを</w:t>
      </w:r>
      <w:r w:rsidR="008D1244" w:rsidRPr="00402B5C">
        <w:rPr>
          <w:rFonts w:cs="Times New Roman"/>
          <w:szCs w:val="21"/>
        </w:rPr>
        <w:t>Amplification</w:t>
      </w:r>
      <w:r w:rsidR="008D1244" w:rsidRPr="00402B5C">
        <w:rPr>
          <w:rFonts w:cs="Times New Roman"/>
          <w:szCs w:val="21"/>
        </w:rPr>
        <w:t>と定義する。また、</w:t>
      </w:r>
      <w:r w:rsidR="008D1244" w:rsidRPr="00402B5C">
        <w:rPr>
          <w:rFonts w:cs="Times New Roman"/>
          <w:szCs w:val="21"/>
        </w:rPr>
        <w:t>Calque</w:t>
      </w:r>
      <w:r w:rsidR="008D1244" w:rsidRPr="00402B5C">
        <w:rPr>
          <w:rFonts w:cs="Times New Roman"/>
          <w:szCs w:val="21"/>
        </w:rPr>
        <w:t>は</w:t>
      </w:r>
      <w:r w:rsidR="00387CF7" w:rsidRPr="00402B5C">
        <w:rPr>
          <w:rFonts w:cs="Times New Roman" w:hint="eastAsia"/>
          <w:szCs w:val="21"/>
        </w:rPr>
        <w:t>「</w:t>
      </w:r>
      <w:r w:rsidR="003B2B1E" w:rsidRPr="00402B5C">
        <w:rPr>
          <w:rFonts w:cs="Times New Roman" w:hint="eastAsia"/>
          <w:szCs w:val="21"/>
        </w:rPr>
        <w:t>切腹」</w:t>
      </w:r>
      <w:r w:rsidR="008D1244" w:rsidRPr="00402B5C">
        <w:rPr>
          <w:rFonts w:cs="Times New Roman"/>
          <w:szCs w:val="21"/>
        </w:rPr>
        <w:t xml:space="preserve"> </w:t>
      </w:r>
      <w:r w:rsidR="00513CDD" w:rsidRPr="00402B5C">
        <w:rPr>
          <w:rFonts w:cs="Times New Roman" w:hint="eastAsia"/>
          <w:szCs w:val="21"/>
        </w:rPr>
        <w:t>を</w:t>
      </w:r>
      <w:r w:rsidR="0042026C">
        <w:rPr>
          <w:rFonts w:cs="Times New Roman" w:hint="eastAsia"/>
          <w:szCs w:val="21"/>
        </w:rPr>
        <w:t xml:space="preserve"> </w:t>
      </w:r>
      <w:r w:rsidR="0042026C">
        <w:rPr>
          <w:rFonts w:cs="Times New Roman"/>
          <w:szCs w:val="21"/>
        </w:rPr>
        <w:t>“</w:t>
      </w:r>
      <w:r w:rsidR="00513CDD" w:rsidRPr="00402B5C">
        <w:rPr>
          <w:rFonts w:cs="Times New Roman"/>
          <w:szCs w:val="21"/>
        </w:rPr>
        <w:t>cut</w:t>
      </w:r>
      <w:r w:rsidR="0024454B" w:rsidRPr="00402B5C">
        <w:rPr>
          <w:rFonts w:cs="Times New Roman"/>
          <w:szCs w:val="21"/>
        </w:rPr>
        <w:t>-</w:t>
      </w:r>
      <w:r w:rsidR="00513CDD" w:rsidRPr="00402B5C">
        <w:rPr>
          <w:rFonts w:cs="Times New Roman"/>
          <w:szCs w:val="21"/>
        </w:rPr>
        <w:t>belly”</w:t>
      </w:r>
      <w:r w:rsidR="0042026C">
        <w:rPr>
          <w:rFonts w:cs="Times New Roman" w:hint="eastAsia"/>
          <w:szCs w:val="21"/>
        </w:rPr>
        <w:t xml:space="preserve"> </w:t>
      </w:r>
      <w:r w:rsidR="008D1244" w:rsidRPr="00402B5C">
        <w:rPr>
          <w:rFonts w:cs="Times New Roman"/>
          <w:szCs w:val="21"/>
        </w:rPr>
        <w:t>と訳すように、原文の構成要素を逐語的に訳出して原語の構造を目標言語</w:t>
      </w:r>
      <w:r w:rsidR="00031D75" w:rsidRPr="00402B5C">
        <w:rPr>
          <w:rFonts w:cs="Times New Roman" w:hint="eastAsia"/>
          <w:szCs w:val="21"/>
        </w:rPr>
        <w:t>に持ち込</w:t>
      </w:r>
      <w:r w:rsidR="0039079B" w:rsidRPr="00402B5C">
        <w:rPr>
          <w:rFonts w:cs="Times New Roman" w:hint="eastAsia"/>
          <w:szCs w:val="21"/>
        </w:rPr>
        <w:t>む技法</w:t>
      </w:r>
      <w:r w:rsidR="00031D75" w:rsidRPr="00402B5C">
        <w:rPr>
          <w:rFonts w:cs="Times New Roman" w:hint="eastAsia"/>
          <w:szCs w:val="21"/>
        </w:rPr>
        <w:t>を</w:t>
      </w:r>
      <w:r w:rsidR="0039079B" w:rsidRPr="00402B5C">
        <w:rPr>
          <w:rFonts w:cs="Times New Roman" w:hint="eastAsia"/>
          <w:szCs w:val="21"/>
        </w:rPr>
        <w:t>指す</w:t>
      </w:r>
      <w:r w:rsidR="00031D75" w:rsidRPr="00402B5C">
        <w:rPr>
          <w:rFonts w:cs="Times New Roman" w:hint="eastAsia"/>
          <w:szCs w:val="21"/>
        </w:rPr>
        <w:t>。</w:t>
      </w:r>
      <w:r w:rsidR="006F63DB" w:rsidRPr="00402B5C">
        <w:rPr>
          <w:rFonts w:cs="Times New Roman" w:hint="eastAsia"/>
          <w:szCs w:val="21"/>
        </w:rPr>
        <w:t>本研究では、</w:t>
      </w:r>
      <w:r w:rsidR="00676D30" w:rsidRPr="00402B5C">
        <w:rPr>
          <w:rFonts w:cs="Times New Roman" w:hint="eastAsia"/>
          <w:szCs w:val="21"/>
        </w:rPr>
        <w:t>後述する</w:t>
      </w:r>
      <w:r w:rsidR="00676D30" w:rsidRPr="00402B5C">
        <w:rPr>
          <w:rFonts w:cs="Times New Roman"/>
          <w:szCs w:val="21"/>
        </w:rPr>
        <w:t>Literal translation</w:t>
      </w:r>
      <w:r w:rsidR="00676D30" w:rsidRPr="00402B5C">
        <w:rPr>
          <w:rFonts w:cs="Times New Roman" w:hint="eastAsia"/>
          <w:szCs w:val="21"/>
        </w:rPr>
        <w:t>と</w:t>
      </w:r>
      <w:r w:rsidR="001F4EB5" w:rsidRPr="00402B5C">
        <w:rPr>
          <w:rFonts w:cs="Times New Roman" w:hint="eastAsia"/>
          <w:szCs w:val="21"/>
        </w:rPr>
        <w:t>明確に</w:t>
      </w:r>
      <w:r w:rsidR="00676D30" w:rsidRPr="00402B5C">
        <w:rPr>
          <w:rFonts w:cs="Times New Roman" w:hint="eastAsia"/>
          <w:szCs w:val="21"/>
        </w:rPr>
        <w:t>区別するため、</w:t>
      </w:r>
      <w:r w:rsidR="00B3067D" w:rsidRPr="00402B5C">
        <w:rPr>
          <w:rFonts w:cs="Times New Roman"/>
          <w:szCs w:val="21"/>
        </w:rPr>
        <w:t>Molina</w:t>
      </w:r>
      <w:r w:rsidR="0042026C">
        <w:rPr>
          <w:rFonts w:cs="Times New Roman" w:hint="eastAsia"/>
          <w:szCs w:val="21"/>
        </w:rPr>
        <w:t xml:space="preserve"> &amp; </w:t>
      </w:r>
      <w:r w:rsidR="00B3067D" w:rsidRPr="00402B5C">
        <w:rPr>
          <w:rFonts w:cs="Times New Roman"/>
          <w:szCs w:val="21"/>
        </w:rPr>
        <w:t>Albir</w:t>
      </w:r>
      <w:sdt>
        <w:sdtPr>
          <w:rPr>
            <w:rFonts w:cs="Times New Roman"/>
            <w:szCs w:val="21"/>
          </w:rPr>
          <w:id w:val="61305346"/>
          <w:citation/>
        </w:sdtPr>
        <w:sdtContent>
          <w:r w:rsidR="00B3067D" w:rsidRPr="00402B5C">
            <w:rPr>
              <w:rFonts w:cs="Times New Roman"/>
              <w:szCs w:val="21"/>
            </w:rPr>
            <w:fldChar w:fldCharType="begin"/>
          </w:r>
          <w:r w:rsidR="00B3067D" w:rsidRPr="00402B5C">
            <w:rPr>
              <w:rFonts w:cs="Times New Roman"/>
              <w:szCs w:val="21"/>
            </w:rPr>
            <w:instrText xml:space="preserve">CITATION MolAlb02 \n  \t  \l 1041 </w:instrText>
          </w:r>
          <w:r w:rsidR="00B3067D" w:rsidRPr="00402B5C">
            <w:rPr>
              <w:rFonts w:cs="Times New Roman"/>
              <w:szCs w:val="21"/>
            </w:rPr>
            <w:fldChar w:fldCharType="separate"/>
          </w:r>
          <w:r w:rsidR="00B3067D" w:rsidRPr="00402B5C">
            <w:rPr>
              <w:rFonts w:cs="Times New Roman"/>
              <w:noProof/>
              <w:szCs w:val="21"/>
            </w:rPr>
            <w:t xml:space="preserve"> (2002)</w:t>
          </w:r>
          <w:r w:rsidR="00B3067D" w:rsidRPr="00402B5C">
            <w:rPr>
              <w:rFonts w:cs="Times New Roman"/>
              <w:szCs w:val="21"/>
            </w:rPr>
            <w:fldChar w:fldCharType="end"/>
          </w:r>
        </w:sdtContent>
      </w:sdt>
      <w:r w:rsidR="0042026C">
        <w:rPr>
          <w:rFonts w:cs="Times New Roman" w:hint="eastAsia"/>
          <w:szCs w:val="21"/>
        </w:rPr>
        <w:t xml:space="preserve"> </w:t>
      </w:r>
      <w:r w:rsidR="00B3067D" w:rsidRPr="00402B5C">
        <w:rPr>
          <w:rFonts w:cs="Times New Roman" w:hint="eastAsia"/>
          <w:szCs w:val="21"/>
        </w:rPr>
        <w:t>の定義を細分化し、</w:t>
      </w:r>
      <w:r w:rsidR="00676D30" w:rsidRPr="00402B5C">
        <w:rPr>
          <w:rFonts w:cs="Times New Roman" w:hint="eastAsia"/>
          <w:szCs w:val="21"/>
        </w:rPr>
        <w:t>原語の構造を</w:t>
      </w:r>
      <w:r w:rsidR="0039079B" w:rsidRPr="00402B5C">
        <w:rPr>
          <w:rFonts w:cs="Times New Roman" w:hint="eastAsia"/>
          <w:szCs w:val="21"/>
        </w:rPr>
        <w:t>維持</w:t>
      </w:r>
      <w:r w:rsidR="00676D30" w:rsidRPr="00402B5C">
        <w:rPr>
          <w:rFonts w:cs="Times New Roman" w:hint="eastAsia"/>
          <w:szCs w:val="21"/>
        </w:rPr>
        <w:t>した結果として、</w:t>
      </w:r>
      <w:r w:rsidR="0039079B" w:rsidRPr="00402B5C">
        <w:rPr>
          <w:rFonts w:cs="Times New Roman" w:hint="eastAsia"/>
          <w:szCs w:val="21"/>
        </w:rPr>
        <w:t>目標言語</w:t>
      </w:r>
      <w:r w:rsidR="00676D30" w:rsidRPr="00402B5C">
        <w:rPr>
          <w:rFonts w:cs="Times New Roman" w:hint="eastAsia"/>
          <w:szCs w:val="21"/>
        </w:rPr>
        <w:t>において文法的に不自然</w:t>
      </w:r>
      <w:r w:rsidR="0039079B" w:rsidRPr="00402B5C">
        <w:rPr>
          <w:rFonts w:cs="Times New Roman" w:hint="eastAsia"/>
          <w:szCs w:val="21"/>
        </w:rPr>
        <w:t>、あるいは慣用的に逸脱した</w:t>
      </w:r>
      <w:r w:rsidR="005F362A" w:rsidRPr="00402B5C">
        <w:rPr>
          <w:rFonts w:cs="Times New Roman" w:hint="eastAsia"/>
          <w:szCs w:val="21"/>
        </w:rPr>
        <w:t>表現となる</w:t>
      </w:r>
      <w:r w:rsidR="00676D30" w:rsidRPr="00402B5C">
        <w:rPr>
          <w:rFonts w:cs="Times New Roman" w:hint="eastAsia"/>
          <w:szCs w:val="21"/>
        </w:rPr>
        <w:t>場合を</w:t>
      </w:r>
      <w:r w:rsidR="00676D30" w:rsidRPr="00402B5C">
        <w:rPr>
          <w:rFonts w:cs="Times New Roman"/>
          <w:szCs w:val="21"/>
        </w:rPr>
        <w:t>Calque</w:t>
      </w:r>
      <w:r w:rsidR="00676D30" w:rsidRPr="00402B5C">
        <w:rPr>
          <w:rFonts w:cs="Times New Roman" w:hint="eastAsia"/>
          <w:szCs w:val="21"/>
        </w:rPr>
        <w:t>に分類する。</w:t>
      </w:r>
      <w:r w:rsidR="00AD45C6" w:rsidRPr="00402B5C">
        <w:rPr>
          <w:rFonts w:cs="Times New Roman"/>
          <w:szCs w:val="21"/>
        </w:rPr>
        <w:t>なお、</w:t>
      </w:r>
      <w:r w:rsidR="00AD45C6" w:rsidRPr="00402B5C">
        <w:rPr>
          <w:rFonts w:cs="Times New Roman"/>
          <w:szCs w:val="21"/>
        </w:rPr>
        <w:t>Molina</w:t>
      </w:r>
      <w:r w:rsidR="0042026C">
        <w:rPr>
          <w:rFonts w:cs="Times New Roman" w:hint="eastAsia"/>
          <w:szCs w:val="21"/>
        </w:rPr>
        <w:t xml:space="preserve"> </w:t>
      </w:r>
      <w:r w:rsidR="00AD45C6" w:rsidRPr="00402B5C">
        <w:rPr>
          <w:rFonts w:cs="Times New Roman"/>
          <w:szCs w:val="21"/>
        </w:rPr>
        <w:t>&amp;</w:t>
      </w:r>
      <w:r w:rsidR="0042026C">
        <w:rPr>
          <w:rFonts w:cs="Times New Roman" w:hint="eastAsia"/>
          <w:szCs w:val="21"/>
        </w:rPr>
        <w:t xml:space="preserve"> </w:t>
      </w:r>
      <w:r w:rsidR="00AD45C6" w:rsidRPr="00402B5C">
        <w:rPr>
          <w:rFonts w:cs="Times New Roman"/>
          <w:szCs w:val="21"/>
        </w:rPr>
        <w:t>Albir</w:t>
      </w:r>
      <w:sdt>
        <w:sdtPr>
          <w:rPr>
            <w:rFonts w:cs="Times New Roman"/>
            <w:szCs w:val="21"/>
          </w:rPr>
          <w:id w:val="-215591194"/>
          <w:citation/>
        </w:sdtPr>
        <w:sdtContent>
          <w:r w:rsidR="00AD45C6" w:rsidRPr="00402B5C">
            <w:rPr>
              <w:rFonts w:cs="Times New Roman"/>
              <w:szCs w:val="21"/>
            </w:rPr>
            <w:fldChar w:fldCharType="begin"/>
          </w:r>
          <w:r w:rsidR="00AD45C6" w:rsidRPr="00402B5C">
            <w:rPr>
              <w:rFonts w:cs="Times New Roman"/>
              <w:szCs w:val="21"/>
            </w:rPr>
            <w:instrText xml:space="preserve">CITATION MolAlb02 \n  \t  \l 1041 </w:instrText>
          </w:r>
          <w:r w:rsidR="00AD45C6" w:rsidRPr="00402B5C">
            <w:rPr>
              <w:rFonts w:cs="Times New Roman"/>
              <w:szCs w:val="21"/>
            </w:rPr>
            <w:fldChar w:fldCharType="separate"/>
          </w:r>
          <w:r w:rsidR="00AD45C6" w:rsidRPr="00402B5C">
            <w:rPr>
              <w:rFonts w:cs="Times New Roman"/>
              <w:noProof/>
              <w:szCs w:val="21"/>
            </w:rPr>
            <w:t xml:space="preserve"> (2002)</w:t>
          </w:r>
          <w:r w:rsidR="00AD45C6" w:rsidRPr="00402B5C">
            <w:rPr>
              <w:rFonts w:cs="Times New Roman"/>
              <w:szCs w:val="21"/>
            </w:rPr>
            <w:fldChar w:fldCharType="end"/>
          </w:r>
        </w:sdtContent>
      </w:sdt>
      <w:r w:rsidR="0042026C">
        <w:rPr>
          <w:rFonts w:cs="Times New Roman" w:hint="eastAsia"/>
          <w:szCs w:val="21"/>
        </w:rPr>
        <w:t xml:space="preserve"> </w:t>
      </w:r>
      <w:r w:rsidR="00AD45C6" w:rsidRPr="00402B5C">
        <w:rPr>
          <w:rFonts w:cs="Times New Roman"/>
          <w:szCs w:val="21"/>
        </w:rPr>
        <w:t>の</w:t>
      </w:r>
      <w:r w:rsidR="005F362A" w:rsidRPr="00402B5C">
        <w:rPr>
          <w:rFonts w:cs="Times New Roman" w:hint="eastAsia"/>
          <w:szCs w:val="21"/>
        </w:rPr>
        <w:t>定義には、</w:t>
      </w:r>
      <w:r w:rsidR="00AD45C6" w:rsidRPr="00402B5C">
        <w:rPr>
          <w:rFonts w:cs="Times New Roman"/>
          <w:szCs w:val="21"/>
        </w:rPr>
        <w:t>語彙的な</w:t>
      </w:r>
      <w:r w:rsidR="00AD45C6" w:rsidRPr="00402B5C">
        <w:rPr>
          <w:rFonts w:cs="Times New Roman"/>
          <w:szCs w:val="21"/>
        </w:rPr>
        <w:t>Calque</w:t>
      </w:r>
      <w:r w:rsidR="0042026C">
        <w:rPr>
          <w:rFonts w:cs="Times New Roman" w:hint="eastAsia"/>
          <w:szCs w:val="21"/>
        </w:rPr>
        <w:t xml:space="preserve"> </w:t>
      </w:r>
      <w:r w:rsidR="00AD45C6" w:rsidRPr="00402B5C">
        <w:rPr>
          <w:rFonts w:cs="Times New Roman"/>
          <w:szCs w:val="21"/>
        </w:rPr>
        <w:t>(</w:t>
      </w:r>
      <w:r w:rsidR="005544CF" w:rsidRPr="00402B5C">
        <w:rPr>
          <w:rFonts w:cs="Times New Roman" w:hint="eastAsia"/>
          <w:szCs w:val="21"/>
        </w:rPr>
        <w:t>構成要素ごとに訳し</w:t>
      </w:r>
      <w:r w:rsidR="005911CC" w:rsidRPr="00402B5C">
        <w:rPr>
          <w:rFonts w:cs="Times New Roman" w:hint="eastAsia"/>
          <w:szCs w:val="21"/>
        </w:rPr>
        <w:t>、自然な形となるよう調整</w:t>
      </w:r>
      <w:r w:rsidR="00AD45C6" w:rsidRPr="00402B5C">
        <w:rPr>
          <w:rFonts w:cs="Times New Roman"/>
          <w:szCs w:val="21"/>
        </w:rPr>
        <w:t>)</w:t>
      </w:r>
      <w:r w:rsidR="0042026C">
        <w:rPr>
          <w:rFonts w:cs="Times New Roman" w:hint="eastAsia"/>
          <w:szCs w:val="21"/>
        </w:rPr>
        <w:t xml:space="preserve"> </w:t>
      </w:r>
      <w:r w:rsidR="00AD45C6" w:rsidRPr="00402B5C">
        <w:rPr>
          <w:rFonts w:cs="Times New Roman"/>
          <w:szCs w:val="21"/>
        </w:rPr>
        <w:t>と構造的な</w:t>
      </w:r>
      <w:r w:rsidR="00AD45C6" w:rsidRPr="00402B5C">
        <w:rPr>
          <w:rFonts w:cs="Times New Roman"/>
          <w:szCs w:val="21"/>
        </w:rPr>
        <w:t>Calque</w:t>
      </w:r>
      <w:r w:rsidR="0042026C">
        <w:rPr>
          <w:rFonts w:cs="Times New Roman" w:hint="eastAsia"/>
          <w:szCs w:val="21"/>
        </w:rPr>
        <w:t xml:space="preserve"> </w:t>
      </w:r>
      <w:r w:rsidR="00AD45C6" w:rsidRPr="00402B5C">
        <w:rPr>
          <w:rFonts w:cs="Times New Roman"/>
          <w:szCs w:val="21"/>
        </w:rPr>
        <w:t>(</w:t>
      </w:r>
      <w:r w:rsidR="00AD45C6" w:rsidRPr="00402B5C">
        <w:rPr>
          <w:rFonts w:cs="Times New Roman"/>
          <w:szCs w:val="21"/>
        </w:rPr>
        <w:t>原文の統語構造を保持</w:t>
      </w:r>
      <w:r w:rsidR="005544CF" w:rsidRPr="00402B5C">
        <w:rPr>
          <w:rFonts w:cs="Times New Roman" w:hint="eastAsia"/>
          <w:szCs w:val="21"/>
        </w:rPr>
        <w:t>したまま変換</w:t>
      </w:r>
      <w:r w:rsidR="00AD45C6" w:rsidRPr="00402B5C">
        <w:rPr>
          <w:rFonts w:cs="Times New Roman"/>
          <w:szCs w:val="21"/>
        </w:rPr>
        <w:t>)</w:t>
      </w:r>
      <w:r w:rsidR="0042026C">
        <w:rPr>
          <w:rFonts w:cs="Times New Roman" w:hint="eastAsia"/>
          <w:szCs w:val="21"/>
        </w:rPr>
        <w:t xml:space="preserve"> </w:t>
      </w:r>
      <w:r w:rsidR="00AD45C6" w:rsidRPr="00402B5C">
        <w:rPr>
          <w:rFonts w:cs="Times New Roman"/>
          <w:szCs w:val="21"/>
        </w:rPr>
        <w:t>が含まれるが、文法的に不自然である構造的な</w:t>
      </w:r>
      <w:r w:rsidR="00AD45C6" w:rsidRPr="00402B5C">
        <w:rPr>
          <w:rFonts w:cs="Times New Roman"/>
          <w:szCs w:val="21"/>
        </w:rPr>
        <w:t>Calque</w:t>
      </w:r>
      <w:r w:rsidR="00AD45C6" w:rsidRPr="00402B5C">
        <w:rPr>
          <w:rFonts w:cs="Times New Roman"/>
          <w:szCs w:val="21"/>
        </w:rPr>
        <w:t>と文法的に自然である語彙的な</w:t>
      </w:r>
      <w:r w:rsidR="00AD45C6" w:rsidRPr="00402B5C">
        <w:rPr>
          <w:rFonts w:cs="Times New Roman"/>
          <w:szCs w:val="21"/>
        </w:rPr>
        <w:t>Calque</w:t>
      </w:r>
      <w:r w:rsidR="00AD45C6" w:rsidRPr="00402B5C">
        <w:rPr>
          <w:rFonts w:cs="Times New Roman"/>
          <w:szCs w:val="21"/>
        </w:rPr>
        <w:t>では、読者にとっての受け取り方が異なると考えられるため、本研究では構造的な</w:t>
      </w:r>
      <w:r w:rsidR="00AD45C6" w:rsidRPr="00402B5C">
        <w:rPr>
          <w:rFonts w:cs="Times New Roman"/>
          <w:szCs w:val="21"/>
        </w:rPr>
        <w:t>Calque</w:t>
      </w:r>
      <w:r w:rsidR="00AD45C6" w:rsidRPr="00402B5C">
        <w:rPr>
          <w:rFonts w:cs="Times New Roman"/>
          <w:szCs w:val="21"/>
        </w:rPr>
        <w:t>のみを</w:t>
      </w:r>
      <w:r w:rsidR="00AD45C6" w:rsidRPr="00402B5C">
        <w:rPr>
          <w:rFonts w:cs="Times New Roman"/>
          <w:szCs w:val="21"/>
        </w:rPr>
        <w:t>Calque</w:t>
      </w:r>
      <w:r w:rsidR="00AD45C6" w:rsidRPr="00402B5C">
        <w:rPr>
          <w:rFonts w:cs="Times New Roman"/>
          <w:szCs w:val="21"/>
        </w:rPr>
        <w:t>として扱う。語彙的な</w:t>
      </w:r>
      <w:r w:rsidR="00AD45C6" w:rsidRPr="00402B5C">
        <w:rPr>
          <w:rFonts w:cs="Times New Roman"/>
          <w:szCs w:val="21"/>
        </w:rPr>
        <w:t>Calque</w:t>
      </w:r>
      <w:r w:rsidR="00AD45C6" w:rsidRPr="00402B5C">
        <w:rPr>
          <w:rFonts w:cs="Times New Roman"/>
          <w:szCs w:val="21"/>
        </w:rPr>
        <w:t>については</w:t>
      </w:r>
      <w:r w:rsidR="00AD45C6" w:rsidRPr="00402B5C">
        <w:rPr>
          <w:rFonts w:cs="Times New Roman"/>
          <w:szCs w:val="21"/>
        </w:rPr>
        <w:t>Literal translation</w:t>
      </w:r>
      <w:r w:rsidR="00AD45C6" w:rsidRPr="00402B5C">
        <w:rPr>
          <w:rFonts w:cs="Times New Roman"/>
          <w:szCs w:val="21"/>
        </w:rPr>
        <w:t>に含めることとする。</w:t>
      </w:r>
      <w:r w:rsidR="00594E45" w:rsidRPr="00402B5C">
        <w:rPr>
          <w:rFonts w:cs="Times New Roman" w:hint="eastAsia"/>
          <w:szCs w:val="21"/>
        </w:rPr>
        <w:t>理由は、</w:t>
      </w:r>
      <w:r w:rsidR="004503EA" w:rsidRPr="00402B5C">
        <w:rPr>
          <w:rFonts w:cs="Times New Roman" w:hint="eastAsia"/>
          <w:szCs w:val="21"/>
        </w:rPr>
        <w:t>語彙的な</w:t>
      </w:r>
      <w:r w:rsidR="004503EA" w:rsidRPr="00402B5C">
        <w:rPr>
          <w:rFonts w:cs="Times New Roman"/>
          <w:szCs w:val="21"/>
        </w:rPr>
        <w:t>Calque</w:t>
      </w:r>
      <w:r w:rsidR="004503EA" w:rsidRPr="00402B5C">
        <w:rPr>
          <w:rFonts w:cs="Times New Roman"/>
          <w:szCs w:val="21"/>
        </w:rPr>
        <w:t>は目標言語の文法規範を逸脱しないため、読者の受容や認知的な負荷という機能的側面において、</w:t>
      </w:r>
      <w:r w:rsidR="004503EA" w:rsidRPr="00402B5C">
        <w:rPr>
          <w:rFonts w:cs="Times New Roman"/>
          <w:szCs w:val="21"/>
        </w:rPr>
        <w:t>Literal translation</w:t>
      </w:r>
      <w:r w:rsidR="004503EA" w:rsidRPr="00402B5C">
        <w:rPr>
          <w:rFonts w:cs="Times New Roman"/>
          <w:szCs w:val="21"/>
        </w:rPr>
        <w:t>と実質的な差異がないと判断されるためである</w:t>
      </w:r>
      <w:r w:rsidR="004503EA" w:rsidRPr="00402B5C">
        <w:rPr>
          <w:rFonts w:cs="Times New Roman"/>
          <w:szCs w:val="21"/>
        </w:rPr>
        <w:t xml:space="preserve"> </w:t>
      </w:r>
      <w:r w:rsidR="004503EA" w:rsidRPr="00402B5C">
        <w:rPr>
          <w:rFonts w:cs="Times New Roman"/>
          <w:szCs w:val="21"/>
        </w:rPr>
        <w:t>。</w:t>
      </w:r>
    </w:p>
    <w:p w14:paraId="67770301" w14:textId="31188AF1" w:rsidR="009F675D" w:rsidRPr="00402B5C" w:rsidRDefault="00676D30" w:rsidP="0028789D">
      <w:pPr>
        <w:rPr>
          <w:rFonts w:cs="Times New Roman"/>
          <w:szCs w:val="21"/>
        </w:rPr>
      </w:pPr>
      <w:r w:rsidRPr="00402B5C">
        <w:rPr>
          <w:rFonts w:cs="Times New Roman" w:hint="eastAsia"/>
          <w:szCs w:val="21"/>
        </w:rPr>
        <w:t xml:space="preserve">　第二に、目標言語の慣習に準拠する技法として</w:t>
      </w:r>
      <w:r w:rsidRPr="00402B5C">
        <w:rPr>
          <w:rFonts w:cs="Times New Roman"/>
          <w:szCs w:val="21"/>
        </w:rPr>
        <w:t>Established equivalent</w:t>
      </w:r>
      <w:r w:rsidRPr="00402B5C">
        <w:rPr>
          <w:rFonts w:cs="Times New Roman" w:hint="eastAsia"/>
          <w:szCs w:val="21"/>
        </w:rPr>
        <w:t>と</w:t>
      </w:r>
      <w:r w:rsidR="00816353" w:rsidRPr="00402B5C">
        <w:rPr>
          <w:rFonts w:cs="Times New Roman"/>
          <w:szCs w:val="21"/>
        </w:rPr>
        <w:t>L</w:t>
      </w:r>
      <w:r w:rsidRPr="00402B5C">
        <w:rPr>
          <w:rFonts w:cs="Times New Roman"/>
          <w:szCs w:val="21"/>
        </w:rPr>
        <w:t>iteral translation</w:t>
      </w:r>
      <w:r w:rsidRPr="00402B5C">
        <w:rPr>
          <w:rFonts w:cs="Times New Roman" w:hint="eastAsia"/>
          <w:szCs w:val="21"/>
        </w:rPr>
        <w:t>を採用する。</w:t>
      </w:r>
      <w:r w:rsidRPr="00402B5C">
        <w:rPr>
          <w:rFonts w:cs="Times New Roman"/>
          <w:szCs w:val="21"/>
        </w:rPr>
        <w:t>Established equivalent</w:t>
      </w:r>
      <w:r w:rsidRPr="00402B5C">
        <w:rPr>
          <w:rFonts w:cs="Times New Roman" w:hint="eastAsia"/>
          <w:szCs w:val="21"/>
        </w:rPr>
        <w:t>は辞書や慣用表現として、既に定型的な等価表現に変換する技法である</w:t>
      </w:r>
      <w:r w:rsidR="00437B0C" w:rsidRPr="00402B5C">
        <w:rPr>
          <w:rFonts w:cs="Times New Roman" w:hint="eastAsia"/>
          <w:szCs w:val="21"/>
        </w:rPr>
        <w:t>。分析の再現性を担保するため</w:t>
      </w:r>
      <w:r w:rsidR="000F531A" w:rsidRPr="00402B5C">
        <w:rPr>
          <w:rFonts w:cs="Times New Roman" w:hint="eastAsia"/>
          <w:szCs w:val="21"/>
        </w:rPr>
        <w:t>、</w:t>
      </w:r>
      <w:r w:rsidR="00A61A80" w:rsidRPr="00402B5C">
        <w:rPr>
          <w:rFonts w:cs="Times New Roman"/>
          <w:szCs w:val="21"/>
        </w:rPr>
        <w:t>Literal translation</w:t>
      </w:r>
      <w:r w:rsidR="00A61A80" w:rsidRPr="00402B5C">
        <w:rPr>
          <w:rFonts w:cs="Times New Roman" w:hint="eastAsia"/>
          <w:szCs w:val="21"/>
        </w:rPr>
        <w:t>や</w:t>
      </w:r>
      <w:r w:rsidR="00A61A80" w:rsidRPr="00402B5C">
        <w:rPr>
          <w:rFonts w:cs="Times New Roman"/>
          <w:szCs w:val="21"/>
        </w:rPr>
        <w:t>Generalization</w:t>
      </w:r>
      <w:r w:rsidR="00A61A80" w:rsidRPr="00402B5C">
        <w:rPr>
          <w:rFonts w:cs="Times New Roman" w:hint="eastAsia"/>
          <w:szCs w:val="21"/>
        </w:rPr>
        <w:t>等に</w:t>
      </w:r>
      <w:r w:rsidR="00E61589" w:rsidRPr="00402B5C">
        <w:rPr>
          <w:rFonts w:cs="Times New Roman" w:hint="eastAsia"/>
          <w:szCs w:val="21"/>
        </w:rPr>
        <w:t>分類される訳</w:t>
      </w:r>
      <w:r w:rsidR="00A61A80" w:rsidRPr="00402B5C">
        <w:rPr>
          <w:rFonts w:cs="Times New Roman" w:hint="eastAsia"/>
          <w:szCs w:val="21"/>
        </w:rPr>
        <w:t>でも</w:t>
      </w:r>
      <w:r w:rsidR="000C0B54" w:rsidRPr="00402B5C">
        <w:rPr>
          <w:rFonts w:cs="Times New Roman" w:hint="eastAsia"/>
          <w:szCs w:val="21"/>
        </w:rPr>
        <w:t>「</w:t>
      </w:r>
      <w:r w:rsidR="00CA7CE6" w:rsidRPr="00402B5C">
        <w:rPr>
          <w:rFonts w:cs="Times New Roman" w:hint="eastAsia"/>
          <w:szCs w:val="21"/>
        </w:rPr>
        <w:t>和英辞書に対訳として載っている</w:t>
      </w:r>
      <w:r w:rsidR="00CF17DD" w:rsidRPr="00402B5C">
        <w:rPr>
          <w:rFonts w:cs="Times New Roman" w:hint="eastAsia"/>
          <w:szCs w:val="21"/>
        </w:rPr>
        <w:t>」</w:t>
      </w:r>
      <w:r w:rsidR="00CA7CE6" w:rsidRPr="00402B5C">
        <w:rPr>
          <w:rFonts w:cs="Times New Roman" w:hint="eastAsia"/>
          <w:szCs w:val="21"/>
        </w:rPr>
        <w:t>、かつ</w:t>
      </w:r>
      <w:r w:rsidR="00AD45C6" w:rsidRPr="00402B5C">
        <w:rPr>
          <w:rFonts w:cs="Times New Roman" w:hint="eastAsia"/>
          <w:szCs w:val="21"/>
        </w:rPr>
        <w:t>、「</w:t>
      </w:r>
      <w:r w:rsidR="00E61589" w:rsidRPr="00402B5C">
        <w:rPr>
          <w:rFonts w:cs="Times New Roman" w:hint="eastAsia"/>
          <w:szCs w:val="21"/>
        </w:rPr>
        <w:t>外来語由来でない</w:t>
      </w:r>
      <w:r w:rsidR="00CF17DD" w:rsidRPr="00402B5C">
        <w:rPr>
          <w:rFonts w:cs="Times New Roman" w:hint="eastAsia"/>
          <w:szCs w:val="21"/>
        </w:rPr>
        <w:t>」</w:t>
      </w:r>
      <w:r w:rsidR="00E61589" w:rsidRPr="00402B5C">
        <w:rPr>
          <w:rFonts w:cs="Times New Roman" w:hint="eastAsia"/>
          <w:szCs w:val="21"/>
        </w:rPr>
        <w:t>場合は</w:t>
      </w:r>
      <w:r w:rsidR="00E61589" w:rsidRPr="00402B5C">
        <w:rPr>
          <w:rFonts w:cs="Times New Roman"/>
          <w:szCs w:val="21"/>
        </w:rPr>
        <w:t>Established equivalent</w:t>
      </w:r>
      <w:r w:rsidR="00E61589" w:rsidRPr="00402B5C">
        <w:rPr>
          <w:rFonts w:cs="Times New Roman" w:hint="eastAsia"/>
          <w:szCs w:val="21"/>
        </w:rPr>
        <w:t>に分類する。</w:t>
      </w:r>
      <w:r w:rsidRPr="00402B5C">
        <w:rPr>
          <w:rFonts w:cs="Times New Roman" w:hint="eastAsia"/>
          <w:szCs w:val="21"/>
        </w:rPr>
        <w:t>本</w:t>
      </w:r>
      <w:r w:rsidR="00CF17DD" w:rsidRPr="00402B5C">
        <w:rPr>
          <w:rFonts w:cs="Times New Roman" w:hint="eastAsia"/>
          <w:szCs w:val="21"/>
        </w:rPr>
        <w:t>研究</w:t>
      </w:r>
      <w:r w:rsidRPr="00402B5C">
        <w:rPr>
          <w:rFonts w:cs="Times New Roman" w:hint="eastAsia"/>
          <w:szCs w:val="21"/>
        </w:rPr>
        <w:t>では、参照する辞書として</w:t>
      </w:r>
      <w:r w:rsidR="00E96D23" w:rsidRPr="00402B5C">
        <w:rPr>
          <w:rFonts w:cs="Times New Roman" w:hint="eastAsia"/>
          <w:szCs w:val="21"/>
        </w:rPr>
        <w:t>『</w:t>
      </w:r>
      <w:proofErr w:type="spellStart"/>
      <w:r w:rsidRPr="00402B5C">
        <w:rPr>
          <w:rFonts w:cs="Times New Roman"/>
          <w:szCs w:val="21"/>
        </w:rPr>
        <w:t>Weblio</w:t>
      </w:r>
      <w:proofErr w:type="spellEnd"/>
      <w:r w:rsidR="00CF17DD" w:rsidRPr="00402B5C">
        <w:rPr>
          <w:rFonts w:cs="Times New Roman" w:hint="eastAsia"/>
          <w:szCs w:val="21"/>
        </w:rPr>
        <w:t>英和・和英辞典</w:t>
      </w:r>
      <w:r w:rsidR="00E96D23" w:rsidRPr="00402B5C">
        <w:rPr>
          <w:rFonts w:cs="Times New Roman" w:hint="eastAsia"/>
          <w:szCs w:val="21"/>
        </w:rPr>
        <w:t>』</w:t>
      </w:r>
      <w:commentRangeStart w:id="74"/>
      <w:r w:rsidR="002E4570" w:rsidRPr="00402B5C">
        <w:rPr>
          <w:rStyle w:val="afa"/>
          <w:rFonts w:cs="Times New Roman"/>
          <w:szCs w:val="21"/>
        </w:rPr>
        <w:footnoteReference w:id="1"/>
      </w:r>
      <w:commentRangeEnd w:id="74"/>
      <w:r w:rsidR="004B0331">
        <w:rPr>
          <w:rStyle w:val="ac"/>
          <w:rFonts w:cs="Times New Roman" w:hint="eastAsia"/>
          <w:sz w:val="21"/>
          <w:szCs w:val="21"/>
        </w:rPr>
        <w:commentReference w:id="74"/>
      </w:r>
      <w:r w:rsidR="002E4570">
        <w:rPr>
          <w:rFonts w:cs="Times New Roman" w:hint="eastAsia"/>
          <w:szCs w:val="21"/>
        </w:rPr>
        <w:t xml:space="preserve"> </w:t>
      </w:r>
      <w:r w:rsidRPr="00402B5C">
        <w:rPr>
          <w:rFonts w:cs="Times New Roman" w:hint="eastAsia"/>
          <w:szCs w:val="21"/>
        </w:rPr>
        <w:t>を採用した。</w:t>
      </w:r>
      <w:r w:rsidR="00E96D23" w:rsidRPr="00402B5C">
        <w:rPr>
          <w:rFonts w:cs="Times New Roman" w:hint="eastAsia"/>
          <w:szCs w:val="21"/>
        </w:rPr>
        <w:t>『</w:t>
      </w:r>
      <w:proofErr w:type="spellStart"/>
      <w:r w:rsidR="00CF17DD" w:rsidRPr="00402B5C">
        <w:rPr>
          <w:rFonts w:cs="Times New Roman"/>
          <w:szCs w:val="21"/>
        </w:rPr>
        <w:t>Weblio</w:t>
      </w:r>
      <w:proofErr w:type="spellEnd"/>
      <w:r w:rsidR="00CF17DD" w:rsidRPr="00402B5C">
        <w:rPr>
          <w:rFonts w:cs="Times New Roman" w:hint="eastAsia"/>
          <w:szCs w:val="21"/>
        </w:rPr>
        <w:t>英和・和英辞典</w:t>
      </w:r>
      <w:r w:rsidR="00E96D23" w:rsidRPr="00402B5C">
        <w:rPr>
          <w:rFonts w:cs="Times New Roman" w:hint="eastAsia"/>
          <w:szCs w:val="21"/>
        </w:rPr>
        <w:t>』</w:t>
      </w:r>
      <w:r w:rsidRPr="00402B5C">
        <w:rPr>
          <w:rFonts w:cs="Times New Roman" w:hint="eastAsia"/>
          <w:szCs w:val="21"/>
        </w:rPr>
        <w:t>は</w:t>
      </w:r>
      <w:r w:rsidR="00A93BCA" w:rsidRPr="00402B5C">
        <w:rPr>
          <w:rFonts w:cs="Times New Roman" w:hint="eastAsia"/>
          <w:szCs w:val="21"/>
        </w:rPr>
        <w:t>『新英和中辞典』『新和英中辞典』</w:t>
      </w:r>
      <w:r w:rsidR="008E4A3E" w:rsidRPr="00402B5C">
        <w:rPr>
          <w:rFonts w:cs="Times New Roman" w:hint="eastAsia"/>
          <w:szCs w:val="21"/>
        </w:rPr>
        <w:t>（研究社）</w:t>
      </w:r>
      <w:r w:rsidR="00A93BCA" w:rsidRPr="00402B5C">
        <w:rPr>
          <w:rFonts w:cs="Times New Roman" w:hint="eastAsia"/>
          <w:szCs w:val="21"/>
        </w:rPr>
        <w:t>を中心に</w:t>
      </w:r>
      <w:r w:rsidR="00A93BCA" w:rsidRPr="00402B5C">
        <w:rPr>
          <w:rFonts w:cs="Times New Roman"/>
          <w:szCs w:val="21"/>
        </w:rPr>
        <w:t>85</w:t>
      </w:r>
      <w:r w:rsidR="00A93BCA" w:rsidRPr="00402B5C">
        <w:rPr>
          <w:rFonts w:cs="Times New Roman" w:hint="eastAsia"/>
          <w:szCs w:val="21"/>
        </w:rPr>
        <w:t>種類の英和辞典・和英辞典、</w:t>
      </w:r>
      <w:r w:rsidR="00A93BCA" w:rsidRPr="00402B5C">
        <w:rPr>
          <w:rFonts w:cs="Times New Roman"/>
          <w:szCs w:val="21"/>
        </w:rPr>
        <w:t>257</w:t>
      </w:r>
      <w:r w:rsidR="00A93BCA" w:rsidRPr="00402B5C">
        <w:rPr>
          <w:rFonts w:cs="Times New Roman" w:hint="eastAsia"/>
          <w:szCs w:val="21"/>
        </w:rPr>
        <w:t>万語の英語と</w:t>
      </w:r>
      <w:r w:rsidR="00A93BCA" w:rsidRPr="00402B5C">
        <w:rPr>
          <w:rFonts w:cs="Times New Roman"/>
          <w:szCs w:val="21"/>
        </w:rPr>
        <w:t>246</w:t>
      </w:r>
      <w:r w:rsidR="00A93BCA" w:rsidRPr="00402B5C">
        <w:rPr>
          <w:rFonts w:cs="Times New Roman" w:hint="eastAsia"/>
          <w:szCs w:val="21"/>
        </w:rPr>
        <w:t>万語の日本語、合計</w:t>
      </w:r>
      <w:r w:rsidR="00A93BCA" w:rsidRPr="00402B5C">
        <w:rPr>
          <w:rFonts w:cs="Times New Roman"/>
          <w:szCs w:val="21"/>
        </w:rPr>
        <w:t>503</w:t>
      </w:r>
      <w:r w:rsidR="00A93BCA" w:rsidRPr="00402B5C">
        <w:rPr>
          <w:rFonts w:cs="Times New Roman" w:hint="eastAsia"/>
          <w:szCs w:val="21"/>
        </w:rPr>
        <w:t>万語を</w:t>
      </w:r>
      <w:r w:rsidRPr="00402B5C">
        <w:rPr>
          <w:rFonts w:cs="Times New Roman" w:hint="eastAsia"/>
          <w:szCs w:val="21"/>
        </w:rPr>
        <w:t>収録するオンライン辞書であ</w:t>
      </w:r>
      <w:r w:rsidR="00A93BCA" w:rsidRPr="00402B5C">
        <w:rPr>
          <w:rFonts w:cs="Times New Roman" w:hint="eastAsia"/>
          <w:szCs w:val="21"/>
        </w:rPr>
        <w:t>る</w:t>
      </w:r>
      <w:sdt>
        <w:sdtPr>
          <w:rPr>
            <w:rFonts w:cs="Times New Roman"/>
            <w:szCs w:val="21"/>
          </w:rPr>
          <w:id w:val="-2069332745"/>
          <w:citation/>
        </w:sdtPr>
        <w:sdtContent>
          <w:r w:rsidR="00B549E7" w:rsidRPr="00402B5C">
            <w:rPr>
              <w:rFonts w:cs="Times New Roman"/>
              <w:szCs w:val="21"/>
            </w:rPr>
            <w:fldChar w:fldCharType="begin"/>
          </w:r>
          <w:r w:rsidR="00B549E7" w:rsidRPr="00402B5C">
            <w:rPr>
              <w:rFonts w:cs="Times New Roman"/>
              <w:szCs w:val="21"/>
            </w:rPr>
            <w:instrText xml:space="preserve">CITATION Weblio \y  \t  \l 1041 </w:instrText>
          </w:r>
          <w:r w:rsidR="00B549E7" w:rsidRPr="00402B5C">
            <w:rPr>
              <w:rFonts w:cs="Times New Roman"/>
              <w:szCs w:val="21"/>
            </w:rPr>
            <w:fldChar w:fldCharType="separate"/>
          </w:r>
          <w:r w:rsidR="00B549E7" w:rsidRPr="00402B5C">
            <w:rPr>
              <w:rFonts w:cs="Times New Roman"/>
              <w:noProof/>
              <w:szCs w:val="21"/>
            </w:rPr>
            <w:t xml:space="preserve"> (GRAS</w:t>
          </w:r>
          <w:r w:rsidR="00B549E7" w:rsidRPr="00402B5C">
            <w:rPr>
              <w:rFonts w:cs="Times New Roman"/>
              <w:noProof/>
              <w:szCs w:val="21"/>
            </w:rPr>
            <w:t>グループ</w:t>
          </w:r>
          <w:r w:rsidR="00B549E7" w:rsidRPr="00402B5C">
            <w:rPr>
              <w:rFonts w:cs="Times New Roman"/>
              <w:noProof/>
              <w:szCs w:val="21"/>
            </w:rPr>
            <w:t>)</w:t>
          </w:r>
          <w:r w:rsidR="00B549E7" w:rsidRPr="00402B5C">
            <w:rPr>
              <w:rFonts w:cs="Times New Roman"/>
              <w:szCs w:val="21"/>
            </w:rPr>
            <w:fldChar w:fldCharType="end"/>
          </w:r>
        </w:sdtContent>
      </w:sdt>
      <w:r w:rsidR="00717078">
        <w:rPr>
          <w:rFonts w:cs="Times New Roman" w:hint="eastAsia"/>
          <w:szCs w:val="21"/>
        </w:rPr>
        <w:t>。</w:t>
      </w:r>
      <w:r w:rsidR="00ED1320" w:rsidRPr="00402B5C">
        <w:rPr>
          <w:rFonts w:cs="Times New Roman" w:hint="eastAsia"/>
          <w:szCs w:val="21"/>
        </w:rPr>
        <w:t>複数の辞書を統合し、</w:t>
      </w:r>
      <w:r w:rsidR="00CB2E79" w:rsidRPr="00402B5C">
        <w:rPr>
          <w:rFonts w:cs="Times New Roman" w:hint="eastAsia"/>
          <w:szCs w:val="21"/>
        </w:rPr>
        <w:t>広範な語彙をカバーする</w:t>
      </w:r>
      <w:r w:rsidR="00E96D23" w:rsidRPr="00402B5C">
        <w:rPr>
          <w:rFonts w:cs="Times New Roman" w:hint="eastAsia"/>
          <w:szCs w:val="21"/>
        </w:rPr>
        <w:t>『</w:t>
      </w:r>
      <w:proofErr w:type="spellStart"/>
      <w:r w:rsidR="00CF17DD" w:rsidRPr="00402B5C">
        <w:rPr>
          <w:rFonts w:cs="Times New Roman"/>
          <w:szCs w:val="21"/>
        </w:rPr>
        <w:t>Weblio</w:t>
      </w:r>
      <w:proofErr w:type="spellEnd"/>
      <w:r w:rsidR="00CF17DD" w:rsidRPr="00402B5C">
        <w:rPr>
          <w:rFonts w:cs="Times New Roman"/>
          <w:szCs w:val="21"/>
        </w:rPr>
        <w:t>英和・和英辞典</w:t>
      </w:r>
      <w:r w:rsidR="00E96D23" w:rsidRPr="00402B5C">
        <w:rPr>
          <w:rFonts w:cs="Times New Roman" w:hint="eastAsia"/>
          <w:szCs w:val="21"/>
        </w:rPr>
        <w:t>』</w:t>
      </w:r>
      <w:r w:rsidR="00CB2E79" w:rsidRPr="00402B5C">
        <w:rPr>
          <w:rFonts w:cs="Times New Roman" w:hint="eastAsia"/>
          <w:szCs w:val="21"/>
        </w:rPr>
        <w:t>を採用することで、より客観的な</w:t>
      </w:r>
      <w:r w:rsidR="009F675D" w:rsidRPr="00402B5C">
        <w:rPr>
          <w:rFonts w:cs="Times New Roman" w:hint="eastAsia"/>
          <w:szCs w:val="21"/>
        </w:rPr>
        <w:t>分析を目指した。</w:t>
      </w:r>
      <w:r w:rsidR="00063359" w:rsidRPr="00402B5C">
        <w:rPr>
          <w:rFonts w:cs="Times New Roman" w:hint="eastAsia"/>
          <w:szCs w:val="21"/>
        </w:rPr>
        <w:t>また、</w:t>
      </w:r>
      <w:r w:rsidR="009F675D" w:rsidRPr="00402B5C">
        <w:rPr>
          <w:rFonts w:cs="Times New Roman"/>
          <w:szCs w:val="21"/>
        </w:rPr>
        <w:t>Literal translation</w:t>
      </w:r>
      <w:r w:rsidR="009F675D" w:rsidRPr="00402B5C">
        <w:rPr>
          <w:rFonts w:cs="Times New Roman" w:hint="eastAsia"/>
          <w:szCs w:val="21"/>
        </w:rPr>
        <w:t>は</w:t>
      </w:r>
      <w:r w:rsidR="00816353" w:rsidRPr="00402B5C">
        <w:rPr>
          <w:rFonts w:cs="Times New Roman" w:hint="eastAsia"/>
          <w:szCs w:val="21"/>
        </w:rPr>
        <w:t>、</w:t>
      </w:r>
      <w:r w:rsidR="00437B0C" w:rsidRPr="00402B5C">
        <w:rPr>
          <w:rFonts w:cs="Times New Roman" w:hint="eastAsia"/>
          <w:szCs w:val="21"/>
        </w:rPr>
        <w:t>原文の構成要素を逐語的に訳出して、</w:t>
      </w:r>
      <w:r w:rsidR="00B436C6" w:rsidRPr="00402B5C">
        <w:rPr>
          <w:rFonts w:cs="Times New Roman" w:hint="eastAsia"/>
          <w:szCs w:val="21"/>
        </w:rPr>
        <w:t>訳文の構造が</w:t>
      </w:r>
      <w:r w:rsidR="00C6336B" w:rsidRPr="00402B5C">
        <w:rPr>
          <w:rFonts w:cs="Times New Roman" w:hint="eastAsia"/>
          <w:szCs w:val="21"/>
        </w:rPr>
        <w:t>目標</w:t>
      </w:r>
      <w:r w:rsidR="00AD45C6" w:rsidRPr="00402B5C">
        <w:rPr>
          <w:rFonts w:cs="Times New Roman" w:hint="eastAsia"/>
          <w:szCs w:val="21"/>
        </w:rPr>
        <w:t>言語</w:t>
      </w:r>
      <w:r w:rsidR="00C6336B" w:rsidRPr="00402B5C">
        <w:rPr>
          <w:rFonts w:cs="Times New Roman" w:hint="eastAsia"/>
          <w:szCs w:val="21"/>
        </w:rPr>
        <w:t>の文法構造</w:t>
      </w:r>
      <w:r w:rsidR="00AD45C6" w:rsidRPr="00402B5C">
        <w:rPr>
          <w:rFonts w:cs="Times New Roman" w:hint="eastAsia"/>
          <w:szCs w:val="21"/>
        </w:rPr>
        <w:t>に適合し、自然な表現になる</w:t>
      </w:r>
      <w:r w:rsidR="00A1077F" w:rsidRPr="00402B5C">
        <w:rPr>
          <w:rFonts w:cs="Times New Roman" w:hint="eastAsia"/>
          <w:szCs w:val="21"/>
        </w:rPr>
        <w:t>場合にあたる。</w:t>
      </w:r>
    </w:p>
    <w:p w14:paraId="07AE147A" w14:textId="0A992E9B" w:rsidR="00087D88" w:rsidRPr="00402B5C" w:rsidRDefault="00D454CA" w:rsidP="00AD45C6">
      <w:pPr>
        <w:ind w:firstLineChars="100" w:firstLine="210"/>
        <w:rPr>
          <w:rFonts w:cs="Times New Roman"/>
          <w:szCs w:val="21"/>
        </w:rPr>
      </w:pPr>
      <w:r w:rsidRPr="00402B5C">
        <w:rPr>
          <w:rFonts w:cs="Times New Roman" w:hint="eastAsia"/>
          <w:szCs w:val="21"/>
        </w:rPr>
        <w:t>第三に、原文の意味範囲を操作、あるいは説明的に処理する技法群として</w:t>
      </w:r>
      <w:r w:rsidRPr="00402B5C">
        <w:rPr>
          <w:rFonts w:cs="Times New Roman"/>
          <w:szCs w:val="21"/>
        </w:rPr>
        <w:t>Generalization</w:t>
      </w:r>
      <w:r w:rsidR="00CA76F7" w:rsidRPr="00402B5C">
        <w:rPr>
          <w:rFonts w:cs="Times New Roman" w:hint="eastAsia"/>
          <w:szCs w:val="21"/>
        </w:rPr>
        <w:t>、</w:t>
      </w:r>
      <w:r w:rsidR="00CA76F7" w:rsidRPr="00402B5C">
        <w:rPr>
          <w:rFonts w:cs="Times New Roman"/>
          <w:szCs w:val="21"/>
        </w:rPr>
        <w:t>Particularization</w:t>
      </w:r>
      <w:r w:rsidR="00CA76F7" w:rsidRPr="00402B5C">
        <w:rPr>
          <w:rFonts w:cs="Times New Roman" w:hint="eastAsia"/>
          <w:szCs w:val="21"/>
        </w:rPr>
        <w:t>、</w:t>
      </w:r>
      <w:r w:rsidR="00CA76F7" w:rsidRPr="00402B5C">
        <w:rPr>
          <w:rFonts w:cs="Times New Roman"/>
          <w:szCs w:val="21"/>
        </w:rPr>
        <w:t>Description</w:t>
      </w:r>
      <w:r w:rsidR="00CA76F7" w:rsidRPr="00402B5C">
        <w:rPr>
          <w:rFonts w:cs="Times New Roman" w:hint="eastAsia"/>
          <w:szCs w:val="21"/>
        </w:rPr>
        <w:t>がある。</w:t>
      </w:r>
      <w:r w:rsidR="00CA76F7" w:rsidRPr="00402B5C">
        <w:rPr>
          <w:rFonts w:cs="Times New Roman"/>
          <w:szCs w:val="21"/>
        </w:rPr>
        <w:t>Generalization</w:t>
      </w:r>
      <w:r w:rsidR="00CA76F7" w:rsidRPr="00402B5C">
        <w:rPr>
          <w:rFonts w:cs="Times New Roman" w:hint="eastAsia"/>
          <w:szCs w:val="21"/>
        </w:rPr>
        <w:t>を</w:t>
      </w:r>
      <w:r w:rsidR="00883EFF" w:rsidRPr="00402B5C">
        <w:rPr>
          <w:rFonts w:cs="Times New Roman" w:hint="eastAsia"/>
          <w:szCs w:val="21"/>
        </w:rPr>
        <w:t>「着物」を</w:t>
      </w:r>
      <w:r w:rsidR="00717078">
        <w:rPr>
          <w:rFonts w:cs="Times New Roman" w:hint="eastAsia"/>
          <w:szCs w:val="21"/>
        </w:rPr>
        <w:t xml:space="preserve"> </w:t>
      </w:r>
      <w:r w:rsidR="00717078">
        <w:rPr>
          <w:rFonts w:cs="Times New Roman"/>
          <w:szCs w:val="21"/>
        </w:rPr>
        <w:t>“</w:t>
      </w:r>
      <w:r w:rsidR="00883EFF" w:rsidRPr="00402B5C">
        <w:rPr>
          <w:rFonts w:cs="Times New Roman"/>
          <w:szCs w:val="21"/>
        </w:rPr>
        <w:t>clothes”</w:t>
      </w:r>
      <w:r w:rsidR="00717078">
        <w:rPr>
          <w:rFonts w:cs="Times New Roman" w:hint="eastAsia"/>
          <w:szCs w:val="21"/>
        </w:rPr>
        <w:t xml:space="preserve"> </w:t>
      </w:r>
      <w:r w:rsidR="00883EFF" w:rsidRPr="00402B5C">
        <w:rPr>
          <w:rFonts w:cs="Times New Roman" w:hint="eastAsia"/>
          <w:szCs w:val="21"/>
        </w:rPr>
        <w:t>と訳すように</w:t>
      </w:r>
      <w:r w:rsidR="00C56477" w:rsidRPr="00402B5C">
        <w:rPr>
          <w:rFonts w:cs="Times New Roman" w:hint="eastAsia"/>
          <w:szCs w:val="21"/>
        </w:rPr>
        <w:t>、具体的・特殊な用語を</w:t>
      </w:r>
      <w:r w:rsidR="00CF17DD" w:rsidRPr="00402B5C">
        <w:rPr>
          <w:rFonts w:cs="Times New Roman" w:hint="eastAsia"/>
          <w:szCs w:val="21"/>
        </w:rPr>
        <w:t>より</w:t>
      </w:r>
      <w:r w:rsidR="00C56477" w:rsidRPr="00402B5C">
        <w:rPr>
          <w:rFonts w:cs="Times New Roman" w:hint="eastAsia"/>
          <w:szCs w:val="21"/>
        </w:rPr>
        <w:t>一般的</w:t>
      </w:r>
      <w:r w:rsidR="00CF17DD" w:rsidRPr="00402B5C">
        <w:rPr>
          <w:rFonts w:cs="Times New Roman" w:hint="eastAsia"/>
          <w:szCs w:val="21"/>
        </w:rPr>
        <w:t>な</w:t>
      </w:r>
      <w:r w:rsidR="00C56477" w:rsidRPr="00402B5C">
        <w:rPr>
          <w:rFonts w:cs="Times New Roman" w:hint="eastAsia"/>
          <w:szCs w:val="21"/>
        </w:rPr>
        <w:t>上位概念へ抽象化する技法であ</w:t>
      </w:r>
      <w:r w:rsidR="008E447E" w:rsidRPr="00402B5C">
        <w:rPr>
          <w:rFonts w:cs="Times New Roman" w:hint="eastAsia"/>
          <w:szCs w:val="21"/>
        </w:rPr>
        <w:t>る。逆に、</w:t>
      </w:r>
      <w:r w:rsidR="008E447E" w:rsidRPr="00402B5C">
        <w:rPr>
          <w:rFonts w:cs="Times New Roman"/>
          <w:szCs w:val="21"/>
        </w:rPr>
        <w:t>Particularization</w:t>
      </w:r>
      <w:r w:rsidR="008E447E" w:rsidRPr="00402B5C">
        <w:rPr>
          <w:rFonts w:cs="Times New Roman" w:hint="eastAsia"/>
          <w:szCs w:val="21"/>
        </w:rPr>
        <w:t>は文脈に応じてより具体的な下位概念へ限定する技法である。また、一対一の対応語を用いず、</w:t>
      </w:r>
      <w:r w:rsidR="0020194D" w:rsidRPr="00402B5C">
        <w:rPr>
          <w:rFonts w:cs="Times New Roman" w:hint="eastAsia"/>
          <w:szCs w:val="21"/>
        </w:rPr>
        <w:t>「炬燵」を</w:t>
      </w:r>
      <w:r w:rsidR="00717078">
        <w:rPr>
          <w:rFonts w:cs="Times New Roman" w:hint="eastAsia"/>
          <w:szCs w:val="21"/>
        </w:rPr>
        <w:t xml:space="preserve"> </w:t>
      </w:r>
      <w:r w:rsidR="00717078">
        <w:rPr>
          <w:rFonts w:cs="Times New Roman"/>
          <w:szCs w:val="21"/>
        </w:rPr>
        <w:t>“</w:t>
      </w:r>
      <w:r w:rsidR="00087D88" w:rsidRPr="00402B5C">
        <w:rPr>
          <w:rFonts w:cs="Times New Roman"/>
          <w:szCs w:val="21"/>
        </w:rPr>
        <w:t>the warm sunken fireplace with its wadded covering</w:t>
      </w:r>
      <w:r w:rsidR="0020194D" w:rsidRPr="00402B5C">
        <w:rPr>
          <w:rFonts w:cs="Times New Roman"/>
          <w:szCs w:val="21"/>
        </w:rPr>
        <w:t>”</w:t>
      </w:r>
      <w:r w:rsidR="00717078">
        <w:rPr>
          <w:rFonts w:cs="Times New Roman" w:hint="eastAsia"/>
          <w:szCs w:val="21"/>
        </w:rPr>
        <w:t xml:space="preserve"> </w:t>
      </w:r>
      <w:r w:rsidR="00087D88" w:rsidRPr="00402B5C">
        <w:rPr>
          <w:rFonts w:cs="Times New Roman" w:hint="eastAsia"/>
          <w:szCs w:val="21"/>
        </w:rPr>
        <w:t>のように</w:t>
      </w:r>
      <w:r w:rsidR="00087D88" w:rsidRPr="00402B5C">
        <w:rPr>
          <w:rFonts w:cs="Times New Roman"/>
          <w:szCs w:val="21"/>
        </w:rPr>
        <w:t>sunken fireplace</w:t>
      </w:r>
      <w:r w:rsidR="00087D88" w:rsidRPr="00402B5C">
        <w:rPr>
          <w:rFonts w:cs="Times New Roman" w:hint="eastAsia"/>
          <w:szCs w:val="21"/>
        </w:rPr>
        <w:t>（沈んだ暖炉）</w:t>
      </w:r>
      <w:r w:rsidR="00F65DDE" w:rsidRPr="00402B5C">
        <w:rPr>
          <w:rFonts w:cs="Times New Roman" w:hint="eastAsia"/>
          <w:szCs w:val="21"/>
        </w:rPr>
        <w:t>と</w:t>
      </w:r>
      <w:r w:rsidR="00F65DDE" w:rsidRPr="00402B5C">
        <w:rPr>
          <w:rFonts w:cs="Times New Roman"/>
          <w:szCs w:val="21"/>
        </w:rPr>
        <w:t>wadded covering</w:t>
      </w:r>
      <w:r w:rsidR="00F65DDE" w:rsidRPr="00402B5C">
        <w:rPr>
          <w:rFonts w:cs="Times New Roman" w:hint="eastAsia"/>
          <w:szCs w:val="21"/>
        </w:rPr>
        <w:t>（綿の入った掛物）というような</w:t>
      </w:r>
      <w:r w:rsidR="006609B8" w:rsidRPr="00402B5C">
        <w:rPr>
          <w:rFonts w:cs="Times New Roman" w:hint="eastAsia"/>
          <w:szCs w:val="21"/>
        </w:rPr>
        <w:t>用語を使用し、原文の対応語を使わずに記述的に説明す</w:t>
      </w:r>
      <w:r w:rsidR="00551387" w:rsidRPr="00402B5C">
        <w:rPr>
          <w:rFonts w:cs="Times New Roman" w:hint="eastAsia"/>
          <w:szCs w:val="21"/>
        </w:rPr>
        <w:t>る技法を指す。</w:t>
      </w:r>
    </w:p>
    <w:p w14:paraId="69C1E302" w14:textId="057C2066" w:rsidR="008D0B87" w:rsidRPr="00402B5C" w:rsidRDefault="00A6357D" w:rsidP="000225DA">
      <w:pPr>
        <w:rPr>
          <w:rFonts w:cs="Times New Roman"/>
          <w:szCs w:val="21"/>
        </w:rPr>
      </w:pPr>
      <w:r w:rsidRPr="00402B5C">
        <w:rPr>
          <w:rFonts w:cs="Times New Roman" w:hint="eastAsia"/>
          <w:szCs w:val="21"/>
        </w:rPr>
        <w:t xml:space="preserve">　最後に文化的な変換や削除を伴う技法として</w:t>
      </w:r>
      <w:r w:rsidRPr="00402B5C">
        <w:rPr>
          <w:rFonts w:cs="Times New Roman"/>
          <w:szCs w:val="21"/>
        </w:rPr>
        <w:t>Adaptation</w:t>
      </w:r>
      <w:r w:rsidRPr="00402B5C">
        <w:rPr>
          <w:rFonts w:cs="Times New Roman" w:hint="eastAsia"/>
          <w:szCs w:val="21"/>
        </w:rPr>
        <w:t>と</w:t>
      </w:r>
      <w:r w:rsidRPr="00402B5C">
        <w:rPr>
          <w:rFonts w:cs="Times New Roman"/>
          <w:szCs w:val="21"/>
        </w:rPr>
        <w:t>Reduction</w:t>
      </w:r>
      <w:r w:rsidRPr="00402B5C">
        <w:rPr>
          <w:rFonts w:cs="Times New Roman" w:hint="eastAsia"/>
          <w:szCs w:val="21"/>
        </w:rPr>
        <w:t>が挙げられる。</w:t>
      </w:r>
      <w:r w:rsidR="001E180D" w:rsidRPr="00402B5C">
        <w:rPr>
          <w:rFonts w:cs="Times New Roman"/>
          <w:szCs w:val="21"/>
        </w:rPr>
        <w:lastRenderedPageBreak/>
        <w:t>Adaptation</w:t>
      </w:r>
      <w:r w:rsidR="001E180D" w:rsidRPr="00402B5C">
        <w:rPr>
          <w:rFonts w:cs="Times New Roman" w:hint="eastAsia"/>
          <w:szCs w:val="21"/>
        </w:rPr>
        <w:t>は</w:t>
      </w:r>
      <w:r w:rsidR="00B32F55" w:rsidRPr="00402B5C">
        <w:rPr>
          <w:rFonts w:cs="Times New Roman" w:hint="eastAsia"/>
          <w:szCs w:val="21"/>
        </w:rPr>
        <w:t>「将棋」を</w:t>
      </w:r>
      <w:r w:rsidR="00717078">
        <w:rPr>
          <w:rFonts w:cs="Times New Roman" w:hint="eastAsia"/>
          <w:szCs w:val="21"/>
        </w:rPr>
        <w:t xml:space="preserve"> </w:t>
      </w:r>
      <w:r w:rsidR="00717078">
        <w:rPr>
          <w:rFonts w:cs="Times New Roman"/>
          <w:szCs w:val="21"/>
        </w:rPr>
        <w:t>“</w:t>
      </w:r>
      <w:r w:rsidR="00B32F55" w:rsidRPr="00402B5C">
        <w:rPr>
          <w:rFonts w:cs="Times New Roman"/>
          <w:szCs w:val="21"/>
        </w:rPr>
        <w:t>chess”</w:t>
      </w:r>
      <w:r w:rsidR="00717078">
        <w:rPr>
          <w:rFonts w:cs="Times New Roman" w:hint="eastAsia"/>
          <w:szCs w:val="21"/>
        </w:rPr>
        <w:t xml:space="preserve"> </w:t>
      </w:r>
      <w:r w:rsidR="00B32F55" w:rsidRPr="00402B5C">
        <w:rPr>
          <w:rFonts w:cs="Times New Roman" w:hint="eastAsia"/>
          <w:szCs w:val="21"/>
        </w:rPr>
        <w:t>に置き換えるように、目標文化に存在する機能的に類似した</w:t>
      </w:r>
      <w:r w:rsidR="00AC770A" w:rsidRPr="00402B5C">
        <w:rPr>
          <w:rFonts w:cs="Times New Roman"/>
          <w:szCs w:val="21"/>
        </w:rPr>
        <w:t>要素へ変換する技法であり、原文の文化的固有性は失われる代わりに読者の親和性は高まる。</w:t>
      </w:r>
      <w:r w:rsidR="00D35020" w:rsidRPr="00402B5C">
        <w:rPr>
          <w:rFonts w:cs="Times New Roman"/>
          <w:szCs w:val="21"/>
        </w:rPr>
        <w:t>一方、</w:t>
      </w:r>
      <w:r w:rsidR="00D35020" w:rsidRPr="00402B5C">
        <w:rPr>
          <w:rFonts w:cs="Times New Roman"/>
          <w:szCs w:val="21"/>
        </w:rPr>
        <w:t>Reduction</w:t>
      </w:r>
      <w:r w:rsidR="00D35020" w:rsidRPr="00402B5C">
        <w:rPr>
          <w:rFonts w:cs="Times New Roman"/>
          <w:szCs w:val="21"/>
        </w:rPr>
        <w:t>は原文に含まれる文化的情報の全部を意図的に省略する技法であ</w:t>
      </w:r>
      <w:r w:rsidR="00CF17DD" w:rsidRPr="00402B5C">
        <w:rPr>
          <w:rFonts w:cs="Times New Roman" w:hint="eastAsia"/>
          <w:szCs w:val="21"/>
        </w:rPr>
        <w:t>る。</w:t>
      </w:r>
      <w:r w:rsidR="00CF17DD" w:rsidRPr="00402B5C">
        <w:rPr>
          <w:rFonts w:cs="Times New Roman"/>
          <w:szCs w:val="21"/>
        </w:rPr>
        <w:t>Molina</w:t>
      </w:r>
      <w:r w:rsidR="00717078">
        <w:rPr>
          <w:rFonts w:cs="Times New Roman" w:hint="eastAsia"/>
          <w:szCs w:val="21"/>
        </w:rPr>
        <w:t xml:space="preserve"> &amp; </w:t>
      </w:r>
      <w:r w:rsidR="00CF17DD" w:rsidRPr="00402B5C">
        <w:rPr>
          <w:rFonts w:cs="Times New Roman"/>
          <w:szCs w:val="21"/>
        </w:rPr>
        <w:t>Albir</w:t>
      </w:r>
      <w:sdt>
        <w:sdtPr>
          <w:rPr>
            <w:rFonts w:cs="Times New Roman"/>
            <w:szCs w:val="21"/>
          </w:rPr>
          <w:id w:val="689963205"/>
          <w:citation/>
        </w:sdtPr>
        <w:sdtContent>
          <w:r w:rsidR="00CF17DD" w:rsidRPr="00402B5C">
            <w:rPr>
              <w:rFonts w:cs="Times New Roman"/>
              <w:szCs w:val="21"/>
            </w:rPr>
            <w:fldChar w:fldCharType="begin"/>
          </w:r>
          <w:r w:rsidR="00CF17DD" w:rsidRPr="00402B5C">
            <w:rPr>
              <w:rFonts w:cs="Times New Roman"/>
              <w:szCs w:val="21"/>
            </w:rPr>
            <w:instrText xml:space="preserve">CITATION MolAlb02 \n  \t  \l 1041 </w:instrText>
          </w:r>
          <w:r w:rsidR="00CF17DD" w:rsidRPr="00402B5C">
            <w:rPr>
              <w:rFonts w:cs="Times New Roman"/>
              <w:szCs w:val="21"/>
            </w:rPr>
            <w:fldChar w:fldCharType="separate"/>
          </w:r>
          <w:r w:rsidR="00CF17DD" w:rsidRPr="00402B5C">
            <w:rPr>
              <w:rFonts w:cs="Times New Roman"/>
              <w:noProof/>
              <w:szCs w:val="21"/>
            </w:rPr>
            <w:t xml:space="preserve"> (2002)</w:t>
          </w:r>
          <w:r w:rsidR="00CF17DD" w:rsidRPr="00402B5C">
            <w:rPr>
              <w:rFonts w:cs="Times New Roman"/>
              <w:szCs w:val="21"/>
            </w:rPr>
            <w:fldChar w:fldCharType="end"/>
          </w:r>
        </w:sdtContent>
      </w:sdt>
      <w:r w:rsidR="0072631C" w:rsidRPr="00402B5C">
        <w:rPr>
          <w:rFonts w:cs="Times New Roman" w:hint="eastAsia"/>
          <w:szCs w:val="21"/>
        </w:rPr>
        <w:t>は情報の抑制を</w:t>
      </w:r>
      <w:r w:rsidR="00CF17DD" w:rsidRPr="00402B5C">
        <w:rPr>
          <w:rFonts w:cs="Times New Roman"/>
          <w:szCs w:val="21"/>
        </w:rPr>
        <w:t>Reduction</w:t>
      </w:r>
      <w:r w:rsidR="0072631C" w:rsidRPr="00402B5C">
        <w:rPr>
          <w:rFonts w:cs="Times New Roman" w:hint="eastAsia"/>
          <w:szCs w:val="21"/>
        </w:rPr>
        <w:t>と定義しているが、</w:t>
      </w:r>
      <w:r w:rsidR="00707AEC" w:rsidRPr="00402B5C">
        <w:rPr>
          <w:rFonts w:cs="Times New Roman" w:hint="eastAsia"/>
          <w:szCs w:val="21"/>
        </w:rPr>
        <w:t>分析の明確化のため、対象語彙が訳出されず完全に削除された</w:t>
      </w:r>
      <w:r w:rsidR="00886575" w:rsidRPr="00402B5C">
        <w:rPr>
          <w:rFonts w:cs="Times New Roman" w:hint="eastAsia"/>
          <w:szCs w:val="21"/>
        </w:rPr>
        <w:t>場合のみをこの分類に含める。</w:t>
      </w:r>
    </w:p>
    <w:p w14:paraId="618057AB" w14:textId="404BDF07" w:rsidR="001A2B58" w:rsidRPr="00402B5C" w:rsidRDefault="001A2B58" w:rsidP="00A62E01">
      <w:pPr>
        <w:ind w:firstLineChars="100" w:firstLine="210"/>
        <w:rPr>
          <w:rFonts w:cs="Times New Roman"/>
          <w:szCs w:val="21"/>
        </w:rPr>
      </w:pPr>
      <w:r w:rsidRPr="00402B5C">
        <w:rPr>
          <w:rFonts w:cs="Times New Roman"/>
          <w:szCs w:val="21"/>
        </w:rPr>
        <w:t xml:space="preserve">Molina &amp; Albir (2002) </w:t>
      </w:r>
      <w:r w:rsidRPr="00402B5C">
        <w:rPr>
          <w:rFonts w:cs="Times New Roman"/>
          <w:szCs w:val="21"/>
        </w:rPr>
        <w:t>の</w:t>
      </w:r>
      <w:r w:rsidRPr="00402B5C">
        <w:rPr>
          <w:rFonts w:cs="Times New Roman"/>
          <w:szCs w:val="21"/>
        </w:rPr>
        <w:t>18</w:t>
      </w:r>
      <w:r w:rsidRPr="00402B5C">
        <w:rPr>
          <w:rFonts w:cs="Times New Roman"/>
          <w:szCs w:val="21"/>
        </w:rPr>
        <w:t>分類のうち、以下の</w:t>
      </w:r>
      <w:r w:rsidRPr="00402B5C">
        <w:rPr>
          <w:rFonts w:cs="Times New Roman"/>
          <w:szCs w:val="21"/>
        </w:rPr>
        <w:t>8</w:t>
      </w:r>
      <w:r w:rsidRPr="00402B5C">
        <w:rPr>
          <w:rFonts w:cs="Times New Roman"/>
          <w:szCs w:val="21"/>
        </w:rPr>
        <w:t>つの技法については、その定義と本研究の分析対象である小説の性質を照らし合わせた結果、対象外とした。</w:t>
      </w:r>
    </w:p>
    <w:p w14:paraId="65F5A978" w14:textId="6F34D1C4" w:rsidR="001A2B58" w:rsidRPr="00402B5C" w:rsidRDefault="001A2B58" w:rsidP="001A2B58">
      <w:pPr>
        <w:rPr>
          <w:rFonts w:cs="Times New Roman"/>
          <w:szCs w:val="21"/>
        </w:rPr>
      </w:pPr>
      <w:r w:rsidRPr="00402B5C">
        <w:rPr>
          <w:rFonts w:cs="Times New Roman" w:hint="eastAsia"/>
          <w:szCs w:val="21"/>
        </w:rPr>
        <w:t xml:space="preserve">　第一に、通訳や視聴覚翻訳など、小説翻訳以外のメディア固有の技法であるため除外したものである。</w:t>
      </w:r>
      <w:r w:rsidRPr="00402B5C">
        <w:rPr>
          <w:rFonts w:cs="Times New Roman"/>
          <w:szCs w:val="21"/>
        </w:rPr>
        <w:t>Linguistic amplification</w:t>
      </w:r>
      <w:r w:rsidRPr="00402B5C">
        <w:rPr>
          <w:rFonts w:cs="Times New Roman"/>
          <w:szCs w:val="21"/>
        </w:rPr>
        <w:t>は発話時間を埋めるために言語要素を追加する技法であり、</w:t>
      </w:r>
      <w:r w:rsidRPr="00402B5C">
        <w:rPr>
          <w:rFonts w:cs="Times New Roman"/>
          <w:szCs w:val="21"/>
        </w:rPr>
        <w:t>Linguistic compression</w:t>
      </w:r>
      <w:r w:rsidRPr="00402B5C">
        <w:rPr>
          <w:rFonts w:cs="Times New Roman"/>
          <w:szCs w:val="21"/>
        </w:rPr>
        <w:t>は逆に字幕の文字数制限などのために言語要素を要約・合成する技法である。これらは書記</w:t>
      </w:r>
      <w:r w:rsidR="000B0D24" w:rsidRPr="00402B5C">
        <w:rPr>
          <w:rFonts w:cs="Times New Roman"/>
          <w:szCs w:val="21"/>
        </w:rPr>
        <w:t>テキスト</w:t>
      </w:r>
      <w:r w:rsidRPr="00402B5C">
        <w:rPr>
          <w:rFonts w:cs="Times New Roman"/>
          <w:szCs w:val="21"/>
        </w:rPr>
        <w:t>には該当しない。また、</w:t>
      </w:r>
      <w:r w:rsidRPr="00402B5C">
        <w:rPr>
          <w:rFonts w:cs="Times New Roman"/>
          <w:szCs w:val="21"/>
        </w:rPr>
        <w:t>Substitution</w:t>
      </w:r>
      <w:r w:rsidRPr="00402B5C">
        <w:rPr>
          <w:rFonts w:cs="Times New Roman"/>
          <w:szCs w:val="21"/>
        </w:rPr>
        <w:t>は言語要素とパラ言語要素（ジェスチャー等）を相互に置き換える技法であり、これも主として通</w:t>
      </w:r>
      <w:r w:rsidRPr="00402B5C">
        <w:rPr>
          <w:rFonts w:cs="Times New Roman" w:hint="eastAsia"/>
          <w:szCs w:val="21"/>
        </w:rPr>
        <w:t>訳で用いられるため分析対象から外した。</w:t>
      </w:r>
    </w:p>
    <w:p w14:paraId="0BCF036A" w14:textId="1CC18919" w:rsidR="001A2B58" w:rsidRPr="00402B5C" w:rsidRDefault="001A2B58" w:rsidP="001A2B58">
      <w:pPr>
        <w:rPr>
          <w:rFonts w:cs="Times New Roman"/>
          <w:szCs w:val="21"/>
        </w:rPr>
      </w:pPr>
      <w:r w:rsidRPr="00402B5C">
        <w:rPr>
          <w:rFonts w:cs="Times New Roman" w:hint="eastAsia"/>
          <w:szCs w:val="21"/>
        </w:rPr>
        <w:t xml:space="preserve">　第二に、他の技法との重複や、分析の客観性確保の観点から再分類したものである。</w:t>
      </w:r>
      <w:r w:rsidRPr="00402B5C">
        <w:rPr>
          <w:rFonts w:cs="Times New Roman"/>
          <w:szCs w:val="21"/>
        </w:rPr>
        <w:t>Transposition</w:t>
      </w:r>
      <w:r w:rsidRPr="00402B5C">
        <w:rPr>
          <w:rFonts w:cs="Times New Roman"/>
          <w:szCs w:val="21"/>
        </w:rPr>
        <w:t>は、意味を変えずに品詞等の文法カテゴリを変更する技法である。しかし、言語構造上の自然な変更であれば</w:t>
      </w:r>
      <w:r w:rsidRPr="00402B5C">
        <w:rPr>
          <w:rFonts w:cs="Times New Roman"/>
          <w:szCs w:val="21"/>
        </w:rPr>
        <w:t>Established equivalent</w:t>
      </w:r>
      <w:r w:rsidRPr="00402B5C">
        <w:rPr>
          <w:rFonts w:cs="Times New Roman"/>
          <w:szCs w:val="21"/>
        </w:rPr>
        <w:t>や</w:t>
      </w:r>
      <w:r w:rsidRPr="00402B5C">
        <w:rPr>
          <w:rFonts w:cs="Times New Roman"/>
          <w:szCs w:val="21"/>
        </w:rPr>
        <w:t>Literal translation</w:t>
      </w:r>
      <w:r w:rsidRPr="00402B5C">
        <w:rPr>
          <w:rFonts w:cs="Times New Roman"/>
          <w:szCs w:val="21"/>
        </w:rPr>
        <w:t>に含まれ、説明が加わる場合は</w:t>
      </w:r>
      <w:r w:rsidRPr="00402B5C">
        <w:rPr>
          <w:rFonts w:cs="Times New Roman"/>
          <w:szCs w:val="21"/>
        </w:rPr>
        <w:t>Amplification</w:t>
      </w:r>
      <w:r w:rsidR="0046799D" w:rsidRPr="00402B5C">
        <w:rPr>
          <w:rFonts w:cs="Times New Roman" w:hint="eastAsia"/>
          <w:szCs w:val="21"/>
        </w:rPr>
        <w:t>の方が</w:t>
      </w:r>
      <w:r w:rsidR="000D4210" w:rsidRPr="00402B5C">
        <w:rPr>
          <w:rFonts w:cs="Times New Roman" w:hint="eastAsia"/>
          <w:szCs w:val="21"/>
        </w:rPr>
        <w:t>分類として適している</w:t>
      </w:r>
      <w:r w:rsidRPr="00402B5C">
        <w:rPr>
          <w:rFonts w:cs="Times New Roman"/>
          <w:szCs w:val="21"/>
        </w:rPr>
        <w:t>ため、独立した技法としては採用しない。</w:t>
      </w:r>
      <w:r w:rsidRPr="00402B5C">
        <w:rPr>
          <w:rFonts w:cs="Times New Roman"/>
          <w:szCs w:val="21"/>
        </w:rPr>
        <w:t>Discursive creatio</w:t>
      </w:r>
      <w:r w:rsidR="00052ABB" w:rsidRPr="00402B5C">
        <w:rPr>
          <w:rFonts w:cs="Times New Roman"/>
          <w:szCs w:val="21"/>
        </w:rPr>
        <w:t>n</w:t>
      </w:r>
      <w:r w:rsidRPr="00402B5C">
        <w:rPr>
          <w:rFonts w:cs="Times New Roman"/>
          <w:szCs w:val="21"/>
        </w:rPr>
        <w:t>は、映</w:t>
      </w:r>
      <w:r w:rsidRPr="00402B5C">
        <w:rPr>
          <w:rFonts w:cs="Times New Roman" w:hint="eastAsia"/>
          <w:szCs w:val="21"/>
        </w:rPr>
        <w:t>画の邦題のように、文脈外で予測不可能な一時的等価関係を構築する技法である。本研究では、著しい乖離が見られる場合は</w:t>
      </w:r>
      <w:r w:rsidRPr="00402B5C">
        <w:rPr>
          <w:rFonts w:cs="Times New Roman"/>
          <w:szCs w:val="21"/>
        </w:rPr>
        <w:t>Adaptation</w:t>
      </w:r>
      <w:r w:rsidR="00A90B06" w:rsidRPr="00402B5C">
        <w:rPr>
          <w:rFonts w:cs="Times New Roman" w:hint="eastAsia"/>
          <w:szCs w:val="21"/>
        </w:rPr>
        <w:t>として</w:t>
      </w:r>
      <w:r w:rsidRPr="00402B5C">
        <w:rPr>
          <w:rFonts w:cs="Times New Roman"/>
          <w:szCs w:val="21"/>
        </w:rPr>
        <w:t>扱う方が、一貫性を保てると判断した。</w:t>
      </w:r>
      <w:r w:rsidRPr="00402B5C">
        <w:rPr>
          <w:rFonts w:cs="Times New Roman"/>
          <w:szCs w:val="21"/>
        </w:rPr>
        <w:t xml:space="preserve"> Modulation</w:t>
      </w:r>
      <w:r w:rsidRPr="00402B5C">
        <w:rPr>
          <w:rFonts w:cs="Times New Roman"/>
          <w:szCs w:val="21"/>
        </w:rPr>
        <w:t>は、視点や認知カテゴリの変更</w:t>
      </w:r>
      <w:r w:rsidR="00A90B06" w:rsidRPr="00402B5C">
        <w:rPr>
          <w:rFonts w:cs="Times New Roman" w:hint="eastAsia"/>
          <w:szCs w:val="21"/>
        </w:rPr>
        <w:t>（具体</w:t>
      </w:r>
      <w:r w:rsidR="00A90B06" w:rsidRPr="00402B5C">
        <w:rPr>
          <w:rFonts w:ascii="Cambria Math" w:hAnsi="Cambria Math" w:cs="Cambria Math" w:hint="eastAsia"/>
          <w:szCs w:val="21"/>
        </w:rPr>
        <w:t>⇔</w:t>
      </w:r>
      <w:r w:rsidR="00A90B06" w:rsidRPr="00402B5C">
        <w:rPr>
          <w:rFonts w:cs="Times New Roman" w:hint="eastAsia"/>
          <w:szCs w:val="21"/>
        </w:rPr>
        <w:t>抽象、否定</w:t>
      </w:r>
      <w:r w:rsidR="00A90B06" w:rsidRPr="00402B5C">
        <w:rPr>
          <w:rFonts w:ascii="Cambria Math" w:hAnsi="Cambria Math" w:cs="Cambria Math" w:hint="eastAsia"/>
          <w:szCs w:val="21"/>
        </w:rPr>
        <w:t>⇔</w:t>
      </w:r>
      <w:r w:rsidR="00A90B06" w:rsidRPr="00402B5C">
        <w:rPr>
          <w:rFonts w:cs="Times New Roman" w:hint="eastAsia"/>
          <w:szCs w:val="21"/>
        </w:rPr>
        <w:t>肯定</w:t>
      </w:r>
      <w:r w:rsidRPr="00402B5C">
        <w:rPr>
          <w:rFonts w:cs="Times New Roman"/>
          <w:szCs w:val="21"/>
        </w:rPr>
        <w:t>等）を行う技法である</w:t>
      </w:r>
      <w:r w:rsidR="00EA5816" w:rsidRPr="00402B5C">
        <w:rPr>
          <w:rFonts w:cs="Times New Roman" w:hint="eastAsia"/>
          <w:szCs w:val="21"/>
        </w:rPr>
        <w:t>。しかし、</w:t>
      </w:r>
      <w:r w:rsidR="00EF4A01" w:rsidRPr="00402B5C">
        <w:rPr>
          <w:rFonts w:cs="Times New Roman" w:hint="eastAsia"/>
          <w:szCs w:val="21"/>
        </w:rPr>
        <w:t>これは</w:t>
      </w:r>
      <w:r w:rsidR="0080135F" w:rsidRPr="00402B5C">
        <w:rPr>
          <w:rFonts w:cs="Times New Roman" w:hint="eastAsia"/>
          <w:szCs w:val="21"/>
        </w:rPr>
        <w:t>非常に広範な</w:t>
      </w:r>
      <w:r w:rsidR="00EF4A01" w:rsidRPr="00402B5C">
        <w:rPr>
          <w:rFonts w:cs="Times New Roman" w:hint="eastAsia"/>
          <w:szCs w:val="21"/>
        </w:rPr>
        <w:t>技法であり、思考や視点の切り替え</w:t>
      </w:r>
      <w:r w:rsidR="00806E2E" w:rsidRPr="00402B5C">
        <w:rPr>
          <w:rFonts w:cs="Times New Roman" w:hint="eastAsia"/>
          <w:szCs w:val="21"/>
        </w:rPr>
        <w:t>を伴う技法（</w:t>
      </w:r>
      <w:r w:rsidR="00806E2E" w:rsidRPr="00402B5C">
        <w:rPr>
          <w:rFonts w:cs="Times New Roman"/>
          <w:szCs w:val="21"/>
        </w:rPr>
        <w:t>Generalization</w:t>
      </w:r>
      <w:r w:rsidR="00806E2E" w:rsidRPr="00402B5C">
        <w:rPr>
          <w:rFonts w:cs="Times New Roman" w:hint="eastAsia"/>
          <w:szCs w:val="21"/>
        </w:rPr>
        <w:t>、</w:t>
      </w:r>
      <w:r w:rsidR="00806E2E" w:rsidRPr="00402B5C">
        <w:rPr>
          <w:rFonts w:cs="Times New Roman"/>
          <w:szCs w:val="21"/>
        </w:rPr>
        <w:t>Particularization</w:t>
      </w:r>
      <w:r w:rsidR="00806E2E" w:rsidRPr="00402B5C">
        <w:rPr>
          <w:rFonts w:cs="Times New Roman" w:hint="eastAsia"/>
          <w:szCs w:val="21"/>
        </w:rPr>
        <w:t>、</w:t>
      </w:r>
      <w:r w:rsidR="00806E2E" w:rsidRPr="00402B5C">
        <w:rPr>
          <w:rFonts w:cs="Times New Roman"/>
          <w:szCs w:val="21"/>
        </w:rPr>
        <w:t>Adaptation</w:t>
      </w:r>
      <w:r w:rsidR="00806E2E" w:rsidRPr="00402B5C">
        <w:rPr>
          <w:rFonts w:cs="Times New Roman" w:hint="eastAsia"/>
          <w:szCs w:val="21"/>
        </w:rPr>
        <w:t>等）の基盤にある</w:t>
      </w:r>
      <w:r w:rsidR="00FB7142" w:rsidRPr="00402B5C">
        <w:rPr>
          <w:rFonts w:cs="Times New Roman" w:hint="eastAsia"/>
          <w:szCs w:val="21"/>
        </w:rPr>
        <w:t>上位概念として機能している側面がある。</w:t>
      </w:r>
      <w:r w:rsidRPr="00402B5C">
        <w:rPr>
          <w:rFonts w:cs="Times New Roman"/>
          <w:szCs w:val="21"/>
        </w:rPr>
        <w:t>そのため本研究では、</w:t>
      </w:r>
      <w:r w:rsidRPr="00402B5C">
        <w:rPr>
          <w:rFonts w:cs="Times New Roman"/>
          <w:szCs w:val="21"/>
        </w:rPr>
        <w:t>Modulation</w:t>
      </w:r>
      <w:r w:rsidRPr="00402B5C">
        <w:rPr>
          <w:rFonts w:cs="Times New Roman"/>
          <w:szCs w:val="21"/>
        </w:rPr>
        <w:t>という包括的なカテゴリは廃し、訳出結果の具体的特徴（語彙が包括的にな</w:t>
      </w:r>
      <w:r w:rsidRPr="00402B5C">
        <w:rPr>
          <w:rFonts w:cs="Times New Roman" w:hint="eastAsia"/>
          <w:szCs w:val="21"/>
        </w:rPr>
        <w:t>れば</w:t>
      </w:r>
      <w:r w:rsidRPr="00402B5C">
        <w:rPr>
          <w:rFonts w:cs="Times New Roman"/>
          <w:szCs w:val="21"/>
        </w:rPr>
        <w:t>Generalization</w:t>
      </w:r>
      <w:r w:rsidRPr="00402B5C">
        <w:rPr>
          <w:rFonts w:cs="Times New Roman"/>
          <w:szCs w:val="21"/>
        </w:rPr>
        <w:t>、具体的になれば</w:t>
      </w:r>
      <w:r w:rsidRPr="00402B5C">
        <w:rPr>
          <w:rFonts w:cs="Times New Roman"/>
          <w:szCs w:val="21"/>
        </w:rPr>
        <w:t>Particularization</w:t>
      </w:r>
      <w:r w:rsidRPr="00402B5C">
        <w:rPr>
          <w:rFonts w:cs="Times New Roman"/>
          <w:szCs w:val="21"/>
        </w:rPr>
        <w:t>、文化的要素が置き換われば</w:t>
      </w:r>
      <w:r w:rsidRPr="00402B5C">
        <w:rPr>
          <w:rFonts w:cs="Times New Roman"/>
          <w:szCs w:val="21"/>
        </w:rPr>
        <w:t>Adaptation</w:t>
      </w:r>
      <w:r w:rsidRPr="00402B5C">
        <w:rPr>
          <w:rFonts w:cs="Times New Roman"/>
          <w:szCs w:val="21"/>
        </w:rPr>
        <w:t>等）に基づいて分類することとした。</w:t>
      </w:r>
    </w:p>
    <w:p w14:paraId="2DA6DD73" w14:textId="781F2038" w:rsidR="008E44C8" w:rsidRPr="00402B5C" w:rsidRDefault="001A2B58" w:rsidP="001A2B58">
      <w:pPr>
        <w:rPr>
          <w:rFonts w:cs="Times New Roman"/>
          <w:szCs w:val="21"/>
        </w:rPr>
      </w:pPr>
      <w:r w:rsidRPr="00402B5C">
        <w:rPr>
          <w:rFonts w:cs="Times New Roman" w:hint="eastAsia"/>
          <w:szCs w:val="21"/>
        </w:rPr>
        <w:t xml:space="preserve">　第三に、本研究の分析目的と合致しないものである。</w:t>
      </w:r>
      <w:r w:rsidRPr="00402B5C">
        <w:rPr>
          <w:rFonts w:cs="Times New Roman"/>
          <w:szCs w:val="21"/>
        </w:rPr>
        <w:t>Variation</w:t>
      </w:r>
      <w:r w:rsidRPr="00402B5C">
        <w:rPr>
          <w:rFonts w:cs="Times New Roman"/>
          <w:szCs w:val="21"/>
        </w:rPr>
        <w:t>は方言やトーンなどの言語的・パラ言語的要素を変更する技法であるが、本分析箇所の会話文においてこれらは主要な分析要素とならない。</w:t>
      </w:r>
      <w:r w:rsidRPr="00402B5C">
        <w:rPr>
          <w:rFonts w:cs="Times New Roman"/>
          <w:szCs w:val="21"/>
        </w:rPr>
        <w:t>Compensatio</w:t>
      </w:r>
      <w:r w:rsidR="0009227B" w:rsidRPr="00402B5C">
        <w:rPr>
          <w:rFonts w:cs="Times New Roman"/>
          <w:szCs w:val="21"/>
        </w:rPr>
        <w:t>n</w:t>
      </w:r>
      <w:r w:rsidRPr="00402B5C">
        <w:rPr>
          <w:rFonts w:cs="Times New Roman"/>
          <w:szCs w:val="21"/>
        </w:rPr>
        <w:t>は、原文のある箇所で失われた意味や効果を訳文の別の箇所で補う技法である。本研究は個々の文化的語彙の対応関係を厳密に分析することを目的としているため、文脈を跨ぐ補償の判定は客観性を損なう恐れがあるとして除外した。</w:t>
      </w:r>
    </w:p>
    <w:p w14:paraId="2EE769C3" w14:textId="77777777" w:rsidR="001A2B58" w:rsidRPr="00402B5C" w:rsidRDefault="001A2B58" w:rsidP="001A2B58">
      <w:pPr>
        <w:rPr>
          <w:rFonts w:cs="Times New Roman"/>
          <w:szCs w:val="21"/>
        </w:rPr>
      </w:pPr>
    </w:p>
    <w:p w14:paraId="77323B9F" w14:textId="5DD92B79" w:rsidR="007300CE" w:rsidRPr="00402B5C" w:rsidRDefault="003D6676" w:rsidP="00137523">
      <w:pPr>
        <w:pStyle w:val="3"/>
      </w:pPr>
      <w:bookmarkStart w:id="75" w:name="_Toc220178773"/>
      <w:r w:rsidRPr="00402B5C">
        <w:t>3.</w:t>
      </w:r>
      <w:r w:rsidR="00A96053" w:rsidRPr="00402B5C">
        <w:t>3.2</w:t>
      </w:r>
      <w:r w:rsidRPr="00402B5C">
        <w:t xml:space="preserve"> </w:t>
      </w:r>
      <w:r w:rsidR="0016589D" w:rsidRPr="00402B5C">
        <w:t>Bennet</w:t>
      </w:r>
      <w:r w:rsidR="0024563E" w:rsidRPr="00402B5C">
        <w:t>t</w:t>
      </w:r>
      <w:sdt>
        <w:sdtPr>
          <w:id w:val="-720135618"/>
          <w:citation/>
        </w:sdtPr>
        <w:sdtContent>
          <w:r w:rsidR="009A4604" w:rsidRPr="00402B5C">
            <w:fldChar w:fldCharType="begin"/>
          </w:r>
          <w:r w:rsidR="009A4604" w:rsidRPr="00402B5C">
            <w:instrText xml:space="preserve">CITATION Ben86 \n  \t  \m Ben93 \n  \t  \l 1041 </w:instrText>
          </w:r>
          <w:r w:rsidR="009A4604" w:rsidRPr="00402B5C">
            <w:fldChar w:fldCharType="separate"/>
          </w:r>
          <w:r w:rsidR="009A4604" w:rsidRPr="00402B5C">
            <w:rPr>
              <w:noProof/>
            </w:rPr>
            <w:t xml:space="preserve"> (1986; 1993)</w:t>
          </w:r>
          <w:r w:rsidR="009A4604" w:rsidRPr="00402B5C">
            <w:fldChar w:fldCharType="end"/>
          </w:r>
        </w:sdtContent>
      </w:sdt>
      <w:r w:rsidR="00717078">
        <w:rPr>
          <w:rFonts w:hint="eastAsia"/>
        </w:rPr>
        <w:t xml:space="preserve"> </w:t>
      </w:r>
      <w:r w:rsidR="00527337" w:rsidRPr="00402B5C">
        <w:rPr>
          <w:rFonts w:hint="eastAsia"/>
        </w:rPr>
        <w:t>の</w:t>
      </w:r>
      <w:r w:rsidRPr="00402B5C">
        <w:t>DMIS</w:t>
      </w:r>
      <w:r w:rsidRPr="00402B5C">
        <w:rPr>
          <w:rFonts w:hint="eastAsia"/>
        </w:rPr>
        <w:t>の再定義</w:t>
      </w:r>
      <w:bookmarkEnd w:id="75"/>
    </w:p>
    <w:p w14:paraId="182612E2" w14:textId="07AF13CA" w:rsidR="004426C6" w:rsidRDefault="00193A57" w:rsidP="00402B5C">
      <w:pPr>
        <w:rPr>
          <w:rFonts w:cs="Times New Roman"/>
          <w:szCs w:val="21"/>
        </w:rPr>
      </w:pPr>
      <w:r w:rsidRPr="00402B5C">
        <w:rPr>
          <w:rFonts w:cs="Times New Roman" w:hint="eastAsia"/>
          <w:szCs w:val="21"/>
        </w:rPr>
        <w:t xml:space="preserve">　</w:t>
      </w:r>
      <w:r w:rsidR="00F60948" w:rsidRPr="00402B5C">
        <w:rPr>
          <w:rFonts w:cs="Times New Roman" w:hint="eastAsia"/>
          <w:szCs w:val="21"/>
        </w:rPr>
        <w:t>本研究では、</w:t>
      </w:r>
      <w:r w:rsidR="00F60948" w:rsidRPr="00402B5C">
        <w:rPr>
          <w:rFonts w:cs="Times New Roman"/>
          <w:szCs w:val="21"/>
        </w:rPr>
        <w:t>Bennett</w:t>
      </w:r>
      <w:sdt>
        <w:sdtPr>
          <w:rPr>
            <w:rFonts w:cs="Times New Roman"/>
            <w:szCs w:val="21"/>
          </w:rPr>
          <w:id w:val="-898282992"/>
          <w:citation/>
        </w:sdtPr>
        <w:sdtContent>
          <w:r w:rsidR="009A4604" w:rsidRPr="00402B5C">
            <w:rPr>
              <w:rFonts w:cs="Times New Roman"/>
              <w:szCs w:val="21"/>
            </w:rPr>
            <w:fldChar w:fldCharType="begin"/>
          </w:r>
          <w:r w:rsidR="009A4604" w:rsidRPr="00402B5C">
            <w:rPr>
              <w:rFonts w:cs="Times New Roman"/>
              <w:szCs w:val="21"/>
            </w:rPr>
            <w:instrText xml:space="preserve">CITATION Ben86 \n  \t  \m Ben93 \n  \t  \l 1041 </w:instrText>
          </w:r>
          <w:r w:rsidR="009A4604" w:rsidRPr="00402B5C">
            <w:rPr>
              <w:rFonts w:cs="Times New Roman"/>
              <w:szCs w:val="21"/>
            </w:rPr>
            <w:fldChar w:fldCharType="separate"/>
          </w:r>
          <w:r w:rsidR="009A4604" w:rsidRPr="00402B5C">
            <w:rPr>
              <w:rFonts w:cs="Times New Roman"/>
              <w:noProof/>
              <w:szCs w:val="21"/>
            </w:rPr>
            <w:t xml:space="preserve"> (1986; 1993)</w:t>
          </w:r>
          <w:r w:rsidR="009A4604" w:rsidRPr="00402B5C">
            <w:rPr>
              <w:rFonts w:cs="Times New Roman"/>
              <w:szCs w:val="21"/>
            </w:rPr>
            <w:fldChar w:fldCharType="end"/>
          </w:r>
        </w:sdtContent>
      </w:sdt>
      <w:r w:rsidR="00717078">
        <w:rPr>
          <w:rFonts w:cs="Times New Roman" w:hint="eastAsia"/>
          <w:szCs w:val="21"/>
        </w:rPr>
        <w:t xml:space="preserve"> </w:t>
      </w:r>
      <w:r w:rsidR="00F60948" w:rsidRPr="00402B5C">
        <w:rPr>
          <w:rFonts w:cs="Times New Roman"/>
          <w:szCs w:val="21"/>
        </w:rPr>
        <w:t>が提唱した</w:t>
      </w:r>
      <w:r w:rsidR="00835BF3" w:rsidRPr="00402B5C">
        <w:rPr>
          <w:rFonts w:cs="Times New Roman"/>
          <w:szCs w:val="21"/>
        </w:rPr>
        <w:t>DMIS</w:t>
      </w:r>
      <w:r w:rsidR="00F60948" w:rsidRPr="00402B5C">
        <w:rPr>
          <w:rFonts w:cs="Times New Roman"/>
          <w:szCs w:val="21"/>
        </w:rPr>
        <w:t>を、翻訳者が「読者にいかなる文化受容体験を意図的に促すか」という翻訳戦略の指標として援用する。本来の</w:t>
      </w:r>
      <w:r w:rsidR="00F60948" w:rsidRPr="00402B5C">
        <w:rPr>
          <w:rFonts w:cs="Times New Roman"/>
          <w:szCs w:val="21"/>
        </w:rPr>
        <w:t>DMIS</w:t>
      </w:r>
      <w:r w:rsidR="00F60948" w:rsidRPr="00402B5C">
        <w:rPr>
          <w:rFonts w:cs="Times New Roman"/>
          <w:szCs w:val="21"/>
        </w:rPr>
        <w:t>は、個人の異文化に対する心理的成長を測定するものであるが、本研究においては</w:t>
      </w:r>
      <w:r w:rsidR="00942257" w:rsidRPr="00402B5C">
        <w:rPr>
          <w:rFonts w:cs="Times New Roman" w:hint="eastAsia"/>
          <w:szCs w:val="21"/>
        </w:rPr>
        <w:t>、</w:t>
      </w:r>
      <w:r w:rsidR="00F60948" w:rsidRPr="00402B5C">
        <w:rPr>
          <w:rFonts w:cs="Times New Roman"/>
          <w:szCs w:val="21"/>
        </w:rPr>
        <w:t>これを</w:t>
      </w:r>
      <w:r w:rsidR="00BC7630" w:rsidRPr="00402B5C">
        <w:rPr>
          <w:rFonts w:cs="Times New Roman" w:hint="eastAsia"/>
          <w:szCs w:val="21"/>
        </w:rPr>
        <w:t>文化的要</w:t>
      </w:r>
      <w:r w:rsidR="00BC7630" w:rsidRPr="00402B5C">
        <w:rPr>
          <w:rFonts w:cs="Times New Roman" w:hint="eastAsia"/>
          <w:szCs w:val="21"/>
        </w:rPr>
        <w:lastRenderedPageBreak/>
        <w:t>素に対応する翻訳</w:t>
      </w:r>
      <w:r w:rsidR="000B0D24" w:rsidRPr="00402B5C">
        <w:rPr>
          <w:rFonts w:cs="Times New Roman"/>
          <w:szCs w:val="21"/>
        </w:rPr>
        <w:t>テキスト</w:t>
      </w:r>
      <w:r w:rsidR="00F60948" w:rsidRPr="00402B5C">
        <w:rPr>
          <w:rFonts w:cs="Times New Roman"/>
          <w:szCs w:val="21"/>
        </w:rPr>
        <w:t>の</w:t>
      </w:r>
      <w:r w:rsidR="00942257" w:rsidRPr="00402B5C">
        <w:rPr>
          <w:rFonts w:cs="Times New Roman" w:hint="eastAsia"/>
          <w:szCs w:val="21"/>
        </w:rPr>
        <w:t>記述的特徴</w:t>
      </w:r>
      <w:r w:rsidR="00F60948" w:rsidRPr="00402B5C">
        <w:rPr>
          <w:rFonts w:cs="Times New Roman"/>
          <w:szCs w:val="21"/>
        </w:rPr>
        <w:t>に基づき、以下の</w:t>
      </w:r>
      <w:r w:rsidR="00F60948" w:rsidRPr="00402B5C">
        <w:rPr>
          <w:rFonts w:cs="Times New Roman"/>
          <w:szCs w:val="21"/>
        </w:rPr>
        <w:t>4</w:t>
      </w:r>
      <w:r w:rsidR="00F60948" w:rsidRPr="00402B5C">
        <w:rPr>
          <w:rFonts w:cs="Times New Roman"/>
          <w:szCs w:val="21"/>
        </w:rPr>
        <w:t>つの段階に再定義して分析に適用する。</w:t>
      </w:r>
      <w:r w:rsidR="00537F48" w:rsidRPr="00402B5C">
        <w:rPr>
          <w:rFonts w:cs="Times New Roman" w:hint="eastAsia"/>
          <w:szCs w:val="21"/>
        </w:rPr>
        <w:t>なお、ここで示す</w:t>
      </w:r>
      <w:r w:rsidR="000C6AC7" w:rsidRPr="00402B5C">
        <w:rPr>
          <w:rFonts w:cs="Times New Roman" w:hint="eastAsia"/>
          <w:szCs w:val="21"/>
        </w:rPr>
        <w:t>「想定される読者の状態」は</w:t>
      </w:r>
      <w:r w:rsidR="000C6AC7" w:rsidRPr="00402B5C">
        <w:rPr>
          <w:rFonts w:cs="Times New Roman"/>
          <w:szCs w:val="21"/>
        </w:rPr>
        <w:t>DMIS</w:t>
      </w:r>
      <w:r w:rsidR="000C6AC7" w:rsidRPr="00402B5C">
        <w:rPr>
          <w:rFonts w:cs="Times New Roman" w:hint="eastAsia"/>
          <w:szCs w:val="21"/>
        </w:rPr>
        <w:t>段階</w:t>
      </w:r>
      <w:r w:rsidR="0002659D" w:rsidRPr="00402B5C">
        <w:rPr>
          <w:rFonts w:cs="Times New Roman" w:hint="eastAsia"/>
          <w:szCs w:val="21"/>
        </w:rPr>
        <w:t>を読者の経験として再解釈したものである。</w:t>
      </w:r>
    </w:p>
    <w:p w14:paraId="637D3C36" w14:textId="77777777" w:rsidR="005351A7" w:rsidRPr="00402B5C" w:rsidRDefault="005351A7" w:rsidP="00402B5C">
      <w:pPr>
        <w:rPr>
          <w:rFonts w:cs="Times New Roman"/>
          <w:szCs w:val="21"/>
        </w:rPr>
      </w:pPr>
    </w:p>
    <w:p w14:paraId="587A85DD" w14:textId="78D98F21" w:rsidR="000B4EF8" w:rsidRPr="00AD2F8B" w:rsidRDefault="005351A7" w:rsidP="00AD2F8B">
      <w:pPr>
        <w:widowControl/>
        <w:jc w:val="center"/>
        <w:rPr>
          <w:rFonts w:cs="Times New Roman"/>
          <w:b/>
          <w:bCs/>
        </w:rPr>
      </w:pPr>
      <w:r w:rsidRPr="00AD2F8B">
        <w:rPr>
          <w:rFonts w:cs="Times New Roman" w:hint="eastAsia"/>
          <w:b/>
          <w:bCs/>
        </w:rPr>
        <w:t>表</w:t>
      </w:r>
      <w:r w:rsidRPr="00AD2F8B">
        <w:rPr>
          <w:rFonts w:cs="Times New Roman" w:hint="eastAsia"/>
          <w:b/>
          <w:bCs/>
        </w:rPr>
        <w:t xml:space="preserve"> </w:t>
      </w:r>
      <w:r w:rsidR="00E612FE" w:rsidRPr="00AD2F8B">
        <w:rPr>
          <w:rFonts w:cs="Times New Roman"/>
          <w:b/>
          <w:bCs/>
        </w:rPr>
        <w:fldChar w:fldCharType="begin"/>
      </w:r>
      <w:r w:rsidR="00E612FE" w:rsidRPr="00AD2F8B">
        <w:rPr>
          <w:rFonts w:cs="Times New Roman"/>
          <w:b/>
          <w:bCs/>
        </w:rPr>
        <w:instrText xml:space="preserve"> SEQ </w:instrText>
      </w:r>
      <w:r w:rsidR="00E612FE" w:rsidRPr="00AD2F8B">
        <w:rPr>
          <w:rFonts w:cs="Times New Roman"/>
          <w:b/>
          <w:bCs/>
        </w:rPr>
        <w:instrText>表</w:instrText>
      </w:r>
      <w:r w:rsidR="00E612FE" w:rsidRPr="00AD2F8B">
        <w:rPr>
          <w:rFonts w:cs="Times New Roman"/>
          <w:b/>
          <w:bCs/>
        </w:rPr>
        <w:instrText xml:space="preserve"> \* ARABIC </w:instrText>
      </w:r>
      <w:r w:rsidR="00E612FE" w:rsidRPr="00AD2F8B">
        <w:rPr>
          <w:rFonts w:cs="Times New Roman"/>
          <w:b/>
          <w:bCs/>
        </w:rPr>
        <w:fldChar w:fldCharType="separate"/>
      </w:r>
      <w:r w:rsidR="00E612FE" w:rsidRPr="00AD2F8B">
        <w:rPr>
          <w:rFonts w:cs="Times New Roman"/>
          <w:b/>
          <w:bCs/>
          <w:noProof/>
        </w:rPr>
        <w:t>5</w:t>
      </w:r>
      <w:r w:rsidR="00E612FE" w:rsidRPr="00AD2F8B">
        <w:rPr>
          <w:rFonts w:cs="Times New Roman"/>
          <w:b/>
          <w:bCs/>
          <w:noProof/>
        </w:rPr>
        <w:fldChar w:fldCharType="end"/>
      </w:r>
      <w:r w:rsidR="004426C6" w:rsidRPr="00AD2F8B">
        <w:rPr>
          <w:rFonts w:cs="Times New Roman" w:hint="eastAsia"/>
          <w:b/>
          <w:bCs/>
        </w:rPr>
        <w:t xml:space="preserve"> </w:t>
      </w:r>
      <w:r w:rsidR="002C64CE" w:rsidRPr="00AD2F8B">
        <w:rPr>
          <w:rFonts w:cs="Times New Roman" w:hint="eastAsia"/>
          <w:b/>
          <w:bCs/>
        </w:rPr>
        <w:t>本研究</w:t>
      </w:r>
      <w:r w:rsidR="0096611F" w:rsidRPr="00AD2F8B">
        <w:rPr>
          <w:rFonts w:cs="Times New Roman" w:hint="eastAsia"/>
          <w:b/>
          <w:bCs/>
        </w:rPr>
        <w:t>で採用する</w:t>
      </w:r>
      <w:r w:rsidR="0096611F" w:rsidRPr="00AD2F8B">
        <w:rPr>
          <w:rFonts w:cs="Times New Roman"/>
          <w:b/>
          <w:bCs/>
        </w:rPr>
        <w:t>DMIS</w:t>
      </w:r>
      <w:r w:rsidR="0096611F" w:rsidRPr="00AD2F8B">
        <w:rPr>
          <w:rFonts w:cs="Times New Roman" w:hint="eastAsia"/>
          <w:b/>
          <w:bCs/>
        </w:rPr>
        <w:t>と翻訳</w:t>
      </w:r>
      <w:r w:rsidR="000B0D24" w:rsidRPr="00AD2F8B">
        <w:rPr>
          <w:rFonts w:cs="Times New Roman" w:hint="eastAsia"/>
          <w:b/>
          <w:bCs/>
        </w:rPr>
        <w:t>テキスト</w:t>
      </w:r>
      <w:r w:rsidR="0096611F" w:rsidRPr="00AD2F8B">
        <w:rPr>
          <w:rFonts w:cs="Times New Roman" w:hint="eastAsia"/>
          <w:b/>
          <w:bCs/>
        </w:rPr>
        <w:t>・想定される読者の状態</w:t>
      </w:r>
    </w:p>
    <w:tbl>
      <w:tblPr>
        <w:tblStyle w:val="af5"/>
        <w:tblW w:w="0" w:type="auto"/>
        <w:tblLook w:val="04A0" w:firstRow="1" w:lastRow="0" w:firstColumn="1" w:lastColumn="0" w:noHBand="0" w:noVBand="1"/>
      </w:tblPr>
      <w:tblGrid>
        <w:gridCol w:w="1838"/>
        <w:gridCol w:w="3824"/>
        <w:gridCol w:w="2832"/>
      </w:tblGrid>
      <w:tr w:rsidR="00717078" w:rsidRPr="00C45809" w14:paraId="3A509621" w14:textId="77777777" w:rsidTr="00C45809">
        <w:tc>
          <w:tcPr>
            <w:tcW w:w="1838" w:type="dxa"/>
          </w:tcPr>
          <w:p w14:paraId="71A64DEE" w14:textId="77777777" w:rsidR="00717078" w:rsidRPr="00EF393C" w:rsidRDefault="00717078" w:rsidP="00C45809">
            <w:pPr>
              <w:rPr>
                <w:rFonts w:cs="Times New Roman"/>
                <w:b/>
                <w:bCs/>
                <w:szCs w:val="21"/>
              </w:rPr>
            </w:pPr>
            <w:r w:rsidRPr="00EF393C">
              <w:rPr>
                <w:rFonts w:cs="Times New Roman"/>
                <w:b/>
                <w:bCs/>
                <w:szCs w:val="21"/>
              </w:rPr>
              <w:t>DMIS</w:t>
            </w:r>
          </w:p>
        </w:tc>
        <w:tc>
          <w:tcPr>
            <w:tcW w:w="3824" w:type="dxa"/>
          </w:tcPr>
          <w:p w14:paraId="14089282" w14:textId="77777777" w:rsidR="00717078" w:rsidRPr="00EF393C" w:rsidRDefault="00717078" w:rsidP="00C45809">
            <w:pPr>
              <w:rPr>
                <w:rFonts w:cs="Times New Roman"/>
                <w:b/>
                <w:bCs/>
                <w:szCs w:val="21"/>
              </w:rPr>
            </w:pPr>
            <w:r w:rsidRPr="00EF393C">
              <w:rPr>
                <w:rFonts w:cs="Times New Roman"/>
                <w:b/>
                <w:bCs/>
                <w:szCs w:val="21"/>
              </w:rPr>
              <w:t>翻訳テキストの記述的特徴</w:t>
            </w:r>
          </w:p>
        </w:tc>
        <w:tc>
          <w:tcPr>
            <w:tcW w:w="2832" w:type="dxa"/>
          </w:tcPr>
          <w:p w14:paraId="27E94032" w14:textId="77777777" w:rsidR="00717078" w:rsidRPr="00EF393C" w:rsidRDefault="00717078" w:rsidP="00C45809">
            <w:pPr>
              <w:rPr>
                <w:rFonts w:cs="Times New Roman"/>
                <w:b/>
                <w:bCs/>
                <w:szCs w:val="21"/>
              </w:rPr>
            </w:pPr>
            <w:r w:rsidRPr="00EF393C">
              <w:rPr>
                <w:rFonts w:cs="Times New Roman"/>
                <w:b/>
                <w:bCs/>
                <w:szCs w:val="21"/>
              </w:rPr>
              <w:t>読者の状態</w:t>
            </w:r>
          </w:p>
        </w:tc>
      </w:tr>
      <w:tr w:rsidR="00717078" w:rsidRPr="00C45809" w14:paraId="1C33C64B" w14:textId="77777777" w:rsidTr="00C45809">
        <w:tc>
          <w:tcPr>
            <w:tcW w:w="1838" w:type="dxa"/>
          </w:tcPr>
          <w:p w14:paraId="409C5345" w14:textId="77777777" w:rsidR="00717078" w:rsidRPr="00C45809" w:rsidRDefault="00717078" w:rsidP="00C45809">
            <w:pPr>
              <w:rPr>
                <w:rFonts w:cs="Times New Roman"/>
                <w:szCs w:val="21"/>
              </w:rPr>
            </w:pPr>
            <w:r w:rsidRPr="00C45809">
              <w:rPr>
                <w:rFonts w:cs="Times New Roman"/>
                <w:szCs w:val="21"/>
              </w:rPr>
              <w:t>Denial</w:t>
            </w:r>
          </w:p>
        </w:tc>
        <w:tc>
          <w:tcPr>
            <w:tcW w:w="3824" w:type="dxa"/>
          </w:tcPr>
          <w:p w14:paraId="48334B64" w14:textId="77777777" w:rsidR="00717078" w:rsidRPr="00C45809" w:rsidRDefault="00717078" w:rsidP="00C45809">
            <w:pPr>
              <w:rPr>
                <w:rFonts w:cs="Times New Roman"/>
                <w:szCs w:val="21"/>
              </w:rPr>
            </w:pPr>
            <w:r w:rsidRPr="00C45809">
              <w:rPr>
                <w:rFonts w:cs="Times New Roman"/>
                <w:szCs w:val="21"/>
              </w:rPr>
              <w:t>語彙・記述が存在しない。</w:t>
            </w:r>
          </w:p>
        </w:tc>
        <w:tc>
          <w:tcPr>
            <w:tcW w:w="2832" w:type="dxa"/>
          </w:tcPr>
          <w:p w14:paraId="72E0268C" w14:textId="77777777" w:rsidR="00717078" w:rsidRPr="00C45809" w:rsidRDefault="00717078" w:rsidP="00C45809">
            <w:pPr>
              <w:rPr>
                <w:rFonts w:cs="Times New Roman"/>
                <w:szCs w:val="21"/>
              </w:rPr>
            </w:pPr>
            <w:r w:rsidRPr="00C45809">
              <w:rPr>
                <w:rFonts w:cs="Times New Roman"/>
                <w:szCs w:val="21"/>
              </w:rPr>
              <w:t>認知不能</w:t>
            </w:r>
          </w:p>
        </w:tc>
      </w:tr>
      <w:tr w:rsidR="00717078" w:rsidRPr="00C45809" w14:paraId="37DA6484" w14:textId="77777777" w:rsidTr="00C45809">
        <w:tc>
          <w:tcPr>
            <w:tcW w:w="1838" w:type="dxa"/>
          </w:tcPr>
          <w:p w14:paraId="094AE16C" w14:textId="77777777" w:rsidR="00717078" w:rsidRPr="00C45809" w:rsidRDefault="00717078" w:rsidP="00C45809">
            <w:pPr>
              <w:rPr>
                <w:rFonts w:cs="Times New Roman"/>
                <w:szCs w:val="21"/>
              </w:rPr>
            </w:pPr>
            <w:r w:rsidRPr="00C45809">
              <w:rPr>
                <w:rFonts w:cs="Times New Roman"/>
                <w:szCs w:val="21"/>
              </w:rPr>
              <w:t>Minimization</w:t>
            </w:r>
          </w:p>
        </w:tc>
        <w:tc>
          <w:tcPr>
            <w:tcW w:w="3824" w:type="dxa"/>
          </w:tcPr>
          <w:p w14:paraId="18B6AC3A" w14:textId="77777777" w:rsidR="00717078" w:rsidRPr="00C45809" w:rsidRDefault="00717078" w:rsidP="00C45809">
            <w:pPr>
              <w:rPr>
                <w:rFonts w:cs="Times New Roman"/>
                <w:szCs w:val="21"/>
              </w:rPr>
            </w:pPr>
            <w:r w:rsidRPr="00C45809">
              <w:rPr>
                <w:rFonts w:cs="Times New Roman"/>
                <w:szCs w:val="21"/>
              </w:rPr>
              <w:t>目標文化における既知の概念のみで構成されている。</w:t>
            </w:r>
          </w:p>
        </w:tc>
        <w:tc>
          <w:tcPr>
            <w:tcW w:w="2832" w:type="dxa"/>
          </w:tcPr>
          <w:p w14:paraId="32F9E531" w14:textId="77777777" w:rsidR="00717078" w:rsidRPr="00C45809" w:rsidRDefault="00717078" w:rsidP="00C45809">
            <w:pPr>
              <w:rPr>
                <w:rFonts w:cs="Times New Roman"/>
                <w:szCs w:val="21"/>
              </w:rPr>
            </w:pPr>
            <w:r w:rsidRPr="00C45809">
              <w:rPr>
                <w:rFonts w:cs="Times New Roman"/>
                <w:szCs w:val="21"/>
              </w:rPr>
              <w:t>同化や自文化視点での理解</w:t>
            </w:r>
          </w:p>
        </w:tc>
      </w:tr>
      <w:tr w:rsidR="00717078" w:rsidRPr="00C45809" w14:paraId="4383DAE3" w14:textId="77777777" w:rsidTr="00C45809">
        <w:tc>
          <w:tcPr>
            <w:tcW w:w="1838" w:type="dxa"/>
          </w:tcPr>
          <w:p w14:paraId="504EDC04" w14:textId="77777777" w:rsidR="00717078" w:rsidRPr="00C45809" w:rsidRDefault="00717078" w:rsidP="00C45809">
            <w:pPr>
              <w:rPr>
                <w:rFonts w:cs="Times New Roman"/>
                <w:szCs w:val="21"/>
              </w:rPr>
            </w:pPr>
            <w:r w:rsidRPr="00C45809">
              <w:rPr>
                <w:rFonts w:cs="Times New Roman"/>
                <w:szCs w:val="21"/>
              </w:rPr>
              <w:t>Acceptance</w:t>
            </w:r>
          </w:p>
        </w:tc>
        <w:tc>
          <w:tcPr>
            <w:tcW w:w="3824" w:type="dxa"/>
          </w:tcPr>
          <w:p w14:paraId="7C5B6AE7" w14:textId="77777777" w:rsidR="00717078" w:rsidRPr="00C45809" w:rsidRDefault="00717078" w:rsidP="00C45809">
            <w:pPr>
              <w:rPr>
                <w:rFonts w:cs="Times New Roman"/>
                <w:szCs w:val="21"/>
              </w:rPr>
            </w:pPr>
            <w:r w:rsidRPr="00C45809">
              <w:rPr>
                <w:rFonts w:cs="Times New Roman"/>
                <w:szCs w:val="21"/>
              </w:rPr>
              <w:t>目標言語の規範から逸脱した語彙や、異国の事物である旨の明示がある。</w:t>
            </w:r>
          </w:p>
        </w:tc>
        <w:tc>
          <w:tcPr>
            <w:tcW w:w="2832" w:type="dxa"/>
          </w:tcPr>
          <w:p w14:paraId="5A211DDF" w14:textId="77777777" w:rsidR="00717078" w:rsidRPr="00C45809" w:rsidRDefault="00717078" w:rsidP="00C45809">
            <w:pPr>
              <w:rPr>
                <w:rFonts w:cs="Times New Roman"/>
                <w:szCs w:val="21"/>
              </w:rPr>
            </w:pPr>
            <w:r w:rsidRPr="00C45809">
              <w:rPr>
                <w:rFonts w:cs="Times New Roman"/>
                <w:szCs w:val="21"/>
              </w:rPr>
              <w:t>表層的な差異の認識</w:t>
            </w:r>
          </w:p>
        </w:tc>
      </w:tr>
      <w:tr w:rsidR="00717078" w:rsidRPr="00C45809" w14:paraId="60547607" w14:textId="77777777" w:rsidTr="00C45809">
        <w:tc>
          <w:tcPr>
            <w:tcW w:w="1838" w:type="dxa"/>
          </w:tcPr>
          <w:p w14:paraId="34711F5E" w14:textId="77777777" w:rsidR="00717078" w:rsidRPr="00C45809" w:rsidRDefault="00717078" w:rsidP="00C45809">
            <w:pPr>
              <w:rPr>
                <w:rFonts w:cs="Times New Roman"/>
                <w:szCs w:val="21"/>
              </w:rPr>
            </w:pPr>
            <w:r w:rsidRPr="00C45809">
              <w:rPr>
                <w:rFonts w:cs="Times New Roman"/>
                <w:szCs w:val="21"/>
              </w:rPr>
              <w:t>Adaptation</w:t>
            </w:r>
          </w:p>
        </w:tc>
        <w:tc>
          <w:tcPr>
            <w:tcW w:w="3824" w:type="dxa"/>
          </w:tcPr>
          <w:p w14:paraId="72CD1803" w14:textId="77777777" w:rsidR="00717078" w:rsidRPr="00C45809" w:rsidRDefault="00717078" w:rsidP="00C45809">
            <w:pPr>
              <w:rPr>
                <w:rFonts w:cs="Times New Roman"/>
                <w:szCs w:val="21"/>
              </w:rPr>
            </w:pPr>
            <w:r w:rsidRPr="00C45809">
              <w:rPr>
                <w:rFonts w:cs="Times New Roman"/>
                <w:szCs w:val="21"/>
              </w:rPr>
              <w:t>目標言語の規範から逸脱した語彙に加え、その意味や機能を補足する情報と共に記述されている。</w:t>
            </w:r>
          </w:p>
        </w:tc>
        <w:tc>
          <w:tcPr>
            <w:tcW w:w="2832" w:type="dxa"/>
          </w:tcPr>
          <w:p w14:paraId="411F1424" w14:textId="77777777" w:rsidR="00717078" w:rsidRPr="00C45809" w:rsidRDefault="00717078" w:rsidP="00C45809">
            <w:pPr>
              <w:rPr>
                <w:rFonts w:cs="Times New Roman"/>
                <w:szCs w:val="21"/>
              </w:rPr>
            </w:pPr>
            <w:r w:rsidRPr="00C45809">
              <w:rPr>
                <w:rFonts w:cs="Times New Roman"/>
                <w:szCs w:val="21"/>
              </w:rPr>
              <w:t>文脈的理解・視点の転換</w:t>
            </w:r>
          </w:p>
        </w:tc>
      </w:tr>
    </w:tbl>
    <w:p w14:paraId="651A17EC" w14:textId="77777777" w:rsidR="005351A7" w:rsidRDefault="005351A7" w:rsidP="005351A7">
      <w:pPr>
        <w:rPr>
          <w:rFonts w:cs="Times New Roman"/>
          <w:szCs w:val="21"/>
        </w:rPr>
      </w:pPr>
    </w:p>
    <w:p w14:paraId="67A4727E" w14:textId="567BC3F9" w:rsidR="0023088C" w:rsidRPr="00402B5C" w:rsidRDefault="000B4EF8" w:rsidP="0023088C">
      <w:pPr>
        <w:ind w:firstLineChars="100" w:firstLine="210"/>
        <w:rPr>
          <w:rFonts w:cs="Times New Roman"/>
          <w:szCs w:val="21"/>
        </w:rPr>
      </w:pPr>
      <w:r w:rsidRPr="00402B5C">
        <w:rPr>
          <w:rFonts w:cs="Times New Roman" w:hint="eastAsia"/>
          <w:szCs w:val="21"/>
        </w:rPr>
        <w:t>まず、</w:t>
      </w:r>
      <w:r w:rsidR="00F802C6" w:rsidRPr="00402B5C">
        <w:rPr>
          <w:rFonts w:cs="Times New Roman"/>
          <w:szCs w:val="21"/>
        </w:rPr>
        <w:t>Denia</w:t>
      </w:r>
      <w:r w:rsidR="00377622" w:rsidRPr="00402B5C">
        <w:rPr>
          <w:rFonts w:cs="Times New Roman"/>
          <w:szCs w:val="21"/>
        </w:rPr>
        <w:t>l</w:t>
      </w:r>
      <w:r w:rsidR="00377622" w:rsidRPr="00402B5C">
        <w:rPr>
          <w:rFonts w:cs="Times New Roman" w:hint="eastAsia"/>
          <w:szCs w:val="21"/>
        </w:rPr>
        <w:t>は、</w:t>
      </w:r>
      <w:r w:rsidR="00F802C6" w:rsidRPr="00402B5C">
        <w:rPr>
          <w:rFonts w:cs="Times New Roman"/>
          <w:szCs w:val="21"/>
        </w:rPr>
        <w:t>翻訳</w:t>
      </w:r>
      <w:r w:rsidR="000B0D24" w:rsidRPr="00402B5C">
        <w:rPr>
          <w:rFonts w:cs="Times New Roman"/>
          <w:szCs w:val="21"/>
        </w:rPr>
        <w:t>テキスト</w:t>
      </w:r>
      <w:r w:rsidR="00F802C6" w:rsidRPr="00402B5C">
        <w:rPr>
          <w:rFonts w:cs="Times New Roman"/>
          <w:szCs w:val="21"/>
        </w:rPr>
        <w:t>において文化的要素</w:t>
      </w:r>
      <w:r w:rsidR="00F00962" w:rsidRPr="00402B5C">
        <w:rPr>
          <w:rFonts w:cs="Times New Roman" w:hint="eastAsia"/>
          <w:szCs w:val="21"/>
        </w:rPr>
        <w:t>を示す語彙や</w:t>
      </w:r>
      <w:r w:rsidR="008F45D0" w:rsidRPr="00402B5C">
        <w:rPr>
          <w:rFonts w:cs="Times New Roman" w:hint="eastAsia"/>
          <w:szCs w:val="21"/>
        </w:rPr>
        <w:t>記述そのものが存在しない状態を指す。</w:t>
      </w:r>
      <w:r w:rsidR="008F45D0" w:rsidRPr="00402B5C">
        <w:rPr>
          <w:rFonts w:cs="Times New Roman"/>
          <w:szCs w:val="21"/>
        </w:rPr>
        <w:t>翻訳過程で削除された結果として、テキスト上には異文化を示す手がかりが一切残されていない。この状態において、読者は異文化要素との接触を物理的に遮断されるため、その意識上に「文化的な違い」が発生することはなく、認知不能の状態に置かれる。</w:t>
      </w:r>
    </w:p>
    <w:p w14:paraId="71EB99CE" w14:textId="3F8DCE2F" w:rsidR="002E4570" w:rsidRPr="00402B5C" w:rsidRDefault="00BA7F61" w:rsidP="001C7965">
      <w:pPr>
        <w:ind w:firstLineChars="100" w:firstLine="210"/>
        <w:rPr>
          <w:rFonts w:cs="Times New Roman"/>
          <w:szCs w:val="21"/>
        </w:rPr>
      </w:pPr>
      <w:r w:rsidRPr="00402B5C">
        <w:rPr>
          <w:rFonts w:cs="Times New Roman" w:hint="eastAsia"/>
          <w:szCs w:val="21"/>
        </w:rPr>
        <w:t>次に、</w:t>
      </w:r>
      <w:r w:rsidRPr="00402B5C">
        <w:rPr>
          <w:rFonts w:cs="Times New Roman"/>
          <w:szCs w:val="21"/>
        </w:rPr>
        <w:t>Minimization</w:t>
      </w:r>
      <w:r w:rsidRPr="00402B5C">
        <w:rPr>
          <w:rFonts w:cs="Times New Roman"/>
          <w:szCs w:val="21"/>
        </w:rPr>
        <w:t>は、</w:t>
      </w:r>
      <w:r w:rsidR="008C08F8" w:rsidRPr="00402B5C">
        <w:rPr>
          <w:rFonts w:cs="Times New Roman" w:hint="eastAsia"/>
          <w:szCs w:val="21"/>
        </w:rPr>
        <w:t>文化的要素に対応する翻訳テキスト</w:t>
      </w:r>
      <w:r w:rsidRPr="00402B5C">
        <w:rPr>
          <w:rFonts w:cs="Times New Roman"/>
          <w:szCs w:val="21"/>
        </w:rPr>
        <w:t>が目標文化</w:t>
      </w:r>
      <w:r w:rsidR="008C08F8" w:rsidRPr="00402B5C">
        <w:rPr>
          <w:rFonts w:cs="Times New Roman" w:hint="eastAsia"/>
          <w:szCs w:val="21"/>
        </w:rPr>
        <w:t>における</w:t>
      </w:r>
      <w:r w:rsidR="00EB3503" w:rsidRPr="00402B5C">
        <w:rPr>
          <w:rFonts w:cs="Times New Roman" w:hint="eastAsia"/>
          <w:szCs w:val="21"/>
        </w:rPr>
        <w:t>「</w:t>
      </w:r>
      <w:r w:rsidRPr="00402B5C">
        <w:rPr>
          <w:rFonts w:cs="Times New Roman"/>
          <w:szCs w:val="21"/>
        </w:rPr>
        <w:t>既知の概念</w:t>
      </w:r>
      <w:r w:rsidR="00EB3503" w:rsidRPr="00402B5C">
        <w:rPr>
          <w:rFonts w:cs="Times New Roman" w:hint="eastAsia"/>
          <w:szCs w:val="21"/>
        </w:rPr>
        <w:t>」のみで構成されている状態を指す。ここでは、</w:t>
      </w:r>
      <w:r w:rsidRPr="00402B5C">
        <w:rPr>
          <w:rFonts w:cs="Times New Roman"/>
          <w:szCs w:val="21"/>
        </w:rPr>
        <w:t>読者が異文化の固有性を意識せず、自国の文化的枠組みの中で処理してしまう状態を指す。読者は「文化的な差異は存在しない」という認知的錯覚を抱くこととなる。</w:t>
      </w:r>
      <w:r w:rsidR="006102C2" w:rsidRPr="00402B5C">
        <w:rPr>
          <w:rFonts w:cs="Times New Roman" w:hint="eastAsia"/>
          <w:szCs w:val="21"/>
        </w:rPr>
        <w:t>なお、概念が既知であるかどうかの客観的判断基準としては、英英辞典において外来語であることを示す注釈がなく、一般的な語彙として掲載されているかどうかを用いる。</w:t>
      </w:r>
      <w:r w:rsidR="00E41BB3" w:rsidRPr="00402B5C">
        <w:rPr>
          <w:rFonts w:cs="Times New Roman" w:hint="eastAsia"/>
          <w:szCs w:val="21"/>
        </w:rPr>
        <w:t>本研究では、この基準を適用するための参照辞典として、アメリカ英語の一般辞典として広く利用されている</w:t>
      </w:r>
      <w:r w:rsidR="00EA05FE" w:rsidRPr="00402B5C">
        <w:rPr>
          <w:rFonts w:cs="Times New Roman" w:hint="eastAsia"/>
          <w:szCs w:val="21"/>
        </w:rPr>
        <w:t>『</w:t>
      </w:r>
      <w:r w:rsidR="007701EB" w:rsidRPr="00402B5C">
        <w:rPr>
          <w:rFonts w:cs="Times New Roman"/>
          <w:szCs w:val="21"/>
        </w:rPr>
        <w:t>Merriam-Webster</w:t>
      </w:r>
      <w:r w:rsidR="00827D16" w:rsidRPr="00402B5C">
        <w:rPr>
          <w:rFonts w:cs="Times New Roman"/>
          <w:szCs w:val="21"/>
        </w:rPr>
        <w:t xml:space="preserve"> </w:t>
      </w:r>
      <w:r w:rsidR="007701EB" w:rsidRPr="00402B5C">
        <w:rPr>
          <w:rFonts w:cs="Times New Roman"/>
          <w:szCs w:val="21"/>
        </w:rPr>
        <w:t>Online</w:t>
      </w:r>
      <w:r w:rsidR="00EA05FE" w:rsidRPr="00402B5C">
        <w:rPr>
          <w:rFonts w:cs="Times New Roman" w:hint="eastAsia"/>
          <w:szCs w:val="21"/>
        </w:rPr>
        <w:t>』</w:t>
      </w:r>
      <w:r w:rsidR="002E4570" w:rsidRPr="00402B5C">
        <w:rPr>
          <w:rStyle w:val="afa"/>
          <w:rFonts w:cs="Times New Roman"/>
          <w:szCs w:val="21"/>
        </w:rPr>
        <w:footnoteReference w:id="2"/>
      </w:r>
      <w:r w:rsidR="00717078">
        <w:rPr>
          <w:rFonts w:cs="Times New Roman" w:hint="eastAsia"/>
          <w:szCs w:val="21"/>
        </w:rPr>
        <w:t xml:space="preserve"> </w:t>
      </w:r>
      <w:r w:rsidR="002E4570" w:rsidRPr="00402B5C">
        <w:rPr>
          <w:rFonts w:cs="Times New Roman" w:hint="eastAsia"/>
          <w:szCs w:val="21"/>
        </w:rPr>
        <w:t>を採用した。</w:t>
      </w:r>
    </w:p>
    <w:p w14:paraId="5CB30C51" w14:textId="5E23F121" w:rsidR="002E4570" w:rsidRPr="00402B5C" w:rsidRDefault="002E4570" w:rsidP="007E2CFB">
      <w:pPr>
        <w:ind w:firstLineChars="100" w:firstLine="210"/>
        <w:jc w:val="left"/>
        <w:rPr>
          <w:rFonts w:cs="Times New Roman"/>
          <w:szCs w:val="21"/>
        </w:rPr>
      </w:pPr>
      <w:r w:rsidRPr="00402B5C">
        <w:rPr>
          <w:rFonts w:cs="Times New Roman" w:hint="eastAsia"/>
          <w:szCs w:val="21"/>
        </w:rPr>
        <w:t>そして、</w:t>
      </w:r>
      <w:r w:rsidRPr="00402B5C">
        <w:rPr>
          <w:rFonts w:cs="Times New Roman"/>
          <w:szCs w:val="21"/>
        </w:rPr>
        <w:t>Acceptance</w:t>
      </w:r>
      <w:r w:rsidRPr="00402B5C">
        <w:rPr>
          <w:rFonts w:cs="Times New Roman" w:hint="eastAsia"/>
          <w:szCs w:val="21"/>
        </w:rPr>
        <w:t>は、目標言語の音韻や統語的な規範から「逸脱」した語彙が使用されている、あるいは異国の事物である旨が明示されている状態で、読者が「</w:t>
      </w:r>
      <w:r w:rsidR="002A6836">
        <w:rPr>
          <w:rFonts w:cs="Times New Roman" w:hint="eastAsia"/>
          <w:szCs w:val="21"/>
        </w:rPr>
        <w:t>自文化</w:t>
      </w:r>
      <w:r w:rsidRPr="00402B5C">
        <w:rPr>
          <w:rFonts w:cs="Times New Roman" w:hint="eastAsia"/>
          <w:szCs w:val="21"/>
        </w:rPr>
        <w:t>とは異なる異質なもの」が存在することを認識するが、その背景や深い意味までは把握できていない段階を指す。</w:t>
      </w:r>
    </w:p>
    <w:p w14:paraId="3ADAEBBD" w14:textId="3460116F" w:rsidR="002E4570" w:rsidRPr="00402B5C" w:rsidRDefault="002E4570" w:rsidP="00386792">
      <w:pPr>
        <w:ind w:firstLineChars="100" w:firstLine="210"/>
        <w:rPr>
          <w:rFonts w:cs="Times New Roman"/>
          <w:szCs w:val="21"/>
        </w:rPr>
      </w:pPr>
      <w:r w:rsidRPr="00402B5C">
        <w:rPr>
          <w:rFonts w:cs="Times New Roman" w:hint="eastAsia"/>
          <w:szCs w:val="21"/>
        </w:rPr>
        <w:t>最後に</w:t>
      </w:r>
      <w:r w:rsidRPr="00402B5C">
        <w:rPr>
          <w:rFonts w:cs="Times New Roman"/>
          <w:szCs w:val="21"/>
        </w:rPr>
        <w:t>Adaptation</w:t>
      </w:r>
      <w:r w:rsidRPr="00402B5C">
        <w:rPr>
          <w:rFonts w:cs="Times New Roman" w:hint="eastAsia"/>
          <w:szCs w:val="21"/>
        </w:rPr>
        <w:t>は</w:t>
      </w:r>
      <w:r w:rsidRPr="00402B5C">
        <w:rPr>
          <w:rFonts w:cs="Times New Roman"/>
          <w:szCs w:val="21"/>
        </w:rPr>
        <w:t>読者が自文化の視点を一時的に離れ、その要素が異文化の中で持つ機能や文脈を論理的に理解・共感できる状態を指す。</w:t>
      </w:r>
      <w:r w:rsidRPr="00402B5C">
        <w:rPr>
          <w:rFonts w:cs="Times New Roman" w:hint="eastAsia"/>
          <w:szCs w:val="21"/>
        </w:rPr>
        <w:t>テキストの状態としては、</w:t>
      </w:r>
      <w:r w:rsidRPr="00402B5C">
        <w:rPr>
          <w:rFonts w:cs="Times New Roman"/>
          <w:szCs w:val="21"/>
        </w:rPr>
        <w:t>Acceptance</w:t>
      </w:r>
      <w:r w:rsidRPr="00402B5C">
        <w:rPr>
          <w:rFonts w:cs="Times New Roman" w:hint="eastAsia"/>
          <w:szCs w:val="21"/>
        </w:rPr>
        <w:t>のテキストの状態に加え、</w:t>
      </w:r>
      <w:r w:rsidRPr="00402B5C">
        <w:rPr>
          <w:rFonts w:cs="Times New Roman"/>
          <w:szCs w:val="21"/>
        </w:rPr>
        <w:t>適切な注釈や文中での詳細な説明により、読者が異文化の視点を取り入れ</w:t>
      </w:r>
      <w:r w:rsidR="002A6836">
        <w:rPr>
          <w:rFonts w:cs="Times New Roman" w:hint="eastAsia"/>
          <w:szCs w:val="21"/>
        </w:rPr>
        <w:t>て</w:t>
      </w:r>
      <w:r w:rsidRPr="00402B5C">
        <w:rPr>
          <w:rFonts w:cs="Times New Roman"/>
          <w:szCs w:val="21"/>
        </w:rPr>
        <w:t>深</w:t>
      </w:r>
      <w:r w:rsidR="002A6836">
        <w:rPr>
          <w:rFonts w:cs="Times New Roman" w:hint="eastAsia"/>
          <w:szCs w:val="21"/>
        </w:rPr>
        <w:t>く</w:t>
      </w:r>
      <w:r w:rsidRPr="00402B5C">
        <w:rPr>
          <w:rFonts w:cs="Times New Roman"/>
          <w:szCs w:val="21"/>
        </w:rPr>
        <w:t>理解</w:t>
      </w:r>
      <w:r w:rsidRPr="00402B5C">
        <w:rPr>
          <w:rFonts w:cs="Times New Roman" w:hint="eastAsia"/>
          <w:szCs w:val="21"/>
        </w:rPr>
        <w:t>できる状態である場合に</w:t>
      </w:r>
      <w:r w:rsidRPr="00402B5C">
        <w:rPr>
          <w:rFonts w:cs="Times New Roman"/>
          <w:szCs w:val="21"/>
        </w:rPr>
        <w:t>Adaptation</w:t>
      </w:r>
      <w:r w:rsidRPr="00402B5C">
        <w:rPr>
          <w:rFonts w:cs="Times New Roman" w:hint="eastAsia"/>
          <w:szCs w:val="21"/>
        </w:rPr>
        <w:t>と分類する事とする。</w:t>
      </w:r>
    </w:p>
    <w:p w14:paraId="26F6FB3C" w14:textId="0FF2F484" w:rsidR="002E4570" w:rsidRPr="00402B5C" w:rsidRDefault="00717078" w:rsidP="00386792">
      <w:pPr>
        <w:ind w:firstLineChars="100" w:firstLine="210"/>
        <w:rPr>
          <w:rFonts w:cs="Times New Roman"/>
          <w:szCs w:val="21"/>
        </w:rPr>
      </w:pPr>
      <w:r>
        <w:rPr>
          <w:rFonts w:cs="Times New Roman" w:hint="eastAsia"/>
          <w:szCs w:val="21"/>
        </w:rPr>
        <w:lastRenderedPageBreak/>
        <w:t>一方、</w:t>
      </w:r>
      <w:r w:rsidR="002E4570" w:rsidRPr="00402B5C">
        <w:rPr>
          <w:rFonts w:cs="Times New Roman"/>
          <w:szCs w:val="21"/>
        </w:rPr>
        <w:t>DMIS</w:t>
      </w:r>
      <w:r w:rsidR="002E4570" w:rsidRPr="00402B5C">
        <w:rPr>
          <w:rFonts w:cs="Times New Roman"/>
          <w:szCs w:val="21"/>
        </w:rPr>
        <w:t>に含まれ</w:t>
      </w:r>
      <w:r w:rsidR="002E4570" w:rsidRPr="00402B5C">
        <w:rPr>
          <w:rFonts w:cs="Times New Roman" w:hint="eastAsia"/>
          <w:szCs w:val="21"/>
        </w:rPr>
        <w:t>る</w:t>
      </w:r>
      <w:r w:rsidR="002E4570" w:rsidRPr="00402B5C">
        <w:rPr>
          <w:rFonts w:cs="Times New Roman"/>
          <w:szCs w:val="21"/>
        </w:rPr>
        <w:t>Defense</w:t>
      </w:r>
      <w:r w:rsidR="002E4570" w:rsidRPr="00402B5C">
        <w:rPr>
          <w:rFonts w:cs="Times New Roman"/>
          <w:szCs w:val="21"/>
        </w:rPr>
        <w:t>およ</w:t>
      </w:r>
      <w:r w:rsidR="002E4570" w:rsidRPr="00402B5C">
        <w:rPr>
          <w:rFonts w:cs="Times New Roman" w:hint="eastAsia"/>
          <w:szCs w:val="21"/>
        </w:rPr>
        <w:t>び</w:t>
      </w:r>
      <w:r w:rsidR="002E4570" w:rsidRPr="00402B5C">
        <w:rPr>
          <w:rFonts w:cs="Times New Roman"/>
          <w:szCs w:val="21"/>
        </w:rPr>
        <w:t>Integration</w:t>
      </w:r>
      <w:r w:rsidR="002E4570" w:rsidRPr="00402B5C">
        <w:rPr>
          <w:rFonts w:cs="Times New Roman"/>
          <w:szCs w:val="21"/>
        </w:rPr>
        <w:t>については、以下の理由から本研究の分析対象より除外した。</w:t>
      </w:r>
    </w:p>
    <w:p w14:paraId="611169C8" w14:textId="3A0B3565" w:rsidR="002E4570" w:rsidRPr="00402B5C" w:rsidRDefault="002E4570" w:rsidP="0034725B">
      <w:pPr>
        <w:ind w:firstLineChars="100" w:firstLine="210"/>
        <w:rPr>
          <w:rFonts w:cs="Times New Roman"/>
          <w:szCs w:val="21"/>
        </w:rPr>
      </w:pPr>
      <w:r w:rsidRPr="00402B5C">
        <w:rPr>
          <w:rFonts w:cs="Times New Roman" w:hint="eastAsia"/>
          <w:szCs w:val="21"/>
        </w:rPr>
        <w:t>まず、</w:t>
      </w:r>
      <w:commentRangeStart w:id="76"/>
      <w:r w:rsidRPr="00402B5C">
        <w:rPr>
          <w:rFonts w:cs="Times New Roman"/>
          <w:szCs w:val="21"/>
        </w:rPr>
        <w:t>Defense</w:t>
      </w:r>
      <w:r w:rsidRPr="00402B5C">
        <w:rPr>
          <w:rFonts w:cs="Times New Roman"/>
          <w:szCs w:val="21"/>
        </w:rPr>
        <w:t>の除外理由</w:t>
      </w:r>
      <w:r w:rsidRPr="00402B5C">
        <w:rPr>
          <w:rFonts w:cs="Times New Roman" w:hint="eastAsia"/>
          <w:szCs w:val="21"/>
        </w:rPr>
        <w:t>について</w:t>
      </w:r>
      <w:r w:rsidR="00717078">
        <w:rPr>
          <w:rFonts w:cs="Times New Roman" w:hint="eastAsia"/>
          <w:szCs w:val="21"/>
        </w:rPr>
        <w:t>だが</w:t>
      </w:r>
      <w:r w:rsidRPr="00402B5C">
        <w:rPr>
          <w:rFonts w:cs="Times New Roman" w:hint="eastAsia"/>
          <w:szCs w:val="21"/>
        </w:rPr>
        <w:t>、この段階は、</w:t>
      </w:r>
      <w:r w:rsidRPr="00402B5C">
        <w:rPr>
          <w:rFonts w:cs="Times New Roman"/>
          <w:szCs w:val="21"/>
        </w:rPr>
        <w:t>自文化の優位性を強調するために異文化を意図的に歪曲したり、差別的な語彙に置き換えたりする段階である。『こころ』のような</w:t>
      </w:r>
      <w:r w:rsidRPr="00402B5C">
        <w:rPr>
          <w:rFonts w:cs="Times New Roman" w:hint="eastAsia"/>
          <w:szCs w:val="21"/>
        </w:rPr>
        <w:t>一般的な学術的・商業的翻訳出版物を前提とする限り</w:t>
      </w:r>
      <w:r w:rsidRPr="00402B5C">
        <w:rPr>
          <w:rFonts w:cs="Times New Roman"/>
          <w:szCs w:val="21"/>
        </w:rPr>
        <w:t>、</w:t>
      </w:r>
      <w:r w:rsidRPr="00402B5C">
        <w:rPr>
          <w:rFonts w:cs="Times New Roman" w:hint="eastAsia"/>
          <w:szCs w:val="21"/>
        </w:rPr>
        <w:t>こうした悪意的な変換が行われる事例は極めて少なく、</w:t>
      </w:r>
      <w:r w:rsidRPr="00402B5C">
        <w:rPr>
          <w:rFonts w:cs="Times New Roman"/>
          <w:szCs w:val="21"/>
        </w:rPr>
        <w:t>分析上の有効性が低いと判断したためである。</w:t>
      </w:r>
    </w:p>
    <w:p w14:paraId="5C32CAE0" w14:textId="74911FFE" w:rsidR="002E4570" w:rsidRPr="00402B5C" w:rsidRDefault="002E4570" w:rsidP="00E5702F">
      <w:pPr>
        <w:ind w:firstLineChars="100" w:firstLine="210"/>
        <w:rPr>
          <w:rFonts w:cs="Times New Roman"/>
          <w:szCs w:val="21"/>
        </w:rPr>
      </w:pPr>
      <w:r w:rsidRPr="00402B5C">
        <w:rPr>
          <w:rFonts w:cs="Times New Roman" w:hint="eastAsia"/>
          <w:szCs w:val="21"/>
        </w:rPr>
        <w:t>また、</w:t>
      </w:r>
      <w:r w:rsidRPr="00402B5C">
        <w:rPr>
          <w:rFonts w:cs="Times New Roman"/>
          <w:szCs w:val="21"/>
        </w:rPr>
        <w:t>Integration</w:t>
      </w:r>
      <w:r w:rsidRPr="00402B5C">
        <w:rPr>
          <w:rFonts w:cs="Times New Roman"/>
          <w:szCs w:val="21"/>
        </w:rPr>
        <w:t>の除外理由</w:t>
      </w:r>
      <w:r w:rsidRPr="00402B5C">
        <w:rPr>
          <w:rFonts w:cs="Times New Roman" w:hint="eastAsia"/>
          <w:szCs w:val="21"/>
        </w:rPr>
        <w:t>について</w:t>
      </w:r>
      <w:r w:rsidR="00717078">
        <w:rPr>
          <w:rFonts w:cs="Times New Roman" w:hint="eastAsia"/>
          <w:szCs w:val="21"/>
        </w:rPr>
        <w:t>は</w:t>
      </w:r>
      <w:r w:rsidRPr="00402B5C">
        <w:rPr>
          <w:rFonts w:cs="Times New Roman" w:hint="eastAsia"/>
          <w:szCs w:val="21"/>
        </w:rPr>
        <w:t>、この段階は、</w:t>
      </w:r>
      <w:r w:rsidRPr="00402B5C">
        <w:rPr>
          <w:rFonts w:cs="Times New Roman"/>
          <w:szCs w:val="21"/>
        </w:rPr>
        <w:t>複数の文化的アイデンティティを自己の中で融合させる高度な心理状態を指す</w:t>
      </w:r>
      <w:r w:rsidRPr="00402B5C">
        <w:rPr>
          <w:rFonts w:cs="Times New Roman" w:hint="eastAsia"/>
          <w:szCs w:val="21"/>
        </w:rPr>
        <w:t>。</w:t>
      </w:r>
      <w:r w:rsidRPr="00402B5C">
        <w:rPr>
          <w:rFonts w:cs="Times New Roman"/>
          <w:szCs w:val="21"/>
        </w:rPr>
        <w:t xml:space="preserve">Bennett </w:t>
      </w:r>
      <w:sdt>
        <w:sdtPr>
          <w:rPr>
            <w:rFonts w:cs="Times New Roman"/>
            <w:szCs w:val="21"/>
          </w:rPr>
          <w:id w:val="-1931960380"/>
          <w:citation/>
        </w:sdtPr>
        <w:sdtContent>
          <w:r w:rsidRPr="00402B5C">
            <w:rPr>
              <w:rFonts w:cs="Times New Roman"/>
              <w:szCs w:val="21"/>
            </w:rPr>
            <w:fldChar w:fldCharType="begin"/>
          </w:r>
          <w:r w:rsidRPr="00402B5C">
            <w:rPr>
              <w:rFonts w:cs="Times New Roman"/>
              <w:szCs w:val="21"/>
            </w:rPr>
            <w:instrText xml:space="preserve">CITATION Ben93 \n  \t  \l 1041 </w:instrText>
          </w:r>
          <w:r w:rsidRPr="00402B5C">
            <w:rPr>
              <w:rFonts w:cs="Times New Roman"/>
              <w:szCs w:val="21"/>
            </w:rPr>
            <w:fldChar w:fldCharType="separate"/>
          </w:r>
          <w:r w:rsidRPr="00402B5C">
            <w:rPr>
              <w:rFonts w:cs="Times New Roman"/>
              <w:noProof/>
              <w:szCs w:val="21"/>
            </w:rPr>
            <w:t>(1993)</w:t>
          </w:r>
          <w:r w:rsidRPr="00402B5C">
            <w:rPr>
              <w:rFonts w:cs="Times New Roman"/>
              <w:szCs w:val="21"/>
            </w:rPr>
            <w:fldChar w:fldCharType="end"/>
          </w:r>
        </w:sdtContent>
      </w:sdt>
      <w:r w:rsidR="002A6836">
        <w:rPr>
          <w:rFonts w:cs="Times New Roman" w:hint="eastAsia"/>
          <w:szCs w:val="21"/>
        </w:rPr>
        <w:t xml:space="preserve"> </w:t>
      </w:r>
      <w:r w:rsidRPr="00402B5C">
        <w:rPr>
          <w:rFonts w:cs="Times New Roman" w:hint="eastAsia"/>
          <w:szCs w:val="21"/>
        </w:rPr>
        <w:t>は、</w:t>
      </w:r>
      <w:r w:rsidRPr="00402B5C">
        <w:rPr>
          <w:rFonts w:cs="Times New Roman"/>
          <w:szCs w:val="21"/>
        </w:rPr>
        <w:t>Integration</w:t>
      </w:r>
      <w:r w:rsidRPr="00402B5C">
        <w:rPr>
          <w:rFonts w:cs="Times New Roman" w:hint="eastAsia"/>
          <w:szCs w:val="21"/>
        </w:rPr>
        <w:t>はアイデンティティの発達に強く関わる段階と述べている。つまり、</w:t>
      </w:r>
      <w:r w:rsidRPr="00402B5C">
        <w:rPr>
          <w:rFonts w:cs="Times New Roman"/>
          <w:szCs w:val="21"/>
        </w:rPr>
        <w:t>テキスト上の語彙選択のみから客観的に測定することが不可能であり、また</w:t>
      </w:r>
      <w:r w:rsidRPr="00402B5C">
        <w:rPr>
          <w:rFonts w:cs="Times New Roman"/>
          <w:szCs w:val="21"/>
        </w:rPr>
        <w:t>Adaptation</w:t>
      </w:r>
      <w:r w:rsidRPr="00402B5C">
        <w:rPr>
          <w:rFonts w:cs="Times New Roman" w:hint="eastAsia"/>
          <w:szCs w:val="21"/>
        </w:rPr>
        <w:t>段階</w:t>
      </w:r>
      <w:r w:rsidRPr="00402B5C">
        <w:rPr>
          <w:rFonts w:cs="Times New Roman"/>
          <w:szCs w:val="21"/>
        </w:rPr>
        <w:t>との境界線が曖昧になることを避けるため、本研究の枠組みからは除外することとした。</w:t>
      </w:r>
      <w:commentRangeEnd w:id="76"/>
      <w:r w:rsidR="004B0331" w:rsidRPr="00402B5C">
        <w:rPr>
          <w:rStyle w:val="ac"/>
          <w:rFonts w:cs="Times New Roman"/>
          <w:sz w:val="21"/>
          <w:szCs w:val="21"/>
        </w:rPr>
        <w:commentReference w:id="76"/>
      </w:r>
    </w:p>
    <w:p w14:paraId="30313BDD" w14:textId="2C541899" w:rsidR="002E4570" w:rsidRPr="00402B5C" w:rsidRDefault="002E4570" w:rsidP="00A21FA6">
      <w:pPr>
        <w:pStyle w:val="2"/>
      </w:pPr>
      <w:bookmarkStart w:id="77" w:name="_Toc220178774"/>
      <w:r w:rsidRPr="00402B5C">
        <w:t>3.</w:t>
      </w:r>
      <w:r w:rsidR="00A21FA6">
        <w:rPr>
          <w:rFonts w:hint="eastAsia"/>
        </w:rPr>
        <w:t>4</w:t>
      </w:r>
      <w:r w:rsidRPr="00402B5C">
        <w:t xml:space="preserve"> </w:t>
      </w:r>
      <w:r w:rsidRPr="00402B5C">
        <w:rPr>
          <w:rFonts w:hint="eastAsia"/>
        </w:rPr>
        <w:t>分析手順</w:t>
      </w:r>
      <w:bookmarkEnd w:id="77"/>
    </w:p>
    <w:p w14:paraId="29520F6D" w14:textId="7E853A12" w:rsidR="002E4570" w:rsidRPr="00402B5C" w:rsidRDefault="002E4570" w:rsidP="00E5702F">
      <w:pPr>
        <w:ind w:firstLineChars="100" w:firstLine="210"/>
        <w:rPr>
          <w:rFonts w:cs="Times New Roman"/>
          <w:szCs w:val="21"/>
        </w:rPr>
      </w:pPr>
      <w:r w:rsidRPr="00402B5C">
        <w:rPr>
          <w:rFonts w:cs="Times New Roman" w:hint="eastAsia"/>
          <w:szCs w:val="21"/>
        </w:rPr>
        <w:t>本研究では、翻訳者の「戦略（</w:t>
      </w:r>
      <w:r w:rsidRPr="00402B5C">
        <w:rPr>
          <w:rFonts w:cs="Times New Roman"/>
          <w:szCs w:val="21"/>
        </w:rPr>
        <w:t>DMIS</w:t>
      </w:r>
      <w:r w:rsidRPr="00402B5C">
        <w:rPr>
          <w:rFonts w:cs="Times New Roman"/>
          <w:szCs w:val="21"/>
        </w:rPr>
        <w:t>段階の設定）」と「戦術（翻訳技法の選択）」の相関関係を明らかにするため、以下の</w:t>
      </w:r>
      <w:r w:rsidRPr="00402B5C">
        <w:rPr>
          <w:rFonts w:cs="Times New Roman"/>
          <w:szCs w:val="21"/>
        </w:rPr>
        <w:t>4</w:t>
      </w:r>
      <w:r w:rsidRPr="00402B5C">
        <w:rPr>
          <w:rFonts w:cs="Times New Roman"/>
          <w:szCs w:val="21"/>
        </w:rPr>
        <w:t>つのステップからなる分析プロセスを構築した。このプロセスは、定性的なテキスト分析と定量的な統計処理を組み合わせることで、翻訳者の意思決定過程のモデル化を試みるものである。</w:t>
      </w:r>
    </w:p>
    <w:p w14:paraId="42F4DD9A" w14:textId="09E5E28D" w:rsidR="002E4570" w:rsidRPr="00402B5C" w:rsidRDefault="002E4570" w:rsidP="00137523">
      <w:pPr>
        <w:pStyle w:val="3"/>
      </w:pPr>
      <w:bookmarkStart w:id="78" w:name="_Toc220178775"/>
      <w:r w:rsidRPr="00402B5C">
        <w:t>3.</w:t>
      </w:r>
      <w:r w:rsidR="00A21FA6">
        <w:rPr>
          <w:rFonts w:hint="eastAsia"/>
        </w:rPr>
        <w:t>4</w:t>
      </w:r>
      <w:r w:rsidRPr="00402B5C">
        <w:t xml:space="preserve">.1 </w:t>
      </w:r>
      <w:commentRangeStart w:id="79"/>
      <w:r w:rsidRPr="00402B5C">
        <w:t>文化的要素の抽出とコーパスの</w:t>
      </w:r>
      <w:commentRangeEnd w:id="79"/>
      <w:r w:rsidR="004B0331" w:rsidRPr="00402B5C">
        <w:rPr>
          <w:rStyle w:val="ac"/>
          <w:rFonts w:hint="eastAsia"/>
          <w:sz w:val="21"/>
          <w:szCs w:val="24"/>
        </w:rPr>
        <w:commentReference w:id="79"/>
      </w:r>
      <w:r w:rsidRPr="00402B5C">
        <w:rPr>
          <w:rFonts w:hint="eastAsia"/>
        </w:rPr>
        <w:t>構築</w:t>
      </w:r>
      <w:bookmarkEnd w:id="78"/>
    </w:p>
    <w:p w14:paraId="48D1EE7F" w14:textId="1F81D81E" w:rsidR="002E4570" w:rsidRPr="00402B5C" w:rsidRDefault="002E4570" w:rsidP="00E5702F">
      <w:pPr>
        <w:ind w:firstLineChars="100" w:firstLine="210"/>
        <w:rPr>
          <w:rFonts w:cs="Times New Roman"/>
          <w:szCs w:val="21"/>
        </w:rPr>
      </w:pPr>
      <w:r w:rsidRPr="00402B5C">
        <w:rPr>
          <w:rFonts w:cs="Times New Roman"/>
          <w:szCs w:val="21"/>
        </w:rPr>
        <w:t>まず、夏目</w:t>
      </w:r>
      <w:r w:rsidR="00A07D68">
        <w:rPr>
          <w:rFonts w:cs="Times New Roman" w:hint="eastAsia"/>
          <w:szCs w:val="21"/>
        </w:rPr>
        <w:t>漱石の</w:t>
      </w:r>
      <w:r w:rsidRPr="00402B5C">
        <w:rPr>
          <w:rFonts w:cs="Times New Roman"/>
          <w:szCs w:val="21"/>
        </w:rPr>
        <w:t>『こころ』第一部「先生と私」の原文テキストを精読し、</w:t>
      </w:r>
      <w:r w:rsidRPr="00402B5C">
        <w:rPr>
          <w:rFonts w:cs="Times New Roman"/>
          <w:szCs w:val="21"/>
        </w:rPr>
        <w:t>3.2.1</w:t>
      </w:r>
      <w:r w:rsidRPr="00402B5C">
        <w:rPr>
          <w:rFonts w:cs="Times New Roman"/>
          <w:szCs w:val="21"/>
        </w:rPr>
        <w:t>項で定めた抽出基準に基づき、文化的要素</w:t>
      </w:r>
      <w:r w:rsidRPr="00402B5C">
        <w:rPr>
          <w:rFonts w:cs="Times New Roman" w:hint="eastAsia"/>
          <w:szCs w:val="21"/>
        </w:rPr>
        <w:t>を含む語句と文</w:t>
      </w:r>
      <w:r w:rsidRPr="00402B5C">
        <w:rPr>
          <w:rFonts w:cs="Times New Roman"/>
          <w:szCs w:val="21"/>
        </w:rPr>
        <w:t>を抽出した。次に、抽出した各要素に対応する近藤</w:t>
      </w:r>
      <w:r w:rsidRPr="00402B5C">
        <w:rPr>
          <w:rFonts w:cs="Times New Roman" w:hint="eastAsia"/>
          <w:szCs w:val="21"/>
        </w:rPr>
        <w:t>訳</w:t>
      </w:r>
      <w:r w:rsidRPr="00402B5C">
        <w:rPr>
          <w:rFonts w:cs="Times New Roman"/>
          <w:szCs w:val="21"/>
        </w:rPr>
        <w:t>および</w:t>
      </w:r>
      <w:r w:rsidRPr="00402B5C">
        <w:rPr>
          <w:rFonts w:cs="Times New Roman"/>
          <w:szCs w:val="21"/>
        </w:rPr>
        <w:t>McClellan</w:t>
      </w:r>
      <w:r w:rsidRPr="00402B5C">
        <w:rPr>
          <w:rFonts w:cs="Times New Roman" w:hint="eastAsia"/>
          <w:szCs w:val="21"/>
        </w:rPr>
        <w:t>訳</w:t>
      </w:r>
      <w:r w:rsidRPr="00402B5C">
        <w:rPr>
          <w:rFonts w:cs="Times New Roman"/>
          <w:szCs w:val="21"/>
        </w:rPr>
        <w:t>の英訳箇所を特定し、原文・訳文・</w:t>
      </w:r>
      <w:r w:rsidRPr="00402B5C">
        <w:rPr>
          <w:rFonts w:cs="Times New Roman" w:hint="eastAsia"/>
          <w:szCs w:val="21"/>
        </w:rPr>
        <w:t>文化的要素を相互に対応付けた</w:t>
      </w:r>
      <w:commentRangeStart w:id="80"/>
      <w:r w:rsidRPr="00402B5C">
        <w:rPr>
          <w:rFonts w:cs="Times New Roman"/>
          <w:szCs w:val="21"/>
        </w:rPr>
        <w:t>分析用コーパス</w:t>
      </w:r>
      <w:commentRangeEnd w:id="80"/>
      <w:r w:rsidR="004B0331" w:rsidRPr="00402B5C">
        <w:rPr>
          <w:rStyle w:val="ac"/>
          <w:rFonts w:cs="Times New Roman" w:hint="eastAsia"/>
          <w:sz w:val="21"/>
          <w:szCs w:val="21"/>
        </w:rPr>
        <w:commentReference w:id="80"/>
      </w:r>
      <w:r w:rsidRPr="00402B5C">
        <w:rPr>
          <w:rFonts w:cs="Times New Roman" w:hint="eastAsia"/>
          <w:szCs w:val="21"/>
        </w:rPr>
        <w:t>（</w:t>
      </w:r>
      <w:r w:rsidRPr="00402B5C">
        <w:rPr>
          <w:rFonts w:cs="Times New Roman"/>
          <w:szCs w:val="21"/>
        </w:rPr>
        <w:t>CSV</w:t>
      </w:r>
      <w:r w:rsidRPr="00402B5C">
        <w:rPr>
          <w:rFonts w:cs="Times New Roman" w:hint="eastAsia"/>
          <w:szCs w:val="21"/>
        </w:rPr>
        <w:t>形式）</w:t>
      </w:r>
      <w:r w:rsidRPr="00402B5C">
        <w:rPr>
          <w:rStyle w:val="afa"/>
          <w:rFonts w:cs="Times New Roman"/>
          <w:szCs w:val="21"/>
        </w:rPr>
        <w:footnoteReference w:id="3"/>
      </w:r>
      <w:r w:rsidR="005B6842">
        <w:rPr>
          <w:rFonts w:cs="Times New Roman" w:hint="eastAsia"/>
          <w:szCs w:val="21"/>
        </w:rPr>
        <w:t xml:space="preserve"> </w:t>
      </w:r>
      <w:r w:rsidRPr="00402B5C">
        <w:rPr>
          <w:rFonts w:cs="Times New Roman" w:hint="eastAsia"/>
          <w:szCs w:val="21"/>
        </w:rPr>
        <w:t>の</w:t>
      </w:r>
      <w:r w:rsidRPr="00402B5C">
        <w:rPr>
          <w:rFonts w:cs="Times New Roman"/>
          <w:szCs w:val="21"/>
        </w:rPr>
        <w:t>作成</w:t>
      </w:r>
      <w:r w:rsidRPr="00402B5C">
        <w:rPr>
          <w:rFonts w:cs="Times New Roman" w:hint="eastAsia"/>
          <w:szCs w:val="21"/>
        </w:rPr>
        <w:t>を行った</w:t>
      </w:r>
      <w:r w:rsidRPr="00402B5C">
        <w:rPr>
          <w:rFonts w:cs="Times New Roman"/>
          <w:szCs w:val="21"/>
        </w:rPr>
        <w:t>。</w:t>
      </w:r>
    </w:p>
    <w:p w14:paraId="4DED21A2" w14:textId="230052E5" w:rsidR="002E4570" w:rsidRPr="00402B5C" w:rsidRDefault="002E4570" w:rsidP="00137523">
      <w:pPr>
        <w:pStyle w:val="3"/>
      </w:pPr>
      <w:bookmarkStart w:id="81" w:name="_Toc220178776"/>
      <w:r w:rsidRPr="00402B5C">
        <w:t>3.</w:t>
      </w:r>
      <w:r w:rsidR="00A21FA6">
        <w:rPr>
          <w:rFonts w:hint="eastAsia"/>
        </w:rPr>
        <w:t>4</w:t>
      </w:r>
      <w:r w:rsidRPr="00402B5C">
        <w:t xml:space="preserve">.2 </w:t>
      </w:r>
      <w:commentRangeStart w:id="82"/>
      <w:r w:rsidRPr="00402B5C">
        <w:t>翻訳技法の</w:t>
      </w:r>
      <w:commentRangeEnd w:id="82"/>
      <w:r w:rsidR="004B0331" w:rsidRPr="00402B5C">
        <w:rPr>
          <w:rStyle w:val="ac"/>
          <w:rFonts w:hint="eastAsia"/>
          <w:sz w:val="21"/>
          <w:szCs w:val="24"/>
        </w:rPr>
        <w:commentReference w:id="82"/>
      </w:r>
      <w:r w:rsidRPr="00402B5C">
        <w:rPr>
          <w:rFonts w:hint="eastAsia"/>
        </w:rPr>
        <w:t>判定</w:t>
      </w:r>
      <w:bookmarkEnd w:id="81"/>
    </w:p>
    <w:p w14:paraId="67C181D7" w14:textId="7E7709A5" w:rsidR="002E4570" w:rsidRPr="00402B5C" w:rsidRDefault="002E4570" w:rsidP="00E5702F">
      <w:pPr>
        <w:ind w:firstLineChars="100" w:firstLine="210"/>
        <w:rPr>
          <w:rFonts w:cs="Times New Roman"/>
          <w:szCs w:val="21"/>
        </w:rPr>
      </w:pPr>
      <w:r w:rsidRPr="00402B5C">
        <w:rPr>
          <w:rFonts w:cs="Times New Roman"/>
          <w:szCs w:val="21"/>
        </w:rPr>
        <w:t>コーパス化された合計</w:t>
      </w:r>
      <w:r w:rsidRPr="00402B5C">
        <w:rPr>
          <w:rFonts w:cs="Times New Roman"/>
          <w:szCs w:val="21"/>
        </w:rPr>
        <w:t>304</w:t>
      </w:r>
      <w:r w:rsidRPr="00402B5C">
        <w:rPr>
          <w:rFonts w:cs="Times New Roman"/>
          <w:szCs w:val="21"/>
        </w:rPr>
        <w:t>件の事例（</w:t>
      </w:r>
      <w:r w:rsidRPr="00402B5C">
        <w:rPr>
          <w:rFonts w:cs="Times New Roman"/>
          <w:szCs w:val="21"/>
        </w:rPr>
        <w:t>152</w:t>
      </w:r>
      <w:r w:rsidRPr="00402B5C">
        <w:rPr>
          <w:rFonts w:cs="Times New Roman"/>
          <w:szCs w:val="21"/>
        </w:rPr>
        <w:t>要素</w:t>
      </w:r>
      <w:r w:rsidRPr="00402B5C">
        <w:rPr>
          <w:rFonts w:cs="Times New Roman"/>
          <w:szCs w:val="21"/>
        </w:rPr>
        <w:t xml:space="preserve"> × 2</w:t>
      </w:r>
      <w:r w:rsidRPr="00402B5C">
        <w:rPr>
          <w:rFonts w:cs="Times New Roman"/>
          <w:szCs w:val="21"/>
        </w:rPr>
        <w:t>名）に対し、</w:t>
      </w:r>
      <w:r w:rsidRPr="00402B5C">
        <w:rPr>
          <w:rFonts w:cs="Times New Roman"/>
          <w:szCs w:val="21"/>
        </w:rPr>
        <w:t>3.3.1</w:t>
      </w:r>
      <w:r w:rsidRPr="00402B5C">
        <w:rPr>
          <w:rFonts w:cs="Times New Roman"/>
          <w:szCs w:val="21"/>
        </w:rPr>
        <w:t>項で選定した</w:t>
      </w:r>
      <w:r w:rsidRPr="00402B5C">
        <w:rPr>
          <w:rFonts w:cs="Times New Roman"/>
          <w:szCs w:val="21"/>
        </w:rPr>
        <w:t>10</w:t>
      </w:r>
      <w:r w:rsidRPr="00402B5C">
        <w:rPr>
          <w:rFonts w:cs="Times New Roman"/>
          <w:szCs w:val="21"/>
        </w:rPr>
        <w:t>種類の翻訳技法を割り当てた。判定のプロセスにおいては、分類の恣意性を排除し、データの再現性を高めるために以下の手順を踏んだ。第一に、生成</w:t>
      </w:r>
      <w:r w:rsidRPr="00402B5C">
        <w:rPr>
          <w:rFonts w:cs="Times New Roman"/>
          <w:szCs w:val="21"/>
        </w:rPr>
        <w:t>AI</w:t>
      </w:r>
      <w:r w:rsidRPr="00402B5C">
        <w:rPr>
          <w:rFonts w:cs="Times New Roman"/>
          <w:szCs w:val="21"/>
        </w:rPr>
        <w:t>（</w:t>
      </w:r>
      <w:r w:rsidRPr="00402B5C">
        <w:rPr>
          <w:rFonts w:cs="Times New Roman"/>
          <w:szCs w:val="21"/>
        </w:rPr>
        <w:t>gemini-2.5-flash</w:t>
      </w:r>
      <w:r w:rsidRPr="00402B5C">
        <w:rPr>
          <w:rStyle w:val="afa"/>
          <w:rFonts w:cs="Times New Roman"/>
          <w:szCs w:val="21"/>
        </w:rPr>
        <w:footnoteReference w:id="4"/>
      </w:r>
      <w:r w:rsidRPr="00402B5C">
        <w:rPr>
          <w:rFonts w:cs="Times New Roman"/>
          <w:szCs w:val="21"/>
        </w:rPr>
        <w:t>）を用いた予備的分析を行った。各事例に対して推奨される技法とその選定理由、および根拠となるテキスト箇所を出力させ、判定の補助資料とした。第二に、客観的な基準を要する</w:t>
      </w:r>
      <w:r w:rsidRPr="00402B5C">
        <w:rPr>
          <w:rFonts w:cs="Times New Roman"/>
          <w:szCs w:val="21"/>
        </w:rPr>
        <w:t>Established equivalent</w:t>
      </w:r>
      <w:r w:rsidRPr="00402B5C">
        <w:rPr>
          <w:rFonts w:cs="Times New Roman"/>
          <w:szCs w:val="21"/>
        </w:rPr>
        <w:t>の判定において、</w:t>
      </w:r>
      <w:r w:rsidRPr="00402B5C">
        <w:rPr>
          <w:rFonts w:cs="Times New Roman"/>
          <w:szCs w:val="21"/>
        </w:rPr>
        <w:t>3.3.1</w:t>
      </w:r>
      <w:r w:rsidRPr="00402B5C">
        <w:rPr>
          <w:rFonts w:cs="Times New Roman"/>
          <w:szCs w:val="21"/>
        </w:rPr>
        <w:t>項で定めた通り『</w:t>
      </w:r>
      <w:proofErr w:type="spellStart"/>
      <w:r w:rsidRPr="00402B5C">
        <w:rPr>
          <w:rFonts w:cs="Times New Roman"/>
          <w:szCs w:val="21"/>
        </w:rPr>
        <w:t>Weblio</w:t>
      </w:r>
      <w:proofErr w:type="spellEnd"/>
      <w:r w:rsidRPr="00402B5C">
        <w:rPr>
          <w:rFonts w:cs="Times New Roman"/>
          <w:szCs w:val="21"/>
        </w:rPr>
        <w:t>英和・和英辞典』を参照した。該当語句が対訳として掲載</w:t>
      </w:r>
      <w:r w:rsidRPr="00402B5C">
        <w:rPr>
          <w:rFonts w:cs="Times New Roman" w:hint="eastAsia"/>
          <w:szCs w:val="21"/>
        </w:rPr>
        <w:t>されているものは、データに</w:t>
      </w:r>
      <w:r w:rsidRPr="00402B5C">
        <w:rPr>
          <w:rFonts w:cs="Times New Roman"/>
          <w:szCs w:val="21"/>
        </w:rPr>
        <w:t>URL</w:t>
      </w:r>
      <w:r w:rsidRPr="00402B5C">
        <w:rPr>
          <w:rFonts w:cs="Times New Roman" w:hint="eastAsia"/>
          <w:szCs w:val="21"/>
        </w:rPr>
        <w:t>と閲覧日を対応付け記録した。</w:t>
      </w:r>
      <w:r w:rsidRPr="00402B5C">
        <w:rPr>
          <w:rFonts w:cs="Times New Roman"/>
          <w:szCs w:val="21"/>
        </w:rPr>
        <w:t>第三に、筆者による全件精査を行った。</w:t>
      </w:r>
      <w:r w:rsidRPr="00402B5C">
        <w:rPr>
          <w:rFonts w:cs="Times New Roman"/>
          <w:szCs w:val="21"/>
        </w:rPr>
        <w:t>AI</w:t>
      </w:r>
      <w:r w:rsidRPr="00402B5C">
        <w:rPr>
          <w:rFonts w:cs="Times New Roman"/>
          <w:szCs w:val="21"/>
        </w:rPr>
        <w:t>の出力結果および辞書データを参照しつつ、文</w:t>
      </w:r>
      <w:r w:rsidRPr="00402B5C">
        <w:rPr>
          <w:rFonts w:cs="Times New Roman"/>
          <w:szCs w:val="21"/>
        </w:rPr>
        <w:lastRenderedPageBreak/>
        <w:t>脈に照らして定義への適合性を最終確認した。なお、</w:t>
      </w:r>
      <w:r w:rsidRPr="00402B5C">
        <w:rPr>
          <w:rFonts w:cs="Times New Roman"/>
          <w:szCs w:val="21"/>
        </w:rPr>
        <w:t>AI</w:t>
      </w:r>
      <w:r w:rsidRPr="00402B5C">
        <w:rPr>
          <w:rFonts w:cs="Times New Roman"/>
          <w:szCs w:val="21"/>
        </w:rPr>
        <w:t>の判定と筆者の判断が乖離した場合は、</w:t>
      </w:r>
      <w:r w:rsidRPr="00402B5C">
        <w:rPr>
          <w:rFonts w:cs="Times New Roman"/>
          <w:szCs w:val="21"/>
        </w:rPr>
        <w:t>3.3.1</w:t>
      </w:r>
      <w:r w:rsidR="00DE0499">
        <w:rPr>
          <w:rFonts w:cs="Times New Roman" w:hint="eastAsia"/>
          <w:szCs w:val="21"/>
        </w:rPr>
        <w:t>項</w:t>
      </w:r>
      <w:r w:rsidRPr="00402B5C">
        <w:rPr>
          <w:rFonts w:cs="Times New Roman"/>
          <w:szCs w:val="21"/>
        </w:rPr>
        <w:t>の定義に立ち返り、筆者の判断を優先してデータを修正・確定させた。</w:t>
      </w:r>
      <w:r w:rsidRPr="00402B5C">
        <w:rPr>
          <w:rStyle w:val="afa"/>
          <w:rFonts w:cs="Times New Roman"/>
          <w:szCs w:val="21"/>
        </w:rPr>
        <w:footnoteReference w:id="5"/>
      </w:r>
    </w:p>
    <w:p w14:paraId="7DA5E3AF" w14:textId="5D523422" w:rsidR="002E4570" w:rsidRPr="00402B5C" w:rsidRDefault="002E4570" w:rsidP="00137523">
      <w:pPr>
        <w:pStyle w:val="3"/>
      </w:pPr>
      <w:bookmarkStart w:id="83" w:name="_Toc220178777"/>
      <w:commentRangeStart w:id="84"/>
      <w:commentRangeStart w:id="85"/>
      <w:r w:rsidRPr="00402B5C">
        <w:t>3.</w:t>
      </w:r>
      <w:r w:rsidR="00A21FA6">
        <w:rPr>
          <w:rFonts w:hint="eastAsia"/>
        </w:rPr>
        <w:t>4</w:t>
      </w:r>
      <w:r w:rsidRPr="00402B5C">
        <w:t>.3</w:t>
      </w:r>
      <w:r w:rsidR="00491568">
        <w:rPr>
          <w:rFonts w:hint="eastAsia"/>
        </w:rPr>
        <w:t xml:space="preserve">  </w:t>
      </w:r>
      <w:r w:rsidRPr="00402B5C">
        <w:t>DMIS</w:t>
      </w:r>
      <w:r w:rsidRPr="00402B5C">
        <w:t>（</w:t>
      </w:r>
      <w:r w:rsidRPr="00402B5C">
        <w:rPr>
          <w:rFonts w:hint="eastAsia"/>
        </w:rPr>
        <w:t>読者の</w:t>
      </w:r>
      <w:r w:rsidR="00D152E1">
        <w:rPr>
          <w:rFonts w:hint="eastAsia"/>
        </w:rPr>
        <w:t>異</w:t>
      </w:r>
      <w:r w:rsidRPr="00402B5C">
        <w:rPr>
          <w:rFonts w:hint="eastAsia"/>
        </w:rPr>
        <w:t>文化理解段階</w:t>
      </w:r>
      <w:r w:rsidRPr="00402B5C">
        <w:t>）の</w:t>
      </w:r>
      <w:commentRangeEnd w:id="84"/>
      <w:r w:rsidR="004B0331">
        <w:rPr>
          <w:rStyle w:val="ac"/>
          <w:rFonts w:hint="eastAsia"/>
          <w:sz w:val="21"/>
          <w:szCs w:val="24"/>
        </w:rPr>
        <w:commentReference w:id="84"/>
      </w:r>
      <w:commentRangeEnd w:id="85"/>
      <w:r w:rsidR="005B6842">
        <w:rPr>
          <w:rStyle w:val="ac"/>
          <w:rFonts w:hint="eastAsia"/>
          <w:sz w:val="21"/>
          <w:szCs w:val="24"/>
        </w:rPr>
        <w:commentReference w:id="85"/>
      </w:r>
      <w:r w:rsidR="00D152E1">
        <w:rPr>
          <w:rFonts w:hint="eastAsia"/>
        </w:rPr>
        <w:t>判定</w:t>
      </w:r>
      <w:bookmarkEnd w:id="83"/>
    </w:p>
    <w:p w14:paraId="23894412" w14:textId="554FE5C8" w:rsidR="002E4570" w:rsidRPr="00402B5C" w:rsidRDefault="002E4570" w:rsidP="00B9695D">
      <w:pPr>
        <w:rPr>
          <w:rFonts w:cs="Times New Roman"/>
          <w:szCs w:val="21"/>
        </w:rPr>
      </w:pPr>
      <w:r w:rsidRPr="00402B5C">
        <w:rPr>
          <w:rFonts w:cs="Times New Roman" w:hint="eastAsia"/>
          <w:szCs w:val="21"/>
        </w:rPr>
        <w:t xml:space="preserve">　</w:t>
      </w:r>
      <w:r w:rsidRPr="00402B5C">
        <w:rPr>
          <w:rFonts w:cs="Times New Roman"/>
          <w:szCs w:val="21"/>
        </w:rPr>
        <w:t>3.</w:t>
      </w:r>
      <w:r w:rsidR="002A6836">
        <w:rPr>
          <w:rFonts w:cs="Times New Roman" w:hint="eastAsia"/>
          <w:szCs w:val="21"/>
        </w:rPr>
        <w:t>4</w:t>
      </w:r>
      <w:r w:rsidRPr="00402B5C">
        <w:rPr>
          <w:rFonts w:cs="Times New Roman"/>
          <w:szCs w:val="21"/>
        </w:rPr>
        <w:t>.1</w:t>
      </w:r>
      <w:r w:rsidR="00DE0499">
        <w:rPr>
          <w:rFonts w:cs="Times New Roman" w:hint="eastAsia"/>
          <w:szCs w:val="21"/>
        </w:rPr>
        <w:t>項</w:t>
      </w:r>
      <w:r w:rsidRPr="00402B5C">
        <w:rPr>
          <w:rFonts w:cs="Times New Roman" w:hint="eastAsia"/>
          <w:szCs w:val="21"/>
        </w:rPr>
        <w:t>で構築したコーパスの各事例に対し、</w:t>
      </w:r>
      <w:r w:rsidRPr="00402B5C">
        <w:rPr>
          <w:rFonts w:cs="Times New Roman"/>
          <w:szCs w:val="21"/>
        </w:rPr>
        <w:t>3.3.2</w:t>
      </w:r>
      <w:r w:rsidRPr="00402B5C">
        <w:rPr>
          <w:rFonts w:cs="Times New Roman" w:hint="eastAsia"/>
          <w:szCs w:val="21"/>
        </w:rPr>
        <w:t>項で定義した</w:t>
      </w:r>
      <w:r w:rsidRPr="00402B5C">
        <w:rPr>
          <w:rFonts w:cs="Times New Roman"/>
          <w:szCs w:val="21"/>
        </w:rPr>
        <w:t>4</w:t>
      </w:r>
      <w:r w:rsidRPr="00402B5C">
        <w:rPr>
          <w:rFonts w:cs="Times New Roman" w:hint="eastAsia"/>
          <w:szCs w:val="21"/>
        </w:rPr>
        <w:t>つの</w:t>
      </w:r>
      <w:r w:rsidRPr="00402B5C">
        <w:rPr>
          <w:rFonts w:cs="Times New Roman"/>
          <w:szCs w:val="21"/>
        </w:rPr>
        <w:t>DMIS</w:t>
      </w:r>
      <w:r w:rsidRPr="00402B5C">
        <w:rPr>
          <w:rFonts w:cs="Times New Roman" w:hint="eastAsia"/>
          <w:szCs w:val="21"/>
        </w:rPr>
        <w:t>段階を判定した。</w:t>
      </w:r>
      <w:r w:rsidRPr="00402B5C">
        <w:rPr>
          <w:rFonts w:cs="Times New Roman"/>
          <w:szCs w:val="21"/>
        </w:rPr>
        <w:t>このプロセスにおいても、判定の効率化と多角的な視点の確保を目的として、生成</w:t>
      </w:r>
      <w:r w:rsidRPr="00402B5C">
        <w:rPr>
          <w:rFonts w:cs="Times New Roman"/>
          <w:szCs w:val="21"/>
        </w:rPr>
        <w:t>AI</w:t>
      </w:r>
      <w:r w:rsidRPr="00402B5C">
        <w:rPr>
          <w:rFonts w:cs="Times New Roman" w:hint="eastAsia"/>
          <w:szCs w:val="21"/>
        </w:rPr>
        <w:t>（</w:t>
      </w:r>
      <w:r w:rsidRPr="00402B5C">
        <w:rPr>
          <w:rFonts w:cs="Times New Roman"/>
          <w:szCs w:val="21"/>
        </w:rPr>
        <w:t>gemini-2.5-flash</w:t>
      </w:r>
      <w:r w:rsidRPr="00402B5C">
        <w:rPr>
          <w:rStyle w:val="afa"/>
          <w:rFonts w:cs="Times New Roman"/>
          <w:szCs w:val="21"/>
        </w:rPr>
        <w:footnoteReference w:id="6"/>
      </w:r>
      <w:r w:rsidRPr="00402B5C">
        <w:rPr>
          <w:rFonts w:cs="Times New Roman" w:hint="eastAsia"/>
          <w:szCs w:val="21"/>
        </w:rPr>
        <w:t>）</w:t>
      </w:r>
      <w:r w:rsidRPr="00402B5C">
        <w:rPr>
          <w:rFonts w:cs="Times New Roman"/>
          <w:szCs w:val="21"/>
        </w:rPr>
        <w:t>による予備的分析を</w:t>
      </w:r>
      <w:r w:rsidRPr="00402B5C">
        <w:rPr>
          <w:rFonts w:cs="Times New Roman" w:hint="eastAsia"/>
          <w:szCs w:val="21"/>
        </w:rPr>
        <w:t>行った。</w:t>
      </w:r>
    </w:p>
    <w:p w14:paraId="78B79B91" w14:textId="46CD61A4" w:rsidR="002E4570" w:rsidRPr="00402B5C" w:rsidRDefault="002E4570" w:rsidP="009B6C9F">
      <w:pPr>
        <w:ind w:firstLineChars="100" w:firstLine="210"/>
        <w:rPr>
          <w:rFonts w:cs="Times New Roman"/>
          <w:szCs w:val="21"/>
        </w:rPr>
      </w:pPr>
      <w:r w:rsidRPr="00402B5C">
        <w:rPr>
          <w:rFonts w:cs="Times New Roman" w:hint="eastAsia"/>
          <w:szCs w:val="21"/>
        </w:rPr>
        <w:t>まず、</w:t>
      </w:r>
      <w:r w:rsidRPr="00402B5C">
        <w:rPr>
          <w:rFonts w:cs="Times New Roman"/>
          <w:szCs w:val="21"/>
        </w:rPr>
        <w:t>Denial</w:t>
      </w:r>
      <w:r w:rsidRPr="00402B5C">
        <w:rPr>
          <w:rFonts w:cs="Times New Roman"/>
          <w:szCs w:val="21"/>
        </w:rPr>
        <w:t>については、訳文において文化的要素の情報が完全に欠落（削除）している事例をこれに分類した。</w:t>
      </w:r>
      <w:r w:rsidRPr="00402B5C">
        <w:rPr>
          <w:rFonts w:cs="Times New Roman" w:hint="eastAsia"/>
          <w:szCs w:val="21"/>
        </w:rPr>
        <w:t>次に、境界の判断が難しい</w:t>
      </w:r>
      <w:r w:rsidRPr="00402B5C">
        <w:rPr>
          <w:rFonts w:cs="Times New Roman"/>
          <w:szCs w:val="21"/>
        </w:rPr>
        <w:t>Minimization</w:t>
      </w:r>
      <w:r w:rsidRPr="00402B5C">
        <w:rPr>
          <w:rFonts w:cs="Times New Roman"/>
          <w:szCs w:val="21"/>
        </w:rPr>
        <w:t>と</w:t>
      </w:r>
      <w:r w:rsidRPr="00402B5C">
        <w:rPr>
          <w:rFonts w:cs="Times New Roman"/>
          <w:szCs w:val="21"/>
        </w:rPr>
        <w:t>Acceptance</w:t>
      </w:r>
      <w:r w:rsidRPr="00402B5C">
        <w:rPr>
          <w:rFonts w:cs="Times New Roman"/>
          <w:szCs w:val="21"/>
        </w:rPr>
        <w:t>については、読者が感じる異質性の有無を客観化するため、辞書の掲載有無を判断基準とした。具体的には『</w:t>
      </w:r>
      <w:commentRangeStart w:id="86"/>
      <w:r w:rsidRPr="00402B5C">
        <w:rPr>
          <w:rFonts w:cs="Times New Roman"/>
          <w:szCs w:val="21"/>
        </w:rPr>
        <w:t>Merriam-Webster Onlin</w:t>
      </w:r>
      <w:commentRangeEnd w:id="86"/>
      <w:r w:rsidR="004B0331" w:rsidRPr="00402B5C">
        <w:rPr>
          <w:rStyle w:val="ac"/>
          <w:rFonts w:cs="Times New Roman"/>
          <w:sz w:val="21"/>
          <w:szCs w:val="21"/>
        </w:rPr>
        <w:commentReference w:id="86"/>
      </w:r>
      <w:r w:rsidRPr="00402B5C">
        <w:rPr>
          <w:rFonts w:cs="Times New Roman"/>
          <w:szCs w:val="21"/>
        </w:rPr>
        <w:t>e</w:t>
      </w:r>
      <w:r w:rsidRPr="00402B5C">
        <w:rPr>
          <w:rFonts w:cs="Times New Roman"/>
          <w:szCs w:val="21"/>
        </w:rPr>
        <w:t>』を参照し、訳語が「外来語（</w:t>
      </w:r>
      <w:r w:rsidRPr="00402B5C">
        <w:rPr>
          <w:rFonts w:cs="Times New Roman"/>
          <w:szCs w:val="21"/>
        </w:rPr>
        <w:t>Foreign Word</w:t>
      </w:r>
      <w:r w:rsidRPr="00402B5C">
        <w:rPr>
          <w:rFonts w:cs="Times New Roman"/>
          <w:szCs w:val="21"/>
        </w:rPr>
        <w:t>）」としての注釈なしに一般語として掲載されている場合は、英語圏における既知の概念とみなして</w:t>
      </w:r>
      <w:r w:rsidRPr="00402B5C">
        <w:rPr>
          <w:rFonts w:cs="Times New Roman"/>
          <w:szCs w:val="21"/>
        </w:rPr>
        <w:t>Minimization</w:t>
      </w:r>
      <w:r w:rsidRPr="00402B5C">
        <w:rPr>
          <w:rFonts w:cs="Times New Roman"/>
          <w:szCs w:val="21"/>
        </w:rPr>
        <w:t>に分類した。対して、辞書に掲載されていない日本語の音写（ローマ字表記）や、英語として不自然な記述（直訳等）に留ま</w:t>
      </w:r>
      <w:r w:rsidRPr="00402B5C">
        <w:rPr>
          <w:rFonts w:cs="Times New Roman" w:hint="eastAsia"/>
          <w:szCs w:val="21"/>
        </w:rPr>
        <w:t>る場合は、表層的な差異が残存していると判断し</w:t>
      </w:r>
      <w:r w:rsidRPr="00402B5C">
        <w:rPr>
          <w:rFonts w:cs="Times New Roman"/>
          <w:szCs w:val="21"/>
        </w:rPr>
        <w:t>Acceptance</w:t>
      </w:r>
      <w:r w:rsidRPr="00402B5C">
        <w:rPr>
          <w:rFonts w:cs="Times New Roman"/>
          <w:szCs w:val="21"/>
        </w:rPr>
        <w:t>とした。</w:t>
      </w:r>
      <w:r w:rsidRPr="00402B5C">
        <w:rPr>
          <w:rFonts w:cs="Times New Roman" w:hint="eastAsia"/>
          <w:szCs w:val="21"/>
        </w:rPr>
        <w:t>最後に、訳文中での説明的加筆や脚注によって文化的背景が補足されている事例については、文脈的な理解が可能であるとして</w:t>
      </w:r>
      <w:r w:rsidRPr="00402B5C">
        <w:rPr>
          <w:rFonts w:cs="Times New Roman"/>
          <w:szCs w:val="21"/>
        </w:rPr>
        <w:t>Adaptation</w:t>
      </w:r>
      <w:r w:rsidRPr="00402B5C">
        <w:rPr>
          <w:rFonts w:cs="Times New Roman"/>
          <w:szCs w:val="21"/>
        </w:rPr>
        <w:t>と判定した。</w:t>
      </w:r>
    </w:p>
    <w:p w14:paraId="05313024" w14:textId="42E58BDF" w:rsidR="002E4570" w:rsidRPr="00402B5C" w:rsidRDefault="002E4570" w:rsidP="00E5702F">
      <w:pPr>
        <w:ind w:firstLineChars="100" w:firstLine="210"/>
        <w:rPr>
          <w:rFonts w:cs="Times New Roman"/>
          <w:szCs w:val="21"/>
        </w:rPr>
      </w:pPr>
      <w:r w:rsidRPr="00402B5C">
        <w:rPr>
          <w:rFonts w:cs="Times New Roman" w:hint="eastAsia"/>
          <w:szCs w:val="21"/>
        </w:rPr>
        <w:t>以上の基準に基づき、</w:t>
      </w:r>
      <w:r w:rsidRPr="00402B5C">
        <w:rPr>
          <w:rFonts w:cs="Times New Roman"/>
          <w:szCs w:val="21"/>
        </w:rPr>
        <w:t>AI</w:t>
      </w:r>
      <w:r w:rsidRPr="00402B5C">
        <w:rPr>
          <w:rFonts w:cs="Times New Roman"/>
          <w:szCs w:val="21"/>
        </w:rPr>
        <w:t>の出力結果と辞書の照合結果を筆者が全件精査し、最終的な</w:t>
      </w:r>
      <w:r w:rsidRPr="00402B5C">
        <w:rPr>
          <w:rFonts w:cs="Times New Roman"/>
          <w:szCs w:val="21"/>
        </w:rPr>
        <w:t>DMIS</w:t>
      </w:r>
      <w:r w:rsidRPr="00402B5C">
        <w:rPr>
          <w:rFonts w:cs="Times New Roman"/>
          <w:szCs w:val="21"/>
        </w:rPr>
        <w:t>段階を確定させた。</w:t>
      </w:r>
      <w:r w:rsidRPr="00402B5C">
        <w:rPr>
          <w:rStyle w:val="afa"/>
          <w:rFonts w:cs="Times New Roman"/>
          <w:szCs w:val="21"/>
        </w:rPr>
        <w:footnoteReference w:id="7"/>
      </w:r>
    </w:p>
    <w:p w14:paraId="6E1B28C7" w14:textId="3736096A" w:rsidR="00327917" w:rsidRPr="00402B5C" w:rsidRDefault="008C6D97" w:rsidP="00137523">
      <w:pPr>
        <w:pStyle w:val="3"/>
      </w:pPr>
      <w:bookmarkStart w:id="87" w:name="_Toc220178778"/>
      <w:r w:rsidRPr="00402B5C">
        <w:t>3.</w:t>
      </w:r>
      <w:r w:rsidR="00A21FA6">
        <w:rPr>
          <w:rFonts w:hint="eastAsia"/>
        </w:rPr>
        <w:t>4</w:t>
      </w:r>
      <w:r w:rsidRPr="00402B5C">
        <w:t>.4</w:t>
      </w:r>
      <w:r w:rsidR="00E016CA" w:rsidRPr="00402B5C">
        <w:t xml:space="preserve"> </w:t>
      </w:r>
      <w:r w:rsidR="00E016CA" w:rsidRPr="00402B5C">
        <w:rPr>
          <w:rFonts w:hint="eastAsia"/>
        </w:rPr>
        <w:t>クロス集計と</w:t>
      </w:r>
      <w:r w:rsidR="00C911EA" w:rsidRPr="00402B5C">
        <w:rPr>
          <w:rFonts w:hint="eastAsia"/>
        </w:rPr>
        <w:t>相関関係</w:t>
      </w:r>
      <w:r w:rsidR="00F728CF" w:rsidRPr="00402B5C">
        <w:rPr>
          <w:rFonts w:hint="eastAsia"/>
        </w:rPr>
        <w:t>の検証</w:t>
      </w:r>
      <w:bookmarkEnd w:id="87"/>
    </w:p>
    <w:p w14:paraId="2E90B280" w14:textId="45423562" w:rsidR="00740896" w:rsidRPr="00402B5C" w:rsidRDefault="00740896" w:rsidP="00740896">
      <w:pPr>
        <w:ind w:firstLineChars="100" w:firstLine="210"/>
        <w:rPr>
          <w:rFonts w:cs="Times New Roman"/>
          <w:szCs w:val="21"/>
        </w:rPr>
      </w:pPr>
      <w:r w:rsidRPr="00402B5C">
        <w:rPr>
          <w:rFonts w:cs="Times New Roman" w:hint="eastAsia"/>
          <w:szCs w:val="21"/>
        </w:rPr>
        <w:t>前項までに確定した「翻訳技法」と「</w:t>
      </w:r>
      <w:r w:rsidRPr="00402B5C">
        <w:rPr>
          <w:rFonts w:cs="Times New Roman"/>
          <w:szCs w:val="21"/>
        </w:rPr>
        <w:t>DMIS</w:t>
      </w:r>
      <w:r w:rsidRPr="00402B5C">
        <w:rPr>
          <w:rFonts w:cs="Times New Roman"/>
          <w:szCs w:val="21"/>
        </w:rPr>
        <w:t>」のデータセットを用い、両者の相関関係を明らかにするための統計処理を行った。</w:t>
      </w:r>
    </w:p>
    <w:p w14:paraId="001CA814" w14:textId="17C5D11F" w:rsidR="00740896" w:rsidRPr="00402B5C" w:rsidRDefault="00740896" w:rsidP="00740896">
      <w:pPr>
        <w:ind w:firstLineChars="100" w:firstLine="210"/>
        <w:rPr>
          <w:rFonts w:cs="Times New Roman"/>
          <w:szCs w:val="21"/>
        </w:rPr>
      </w:pPr>
      <w:r w:rsidRPr="00402B5C">
        <w:rPr>
          <w:rFonts w:cs="Times New Roman" w:hint="eastAsia"/>
          <w:szCs w:val="21"/>
        </w:rPr>
        <w:t>第一の手順として、翻訳者（近藤・</w:t>
      </w:r>
      <w:r w:rsidRPr="00402B5C">
        <w:rPr>
          <w:rFonts w:cs="Times New Roman"/>
          <w:szCs w:val="21"/>
        </w:rPr>
        <w:t>McClellan</w:t>
      </w:r>
      <w:r w:rsidRPr="00402B5C">
        <w:rPr>
          <w:rFonts w:cs="Times New Roman"/>
          <w:szCs w:val="21"/>
        </w:rPr>
        <w:t>）ごとのデータセットに対し、</w:t>
      </w:r>
      <w:r w:rsidR="00750410" w:rsidRPr="00750410">
        <w:rPr>
          <w:rFonts w:cs="Times New Roman"/>
          <w:szCs w:val="21"/>
        </w:rPr>
        <w:t>χ</w:t>
      </w:r>
      <w:r w:rsidRPr="00402B5C">
        <w:rPr>
          <w:rFonts w:cs="Times New Roman"/>
          <w:szCs w:val="21"/>
        </w:rPr>
        <w:t>二乗検定を実施した。これは、翻訳者の違いによって翻訳技法と</w:t>
      </w:r>
      <w:r w:rsidRPr="00402B5C">
        <w:rPr>
          <w:rFonts w:cs="Times New Roman"/>
          <w:szCs w:val="21"/>
        </w:rPr>
        <w:t>DMIS</w:t>
      </w:r>
      <w:r w:rsidRPr="00402B5C">
        <w:rPr>
          <w:rFonts w:cs="Times New Roman"/>
          <w:szCs w:val="21"/>
        </w:rPr>
        <w:t>の関係性に統計的な有意差（異質性）があるかを確認するためである。検定の結果、両者の傾向に有意な差が認められない（データが等質である）と判断された場合には、サンプルサイズを確保し分析の精度を高めるため、両者のデータを合算して全体のクロス集計を行うこととした。</w:t>
      </w:r>
    </w:p>
    <w:p w14:paraId="57531726" w14:textId="7B0C760A" w:rsidR="0023465B" w:rsidRPr="00402B5C" w:rsidRDefault="00740896" w:rsidP="0023465B">
      <w:pPr>
        <w:ind w:firstLineChars="100" w:firstLine="210"/>
        <w:rPr>
          <w:rFonts w:cs="Times New Roman"/>
          <w:szCs w:val="21"/>
        </w:rPr>
      </w:pPr>
      <w:r w:rsidRPr="00402B5C">
        <w:rPr>
          <w:rFonts w:cs="Times New Roman" w:hint="eastAsia"/>
          <w:szCs w:val="21"/>
        </w:rPr>
        <w:t>第二の手順として、作成されたクロス集計表に対し、調整済み</w:t>
      </w:r>
      <w:r w:rsidR="004B628B">
        <w:rPr>
          <w:rFonts w:cs="Times New Roman" w:hint="eastAsia"/>
          <w:szCs w:val="21"/>
        </w:rPr>
        <w:t>標準化</w:t>
      </w:r>
      <w:r w:rsidRPr="00402B5C">
        <w:rPr>
          <w:rFonts w:cs="Times New Roman" w:hint="eastAsia"/>
          <w:szCs w:val="21"/>
        </w:rPr>
        <w:t>残差</w:t>
      </w:r>
      <w:r w:rsidRPr="00402B5C">
        <w:rPr>
          <w:rFonts w:cs="Times New Roman"/>
          <w:szCs w:val="21"/>
        </w:rPr>
        <w:t>を用いた残差分析を行った。クロス集計表におけるパーセンテージの偏りが、単なる偶然によるものか、あるいは統計的に意味のある相関によるものかを判別するためである。本研究では、調整済み</w:t>
      </w:r>
      <w:r w:rsidR="004B628B">
        <w:rPr>
          <w:rFonts w:cs="Times New Roman" w:hint="eastAsia"/>
          <w:szCs w:val="21"/>
        </w:rPr>
        <w:lastRenderedPageBreak/>
        <w:t>標準化</w:t>
      </w:r>
      <w:r w:rsidRPr="00402B5C">
        <w:rPr>
          <w:rFonts w:cs="Times New Roman"/>
          <w:szCs w:val="21"/>
        </w:rPr>
        <w:t>残差の絶対値が</w:t>
      </w:r>
      <w:r w:rsidRPr="00402B5C">
        <w:rPr>
          <w:rFonts w:cs="Times New Roman"/>
          <w:szCs w:val="21"/>
        </w:rPr>
        <w:t>1.96</w:t>
      </w:r>
      <w:r w:rsidRPr="00402B5C">
        <w:rPr>
          <w:rFonts w:cs="Times New Roman"/>
          <w:szCs w:val="21"/>
        </w:rPr>
        <w:t>を超える場合を、有意水準</w:t>
      </w:r>
      <w:r w:rsidRPr="00402B5C">
        <w:rPr>
          <w:rFonts w:cs="Times New Roman"/>
          <w:szCs w:val="21"/>
        </w:rPr>
        <w:t>5%</w:t>
      </w:r>
      <w:r w:rsidRPr="00402B5C">
        <w:rPr>
          <w:rFonts w:cs="Times New Roman"/>
          <w:szCs w:val="21"/>
        </w:rPr>
        <w:t>（</w:t>
      </w:r>
      <w:r w:rsidRPr="00402B5C">
        <w:rPr>
          <w:rFonts w:cs="Times New Roman"/>
          <w:szCs w:val="21"/>
        </w:rPr>
        <w:t>p &lt; .05</w:t>
      </w:r>
      <w:r w:rsidRPr="00402B5C">
        <w:rPr>
          <w:rFonts w:cs="Times New Roman"/>
          <w:szCs w:val="21"/>
        </w:rPr>
        <w:t>）で統計的に有意な偏り（正の相関または負の相関）が存在すると判定する基準を採用した。</w:t>
      </w:r>
    </w:p>
    <w:p w14:paraId="41257220" w14:textId="01CDA6FF" w:rsidR="00434A7F" w:rsidRPr="00E5702F" w:rsidRDefault="00740896" w:rsidP="00E5702F">
      <w:pPr>
        <w:ind w:firstLineChars="100" w:firstLine="210"/>
        <w:rPr>
          <w:rFonts w:cs="Times New Roman"/>
          <w:szCs w:val="21"/>
        </w:rPr>
      </w:pPr>
      <w:r w:rsidRPr="00402B5C">
        <w:rPr>
          <w:rFonts w:cs="Times New Roman" w:hint="eastAsia"/>
          <w:szCs w:val="21"/>
        </w:rPr>
        <w:t>これらの統計処理を通じて、特定の翻訳技法が選択された際に、特定の</w:t>
      </w:r>
      <w:r w:rsidRPr="00402B5C">
        <w:rPr>
          <w:rFonts w:cs="Times New Roman"/>
          <w:szCs w:val="21"/>
        </w:rPr>
        <w:t>DMIS</w:t>
      </w:r>
      <w:r w:rsidRPr="00402B5C">
        <w:rPr>
          <w:rFonts w:cs="Times New Roman"/>
          <w:szCs w:val="21"/>
        </w:rPr>
        <w:t>段階がいかなる確率と確度をもって導かれるかをモデル化する。</w:t>
      </w:r>
    </w:p>
    <w:p w14:paraId="69CB1418" w14:textId="1B5DE922" w:rsidR="003124EA" w:rsidRPr="00402B5C" w:rsidRDefault="006C3C88" w:rsidP="00CC6B8F">
      <w:pPr>
        <w:pStyle w:val="1"/>
      </w:pPr>
      <w:bookmarkStart w:id="88" w:name="_Toc220178779"/>
      <w:r>
        <w:rPr>
          <w:rFonts w:hint="eastAsia"/>
        </w:rPr>
        <w:t xml:space="preserve">4. </w:t>
      </w:r>
      <w:r w:rsidR="003124EA" w:rsidRPr="00402B5C">
        <w:rPr>
          <w:rFonts w:hint="eastAsia"/>
        </w:rPr>
        <w:t>結果</w:t>
      </w:r>
      <w:bookmarkEnd w:id="88"/>
    </w:p>
    <w:p w14:paraId="2638A572" w14:textId="1964E07C" w:rsidR="00CD492D" w:rsidRPr="00402B5C" w:rsidRDefault="00EB1C97" w:rsidP="00A21FA6">
      <w:pPr>
        <w:pStyle w:val="2"/>
      </w:pPr>
      <w:bookmarkStart w:id="89" w:name="_Toc220178780"/>
      <w:r w:rsidRPr="00402B5C">
        <w:t>4.1</w:t>
      </w:r>
      <w:r w:rsidR="00746436" w:rsidRPr="00402B5C">
        <w:rPr>
          <w:rFonts w:hint="eastAsia"/>
        </w:rPr>
        <w:t>全体的な傾向</w:t>
      </w:r>
      <w:bookmarkEnd w:id="89"/>
    </w:p>
    <w:p w14:paraId="1C4749EF" w14:textId="5F6E6677" w:rsidR="000F2F36" w:rsidRPr="00402B5C" w:rsidRDefault="000F2F36" w:rsidP="00412C3E">
      <w:pPr>
        <w:pStyle w:val="3"/>
      </w:pPr>
      <w:bookmarkStart w:id="90" w:name="_Toc220178781"/>
      <w:r w:rsidRPr="00402B5C">
        <w:t xml:space="preserve">4.1.1 </w:t>
      </w:r>
      <w:r w:rsidRPr="00402B5C">
        <w:rPr>
          <w:rFonts w:hint="eastAsia"/>
        </w:rPr>
        <w:t>翻訳技法の割合</w:t>
      </w:r>
      <w:bookmarkEnd w:id="90"/>
    </w:p>
    <w:p w14:paraId="552B2EE8" w14:textId="2A7EE84B" w:rsidR="00B83013" w:rsidRDefault="009A7647" w:rsidP="004E52C8">
      <w:pPr>
        <w:rPr>
          <w:rFonts w:cs="Times New Roman"/>
          <w:szCs w:val="21"/>
        </w:rPr>
      </w:pPr>
      <w:r w:rsidRPr="00402B5C">
        <w:rPr>
          <w:rFonts w:cs="Times New Roman" w:hint="eastAsia"/>
          <w:szCs w:val="21"/>
        </w:rPr>
        <w:t xml:space="preserve">　</w:t>
      </w:r>
      <w:r w:rsidR="004E52C8" w:rsidRPr="00402B5C">
        <w:rPr>
          <w:rFonts w:cs="Times New Roman" w:hint="eastAsia"/>
          <w:szCs w:val="21"/>
        </w:rPr>
        <w:t>近藤と</w:t>
      </w:r>
      <w:r w:rsidR="004E52C8" w:rsidRPr="00402B5C">
        <w:rPr>
          <w:rFonts w:cs="Times New Roman"/>
          <w:szCs w:val="21"/>
        </w:rPr>
        <w:t>McClellan</w:t>
      </w:r>
      <w:r w:rsidR="004E52C8" w:rsidRPr="00402B5C">
        <w:rPr>
          <w:rFonts w:cs="Times New Roman"/>
          <w:szCs w:val="21"/>
        </w:rPr>
        <w:t>の両訳者における翻訳技法の出現回数および割合を比較した結果を</w:t>
      </w:r>
      <w:r w:rsidR="00B83013">
        <w:rPr>
          <w:rFonts w:cs="Times New Roman"/>
          <w:szCs w:val="21"/>
        </w:rPr>
        <w:fldChar w:fldCharType="begin"/>
      </w:r>
      <w:r w:rsidR="00B83013">
        <w:rPr>
          <w:rFonts w:cs="Times New Roman"/>
          <w:szCs w:val="21"/>
        </w:rPr>
        <w:instrText xml:space="preserve"> REF _Ref219804470 \h </w:instrText>
      </w:r>
      <w:r w:rsidR="00B83013">
        <w:rPr>
          <w:rFonts w:cs="Times New Roman"/>
          <w:szCs w:val="21"/>
        </w:rPr>
      </w:r>
      <w:r w:rsidR="00B83013">
        <w:rPr>
          <w:rFonts w:cs="Times New Roman"/>
          <w:szCs w:val="21"/>
        </w:rPr>
        <w:fldChar w:fldCharType="separate"/>
      </w:r>
      <w:r w:rsidR="00B83013" w:rsidRPr="00402B5C">
        <w:rPr>
          <w:rFonts w:cs="Times New Roman"/>
        </w:rPr>
        <w:t>表</w:t>
      </w:r>
      <w:r w:rsidR="00B83013" w:rsidRPr="00402B5C">
        <w:rPr>
          <w:rFonts w:cs="Times New Roman"/>
          <w:noProof/>
        </w:rPr>
        <w:t>6</w:t>
      </w:r>
      <w:r w:rsidR="00B83013">
        <w:rPr>
          <w:rFonts w:cs="Times New Roman"/>
          <w:szCs w:val="21"/>
        </w:rPr>
        <w:fldChar w:fldCharType="end"/>
      </w:r>
      <w:r w:rsidR="004E52C8" w:rsidRPr="00402B5C">
        <w:rPr>
          <w:rFonts w:cs="Times New Roman"/>
          <w:szCs w:val="21"/>
        </w:rPr>
        <w:t>および</w:t>
      </w:r>
      <w:r w:rsidR="00EF393C">
        <w:rPr>
          <w:rFonts w:cs="Times New Roman"/>
          <w:szCs w:val="21"/>
        </w:rPr>
        <w:fldChar w:fldCharType="begin"/>
      </w:r>
      <w:r w:rsidR="00EF393C">
        <w:rPr>
          <w:rFonts w:cs="Times New Roman"/>
          <w:szCs w:val="21"/>
        </w:rPr>
        <w:instrText xml:space="preserve"> REF _Ref219925391 \h </w:instrText>
      </w:r>
      <w:r w:rsidR="00EF393C">
        <w:rPr>
          <w:rFonts w:cs="Times New Roman"/>
          <w:szCs w:val="21"/>
        </w:rPr>
      </w:r>
      <w:r w:rsidR="00EF393C">
        <w:rPr>
          <w:rFonts w:cs="Times New Roman"/>
          <w:szCs w:val="21"/>
        </w:rPr>
        <w:fldChar w:fldCharType="separate"/>
      </w:r>
      <w:r w:rsidR="00EF393C" w:rsidRPr="00402B5C">
        <w:rPr>
          <w:rFonts w:cs="Times New Roman"/>
        </w:rPr>
        <w:t>図</w:t>
      </w:r>
      <w:r w:rsidR="00EF393C" w:rsidRPr="00402B5C">
        <w:rPr>
          <w:rFonts w:cs="Times New Roman"/>
          <w:noProof/>
        </w:rPr>
        <w:t>1</w:t>
      </w:r>
      <w:r w:rsidR="00EF393C">
        <w:rPr>
          <w:rFonts w:cs="Times New Roman"/>
          <w:szCs w:val="21"/>
        </w:rPr>
        <w:fldChar w:fldCharType="end"/>
      </w:r>
      <w:r w:rsidR="00EF393C">
        <w:rPr>
          <w:rFonts w:cs="Times New Roman"/>
          <w:szCs w:val="21"/>
        </w:rPr>
        <w:fldChar w:fldCharType="begin"/>
      </w:r>
      <w:r w:rsidR="00EF393C">
        <w:rPr>
          <w:rFonts w:cs="Times New Roman"/>
          <w:szCs w:val="21"/>
        </w:rPr>
        <w:instrText xml:space="preserve"> REF _Ref219925312 \h </w:instrText>
      </w:r>
      <w:r w:rsidR="00EF393C">
        <w:rPr>
          <w:rFonts w:cs="Times New Roman"/>
          <w:szCs w:val="21"/>
        </w:rPr>
      </w:r>
      <w:r w:rsidR="00EF393C">
        <w:rPr>
          <w:rFonts w:cs="Times New Roman"/>
          <w:szCs w:val="21"/>
        </w:rPr>
        <w:fldChar w:fldCharType="separate"/>
      </w:r>
      <w:r w:rsidR="00EF393C">
        <w:rPr>
          <w:rFonts w:cs="Times New Roman"/>
          <w:szCs w:val="21"/>
        </w:rPr>
        <w:fldChar w:fldCharType="end"/>
      </w:r>
      <w:r w:rsidR="004E52C8" w:rsidRPr="00402B5C">
        <w:rPr>
          <w:rFonts w:cs="Times New Roman"/>
          <w:szCs w:val="21"/>
        </w:rPr>
        <w:t>に示す。</w:t>
      </w:r>
    </w:p>
    <w:p w14:paraId="620EAC34" w14:textId="77777777" w:rsidR="005351A7" w:rsidRPr="005351A7" w:rsidRDefault="005351A7" w:rsidP="004E52C8">
      <w:pPr>
        <w:rPr>
          <w:rFonts w:cs="Times New Roman"/>
          <w:szCs w:val="21"/>
        </w:rPr>
      </w:pPr>
    </w:p>
    <w:p w14:paraId="17DB37E9" w14:textId="24BCBE96" w:rsidR="00B83013" w:rsidRPr="00BF5163" w:rsidRDefault="00B83013" w:rsidP="00402B5C">
      <w:pPr>
        <w:jc w:val="center"/>
        <w:rPr>
          <w:rFonts w:cs="Times New Roman"/>
          <w:b/>
          <w:bCs/>
          <w:szCs w:val="21"/>
        </w:rPr>
      </w:pPr>
      <w:bookmarkStart w:id="91" w:name="_Ref219804470"/>
      <w:r w:rsidRPr="00BF5163">
        <w:rPr>
          <w:rFonts w:cs="Times New Roman"/>
          <w:b/>
          <w:bCs/>
        </w:rPr>
        <w:t>表</w:t>
      </w:r>
      <w:r w:rsidR="005351A7">
        <w:rPr>
          <w:rFonts w:cs="Times New Roman" w:hint="eastAsia"/>
          <w:b/>
          <w:bCs/>
        </w:rPr>
        <w:t xml:space="preserve"> </w:t>
      </w:r>
      <w:r w:rsidRPr="00BF5163">
        <w:rPr>
          <w:rFonts w:cs="Times New Roman"/>
          <w:b/>
          <w:bCs/>
        </w:rPr>
        <w:fldChar w:fldCharType="begin"/>
      </w:r>
      <w:r w:rsidRPr="00BF5163">
        <w:rPr>
          <w:rFonts w:cs="Times New Roman"/>
          <w:b/>
          <w:bCs/>
        </w:rPr>
        <w:instrText xml:space="preserve"> SEQ </w:instrText>
      </w:r>
      <w:r w:rsidRPr="00BF5163">
        <w:rPr>
          <w:rFonts w:cs="Times New Roman"/>
          <w:b/>
          <w:bCs/>
        </w:rPr>
        <w:instrText>表</w:instrText>
      </w:r>
      <w:r w:rsidRPr="00BF5163">
        <w:rPr>
          <w:rFonts w:cs="Times New Roman"/>
          <w:b/>
          <w:bCs/>
        </w:rPr>
        <w:instrText xml:space="preserve"> \* ARABIC </w:instrText>
      </w:r>
      <w:r w:rsidRPr="00BF5163">
        <w:rPr>
          <w:rFonts w:cs="Times New Roman"/>
          <w:b/>
          <w:bCs/>
        </w:rPr>
        <w:fldChar w:fldCharType="separate"/>
      </w:r>
      <w:r w:rsidRPr="00BF5163">
        <w:rPr>
          <w:rFonts w:cs="Times New Roman"/>
          <w:b/>
          <w:bCs/>
          <w:noProof/>
        </w:rPr>
        <w:t>6</w:t>
      </w:r>
      <w:r w:rsidRPr="00BF5163">
        <w:rPr>
          <w:rFonts w:cs="Times New Roman"/>
          <w:b/>
          <w:bCs/>
          <w:noProof/>
        </w:rPr>
        <w:fldChar w:fldCharType="end"/>
      </w:r>
      <w:bookmarkEnd w:id="91"/>
      <w:r w:rsidR="004426C6">
        <w:rPr>
          <w:rFonts w:cs="Times New Roman" w:hint="eastAsia"/>
          <w:b/>
          <w:bCs/>
          <w:noProof/>
        </w:rPr>
        <w:t xml:space="preserve"> </w:t>
      </w:r>
      <w:r w:rsidRPr="00BF5163">
        <w:rPr>
          <w:rFonts w:cs="Times New Roman"/>
          <w:b/>
          <w:bCs/>
        </w:rPr>
        <w:t>翻訳技法の出現回数および割合の比較</w:t>
      </w:r>
    </w:p>
    <w:tbl>
      <w:tblPr>
        <w:tblStyle w:val="af5"/>
        <w:tblW w:w="0" w:type="auto"/>
        <w:tblLook w:val="04A0" w:firstRow="1" w:lastRow="0" w:firstColumn="1" w:lastColumn="0" w:noHBand="0" w:noVBand="1"/>
      </w:tblPr>
      <w:tblGrid>
        <w:gridCol w:w="2001"/>
        <w:gridCol w:w="1596"/>
        <w:gridCol w:w="1621"/>
        <w:gridCol w:w="1655"/>
        <w:gridCol w:w="1621"/>
      </w:tblGrid>
      <w:tr w:rsidR="007612F5" w:rsidRPr="00F45A47" w14:paraId="41C39159" w14:textId="77777777" w:rsidTr="004E52C8">
        <w:tc>
          <w:tcPr>
            <w:tcW w:w="2001" w:type="dxa"/>
          </w:tcPr>
          <w:p w14:paraId="2067C8F5" w14:textId="67178D1C" w:rsidR="007612F5" w:rsidRPr="00EF393C" w:rsidRDefault="00BF5163" w:rsidP="009242F3">
            <w:pPr>
              <w:rPr>
                <w:rFonts w:cs="Times New Roman"/>
                <w:b/>
                <w:bCs/>
                <w:szCs w:val="21"/>
              </w:rPr>
            </w:pPr>
            <w:r>
              <w:rPr>
                <w:rFonts w:cs="Times New Roman" w:hint="eastAsia"/>
                <w:b/>
                <w:bCs/>
                <w:szCs w:val="21"/>
              </w:rPr>
              <w:t xml:space="preserve"> </w:t>
            </w:r>
            <w:r w:rsidR="00911BB4">
              <w:rPr>
                <w:rFonts w:cs="Times New Roman" w:hint="eastAsia"/>
                <w:b/>
                <w:bCs/>
                <w:szCs w:val="21"/>
              </w:rPr>
              <w:t>翻訳技法</w:t>
            </w:r>
          </w:p>
        </w:tc>
        <w:tc>
          <w:tcPr>
            <w:tcW w:w="1596" w:type="dxa"/>
          </w:tcPr>
          <w:p w14:paraId="48951C12" w14:textId="517256B6" w:rsidR="007612F5" w:rsidRPr="00EF393C" w:rsidRDefault="007612F5" w:rsidP="009242F3">
            <w:pPr>
              <w:rPr>
                <w:rFonts w:cs="Times New Roman"/>
                <w:b/>
                <w:bCs/>
                <w:szCs w:val="21"/>
              </w:rPr>
            </w:pPr>
            <w:r w:rsidRPr="00EF393C">
              <w:rPr>
                <w:rFonts w:cs="Times New Roman"/>
                <w:b/>
                <w:bCs/>
                <w:szCs w:val="21"/>
              </w:rPr>
              <w:t>近藤</w:t>
            </w:r>
          </w:p>
        </w:tc>
        <w:tc>
          <w:tcPr>
            <w:tcW w:w="1621" w:type="dxa"/>
          </w:tcPr>
          <w:p w14:paraId="1B62B9CE" w14:textId="799B207E" w:rsidR="007612F5" w:rsidRPr="00EF393C" w:rsidRDefault="007612F5" w:rsidP="009242F3">
            <w:pPr>
              <w:rPr>
                <w:rFonts w:cs="Times New Roman"/>
                <w:b/>
                <w:bCs/>
                <w:szCs w:val="21"/>
              </w:rPr>
            </w:pPr>
            <w:r w:rsidRPr="00EF393C">
              <w:rPr>
                <w:rFonts w:cs="Times New Roman" w:hint="eastAsia"/>
                <w:b/>
                <w:bCs/>
                <w:szCs w:val="21"/>
              </w:rPr>
              <w:t>比率</w:t>
            </w:r>
          </w:p>
        </w:tc>
        <w:tc>
          <w:tcPr>
            <w:tcW w:w="1655" w:type="dxa"/>
          </w:tcPr>
          <w:p w14:paraId="357ED074" w14:textId="0FFB63C7" w:rsidR="007612F5" w:rsidRPr="00EF393C" w:rsidRDefault="007612F5" w:rsidP="009242F3">
            <w:pPr>
              <w:rPr>
                <w:rFonts w:cs="Times New Roman"/>
                <w:b/>
                <w:bCs/>
                <w:szCs w:val="21"/>
              </w:rPr>
            </w:pPr>
            <w:r w:rsidRPr="00EF393C">
              <w:rPr>
                <w:rFonts w:cs="Times New Roman"/>
                <w:b/>
                <w:bCs/>
                <w:szCs w:val="21"/>
              </w:rPr>
              <w:t xml:space="preserve">McClellan </w:t>
            </w:r>
          </w:p>
        </w:tc>
        <w:tc>
          <w:tcPr>
            <w:tcW w:w="1621" w:type="dxa"/>
          </w:tcPr>
          <w:p w14:paraId="5D0FC9F5" w14:textId="28FF7947" w:rsidR="007612F5" w:rsidRPr="00EF393C" w:rsidRDefault="007612F5" w:rsidP="009242F3">
            <w:pPr>
              <w:rPr>
                <w:rFonts w:cs="Times New Roman"/>
                <w:b/>
                <w:bCs/>
                <w:szCs w:val="21"/>
              </w:rPr>
            </w:pPr>
            <w:r w:rsidRPr="00EF393C">
              <w:rPr>
                <w:rFonts w:cs="Times New Roman" w:hint="eastAsia"/>
                <w:b/>
                <w:bCs/>
                <w:szCs w:val="21"/>
              </w:rPr>
              <w:t>比率</w:t>
            </w:r>
          </w:p>
        </w:tc>
      </w:tr>
      <w:tr w:rsidR="007612F5" w:rsidRPr="00F45A47" w14:paraId="22072113" w14:textId="77777777" w:rsidTr="004E52C8">
        <w:tc>
          <w:tcPr>
            <w:tcW w:w="2001" w:type="dxa"/>
          </w:tcPr>
          <w:p w14:paraId="06ABD8E7" w14:textId="77777777" w:rsidR="007612F5" w:rsidRPr="00402B5C" w:rsidRDefault="007612F5" w:rsidP="009242F3">
            <w:pPr>
              <w:rPr>
                <w:rFonts w:cs="Times New Roman"/>
                <w:szCs w:val="21"/>
              </w:rPr>
            </w:pPr>
            <w:r w:rsidRPr="00402B5C">
              <w:rPr>
                <w:rFonts w:cs="Times New Roman"/>
                <w:szCs w:val="21"/>
              </w:rPr>
              <w:t>Established equivalent</w:t>
            </w:r>
          </w:p>
        </w:tc>
        <w:tc>
          <w:tcPr>
            <w:tcW w:w="1596" w:type="dxa"/>
          </w:tcPr>
          <w:p w14:paraId="09ACDA08" w14:textId="77777777" w:rsidR="007612F5" w:rsidRPr="00402B5C" w:rsidRDefault="007612F5" w:rsidP="009242F3">
            <w:pPr>
              <w:rPr>
                <w:rFonts w:cs="Times New Roman"/>
                <w:szCs w:val="21"/>
              </w:rPr>
            </w:pPr>
            <w:r w:rsidRPr="00402B5C">
              <w:rPr>
                <w:rFonts w:cs="Times New Roman"/>
                <w:szCs w:val="21"/>
              </w:rPr>
              <w:t>64</w:t>
            </w:r>
          </w:p>
        </w:tc>
        <w:tc>
          <w:tcPr>
            <w:tcW w:w="1621" w:type="dxa"/>
          </w:tcPr>
          <w:p w14:paraId="47351CA7" w14:textId="77777777" w:rsidR="007612F5" w:rsidRPr="00402B5C" w:rsidRDefault="007612F5" w:rsidP="009242F3">
            <w:pPr>
              <w:rPr>
                <w:rFonts w:cs="Times New Roman"/>
                <w:szCs w:val="21"/>
              </w:rPr>
            </w:pPr>
            <w:r w:rsidRPr="00402B5C">
              <w:rPr>
                <w:rFonts w:cs="Times New Roman"/>
                <w:szCs w:val="21"/>
              </w:rPr>
              <w:t>42.1%</w:t>
            </w:r>
          </w:p>
        </w:tc>
        <w:tc>
          <w:tcPr>
            <w:tcW w:w="1655" w:type="dxa"/>
          </w:tcPr>
          <w:p w14:paraId="5B9911E7" w14:textId="77777777" w:rsidR="007612F5" w:rsidRPr="00402B5C" w:rsidRDefault="007612F5" w:rsidP="009242F3">
            <w:pPr>
              <w:rPr>
                <w:rFonts w:cs="Times New Roman"/>
                <w:szCs w:val="21"/>
              </w:rPr>
            </w:pPr>
            <w:r w:rsidRPr="00402B5C">
              <w:rPr>
                <w:rFonts w:cs="Times New Roman"/>
                <w:szCs w:val="21"/>
              </w:rPr>
              <w:t>62</w:t>
            </w:r>
          </w:p>
        </w:tc>
        <w:tc>
          <w:tcPr>
            <w:tcW w:w="1621" w:type="dxa"/>
          </w:tcPr>
          <w:p w14:paraId="1A509F97" w14:textId="77777777" w:rsidR="007612F5" w:rsidRPr="00402B5C" w:rsidRDefault="007612F5" w:rsidP="009242F3">
            <w:pPr>
              <w:rPr>
                <w:rFonts w:cs="Times New Roman"/>
                <w:szCs w:val="21"/>
              </w:rPr>
            </w:pPr>
            <w:r w:rsidRPr="00402B5C">
              <w:rPr>
                <w:rFonts w:cs="Times New Roman"/>
                <w:szCs w:val="21"/>
              </w:rPr>
              <w:t>40.8%</w:t>
            </w:r>
          </w:p>
        </w:tc>
      </w:tr>
      <w:tr w:rsidR="007612F5" w:rsidRPr="00F45A47" w14:paraId="1D2ED380" w14:textId="77777777" w:rsidTr="004E52C8">
        <w:tc>
          <w:tcPr>
            <w:tcW w:w="2001" w:type="dxa"/>
          </w:tcPr>
          <w:p w14:paraId="068C98BE" w14:textId="77777777" w:rsidR="007612F5" w:rsidRPr="00402B5C" w:rsidRDefault="007612F5" w:rsidP="009242F3">
            <w:pPr>
              <w:rPr>
                <w:rFonts w:cs="Times New Roman"/>
                <w:szCs w:val="21"/>
              </w:rPr>
            </w:pPr>
            <w:r w:rsidRPr="00402B5C">
              <w:rPr>
                <w:rFonts w:cs="Times New Roman"/>
                <w:szCs w:val="21"/>
              </w:rPr>
              <w:t xml:space="preserve">Generalization </w:t>
            </w:r>
          </w:p>
        </w:tc>
        <w:tc>
          <w:tcPr>
            <w:tcW w:w="1596" w:type="dxa"/>
          </w:tcPr>
          <w:p w14:paraId="5ACC6566" w14:textId="77777777" w:rsidR="007612F5" w:rsidRPr="00402B5C" w:rsidRDefault="007612F5" w:rsidP="009242F3">
            <w:pPr>
              <w:rPr>
                <w:rFonts w:cs="Times New Roman"/>
                <w:szCs w:val="21"/>
              </w:rPr>
            </w:pPr>
            <w:r w:rsidRPr="00402B5C">
              <w:rPr>
                <w:rFonts w:cs="Times New Roman"/>
                <w:szCs w:val="21"/>
              </w:rPr>
              <w:t>19</w:t>
            </w:r>
          </w:p>
        </w:tc>
        <w:tc>
          <w:tcPr>
            <w:tcW w:w="1621" w:type="dxa"/>
          </w:tcPr>
          <w:p w14:paraId="6E5AD29E" w14:textId="77777777" w:rsidR="007612F5" w:rsidRPr="00402B5C" w:rsidRDefault="007612F5" w:rsidP="009242F3">
            <w:pPr>
              <w:rPr>
                <w:rFonts w:cs="Times New Roman"/>
                <w:szCs w:val="21"/>
              </w:rPr>
            </w:pPr>
            <w:r w:rsidRPr="00402B5C">
              <w:rPr>
                <w:rFonts w:cs="Times New Roman"/>
                <w:szCs w:val="21"/>
              </w:rPr>
              <w:t>12.5%</w:t>
            </w:r>
          </w:p>
        </w:tc>
        <w:tc>
          <w:tcPr>
            <w:tcW w:w="1655" w:type="dxa"/>
          </w:tcPr>
          <w:p w14:paraId="2D4EEC10" w14:textId="77777777" w:rsidR="007612F5" w:rsidRPr="00402B5C" w:rsidRDefault="007612F5" w:rsidP="009242F3">
            <w:pPr>
              <w:rPr>
                <w:rFonts w:cs="Times New Roman"/>
                <w:szCs w:val="21"/>
              </w:rPr>
            </w:pPr>
            <w:r w:rsidRPr="00402B5C">
              <w:rPr>
                <w:rFonts w:cs="Times New Roman"/>
                <w:szCs w:val="21"/>
              </w:rPr>
              <w:t>20</w:t>
            </w:r>
          </w:p>
        </w:tc>
        <w:tc>
          <w:tcPr>
            <w:tcW w:w="1621" w:type="dxa"/>
          </w:tcPr>
          <w:p w14:paraId="47C2F49C" w14:textId="77777777" w:rsidR="007612F5" w:rsidRPr="00402B5C" w:rsidRDefault="007612F5" w:rsidP="009242F3">
            <w:pPr>
              <w:rPr>
                <w:rFonts w:cs="Times New Roman"/>
                <w:szCs w:val="21"/>
              </w:rPr>
            </w:pPr>
            <w:r w:rsidRPr="00402B5C">
              <w:rPr>
                <w:rFonts w:cs="Times New Roman"/>
                <w:szCs w:val="21"/>
              </w:rPr>
              <w:t>13.2%</w:t>
            </w:r>
          </w:p>
        </w:tc>
      </w:tr>
      <w:tr w:rsidR="007612F5" w:rsidRPr="00F45A47" w14:paraId="6B55DC55" w14:textId="77777777" w:rsidTr="004E52C8">
        <w:tc>
          <w:tcPr>
            <w:tcW w:w="2001" w:type="dxa"/>
          </w:tcPr>
          <w:p w14:paraId="28748C46" w14:textId="77777777" w:rsidR="007612F5" w:rsidRPr="00402B5C" w:rsidRDefault="007612F5" w:rsidP="009242F3">
            <w:pPr>
              <w:rPr>
                <w:rFonts w:cs="Times New Roman"/>
                <w:szCs w:val="21"/>
              </w:rPr>
            </w:pPr>
            <w:r w:rsidRPr="00402B5C">
              <w:rPr>
                <w:rFonts w:cs="Times New Roman"/>
                <w:szCs w:val="21"/>
              </w:rPr>
              <w:t>Borrowing</w:t>
            </w:r>
          </w:p>
        </w:tc>
        <w:tc>
          <w:tcPr>
            <w:tcW w:w="1596" w:type="dxa"/>
          </w:tcPr>
          <w:p w14:paraId="1A362ACE" w14:textId="77777777" w:rsidR="007612F5" w:rsidRPr="00402B5C" w:rsidRDefault="007612F5" w:rsidP="009242F3">
            <w:pPr>
              <w:rPr>
                <w:rFonts w:cs="Times New Roman"/>
                <w:szCs w:val="21"/>
              </w:rPr>
            </w:pPr>
            <w:r w:rsidRPr="00402B5C">
              <w:rPr>
                <w:rFonts w:cs="Times New Roman"/>
                <w:szCs w:val="21"/>
              </w:rPr>
              <w:t>18</w:t>
            </w:r>
          </w:p>
        </w:tc>
        <w:tc>
          <w:tcPr>
            <w:tcW w:w="1621" w:type="dxa"/>
          </w:tcPr>
          <w:p w14:paraId="2B14DE5B" w14:textId="77777777" w:rsidR="007612F5" w:rsidRPr="00402B5C" w:rsidRDefault="007612F5" w:rsidP="009242F3">
            <w:pPr>
              <w:rPr>
                <w:rFonts w:cs="Times New Roman"/>
                <w:szCs w:val="21"/>
              </w:rPr>
            </w:pPr>
            <w:r w:rsidRPr="00402B5C">
              <w:rPr>
                <w:rFonts w:cs="Times New Roman"/>
                <w:szCs w:val="21"/>
              </w:rPr>
              <w:t>11.8%</w:t>
            </w:r>
          </w:p>
        </w:tc>
        <w:tc>
          <w:tcPr>
            <w:tcW w:w="1655" w:type="dxa"/>
          </w:tcPr>
          <w:p w14:paraId="5AA30167" w14:textId="77777777" w:rsidR="007612F5" w:rsidRPr="00402B5C" w:rsidRDefault="007612F5" w:rsidP="009242F3">
            <w:pPr>
              <w:rPr>
                <w:rFonts w:cs="Times New Roman"/>
                <w:szCs w:val="21"/>
              </w:rPr>
            </w:pPr>
            <w:r w:rsidRPr="00402B5C">
              <w:rPr>
                <w:rFonts w:cs="Times New Roman"/>
                <w:szCs w:val="21"/>
              </w:rPr>
              <w:t>16</w:t>
            </w:r>
          </w:p>
        </w:tc>
        <w:tc>
          <w:tcPr>
            <w:tcW w:w="1621" w:type="dxa"/>
          </w:tcPr>
          <w:p w14:paraId="3A79BD09" w14:textId="77777777" w:rsidR="007612F5" w:rsidRPr="00402B5C" w:rsidRDefault="007612F5" w:rsidP="009242F3">
            <w:pPr>
              <w:rPr>
                <w:rFonts w:cs="Times New Roman"/>
                <w:szCs w:val="21"/>
              </w:rPr>
            </w:pPr>
            <w:r w:rsidRPr="00402B5C">
              <w:rPr>
                <w:rFonts w:cs="Times New Roman"/>
                <w:szCs w:val="21"/>
              </w:rPr>
              <w:t>10.5%</w:t>
            </w:r>
          </w:p>
        </w:tc>
      </w:tr>
      <w:tr w:rsidR="007612F5" w:rsidRPr="00F45A47" w14:paraId="0C775ED1" w14:textId="77777777" w:rsidTr="004E52C8">
        <w:tc>
          <w:tcPr>
            <w:tcW w:w="2001" w:type="dxa"/>
          </w:tcPr>
          <w:p w14:paraId="57F28F74" w14:textId="77777777" w:rsidR="007612F5" w:rsidRPr="00402B5C" w:rsidRDefault="007612F5" w:rsidP="009242F3">
            <w:pPr>
              <w:rPr>
                <w:rFonts w:cs="Times New Roman"/>
                <w:szCs w:val="21"/>
              </w:rPr>
            </w:pPr>
            <w:r w:rsidRPr="00402B5C">
              <w:rPr>
                <w:rFonts w:cs="Times New Roman"/>
                <w:szCs w:val="21"/>
              </w:rPr>
              <w:t>Reduction</w:t>
            </w:r>
          </w:p>
        </w:tc>
        <w:tc>
          <w:tcPr>
            <w:tcW w:w="1596" w:type="dxa"/>
          </w:tcPr>
          <w:p w14:paraId="0F76489C" w14:textId="77777777" w:rsidR="007612F5" w:rsidRPr="00402B5C" w:rsidRDefault="007612F5" w:rsidP="009242F3">
            <w:pPr>
              <w:rPr>
                <w:rFonts w:cs="Times New Roman"/>
                <w:szCs w:val="21"/>
              </w:rPr>
            </w:pPr>
            <w:r w:rsidRPr="00402B5C">
              <w:rPr>
                <w:rFonts w:cs="Times New Roman"/>
                <w:szCs w:val="21"/>
              </w:rPr>
              <w:t>13</w:t>
            </w:r>
          </w:p>
        </w:tc>
        <w:tc>
          <w:tcPr>
            <w:tcW w:w="1621" w:type="dxa"/>
          </w:tcPr>
          <w:p w14:paraId="47CC38A0" w14:textId="77777777" w:rsidR="007612F5" w:rsidRPr="00402B5C" w:rsidRDefault="007612F5" w:rsidP="009242F3">
            <w:pPr>
              <w:rPr>
                <w:rFonts w:cs="Times New Roman"/>
                <w:szCs w:val="21"/>
              </w:rPr>
            </w:pPr>
            <w:r w:rsidRPr="00402B5C">
              <w:rPr>
                <w:rFonts w:cs="Times New Roman"/>
                <w:szCs w:val="21"/>
              </w:rPr>
              <w:t>8.6%</w:t>
            </w:r>
          </w:p>
        </w:tc>
        <w:tc>
          <w:tcPr>
            <w:tcW w:w="1655" w:type="dxa"/>
          </w:tcPr>
          <w:p w14:paraId="00A5358F" w14:textId="77777777" w:rsidR="007612F5" w:rsidRPr="00402B5C" w:rsidRDefault="007612F5" w:rsidP="009242F3">
            <w:pPr>
              <w:rPr>
                <w:rFonts w:cs="Times New Roman"/>
                <w:szCs w:val="21"/>
              </w:rPr>
            </w:pPr>
            <w:r w:rsidRPr="00402B5C">
              <w:rPr>
                <w:rFonts w:cs="Times New Roman"/>
                <w:szCs w:val="21"/>
              </w:rPr>
              <w:t>19</w:t>
            </w:r>
          </w:p>
        </w:tc>
        <w:tc>
          <w:tcPr>
            <w:tcW w:w="1621" w:type="dxa"/>
          </w:tcPr>
          <w:p w14:paraId="5D0463D9" w14:textId="77777777" w:rsidR="007612F5" w:rsidRPr="00402B5C" w:rsidRDefault="007612F5" w:rsidP="009242F3">
            <w:pPr>
              <w:rPr>
                <w:rFonts w:cs="Times New Roman"/>
                <w:szCs w:val="21"/>
              </w:rPr>
            </w:pPr>
            <w:r w:rsidRPr="00402B5C">
              <w:rPr>
                <w:rFonts w:cs="Times New Roman"/>
                <w:szCs w:val="21"/>
              </w:rPr>
              <w:t>12.5%</w:t>
            </w:r>
          </w:p>
        </w:tc>
      </w:tr>
      <w:tr w:rsidR="007612F5" w:rsidRPr="00F45A47" w14:paraId="58797550" w14:textId="77777777" w:rsidTr="004E52C8">
        <w:tc>
          <w:tcPr>
            <w:tcW w:w="2001" w:type="dxa"/>
          </w:tcPr>
          <w:p w14:paraId="5A7D34D7" w14:textId="77777777" w:rsidR="007612F5" w:rsidRPr="00402B5C" w:rsidRDefault="007612F5" w:rsidP="009242F3">
            <w:pPr>
              <w:rPr>
                <w:rFonts w:cs="Times New Roman"/>
                <w:szCs w:val="21"/>
              </w:rPr>
            </w:pPr>
            <w:r w:rsidRPr="00402B5C">
              <w:rPr>
                <w:rFonts w:cs="Times New Roman"/>
                <w:szCs w:val="21"/>
              </w:rPr>
              <w:t>Description</w:t>
            </w:r>
          </w:p>
        </w:tc>
        <w:tc>
          <w:tcPr>
            <w:tcW w:w="1596" w:type="dxa"/>
          </w:tcPr>
          <w:p w14:paraId="10610FCC" w14:textId="77777777" w:rsidR="007612F5" w:rsidRPr="00402B5C" w:rsidRDefault="007612F5" w:rsidP="009242F3">
            <w:pPr>
              <w:rPr>
                <w:rFonts w:cs="Times New Roman"/>
                <w:szCs w:val="21"/>
              </w:rPr>
            </w:pPr>
            <w:r w:rsidRPr="00402B5C">
              <w:rPr>
                <w:rFonts w:cs="Times New Roman"/>
                <w:szCs w:val="21"/>
              </w:rPr>
              <w:t>13</w:t>
            </w:r>
          </w:p>
        </w:tc>
        <w:tc>
          <w:tcPr>
            <w:tcW w:w="1621" w:type="dxa"/>
          </w:tcPr>
          <w:p w14:paraId="76A7C9F7" w14:textId="77777777" w:rsidR="007612F5" w:rsidRPr="00402B5C" w:rsidRDefault="007612F5" w:rsidP="009242F3">
            <w:pPr>
              <w:rPr>
                <w:rFonts w:cs="Times New Roman"/>
                <w:szCs w:val="21"/>
              </w:rPr>
            </w:pPr>
            <w:r w:rsidRPr="00402B5C">
              <w:rPr>
                <w:rFonts w:cs="Times New Roman"/>
                <w:szCs w:val="21"/>
              </w:rPr>
              <w:t>8.6%</w:t>
            </w:r>
          </w:p>
        </w:tc>
        <w:tc>
          <w:tcPr>
            <w:tcW w:w="1655" w:type="dxa"/>
          </w:tcPr>
          <w:p w14:paraId="1DFC062A" w14:textId="77777777" w:rsidR="007612F5" w:rsidRPr="00402B5C" w:rsidRDefault="007612F5" w:rsidP="009242F3">
            <w:pPr>
              <w:rPr>
                <w:rFonts w:cs="Times New Roman"/>
                <w:szCs w:val="21"/>
              </w:rPr>
            </w:pPr>
            <w:r w:rsidRPr="00402B5C">
              <w:rPr>
                <w:rFonts w:cs="Times New Roman"/>
                <w:szCs w:val="21"/>
              </w:rPr>
              <w:t>14</w:t>
            </w:r>
          </w:p>
        </w:tc>
        <w:tc>
          <w:tcPr>
            <w:tcW w:w="1621" w:type="dxa"/>
          </w:tcPr>
          <w:p w14:paraId="68852F6E" w14:textId="77777777" w:rsidR="007612F5" w:rsidRPr="00402B5C" w:rsidRDefault="007612F5" w:rsidP="009242F3">
            <w:pPr>
              <w:rPr>
                <w:rFonts w:cs="Times New Roman"/>
                <w:szCs w:val="21"/>
              </w:rPr>
            </w:pPr>
            <w:r w:rsidRPr="00402B5C">
              <w:rPr>
                <w:rFonts w:cs="Times New Roman"/>
                <w:szCs w:val="21"/>
              </w:rPr>
              <w:t>9.2%</w:t>
            </w:r>
          </w:p>
        </w:tc>
      </w:tr>
      <w:tr w:rsidR="007612F5" w:rsidRPr="00F45A47" w14:paraId="0DDF2E10" w14:textId="77777777" w:rsidTr="004E52C8">
        <w:tc>
          <w:tcPr>
            <w:tcW w:w="2001" w:type="dxa"/>
          </w:tcPr>
          <w:p w14:paraId="46965C8C" w14:textId="77777777" w:rsidR="007612F5" w:rsidRPr="00402B5C" w:rsidRDefault="007612F5" w:rsidP="009242F3">
            <w:pPr>
              <w:rPr>
                <w:rFonts w:cs="Times New Roman"/>
                <w:szCs w:val="21"/>
              </w:rPr>
            </w:pPr>
            <w:r w:rsidRPr="00402B5C">
              <w:rPr>
                <w:rFonts w:cs="Times New Roman"/>
                <w:szCs w:val="21"/>
              </w:rPr>
              <w:t>Amplification</w:t>
            </w:r>
          </w:p>
        </w:tc>
        <w:tc>
          <w:tcPr>
            <w:tcW w:w="1596" w:type="dxa"/>
          </w:tcPr>
          <w:p w14:paraId="11694293" w14:textId="77777777" w:rsidR="007612F5" w:rsidRPr="00402B5C" w:rsidRDefault="007612F5" w:rsidP="009242F3">
            <w:pPr>
              <w:rPr>
                <w:rFonts w:cs="Times New Roman"/>
                <w:szCs w:val="21"/>
              </w:rPr>
            </w:pPr>
            <w:r w:rsidRPr="00402B5C">
              <w:rPr>
                <w:rFonts w:cs="Times New Roman"/>
                <w:szCs w:val="21"/>
              </w:rPr>
              <w:t>11</w:t>
            </w:r>
          </w:p>
        </w:tc>
        <w:tc>
          <w:tcPr>
            <w:tcW w:w="1621" w:type="dxa"/>
          </w:tcPr>
          <w:p w14:paraId="0E2BC178" w14:textId="77777777" w:rsidR="007612F5" w:rsidRPr="00402B5C" w:rsidRDefault="007612F5" w:rsidP="009242F3">
            <w:pPr>
              <w:rPr>
                <w:rFonts w:cs="Times New Roman"/>
                <w:szCs w:val="21"/>
              </w:rPr>
            </w:pPr>
            <w:r w:rsidRPr="00402B5C">
              <w:rPr>
                <w:rFonts w:cs="Times New Roman"/>
                <w:szCs w:val="21"/>
              </w:rPr>
              <w:t>7.2%</w:t>
            </w:r>
          </w:p>
        </w:tc>
        <w:tc>
          <w:tcPr>
            <w:tcW w:w="1655" w:type="dxa"/>
          </w:tcPr>
          <w:p w14:paraId="3FA9D7AF" w14:textId="77777777" w:rsidR="007612F5" w:rsidRPr="00402B5C" w:rsidRDefault="007612F5" w:rsidP="009242F3">
            <w:pPr>
              <w:rPr>
                <w:rFonts w:cs="Times New Roman"/>
                <w:szCs w:val="21"/>
              </w:rPr>
            </w:pPr>
            <w:r w:rsidRPr="00402B5C">
              <w:rPr>
                <w:rFonts w:cs="Times New Roman"/>
                <w:szCs w:val="21"/>
              </w:rPr>
              <w:t>7</w:t>
            </w:r>
          </w:p>
        </w:tc>
        <w:tc>
          <w:tcPr>
            <w:tcW w:w="1621" w:type="dxa"/>
          </w:tcPr>
          <w:p w14:paraId="71C42C2A" w14:textId="77777777" w:rsidR="007612F5" w:rsidRPr="00402B5C" w:rsidRDefault="007612F5" w:rsidP="009242F3">
            <w:pPr>
              <w:rPr>
                <w:rFonts w:cs="Times New Roman"/>
                <w:szCs w:val="21"/>
              </w:rPr>
            </w:pPr>
            <w:r w:rsidRPr="00402B5C">
              <w:rPr>
                <w:rFonts w:cs="Times New Roman"/>
                <w:szCs w:val="21"/>
              </w:rPr>
              <w:t>4.6%</w:t>
            </w:r>
          </w:p>
        </w:tc>
      </w:tr>
      <w:tr w:rsidR="007612F5" w:rsidRPr="00F45A47" w14:paraId="1C846E69" w14:textId="77777777" w:rsidTr="004E52C8">
        <w:tc>
          <w:tcPr>
            <w:tcW w:w="2001" w:type="dxa"/>
          </w:tcPr>
          <w:p w14:paraId="45F6D761" w14:textId="77777777" w:rsidR="007612F5" w:rsidRPr="00402B5C" w:rsidRDefault="007612F5" w:rsidP="009242F3">
            <w:pPr>
              <w:rPr>
                <w:rFonts w:cs="Times New Roman"/>
                <w:szCs w:val="21"/>
              </w:rPr>
            </w:pPr>
            <w:r w:rsidRPr="00402B5C">
              <w:rPr>
                <w:rFonts w:cs="Times New Roman"/>
                <w:szCs w:val="21"/>
              </w:rPr>
              <w:t xml:space="preserve">Literal translation </w:t>
            </w:r>
          </w:p>
        </w:tc>
        <w:tc>
          <w:tcPr>
            <w:tcW w:w="1596" w:type="dxa"/>
          </w:tcPr>
          <w:p w14:paraId="29B18D97" w14:textId="77777777" w:rsidR="007612F5" w:rsidRPr="00402B5C" w:rsidRDefault="007612F5" w:rsidP="009242F3">
            <w:pPr>
              <w:rPr>
                <w:rFonts w:cs="Times New Roman"/>
                <w:szCs w:val="21"/>
              </w:rPr>
            </w:pPr>
            <w:r w:rsidRPr="00402B5C">
              <w:rPr>
                <w:rFonts w:cs="Times New Roman"/>
                <w:szCs w:val="21"/>
              </w:rPr>
              <w:t>9</w:t>
            </w:r>
          </w:p>
        </w:tc>
        <w:tc>
          <w:tcPr>
            <w:tcW w:w="1621" w:type="dxa"/>
          </w:tcPr>
          <w:p w14:paraId="1B919C2B" w14:textId="77777777" w:rsidR="007612F5" w:rsidRPr="00402B5C" w:rsidRDefault="007612F5" w:rsidP="009242F3">
            <w:pPr>
              <w:rPr>
                <w:rFonts w:cs="Times New Roman"/>
                <w:szCs w:val="21"/>
              </w:rPr>
            </w:pPr>
            <w:r w:rsidRPr="00402B5C">
              <w:rPr>
                <w:rFonts w:cs="Times New Roman"/>
                <w:szCs w:val="21"/>
              </w:rPr>
              <w:t>5.9%</w:t>
            </w:r>
          </w:p>
        </w:tc>
        <w:tc>
          <w:tcPr>
            <w:tcW w:w="1655" w:type="dxa"/>
          </w:tcPr>
          <w:p w14:paraId="3C20EDF2" w14:textId="77777777" w:rsidR="007612F5" w:rsidRPr="00402B5C" w:rsidRDefault="007612F5" w:rsidP="009242F3">
            <w:pPr>
              <w:rPr>
                <w:rFonts w:cs="Times New Roman"/>
                <w:szCs w:val="21"/>
              </w:rPr>
            </w:pPr>
            <w:r w:rsidRPr="00402B5C">
              <w:rPr>
                <w:rFonts w:cs="Times New Roman"/>
                <w:szCs w:val="21"/>
              </w:rPr>
              <w:t>9</w:t>
            </w:r>
          </w:p>
        </w:tc>
        <w:tc>
          <w:tcPr>
            <w:tcW w:w="1621" w:type="dxa"/>
          </w:tcPr>
          <w:p w14:paraId="56552BF6" w14:textId="77777777" w:rsidR="007612F5" w:rsidRPr="00402B5C" w:rsidRDefault="007612F5" w:rsidP="009242F3">
            <w:pPr>
              <w:rPr>
                <w:rFonts w:cs="Times New Roman"/>
                <w:szCs w:val="21"/>
              </w:rPr>
            </w:pPr>
            <w:r w:rsidRPr="00402B5C">
              <w:rPr>
                <w:rFonts w:cs="Times New Roman"/>
                <w:szCs w:val="21"/>
              </w:rPr>
              <w:t>5.9%</w:t>
            </w:r>
          </w:p>
        </w:tc>
      </w:tr>
      <w:tr w:rsidR="007612F5" w:rsidRPr="00F45A47" w14:paraId="4B87B50D" w14:textId="77777777" w:rsidTr="004E52C8">
        <w:tc>
          <w:tcPr>
            <w:tcW w:w="2001" w:type="dxa"/>
          </w:tcPr>
          <w:p w14:paraId="1F8C7728" w14:textId="77777777" w:rsidR="007612F5" w:rsidRPr="00402B5C" w:rsidRDefault="007612F5" w:rsidP="009242F3">
            <w:pPr>
              <w:rPr>
                <w:rFonts w:cs="Times New Roman"/>
                <w:szCs w:val="21"/>
              </w:rPr>
            </w:pPr>
            <w:r w:rsidRPr="00402B5C">
              <w:rPr>
                <w:rFonts w:cs="Times New Roman"/>
                <w:szCs w:val="21"/>
              </w:rPr>
              <w:t>Adaptation</w:t>
            </w:r>
          </w:p>
        </w:tc>
        <w:tc>
          <w:tcPr>
            <w:tcW w:w="1596" w:type="dxa"/>
          </w:tcPr>
          <w:p w14:paraId="6AC3F82B" w14:textId="77777777" w:rsidR="007612F5" w:rsidRPr="00402B5C" w:rsidRDefault="007612F5" w:rsidP="009242F3">
            <w:pPr>
              <w:rPr>
                <w:rFonts w:cs="Times New Roman"/>
                <w:szCs w:val="21"/>
              </w:rPr>
            </w:pPr>
            <w:r w:rsidRPr="00402B5C">
              <w:rPr>
                <w:rFonts w:cs="Times New Roman"/>
                <w:szCs w:val="21"/>
              </w:rPr>
              <w:t>5</w:t>
            </w:r>
          </w:p>
        </w:tc>
        <w:tc>
          <w:tcPr>
            <w:tcW w:w="1621" w:type="dxa"/>
          </w:tcPr>
          <w:p w14:paraId="7B148420" w14:textId="77777777" w:rsidR="007612F5" w:rsidRPr="00402B5C" w:rsidRDefault="007612F5" w:rsidP="009242F3">
            <w:pPr>
              <w:rPr>
                <w:rFonts w:cs="Times New Roman"/>
                <w:szCs w:val="21"/>
              </w:rPr>
            </w:pPr>
            <w:r w:rsidRPr="00402B5C">
              <w:rPr>
                <w:rFonts w:cs="Times New Roman"/>
                <w:szCs w:val="21"/>
              </w:rPr>
              <w:t>3.3%</w:t>
            </w:r>
          </w:p>
        </w:tc>
        <w:tc>
          <w:tcPr>
            <w:tcW w:w="1655" w:type="dxa"/>
          </w:tcPr>
          <w:p w14:paraId="5D1DBF27" w14:textId="77777777" w:rsidR="007612F5" w:rsidRPr="00402B5C" w:rsidRDefault="007612F5" w:rsidP="009242F3">
            <w:pPr>
              <w:rPr>
                <w:rFonts w:cs="Times New Roman"/>
                <w:szCs w:val="21"/>
              </w:rPr>
            </w:pPr>
            <w:r w:rsidRPr="00402B5C">
              <w:rPr>
                <w:rFonts w:cs="Times New Roman"/>
                <w:szCs w:val="21"/>
              </w:rPr>
              <w:t>5</w:t>
            </w:r>
          </w:p>
        </w:tc>
        <w:tc>
          <w:tcPr>
            <w:tcW w:w="1621" w:type="dxa"/>
          </w:tcPr>
          <w:p w14:paraId="593B1B00" w14:textId="77777777" w:rsidR="007612F5" w:rsidRPr="00402B5C" w:rsidRDefault="007612F5" w:rsidP="009242F3">
            <w:pPr>
              <w:rPr>
                <w:rFonts w:cs="Times New Roman"/>
                <w:szCs w:val="21"/>
              </w:rPr>
            </w:pPr>
            <w:r w:rsidRPr="00402B5C">
              <w:rPr>
                <w:rFonts w:cs="Times New Roman"/>
                <w:szCs w:val="21"/>
              </w:rPr>
              <w:t>3.3%</w:t>
            </w:r>
          </w:p>
        </w:tc>
      </w:tr>
      <w:tr w:rsidR="007612F5" w:rsidRPr="00F45A47" w14:paraId="2F2A8E6B" w14:textId="77777777" w:rsidTr="004E52C8">
        <w:tc>
          <w:tcPr>
            <w:tcW w:w="2001" w:type="dxa"/>
          </w:tcPr>
          <w:p w14:paraId="30399CB3" w14:textId="77777777" w:rsidR="007612F5" w:rsidRPr="00402B5C" w:rsidRDefault="007612F5" w:rsidP="009242F3">
            <w:pPr>
              <w:rPr>
                <w:rFonts w:cs="Times New Roman"/>
                <w:szCs w:val="21"/>
              </w:rPr>
            </w:pPr>
            <w:r w:rsidRPr="00402B5C">
              <w:rPr>
                <w:rFonts w:cs="Times New Roman"/>
                <w:szCs w:val="21"/>
              </w:rPr>
              <w:t>Particularization</w:t>
            </w:r>
          </w:p>
        </w:tc>
        <w:tc>
          <w:tcPr>
            <w:tcW w:w="1596" w:type="dxa"/>
          </w:tcPr>
          <w:p w14:paraId="2D3D44DD" w14:textId="77777777" w:rsidR="007612F5" w:rsidRPr="00402B5C" w:rsidRDefault="007612F5" w:rsidP="009242F3">
            <w:pPr>
              <w:rPr>
                <w:rFonts w:cs="Times New Roman"/>
                <w:szCs w:val="21"/>
              </w:rPr>
            </w:pPr>
            <w:r w:rsidRPr="00402B5C">
              <w:rPr>
                <w:rFonts w:cs="Times New Roman"/>
                <w:szCs w:val="21"/>
              </w:rPr>
              <w:t>0</w:t>
            </w:r>
          </w:p>
        </w:tc>
        <w:tc>
          <w:tcPr>
            <w:tcW w:w="1621" w:type="dxa"/>
          </w:tcPr>
          <w:p w14:paraId="228790DA" w14:textId="77777777" w:rsidR="007612F5" w:rsidRPr="00402B5C" w:rsidRDefault="007612F5" w:rsidP="009242F3">
            <w:pPr>
              <w:rPr>
                <w:rFonts w:cs="Times New Roman"/>
                <w:szCs w:val="21"/>
              </w:rPr>
            </w:pPr>
            <w:r w:rsidRPr="00402B5C">
              <w:rPr>
                <w:rFonts w:cs="Times New Roman"/>
                <w:szCs w:val="21"/>
              </w:rPr>
              <w:t>0.0%</w:t>
            </w:r>
          </w:p>
        </w:tc>
        <w:tc>
          <w:tcPr>
            <w:tcW w:w="1655" w:type="dxa"/>
          </w:tcPr>
          <w:p w14:paraId="45CCC85F" w14:textId="77777777" w:rsidR="007612F5" w:rsidRPr="00402B5C" w:rsidRDefault="007612F5" w:rsidP="009242F3">
            <w:pPr>
              <w:rPr>
                <w:rFonts w:cs="Times New Roman"/>
                <w:szCs w:val="21"/>
              </w:rPr>
            </w:pPr>
            <w:r w:rsidRPr="00402B5C">
              <w:rPr>
                <w:rFonts w:cs="Times New Roman"/>
                <w:szCs w:val="21"/>
              </w:rPr>
              <w:t>0</w:t>
            </w:r>
          </w:p>
        </w:tc>
        <w:tc>
          <w:tcPr>
            <w:tcW w:w="1621" w:type="dxa"/>
          </w:tcPr>
          <w:p w14:paraId="5C2FC1CC" w14:textId="77777777" w:rsidR="007612F5" w:rsidRPr="00402B5C" w:rsidRDefault="007612F5" w:rsidP="009242F3">
            <w:pPr>
              <w:rPr>
                <w:rFonts w:cs="Times New Roman"/>
                <w:szCs w:val="21"/>
              </w:rPr>
            </w:pPr>
            <w:r w:rsidRPr="00402B5C">
              <w:rPr>
                <w:rFonts w:cs="Times New Roman"/>
                <w:szCs w:val="21"/>
              </w:rPr>
              <w:t>0.0%</w:t>
            </w:r>
          </w:p>
        </w:tc>
      </w:tr>
      <w:tr w:rsidR="007612F5" w:rsidRPr="00F45A47" w14:paraId="3969A341" w14:textId="77777777" w:rsidTr="004E52C8">
        <w:tc>
          <w:tcPr>
            <w:tcW w:w="2001" w:type="dxa"/>
          </w:tcPr>
          <w:p w14:paraId="0EA67A83" w14:textId="77777777" w:rsidR="007612F5" w:rsidRPr="00402B5C" w:rsidRDefault="007612F5" w:rsidP="009242F3">
            <w:pPr>
              <w:rPr>
                <w:rFonts w:cs="Times New Roman"/>
                <w:szCs w:val="21"/>
              </w:rPr>
            </w:pPr>
            <w:r w:rsidRPr="00402B5C">
              <w:rPr>
                <w:rFonts w:cs="Times New Roman"/>
                <w:szCs w:val="21"/>
              </w:rPr>
              <w:t>Calque</w:t>
            </w:r>
          </w:p>
        </w:tc>
        <w:tc>
          <w:tcPr>
            <w:tcW w:w="1596" w:type="dxa"/>
          </w:tcPr>
          <w:p w14:paraId="23B6ACB0" w14:textId="77777777" w:rsidR="007612F5" w:rsidRPr="00402B5C" w:rsidRDefault="007612F5" w:rsidP="009242F3">
            <w:pPr>
              <w:rPr>
                <w:rFonts w:cs="Times New Roman"/>
                <w:szCs w:val="21"/>
              </w:rPr>
            </w:pPr>
            <w:r w:rsidRPr="00402B5C">
              <w:rPr>
                <w:rFonts w:cs="Times New Roman"/>
                <w:szCs w:val="21"/>
              </w:rPr>
              <w:t>0</w:t>
            </w:r>
          </w:p>
        </w:tc>
        <w:tc>
          <w:tcPr>
            <w:tcW w:w="1621" w:type="dxa"/>
          </w:tcPr>
          <w:p w14:paraId="320B9F26" w14:textId="77777777" w:rsidR="007612F5" w:rsidRPr="00402B5C" w:rsidRDefault="007612F5" w:rsidP="009242F3">
            <w:pPr>
              <w:rPr>
                <w:rFonts w:cs="Times New Roman"/>
                <w:szCs w:val="21"/>
              </w:rPr>
            </w:pPr>
            <w:r w:rsidRPr="00402B5C">
              <w:rPr>
                <w:rFonts w:cs="Times New Roman"/>
                <w:szCs w:val="21"/>
              </w:rPr>
              <w:t>0.0%</w:t>
            </w:r>
          </w:p>
        </w:tc>
        <w:tc>
          <w:tcPr>
            <w:tcW w:w="1655" w:type="dxa"/>
          </w:tcPr>
          <w:p w14:paraId="02E54C06" w14:textId="77777777" w:rsidR="007612F5" w:rsidRPr="00402B5C" w:rsidRDefault="007612F5" w:rsidP="009242F3">
            <w:pPr>
              <w:rPr>
                <w:rFonts w:cs="Times New Roman"/>
                <w:szCs w:val="21"/>
              </w:rPr>
            </w:pPr>
            <w:r w:rsidRPr="00402B5C">
              <w:rPr>
                <w:rFonts w:cs="Times New Roman"/>
                <w:szCs w:val="21"/>
              </w:rPr>
              <w:t>0</w:t>
            </w:r>
          </w:p>
        </w:tc>
        <w:tc>
          <w:tcPr>
            <w:tcW w:w="1621" w:type="dxa"/>
          </w:tcPr>
          <w:p w14:paraId="31A24624" w14:textId="77777777" w:rsidR="007612F5" w:rsidRPr="00402B5C" w:rsidRDefault="007612F5" w:rsidP="009242F3">
            <w:pPr>
              <w:rPr>
                <w:rFonts w:cs="Times New Roman"/>
                <w:szCs w:val="21"/>
              </w:rPr>
            </w:pPr>
            <w:r w:rsidRPr="00402B5C">
              <w:rPr>
                <w:rFonts w:cs="Times New Roman"/>
                <w:szCs w:val="21"/>
              </w:rPr>
              <w:t>0.0%</w:t>
            </w:r>
          </w:p>
        </w:tc>
      </w:tr>
    </w:tbl>
    <w:p w14:paraId="0BF72F4B" w14:textId="77777777" w:rsidR="00BF5163" w:rsidRDefault="00BF5163" w:rsidP="00BF5163">
      <w:pPr>
        <w:pStyle w:val="aff"/>
        <w:jc w:val="center"/>
        <w:rPr>
          <w:rFonts w:cs="Times New Roman"/>
        </w:rPr>
      </w:pPr>
      <w:bookmarkStart w:id="92" w:name="_Ref219925391"/>
      <w:bookmarkStart w:id="93" w:name="_Ref219925312"/>
    </w:p>
    <w:p w14:paraId="57C472AD" w14:textId="77777777" w:rsidR="00591AE4" w:rsidRDefault="00591AE4">
      <w:pPr>
        <w:widowControl/>
        <w:jc w:val="left"/>
        <w:rPr>
          <w:rFonts w:cs="Times New Roman"/>
        </w:rPr>
      </w:pPr>
      <w:r>
        <w:rPr>
          <w:rFonts w:cs="Times New Roman"/>
        </w:rPr>
        <w:br w:type="page"/>
      </w:r>
    </w:p>
    <w:p w14:paraId="230DDB74" w14:textId="5D6F75DE" w:rsidR="00F066F9" w:rsidRPr="00402B5C" w:rsidDel="003B6A1D" w:rsidRDefault="00BF5163" w:rsidP="00434A7F">
      <w:pPr>
        <w:widowControl/>
        <w:jc w:val="center"/>
        <w:rPr>
          <w:moveFrom w:id="94" w:author="Masato YOSHIKAWA" w:date="2026-01-25T10:53:00Z" w16du:dateUtc="2026-01-25T01:53:00Z"/>
          <w:rFonts w:cs="Times New Roman"/>
        </w:rPr>
      </w:pPr>
      <w:moveFromRangeStart w:id="95" w:author="Masato YOSHIKAWA" w:date="2026-01-25T10:53:00Z" w:name="move220230808"/>
      <w:moveFrom w:id="96" w:author="Masato YOSHIKAWA" w:date="2026-01-25T10:53:00Z" w16du:dateUtc="2026-01-25T01:53:00Z">
        <w:r w:rsidRPr="00402B5C" w:rsidDel="003B6A1D">
          <w:rPr>
            <w:rFonts w:cs="Times New Roman"/>
          </w:rPr>
          <w:lastRenderedPageBreak/>
          <w:t>図</w:t>
        </w:r>
        <w:r w:rsidR="005351A7" w:rsidDel="003B6A1D">
          <w:rPr>
            <w:rFonts w:cs="Times New Roman" w:hint="eastAsia"/>
          </w:rPr>
          <w:t xml:space="preserve"> </w:t>
        </w:r>
        <w:r w:rsidRPr="00402B5C" w:rsidDel="003B6A1D">
          <w:rPr>
            <w:rFonts w:cs="Times New Roman"/>
          </w:rPr>
          <w:fldChar w:fldCharType="begin"/>
        </w:r>
        <w:r w:rsidRPr="00402B5C" w:rsidDel="003B6A1D">
          <w:rPr>
            <w:rFonts w:cs="Times New Roman"/>
          </w:rPr>
          <w:instrText xml:space="preserve"> SEQ </w:instrText>
        </w:r>
        <w:r w:rsidRPr="00402B5C" w:rsidDel="003B6A1D">
          <w:rPr>
            <w:rFonts w:cs="Times New Roman"/>
          </w:rPr>
          <w:instrText>図</w:instrText>
        </w:r>
        <w:r w:rsidRPr="00402B5C" w:rsidDel="003B6A1D">
          <w:rPr>
            <w:rFonts w:cs="Times New Roman"/>
          </w:rPr>
          <w:instrText xml:space="preserve"> \* ARABIC </w:instrText>
        </w:r>
        <w:r w:rsidRPr="00402B5C" w:rsidDel="003B6A1D">
          <w:rPr>
            <w:rFonts w:cs="Times New Roman"/>
          </w:rPr>
          <w:fldChar w:fldCharType="separate"/>
        </w:r>
        <w:r w:rsidRPr="00402B5C" w:rsidDel="003B6A1D">
          <w:rPr>
            <w:rFonts w:cs="Times New Roman"/>
            <w:noProof/>
          </w:rPr>
          <w:t>1</w:t>
        </w:r>
        <w:r w:rsidRPr="00402B5C" w:rsidDel="003B6A1D">
          <w:rPr>
            <w:rFonts w:cs="Times New Roman"/>
            <w:noProof/>
          </w:rPr>
          <w:fldChar w:fldCharType="end"/>
        </w:r>
        <w:bookmarkEnd w:id="92"/>
        <w:r w:rsidR="004426C6" w:rsidDel="003B6A1D">
          <w:rPr>
            <w:rFonts w:cs="Times New Roman" w:hint="eastAsia"/>
            <w:noProof/>
          </w:rPr>
          <w:t xml:space="preserve"> </w:t>
        </w:r>
        <w:r w:rsidRPr="00402B5C" w:rsidDel="003B6A1D">
          <w:rPr>
            <w:rFonts w:cs="Times New Roman"/>
          </w:rPr>
          <w:t>各訳者における翻訳技法の構成比（</w:t>
        </w:r>
        <w:r w:rsidRPr="00402B5C" w:rsidDel="003B6A1D">
          <w:rPr>
            <w:rFonts w:cs="Times New Roman"/>
          </w:rPr>
          <w:t>100%</w:t>
        </w:r>
        <w:r w:rsidRPr="00402B5C" w:rsidDel="003B6A1D">
          <w:rPr>
            <w:rFonts w:cs="Times New Roman"/>
          </w:rPr>
          <w:t>積み上げグラフ）</w:t>
        </w:r>
        <w:bookmarkEnd w:id="93"/>
      </w:moveFrom>
    </w:p>
    <w:moveFromRangeEnd w:id="95"/>
    <w:p w14:paraId="3F6D2AFF" w14:textId="1658E443" w:rsidR="00D13C34" w:rsidRDefault="009A340B" w:rsidP="004426C6">
      <w:pPr>
        <w:jc w:val="center"/>
        <w:rPr>
          <w:ins w:id="97" w:author="Masato YOSHIKAWA" w:date="2026-01-25T10:53:00Z" w16du:dateUtc="2026-01-25T01:53:00Z"/>
          <w:rFonts w:cs="Times New Roman"/>
          <w:szCs w:val="21"/>
        </w:rPr>
      </w:pPr>
      <w:r w:rsidRPr="00402B5C">
        <w:rPr>
          <w:rFonts w:cs="Times New Roman"/>
          <w:noProof/>
          <w:szCs w:val="21"/>
        </w:rPr>
        <w:drawing>
          <wp:inline distT="0" distB="0" distL="0" distR="0" wp14:anchorId="603345C8" wp14:editId="0FEFABAC">
            <wp:extent cx="5400040" cy="2852420"/>
            <wp:effectExtent l="0" t="0" r="0" b="5080"/>
            <wp:docPr id="1207480176"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80176" name="図 1" descr="グラフ&#10;&#10;AI 生成コンテンツは誤りを含む可能性がありま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852420"/>
                    </a:xfrm>
                    <a:prstGeom prst="rect">
                      <a:avLst/>
                    </a:prstGeom>
                    <a:noFill/>
                    <a:ln>
                      <a:noFill/>
                    </a:ln>
                  </pic:spPr>
                </pic:pic>
              </a:graphicData>
            </a:graphic>
          </wp:inline>
        </w:drawing>
      </w:r>
    </w:p>
    <w:p w14:paraId="1BD3FA6A" w14:textId="739C34AF" w:rsidR="003B6A1D" w:rsidRPr="00402B5C" w:rsidDel="003B6A1D" w:rsidRDefault="003B6A1D" w:rsidP="003B6A1D">
      <w:pPr>
        <w:widowControl/>
        <w:jc w:val="center"/>
        <w:rPr>
          <w:del w:id="98" w:author="Masato YOSHIKAWA" w:date="2026-01-25T10:53:00Z" w16du:dateUtc="2026-01-25T01:53:00Z"/>
          <w:moveTo w:id="99" w:author="Masato YOSHIKAWA" w:date="2026-01-25T10:53:00Z" w16du:dateUtc="2026-01-25T01:53:00Z"/>
          <w:rFonts w:cs="Times New Roman"/>
        </w:rPr>
      </w:pPr>
      <w:moveToRangeStart w:id="100" w:author="Masato YOSHIKAWA" w:date="2026-01-25T10:53:00Z" w:name="move220230808"/>
      <w:moveTo w:id="101" w:author="Masato YOSHIKAWA" w:date="2026-01-25T10:53:00Z" w16du:dateUtc="2026-01-25T01:53:00Z">
        <w:r w:rsidRPr="00402B5C">
          <w:rPr>
            <w:rFonts w:cs="Times New Roman"/>
          </w:rPr>
          <w:t>図</w:t>
        </w:r>
        <w:r>
          <w:rPr>
            <w:rFonts w:cs="Times New Roman" w:hint="eastAsia"/>
          </w:rPr>
          <w:t xml:space="preserve"> </w:t>
        </w:r>
        <w:r w:rsidRPr="00402B5C">
          <w:rPr>
            <w:rFonts w:cs="Times New Roman"/>
          </w:rPr>
          <w:fldChar w:fldCharType="begin"/>
        </w:r>
        <w:r w:rsidRPr="00402B5C">
          <w:rPr>
            <w:rFonts w:cs="Times New Roman"/>
          </w:rPr>
          <w:instrText xml:space="preserve"> SEQ </w:instrText>
        </w:r>
        <w:r w:rsidRPr="00402B5C">
          <w:rPr>
            <w:rFonts w:cs="Times New Roman"/>
          </w:rPr>
          <w:instrText>図</w:instrText>
        </w:r>
        <w:r w:rsidRPr="00402B5C">
          <w:rPr>
            <w:rFonts w:cs="Times New Roman"/>
          </w:rPr>
          <w:instrText xml:space="preserve"> \* ARABIC </w:instrText>
        </w:r>
        <w:r w:rsidRPr="00402B5C">
          <w:rPr>
            <w:rFonts w:cs="Times New Roman"/>
          </w:rPr>
          <w:fldChar w:fldCharType="separate"/>
        </w:r>
        <w:r w:rsidRPr="00402B5C">
          <w:rPr>
            <w:rFonts w:cs="Times New Roman"/>
            <w:noProof/>
          </w:rPr>
          <w:t>1</w:t>
        </w:r>
        <w:r w:rsidRPr="00402B5C">
          <w:rPr>
            <w:rFonts w:cs="Times New Roman"/>
            <w:noProof/>
          </w:rPr>
          <w:fldChar w:fldCharType="end"/>
        </w:r>
        <w:r>
          <w:rPr>
            <w:rFonts w:cs="Times New Roman" w:hint="eastAsia"/>
            <w:noProof/>
          </w:rPr>
          <w:t xml:space="preserve"> </w:t>
        </w:r>
        <w:r w:rsidRPr="00402B5C">
          <w:rPr>
            <w:rFonts w:cs="Times New Roman"/>
          </w:rPr>
          <w:t>各訳者における翻訳技法の構成比（</w:t>
        </w:r>
        <w:r w:rsidRPr="00402B5C">
          <w:rPr>
            <w:rFonts w:cs="Times New Roman"/>
          </w:rPr>
          <w:t>100%</w:t>
        </w:r>
        <w:r w:rsidRPr="00402B5C">
          <w:rPr>
            <w:rFonts w:cs="Times New Roman"/>
          </w:rPr>
          <w:t>積み上げグラフ）</w:t>
        </w:r>
      </w:moveTo>
    </w:p>
    <w:moveToRangeEnd w:id="100"/>
    <w:p w14:paraId="6280BEEA" w14:textId="77777777" w:rsidR="003B6A1D" w:rsidRPr="003B6A1D" w:rsidRDefault="003B6A1D" w:rsidP="003B6A1D">
      <w:pPr>
        <w:widowControl/>
        <w:jc w:val="center"/>
        <w:rPr>
          <w:rFonts w:cs="Times New Roman" w:hint="eastAsia"/>
          <w:szCs w:val="21"/>
        </w:rPr>
        <w:pPrChange w:id="102" w:author="Masato YOSHIKAWA" w:date="2026-01-25T10:53:00Z" w16du:dateUtc="2026-01-25T01:53:00Z">
          <w:pPr>
            <w:jc w:val="center"/>
          </w:pPr>
        </w:pPrChange>
      </w:pPr>
    </w:p>
    <w:p w14:paraId="2D35E16B" w14:textId="77777777" w:rsidR="005351A7" w:rsidRDefault="002C30B4" w:rsidP="003D6676">
      <w:pPr>
        <w:rPr>
          <w:rFonts w:cs="Times New Roman"/>
          <w:szCs w:val="21"/>
        </w:rPr>
      </w:pPr>
      <w:r w:rsidRPr="00402B5C">
        <w:rPr>
          <w:rFonts w:cs="Times New Roman" w:hint="eastAsia"/>
          <w:szCs w:val="21"/>
        </w:rPr>
        <w:t xml:space="preserve">　</w:t>
      </w:r>
    </w:p>
    <w:p w14:paraId="5E25D9C2" w14:textId="67F1401F" w:rsidR="009B6A07" w:rsidRPr="00402B5C" w:rsidRDefault="002C30B4" w:rsidP="005351A7">
      <w:pPr>
        <w:ind w:firstLineChars="100" w:firstLine="210"/>
        <w:rPr>
          <w:rFonts w:cs="Times New Roman"/>
          <w:szCs w:val="21"/>
        </w:rPr>
      </w:pPr>
      <w:r w:rsidRPr="00402B5C">
        <w:rPr>
          <w:rFonts w:cs="Times New Roman"/>
          <w:szCs w:val="21"/>
        </w:rPr>
        <w:t>全体的な傾向として、両訳者ともに</w:t>
      </w:r>
      <w:r w:rsidRPr="00402B5C">
        <w:rPr>
          <w:rFonts w:cs="Times New Roman"/>
          <w:szCs w:val="21"/>
        </w:rPr>
        <w:t>Established equivalent</w:t>
      </w:r>
      <w:r w:rsidRPr="00402B5C">
        <w:rPr>
          <w:rFonts w:cs="Times New Roman"/>
          <w:szCs w:val="21"/>
        </w:rPr>
        <w:t>が約</w:t>
      </w:r>
      <w:r w:rsidRPr="00402B5C">
        <w:rPr>
          <w:rFonts w:cs="Times New Roman"/>
          <w:szCs w:val="21"/>
        </w:rPr>
        <w:t>4</w:t>
      </w:r>
      <w:r w:rsidRPr="00402B5C">
        <w:rPr>
          <w:rFonts w:cs="Times New Roman"/>
          <w:szCs w:val="21"/>
        </w:rPr>
        <w:t>割と最も高い割合を占め、次いで</w:t>
      </w:r>
      <w:r w:rsidRPr="00402B5C">
        <w:rPr>
          <w:rFonts w:cs="Times New Roman"/>
          <w:szCs w:val="21"/>
        </w:rPr>
        <w:t>Generalization</w:t>
      </w:r>
      <w:r w:rsidRPr="00402B5C">
        <w:rPr>
          <w:rFonts w:cs="Times New Roman"/>
          <w:szCs w:val="21"/>
        </w:rPr>
        <w:t>が約</w:t>
      </w:r>
      <w:r w:rsidRPr="00402B5C">
        <w:rPr>
          <w:rFonts w:cs="Times New Roman"/>
          <w:szCs w:val="21"/>
        </w:rPr>
        <w:t>1</w:t>
      </w:r>
      <w:r w:rsidRPr="00402B5C">
        <w:rPr>
          <w:rFonts w:cs="Times New Roman"/>
          <w:szCs w:val="21"/>
        </w:rPr>
        <w:t>割強で続いている。</w:t>
      </w:r>
      <w:r w:rsidR="00301F53" w:rsidRPr="00402B5C">
        <w:rPr>
          <w:rFonts w:cs="Times New Roman"/>
          <w:szCs w:val="21"/>
        </w:rPr>
        <w:t>この上位</w:t>
      </w:r>
      <w:r w:rsidR="00301F53" w:rsidRPr="00402B5C">
        <w:rPr>
          <w:rFonts w:cs="Times New Roman"/>
          <w:szCs w:val="21"/>
        </w:rPr>
        <w:t>2</w:t>
      </w:r>
      <w:r w:rsidR="00301F53" w:rsidRPr="00402B5C">
        <w:rPr>
          <w:rFonts w:cs="Times New Roman"/>
          <w:szCs w:val="21"/>
        </w:rPr>
        <w:t>つの技法だけで全体の過半数を占めており、両者ともに、</w:t>
      </w:r>
      <w:r w:rsidR="003F7FED" w:rsidRPr="00402B5C">
        <w:rPr>
          <w:rFonts w:cs="Times New Roman" w:hint="eastAsia"/>
          <w:szCs w:val="21"/>
        </w:rPr>
        <w:t>ターゲット</w:t>
      </w:r>
      <w:r w:rsidR="00301F53" w:rsidRPr="00402B5C">
        <w:rPr>
          <w:rFonts w:cs="Times New Roman"/>
          <w:szCs w:val="21"/>
        </w:rPr>
        <w:t>読者にとって馴染みのある表現や、より一般的な概念へと置換することで</w:t>
      </w:r>
      <w:r w:rsidR="00551983" w:rsidRPr="00402B5C">
        <w:rPr>
          <w:rFonts w:cs="Times New Roman" w:hint="eastAsia"/>
          <w:szCs w:val="21"/>
        </w:rPr>
        <w:t>、原文の文化的要素が持つ</w:t>
      </w:r>
      <w:r w:rsidR="00BE33C6" w:rsidRPr="00402B5C">
        <w:rPr>
          <w:rFonts w:cs="Times New Roman" w:hint="eastAsia"/>
          <w:szCs w:val="21"/>
        </w:rPr>
        <w:t>異質性を緩和し</w:t>
      </w:r>
      <w:r w:rsidR="003F7FED" w:rsidRPr="00402B5C">
        <w:rPr>
          <w:rFonts w:cs="Times New Roman" w:hint="eastAsia"/>
          <w:szCs w:val="21"/>
        </w:rPr>
        <w:t>ている</w:t>
      </w:r>
      <w:r w:rsidR="00320B3D" w:rsidRPr="00402B5C">
        <w:rPr>
          <w:rFonts w:cs="Times New Roman" w:hint="eastAsia"/>
          <w:szCs w:val="21"/>
        </w:rPr>
        <w:t>ことが共通して読み取れる。また、</w:t>
      </w:r>
      <w:r w:rsidR="00320B3D" w:rsidRPr="00402B5C">
        <w:rPr>
          <w:rFonts w:cs="Times New Roman"/>
          <w:szCs w:val="21"/>
        </w:rPr>
        <w:t>Particularization</w:t>
      </w:r>
      <w:r w:rsidR="00320B3D" w:rsidRPr="00402B5C">
        <w:rPr>
          <w:rFonts w:cs="Times New Roman" w:hint="eastAsia"/>
          <w:szCs w:val="21"/>
        </w:rPr>
        <w:t>と</w:t>
      </w:r>
      <w:r w:rsidR="00320B3D" w:rsidRPr="00402B5C">
        <w:rPr>
          <w:rFonts w:cs="Times New Roman"/>
          <w:szCs w:val="21"/>
        </w:rPr>
        <w:t>Calque</w:t>
      </w:r>
      <w:r w:rsidR="00320B3D" w:rsidRPr="00402B5C">
        <w:rPr>
          <w:rFonts w:cs="Times New Roman" w:hint="eastAsia"/>
          <w:szCs w:val="21"/>
        </w:rPr>
        <w:t>の使用が両者共に見られなかったことも</w:t>
      </w:r>
      <w:r w:rsidR="001D159A" w:rsidRPr="00402B5C">
        <w:rPr>
          <w:rFonts w:cs="Times New Roman" w:hint="eastAsia"/>
          <w:szCs w:val="21"/>
        </w:rPr>
        <w:t>、</w:t>
      </w:r>
      <w:r w:rsidR="00320B3D" w:rsidRPr="00402B5C">
        <w:rPr>
          <w:rFonts w:cs="Times New Roman" w:hint="eastAsia"/>
          <w:szCs w:val="21"/>
        </w:rPr>
        <w:t>この傾向を裏付けている。</w:t>
      </w:r>
    </w:p>
    <w:p w14:paraId="29097252" w14:textId="479E1B7C" w:rsidR="007C33E1" w:rsidRPr="00402B5C" w:rsidRDefault="001D159A" w:rsidP="003D6676">
      <w:pPr>
        <w:rPr>
          <w:rFonts w:cs="Times New Roman"/>
          <w:szCs w:val="21"/>
        </w:rPr>
      </w:pPr>
      <w:r w:rsidRPr="00402B5C">
        <w:rPr>
          <w:rFonts w:cs="Times New Roman" w:hint="eastAsia"/>
          <w:szCs w:val="21"/>
        </w:rPr>
        <w:t xml:space="preserve">　一方で、</w:t>
      </w:r>
      <w:r w:rsidR="008A65A7" w:rsidRPr="00402B5C">
        <w:rPr>
          <w:rFonts w:cs="Times New Roman" w:hint="eastAsia"/>
          <w:szCs w:val="21"/>
        </w:rPr>
        <w:t>使用順位下位の技法には</w:t>
      </w:r>
      <w:r w:rsidR="00817185" w:rsidRPr="00402B5C">
        <w:rPr>
          <w:rFonts w:cs="Times New Roman" w:hint="eastAsia"/>
          <w:szCs w:val="21"/>
        </w:rPr>
        <w:t>訳者ごとのアプローチの違いも観察された。近藤は</w:t>
      </w:r>
      <w:r w:rsidR="00817185" w:rsidRPr="00402B5C">
        <w:rPr>
          <w:rFonts w:cs="Times New Roman"/>
          <w:szCs w:val="21"/>
        </w:rPr>
        <w:t>Amplification</w:t>
      </w:r>
      <w:r w:rsidR="00817185" w:rsidRPr="00402B5C">
        <w:rPr>
          <w:rFonts w:cs="Times New Roman" w:hint="eastAsia"/>
          <w:szCs w:val="21"/>
        </w:rPr>
        <w:t>の</w:t>
      </w:r>
      <w:r w:rsidR="00E22C20" w:rsidRPr="00402B5C">
        <w:rPr>
          <w:rFonts w:cs="Times New Roman" w:hint="eastAsia"/>
          <w:szCs w:val="21"/>
        </w:rPr>
        <w:t>割合が</w:t>
      </w:r>
      <w:r w:rsidR="00E22C20" w:rsidRPr="00402B5C">
        <w:rPr>
          <w:rFonts w:cs="Times New Roman"/>
          <w:szCs w:val="21"/>
        </w:rPr>
        <w:t>7.2%</w:t>
      </w:r>
      <w:r w:rsidR="009F7DDA" w:rsidRPr="00402B5C">
        <w:rPr>
          <w:rFonts w:cs="Times New Roman" w:hint="eastAsia"/>
          <w:szCs w:val="21"/>
        </w:rPr>
        <w:t>（</w:t>
      </w:r>
      <w:r w:rsidR="00E22C20" w:rsidRPr="00402B5C">
        <w:rPr>
          <w:rFonts w:cs="Times New Roman"/>
          <w:szCs w:val="21"/>
        </w:rPr>
        <w:t>11</w:t>
      </w:r>
      <w:r w:rsidR="00E22C20" w:rsidRPr="00402B5C">
        <w:rPr>
          <w:rFonts w:cs="Times New Roman" w:hint="eastAsia"/>
          <w:szCs w:val="21"/>
        </w:rPr>
        <w:t>回</w:t>
      </w:r>
      <w:r w:rsidR="009F7DDA" w:rsidRPr="00402B5C">
        <w:rPr>
          <w:rFonts w:cs="Times New Roman" w:hint="eastAsia"/>
          <w:szCs w:val="21"/>
        </w:rPr>
        <w:t>）</w:t>
      </w:r>
      <w:r w:rsidR="00E22C20" w:rsidRPr="00402B5C">
        <w:rPr>
          <w:rFonts w:cs="Times New Roman" w:hint="eastAsia"/>
          <w:szCs w:val="21"/>
        </w:rPr>
        <w:t>であり、</w:t>
      </w:r>
      <w:r w:rsidR="00E22C20" w:rsidRPr="00402B5C">
        <w:rPr>
          <w:rFonts w:cs="Times New Roman"/>
          <w:szCs w:val="21"/>
        </w:rPr>
        <w:t>McC</w:t>
      </w:r>
      <w:r w:rsidR="008B0E2A" w:rsidRPr="00402B5C">
        <w:rPr>
          <w:rFonts w:cs="Times New Roman"/>
          <w:szCs w:val="21"/>
        </w:rPr>
        <w:t>lellan</w:t>
      </w:r>
      <w:r w:rsidR="005A46BF" w:rsidRPr="00402B5C">
        <w:rPr>
          <w:rFonts w:cs="Times New Roman" w:hint="eastAsia"/>
          <w:szCs w:val="21"/>
        </w:rPr>
        <w:t>の</w:t>
      </w:r>
      <w:r w:rsidR="008B0E2A" w:rsidRPr="00402B5C">
        <w:rPr>
          <w:rFonts w:cs="Times New Roman"/>
          <w:szCs w:val="21"/>
        </w:rPr>
        <w:t>4.6%</w:t>
      </w:r>
      <w:r w:rsidR="009F7DDA" w:rsidRPr="00402B5C">
        <w:rPr>
          <w:rFonts w:cs="Times New Roman" w:hint="eastAsia"/>
          <w:szCs w:val="21"/>
        </w:rPr>
        <w:t>（</w:t>
      </w:r>
      <w:r w:rsidR="00A51EFA" w:rsidRPr="00402B5C">
        <w:rPr>
          <w:rFonts w:cs="Times New Roman"/>
          <w:szCs w:val="21"/>
        </w:rPr>
        <w:t>7</w:t>
      </w:r>
      <w:r w:rsidR="00A51EFA" w:rsidRPr="00402B5C">
        <w:rPr>
          <w:rFonts w:cs="Times New Roman" w:hint="eastAsia"/>
          <w:szCs w:val="21"/>
        </w:rPr>
        <w:t>回</w:t>
      </w:r>
      <w:r w:rsidR="009F7DDA" w:rsidRPr="00402B5C">
        <w:rPr>
          <w:rFonts w:cs="Times New Roman" w:hint="eastAsia"/>
          <w:szCs w:val="21"/>
        </w:rPr>
        <w:t>）</w:t>
      </w:r>
      <w:r w:rsidR="005A46BF" w:rsidRPr="00402B5C">
        <w:rPr>
          <w:rFonts w:cs="Times New Roman" w:hint="eastAsia"/>
          <w:szCs w:val="21"/>
        </w:rPr>
        <w:t>と比較して高い数値を示している。また、</w:t>
      </w:r>
      <w:r w:rsidR="005A46BF" w:rsidRPr="00402B5C">
        <w:rPr>
          <w:rFonts w:cs="Times New Roman"/>
          <w:szCs w:val="21"/>
        </w:rPr>
        <w:t>Borrowing</w:t>
      </w:r>
      <w:r w:rsidR="00D71680" w:rsidRPr="00402B5C">
        <w:rPr>
          <w:rFonts w:cs="Times New Roman" w:hint="eastAsia"/>
          <w:szCs w:val="21"/>
        </w:rPr>
        <w:t>においても</w:t>
      </w:r>
      <w:r w:rsidR="0095121A" w:rsidRPr="00402B5C">
        <w:rPr>
          <w:rFonts w:cs="Times New Roman" w:hint="eastAsia"/>
          <w:szCs w:val="21"/>
        </w:rPr>
        <w:t>近藤が</w:t>
      </w:r>
      <w:r w:rsidR="00D71680" w:rsidRPr="00402B5C">
        <w:rPr>
          <w:rFonts w:cs="Times New Roman"/>
          <w:szCs w:val="21"/>
        </w:rPr>
        <w:t>McClellan</w:t>
      </w:r>
      <w:r w:rsidR="005B7065" w:rsidRPr="00402B5C">
        <w:rPr>
          <w:rFonts w:cs="Times New Roman" w:hint="eastAsia"/>
          <w:szCs w:val="21"/>
        </w:rPr>
        <w:t>を上回</w:t>
      </w:r>
      <w:r w:rsidR="0095121A" w:rsidRPr="00402B5C">
        <w:rPr>
          <w:rFonts w:cs="Times New Roman" w:hint="eastAsia"/>
          <w:szCs w:val="21"/>
        </w:rPr>
        <w:t>る結果となった</w:t>
      </w:r>
      <w:r w:rsidR="005B7065" w:rsidRPr="00402B5C">
        <w:rPr>
          <w:rFonts w:cs="Times New Roman" w:hint="eastAsia"/>
          <w:szCs w:val="21"/>
        </w:rPr>
        <w:t>。</w:t>
      </w:r>
      <w:r w:rsidR="00A17336" w:rsidRPr="00402B5C">
        <w:rPr>
          <w:rFonts w:cs="Times New Roman" w:hint="eastAsia"/>
          <w:szCs w:val="21"/>
        </w:rPr>
        <w:t>対照的に</w:t>
      </w:r>
      <w:r w:rsidR="00A17336" w:rsidRPr="00402B5C">
        <w:rPr>
          <w:rFonts w:cs="Times New Roman"/>
          <w:szCs w:val="21"/>
        </w:rPr>
        <w:t>McClellan</w:t>
      </w:r>
      <w:r w:rsidR="00A17336" w:rsidRPr="00402B5C">
        <w:rPr>
          <w:rFonts w:cs="Times New Roman" w:hint="eastAsia"/>
          <w:szCs w:val="21"/>
        </w:rPr>
        <w:t>は</w:t>
      </w:r>
      <w:r w:rsidR="00A17336" w:rsidRPr="00402B5C">
        <w:rPr>
          <w:rFonts w:cs="Times New Roman"/>
          <w:szCs w:val="21"/>
        </w:rPr>
        <w:t>Reduction</w:t>
      </w:r>
      <w:r w:rsidR="00A17336" w:rsidRPr="00402B5C">
        <w:rPr>
          <w:rFonts w:cs="Times New Roman" w:hint="eastAsia"/>
          <w:szCs w:val="21"/>
        </w:rPr>
        <w:t>の割合が</w:t>
      </w:r>
      <w:r w:rsidR="00A17336" w:rsidRPr="00402B5C">
        <w:rPr>
          <w:rFonts w:cs="Times New Roman"/>
          <w:szCs w:val="21"/>
        </w:rPr>
        <w:t>12.5%</w:t>
      </w:r>
      <w:r w:rsidR="009F7DDA" w:rsidRPr="00402B5C">
        <w:rPr>
          <w:rFonts w:cs="Times New Roman" w:hint="eastAsia"/>
          <w:szCs w:val="21"/>
        </w:rPr>
        <w:t>（</w:t>
      </w:r>
      <w:r w:rsidR="00EE368D" w:rsidRPr="00402B5C">
        <w:rPr>
          <w:rFonts w:cs="Times New Roman"/>
          <w:szCs w:val="21"/>
        </w:rPr>
        <w:t>19</w:t>
      </w:r>
      <w:r w:rsidR="00EE368D" w:rsidRPr="00402B5C">
        <w:rPr>
          <w:rFonts w:cs="Times New Roman" w:hint="eastAsia"/>
          <w:szCs w:val="21"/>
        </w:rPr>
        <w:t>回</w:t>
      </w:r>
      <w:r w:rsidR="009F7DDA" w:rsidRPr="00402B5C">
        <w:rPr>
          <w:rFonts w:cs="Times New Roman" w:hint="eastAsia"/>
          <w:szCs w:val="21"/>
        </w:rPr>
        <w:t>）</w:t>
      </w:r>
      <w:r w:rsidR="00A17336" w:rsidRPr="00402B5C">
        <w:rPr>
          <w:rFonts w:cs="Times New Roman" w:hint="eastAsia"/>
          <w:szCs w:val="21"/>
        </w:rPr>
        <w:t>と、近藤</w:t>
      </w:r>
      <w:r w:rsidR="00D57121" w:rsidRPr="00402B5C">
        <w:rPr>
          <w:rFonts w:cs="Times New Roman" w:hint="eastAsia"/>
          <w:szCs w:val="21"/>
        </w:rPr>
        <w:t>の</w:t>
      </w:r>
      <w:r w:rsidR="00D57121" w:rsidRPr="00402B5C">
        <w:rPr>
          <w:rFonts w:cs="Times New Roman"/>
          <w:szCs w:val="21"/>
        </w:rPr>
        <w:t>8.6%</w:t>
      </w:r>
      <w:r w:rsidR="009F7DDA" w:rsidRPr="00402B5C">
        <w:rPr>
          <w:rFonts w:cs="Times New Roman" w:hint="eastAsia"/>
          <w:szCs w:val="21"/>
        </w:rPr>
        <w:t>（</w:t>
      </w:r>
      <w:r w:rsidR="00EE368D" w:rsidRPr="00402B5C">
        <w:rPr>
          <w:rFonts w:cs="Times New Roman"/>
          <w:szCs w:val="21"/>
        </w:rPr>
        <w:t>13</w:t>
      </w:r>
      <w:r w:rsidR="00EE368D" w:rsidRPr="00402B5C">
        <w:rPr>
          <w:rFonts w:cs="Times New Roman" w:hint="eastAsia"/>
          <w:szCs w:val="21"/>
        </w:rPr>
        <w:t>回</w:t>
      </w:r>
      <w:r w:rsidR="009F7DDA" w:rsidRPr="00402B5C">
        <w:rPr>
          <w:rFonts w:cs="Times New Roman" w:hint="eastAsia"/>
          <w:szCs w:val="21"/>
        </w:rPr>
        <w:t>）</w:t>
      </w:r>
      <w:r w:rsidR="00D57121" w:rsidRPr="00402B5C">
        <w:rPr>
          <w:rFonts w:cs="Times New Roman" w:hint="eastAsia"/>
          <w:szCs w:val="21"/>
        </w:rPr>
        <w:t>よりも顕著に高い</w:t>
      </w:r>
      <w:r w:rsidR="0095121A" w:rsidRPr="00402B5C">
        <w:rPr>
          <w:rFonts w:cs="Times New Roman" w:hint="eastAsia"/>
          <w:szCs w:val="21"/>
        </w:rPr>
        <w:t>傾向が見られた。</w:t>
      </w:r>
    </w:p>
    <w:p w14:paraId="23F0EBC3" w14:textId="498C2EBF" w:rsidR="006F494E" w:rsidRPr="00402B5C" w:rsidRDefault="00E44EAD" w:rsidP="00E5702F">
      <w:pPr>
        <w:ind w:firstLineChars="100" w:firstLine="210"/>
        <w:rPr>
          <w:rFonts w:cs="Times New Roman"/>
          <w:szCs w:val="21"/>
        </w:rPr>
      </w:pPr>
      <w:r w:rsidRPr="00402B5C">
        <w:rPr>
          <w:rFonts w:cs="Times New Roman" w:hint="eastAsia"/>
          <w:szCs w:val="21"/>
        </w:rPr>
        <w:t>しかしながら</w:t>
      </w:r>
      <w:r w:rsidR="00804753" w:rsidRPr="00402B5C">
        <w:rPr>
          <w:rFonts w:cs="Times New Roman" w:hint="eastAsia"/>
          <w:szCs w:val="21"/>
        </w:rPr>
        <w:t>、</w:t>
      </w:r>
      <w:r w:rsidR="00804753" w:rsidRPr="00402B5C">
        <w:rPr>
          <w:rFonts w:cs="Times New Roman"/>
          <w:szCs w:val="21"/>
        </w:rPr>
        <w:t>Literal translation</w:t>
      </w:r>
      <w:r w:rsidR="00804753" w:rsidRPr="00402B5C">
        <w:rPr>
          <w:rFonts w:cs="Times New Roman" w:hint="eastAsia"/>
          <w:szCs w:val="21"/>
        </w:rPr>
        <w:t>と</w:t>
      </w:r>
      <w:r w:rsidR="00804753" w:rsidRPr="00402B5C">
        <w:rPr>
          <w:rFonts w:cs="Times New Roman"/>
          <w:szCs w:val="21"/>
        </w:rPr>
        <w:t>Adaptation</w:t>
      </w:r>
      <w:r w:rsidR="00804753" w:rsidRPr="00402B5C">
        <w:rPr>
          <w:rFonts w:cs="Times New Roman" w:hint="eastAsia"/>
          <w:szCs w:val="21"/>
        </w:rPr>
        <w:t>の出現回数が両者で完全に一致</w:t>
      </w:r>
      <w:r w:rsidR="004161E6" w:rsidRPr="00402B5C">
        <w:rPr>
          <w:rFonts w:cs="Times New Roman" w:hint="eastAsia"/>
          <w:szCs w:val="21"/>
        </w:rPr>
        <w:t>（それぞれ</w:t>
      </w:r>
      <w:r w:rsidR="004161E6" w:rsidRPr="00402B5C">
        <w:rPr>
          <w:rFonts w:cs="Times New Roman"/>
          <w:szCs w:val="21"/>
        </w:rPr>
        <w:t>9</w:t>
      </w:r>
      <w:r w:rsidR="004161E6" w:rsidRPr="00402B5C">
        <w:rPr>
          <w:rFonts w:cs="Times New Roman" w:hint="eastAsia"/>
          <w:szCs w:val="21"/>
        </w:rPr>
        <w:t>回、</w:t>
      </w:r>
      <w:r w:rsidR="004161E6" w:rsidRPr="00402B5C">
        <w:rPr>
          <w:rFonts w:cs="Times New Roman"/>
          <w:szCs w:val="21"/>
        </w:rPr>
        <w:t>5</w:t>
      </w:r>
      <w:r w:rsidR="004161E6" w:rsidRPr="00402B5C">
        <w:rPr>
          <w:rFonts w:cs="Times New Roman" w:hint="eastAsia"/>
          <w:szCs w:val="21"/>
        </w:rPr>
        <w:t>回）</w:t>
      </w:r>
      <w:r w:rsidR="00804753" w:rsidRPr="00402B5C">
        <w:rPr>
          <w:rFonts w:cs="Times New Roman" w:hint="eastAsia"/>
          <w:szCs w:val="21"/>
        </w:rPr>
        <w:t>している</w:t>
      </w:r>
      <w:r w:rsidR="004161E6" w:rsidRPr="00402B5C">
        <w:rPr>
          <w:rFonts w:cs="Times New Roman" w:hint="eastAsia"/>
          <w:szCs w:val="21"/>
        </w:rPr>
        <w:t>点や、技法全体の構成比の順位に大きな逆転が見られない点から、</w:t>
      </w:r>
      <w:r w:rsidR="006F494E" w:rsidRPr="00402B5C">
        <w:rPr>
          <w:rFonts w:cs="Times New Roman" w:hint="eastAsia"/>
          <w:szCs w:val="21"/>
        </w:rPr>
        <w:t>両者の翻訳技法選択は極めて類似していると言える。</w:t>
      </w:r>
    </w:p>
    <w:p w14:paraId="067D6879" w14:textId="5AEE6D04" w:rsidR="000F2F36" w:rsidRPr="00402B5C" w:rsidRDefault="000F2F36" w:rsidP="00412C3E">
      <w:pPr>
        <w:pStyle w:val="3"/>
      </w:pPr>
      <w:bookmarkStart w:id="103" w:name="_Toc220178782"/>
      <w:r w:rsidRPr="00402B5C">
        <w:t>4.1.2 DMIS</w:t>
      </w:r>
      <w:r w:rsidRPr="00402B5C">
        <w:rPr>
          <w:rFonts w:hint="eastAsia"/>
        </w:rPr>
        <w:t>の割合</w:t>
      </w:r>
      <w:bookmarkEnd w:id="103"/>
    </w:p>
    <w:p w14:paraId="2A387B21" w14:textId="2B99F283" w:rsidR="00D13C34" w:rsidRDefault="009757CC" w:rsidP="00282D92">
      <w:pPr>
        <w:rPr>
          <w:rFonts w:cs="Times New Roman"/>
          <w:szCs w:val="21"/>
        </w:rPr>
      </w:pPr>
      <w:r w:rsidRPr="00402B5C">
        <w:rPr>
          <w:rFonts w:cs="Times New Roman" w:hint="eastAsia"/>
          <w:szCs w:val="21"/>
        </w:rPr>
        <w:t xml:space="preserve">　</w:t>
      </w:r>
      <w:r w:rsidR="00A962F5" w:rsidRPr="00402B5C">
        <w:rPr>
          <w:rFonts w:cs="Times New Roman" w:hint="eastAsia"/>
          <w:szCs w:val="21"/>
        </w:rPr>
        <w:t>近藤と</w:t>
      </w:r>
      <w:r w:rsidR="00A962F5" w:rsidRPr="00402B5C">
        <w:rPr>
          <w:rFonts w:cs="Times New Roman"/>
          <w:szCs w:val="21"/>
        </w:rPr>
        <w:t>McClellan</w:t>
      </w:r>
      <w:r w:rsidR="00A962F5" w:rsidRPr="00402B5C">
        <w:rPr>
          <w:rFonts w:cs="Times New Roman"/>
          <w:szCs w:val="21"/>
        </w:rPr>
        <w:t>の両訳者における</w:t>
      </w:r>
      <w:r w:rsidR="00A962F5" w:rsidRPr="00402B5C">
        <w:rPr>
          <w:rFonts w:cs="Times New Roman" w:hint="eastAsia"/>
          <w:szCs w:val="21"/>
        </w:rPr>
        <w:t>各要素の翻訳箇所が、読者にどのような異文化</w:t>
      </w:r>
      <w:r w:rsidR="00A542E6" w:rsidRPr="00402B5C">
        <w:rPr>
          <w:rFonts w:cs="Times New Roman" w:hint="eastAsia"/>
          <w:szCs w:val="21"/>
        </w:rPr>
        <w:t>受容段階（</w:t>
      </w:r>
      <w:r w:rsidR="00A542E6" w:rsidRPr="00402B5C">
        <w:rPr>
          <w:rFonts w:cs="Times New Roman"/>
          <w:szCs w:val="21"/>
        </w:rPr>
        <w:t>DMIS</w:t>
      </w:r>
      <w:r w:rsidR="00A542E6" w:rsidRPr="00402B5C">
        <w:rPr>
          <w:rFonts w:cs="Times New Roman" w:hint="eastAsia"/>
          <w:szCs w:val="21"/>
        </w:rPr>
        <w:t>段階）をもたらしているか、</w:t>
      </w:r>
      <w:r w:rsidR="005E6C15" w:rsidRPr="00402B5C">
        <w:rPr>
          <w:rFonts w:cs="Times New Roman" w:hint="eastAsia"/>
          <w:szCs w:val="21"/>
        </w:rPr>
        <w:t>その</w:t>
      </w:r>
      <w:r w:rsidR="005E6C15" w:rsidRPr="00402B5C">
        <w:rPr>
          <w:rFonts w:cs="Times New Roman"/>
          <w:szCs w:val="21"/>
        </w:rPr>
        <w:t>出現回数および割合</w:t>
      </w:r>
      <w:r w:rsidR="00B7708C" w:rsidRPr="00402B5C">
        <w:rPr>
          <w:rFonts w:cs="Times New Roman" w:hint="eastAsia"/>
          <w:szCs w:val="21"/>
        </w:rPr>
        <w:t>を</w:t>
      </w:r>
      <w:r w:rsidR="00A962F5" w:rsidRPr="00402B5C">
        <w:rPr>
          <w:rFonts w:cs="Times New Roman"/>
          <w:szCs w:val="21"/>
        </w:rPr>
        <w:t>比較した結果を</w:t>
      </w:r>
      <w:r w:rsidR="00D13C34">
        <w:rPr>
          <w:rFonts w:cs="Times New Roman"/>
          <w:szCs w:val="21"/>
        </w:rPr>
        <w:fldChar w:fldCharType="begin"/>
      </w:r>
      <w:r w:rsidR="00D13C34">
        <w:rPr>
          <w:rFonts w:cs="Times New Roman"/>
          <w:szCs w:val="21"/>
        </w:rPr>
        <w:instrText xml:space="preserve"> REF _Ref219804575 \h </w:instrText>
      </w:r>
      <w:r w:rsidR="00D13C34">
        <w:rPr>
          <w:rFonts w:cs="Times New Roman"/>
          <w:szCs w:val="21"/>
        </w:rPr>
      </w:r>
      <w:r w:rsidR="00D13C34">
        <w:rPr>
          <w:rFonts w:cs="Times New Roman"/>
          <w:szCs w:val="21"/>
        </w:rPr>
        <w:fldChar w:fldCharType="separate"/>
      </w:r>
      <w:r w:rsidR="00D13C34" w:rsidRPr="00402B5C">
        <w:rPr>
          <w:rFonts w:cs="Times New Roman"/>
        </w:rPr>
        <w:t>表</w:t>
      </w:r>
      <w:r w:rsidR="00D13C34" w:rsidRPr="00402B5C">
        <w:rPr>
          <w:rFonts w:cs="Times New Roman"/>
          <w:noProof/>
        </w:rPr>
        <w:t>7</w:t>
      </w:r>
      <w:r w:rsidR="00D13C34">
        <w:rPr>
          <w:rFonts w:cs="Times New Roman"/>
          <w:szCs w:val="21"/>
        </w:rPr>
        <w:fldChar w:fldCharType="end"/>
      </w:r>
      <w:r w:rsidR="00A962F5" w:rsidRPr="00402B5C">
        <w:rPr>
          <w:rFonts w:cs="Times New Roman"/>
          <w:szCs w:val="21"/>
        </w:rPr>
        <w:t>および</w:t>
      </w:r>
      <w:r w:rsidR="00EF393C">
        <w:rPr>
          <w:rFonts w:cs="Times New Roman"/>
          <w:szCs w:val="21"/>
        </w:rPr>
        <w:fldChar w:fldCharType="begin"/>
      </w:r>
      <w:r w:rsidR="00EF393C">
        <w:rPr>
          <w:rFonts w:cs="Times New Roman"/>
          <w:szCs w:val="21"/>
        </w:rPr>
        <w:instrText xml:space="preserve"> REF _Ref219925416 \h </w:instrText>
      </w:r>
      <w:r w:rsidR="00EF393C">
        <w:rPr>
          <w:rFonts w:cs="Times New Roman"/>
          <w:szCs w:val="21"/>
        </w:rPr>
      </w:r>
      <w:r w:rsidR="00EF393C">
        <w:rPr>
          <w:rFonts w:cs="Times New Roman"/>
          <w:szCs w:val="21"/>
        </w:rPr>
        <w:fldChar w:fldCharType="separate"/>
      </w:r>
      <w:r w:rsidR="00EF393C" w:rsidRPr="00402B5C">
        <w:rPr>
          <w:rFonts w:cs="Times New Roman"/>
        </w:rPr>
        <w:t>図</w:t>
      </w:r>
      <w:r w:rsidR="00EF393C" w:rsidRPr="00402B5C">
        <w:rPr>
          <w:rFonts w:cs="Times New Roman"/>
          <w:noProof/>
        </w:rPr>
        <w:t>2</w:t>
      </w:r>
      <w:r w:rsidR="00EF393C">
        <w:rPr>
          <w:rFonts w:cs="Times New Roman"/>
          <w:szCs w:val="21"/>
        </w:rPr>
        <w:fldChar w:fldCharType="end"/>
      </w:r>
      <w:r w:rsidR="00A962F5" w:rsidRPr="00402B5C">
        <w:rPr>
          <w:rFonts w:cs="Times New Roman"/>
          <w:szCs w:val="21"/>
        </w:rPr>
        <w:t>に示す。</w:t>
      </w:r>
    </w:p>
    <w:p w14:paraId="47E9935D" w14:textId="77777777" w:rsidR="00331D61" w:rsidRDefault="00331D61" w:rsidP="00282D92">
      <w:pPr>
        <w:rPr>
          <w:rFonts w:cs="Times New Roman"/>
          <w:szCs w:val="21"/>
        </w:rPr>
      </w:pPr>
    </w:p>
    <w:p w14:paraId="3C83B985" w14:textId="77777777" w:rsidR="00591AE4" w:rsidRDefault="00591AE4">
      <w:pPr>
        <w:widowControl/>
        <w:jc w:val="left"/>
        <w:rPr>
          <w:rFonts w:cs="Times New Roman"/>
          <w:b/>
          <w:bCs/>
        </w:rPr>
      </w:pPr>
      <w:bookmarkStart w:id="104" w:name="_Ref219804575"/>
      <w:r>
        <w:rPr>
          <w:rFonts w:cs="Times New Roman"/>
          <w:b/>
          <w:bCs/>
        </w:rPr>
        <w:br w:type="page"/>
      </w:r>
    </w:p>
    <w:p w14:paraId="3085DB5E" w14:textId="267047EB" w:rsidR="00D13C34" w:rsidRPr="005351A7" w:rsidRDefault="00D13C34" w:rsidP="00434A7F">
      <w:pPr>
        <w:widowControl/>
        <w:jc w:val="center"/>
        <w:rPr>
          <w:rFonts w:cs="Times New Roman"/>
          <w:b/>
          <w:bCs/>
          <w:szCs w:val="21"/>
        </w:rPr>
      </w:pPr>
      <w:r w:rsidRPr="005351A7">
        <w:rPr>
          <w:rFonts w:cs="Times New Roman"/>
          <w:b/>
          <w:bCs/>
        </w:rPr>
        <w:lastRenderedPageBreak/>
        <w:t>表</w:t>
      </w:r>
      <w:r w:rsidRPr="005351A7">
        <w:rPr>
          <w:rFonts w:cs="Times New Roman"/>
          <w:b/>
          <w:bCs/>
        </w:rPr>
        <w:t xml:space="preserve"> </w:t>
      </w:r>
      <w:r w:rsidRPr="005351A7">
        <w:rPr>
          <w:rFonts w:cs="Times New Roman"/>
          <w:b/>
          <w:bCs/>
        </w:rPr>
        <w:fldChar w:fldCharType="begin"/>
      </w:r>
      <w:r w:rsidRPr="005351A7">
        <w:rPr>
          <w:rFonts w:cs="Times New Roman"/>
          <w:b/>
          <w:bCs/>
        </w:rPr>
        <w:instrText xml:space="preserve"> SEQ </w:instrText>
      </w:r>
      <w:r w:rsidRPr="005351A7">
        <w:rPr>
          <w:rFonts w:cs="Times New Roman"/>
          <w:b/>
          <w:bCs/>
        </w:rPr>
        <w:instrText>表</w:instrText>
      </w:r>
      <w:r w:rsidRPr="005351A7">
        <w:rPr>
          <w:rFonts w:cs="Times New Roman"/>
          <w:b/>
          <w:bCs/>
        </w:rPr>
        <w:instrText xml:space="preserve"> \* ARABIC </w:instrText>
      </w:r>
      <w:r w:rsidRPr="005351A7">
        <w:rPr>
          <w:rFonts w:cs="Times New Roman"/>
          <w:b/>
          <w:bCs/>
        </w:rPr>
        <w:fldChar w:fldCharType="separate"/>
      </w:r>
      <w:r w:rsidRPr="005351A7">
        <w:rPr>
          <w:rFonts w:cs="Times New Roman"/>
          <w:b/>
          <w:bCs/>
          <w:noProof/>
        </w:rPr>
        <w:t>7</w:t>
      </w:r>
      <w:r w:rsidRPr="005351A7">
        <w:rPr>
          <w:rFonts w:cs="Times New Roman"/>
          <w:b/>
          <w:bCs/>
          <w:noProof/>
        </w:rPr>
        <w:fldChar w:fldCharType="end"/>
      </w:r>
      <w:bookmarkEnd w:id="104"/>
      <w:r w:rsidRPr="005351A7">
        <w:rPr>
          <w:rFonts w:cs="Times New Roman"/>
          <w:b/>
          <w:bCs/>
        </w:rPr>
        <w:t xml:space="preserve"> DMIS</w:t>
      </w:r>
      <w:r w:rsidRPr="005351A7">
        <w:rPr>
          <w:rFonts w:cs="Times New Roman"/>
          <w:b/>
          <w:bCs/>
        </w:rPr>
        <w:t>の出現回数および割合の比較</w:t>
      </w:r>
    </w:p>
    <w:tbl>
      <w:tblPr>
        <w:tblStyle w:val="af5"/>
        <w:tblW w:w="0" w:type="auto"/>
        <w:tblLook w:val="04A0" w:firstRow="1" w:lastRow="0" w:firstColumn="1" w:lastColumn="0" w:noHBand="0" w:noVBand="1"/>
      </w:tblPr>
      <w:tblGrid>
        <w:gridCol w:w="1698"/>
        <w:gridCol w:w="1699"/>
        <w:gridCol w:w="1699"/>
        <w:gridCol w:w="1699"/>
        <w:gridCol w:w="1699"/>
      </w:tblGrid>
      <w:tr w:rsidR="005E0013" w:rsidRPr="00F45A47" w14:paraId="4B3717BB" w14:textId="77777777">
        <w:tc>
          <w:tcPr>
            <w:tcW w:w="1698" w:type="dxa"/>
          </w:tcPr>
          <w:p w14:paraId="549E058B" w14:textId="77777777" w:rsidR="005E0013" w:rsidRPr="00B8098D" w:rsidRDefault="005E0013" w:rsidP="00BB7BF2">
            <w:pPr>
              <w:rPr>
                <w:rFonts w:cs="Times New Roman"/>
                <w:b/>
                <w:bCs/>
                <w:szCs w:val="21"/>
              </w:rPr>
            </w:pPr>
            <w:r w:rsidRPr="00B8098D">
              <w:rPr>
                <w:rFonts w:cs="Times New Roman"/>
                <w:b/>
                <w:bCs/>
                <w:szCs w:val="21"/>
              </w:rPr>
              <w:t>DMIS</w:t>
            </w:r>
          </w:p>
        </w:tc>
        <w:tc>
          <w:tcPr>
            <w:tcW w:w="1699" w:type="dxa"/>
          </w:tcPr>
          <w:p w14:paraId="4D47912B" w14:textId="3ADCE990" w:rsidR="005E0013" w:rsidRPr="00B8098D" w:rsidRDefault="005E0013" w:rsidP="00BB7BF2">
            <w:pPr>
              <w:rPr>
                <w:rFonts w:cs="Times New Roman"/>
                <w:b/>
                <w:bCs/>
                <w:szCs w:val="21"/>
              </w:rPr>
            </w:pPr>
            <w:r w:rsidRPr="00B8098D">
              <w:rPr>
                <w:rFonts w:cs="Times New Roman"/>
                <w:b/>
                <w:bCs/>
                <w:szCs w:val="21"/>
              </w:rPr>
              <w:t>近藤</w:t>
            </w:r>
          </w:p>
        </w:tc>
        <w:tc>
          <w:tcPr>
            <w:tcW w:w="1699" w:type="dxa"/>
          </w:tcPr>
          <w:p w14:paraId="4D98F922" w14:textId="0D2E2277" w:rsidR="005E0013" w:rsidRPr="00B8098D" w:rsidRDefault="000C26C6" w:rsidP="00BB7BF2">
            <w:pPr>
              <w:rPr>
                <w:rFonts w:cs="Times New Roman"/>
                <w:b/>
                <w:bCs/>
                <w:szCs w:val="21"/>
              </w:rPr>
            </w:pPr>
            <w:r w:rsidRPr="00B8098D">
              <w:rPr>
                <w:rFonts w:cs="Times New Roman" w:hint="eastAsia"/>
                <w:b/>
                <w:bCs/>
                <w:szCs w:val="21"/>
              </w:rPr>
              <w:t>比率</w:t>
            </w:r>
          </w:p>
        </w:tc>
        <w:tc>
          <w:tcPr>
            <w:tcW w:w="1699" w:type="dxa"/>
          </w:tcPr>
          <w:p w14:paraId="009A7761" w14:textId="46F266B2" w:rsidR="005E0013" w:rsidRPr="00B8098D" w:rsidRDefault="005E0013" w:rsidP="00BB7BF2">
            <w:pPr>
              <w:rPr>
                <w:rFonts w:cs="Times New Roman"/>
                <w:b/>
                <w:bCs/>
                <w:szCs w:val="21"/>
              </w:rPr>
            </w:pPr>
            <w:r w:rsidRPr="00B8098D">
              <w:rPr>
                <w:rFonts w:cs="Times New Roman"/>
                <w:b/>
                <w:bCs/>
                <w:szCs w:val="21"/>
              </w:rPr>
              <w:t>McClellan</w:t>
            </w:r>
            <w:r w:rsidR="000C26C6" w:rsidRPr="00B8098D">
              <w:rPr>
                <w:rFonts w:cs="Times New Roman"/>
                <w:b/>
                <w:bCs/>
                <w:szCs w:val="21"/>
              </w:rPr>
              <w:t xml:space="preserve"> </w:t>
            </w:r>
          </w:p>
        </w:tc>
        <w:tc>
          <w:tcPr>
            <w:tcW w:w="1699" w:type="dxa"/>
          </w:tcPr>
          <w:p w14:paraId="40E2788A" w14:textId="0C851745" w:rsidR="005E0013" w:rsidRPr="00B8098D" w:rsidRDefault="000C26C6" w:rsidP="00BB7BF2">
            <w:pPr>
              <w:rPr>
                <w:rFonts w:cs="Times New Roman"/>
                <w:b/>
                <w:bCs/>
                <w:szCs w:val="21"/>
              </w:rPr>
            </w:pPr>
            <w:r w:rsidRPr="00B8098D">
              <w:rPr>
                <w:rFonts w:cs="Times New Roman" w:hint="eastAsia"/>
                <w:b/>
                <w:bCs/>
                <w:szCs w:val="21"/>
              </w:rPr>
              <w:t>比率</w:t>
            </w:r>
          </w:p>
        </w:tc>
      </w:tr>
      <w:tr w:rsidR="005E0013" w:rsidRPr="00F45A47" w14:paraId="27064D26" w14:textId="77777777">
        <w:tc>
          <w:tcPr>
            <w:tcW w:w="1698" w:type="dxa"/>
          </w:tcPr>
          <w:p w14:paraId="1B963ED2" w14:textId="77777777" w:rsidR="005E0013" w:rsidRPr="00402B5C" w:rsidRDefault="005E0013" w:rsidP="00BB7BF2">
            <w:pPr>
              <w:rPr>
                <w:rFonts w:cs="Times New Roman"/>
                <w:szCs w:val="21"/>
              </w:rPr>
            </w:pPr>
            <w:r w:rsidRPr="00402B5C">
              <w:rPr>
                <w:rFonts w:cs="Times New Roman"/>
                <w:szCs w:val="21"/>
              </w:rPr>
              <w:t>Minimization</w:t>
            </w:r>
          </w:p>
        </w:tc>
        <w:tc>
          <w:tcPr>
            <w:tcW w:w="1699" w:type="dxa"/>
          </w:tcPr>
          <w:p w14:paraId="6DF4C89E" w14:textId="77777777" w:rsidR="005E0013" w:rsidRPr="00402B5C" w:rsidRDefault="005E0013" w:rsidP="00BB7BF2">
            <w:pPr>
              <w:rPr>
                <w:rFonts w:cs="Times New Roman"/>
                <w:szCs w:val="21"/>
              </w:rPr>
            </w:pPr>
            <w:r w:rsidRPr="00402B5C">
              <w:rPr>
                <w:rFonts w:cs="Times New Roman"/>
                <w:szCs w:val="21"/>
              </w:rPr>
              <w:t>105</w:t>
            </w:r>
          </w:p>
        </w:tc>
        <w:tc>
          <w:tcPr>
            <w:tcW w:w="1699" w:type="dxa"/>
          </w:tcPr>
          <w:p w14:paraId="62C1366E" w14:textId="77777777" w:rsidR="005E0013" w:rsidRPr="00402B5C" w:rsidRDefault="005E0013" w:rsidP="00BB7BF2">
            <w:pPr>
              <w:rPr>
                <w:rFonts w:cs="Times New Roman"/>
                <w:szCs w:val="21"/>
              </w:rPr>
            </w:pPr>
            <w:r w:rsidRPr="00402B5C">
              <w:rPr>
                <w:rFonts w:cs="Times New Roman"/>
                <w:szCs w:val="21"/>
              </w:rPr>
              <w:t>69.1%</w:t>
            </w:r>
          </w:p>
        </w:tc>
        <w:tc>
          <w:tcPr>
            <w:tcW w:w="1699" w:type="dxa"/>
          </w:tcPr>
          <w:p w14:paraId="2951FC7E" w14:textId="77777777" w:rsidR="005E0013" w:rsidRPr="00402B5C" w:rsidRDefault="005E0013" w:rsidP="00BB7BF2">
            <w:pPr>
              <w:rPr>
                <w:rFonts w:cs="Times New Roman"/>
                <w:szCs w:val="21"/>
              </w:rPr>
            </w:pPr>
            <w:r w:rsidRPr="00402B5C">
              <w:rPr>
                <w:rFonts w:cs="Times New Roman"/>
                <w:szCs w:val="21"/>
              </w:rPr>
              <w:t>106</w:t>
            </w:r>
          </w:p>
        </w:tc>
        <w:tc>
          <w:tcPr>
            <w:tcW w:w="1699" w:type="dxa"/>
          </w:tcPr>
          <w:p w14:paraId="49504224" w14:textId="77777777" w:rsidR="005E0013" w:rsidRPr="00402B5C" w:rsidRDefault="005E0013" w:rsidP="00BB7BF2">
            <w:pPr>
              <w:rPr>
                <w:rFonts w:cs="Times New Roman"/>
                <w:szCs w:val="21"/>
              </w:rPr>
            </w:pPr>
            <w:r w:rsidRPr="00402B5C">
              <w:rPr>
                <w:rFonts w:cs="Times New Roman"/>
                <w:szCs w:val="21"/>
              </w:rPr>
              <w:t>69.7%</w:t>
            </w:r>
          </w:p>
        </w:tc>
      </w:tr>
      <w:tr w:rsidR="005E0013" w:rsidRPr="00F45A47" w14:paraId="0C3404AF" w14:textId="77777777">
        <w:tc>
          <w:tcPr>
            <w:tcW w:w="1698" w:type="dxa"/>
          </w:tcPr>
          <w:p w14:paraId="37CA7E20" w14:textId="77777777" w:rsidR="005E0013" w:rsidRPr="00402B5C" w:rsidRDefault="005E0013" w:rsidP="00BB7BF2">
            <w:pPr>
              <w:rPr>
                <w:rFonts w:cs="Times New Roman"/>
                <w:szCs w:val="21"/>
              </w:rPr>
            </w:pPr>
            <w:r w:rsidRPr="00402B5C">
              <w:rPr>
                <w:rFonts w:cs="Times New Roman"/>
                <w:szCs w:val="21"/>
              </w:rPr>
              <w:t>Acceptance</w:t>
            </w:r>
          </w:p>
        </w:tc>
        <w:tc>
          <w:tcPr>
            <w:tcW w:w="1699" w:type="dxa"/>
          </w:tcPr>
          <w:p w14:paraId="6E556ADD" w14:textId="77777777" w:rsidR="005E0013" w:rsidRPr="00402B5C" w:rsidRDefault="005E0013" w:rsidP="00BB7BF2">
            <w:pPr>
              <w:rPr>
                <w:rFonts w:cs="Times New Roman"/>
                <w:szCs w:val="21"/>
              </w:rPr>
            </w:pPr>
            <w:r w:rsidRPr="00402B5C">
              <w:rPr>
                <w:rFonts w:cs="Times New Roman"/>
                <w:szCs w:val="21"/>
              </w:rPr>
              <w:t>20</w:t>
            </w:r>
          </w:p>
        </w:tc>
        <w:tc>
          <w:tcPr>
            <w:tcW w:w="1699" w:type="dxa"/>
          </w:tcPr>
          <w:p w14:paraId="5DF186EF" w14:textId="77777777" w:rsidR="005E0013" w:rsidRPr="00402B5C" w:rsidRDefault="005E0013" w:rsidP="00BB7BF2">
            <w:pPr>
              <w:rPr>
                <w:rFonts w:cs="Times New Roman"/>
                <w:szCs w:val="21"/>
              </w:rPr>
            </w:pPr>
            <w:r w:rsidRPr="00402B5C">
              <w:rPr>
                <w:rFonts w:cs="Times New Roman"/>
                <w:szCs w:val="21"/>
              </w:rPr>
              <w:t>13.2%</w:t>
            </w:r>
          </w:p>
        </w:tc>
        <w:tc>
          <w:tcPr>
            <w:tcW w:w="1699" w:type="dxa"/>
          </w:tcPr>
          <w:p w14:paraId="15D27956" w14:textId="77777777" w:rsidR="005E0013" w:rsidRPr="00402B5C" w:rsidRDefault="005E0013" w:rsidP="00BB7BF2">
            <w:pPr>
              <w:rPr>
                <w:rFonts w:cs="Times New Roman"/>
                <w:szCs w:val="21"/>
              </w:rPr>
            </w:pPr>
            <w:r w:rsidRPr="00402B5C">
              <w:rPr>
                <w:rFonts w:cs="Times New Roman"/>
                <w:szCs w:val="21"/>
              </w:rPr>
              <w:t>22</w:t>
            </w:r>
          </w:p>
        </w:tc>
        <w:tc>
          <w:tcPr>
            <w:tcW w:w="1699" w:type="dxa"/>
          </w:tcPr>
          <w:p w14:paraId="46858B0B" w14:textId="77777777" w:rsidR="005E0013" w:rsidRPr="00402B5C" w:rsidRDefault="005E0013" w:rsidP="00BB7BF2">
            <w:pPr>
              <w:rPr>
                <w:rFonts w:cs="Times New Roman"/>
                <w:szCs w:val="21"/>
              </w:rPr>
            </w:pPr>
            <w:r w:rsidRPr="00402B5C">
              <w:rPr>
                <w:rFonts w:cs="Times New Roman"/>
                <w:szCs w:val="21"/>
              </w:rPr>
              <w:t>14.5%</w:t>
            </w:r>
          </w:p>
        </w:tc>
      </w:tr>
      <w:tr w:rsidR="005E0013" w:rsidRPr="00F45A47" w14:paraId="09755732" w14:textId="77777777">
        <w:tc>
          <w:tcPr>
            <w:tcW w:w="1698" w:type="dxa"/>
          </w:tcPr>
          <w:p w14:paraId="42A45F54" w14:textId="77777777" w:rsidR="005E0013" w:rsidRPr="00402B5C" w:rsidRDefault="005E0013" w:rsidP="00BB7BF2">
            <w:pPr>
              <w:rPr>
                <w:rFonts w:cs="Times New Roman"/>
                <w:szCs w:val="21"/>
              </w:rPr>
            </w:pPr>
            <w:r w:rsidRPr="00402B5C">
              <w:rPr>
                <w:rFonts w:cs="Times New Roman"/>
                <w:szCs w:val="21"/>
              </w:rPr>
              <w:t>Denial</w:t>
            </w:r>
          </w:p>
        </w:tc>
        <w:tc>
          <w:tcPr>
            <w:tcW w:w="1699" w:type="dxa"/>
          </w:tcPr>
          <w:p w14:paraId="36E9E45F" w14:textId="77777777" w:rsidR="005E0013" w:rsidRPr="00402B5C" w:rsidRDefault="005E0013" w:rsidP="00BB7BF2">
            <w:pPr>
              <w:rPr>
                <w:rFonts w:cs="Times New Roman"/>
                <w:szCs w:val="21"/>
              </w:rPr>
            </w:pPr>
            <w:r w:rsidRPr="00402B5C">
              <w:rPr>
                <w:rFonts w:cs="Times New Roman"/>
                <w:szCs w:val="21"/>
              </w:rPr>
              <w:t>15</w:t>
            </w:r>
          </w:p>
        </w:tc>
        <w:tc>
          <w:tcPr>
            <w:tcW w:w="1699" w:type="dxa"/>
          </w:tcPr>
          <w:p w14:paraId="45EAD598" w14:textId="77777777" w:rsidR="005E0013" w:rsidRPr="00402B5C" w:rsidRDefault="005E0013" w:rsidP="00BB7BF2">
            <w:pPr>
              <w:rPr>
                <w:rFonts w:cs="Times New Roman"/>
                <w:szCs w:val="21"/>
              </w:rPr>
            </w:pPr>
            <w:r w:rsidRPr="00402B5C">
              <w:rPr>
                <w:rFonts w:cs="Times New Roman"/>
                <w:szCs w:val="21"/>
              </w:rPr>
              <w:t>9.9%</w:t>
            </w:r>
          </w:p>
        </w:tc>
        <w:tc>
          <w:tcPr>
            <w:tcW w:w="1699" w:type="dxa"/>
          </w:tcPr>
          <w:p w14:paraId="5D111430" w14:textId="77777777" w:rsidR="005E0013" w:rsidRPr="00402B5C" w:rsidRDefault="005E0013" w:rsidP="00BB7BF2">
            <w:pPr>
              <w:rPr>
                <w:rFonts w:cs="Times New Roman"/>
                <w:szCs w:val="21"/>
              </w:rPr>
            </w:pPr>
            <w:r w:rsidRPr="00402B5C">
              <w:rPr>
                <w:rFonts w:cs="Times New Roman"/>
                <w:szCs w:val="21"/>
              </w:rPr>
              <w:t>19</w:t>
            </w:r>
          </w:p>
        </w:tc>
        <w:tc>
          <w:tcPr>
            <w:tcW w:w="1699" w:type="dxa"/>
          </w:tcPr>
          <w:p w14:paraId="73406BD2" w14:textId="77777777" w:rsidR="005E0013" w:rsidRPr="00402B5C" w:rsidRDefault="005E0013" w:rsidP="00BB7BF2">
            <w:pPr>
              <w:rPr>
                <w:rFonts w:cs="Times New Roman"/>
                <w:szCs w:val="21"/>
              </w:rPr>
            </w:pPr>
            <w:r w:rsidRPr="00402B5C">
              <w:rPr>
                <w:rFonts w:cs="Times New Roman"/>
                <w:szCs w:val="21"/>
              </w:rPr>
              <w:t>12.5%</w:t>
            </w:r>
          </w:p>
        </w:tc>
      </w:tr>
      <w:tr w:rsidR="005E0013" w:rsidRPr="00F45A47" w14:paraId="2E80D652" w14:textId="77777777">
        <w:tc>
          <w:tcPr>
            <w:tcW w:w="1698" w:type="dxa"/>
          </w:tcPr>
          <w:p w14:paraId="759ECF09" w14:textId="77777777" w:rsidR="005E0013" w:rsidRPr="00402B5C" w:rsidRDefault="005E0013" w:rsidP="00BB7BF2">
            <w:pPr>
              <w:rPr>
                <w:rFonts w:cs="Times New Roman"/>
                <w:szCs w:val="21"/>
              </w:rPr>
            </w:pPr>
            <w:r w:rsidRPr="00402B5C">
              <w:rPr>
                <w:rFonts w:cs="Times New Roman"/>
                <w:szCs w:val="21"/>
              </w:rPr>
              <w:t>Adaptation</w:t>
            </w:r>
          </w:p>
        </w:tc>
        <w:tc>
          <w:tcPr>
            <w:tcW w:w="1699" w:type="dxa"/>
          </w:tcPr>
          <w:p w14:paraId="68797D1C" w14:textId="77777777" w:rsidR="005E0013" w:rsidRPr="00402B5C" w:rsidRDefault="005E0013" w:rsidP="00BB7BF2">
            <w:pPr>
              <w:rPr>
                <w:rFonts w:cs="Times New Roman"/>
                <w:szCs w:val="21"/>
              </w:rPr>
            </w:pPr>
            <w:r w:rsidRPr="00402B5C">
              <w:rPr>
                <w:rFonts w:cs="Times New Roman"/>
                <w:szCs w:val="21"/>
              </w:rPr>
              <w:t>12</w:t>
            </w:r>
          </w:p>
        </w:tc>
        <w:tc>
          <w:tcPr>
            <w:tcW w:w="1699" w:type="dxa"/>
          </w:tcPr>
          <w:p w14:paraId="17C18A4B" w14:textId="77777777" w:rsidR="005E0013" w:rsidRPr="00402B5C" w:rsidRDefault="005E0013" w:rsidP="00BB7BF2">
            <w:pPr>
              <w:rPr>
                <w:rFonts w:cs="Times New Roman"/>
                <w:szCs w:val="21"/>
              </w:rPr>
            </w:pPr>
            <w:r w:rsidRPr="00402B5C">
              <w:rPr>
                <w:rFonts w:cs="Times New Roman"/>
                <w:szCs w:val="21"/>
              </w:rPr>
              <w:t>7.9%</w:t>
            </w:r>
          </w:p>
        </w:tc>
        <w:tc>
          <w:tcPr>
            <w:tcW w:w="1699" w:type="dxa"/>
          </w:tcPr>
          <w:p w14:paraId="76E32108" w14:textId="77777777" w:rsidR="005E0013" w:rsidRPr="00402B5C" w:rsidRDefault="005E0013" w:rsidP="00BB7BF2">
            <w:pPr>
              <w:rPr>
                <w:rFonts w:cs="Times New Roman"/>
                <w:szCs w:val="21"/>
              </w:rPr>
            </w:pPr>
            <w:r w:rsidRPr="00402B5C">
              <w:rPr>
                <w:rFonts w:cs="Times New Roman"/>
                <w:szCs w:val="21"/>
              </w:rPr>
              <w:t>5</w:t>
            </w:r>
          </w:p>
        </w:tc>
        <w:tc>
          <w:tcPr>
            <w:tcW w:w="1699" w:type="dxa"/>
          </w:tcPr>
          <w:p w14:paraId="02771C2F" w14:textId="77777777" w:rsidR="005E0013" w:rsidRPr="00402B5C" w:rsidRDefault="005E0013" w:rsidP="00BB7BF2">
            <w:pPr>
              <w:rPr>
                <w:rFonts w:cs="Times New Roman"/>
                <w:szCs w:val="21"/>
              </w:rPr>
            </w:pPr>
            <w:r w:rsidRPr="00402B5C">
              <w:rPr>
                <w:rFonts w:cs="Times New Roman"/>
                <w:szCs w:val="21"/>
              </w:rPr>
              <w:t>3.3%</w:t>
            </w:r>
          </w:p>
        </w:tc>
      </w:tr>
    </w:tbl>
    <w:p w14:paraId="4CC63F67" w14:textId="6D70FD6D" w:rsidR="004426C6" w:rsidDel="00C85A0B" w:rsidRDefault="004426C6" w:rsidP="00402B5C">
      <w:pPr>
        <w:rPr>
          <w:del w:id="105" w:author="Masato YOSHIKAWA" w:date="2026-01-25T10:54:00Z" w16du:dateUtc="2026-01-25T01:54:00Z"/>
          <w:rFonts w:cs="Times New Roman"/>
        </w:rPr>
      </w:pPr>
      <w:bookmarkStart w:id="106" w:name="_Ref219925416"/>
      <w:del w:id="107" w:author="Masato YOSHIKAWA" w:date="2026-01-25T10:54:00Z" w16du:dateUtc="2026-01-25T01:54:00Z">
        <w:r w:rsidRPr="005351A7" w:rsidDel="00C85A0B">
          <w:rPr>
            <w:rFonts w:cs="Times New Roman"/>
          </w:rPr>
          <w:delText>図</w:delText>
        </w:r>
        <w:r w:rsidRPr="005351A7" w:rsidDel="00C85A0B">
          <w:rPr>
            <w:rFonts w:cs="Times New Roman"/>
          </w:rPr>
          <w:delText xml:space="preserve"> </w:delText>
        </w:r>
        <w:r w:rsidRPr="005351A7" w:rsidDel="00C85A0B">
          <w:rPr>
            <w:rFonts w:cs="Times New Roman"/>
          </w:rPr>
          <w:fldChar w:fldCharType="begin"/>
        </w:r>
        <w:r w:rsidRPr="005351A7" w:rsidDel="00C85A0B">
          <w:rPr>
            <w:rFonts w:cs="Times New Roman"/>
          </w:rPr>
          <w:delInstrText xml:space="preserve"> SEQ </w:delInstrText>
        </w:r>
        <w:r w:rsidRPr="005351A7" w:rsidDel="00C85A0B">
          <w:rPr>
            <w:rFonts w:cs="Times New Roman"/>
          </w:rPr>
          <w:delInstrText>図</w:delInstrText>
        </w:r>
        <w:r w:rsidRPr="005351A7" w:rsidDel="00C85A0B">
          <w:rPr>
            <w:rFonts w:cs="Times New Roman"/>
          </w:rPr>
          <w:delInstrText xml:space="preserve"> \* ARABIC </w:delInstrText>
        </w:r>
        <w:r w:rsidRPr="005351A7" w:rsidDel="00C85A0B">
          <w:rPr>
            <w:rFonts w:cs="Times New Roman"/>
          </w:rPr>
          <w:fldChar w:fldCharType="separate"/>
        </w:r>
        <w:r w:rsidRPr="005351A7" w:rsidDel="00C85A0B">
          <w:rPr>
            <w:rFonts w:cs="Times New Roman"/>
            <w:noProof/>
          </w:rPr>
          <w:delText>2</w:delText>
        </w:r>
        <w:r w:rsidRPr="005351A7" w:rsidDel="00C85A0B">
          <w:rPr>
            <w:rFonts w:cs="Times New Roman"/>
            <w:noProof/>
          </w:rPr>
          <w:fldChar w:fldCharType="end"/>
        </w:r>
        <w:bookmarkEnd w:id="106"/>
        <w:r w:rsidRPr="005351A7" w:rsidDel="00C85A0B">
          <w:rPr>
            <w:rFonts w:cs="Times New Roman"/>
          </w:rPr>
          <w:delText xml:space="preserve"> </w:delText>
        </w:r>
        <w:r w:rsidRPr="005351A7" w:rsidDel="00C85A0B">
          <w:rPr>
            <w:rFonts w:cs="Times New Roman"/>
          </w:rPr>
          <w:delText>各訳者における</w:delText>
        </w:r>
        <w:r w:rsidRPr="005351A7" w:rsidDel="00C85A0B">
          <w:rPr>
            <w:rFonts w:cs="Times New Roman"/>
          </w:rPr>
          <w:delText>DMIS</w:delText>
        </w:r>
        <w:r w:rsidRPr="005351A7" w:rsidDel="00C85A0B">
          <w:rPr>
            <w:rFonts w:cs="Times New Roman"/>
          </w:rPr>
          <w:delText>の構成比（</w:delText>
        </w:r>
        <w:r w:rsidRPr="005351A7" w:rsidDel="00C85A0B">
          <w:rPr>
            <w:rFonts w:cs="Times New Roman"/>
          </w:rPr>
          <w:delText>100%</w:delText>
        </w:r>
        <w:r w:rsidRPr="005351A7" w:rsidDel="00C85A0B">
          <w:rPr>
            <w:rFonts w:cs="Times New Roman"/>
          </w:rPr>
          <w:delText>積み上げグラフ）</w:delText>
        </w:r>
      </w:del>
    </w:p>
    <w:p w14:paraId="615DB884" w14:textId="77777777" w:rsidR="00C85A0B" w:rsidRPr="005351A7" w:rsidRDefault="00C85A0B" w:rsidP="004426C6">
      <w:pPr>
        <w:pStyle w:val="aff"/>
        <w:jc w:val="center"/>
        <w:rPr>
          <w:ins w:id="108" w:author="Masato YOSHIKAWA" w:date="2026-01-25T10:54:00Z" w16du:dateUtc="2026-01-25T01:54:00Z"/>
          <w:rFonts w:cs="Times New Roman" w:hint="eastAsia"/>
        </w:rPr>
      </w:pPr>
    </w:p>
    <w:p w14:paraId="20B002A4" w14:textId="3CF31848" w:rsidR="00D13C34" w:rsidRPr="004426C6" w:rsidRDefault="005351A7" w:rsidP="00402B5C">
      <w:pPr>
        <w:rPr>
          <w:rFonts w:cs="Times New Roman" w:hint="eastAsia"/>
          <w:szCs w:val="21"/>
        </w:rPr>
      </w:pPr>
      <w:r w:rsidRPr="00402B5C">
        <w:rPr>
          <w:rFonts w:cs="Times New Roman"/>
          <w:noProof/>
          <w:szCs w:val="21"/>
        </w:rPr>
        <w:drawing>
          <wp:inline distT="0" distB="0" distL="0" distR="0" wp14:anchorId="54F7455E" wp14:editId="0B9A7656">
            <wp:extent cx="5400040" cy="2852420"/>
            <wp:effectExtent l="0" t="0" r="0" b="5080"/>
            <wp:docPr id="722961078" name="図 2"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61078" name="図 2" descr="グラフ&#10;&#10;AI 生成コンテンツは誤りを含む可能性がありま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2852420"/>
                    </a:xfrm>
                    <a:prstGeom prst="rect">
                      <a:avLst/>
                    </a:prstGeom>
                    <a:noFill/>
                    <a:ln>
                      <a:noFill/>
                    </a:ln>
                  </pic:spPr>
                </pic:pic>
              </a:graphicData>
            </a:graphic>
          </wp:inline>
        </w:drawing>
      </w:r>
    </w:p>
    <w:p w14:paraId="2A033156" w14:textId="77777777" w:rsidR="00C85A0B" w:rsidRPr="005351A7" w:rsidRDefault="00C85A0B" w:rsidP="00C85A0B">
      <w:pPr>
        <w:pStyle w:val="aff"/>
        <w:jc w:val="center"/>
        <w:rPr>
          <w:ins w:id="109" w:author="Masato YOSHIKAWA" w:date="2026-01-25T10:54:00Z" w16du:dateUtc="2026-01-25T01:54:00Z"/>
          <w:rFonts w:cs="Times New Roman"/>
        </w:rPr>
      </w:pPr>
      <w:ins w:id="110" w:author="Masato YOSHIKAWA" w:date="2026-01-25T10:54:00Z" w16du:dateUtc="2026-01-25T01:54:00Z">
        <w:r w:rsidRPr="005351A7">
          <w:rPr>
            <w:rFonts w:cs="Times New Roman"/>
          </w:rPr>
          <w:t>図</w:t>
        </w:r>
        <w:r w:rsidRPr="005351A7">
          <w:rPr>
            <w:rFonts w:cs="Times New Roman"/>
          </w:rPr>
          <w:t xml:space="preserve"> </w:t>
        </w:r>
        <w:r w:rsidRPr="005351A7">
          <w:rPr>
            <w:rFonts w:cs="Times New Roman"/>
          </w:rPr>
          <w:fldChar w:fldCharType="begin"/>
        </w:r>
        <w:r w:rsidRPr="005351A7">
          <w:rPr>
            <w:rFonts w:cs="Times New Roman"/>
          </w:rPr>
          <w:instrText xml:space="preserve"> SEQ </w:instrText>
        </w:r>
        <w:r w:rsidRPr="005351A7">
          <w:rPr>
            <w:rFonts w:cs="Times New Roman"/>
          </w:rPr>
          <w:instrText>図</w:instrText>
        </w:r>
        <w:r w:rsidRPr="005351A7">
          <w:rPr>
            <w:rFonts w:cs="Times New Roman"/>
          </w:rPr>
          <w:instrText xml:space="preserve"> \* ARABIC </w:instrText>
        </w:r>
        <w:r w:rsidRPr="005351A7">
          <w:rPr>
            <w:rFonts w:cs="Times New Roman"/>
          </w:rPr>
          <w:fldChar w:fldCharType="separate"/>
        </w:r>
        <w:r w:rsidRPr="005351A7">
          <w:rPr>
            <w:rFonts w:cs="Times New Roman"/>
            <w:noProof/>
          </w:rPr>
          <w:t>2</w:t>
        </w:r>
        <w:r w:rsidRPr="005351A7">
          <w:rPr>
            <w:rFonts w:cs="Times New Roman"/>
            <w:noProof/>
          </w:rPr>
          <w:fldChar w:fldCharType="end"/>
        </w:r>
        <w:r w:rsidRPr="005351A7">
          <w:rPr>
            <w:rFonts w:cs="Times New Roman"/>
          </w:rPr>
          <w:t xml:space="preserve"> </w:t>
        </w:r>
        <w:r w:rsidRPr="005351A7">
          <w:rPr>
            <w:rFonts w:cs="Times New Roman"/>
          </w:rPr>
          <w:t>各訳者における</w:t>
        </w:r>
        <w:r w:rsidRPr="005351A7">
          <w:rPr>
            <w:rFonts w:cs="Times New Roman"/>
          </w:rPr>
          <w:t>DMIS</w:t>
        </w:r>
        <w:r w:rsidRPr="005351A7">
          <w:rPr>
            <w:rFonts w:cs="Times New Roman"/>
          </w:rPr>
          <w:t>の構成比（</w:t>
        </w:r>
        <w:r w:rsidRPr="005351A7">
          <w:rPr>
            <w:rFonts w:cs="Times New Roman"/>
          </w:rPr>
          <w:t>100%</w:t>
        </w:r>
        <w:r w:rsidRPr="005351A7">
          <w:rPr>
            <w:rFonts w:cs="Times New Roman"/>
          </w:rPr>
          <w:t>積み上げグラフ）</w:t>
        </w:r>
      </w:ins>
    </w:p>
    <w:p w14:paraId="11E04B00" w14:textId="66A6D243" w:rsidR="00C85A0B" w:rsidRDefault="00B00AB7" w:rsidP="003D6676">
      <w:pPr>
        <w:rPr>
          <w:rFonts w:cs="Times New Roman" w:hint="eastAsia"/>
          <w:szCs w:val="21"/>
        </w:rPr>
      </w:pPr>
      <w:del w:id="111" w:author="Masato YOSHIKAWA" w:date="2026-01-25T10:54:00Z" w16du:dateUtc="2026-01-25T01:54:00Z">
        <w:r w:rsidRPr="00402B5C" w:rsidDel="00C85A0B">
          <w:rPr>
            <w:rFonts w:cs="Times New Roman" w:hint="eastAsia"/>
            <w:szCs w:val="21"/>
          </w:rPr>
          <w:delText xml:space="preserve">　</w:delText>
        </w:r>
      </w:del>
    </w:p>
    <w:p w14:paraId="223E0F19" w14:textId="6237A2F3" w:rsidR="00EB1C97" w:rsidRPr="00402B5C" w:rsidRDefault="00B00AB7" w:rsidP="005351A7">
      <w:pPr>
        <w:ind w:firstLineChars="100" w:firstLine="210"/>
        <w:rPr>
          <w:rFonts w:cs="Times New Roman"/>
          <w:szCs w:val="21"/>
        </w:rPr>
      </w:pPr>
      <w:r w:rsidRPr="00402B5C">
        <w:rPr>
          <w:rFonts w:cs="Times New Roman" w:hint="eastAsia"/>
          <w:szCs w:val="21"/>
        </w:rPr>
        <w:t>全体的な傾向として、両訳ともに</w:t>
      </w:r>
      <w:r w:rsidRPr="00402B5C">
        <w:rPr>
          <w:rFonts w:cs="Times New Roman"/>
          <w:szCs w:val="21"/>
        </w:rPr>
        <w:t>Minimization</w:t>
      </w:r>
      <w:r w:rsidRPr="00402B5C">
        <w:rPr>
          <w:rFonts w:cs="Times New Roman" w:hint="eastAsia"/>
          <w:szCs w:val="21"/>
        </w:rPr>
        <w:t>が約</w:t>
      </w:r>
      <w:r w:rsidRPr="00402B5C">
        <w:rPr>
          <w:rFonts w:cs="Times New Roman"/>
          <w:szCs w:val="21"/>
        </w:rPr>
        <w:t>7</w:t>
      </w:r>
      <w:r w:rsidRPr="00402B5C">
        <w:rPr>
          <w:rFonts w:cs="Times New Roman" w:hint="eastAsia"/>
          <w:szCs w:val="21"/>
        </w:rPr>
        <w:t>割（近藤：</w:t>
      </w:r>
      <w:r w:rsidRPr="00402B5C">
        <w:rPr>
          <w:rFonts w:cs="Times New Roman"/>
          <w:szCs w:val="21"/>
        </w:rPr>
        <w:t>69.1%</w:t>
      </w:r>
      <w:r w:rsidRPr="00402B5C">
        <w:rPr>
          <w:rFonts w:cs="Times New Roman" w:hint="eastAsia"/>
          <w:szCs w:val="21"/>
        </w:rPr>
        <w:t>、</w:t>
      </w:r>
      <w:r w:rsidRPr="00402B5C">
        <w:rPr>
          <w:rFonts w:cs="Times New Roman"/>
          <w:szCs w:val="21"/>
        </w:rPr>
        <w:t>McClellan</w:t>
      </w:r>
      <w:r w:rsidRPr="00402B5C">
        <w:rPr>
          <w:rFonts w:cs="Times New Roman" w:hint="eastAsia"/>
          <w:szCs w:val="21"/>
        </w:rPr>
        <w:t>：</w:t>
      </w:r>
      <w:r w:rsidRPr="00402B5C">
        <w:rPr>
          <w:rFonts w:cs="Times New Roman"/>
          <w:szCs w:val="21"/>
        </w:rPr>
        <w:t>69.7%</w:t>
      </w:r>
      <w:r w:rsidRPr="00402B5C">
        <w:rPr>
          <w:rFonts w:cs="Times New Roman" w:hint="eastAsia"/>
          <w:szCs w:val="21"/>
        </w:rPr>
        <w:t>）と</w:t>
      </w:r>
      <w:r w:rsidR="009F7DDA" w:rsidRPr="00402B5C">
        <w:rPr>
          <w:rFonts w:cs="Times New Roman" w:hint="eastAsia"/>
          <w:szCs w:val="21"/>
        </w:rPr>
        <w:t>、過半数を大きく超える割合</w:t>
      </w:r>
      <w:r w:rsidRPr="00402B5C">
        <w:rPr>
          <w:rFonts w:cs="Times New Roman" w:hint="eastAsia"/>
          <w:szCs w:val="21"/>
        </w:rPr>
        <w:t>を占めている。</w:t>
      </w:r>
      <w:r w:rsidR="009F7DDA" w:rsidRPr="00402B5C">
        <w:rPr>
          <w:rFonts w:cs="Times New Roman" w:hint="eastAsia"/>
          <w:szCs w:val="21"/>
        </w:rPr>
        <w:t>これは、原文に含まれる日本固有の文化的要素が、英語圏の読者</w:t>
      </w:r>
      <w:r w:rsidR="00BE27E0" w:rsidRPr="00402B5C">
        <w:rPr>
          <w:rFonts w:cs="Times New Roman" w:hint="eastAsia"/>
          <w:szCs w:val="21"/>
        </w:rPr>
        <w:t>にとって</w:t>
      </w:r>
      <w:r w:rsidR="009F7DDA" w:rsidRPr="00402B5C">
        <w:rPr>
          <w:rFonts w:cs="Times New Roman" w:hint="eastAsia"/>
          <w:szCs w:val="21"/>
        </w:rPr>
        <w:t>既知の概念や普遍的な事象として</w:t>
      </w:r>
      <w:r w:rsidR="00A45539" w:rsidRPr="00402B5C">
        <w:rPr>
          <w:rFonts w:cs="Times New Roman" w:hint="eastAsia"/>
          <w:szCs w:val="21"/>
        </w:rPr>
        <w:t>掲示されていること</w:t>
      </w:r>
      <w:r w:rsidR="009F7DDA" w:rsidRPr="00402B5C">
        <w:rPr>
          <w:rFonts w:cs="Times New Roman" w:hint="eastAsia"/>
          <w:szCs w:val="21"/>
        </w:rPr>
        <w:t>を意味する。結果として</w:t>
      </w:r>
      <w:r w:rsidR="00A45539" w:rsidRPr="00402B5C">
        <w:rPr>
          <w:rFonts w:cs="Times New Roman" w:hint="eastAsia"/>
          <w:szCs w:val="21"/>
        </w:rPr>
        <w:t>、</w:t>
      </w:r>
      <w:r w:rsidR="006547A4" w:rsidRPr="00402B5C">
        <w:rPr>
          <w:rFonts w:cs="Times New Roman" w:hint="eastAsia"/>
          <w:szCs w:val="21"/>
        </w:rPr>
        <w:t>読者が</w:t>
      </w:r>
      <w:r w:rsidR="006B2684" w:rsidRPr="00402B5C">
        <w:rPr>
          <w:rFonts w:cs="Times New Roman" w:hint="eastAsia"/>
          <w:szCs w:val="21"/>
        </w:rPr>
        <w:t>両訳とも</w:t>
      </w:r>
      <w:r w:rsidR="009F7DDA" w:rsidRPr="00402B5C">
        <w:rPr>
          <w:rFonts w:cs="Times New Roman" w:hint="eastAsia"/>
          <w:szCs w:val="21"/>
        </w:rPr>
        <w:t>文化的な差異による違和感を覚えることなく、自</w:t>
      </w:r>
      <w:r w:rsidR="002A6836">
        <w:rPr>
          <w:rFonts w:cs="Times New Roman" w:hint="eastAsia"/>
          <w:szCs w:val="21"/>
        </w:rPr>
        <w:t>文化</w:t>
      </w:r>
      <w:r w:rsidR="009F7DDA" w:rsidRPr="00402B5C">
        <w:rPr>
          <w:rFonts w:cs="Times New Roman" w:hint="eastAsia"/>
          <w:szCs w:val="21"/>
        </w:rPr>
        <w:t>の枠組みの中でスムーズに物語を享受できる状態に置かれていると言える。</w:t>
      </w:r>
    </w:p>
    <w:p w14:paraId="277CF6C6" w14:textId="4A6F4CF0" w:rsidR="009F7DDA" w:rsidRPr="00402B5C" w:rsidRDefault="009F7DDA" w:rsidP="009F7DDA">
      <w:pPr>
        <w:ind w:firstLineChars="100" w:firstLine="210"/>
        <w:rPr>
          <w:rFonts w:cs="Times New Roman"/>
          <w:szCs w:val="21"/>
        </w:rPr>
      </w:pPr>
      <w:r w:rsidRPr="00402B5C">
        <w:rPr>
          <w:rFonts w:cs="Times New Roman" w:hint="eastAsia"/>
          <w:szCs w:val="21"/>
        </w:rPr>
        <w:t>また、</w:t>
      </w:r>
      <w:r w:rsidR="00902FD0" w:rsidRPr="00402B5C">
        <w:rPr>
          <w:rFonts w:cs="Times New Roman" w:hint="eastAsia"/>
          <w:szCs w:val="21"/>
        </w:rPr>
        <w:t>各段階の</w:t>
      </w:r>
      <w:r w:rsidRPr="00402B5C">
        <w:rPr>
          <w:rFonts w:cs="Times New Roman"/>
          <w:szCs w:val="21"/>
        </w:rPr>
        <w:t>出現頻度</w:t>
      </w:r>
      <w:r w:rsidR="00902FD0" w:rsidRPr="00402B5C">
        <w:rPr>
          <w:rFonts w:cs="Times New Roman" w:hint="eastAsia"/>
          <w:szCs w:val="21"/>
        </w:rPr>
        <w:t>の</w:t>
      </w:r>
      <w:r w:rsidRPr="00402B5C">
        <w:rPr>
          <w:rFonts w:cs="Times New Roman"/>
          <w:szCs w:val="21"/>
        </w:rPr>
        <w:t>順位においても、両者とも</w:t>
      </w:r>
      <w:r w:rsidRPr="00402B5C">
        <w:rPr>
          <w:rFonts w:cs="Times New Roman" w:hint="eastAsia"/>
          <w:szCs w:val="21"/>
        </w:rPr>
        <w:t>に</w:t>
      </w:r>
      <w:r w:rsidRPr="00402B5C">
        <w:rPr>
          <w:rFonts w:cs="Times New Roman"/>
          <w:szCs w:val="21"/>
        </w:rPr>
        <w:t>Minimization&gt; Acceptance&gt;Denial&gt;Adaptation</w:t>
      </w:r>
      <w:r w:rsidRPr="00402B5C">
        <w:rPr>
          <w:rFonts w:cs="Times New Roman"/>
          <w:szCs w:val="21"/>
        </w:rPr>
        <w:t>という同一の傾向を示した。</w:t>
      </w:r>
      <w:r w:rsidRPr="00402B5C">
        <w:rPr>
          <w:rFonts w:cs="Times New Roman"/>
          <w:szCs w:val="21"/>
        </w:rPr>
        <w:t>2</w:t>
      </w:r>
      <w:r w:rsidRPr="00402B5C">
        <w:rPr>
          <w:rFonts w:cs="Times New Roman"/>
          <w:szCs w:val="21"/>
        </w:rPr>
        <w:t>番目に多い</w:t>
      </w:r>
      <w:r w:rsidRPr="00402B5C">
        <w:rPr>
          <w:rFonts w:cs="Times New Roman"/>
          <w:szCs w:val="21"/>
        </w:rPr>
        <w:t>Acceptance</w:t>
      </w:r>
      <w:r w:rsidRPr="00402B5C">
        <w:rPr>
          <w:rFonts w:cs="Times New Roman"/>
          <w:szCs w:val="21"/>
        </w:rPr>
        <w:t>は</w:t>
      </w:r>
      <w:r w:rsidRPr="00402B5C">
        <w:rPr>
          <w:rFonts w:cs="Times New Roman"/>
          <w:szCs w:val="21"/>
        </w:rPr>
        <w:t>13</w:t>
      </w:r>
      <w:r w:rsidRPr="00402B5C">
        <w:rPr>
          <w:rFonts w:cs="Times New Roman" w:hint="eastAsia"/>
          <w:szCs w:val="21"/>
        </w:rPr>
        <w:t>〜</w:t>
      </w:r>
      <w:r w:rsidRPr="00402B5C">
        <w:rPr>
          <w:rFonts w:cs="Times New Roman"/>
          <w:szCs w:val="21"/>
        </w:rPr>
        <w:t>14%</w:t>
      </w:r>
      <w:r w:rsidRPr="00402B5C">
        <w:rPr>
          <w:rFonts w:cs="Times New Roman"/>
          <w:szCs w:val="21"/>
        </w:rPr>
        <w:t>程度であり、ここでは読者は</w:t>
      </w:r>
      <w:r w:rsidRPr="00402B5C">
        <w:rPr>
          <w:rFonts w:cs="Times New Roman" w:hint="eastAsia"/>
          <w:szCs w:val="21"/>
        </w:rPr>
        <w:t>、自文化にはない</w:t>
      </w:r>
      <w:r w:rsidRPr="00402B5C">
        <w:rPr>
          <w:rFonts w:cs="Times New Roman"/>
          <w:szCs w:val="21"/>
        </w:rPr>
        <w:t>日本独自の文化要素であると</w:t>
      </w:r>
      <w:r w:rsidRPr="00402B5C">
        <w:rPr>
          <w:rFonts w:cs="Times New Roman" w:hint="eastAsia"/>
          <w:szCs w:val="21"/>
        </w:rPr>
        <w:t>、</w:t>
      </w:r>
      <w:r w:rsidRPr="00402B5C">
        <w:rPr>
          <w:rFonts w:cs="Times New Roman"/>
          <w:szCs w:val="21"/>
        </w:rPr>
        <w:t>表層的な差異は認識するものの、その背景にある深い意味や文脈までは理解しない状態に留まっている</w:t>
      </w:r>
      <w:r w:rsidR="006547A4" w:rsidRPr="00402B5C">
        <w:rPr>
          <w:rFonts w:cs="Times New Roman" w:hint="eastAsia"/>
          <w:szCs w:val="21"/>
        </w:rPr>
        <w:t>ことがデータから読み取れる。</w:t>
      </w:r>
    </w:p>
    <w:p w14:paraId="14665000" w14:textId="1BE0CDE6" w:rsidR="00ED06BC" w:rsidRPr="00402B5C" w:rsidRDefault="009F7DDA" w:rsidP="00ED06BC">
      <w:pPr>
        <w:ind w:firstLineChars="100" w:firstLine="210"/>
        <w:rPr>
          <w:rFonts w:cs="Times New Roman"/>
          <w:szCs w:val="21"/>
        </w:rPr>
      </w:pPr>
      <w:r w:rsidRPr="00402B5C">
        <w:rPr>
          <w:rFonts w:cs="Times New Roman"/>
          <w:szCs w:val="21"/>
        </w:rPr>
        <w:t>一方で、両者の</w:t>
      </w:r>
      <w:r w:rsidR="00BB5B7B" w:rsidRPr="00402B5C">
        <w:rPr>
          <w:rFonts w:cs="Times New Roman" w:hint="eastAsia"/>
          <w:szCs w:val="21"/>
        </w:rPr>
        <w:t>訳文</w:t>
      </w:r>
      <w:r w:rsidRPr="00402B5C">
        <w:rPr>
          <w:rFonts w:cs="Times New Roman"/>
          <w:szCs w:val="21"/>
        </w:rPr>
        <w:t>に</w:t>
      </w:r>
      <w:r w:rsidR="00E66331" w:rsidRPr="00402B5C">
        <w:rPr>
          <w:rFonts w:cs="Times New Roman" w:hint="eastAsia"/>
          <w:szCs w:val="21"/>
        </w:rPr>
        <w:t>は</w:t>
      </w:r>
      <w:r w:rsidR="00AC7E20">
        <w:rPr>
          <w:rFonts w:cs="Times New Roman" w:hint="eastAsia"/>
          <w:szCs w:val="21"/>
        </w:rPr>
        <w:t>、</w:t>
      </w:r>
      <w:r w:rsidRPr="00402B5C">
        <w:rPr>
          <w:rFonts w:cs="Times New Roman"/>
          <w:szCs w:val="21"/>
        </w:rPr>
        <w:t>差異も見られた。最も顕著な違いは、異文化理解の深化を示す</w:t>
      </w:r>
      <w:r w:rsidRPr="00402B5C">
        <w:rPr>
          <w:rFonts w:cs="Times New Roman"/>
          <w:szCs w:val="21"/>
        </w:rPr>
        <w:t>Adaptation</w:t>
      </w:r>
      <w:r w:rsidRPr="00402B5C">
        <w:rPr>
          <w:rFonts w:cs="Times New Roman"/>
          <w:szCs w:val="21"/>
        </w:rPr>
        <w:t>の割合である。近藤</w:t>
      </w:r>
      <w:r w:rsidR="00185834" w:rsidRPr="00402B5C">
        <w:rPr>
          <w:rFonts w:cs="Times New Roman" w:hint="eastAsia"/>
          <w:szCs w:val="21"/>
        </w:rPr>
        <w:t>の</w:t>
      </w:r>
      <w:r w:rsidR="00185834" w:rsidRPr="00402B5C">
        <w:rPr>
          <w:rFonts w:cs="Times New Roman"/>
          <w:szCs w:val="21"/>
        </w:rPr>
        <w:t>Adaptation</w:t>
      </w:r>
      <w:r w:rsidR="00185834" w:rsidRPr="00402B5C">
        <w:rPr>
          <w:rFonts w:cs="Times New Roman" w:hint="eastAsia"/>
          <w:szCs w:val="21"/>
        </w:rPr>
        <w:t>の割合</w:t>
      </w:r>
      <w:r w:rsidRPr="00402B5C">
        <w:rPr>
          <w:rFonts w:cs="Times New Roman"/>
          <w:szCs w:val="21"/>
        </w:rPr>
        <w:t>は</w:t>
      </w:r>
      <w:r w:rsidRPr="00402B5C">
        <w:rPr>
          <w:rFonts w:cs="Times New Roman"/>
          <w:szCs w:val="21"/>
        </w:rPr>
        <w:t>7.9%</w:t>
      </w:r>
      <w:r w:rsidRPr="00402B5C">
        <w:rPr>
          <w:rFonts w:cs="Times New Roman"/>
          <w:szCs w:val="21"/>
        </w:rPr>
        <w:t>（</w:t>
      </w:r>
      <w:r w:rsidRPr="00402B5C">
        <w:rPr>
          <w:rFonts w:cs="Times New Roman"/>
          <w:szCs w:val="21"/>
        </w:rPr>
        <w:t>12</w:t>
      </w:r>
      <w:r w:rsidRPr="00402B5C">
        <w:rPr>
          <w:rFonts w:cs="Times New Roman"/>
          <w:szCs w:val="21"/>
        </w:rPr>
        <w:t>回）と、</w:t>
      </w:r>
      <w:r w:rsidRPr="00402B5C">
        <w:rPr>
          <w:rFonts w:cs="Times New Roman"/>
          <w:szCs w:val="21"/>
        </w:rPr>
        <w:t>McClellan</w:t>
      </w:r>
      <w:r w:rsidRPr="00402B5C">
        <w:rPr>
          <w:rFonts w:cs="Times New Roman"/>
          <w:szCs w:val="21"/>
        </w:rPr>
        <w:t>の</w:t>
      </w:r>
      <w:r w:rsidRPr="00402B5C">
        <w:rPr>
          <w:rFonts w:cs="Times New Roman"/>
          <w:szCs w:val="21"/>
        </w:rPr>
        <w:t>3.3%</w:t>
      </w:r>
      <w:r w:rsidRPr="00402B5C">
        <w:rPr>
          <w:rFonts w:cs="Times New Roman"/>
          <w:szCs w:val="21"/>
        </w:rPr>
        <w:t>（</w:t>
      </w:r>
      <w:r w:rsidRPr="00402B5C">
        <w:rPr>
          <w:rFonts w:cs="Times New Roman"/>
          <w:szCs w:val="21"/>
        </w:rPr>
        <w:t>5</w:t>
      </w:r>
      <w:r w:rsidRPr="00402B5C">
        <w:rPr>
          <w:rFonts w:cs="Times New Roman"/>
          <w:szCs w:val="21"/>
        </w:rPr>
        <w:t>回）と比較して高い数値を示している。これは、近藤</w:t>
      </w:r>
      <w:r w:rsidR="000811E2" w:rsidRPr="00402B5C">
        <w:rPr>
          <w:rFonts w:cs="Times New Roman" w:hint="eastAsia"/>
          <w:szCs w:val="21"/>
        </w:rPr>
        <w:t>訳</w:t>
      </w:r>
      <w:r w:rsidRPr="00402B5C">
        <w:rPr>
          <w:rFonts w:cs="Times New Roman"/>
          <w:szCs w:val="21"/>
        </w:rPr>
        <w:t>の方が、読者</w:t>
      </w:r>
      <w:r w:rsidR="000811E2" w:rsidRPr="00402B5C">
        <w:rPr>
          <w:rFonts w:cs="Times New Roman" w:hint="eastAsia"/>
          <w:szCs w:val="21"/>
        </w:rPr>
        <w:t>が</w:t>
      </w:r>
      <w:r w:rsidRPr="00402B5C">
        <w:rPr>
          <w:rFonts w:cs="Times New Roman"/>
          <w:szCs w:val="21"/>
        </w:rPr>
        <w:t>単なる差異の認知を超え、その文化的要素が持つ本来の機能や文脈を論理的</w:t>
      </w:r>
      <w:r w:rsidR="000811E2" w:rsidRPr="00402B5C">
        <w:rPr>
          <w:rFonts w:cs="Times New Roman" w:hint="eastAsia"/>
          <w:szCs w:val="21"/>
        </w:rPr>
        <w:t>に理解</w:t>
      </w:r>
      <w:r w:rsidR="00EB668E" w:rsidRPr="00402B5C">
        <w:rPr>
          <w:rFonts w:cs="Times New Roman" w:hint="eastAsia"/>
          <w:szCs w:val="21"/>
        </w:rPr>
        <w:t>できる</w:t>
      </w:r>
      <w:r w:rsidRPr="00402B5C">
        <w:rPr>
          <w:rFonts w:cs="Times New Roman"/>
          <w:szCs w:val="21"/>
        </w:rPr>
        <w:t>箇所が多いこと</w:t>
      </w:r>
      <w:r w:rsidRPr="00402B5C">
        <w:rPr>
          <w:rFonts w:cs="Times New Roman"/>
          <w:szCs w:val="21"/>
        </w:rPr>
        <w:lastRenderedPageBreak/>
        <w:t>を</w:t>
      </w:r>
      <w:r w:rsidR="006547A4" w:rsidRPr="00402B5C">
        <w:rPr>
          <w:rFonts w:cs="Times New Roman" w:hint="eastAsia"/>
          <w:szCs w:val="21"/>
        </w:rPr>
        <w:t>示している。</w:t>
      </w:r>
    </w:p>
    <w:p w14:paraId="1E6860F7" w14:textId="4212AC4E" w:rsidR="00ED06BC" w:rsidRPr="00402B5C" w:rsidRDefault="00ED06BC" w:rsidP="00ED06BC">
      <w:pPr>
        <w:rPr>
          <w:rFonts w:cs="Times New Roman"/>
          <w:szCs w:val="21"/>
        </w:rPr>
      </w:pPr>
      <w:r w:rsidRPr="00402B5C">
        <w:rPr>
          <w:rFonts w:cs="Times New Roman" w:hint="eastAsia"/>
          <w:szCs w:val="21"/>
        </w:rPr>
        <w:t xml:space="preserve">　対照的に、</w:t>
      </w:r>
      <w:r w:rsidRPr="00402B5C">
        <w:rPr>
          <w:rFonts w:cs="Times New Roman"/>
          <w:szCs w:val="21"/>
        </w:rPr>
        <w:t>McClellan</w:t>
      </w:r>
      <w:r w:rsidRPr="00402B5C">
        <w:rPr>
          <w:rFonts w:cs="Times New Roman" w:hint="eastAsia"/>
          <w:szCs w:val="21"/>
        </w:rPr>
        <w:t>は</w:t>
      </w:r>
      <w:r w:rsidRPr="00402B5C">
        <w:rPr>
          <w:rFonts w:cs="Times New Roman"/>
          <w:szCs w:val="21"/>
        </w:rPr>
        <w:t>Denial</w:t>
      </w:r>
      <w:r w:rsidRPr="00402B5C">
        <w:rPr>
          <w:rFonts w:cs="Times New Roman" w:hint="eastAsia"/>
          <w:szCs w:val="21"/>
        </w:rPr>
        <w:t>の割合が</w:t>
      </w:r>
      <w:r w:rsidRPr="00402B5C">
        <w:rPr>
          <w:rFonts w:cs="Times New Roman"/>
          <w:szCs w:val="21"/>
        </w:rPr>
        <w:t>12.5%</w:t>
      </w:r>
      <w:r w:rsidRPr="00402B5C">
        <w:rPr>
          <w:rFonts w:cs="Times New Roman" w:hint="eastAsia"/>
          <w:szCs w:val="21"/>
        </w:rPr>
        <w:t>（</w:t>
      </w:r>
      <w:r w:rsidRPr="00402B5C">
        <w:rPr>
          <w:rFonts w:cs="Times New Roman"/>
          <w:szCs w:val="21"/>
        </w:rPr>
        <w:t>19</w:t>
      </w:r>
      <w:r w:rsidRPr="00402B5C">
        <w:rPr>
          <w:rFonts w:cs="Times New Roman" w:hint="eastAsia"/>
          <w:szCs w:val="21"/>
        </w:rPr>
        <w:t>回）と、近藤の</w:t>
      </w:r>
      <w:r w:rsidRPr="00402B5C">
        <w:rPr>
          <w:rFonts w:cs="Times New Roman"/>
          <w:szCs w:val="21"/>
        </w:rPr>
        <w:t>9.9%</w:t>
      </w:r>
      <w:r w:rsidRPr="00402B5C">
        <w:rPr>
          <w:rFonts w:cs="Times New Roman" w:hint="eastAsia"/>
          <w:szCs w:val="21"/>
        </w:rPr>
        <w:t>（</w:t>
      </w:r>
      <w:r w:rsidRPr="00402B5C">
        <w:rPr>
          <w:rFonts w:cs="Times New Roman"/>
          <w:szCs w:val="21"/>
        </w:rPr>
        <w:t>15</w:t>
      </w:r>
      <w:r w:rsidRPr="00402B5C">
        <w:rPr>
          <w:rFonts w:cs="Times New Roman" w:hint="eastAsia"/>
          <w:szCs w:val="21"/>
        </w:rPr>
        <w:t>回）よりもやや高い傾向にある。</w:t>
      </w:r>
      <w:r w:rsidR="00987438" w:rsidRPr="00402B5C">
        <w:rPr>
          <w:rFonts w:cs="Times New Roman"/>
          <w:szCs w:val="21"/>
        </w:rPr>
        <w:t>Denial</w:t>
      </w:r>
      <w:r w:rsidR="00987438" w:rsidRPr="00402B5C">
        <w:rPr>
          <w:rFonts w:cs="Times New Roman"/>
          <w:szCs w:val="21"/>
        </w:rPr>
        <w:t>は、文化的要素そのものが読者から</w:t>
      </w:r>
      <w:r w:rsidR="00072674" w:rsidRPr="00402B5C">
        <w:rPr>
          <w:rFonts w:cs="Times New Roman" w:hint="eastAsia"/>
          <w:szCs w:val="21"/>
        </w:rPr>
        <w:t>不可視化</w:t>
      </w:r>
      <w:r w:rsidR="00987438" w:rsidRPr="00402B5C">
        <w:rPr>
          <w:rFonts w:cs="Times New Roman"/>
          <w:szCs w:val="21"/>
        </w:rPr>
        <w:t>され</w:t>
      </w:r>
      <w:r w:rsidR="00987438" w:rsidRPr="00402B5C">
        <w:rPr>
          <w:rFonts w:cs="Times New Roman" w:hint="eastAsia"/>
          <w:szCs w:val="21"/>
        </w:rPr>
        <w:t>て</w:t>
      </w:r>
      <w:r w:rsidR="00072674" w:rsidRPr="00402B5C">
        <w:rPr>
          <w:rFonts w:cs="Times New Roman" w:hint="eastAsia"/>
          <w:szCs w:val="21"/>
        </w:rPr>
        <w:t>認識できない</w:t>
      </w:r>
      <w:r w:rsidR="00987438" w:rsidRPr="00402B5C">
        <w:rPr>
          <w:rFonts w:cs="Times New Roman"/>
          <w:szCs w:val="21"/>
        </w:rPr>
        <w:t>状態</w:t>
      </w:r>
      <w:r w:rsidR="00D63524" w:rsidRPr="00402B5C">
        <w:rPr>
          <w:rFonts w:cs="Times New Roman" w:hint="eastAsia"/>
          <w:szCs w:val="21"/>
        </w:rPr>
        <w:t>を指すため、</w:t>
      </w:r>
      <w:r w:rsidR="00D63524" w:rsidRPr="00402B5C">
        <w:rPr>
          <w:rFonts w:cs="Times New Roman"/>
          <w:szCs w:val="21"/>
        </w:rPr>
        <w:t>McClellan</w:t>
      </w:r>
      <w:r w:rsidR="00D63524" w:rsidRPr="00402B5C">
        <w:rPr>
          <w:rFonts w:cs="Times New Roman" w:hint="eastAsia"/>
          <w:szCs w:val="21"/>
        </w:rPr>
        <w:t>訳では</w:t>
      </w:r>
      <w:r w:rsidR="002B7511" w:rsidRPr="00402B5C">
        <w:rPr>
          <w:rFonts w:cs="Times New Roman" w:hint="eastAsia"/>
          <w:szCs w:val="21"/>
        </w:rPr>
        <w:t>読者が異文化的な要素に接触するその機会そのものが、近藤</w:t>
      </w:r>
      <w:r w:rsidR="004200A2" w:rsidRPr="00402B5C">
        <w:rPr>
          <w:rFonts w:cs="Times New Roman" w:hint="eastAsia"/>
          <w:szCs w:val="21"/>
        </w:rPr>
        <w:t>よりも限定的になっていると言える。</w:t>
      </w:r>
    </w:p>
    <w:p w14:paraId="0ACD1051" w14:textId="21EA3261" w:rsidR="00C30E80" w:rsidRPr="00402B5C" w:rsidRDefault="004200A2" w:rsidP="00ED06BC">
      <w:pPr>
        <w:rPr>
          <w:rFonts w:cs="Times New Roman"/>
          <w:szCs w:val="21"/>
        </w:rPr>
      </w:pPr>
      <w:r w:rsidRPr="00402B5C">
        <w:rPr>
          <w:rFonts w:cs="Times New Roman" w:hint="eastAsia"/>
          <w:szCs w:val="21"/>
        </w:rPr>
        <w:t xml:space="preserve">　</w:t>
      </w:r>
      <w:r w:rsidR="00D7016D" w:rsidRPr="00402B5C">
        <w:rPr>
          <w:rFonts w:cs="Times New Roman" w:hint="eastAsia"/>
          <w:szCs w:val="21"/>
        </w:rPr>
        <w:t>以上の結果から、両訳ともに</w:t>
      </w:r>
      <w:r w:rsidR="00EA4052" w:rsidRPr="00402B5C">
        <w:rPr>
          <w:rFonts w:cs="Times New Roman" w:hint="eastAsia"/>
          <w:szCs w:val="21"/>
        </w:rPr>
        <w:t>基本的には</w:t>
      </w:r>
      <w:r w:rsidR="00311263" w:rsidRPr="00402B5C">
        <w:rPr>
          <w:rFonts w:cs="Times New Roman" w:hint="eastAsia"/>
          <w:szCs w:val="21"/>
        </w:rPr>
        <w:t>読者は</w:t>
      </w:r>
      <w:r w:rsidR="00D7016D" w:rsidRPr="00402B5C">
        <w:rPr>
          <w:rFonts w:cs="Times New Roman"/>
          <w:szCs w:val="21"/>
        </w:rPr>
        <w:t>Minimization</w:t>
      </w:r>
      <w:r w:rsidR="00DC14AC" w:rsidRPr="00402B5C">
        <w:rPr>
          <w:rFonts w:cs="Times New Roman" w:hint="eastAsia"/>
          <w:szCs w:val="21"/>
        </w:rPr>
        <w:t>の段階を基調としながらも</w:t>
      </w:r>
      <w:r w:rsidR="00D7016D" w:rsidRPr="00402B5C">
        <w:rPr>
          <w:rFonts w:cs="Times New Roman" w:hint="eastAsia"/>
          <w:szCs w:val="21"/>
        </w:rPr>
        <w:t>、近藤</w:t>
      </w:r>
      <w:r w:rsidR="0039781A" w:rsidRPr="00402B5C">
        <w:rPr>
          <w:rFonts w:cs="Times New Roman" w:hint="eastAsia"/>
          <w:szCs w:val="21"/>
        </w:rPr>
        <w:t>訳</w:t>
      </w:r>
      <w:r w:rsidR="00D7016D" w:rsidRPr="00402B5C">
        <w:rPr>
          <w:rFonts w:cs="Times New Roman" w:hint="eastAsia"/>
          <w:szCs w:val="21"/>
        </w:rPr>
        <w:t>は要所で</w:t>
      </w:r>
      <w:r w:rsidR="00D7016D" w:rsidRPr="00402B5C">
        <w:rPr>
          <w:rFonts w:cs="Times New Roman"/>
          <w:szCs w:val="21"/>
        </w:rPr>
        <w:t>Adaptation</w:t>
      </w:r>
      <w:r w:rsidR="00D7016D" w:rsidRPr="00402B5C">
        <w:rPr>
          <w:rFonts w:cs="Times New Roman" w:hint="eastAsia"/>
          <w:szCs w:val="21"/>
        </w:rPr>
        <w:t>による深い文化理解を</w:t>
      </w:r>
      <w:r w:rsidR="00DC14AC" w:rsidRPr="00402B5C">
        <w:rPr>
          <w:rFonts w:cs="Times New Roman" w:hint="eastAsia"/>
          <w:szCs w:val="21"/>
        </w:rPr>
        <w:t>提供し</w:t>
      </w:r>
      <w:r w:rsidR="00D7016D" w:rsidRPr="00402B5C">
        <w:rPr>
          <w:rFonts w:cs="Times New Roman" w:hint="eastAsia"/>
          <w:szCs w:val="21"/>
        </w:rPr>
        <w:t>、</w:t>
      </w:r>
      <w:r w:rsidR="00D7016D" w:rsidRPr="00402B5C">
        <w:rPr>
          <w:rFonts w:cs="Times New Roman"/>
          <w:szCs w:val="21"/>
        </w:rPr>
        <w:t>McClellan</w:t>
      </w:r>
      <w:r w:rsidR="0039781A" w:rsidRPr="00402B5C">
        <w:rPr>
          <w:rFonts w:cs="Times New Roman" w:hint="eastAsia"/>
          <w:szCs w:val="21"/>
        </w:rPr>
        <w:t>訳</w:t>
      </w:r>
      <w:r w:rsidR="00D7016D" w:rsidRPr="00402B5C">
        <w:rPr>
          <w:rFonts w:cs="Times New Roman" w:hint="eastAsia"/>
          <w:szCs w:val="21"/>
        </w:rPr>
        <w:t>は</w:t>
      </w:r>
      <w:r w:rsidR="00CD617E" w:rsidRPr="00402B5C">
        <w:rPr>
          <w:rFonts w:cs="Times New Roman"/>
          <w:szCs w:val="21"/>
        </w:rPr>
        <w:t>Denial</w:t>
      </w:r>
      <w:r w:rsidR="007A21EC" w:rsidRPr="00402B5C">
        <w:rPr>
          <w:rFonts w:cs="Times New Roman" w:hint="eastAsia"/>
          <w:szCs w:val="21"/>
        </w:rPr>
        <w:t>によって読者</w:t>
      </w:r>
      <w:r w:rsidR="00694E0A" w:rsidRPr="00402B5C">
        <w:rPr>
          <w:rFonts w:cs="Times New Roman" w:hint="eastAsia"/>
          <w:szCs w:val="21"/>
        </w:rPr>
        <w:t>の異文化接触</w:t>
      </w:r>
      <w:r w:rsidR="00304DD0" w:rsidRPr="00402B5C">
        <w:rPr>
          <w:rFonts w:cs="Times New Roman" w:hint="eastAsia"/>
          <w:szCs w:val="21"/>
        </w:rPr>
        <w:t>を遮断する傾向がある</w:t>
      </w:r>
      <w:r w:rsidR="007A21EC" w:rsidRPr="00402B5C">
        <w:rPr>
          <w:rFonts w:cs="Times New Roman" w:hint="eastAsia"/>
          <w:szCs w:val="21"/>
        </w:rPr>
        <w:t>という、</w:t>
      </w:r>
      <w:r w:rsidR="00B71913" w:rsidRPr="00402B5C">
        <w:rPr>
          <w:rFonts w:cs="Times New Roman" w:hint="eastAsia"/>
          <w:szCs w:val="21"/>
        </w:rPr>
        <w:t>読者</w:t>
      </w:r>
      <w:r w:rsidR="0039781A" w:rsidRPr="00402B5C">
        <w:rPr>
          <w:rFonts w:cs="Times New Roman" w:hint="eastAsia"/>
          <w:szCs w:val="21"/>
        </w:rPr>
        <w:t>の理解度</w:t>
      </w:r>
      <w:r w:rsidR="00B71913" w:rsidRPr="00402B5C">
        <w:rPr>
          <w:rFonts w:cs="Times New Roman" w:hint="eastAsia"/>
          <w:szCs w:val="21"/>
        </w:rPr>
        <w:t>の違いが</w:t>
      </w:r>
      <w:r w:rsidR="0080279D" w:rsidRPr="00402B5C">
        <w:rPr>
          <w:rFonts w:cs="Times New Roman" w:hint="eastAsia"/>
          <w:szCs w:val="21"/>
        </w:rPr>
        <w:t>確認された</w:t>
      </w:r>
      <w:r w:rsidR="00CD617E" w:rsidRPr="00402B5C">
        <w:rPr>
          <w:rFonts w:cs="Times New Roman" w:hint="eastAsia"/>
          <w:szCs w:val="21"/>
        </w:rPr>
        <w:t>。</w:t>
      </w:r>
      <w:r w:rsidR="009E6149" w:rsidRPr="00402B5C">
        <w:rPr>
          <w:rFonts w:cs="Times New Roman" w:hint="eastAsia"/>
          <w:szCs w:val="21"/>
        </w:rPr>
        <w:t>一方で</w:t>
      </w:r>
      <w:r w:rsidR="009E6149" w:rsidRPr="00402B5C">
        <w:rPr>
          <w:rFonts w:cs="Times New Roman"/>
          <w:szCs w:val="21"/>
        </w:rPr>
        <w:t>DMIS</w:t>
      </w:r>
      <w:r w:rsidR="009E6149" w:rsidRPr="00402B5C">
        <w:rPr>
          <w:rFonts w:cs="Times New Roman" w:hint="eastAsia"/>
          <w:szCs w:val="21"/>
        </w:rPr>
        <w:t>の構成比の順位</w:t>
      </w:r>
      <w:r w:rsidR="00167A33" w:rsidRPr="00402B5C">
        <w:rPr>
          <w:rFonts w:cs="Times New Roman" w:hint="eastAsia"/>
          <w:szCs w:val="21"/>
        </w:rPr>
        <w:t>が同じである</w:t>
      </w:r>
      <w:r w:rsidR="009E6149" w:rsidRPr="00402B5C">
        <w:rPr>
          <w:rFonts w:cs="Times New Roman" w:hint="eastAsia"/>
          <w:szCs w:val="21"/>
        </w:rPr>
        <w:t>点から、両者の</w:t>
      </w:r>
      <w:r w:rsidR="00167A33" w:rsidRPr="00402B5C">
        <w:rPr>
          <w:rFonts w:cs="Times New Roman" w:hint="eastAsia"/>
          <w:szCs w:val="21"/>
        </w:rPr>
        <w:t>翻訳戦略</w:t>
      </w:r>
      <w:r w:rsidR="00304DD0" w:rsidRPr="00402B5C">
        <w:rPr>
          <w:rFonts w:cs="Times New Roman" w:hint="eastAsia"/>
          <w:szCs w:val="21"/>
        </w:rPr>
        <w:t>の大枠は</w:t>
      </w:r>
      <w:r w:rsidR="009E6149" w:rsidRPr="00402B5C">
        <w:rPr>
          <w:rFonts w:cs="Times New Roman" w:hint="eastAsia"/>
          <w:szCs w:val="21"/>
        </w:rPr>
        <w:t>類似していると</w:t>
      </w:r>
      <w:r w:rsidR="00167A33" w:rsidRPr="00402B5C">
        <w:rPr>
          <w:rFonts w:cs="Times New Roman" w:hint="eastAsia"/>
          <w:szCs w:val="21"/>
        </w:rPr>
        <w:t>も</w:t>
      </w:r>
      <w:r w:rsidR="009E6149" w:rsidRPr="00402B5C">
        <w:rPr>
          <w:rFonts w:cs="Times New Roman" w:hint="eastAsia"/>
          <w:szCs w:val="21"/>
        </w:rPr>
        <w:t>言える。</w:t>
      </w:r>
    </w:p>
    <w:p w14:paraId="3D2605D6" w14:textId="3374C622" w:rsidR="00EB1C97" w:rsidRPr="00402B5C" w:rsidRDefault="006532C0" w:rsidP="00A21FA6">
      <w:pPr>
        <w:pStyle w:val="2"/>
      </w:pPr>
      <w:bookmarkStart w:id="112" w:name="_Toc220178783"/>
      <w:r>
        <w:rPr>
          <w:rFonts w:hint="eastAsia"/>
        </w:rPr>
        <w:t xml:space="preserve">4.2 </w:t>
      </w:r>
      <w:r w:rsidR="00C16296" w:rsidRPr="00402B5C">
        <w:rPr>
          <w:rFonts w:hint="eastAsia"/>
        </w:rPr>
        <w:t>クロス集計分析と統計的傾向</w:t>
      </w:r>
      <w:bookmarkEnd w:id="112"/>
    </w:p>
    <w:p w14:paraId="50DF285F" w14:textId="2CEFC9A5" w:rsidR="00D969F9" w:rsidRPr="00402B5C" w:rsidRDefault="00D969F9" w:rsidP="006532C0">
      <w:pPr>
        <w:pStyle w:val="3"/>
      </w:pPr>
      <w:bookmarkStart w:id="113" w:name="_Toc220178784"/>
      <w:r w:rsidRPr="00402B5C">
        <w:t xml:space="preserve">4.2.1 </w:t>
      </w:r>
      <w:r w:rsidRPr="00402B5C">
        <w:rPr>
          <w:rFonts w:hint="eastAsia"/>
        </w:rPr>
        <w:t>翻訳技法と</w:t>
      </w:r>
      <w:r w:rsidRPr="00402B5C">
        <w:t>DMIS</w:t>
      </w:r>
      <w:r w:rsidRPr="00402B5C">
        <w:rPr>
          <w:rFonts w:hint="eastAsia"/>
        </w:rPr>
        <w:t>の分布傾向（クロス集計結果）</w:t>
      </w:r>
      <w:bookmarkEnd w:id="113"/>
    </w:p>
    <w:p w14:paraId="5C64AFDC" w14:textId="2E561349" w:rsidR="004301ED" w:rsidRDefault="004301ED" w:rsidP="004301ED">
      <w:pPr>
        <w:rPr>
          <w:rFonts w:cs="Times New Roman"/>
          <w:szCs w:val="21"/>
        </w:rPr>
      </w:pPr>
      <w:r w:rsidRPr="00402B5C">
        <w:rPr>
          <w:rFonts w:cs="Times New Roman" w:hint="eastAsia"/>
          <w:szCs w:val="21"/>
        </w:rPr>
        <w:t xml:space="preserve">　</w:t>
      </w:r>
      <w:r w:rsidRPr="00402B5C">
        <w:rPr>
          <w:rFonts w:cs="Times New Roman"/>
          <w:szCs w:val="21"/>
        </w:rPr>
        <w:t>近藤と</w:t>
      </w:r>
      <w:r w:rsidRPr="00402B5C">
        <w:rPr>
          <w:rFonts w:cs="Times New Roman"/>
          <w:szCs w:val="21"/>
        </w:rPr>
        <w:t>McClellan</w:t>
      </w:r>
      <w:r w:rsidRPr="00402B5C">
        <w:rPr>
          <w:rFonts w:cs="Times New Roman"/>
          <w:szCs w:val="21"/>
        </w:rPr>
        <w:t>の</w:t>
      </w:r>
      <w:r w:rsidRPr="00402B5C">
        <w:rPr>
          <w:rFonts w:cs="Times New Roman"/>
          <w:szCs w:val="21"/>
        </w:rPr>
        <w:t>2</w:t>
      </w:r>
      <w:r w:rsidRPr="00402B5C">
        <w:rPr>
          <w:rFonts w:cs="Times New Roman"/>
          <w:szCs w:val="21"/>
        </w:rPr>
        <w:t>名の翻訳者における翻訳技法の選択傾向と、</w:t>
      </w:r>
      <w:r w:rsidRPr="00402B5C">
        <w:rPr>
          <w:rFonts w:cs="Times New Roman"/>
          <w:szCs w:val="21"/>
        </w:rPr>
        <w:t>DMIS</w:t>
      </w:r>
      <w:r w:rsidRPr="00402B5C">
        <w:rPr>
          <w:rFonts w:cs="Times New Roman"/>
          <w:szCs w:val="21"/>
        </w:rPr>
        <w:t>段階との関連性を検証するため、クロス集計を行った。各翻訳者の集計結果を</w:t>
      </w:r>
      <w:r w:rsidR="00B8098D">
        <w:rPr>
          <w:rFonts w:cs="Times New Roman"/>
          <w:szCs w:val="21"/>
        </w:rPr>
        <w:fldChar w:fldCharType="begin"/>
      </w:r>
      <w:r w:rsidR="00B8098D">
        <w:rPr>
          <w:rFonts w:cs="Times New Roman"/>
          <w:szCs w:val="21"/>
        </w:rPr>
        <w:instrText xml:space="preserve"> REF _Ref219925479 \h </w:instrText>
      </w:r>
      <w:r w:rsidR="00B8098D">
        <w:rPr>
          <w:rFonts w:cs="Times New Roman"/>
          <w:szCs w:val="21"/>
        </w:rPr>
      </w:r>
      <w:r w:rsidR="00B8098D">
        <w:rPr>
          <w:rFonts w:cs="Times New Roman"/>
          <w:szCs w:val="21"/>
        </w:rPr>
        <w:fldChar w:fldCharType="separate"/>
      </w:r>
      <w:r w:rsidR="00B8098D" w:rsidRPr="00402B5C">
        <w:rPr>
          <w:rFonts w:cs="Times New Roman"/>
        </w:rPr>
        <w:t>図</w:t>
      </w:r>
      <w:r w:rsidR="00B8098D" w:rsidRPr="00402B5C">
        <w:rPr>
          <w:rFonts w:cs="Times New Roman"/>
          <w:noProof/>
        </w:rPr>
        <w:t>3</w:t>
      </w:r>
      <w:r w:rsidR="00B8098D">
        <w:rPr>
          <w:rFonts w:cs="Times New Roman"/>
          <w:szCs w:val="21"/>
        </w:rPr>
        <w:fldChar w:fldCharType="end"/>
      </w:r>
      <w:r w:rsidRPr="00402B5C">
        <w:rPr>
          <w:rFonts w:cs="Times New Roman"/>
          <w:szCs w:val="21"/>
        </w:rPr>
        <w:t>に示す。</w:t>
      </w:r>
    </w:p>
    <w:p w14:paraId="772296D6" w14:textId="77777777" w:rsidR="005351A7" w:rsidRDefault="005351A7" w:rsidP="004301ED">
      <w:pPr>
        <w:rPr>
          <w:rFonts w:cs="Times New Roman"/>
          <w:szCs w:val="21"/>
        </w:rPr>
      </w:pPr>
    </w:p>
    <w:p w14:paraId="7D40F585" w14:textId="372E9C14" w:rsidR="004C180E" w:rsidRPr="005351A7" w:rsidRDefault="005351A7" w:rsidP="005351A7">
      <w:pPr>
        <w:pStyle w:val="aff"/>
        <w:jc w:val="center"/>
        <w:rPr>
          <w:rFonts w:cs="Times New Roman"/>
        </w:rPr>
      </w:pPr>
      <w:bookmarkStart w:id="114" w:name="_Ref219925479"/>
      <w:r w:rsidRPr="005351A7">
        <w:rPr>
          <w:rFonts w:cs="Times New Roman"/>
        </w:rPr>
        <w:t>図</w:t>
      </w:r>
      <w:r w:rsidRPr="005351A7">
        <w:rPr>
          <w:rFonts w:cs="Times New Roman"/>
        </w:rPr>
        <w:t xml:space="preserve"> </w:t>
      </w:r>
      <w:r w:rsidRPr="005351A7">
        <w:rPr>
          <w:rFonts w:cs="Times New Roman"/>
        </w:rPr>
        <w:fldChar w:fldCharType="begin"/>
      </w:r>
      <w:r w:rsidRPr="005351A7">
        <w:rPr>
          <w:rFonts w:cs="Times New Roman"/>
        </w:rPr>
        <w:instrText xml:space="preserve"> SEQ </w:instrText>
      </w:r>
      <w:r w:rsidRPr="005351A7">
        <w:rPr>
          <w:rFonts w:cs="Times New Roman"/>
        </w:rPr>
        <w:instrText>図</w:instrText>
      </w:r>
      <w:r w:rsidRPr="005351A7">
        <w:rPr>
          <w:rFonts w:cs="Times New Roman"/>
        </w:rPr>
        <w:instrText xml:space="preserve"> \* ARABIC </w:instrText>
      </w:r>
      <w:r w:rsidRPr="005351A7">
        <w:rPr>
          <w:rFonts w:cs="Times New Roman"/>
        </w:rPr>
        <w:fldChar w:fldCharType="separate"/>
      </w:r>
      <w:r w:rsidRPr="005351A7">
        <w:rPr>
          <w:rFonts w:cs="Times New Roman"/>
          <w:noProof/>
        </w:rPr>
        <w:t>3</w:t>
      </w:r>
      <w:r w:rsidRPr="005351A7">
        <w:rPr>
          <w:rFonts w:cs="Times New Roman"/>
          <w:noProof/>
        </w:rPr>
        <w:fldChar w:fldCharType="end"/>
      </w:r>
      <w:bookmarkEnd w:id="114"/>
      <w:r>
        <w:rPr>
          <w:rFonts w:cs="Times New Roman" w:hint="eastAsia"/>
          <w:noProof/>
        </w:rPr>
        <w:t xml:space="preserve"> </w:t>
      </w:r>
      <w:r w:rsidRPr="005351A7">
        <w:rPr>
          <w:rFonts w:cs="Times New Roman" w:hint="eastAsia"/>
        </w:rPr>
        <w:t>各翻訳者の翻訳技法と</w:t>
      </w:r>
      <w:r w:rsidRPr="005351A7">
        <w:rPr>
          <w:rFonts w:cs="Times New Roman"/>
        </w:rPr>
        <w:t>DMIS</w:t>
      </w:r>
      <w:r w:rsidRPr="005351A7">
        <w:rPr>
          <w:rFonts w:cs="Times New Roman"/>
        </w:rPr>
        <w:t>段階の</w:t>
      </w:r>
      <w:r w:rsidRPr="005351A7">
        <w:rPr>
          <w:rFonts w:cs="Times New Roman" w:hint="eastAsia"/>
        </w:rPr>
        <w:t>クロス集計表（翻訳技法ごとのヒートマップ）</w:t>
      </w:r>
      <w:r w:rsidRPr="005351A7">
        <w:rPr>
          <w:rFonts w:cs="Times New Roman"/>
        </w:rPr>
        <w:t>（左：近藤、右：</w:t>
      </w:r>
      <w:r w:rsidRPr="005351A7">
        <w:rPr>
          <w:rFonts w:cs="Times New Roman"/>
        </w:rPr>
        <w:t>McClellan</w:t>
      </w:r>
      <w:r w:rsidRPr="005351A7">
        <w:rPr>
          <w:rFonts w:cs="Times New Roman"/>
        </w:rPr>
        <w:t>）</w:t>
      </w:r>
    </w:p>
    <w:tbl>
      <w:tblPr>
        <w:tblW w:w="7015" w:type="dxa"/>
        <w:jc w:val="center"/>
        <w:tblLayout w:type="fixed"/>
        <w:tblCellMar>
          <w:left w:w="0" w:type="dxa"/>
          <w:right w:w="0" w:type="dxa"/>
        </w:tblCellMar>
        <w:tblLook w:val="04A0" w:firstRow="1" w:lastRow="0" w:firstColumn="1" w:lastColumn="0" w:noHBand="0" w:noVBand="1"/>
      </w:tblPr>
      <w:tblGrid>
        <w:gridCol w:w="276"/>
        <w:gridCol w:w="1134"/>
        <w:gridCol w:w="700"/>
        <w:gridCol w:w="701"/>
        <w:gridCol w:w="700"/>
        <w:gridCol w:w="701"/>
        <w:gridCol w:w="701"/>
        <w:gridCol w:w="700"/>
        <w:gridCol w:w="701"/>
        <w:gridCol w:w="701"/>
      </w:tblGrid>
      <w:tr w:rsidR="00AC7E20" w:rsidRPr="00F45A47" w14:paraId="2B0C1EF7" w14:textId="77777777" w:rsidTr="00331D61">
        <w:trPr>
          <w:trHeight w:val="315"/>
          <w:jc w:val="center"/>
        </w:trPr>
        <w:tc>
          <w:tcPr>
            <w:tcW w:w="1410" w:type="dxa"/>
            <w:gridSpan w:val="2"/>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4488E6" w14:textId="77777777" w:rsidR="00AC7E20" w:rsidRPr="00402B5C" w:rsidRDefault="00AC7E20" w:rsidP="0037682B">
            <w:pPr>
              <w:rPr>
                <w:rFonts w:cs="Times New Roman"/>
                <w:szCs w:val="21"/>
              </w:rPr>
            </w:pPr>
            <w:commentRangeStart w:id="115"/>
          </w:p>
        </w:tc>
        <w:tc>
          <w:tcPr>
            <w:tcW w:w="2802" w:type="dxa"/>
            <w:gridSpan w:val="4"/>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4493A0" w14:textId="77777777" w:rsidR="00AC7E20" w:rsidRPr="00402B5C" w:rsidRDefault="00AC7E20" w:rsidP="00AD2F8B">
            <w:pPr>
              <w:jc w:val="center"/>
              <w:rPr>
                <w:rFonts w:cs="Times New Roman"/>
                <w:szCs w:val="21"/>
              </w:rPr>
            </w:pPr>
            <w:r w:rsidRPr="00402B5C">
              <w:rPr>
                <w:rFonts w:cs="Times New Roman"/>
                <w:szCs w:val="21"/>
              </w:rPr>
              <w:t>DMIS</w:t>
            </w:r>
          </w:p>
        </w:tc>
        <w:tc>
          <w:tcPr>
            <w:tcW w:w="2803" w:type="dxa"/>
            <w:gridSpan w:val="4"/>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629C1E" w14:textId="77777777" w:rsidR="00AC7E20" w:rsidRPr="00402B5C" w:rsidRDefault="00AC7E20" w:rsidP="00AD2F8B">
            <w:pPr>
              <w:jc w:val="center"/>
              <w:rPr>
                <w:rFonts w:cs="Times New Roman"/>
                <w:szCs w:val="21"/>
              </w:rPr>
            </w:pPr>
            <w:r w:rsidRPr="00402B5C">
              <w:rPr>
                <w:rFonts w:cs="Times New Roman"/>
                <w:szCs w:val="21"/>
              </w:rPr>
              <w:t>DMIS</w:t>
            </w:r>
          </w:p>
        </w:tc>
      </w:tr>
      <w:tr w:rsidR="00AC7E20" w:rsidRPr="00F45A47" w14:paraId="24421EB6" w14:textId="77777777" w:rsidTr="00331D61">
        <w:trPr>
          <w:trHeight w:val="426"/>
          <w:jc w:val="center"/>
        </w:trPr>
        <w:tc>
          <w:tcPr>
            <w:tcW w:w="1410" w:type="dxa"/>
            <w:gridSpan w:val="2"/>
            <w:vMerge/>
            <w:tcBorders>
              <w:top w:val="single" w:sz="6" w:space="0" w:color="CCCCCC"/>
              <w:left w:val="single" w:sz="6" w:space="0" w:color="CCCCCC"/>
              <w:bottom w:val="single" w:sz="6" w:space="0" w:color="CCCCCC"/>
              <w:right w:val="single" w:sz="6" w:space="0" w:color="CCCCCC"/>
            </w:tcBorders>
            <w:vAlign w:val="center"/>
            <w:hideMark/>
          </w:tcPr>
          <w:p w14:paraId="0B0CAB12" w14:textId="77777777" w:rsidR="00AC7E20" w:rsidRPr="00402B5C" w:rsidRDefault="00AC7E20" w:rsidP="0037682B">
            <w:pPr>
              <w:rPr>
                <w:rFonts w:cs="Times New Roman"/>
                <w:szCs w:val="21"/>
              </w:rPr>
            </w:pPr>
          </w:p>
        </w:tc>
        <w:tc>
          <w:tcPr>
            <w:tcW w:w="7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0B9401" w14:textId="77777777" w:rsidR="00AC7E20" w:rsidRPr="00402B5C" w:rsidRDefault="00AC7E20" w:rsidP="0037682B">
            <w:pPr>
              <w:rPr>
                <w:rFonts w:cs="Times New Roman"/>
                <w:szCs w:val="21"/>
              </w:rPr>
            </w:pPr>
            <w:r w:rsidRPr="00402B5C">
              <w:rPr>
                <w:rFonts w:cs="Times New Roman"/>
                <w:szCs w:val="21"/>
              </w:rPr>
              <w:t>Minimization</w:t>
            </w:r>
          </w:p>
        </w:tc>
        <w:tc>
          <w:tcPr>
            <w:tcW w:w="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39A242" w14:textId="77777777" w:rsidR="00AC7E20" w:rsidRPr="00402B5C" w:rsidRDefault="00AC7E20" w:rsidP="0037682B">
            <w:pPr>
              <w:rPr>
                <w:rFonts w:cs="Times New Roman"/>
                <w:szCs w:val="21"/>
              </w:rPr>
            </w:pPr>
            <w:r w:rsidRPr="00402B5C">
              <w:rPr>
                <w:rFonts w:cs="Times New Roman"/>
                <w:szCs w:val="21"/>
              </w:rPr>
              <w:t>Denial</w:t>
            </w:r>
          </w:p>
        </w:tc>
        <w:tc>
          <w:tcPr>
            <w:tcW w:w="7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2AB26" w14:textId="77777777" w:rsidR="00AC7E20" w:rsidRPr="00402B5C" w:rsidRDefault="00AC7E20" w:rsidP="0037682B">
            <w:pPr>
              <w:rPr>
                <w:rFonts w:cs="Times New Roman"/>
                <w:szCs w:val="21"/>
              </w:rPr>
            </w:pPr>
            <w:r w:rsidRPr="00402B5C">
              <w:rPr>
                <w:rFonts w:cs="Times New Roman"/>
                <w:szCs w:val="21"/>
              </w:rPr>
              <w:t>Adaptation</w:t>
            </w:r>
          </w:p>
        </w:tc>
        <w:tc>
          <w:tcPr>
            <w:tcW w:w="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3CAADE" w14:textId="77777777" w:rsidR="00AC7E20" w:rsidRPr="00402B5C" w:rsidRDefault="00AC7E20" w:rsidP="0037682B">
            <w:pPr>
              <w:rPr>
                <w:rFonts w:cs="Times New Roman"/>
                <w:szCs w:val="21"/>
              </w:rPr>
            </w:pPr>
            <w:r w:rsidRPr="00402B5C">
              <w:rPr>
                <w:rFonts w:cs="Times New Roman"/>
                <w:szCs w:val="21"/>
              </w:rPr>
              <w:t>Acceptance</w:t>
            </w:r>
          </w:p>
        </w:tc>
        <w:tc>
          <w:tcPr>
            <w:tcW w:w="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91696E" w14:textId="77777777" w:rsidR="00AC7E20" w:rsidRPr="00402B5C" w:rsidRDefault="00AC7E20" w:rsidP="0037682B">
            <w:pPr>
              <w:rPr>
                <w:rFonts w:cs="Times New Roman"/>
                <w:szCs w:val="21"/>
              </w:rPr>
            </w:pPr>
            <w:r w:rsidRPr="00402B5C">
              <w:rPr>
                <w:rFonts w:cs="Times New Roman"/>
                <w:szCs w:val="21"/>
              </w:rPr>
              <w:t>Minimization</w:t>
            </w:r>
          </w:p>
        </w:tc>
        <w:tc>
          <w:tcPr>
            <w:tcW w:w="7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868882" w14:textId="77777777" w:rsidR="00AC7E20" w:rsidRPr="00402B5C" w:rsidRDefault="00AC7E20" w:rsidP="0037682B">
            <w:pPr>
              <w:rPr>
                <w:rFonts w:cs="Times New Roman"/>
                <w:szCs w:val="21"/>
              </w:rPr>
            </w:pPr>
            <w:r w:rsidRPr="00402B5C">
              <w:rPr>
                <w:rFonts w:cs="Times New Roman"/>
                <w:szCs w:val="21"/>
              </w:rPr>
              <w:t>Denial</w:t>
            </w:r>
          </w:p>
        </w:tc>
        <w:tc>
          <w:tcPr>
            <w:tcW w:w="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2FE47A" w14:textId="77777777" w:rsidR="00AC7E20" w:rsidRPr="00402B5C" w:rsidRDefault="00AC7E20" w:rsidP="0037682B">
            <w:pPr>
              <w:rPr>
                <w:rFonts w:cs="Times New Roman"/>
                <w:szCs w:val="21"/>
              </w:rPr>
            </w:pPr>
            <w:r w:rsidRPr="00402B5C">
              <w:rPr>
                <w:rFonts w:cs="Times New Roman"/>
                <w:szCs w:val="21"/>
              </w:rPr>
              <w:t>Adaptation</w:t>
            </w:r>
          </w:p>
        </w:tc>
        <w:tc>
          <w:tcPr>
            <w:tcW w:w="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5D02D2" w14:textId="77777777" w:rsidR="00AC7E20" w:rsidRPr="00402B5C" w:rsidRDefault="00AC7E20" w:rsidP="0037682B">
            <w:pPr>
              <w:rPr>
                <w:rFonts w:cs="Times New Roman"/>
                <w:szCs w:val="21"/>
              </w:rPr>
            </w:pPr>
            <w:r w:rsidRPr="00402B5C">
              <w:rPr>
                <w:rFonts w:cs="Times New Roman"/>
                <w:szCs w:val="21"/>
              </w:rPr>
              <w:t>Acceptance</w:t>
            </w:r>
          </w:p>
        </w:tc>
      </w:tr>
      <w:tr w:rsidR="00AC7E20" w:rsidRPr="00F45A47" w14:paraId="76BC3165" w14:textId="77777777" w:rsidTr="00331D61">
        <w:trPr>
          <w:trHeight w:val="315"/>
          <w:jc w:val="center"/>
        </w:trPr>
        <w:tc>
          <w:tcPr>
            <w:tcW w:w="276"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A0FFAA" w14:textId="77777777" w:rsidR="00AC7E20" w:rsidRPr="00402B5C" w:rsidRDefault="00AC7E20" w:rsidP="00331D61">
            <w:pPr>
              <w:jc w:val="center"/>
              <w:rPr>
                <w:rFonts w:cs="Times New Roman"/>
                <w:szCs w:val="21"/>
              </w:rPr>
            </w:pPr>
            <w:r w:rsidRPr="00402B5C">
              <w:rPr>
                <w:rFonts w:cs="Times New Roman"/>
                <w:szCs w:val="21"/>
              </w:rPr>
              <w:t>翻訳技法</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7CE48B" w14:textId="77777777" w:rsidR="00AC7E20" w:rsidRPr="00402B5C" w:rsidRDefault="00AC7E20" w:rsidP="0037682B">
            <w:pPr>
              <w:rPr>
                <w:rFonts w:cs="Times New Roman"/>
                <w:szCs w:val="21"/>
              </w:rPr>
            </w:pPr>
            <w:r w:rsidRPr="00402B5C">
              <w:rPr>
                <w:rFonts w:cs="Times New Roman"/>
                <w:szCs w:val="21"/>
              </w:rPr>
              <w:t>Reduction</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0585C6C"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68DE705A" w14:textId="77777777" w:rsidR="00AC7E20" w:rsidRPr="00402B5C" w:rsidRDefault="00AC7E20" w:rsidP="0037682B">
            <w:pPr>
              <w:rPr>
                <w:rFonts w:cs="Times New Roman"/>
                <w:szCs w:val="21"/>
              </w:rPr>
            </w:pPr>
            <w:r w:rsidRPr="00402B5C">
              <w:rPr>
                <w:rFonts w:cs="Times New Roman"/>
                <w:szCs w:val="21"/>
              </w:rPr>
              <w:t>13</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88913B9"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DC670AD"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3B60743" w14:textId="77777777" w:rsidR="00AC7E20" w:rsidRPr="00402B5C" w:rsidRDefault="00AC7E20" w:rsidP="0037682B">
            <w:pPr>
              <w:rPr>
                <w:rFonts w:cs="Times New Roman"/>
                <w:szCs w:val="21"/>
              </w:rPr>
            </w:pPr>
            <w:r w:rsidRPr="00402B5C">
              <w:rPr>
                <w:rFonts w:cs="Times New Roman"/>
                <w:szCs w:val="21"/>
              </w:rPr>
              <w:t>0</w:t>
            </w:r>
          </w:p>
        </w:tc>
        <w:tc>
          <w:tcPr>
            <w:tcW w:w="700"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39416703" w14:textId="77777777" w:rsidR="00AC7E20" w:rsidRPr="00402B5C" w:rsidRDefault="00AC7E20" w:rsidP="0037682B">
            <w:pPr>
              <w:rPr>
                <w:rFonts w:cs="Times New Roman"/>
                <w:szCs w:val="21"/>
              </w:rPr>
            </w:pPr>
            <w:r w:rsidRPr="00402B5C">
              <w:rPr>
                <w:rFonts w:cs="Times New Roman"/>
                <w:szCs w:val="21"/>
              </w:rPr>
              <w:t>19</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D19B77B"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EA0B7E8" w14:textId="77777777" w:rsidR="00AC7E20" w:rsidRPr="00402B5C" w:rsidRDefault="00AC7E20" w:rsidP="0037682B">
            <w:pPr>
              <w:rPr>
                <w:rFonts w:cs="Times New Roman"/>
                <w:szCs w:val="21"/>
              </w:rPr>
            </w:pPr>
            <w:r w:rsidRPr="00402B5C">
              <w:rPr>
                <w:rFonts w:cs="Times New Roman"/>
                <w:szCs w:val="21"/>
              </w:rPr>
              <w:t>0</w:t>
            </w:r>
          </w:p>
        </w:tc>
      </w:tr>
      <w:tr w:rsidR="00AC7E20" w:rsidRPr="00F45A47" w14:paraId="0CE1444E" w14:textId="77777777" w:rsidTr="00331D61">
        <w:trPr>
          <w:trHeight w:val="315"/>
          <w:jc w:val="center"/>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2CBFE21C" w14:textId="77777777" w:rsidR="00AC7E20" w:rsidRPr="00402B5C" w:rsidRDefault="00AC7E20" w:rsidP="0037682B">
            <w:pPr>
              <w:rPr>
                <w:rFonts w:cs="Times New Roman"/>
                <w:szCs w:val="21"/>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520DBC" w14:textId="77777777" w:rsidR="00AC7E20" w:rsidRPr="00402B5C" w:rsidRDefault="00AC7E20" w:rsidP="0037682B">
            <w:pPr>
              <w:rPr>
                <w:rFonts w:cs="Times New Roman"/>
                <w:szCs w:val="21"/>
              </w:rPr>
            </w:pPr>
            <w:r w:rsidRPr="00402B5C">
              <w:rPr>
                <w:rFonts w:cs="Times New Roman"/>
                <w:szCs w:val="21"/>
              </w:rPr>
              <w:t>Literal translation</w:t>
            </w:r>
          </w:p>
        </w:tc>
        <w:tc>
          <w:tcPr>
            <w:tcW w:w="700"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5EE5BCA9" w14:textId="77777777" w:rsidR="00AC7E20" w:rsidRPr="00402B5C" w:rsidRDefault="00AC7E20" w:rsidP="0037682B">
            <w:pPr>
              <w:rPr>
                <w:rFonts w:cs="Times New Roman"/>
                <w:szCs w:val="21"/>
              </w:rPr>
            </w:pPr>
            <w:r w:rsidRPr="00402B5C">
              <w:rPr>
                <w:rFonts w:cs="Times New Roman"/>
                <w:szCs w:val="21"/>
              </w:rPr>
              <w:t>8</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E8397A8" w14:textId="77777777" w:rsidR="00AC7E20" w:rsidRPr="00402B5C" w:rsidRDefault="00AC7E20" w:rsidP="0037682B">
            <w:pPr>
              <w:rPr>
                <w:rFonts w:cs="Times New Roman"/>
                <w:szCs w:val="21"/>
              </w:rPr>
            </w:pPr>
            <w:r w:rsidRPr="00402B5C">
              <w:rPr>
                <w:rFonts w:cs="Times New Roman"/>
                <w:szCs w:val="21"/>
              </w:rPr>
              <w:t>0</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95DCFF7"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EAF7F1"/>
            <w:tcMar>
              <w:top w:w="30" w:type="dxa"/>
              <w:left w:w="45" w:type="dxa"/>
              <w:bottom w:w="30" w:type="dxa"/>
              <w:right w:w="45" w:type="dxa"/>
            </w:tcMar>
            <w:vAlign w:val="bottom"/>
            <w:hideMark/>
          </w:tcPr>
          <w:p w14:paraId="6EFFF897" w14:textId="77777777" w:rsidR="00AC7E20" w:rsidRPr="00402B5C" w:rsidRDefault="00AC7E20" w:rsidP="0037682B">
            <w:pPr>
              <w:rPr>
                <w:rFonts w:cs="Times New Roman"/>
                <w:szCs w:val="21"/>
              </w:rPr>
            </w:pPr>
            <w:r w:rsidRPr="00402B5C">
              <w:rPr>
                <w:rFonts w:cs="Times New Roman"/>
                <w:szCs w:val="21"/>
              </w:rPr>
              <w:t>1</w:t>
            </w:r>
          </w:p>
        </w:tc>
        <w:tc>
          <w:tcPr>
            <w:tcW w:w="701"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64CF1177" w14:textId="77777777" w:rsidR="00AC7E20" w:rsidRPr="00402B5C" w:rsidRDefault="00AC7E20" w:rsidP="0037682B">
            <w:pPr>
              <w:rPr>
                <w:rFonts w:cs="Times New Roman"/>
                <w:szCs w:val="21"/>
              </w:rPr>
            </w:pPr>
            <w:r w:rsidRPr="00402B5C">
              <w:rPr>
                <w:rFonts w:cs="Times New Roman"/>
                <w:szCs w:val="21"/>
              </w:rPr>
              <w:t>7</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6DDEC8D"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AC8D3C3"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CFECDE"/>
            <w:tcMar>
              <w:top w:w="30" w:type="dxa"/>
              <w:left w:w="45" w:type="dxa"/>
              <w:bottom w:w="30" w:type="dxa"/>
              <w:right w:w="45" w:type="dxa"/>
            </w:tcMar>
            <w:vAlign w:val="bottom"/>
            <w:hideMark/>
          </w:tcPr>
          <w:p w14:paraId="4570A11A" w14:textId="77777777" w:rsidR="00AC7E20" w:rsidRPr="00402B5C" w:rsidRDefault="00AC7E20" w:rsidP="0037682B">
            <w:pPr>
              <w:rPr>
                <w:rFonts w:cs="Times New Roman"/>
                <w:szCs w:val="21"/>
              </w:rPr>
            </w:pPr>
            <w:r w:rsidRPr="00402B5C">
              <w:rPr>
                <w:rFonts w:cs="Times New Roman"/>
                <w:szCs w:val="21"/>
              </w:rPr>
              <w:t>2</w:t>
            </w:r>
          </w:p>
        </w:tc>
      </w:tr>
      <w:tr w:rsidR="00AC7E20" w:rsidRPr="00F45A47" w14:paraId="5CB8D329" w14:textId="77777777" w:rsidTr="00331D61">
        <w:trPr>
          <w:trHeight w:val="315"/>
          <w:jc w:val="center"/>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3906205B" w14:textId="77777777" w:rsidR="00AC7E20" w:rsidRPr="00402B5C" w:rsidRDefault="00AC7E20" w:rsidP="0037682B">
            <w:pPr>
              <w:rPr>
                <w:rFonts w:cs="Times New Roman"/>
                <w:szCs w:val="21"/>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14097E" w14:textId="77777777" w:rsidR="00AC7E20" w:rsidRPr="00402B5C" w:rsidRDefault="00AC7E20" w:rsidP="0037682B">
            <w:pPr>
              <w:rPr>
                <w:rFonts w:cs="Times New Roman"/>
                <w:szCs w:val="21"/>
              </w:rPr>
            </w:pPr>
            <w:r w:rsidRPr="00402B5C">
              <w:rPr>
                <w:rFonts w:cs="Times New Roman"/>
                <w:szCs w:val="21"/>
              </w:rPr>
              <w:t>Generalization</w:t>
            </w:r>
          </w:p>
        </w:tc>
        <w:tc>
          <w:tcPr>
            <w:tcW w:w="700"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0ABCF6BA" w14:textId="77777777" w:rsidR="00AC7E20" w:rsidRPr="00402B5C" w:rsidRDefault="00AC7E20" w:rsidP="0037682B">
            <w:pPr>
              <w:rPr>
                <w:rFonts w:cs="Times New Roman"/>
                <w:szCs w:val="21"/>
              </w:rPr>
            </w:pPr>
            <w:r w:rsidRPr="00402B5C">
              <w:rPr>
                <w:rFonts w:cs="Times New Roman"/>
                <w:szCs w:val="21"/>
              </w:rPr>
              <w:t>18</w:t>
            </w:r>
          </w:p>
        </w:tc>
        <w:tc>
          <w:tcPr>
            <w:tcW w:w="701" w:type="dxa"/>
            <w:tcBorders>
              <w:top w:val="single" w:sz="6" w:space="0" w:color="CCCCCC"/>
              <w:left w:val="single" w:sz="6" w:space="0" w:color="CCCCCC"/>
              <w:bottom w:val="single" w:sz="6" w:space="0" w:color="CCCCCC"/>
              <w:right w:val="single" w:sz="6" w:space="0" w:color="CCCCCC"/>
            </w:tcBorders>
            <w:shd w:val="clear" w:color="auto" w:fill="F6FCF9"/>
            <w:tcMar>
              <w:top w:w="30" w:type="dxa"/>
              <w:left w:w="45" w:type="dxa"/>
              <w:bottom w:w="30" w:type="dxa"/>
              <w:right w:w="45" w:type="dxa"/>
            </w:tcMar>
            <w:vAlign w:val="bottom"/>
            <w:hideMark/>
          </w:tcPr>
          <w:p w14:paraId="0E51E9C8" w14:textId="77777777" w:rsidR="00AC7E20" w:rsidRPr="00402B5C" w:rsidRDefault="00AC7E20" w:rsidP="0037682B">
            <w:pPr>
              <w:rPr>
                <w:rFonts w:cs="Times New Roman"/>
                <w:szCs w:val="21"/>
              </w:rPr>
            </w:pPr>
            <w:r w:rsidRPr="00402B5C">
              <w:rPr>
                <w:rFonts w:cs="Times New Roman"/>
                <w:szCs w:val="21"/>
              </w:rPr>
              <w:t>1</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7825793"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E668BE6"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4E0C836F" w14:textId="77777777" w:rsidR="00AC7E20" w:rsidRPr="00402B5C" w:rsidRDefault="00AC7E20" w:rsidP="0037682B">
            <w:pPr>
              <w:rPr>
                <w:rFonts w:cs="Times New Roman"/>
                <w:szCs w:val="21"/>
              </w:rPr>
            </w:pPr>
            <w:r w:rsidRPr="00402B5C">
              <w:rPr>
                <w:rFonts w:cs="Times New Roman"/>
                <w:szCs w:val="21"/>
              </w:rPr>
              <w:t>20</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11B21D9"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8EE6A96"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D7BAD6C" w14:textId="77777777" w:rsidR="00AC7E20" w:rsidRPr="00402B5C" w:rsidRDefault="00AC7E20" w:rsidP="0037682B">
            <w:pPr>
              <w:rPr>
                <w:rFonts w:cs="Times New Roman"/>
                <w:szCs w:val="21"/>
              </w:rPr>
            </w:pPr>
            <w:r w:rsidRPr="00402B5C">
              <w:rPr>
                <w:rFonts w:cs="Times New Roman"/>
                <w:szCs w:val="21"/>
              </w:rPr>
              <w:t>0</w:t>
            </w:r>
          </w:p>
        </w:tc>
      </w:tr>
      <w:tr w:rsidR="00AC7E20" w:rsidRPr="00F45A47" w14:paraId="7EF28390" w14:textId="77777777" w:rsidTr="00331D61">
        <w:trPr>
          <w:trHeight w:val="315"/>
          <w:jc w:val="center"/>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3989BE50" w14:textId="77777777" w:rsidR="00AC7E20" w:rsidRPr="00402B5C" w:rsidRDefault="00AC7E20" w:rsidP="0037682B">
            <w:pPr>
              <w:rPr>
                <w:rFonts w:cs="Times New Roman"/>
                <w:szCs w:val="21"/>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56C48C" w14:textId="77777777" w:rsidR="00AC7E20" w:rsidRPr="00402B5C" w:rsidRDefault="00AC7E20" w:rsidP="0037682B">
            <w:pPr>
              <w:rPr>
                <w:rFonts w:cs="Times New Roman"/>
                <w:szCs w:val="21"/>
              </w:rPr>
            </w:pPr>
            <w:r w:rsidRPr="00402B5C">
              <w:rPr>
                <w:rFonts w:cs="Times New Roman"/>
                <w:szCs w:val="21"/>
              </w:rPr>
              <w:t>Established equivalent</w:t>
            </w:r>
          </w:p>
        </w:tc>
        <w:tc>
          <w:tcPr>
            <w:tcW w:w="700"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3FBF259F" w14:textId="77777777" w:rsidR="00AC7E20" w:rsidRPr="00402B5C" w:rsidRDefault="00AC7E20" w:rsidP="0037682B">
            <w:pPr>
              <w:rPr>
                <w:rFonts w:cs="Times New Roman"/>
                <w:szCs w:val="21"/>
              </w:rPr>
            </w:pPr>
            <w:r w:rsidRPr="00402B5C">
              <w:rPr>
                <w:rFonts w:cs="Times New Roman"/>
                <w:szCs w:val="21"/>
              </w:rPr>
              <w:t>63</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3131ADB" w14:textId="77777777" w:rsidR="00AC7E20" w:rsidRPr="00402B5C" w:rsidRDefault="00AC7E20" w:rsidP="0037682B">
            <w:pPr>
              <w:rPr>
                <w:rFonts w:cs="Times New Roman"/>
                <w:szCs w:val="21"/>
              </w:rPr>
            </w:pPr>
            <w:r w:rsidRPr="00402B5C">
              <w:rPr>
                <w:rFonts w:cs="Times New Roman"/>
                <w:szCs w:val="21"/>
              </w:rPr>
              <w:t>0</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EFA1216"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DFEFE"/>
            <w:tcMar>
              <w:top w:w="30" w:type="dxa"/>
              <w:left w:w="45" w:type="dxa"/>
              <w:bottom w:w="30" w:type="dxa"/>
              <w:right w:w="45" w:type="dxa"/>
            </w:tcMar>
            <w:vAlign w:val="bottom"/>
            <w:hideMark/>
          </w:tcPr>
          <w:p w14:paraId="4A949741" w14:textId="77777777" w:rsidR="00AC7E20" w:rsidRPr="00402B5C" w:rsidRDefault="00AC7E20" w:rsidP="0037682B">
            <w:pPr>
              <w:rPr>
                <w:rFonts w:cs="Times New Roman"/>
                <w:szCs w:val="21"/>
              </w:rPr>
            </w:pPr>
            <w:r w:rsidRPr="00402B5C">
              <w:rPr>
                <w:rFonts w:cs="Times New Roman"/>
                <w:szCs w:val="21"/>
              </w:rPr>
              <w:t>1</w:t>
            </w:r>
          </w:p>
        </w:tc>
        <w:tc>
          <w:tcPr>
            <w:tcW w:w="701"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35829D90" w14:textId="77777777" w:rsidR="00AC7E20" w:rsidRPr="00402B5C" w:rsidRDefault="00AC7E20" w:rsidP="0037682B">
            <w:pPr>
              <w:rPr>
                <w:rFonts w:cs="Times New Roman"/>
                <w:szCs w:val="21"/>
              </w:rPr>
            </w:pPr>
            <w:r w:rsidRPr="00402B5C">
              <w:rPr>
                <w:rFonts w:cs="Times New Roman"/>
                <w:szCs w:val="21"/>
              </w:rPr>
              <w:t>61</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EE36FE2"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6481163"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DFEFE"/>
            <w:tcMar>
              <w:top w:w="30" w:type="dxa"/>
              <w:left w:w="45" w:type="dxa"/>
              <w:bottom w:w="30" w:type="dxa"/>
              <w:right w:w="45" w:type="dxa"/>
            </w:tcMar>
            <w:vAlign w:val="bottom"/>
            <w:hideMark/>
          </w:tcPr>
          <w:p w14:paraId="35CFC62D" w14:textId="77777777" w:rsidR="00AC7E20" w:rsidRPr="00402B5C" w:rsidRDefault="00AC7E20" w:rsidP="0037682B">
            <w:pPr>
              <w:rPr>
                <w:rFonts w:cs="Times New Roman"/>
                <w:szCs w:val="21"/>
              </w:rPr>
            </w:pPr>
            <w:r w:rsidRPr="00402B5C">
              <w:rPr>
                <w:rFonts w:cs="Times New Roman"/>
                <w:szCs w:val="21"/>
              </w:rPr>
              <w:t>1</w:t>
            </w:r>
          </w:p>
        </w:tc>
      </w:tr>
      <w:tr w:rsidR="00AC7E20" w:rsidRPr="00F45A47" w14:paraId="32CE18AA" w14:textId="77777777" w:rsidTr="00331D61">
        <w:trPr>
          <w:trHeight w:val="315"/>
          <w:jc w:val="center"/>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38AE15A3" w14:textId="77777777" w:rsidR="00AC7E20" w:rsidRPr="00402B5C" w:rsidRDefault="00AC7E20" w:rsidP="0037682B">
            <w:pPr>
              <w:rPr>
                <w:rFonts w:cs="Times New Roman"/>
                <w:szCs w:val="21"/>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80DE77" w14:textId="77777777" w:rsidR="00AC7E20" w:rsidRPr="00402B5C" w:rsidRDefault="00AC7E20" w:rsidP="0037682B">
            <w:pPr>
              <w:rPr>
                <w:rFonts w:cs="Times New Roman"/>
                <w:szCs w:val="21"/>
              </w:rPr>
            </w:pPr>
            <w:r w:rsidRPr="00402B5C">
              <w:rPr>
                <w:rFonts w:cs="Times New Roman"/>
                <w:szCs w:val="21"/>
              </w:rPr>
              <w:t>Description</w:t>
            </w:r>
          </w:p>
        </w:tc>
        <w:tc>
          <w:tcPr>
            <w:tcW w:w="700"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2FE34350" w14:textId="77777777" w:rsidR="00AC7E20" w:rsidRPr="00402B5C" w:rsidRDefault="00AC7E20" w:rsidP="0037682B">
            <w:pPr>
              <w:rPr>
                <w:rFonts w:cs="Times New Roman"/>
                <w:szCs w:val="21"/>
              </w:rPr>
            </w:pPr>
            <w:r w:rsidRPr="00402B5C">
              <w:rPr>
                <w:rFonts w:cs="Times New Roman"/>
                <w:szCs w:val="21"/>
              </w:rPr>
              <w:t>12</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C9A23DD" w14:textId="77777777" w:rsidR="00AC7E20" w:rsidRPr="00402B5C" w:rsidRDefault="00AC7E20" w:rsidP="0037682B">
            <w:pPr>
              <w:rPr>
                <w:rFonts w:cs="Times New Roman"/>
                <w:szCs w:val="21"/>
              </w:rPr>
            </w:pPr>
            <w:r w:rsidRPr="00402B5C">
              <w:rPr>
                <w:rFonts w:cs="Times New Roman"/>
                <w:szCs w:val="21"/>
              </w:rPr>
              <w:t>0</w:t>
            </w:r>
          </w:p>
        </w:tc>
        <w:tc>
          <w:tcPr>
            <w:tcW w:w="700" w:type="dxa"/>
            <w:tcBorders>
              <w:top w:val="single" w:sz="6" w:space="0" w:color="CCCCCC"/>
              <w:left w:val="single" w:sz="6" w:space="0" w:color="CCCCCC"/>
              <w:bottom w:val="single" w:sz="6" w:space="0" w:color="CCCCCC"/>
              <w:right w:val="single" w:sz="6" w:space="0" w:color="CCCCCC"/>
            </w:tcBorders>
            <w:shd w:val="clear" w:color="auto" w:fill="F1FAF6"/>
            <w:tcMar>
              <w:top w:w="30" w:type="dxa"/>
              <w:left w:w="45" w:type="dxa"/>
              <w:bottom w:w="30" w:type="dxa"/>
              <w:right w:w="45" w:type="dxa"/>
            </w:tcMar>
            <w:vAlign w:val="bottom"/>
            <w:hideMark/>
          </w:tcPr>
          <w:p w14:paraId="005E99EC" w14:textId="77777777" w:rsidR="00AC7E20" w:rsidRPr="00402B5C" w:rsidRDefault="00AC7E20" w:rsidP="0037682B">
            <w:pPr>
              <w:rPr>
                <w:rFonts w:cs="Times New Roman"/>
                <w:szCs w:val="21"/>
              </w:rPr>
            </w:pPr>
            <w:r w:rsidRPr="00402B5C">
              <w:rPr>
                <w:rFonts w:cs="Times New Roman"/>
                <w:szCs w:val="21"/>
              </w:rPr>
              <w:t>1</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843B4E5"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11230A1F" w14:textId="77777777" w:rsidR="00AC7E20" w:rsidRPr="00402B5C" w:rsidRDefault="00AC7E20" w:rsidP="0037682B">
            <w:pPr>
              <w:rPr>
                <w:rFonts w:cs="Times New Roman"/>
                <w:szCs w:val="21"/>
              </w:rPr>
            </w:pPr>
            <w:r w:rsidRPr="00402B5C">
              <w:rPr>
                <w:rFonts w:cs="Times New Roman"/>
                <w:szCs w:val="21"/>
              </w:rPr>
              <w:t>12</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847F499"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B7F40F0"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E3F4EC"/>
            <w:tcMar>
              <w:top w:w="30" w:type="dxa"/>
              <w:left w:w="45" w:type="dxa"/>
              <w:bottom w:w="30" w:type="dxa"/>
              <w:right w:w="45" w:type="dxa"/>
            </w:tcMar>
            <w:vAlign w:val="bottom"/>
            <w:hideMark/>
          </w:tcPr>
          <w:p w14:paraId="6BEB093B" w14:textId="77777777" w:rsidR="00AC7E20" w:rsidRPr="00402B5C" w:rsidRDefault="00AC7E20" w:rsidP="0037682B">
            <w:pPr>
              <w:rPr>
                <w:rFonts w:cs="Times New Roman"/>
                <w:szCs w:val="21"/>
              </w:rPr>
            </w:pPr>
            <w:r w:rsidRPr="00402B5C">
              <w:rPr>
                <w:rFonts w:cs="Times New Roman"/>
                <w:szCs w:val="21"/>
              </w:rPr>
              <w:t>2</w:t>
            </w:r>
          </w:p>
        </w:tc>
      </w:tr>
      <w:tr w:rsidR="00AC7E20" w:rsidRPr="00F45A47" w14:paraId="4F8F00CF" w14:textId="77777777" w:rsidTr="00331D61">
        <w:trPr>
          <w:trHeight w:val="315"/>
          <w:jc w:val="center"/>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279511E5" w14:textId="77777777" w:rsidR="00AC7E20" w:rsidRPr="00402B5C" w:rsidRDefault="00AC7E20" w:rsidP="0037682B">
            <w:pPr>
              <w:rPr>
                <w:rFonts w:cs="Times New Roman"/>
                <w:szCs w:val="21"/>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DC3365" w14:textId="77777777" w:rsidR="00AC7E20" w:rsidRPr="00402B5C" w:rsidRDefault="00AC7E20" w:rsidP="0037682B">
            <w:pPr>
              <w:rPr>
                <w:rFonts w:cs="Times New Roman"/>
                <w:szCs w:val="21"/>
              </w:rPr>
            </w:pPr>
            <w:r w:rsidRPr="00402B5C">
              <w:rPr>
                <w:rFonts w:cs="Times New Roman"/>
                <w:szCs w:val="21"/>
              </w:rPr>
              <w:t>Borrowing</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6AC5BD1"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D4B4E9F" w14:textId="77777777" w:rsidR="00AC7E20" w:rsidRPr="00402B5C" w:rsidRDefault="00AC7E20" w:rsidP="0037682B">
            <w:pPr>
              <w:rPr>
                <w:rFonts w:cs="Times New Roman"/>
                <w:szCs w:val="21"/>
              </w:rPr>
            </w:pPr>
            <w:r w:rsidRPr="00402B5C">
              <w:rPr>
                <w:rFonts w:cs="Times New Roman"/>
                <w:szCs w:val="21"/>
              </w:rPr>
              <w:t>0</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D14009B"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736801CA" w14:textId="77777777" w:rsidR="00AC7E20" w:rsidRPr="00402B5C" w:rsidRDefault="00AC7E20" w:rsidP="0037682B">
            <w:pPr>
              <w:rPr>
                <w:rFonts w:cs="Times New Roman"/>
                <w:szCs w:val="21"/>
              </w:rPr>
            </w:pPr>
            <w:r w:rsidRPr="00402B5C">
              <w:rPr>
                <w:rFonts w:cs="Times New Roman"/>
                <w:szCs w:val="21"/>
              </w:rPr>
              <w:t>18</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6833813" w14:textId="77777777" w:rsidR="00AC7E20" w:rsidRPr="00402B5C" w:rsidRDefault="00AC7E20" w:rsidP="0037682B">
            <w:pPr>
              <w:rPr>
                <w:rFonts w:cs="Times New Roman"/>
                <w:szCs w:val="21"/>
              </w:rPr>
            </w:pPr>
            <w:r w:rsidRPr="00402B5C">
              <w:rPr>
                <w:rFonts w:cs="Times New Roman"/>
                <w:szCs w:val="21"/>
              </w:rPr>
              <w:t>0</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30B3634"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02B21C4"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11BB0A83" w14:textId="77777777" w:rsidR="00AC7E20" w:rsidRPr="00402B5C" w:rsidRDefault="00AC7E20" w:rsidP="0037682B">
            <w:pPr>
              <w:rPr>
                <w:rFonts w:cs="Times New Roman"/>
                <w:szCs w:val="21"/>
              </w:rPr>
            </w:pPr>
            <w:r w:rsidRPr="00402B5C">
              <w:rPr>
                <w:rFonts w:cs="Times New Roman"/>
                <w:szCs w:val="21"/>
              </w:rPr>
              <w:t>16</w:t>
            </w:r>
          </w:p>
        </w:tc>
      </w:tr>
      <w:tr w:rsidR="00AC7E20" w:rsidRPr="00F45A47" w14:paraId="69E2BA3C" w14:textId="77777777" w:rsidTr="00331D61">
        <w:trPr>
          <w:trHeight w:val="315"/>
          <w:jc w:val="center"/>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3C1ED667" w14:textId="77777777" w:rsidR="00AC7E20" w:rsidRPr="00402B5C" w:rsidRDefault="00AC7E20" w:rsidP="0037682B">
            <w:pPr>
              <w:rPr>
                <w:rFonts w:cs="Times New Roman"/>
                <w:szCs w:val="21"/>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140B3B" w14:textId="77777777" w:rsidR="00AC7E20" w:rsidRPr="00402B5C" w:rsidRDefault="00AC7E20" w:rsidP="0037682B">
            <w:pPr>
              <w:rPr>
                <w:rFonts w:cs="Times New Roman"/>
                <w:szCs w:val="21"/>
              </w:rPr>
            </w:pPr>
            <w:r w:rsidRPr="00402B5C">
              <w:rPr>
                <w:rFonts w:cs="Times New Roman"/>
                <w:szCs w:val="21"/>
              </w:rPr>
              <w:t>Amplification</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9FF99CB"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DBBE5E6" w14:textId="77777777" w:rsidR="00AC7E20" w:rsidRPr="00402B5C" w:rsidRDefault="00AC7E20" w:rsidP="0037682B">
            <w:pPr>
              <w:rPr>
                <w:rFonts w:cs="Times New Roman"/>
                <w:szCs w:val="21"/>
              </w:rPr>
            </w:pPr>
            <w:r w:rsidRPr="00402B5C">
              <w:rPr>
                <w:rFonts w:cs="Times New Roman"/>
                <w:szCs w:val="21"/>
              </w:rPr>
              <w:t>0</w:t>
            </w:r>
          </w:p>
        </w:tc>
        <w:tc>
          <w:tcPr>
            <w:tcW w:w="700"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5C6F8AA2" w14:textId="77777777" w:rsidR="00AC7E20" w:rsidRPr="00402B5C" w:rsidRDefault="00AC7E20" w:rsidP="0037682B">
            <w:pPr>
              <w:rPr>
                <w:rFonts w:cs="Times New Roman"/>
                <w:szCs w:val="21"/>
              </w:rPr>
            </w:pPr>
            <w:r w:rsidRPr="00402B5C">
              <w:rPr>
                <w:rFonts w:cs="Times New Roman"/>
                <w:szCs w:val="21"/>
              </w:rPr>
              <w:t>11</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E266036"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DEF2E8"/>
            <w:tcMar>
              <w:top w:w="30" w:type="dxa"/>
              <w:left w:w="45" w:type="dxa"/>
              <w:bottom w:w="30" w:type="dxa"/>
              <w:right w:w="45" w:type="dxa"/>
            </w:tcMar>
            <w:vAlign w:val="bottom"/>
            <w:hideMark/>
          </w:tcPr>
          <w:p w14:paraId="3C916F96" w14:textId="77777777" w:rsidR="00AC7E20" w:rsidRPr="00402B5C" w:rsidRDefault="00AC7E20" w:rsidP="0037682B">
            <w:pPr>
              <w:rPr>
                <w:rFonts w:cs="Times New Roman"/>
                <w:szCs w:val="21"/>
              </w:rPr>
            </w:pPr>
            <w:r w:rsidRPr="00402B5C">
              <w:rPr>
                <w:rFonts w:cs="Times New Roman"/>
                <w:szCs w:val="21"/>
              </w:rPr>
              <w:t>1</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272A802"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73A41862" w14:textId="77777777" w:rsidR="00AC7E20" w:rsidRPr="00402B5C" w:rsidRDefault="00AC7E20" w:rsidP="0037682B">
            <w:pPr>
              <w:rPr>
                <w:rFonts w:cs="Times New Roman"/>
                <w:szCs w:val="21"/>
              </w:rPr>
            </w:pPr>
            <w:r w:rsidRPr="00402B5C">
              <w:rPr>
                <w:rFonts w:cs="Times New Roman"/>
                <w:szCs w:val="21"/>
              </w:rPr>
              <w:t>5</w:t>
            </w:r>
          </w:p>
        </w:tc>
        <w:tc>
          <w:tcPr>
            <w:tcW w:w="701" w:type="dxa"/>
            <w:tcBorders>
              <w:top w:val="single" w:sz="6" w:space="0" w:color="CCCCCC"/>
              <w:left w:val="single" w:sz="6" w:space="0" w:color="CCCCCC"/>
              <w:bottom w:val="single" w:sz="6" w:space="0" w:color="CCCCCC"/>
              <w:right w:val="single" w:sz="6" w:space="0" w:color="CCCCCC"/>
            </w:tcBorders>
            <w:shd w:val="clear" w:color="auto" w:fill="DEF2E8"/>
            <w:tcMar>
              <w:top w:w="30" w:type="dxa"/>
              <w:left w:w="45" w:type="dxa"/>
              <w:bottom w:w="30" w:type="dxa"/>
              <w:right w:w="45" w:type="dxa"/>
            </w:tcMar>
            <w:vAlign w:val="bottom"/>
            <w:hideMark/>
          </w:tcPr>
          <w:p w14:paraId="794868A0" w14:textId="77777777" w:rsidR="00AC7E20" w:rsidRPr="00402B5C" w:rsidRDefault="00AC7E20" w:rsidP="0037682B">
            <w:pPr>
              <w:rPr>
                <w:rFonts w:cs="Times New Roman"/>
                <w:szCs w:val="21"/>
              </w:rPr>
            </w:pPr>
            <w:r w:rsidRPr="00402B5C">
              <w:rPr>
                <w:rFonts w:cs="Times New Roman"/>
                <w:szCs w:val="21"/>
              </w:rPr>
              <w:t>1</w:t>
            </w:r>
          </w:p>
        </w:tc>
      </w:tr>
      <w:tr w:rsidR="00AC7E20" w:rsidRPr="00F45A47" w14:paraId="42562C85" w14:textId="77777777" w:rsidTr="00331D61">
        <w:trPr>
          <w:trHeight w:val="315"/>
          <w:jc w:val="center"/>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3A0F703B" w14:textId="77777777" w:rsidR="00AC7E20" w:rsidRPr="00402B5C" w:rsidRDefault="00AC7E20" w:rsidP="0037682B">
            <w:pPr>
              <w:rPr>
                <w:rFonts w:cs="Times New Roman"/>
                <w:szCs w:val="21"/>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515881" w14:textId="77777777" w:rsidR="00AC7E20" w:rsidRPr="00402B5C" w:rsidRDefault="00AC7E20" w:rsidP="0037682B">
            <w:pPr>
              <w:rPr>
                <w:rFonts w:cs="Times New Roman"/>
                <w:szCs w:val="21"/>
              </w:rPr>
            </w:pPr>
            <w:r w:rsidRPr="00402B5C">
              <w:rPr>
                <w:rFonts w:cs="Times New Roman"/>
                <w:szCs w:val="21"/>
              </w:rPr>
              <w:t>Adaptation</w:t>
            </w:r>
          </w:p>
        </w:tc>
        <w:tc>
          <w:tcPr>
            <w:tcW w:w="700"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34BD3B3C" w14:textId="77777777" w:rsidR="00AC7E20" w:rsidRPr="00402B5C" w:rsidRDefault="00AC7E20" w:rsidP="0037682B">
            <w:pPr>
              <w:rPr>
                <w:rFonts w:cs="Times New Roman"/>
                <w:szCs w:val="21"/>
              </w:rPr>
            </w:pPr>
            <w:r w:rsidRPr="00402B5C">
              <w:rPr>
                <w:rFonts w:cs="Times New Roman"/>
                <w:szCs w:val="21"/>
              </w:rPr>
              <w:t>4</w:t>
            </w:r>
          </w:p>
        </w:tc>
        <w:tc>
          <w:tcPr>
            <w:tcW w:w="701" w:type="dxa"/>
            <w:tcBorders>
              <w:top w:val="single" w:sz="6" w:space="0" w:color="CCCCCC"/>
              <w:left w:val="single" w:sz="6" w:space="0" w:color="CCCCCC"/>
              <w:bottom w:val="single" w:sz="6" w:space="0" w:color="CCCCCC"/>
              <w:right w:val="single" w:sz="6" w:space="0" w:color="CCCCCC"/>
            </w:tcBorders>
            <w:shd w:val="clear" w:color="auto" w:fill="D5EEE2"/>
            <w:tcMar>
              <w:top w:w="30" w:type="dxa"/>
              <w:left w:w="45" w:type="dxa"/>
              <w:bottom w:w="30" w:type="dxa"/>
              <w:right w:w="45" w:type="dxa"/>
            </w:tcMar>
            <w:vAlign w:val="bottom"/>
            <w:hideMark/>
          </w:tcPr>
          <w:p w14:paraId="5A9635B3" w14:textId="77777777" w:rsidR="00AC7E20" w:rsidRPr="00402B5C" w:rsidRDefault="00AC7E20" w:rsidP="0037682B">
            <w:pPr>
              <w:rPr>
                <w:rFonts w:cs="Times New Roman"/>
                <w:szCs w:val="21"/>
              </w:rPr>
            </w:pPr>
            <w:r w:rsidRPr="00402B5C">
              <w:rPr>
                <w:rFonts w:cs="Times New Roman"/>
                <w:szCs w:val="21"/>
              </w:rPr>
              <w:t>1</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F970A1D"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06BDE90"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68D16EE8" w14:textId="77777777" w:rsidR="00AC7E20" w:rsidRPr="00402B5C" w:rsidRDefault="00AC7E20" w:rsidP="0037682B">
            <w:pPr>
              <w:rPr>
                <w:rFonts w:cs="Times New Roman"/>
                <w:szCs w:val="21"/>
              </w:rPr>
            </w:pPr>
            <w:r w:rsidRPr="00402B5C">
              <w:rPr>
                <w:rFonts w:cs="Times New Roman"/>
                <w:szCs w:val="21"/>
              </w:rPr>
              <w:t>5</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598A774"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C5CD992" w14:textId="77777777" w:rsidR="00AC7E20" w:rsidRPr="00402B5C" w:rsidRDefault="00AC7E20" w:rsidP="0037682B">
            <w:pPr>
              <w:rPr>
                <w:rFonts w:cs="Times New Roman"/>
                <w:szCs w:val="21"/>
              </w:rPr>
            </w:pPr>
            <w:r w:rsidRPr="00402B5C">
              <w:rPr>
                <w:rFonts w:cs="Times New Roman"/>
                <w:szCs w:val="21"/>
              </w:rPr>
              <w:t>0</w:t>
            </w:r>
          </w:p>
        </w:tc>
        <w:tc>
          <w:tcPr>
            <w:tcW w:w="701"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1137401" w14:textId="77777777" w:rsidR="00AC7E20" w:rsidRPr="00402B5C" w:rsidRDefault="00AC7E20" w:rsidP="0037682B">
            <w:pPr>
              <w:rPr>
                <w:rFonts w:cs="Times New Roman"/>
                <w:szCs w:val="21"/>
              </w:rPr>
            </w:pPr>
            <w:r w:rsidRPr="00402B5C">
              <w:rPr>
                <w:rFonts w:cs="Times New Roman"/>
                <w:szCs w:val="21"/>
              </w:rPr>
              <w:t>0</w:t>
            </w:r>
            <w:commentRangeEnd w:id="115"/>
            <w:r w:rsidR="004B0331" w:rsidRPr="00402B5C">
              <w:rPr>
                <w:rStyle w:val="ac"/>
                <w:rFonts w:cs="Times New Roman"/>
                <w:sz w:val="21"/>
                <w:szCs w:val="21"/>
              </w:rPr>
              <w:commentReference w:id="115"/>
            </w:r>
          </w:p>
        </w:tc>
      </w:tr>
    </w:tbl>
    <w:p w14:paraId="40341589" w14:textId="292B0CCD" w:rsidR="00434A7F" w:rsidRDefault="00434A7F" w:rsidP="003D6676">
      <w:pPr>
        <w:rPr>
          <w:rFonts w:cs="Times New Roman"/>
          <w:szCs w:val="21"/>
        </w:rPr>
      </w:pPr>
    </w:p>
    <w:p w14:paraId="17975F5B" w14:textId="37D7D12B" w:rsidR="00C10E0F" w:rsidRDefault="008A405C" w:rsidP="00434A7F">
      <w:pPr>
        <w:ind w:firstLineChars="100" w:firstLine="210"/>
        <w:rPr>
          <w:rFonts w:cs="Times New Roman"/>
          <w:szCs w:val="21"/>
        </w:rPr>
      </w:pPr>
      <w:r>
        <w:rPr>
          <w:rFonts w:cs="Times New Roman" w:hint="eastAsia"/>
          <w:szCs w:val="21"/>
        </w:rPr>
        <w:lastRenderedPageBreak/>
        <w:t>２名の翻訳者の翻訳技法×</w:t>
      </w:r>
      <w:r>
        <w:rPr>
          <w:rFonts w:cs="Times New Roman" w:hint="eastAsia"/>
          <w:szCs w:val="21"/>
        </w:rPr>
        <w:t>DMIS</w:t>
      </w:r>
      <w:r>
        <w:rPr>
          <w:rFonts w:cs="Times New Roman" w:hint="eastAsia"/>
          <w:szCs w:val="21"/>
        </w:rPr>
        <w:t>段階の分布の差を検討するため、均質性についてχ二乗検定を行った。その結果、翻訳者間で有意な差は検出されなかった</w:t>
      </w:r>
      <w:r w:rsidR="00750410">
        <w:rPr>
          <w:rFonts w:cs="Times New Roman" w:hint="eastAsia"/>
          <w:szCs w:val="21"/>
        </w:rPr>
        <w:t>（</w:t>
      </w:r>
      <w:commentRangeStart w:id="116"/>
      <w:r w:rsidR="00E9696F" w:rsidRPr="00750410">
        <w:rPr>
          <w:rFonts w:cs="Times New Roman"/>
          <w:szCs w:val="21"/>
        </w:rPr>
        <w:t>χ</w:t>
      </w:r>
      <w:r w:rsidR="00750410" w:rsidRPr="00750410">
        <w:rPr>
          <w:rFonts w:cs="Times New Roman"/>
          <w:szCs w:val="21"/>
        </w:rPr>
        <w:t>²(15) = 11.14, p = 0.74</w:t>
      </w:r>
      <w:commentRangeEnd w:id="116"/>
      <w:r w:rsidR="004B0331">
        <w:rPr>
          <w:rStyle w:val="ac"/>
          <w:rFonts w:cs="Times New Roman" w:hint="eastAsia"/>
          <w:sz w:val="21"/>
          <w:szCs w:val="21"/>
        </w:rPr>
        <w:commentReference w:id="116"/>
      </w:r>
      <w:r w:rsidR="00750410">
        <w:rPr>
          <w:rFonts w:cs="Times New Roman" w:hint="eastAsia"/>
          <w:szCs w:val="21"/>
        </w:rPr>
        <w:t>）</w:t>
      </w:r>
      <w:r>
        <w:rPr>
          <w:rFonts w:cs="Times New Roman" w:hint="eastAsia"/>
          <w:szCs w:val="21"/>
        </w:rPr>
        <w:t>。</w:t>
      </w:r>
      <w:r w:rsidR="00F90E75">
        <w:rPr>
          <w:rFonts w:cs="Times New Roman" w:hint="eastAsia"/>
          <w:szCs w:val="21"/>
        </w:rPr>
        <w:t>よって、翻訳者差の統計的証拠は得られなかったため、</w:t>
      </w:r>
      <w:r w:rsidR="00606251" w:rsidRPr="00402B5C">
        <w:rPr>
          <w:rFonts w:cs="Times New Roman"/>
          <w:szCs w:val="21"/>
        </w:rPr>
        <w:t>これら</w:t>
      </w:r>
      <w:r w:rsidR="00606251" w:rsidRPr="00402B5C">
        <w:rPr>
          <w:rFonts w:cs="Times New Roman"/>
          <w:szCs w:val="21"/>
        </w:rPr>
        <w:t>2</w:t>
      </w:r>
      <w:r w:rsidR="00606251" w:rsidRPr="00402B5C">
        <w:rPr>
          <w:rFonts w:cs="Times New Roman"/>
          <w:szCs w:val="21"/>
        </w:rPr>
        <w:t>つのデータを合算して全体的な分析を行った。</w:t>
      </w:r>
      <w:r w:rsidR="009E7F34" w:rsidRPr="00402B5C">
        <w:rPr>
          <w:rFonts w:cs="Times New Roman" w:hint="eastAsia"/>
          <w:szCs w:val="21"/>
        </w:rPr>
        <w:t>翻訳技法ごとの</w:t>
      </w:r>
      <w:r w:rsidR="009E7F34" w:rsidRPr="00402B5C">
        <w:rPr>
          <w:rFonts w:cs="Times New Roman"/>
          <w:szCs w:val="21"/>
        </w:rPr>
        <w:t>DMIS</w:t>
      </w:r>
      <w:r w:rsidR="009E7F34" w:rsidRPr="00402B5C">
        <w:rPr>
          <w:rFonts w:cs="Times New Roman" w:hint="eastAsia"/>
          <w:szCs w:val="21"/>
        </w:rPr>
        <w:t>段階への分類比率</w:t>
      </w:r>
      <w:r w:rsidR="00182C78" w:rsidRPr="00402B5C">
        <w:rPr>
          <w:rFonts w:cs="Times New Roman" w:hint="eastAsia"/>
          <w:szCs w:val="21"/>
        </w:rPr>
        <w:t>を示したヒートマップ</w:t>
      </w:r>
      <w:r w:rsidR="00A259A8" w:rsidRPr="00402B5C">
        <w:rPr>
          <w:rFonts w:cs="Times New Roman" w:hint="eastAsia"/>
          <w:szCs w:val="21"/>
        </w:rPr>
        <w:t>（</w:t>
      </w:r>
      <w:r w:rsidR="00AD2F8B">
        <w:rPr>
          <w:rFonts w:cs="Times New Roman"/>
          <w:szCs w:val="21"/>
        </w:rPr>
        <w:fldChar w:fldCharType="begin"/>
      </w:r>
      <w:r w:rsidR="00AD2F8B">
        <w:rPr>
          <w:rFonts w:cs="Times New Roman"/>
          <w:szCs w:val="21"/>
        </w:rPr>
        <w:instrText xml:space="preserve"> REF _Ref219929878 \h </w:instrText>
      </w:r>
      <w:r w:rsidR="00AD2F8B">
        <w:rPr>
          <w:rFonts w:cs="Times New Roman"/>
          <w:szCs w:val="21"/>
        </w:rPr>
      </w:r>
      <w:r w:rsidR="00AD2F8B">
        <w:rPr>
          <w:rFonts w:cs="Times New Roman"/>
          <w:szCs w:val="21"/>
        </w:rPr>
        <w:fldChar w:fldCharType="separate"/>
      </w:r>
      <w:r w:rsidR="00AD2F8B" w:rsidRPr="00402B5C">
        <w:rPr>
          <w:rFonts w:cs="Times New Roman"/>
        </w:rPr>
        <w:t>図</w:t>
      </w:r>
      <w:r w:rsidR="00AD2F8B" w:rsidRPr="00402B5C">
        <w:rPr>
          <w:rFonts w:cs="Times New Roman"/>
        </w:rPr>
        <w:t xml:space="preserve"> </w:t>
      </w:r>
      <w:r w:rsidR="00AD2F8B" w:rsidRPr="00402B5C">
        <w:rPr>
          <w:rFonts w:cs="Times New Roman"/>
          <w:noProof/>
        </w:rPr>
        <w:t>4</w:t>
      </w:r>
      <w:r w:rsidR="00AD2F8B">
        <w:rPr>
          <w:rFonts w:cs="Times New Roman"/>
          <w:szCs w:val="21"/>
        </w:rPr>
        <w:fldChar w:fldCharType="end"/>
      </w:r>
      <w:r w:rsidR="00A259A8" w:rsidRPr="00402B5C">
        <w:rPr>
          <w:rFonts w:cs="Times New Roman" w:hint="eastAsia"/>
          <w:szCs w:val="21"/>
        </w:rPr>
        <w:t>）に基づき、各技法がどのような文化的体験をもたらしているかを確認する。</w:t>
      </w:r>
    </w:p>
    <w:p w14:paraId="62BD20CA" w14:textId="77777777" w:rsidR="00AD2F8B" w:rsidRDefault="00AD2F8B" w:rsidP="003D6676">
      <w:pPr>
        <w:rPr>
          <w:rFonts w:cs="Times New Roman"/>
          <w:szCs w:val="21"/>
        </w:rPr>
      </w:pPr>
    </w:p>
    <w:p w14:paraId="5797E32F" w14:textId="0C9FDB66" w:rsidR="004C180E" w:rsidRPr="00AD2F8B" w:rsidRDefault="005351A7" w:rsidP="005351A7">
      <w:pPr>
        <w:widowControl/>
        <w:jc w:val="center"/>
        <w:rPr>
          <w:rFonts w:cs="Times New Roman"/>
          <w:b/>
          <w:bCs/>
          <w:szCs w:val="21"/>
        </w:rPr>
      </w:pPr>
      <w:bookmarkStart w:id="117" w:name="_Ref219929878"/>
      <w:bookmarkStart w:id="118" w:name="_Ref219929869"/>
      <w:r w:rsidRPr="00AD2F8B">
        <w:rPr>
          <w:rFonts w:cs="Times New Roman"/>
          <w:b/>
          <w:bCs/>
        </w:rPr>
        <w:t>図</w:t>
      </w:r>
      <w:r w:rsidRPr="00AD2F8B">
        <w:rPr>
          <w:rFonts w:cs="Times New Roman"/>
          <w:b/>
          <w:bCs/>
        </w:rPr>
        <w:t xml:space="preserve"> </w:t>
      </w:r>
      <w:r w:rsidRPr="00AD2F8B">
        <w:rPr>
          <w:rFonts w:cs="Times New Roman"/>
          <w:b/>
          <w:bCs/>
        </w:rPr>
        <w:fldChar w:fldCharType="begin"/>
      </w:r>
      <w:r w:rsidRPr="00AD2F8B">
        <w:rPr>
          <w:rFonts w:cs="Times New Roman"/>
          <w:b/>
          <w:bCs/>
        </w:rPr>
        <w:instrText xml:space="preserve"> SEQ </w:instrText>
      </w:r>
      <w:r w:rsidRPr="00AD2F8B">
        <w:rPr>
          <w:rFonts w:cs="Times New Roman"/>
          <w:b/>
          <w:bCs/>
        </w:rPr>
        <w:instrText>図</w:instrText>
      </w:r>
      <w:r w:rsidRPr="00AD2F8B">
        <w:rPr>
          <w:rFonts w:cs="Times New Roman"/>
          <w:b/>
          <w:bCs/>
        </w:rPr>
        <w:instrText xml:space="preserve"> \* ARABIC </w:instrText>
      </w:r>
      <w:r w:rsidRPr="00AD2F8B">
        <w:rPr>
          <w:rFonts w:cs="Times New Roman"/>
          <w:b/>
          <w:bCs/>
        </w:rPr>
        <w:fldChar w:fldCharType="separate"/>
      </w:r>
      <w:r w:rsidRPr="00AD2F8B">
        <w:rPr>
          <w:rFonts w:cs="Times New Roman"/>
          <w:b/>
          <w:bCs/>
          <w:noProof/>
        </w:rPr>
        <w:t>4</w:t>
      </w:r>
      <w:r w:rsidRPr="00AD2F8B">
        <w:rPr>
          <w:rFonts w:cs="Times New Roman"/>
          <w:b/>
          <w:bCs/>
          <w:noProof/>
        </w:rPr>
        <w:fldChar w:fldCharType="end"/>
      </w:r>
      <w:bookmarkEnd w:id="117"/>
      <w:r w:rsidR="00AD2F8B" w:rsidRPr="00AD2F8B">
        <w:rPr>
          <w:rFonts w:cs="Times New Roman" w:hint="eastAsia"/>
          <w:b/>
          <w:bCs/>
          <w:noProof/>
        </w:rPr>
        <w:t xml:space="preserve"> </w:t>
      </w:r>
      <w:r w:rsidRPr="00AD2F8B">
        <w:rPr>
          <w:rFonts w:cs="Times New Roman" w:hint="eastAsia"/>
          <w:b/>
          <w:bCs/>
        </w:rPr>
        <w:t>翻訳技法と</w:t>
      </w:r>
      <w:r w:rsidRPr="00AD2F8B">
        <w:rPr>
          <w:rFonts w:cs="Times New Roman"/>
          <w:b/>
          <w:bCs/>
        </w:rPr>
        <w:t>DMIS</w:t>
      </w:r>
      <w:r w:rsidRPr="00AD2F8B">
        <w:rPr>
          <w:rFonts w:cs="Times New Roman" w:hint="eastAsia"/>
          <w:b/>
          <w:bCs/>
        </w:rPr>
        <w:t>段階のクロス集計</w:t>
      </w:r>
      <w:bookmarkEnd w:id="118"/>
    </w:p>
    <w:tbl>
      <w:tblPr>
        <w:tblW w:w="6894" w:type="dxa"/>
        <w:jc w:val="center"/>
        <w:tblLayout w:type="fixed"/>
        <w:tblCellMar>
          <w:left w:w="0" w:type="dxa"/>
          <w:right w:w="0" w:type="dxa"/>
        </w:tblCellMar>
        <w:tblLook w:val="04A0" w:firstRow="1" w:lastRow="0" w:firstColumn="1" w:lastColumn="0" w:noHBand="0" w:noVBand="1"/>
      </w:tblPr>
      <w:tblGrid>
        <w:gridCol w:w="930"/>
        <w:gridCol w:w="1986"/>
        <w:gridCol w:w="1234"/>
        <w:gridCol w:w="650"/>
        <w:gridCol w:w="1024"/>
        <w:gridCol w:w="1070"/>
      </w:tblGrid>
      <w:tr w:rsidR="005A5D58" w:rsidRPr="00F45A47" w14:paraId="4F7F67E3" w14:textId="77777777" w:rsidTr="00331D61">
        <w:trPr>
          <w:trHeight w:val="315"/>
          <w:jc w:val="center"/>
        </w:trPr>
        <w:tc>
          <w:tcPr>
            <w:tcW w:w="2916" w:type="dxa"/>
            <w:gridSpan w:val="2"/>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F55FBF" w14:textId="77777777" w:rsidR="005A5D58" w:rsidRPr="00402B5C" w:rsidRDefault="005A5D58" w:rsidP="004E414D">
            <w:pPr>
              <w:jc w:val="center"/>
              <w:rPr>
                <w:rFonts w:cs="Times New Roman"/>
                <w:szCs w:val="21"/>
              </w:rPr>
            </w:pPr>
          </w:p>
        </w:tc>
        <w:tc>
          <w:tcPr>
            <w:tcW w:w="3978" w:type="dxa"/>
            <w:gridSpan w:val="4"/>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670033" w14:textId="77777777" w:rsidR="005A5D58" w:rsidRPr="00402B5C" w:rsidRDefault="005A5D58" w:rsidP="004E414D">
            <w:pPr>
              <w:jc w:val="center"/>
              <w:rPr>
                <w:rFonts w:cs="Times New Roman"/>
                <w:szCs w:val="21"/>
              </w:rPr>
            </w:pPr>
            <w:r w:rsidRPr="00402B5C">
              <w:rPr>
                <w:rFonts w:cs="Times New Roman"/>
                <w:szCs w:val="21"/>
              </w:rPr>
              <w:t>DMIS</w:t>
            </w:r>
          </w:p>
        </w:tc>
      </w:tr>
      <w:tr w:rsidR="005A5D58" w:rsidRPr="00F45A47" w14:paraId="58779116" w14:textId="77777777" w:rsidTr="00331D61">
        <w:trPr>
          <w:trHeight w:val="315"/>
          <w:jc w:val="center"/>
        </w:trPr>
        <w:tc>
          <w:tcPr>
            <w:tcW w:w="2916" w:type="dxa"/>
            <w:gridSpan w:val="2"/>
            <w:vMerge/>
            <w:tcBorders>
              <w:top w:val="single" w:sz="6" w:space="0" w:color="CCCCCC"/>
              <w:left w:val="single" w:sz="6" w:space="0" w:color="CCCCCC"/>
              <w:bottom w:val="single" w:sz="6" w:space="0" w:color="CCCCCC"/>
              <w:right w:val="single" w:sz="6" w:space="0" w:color="CCCCCC"/>
            </w:tcBorders>
            <w:vAlign w:val="center"/>
            <w:hideMark/>
          </w:tcPr>
          <w:p w14:paraId="65C1549E" w14:textId="77777777" w:rsidR="005A5D58" w:rsidRPr="00402B5C" w:rsidRDefault="005A5D58" w:rsidP="005A5D58">
            <w:pPr>
              <w:rPr>
                <w:rFonts w:cs="Times New Roman"/>
                <w:szCs w:val="21"/>
              </w:rPr>
            </w:pPr>
          </w:p>
        </w:tc>
        <w:tc>
          <w:tcPr>
            <w:tcW w:w="12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D8137B" w14:textId="77777777" w:rsidR="005A5D58" w:rsidRPr="00402B5C" w:rsidRDefault="005A5D58" w:rsidP="005A5D58">
            <w:pPr>
              <w:rPr>
                <w:rFonts w:cs="Times New Roman"/>
                <w:szCs w:val="21"/>
              </w:rPr>
            </w:pPr>
            <w:r w:rsidRPr="00402B5C">
              <w:rPr>
                <w:rFonts w:cs="Times New Roman"/>
                <w:szCs w:val="21"/>
              </w:rPr>
              <w:t>Minimization</w:t>
            </w:r>
          </w:p>
        </w:tc>
        <w:tc>
          <w:tcPr>
            <w:tcW w:w="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70269C" w14:textId="77777777" w:rsidR="005A5D58" w:rsidRPr="00402B5C" w:rsidRDefault="005A5D58" w:rsidP="005A5D58">
            <w:pPr>
              <w:rPr>
                <w:rFonts w:cs="Times New Roman"/>
                <w:szCs w:val="21"/>
              </w:rPr>
            </w:pPr>
            <w:r w:rsidRPr="00402B5C">
              <w:rPr>
                <w:rFonts w:cs="Times New Roman"/>
                <w:szCs w:val="21"/>
              </w:rPr>
              <w:t>Denial</w:t>
            </w:r>
          </w:p>
        </w:tc>
        <w:tc>
          <w:tcPr>
            <w:tcW w:w="10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85E8BD" w14:textId="77777777" w:rsidR="005A5D58" w:rsidRPr="00402B5C" w:rsidRDefault="005A5D58" w:rsidP="005A5D58">
            <w:pPr>
              <w:rPr>
                <w:rFonts w:cs="Times New Roman"/>
                <w:szCs w:val="21"/>
              </w:rPr>
            </w:pPr>
            <w:r w:rsidRPr="00402B5C">
              <w:rPr>
                <w:rFonts w:cs="Times New Roman"/>
                <w:szCs w:val="21"/>
              </w:rPr>
              <w:t>Adaptation</w:t>
            </w:r>
          </w:p>
        </w:tc>
        <w:tc>
          <w:tcPr>
            <w:tcW w:w="10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3E921A" w14:textId="77777777" w:rsidR="005A5D58" w:rsidRPr="00402B5C" w:rsidRDefault="005A5D58" w:rsidP="005A5D58">
            <w:pPr>
              <w:rPr>
                <w:rFonts w:cs="Times New Roman"/>
                <w:szCs w:val="21"/>
              </w:rPr>
            </w:pPr>
            <w:r w:rsidRPr="00402B5C">
              <w:rPr>
                <w:rFonts w:cs="Times New Roman"/>
                <w:szCs w:val="21"/>
              </w:rPr>
              <w:t>Acceptance</w:t>
            </w:r>
          </w:p>
        </w:tc>
      </w:tr>
      <w:tr w:rsidR="005A5D58" w:rsidRPr="00F45A47" w14:paraId="459297C1" w14:textId="77777777" w:rsidTr="00331D61">
        <w:trPr>
          <w:trHeight w:val="315"/>
          <w:jc w:val="center"/>
        </w:trPr>
        <w:tc>
          <w:tcPr>
            <w:tcW w:w="930"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05E82F" w14:textId="77777777" w:rsidR="005A5D58" w:rsidRPr="00402B5C" w:rsidRDefault="005A5D58" w:rsidP="005A5D58">
            <w:pPr>
              <w:rPr>
                <w:rFonts w:cs="Times New Roman"/>
                <w:szCs w:val="21"/>
              </w:rPr>
            </w:pPr>
            <w:r w:rsidRPr="00402B5C">
              <w:rPr>
                <w:rFonts w:cs="Times New Roman"/>
                <w:szCs w:val="21"/>
              </w:rPr>
              <w:t>翻訳技法</w:t>
            </w:r>
          </w:p>
        </w:tc>
        <w:tc>
          <w:tcPr>
            <w:tcW w:w="19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A94DA8" w14:textId="77777777" w:rsidR="005A5D58" w:rsidRPr="00402B5C" w:rsidRDefault="005A5D58" w:rsidP="005A5D58">
            <w:pPr>
              <w:rPr>
                <w:rFonts w:cs="Times New Roman"/>
                <w:szCs w:val="21"/>
              </w:rPr>
            </w:pPr>
            <w:r w:rsidRPr="00402B5C">
              <w:rPr>
                <w:rFonts w:cs="Times New Roman"/>
                <w:szCs w:val="21"/>
              </w:rPr>
              <w:t>Reduction</w:t>
            </w:r>
          </w:p>
        </w:tc>
        <w:tc>
          <w:tcPr>
            <w:tcW w:w="1234"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115062A" w14:textId="77777777" w:rsidR="005A5D58" w:rsidRPr="00402B5C" w:rsidRDefault="005A5D58" w:rsidP="005A5D58">
            <w:pPr>
              <w:rPr>
                <w:rFonts w:cs="Times New Roman"/>
                <w:szCs w:val="21"/>
              </w:rPr>
            </w:pPr>
            <w:r w:rsidRPr="00402B5C">
              <w:rPr>
                <w:rFonts w:cs="Times New Roman"/>
                <w:szCs w:val="21"/>
              </w:rPr>
              <w:t>0</w:t>
            </w:r>
          </w:p>
        </w:tc>
        <w:tc>
          <w:tcPr>
            <w:tcW w:w="650"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2E9A54D2" w14:textId="77777777" w:rsidR="005A5D58" w:rsidRPr="00402B5C" w:rsidRDefault="005A5D58" w:rsidP="005A5D58">
            <w:pPr>
              <w:rPr>
                <w:rFonts w:cs="Times New Roman"/>
                <w:szCs w:val="21"/>
              </w:rPr>
            </w:pPr>
            <w:r w:rsidRPr="00402B5C">
              <w:rPr>
                <w:rFonts w:cs="Times New Roman"/>
                <w:szCs w:val="21"/>
              </w:rPr>
              <w:t>32</w:t>
            </w:r>
          </w:p>
        </w:tc>
        <w:tc>
          <w:tcPr>
            <w:tcW w:w="1024"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1B4D4C7" w14:textId="77777777" w:rsidR="005A5D58" w:rsidRPr="00402B5C" w:rsidRDefault="005A5D58" w:rsidP="005A5D58">
            <w:pPr>
              <w:rPr>
                <w:rFonts w:cs="Times New Roman"/>
                <w:szCs w:val="21"/>
              </w:rPr>
            </w:pPr>
            <w:r w:rsidRPr="00402B5C">
              <w:rPr>
                <w:rFonts w:cs="Times New Roman"/>
                <w:szCs w:val="21"/>
              </w:rPr>
              <w:t>0</w:t>
            </w:r>
          </w:p>
        </w:tc>
        <w:tc>
          <w:tcPr>
            <w:tcW w:w="107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153C3FD" w14:textId="77777777" w:rsidR="005A5D58" w:rsidRPr="00402B5C" w:rsidRDefault="005A5D58" w:rsidP="005A5D58">
            <w:pPr>
              <w:rPr>
                <w:rFonts w:cs="Times New Roman"/>
                <w:szCs w:val="21"/>
              </w:rPr>
            </w:pPr>
            <w:r w:rsidRPr="00402B5C">
              <w:rPr>
                <w:rFonts w:cs="Times New Roman"/>
                <w:szCs w:val="21"/>
              </w:rPr>
              <w:t>0</w:t>
            </w:r>
          </w:p>
        </w:tc>
      </w:tr>
      <w:tr w:rsidR="005A5D58" w:rsidRPr="00F45A47" w14:paraId="32451A3C" w14:textId="77777777" w:rsidTr="00331D61">
        <w:trPr>
          <w:trHeight w:val="315"/>
          <w:jc w:val="center"/>
        </w:trPr>
        <w:tc>
          <w:tcPr>
            <w:tcW w:w="930" w:type="dxa"/>
            <w:vMerge/>
            <w:tcBorders>
              <w:top w:val="single" w:sz="6" w:space="0" w:color="CCCCCC"/>
              <w:left w:val="single" w:sz="6" w:space="0" w:color="CCCCCC"/>
              <w:bottom w:val="single" w:sz="6" w:space="0" w:color="CCCCCC"/>
              <w:right w:val="single" w:sz="6" w:space="0" w:color="CCCCCC"/>
            </w:tcBorders>
            <w:vAlign w:val="center"/>
            <w:hideMark/>
          </w:tcPr>
          <w:p w14:paraId="23D48E99" w14:textId="77777777" w:rsidR="005A5D58" w:rsidRPr="00402B5C" w:rsidRDefault="005A5D58" w:rsidP="005A5D58">
            <w:pPr>
              <w:rPr>
                <w:rFonts w:cs="Times New Roman"/>
                <w:szCs w:val="21"/>
              </w:rPr>
            </w:pPr>
          </w:p>
        </w:tc>
        <w:tc>
          <w:tcPr>
            <w:tcW w:w="19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6F4200" w14:textId="77777777" w:rsidR="005A5D58" w:rsidRPr="00402B5C" w:rsidRDefault="005A5D58" w:rsidP="005A5D58">
            <w:pPr>
              <w:rPr>
                <w:rFonts w:cs="Times New Roman"/>
                <w:szCs w:val="21"/>
              </w:rPr>
            </w:pPr>
            <w:r w:rsidRPr="00402B5C">
              <w:rPr>
                <w:rFonts w:cs="Times New Roman"/>
                <w:szCs w:val="21"/>
              </w:rPr>
              <w:t>Literal translation</w:t>
            </w:r>
          </w:p>
        </w:tc>
        <w:tc>
          <w:tcPr>
            <w:tcW w:w="1234"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4343B93D" w14:textId="77777777" w:rsidR="005A5D58" w:rsidRPr="00402B5C" w:rsidRDefault="005A5D58" w:rsidP="005A5D58">
            <w:pPr>
              <w:rPr>
                <w:rFonts w:cs="Times New Roman"/>
                <w:szCs w:val="21"/>
              </w:rPr>
            </w:pPr>
            <w:r w:rsidRPr="00402B5C">
              <w:rPr>
                <w:rFonts w:cs="Times New Roman"/>
                <w:szCs w:val="21"/>
              </w:rPr>
              <w:t>15</w:t>
            </w:r>
          </w:p>
        </w:tc>
        <w:tc>
          <w:tcPr>
            <w:tcW w:w="65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8263EB1" w14:textId="77777777" w:rsidR="005A5D58" w:rsidRPr="00402B5C" w:rsidRDefault="005A5D58" w:rsidP="005A5D58">
            <w:pPr>
              <w:rPr>
                <w:rFonts w:cs="Times New Roman"/>
                <w:szCs w:val="21"/>
              </w:rPr>
            </w:pPr>
            <w:r w:rsidRPr="00402B5C">
              <w:rPr>
                <w:rFonts w:cs="Times New Roman"/>
                <w:szCs w:val="21"/>
              </w:rPr>
              <w:t>0</w:t>
            </w:r>
          </w:p>
        </w:tc>
        <w:tc>
          <w:tcPr>
            <w:tcW w:w="1024"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E3FC480" w14:textId="77777777" w:rsidR="005A5D58" w:rsidRPr="00402B5C" w:rsidRDefault="005A5D58" w:rsidP="005A5D58">
            <w:pPr>
              <w:rPr>
                <w:rFonts w:cs="Times New Roman"/>
                <w:szCs w:val="21"/>
              </w:rPr>
            </w:pPr>
            <w:r w:rsidRPr="00402B5C">
              <w:rPr>
                <w:rFonts w:cs="Times New Roman"/>
                <w:szCs w:val="21"/>
              </w:rPr>
              <w:t>0</w:t>
            </w:r>
          </w:p>
        </w:tc>
        <w:tc>
          <w:tcPr>
            <w:tcW w:w="1070" w:type="dxa"/>
            <w:tcBorders>
              <w:top w:val="single" w:sz="6" w:space="0" w:color="CCCCCC"/>
              <w:left w:val="single" w:sz="6" w:space="0" w:color="CCCCCC"/>
              <w:bottom w:val="single" w:sz="6" w:space="0" w:color="CCCCCC"/>
              <w:right w:val="single" w:sz="6" w:space="0" w:color="CCCCCC"/>
            </w:tcBorders>
            <w:shd w:val="clear" w:color="auto" w:fill="DEF2E8"/>
            <w:tcMar>
              <w:top w:w="30" w:type="dxa"/>
              <w:left w:w="45" w:type="dxa"/>
              <w:bottom w:w="30" w:type="dxa"/>
              <w:right w:w="45" w:type="dxa"/>
            </w:tcMar>
            <w:vAlign w:val="bottom"/>
            <w:hideMark/>
          </w:tcPr>
          <w:p w14:paraId="3F621ED1" w14:textId="77777777" w:rsidR="005A5D58" w:rsidRPr="00402B5C" w:rsidRDefault="005A5D58" w:rsidP="005A5D58">
            <w:pPr>
              <w:rPr>
                <w:rFonts w:cs="Times New Roman"/>
                <w:szCs w:val="21"/>
              </w:rPr>
            </w:pPr>
            <w:r w:rsidRPr="00402B5C">
              <w:rPr>
                <w:rFonts w:cs="Times New Roman"/>
                <w:szCs w:val="21"/>
              </w:rPr>
              <w:t>3</w:t>
            </w:r>
          </w:p>
        </w:tc>
      </w:tr>
      <w:tr w:rsidR="005A5D58" w:rsidRPr="00F45A47" w14:paraId="320172F2" w14:textId="77777777" w:rsidTr="00331D61">
        <w:trPr>
          <w:trHeight w:val="315"/>
          <w:jc w:val="center"/>
        </w:trPr>
        <w:tc>
          <w:tcPr>
            <w:tcW w:w="930" w:type="dxa"/>
            <w:vMerge/>
            <w:tcBorders>
              <w:top w:val="single" w:sz="6" w:space="0" w:color="CCCCCC"/>
              <w:left w:val="single" w:sz="6" w:space="0" w:color="CCCCCC"/>
              <w:bottom w:val="single" w:sz="6" w:space="0" w:color="CCCCCC"/>
              <w:right w:val="single" w:sz="6" w:space="0" w:color="CCCCCC"/>
            </w:tcBorders>
            <w:vAlign w:val="center"/>
            <w:hideMark/>
          </w:tcPr>
          <w:p w14:paraId="200C2F43" w14:textId="77777777" w:rsidR="005A5D58" w:rsidRPr="00402B5C" w:rsidRDefault="005A5D58" w:rsidP="005A5D58">
            <w:pPr>
              <w:rPr>
                <w:rFonts w:cs="Times New Roman"/>
                <w:szCs w:val="21"/>
              </w:rPr>
            </w:pPr>
          </w:p>
        </w:tc>
        <w:tc>
          <w:tcPr>
            <w:tcW w:w="19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7DF16A" w14:textId="77777777" w:rsidR="005A5D58" w:rsidRPr="00402B5C" w:rsidRDefault="005A5D58" w:rsidP="005A5D58">
            <w:pPr>
              <w:rPr>
                <w:rFonts w:cs="Times New Roman"/>
                <w:szCs w:val="21"/>
              </w:rPr>
            </w:pPr>
            <w:r w:rsidRPr="00402B5C">
              <w:rPr>
                <w:rFonts w:cs="Times New Roman"/>
                <w:szCs w:val="21"/>
              </w:rPr>
              <w:t>Generalization</w:t>
            </w:r>
          </w:p>
        </w:tc>
        <w:tc>
          <w:tcPr>
            <w:tcW w:w="1234"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10A31B58" w14:textId="77777777" w:rsidR="005A5D58" w:rsidRPr="00402B5C" w:rsidRDefault="005A5D58" w:rsidP="005A5D58">
            <w:pPr>
              <w:rPr>
                <w:rFonts w:cs="Times New Roman"/>
                <w:szCs w:val="21"/>
              </w:rPr>
            </w:pPr>
            <w:r w:rsidRPr="00402B5C">
              <w:rPr>
                <w:rFonts w:cs="Times New Roman"/>
                <w:szCs w:val="21"/>
              </w:rPr>
              <w:t>38</w:t>
            </w:r>
          </w:p>
        </w:tc>
        <w:tc>
          <w:tcPr>
            <w:tcW w:w="650" w:type="dxa"/>
            <w:tcBorders>
              <w:top w:val="single" w:sz="6" w:space="0" w:color="CCCCCC"/>
              <w:left w:val="single" w:sz="6" w:space="0" w:color="CCCCCC"/>
              <w:bottom w:val="single" w:sz="6" w:space="0" w:color="CCCCCC"/>
              <w:right w:val="single" w:sz="6" w:space="0" w:color="CCCCCC"/>
            </w:tcBorders>
            <w:shd w:val="clear" w:color="auto" w:fill="FBFEFC"/>
            <w:tcMar>
              <w:top w:w="30" w:type="dxa"/>
              <w:left w:w="45" w:type="dxa"/>
              <w:bottom w:w="30" w:type="dxa"/>
              <w:right w:w="45" w:type="dxa"/>
            </w:tcMar>
            <w:vAlign w:val="bottom"/>
            <w:hideMark/>
          </w:tcPr>
          <w:p w14:paraId="5C5CBC69" w14:textId="77777777" w:rsidR="005A5D58" w:rsidRPr="00402B5C" w:rsidRDefault="005A5D58" w:rsidP="005A5D58">
            <w:pPr>
              <w:rPr>
                <w:rFonts w:cs="Times New Roman"/>
                <w:szCs w:val="21"/>
              </w:rPr>
            </w:pPr>
            <w:r w:rsidRPr="00402B5C">
              <w:rPr>
                <w:rFonts w:cs="Times New Roman"/>
                <w:szCs w:val="21"/>
              </w:rPr>
              <w:t>1</w:t>
            </w:r>
          </w:p>
        </w:tc>
        <w:tc>
          <w:tcPr>
            <w:tcW w:w="1024"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CB4DFE2" w14:textId="77777777" w:rsidR="005A5D58" w:rsidRPr="00402B5C" w:rsidRDefault="005A5D58" w:rsidP="005A5D58">
            <w:pPr>
              <w:rPr>
                <w:rFonts w:cs="Times New Roman"/>
                <w:szCs w:val="21"/>
              </w:rPr>
            </w:pPr>
            <w:r w:rsidRPr="00402B5C">
              <w:rPr>
                <w:rFonts w:cs="Times New Roman"/>
                <w:szCs w:val="21"/>
              </w:rPr>
              <w:t>0</w:t>
            </w:r>
          </w:p>
        </w:tc>
        <w:tc>
          <w:tcPr>
            <w:tcW w:w="107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1FDD5D6" w14:textId="77777777" w:rsidR="005A5D58" w:rsidRPr="00402B5C" w:rsidRDefault="005A5D58" w:rsidP="005A5D58">
            <w:pPr>
              <w:rPr>
                <w:rFonts w:cs="Times New Roman"/>
                <w:szCs w:val="21"/>
              </w:rPr>
            </w:pPr>
            <w:r w:rsidRPr="00402B5C">
              <w:rPr>
                <w:rFonts w:cs="Times New Roman"/>
                <w:szCs w:val="21"/>
              </w:rPr>
              <w:t>0</w:t>
            </w:r>
          </w:p>
        </w:tc>
      </w:tr>
      <w:tr w:rsidR="005A5D58" w:rsidRPr="00F45A47" w14:paraId="066A8BEF" w14:textId="77777777" w:rsidTr="00331D61">
        <w:trPr>
          <w:trHeight w:val="315"/>
          <w:jc w:val="center"/>
        </w:trPr>
        <w:tc>
          <w:tcPr>
            <w:tcW w:w="930" w:type="dxa"/>
            <w:vMerge/>
            <w:tcBorders>
              <w:top w:val="single" w:sz="6" w:space="0" w:color="CCCCCC"/>
              <w:left w:val="single" w:sz="6" w:space="0" w:color="CCCCCC"/>
              <w:bottom w:val="single" w:sz="6" w:space="0" w:color="CCCCCC"/>
              <w:right w:val="single" w:sz="6" w:space="0" w:color="CCCCCC"/>
            </w:tcBorders>
            <w:vAlign w:val="center"/>
            <w:hideMark/>
          </w:tcPr>
          <w:p w14:paraId="7CA37FA8" w14:textId="77777777" w:rsidR="005A5D58" w:rsidRPr="00402B5C" w:rsidRDefault="005A5D58" w:rsidP="005A5D58">
            <w:pPr>
              <w:rPr>
                <w:rFonts w:cs="Times New Roman"/>
                <w:szCs w:val="21"/>
              </w:rPr>
            </w:pPr>
          </w:p>
        </w:tc>
        <w:tc>
          <w:tcPr>
            <w:tcW w:w="19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6556C1" w14:textId="77777777" w:rsidR="005A5D58" w:rsidRPr="00402B5C" w:rsidRDefault="005A5D58" w:rsidP="005A5D58">
            <w:pPr>
              <w:rPr>
                <w:rFonts w:cs="Times New Roman"/>
                <w:szCs w:val="21"/>
              </w:rPr>
            </w:pPr>
            <w:r w:rsidRPr="00402B5C">
              <w:rPr>
                <w:rFonts w:cs="Times New Roman"/>
                <w:szCs w:val="21"/>
              </w:rPr>
              <w:t>Established equivalent</w:t>
            </w:r>
          </w:p>
        </w:tc>
        <w:tc>
          <w:tcPr>
            <w:tcW w:w="1234"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75BDF45D" w14:textId="77777777" w:rsidR="005A5D58" w:rsidRPr="00402B5C" w:rsidRDefault="005A5D58" w:rsidP="005A5D58">
            <w:pPr>
              <w:rPr>
                <w:rFonts w:cs="Times New Roman"/>
                <w:szCs w:val="21"/>
              </w:rPr>
            </w:pPr>
            <w:r w:rsidRPr="00402B5C">
              <w:rPr>
                <w:rFonts w:cs="Times New Roman"/>
                <w:szCs w:val="21"/>
              </w:rPr>
              <w:t>124</w:t>
            </w:r>
          </w:p>
        </w:tc>
        <w:tc>
          <w:tcPr>
            <w:tcW w:w="65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3549437" w14:textId="77777777" w:rsidR="005A5D58" w:rsidRPr="00402B5C" w:rsidRDefault="005A5D58" w:rsidP="005A5D58">
            <w:pPr>
              <w:rPr>
                <w:rFonts w:cs="Times New Roman"/>
                <w:szCs w:val="21"/>
              </w:rPr>
            </w:pPr>
            <w:r w:rsidRPr="00402B5C">
              <w:rPr>
                <w:rFonts w:cs="Times New Roman"/>
                <w:szCs w:val="21"/>
              </w:rPr>
              <w:t>0</w:t>
            </w:r>
          </w:p>
        </w:tc>
        <w:tc>
          <w:tcPr>
            <w:tcW w:w="1024"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EC6C258" w14:textId="77777777" w:rsidR="005A5D58" w:rsidRPr="00402B5C" w:rsidRDefault="005A5D58" w:rsidP="005A5D58">
            <w:pPr>
              <w:rPr>
                <w:rFonts w:cs="Times New Roman"/>
                <w:szCs w:val="21"/>
              </w:rPr>
            </w:pPr>
            <w:r w:rsidRPr="00402B5C">
              <w:rPr>
                <w:rFonts w:cs="Times New Roman"/>
                <w:szCs w:val="21"/>
              </w:rPr>
              <w:t>0</w:t>
            </w:r>
          </w:p>
        </w:tc>
        <w:tc>
          <w:tcPr>
            <w:tcW w:w="1070" w:type="dxa"/>
            <w:tcBorders>
              <w:top w:val="single" w:sz="6" w:space="0" w:color="CCCCCC"/>
              <w:left w:val="single" w:sz="6" w:space="0" w:color="CCCCCC"/>
              <w:bottom w:val="single" w:sz="6" w:space="0" w:color="CCCCCC"/>
              <w:right w:val="single" w:sz="6" w:space="0" w:color="CCCCCC"/>
            </w:tcBorders>
            <w:shd w:val="clear" w:color="auto" w:fill="FDFEFE"/>
            <w:tcMar>
              <w:top w:w="30" w:type="dxa"/>
              <w:left w:w="45" w:type="dxa"/>
              <w:bottom w:w="30" w:type="dxa"/>
              <w:right w:w="45" w:type="dxa"/>
            </w:tcMar>
            <w:vAlign w:val="bottom"/>
            <w:hideMark/>
          </w:tcPr>
          <w:p w14:paraId="1A1A84EF" w14:textId="77777777" w:rsidR="005A5D58" w:rsidRPr="00402B5C" w:rsidRDefault="005A5D58" w:rsidP="005A5D58">
            <w:pPr>
              <w:rPr>
                <w:rFonts w:cs="Times New Roman"/>
                <w:szCs w:val="21"/>
              </w:rPr>
            </w:pPr>
            <w:r w:rsidRPr="00402B5C">
              <w:rPr>
                <w:rFonts w:cs="Times New Roman"/>
                <w:szCs w:val="21"/>
              </w:rPr>
              <w:t>2</w:t>
            </w:r>
          </w:p>
        </w:tc>
      </w:tr>
      <w:tr w:rsidR="005A5D58" w:rsidRPr="00F45A47" w14:paraId="0956C894" w14:textId="77777777" w:rsidTr="00331D61">
        <w:trPr>
          <w:trHeight w:val="315"/>
          <w:jc w:val="center"/>
        </w:trPr>
        <w:tc>
          <w:tcPr>
            <w:tcW w:w="930" w:type="dxa"/>
            <w:vMerge/>
            <w:tcBorders>
              <w:top w:val="single" w:sz="6" w:space="0" w:color="CCCCCC"/>
              <w:left w:val="single" w:sz="6" w:space="0" w:color="CCCCCC"/>
              <w:bottom w:val="single" w:sz="6" w:space="0" w:color="CCCCCC"/>
              <w:right w:val="single" w:sz="6" w:space="0" w:color="CCCCCC"/>
            </w:tcBorders>
            <w:vAlign w:val="center"/>
            <w:hideMark/>
          </w:tcPr>
          <w:p w14:paraId="408711C3" w14:textId="77777777" w:rsidR="005A5D58" w:rsidRPr="00402B5C" w:rsidRDefault="005A5D58" w:rsidP="005A5D58">
            <w:pPr>
              <w:rPr>
                <w:rFonts w:cs="Times New Roman"/>
                <w:szCs w:val="21"/>
              </w:rPr>
            </w:pPr>
          </w:p>
        </w:tc>
        <w:tc>
          <w:tcPr>
            <w:tcW w:w="19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C139B0" w14:textId="77777777" w:rsidR="005A5D58" w:rsidRPr="00402B5C" w:rsidRDefault="005A5D58" w:rsidP="005A5D58">
            <w:pPr>
              <w:rPr>
                <w:rFonts w:cs="Times New Roman"/>
                <w:szCs w:val="21"/>
              </w:rPr>
            </w:pPr>
            <w:r w:rsidRPr="00402B5C">
              <w:rPr>
                <w:rFonts w:cs="Times New Roman"/>
                <w:szCs w:val="21"/>
              </w:rPr>
              <w:t>Description</w:t>
            </w:r>
          </w:p>
        </w:tc>
        <w:tc>
          <w:tcPr>
            <w:tcW w:w="1234"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47CED23B" w14:textId="77777777" w:rsidR="005A5D58" w:rsidRPr="00402B5C" w:rsidRDefault="005A5D58" w:rsidP="005A5D58">
            <w:pPr>
              <w:rPr>
                <w:rFonts w:cs="Times New Roman"/>
                <w:szCs w:val="21"/>
              </w:rPr>
            </w:pPr>
            <w:r w:rsidRPr="00402B5C">
              <w:rPr>
                <w:rFonts w:cs="Times New Roman"/>
                <w:szCs w:val="21"/>
              </w:rPr>
              <w:t>24</w:t>
            </w:r>
          </w:p>
        </w:tc>
        <w:tc>
          <w:tcPr>
            <w:tcW w:w="65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463EB3C" w14:textId="77777777" w:rsidR="005A5D58" w:rsidRPr="00402B5C" w:rsidRDefault="005A5D58" w:rsidP="005A5D58">
            <w:pPr>
              <w:rPr>
                <w:rFonts w:cs="Times New Roman"/>
                <w:szCs w:val="21"/>
              </w:rPr>
            </w:pPr>
            <w:r w:rsidRPr="00402B5C">
              <w:rPr>
                <w:rFonts w:cs="Times New Roman"/>
                <w:szCs w:val="21"/>
              </w:rPr>
              <w:t>0</w:t>
            </w:r>
          </w:p>
        </w:tc>
        <w:tc>
          <w:tcPr>
            <w:tcW w:w="1024" w:type="dxa"/>
            <w:tcBorders>
              <w:top w:val="single" w:sz="6" w:space="0" w:color="CCCCCC"/>
              <w:left w:val="single" w:sz="6" w:space="0" w:color="CCCCCC"/>
              <w:bottom w:val="single" w:sz="6" w:space="0" w:color="CCCCCC"/>
              <w:right w:val="single" w:sz="6" w:space="0" w:color="CCCCCC"/>
            </w:tcBorders>
            <w:shd w:val="clear" w:color="auto" w:fill="F8FDFB"/>
            <w:tcMar>
              <w:top w:w="30" w:type="dxa"/>
              <w:left w:w="45" w:type="dxa"/>
              <w:bottom w:w="30" w:type="dxa"/>
              <w:right w:w="45" w:type="dxa"/>
            </w:tcMar>
            <w:vAlign w:val="bottom"/>
            <w:hideMark/>
          </w:tcPr>
          <w:p w14:paraId="684459C6" w14:textId="77777777" w:rsidR="005A5D58" w:rsidRPr="00402B5C" w:rsidRDefault="005A5D58" w:rsidP="005A5D58">
            <w:pPr>
              <w:rPr>
                <w:rFonts w:cs="Times New Roman"/>
                <w:szCs w:val="21"/>
              </w:rPr>
            </w:pPr>
            <w:r w:rsidRPr="00402B5C">
              <w:rPr>
                <w:rFonts w:cs="Times New Roman"/>
                <w:szCs w:val="21"/>
              </w:rPr>
              <w:t>1</w:t>
            </w:r>
          </w:p>
        </w:tc>
        <w:tc>
          <w:tcPr>
            <w:tcW w:w="1070" w:type="dxa"/>
            <w:tcBorders>
              <w:top w:val="single" w:sz="6" w:space="0" w:color="CCCCCC"/>
              <w:left w:val="single" w:sz="6" w:space="0" w:color="CCCCCC"/>
              <w:bottom w:val="single" w:sz="6" w:space="0" w:color="CCCCCC"/>
              <w:right w:val="single" w:sz="6" w:space="0" w:color="CCCCCC"/>
            </w:tcBorders>
            <w:shd w:val="clear" w:color="auto" w:fill="F1FAF6"/>
            <w:tcMar>
              <w:top w:w="30" w:type="dxa"/>
              <w:left w:w="45" w:type="dxa"/>
              <w:bottom w:w="30" w:type="dxa"/>
              <w:right w:w="45" w:type="dxa"/>
            </w:tcMar>
            <w:vAlign w:val="bottom"/>
            <w:hideMark/>
          </w:tcPr>
          <w:p w14:paraId="2135003C" w14:textId="77777777" w:rsidR="005A5D58" w:rsidRPr="00402B5C" w:rsidRDefault="005A5D58" w:rsidP="005A5D58">
            <w:pPr>
              <w:rPr>
                <w:rFonts w:cs="Times New Roman"/>
                <w:szCs w:val="21"/>
              </w:rPr>
            </w:pPr>
            <w:r w:rsidRPr="00402B5C">
              <w:rPr>
                <w:rFonts w:cs="Times New Roman"/>
                <w:szCs w:val="21"/>
              </w:rPr>
              <w:t>2</w:t>
            </w:r>
          </w:p>
        </w:tc>
      </w:tr>
      <w:tr w:rsidR="005A5D58" w:rsidRPr="00F45A47" w14:paraId="67CC653B" w14:textId="77777777" w:rsidTr="00331D61">
        <w:trPr>
          <w:trHeight w:val="315"/>
          <w:jc w:val="center"/>
        </w:trPr>
        <w:tc>
          <w:tcPr>
            <w:tcW w:w="930" w:type="dxa"/>
            <w:vMerge/>
            <w:tcBorders>
              <w:top w:val="single" w:sz="6" w:space="0" w:color="CCCCCC"/>
              <w:left w:val="single" w:sz="6" w:space="0" w:color="CCCCCC"/>
              <w:bottom w:val="single" w:sz="6" w:space="0" w:color="CCCCCC"/>
              <w:right w:val="single" w:sz="6" w:space="0" w:color="CCCCCC"/>
            </w:tcBorders>
            <w:vAlign w:val="center"/>
            <w:hideMark/>
          </w:tcPr>
          <w:p w14:paraId="615993E1" w14:textId="77777777" w:rsidR="005A5D58" w:rsidRPr="00402B5C" w:rsidRDefault="005A5D58" w:rsidP="005A5D58">
            <w:pPr>
              <w:rPr>
                <w:rFonts w:cs="Times New Roman"/>
                <w:szCs w:val="21"/>
              </w:rPr>
            </w:pPr>
          </w:p>
        </w:tc>
        <w:tc>
          <w:tcPr>
            <w:tcW w:w="19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8B0ED5" w14:textId="77777777" w:rsidR="005A5D58" w:rsidRPr="00402B5C" w:rsidRDefault="005A5D58" w:rsidP="005A5D58">
            <w:pPr>
              <w:rPr>
                <w:rFonts w:cs="Times New Roman"/>
                <w:szCs w:val="21"/>
              </w:rPr>
            </w:pPr>
            <w:r w:rsidRPr="00402B5C">
              <w:rPr>
                <w:rFonts w:cs="Times New Roman"/>
                <w:szCs w:val="21"/>
              </w:rPr>
              <w:t>Borrowing</w:t>
            </w:r>
          </w:p>
        </w:tc>
        <w:tc>
          <w:tcPr>
            <w:tcW w:w="1234"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5C4D108" w14:textId="77777777" w:rsidR="005A5D58" w:rsidRPr="00402B5C" w:rsidRDefault="005A5D58" w:rsidP="005A5D58">
            <w:pPr>
              <w:rPr>
                <w:rFonts w:cs="Times New Roman"/>
                <w:szCs w:val="21"/>
              </w:rPr>
            </w:pPr>
            <w:r w:rsidRPr="00402B5C">
              <w:rPr>
                <w:rFonts w:cs="Times New Roman"/>
                <w:szCs w:val="21"/>
              </w:rPr>
              <w:t>0</w:t>
            </w:r>
          </w:p>
        </w:tc>
        <w:tc>
          <w:tcPr>
            <w:tcW w:w="65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A93D69C" w14:textId="77777777" w:rsidR="005A5D58" w:rsidRPr="00402B5C" w:rsidRDefault="005A5D58" w:rsidP="005A5D58">
            <w:pPr>
              <w:rPr>
                <w:rFonts w:cs="Times New Roman"/>
                <w:szCs w:val="21"/>
              </w:rPr>
            </w:pPr>
            <w:r w:rsidRPr="00402B5C">
              <w:rPr>
                <w:rFonts w:cs="Times New Roman"/>
                <w:szCs w:val="21"/>
              </w:rPr>
              <w:t>0</w:t>
            </w:r>
          </w:p>
        </w:tc>
        <w:tc>
          <w:tcPr>
            <w:tcW w:w="1024"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49CC2B6" w14:textId="77777777" w:rsidR="005A5D58" w:rsidRPr="00402B5C" w:rsidRDefault="005A5D58" w:rsidP="005A5D58">
            <w:pPr>
              <w:rPr>
                <w:rFonts w:cs="Times New Roman"/>
                <w:szCs w:val="21"/>
              </w:rPr>
            </w:pPr>
            <w:r w:rsidRPr="00402B5C">
              <w:rPr>
                <w:rFonts w:cs="Times New Roman"/>
                <w:szCs w:val="21"/>
              </w:rPr>
              <w:t>0</w:t>
            </w:r>
          </w:p>
        </w:tc>
        <w:tc>
          <w:tcPr>
            <w:tcW w:w="1070"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6CE6A81E" w14:textId="77777777" w:rsidR="005A5D58" w:rsidRPr="00402B5C" w:rsidRDefault="005A5D58" w:rsidP="005A5D58">
            <w:pPr>
              <w:rPr>
                <w:rFonts w:cs="Times New Roman"/>
                <w:szCs w:val="21"/>
              </w:rPr>
            </w:pPr>
            <w:r w:rsidRPr="00402B5C">
              <w:rPr>
                <w:rFonts w:cs="Times New Roman"/>
                <w:szCs w:val="21"/>
              </w:rPr>
              <w:t>34</w:t>
            </w:r>
          </w:p>
        </w:tc>
      </w:tr>
      <w:tr w:rsidR="005A5D58" w:rsidRPr="00F45A47" w14:paraId="291C07A8" w14:textId="77777777" w:rsidTr="00331D61">
        <w:trPr>
          <w:trHeight w:val="315"/>
          <w:jc w:val="center"/>
        </w:trPr>
        <w:tc>
          <w:tcPr>
            <w:tcW w:w="930" w:type="dxa"/>
            <w:vMerge/>
            <w:tcBorders>
              <w:top w:val="single" w:sz="6" w:space="0" w:color="CCCCCC"/>
              <w:left w:val="single" w:sz="6" w:space="0" w:color="CCCCCC"/>
              <w:bottom w:val="single" w:sz="6" w:space="0" w:color="CCCCCC"/>
              <w:right w:val="single" w:sz="6" w:space="0" w:color="CCCCCC"/>
            </w:tcBorders>
            <w:vAlign w:val="center"/>
            <w:hideMark/>
          </w:tcPr>
          <w:p w14:paraId="27547CA6" w14:textId="77777777" w:rsidR="005A5D58" w:rsidRPr="00402B5C" w:rsidRDefault="005A5D58" w:rsidP="005A5D58">
            <w:pPr>
              <w:rPr>
                <w:rFonts w:cs="Times New Roman"/>
                <w:szCs w:val="21"/>
              </w:rPr>
            </w:pPr>
          </w:p>
        </w:tc>
        <w:tc>
          <w:tcPr>
            <w:tcW w:w="19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3EBB94" w14:textId="77777777" w:rsidR="005A5D58" w:rsidRPr="00402B5C" w:rsidRDefault="005A5D58" w:rsidP="005A5D58">
            <w:pPr>
              <w:rPr>
                <w:rFonts w:cs="Times New Roman"/>
                <w:szCs w:val="21"/>
              </w:rPr>
            </w:pPr>
            <w:r w:rsidRPr="00402B5C">
              <w:rPr>
                <w:rFonts w:cs="Times New Roman"/>
                <w:szCs w:val="21"/>
              </w:rPr>
              <w:t>Amplification</w:t>
            </w:r>
          </w:p>
        </w:tc>
        <w:tc>
          <w:tcPr>
            <w:tcW w:w="1234" w:type="dxa"/>
            <w:tcBorders>
              <w:top w:val="single" w:sz="6" w:space="0" w:color="CCCCCC"/>
              <w:left w:val="single" w:sz="6" w:space="0" w:color="CCCCCC"/>
              <w:bottom w:val="single" w:sz="6" w:space="0" w:color="CCCCCC"/>
              <w:right w:val="single" w:sz="6" w:space="0" w:color="CCCCCC"/>
            </w:tcBorders>
            <w:shd w:val="clear" w:color="auto" w:fill="F5FBF8"/>
            <w:tcMar>
              <w:top w:w="30" w:type="dxa"/>
              <w:left w:w="45" w:type="dxa"/>
              <w:bottom w:w="30" w:type="dxa"/>
              <w:right w:w="45" w:type="dxa"/>
            </w:tcMar>
            <w:vAlign w:val="bottom"/>
            <w:hideMark/>
          </w:tcPr>
          <w:p w14:paraId="54AEFD59" w14:textId="77777777" w:rsidR="005A5D58" w:rsidRPr="00402B5C" w:rsidRDefault="005A5D58" w:rsidP="005A5D58">
            <w:pPr>
              <w:rPr>
                <w:rFonts w:cs="Times New Roman"/>
                <w:szCs w:val="21"/>
              </w:rPr>
            </w:pPr>
            <w:r w:rsidRPr="00402B5C">
              <w:rPr>
                <w:rFonts w:cs="Times New Roman"/>
                <w:szCs w:val="21"/>
              </w:rPr>
              <w:t>1</w:t>
            </w:r>
          </w:p>
        </w:tc>
        <w:tc>
          <w:tcPr>
            <w:tcW w:w="65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83A1E6A" w14:textId="77777777" w:rsidR="005A5D58" w:rsidRPr="00402B5C" w:rsidRDefault="005A5D58" w:rsidP="005A5D58">
            <w:pPr>
              <w:rPr>
                <w:rFonts w:cs="Times New Roman"/>
                <w:szCs w:val="21"/>
              </w:rPr>
            </w:pPr>
            <w:r w:rsidRPr="00402B5C">
              <w:rPr>
                <w:rFonts w:cs="Times New Roman"/>
                <w:szCs w:val="21"/>
              </w:rPr>
              <w:t>0</w:t>
            </w:r>
          </w:p>
        </w:tc>
        <w:tc>
          <w:tcPr>
            <w:tcW w:w="1024"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48ADB59A" w14:textId="77777777" w:rsidR="005A5D58" w:rsidRPr="00402B5C" w:rsidRDefault="005A5D58" w:rsidP="005A5D58">
            <w:pPr>
              <w:rPr>
                <w:rFonts w:cs="Times New Roman"/>
                <w:szCs w:val="21"/>
              </w:rPr>
            </w:pPr>
            <w:r w:rsidRPr="00402B5C">
              <w:rPr>
                <w:rFonts w:cs="Times New Roman"/>
                <w:szCs w:val="21"/>
              </w:rPr>
              <w:t>16</w:t>
            </w:r>
          </w:p>
        </w:tc>
        <w:tc>
          <w:tcPr>
            <w:tcW w:w="1070" w:type="dxa"/>
            <w:tcBorders>
              <w:top w:val="single" w:sz="6" w:space="0" w:color="CCCCCC"/>
              <w:left w:val="single" w:sz="6" w:space="0" w:color="CCCCCC"/>
              <w:bottom w:val="single" w:sz="6" w:space="0" w:color="CCCCCC"/>
              <w:right w:val="single" w:sz="6" w:space="0" w:color="CCCCCC"/>
            </w:tcBorders>
            <w:shd w:val="clear" w:color="auto" w:fill="F5FBF8"/>
            <w:tcMar>
              <w:top w:w="30" w:type="dxa"/>
              <w:left w:w="45" w:type="dxa"/>
              <w:bottom w:w="30" w:type="dxa"/>
              <w:right w:w="45" w:type="dxa"/>
            </w:tcMar>
            <w:vAlign w:val="bottom"/>
            <w:hideMark/>
          </w:tcPr>
          <w:p w14:paraId="4B1CC0C4" w14:textId="77777777" w:rsidR="005A5D58" w:rsidRPr="00402B5C" w:rsidRDefault="005A5D58" w:rsidP="005A5D58">
            <w:pPr>
              <w:rPr>
                <w:rFonts w:cs="Times New Roman"/>
                <w:szCs w:val="21"/>
              </w:rPr>
            </w:pPr>
            <w:r w:rsidRPr="00402B5C">
              <w:rPr>
                <w:rFonts w:cs="Times New Roman"/>
                <w:szCs w:val="21"/>
              </w:rPr>
              <w:t>1</w:t>
            </w:r>
          </w:p>
        </w:tc>
      </w:tr>
      <w:tr w:rsidR="005A5D58" w:rsidRPr="00F45A47" w14:paraId="5086B850" w14:textId="77777777" w:rsidTr="00331D61">
        <w:trPr>
          <w:trHeight w:val="315"/>
          <w:jc w:val="center"/>
        </w:trPr>
        <w:tc>
          <w:tcPr>
            <w:tcW w:w="930" w:type="dxa"/>
            <w:vMerge/>
            <w:tcBorders>
              <w:top w:val="single" w:sz="6" w:space="0" w:color="CCCCCC"/>
              <w:left w:val="single" w:sz="6" w:space="0" w:color="CCCCCC"/>
              <w:bottom w:val="single" w:sz="6" w:space="0" w:color="CCCCCC"/>
              <w:right w:val="single" w:sz="6" w:space="0" w:color="CCCCCC"/>
            </w:tcBorders>
            <w:vAlign w:val="center"/>
            <w:hideMark/>
          </w:tcPr>
          <w:p w14:paraId="335E7373" w14:textId="77777777" w:rsidR="005A5D58" w:rsidRPr="00402B5C" w:rsidRDefault="005A5D58" w:rsidP="005A5D58">
            <w:pPr>
              <w:rPr>
                <w:rFonts w:cs="Times New Roman"/>
                <w:szCs w:val="21"/>
              </w:rPr>
            </w:pPr>
          </w:p>
        </w:tc>
        <w:tc>
          <w:tcPr>
            <w:tcW w:w="19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7FDE31" w14:textId="77777777" w:rsidR="005A5D58" w:rsidRPr="00402B5C" w:rsidRDefault="005A5D58" w:rsidP="005A5D58">
            <w:pPr>
              <w:rPr>
                <w:rFonts w:cs="Times New Roman"/>
                <w:szCs w:val="21"/>
              </w:rPr>
            </w:pPr>
            <w:r w:rsidRPr="00402B5C">
              <w:rPr>
                <w:rFonts w:cs="Times New Roman"/>
                <w:szCs w:val="21"/>
              </w:rPr>
              <w:t>Adaptation</w:t>
            </w:r>
          </w:p>
        </w:tc>
        <w:tc>
          <w:tcPr>
            <w:tcW w:w="1234"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497BC85B" w14:textId="77777777" w:rsidR="005A5D58" w:rsidRPr="00402B5C" w:rsidRDefault="005A5D58" w:rsidP="005A5D58">
            <w:pPr>
              <w:rPr>
                <w:rFonts w:cs="Times New Roman"/>
                <w:szCs w:val="21"/>
              </w:rPr>
            </w:pPr>
            <w:r w:rsidRPr="00402B5C">
              <w:rPr>
                <w:rFonts w:cs="Times New Roman"/>
                <w:szCs w:val="21"/>
              </w:rPr>
              <w:t>9</w:t>
            </w:r>
          </w:p>
        </w:tc>
        <w:tc>
          <w:tcPr>
            <w:tcW w:w="650" w:type="dxa"/>
            <w:tcBorders>
              <w:top w:val="single" w:sz="6" w:space="0" w:color="CCCCCC"/>
              <w:left w:val="single" w:sz="6" w:space="0" w:color="CCCCCC"/>
              <w:bottom w:val="single" w:sz="6" w:space="0" w:color="CCCCCC"/>
              <w:right w:val="single" w:sz="6" w:space="0" w:color="CCCCCC"/>
            </w:tcBorders>
            <w:shd w:val="clear" w:color="auto" w:fill="EDF8F2"/>
            <w:tcMar>
              <w:top w:w="30" w:type="dxa"/>
              <w:left w:w="45" w:type="dxa"/>
              <w:bottom w:w="30" w:type="dxa"/>
              <w:right w:w="45" w:type="dxa"/>
            </w:tcMar>
            <w:vAlign w:val="bottom"/>
            <w:hideMark/>
          </w:tcPr>
          <w:p w14:paraId="2CC21AA2" w14:textId="77777777" w:rsidR="005A5D58" w:rsidRPr="00402B5C" w:rsidRDefault="005A5D58" w:rsidP="005A5D58">
            <w:pPr>
              <w:rPr>
                <w:rFonts w:cs="Times New Roman"/>
                <w:szCs w:val="21"/>
              </w:rPr>
            </w:pPr>
            <w:r w:rsidRPr="00402B5C">
              <w:rPr>
                <w:rFonts w:cs="Times New Roman"/>
                <w:szCs w:val="21"/>
              </w:rPr>
              <w:t>1</w:t>
            </w:r>
          </w:p>
        </w:tc>
        <w:tc>
          <w:tcPr>
            <w:tcW w:w="1024"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D848EF2" w14:textId="77777777" w:rsidR="005A5D58" w:rsidRPr="00402B5C" w:rsidRDefault="005A5D58" w:rsidP="005A5D58">
            <w:pPr>
              <w:rPr>
                <w:rFonts w:cs="Times New Roman"/>
                <w:szCs w:val="21"/>
              </w:rPr>
            </w:pPr>
            <w:r w:rsidRPr="00402B5C">
              <w:rPr>
                <w:rFonts w:cs="Times New Roman"/>
                <w:szCs w:val="21"/>
              </w:rPr>
              <w:t>0</w:t>
            </w:r>
          </w:p>
        </w:tc>
        <w:tc>
          <w:tcPr>
            <w:tcW w:w="107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16CA870" w14:textId="77777777" w:rsidR="005A5D58" w:rsidRPr="00402B5C" w:rsidRDefault="005A5D58" w:rsidP="005A5D58">
            <w:pPr>
              <w:rPr>
                <w:rFonts w:cs="Times New Roman"/>
                <w:szCs w:val="21"/>
              </w:rPr>
            </w:pPr>
            <w:r w:rsidRPr="00402B5C">
              <w:rPr>
                <w:rFonts w:cs="Times New Roman"/>
                <w:szCs w:val="21"/>
              </w:rPr>
              <w:t>0</w:t>
            </w:r>
          </w:p>
        </w:tc>
      </w:tr>
    </w:tbl>
    <w:p w14:paraId="483A920B" w14:textId="77777777" w:rsidR="004C180E" w:rsidRPr="00402B5C" w:rsidRDefault="004C180E" w:rsidP="00402B5C"/>
    <w:p w14:paraId="65F3BF27" w14:textId="5A473845" w:rsidR="006854CE" w:rsidRPr="00402B5C" w:rsidRDefault="00C2354E" w:rsidP="00610EF7">
      <w:pPr>
        <w:rPr>
          <w:rFonts w:cs="Times New Roman"/>
          <w:szCs w:val="21"/>
        </w:rPr>
      </w:pPr>
      <w:r w:rsidRPr="00402B5C">
        <w:rPr>
          <w:rFonts w:cs="Times New Roman" w:hint="eastAsia"/>
          <w:szCs w:val="21"/>
        </w:rPr>
        <w:t xml:space="preserve">　</w:t>
      </w:r>
      <w:commentRangeStart w:id="119"/>
      <w:r w:rsidR="00770811" w:rsidRPr="00402B5C">
        <w:rPr>
          <w:rFonts w:cs="Times New Roman" w:hint="eastAsia"/>
          <w:szCs w:val="21"/>
        </w:rPr>
        <w:t>全体的な傾向として、まず特定の技法と</w:t>
      </w:r>
      <w:r w:rsidR="00770811" w:rsidRPr="00402B5C">
        <w:rPr>
          <w:rFonts w:cs="Times New Roman"/>
          <w:szCs w:val="21"/>
        </w:rPr>
        <w:t>DMIS</w:t>
      </w:r>
      <w:r w:rsidR="00770811" w:rsidRPr="00402B5C">
        <w:rPr>
          <w:rFonts w:cs="Times New Roman"/>
          <w:szCs w:val="21"/>
        </w:rPr>
        <w:t>段階の間に極めて強い結びつきが確認された。具体的には、</w:t>
      </w:r>
      <w:r w:rsidR="00770811" w:rsidRPr="00402B5C">
        <w:rPr>
          <w:rFonts w:cs="Times New Roman"/>
          <w:szCs w:val="21"/>
        </w:rPr>
        <w:t>Reduction</w:t>
      </w:r>
      <w:r w:rsidR="00770811" w:rsidRPr="00402B5C">
        <w:rPr>
          <w:rFonts w:cs="Times New Roman"/>
          <w:szCs w:val="21"/>
        </w:rPr>
        <w:t>は</w:t>
      </w:r>
      <w:r w:rsidR="00770811" w:rsidRPr="00402B5C">
        <w:rPr>
          <w:rFonts w:cs="Times New Roman"/>
          <w:szCs w:val="21"/>
        </w:rPr>
        <w:t>100%</w:t>
      </w:r>
      <w:r w:rsidR="00770811" w:rsidRPr="00402B5C">
        <w:rPr>
          <w:rFonts w:cs="Times New Roman"/>
          <w:szCs w:val="21"/>
        </w:rPr>
        <w:t>の確率で</w:t>
      </w:r>
      <w:r w:rsidR="00770811" w:rsidRPr="00402B5C">
        <w:rPr>
          <w:rFonts w:cs="Times New Roman"/>
          <w:szCs w:val="21"/>
        </w:rPr>
        <w:t>Denial</w:t>
      </w:r>
      <w:r w:rsidR="00770811" w:rsidRPr="00402B5C">
        <w:rPr>
          <w:rFonts w:cs="Times New Roman"/>
          <w:szCs w:val="21"/>
        </w:rPr>
        <w:t>に分類されている。情報を削除するという行為は、読者から文化認知の機会を完全に奪う結果に直結していると言える。同様に、</w:t>
      </w:r>
      <w:r w:rsidR="00770811" w:rsidRPr="00402B5C">
        <w:rPr>
          <w:rFonts w:cs="Times New Roman"/>
          <w:szCs w:val="21"/>
        </w:rPr>
        <w:t>Borrowing</w:t>
      </w:r>
      <w:r w:rsidR="00770811" w:rsidRPr="00402B5C">
        <w:rPr>
          <w:rFonts w:cs="Times New Roman"/>
          <w:szCs w:val="21"/>
        </w:rPr>
        <w:t>もその大半が</w:t>
      </w:r>
      <w:r w:rsidR="00770811" w:rsidRPr="00402B5C">
        <w:rPr>
          <w:rFonts w:cs="Times New Roman"/>
          <w:szCs w:val="21"/>
        </w:rPr>
        <w:t>Acceptance</w:t>
      </w:r>
      <w:r w:rsidR="00770811" w:rsidRPr="00402B5C">
        <w:rPr>
          <w:rFonts w:cs="Times New Roman"/>
          <w:szCs w:val="21"/>
        </w:rPr>
        <w:t>に分類された。音写によって異文化の存在自体は提示されるものの、そこに適切な補足情報が伴わない場合、読者の認識は差異の確認のみに留まる傾向にある。</w:t>
      </w:r>
    </w:p>
    <w:p w14:paraId="2166A4CF" w14:textId="7B181A9D" w:rsidR="00770811" w:rsidRPr="00402B5C" w:rsidRDefault="00770811" w:rsidP="00610EF7">
      <w:pPr>
        <w:rPr>
          <w:rFonts w:cs="Times New Roman"/>
          <w:szCs w:val="21"/>
        </w:rPr>
      </w:pPr>
      <w:r w:rsidRPr="00402B5C">
        <w:rPr>
          <w:rFonts w:cs="Times New Roman" w:hint="eastAsia"/>
          <w:szCs w:val="21"/>
        </w:rPr>
        <w:t xml:space="preserve">　</w:t>
      </w:r>
      <w:r w:rsidR="00D655BF" w:rsidRPr="00402B5C">
        <w:rPr>
          <w:rFonts w:cs="Times New Roman"/>
          <w:szCs w:val="21"/>
        </w:rPr>
        <w:t>次に、</w:t>
      </w:r>
      <w:r w:rsidR="00D655BF" w:rsidRPr="00402B5C">
        <w:rPr>
          <w:rFonts w:cs="Times New Roman"/>
          <w:szCs w:val="21"/>
        </w:rPr>
        <w:t>Minimization</w:t>
      </w:r>
      <w:r w:rsidR="00D655BF" w:rsidRPr="00402B5C">
        <w:rPr>
          <w:rFonts w:cs="Times New Roman"/>
          <w:szCs w:val="21"/>
        </w:rPr>
        <w:t>への集中が挙げられる。</w:t>
      </w:r>
      <w:r w:rsidR="00D655BF" w:rsidRPr="00402B5C">
        <w:rPr>
          <w:rFonts w:cs="Times New Roman"/>
          <w:szCs w:val="21"/>
        </w:rPr>
        <w:t>Established Equivalent</w:t>
      </w:r>
      <w:r w:rsidR="00D655BF" w:rsidRPr="00402B5C">
        <w:rPr>
          <w:rFonts w:cs="Times New Roman"/>
          <w:szCs w:val="21"/>
        </w:rPr>
        <w:t>、</w:t>
      </w:r>
      <w:r w:rsidR="00D655BF" w:rsidRPr="00402B5C">
        <w:rPr>
          <w:rFonts w:cs="Times New Roman"/>
          <w:szCs w:val="21"/>
        </w:rPr>
        <w:t>Generalization</w:t>
      </w:r>
      <w:r w:rsidR="00D655BF" w:rsidRPr="00402B5C">
        <w:rPr>
          <w:rFonts w:cs="Times New Roman"/>
          <w:szCs w:val="21"/>
        </w:rPr>
        <w:t>、</w:t>
      </w:r>
      <w:r w:rsidR="00D655BF" w:rsidRPr="00402B5C">
        <w:rPr>
          <w:rFonts w:cs="Times New Roman"/>
          <w:szCs w:val="21"/>
        </w:rPr>
        <w:t>Description</w:t>
      </w:r>
      <w:r w:rsidR="00D655BF" w:rsidRPr="00402B5C">
        <w:rPr>
          <w:rFonts w:cs="Times New Roman"/>
          <w:szCs w:val="21"/>
        </w:rPr>
        <w:t>、</w:t>
      </w:r>
      <w:r w:rsidR="00D655BF" w:rsidRPr="00402B5C">
        <w:rPr>
          <w:rFonts w:cs="Times New Roman"/>
          <w:szCs w:val="21"/>
        </w:rPr>
        <w:t>Literal translation</w:t>
      </w:r>
      <w:r w:rsidR="00D655BF" w:rsidRPr="00402B5C">
        <w:rPr>
          <w:rFonts w:cs="Times New Roman"/>
          <w:szCs w:val="21"/>
        </w:rPr>
        <w:t>といった技法の多くは、</w:t>
      </w:r>
      <w:r w:rsidR="00D655BF" w:rsidRPr="00402B5C">
        <w:rPr>
          <w:rFonts w:cs="Times New Roman"/>
          <w:szCs w:val="21"/>
        </w:rPr>
        <w:t>Minimization</w:t>
      </w:r>
      <w:r w:rsidR="00D655BF" w:rsidRPr="00402B5C">
        <w:rPr>
          <w:rFonts w:cs="Times New Roman"/>
          <w:szCs w:val="21"/>
        </w:rPr>
        <w:t>に分類された。これらの技法は、異文化要素を自文化の枠組みや既知の概念へと置き換える働きをしており、読者の認知的負荷を低減させる効果を持つと考えられる。ただし、</w:t>
      </w:r>
      <w:r w:rsidR="00D655BF" w:rsidRPr="00402B5C">
        <w:rPr>
          <w:rFonts w:cs="Times New Roman"/>
          <w:szCs w:val="21"/>
        </w:rPr>
        <w:t>Literal translation</w:t>
      </w:r>
      <w:r w:rsidR="00D655BF" w:rsidRPr="00402B5C">
        <w:rPr>
          <w:rFonts w:cs="Times New Roman"/>
          <w:szCs w:val="21"/>
        </w:rPr>
        <w:t>の約</w:t>
      </w:r>
      <w:r w:rsidR="00D655BF" w:rsidRPr="00402B5C">
        <w:rPr>
          <w:rFonts w:cs="Times New Roman"/>
          <w:szCs w:val="21"/>
        </w:rPr>
        <w:t>17%</w:t>
      </w:r>
      <w:r w:rsidR="00D655BF" w:rsidRPr="00402B5C">
        <w:rPr>
          <w:rFonts w:cs="Times New Roman"/>
          <w:szCs w:val="21"/>
        </w:rPr>
        <w:t>や</w:t>
      </w:r>
      <w:r w:rsidR="00D655BF" w:rsidRPr="00402B5C">
        <w:rPr>
          <w:rFonts w:cs="Times New Roman"/>
          <w:szCs w:val="21"/>
        </w:rPr>
        <w:t>Description</w:t>
      </w:r>
      <w:r w:rsidR="00D655BF" w:rsidRPr="00402B5C">
        <w:rPr>
          <w:rFonts w:cs="Times New Roman"/>
          <w:szCs w:val="21"/>
        </w:rPr>
        <w:t>の一部などは、</w:t>
      </w:r>
      <w:r w:rsidR="00D655BF" w:rsidRPr="00402B5C">
        <w:rPr>
          <w:rFonts w:cs="Times New Roman"/>
          <w:szCs w:val="21"/>
        </w:rPr>
        <w:t>Minimization</w:t>
      </w:r>
      <w:r w:rsidR="00D655BF" w:rsidRPr="00402B5C">
        <w:rPr>
          <w:rFonts w:cs="Times New Roman"/>
          <w:szCs w:val="21"/>
        </w:rPr>
        <w:t>ではなく</w:t>
      </w:r>
      <w:r w:rsidR="00D655BF" w:rsidRPr="00402B5C">
        <w:rPr>
          <w:rFonts w:cs="Times New Roman"/>
          <w:szCs w:val="21"/>
        </w:rPr>
        <w:t>Acceptance</w:t>
      </w:r>
      <w:r w:rsidR="00D655BF" w:rsidRPr="00402B5C">
        <w:rPr>
          <w:rFonts w:cs="Times New Roman"/>
          <w:szCs w:val="21"/>
        </w:rPr>
        <w:t>等に分類されるケースも見られた。このことは、これらの技法を用いたからといって必ずしも同化に至るわけではなく、文脈によっては異質感が残り続ける「揺らぎ」が存在することを示唆している。</w:t>
      </w:r>
    </w:p>
    <w:p w14:paraId="372511B5" w14:textId="3327B7AA" w:rsidR="00D655BF" w:rsidRPr="00402B5C" w:rsidRDefault="00D655BF" w:rsidP="00610EF7">
      <w:pPr>
        <w:rPr>
          <w:rFonts w:cs="Times New Roman"/>
          <w:szCs w:val="21"/>
        </w:rPr>
      </w:pPr>
      <w:r w:rsidRPr="00402B5C">
        <w:rPr>
          <w:rFonts w:cs="Times New Roman" w:hint="eastAsia"/>
          <w:szCs w:val="21"/>
        </w:rPr>
        <w:t xml:space="preserve">　</w:t>
      </w:r>
      <w:r w:rsidR="00060121" w:rsidRPr="00402B5C">
        <w:rPr>
          <w:rFonts w:cs="Times New Roman"/>
          <w:szCs w:val="21"/>
        </w:rPr>
        <w:t>一方で、</w:t>
      </w:r>
      <w:r w:rsidR="00060121" w:rsidRPr="00402B5C">
        <w:rPr>
          <w:rFonts w:cs="Times New Roman"/>
          <w:szCs w:val="21"/>
        </w:rPr>
        <w:t>Adaptation</w:t>
      </w:r>
      <w:r w:rsidR="00060121" w:rsidRPr="00402B5C">
        <w:rPr>
          <w:rFonts w:cs="Times New Roman"/>
          <w:szCs w:val="21"/>
        </w:rPr>
        <w:t>へと至る経路は限定的である。全データの中で</w:t>
      </w:r>
      <w:r w:rsidR="00060121" w:rsidRPr="00402B5C">
        <w:rPr>
          <w:rFonts w:cs="Times New Roman"/>
          <w:szCs w:val="21"/>
        </w:rPr>
        <w:t>Adaptation</w:t>
      </w:r>
      <w:r w:rsidR="00060121" w:rsidRPr="00402B5C">
        <w:rPr>
          <w:rFonts w:cs="Times New Roman"/>
          <w:szCs w:val="21"/>
        </w:rPr>
        <w:t>へ到達した事例は少数であったが、その多くにおいて</w:t>
      </w:r>
      <w:r w:rsidR="00060121" w:rsidRPr="00402B5C">
        <w:rPr>
          <w:rFonts w:cs="Times New Roman"/>
          <w:szCs w:val="21"/>
        </w:rPr>
        <w:t>Amplification</w:t>
      </w:r>
      <w:r w:rsidR="00060121" w:rsidRPr="00402B5C">
        <w:rPr>
          <w:rFonts w:cs="Times New Roman"/>
          <w:szCs w:val="21"/>
        </w:rPr>
        <w:t>（増幅）が用いられていた点は注目に値する。</w:t>
      </w:r>
      <w:r w:rsidR="00060121" w:rsidRPr="00402B5C">
        <w:rPr>
          <w:rFonts w:cs="Times New Roman"/>
          <w:szCs w:val="21"/>
        </w:rPr>
        <w:t>Amplification</w:t>
      </w:r>
      <w:r w:rsidR="00060121" w:rsidRPr="00402B5C">
        <w:rPr>
          <w:rFonts w:cs="Times New Roman"/>
          <w:szCs w:val="21"/>
        </w:rPr>
        <w:t>を用いた場合の</w:t>
      </w:r>
      <w:r w:rsidR="00060121" w:rsidRPr="00402B5C">
        <w:rPr>
          <w:rFonts w:cs="Times New Roman"/>
          <w:szCs w:val="21"/>
        </w:rPr>
        <w:t>Adaptation</w:t>
      </w:r>
      <w:r w:rsidR="00060121" w:rsidRPr="00402B5C">
        <w:rPr>
          <w:rFonts w:cs="Times New Roman"/>
          <w:szCs w:val="21"/>
        </w:rPr>
        <w:t>到達率は、他の技法と比較して顕著に高</w:t>
      </w:r>
      <w:r w:rsidR="00060121" w:rsidRPr="00402B5C">
        <w:rPr>
          <w:rFonts w:cs="Times New Roman"/>
          <w:szCs w:val="21"/>
        </w:rPr>
        <w:lastRenderedPageBreak/>
        <w:t>い結果となった。</w:t>
      </w:r>
      <w:commentRangeEnd w:id="119"/>
      <w:r w:rsidR="004B0331" w:rsidRPr="00402B5C">
        <w:rPr>
          <w:rStyle w:val="ac"/>
          <w:rFonts w:cs="Times New Roman"/>
          <w:sz w:val="21"/>
          <w:szCs w:val="21"/>
        </w:rPr>
        <w:commentReference w:id="119"/>
      </w:r>
    </w:p>
    <w:p w14:paraId="3D76080C" w14:textId="665E06EF" w:rsidR="006854CE" w:rsidRPr="00402B5C" w:rsidRDefault="00603E23" w:rsidP="006532C0">
      <w:pPr>
        <w:pStyle w:val="3"/>
      </w:pPr>
      <w:bookmarkStart w:id="120" w:name="_Toc220178785"/>
      <w:r w:rsidRPr="00402B5C">
        <w:t xml:space="preserve">4.2.2 </w:t>
      </w:r>
      <w:r w:rsidRPr="00402B5C">
        <w:rPr>
          <w:rFonts w:hint="eastAsia"/>
        </w:rPr>
        <w:t>翻訳技法</w:t>
      </w:r>
      <w:r w:rsidR="00063DE3">
        <w:rPr>
          <w:rFonts w:hint="eastAsia"/>
        </w:rPr>
        <w:t>×</w:t>
      </w:r>
      <w:r w:rsidRPr="00402B5C">
        <w:t>DMIS</w:t>
      </w:r>
      <w:r w:rsidRPr="00402B5C">
        <w:rPr>
          <w:rFonts w:hint="eastAsia"/>
        </w:rPr>
        <w:t>の統計的有意性（調整済み</w:t>
      </w:r>
      <w:r w:rsidR="00DE3181">
        <w:rPr>
          <w:rFonts w:hint="eastAsia"/>
        </w:rPr>
        <w:t>標準化</w:t>
      </w:r>
      <w:r w:rsidRPr="00402B5C">
        <w:rPr>
          <w:rFonts w:hint="eastAsia"/>
        </w:rPr>
        <w:t>残差分析）</w:t>
      </w:r>
      <w:bookmarkEnd w:id="120"/>
    </w:p>
    <w:p w14:paraId="5FD99CAC" w14:textId="4A216779" w:rsidR="00603E23" w:rsidRDefault="00603E23" w:rsidP="00610EF7">
      <w:pPr>
        <w:rPr>
          <w:rFonts w:cs="Times New Roman"/>
          <w:szCs w:val="21"/>
        </w:rPr>
      </w:pPr>
      <w:r w:rsidRPr="00402B5C">
        <w:rPr>
          <w:rFonts w:cs="Times New Roman" w:hint="eastAsia"/>
          <w:szCs w:val="21"/>
        </w:rPr>
        <w:t xml:space="preserve">　</w:t>
      </w:r>
      <w:r w:rsidR="00060121" w:rsidRPr="00402B5C">
        <w:rPr>
          <w:rFonts w:cs="Times New Roman"/>
          <w:szCs w:val="21"/>
        </w:rPr>
        <w:t>前項で確認されたパーセンテージによる傾向が、単なる偶然の偏りではなく統計的に有意であるかを検証するため、調整済み</w:t>
      </w:r>
      <w:r w:rsidR="00DE3181">
        <w:rPr>
          <w:rFonts w:cs="Times New Roman" w:hint="eastAsia"/>
          <w:szCs w:val="21"/>
        </w:rPr>
        <w:t>標準化</w:t>
      </w:r>
      <w:r w:rsidR="00216EFE" w:rsidRPr="00402B5C">
        <w:rPr>
          <w:rFonts w:cs="Times New Roman" w:hint="eastAsia"/>
          <w:szCs w:val="21"/>
        </w:rPr>
        <w:t>残差</w:t>
      </w:r>
      <w:r w:rsidR="00060121" w:rsidRPr="00402B5C">
        <w:rPr>
          <w:rFonts w:cs="Times New Roman"/>
          <w:szCs w:val="21"/>
        </w:rPr>
        <w:t>を算出した。その結果をヒートマップ（</w:t>
      </w:r>
      <w:r w:rsidR="00AC7E20">
        <w:rPr>
          <w:rFonts w:cs="Times New Roman"/>
          <w:szCs w:val="21"/>
        </w:rPr>
        <w:fldChar w:fldCharType="begin"/>
      </w:r>
      <w:r w:rsidR="00AC7E20">
        <w:rPr>
          <w:rFonts w:cs="Times New Roman"/>
          <w:szCs w:val="21"/>
        </w:rPr>
        <w:instrText xml:space="preserve"> REF _Ref219927119 \h </w:instrText>
      </w:r>
      <w:r w:rsidR="00AC7E20">
        <w:rPr>
          <w:rFonts w:cs="Times New Roman"/>
          <w:szCs w:val="21"/>
        </w:rPr>
      </w:r>
      <w:r w:rsidR="00AC7E20">
        <w:rPr>
          <w:rFonts w:cs="Times New Roman"/>
          <w:szCs w:val="21"/>
        </w:rPr>
        <w:fldChar w:fldCharType="separate"/>
      </w:r>
      <w:r w:rsidR="00AC7E20" w:rsidRPr="00402B5C">
        <w:rPr>
          <w:rFonts w:cs="Times New Roman"/>
        </w:rPr>
        <w:t>図</w:t>
      </w:r>
      <w:r w:rsidR="00AC7E20" w:rsidRPr="00402B5C">
        <w:rPr>
          <w:rFonts w:cs="Times New Roman"/>
        </w:rPr>
        <w:t xml:space="preserve"> </w:t>
      </w:r>
      <w:r w:rsidR="00AC7E20" w:rsidRPr="00402B5C">
        <w:rPr>
          <w:rFonts w:cs="Times New Roman"/>
          <w:noProof/>
        </w:rPr>
        <w:t>5</w:t>
      </w:r>
      <w:r w:rsidR="00AC7E20">
        <w:rPr>
          <w:rFonts w:cs="Times New Roman"/>
          <w:szCs w:val="21"/>
        </w:rPr>
        <w:fldChar w:fldCharType="end"/>
      </w:r>
      <w:r w:rsidR="00060121" w:rsidRPr="00402B5C">
        <w:rPr>
          <w:rFonts w:cs="Times New Roman"/>
          <w:szCs w:val="21"/>
        </w:rPr>
        <w:t>）に示す。なお、</w:t>
      </w:r>
      <w:r w:rsidR="00B531A5" w:rsidRPr="00402B5C">
        <w:rPr>
          <w:rFonts w:cs="Times New Roman" w:hint="eastAsia"/>
          <w:szCs w:val="21"/>
        </w:rPr>
        <w:t>調整済み</w:t>
      </w:r>
      <w:r w:rsidR="00DE3181">
        <w:rPr>
          <w:rFonts w:cs="Times New Roman" w:hint="eastAsia"/>
          <w:szCs w:val="21"/>
        </w:rPr>
        <w:t>標準化</w:t>
      </w:r>
      <w:r w:rsidR="00B531A5" w:rsidRPr="00402B5C">
        <w:rPr>
          <w:rFonts w:cs="Times New Roman" w:hint="eastAsia"/>
          <w:szCs w:val="21"/>
        </w:rPr>
        <w:t>残差の絶対値が</w:t>
      </w:r>
      <w:r w:rsidR="00B531A5" w:rsidRPr="00402B5C">
        <w:rPr>
          <w:rFonts w:cs="Times New Roman"/>
          <w:szCs w:val="21"/>
        </w:rPr>
        <w:t>1.96</w:t>
      </w:r>
      <w:r w:rsidR="00B531A5" w:rsidRPr="00402B5C">
        <w:rPr>
          <w:rFonts w:cs="Times New Roman"/>
          <w:szCs w:val="21"/>
        </w:rPr>
        <w:t>を超える場合、有意水準</w:t>
      </w:r>
      <w:r w:rsidR="00B531A5" w:rsidRPr="00402B5C">
        <w:rPr>
          <w:rFonts w:cs="Times New Roman"/>
          <w:szCs w:val="21"/>
        </w:rPr>
        <w:t>5%</w:t>
      </w:r>
      <w:r w:rsidR="00B531A5" w:rsidRPr="00402B5C">
        <w:rPr>
          <w:rFonts w:cs="Times New Roman"/>
          <w:szCs w:val="21"/>
        </w:rPr>
        <w:t>で統計的に有意とみなされ、その組み合わせの出現が偶然ではなく有意に多い、または少ないことを示す。</w:t>
      </w:r>
    </w:p>
    <w:p w14:paraId="24F6A079" w14:textId="77777777" w:rsidR="005351A7" w:rsidRDefault="005351A7" w:rsidP="00610EF7">
      <w:pPr>
        <w:rPr>
          <w:rFonts w:cs="Times New Roman"/>
          <w:szCs w:val="21"/>
        </w:rPr>
      </w:pPr>
    </w:p>
    <w:p w14:paraId="2DD3AA97" w14:textId="0B825554" w:rsidR="00DE3181" w:rsidRPr="00AD2F8B" w:rsidRDefault="005351A7" w:rsidP="005351A7">
      <w:pPr>
        <w:pStyle w:val="aff"/>
        <w:jc w:val="center"/>
        <w:rPr>
          <w:rFonts w:cs="Times New Roman"/>
        </w:rPr>
      </w:pPr>
      <w:bookmarkStart w:id="121" w:name="_Ref219927119"/>
      <w:r w:rsidRPr="00AD2F8B">
        <w:rPr>
          <w:rFonts w:cs="Times New Roman"/>
        </w:rPr>
        <w:t>図</w:t>
      </w:r>
      <w:r w:rsidRPr="00AD2F8B">
        <w:rPr>
          <w:rFonts w:cs="Times New Roman"/>
        </w:rPr>
        <w:t xml:space="preserve"> </w:t>
      </w:r>
      <w:r w:rsidRPr="00AD2F8B">
        <w:rPr>
          <w:rFonts w:cs="Times New Roman"/>
        </w:rPr>
        <w:fldChar w:fldCharType="begin"/>
      </w:r>
      <w:r w:rsidRPr="00AD2F8B">
        <w:rPr>
          <w:rFonts w:cs="Times New Roman"/>
        </w:rPr>
        <w:instrText xml:space="preserve"> SEQ </w:instrText>
      </w:r>
      <w:r w:rsidRPr="00AD2F8B">
        <w:rPr>
          <w:rFonts w:cs="Times New Roman"/>
        </w:rPr>
        <w:instrText>図</w:instrText>
      </w:r>
      <w:r w:rsidRPr="00AD2F8B">
        <w:rPr>
          <w:rFonts w:cs="Times New Roman"/>
        </w:rPr>
        <w:instrText xml:space="preserve"> \* ARABIC </w:instrText>
      </w:r>
      <w:r w:rsidRPr="00AD2F8B">
        <w:rPr>
          <w:rFonts w:cs="Times New Roman"/>
        </w:rPr>
        <w:fldChar w:fldCharType="separate"/>
      </w:r>
      <w:r w:rsidRPr="00AD2F8B">
        <w:rPr>
          <w:rFonts w:cs="Times New Roman"/>
          <w:noProof/>
        </w:rPr>
        <w:t>5</w:t>
      </w:r>
      <w:r w:rsidRPr="00AD2F8B">
        <w:rPr>
          <w:rFonts w:cs="Times New Roman"/>
          <w:noProof/>
        </w:rPr>
        <w:fldChar w:fldCharType="end"/>
      </w:r>
      <w:r w:rsidR="00AD2F8B" w:rsidRPr="00AD2F8B">
        <w:rPr>
          <w:rFonts w:cs="Times New Roman" w:hint="eastAsia"/>
          <w:noProof/>
        </w:rPr>
        <w:t xml:space="preserve"> </w:t>
      </w:r>
      <w:r w:rsidRPr="00AD2F8B">
        <w:rPr>
          <w:rFonts w:cs="Times New Roman"/>
        </w:rPr>
        <w:t>翻訳技法と</w:t>
      </w:r>
      <w:r w:rsidRPr="00AD2F8B">
        <w:rPr>
          <w:rFonts w:cs="Times New Roman"/>
        </w:rPr>
        <w:t>DMIS</w:t>
      </w:r>
      <w:r w:rsidRPr="00AD2F8B">
        <w:rPr>
          <w:rFonts w:cs="Times New Roman"/>
        </w:rPr>
        <w:t>の調整済み</w:t>
      </w:r>
      <w:r w:rsidR="004B628B">
        <w:rPr>
          <w:rFonts w:cs="Times New Roman" w:hint="eastAsia"/>
        </w:rPr>
        <w:t>標準化</w:t>
      </w:r>
      <w:r w:rsidRPr="00AD2F8B">
        <w:rPr>
          <w:rFonts w:cs="Times New Roman"/>
        </w:rPr>
        <w:t>残差ヒートマップ</w:t>
      </w:r>
      <w:bookmarkEnd w:id="121"/>
    </w:p>
    <w:tbl>
      <w:tblPr>
        <w:tblW w:w="8681" w:type="dxa"/>
        <w:tblCellMar>
          <w:left w:w="0" w:type="dxa"/>
          <w:right w:w="0" w:type="dxa"/>
        </w:tblCellMar>
        <w:tblLook w:val="04A0" w:firstRow="1" w:lastRow="0" w:firstColumn="1" w:lastColumn="0" w:noHBand="0" w:noVBand="1"/>
      </w:tblPr>
      <w:tblGrid>
        <w:gridCol w:w="932"/>
        <w:gridCol w:w="2462"/>
        <w:gridCol w:w="1381"/>
        <w:gridCol w:w="1313"/>
        <w:gridCol w:w="1428"/>
        <w:gridCol w:w="1165"/>
      </w:tblGrid>
      <w:tr w:rsidR="006818C0" w:rsidRPr="00F45A47" w14:paraId="2999E1B6" w14:textId="77777777" w:rsidTr="006818C0">
        <w:trPr>
          <w:trHeight w:val="390"/>
        </w:trPr>
        <w:tc>
          <w:tcPr>
            <w:tcW w:w="3394" w:type="dxa"/>
            <w:gridSpan w:val="2"/>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363817" w14:textId="452627E4" w:rsidR="006818C0" w:rsidRPr="00402B5C" w:rsidRDefault="006818C0" w:rsidP="006818C0">
            <w:pPr>
              <w:rPr>
                <w:rFonts w:cs="Times New Roman"/>
                <w:szCs w:val="21"/>
              </w:rPr>
            </w:pPr>
          </w:p>
        </w:tc>
        <w:tc>
          <w:tcPr>
            <w:tcW w:w="5287" w:type="dxa"/>
            <w:gridSpan w:val="4"/>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1292E2" w14:textId="77777777" w:rsidR="006818C0" w:rsidRPr="00402B5C" w:rsidRDefault="006818C0" w:rsidP="00AD2F8B">
            <w:pPr>
              <w:jc w:val="center"/>
              <w:rPr>
                <w:rFonts w:cs="Times New Roman"/>
                <w:szCs w:val="21"/>
              </w:rPr>
            </w:pPr>
            <w:r w:rsidRPr="00402B5C">
              <w:rPr>
                <w:rFonts w:cs="Times New Roman"/>
                <w:szCs w:val="21"/>
              </w:rPr>
              <w:t>DMIS</w:t>
            </w:r>
          </w:p>
        </w:tc>
      </w:tr>
      <w:tr w:rsidR="006818C0" w:rsidRPr="00F45A47" w14:paraId="1A644D2E" w14:textId="77777777" w:rsidTr="006818C0">
        <w:trPr>
          <w:trHeight w:val="390"/>
        </w:trPr>
        <w:tc>
          <w:tcPr>
            <w:tcW w:w="3394" w:type="dxa"/>
            <w:gridSpan w:val="2"/>
            <w:vMerge/>
            <w:tcBorders>
              <w:top w:val="single" w:sz="6" w:space="0" w:color="CCCCCC"/>
              <w:left w:val="single" w:sz="6" w:space="0" w:color="CCCCCC"/>
              <w:bottom w:val="single" w:sz="6" w:space="0" w:color="CCCCCC"/>
              <w:right w:val="single" w:sz="6" w:space="0" w:color="CCCCCC"/>
            </w:tcBorders>
            <w:vAlign w:val="center"/>
            <w:hideMark/>
          </w:tcPr>
          <w:p w14:paraId="0F74D577" w14:textId="77777777" w:rsidR="006818C0" w:rsidRPr="00402B5C" w:rsidRDefault="006818C0" w:rsidP="006818C0">
            <w:pPr>
              <w:rPr>
                <w:rFonts w:cs="Times New Roman"/>
                <w:szCs w:val="21"/>
              </w:rPr>
            </w:pPr>
          </w:p>
        </w:tc>
        <w:tc>
          <w:tcPr>
            <w:tcW w:w="138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2E019D" w14:textId="77777777" w:rsidR="006818C0" w:rsidRPr="00402B5C" w:rsidRDefault="006818C0" w:rsidP="006818C0">
            <w:pPr>
              <w:rPr>
                <w:rFonts w:cs="Times New Roman"/>
                <w:szCs w:val="21"/>
              </w:rPr>
            </w:pPr>
            <w:r w:rsidRPr="00402B5C">
              <w:rPr>
                <w:rFonts w:cs="Times New Roman"/>
                <w:szCs w:val="21"/>
              </w:rPr>
              <w:t>Minimization</w:t>
            </w:r>
          </w:p>
        </w:tc>
        <w:tc>
          <w:tcPr>
            <w:tcW w:w="13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008D2C" w14:textId="77777777" w:rsidR="006818C0" w:rsidRPr="00402B5C" w:rsidRDefault="006818C0" w:rsidP="006818C0">
            <w:pPr>
              <w:rPr>
                <w:rFonts w:cs="Times New Roman"/>
                <w:szCs w:val="21"/>
              </w:rPr>
            </w:pPr>
            <w:r w:rsidRPr="00402B5C">
              <w:rPr>
                <w:rFonts w:cs="Times New Roman"/>
                <w:szCs w:val="21"/>
              </w:rPr>
              <w:t>Denial</w:t>
            </w:r>
          </w:p>
        </w:tc>
        <w:tc>
          <w:tcPr>
            <w:tcW w:w="14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34A01C" w14:textId="77777777" w:rsidR="006818C0" w:rsidRPr="00402B5C" w:rsidRDefault="006818C0" w:rsidP="006818C0">
            <w:pPr>
              <w:rPr>
                <w:rFonts w:cs="Times New Roman"/>
                <w:szCs w:val="21"/>
              </w:rPr>
            </w:pPr>
            <w:r w:rsidRPr="00402B5C">
              <w:rPr>
                <w:rFonts w:cs="Times New Roman"/>
                <w:szCs w:val="21"/>
              </w:rPr>
              <w:t>Adaptation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EF24D1" w14:textId="77777777" w:rsidR="006818C0" w:rsidRPr="00402B5C" w:rsidRDefault="006818C0" w:rsidP="006818C0">
            <w:pPr>
              <w:rPr>
                <w:rFonts w:cs="Times New Roman"/>
                <w:szCs w:val="21"/>
              </w:rPr>
            </w:pPr>
            <w:r w:rsidRPr="00402B5C">
              <w:rPr>
                <w:rFonts w:cs="Times New Roman"/>
                <w:szCs w:val="21"/>
              </w:rPr>
              <w:t>Acceptance</w:t>
            </w:r>
          </w:p>
        </w:tc>
      </w:tr>
      <w:tr w:rsidR="006818C0" w:rsidRPr="00F45A47" w14:paraId="35CCCDB8" w14:textId="77777777" w:rsidTr="006818C0">
        <w:trPr>
          <w:trHeight w:val="390"/>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F19CBB" w14:textId="77777777" w:rsidR="006818C0" w:rsidRPr="00402B5C" w:rsidRDefault="006818C0" w:rsidP="006818C0">
            <w:pPr>
              <w:rPr>
                <w:rFonts w:cs="Times New Roman"/>
                <w:szCs w:val="21"/>
              </w:rPr>
            </w:pPr>
            <w:r w:rsidRPr="00402B5C">
              <w:rPr>
                <w:rFonts w:cs="Times New Roman"/>
                <w:szCs w:val="21"/>
              </w:rPr>
              <w:t>翻訳技法</w:t>
            </w: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165C32" w14:textId="77777777" w:rsidR="006818C0" w:rsidRPr="00402B5C" w:rsidRDefault="006818C0" w:rsidP="006818C0">
            <w:pPr>
              <w:rPr>
                <w:rFonts w:cs="Times New Roman"/>
                <w:szCs w:val="21"/>
              </w:rPr>
            </w:pPr>
            <w:r w:rsidRPr="00402B5C">
              <w:rPr>
                <w:rFonts w:cs="Times New Roman"/>
                <w:szCs w:val="21"/>
              </w:rPr>
              <w:t>Reduction</w:t>
            </w:r>
          </w:p>
        </w:tc>
        <w:tc>
          <w:tcPr>
            <w:tcW w:w="1381" w:type="dxa"/>
            <w:tcBorders>
              <w:top w:val="single" w:sz="6" w:space="0" w:color="CCCCCC"/>
              <w:left w:val="single" w:sz="6" w:space="0" w:color="CCCCCC"/>
              <w:bottom w:val="single" w:sz="6" w:space="0" w:color="CCCCCC"/>
              <w:right w:val="single" w:sz="6" w:space="0" w:color="CCCCCC"/>
            </w:tcBorders>
            <w:shd w:val="clear" w:color="auto" w:fill="ABC7F4"/>
            <w:tcMar>
              <w:top w:w="30" w:type="dxa"/>
              <w:left w:w="45" w:type="dxa"/>
              <w:bottom w:w="30" w:type="dxa"/>
              <w:right w:w="45" w:type="dxa"/>
            </w:tcMar>
            <w:vAlign w:val="bottom"/>
            <w:hideMark/>
          </w:tcPr>
          <w:p w14:paraId="38DBAEB9" w14:textId="77777777" w:rsidR="006818C0" w:rsidRPr="00402B5C" w:rsidRDefault="006818C0" w:rsidP="006818C0">
            <w:pPr>
              <w:rPr>
                <w:rFonts w:cs="Times New Roman"/>
                <w:szCs w:val="21"/>
              </w:rPr>
            </w:pPr>
            <w:r w:rsidRPr="00402B5C">
              <w:rPr>
                <w:rFonts w:cs="Times New Roman"/>
                <w:szCs w:val="21"/>
              </w:rPr>
              <w:t>-9.01</w:t>
            </w:r>
          </w:p>
        </w:tc>
        <w:tc>
          <w:tcPr>
            <w:tcW w:w="1313" w:type="dxa"/>
            <w:tcBorders>
              <w:top w:val="single" w:sz="6" w:space="0" w:color="CCCCCC"/>
              <w:left w:val="single" w:sz="6" w:space="0" w:color="CCCCCC"/>
              <w:bottom w:val="single" w:sz="6" w:space="0" w:color="CCCCCC"/>
              <w:right w:val="single" w:sz="6" w:space="0" w:color="CCCCCC"/>
            </w:tcBorders>
            <w:shd w:val="clear" w:color="auto" w:fill="EE0000"/>
            <w:tcMar>
              <w:top w:w="30" w:type="dxa"/>
              <w:left w:w="45" w:type="dxa"/>
              <w:bottom w:w="30" w:type="dxa"/>
              <w:right w:w="45" w:type="dxa"/>
            </w:tcMar>
            <w:vAlign w:val="bottom"/>
            <w:hideMark/>
          </w:tcPr>
          <w:p w14:paraId="5ECAD0C3" w14:textId="77777777" w:rsidR="006818C0" w:rsidRPr="00402B5C" w:rsidRDefault="006818C0" w:rsidP="006818C0">
            <w:pPr>
              <w:rPr>
                <w:rFonts w:cs="Times New Roman"/>
                <w:szCs w:val="21"/>
              </w:rPr>
            </w:pPr>
            <w:r w:rsidRPr="00402B5C">
              <w:rPr>
                <w:rFonts w:cs="Times New Roman"/>
                <w:szCs w:val="21"/>
              </w:rPr>
              <w:t>16.85</w:t>
            </w:r>
          </w:p>
        </w:tc>
        <w:tc>
          <w:tcPr>
            <w:tcW w:w="1428" w:type="dxa"/>
            <w:tcBorders>
              <w:top w:val="single" w:sz="6" w:space="0" w:color="CCCCCC"/>
              <w:left w:val="single" w:sz="6" w:space="0" w:color="CCCCCC"/>
              <w:bottom w:val="single" w:sz="6" w:space="0" w:color="CCCCCC"/>
              <w:right w:val="single" w:sz="6" w:space="0" w:color="CCCCCC"/>
            </w:tcBorders>
            <w:shd w:val="clear" w:color="auto" w:fill="E5EDFB"/>
            <w:tcMar>
              <w:top w:w="30" w:type="dxa"/>
              <w:left w:w="45" w:type="dxa"/>
              <w:bottom w:w="30" w:type="dxa"/>
              <w:right w:w="45" w:type="dxa"/>
            </w:tcMar>
            <w:vAlign w:val="bottom"/>
            <w:hideMark/>
          </w:tcPr>
          <w:p w14:paraId="25B7B5B6" w14:textId="77777777" w:rsidR="006818C0" w:rsidRPr="00402B5C" w:rsidRDefault="006818C0" w:rsidP="006818C0">
            <w:pPr>
              <w:rPr>
                <w:rFonts w:cs="Times New Roman"/>
                <w:szCs w:val="21"/>
              </w:rPr>
            </w:pPr>
            <w:r w:rsidRPr="00402B5C">
              <w:rPr>
                <w:rFonts w:cs="Times New Roman"/>
                <w:szCs w:val="21"/>
              </w:rPr>
              <w:t>-1.46</w:t>
            </w:r>
          </w:p>
        </w:tc>
        <w:tc>
          <w:tcPr>
            <w:tcW w:w="0" w:type="auto"/>
            <w:tcBorders>
              <w:top w:val="single" w:sz="6" w:space="0" w:color="CCCCCC"/>
              <w:left w:val="single" w:sz="6" w:space="0" w:color="CCCCCC"/>
              <w:bottom w:val="single" w:sz="6" w:space="0" w:color="CCCCCC"/>
              <w:right w:val="single" w:sz="6" w:space="0" w:color="CCCCCC"/>
            </w:tcBorders>
            <w:shd w:val="clear" w:color="auto" w:fill="DDE8FA"/>
            <w:tcMar>
              <w:top w:w="30" w:type="dxa"/>
              <w:left w:w="45" w:type="dxa"/>
              <w:bottom w:w="30" w:type="dxa"/>
              <w:right w:w="45" w:type="dxa"/>
            </w:tcMar>
            <w:vAlign w:val="bottom"/>
            <w:hideMark/>
          </w:tcPr>
          <w:p w14:paraId="13C2DE09" w14:textId="77777777" w:rsidR="006818C0" w:rsidRPr="00402B5C" w:rsidRDefault="006818C0" w:rsidP="006818C0">
            <w:pPr>
              <w:rPr>
                <w:rFonts w:cs="Times New Roman"/>
                <w:szCs w:val="21"/>
              </w:rPr>
            </w:pPr>
            <w:r w:rsidRPr="00402B5C">
              <w:rPr>
                <w:rFonts w:cs="Times New Roman"/>
                <w:szCs w:val="21"/>
              </w:rPr>
              <w:t>-2.39</w:t>
            </w:r>
          </w:p>
        </w:tc>
      </w:tr>
      <w:tr w:rsidR="006818C0" w:rsidRPr="00F45A47" w14:paraId="736EF463" w14:textId="77777777" w:rsidTr="00361BF3">
        <w:trPr>
          <w:trHeight w:val="39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CFCEC81" w14:textId="77777777" w:rsidR="006818C0" w:rsidRPr="00402B5C" w:rsidRDefault="006818C0" w:rsidP="006818C0">
            <w:pPr>
              <w:rPr>
                <w:rFonts w:cs="Times New Roman"/>
                <w:szCs w:val="21"/>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09D07A" w14:textId="77777777" w:rsidR="006818C0" w:rsidRPr="00402B5C" w:rsidRDefault="006818C0" w:rsidP="006818C0">
            <w:pPr>
              <w:rPr>
                <w:rFonts w:cs="Times New Roman"/>
                <w:szCs w:val="21"/>
              </w:rPr>
            </w:pPr>
            <w:r w:rsidRPr="00402B5C">
              <w:rPr>
                <w:rFonts w:cs="Times New Roman"/>
                <w:szCs w:val="21"/>
              </w:rPr>
              <w:t>Literal translation</w:t>
            </w:r>
          </w:p>
        </w:tc>
        <w:tc>
          <w:tcPr>
            <w:tcW w:w="1381" w:type="dxa"/>
            <w:tcBorders>
              <w:top w:val="single" w:sz="6" w:space="0" w:color="CCCCCC"/>
              <w:left w:val="single" w:sz="6" w:space="0" w:color="CCCCCC"/>
              <w:bottom w:val="single" w:sz="6" w:space="0" w:color="CCCCCC"/>
              <w:right w:val="single" w:sz="6" w:space="0" w:color="CCCCCC"/>
            </w:tcBorders>
            <w:shd w:val="clear" w:color="auto" w:fill="FAFBFE"/>
            <w:tcMar>
              <w:top w:w="30" w:type="dxa"/>
              <w:left w:w="45" w:type="dxa"/>
              <w:bottom w:w="30" w:type="dxa"/>
              <w:right w:w="45" w:type="dxa"/>
            </w:tcMar>
            <w:vAlign w:val="bottom"/>
            <w:hideMark/>
          </w:tcPr>
          <w:p w14:paraId="398FBA54" w14:textId="77777777" w:rsidR="006818C0" w:rsidRPr="00402B5C" w:rsidRDefault="006818C0" w:rsidP="006818C0">
            <w:pPr>
              <w:rPr>
                <w:rFonts w:cs="Times New Roman"/>
                <w:szCs w:val="21"/>
              </w:rPr>
            </w:pPr>
            <w:r w:rsidRPr="00402B5C">
              <w:rPr>
                <w:rFonts w:cs="Times New Roman"/>
                <w:szCs w:val="21"/>
              </w:rPr>
              <w:t>1.32</w:t>
            </w:r>
          </w:p>
        </w:tc>
        <w:tc>
          <w:tcPr>
            <w:tcW w:w="1313" w:type="dxa"/>
            <w:tcBorders>
              <w:top w:val="single" w:sz="6" w:space="0" w:color="CCCCCC"/>
              <w:left w:val="single" w:sz="6" w:space="0" w:color="CCCCCC"/>
              <w:bottom w:val="single" w:sz="6" w:space="0" w:color="CCCCCC"/>
              <w:right w:val="single" w:sz="6" w:space="0" w:color="CCCCCC"/>
            </w:tcBorders>
            <w:shd w:val="clear" w:color="auto" w:fill="E4EDFB"/>
            <w:tcMar>
              <w:top w:w="30" w:type="dxa"/>
              <w:left w:w="45" w:type="dxa"/>
              <w:bottom w:w="30" w:type="dxa"/>
              <w:right w:w="45" w:type="dxa"/>
            </w:tcMar>
            <w:vAlign w:val="bottom"/>
            <w:hideMark/>
          </w:tcPr>
          <w:p w14:paraId="59EBF278" w14:textId="77777777" w:rsidR="006818C0" w:rsidRPr="00402B5C" w:rsidRDefault="006818C0" w:rsidP="006818C0">
            <w:pPr>
              <w:rPr>
                <w:rFonts w:cs="Times New Roman"/>
                <w:szCs w:val="21"/>
              </w:rPr>
            </w:pPr>
            <w:r w:rsidRPr="00402B5C">
              <w:rPr>
                <w:rFonts w:cs="Times New Roman"/>
                <w:szCs w:val="21"/>
              </w:rPr>
              <w:t>-1.55</w:t>
            </w:r>
          </w:p>
        </w:tc>
        <w:tc>
          <w:tcPr>
            <w:tcW w:w="1428" w:type="dxa"/>
            <w:tcBorders>
              <w:top w:val="single" w:sz="6" w:space="0" w:color="CCCCCC"/>
              <w:left w:val="single" w:sz="6" w:space="0" w:color="CCCCCC"/>
              <w:bottom w:val="single" w:sz="6" w:space="0" w:color="CCCCCC"/>
              <w:right w:val="single" w:sz="6" w:space="0" w:color="CCCCCC"/>
            </w:tcBorders>
            <w:shd w:val="clear" w:color="auto" w:fill="E7EFFC"/>
            <w:tcMar>
              <w:top w:w="30" w:type="dxa"/>
              <w:left w:w="45" w:type="dxa"/>
              <w:bottom w:w="30" w:type="dxa"/>
              <w:right w:w="45" w:type="dxa"/>
            </w:tcMar>
            <w:vAlign w:val="bottom"/>
            <w:hideMark/>
          </w:tcPr>
          <w:p w14:paraId="4BC1CA26" w14:textId="77777777" w:rsidR="006818C0" w:rsidRPr="00402B5C" w:rsidRDefault="006818C0" w:rsidP="006818C0">
            <w:pPr>
              <w:rPr>
                <w:rFonts w:cs="Times New Roman"/>
                <w:szCs w:val="21"/>
              </w:rPr>
            </w:pPr>
            <w:r w:rsidRPr="00402B5C">
              <w:rPr>
                <w:rFonts w:cs="Times New Roman"/>
                <w:szCs w:val="21"/>
              </w:rPr>
              <w:t>-1.06</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30" w:type="dxa"/>
              <w:left w:w="45" w:type="dxa"/>
              <w:bottom w:w="30" w:type="dxa"/>
              <w:right w:w="45" w:type="dxa"/>
            </w:tcMar>
            <w:vAlign w:val="bottom"/>
            <w:hideMark/>
          </w:tcPr>
          <w:p w14:paraId="6474E480" w14:textId="77777777" w:rsidR="006818C0" w:rsidRPr="00402B5C" w:rsidRDefault="006818C0" w:rsidP="006818C0">
            <w:pPr>
              <w:rPr>
                <w:rFonts w:cs="Times New Roman"/>
                <w:szCs w:val="21"/>
              </w:rPr>
            </w:pPr>
            <w:r w:rsidRPr="00402B5C">
              <w:rPr>
                <w:rFonts w:cs="Times New Roman"/>
                <w:szCs w:val="21"/>
              </w:rPr>
              <w:t>0.36</w:t>
            </w:r>
          </w:p>
        </w:tc>
      </w:tr>
      <w:tr w:rsidR="006818C0" w:rsidRPr="00F45A47" w14:paraId="7E195F03" w14:textId="77777777" w:rsidTr="006818C0">
        <w:trPr>
          <w:trHeight w:val="39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2A27DC5" w14:textId="77777777" w:rsidR="006818C0" w:rsidRPr="00402B5C" w:rsidRDefault="006818C0" w:rsidP="006818C0">
            <w:pPr>
              <w:rPr>
                <w:rFonts w:cs="Times New Roman"/>
                <w:szCs w:val="21"/>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BF8F29" w14:textId="77777777" w:rsidR="006818C0" w:rsidRPr="00402B5C" w:rsidRDefault="006818C0" w:rsidP="006818C0">
            <w:pPr>
              <w:rPr>
                <w:rFonts w:cs="Times New Roman"/>
                <w:szCs w:val="21"/>
              </w:rPr>
            </w:pPr>
            <w:r w:rsidRPr="00402B5C">
              <w:rPr>
                <w:rFonts w:cs="Times New Roman"/>
                <w:szCs w:val="21"/>
              </w:rPr>
              <w:t>Generalization</w:t>
            </w:r>
          </w:p>
        </w:tc>
        <w:tc>
          <w:tcPr>
            <w:tcW w:w="1381" w:type="dxa"/>
            <w:tcBorders>
              <w:top w:val="single" w:sz="6" w:space="0" w:color="CCCCCC"/>
              <w:left w:val="single" w:sz="6" w:space="0" w:color="CCCCCC"/>
              <w:bottom w:val="single" w:sz="6" w:space="0" w:color="CCCCCC"/>
              <w:right w:val="single" w:sz="6" w:space="0" w:color="CCCCCC"/>
            </w:tcBorders>
            <w:shd w:val="clear" w:color="auto" w:fill="E06666"/>
            <w:tcMar>
              <w:top w:w="30" w:type="dxa"/>
              <w:left w:w="45" w:type="dxa"/>
              <w:bottom w:w="30" w:type="dxa"/>
              <w:right w:w="45" w:type="dxa"/>
            </w:tcMar>
            <w:vAlign w:val="bottom"/>
            <w:hideMark/>
          </w:tcPr>
          <w:p w14:paraId="05E3F244" w14:textId="77777777" w:rsidR="006818C0" w:rsidRPr="00402B5C" w:rsidRDefault="006818C0" w:rsidP="006818C0">
            <w:pPr>
              <w:rPr>
                <w:rFonts w:cs="Times New Roman"/>
                <w:szCs w:val="21"/>
              </w:rPr>
            </w:pPr>
            <w:r w:rsidRPr="00402B5C">
              <w:rPr>
                <w:rFonts w:cs="Times New Roman"/>
                <w:szCs w:val="21"/>
              </w:rPr>
              <w:t>4.07</w:t>
            </w:r>
          </w:p>
        </w:tc>
        <w:tc>
          <w:tcPr>
            <w:tcW w:w="1313" w:type="dxa"/>
            <w:tcBorders>
              <w:top w:val="single" w:sz="6" w:space="0" w:color="CCCCCC"/>
              <w:left w:val="single" w:sz="6" w:space="0" w:color="CCCCCC"/>
              <w:bottom w:val="single" w:sz="6" w:space="0" w:color="CCCCCC"/>
              <w:right w:val="single" w:sz="6" w:space="0" w:color="CCCCCC"/>
            </w:tcBorders>
            <w:shd w:val="clear" w:color="auto" w:fill="E2EBFB"/>
            <w:tcMar>
              <w:top w:w="30" w:type="dxa"/>
              <w:left w:w="45" w:type="dxa"/>
              <w:bottom w:w="30" w:type="dxa"/>
              <w:right w:w="45" w:type="dxa"/>
            </w:tcMar>
            <w:vAlign w:val="bottom"/>
            <w:hideMark/>
          </w:tcPr>
          <w:p w14:paraId="14D1C112" w14:textId="77777777" w:rsidR="006818C0" w:rsidRPr="00402B5C" w:rsidRDefault="006818C0" w:rsidP="006818C0">
            <w:pPr>
              <w:rPr>
                <w:rFonts w:cs="Times New Roman"/>
                <w:szCs w:val="21"/>
              </w:rPr>
            </w:pPr>
            <w:r w:rsidRPr="00402B5C">
              <w:rPr>
                <w:rFonts w:cs="Times New Roman"/>
                <w:szCs w:val="21"/>
              </w:rPr>
              <w:t>-1.83</w:t>
            </w:r>
          </w:p>
        </w:tc>
        <w:tc>
          <w:tcPr>
            <w:tcW w:w="1428" w:type="dxa"/>
            <w:tcBorders>
              <w:top w:val="single" w:sz="6" w:space="0" w:color="CCCCCC"/>
              <w:left w:val="single" w:sz="6" w:space="0" w:color="CCCCCC"/>
              <w:bottom w:val="single" w:sz="6" w:space="0" w:color="CCCCCC"/>
              <w:right w:val="single" w:sz="6" w:space="0" w:color="CCCCCC"/>
            </w:tcBorders>
            <w:shd w:val="clear" w:color="auto" w:fill="E3ECFB"/>
            <w:tcMar>
              <w:top w:w="30" w:type="dxa"/>
              <w:left w:w="45" w:type="dxa"/>
              <w:bottom w:w="30" w:type="dxa"/>
              <w:right w:w="45" w:type="dxa"/>
            </w:tcMar>
            <w:vAlign w:val="bottom"/>
            <w:hideMark/>
          </w:tcPr>
          <w:p w14:paraId="4DE88304" w14:textId="77777777" w:rsidR="006818C0" w:rsidRPr="00402B5C" w:rsidRDefault="006818C0" w:rsidP="006818C0">
            <w:pPr>
              <w:rPr>
                <w:rFonts w:cs="Times New Roman"/>
                <w:szCs w:val="21"/>
              </w:rPr>
            </w:pPr>
            <w:r w:rsidRPr="00402B5C">
              <w:rPr>
                <w:rFonts w:cs="Times New Roman"/>
                <w:szCs w:val="21"/>
              </w:rPr>
              <w:t>-1.63</w:t>
            </w:r>
          </w:p>
        </w:tc>
        <w:tc>
          <w:tcPr>
            <w:tcW w:w="0" w:type="auto"/>
            <w:tcBorders>
              <w:top w:val="single" w:sz="6" w:space="0" w:color="CCCCCC"/>
              <w:left w:val="single" w:sz="6" w:space="0" w:color="CCCCCC"/>
              <w:bottom w:val="single" w:sz="6" w:space="0" w:color="CCCCCC"/>
              <w:right w:val="single" w:sz="6" w:space="0" w:color="CCCCCC"/>
            </w:tcBorders>
            <w:shd w:val="clear" w:color="auto" w:fill="DBE7FA"/>
            <w:tcMar>
              <w:top w:w="30" w:type="dxa"/>
              <w:left w:w="45" w:type="dxa"/>
              <w:bottom w:w="30" w:type="dxa"/>
              <w:right w:w="45" w:type="dxa"/>
            </w:tcMar>
            <w:vAlign w:val="bottom"/>
            <w:hideMark/>
          </w:tcPr>
          <w:p w14:paraId="6BF7021F" w14:textId="77777777" w:rsidR="006818C0" w:rsidRPr="00402B5C" w:rsidRDefault="006818C0" w:rsidP="006818C0">
            <w:pPr>
              <w:rPr>
                <w:rFonts w:cs="Times New Roman"/>
                <w:szCs w:val="21"/>
              </w:rPr>
            </w:pPr>
            <w:r w:rsidRPr="00402B5C">
              <w:rPr>
                <w:rFonts w:cs="Times New Roman"/>
                <w:szCs w:val="21"/>
              </w:rPr>
              <w:t>-2.68</w:t>
            </w:r>
          </w:p>
        </w:tc>
      </w:tr>
      <w:tr w:rsidR="006818C0" w:rsidRPr="00F45A47" w14:paraId="5217B0B0" w14:textId="77777777" w:rsidTr="006818C0">
        <w:trPr>
          <w:trHeight w:val="39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E5EEAC1" w14:textId="77777777" w:rsidR="006818C0" w:rsidRPr="00402B5C" w:rsidRDefault="006818C0" w:rsidP="006818C0">
            <w:pPr>
              <w:rPr>
                <w:rFonts w:cs="Times New Roman"/>
                <w:szCs w:val="21"/>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60C0EA" w14:textId="77777777" w:rsidR="006818C0" w:rsidRPr="00402B5C" w:rsidRDefault="006818C0" w:rsidP="006818C0">
            <w:pPr>
              <w:rPr>
                <w:rFonts w:cs="Times New Roman"/>
                <w:szCs w:val="21"/>
              </w:rPr>
            </w:pPr>
            <w:r w:rsidRPr="00402B5C">
              <w:rPr>
                <w:rFonts w:cs="Times New Roman"/>
                <w:szCs w:val="21"/>
              </w:rPr>
              <w:t>Established equivalent</w:t>
            </w:r>
          </w:p>
        </w:tc>
        <w:tc>
          <w:tcPr>
            <w:tcW w:w="1381" w:type="dxa"/>
            <w:tcBorders>
              <w:top w:val="single" w:sz="6" w:space="0" w:color="CCCCCC"/>
              <w:left w:val="single" w:sz="6" w:space="0" w:color="CCCCCC"/>
              <w:bottom w:val="single" w:sz="6" w:space="0" w:color="CCCCCC"/>
              <w:right w:val="single" w:sz="6" w:space="0" w:color="CCCCCC"/>
            </w:tcBorders>
            <w:shd w:val="clear" w:color="auto" w:fill="E06666"/>
            <w:tcMar>
              <w:top w:w="30" w:type="dxa"/>
              <w:left w:w="45" w:type="dxa"/>
              <w:bottom w:w="30" w:type="dxa"/>
              <w:right w:w="45" w:type="dxa"/>
            </w:tcMar>
            <w:vAlign w:val="bottom"/>
            <w:hideMark/>
          </w:tcPr>
          <w:p w14:paraId="3CD57978" w14:textId="77777777" w:rsidR="006818C0" w:rsidRPr="00402B5C" w:rsidRDefault="006818C0" w:rsidP="006818C0">
            <w:pPr>
              <w:rPr>
                <w:rFonts w:cs="Times New Roman"/>
                <w:szCs w:val="21"/>
              </w:rPr>
            </w:pPr>
            <w:r w:rsidRPr="00402B5C">
              <w:rPr>
                <w:rFonts w:cs="Times New Roman"/>
                <w:szCs w:val="21"/>
              </w:rPr>
              <w:t>9.23</w:t>
            </w:r>
          </w:p>
        </w:tc>
        <w:tc>
          <w:tcPr>
            <w:tcW w:w="1313" w:type="dxa"/>
            <w:tcBorders>
              <w:top w:val="single" w:sz="6" w:space="0" w:color="CCCCCC"/>
              <w:left w:val="single" w:sz="6" w:space="0" w:color="CCCCCC"/>
              <w:bottom w:val="single" w:sz="6" w:space="0" w:color="CCCCCC"/>
              <w:right w:val="single" w:sz="6" w:space="0" w:color="CCCCCC"/>
            </w:tcBorders>
            <w:shd w:val="clear" w:color="auto" w:fill="C8DAF8"/>
            <w:tcMar>
              <w:top w:w="30" w:type="dxa"/>
              <w:left w:w="45" w:type="dxa"/>
              <w:bottom w:w="30" w:type="dxa"/>
              <w:right w:w="45" w:type="dxa"/>
            </w:tcMar>
            <w:vAlign w:val="bottom"/>
            <w:hideMark/>
          </w:tcPr>
          <w:p w14:paraId="64A1CDBA" w14:textId="77777777" w:rsidR="006818C0" w:rsidRPr="00402B5C" w:rsidRDefault="006818C0" w:rsidP="006818C0">
            <w:pPr>
              <w:rPr>
                <w:rFonts w:cs="Times New Roman"/>
                <w:szCs w:val="21"/>
              </w:rPr>
            </w:pPr>
            <w:r w:rsidRPr="00402B5C">
              <w:rPr>
                <w:rFonts w:cs="Times New Roman"/>
                <w:szCs w:val="21"/>
              </w:rPr>
              <w:t>-5.21</w:t>
            </w:r>
          </w:p>
        </w:tc>
        <w:tc>
          <w:tcPr>
            <w:tcW w:w="1428" w:type="dxa"/>
            <w:tcBorders>
              <w:top w:val="single" w:sz="6" w:space="0" w:color="CCCCCC"/>
              <w:left w:val="single" w:sz="6" w:space="0" w:color="CCCCCC"/>
              <w:bottom w:val="single" w:sz="6" w:space="0" w:color="CCCCCC"/>
              <w:right w:val="single" w:sz="6" w:space="0" w:color="CCCCCC"/>
            </w:tcBorders>
            <w:shd w:val="clear" w:color="auto" w:fill="D4E2F9"/>
            <w:tcMar>
              <w:top w:w="30" w:type="dxa"/>
              <w:left w:w="45" w:type="dxa"/>
              <w:bottom w:w="30" w:type="dxa"/>
              <w:right w:w="45" w:type="dxa"/>
            </w:tcMar>
            <w:vAlign w:val="bottom"/>
            <w:hideMark/>
          </w:tcPr>
          <w:p w14:paraId="2E5E504F" w14:textId="77777777" w:rsidR="006818C0" w:rsidRPr="00402B5C" w:rsidRDefault="006818C0" w:rsidP="006818C0">
            <w:pPr>
              <w:rPr>
                <w:rFonts w:cs="Times New Roman"/>
                <w:szCs w:val="21"/>
              </w:rPr>
            </w:pPr>
            <w:r w:rsidRPr="00402B5C">
              <w:rPr>
                <w:rFonts w:cs="Times New Roman"/>
                <w:szCs w:val="21"/>
              </w:rPr>
              <w:t>-3.57</w:t>
            </w:r>
          </w:p>
        </w:tc>
        <w:tc>
          <w:tcPr>
            <w:tcW w:w="0" w:type="auto"/>
            <w:tcBorders>
              <w:top w:val="single" w:sz="6" w:space="0" w:color="CCCCCC"/>
              <w:left w:val="single" w:sz="6" w:space="0" w:color="CCCCCC"/>
              <w:bottom w:val="single" w:sz="6" w:space="0" w:color="CCCCCC"/>
              <w:right w:val="single" w:sz="6" w:space="0" w:color="CCCCCC"/>
            </w:tcBorders>
            <w:shd w:val="clear" w:color="auto" w:fill="C8DAF8"/>
            <w:tcMar>
              <w:top w:w="30" w:type="dxa"/>
              <w:left w:w="45" w:type="dxa"/>
              <w:bottom w:w="30" w:type="dxa"/>
              <w:right w:w="45" w:type="dxa"/>
            </w:tcMar>
            <w:vAlign w:val="bottom"/>
            <w:hideMark/>
          </w:tcPr>
          <w:p w14:paraId="733BA436" w14:textId="77777777" w:rsidR="006818C0" w:rsidRPr="00402B5C" w:rsidRDefault="006818C0" w:rsidP="006818C0">
            <w:pPr>
              <w:rPr>
                <w:rFonts w:cs="Times New Roman"/>
                <w:szCs w:val="21"/>
              </w:rPr>
            </w:pPr>
            <w:r w:rsidRPr="00402B5C">
              <w:rPr>
                <w:rFonts w:cs="Times New Roman"/>
                <w:szCs w:val="21"/>
              </w:rPr>
              <w:t>-5.20</w:t>
            </w:r>
          </w:p>
        </w:tc>
      </w:tr>
      <w:tr w:rsidR="006818C0" w:rsidRPr="00F45A47" w14:paraId="0B268A3F" w14:textId="77777777" w:rsidTr="001D6A17">
        <w:trPr>
          <w:trHeight w:val="292"/>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1E2408D" w14:textId="77777777" w:rsidR="006818C0" w:rsidRPr="00402B5C" w:rsidRDefault="006818C0" w:rsidP="006818C0">
            <w:pPr>
              <w:rPr>
                <w:rFonts w:cs="Times New Roman"/>
                <w:szCs w:val="21"/>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D361A7" w14:textId="77777777" w:rsidR="006818C0" w:rsidRPr="00402B5C" w:rsidRDefault="006818C0" w:rsidP="006818C0">
            <w:pPr>
              <w:rPr>
                <w:rFonts w:cs="Times New Roman"/>
                <w:szCs w:val="21"/>
              </w:rPr>
            </w:pPr>
            <w:r w:rsidRPr="00402B5C">
              <w:rPr>
                <w:rFonts w:cs="Times New Roman"/>
                <w:szCs w:val="21"/>
              </w:rPr>
              <w:t>Description</w:t>
            </w:r>
          </w:p>
        </w:tc>
        <w:tc>
          <w:tcPr>
            <w:tcW w:w="1381" w:type="dxa"/>
            <w:tcBorders>
              <w:top w:val="single" w:sz="6" w:space="0" w:color="CCCCCC"/>
              <w:left w:val="single" w:sz="6" w:space="0" w:color="CCCCCC"/>
              <w:bottom w:val="single" w:sz="6" w:space="0" w:color="CCCCCC"/>
              <w:right w:val="single" w:sz="6" w:space="0" w:color="CCCCCC"/>
            </w:tcBorders>
            <w:shd w:val="clear" w:color="auto" w:fill="E06666"/>
            <w:tcMar>
              <w:top w:w="30" w:type="dxa"/>
              <w:left w:w="45" w:type="dxa"/>
              <w:bottom w:w="30" w:type="dxa"/>
              <w:right w:w="45" w:type="dxa"/>
            </w:tcMar>
            <w:vAlign w:val="bottom"/>
            <w:hideMark/>
          </w:tcPr>
          <w:p w14:paraId="3B560408" w14:textId="77777777" w:rsidR="006818C0" w:rsidRPr="00402B5C" w:rsidRDefault="006818C0" w:rsidP="006818C0">
            <w:pPr>
              <w:rPr>
                <w:rFonts w:cs="Times New Roman"/>
                <w:szCs w:val="21"/>
              </w:rPr>
            </w:pPr>
            <w:r w:rsidRPr="00402B5C">
              <w:rPr>
                <w:rFonts w:cs="Times New Roman"/>
                <w:szCs w:val="21"/>
              </w:rPr>
              <w:t>2.30</w:t>
            </w:r>
          </w:p>
        </w:tc>
        <w:tc>
          <w:tcPr>
            <w:tcW w:w="1313" w:type="dxa"/>
            <w:tcBorders>
              <w:top w:val="single" w:sz="6" w:space="0" w:color="CCCCCC"/>
              <w:left w:val="single" w:sz="6" w:space="0" w:color="CCCCCC"/>
              <w:bottom w:val="single" w:sz="6" w:space="0" w:color="CCCCCC"/>
              <w:right w:val="single" w:sz="6" w:space="0" w:color="CCCCCC"/>
            </w:tcBorders>
            <w:shd w:val="clear" w:color="auto" w:fill="E1EBFB"/>
            <w:tcMar>
              <w:top w:w="30" w:type="dxa"/>
              <w:left w:w="45" w:type="dxa"/>
              <w:bottom w:w="30" w:type="dxa"/>
              <w:right w:w="45" w:type="dxa"/>
            </w:tcMar>
            <w:vAlign w:val="bottom"/>
            <w:hideMark/>
          </w:tcPr>
          <w:p w14:paraId="6DE581DE" w14:textId="77777777" w:rsidR="006818C0" w:rsidRPr="00402B5C" w:rsidRDefault="006818C0" w:rsidP="006818C0">
            <w:pPr>
              <w:rPr>
                <w:rFonts w:cs="Times New Roman"/>
                <w:szCs w:val="21"/>
              </w:rPr>
            </w:pPr>
            <w:r w:rsidRPr="00402B5C">
              <w:rPr>
                <w:rFonts w:cs="Times New Roman"/>
                <w:szCs w:val="21"/>
              </w:rPr>
              <w:t>-1.93</w:t>
            </w:r>
          </w:p>
        </w:tc>
        <w:tc>
          <w:tcPr>
            <w:tcW w:w="1428" w:type="dxa"/>
            <w:tcBorders>
              <w:top w:val="single" w:sz="6" w:space="0" w:color="CCCCCC"/>
              <w:left w:val="single" w:sz="6" w:space="0" w:color="CCCCCC"/>
              <w:bottom w:val="single" w:sz="6" w:space="0" w:color="CCCCCC"/>
              <w:right w:val="single" w:sz="6" w:space="0" w:color="CCCCCC"/>
            </w:tcBorders>
            <w:shd w:val="clear" w:color="auto" w:fill="ECF2FC"/>
            <w:tcMar>
              <w:top w:w="30" w:type="dxa"/>
              <w:left w:w="45" w:type="dxa"/>
              <w:bottom w:w="30" w:type="dxa"/>
              <w:right w:w="45" w:type="dxa"/>
            </w:tcMar>
            <w:vAlign w:val="bottom"/>
            <w:hideMark/>
          </w:tcPr>
          <w:p w14:paraId="18B40F1F" w14:textId="77777777" w:rsidR="006818C0" w:rsidRPr="00402B5C" w:rsidRDefault="006818C0" w:rsidP="006818C0">
            <w:pPr>
              <w:rPr>
                <w:rFonts w:cs="Times New Roman"/>
                <w:szCs w:val="21"/>
              </w:rPr>
            </w:pPr>
            <w:r w:rsidRPr="00402B5C">
              <w:rPr>
                <w:rFonts w:cs="Times New Roman"/>
                <w:szCs w:val="21"/>
              </w:rPr>
              <w:t>-0.45</w:t>
            </w:r>
          </w:p>
        </w:tc>
        <w:tc>
          <w:tcPr>
            <w:tcW w:w="0" w:type="auto"/>
            <w:tcBorders>
              <w:top w:val="single" w:sz="6" w:space="0" w:color="CCCCCC"/>
              <w:left w:val="single" w:sz="6" w:space="0" w:color="CCCCCC"/>
              <w:bottom w:val="single" w:sz="6" w:space="0" w:color="CCCCCC"/>
              <w:right w:val="single" w:sz="6" w:space="0" w:color="CCCCCC"/>
            </w:tcBorders>
            <w:shd w:val="clear" w:color="auto" w:fill="E8EFFC"/>
            <w:tcMar>
              <w:top w:w="30" w:type="dxa"/>
              <w:left w:w="45" w:type="dxa"/>
              <w:bottom w:w="30" w:type="dxa"/>
              <w:right w:w="45" w:type="dxa"/>
            </w:tcMar>
            <w:vAlign w:val="bottom"/>
            <w:hideMark/>
          </w:tcPr>
          <w:p w14:paraId="4EB4DA46" w14:textId="77777777" w:rsidR="006818C0" w:rsidRPr="00402B5C" w:rsidRDefault="006818C0" w:rsidP="006818C0">
            <w:pPr>
              <w:rPr>
                <w:rFonts w:cs="Times New Roman"/>
                <w:szCs w:val="21"/>
              </w:rPr>
            </w:pPr>
            <w:r w:rsidRPr="00402B5C">
              <w:rPr>
                <w:rFonts w:cs="Times New Roman"/>
                <w:szCs w:val="21"/>
              </w:rPr>
              <w:t>-1.01</w:t>
            </w:r>
          </w:p>
        </w:tc>
      </w:tr>
      <w:tr w:rsidR="006818C0" w:rsidRPr="00F45A47" w14:paraId="27C18338" w14:textId="77777777" w:rsidTr="006818C0">
        <w:trPr>
          <w:trHeight w:val="39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0924C0E" w14:textId="77777777" w:rsidR="006818C0" w:rsidRPr="00402B5C" w:rsidRDefault="006818C0" w:rsidP="006818C0">
            <w:pPr>
              <w:rPr>
                <w:rFonts w:cs="Times New Roman"/>
                <w:szCs w:val="21"/>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7CA5A0" w14:textId="77777777" w:rsidR="006818C0" w:rsidRPr="00402B5C" w:rsidRDefault="006818C0" w:rsidP="006818C0">
            <w:pPr>
              <w:rPr>
                <w:rFonts w:cs="Times New Roman"/>
                <w:szCs w:val="21"/>
              </w:rPr>
            </w:pPr>
            <w:r w:rsidRPr="00402B5C">
              <w:rPr>
                <w:rFonts w:cs="Times New Roman"/>
                <w:szCs w:val="21"/>
              </w:rPr>
              <w:t>Borrowing</w:t>
            </w:r>
          </w:p>
        </w:tc>
        <w:tc>
          <w:tcPr>
            <w:tcW w:w="1381" w:type="dxa"/>
            <w:tcBorders>
              <w:top w:val="single" w:sz="6" w:space="0" w:color="CCCCCC"/>
              <w:left w:val="single" w:sz="6" w:space="0" w:color="CCCCCC"/>
              <w:bottom w:val="single" w:sz="6" w:space="0" w:color="CCCCCC"/>
              <w:right w:val="single" w:sz="6" w:space="0" w:color="CCCCCC"/>
            </w:tcBorders>
            <w:shd w:val="clear" w:color="auto" w:fill="A9C5F4"/>
            <w:tcMar>
              <w:top w:w="30" w:type="dxa"/>
              <w:left w:w="45" w:type="dxa"/>
              <w:bottom w:w="30" w:type="dxa"/>
              <w:right w:w="45" w:type="dxa"/>
            </w:tcMar>
            <w:vAlign w:val="bottom"/>
            <w:hideMark/>
          </w:tcPr>
          <w:p w14:paraId="33EAE496" w14:textId="77777777" w:rsidR="006818C0" w:rsidRPr="00402B5C" w:rsidRDefault="006818C0" w:rsidP="006818C0">
            <w:pPr>
              <w:rPr>
                <w:rFonts w:cs="Times New Roman"/>
                <w:szCs w:val="21"/>
              </w:rPr>
            </w:pPr>
            <w:r w:rsidRPr="00402B5C">
              <w:rPr>
                <w:rFonts w:cs="Times New Roman"/>
                <w:szCs w:val="21"/>
              </w:rPr>
              <w:t>-9.32</w:t>
            </w:r>
          </w:p>
        </w:tc>
        <w:tc>
          <w:tcPr>
            <w:tcW w:w="1313" w:type="dxa"/>
            <w:tcBorders>
              <w:top w:val="single" w:sz="6" w:space="0" w:color="CCCCCC"/>
              <w:left w:val="single" w:sz="6" w:space="0" w:color="CCCCCC"/>
              <w:bottom w:val="single" w:sz="6" w:space="0" w:color="CCCCCC"/>
              <w:right w:val="single" w:sz="6" w:space="0" w:color="CCCCCC"/>
            </w:tcBorders>
            <w:shd w:val="clear" w:color="auto" w:fill="DFE9FB"/>
            <w:tcMar>
              <w:top w:w="30" w:type="dxa"/>
              <w:left w:w="45" w:type="dxa"/>
              <w:bottom w:w="30" w:type="dxa"/>
              <w:right w:w="45" w:type="dxa"/>
            </w:tcMar>
            <w:vAlign w:val="bottom"/>
            <w:hideMark/>
          </w:tcPr>
          <w:p w14:paraId="555012D3" w14:textId="77777777" w:rsidR="006818C0" w:rsidRPr="00402B5C" w:rsidRDefault="006818C0" w:rsidP="006818C0">
            <w:pPr>
              <w:rPr>
                <w:rFonts w:cs="Times New Roman"/>
                <w:szCs w:val="21"/>
              </w:rPr>
            </w:pPr>
            <w:r w:rsidRPr="00402B5C">
              <w:rPr>
                <w:rFonts w:cs="Times New Roman"/>
                <w:szCs w:val="21"/>
              </w:rPr>
              <w:t>-2.20</w:t>
            </w:r>
          </w:p>
        </w:tc>
        <w:tc>
          <w:tcPr>
            <w:tcW w:w="1428" w:type="dxa"/>
            <w:tcBorders>
              <w:top w:val="single" w:sz="6" w:space="0" w:color="CCCCCC"/>
              <w:left w:val="single" w:sz="6" w:space="0" w:color="CCCCCC"/>
              <w:bottom w:val="single" w:sz="6" w:space="0" w:color="CCCCCC"/>
              <w:right w:val="single" w:sz="6" w:space="0" w:color="CCCCCC"/>
            </w:tcBorders>
            <w:shd w:val="clear" w:color="auto" w:fill="E4EDFB"/>
            <w:tcMar>
              <w:top w:w="30" w:type="dxa"/>
              <w:left w:w="45" w:type="dxa"/>
              <w:bottom w:w="30" w:type="dxa"/>
              <w:right w:w="45" w:type="dxa"/>
            </w:tcMar>
            <w:vAlign w:val="bottom"/>
            <w:hideMark/>
          </w:tcPr>
          <w:p w14:paraId="7BEF1BAA" w14:textId="77777777" w:rsidR="006818C0" w:rsidRPr="00402B5C" w:rsidRDefault="006818C0" w:rsidP="006818C0">
            <w:pPr>
              <w:rPr>
                <w:rFonts w:cs="Times New Roman"/>
                <w:szCs w:val="21"/>
              </w:rPr>
            </w:pPr>
            <w:r w:rsidRPr="00402B5C">
              <w:rPr>
                <w:rFonts w:cs="Times New Roman"/>
                <w:szCs w:val="21"/>
              </w:rPr>
              <w:t>-1.51</w:t>
            </w:r>
          </w:p>
        </w:tc>
        <w:tc>
          <w:tcPr>
            <w:tcW w:w="0" w:type="auto"/>
            <w:tcBorders>
              <w:top w:val="single" w:sz="6" w:space="0" w:color="CCCCCC"/>
              <w:left w:val="single" w:sz="6" w:space="0" w:color="CCCCCC"/>
              <w:bottom w:val="single" w:sz="6" w:space="0" w:color="CCCCCC"/>
              <w:right w:val="single" w:sz="6" w:space="0" w:color="CCCCCC"/>
            </w:tcBorders>
            <w:shd w:val="clear" w:color="auto" w:fill="EE0000"/>
            <w:tcMar>
              <w:top w:w="30" w:type="dxa"/>
              <w:left w:w="45" w:type="dxa"/>
              <w:bottom w:w="30" w:type="dxa"/>
              <w:right w:w="45" w:type="dxa"/>
            </w:tcMar>
            <w:vAlign w:val="bottom"/>
            <w:hideMark/>
          </w:tcPr>
          <w:p w14:paraId="1F0541FE" w14:textId="77777777" w:rsidR="006818C0" w:rsidRPr="00402B5C" w:rsidRDefault="006818C0" w:rsidP="006818C0">
            <w:pPr>
              <w:rPr>
                <w:rFonts w:cs="Times New Roman"/>
                <w:szCs w:val="21"/>
              </w:rPr>
            </w:pPr>
            <w:r w:rsidRPr="00402B5C">
              <w:rPr>
                <w:rFonts w:cs="Times New Roman"/>
                <w:szCs w:val="21"/>
              </w:rPr>
              <w:t>15.45</w:t>
            </w:r>
          </w:p>
        </w:tc>
      </w:tr>
      <w:tr w:rsidR="006818C0" w:rsidRPr="00F45A47" w14:paraId="49D315C8" w14:textId="77777777" w:rsidTr="006818C0">
        <w:trPr>
          <w:trHeight w:val="39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5D3BBEF" w14:textId="77777777" w:rsidR="006818C0" w:rsidRPr="00402B5C" w:rsidRDefault="006818C0" w:rsidP="006818C0">
            <w:pPr>
              <w:rPr>
                <w:rFonts w:cs="Times New Roman"/>
                <w:szCs w:val="21"/>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DD8954" w14:textId="77777777" w:rsidR="006818C0" w:rsidRPr="00402B5C" w:rsidRDefault="006818C0" w:rsidP="006818C0">
            <w:pPr>
              <w:rPr>
                <w:rFonts w:cs="Times New Roman"/>
                <w:szCs w:val="21"/>
              </w:rPr>
            </w:pPr>
            <w:r w:rsidRPr="00402B5C">
              <w:rPr>
                <w:rFonts w:cs="Times New Roman"/>
                <w:szCs w:val="21"/>
              </w:rPr>
              <w:t>Amplification</w:t>
            </w:r>
          </w:p>
        </w:tc>
        <w:tc>
          <w:tcPr>
            <w:tcW w:w="1381" w:type="dxa"/>
            <w:tcBorders>
              <w:top w:val="single" w:sz="6" w:space="0" w:color="CCCCCC"/>
              <w:left w:val="single" w:sz="6" w:space="0" w:color="CCCCCC"/>
              <w:bottom w:val="single" w:sz="6" w:space="0" w:color="CCCCCC"/>
              <w:right w:val="single" w:sz="6" w:space="0" w:color="CCCCCC"/>
            </w:tcBorders>
            <w:shd w:val="clear" w:color="auto" w:fill="C1D6F7"/>
            <w:tcMar>
              <w:top w:w="30" w:type="dxa"/>
              <w:left w:w="45" w:type="dxa"/>
              <w:bottom w:w="30" w:type="dxa"/>
              <w:right w:w="45" w:type="dxa"/>
            </w:tcMar>
            <w:vAlign w:val="bottom"/>
            <w:hideMark/>
          </w:tcPr>
          <w:p w14:paraId="5BEA3C9F" w14:textId="77777777" w:rsidR="006818C0" w:rsidRPr="00402B5C" w:rsidRDefault="006818C0" w:rsidP="006818C0">
            <w:pPr>
              <w:rPr>
                <w:rFonts w:cs="Times New Roman"/>
                <w:szCs w:val="21"/>
              </w:rPr>
            </w:pPr>
            <w:r w:rsidRPr="00402B5C">
              <w:rPr>
                <w:rFonts w:cs="Times New Roman"/>
                <w:szCs w:val="21"/>
              </w:rPr>
              <w:t>-6.06</w:t>
            </w:r>
          </w:p>
        </w:tc>
        <w:tc>
          <w:tcPr>
            <w:tcW w:w="1313" w:type="dxa"/>
            <w:tcBorders>
              <w:top w:val="single" w:sz="6" w:space="0" w:color="CCCCCC"/>
              <w:left w:val="single" w:sz="6" w:space="0" w:color="CCCCCC"/>
              <w:bottom w:val="single" w:sz="6" w:space="0" w:color="CCCCCC"/>
              <w:right w:val="single" w:sz="6" w:space="0" w:color="CCCCCC"/>
            </w:tcBorders>
            <w:shd w:val="clear" w:color="auto" w:fill="E4EDFB"/>
            <w:tcMar>
              <w:top w:w="30" w:type="dxa"/>
              <w:left w:w="45" w:type="dxa"/>
              <w:bottom w:w="30" w:type="dxa"/>
              <w:right w:w="45" w:type="dxa"/>
            </w:tcMar>
            <w:vAlign w:val="bottom"/>
            <w:hideMark/>
          </w:tcPr>
          <w:p w14:paraId="44248930" w14:textId="77777777" w:rsidR="006818C0" w:rsidRPr="00402B5C" w:rsidRDefault="006818C0" w:rsidP="006818C0">
            <w:pPr>
              <w:rPr>
                <w:rFonts w:cs="Times New Roman"/>
                <w:szCs w:val="21"/>
              </w:rPr>
            </w:pPr>
            <w:r w:rsidRPr="00402B5C">
              <w:rPr>
                <w:rFonts w:cs="Times New Roman"/>
                <w:szCs w:val="21"/>
              </w:rPr>
              <w:t>-1.55</w:t>
            </w:r>
          </w:p>
        </w:tc>
        <w:tc>
          <w:tcPr>
            <w:tcW w:w="1428" w:type="dxa"/>
            <w:tcBorders>
              <w:top w:val="single" w:sz="6" w:space="0" w:color="CCCCCC"/>
              <w:left w:val="single" w:sz="6" w:space="0" w:color="CCCCCC"/>
              <w:bottom w:val="single" w:sz="6" w:space="0" w:color="CCCCCC"/>
              <w:right w:val="single" w:sz="6" w:space="0" w:color="CCCCCC"/>
            </w:tcBorders>
            <w:shd w:val="clear" w:color="auto" w:fill="EE0000"/>
            <w:tcMar>
              <w:top w:w="30" w:type="dxa"/>
              <w:left w:w="45" w:type="dxa"/>
              <w:bottom w:w="30" w:type="dxa"/>
              <w:right w:w="45" w:type="dxa"/>
            </w:tcMar>
            <w:vAlign w:val="bottom"/>
            <w:hideMark/>
          </w:tcPr>
          <w:p w14:paraId="48AFBFB8" w14:textId="77777777" w:rsidR="006818C0" w:rsidRPr="00402B5C" w:rsidRDefault="006818C0" w:rsidP="006818C0">
            <w:pPr>
              <w:rPr>
                <w:rFonts w:cs="Times New Roman"/>
                <w:szCs w:val="21"/>
              </w:rPr>
            </w:pPr>
            <w:r w:rsidRPr="00402B5C">
              <w:rPr>
                <w:rFonts w:cs="Times New Roman"/>
                <w:szCs w:val="21"/>
              </w:rPr>
              <w:t>15.86</w:t>
            </w:r>
          </w:p>
        </w:tc>
        <w:tc>
          <w:tcPr>
            <w:tcW w:w="0" w:type="auto"/>
            <w:tcBorders>
              <w:top w:val="single" w:sz="6" w:space="0" w:color="CCCCCC"/>
              <w:left w:val="single" w:sz="6" w:space="0" w:color="CCCCCC"/>
              <w:bottom w:val="single" w:sz="6" w:space="0" w:color="CCCCCC"/>
              <w:right w:val="single" w:sz="6" w:space="0" w:color="CCCCCC"/>
            </w:tcBorders>
            <w:shd w:val="clear" w:color="auto" w:fill="E8EFFC"/>
            <w:tcMar>
              <w:top w:w="30" w:type="dxa"/>
              <w:left w:w="45" w:type="dxa"/>
              <w:bottom w:w="30" w:type="dxa"/>
              <w:right w:w="45" w:type="dxa"/>
            </w:tcMar>
            <w:vAlign w:val="bottom"/>
            <w:hideMark/>
          </w:tcPr>
          <w:p w14:paraId="195AC20C" w14:textId="77777777" w:rsidR="006818C0" w:rsidRPr="00402B5C" w:rsidRDefault="006818C0" w:rsidP="006818C0">
            <w:pPr>
              <w:rPr>
                <w:rFonts w:cs="Times New Roman"/>
                <w:szCs w:val="21"/>
              </w:rPr>
            </w:pPr>
            <w:r w:rsidRPr="00402B5C">
              <w:rPr>
                <w:rFonts w:cs="Times New Roman"/>
                <w:szCs w:val="21"/>
              </w:rPr>
              <w:t>-1.05</w:t>
            </w:r>
          </w:p>
        </w:tc>
      </w:tr>
      <w:tr w:rsidR="006818C0" w:rsidRPr="00F45A47" w14:paraId="122EAA48" w14:textId="77777777" w:rsidTr="006818C0">
        <w:trPr>
          <w:trHeight w:val="39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1F7882D" w14:textId="77777777" w:rsidR="006818C0" w:rsidRPr="00402B5C" w:rsidRDefault="006818C0" w:rsidP="006818C0">
            <w:pPr>
              <w:rPr>
                <w:rFonts w:cs="Times New Roman"/>
                <w:szCs w:val="21"/>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2FFD1D" w14:textId="77777777" w:rsidR="006818C0" w:rsidRPr="00402B5C" w:rsidRDefault="006818C0" w:rsidP="006818C0">
            <w:pPr>
              <w:rPr>
                <w:rFonts w:cs="Times New Roman"/>
                <w:szCs w:val="21"/>
              </w:rPr>
            </w:pPr>
            <w:r w:rsidRPr="00402B5C">
              <w:rPr>
                <w:rFonts w:cs="Times New Roman"/>
                <w:szCs w:val="21"/>
              </w:rPr>
              <w:t>Adaptation</w:t>
            </w:r>
          </w:p>
        </w:tc>
        <w:tc>
          <w:tcPr>
            <w:tcW w:w="1381" w:type="dxa"/>
            <w:tcBorders>
              <w:top w:val="single" w:sz="6" w:space="0" w:color="CCCCCC"/>
              <w:left w:val="single" w:sz="6" w:space="0" w:color="CCCCCC"/>
              <w:bottom w:val="single" w:sz="6" w:space="0" w:color="CCCCCC"/>
              <w:right w:val="single" w:sz="6" w:space="0" w:color="CCCCCC"/>
            </w:tcBorders>
            <w:shd w:val="clear" w:color="auto" w:fill="FBFCFE"/>
            <w:tcMar>
              <w:top w:w="30" w:type="dxa"/>
              <w:left w:w="45" w:type="dxa"/>
              <w:bottom w:w="30" w:type="dxa"/>
              <w:right w:w="45" w:type="dxa"/>
            </w:tcMar>
            <w:vAlign w:val="bottom"/>
            <w:hideMark/>
          </w:tcPr>
          <w:p w14:paraId="5C0E2869" w14:textId="77777777" w:rsidR="006818C0" w:rsidRPr="00402B5C" w:rsidRDefault="006818C0" w:rsidP="006818C0">
            <w:pPr>
              <w:rPr>
                <w:rFonts w:cs="Times New Roman"/>
                <w:szCs w:val="21"/>
              </w:rPr>
            </w:pPr>
            <w:r w:rsidRPr="00402B5C">
              <w:rPr>
                <w:rFonts w:cs="Times New Roman"/>
                <w:szCs w:val="21"/>
              </w:rPr>
              <w:t>1.44</w:t>
            </w:r>
          </w:p>
        </w:tc>
        <w:tc>
          <w:tcPr>
            <w:tcW w:w="1313" w:type="dxa"/>
            <w:tcBorders>
              <w:top w:val="single" w:sz="6" w:space="0" w:color="CCCCCC"/>
              <w:left w:val="single" w:sz="6" w:space="0" w:color="CCCCCC"/>
              <w:bottom w:val="single" w:sz="6" w:space="0" w:color="CCCCCC"/>
              <w:right w:val="single" w:sz="6" w:space="0" w:color="CCCCCC"/>
            </w:tcBorders>
            <w:shd w:val="clear" w:color="auto" w:fill="EFF4FD"/>
            <w:tcMar>
              <w:top w:w="30" w:type="dxa"/>
              <w:left w:w="45" w:type="dxa"/>
              <w:bottom w:w="30" w:type="dxa"/>
              <w:right w:w="45" w:type="dxa"/>
            </w:tcMar>
            <w:vAlign w:val="bottom"/>
            <w:hideMark/>
          </w:tcPr>
          <w:p w14:paraId="26312D0C" w14:textId="77777777" w:rsidR="006818C0" w:rsidRPr="00402B5C" w:rsidRDefault="006818C0" w:rsidP="006818C0">
            <w:pPr>
              <w:rPr>
                <w:rFonts w:cs="Times New Roman"/>
                <w:szCs w:val="21"/>
              </w:rPr>
            </w:pPr>
            <w:r w:rsidRPr="00402B5C">
              <w:rPr>
                <w:rFonts w:cs="Times New Roman"/>
                <w:szCs w:val="21"/>
              </w:rPr>
              <w:t>-0.12</w:t>
            </w:r>
          </w:p>
        </w:tc>
        <w:tc>
          <w:tcPr>
            <w:tcW w:w="1428" w:type="dxa"/>
            <w:tcBorders>
              <w:top w:val="single" w:sz="6" w:space="0" w:color="CCCCCC"/>
              <w:left w:val="single" w:sz="6" w:space="0" w:color="CCCCCC"/>
              <w:bottom w:val="single" w:sz="6" w:space="0" w:color="CCCCCC"/>
              <w:right w:val="single" w:sz="6" w:space="0" w:color="CCCCCC"/>
            </w:tcBorders>
            <w:shd w:val="clear" w:color="auto" w:fill="EAF1FC"/>
            <w:tcMar>
              <w:top w:w="30" w:type="dxa"/>
              <w:left w:w="45" w:type="dxa"/>
              <w:bottom w:w="30" w:type="dxa"/>
              <w:right w:w="45" w:type="dxa"/>
            </w:tcMar>
            <w:vAlign w:val="bottom"/>
            <w:hideMark/>
          </w:tcPr>
          <w:p w14:paraId="4799E439" w14:textId="77777777" w:rsidR="006818C0" w:rsidRPr="00402B5C" w:rsidRDefault="006818C0" w:rsidP="006818C0">
            <w:pPr>
              <w:rPr>
                <w:rFonts w:cs="Times New Roman"/>
                <w:szCs w:val="21"/>
              </w:rPr>
            </w:pPr>
            <w:r w:rsidRPr="00402B5C">
              <w:rPr>
                <w:rFonts w:cs="Times New Roman"/>
                <w:szCs w:val="21"/>
              </w:rPr>
              <w:t>-0.78</w:t>
            </w:r>
          </w:p>
        </w:tc>
        <w:tc>
          <w:tcPr>
            <w:tcW w:w="0" w:type="auto"/>
            <w:tcBorders>
              <w:top w:val="single" w:sz="6" w:space="0" w:color="CCCCCC"/>
              <w:left w:val="single" w:sz="6" w:space="0" w:color="CCCCCC"/>
              <w:bottom w:val="single" w:sz="6" w:space="0" w:color="CCCCCC"/>
              <w:right w:val="single" w:sz="6" w:space="0" w:color="CCCCCC"/>
            </w:tcBorders>
            <w:shd w:val="clear" w:color="auto" w:fill="E6EEFC"/>
            <w:tcMar>
              <w:top w:w="30" w:type="dxa"/>
              <w:left w:w="45" w:type="dxa"/>
              <w:bottom w:w="30" w:type="dxa"/>
              <w:right w:w="45" w:type="dxa"/>
            </w:tcMar>
            <w:vAlign w:val="bottom"/>
            <w:hideMark/>
          </w:tcPr>
          <w:p w14:paraId="75D547C1" w14:textId="77777777" w:rsidR="006818C0" w:rsidRPr="00402B5C" w:rsidRDefault="006818C0" w:rsidP="006818C0">
            <w:pPr>
              <w:rPr>
                <w:rFonts w:cs="Times New Roman"/>
                <w:szCs w:val="21"/>
              </w:rPr>
            </w:pPr>
            <w:r w:rsidRPr="00402B5C">
              <w:rPr>
                <w:rFonts w:cs="Times New Roman"/>
                <w:szCs w:val="21"/>
              </w:rPr>
              <w:t>-1.29</w:t>
            </w:r>
          </w:p>
        </w:tc>
      </w:tr>
    </w:tbl>
    <w:p w14:paraId="4A0BA30B" w14:textId="77777777" w:rsidR="00B558F7" w:rsidRDefault="00B558F7" w:rsidP="00B558F7">
      <w:pPr>
        <w:rPr>
          <w:rFonts w:cs="Times New Roman"/>
          <w:szCs w:val="21"/>
        </w:rPr>
      </w:pPr>
    </w:p>
    <w:p w14:paraId="537993CD" w14:textId="48FEEE52" w:rsidR="005E2A0E" w:rsidRPr="00402B5C" w:rsidRDefault="005E2A0E" w:rsidP="00752019">
      <w:pPr>
        <w:ind w:firstLineChars="100" w:firstLine="210"/>
        <w:rPr>
          <w:rFonts w:cs="Times New Roman"/>
          <w:szCs w:val="21"/>
        </w:rPr>
      </w:pPr>
      <w:r w:rsidRPr="00402B5C">
        <w:rPr>
          <w:rFonts w:cs="Times New Roman" w:hint="eastAsia"/>
          <w:szCs w:val="21"/>
        </w:rPr>
        <w:t>第一に、</w:t>
      </w:r>
      <w:r w:rsidR="00B558F7">
        <w:rPr>
          <w:rFonts w:cs="Times New Roman" w:hint="eastAsia"/>
          <w:szCs w:val="21"/>
        </w:rPr>
        <w:t>調整済み標準化残差が</w:t>
      </w:r>
      <w:r w:rsidR="00B558F7">
        <w:rPr>
          <w:rFonts w:cs="Times New Roman" w:hint="eastAsia"/>
          <w:szCs w:val="21"/>
        </w:rPr>
        <w:t>1.96</w:t>
      </w:r>
      <w:r w:rsidR="00B558F7">
        <w:rPr>
          <w:rFonts w:cs="Times New Roman" w:hint="eastAsia"/>
          <w:szCs w:val="21"/>
        </w:rPr>
        <w:t>以上となり、特定の</w:t>
      </w:r>
      <w:r w:rsidR="00B558F7">
        <w:rPr>
          <w:rFonts w:cs="Times New Roman" w:hint="eastAsia"/>
          <w:szCs w:val="21"/>
        </w:rPr>
        <w:t>DMIS</w:t>
      </w:r>
      <w:r w:rsidR="00B558F7">
        <w:rPr>
          <w:rFonts w:cs="Times New Roman" w:hint="eastAsia"/>
          <w:szCs w:val="21"/>
        </w:rPr>
        <w:t>段階との間に統計的に有意な</w:t>
      </w:r>
      <w:r w:rsidR="001C4AB5">
        <w:rPr>
          <w:rFonts w:cs="Times New Roman" w:hint="eastAsia"/>
          <w:szCs w:val="21"/>
        </w:rPr>
        <w:t>関連</w:t>
      </w:r>
      <w:r w:rsidR="00B558F7">
        <w:rPr>
          <w:rFonts w:cs="Times New Roman" w:hint="eastAsia"/>
          <w:szCs w:val="21"/>
        </w:rPr>
        <w:t>が認められたものが複数見られた。</w:t>
      </w:r>
      <w:r w:rsidRPr="00402B5C">
        <w:rPr>
          <w:rFonts w:cs="Times New Roman"/>
          <w:szCs w:val="21"/>
        </w:rPr>
        <w:t>具体的には、</w:t>
      </w:r>
      <w:r w:rsidRPr="00402B5C">
        <w:rPr>
          <w:rFonts w:cs="Times New Roman"/>
          <w:szCs w:val="21"/>
        </w:rPr>
        <w:t>Reduction</w:t>
      </w:r>
      <w:r w:rsidRPr="00402B5C">
        <w:rPr>
          <w:rFonts w:cs="Times New Roman"/>
          <w:szCs w:val="21"/>
        </w:rPr>
        <w:t>と</w:t>
      </w:r>
      <w:r w:rsidRPr="00402B5C">
        <w:rPr>
          <w:rFonts w:cs="Times New Roman"/>
          <w:szCs w:val="21"/>
        </w:rPr>
        <w:t>Denial</w:t>
      </w:r>
      <w:r w:rsidRPr="00402B5C">
        <w:rPr>
          <w:rFonts w:cs="Times New Roman"/>
          <w:szCs w:val="21"/>
        </w:rPr>
        <w:t>の間には</w:t>
      </w:r>
      <w:r w:rsidRPr="00402B5C">
        <w:rPr>
          <w:rFonts w:cs="Times New Roman"/>
          <w:szCs w:val="21"/>
        </w:rPr>
        <w:t>16.85</w:t>
      </w:r>
      <w:r w:rsidRPr="00402B5C">
        <w:rPr>
          <w:rFonts w:cs="Times New Roman"/>
          <w:szCs w:val="21"/>
        </w:rPr>
        <w:t>という残差が算出され</w:t>
      </w:r>
      <w:r w:rsidR="007C0559" w:rsidRPr="00402B5C">
        <w:rPr>
          <w:rFonts w:cs="Times New Roman" w:hint="eastAsia"/>
          <w:szCs w:val="21"/>
        </w:rPr>
        <w:t>た。</w:t>
      </w:r>
      <w:r w:rsidR="007C0559" w:rsidRPr="00402B5C">
        <w:rPr>
          <w:rFonts w:cs="Times New Roman"/>
          <w:szCs w:val="21"/>
        </w:rPr>
        <w:t>Reduction</w:t>
      </w:r>
      <w:r w:rsidR="007C0559" w:rsidRPr="00402B5C">
        <w:rPr>
          <w:rFonts w:cs="Times New Roman"/>
          <w:szCs w:val="21"/>
        </w:rPr>
        <w:t>は情報の削除と定義されるため、この結果は分析フレームワークの論理的整合性が保たれていることを追認するものであるが、同時に、情報を物理的に遮断する行為が読者の認知機会を確実に奪う（</w:t>
      </w:r>
      <w:r w:rsidR="007C0559" w:rsidRPr="00402B5C">
        <w:rPr>
          <w:rFonts w:cs="Times New Roman"/>
          <w:szCs w:val="21"/>
        </w:rPr>
        <w:t>Denial</w:t>
      </w:r>
      <w:r w:rsidR="007C0559" w:rsidRPr="00402B5C">
        <w:rPr>
          <w:rFonts w:cs="Times New Roman"/>
          <w:szCs w:val="21"/>
        </w:rPr>
        <w:t>）という事実を、定量的にも裏付けている。</w:t>
      </w:r>
      <w:r w:rsidR="00752019">
        <w:rPr>
          <w:rFonts w:cs="Times New Roman" w:hint="eastAsia"/>
          <w:szCs w:val="21"/>
        </w:rPr>
        <w:t>また</w:t>
      </w:r>
      <w:r w:rsidRPr="00402B5C">
        <w:rPr>
          <w:rFonts w:cs="Times New Roman"/>
          <w:szCs w:val="21"/>
        </w:rPr>
        <w:t>、</w:t>
      </w:r>
      <w:r w:rsidRPr="00402B5C">
        <w:rPr>
          <w:rFonts w:cs="Times New Roman"/>
          <w:szCs w:val="21"/>
        </w:rPr>
        <w:t>Amplification</w:t>
      </w:r>
      <w:r w:rsidRPr="00402B5C">
        <w:rPr>
          <w:rFonts w:cs="Times New Roman"/>
          <w:szCs w:val="21"/>
        </w:rPr>
        <w:t>と</w:t>
      </w:r>
      <w:r w:rsidRPr="00402B5C">
        <w:rPr>
          <w:rFonts w:cs="Times New Roman"/>
          <w:szCs w:val="21"/>
        </w:rPr>
        <w:t>Adaptation</w:t>
      </w:r>
      <w:r w:rsidRPr="00402B5C">
        <w:rPr>
          <w:rFonts w:cs="Times New Roman"/>
          <w:szCs w:val="21"/>
        </w:rPr>
        <w:t>の間にも</w:t>
      </w:r>
      <w:r w:rsidRPr="00402B5C">
        <w:rPr>
          <w:rFonts w:cs="Times New Roman"/>
          <w:szCs w:val="21"/>
        </w:rPr>
        <w:t>15.86</w:t>
      </w:r>
      <w:r w:rsidRPr="00402B5C">
        <w:rPr>
          <w:rFonts w:cs="Times New Roman"/>
          <w:szCs w:val="21"/>
        </w:rPr>
        <w:t>という高い数値が確認された。</w:t>
      </w:r>
      <w:r w:rsidR="00F619B7" w:rsidRPr="00402B5C">
        <w:rPr>
          <w:rFonts w:cs="Times New Roman"/>
          <w:szCs w:val="21"/>
        </w:rPr>
        <w:t>定義上、</w:t>
      </w:r>
      <w:r w:rsidR="00F619B7" w:rsidRPr="00402B5C">
        <w:rPr>
          <w:rFonts w:cs="Times New Roman"/>
          <w:szCs w:val="21"/>
        </w:rPr>
        <w:t>Adaptation</w:t>
      </w:r>
      <w:r w:rsidR="00F619B7" w:rsidRPr="00402B5C">
        <w:rPr>
          <w:rFonts w:cs="Times New Roman"/>
          <w:szCs w:val="21"/>
        </w:rPr>
        <w:t>は文脈的な補足を要するため</w:t>
      </w:r>
      <w:r w:rsidR="00F619B7" w:rsidRPr="00402B5C">
        <w:rPr>
          <w:rFonts w:cs="Times New Roman"/>
          <w:szCs w:val="21"/>
        </w:rPr>
        <w:t>Amplification</w:t>
      </w:r>
      <w:r w:rsidR="00F619B7" w:rsidRPr="00402B5C">
        <w:rPr>
          <w:rFonts w:cs="Times New Roman"/>
          <w:szCs w:val="21"/>
        </w:rPr>
        <w:t>との親和性は自明であるとも言える</w:t>
      </w:r>
      <w:r w:rsidR="00F619B7" w:rsidRPr="00402B5C">
        <w:rPr>
          <w:rFonts w:cs="Times New Roman" w:hint="eastAsia"/>
          <w:szCs w:val="21"/>
        </w:rPr>
        <w:t>。</w:t>
      </w:r>
      <w:r w:rsidR="001B3639" w:rsidRPr="00402B5C">
        <w:rPr>
          <w:rFonts w:cs="Times New Roman" w:hint="eastAsia"/>
          <w:szCs w:val="21"/>
        </w:rPr>
        <w:t>しかし重要なのは、</w:t>
      </w:r>
      <w:r w:rsidR="001B3639" w:rsidRPr="00402B5C">
        <w:rPr>
          <w:rFonts w:cs="Times New Roman"/>
          <w:szCs w:val="21"/>
        </w:rPr>
        <w:t>Amplification</w:t>
      </w:r>
      <w:r w:rsidR="001B3639" w:rsidRPr="00402B5C">
        <w:rPr>
          <w:rFonts w:cs="Times New Roman"/>
          <w:szCs w:val="21"/>
        </w:rPr>
        <w:t>が</w:t>
      </w:r>
      <w:r w:rsidR="001B3639" w:rsidRPr="00402B5C">
        <w:rPr>
          <w:rFonts w:cs="Times New Roman"/>
          <w:szCs w:val="21"/>
        </w:rPr>
        <w:t>Adaptation</w:t>
      </w:r>
      <w:r w:rsidR="001B3639" w:rsidRPr="00402B5C">
        <w:rPr>
          <w:rFonts w:cs="Times New Roman"/>
          <w:szCs w:val="21"/>
        </w:rPr>
        <w:t>への到達を統計的に保証する唯一の技法として抽出された点にある。これは、他の技法では読者をこの理解段階へ導くことが困難であることを逆説的に証明しており、</w:t>
      </w:r>
      <w:r w:rsidR="001B3639" w:rsidRPr="00402B5C">
        <w:rPr>
          <w:rFonts w:cs="Times New Roman"/>
          <w:szCs w:val="21"/>
        </w:rPr>
        <w:t>Amplification</w:t>
      </w:r>
      <w:r w:rsidR="001B3639" w:rsidRPr="00402B5C">
        <w:rPr>
          <w:rFonts w:cs="Times New Roman"/>
          <w:szCs w:val="21"/>
        </w:rPr>
        <w:t>が同段階に至るための必要条件である</w:t>
      </w:r>
      <w:r w:rsidR="001C4AB5">
        <w:rPr>
          <w:rFonts w:cs="Times New Roman" w:hint="eastAsia"/>
          <w:szCs w:val="21"/>
        </w:rPr>
        <w:t>可能性を強く</w:t>
      </w:r>
      <w:r w:rsidR="001B3639" w:rsidRPr="00402B5C">
        <w:rPr>
          <w:rFonts w:cs="Times New Roman"/>
          <w:szCs w:val="21"/>
        </w:rPr>
        <w:t>示唆している。</w:t>
      </w:r>
      <w:r w:rsidRPr="00402B5C">
        <w:rPr>
          <w:rFonts w:cs="Times New Roman"/>
          <w:szCs w:val="21"/>
        </w:rPr>
        <w:t>さらに、</w:t>
      </w:r>
      <w:r w:rsidRPr="00402B5C">
        <w:rPr>
          <w:rFonts w:cs="Times New Roman"/>
          <w:szCs w:val="21"/>
        </w:rPr>
        <w:t>Borrowing</w:t>
      </w:r>
      <w:r w:rsidRPr="00402B5C">
        <w:rPr>
          <w:rFonts w:cs="Times New Roman"/>
          <w:szCs w:val="21"/>
        </w:rPr>
        <w:t>と</w:t>
      </w:r>
      <w:r w:rsidRPr="00402B5C">
        <w:rPr>
          <w:rFonts w:cs="Times New Roman"/>
          <w:szCs w:val="21"/>
        </w:rPr>
        <w:t>Acceptance</w:t>
      </w:r>
      <w:r w:rsidRPr="00402B5C">
        <w:rPr>
          <w:rFonts w:cs="Times New Roman"/>
          <w:szCs w:val="21"/>
        </w:rPr>
        <w:t>の間にも</w:t>
      </w:r>
      <w:r w:rsidRPr="00402B5C">
        <w:rPr>
          <w:rFonts w:cs="Times New Roman"/>
          <w:szCs w:val="21"/>
        </w:rPr>
        <w:t>15.45</w:t>
      </w:r>
      <w:r w:rsidRPr="00402B5C">
        <w:rPr>
          <w:rFonts w:cs="Times New Roman"/>
          <w:szCs w:val="21"/>
        </w:rPr>
        <w:t>という強い結びつきが確認された。</w:t>
      </w:r>
      <w:r w:rsidRPr="00402B5C">
        <w:rPr>
          <w:rFonts w:cs="Times New Roman"/>
          <w:szCs w:val="21"/>
        </w:rPr>
        <w:t>Borrowing</w:t>
      </w:r>
      <w:r w:rsidRPr="00402B5C">
        <w:rPr>
          <w:rFonts w:cs="Times New Roman"/>
          <w:szCs w:val="21"/>
        </w:rPr>
        <w:t>は異質性を提示する機能には優れているものの、</w:t>
      </w:r>
      <w:r w:rsidR="002A7819" w:rsidRPr="00402B5C">
        <w:rPr>
          <w:rFonts w:cs="Times New Roman" w:hint="eastAsia"/>
          <w:szCs w:val="21"/>
        </w:rPr>
        <w:t>単独</w:t>
      </w:r>
      <w:r w:rsidRPr="00402B5C">
        <w:rPr>
          <w:rFonts w:cs="Times New Roman"/>
          <w:szCs w:val="21"/>
        </w:rPr>
        <w:t>では深い理解である</w:t>
      </w:r>
      <w:r w:rsidRPr="00402B5C">
        <w:rPr>
          <w:rFonts w:cs="Times New Roman"/>
          <w:szCs w:val="21"/>
        </w:rPr>
        <w:t>Adaptation</w:t>
      </w:r>
      <w:r w:rsidRPr="00402B5C">
        <w:rPr>
          <w:rFonts w:cs="Times New Roman"/>
          <w:szCs w:val="21"/>
        </w:rPr>
        <w:t>へ読者を導くには至らない傾向があることが示唆される。</w:t>
      </w:r>
      <w:r w:rsidR="00752019">
        <w:rPr>
          <w:rFonts w:cs="Times New Roman" w:hint="eastAsia"/>
          <w:szCs w:val="21"/>
        </w:rPr>
        <w:t>また、</w:t>
      </w:r>
      <w:r w:rsidRPr="00402B5C">
        <w:rPr>
          <w:rFonts w:cs="Times New Roman"/>
          <w:szCs w:val="21"/>
        </w:rPr>
        <w:lastRenderedPageBreak/>
        <w:t>Minimization</w:t>
      </w:r>
      <w:r w:rsidRPr="00402B5C">
        <w:rPr>
          <w:rFonts w:cs="Times New Roman"/>
          <w:szCs w:val="21"/>
        </w:rPr>
        <w:t>段階との間に、</w:t>
      </w:r>
      <w:r w:rsidRPr="00402B5C">
        <w:rPr>
          <w:rFonts w:cs="Times New Roman"/>
          <w:szCs w:val="21"/>
        </w:rPr>
        <w:t>Established Equivalent</w:t>
      </w:r>
      <w:r w:rsidRPr="00402B5C">
        <w:rPr>
          <w:rFonts w:cs="Times New Roman"/>
          <w:szCs w:val="21"/>
        </w:rPr>
        <w:t>（</w:t>
      </w:r>
      <w:r w:rsidRPr="00402B5C">
        <w:rPr>
          <w:rFonts w:cs="Times New Roman"/>
          <w:szCs w:val="21"/>
        </w:rPr>
        <w:t>9.23</w:t>
      </w:r>
      <w:r w:rsidRPr="00402B5C">
        <w:rPr>
          <w:rFonts w:cs="Times New Roman"/>
          <w:szCs w:val="21"/>
        </w:rPr>
        <w:t>）、</w:t>
      </w:r>
      <w:r w:rsidRPr="00402B5C">
        <w:rPr>
          <w:rFonts w:cs="Times New Roman"/>
          <w:szCs w:val="21"/>
        </w:rPr>
        <w:t>Generalization</w:t>
      </w:r>
      <w:r w:rsidRPr="00402B5C">
        <w:rPr>
          <w:rFonts w:cs="Times New Roman"/>
          <w:szCs w:val="21"/>
        </w:rPr>
        <w:t>（</w:t>
      </w:r>
      <w:r w:rsidRPr="00402B5C">
        <w:rPr>
          <w:rFonts w:cs="Times New Roman"/>
          <w:szCs w:val="21"/>
        </w:rPr>
        <w:t>4.07</w:t>
      </w:r>
      <w:r w:rsidRPr="00402B5C">
        <w:rPr>
          <w:rFonts w:cs="Times New Roman"/>
          <w:szCs w:val="21"/>
        </w:rPr>
        <w:t>）、</w:t>
      </w:r>
      <w:r w:rsidRPr="00402B5C">
        <w:rPr>
          <w:rFonts w:cs="Times New Roman"/>
          <w:szCs w:val="21"/>
        </w:rPr>
        <w:t>Description</w:t>
      </w:r>
      <w:r w:rsidRPr="00402B5C">
        <w:rPr>
          <w:rFonts w:cs="Times New Roman"/>
          <w:szCs w:val="21"/>
        </w:rPr>
        <w:t>（</w:t>
      </w:r>
      <w:r w:rsidRPr="00402B5C">
        <w:rPr>
          <w:rFonts w:cs="Times New Roman"/>
          <w:szCs w:val="21"/>
        </w:rPr>
        <w:t>2.30</w:t>
      </w:r>
      <w:r w:rsidRPr="00402B5C">
        <w:rPr>
          <w:rFonts w:cs="Times New Roman"/>
          <w:szCs w:val="21"/>
        </w:rPr>
        <w:t>）が算出され、有意な正の相関が認められた。これらはすべて統計的に有意に</w:t>
      </w:r>
      <w:r w:rsidRPr="00402B5C">
        <w:rPr>
          <w:rFonts w:cs="Times New Roman"/>
          <w:szCs w:val="21"/>
        </w:rPr>
        <w:t>Minimization</w:t>
      </w:r>
      <w:r w:rsidRPr="00402B5C">
        <w:rPr>
          <w:rFonts w:cs="Times New Roman"/>
          <w:szCs w:val="21"/>
        </w:rPr>
        <w:t>と結びついている。</w:t>
      </w:r>
      <w:r w:rsidR="00384DE0" w:rsidRPr="00402B5C">
        <w:rPr>
          <w:rFonts w:cs="Times New Roman" w:hint="eastAsia"/>
          <w:szCs w:val="21"/>
        </w:rPr>
        <w:t>ただし、残差の大きさを見ると</w:t>
      </w:r>
      <w:r w:rsidR="00384DE0" w:rsidRPr="00402B5C">
        <w:rPr>
          <w:rFonts w:cs="Times New Roman"/>
          <w:szCs w:val="21"/>
        </w:rPr>
        <w:t>Established Equivalent</w:t>
      </w:r>
      <w:r w:rsidR="00384DE0" w:rsidRPr="00402B5C">
        <w:rPr>
          <w:rFonts w:cs="Times New Roman"/>
          <w:szCs w:val="21"/>
        </w:rPr>
        <w:t>（</w:t>
      </w:r>
      <w:r w:rsidR="00384DE0" w:rsidRPr="00402B5C">
        <w:rPr>
          <w:rFonts w:cs="Times New Roman"/>
          <w:szCs w:val="21"/>
        </w:rPr>
        <w:t>9.23</w:t>
      </w:r>
      <w:r w:rsidR="00384DE0" w:rsidRPr="00402B5C">
        <w:rPr>
          <w:rFonts w:cs="Times New Roman"/>
          <w:szCs w:val="21"/>
        </w:rPr>
        <w:t>）が突出しており、</w:t>
      </w:r>
      <w:r w:rsidR="00384DE0" w:rsidRPr="00402B5C">
        <w:rPr>
          <w:rFonts w:cs="Times New Roman"/>
          <w:szCs w:val="21"/>
        </w:rPr>
        <w:t>Generalization</w:t>
      </w:r>
      <w:r w:rsidR="00384DE0" w:rsidRPr="00402B5C">
        <w:rPr>
          <w:rFonts w:cs="Times New Roman"/>
          <w:szCs w:val="21"/>
        </w:rPr>
        <w:t>や</w:t>
      </w:r>
      <w:r w:rsidR="00384DE0" w:rsidRPr="00402B5C">
        <w:rPr>
          <w:rFonts w:cs="Times New Roman"/>
          <w:szCs w:val="21"/>
        </w:rPr>
        <w:t>Description</w:t>
      </w:r>
      <w:r w:rsidR="00384DE0" w:rsidRPr="00402B5C">
        <w:rPr>
          <w:rFonts w:cs="Times New Roman"/>
          <w:szCs w:val="21"/>
        </w:rPr>
        <w:t>はそれに比べて結合度が低い。</w:t>
      </w:r>
      <w:r w:rsidR="008F2941" w:rsidRPr="00402B5C">
        <w:rPr>
          <w:rFonts w:cs="Times New Roman" w:hint="eastAsia"/>
          <w:szCs w:val="21"/>
        </w:rPr>
        <w:t>このことから、辞書的な等価語への置き換え（</w:t>
      </w:r>
      <w:r w:rsidR="008F2941" w:rsidRPr="00402B5C">
        <w:rPr>
          <w:rFonts w:cs="Times New Roman"/>
          <w:szCs w:val="21"/>
        </w:rPr>
        <w:t>Established Equivalent</w:t>
      </w:r>
      <w:r w:rsidR="008F2941" w:rsidRPr="00402B5C">
        <w:rPr>
          <w:rFonts w:cs="Times New Roman"/>
          <w:szCs w:val="21"/>
        </w:rPr>
        <w:t>）は、異質感を消去し、読者を</w:t>
      </w:r>
      <w:r w:rsidR="008F2941" w:rsidRPr="00402B5C">
        <w:rPr>
          <w:rFonts w:cs="Times New Roman"/>
          <w:szCs w:val="21"/>
        </w:rPr>
        <w:t>Minimization</w:t>
      </w:r>
      <w:r w:rsidR="008F2941" w:rsidRPr="00402B5C">
        <w:rPr>
          <w:rFonts w:cs="Times New Roman"/>
          <w:szCs w:val="21"/>
        </w:rPr>
        <w:t>へと誘導する最も確実な技法であることが示された。</w:t>
      </w:r>
    </w:p>
    <w:p w14:paraId="5548F5DC" w14:textId="5F6B1485" w:rsidR="00D24437" w:rsidRPr="00402B5C" w:rsidRDefault="00752019" w:rsidP="001C4AB5">
      <w:pPr>
        <w:ind w:firstLineChars="100" w:firstLine="210"/>
        <w:rPr>
          <w:rFonts w:cs="Times New Roman"/>
          <w:szCs w:val="21"/>
        </w:rPr>
      </w:pPr>
      <w:r>
        <w:rPr>
          <w:rFonts w:cs="Times New Roman" w:hint="eastAsia"/>
          <w:szCs w:val="21"/>
        </w:rPr>
        <w:t>第二に、</w:t>
      </w:r>
      <w:r w:rsidR="00375A6C" w:rsidRPr="00402B5C">
        <w:rPr>
          <w:rFonts w:cs="Times New Roman" w:hint="eastAsia"/>
          <w:szCs w:val="21"/>
        </w:rPr>
        <w:t>調整済み</w:t>
      </w:r>
      <w:r w:rsidR="004B628B">
        <w:rPr>
          <w:rFonts w:cs="Times New Roman" w:hint="eastAsia"/>
          <w:szCs w:val="21"/>
        </w:rPr>
        <w:t>標準化</w:t>
      </w:r>
      <w:r w:rsidR="00375A6C" w:rsidRPr="00402B5C">
        <w:rPr>
          <w:rFonts w:cs="Times New Roman" w:hint="eastAsia"/>
          <w:szCs w:val="21"/>
        </w:rPr>
        <w:t>残差が</w:t>
      </w:r>
      <w:r w:rsidR="00375A6C" w:rsidRPr="00402B5C">
        <w:rPr>
          <w:rFonts w:cs="Times New Roman"/>
          <w:szCs w:val="21"/>
        </w:rPr>
        <w:t>1.96</w:t>
      </w:r>
      <w:r w:rsidR="00375A6C" w:rsidRPr="00402B5C">
        <w:rPr>
          <w:rFonts w:cs="Times New Roman"/>
          <w:szCs w:val="21"/>
        </w:rPr>
        <w:t>を下回り、統計的有意性が認められない</w:t>
      </w:r>
      <w:r w:rsidR="001C4AB5">
        <w:rPr>
          <w:rFonts w:cs="Times New Roman" w:hint="eastAsia"/>
          <w:szCs w:val="21"/>
        </w:rPr>
        <w:t>ものも見られた。</w:t>
      </w:r>
      <w:r w:rsidR="005E2A0E" w:rsidRPr="00402B5C">
        <w:rPr>
          <w:rFonts w:cs="Times New Roman"/>
          <w:szCs w:val="21"/>
        </w:rPr>
        <w:t>Literal translation</w:t>
      </w:r>
      <w:r w:rsidR="005E2A0E" w:rsidRPr="00402B5C">
        <w:rPr>
          <w:rFonts w:cs="Times New Roman"/>
          <w:szCs w:val="21"/>
        </w:rPr>
        <w:t>（</w:t>
      </w:r>
      <w:r w:rsidR="005E2A0E" w:rsidRPr="00402B5C">
        <w:rPr>
          <w:rFonts w:cs="Times New Roman"/>
          <w:szCs w:val="21"/>
        </w:rPr>
        <w:t>1.32</w:t>
      </w:r>
      <w:r w:rsidR="005E2A0E" w:rsidRPr="00402B5C">
        <w:rPr>
          <w:rFonts w:cs="Times New Roman"/>
          <w:szCs w:val="21"/>
        </w:rPr>
        <w:t>）や</w:t>
      </w:r>
      <w:r w:rsidR="005E2A0E" w:rsidRPr="00402B5C">
        <w:rPr>
          <w:rFonts w:cs="Times New Roman"/>
          <w:szCs w:val="21"/>
        </w:rPr>
        <w:t>Adaptation</w:t>
      </w:r>
      <w:r w:rsidR="005E2A0E" w:rsidRPr="00402B5C">
        <w:rPr>
          <w:rFonts w:cs="Times New Roman"/>
          <w:szCs w:val="21"/>
        </w:rPr>
        <w:t>（技法）（</w:t>
      </w:r>
      <w:r w:rsidR="005E2A0E" w:rsidRPr="00402B5C">
        <w:rPr>
          <w:rFonts w:cs="Times New Roman"/>
          <w:szCs w:val="21"/>
        </w:rPr>
        <w:t>1.44</w:t>
      </w:r>
      <w:r w:rsidR="005E2A0E" w:rsidRPr="00402B5C">
        <w:rPr>
          <w:rFonts w:cs="Times New Roman"/>
          <w:szCs w:val="21"/>
        </w:rPr>
        <w:t>）といった技法は、パーセンテージ上では</w:t>
      </w:r>
      <w:r w:rsidR="005E2A0E" w:rsidRPr="00402B5C">
        <w:rPr>
          <w:rFonts w:cs="Times New Roman"/>
          <w:szCs w:val="21"/>
        </w:rPr>
        <w:t>Minimization</w:t>
      </w:r>
      <w:r w:rsidR="005E2A0E" w:rsidRPr="00402B5C">
        <w:rPr>
          <w:rFonts w:cs="Times New Roman"/>
          <w:szCs w:val="21"/>
        </w:rPr>
        <w:t>に分類される割合が高いものの、統計的には「有意な相関」までは認められなかった。</w:t>
      </w:r>
      <w:r w:rsidR="00D24437" w:rsidRPr="00402B5C">
        <w:rPr>
          <w:rFonts w:cs="Times New Roman"/>
          <w:szCs w:val="21"/>
        </w:rPr>
        <w:t>これらの技法における残差の低さは、結果のバラつきを示している。すなわち、これらの技法は特定の</w:t>
      </w:r>
      <w:r w:rsidR="00D24437" w:rsidRPr="00402B5C">
        <w:rPr>
          <w:rFonts w:cs="Times New Roman"/>
          <w:szCs w:val="21"/>
        </w:rPr>
        <w:t>DMIS</w:t>
      </w:r>
      <w:r w:rsidR="00D24437" w:rsidRPr="00402B5C">
        <w:rPr>
          <w:rFonts w:cs="Times New Roman"/>
          <w:szCs w:val="21"/>
        </w:rPr>
        <w:t>段階を自動的に決定するものではなく、翻訳の文脈や実行の質によって、</w:t>
      </w:r>
      <w:r w:rsidR="00D24437" w:rsidRPr="00402B5C">
        <w:rPr>
          <w:rFonts w:cs="Times New Roman"/>
          <w:szCs w:val="21"/>
        </w:rPr>
        <w:t>Minimization</w:t>
      </w:r>
      <w:r w:rsidR="00D24437" w:rsidRPr="00402B5C">
        <w:rPr>
          <w:rFonts w:cs="Times New Roman"/>
          <w:szCs w:val="21"/>
        </w:rPr>
        <w:t>にも</w:t>
      </w:r>
      <w:r w:rsidR="00D24437" w:rsidRPr="00402B5C">
        <w:rPr>
          <w:rFonts w:cs="Times New Roman"/>
          <w:szCs w:val="21"/>
        </w:rPr>
        <w:t xml:space="preserve"> Acceptance</w:t>
      </w:r>
      <w:r w:rsidR="00D24437" w:rsidRPr="00402B5C">
        <w:rPr>
          <w:rFonts w:cs="Times New Roman"/>
          <w:szCs w:val="21"/>
        </w:rPr>
        <w:t>にも転じうる可変的な性質を持つことがデータから示唆される。</w:t>
      </w:r>
    </w:p>
    <w:p w14:paraId="4AA64849" w14:textId="096E6C1A" w:rsidR="000E7C81" w:rsidRPr="00402B5C" w:rsidRDefault="000E7C81" w:rsidP="00D24437">
      <w:pPr>
        <w:ind w:firstLineChars="100" w:firstLine="210"/>
        <w:rPr>
          <w:rFonts w:cs="Times New Roman"/>
          <w:szCs w:val="21"/>
        </w:rPr>
      </w:pPr>
      <w:r w:rsidRPr="00402B5C">
        <w:rPr>
          <w:rFonts w:cs="Times New Roman" w:hint="eastAsia"/>
          <w:szCs w:val="21"/>
        </w:rPr>
        <w:t>なお、本分析において</w:t>
      </w:r>
      <w:r w:rsidRPr="00402B5C">
        <w:rPr>
          <w:rFonts w:cs="Times New Roman"/>
          <w:szCs w:val="21"/>
        </w:rPr>
        <w:t>Literal translation</w:t>
      </w:r>
      <w:r w:rsidRPr="00402B5C">
        <w:rPr>
          <w:rFonts w:cs="Times New Roman"/>
          <w:szCs w:val="21"/>
        </w:rPr>
        <w:t>（直訳）は特定の</w:t>
      </w:r>
      <w:r w:rsidRPr="00402B5C">
        <w:rPr>
          <w:rFonts w:cs="Times New Roman"/>
          <w:szCs w:val="21"/>
        </w:rPr>
        <w:t>DMIS</w:t>
      </w:r>
      <w:r w:rsidRPr="00402B5C">
        <w:rPr>
          <w:rFonts w:cs="Times New Roman"/>
          <w:szCs w:val="21"/>
        </w:rPr>
        <w:t>段階との有意な相関を示さなかった。これは、直訳された全</w:t>
      </w:r>
      <w:r w:rsidRPr="00402B5C">
        <w:rPr>
          <w:rFonts w:cs="Times New Roman"/>
          <w:szCs w:val="21"/>
        </w:rPr>
        <w:t>18</w:t>
      </w:r>
      <w:r w:rsidRPr="00402B5C">
        <w:rPr>
          <w:rFonts w:cs="Times New Roman"/>
          <w:szCs w:val="21"/>
        </w:rPr>
        <w:t>事例のうち</w:t>
      </w:r>
      <w:r w:rsidRPr="00402B5C">
        <w:rPr>
          <w:rFonts w:cs="Times New Roman"/>
          <w:szCs w:val="21"/>
        </w:rPr>
        <w:t>15</w:t>
      </w:r>
      <w:r w:rsidRPr="00402B5C">
        <w:rPr>
          <w:rFonts w:cs="Times New Roman"/>
          <w:szCs w:val="21"/>
        </w:rPr>
        <w:t>事例が</w:t>
      </w:r>
      <w:r w:rsidRPr="00402B5C">
        <w:rPr>
          <w:rFonts w:cs="Times New Roman"/>
          <w:szCs w:val="21"/>
        </w:rPr>
        <w:t>Minimization</w:t>
      </w:r>
      <w:r w:rsidRPr="00402B5C">
        <w:rPr>
          <w:rFonts w:cs="Times New Roman"/>
          <w:szCs w:val="21"/>
        </w:rPr>
        <w:t>に分類される一方で、「一切衆生悉有仏</w:t>
      </w:r>
      <w:r w:rsidR="00E131DF" w:rsidRPr="00402B5C">
        <w:rPr>
          <w:rFonts w:cs="Times New Roman" w:hint="eastAsia"/>
          <w:szCs w:val="21"/>
        </w:rPr>
        <w:t>生</w:t>
      </w:r>
      <w:r w:rsidRPr="00402B5C">
        <w:rPr>
          <w:rFonts w:cs="Times New Roman"/>
          <w:szCs w:val="21"/>
        </w:rPr>
        <w:t>」</w:t>
      </w:r>
      <w:r w:rsidR="00F5086C" w:rsidRPr="00402B5C">
        <w:rPr>
          <w:rFonts w:cs="Times New Roman" w:hint="eastAsia"/>
          <w:szCs w:val="21"/>
        </w:rPr>
        <w:t>が「</w:t>
      </w:r>
      <w:r w:rsidR="00913F60" w:rsidRPr="00402B5C">
        <w:rPr>
          <w:rFonts w:cs="Times New Roman"/>
          <w:szCs w:val="21"/>
        </w:rPr>
        <w:t>All living things possess the quality of Buddha</w:t>
      </w:r>
      <w:r w:rsidR="00913F60" w:rsidRPr="00402B5C">
        <w:rPr>
          <w:rFonts w:cs="Times New Roman" w:hint="eastAsia"/>
          <w:szCs w:val="21"/>
        </w:rPr>
        <w:t>」と</w:t>
      </w:r>
      <w:r w:rsidR="005C17EC" w:rsidRPr="00402B5C">
        <w:rPr>
          <w:rFonts w:cs="Times New Roman" w:hint="eastAsia"/>
          <w:szCs w:val="21"/>
        </w:rPr>
        <w:t>訳されている</w:t>
      </w:r>
      <w:r w:rsidR="00913F60" w:rsidRPr="00402B5C">
        <w:rPr>
          <w:rFonts w:cs="Times New Roman" w:hint="eastAsia"/>
          <w:szCs w:val="21"/>
        </w:rPr>
        <w:t>例</w:t>
      </w:r>
      <w:r w:rsidRPr="00402B5C">
        <w:rPr>
          <w:rFonts w:cs="Times New Roman"/>
          <w:szCs w:val="21"/>
        </w:rPr>
        <w:t>のように、言語的に正確な置換がなされていても、その語彙が持つ宗教的・文化的背景の特殊性から</w:t>
      </w:r>
      <w:r w:rsidRPr="00402B5C">
        <w:rPr>
          <w:rFonts w:cs="Times New Roman"/>
          <w:szCs w:val="21"/>
        </w:rPr>
        <w:t>Acceptance</w:t>
      </w:r>
      <w:r w:rsidRPr="00402B5C">
        <w:rPr>
          <w:rFonts w:cs="Times New Roman"/>
          <w:szCs w:val="21"/>
        </w:rPr>
        <w:t>へと分類が分散した事例がわずかに含まれていたためである。このように、</w:t>
      </w:r>
      <w:r w:rsidRPr="00402B5C">
        <w:rPr>
          <w:rFonts w:cs="Times New Roman"/>
          <w:szCs w:val="21"/>
        </w:rPr>
        <w:t>Literal translation</w:t>
      </w:r>
      <w:r w:rsidRPr="00402B5C">
        <w:rPr>
          <w:rFonts w:cs="Times New Roman"/>
          <w:szCs w:val="21"/>
        </w:rPr>
        <w:t>は技法そのものが特定の受容段階を</w:t>
      </w:r>
      <w:r w:rsidRPr="00402B5C">
        <w:rPr>
          <w:rFonts w:cs="Times New Roman" w:hint="eastAsia"/>
          <w:szCs w:val="21"/>
        </w:rPr>
        <w:t>決定づける力が弱く、対象となる語彙の性質によって結果が変動する中立的</w:t>
      </w:r>
      <w:r w:rsidR="003D6364" w:rsidRPr="00402B5C">
        <w:rPr>
          <w:rFonts w:cs="Times New Roman" w:hint="eastAsia"/>
          <w:szCs w:val="21"/>
        </w:rPr>
        <w:t>な</w:t>
      </w:r>
      <w:r w:rsidRPr="00402B5C">
        <w:rPr>
          <w:rFonts w:cs="Times New Roman" w:hint="eastAsia"/>
          <w:szCs w:val="21"/>
        </w:rPr>
        <w:t>性質を持つことが、統計上の有意差の欠如に繋がったと考えられる。</w:t>
      </w:r>
    </w:p>
    <w:p w14:paraId="69ADA262" w14:textId="3F4801D0" w:rsidR="00A36820" w:rsidRPr="00402B5C" w:rsidRDefault="00412C3E" w:rsidP="00CC6B8F">
      <w:pPr>
        <w:pStyle w:val="1"/>
      </w:pPr>
      <w:bookmarkStart w:id="122" w:name="_Toc220178786"/>
      <w:r>
        <w:rPr>
          <w:rFonts w:hint="eastAsia"/>
        </w:rPr>
        <w:t xml:space="preserve">5. </w:t>
      </w:r>
      <w:r w:rsidR="00C97445" w:rsidRPr="00402B5C">
        <w:rPr>
          <w:rFonts w:hint="eastAsia"/>
        </w:rPr>
        <w:t>考察</w:t>
      </w:r>
      <w:bookmarkEnd w:id="122"/>
    </w:p>
    <w:p w14:paraId="7E53B47C" w14:textId="23A01E62" w:rsidR="00435D1D" w:rsidRPr="00402B5C" w:rsidRDefault="000A6E91" w:rsidP="00A21FA6">
      <w:pPr>
        <w:pStyle w:val="2"/>
      </w:pPr>
      <w:bookmarkStart w:id="123" w:name="_Toc220178787"/>
      <w:r w:rsidRPr="00402B5C">
        <w:t>5.1</w:t>
      </w:r>
      <w:r w:rsidR="00090371" w:rsidRPr="00402B5C">
        <w:rPr>
          <w:rFonts w:hint="eastAsia"/>
        </w:rPr>
        <w:t>戦略（</w:t>
      </w:r>
      <w:r w:rsidR="00090371" w:rsidRPr="00402B5C">
        <w:t>DMIS</w:t>
      </w:r>
      <w:r w:rsidR="00090371" w:rsidRPr="00402B5C">
        <w:t>）と戦術（技法）の</w:t>
      </w:r>
      <w:r w:rsidR="00E53128" w:rsidRPr="00402B5C">
        <w:rPr>
          <w:rFonts w:hint="eastAsia"/>
        </w:rPr>
        <w:t>翻訳フレームワーク</w:t>
      </w:r>
      <w:bookmarkEnd w:id="123"/>
    </w:p>
    <w:p w14:paraId="03DD5C0C" w14:textId="133914BB" w:rsidR="00AE462D" w:rsidRPr="00402B5C" w:rsidRDefault="00FE17B8" w:rsidP="000A6E91">
      <w:pPr>
        <w:rPr>
          <w:rFonts w:cs="Times New Roman"/>
          <w:szCs w:val="21"/>
        </w:rPr>
      </w:pPr>
      <w:r w:rsidRPr="00402B5C">
        <w:rPr>
          <w:rFonts w:cs="Times New Roman" w:hint="eastAsia"/>
          <w:szCs w:val="21"/>
        </w:rPr>
        <w:t xml:space="preserve">　</w:t>
      </w:r>
      <w:r w:rsidR="006C0606" w:rsidRPr="00402B5C">
        <w:rPr>
          <w:rFonts w:cs="Times New Roman"/>
          <w:szCs w:val="21"/>
        </w:rPr>
        <w:t>4</w:t>
      </w:r>
      <w:r w:rsidR="007103B0" w:rsidRPr="00402B5C">
        <w:rPr>
          <w:rFonts w:cs="Times New Roman" w:hint="eastAsia"/>
          <w:szCs w:val="21"/>
        </w:rPr>
        <w:t>章で行った定量分析の結果、特定の翻訳技法と、それが読者にもたらす</w:t>
      </w:r>
      <w:r w:rsidR="005A5AC3" w:rsidRPr="00402B5C">
        <w:rPr>
          <w:rFonts w:cs="Times New Roman" w:hint="eastAsia"/>
          <w:szCs w:val="21"/>
        </w:rPr>
        <w:t>異文化受容段階（</w:t>
      </w:r>
      <w:r w:rsidR="005A5AC3" w:rsidRPr="00402B5C">
        <w:rPr>
          <w:rFonts w:cs="Times New Roman"/>
          <w:szCs w:val="21"/>
        </w:rPr>
        <w:t>DMIS</w:t>
      </w:r>
      <w:r w:rsidR="005A5AC3" w:rsidRPr="00402B5C">
        <w:rPr>
          <w:rFonts w:cs="Times New Roman" w:hint="eastAsia"/>
          <w:szCs w:val="21"/>
        </w:rPr>
        <w:t>）との間には、統計的に有意な相関が存在する事が明らかとなった。</w:t>
      </w:r>
      <w:r w:rsidR="001A1EB7" w:rsidRPr="00402B5C">
        <w:rPr>
          <w:rFonts w:cs="Times New Roman" w:hint="eastAsia"/>
          <w:szCs w:val="21"/>
        </w:rPr>
        <w:t>本節では、この分析結果を基盤として、翻訳者が意図する戦略（</w:t>
      </w:r>
      <w:r w:rsidR="001A1EB7" w:rsidRPr="00402B5C">
        <w:rPr>
          <w:rFonts w:cs="Times New Roman"/>
          <w:szCs w:val="21"/>
        </w:rPr>
        <w:t>DMIS</w:t>
      </w:r>
      <w:r w:rsidR="001A1EB7" w:rsidRPr="00402B5C">
        <w:rPr>
          <w:rFonts w:cs="Times New Roman"/>
          <w:szCs w:val="21"/>
        </w:rPr>
        <w:t>）から最適な戦術（</w:t>
      </w:r>
      <w:r w:rsidR="00A51D63" w:rsidRPr="00402B5C">
        <w:rPr>
          <w:rFonts w:cs="Times New Roman" w:hint="eastAsia"/>
          <w:szCs w:val="21"/>
        </w:rPr>
        <w:t>翻訳</w:t>
      </w:r>
      <w:r w:rsidR="001A1EB7" w:rsidRPr="00402B5C">
        <w:rPr>
          <w:rFonts w:cs="Times New Roman"/>
          <w:szCs w:val="21"/>
        </w:rPr>
        <w:t>技法）を導き出すための意思決定フレームワークを提唱する</w:t>
      </w:r>
      <w:r w:rsidR="001A1EB7" w:rsidRPr="00402B5C">
        <w:rPr>
          <w:rFonts w:cs="Times New Roman" w:hint="eastAsia"/>
          <w:szCs w:val="21"/>
        </w:rPr>
        <w:t>。</w:t>
      </w:r>
    </w:p>
    <w:p w14:paraId="170AE84F" w14:textId="6F614C84" w:rsidR="001A1EB7" w:rsidRDefault="001A1EB7" w:rsidP="000A6E91">
      <w:pPr>
        <w:rPr>
          <w:rFonts w:cs="Times New Roman"/>
          <w:szCs w:val="21"/>
        </w:rPr>
      </w:pPr>
      <w:r w:rsidRPr="00402B5C">
        <w:rPr>
          <w:rFonts w:cs="Times New Roman" w:hint="eastAsia"/>
          <w:szCs w:val="21"/>
        </w:rPr>
        <w:t xml:space="preserve">　</w:t>
      </w:r>
      <w:r w:rsidR="00A51D63" w:rsidRPr="00402B5C">
        <w:rPr>
          <w:rFonts w:cs="Times New Roman"/>
          <w:szCs w:val="21"/>
        </w:rPr>
        <w:t>まず、統計分析によって確認された、各</w:t>
      </w:r>
      <w:r w:rsidR="00A51D63" w:rsidRPr="00402B5C">
        <w:rPr>
          <w:rFonts w:cs="Times New Roman"/>
          <w:szCs w:val="21"/>
        </w:rPr>
        <w:t>DMIS</w:t>
      </w:r>
      <w:r w:rsidR="00A51D63" w:rsidRPr="00402B5C">
        <w:rPr>
          <w:rFonts w:cs="Times New Roman"/>
          <w:szCs w:val="21"/>
        </w:rPr>
        <w:t>段階への誘導効果が高い翻訳技法をまとめたものを</w:t>
      </w:r>
      <w:r w:rsidR="00EF393C">
        <w:rPr>
          <w:rFonts w:cs="Times New Roman"/>
          <w:szCs w:val="21"/>
        </w:rPr>
        <w:fldChar w:fldCharType="begin"/>
      </w:r>
      <w:r w:rsidR="00EF393C">
        <w:rPr>
          <w:rFonts w:cs="Times New Roman"/>
          <w:szCs w:val="21"/>
        </w:rPr>
        <w:instrText xml:space="preserve"> REF _Ref219924991 \h </w:instrText>
      </w:r>
      <w:r w:rsidR="00EF393C">
        <w:rPr>
          <w:rFonts w:cs="Times New Roman"/>
          <w:szCs w:val="21"/>
        </w:rPr>
      </w:r>
      <w:r w:rsidR="00EF393C">
        <w:rPr>
          <w:rFonts w:cs="Times New Roman"/>
          <w:szCs w:val="21"/>
        </w:rPr>
        <w:fldChar w:fldCharType="separate"/>
      </w:r>
      <w:r w:rsidR="00EF393C" w:rsidRPr="00C45809">
        <w:rPr>
          <w:rFonts w:cs="Times New Roman"/>
        </w:rPr>
        <w:t>表</w:t>
      </w:r>
      <w:r w:rsidR="00EF393C" w:rsidRPr="00C45809">
        <w:rPr>
          <w:rFonts w:cs="Times New Roman"/>
          <w:noProof/>
        </w:rPr>
        <w:t>8</w:t>
      </w:r>
      <w:r w:rsidR="00EF393C">
        <w:rPr>
          <w:rFonts w:cs="Times New Roman"/>
          <w:szCs w:val="21"/>
        </w:rPr>
        <w:fldChar w:fldCharType="end"/>
      </w:r>
      <w:r w:rsidR="00A51D63" w:rsidRPr="00402B5C">
        <w:rPr>
          <w:rFonts w:cs="Times New Roman"/>
          <w:szCs w:val="21"/>
        </w:rPr>
        <w:t>に示す。</w:t>
      </w:r>
    </w:p>
    <w:p w14:paraId="584E2E36" w14:textId="15735552" w:rsidR="00CC6B8F" w:rsidRDefault="00CC6B8F">
      <w:pPr>
        <w:widowControl/>
        <w:jc w:val="left"/>
        <w:rPr>
          <w:rFonts w:cs="Times New Roman"/>
          <w:szCs w:val="21"/>
        </w:rPr>
      </w:pPr>
      <w:r>
        <w:rPr>
          <w:rFonts w:cs="Times New Roman"/>
          <w:szCs w:val="21"/>
        </w:rPr>
        <w:br w:type="page"/>
      </w:r>
    </w:p>
    <w:p w14:paraId="049CF50C" w14:textId="77777777" w:rsidR="00DE3181" w:rsidRDefault="00DE3181" w:rsidP="000A6E91">
      <w:pPr>
        <w:rPr>
          <w:rFonts w:cs="Times New Roman"/>
          <w:szCs w:val="21"/>
        </w:rPr>
      </w:pPr>
    </w:p>
    <w:p w14:paraId="60BCB636" w14:textId="45B0E3C9" w:rsidR="00DE3181" w:rsidRPr="00AD2F8B" w:rsidRDefault="00DE3181" w:rsidP="00402B5C">
      <w:pPr>
        <w:jc w:val="center"/>
        <w:rPr>
          <w:rFonts w:cs="Times New Roman"/>
          <w:b/>
          <w:bCs/>
          <w:szCs w:val="21"/>
        </w:rPr>
      </w:pPr>
      <w:bookmarkStart w:id="124" w:name="_Ref219805517"/>
      <w:bookmarkStart w:id="125" w:name="_Ref219924991"/>
      <w:r w:rsidRPr="00AD2F8B">
        <w:rPr>
          <w:rFonts w:cs="Times New Roman"/>
          <w:b/>
          <w:bCs/>
        </w:rPr>
        <w:t>表</w:t>
      </w:r>
      <w:r w:rsidRPr="00AD2F8B">
        <w:rPr>
          <w:rFonts w:cs="Times New Roman"/>
          <w:b/>
          <w:bCs/>
        </w:rPr>
        <w:t xml:space="preserve"> </w:t>
      </w:r>
      <w:r w:rsidRPr="00AD2F8B">
        <w:rPr>
          <w:rFonts w:cs="Times New Roman"/>
          <w:b/>
          <w:bCs/>
        </w:rPr>
        <w:fldChar w:fldCharType="begin"/>
      </w:r>
      <w:r w:rsidRPr="00AD2F8B">
        <w:rPr>
          <w:rFonts w:cs="Times New Roman"/>
          <w:b/>
          <w:bCs/>
        </w:rPr>
        <w:instrText xml:space="preserve"> SEQ </w:instrText>
      </w:r>
      <w:r w:rsidRPr="00AD2F8B">
        <w:rPr>
          <w:rFonts w:cs="Times New Roman"/>
          <w:b/>
          <w:bCs/>
        </w:rPr>
        <w:instrText>表</w:instrText>
      </w:r>
      <w:r w:rsidRPr="00AD2F8B">
        <w:rPr>
          <w:rFonts w:cs="Times New Roman"/>
          <w:b/>
          <w:bCs/>
        </w:rPr>
        <w:instrText xml:space="preserve"> \* ARABIC </w:instrText>
      </w:r>
      <w:r w:rsidRPr="00AD2F8B">
        <w:rPr>
          <w:rFonts w:cs="Times New Roman"/>
          <w:b/>
          <w:bCs/>
        </w:rPr>
        <w:fldChar w:fldCharType="separate"/>
      </w:r>
      <w:r w:rsidRPr="00AD2F8B">
        <w:rPr>
          <w:rFonts w:cs="Times New Roman"/>
          <w:b/>
          <w:bCs/>
          <w:noProof/>
        </w:rPr>
        <w:t>8</w:t>
      </w:r>
      <w:r w:rsidRPr="00AD2F8B">
        <w:rPr>
          <w:rFonts w:cs="Times New Roman"/>
          <w:b/>
          <w:bCs/>
          <w:noProof/>
        </w:rPr>
        <w:fldChar w:fldCharType="end"/>
      </w:r>
      <w:bookmarkEnd w:id="124"/>
      <w:r w:rsidRPr="00AD2F8B">
        <w:rPr>
          <w:rFonts w:cs="Times New Roman"/>
          <w:b/>
          <w:bCs/>
        </w:rPr>
        <w:t xml:space="preserve"> </w:t>
      </w:r>
      <w:r w:rsidRPr="00AD2F8B">
        <w:rPr>
          <w:rFonts w:cs="Times New Roman"/>
          <w:b/>
          <w:bCs/>
        </w:rPr>
        <w:t>読者に体験させたい理解の深さ（</w:t>
      </w:r>
      <w:r w:rsidRPr="00AD2F8B">
        <w:rPr>
          <w:rFonts w:cs="Times New Roman"/>
          <w:b/>
          <w:bCs/>
        </w:rPr>
        <w:t>DMIS</w:t>
      </w:r>
      <w:r w:rsidRPr="00AD2F8B">
        <w:rPr>
          <w:rFonts w:cs="Times New Roman"/>
          <w:b/>
          <w:bCs/>
        </w:rPr>
        <w:t>段階）と翻訳技法の対応表</w:t>
      </w:r>
      <w:bookmarkEnd w:id="125"/>
    </w:p>
    <w:tbl>
      <w:tblPr>
        <w:tblStyle w:val="af5"/>
        <w:tblW w:w="0" w:type="auto"/>
        <w:tblLook w:val="04A0" w:firstRow="1" w:lastRow="0" w:firstColumn="1" w:lastColumn="0" w:noHBand="0" w:noVBand="1"/>
      </w:tblPr>
      <w:tblGrid>
        <w:gridCol w:w="4247"/>
        <w:gridCol w:w="4247"/>
      </w:tblGrid>
      <w:tr w:rsidR="001C10F8" w:rsidRPr="00F45A47" w14:paraId="2073BCE0" w14:textId="77777777">
        <w:tc>
          <w:tcPr>
            <w:tcW w:w="4247" w:type="dxa"/>
          </w:tcPr>
          <w:p w14:paraId="690CDC34" w14:textId="77777777" w:rsidR="001C10F8" w:rsidRPr="00EF393C" w:rsidRDefault="001C10F8" w:rsidP="00AD2F8B">
            <w:pPr>
              <w:jc w:val="left"/>
              <w:rPr>
                <w:rFonts w:cs="Times New Roman"/>
                <w:b/>
                <w:bCs/>
                <w:szCs w:val="21"/>
              </w:rPr>
            </w:pPr>
            <w:r w:rsidRPr="00EF393C">
              <w:rPr>
                <w:rFonts w:cs="Times New Roman"/>
                <w:b/>
                <w:bCs/>
                <w:szCs w:val="21"/>
              </w:rPr>
              <w:t>DMIS</w:t>
            </w:r>
          </w:p>
        </w:tc>
        <w:tc>
          <w:tcPr>
            <w:tcW w:w="4247" w:type="dxa"/>
          </w:tcPr>
          <w:p w14:paraId="2D6896F3" w14:textId="77777777" w:rsidR="001C10F8" w:rsidRPr="00EF393C" w:rsidRDefault="001C10F8" w:rsidP="00AD2F8B">
            <w:pPr>
              <w:jc w:val="left"/>
              <w:rPr>
                <w:rFonts w:cs="Times New Roman"/>
                <w:b/>
                <w:bCs/>
                <w:szCs w:val="21"/>
              </w:rPr>
            </w:pPr>
            <w:r w:rsidRPr="00EF393C">
              <w:rPr>
                <w:rFonts w:cs="Times New Roman"/>
                <w:b/>
                <w:bCs/>
                <w:szCs w:val="21"/>
              </w:rPr>
              <w:t>翻訳技法</w:t>
            </w:r>
          </w:p>
        </w:tc>
      </w:tr>
      <w:tr w:rsidR="001C10F8" w:rsidRPr="00F45A47" w14:paraId="67F387FE" w14:textId="77777777">
        <w:tc>
          <w:tcPr>
            <w:tcW w:w="4247" w:type="dxa"/>
          </w:tcPr>
          <w:p w14:paraId="132193A0" w14:textId="77777777" w:rsidR="001C10F8" w:rsidRPr="00402B5C" w:rsidRDefault="001C10F8" w:rsidP="00466828">
            <w:pPr>
              <w:rPr>
                <w:rFonts w:cs="Times New Roman"/>
                <w:szCs w:val="21"/>
              </w:rPr>
            </w:pPr>
            <w:r w:rsidRPr="00402B5C">
              <w:rPr>
                <w:rFonts w:cs="Times New Roman"/>
                <w:szCs w:val="21"/>
              </w:rPr>
              <w:t>Denial</w:t>
            </w:r>
          </w:p>
        </w:tc>
        <w:tc>
          <w:tcPr>
            <w:tcW w:w="4247" w:type="dxa"/>
          </w:tcPr>
          <w:p w14:paraId="0A292816" w14:textId="77777777" w:rsidR="001C10F8" w:rsidRPr="00402B5C" w:rsidRDefault="001C10F8" w:rsidP="00466828">
            <w:pPr>
              <w:rPr>
                <w:rFonts w:cs="Times New Roman"/>
                <w:szCs w:val="21"/>
              </w:rPr>
            </w:pPr>
            <w:r w:rsidRPr="00402B5C">
              <w:rPr>
                <w:rFonts w:cs="Times New Roman"/>
                <w:szCs w:val="21"/>
              </w:rPr>
              <w:t>Reduction</w:t>
            </w:r>
          </w:p>
        </w:tc>
      </w:tr>
      <w:tr w:rsidR="001C10F8" w:rsidRPr="00F45A47" w14:paraId="7EC2D25C" w14:textId="77777777">
        <w:tc>
          <w:tcPr>
            <w:tcW w:w="4247" w:type="dxa"/>
          </w:tcPr>
          <w:p w14:paraId="04B4F75D" w14:textId="77777777" w:rsidR="001C10F8" w:rsidRPr="00402B5C" w:rsidRDefault="001C10F8" w:rsidP="00466828">
            <w:pPr>
              <w:rPr>
                <w:rFonts w:cs="Times New Roman"/>
                <w:szCs w:val="21"/>
              </w:rPr>
            </w:pPr>
            <w:r w:rsidRPr="00402B5C">
              <w:rPr>
                <w:rFonts w:cs="Times New Roman"/>
                <w:szCs w:val="21"/>
              </w:rPr>
              <w:t>Minimization</w:t>
            </w:r>
          </w:p>
        </w:tc>
        <w:tc>
          <w:tcPr>
            <w:tcW w:w="4247" w:type="dxa"/>
          </w:tcPr>
          <w:p w14:paraId="37D0A3EC" w14:textId="7389EC08" w:rsidR="00881BE3" w:rsidRPr="00402B5C" w:rsidRDefault="001C10F8" w:rsidP="00466828">
            <w:pPr>
              <w:rPr>
                <w:rFonts w:cs="Times New Roman"/>
                <w:szCs w:val="21"/>
              </w:rPr>
            </w:pPr>
            <w:r w:rsidRPr="00402B5C">
              <w:rPr>
                <w:rFonts w:cs="Times New Roman"/>
                <w:szCs w:val="21"/>
              </w:rPr>
              <w:t xml:space="preserve">Established </w:t>
            </w:r>
            <w:r w:rsidR="00862B6F" w:rsidRPr="00402B5C">
              <w:rPr>
                <w:rFonts w:cs="Times New Roman"/>
                <w:szCs w:val="21"/>
              </w:rPr>
              <w:t>equivalent</w:t>
            </w:r>
          </w:p>
          <w:p w14:paraId="2F8F07EE" w14:textId="1AF4E280" w:rsidR="001C10F8" w:rsidRPr="00402B5C" w:rsidRDefault="001C10F8" w:rsidP="00466828">
            <w:pPr>
              <w:rPr>
                <w:rFonts w:cs="Times New Roman"/>
                <w:szCs w:val="21"/>
              </w:rPr>
            </w:pPr>
            <w:r w:rsidRPr="00402B5C">
              <w:rPr>
                <w:rFonts w:cs="Times New Roman"/>
                <w:szCs w:val="21"/>
              </w:rPr>
              <w:t>Description</w:t>
            </w:r>
          </w:p>
          <w:p w14:paraId="4F6A296D" w14:textId="3FA20C4F" w:rsidR="001C10F8" w:rsidRPr="00402B5C" w:rsidRDefault="001C10F8" w:rsidP="00466828">
            <w:pPr>
              <w:rPr>
                <w:rFonts w:cs="Times New Roman"/>
                <w:szCs w:val="21"/>
              </w:rPr>
            </w:pPr>
            <w:r w:rsidRPr="00402B5C">
              <w:rPr>
                <w:rFonts w:cs="Times New Roman"/>
                <w:szCs w:val="21"/>
              </w:rPr>
              <w:t>Generalization</w:t>
            </w:r>
          </w:p>
          <w:p w14:paraId="2680574E" w14:textId="70583CEB" w:rsidR="0013574C" w:rsidRPr="00402B5C" w:rsidRDefault="00AC7E20" w:rsidP="00466828">
            <w:pPr>
              <w:rPr>
                <w:rFonts w:cs="Times New Roman"/>
                <w:szCs w:val="21"/>
              </w:rPr>
            </w:pPr>
            <w:r>
              <w:rPr>
                <w:rFonts w:cs="Times New Roman" w:hint="eastAsia"/>
                <w:szCs w:val="21"/>
              </w:rPr>
              <w:t>（</w:t>
            </w:r>
            <w:commentRangeStart w:id="126"/>
            <w:commentRangeStart w:id="127"/>
            <w:r w:rsidR="0013574C" w:rsidRPr="00402B5C">
              <w:rPr>
                <w:rFonts w:cs="Times New Roman"/>
                <w:szCs w:val="21"/>
              </w:rPr>
              <w:t>Adaptation</w:t>
            </w:r>
            <w:commentRangeEnd w:id="126"/>
            <w:r w:rsidR="004B0331">
              <w:rPr>
                <w:rStyle w:val="ac"/>
                <w:rFonts w:cs="Times New Roman" w:hint="eastAsia"/>
                <w:sz w:val="21"/>
                <w:szCs w:val="21"/>
              </w:rPr>
              <w:commentReference w:id="126"/>
            </w:r>
            <w:commentRangeEnd w:id="127"/>
            <w:r w:rsidR="00063DE3">
              <w:rPr>
                <w:rStyle w:val="ac"/>
                <w:rFonts w:cs="Times New Roman" w:hint="eastAsia"/>
                <w:sz w:val="21"/>
                <w:szCs w:val="21"/>
              </w:rPr>
              <w:commentReference w:id="127"/>
            </w:r>
            <w:r>
              <w:rPr>
                <w:rFonts w:cs="Times New Roman" w:hint="eastAsia"/>
                <w:szCs w:val="21"/>
              </w:rPr>
              <w:t>）</w:t>
            </w:r>
          </w:p>
          <w:p w14:paraId="2D826754" w14:textId="5375206F" w:rsidR="001C10F8" w:rsidRPr="00402B5C" w:rsidRDefault="001C10F8" w:rsidP="00466828">
            <w:pPr>
              <w:rPr>
                <w:rFonts w:cs="Times New Roman"/>
                <w:szCs w:val="21"/>
              </w:rPr>
            </w:pPr>
            <w:commentRangeStart w:id="128"/>
            <w:r w:rsidRPr="00402B5C">
              <w:rPr>
                <w:rFonts w:cs="Times New Roman"/>
                <w:szCs w:val="21"/>
              </w:rPr>
              <w:t>（</w:t>
            </w:r>
            <w:r w:rsidRPr="00402B5C">
              <w:rPr>
                <w:rFonts w:cs="Times New Roman"/>
                <w:szCs w:val="21"/>
              </w:rPr>
              <w:t>Literal translation</w:t>
            </w:r>
            <w:r w:rsidRPr="00402B5C">
              <w:rPr>
                <w:rFonts w:cs="Times New Roman"/>
                <w:szCs w:val="21"/>
              </w:rPr>
              <w:t>）</w:t>
            </w:r>
            <w:commentRangeEnd w:id="128"/>
            <w:r w:rsidR="004B0331" w:rsidRPr="00402B5C">
              <w:rPr>
                <w:rStyle w:val="ac"/>
                <w:rFonts w:cs="Times New Roman"/>
                <w:sz w:val="21"/>
                <w:szCs w:val="21"/>
              </w:rPr>
              <w:commentReference w:id="128"/>
            </w:r>
          </w:p>
        </w:tc>
      </w:tr>
      <w:tr w:rsidR="001C10F8" w:rsidRPr="00F45A47" w14:paraId="0F9BC3CA" w14:textId="77777777">
        <w:tc>
          <w:tcPr>
            <w:tcW w:w="4247" w:type="dxa"/>
          </w:tcPr>
          <w:p w14:paraId="130D1341" w14:textId="77777777" w:rsidR="001C10F8" w:rsidRPr="00402B5C" w:rsidRDefault="001C10F8" w:rsidP="00466828">
            <w:pPr>
              <w:rPr>
                <w:rFonts w:cs="Times New Roman"/>
                <w:szCs w:val="21"/>
              </w:rPr>
            </w:pPr>
            <w:r w:rsidRPr="00402B5C">
              <w:rPr>
                <w:rFonts w:cs="Times New Roman"/>
                <w:szCs w:val="21"/>
              </w:rPr>
              <w:t>Adaptation</w:t>
            </w:r>
          </w:p>
        </w:tc>
        <w:tc>
          <w:tcPr>
            <w:tcW w:w="4247" w:type="dxa"/>
          </w:tcPr>
          <w:p w14:paraId="77A85397" w14:textId="77777777" w:rsidR="001C10F8" w:rsidRPr="00402B5C" w:rsidRDefault="001C10F8" w:rsidP="00466828">
            <w:pPr>
              <w:rPr>
                <w:rFonts w:cs="Times New Roman"/>
                <w:szCs w:val="21"/>
              </w:rPr>
            </w:pPr>
            <w:r w:rsidRPr="00402B5C">
              <w:rPr>
                <w:rFonts w:cs="Times New Roman"/>
                <w:szCs w:val="21"/>
              </w:rPr>
              <w:t>Amplification</w:t>
            </w:r>
          </w:p>
        </w:tc>
      </w:tr>
      <w:tr w:rsidR="001C10F8" w:rsidRPr="00F45A47" w14:paraId="116FD41F" w14:textId="77777777">
        <w:tc>
          <w:tcPr>
            <w:tcW w:w="4247" w:type="dxa"/>
          </w:tcPr>
          <w:p w14:paraId="65B2E0A4" w14:textId="77777777" w:rsidR="001C10F8" w:rsidRPr="00402B5C" w:rsidRDefault="001C10F8" w:rsidP="00466828">
            <w:pPr>
              <w:rPr>
                <w:rFonts w:cs="Times New Roman"/>
                <w:szCs w:val="21"/>
              </w:rPr>
            </w:pPr>
            <w:r w:rsidRPr="00402B5C">
              <w:rPr>
                <w:rFonts w:cs="Times New Roman"/>
                <w:szCs w:val="21"/>
              </w:rPr>
              <w:t>Acceptance</w:t>
            </w:r>
          </w:p>
        </w:tc>
        <w:tc>
          <w:tcPr>
            <w:tcW w:w="4247" w:type="dxa"/>
          </w:tcPr>
          <w:p w14:paraId="57DA5463" w14:textId="77777777" w:rsidR="00862B6F" w:rsidRPr="00402B5C" w:rsidRDefault="001C10F8" w:rsidP="00466828">
            <w:pPr>
              <w:rPr>
                <w:rFonts w:cs="Times New Roman"/>
                <w:szCs w:val="21"/>
              </w:rPr>
            </w:pPr>
            <w:r w:rsidRPr="00402B5C">
              <w:rPr>
                <w:rFonts w:cs="Times New Roman"/>
                <w:szCs w:val="21"/>
              </w:rPr>
              <w:t>Borrowing</w:t>
            </w:r>
          </w:p>
          <w:p w14:paraId="1A60DFA1" w14:textId="1727404C" w:rsidR="001C10F8" w:rsidRPr="00402B5C" w:rsidRDefault="001C10F8" w:rsidP="00466828">
            <w:pPr>
              <w:rPr>
                <w:rFonts w:cs="Times New Roman"/>
                <w:szCs w:val="21"/>
              </w:rPr>
            </w:pPr>
            <w:commentRangeStart w:id="129"/>
            <w:r w:rsidRPr="00402B5C">
              <w:rPr>
                <w:rFonts w:cs="Times New Roman"/>
                <w:szCs w:val="21"/>
              </w:rPr>
              <w:t>（</w:t>
            </w:r>
            <w:r w:rsidRPr="00402B5C">
              <w:rPr>
                <w:rFonts w:cs="Times New Roman"/>
                <w:szCs w:val="21"/>
              </w:rPr>
              <w:t>Literal translation</w:t>
            </w:r>
            <w:r w:rsidRPr="00402B5C">
              <w:rPr>
                <w:rFonts w:cs="Times New Roman"/>
                <w:szCs w:val="21"/>
              </w:rPr>
              <w:t>）</w:t>
            </w:r>
            <w:commentRangeEnd w:id="129"/>
            <w:r w:rsidR="004B0331" w:rsidRPr="00402B5C">
              <w:rPr>
                <w:rStyle w:val="ac"/>
                <w:rFonts w:cs="Times New Roman"/>
                <w:sz w:val="21"/>
                <w:szCs w:val="21"/>
              </w:rPr>
              <w:commentReference w:id="129"/>
            </w:r>
          </w:p>
        </w:tc>
      </w:tr>
    </w:tbl>
    <w:p w14:paraId="3C549D96" w14:textId="0815B5AF" w:rsidR="00FE17B8" w:rsidRPr="00402B5C" w:rsidRDefault="00FE17B8" w:rsidP="00E612FE">
      <w:pPr>
        <w:pStyle w:val="aff"/>
        <w:rPr>
          <w:rFonts w:cs="Times New Roman"/>
        </w:rPr>
      </w:pPr>
    </w:p>
    <w:p w14:paraId="3E39D520" w14:textId="02C14C08" w:rsidR="001C1043" w:rsidRPr="00402B5C" w:rsidRDefault="00DE3181" w:rsidP="00676DD8">
      <w:pPr>
        <w:ind w:firstLineChars="100" w:firstLine="210"/>
        <w:rPr>
          <w:rFonts w:cs="Times New Roman"/>
          <w:szCs w:val="21"/>
        </w:rPr>
      </w:pPr>
      <w:r>
        <w:rPr>
          <w:rFonts w:cs="Times New Roman"/>
          <w:szCs w:val="21"/>
        </w:rPr>
        <w:fldChar w:fldCharType="begin"/>
      </w:r>
      <w:r>
        <w:rPr>
          <w:rFonts w:cs="Times New Roman"/>
          <w:szCs w:val="21"/>
        </w:rPr>
        <w:instrText xml:space="preserve"> REF _Ref219805517 \h </w:instrText>
      </w:r>
      <w:r>
        <w:rPr>
          <w:rFonts w:cs="Times New Roman"/>
          <w:szCs w:val="21"/>
        </w:rPr>
      </w:r>
      <w:r>
        <w:rPr>
          <w:rFonts w:cs="Times New Roman"/>
          <w:szCs w:val="21"/>
        </w:rPr>
        <w:fldChar w:fldCharType="separate"/>
      </w:r>
      <w:r w:rsidRPr="00C45809">
        <w:rPr>
          <w:rFonts w:cs="Times New Roman"/>
        </w:rPr>
        <w:t>表</w:t>
      </w:r>
      <w:r w:rsidRPr="00C45809">
        <w:rPr>
          <w:rFonts w:cs="Times New Roman"/>
          <w:noProof/>
        </w:rPr>
        <w:t>8</w:t>
      </w:r>
      <w:r>
        <w:rPr>
          <w:rFonts w:cs="Times New Roman"/>
          <w:szCs w:val="21"/>
        </w:rPr>
        <w:fldChar w:fldCharType="end"/>
      </w:r>
      <w:r w:rsidR="009B3B49" w:rsidRPr="00402B5C">
        <w:rPr>
          <w:rFonts w:cs="Times New Roman" w:hint="eastAsia"/>
          <w:szCs w:val="21"/>
        </w:rPr>
        <w:t>に示した統計的相関に基づき、本研究では翻訳者のための</w:t>
      </w:r>
      <w:r w:rsidR="00B8477E" w:rsidRPr="00402B5C">
        <w:rPr>
          <w:rFonts w:cs="Times New Roman" w:hint="eastAsia"/>
          <w:szCs w:val="21"/>
        </w:rPr>
        <w:t>意思決定</w:t>
      </w:r>
      <w:r w:rsidR="009A29DF" w:rsidRPr="00402B5C">
        <w:rPr>
          <w:rFonts w:cs="Times New Roman" w:hint="eastAsia"/>
          <w:szCs w:val="21"/>
        </w:rPr>
        <w:t>プロセス</w:t>
      </w:r>
      <w:r w:rsidR="00B8477E" w:rsidRPr="00402B5C">
        <w:rPr>
          <w:rFonts w:cs="Times New Roman" w:hint="eastAsia"/>
          <w:szCs w:val="21"/>
        </w:rPr>
        <w:t>を構築した。</w:t>
      </w:r>
      <w:r w:rsidR="001C1043" w:rsidRPr="00402B5C">
        <w:rPr>
          <w:rFonts w:cs="Times New Roman" w:hint="eastAsia"/>
          <w:szCs w:val="21"/>
        </w:rPr>
        <w:t>このモデルは</w:t>
      </w:r>
      <w:r w:rsidR="00B04BE1" w:rsidRPr="00402B5C">
        <w:rPr>
          <w:rFonts w:cs="Times New Roman" w:hint="eastAsia"/>
          <w:szCs w:val="21"/>
        </w:rPr>
        <w:t>、翻訳における戦略、すなわち</w:t>
      </w:r>
      <w:r w:rsidR="00362E1F" w:rsidRPr="00402B5C">
        <w:rPr>
          <w:rFonts w:cs="Times New Roman" w:hint="eastAsia"/>
          <w:szCs w:val="21"/>
        </w:rPr>
        <w:t>読者に提供したい文化的体験</w:t>
      </w:r>
      <w:r w:rsidR="00537C78" w:rsidRPr="00402B5C">
        <w:rPr>
          <w:rFonts w:cs="Times New Roman" w:hint="eastAsia"/>
          <w:szCs w:val="21"/>
        </w:rPr>
        <w:t>（</w:t>
      </w:r>
      <w:r w:rsidR="00537C78" w:rsidRPr="00402B5C">
        <w:rPr>
          <w:rFonts w:cs="Times New Roman"/>
          <w:szCs w:val="21"/>
        </w:rPr>
        <w:t>DMIS</w:t>
      </w:r>
      <w:r w:rsidR="00537C78" w:rsidRPr="00402B5C">
        <w:rPr>
          <w:rFonts w:cs="Times New Roman" w:hint="eastAsia"/>
          <w:szCs w:val="21"/>
        </w:rPr>
        <w:t>）</w:t>
      </w:r>
      <w:r w:rsidR="00362E1F" w:rsidRPr="00402B5C">
        <w:rPr>
          <w:rFonts w:cs="Times New Roman" w:hint="eastAsia"/>
          <w:szCs w:val="21"/>
        </w:rPr>
        <w:t>を設定することで</w:t>
      </w:r>
      <w:r w:rsidR="00537C78" w:rsidRPr="00402B5C">
        <w:rPr>
          <w:rFonts w:cs="Times New Roman" w:hint="eastAsia"/>
          <w:szCs w:val="21"/>
        </w:rPr>
        <w:t>、その戦略に統計的</w:t>
      </w:r>
      <w:r w:rsidR="00B87056" w:rsidRPr="00402B5C">
        <w:rPr>
          <w:rFonts w:cs="Times New Roman" w:hint="eastAsia"/>
          <w:szCs w:val="21"/>
        </w:rPr>
        <w:t>に</w:t>
      </w:r>
      <w:r>
        <w:rPr>
          <w:rFonts w:cs="Times New Roman" w:hint="eastAsia"/>
          <w:szCs w:val="21"/>
        </w:rPr>
        <w:t>裏付けられた適切な</w:t>
      </w:r>
      <w:r w:rsidR="00785D4A" w:rsidRPr="00402B5C">
        <w:rPr>
          <w:rFonts w:cs="Times New Roman" w:hint="eastAsia"/>
          <w:szCs w:val="21"/>
        </w:rPr>
        <w:t>翻訳技法を選択できるよう設計されている。</w:t>
      </w:r>
    </w:p>
    <w:p w14:paraId="04B1C740" w14:textId="0B8C4783" w:rsidR="00885FFB" w:rsidRPr="00402B5C" w:rsidRDefault="00785D4A" w:rsidP="000A6E91">
      <w:pPr>
        <w:rPr>
          <w:rFonts w:cs="Times New Roman"/>
          <w:szCs w:val="21"/>
        </w:rPr>
      </w:pPr>
      <w:r w:rsidRPr="00402B5C">
        <w:rPr>
          <w:rFonts w:cs="Times New Roman" w:hint="eastAsia"/>
          <w:szCs w:val="21"/>
        </w:rPr>
        <w:t xml:space="preserve">　</w:t>
      </w:r>
      <w:r w:rsidR="0064353E" w:rsidRPr="00402B5C">
        <w:rPr>
          <w:rFonts w:cs="Times New Roman" w:hint="eastAsia"/>
          <w:szCs w:val="21"/>
        </w:rPr>
        <w:t>まず、</w:t>
      </w:r>
      <w:r w:rsidR="0064353E" w:rsidRPr="00402B5C">
        <w:rPr>
          <w:rFonts w:cs="Times New Roman"/>
          <w:szCs w:val="21"/>
        </w:rPr>
        <w:t>翻訳者が最初に行うべき判断は、対象となる文化的要素を翻訳先の</w:t>
      </w:r>
      <w:r w:rsidR="000B0D24" w:rsidRPr="00402B5C">
        <w:rPr>
          <w:rFonts w:cs="Times New Roman"/>
          <w:szCs w:val="21"/>
        </w:rPr>
        <w:t>テキスト</w:t>
      </w:r>
      <w:r w:rsidR="0064353E" w:rsidRPr="00402B5C">
        <w:rPr>
          <w:rFonts w:cs="Times New Roman"/>
          <w:szCs w:val="21"/>
        </w:rPr>
        <w:t>において明示的に存在させるか否かである。</w:t>
      </w:r>
      <w:r w:rsidR="00AE3F64" w:rsidRPr="00402B5C">
        <w:rPr>
          <w:rFonts w:cs="Times New Roman" w:hint="eastAsia"/>
          <w:szCs w:val="21"/>
        </w:rPr>
        <w:t>文化的要素を</w:t>
      </w:r>
      <w:r w:rsidR="00BC2071" w:rsidRPr="00402B5C">
        <w:rPr>
          <w:rFonts w:cs="Times New Roman" w:hint="eastAsia"/>
          <w:szCs w:val="21"/>
        </w:rPr>
        <w:t>直接的には物語に関係ない</w:t>
      </w:r>
      <w:r w:rsidR="00F647A9" w:rsidRPr="00402B5C">
        <w:rPr>
          <w:rFonts w:cs="Times New Roman" w:hint="eastAsia"/>
          <w:szCs w:val="21"/>
        </w:rPr>
        <w:t>ものであると判断し、</w:t>
      </w:r>
      <w:r w:rsidR="00BC2071" w:rsidRPr="00402B5C">
        <w:rPr>
          <w:rFonts w:cs="Times New Roman" w:hint="eastAsia"/>
          <w:szCs w:val="21"/>
        </w:rPr>
        <w:t>物語の進行を優先</w:t>
      </w:r>
      <w:r w:rsidR="00A1252B" w:rsidRPr="00402B5C">
        <w:rPr>
          <w:rFonts w:cs="Times New Roman" w:hint="eastAsia"/>
          <w:szCs w:val="21"/>
        </w:rPr>
        <w:t>する場合、その戦略は</w:t>
      </w:r>
      <w:r w:rsidR="00A1252B" w:rsidRPr="00402B5C">
        <w:rPr>
          <w:rFonts w:cs="Times New Roman"/>
          <w:szCs w:val="21"/>
        </w:rPr>
        <w:t>Denial</w:t>
      </w:r>
      <w:r w:rsidR="00A1252B" w:rsidRPr="00402B5C">
        <w:rPr>
          <w:rFonts w:cs="Times New Roman" w:hint="eastAsia"/>
          <w:szCs w:val="21"/>
        </w:rPr>
        <w:t>に相当する。</w:t>
      </w:r>
      <w:r w:rsidR="00B26E59" w:rsidRPr="00402B5C">
        <w:rPr>
          <w:rFonts w:cs="Times New Roman" w:hint="eastAsia"/>
          <w:szCs w:val="21"/>
        </w:rPr>
        <w:t>この</w:t>
      </w:r>
      <w:r w:rsidR="00A05AF6" w:rsidRPr="00402B5C">
        <w:rPr>
          <w:rFonts w:cs="Times New Roman" w:hint="eastAsia"/>
          <w:szCs w:val="21"/>
        </w:rPr>
        <w:t>場合</w:t>
      </w:r>
      <w:r w:rsidR="00B26E59" w:rsidRPr="00402B5C">
        <w:rPr>
          <w:rFonts w:cs="Times New Roman" w:hint="eastAsia"/>
          <w:szCs w:val="21"/>
        </w:rPr>
        <w:t>、分析結果が示す通り、情報を完全に</w:t>
      </w:r>
      <w:r w:rsidR="00A033FD" w:rsidRPr="00402B5C">
        <w:rPr>
          <w:rFonts w:cs="Times New Roman" w:hint="eastAsia"/>
          <w:szCs w:val="21"/>
        </w:rPr>
        <w:t>削ぎ</w:t>
      </w:r>
      <w:r w:rsidR="00B26E59" w:rsidRPr="00402B5C">
        <w:rPr>
          <w:rFonts w:cs="Times New Roman" w:hint="eastAsia"/>
          <w:szCs w:val="21"/>
        </w:rPr>
        <w:t>落とす</w:t>
      </w:r>
      <w:r w:rsidR="00654892" w:rsidRPr="00402B5C">
        <w:rPr>
          <w:rFonts w:cs="Times New Roman"/>
          <w:szCs w:val="21"/>
        </w:rPr>
        <w:t>Reduction</w:t>
      </w:r>
      <w:r w:rsidR="00654892" w:rsidRPr="00402B5C">
        <w:rPr>
          <w:rFonts w:cs="Times New Roman" w:hint="eastAsia"/>
          <w:szCs w:val="21"/>
        </w:rPr>
        <w:t>が</w:t>
      </w:r>
      <w:r w:rsidR="00102A14" w:rsidRPr="00402B5C">
        <w:rPr>
          <w:rFonts w:cs="Times New Roman" w:hint="eastAsia"/>
          <w:szCs w:val="21"/>
        </w:rPr>
        <w:t>統計的に裏付けられた</w:t>
      </w:r>
      <w:r w:rsidR="00654892" w:rsidRPr="00402B5C">
        <w:rPr>
          <w:rFonts w:cs="Times New Roman" w:hint="eastAsia"/>
          <w:szCs w:val="21"/>
        </w:rPr>
        <w:t>唯一かつ確実な</w:t>
      </w:r>
      <w:r w:rsidR="00102A14" w:rsidRPr="00402B5C">
        <w:rPr>
          <w:rFonts w:cs="Times New Roman" w:hint="eastAsia"/>
          <w:szCs w:val="21"/>
        </w:rPr>
        <w:t>翻訳技法となる</w:t>
      </w:r>
      <w:r w:rsidR="00654892" w:rsidRPr="00402B5C">
        <w:rPr>
          <w:rFonts w:cs="Times New Roman" w:hint="eastAsia"/>
          <w:szCs w:val="21"/>
        </w:rPr>
        <w:t>。一方で</w:t>
      </w:r>
      <w:r w:rsidR="00A222C1" w:rsidRPr="00402B5C">
        <w:rPr>
          <w:rFonts w:cs="Times New Roman" w:hint="eastAsia"/>
          <w:szCs w:val="21"/>
        </w:rPr>
        <w:t>、その要素を何らかの形で</w:t>
      </w:r>
      <w:r w:rsidR="000B0D24" w:rsidRPr="00402B5C">
        <w:rPr>
          <w:rFonts w:cs="Times New Roman" w:hint="eastAsia"/>
          <w:szCs w:val="21"/>
        </w:rPr>
        <w:t>テキスト</w:t>
      </w:r>
      <w:r w:rsidR="00A222C1" w:rsidRPr="00402B5C">
        <w:rPr>
          <w:rFonts w:cs="Times New Roman" w:hint="eastAsia"/>
          <w:szCs w:val="21"/>
        </w:rPr>
        <w:t>内に留め、</w:t>
      </w:r>
      <w:r w:rsidR="00885FFB" w:rsidRPr="00402B5C">
        <w:rPr>
          <w:rFonts w:cs="Times New Roman" w:hint="eastAsia"/>
          <w:szCs w:val="21"/>
        </w:rPr>
        <w:t>読者に提示した方が良いと判断した場合には、</w:t>
      </w:r>
      <w:r w:rsidR="00064F25" w:rsidRPr="00402B5C">
        <w:rPr>
          <w:rFonts w:cs="Times New Roman" w:hint="eastAsia"/>
          <w:szCs w:val="21"/>
        </w:rPr>
        <w:t>次の判断へと進むことになる。</w:t>
      </w:r>
    </w:p>
    <w:p w14:paraId="0FA680F2" w14:textId="1F9BDC2B" w:rsidR="00885FFB" w:rsidRPr="00402B5C" w:rsidRDefault="00885FFB" w:rsidP="000A6E91">
      <w:pPr>
        <w:rPr>
          <w:rFonts w:cs="Times New Roman"/>
          <w:szCs w:val="21"/>
        </w:rPr>
      </w:pPr>
      <w:r w:rsidRPr="00402B5C">
        <w:rPr>
          <w:rFonts w:cs="Times New Roman" w:hint="eastAsia"/>
          <w:szCs w:val="21"/>
        </w:rPr>
        <w:t xml:space="preserve">　</w:t>
      </w:r>
      <w:r w:rsidR="00443175" w:rsidRPr="00402B5C">
        <w:rPr>
          <w:rFonts w:cs="Times New Roman" w:hint="eastAsia"/>
          <w:szCs w:val="21"/>
        </w:rPr>
        <w:t>次に</w:t>
      </w:r>
      <w:r w:rsidR="00856F5F" w:rsidRPr="00402B5C">
        <w:rPr>
          <w:rFonts w:cs="Times New Roman" w:hint="eastAsia"/>
          <w:szCs w:val="21"/>
        </w:rPr>
        <w:t>、残すと決めた要素を通じて</w:t>
      </w:r>
      <w:r w:rsidR="00423D45" w:rsidRPr="00402B5C">
        <w:rPr>
          <w:rFonts w:cs="Times New Roman" w:hint="eastAsia"/>
          <w:szCs w:val="21"/>
        </w:rPr>
        <w:t>、</w:t>
      </w:r>
      <w:r w:rsidR="00856F5F" w:rsidRPr="00402B5C">
        <w:rPr>
          <w:rFonts w:cs="Times New Roman" w:hint="eastAsia"/>
          <w:szCs w:val="21"/>
        </w:rPr>
        <w:t>読者に異質感や違和感をどの程度抱かせたいかを検討する。</w:t>
      </w:r>
      <w:r w:rsidR="001B0D4E" w:rsidRPr="00402B5C">
        <w:rPr>
          <w:rFonts w:cs="Times New Roman" w:hint="eastAsia"/>
          <w:szCs w:val="21"/>
        </w:rPr>
        <w:t>ここで、</w:t>
      </w:r>
      <w:r w:rsidR="00990424" w:rsidRPr="00402B5C">
        <w:rPr>
          <w:rFonts w:cs="Times New Roman" w:hint="eastAsia"/>
          <w:szCs w:val="21"/>
        </w:rPr>
        <w:t>異文化要素をターゲット文化における既知の概念や枠組みへと読み替え</w:t>
      </w:r>
      <w:r w:rsidR="0047639C" w:rsidRPr="00402B5C">
        <w:rPr>
          <w:rFonts w:cs="Times New Roman" w:hint="eastAsia"/>
          <w:szCs w:val="21"/>
        </w:rPr>
        <w:t>、</w:t>
      </w:r>
      <w:r w:rsidR="00A61611" w:rsidRPr="00402B5C">
        <w:rPr>
          <w:rFonts w:cs="Times New Roman" w:hint="eastAsia"/>
          <w:szCs w:val="21"/>
        </w:rPr>
        <w:t>読者に翻訳であることを意識させずに物語への没入を促したい場合、</w:t>
      </w:r>
      <w:r w:rsidR="00044559" w:rsidRPr="00402B5C">
        <w:rPr>
          <w:rFonts w:cs="Times New Roman"/>
          <w:szCs w:val="21"/>
        </w:rPr>
        <w:t>戦略は</w:t>
      </w:r>
      <w:r w:rsidR="00044559" w:rsidRPr="00402B5C">
        <w:rPr>
          <w:rFonts w:cs="Times New Roman"/>
          <w:szCs w:val="21"/>
        </w:rPr>
        <w:t>Minimization</w:t>
      </w:r>
      <w:r w:rsidR="00044559" w:rsidRPr="00402B5C">
        <w:rPr>
          <w:rFonts w:cs="Times New Roman"/>
          <w:szCs w:val="21"/>
        </w:rPr>
        <w:t>となる。</w:t>
      </w:r>
      <w:r w:rsidR="005B0320" w:rsidRPr="00402B5C">
        <w:rPr>
          <w:rFonts w:cs="Times New Roman" w:hint="eastAsia"/>
          <w:szCs w:val="21"/>
        </w:rPr>
        <w:t>この</w:t>
      </w:r>
      <w:r w:rsidR="00A61611" w:rsidRPr="00402B5C">
        <w:rPr>
          <w:rFonts w:cs="Times New Roman" w:hint="eastAsia"/>
          <w:szCs w:val="21"/>
        </w:rPr>
        <w:t>段階を読者に体験させるに</w:t>
      </w:r>
      <w:r w:rsidR="005B0320" w:rsidRPr="00402B5C">
        <w:rPr>
          <w:rFonts w:cs="Times New Roman" w:hint="eastAsia"/>
          <w:szCs w:val="21"/>
        </w:rPr>
        <w:t>は、</w:t>
      </w:r>
      <w:r w:rsidR="00186E5A" w:rsidRPr="00402B5C">
        <w:rPr>
          <w:rFonts w:cs="Times New Roman"/>
          <w:szCs w:val="21"/>
        </w:rPr>
        <w:t>統計的に最も安定した相関を示した</w:t>
      </w:r>
      <w:r w:rsidR="00186E5A" w:rsidRPr="00402B5C">
        <w:rPr>
          <w:rFonts w:cs="Times New Roman"/>
          <w:szCs w:val="21"/>
        </w:rPr>
        <w:t>Established equivalent</w:t>
      </w:r>
      <w:r w:rsidR="00186E5A" w:rsidRPr="00402B5C">
        <w:rPr>
          <w:rFonts w:cs="Times New Roman"/>
          <w:szCs w:val="21"/>
        </w:rPr>
        <w:t>が</w:t>
      </w:r>
      <w:r w:rsidR="001D113A" w:rsidRPr="00402B5C">
        <w:rPr>
          <w:rFonts w:cs="Times New Roman" w:hint="eastAsia"/>
          <w:szCs w:val="21"/>
        </w:rPr>
        <w:t>最も推奨する翻訳技法</w:t>
      </w:r>
      <w:r w:rsidR="00186E5A" w:rsidRPr="00402B5C">
        <w:rPr>
          <w:rFonts w:cs="Times New Roman"/>
          <w:szCs w:val="21"/>
        </w:rPr>
        <w:t>となるが、文脈に応じて</w:t>
      </w:r>
      <w:r w:rsidR="00186E5A" w:rsidRPr="00402B5C">
        <w:rPr>
          <w:rFonts w:cs="Times New Roman"/>
          <w:szCs w:val="21"/>
        </w:rPr>
        <w:t>Description</w:t>
      </w:r>
      <w:r w:rsidR="00186E5A" w:rsidRPr="00402B5C">
        <w:rPr>
          <w:rFonts w:cs="Times New Roman"/>
          <w:szCs w:val="21"/>
        </w:rPr>
        <w:t>や</w:t>
      </w:r>
      <w:r w:rsidR="00186E5A" w:rsidRPr="00402B5C">
        <w:rPr>
          <w:rFonts w:cs="Times New Roman"/>
          <w:szCs w:val="21"/>
        </w:rPr>
        <w:t>Generalization</w:t>
      </w:r>
      <w:r w:rsidR="00186E5A" w:rsidRPr="00402B5C">
        <w:rPr>
          <w:rFonts w:cs="Times New Roman"/>
          <w:szCs w:val="21"/>
        </w:rPr>
        <w:t>を併用することも極めて有効である。</w:t>
      </w:r>
      <w:r w:rsidR="00352E0D" w:rsidRPr="00402B5C">
        <w:rPr>
          <w:rFonts w:cs="Times New Roman" w:hint="eastAsia"/>
          <w:szCs w:val="21"/>
        </w:rPr>
        <w:t>これらの技法は、読者の認知的負荷を最小限に抑えつつ、自文化の知識体系内でのスムーズな理解を可能にする。</w:t>
      </w:r>
    </w:p>
    <w:p w14:paraId="4247AD5B" w14:textId="6FD47A06" w:rsidR="009A0CED" w:rsidRPr="00402B5C" w:rsidRDefault="004C2F50" w:rsidP="000A6E91">
      <w:pPr>
        <w:rPr>
          <w:rFonts w:cs="Times New Roman"/>
          <w:szCs w:val="21"/>
        </w:rPr>
      </w:pPr>
      <w:r w:rsidRPr="00402B5C">
        <w:rPr>
          <w:rFonts w:cs="Times New Roman" w:hint="eastAsia"/>
          <w:szCs w:val="21"/>
        </w:rPr>
        <w:t xml:space="preserve">　</w:t>
      </w:r>
      <w:r w:rsidR="00DA5996" w:rsidRPr="00402B5C">
        <w:rPr>
          <w:rFonts w:cs="Times New Roman" w:hint="eastAsia"/>
          <w:szCs w:val="21"/>
        </w:rPr>
        <w:t>対照的に、読者に自</w:t>
      </w:r>
      <w:r w:rsidR="002707D7" w:rsidRPr="00402B5C">
        <w:rPr>
          <w:rFonts w:cs="Times New Roman" w:hint="eastAsia"/>
          <w:szCs w:val="21"/>
        </w:rPr>
        <w:t>文化</w:t>
      </w:r>
      <w:r w:rsidR="00DA5996" w:rsidRPr="00402B5C">
        <w:rPr>
          <w:rFonts w:cs="Times New Roman" w:hint="eastAsia"/>
          <w:szCs w:val="21"/>
        </w:rPr>
        <w:t>とは異なる存在である事を明示し、異文化との接触体験を</w:t>
      </w:r>
      <w:r w:rsidR="00BA1932" w:rsidRPr="00402B5C">
        <w:rPr>
          <w:rFonts w:cs="Times New Roman" w:hint="eastAsia"/>
          <w:szCs w:val="21"/>
        </w:rPr>
        <w:t>提供し、</w:t>
      </w:r>
      <w:r w:rsidR="003B01B3" w:rsidRPr="00402B5C">
        <w:rPr>
          <w:rFonts w:cs="Times New Roman" w:hint="eastAsia"/>
          <w:szCs w:val="21"/>
        </w:rPr>
        <w:t>その異質性の提示によって読者にどのような理解を要求するかを決定する。単に異国情緒を演出し、異文化の存在を示す程度に</w:t>
      </w:r>
      <w:r w:rsidR="00765792" w:rsidRPr="00402B5C">
        <w:rPr>
          <w:rFonts w:cs="Times New Roman" w:hint="eastAsia"/>
          <w:szCs w:val="21"/>
        </w:rPr>
        <w:t>留め、詳細な意味内容や</w:t>
      </w:r>
      <w:r w:rsidR="00D221D6" w:rsidRPr="00402B5C">
        <w:rPr>
          <w:rFonts w:cs="Times New Roman" w:hint="eastAsia"/>
          <w:szCs w:val="21"/>
        </w:rPr>
        <w:t>背景の理解ま</w:t>
      </w:r>
      <w:r w:rsidR="00765792" w:rsidRPr="00402B5C">
        <w:rPr>
          <w:rFonts w:cs="Times New Roman" w:hint="eastAsia"/>
          <w:szCs w:val="21"/>
        </w:rPr>
        <w:t>では問わないのであれば、戦略は</w:t>
      </w:r>
      <w:r w:rsidR="00765792" w:rsidRPr="00402B5C">
        <w:rPr>
          <w:rFonts w:cs="Times New Roman"/>
          <w:szCs w:val="21"/>
        </w:rPr>
        <w:t>Acceptance</w:t>
      </w:r>
      <w:r w:rsidR="00765792" w:rsidRPr="00402B5C">
        <w:rPr>
          <w:rFonts w:cs="Times New Roman" w:hint="eastAsia"/>
          <w:szCs w:val="21"/>
        </w:rPr>
        <w:t>に分類される。この際、推奨される翻訳技法は</w:t>
      </w:r>
      <w:r w:rsidR="00765792" w:rsidRPr="00402B5C">
        <w:rPr>
          <w:rFonts w:cs="Times New Roman"/>
          <w:szCs w:val="21"/>
        </w:rPr>
        <w:t>Borrowing</w:t>
      </w:r>
      <w:r w:rsidR="00765792" w:rsidRPr="00402B5C">
        <w:rPr>
          <w:rFonts w:cs="Times New Roman" w:hint="eastAsia"/>
          <w:szCs w:val="21"/>
        </w:rPr>
        <w:t>である。音写された語彙は</w:t>
      </w:r>
      <w:r w:rsidR="00D221D6" w:rsidRPr="00402B5C">
        <w:rPr>
          <w:rFonts w:cs="Times New Roman" w:hint="eastAsia"/>
          <w:szCs w:val="21"/>
        </w:rPr>
        <w:t>視覚的・聴覚的に強力な異化効果を発揮するが、補足情報が伴わない限り、読者の理解は表層的な差異の認知に留まることとなる。</w:t>
      </w:r>
    </w:p>
    <w:p w14:paraId="5ECB0662" w14:textId="77777777" w:rsidR="005A0E34" w:rsidRPr="00402B5C" w:rsidRDefault="007449B9" w:rsidP="007449B9">
      <w:pPr>
        <w:ind w:firstLineChars="100" w:firstLine="210"/>
        <w:rPr>
          <w:rFonts w:cs="Times New Roman"/>
          <w:szCs w:val="21"/>
        </w:rPr>
      </w:pPr>
      <w:r w:rsidRPr="00402B5C">
        <w:rPr>
          <w:rFonts w:cs="Times New Roman"/>
          <w:szCs w:val="21"/>
        </w:rPr>
        <w:lastRenderedPageBreak/>
        <w:t>しかし、読者に自文化中心的な視点を一時的に離れさせ、その要素が本来の文化圏で持つ機能や文脈を論理的に共感・理解させたい場合、戦略は</w:t>
      </w:r>
      <w:r w:rsidRPr="00402B5C">
        <w:rPr>
          <w:rFonts w:cs="Times New Roman"/>
          <w:szCs w:val="21"/>
        </w:rPr>
        <w:t>Adaptation</w:t>
      </w:r>
      <w:r w:rsidRPr="00402B5C">
        <w:rPr>
          <w:rFonts w:cs="Times New Roman"/>
          <w:szCs w:val="21"/>
        </w:rPr>
        <w:t>となる。この段階を体験させるには、データの偏りが示す通り、</w:t>
      </w:r>
      <w:r w:rsidRPr="00402B5C">
        <w:rPr>
          <w:rFonts w:cs="Times New Roman"/>
          <w:szCs w:val="21"/>
        </w:rPr>
        <w:t>Amplification</w:t>
      </w:r>
      <w:r w:rsidRPr="00402B5C">
        <w:rPr>
          <w:rFonts w:cs="Times New Roman"/>
          <w:szCs w:val="21"/>
        </w:rPr>
        <w:t>が不可欠な翻訳技法となる。</w:t>
      </w:r>
      <w:r w:rsidRPr="00402B5C">
        <w:rPr>
          <w:rFonts w:cs="Times New Roman"/>
          <w:szCs w:val="21"/>
        </w:rPr>
        <w:t>Borrowing</w:t>
      </w:r>
      <w:r w:rsidRPr="00402B5C">
        <w:rPr>
          <w:rFonts w:cs="Times New Roman"/>
          <w:szCs w:val="21"/>
        </w:rPr>
        <w:t>や</w:t>
      </w:r>
      <w:r w:rsidRPr="00402B5C">
        <w:rPr>
          <w:rFonts w:cs="Times New Roman"/>
          <w:szCs w:val="21"/>
        </w:rPr>
        <w:t>Literal translation</w:t>
      </w:r>
      <w:r w:rsidRPr="00402B5C">
        <w:rPr>
          <w:rFonts w:cs="Times New Roman"/>
          <w:szCs w:val="21"/>
        </w:rPr>
        <w:t>だけでは読者の理解が表層（</w:t>
      </w:r>
      <w:r w:rsidRPr="00402B5C">
        <w:rPr>
          <w:rFonts w:cs="Times New Roman"/>
          <w:szCs w:val="21"/>
        </w:rPr>
        <w:t>Acceptance</w:t>
      </w:r>
      <w:r w:rsidRPr="00402B5C">
        <w:rPr>
          <w:rFonts w:cs="Times New Roman"/>
          <w:szCs w:val="21"/>
        </w:rPr>
        <w:t>）に留まる確率が高いことがデータから判明しており、加筆や注釈という記述上のコストを敢えて払い、読者に積極的な学習を促すことによって初めて、統計的にも有意な確率で深い適応段階への誘導が可能となるのである。</w:t>
      </w:r>
    </w:p>
    <w:p w14:paraId="1940A30A" w14:textId="0364C08B" w:rsidR="00FE17B8" w:rsidRPr="00402B5C" w:rsidRDefault="00D221D6" w:rsidP="005A0E34">
      <w:pPr>
        <w:ind w:firstLineChars="100" w:firstLine="210"/>
        <w:rPr>
          <w:rFonts w:cs="Times New Roman"/>
          <w:szCs w:val="21"/>
        </w:rPr>
      </w:pPr>
      <w:r w:rsidRPr="00402B5C">
        <w:rPr>
          <w:rFonts w:cs="Times New Roman" w:hint="eastAsia"/>
          <w:szCs w:val="21"/>
        </w:rPr>
        <w:t>なお、本フレームワークの構築において留意すべき点として、</w:t>
      </w:r>
      <w:r w:rsidR="00063DE3">
        <w:rPr>
          <w:rFonts w:cs="Times New Roman"/>
          <w:szCs w:val="21"/>
        </w:rPr>
        <w:fldChar w:fldCharType="begin"/>
      </w:r>
      <w:r w:rsidR="00063DE3">
        <w:rPr>
          <w:rFonts w:cs="Times New Roman"/>
          <w:szCs w:val="21"/>
        </w:rPr>
        <w:instrText xml:space="preserve"> REF _Ref219805517 \h </w:instrText>
      </w:r>
      <w:r w:rsidR="00063DE3">
        <w:rPr>
          <w:rFonts w:cs="Times New Roman"/>
          <w:szCs w:val="21"/>
        </w:rPr>
      </w:r>
      <w:r w:rsidR="00063DE3">
        <w:rPr>
          <w:rFonts w:cs="Times New Roman"/>
          <w:szCs w:val="21"/>
        </w:rPr>
        <w:fldChar w:fldCharType="separate"/>
      </w:r>
      <w:r w:rsidR="00063DE3" w:rsidRPr="00C45809">
        <w:rPr>
          <w:rFonts w:cs="Times New Roman"/>
        </w:rPr>
        <w:t>表</w:t>
      </w:r>
      <w:r w:rsidR="00063DE3" w:rsidRPr="00C45809">
        <w:rPr>
          <w:rFonts w:cs="Times New Roman"/>
        </w:rPr>
        <w:t xml:space="preserve"> </w:t>
      </w:r>
      <w:r w:rsidR="00063DE3" w:rsidRPr="00C45809">
        <w:rPr>
          <w:rFonts w:cs="Times New Roman"/>
          <w:noProof/>
        </w:rPr>
        <w:t>8</w:t>
      </w:r>
      <w:r w:rsidR="00063DE3">
        <w:rPr>
          <w:rFonts w:cs="Times New Roman"/>
          <w:szCs w:val="21"/>
        </w:rPr>
        <w:fldChar w:fldCharType="end"/>
      </w:r>
      <w:r w:rsidRPr="00402B5C">
        <w:rPr>
          <w:rFonts w:cs="Times New Roman"/>
          <w:szCs w:val="21"/>
        </w:rPr>
        <w:t>では</w:t>
      </w:r>
      <w:r w:rsidRPr="00402B5C">
        <w:rPr>
          <w:rFonts w:cs="Times New Roman"/>
          <w:szCs w:val="21"/>
        </w:rPr>
        <w:t>Literal translation</w:t>
      </w:r>
      <w:r w:rsidR="00063DE3">
        <w:rPr>
          <w:rFonts w:cs="Times New Roman" w:hint="eastAsia"/>
          <w:szCs w:val="21"/>
        </w:rPr>
        <w:t>が</w:t>
      </w:r>
      <w:r w:rsidRPr="00402B5C">
        <w:rPr>
          <w:rFonts w:cs="Times New Roman"/>
          <w:szCs w:val="21"/>
        </w:rPr>
        <w:t>Minimization</w:t>
      </w:r>
      <w:r w:rsidRPr="00402B5C">
        <w:rPr>
          <w:rFonts w:cs="Times New Roman"/>
          <w:szCs w:val="21"/>
        </w:rPr>
        <w:t>と</w:t>
      </w:r>
      <w:r w:rsidRPr="00402B5C">
        <w:rPr>
          <w:rFonts w:cs="Times New Roman"/>
          <w:szCs w:val="21"/>
        </w:rPr>
        <w:t>Acceptance</w:t>
      </w:r>
      <w:r w:rsidRPr="00402B5C">
        <w:rPr>
          <w:rFonts w:cs="Times New Roman"/>
          <w:szCs w:val="21"/>
        </w:rPr>
        <w:t>の二箇所に配置</w:t>
      </w:r>
      <w:r w:rsidR="00063DE3">
        <w:rPr>
          <w:rFonts w:cs="Times New Roman" w:hint="eastAsia"/>
          <w:szCs w:val="21"/>
        </w:rPr>
        <w:t>され</w:t>
      </w:r>
      <w:r w:rsidRPr="00402B5C">
        <w:rPr>
          <w:rFonts w:cs="Times New Roman"/>
          <w:szCs w:val="21"/>
        </w:rPr>
        <w:t>ている</w:t>
      </w:r>
      <w:r w:rsidR="00063DE3">
        <w:rPr>
          <w:rFonts w:cs="Times New Roman" w:hint="eastAsia"/>
          <w:szCs w:val="21"/>
        </w:rPr>
        <w:t>ことが挙げられる</w:t>
      </w:r>
      <w:r w:rsidRPr="00402B5C">
        <w:rPr>
          <w:rFonts w:cs="Times New Roman"/>
          <w:szCs w:val="21"/>
        </w:rPr>
        <w:t>。これは、第</w:t>
      </w:r>
      <w:r w:rsidRPr="00402B5C">
        <w:rPr>
          <w:rFonts w:cs="Times New Roman"/>
          <w:szCs w:val="21"/>
        </w:rPr>
        <w:t>4</w:t>
      </w:r>
      <w:r w:rsidRPr="00402B5C">
        <w:rPr>
          <w:rFonts w:cs="Times New Roman"/>
          <w:szCs w:val="21"/>
        </w:rPr>
        <w:t>章の定量分析において直訳が特定の段階へ有意に偏る結果を示さなかった事実を反映したものである。すなわち、直訳という技法は文脈の適合性や読者の既有知識量といった外部要因によってその効果が左右される可変的な性質を内包していると言える。したがって、翻訳者が特定の</w:t>
      </w:r>
      <w:r w:rsidRPr="00402B5C">
        <w:rPr>
          <w:rFonts w:cs="Times New Roman"/>
          <w:szCs w:val="21"/>
        </w:rPr>
        <w:t>DMIS</w:t>
      </w:r>
      <w:r w:rsidRPr="00402B5C">
        <w:rPr>
          <w:rFonts w:cs="Times New Roman"/>
          <w:szCs w:val="21"/>
        </w:rPr>
        <w:t>段階への誘導を確実に制御しようとする戦略</w:t>
      </w:r>
      <w:r w:rsidRPr="00402B5C">
        <w:rPr>
          <w:rFonts w:cs="Times New Roman" w:hint="eastAsia"/>
          <w:szCs w:val="21"/>
        </w:rPr>
        <w:t>的な状況においては、この不確実性を伴う直訳を避け、目的に応じて</w:t>
      </w:r>
      <w:r w:rsidRPr="00402B5C">
        <w:rPr>
          <w:rFonts w:cs="Times New Roman"/>
          <w:szCs w:val="21"/>
        </w:rPr>
        <w:t>Established equivalent</w:t>
      </w:r>
      <w:r w:rsidRPr="00402B5C">
        <w:rPr>
          <w:rFonts w:cs="Times New Roman"/>
          <w:szCs w:val="21"/>
        </w:rPr>
        <w:t>や</w:t>
      </w:r>
      <w:r w:rsidRPr="00402B5C">
        <w:rPr>
          <w:rFonts w:cs="Times New Roman"/>
          <w:szCs w:val="21"/>
        </w:rPr>
        <w:t>Borrowing</w:t>
      </w:r>
      <w:r w:rsidRPr="00402B5C">
        <w:rPr>
          <w:rFonts w:cs="Times New Roman"/>
          <w:szCs w:val="21"/>
        </w:rPr>
        <w:t>といった、結果の予測可能性が統計的に保証された技法を優先的に選択すべきであることが本モデルの示唆するところである。</w:t>
      </w:r>
    </w:p>
    <w:p w14:paraId="7CC6A9A3" w14:textId="00FEB8A6" w:rsidR="00E50073" w:rsidRPr="00402B5C" w:rsidRDefault="000A6E91" w:rsidP="00A21FA6">
      <w:pPr>
        <w:pStyle w:val="2"/>
      </w:pPr>
      <w:bookmarkStart w:id="130" w:name="_Toc220178788"/>
      <w:r w:rsidRPr="00402B5C">
        <w:t xml:space="preserve">5.2 </w:t>
      </w:r>
      <w:r w:rsidR="00E50073" w:rsidRPr="00402B5C">
        <w:t>Minimization</w:t>
      </w:r>
      <w:r w:rsidR="00E50073" w:rsidRPr="00402B5C">
        <w:rPr>
          <w:rFonts w:hint="eastAsia"/>
        </w:rPr>
        <w:t>の多さから読み取れる文学翻訳の性質</w:t>
      </w:r>
      <w:bookmarkEnd w:id="130"/>
    </w:p>
    <w:p w14:paraId="5068CF94" w14:textId="35E11835" w:rsidR="00090371" w:rsidRPr="00402B5C" w:rsidRDefault="009115E1" w:rsidP="000A6E91">
      <w:pPr>
        <w:rPr>
          <w:rFonts w:cs="Times New Roman"/>
          <w:szCs w:val="21"/>
        </w:rPr>
      </w:pPr>
      <w:r w:rsidRPr="00402B5C">
        <w:rPr>
          <w:rFonts w:cs="Times New Roman" w:hint="eastAsia"/>
          <w:szCs w:val="21"/>
        </w:rPr>
        <w:t xml:space="preserve">　第</w:t>
      </w:r>
      <w:r w:rsidR="006C0606" w:rsidRPr="00402B5C">
        <w:rPr>
          <w:rFonts w:cs="Times New Roman"/>
          <w:szCs w:val="21"/>
        </w:rPr>
        <w:t>4</w:t>
      </w:r>
      <w:r w:rsidRPr="00402B5C">
        <w:rPr>
          <w:rFonts w:cs="Times New Roman" w:hint="eastAsia"/>
          <w:szCs w:val="21"/>
        </w:rPr>
        <w:t>章の全体分析において、近藤・</w:t>
      </w:r>
      <w:r w:rsidRPr="00402B5C">
        <w:rPr>
          <w:rFonts w:cs="Times New Roman"/>
          <w:szCs w:val="21"/>
        </w:rPr>
        <w:t>McClellan</w:t>
      </w:r>
      <w:r w:rsidRPr="00402B5C">
        <w:rPr>
          <w:rFonts w:cs="Times New Roman" w:hint="eastAsia"/>
          <w:szCs w:val="21"/>
        </w:rPr>
        <w:t>の両訳ともに、読者の体験する</w:t>
      </w:r>
      <w:r w:rsidRPr="00402B5C">
        <w:rPr>
          <w:rFonts w:cs="Times New Roman"/>
          <w:szCs w:val="21"/>
        </w:rPr>
        <w:t>DMIS</w:t>
      </w:r>
      <w:r w:rsidRPr="00402B5C">
        <w:rPr>
          <w:rFonts w:cs="Times New Roman" w:hint="eastAsia"/>
          <w:szCs w:val="21"/>
        </w:rPr>
        <w:t>段階の約</w:t>
      </w:r>
      <w:r w:rsidR="006C0606" w:rsidRPr="00402B5C">
        <w:rPr>
          <w:rFonts w:cs="Times New Roman"/>
          <w:szCs w:val="21"/>
        </w:rPr>
        <w:t>7</w:t>
      </w:r>
      <w:r w:rsidRPr="00402B5C">
        <w:rPr>
          <w:rFonts w:cs="Times New Roman" w:hint="eastAsia"/>
          <w:szCs w:val="21"/>
        </w:rPr>
        <w:t>割が</w:t>
      </w:r>
      <w:r w:rsidRPr="00402B5C">
        <w:rPr>
          <w:rFonts w:cs="Times New Roman"/>
          <w:szCs w:val="21"/>
        </w:rPr>
        <w:t>Minimization</w:t>
      </w:r>
      <w:r w:rsidRPr="00402B5C">
        <w:rPr>
          <w:rFonts w:cs="Times New Roman" w:hint="eastAsia"/>
          <w:szCs w:val="21"/>
        </w:rPr>
        <w:t>によって占められていることが明らかになった。この圧倒的な比率は、翻訳者</w:t>
      </w:r>
      <w:r w:rsidR="00D80250" w:rsidRPr="00402B5C">
        <w:rPr>
          <w:rFonts w:cs="Times New Roman" w:hint="eastAsia"/>
          <w:szCs w:val="21"/>
        </w:rPr>
        <w:t>の</w:t>
      </w:r>
      <w:r w:rsidR="00D80250" w:rsidRPr="00402B5C">
        <w:rPr>
          <w:rFonts w:cs="Times New Roman"/>
          <w:szCs w:val="21"/>
        </w:rPr>
        <w:t>個別の翻訳技法の集積というよりも</w:t>
      </w:r>
      <w:r w:rsidRPr="00402B5C">
        <w:rPr>
          <w:rFonts w:cs="Times New Roman" w:hint="eastAsia"/>
          <w:szCs w:val="21"/>
        </w:rPr>
        <w:t>、文学作品、とりわけ『こころ』のような近代小説</w:t>
      </w:r>
      <w:r w:rsidR="00081742" w:rsidRPr="00402B5C">
        <w:rPr>
          <w:rFonts w:cs="Times New Roman" w:hint="eastAsia"/>
          <w:szCs w:val="21"/>
        </w:rPr>
        <w:t>の翻訳において何が優先されるべきかという、ジャンル固有の性質を強く反映</w:t>
      </w:r>
      <w:r w:rsidR="00D80250" w:rsidRPr="00402B5C">
        <w:rPr>
          <w:rFonts w:cs="Times New Roman" w:hint="eastAsia"/>
          <w:szCs w:val="21"/>
        </w:rPr>
        <w:t>したものである</w:t>
      </w:r>
      <w:r w:rsidR="00081742" w:rsidRPr="00402B5C">
        <w:rPr>
          <w:rFonts w:cs="Times New Roman" w:hint="eastAsia"/>
          <w:szCs w:val="21"/>
        </w:rPr>
        <w:t>。</w:t>
      </w:r>
    </w:p>
    <w:p w14:paraId="0965CB5A" w14:textId="1EB24041" w:rsidR="0003173E" w:rsidRPr="00402B5C" w:rsidRDefault="00081742" w:rsidP="00FF6755">
      <w:pPr>
        <w:rPr>
          <w:rFonts w:cs="Times New Roman"/>
          <w:szCs w:val="21"/>
        </w:rPr>
      </w:pPr>
      <w:r w:rsidRPr="00402B5C">
        <w:rPr>
          <w:rFonts w:cs="Times New Roman" w:hint="eastAsia"/>
          <w:szCs w:val="21"/>
        </w:rPr>
        <w:t xml:space="preserve">　小説を読むという行為の主たる目的は、物語の筋を追い、登場人物</w:t>
      </w:r>
      <w:r w:rsidR="0003173E" w:rsidRPr="00402B5C">
        <w:rPr>
          <w:rFonts w:cs="Times New Roman" w:hint="eastAsia"/>
          <w:szCs w:val="21"/>
        </w:rPr>
        <w:t>や情景に没入する</w:t>
      </w:r>
      <w:r w:rsidR="00B56727" w:rsidRPr="00402B5C">
        <w:rPr>
          <w:rFonts w:cs="Times New Roman" w:hint="eastAsia"/>
          <w:szCs w:val="21"/>
        </w:rPr>
        <w:t>こと</w:t>
      </w:r>
      <w:r w:rsidR="0003173E" w:rsidRPr="00402B5C">
        <w:rPr>
          <w:rFonts w:cs="Times New Roman" w:hint="eastAsia"/>
          <w:szCs w:val="21"/>
        </w:rPr>
        <w:t>である。すなわち、そこには異文化</w:t>
      </w:r>
      <w:r w:rsidR="003505FE" w:rsidRPr="00402B5C">
        <w:rPr>
          <w:rFonts w:cs="Times New Roman" w:hint="eastAsia"/>
          <w:szCs w:val="21"/>
        </w:rPr>
        <w:t>の理解</w:t>
      </w:r>
      <w:r w:rsidR="003A15AD" w:rsidRPr="00402B5C">
        <w:rPr>
          <w:rFonts w:cs="Times New Roman" w:hint="eastAsia"/>
          <w:szCs w:val="21"/>
        </w:rPr>
        <w:t>よりも</w:t>
      </w:r>
      <w:r w:rsidR="0003173E" w:rsidRPr="00402B5C">
        <w:rPr>
          <w:rFonts w:cs="Times New Roman" w:hint="eastAsia"/>
          <w:szCs w:val="21"/>
        </w:rPr>
        <w:t>、物語世界へのスムーズな没入が求められる。</w:t>
      </w:r>
      <w:r w:rsidR="004B06BF" w:rsidRPr="00402B5C">
        <w:rPr>
          <w:rFonts w:cs="Times New Roman"/>
          <w:szCs w:val="21"/>
        </w:rPr>
        <w:t>Ryan</w:t>
      </w:r>
      <w:sdt>
        <w:sdtPr>
          <w:rPr>
            <w:rFonts w:cs="Times New Roman"/>
            <w:szCs w:val="21"/>
          </w:rPr>
          <w:id w:val="-496876490"/>
          <w:citation/>
        </w:sdtPr>
        <w:sdtContent>
          <w:r w:rsidR="00653891" w:rsidRPr="00402B5C">
            <w:rPr>
              <w:rFonts w:cs="Times New Roman"/>
              <w:szCs w:val="21"/>
            </w:rPr>
            <w:fldChar w:fldCharType="begin"/>
          </w:r>
          <w:r w:rsidR="00FE504F" w:rsidRPr="00402B5C">
            <w:rPr>
              <w:rFonts w:cs="Times New Roman"/>
              <w:szCs w:val="21"/>
            </w:rPr>
            <w:instrText xml:space="preserve">CITATION Rya91 \p 48-60 \n  \t  \l 1041 </w:instrText>
          </w:r>
          <w:r w:rsidR="00653891" w:rsidRPr="00402B5C">
            <w:rPr>
              <w:rFonts w:cs="Times New Roman"/>
              <w:szCs w:val="21"/>
            </w:rPr>
            <w:fldChar w:fldCharType="separate"/>
          </w:r>
          <w:r w:rsidR="00FE504F" w:rsidRPr="00402B5C">
            <w:rPr>
              <w:rFonts w:cs="Times New Roman"/>
              <w:noProof/>
              <w:szCs w:val="21"/>
            </w:rPr>
            <w:t xml:space="preserve"> (1991, pp. 48-60)</w:t>
          </w:r>
          <w:r w:rsidR="00653891" w:rsidRPr="00402B5C">
            <w:rPr>
              <w:rFonts w:cs="Times New Roman"/>
              <w:szCs w:val="21"/>
            </w:rPr>
            <w:fldChar w:fldCharType="end"/>
          </w:r>
        </w:sdtContent>
      </w:sdt>
      <w:r w:rsidR="00063DE3">
        <w:rPr>
          <w:rFonts w:cs="Times New Roman" w:hint="eastAsia"/>
          <w:szCs w:val="21"/>
        </w:rPr>
        <w:t xml:space="preserve"> </w:t>
      </w:r>
      <w:r w:rsidR="005E000D">
        <w:rPr>
          <w:rFonts w:cs="Times New Roman" w:hint="eastAsia"/>
          <w:szCs w:val="21"/>
        </w:rPr>
        <w:t>は</w:t>
      </w:r>
      <w:r w:rsidR="00D80250" w:rsidRPr="00402B5C">
        <w:rPr>
          <w:rFonts w:cs="Times New Roman" w:hint="eastAsia"/>
          <w:szCs w:val="21"/>
        </w:rPr>
        <w:t>、</w:t>
      </w:r>
      <w:r w:rsidR="00D922E5" w:rsidRPr="00402B5C">
        <w:rPr>
          <w:rFonts w:cs="Times New Roman"/>
          <w:szCs w:val="21"/>
        </w:rPr>
        <w:t>読者がフィクションの虚構世界を解釈する際に、</w:t>
      </w:r>
      <w:r w:rsidR="000B0D24" w:rsidRPr="00402B5C">
        <w:rPr>
          <w:rFonts w:cs="Times New Roman"/>
          <w:szCs w:val="21"/>
        </w:rPr>
        <w:t>テキスト</w:t>
      </w:r>
      <w:r w:rsidR="00D922E5" w:rsidRPr="00402B5C">
        <w:rPr>
          <w:rFonts w:cs="Times New Roman"/>
          <w:szCs w:val="21"/>
        </w:rPr>
        <w:t>によって明示的に否定されていない限り、虚構世界を現実世界と同じ法則・論理で自動的に構築する</w:t>
      </w:r>
      <w:r w:rsidR="005E000D">
        <w:rPr>
          <w:rFonts w:cs="Times New Roman" w:hint="eastAsia"/>
          <w:szCs w:val="21"/>
        </w:rPr>
        <w:t>、という「</w:t>
      </w:r>
      <w:r w:rsidR="005E000D" w:rsidRPr="00C45809">
        <w:rPr>
          <w:rFonts w:cs="Times New Roman"/>
          <w:szCs w:val="21"/>
        </w:rPr>
        <w:t>最小離脱の原則（</w:t>
      </w:r>
      <w:r w:rsidR="005E000D" w:rsidRPr="00C45809">
        <w:rPr>
          <w:rFonts w:cs="Times New Roman"/>
          <w:szCs w:val="21"/>
        </w:rPr>
        <w:t>principle of minimal departure</w:t>
      </w:r>
      <w:r w:rsidR="005E000D" w:rsidRPr="00C45809">
        <w:rPr>
          <w:rFonts w:cs="Times New Roman"/>
          <w:szCs w:val="21"/>
        </w:rPr>
        <w:t>）</w:t>
      </w:r>
      <w:r w:rsidR="005E000D">
        <w:rPr>
          <w:rFonts w:cs="Times New Roman" w:hint="eastAsia"/>
          <w:szCs w:val="21"/>
        </w:rPr>
        <w:t>」を提案している</w:t>
      </w:r>
      <w:r w:rsidR="00D922E5" w:rsidRPr="00402B5C">
        <w:rPr>
          <w:rFonts w:cs="Times New Roman"/>
          <w:szCs w:val="21"/>
        </w:rPr>
        <w:t>。</w:t>
      </w:r>
      <w:r w:rsidR="00F965E4" w:rsidRPr="00402B5C">
        <w:rPr>
          <w:rFonts w:cs="Times New Roman" w:hint="eastAsia"/>
          <w:szCs w:val="21"/>
        </w:rPr>
        <w:t>たとえば、「太郎はカフェでコーヒーを注文した」という</w:t>
      </w:r>
      <w:r w:rsidR="000B0D24" w:rsidRPr="00402B5C">
        <w:rPr>
          <w:rFonts w:cs="Times New Roman" w:hint="eastAsia"/>
          <w:szCs w:val="21"/>
        </w:rPr>
        <w:t>テキスト</w:t>
      </w:r>
      <w:r w:rsidR="00F965E4" w:rsidRPr="00402B5C">
        <w:rPr>
          <w:rFonts w:cs="Times New Roman" w:hint="eastAsia"/>
          <w:szCs w:val="21"/>
        </w:rPr>
        <w:t>に対して、読者は無意識に「コーヒーは液体である」「太郎は人間である」「お金を払う必要がある」といった現実知識を投影する。</w:t>
      </w:r>
      <w:r w:rsidR="00E86E57" w:rsidRPr="00402B5C">
        <w:rPr>
          <w:rFonts w:cs="Times New Roman" w:hint="eastAsia"/>
          <w:szCs w:val="21"/>
        </w:rPr>
        <w:t>つまり、</w:t>
      </w:r>
      <w:r w:rsidR="0003173E" w:rsidRPr="00402B5C">
        <w:rPr>
          <w:rFonts w:cs="Times New Roman" w:hint="eastAsia"/>
          <w:szCs w:val="21"/>
        </w:rPr>
        <w:t>もし翻訳</w:t>
      </w:r>
      <w:r w:rsidR="00DB6A7B" w:rsidRPr="00402B5C">
        <w:rPr>
          <w:rFonts w:cs="Times New Roman" w:hint="eastAsia"/>
          <w:szCs w:val="21"/>
        </w:rPr>
        <w:t>された小説において、</w:t>
      </w:r>
      <w:r w:rsidR="0003173E" w:rsidRPr="00402B5C">
        <w:rPr>
          <w:rFonts w:cs="Times New Roman" w:hint="eastAsia"/>
          <w:szCs w:val="21"/>
        </w:rPr>
        <w:t>見慣れない異文化の語彙や詳細な注釈が頻出した場合、読者</w:t>
      </w:r>
      <w:r w:rsidR="00456B7A" w:rsidRPr="00402B5C">
        <w:rPr>
          <w:rFonts w:cs="Times New Roman"/>
          <w:szCs w:val="21"/>
        </w:rPr>
        <w:t>は</w:t>
      </w:r>
      <w:r w:rsidR="00202997" w:rsidRPr="00402B5C">
        <w:rPr>
          <w:rFonts w:cs="Times New Roman" w:hint="eastAsia"/>
          <w:szCs w:val="21"/>
        </w:rPr>
        <w:t>、</w:t>
      </w:r>
      <w:r w:rsidR="00202997" w:rsidRPr="00402B5C">
        <w:rPr>
          <w:rFonts w:cs="Times New Roman"/>
          <w:szCs w:val="21"/>
        </w:rPr>
        <w:t>本来であれば無意識に現実世界の知識で補完していた要素を、意識的に</w:t>
      </w:r>
      <w:r w:rsidR="000B0D24" w:rsidRPr="00402B5C">
        <w:rPr>
          <w:rFonts w:cs="Times New Roman"/>
          <w:szCs w:val="21"/>
        </w:rPr>
        <w:t>テキスト</w:t>
      </w:r>
      <w:r w:rsidR="00202997" w:rsidRPr="00402B5C">
        <w:rPr>
          <w:rFonts w:cs="Times New Roman"/>
          <w:szCs w:val="21"/>
        </w:rPr>
        <w:t>から構築し直し</w:t>
      </w:r>
      <w:r w:rsidR="008A0596" w:rsidRPr="00402B5C">
        <w:rPr>
          <w:rFonts w:cs="Times New Roman" w:hint="eastAsia"/>
          <w:szCs w:val="21"/>
        </w:rPr>
        <w:t>、</w:t>
      </w:r>
      <w:r w:rsidR="0003173E" w:rsidRPr="00402B5C">
        <w:rPr>
          <w:rFonts w:cs="Times New Roman" w:hint="eastAsia"/>
          <w:szCs w:val="21"/>
        </w:rPr>
        <w:t>学習的な</w:t>
      </w:r>
      <w:r w:rsidR="00584975" w:rsidRPr="00402B5C">
        <w:rPr>
          <w:rFonts w:cs="Times New Roman" w:hint="eastAsia"/>
          <w:szCs w:val="21"/>
        </w:rPr>
        <w:t>処理に</w:t>
      </w:r>
      <w:r w:rsidR="0003173E" w:rsidRPr="00402B5C">
        <w:rPr>
          <w:rFonts w:cs="Times New Roman" w:hint="eastAsia"/>
          <w:szCs w:val="21"/>
        </w:rPr>
        <w:t>リソースを割く</w:t>
      </w:r>
      <w:r w:rsidR="00584975" w:rsidRPr="00402B5C">
        <w:rPr>
          <w:rFonts w:cs="Times New Roman" w:hint="eastAsia"/>
          <w:szCs w:val="21"/>
        </w:rPr>
        <w:t>こと</w:t>
      </w:r>
      <w:r w:rsidR="00D451D8" w:rsidRPr="00402B5C">
        <w:rPr>
          <w:rFonts w:cs="Times New Roman" w:hint="eastAsia"/>
          <w:szCs w:val="21"/>
        </w:rPr>
        <w:t>を余儀なくされる。これは小説としての美的体験を損なうノイズになり得る</w:t>
      </w:r>
      <w:r w:rsidR="00FB7AC6" w:rsidRPr="00402B5C">
        <w:rPr>
          <w:rFonts w:cs="Times New Roman" w:hint="eastAsia"/>
          <w:szCs w:val="21"/>
        </w:rPr>
        <w:t>。</w:t>
      </w:r>
    </w:p>
    <w:p w14:paraId="59691F03" w14:textId="385CA22A" w:rsidR="00D451D8" w:rsidRPr="00402B5C" w:rsidRDefault="00D451D8" w:rsidP="000A6E91">
      <w:pPr>
        <w:rPr>
          <w:rFonts w:cs="Times New Roman"/>
          <w:szCs w:val="21"/>
        </w:rPr>
      </w:pPr>
      <w:r w:rsidRPr="00402B5C">
        <w:rPr>
          <w:rFonts w:cs="Times New Roman" w:hint="eastAsia"/>
          <w:szCs w:val="21"/>
        </w:rPr>
        <w:t xml:space="preserve">　</w:t>
      </w:r>
      <w:r w:rsidR="00514F60" w:rsidRPr="00402B5C">
        <w:rPr>
          <w:rFonts w:cs="Times New Roman" w:hint="eastAsia"/>
          <w:szCs w:val="21"/>
        </w:rPr>
        <w:t>したがって、</w:t>
      </w:r>
      <w:r w:rsidR="00DC795E" w:rsidRPr="00402B5C">
        <w:rPr>
          <w:rFonts w:cs="Times New Roman" w:hint="eastAsia"/>
          <w:szCs w:val="21"/>
        </w:rPr>
        <w:t>翻訳全体の基調として</w:t>
      </w:r>
      <w:r w:rsidR="00DC795E" w:rsidRPr="00402B5C">
        <w:rPr>
          <w:rFonts w:cs="Times New Roman"/>
          <w:szCs w:val="21"/>
        </w:rPr>
        <w:t>Minimization</w:t>
      </w:r>
      <w:r w:rsidR="00DC795E" w:rsidRPr="00402B5C">
        <w:rPr>
          <w:rFonts w:cs="Times New Roman"/>
          <w:szCs w:val="21"/>
        </w:rPr>
        <w:t>が選択されることは</w:t>
      </w:r>
      <w:r w:rsidR="00514F60" w:rsidRPr="00402B5C">
        <w:rPr>
          <w:rFonts w:cs="Times New Roman"/>
          <w:szCs w:val="21"/>
        </w:rPr>
        <w:t>、読者の認知的負荷を低減させるための必然的な戦略であると言える。翻訳者は、</w:t>
      </w:r>
      <w:r w:rsidR="00303290" w:rsidRPr="00402B5C">
        <w:rPr>
          <w:rFonts w:cs="Times New Roman"/>
          <w:szCs w:val="21"/>
        </w:rPr>
        <w:t>ターゲット文化における既知</w:t>
      </w:r>
      <w:r w:rsidR="00303290" w:rsidRPr="00402B5C">
        <w:rPr>
          <w:rFonts w:cs="Times New Roman"/>
          <w:szCs w:val="21"/>
        </w:rPr>
        <w:lastRenderedPageBreak/>
        <w:t>の概念へと置き換えることで、読者が文化的差異に躓くことなく、自文化の枠組みの中で物語を享受できる環境を整えているのである。</w:t>
      </w:r>
    </w:p>
    <w:p w14:paraId="63368F29" w14:textId="177A3D31" w:rsidR="00514F60" w:rsidRPr="00402B5C" w:rsidRDefault="00303290" w:rsidP="000A6E91">
      <w:pPr>
        <w:rPr>
          <w:rFonts w:cs="Times New Roman"/>
          <w:szCs w:val="21"/>
        </w:rPr>
      </w:pPr>
      <w:r w:rsidRPr="00402B5C">
        <w:rPr>
          <w:rFonts w:cs="Times New Roman" w:hint="eastAsia"/>
          <w:szCs w:val="21"/>
        </w:rPr>
        <w:t xml:space="preserve">　</w:t>
      </w:r>
      <w:r w:rsidR="00E622B6" w:rsidRPr="00402B5C">
        <w:rPr>
          <w:rFonts w:cs="Times New Roman"/>
          <w:szCs w:val="21"/>
        </w:rPr>
        <w:t>Venuti</w:t>
      </w:r>
      <w:sdt>
        <w:sdtPr>
          <w:rPr>
            <w:rFonts w:cs="Times New Roman"/>
            <w:szCs w:val="21"/>
          </w:rPr>
          <w:id w:val="1461077195"/>
          <w:citation/>
        </w:sdtPr>
        <w:sdtContent>
          <w:r w:rsidR="00557FAE" w:rsidRPr="00402B5C">
            <w:rPr>
              <w:rFonts w:cs="Times New Roman"/>
              <w:szCs w:val="21"/>
            </w:rPr>
            <w:fldChar w:fldCharType="begin"/>
          </w:r>
          <w:r w:rsidR="00B049D1" w:rsidRPr="00402B5C">
            <w:rPr>
              <w:rFonts w:cs="Times New Roman"/>
              <w:szCs w:val="21"/>
            </w:rPr>
            <w:instrText xml:space="preserve">CITATION Law95 \n  \t  \l 1041 </w:instrText>
          </w:r>
          <w:r w:rsidR="00557FAE" w:rsidRPr="00402B5C">
            <w:rPr>
              <w:rFonts w:cs="Times New Roman"/>
              <w:szCs w:val="21"/>
            </w:rPr>
            <w:fldChar w:fldCharType="separate"/>
          </w:r>
          <w:r w:rsidR="00B049D1" w:rsidRPr="00402B5C">
            <w:rPr>
              <w:rFonts w:cs="Times New Roman"/>
              <w:noProof/>
              <w:szCs w:val="21"/>
            </w:rPr>
            <w:t xml:space="preserve"> (1995)</w:t>
          </w:r>
          <w:r w:rsidR="00557FAE" w:rsidRPr="00402B5C">
            <w:rPr>
              <w:rFonts w:cs="Times New Roman"/>
              <w:szCs w:val="21"/>
            </w:rPr>
            <w:fldChar w:fldCharType="end"/>
          </w:r>
        </w:sdtContent>
      </w:sdt>
      <w:r w:rsidR="009C6780">
        <w:rPr>
          <w:rFonts w:cs="Times New Roman" w:hint="eastAsia"/>
          <w:szCs w:val="21"/>
        </w:rPr>
        <w:t xml:space="preserve"> </w:t>
      </w:r>
      <w:r w:rsidRPr="00402B5C">
        <w:rPr>
          <w:rFonts w:cs="Times New Roman" w:hint="eastAsia"/>
          <w:szCs w:val="21"/>
        </w:rPr>
        <w:t>は、</w:t>
      </w:r>
      <w:r w:rsidR="0039213F" w:rsidRPr="00402B5C">
        <w:rPr>
          <w:rFonts w:cs="Times New Roman" w:hint="eastAsia"/>
          <w:szCs w:val="21"/>
        </w:rPr>
        <w:t>目標文化における流暢さを優先する事で翻訳者の</w:t>
      </w:r>
      <w:r w:rsidR="00931650" w:rsidRPr="00402B5C">
        <w:rPr>
          <w:rFonts w:cs="Times New Roman" w:hint="eastAsia"/>
          <w:szCs w:val="21"/>
        </w:rPr>
        <w:t>存在を不可視化</w:t>
      </w:r>
      <w:r w:rsidR="004E60B5" w:rsidRPr="00402B5C">
        <w:rPr>
          <w:rFonts w:cs="Times New Roman" w:hint="eastAsia"/>
          <w:szCs w:val="21"/>
        </w:rPr>
        <w:t>し、異文化の異質性をターゲット文化の価値へと同化させる翻訳規範を「</w:t>
      </w:r>
      <w:r w:rsidR="00DF452E" w:rsidRPr="00402B5C">
        <w:rPr>
          <w:rFonts w:cs="Times New Roman" w:hint="eastAsia"/>
          <w:szCs w:val="21"/>
        </w:rPr>
        <w:t>受容化</w:t>
      </w:r>
      <w:r w:rsidR="004E60B5" w:rsidRPr="00402B5C">
        <w:rPr>
          <w:rFonts w:cs="Times New Roman" w:hint="eastAsia"/>
          <w:szCs w:val="21"/>
        </w:rPr>
        <w:t>（</w:t>
      </w:r>
      <w:r w:rsidR="004E60B5" w:rsidRPr="00402B5C">
        <w:rPr>
          <w:rFonts w:cs="Times New Roman"/>
          <w:szCs w:val="21"/>
        </w:rPr>
        <w:t>Domestication</w:t>
      </w:r>
      <w:r w:rsidR="004E60B5" w:rsidRPr="00402B5C">
        <w:rPr>
          <w:rFonts w:cs="Times New Roman" w:hint="eastAsia"/>
          <w:szCs w:val="21"/>
        </w:rPr>
        <w:t>）」</w:t>
      </w:r>
      <w:r w:rsidR="00AC7E20">
        <w:rPr>
          <w:rFonts w:cs="Times New Roman" w:hint="eastAsia"/>
          <w:szCs w:val="21"/>
        </w:rPr>
        <w:t>と定義した</w:t>
      </w:r>
      <w:r w:rsidRPr="00402B5C">
        <w:rPr>
          <w:rFonts w:cs="Times New Roman"/>
          <w:szCs w:val="21"/>
        </w:rPr>
        <w:t>が</w:t>
      </w:r>
      <w:commentRangeStart w:id="131"/>
      <w:r w:rsidRPr="00402B5C">
        <w:rPr>
          <w:rFonts w:cs="Times New Roman"/>
          <w:szCs w:val="21"/>
        </w:rPr>
        <w:t>、</w:t>
      </w:r>
      <w:commentRangeEnd w:id="131"/>
      <w:r w:rsidR="004B0331" w:rsidRPr="00402B5C">
        <w:rPr>
          <w:rStyle w:val="ac"/>
          <w:rFonts w:cs="Times New Roman"/>
          <w:sz w:val="21"/>
          <w:szCs w:val="21"/>
        </w:rPr>
        <w:commentReference w:id="131"/>
      </w:r>
      <w:r w:rsidRPr="00402B5C">
        <w:rPr>
          <w:rFonts w:cs="Times New Roman"/>
          <w:szCs w:val="21"/>
        </w:rPr>
        <w:t>本研究の結果は、近代小説の</w:t>
      </w:r>
      <w:r w:rsidR="00633DA9" w:rsidRPr="00402B5C">
        <w:rPr>
          <w:rFonts w:cs="Times New Roman" w:hint="eastAsia"/>
          <w:szCs w:val="21"/>
        </w:rPr>
        <w:t>日英</w:t>
      </w:r>
      <w:r w:rsidRPr="00402B5C">
        <w:rPr>
          <w:rFonts w:cs="Times New Roman"/>
          <w:szCs w:val="21"/>
        </w:rPr>
        <w:t>翻訳において</w:t>
      </w:r>
      <w:r w:rsidR="00DF452E" w:rsidRPr="00402B5C">
        <w:rPr>
          <w:rFonts w:cs="Times New Roman" w:hint="eastAsia"/>
          <w:szCs w:val="21"/>
        </w:rPr>
        <w:t>も</w:t>
      </w:r>
      <w:r w:rsidR="00F32E79" w:rsidRPr="00402B5C">
        <w:rPr>
          <w:rFonts w:cs="Times New Roman" w:hint="eastAsia"/>
          <w:szCs w:val="21"/>
        </w:rPr>
        <w:t>、</w:t>
      </w:r>
      <w:r w:rsidRPr="00402B5C">
        <w:rPr>
          <w:rFonts w:cs="Times New Roman"/>
          <w:szCs w:val="21"/>
        </w:rPr>
        <w:t>この</w:t>
      </w:r>
      <w:r w:rsidR="00DF452E" w:rsidRPr="00402B5C">
        <w:rPr>
          <w:rFonts w:cs="Times New Roman" w:hint="eastAsia"/>
          <w:szCs w:val="21"/>
        </w:rPr>
        <w:t>「受容化」</w:t>
      </w:r>
      <w:r w:rsidRPr="00402B5C">
        <w:rPr>
          <w:rFonts w:cs="Times New Roman"/>
          <w:szCs w:val="21"/>
        </w:rPr>
        <w:t>が支配的な規範として機能していることを定量的に裏付けるものである。</w:t>
      </w:r>
      <w:r w:rsidRPr="00402B5C">
        <w:rPr>
          <w:rFonts w:cs="Times New Roman"/>
          <w:szCs w:val="21"/>
        </w:rPr>
        <w:t>Minimization</w:t>
      </w:r>
      <w:r w:rsidRPr="00402B5C">
        <w:rPr>
          <w:rFonts w:cs="Times New Roman"/>
          <w:szCs w:val="21"/>
        </w:rPr>
        <w:t>の多さは、翻訳による文化の喪失というよりも、作品の「文学的価値」と「没入感」を保護するための高度な戦略的判断の結果であると解釈すべきである。</w:t>
      </w:r>
      <w:r w:rsidR="00A56E97" w:rsidRPr="00402B5C">
        <w:rPr>
          <w:rFonts w:cs="Times New Roman"/>
          <w:szCs w:val="21"/>
        </w:rPr>
        <w:t>ただし、この戦略には後述するような文化的固有性の透明化というトレードオフが存在する</w:t>
      </w:r>
      <w:r w:rsidR="00A56E97" w:rsidRPr="00402B5C">
        <w:rPr>
          <w:rFonts w:cs="Times New Roman" w:hint="eastAsia"/>
          <w:szCs w:val="21"/>
        </w:rPr>
        <w:t>。</w:t>
      </w:r>
    </w:p>
    <w:p w14:paraId="65E20E94" w14:textId="53590AB5" w:rsidR="00CC5096" w:rsidRPr="00402B5C" w:rsidRDefault="00CC5096" w:rsidP="00A21FA6">
      <w:pPr>
        <w:pStyle w:val="2"/>
      </w:pPr>
      <w:bookmarkStart w:id="132" w:name="_Toc220178789"/>
      <w:r w:rsidRPr="00402B5C">
        <w:t>5.3 Established Equivalent</w:t>
      </w:r>
      <w:r w:rsidRPr="00402B5C">
        <w:t>の機能と「等価の幻想」</w:t>
      </w:r>
      <w:bookmarkEnd w:id="132"/>
    </w:p>
    <w:p w14:paraId="2C563775" w14:textId="2386DB5A" w:rsidR="00CC5096" w:rsidRPr="00402B5C" w:rsidRDefault="00CC5096" w:rsidP="00CC5096">
      <w:pPr>
        <w:rPr>
          <w:rFonts w:cs="Times New Roman"/>
          <w:szCs w:val="21"/>
        </w:rPr>
      </w:pPr>
      <w:r w:rsidRPr="00402B5C">
        <w:rPr>
          <w:rFonts w:cs="Times New Roman" w:hint="eastAsia"/>
          <w:szCs w:val="21"/>
        </w:rPr>
        <w:t xml:space="preserve">　</w:t>
      </w:r>
      <w:r w:rsidR="00A56E97" w:rsidRPr="00402B5C">
        <w:rPr>
          <w:rFonts w:cs="Times New Roman"/>
          <w:szCs w:val="21"/>
        </w:rPr>
        <w:t>前節で論じた</w:t>
      </w:r>
      <w:r w:rsidR="00A56E97" w:rsidRPr="00402B5C">
        <w:rPr>
          <w:rFonts w:cs="Times New Roman"/>
          <w:szCs w:val="21"/>
        </w:rPr>
        <w:t>Minimization</w:t>
      </w:r>
      <w:r w:rsidR="00A56E97" w:rsidRPr="00402B5C">
        <w:rPr>
          <w:rFonts w:cs="Times New Roman"/>
          <w:szCs w:val="21"/>
        </w:rPr>
        <w:t>の必然性は、一方で以下のような問題も内包している</w:t>
      </w:r>
      <w:r w:rsidR="00822343" w:rsidRPr="00402B5C">
        <w:rPr>
          <w:rFonts w:cs="Times New Roman" w:hint="eastAsia"/>
          <w:szCs w:val="21"/>
        </w:rPr>
        <w:t>。</w:t>
      </w:r>
      <w:r w:rsidR="00BF5163">
        <w:rPr>
          <w:rFonts w:cs="Times New Roman" w:hint="eastAsia"/>
          <w:szCs w:val="21"/>
        </w:rPr>
        <w:t>第</w:t>
      </w:r>
      <w:commentRangeStart w:id="133"/>
      <w:r w:rsidRPr="00402B5C">
        <w:rPr>
          <w:rFonts w:cs="Times New Roman"/>
          <w:szCs w:val="21"/>
        </w:rPr>
        <w:t>4</w:t>
      </w:r>
      <w:commentRangeEnd w:id="133"/>
      <w:r w:rsidR="004B0331" w:rsidRPr="00402B5C">
        <w:rPr>
          <w:rStyle w:val="ac"/>
          <w:rFonts w:cs="Times New Roman"/>
          <w:sz w:val="21"/>
          <w:szCs w:val="21"/>
        </w:rPr>
        <w:commentReference w:id="133"/>
      </w:r>
      <w:r w:rsidRPr="00402B5C">
        <w:rPr>
          <w:rFonts w:cs="Times New Roman"/>
          <w:szCs w:val="21"/>
        </w:rPr>
        <w:t>章の分析結果において、近藤・</w:t>
      </w:r>
      <w:r w:rsidRPr="00402B5C">
        <w:rPr>
          <w:rFonts w:cs="Times New Roman"/>
          <w:szCs w:val="21"/>
        </w:rPr>
        <w:t>McClellan</w:t>
      </w:r>
      <w:r w:rsidRPr="00402B5C">
        <w:rPr>
          <w:rFonts w:cs="Times New Roman"/>
          <w:szCs w:val="21"/>
        </w:rPr>
        <w:t>の両訳者ともに最も多用していた翻訳技法は</w:t>
      </w:r>
      <w:r w:rsidRPr="00402B5C">
        <w:rPr>
          <w:rFonts w:cs="Times New Roman"/>
          <w:szCs w:val="21"/>
        </w:rPr>
        <w:t>Established equivalent</w:t>
      </w:r>
      <w:r w:rsidRPr="00402B5C">
        <w:rPr>
          <w:rFonts w:cs="Times New Roman"/>
          <w:szCs w:val="21"/>
        </w:rPr>
        <w:t>であり、その割合は全体の約</w:t>
      </w:r>
      <w:r w:rsidRPr="00402B5C">
        <w:rPr>
          <w:rFonts w:cs="Times New Roman"/>
          <w:szCs w:val="21"/>
        </w:rPr>
        <w:t>4</w:t>
      </w:r>
      <w:r w:rsidRPr="00402B5C">
        <w:rPr>
          <w:rFonts w:cs="Times New Roman"/>
          <w:szCs w:val="21"/>
        </w:rPr>
        <w:t>割（近藤：</w:t>
      </w:r>
      <w:r w:rsidRPr="00402B5C">
        <w:rPr>
          <w:rFonts w:cs="Times New Roman"/>
          <w:szCs w:val="21"/>
        </w:rPr>
        <w:t>42.1%</w:t>
      </w:r>
      <w:r w:rsidRPr="00402B5C">
        <w:rPr>
          <w:rFonts w:cs="Times New Roman"/>
          <w:szCs w:val="21"/>
        </w:rPr>
        <w:t>、</w:t>
      </w:r>
      <w:r w:rsidRPr="00402B5C">
        <w:rPr>
          <w:rFonts w:cs="Times New Roman"/>
          <w:szCs w:val="21"/>
        </w:rPr>
        <w:t>McClellan</w:t>
      </w:r>
      <w:r w:rsidRPr="00402B5C">
        <w:rPr>
          <w:rFonts w:cs="Times New Roman"/>
          <w:szCs w:val="21"/>
        </w:rPr>
        <w:t>：</w:t>
      </w:r>
      <w:r w:rsidRPr="00402B5C">
        <w:rPr>
          <w:rFonts w:cs="Times New Roman"/>
          <w:szCs w:val="21"/>
        </w:rPr>
        <w:t>40.8%</w:t>
      </w:r>
      <w:r w:rsidRPr="00402B5C">
        <w:rPr>
          <w:rFonts w:cs="Times New Roman"/>
          <w:szCs w:val="21"/>
        </w:rPr>
        <w:t>）を占めていた。また、統計分析の結果、この技法は極めて高い確度（調整済み</w:t>
      </w:r>
      <w:r w:rsidR="009C6780">
        <w:rPr>
          <w:rFonts w:cs="Times New Roman" w:hint="eastAsia"/>
          <w:szCs w:val="21"/>
        </w:rPr>
        <w:t>標準化</w:t>
      </w:r>
      <w:r w:rsidRPr="00402B5C">
        <w:rPr>
          <w:rFonts w:cs="Times New Roman"/>
          <w:szCs w:val="21"/>
        </w:rPr>
        <w:t>残差</w:t>
      </w:r>
      <w:r w:rsidRPr="00402B5C">
        <w:rPr>
          <w:rFonts w:cs="Times New Roman"/>
          <w:szCs w:val="21"/>
        </w:rPr>
        <w:t xml:space="preserve"> 9.23</w:t>
      </w:r>
      <w:r w:rsidRPr="00402B5C">
        <w:rPr>
          <w:rFonts w:cs="Times New Roman"/>
          <w:szCs w:val="21"/>
        </w:rPr>
        <w:t>）で読者を</w:t>
      </w:r>
      <w:r w:rsidRPr="00402B5C">
        <w:rPr>
          <w:rFonts w:cs="Times New Roman"/>
          <w:szCs w:val="21"/>
        </w:rPr>
        <w:t>Minimization</w:t>
      </w:r>
      <w:r w:rsidRPr="00402B5C">
        <w:rPr>
          <w:rFonts w:cs="Times New Roman"/>
          <w:szCs w:val="21"/>
        </w:rPr>
        <w:t>の段階へと導くことが示されている。なぜ、文学翻訳においてこれほどまでに定訳への置き換えが選好されるのか。そして、その選択が異文化受容の観点から持つ意味について考察する。</w:t>
      </w:r>
    </w:p>
    <w:p w14:paraId="029A485E" w14:textId="40ED783C" w:rsidR="00CC5096" w:rsidRPr="00402B5C" w:rsidRDefault="00CC5096" w:rsidP="00CC5096">
      <w:pPr>
        <w:rPr>
          <w:rFonts w:cs="Times New Roman"/>
          <w:szCs w:val="21"/>
        </w:rPr>
      </w:pPr>
      <w:r w:rsidRPr="00402B5C">
        <w:rPr>
          <w:rFonts w:cs="Times New Roman" w:hint="eastAsia"/>
          <w:szCs w:val="21"/>
        </w:rPr>
        <w:t xml:space="preserve">　第一の要因として、辞書という</w:t>
      </w:r>
      <w:r w:rsidR="005D6E28" w:rsidRPr="00402B5C">
        <w:rPr>
          <w:rFonts w:cs="Times New Roman" w:hint="eastAsia"/>
          <w:szCs w:val="21"/>
        </w:rPr>
        <w:t>「</w:t>
      </w:r>
      <w:r w:rsidRPr="00402B5C">
        <w:rPr>
          <w:rFonts w:cs="Times New Roman" w:hint="eastAsia"/>
          <w:szCs w:val="21"/>
        </w:rPr>
        <w:t>客観的な権威</w:t>
      </w:r>
      <w:r w:rsidR="00216705" w:rsidRPr="00402B5C">
        <w:rPr>
          <w:rFonts w:cs="Times New Roman" w:hint="eastAsia"/>
          <w:szCs w:val="21"/>
        </w:rPr>
        <w:t>」</w:t>
      </w:r>
      <w:r w:rsidRPr="00402B5C">
        <w:rPr>
          <w:rFonts w:cs="Times New Roman" w:hint="eastAsia"/>
          <w:szCs w:val="21"/>
        </w:rPr>
        <w:t>の存在が挙げられる。</w:t>
      </w:r>
      <w:r w:rsidRPr="00402B5C">
        <w:rPr>
          <w:rFonts w:cs="Times New Roman"/>
          <w:szCs w:val="21"/>
        </w:rPr>
        <w:t>Established equivalent</w:t>
      </w:r>
      <w:r w:rsidRPr="00402B5C">
        <w:rPr>
          <w:rFonts w:cs="Times New Roman"/>
          <w:szCs w:val="21"/>
        </w:rPr>
        <w:t>は、辞書や用語集によって既に対訳として認知されている語彙を用いる技法である。翻訳者にとって、辞書にある訳語を選択することは、誤訳のリスクを回避し、翻訳の正当性を担保する安全な戦略である。特に『こころ』のような正統的な文学作品においては、奇をてらった訳語よりも、アカデミックに確立された語彙が好まれる傾向にあると考えられる。また、</w:t>
      </w:r>
      <w:r w:rsidR="000F0CFB" w:rsidRPr="00402B5C">
        <w:rPr>
          <w:rFonts w:cs="Times New Roman"/>
          <w:szCs w:val="21"/>
        </w:rPr>
        <w:t>近藤</w:t>
      </w:r>
      <w:r w:rsidR="009C6780">
        <w:rPr>
          <w:rFonts w:cs="Times New Roman" w:hint="eastAsia"/>
          <w:szCs w:val="21"/>
        </w:rPr>
        <w:t xml:space="preserve"> (</w:t>
      </w:r>
      <w:r w:rsidR="00CF1889" w:rsidRPr="00402B5C">
        <w:rPr>
          <w:rFonts w:cs="Times New Roman"/>
          <w:szCs w:val="21"/>
        </w:rPr>
        <w:t>1941</w:t>
      </w:r>
      <w:r w:rsidR="009C6780">
        <w:rPr>
          <w:rFonts w:cs="Times New Roman" w:hint="eastAsia"/>
          <w:szCs w:val="21"/>
        </w:rPr>
        <w:t xml:space="preserve">) </w:t>
      </w:r>
      <w:r w:rsidR="000F0CFB" w:rsidRPr="00402B5C">
        <w:rPr>
          <w:rFonts w:cs="Times New Roman"/>
          <w:szCs w:val="21"/>
        </w:rPr>
        <w:t>の翻訳</w:t>
      </w:r>
      <w:r w:rsidRPr="00402B5C">
        <w:rPr>
          <w:rFonts w:cs="Times New Roman"/>
          <w:szCs w:val="21"/>
        </w:rPr>
        <w:t>が先行し、</w:t>
      </w:r>
      <w:r w:rsidR="000F0CFB" w:rsidRPr="00402B5C">
        <w:rPr>
          <w:rFonts w:cs="Times New Roman"/>
          <w:szCs w:val="21"/>
        </w:rPr>
        <w:t>McClellan</w:t>
      </w:r>
      <w:r w:rsidR="000F0CFB" w:rsidRPr="00402B5C">
        <w:rPr>
          <w:rFonts w:cs="Times New Roman"/>
          <w:szCs w:val="21"/>
        </w:rPr>
        <w:t>の翻訳</w:t>
      </w:r>
      <w:r w:rsidR="009C6780">
        <w:rPr>
          <w:rFonts w:cs="Times New Roman" w:hint="eastAsia"/>
          <w:szCs w:val="21"/>
        </w:rPr>
        <w:t xml:space="preserve"> </w:t>
      </w:r>
      <w:r w:rsidR="000F0CFB" w:rsidRPr="00402B5C">
        <w:rPr>
          <w:rFonts w:cs="Times New Roman"/>
          <w:szCs w:val="21"/>
        </w:rPr>
        <w:t>(1957)</w:t>
      </w:r>
      <w:r w:rsidR="009C6780">
        <w:rPr>
          <w:rFonts w:cs="Times New Roman" w:hint="eastAsia"/>
          <w:szCs w:val="21"/>
        </w:rPr>
        <w:t xml:space="preserve"> </w:t>
      </w:r>
      <w:r w:rsidRPr="00402B5C">
        <w:rPr>
          <w:rFonts w:cs="Times New Roman"/>
          <w:szCs w:val="21"/>
        </w:rPr>
        <w:t>がそれに続くことを</w:t>
      </w:r>
      <w:r w:rsidRPr="00402B5C">
        <w:rPr>
          <w:rFonts w:cs="Times New Roman" w:hint="eastAsia"/>
          <w:szCs w:val="21"/>
        </w:rPr>
        <w:t>考慮すると、興味深い循環が見えてくる。先行する優れた翻訳が「定訳」としての地位を確立し、後の辞書編纂や語彙選定に影響を与える。</w:t>
      </w:r>
      <w:r w:rsidR="00C34F72" w:rsidRPr="00402B5C">
        <w:rPr>
          <w:rFonts w:cs="Times New Roman"/>
          <w:szCs w:val="21"/>
        </w:rPr>
        <w:t>そして、その辞書に依拠した後続の翻訳が、さらにその定訳を強化する。こうした相互補完的な循環を経て、現代の辞書は膨大な数の優れた翻訳の蓄積による集合知として機能していると推測される。</w:t>
      </w:r>
    </w:p>
    <w:p w14:paraId="73D6EED9" w14:textId="3263B6B1" w:rsidR="00CC5096" w:rsidRPr="00402B5C" w:rsidRDefault="00CC5096" w:rsidP="00CC5096">
      <w:pPr>
        <w:rPr>
          <w:rFonts w:cs="Times New Roman"/>
          <w:szCs w:val="21"/>
        </w:rPr>
      </w:pPr>
      <w:r w:rsidRPr="00402B5C">
        <w:rPr>
          <w:rFonts w:cs="Times New Roman" w:hint="eastAsia"/>
          <w:szCs w:val="21"/>
        </w:rPr>
        <w:t xml:space="preserve">　こうした定訳への依存は、翻訳実践としては合理的である。しかし、異文化理解という観点から見た場合、この「定訳」への依存は問題</w:t>
      </w:r>
      <w:r w:rsidR="00EF5CB9" w:rsidRPr="00402B5C">
        <w:rPr>
          <w:rFonts w:cs="Times New Roman" w:hint="eastAsia"/>
          <w:szCs w:val="21"/>
        </w:rPr>
        <w:t>を</w:t>
      </w:r>
      <w:r w:rsidR="00B00BA2" w:rsidRPr="00402B5C">
        <w:rPr>
          <w:rFonts w:cs="Times New Roman" w:hint="eastAsia"/>
          <w:szCs w:val="21"/>
        </w:rPr>
        <w:t>含んでいる</w:t>
      </w:r>
      <w:r w:rsidRPr="00402B5C">
        <w:rPr>
          <w:rFonts w:cs="Times New Roman" w:hint="eastAsia"/>
          <w:szCs w:val="21"/>
        </w:rPr>
        <w:t>。それは「等価の幻想</w:t>
      </w:r>
      <w:r w:rsidRPr="00402B5C">
        <w:rPr>
          <w:rFonts w:cs="Times New Roman"/>
          <w:szCs w:val="21"/>
        </w:rPr>
        <w:t>」とも呼ぶべき現象である。</w:t>
      </w:r>
      <w:r w:rsidRPr="00402B5C">
        <w:rPr>
          <w:rFonts w:cs="Times New Roman"/>
          <w:szCs w:val="21"/>
        </w:rPr>
        <w:t>Established equivalent</w:t>
      </w:r>
      <w:r w:rsidRPr="00402B5C">
        <w:rPr>
          <w:rFonts w:cs="Times New Roman"/>
          <w:szCs w:val="21"/>
        </w:rPr>
        <w:t>によって選ばれた訳語は、あくまで言語的なレベルでの等価性が保証されているに過ぎず、その語が内包する文化的・情緒的なニュアンスは、しばしば等価性を欠くためである。本研究で分析した「書生」の事例はこの問題を端的に示している。両訳者はこれを「</w:t>
      </w:r>
      <w:r w:rsidRPr="00402B5C">
        <w:rPr>
          <w:rFonts w:cs="Times New Roman"/>
          <w:szCs w:val="21"/>
        </w:rPr>
        <w:t>student</w:t>
      </w:r>
      <w:r w:rsidRPr="00402B5C">
        <w:rPr>
          <w:rFonts w:cs="Times New Roman"/>
          <w:szCs w:val="21"/>
        </w:rPr>
        <w:t>」という英語圏で確立された定訳へと置き換えて</w:t>
      </w:r>
      <w:r w:rsidR="00145ABD" w:rsidRPr="00402B5C">
        <w:rPr>
          <w:rFonts w:cs="Times New Roman" w:hint="eastAsia"/>
          <w:szCs w:val="21"/>
        </w:rPr>
        <w:t>おり、翻訳技法は</w:t>
      </w:r>
      <w:r w:rsidR="00145ABD" w:rsidRPr="00402B5C">
        <w:rPr>
          <w:rFonts w:cs="Times New Roman"/>
          <w:szCs w:val="21"/>
        </w:rPr>
        <w:t>Established equivalent</w:t>
      </w:r>
      <w:r w:rsidR="00145ABD" w:rsidRPr="00402B5C">
        <w:rPr>
          <w:rFonts w:cs="Times New Roman" w:hint="eastAsia"/>
          <w:szCs w:val="21"/>
        </w:rPr>
        <w:t>、</w:t>
      </w:r>
      <w:r w:rsidR="00145ABD" w:rsidRPr="00402B5C">
        <w:rPr>
          <w:rFonts w:cs="Times New Roman"/>
          <w:szCs w:val="21"/>
        </w:rPr>
        <w:t>DMIS</w:t>
      </w:r>
      <w:r w:rsidR="00145ABD" w:rsidRPr="00402B5C">
        <w:rPr>
          <w:rFonts w:cs="Times New Roman" w:hint="eastAsia"/>
          <w:szCs w:val="21"/>
        </w:rPr>
        <w:t>は</w:t>
      </w:r>
      <w:r w:rsidR="00145ABD" w:rsidRPr="00402B5C">
        <w:rPr>
          <w:rFonts w:cs="Times New Roman"/>
          <w:szCs w:val="21"/>
        </w:rPr>
        <w:t>Minimization</w:t>
      </w:r>
      <w:r w:rsidR="00145ABD" w:rsidRPr="00402B5C">
        <w:rPr>
          <w:rFonts w:cs="Times New Roman" w:hint="eastAsia"/>
          <w:szCs w:val="21"/>
        </w:rPr>
        <w:t>に分類された。</w:t>
      </w:r>
      <w:r w:rsidRPr="00402B5C">
        <w:rPr>
          <w:rFonts w:cs="Times New Roman"/>
          <w:szCs w:val="21"/>
        </w:rPr>
        <w:t>辞書的に</w:t>
      </w:r>
      <w:r w:rsidR="006867AF" w:rsidRPr="00402B5C">
        <w:rPr>
          <w:rFonts w:cs="Times New Roman" w:hint="eastAsia"/>
          <w:szCs w:val="21"/>
        </w:rPr>
        <w:t>この選択は妥当</w:t>
      </w:r>
      <w:r w:rsidRPr="00402B5C">
        <w:rPr>
          <w:rFonts w:cs="Times New Roman"/>
          <w:szCs w:val="21"/>
        </w:rPr>
        <w:t>であり、読者も違和感なく受容できる。しかし、明治期の「書生」という言葉には、単</w:t>
      </w:r>
      <w:r w:rsidRPr="00402B5C">
        <w:rPr>
          <w:rFonts w:cs="Times New Roman"/>
          <w:szCs w:val="21"/>
        </w:rPr>
        <w:lastRenderedPageBreak/>
        <w:t>に「学校で学ぶ人」という属性を超えた意味がある。他家に寄宿して家事を手伝いながら勉学に励むという特有の生活様式や、立身出世を目指す若者特有の社会的モラトリアムといった、当時の日本固有の文脈が色濃く反映されているのである。これを「</w:t>
      </w:r>
      <w:r w:rsidRPr="00402B5C">
        <w:rPr>
          <w:rFonts w:cs="Times New Roman"/>
          <w:szCs w:val="21"/>
        </w:rPr>
        <w:t>student</w:t>
      </w:r>
      <w:r w:rsidRPr="00402B5C">
        <w:rPr>
          <w:rFonts w:cs="Times New Roman"/>
          <w:szCs w:val="21"/>
        </w:rPr>
        <w:t>」と訳すことは、そうした文化的・歴史的背景を削ぎ落とし、「学ぶ人」という普遍的かつ一般的な</w:t>
      </w:r>
      <w:r w:rsidR="00744666" w:rsidRPr="00402B5C">
        <w:rPr>
          <w:rFonts w:cs="Times New Roman"/>
          <w:szCs w:val="21"/>
        </w:rPr>
        <w:t>カテゴリ</w:t>
      </w:r>
      <w:r w:rsidRPr="00402B5C">
        <w:rPr>
          <w:rFonts w:cs="Times New Roman"/>
          <w:szCs w:val="21"/>
        </w:rPr>
        <w:t>へと希薄化</w:t>
      </w:r>
      <w:r w:rsidRPr="00402B5C">
        <w:rPr>
          <w:rFonts w:cs="Times New Roman" w:hint="eastAsia"/>
          <w:szCs w:val="21"/>
        </w:rPr>
        <w:t>させる行為に他ならない。</w:t>
      </w:r>
    </w:p>
    <w:p w14:paraId="47E419CE" w14:textId="1795FD96" w:rsidR="00541953" w:rsidRPr="00402B5C" w:rsidRDefault="00CC5096" w:rsidP="00CC5096">
      <w:pPr>
        <w:rPr>
          <w:rFonts w:cs="Times New Roman"/>
          <w:szCs w:val="21"/>
        </w:rPr>
      </w:pPr>
      <w:r w:rsidRPr="00402B5C">
        <w:rPr>
          <w:rFonts w:cs="Times New Roman" w:hint="eastAsia"/>
          <w:szCs w:val="21"/>
        </w:rPr>
        <w:t xml:space="preserve">　つまり</w:t>
      </w:r>
      <w:r w:rsidRPr="00402B5C">
        <w:rPr>
          <w:rFonts w:cs="Times New Roman"/>
          <w:szCs w:val="21"/>
        </w:rPr>
        <w:t>Established equivalent</w:t>
      </w:r>
      <w:r w:rsidRPr="00402B5C">
        <w:rPr>
          <w:rFonts w:cs="Times New Roman"/>
          <w:szCs w:val="21"/>
        </w:rPr>
        <w:t>は、形式上は等価性を謳っているが、機能としては、異文化の特殊な概念を自文化の既知の枠組みへと同化させる役割を果たしている場合もある。読者は</w:t>
      </w:r>
      <w:r w:rsidRPr="00402B5C">
        <w:rPr>
          <w:rFonts w:cs="Times New Roman"/>
          <w:szCs w:val="21"/>
        </w:rPr>
        <w:t>student</w:t>
      </w:r>
      <w:r w:rsidRPr="00402B5C">
        <w:rPr>
          <w:rFonts w:cs="Times New Roman"/>
          <w:szCs w:val="21"/>
        </w:rPr>
        <w:t>という言葉を通じて物語をスムーズに理解するが、それは原語の「書生」が持つ文化的固有性が透明化された結果として成立している理解に過ぎない。定訳の多用によってもたらされる</w:t>
      </w:r>
      <w:r w:rsidRPr="00402B5C">
        <w:rPr>
          <w:rFonts w:cs="Times New Roman"/>
          <w:szCs w:val="21"/>
        </w:rPr>
        <w:t>Minimization</w:t>
      </w:r>
      <w:r w:rsidRPr="00402B5C">
        <w:rPr>
          <w:rFonts w:cs="Times New Roman"/>
          <w:szCs w:val="21"/>
        </w:rPr>
        <w:t>の支配は、読者を混乱から守る一方で、深い異文化体験の機会を制限している可能性がある。</w:t>
      </w:r>
    </w:p>
    <w:p w14:paraId="7C0C5AFA" w14:textId="774227A9" w:rsidR="00C11AC8" w:rsidRPr="00402B5C" w:rsidRDefault="00C11AC8" w:rsidP="00A21FA6">
      <w:pPr>
        <w:pStyle w:val="2"/>
      </w:pPr>
      <w:bookmarkStart w:id="134" w:name="_Toc220178790"/>
      <w:r w:rsidRPr="00402B5C">
        <w:t>5.</w:t>
      </w:r>
      <w:r w:rsidR="00240F3C" w:rsidRPr="00402B5C">
        <w:t>4</w:t>
      </w:r>
      <w:r w:rsidRPr="00402B5C">
        <w:t xml:space="preserve"> </w:t>
      </w:r>
      <w:r w:rsidR="00D979D0" w:rsidRPr="00402B5C">
        <w:t>翻訳技法の選択に見られるアプローチの差異</w:t>
      </w:r>
      <w:bookmarkEnd w:id="134"/>
    </w:p>
    <w:p w14:paraId="46DE98F9" w14:textId="12E4102D" w:rsidR="00314BB4" w:rsidRPr="00402B5C" w:rsidRDefault="00314BB4" w:rsidP="00314BB4">
      <w:pPr>
        <w:rPr>
          <w:rFonts w:cs="Times New Roman"/>
          <w:szCs w:val="21"/>
        </w:rPr>
      </w:pPr>
      <w:r w:rsidRPr="00402B5C">
        <w:rPr>
          <w:rFonts w:cs="Times New Roman"/>
          <w:szCs w:val="21"/>
        </w:rPr>
        <w:t xml:space="preserve">　</w:t>
      </w:r>
      <w:r w:rsidR="00CF31B2" w:rsidRPr="00402B5C">
        <w:rPr>
          <w:rFonts w:cs="Times New Roman" w:hint="eastAsia"/>
          <w:szCs w:val="21"/>
        </w:rPr>
        <w:t>こうした全体傾向の中で、</w:t>
      </w:r>
      <w:r w:rsidR="00F86B4E" w:rsidRPr="00402B5C">
        <w:rPr>
          <w:rFonts w:cs="Times New Roman" w:hint="eastAsia"/>
          <w:szCs w:val="21"/>
        </w:rPr>
        <w:t>両訳者には興味深い差異も観察された。</w:t>
      </w:r>
      <w:r w:rsidRPr="00402B5C">
        <w:rPr>
          <w:rFonts w:cs="Times New Roman"/>
          <w:szCs w:val="21"/>
        </w:rPr>
        <w:t>両訳者の翻訳技法選択には高い類似性が見られたものの、情報の増減に関わる技法においては対照的な傾向が観察された。具体的には、</w:t>
      </w:r>
      <w:commentRangeStart w:id="135"/>
      <w:r w:rsidRPr="00402B5C">
        <w:rPr>
          <w:rFonts w:cs="Times New Roman"/>
          <w:szCs w:val="21"/>
        </w:rPr>
        <w:t>近藤は</w:t>
      </w:r>
      <w:r w:rsidRPr="00402B5C">
        <w:rPr>
          <w:rFonts w:cs="Times New Roman"/>
          <w:szCs w:val="21"/>
        </w:rPr>
        <w:t>Amplification</w:t>
      </w:r>
      <w:r w:rsidRPr="00402B5C">
        <w:rPr>
          <w:rFonts w:cs="Times New Roman"/>
          <w:szCs w:val="21"/>
        </w:rPr>
        <w:t>の使用率</w:t>
      </w:r>
      <w:r w:rsidR="00BF5163">
        <w:rPr>
          <w:rFonts w:cs="Times New Roman" w:hint="eastAsia"/>
          <w:szCs w:val="21"/>
        </w:rPr>
        <w:t>（</w:t>
      </w:r>
      <w:r w:rsidR="00BF5163">
        <w:rPr>
          <w:rFonts w:cs="Times New Roman" w:hint="eastAsia"/>
          <w:szCs w:val="21"/>
        </w:rPr>
        <w:t>7.2%</w:t>
      </w:r>
      <w:r w:rsidR="00BF5163">
        <w:rPr>
          <w:rFonts w:cs="Times New Roman" w:hint="eastAsia"/>
          <w:szCs w:val="21"/>
        </w:rPr>
        <w:t>）</w:t>
      </w:r>
      <w:r w:rsidRPr="00402B5C">
        <w:rPr>
          <w:rFonts w:cs="Times New Roman"/>
          <w:szCs w:val="21"/>
        </w:rPr>
        <w:t>が相対的に高く、</w:t>
      </w:r>
      <w:r w:rsidRPr="00402B5C">
        <w:rPr>
          <w:rFonts w:cs="Times New Roman"/>
          <w:szCs w:val="21"/>
        </w:rPr>
        <w:t>McClellan</w:t>
      </w:r>
      <w:r w:rsidRPr="00402B5C">
        <w:rPr>
          <w:rFonts w:cs="Times New Roman"/>
          <w:szCs w:val="21"/>
        </w:rPr>
        <w:t>は</w:t>
      </w:r>
      <w:r w:rsidRPr="00402B5C">
        <w:rPr>
          <w:rFonts w:cs="Times New Roman"/>
          <w:szCs w:val="21"/>
        </w:rPr>
        <w:t>Reduction</w:t>
      </w:r>
      <w:r w:rsidRPr="00402B5C">
        <w:rPr>
          <w:rFonts w:cs="Times New Roman"/>
          <w:szCs w:val="21"/>
        </w:rPr>
        <w:t>の使用率</w:t>
      </w:r>
      <w:r w:rsidR="00BF5163">
        <w:rPr>
          <w:rFonts w:cs="Times New Roman" w:hint="eastAsia"/>
          <w:szCs w:val="21"/>
        </w:rPr>
        <w:t>（</w:t>
      </w:r>
      <w:r w:rsidR="00BF5163" w:rsidRPr="00402B5C">
        <w:rPr>
          <w:rFonts w:cs="Times New Roman"/>
          <w:szCs w:val="21"/>
        </w:rPr>
        <w:t>12.5%</w:t>
      </w:r>
      <w:r w:rsidR="00BF5163">
        <w:rPr>
          <w:rFonts w:cs="Times New Roman" w:hint="eastAsia"/>
          <w:szCs w:val="21"/>
        </w:rPr>
        <w:t>）</w:t>
      </w:r>
      <w:r w:rsidRPr="00402B5C">
        <w:rPr>
          <w:rFonts w:cs="Times New Roman"/>
          <w:szCs w:val="21"/>
        </w:rPr>
        <w:t>が高いという点である</w:t>
      </w:r>
      <w:commentRangeEnd w:id="135"/>
      <w:r w:rsidR="004B0331" w:rsidRPr="00402B5C">
        <w:rPr>
          <w:rStyle w:val="ac"/>
          <w:rFonts w:cs="Times New Roman"/>
          <w:sz w:val="21"/>
          <w:szCs w:val="21"/>
        </w:rPr>
        <w:commentReference w:id="135"/>
      </w:r>
      <w:r w:rsidRPr="00402B5C">
        <w:rPr>
          <w:rFonts w:cs="Times New Roman"/>
          <w:szCs w:val="21"/>
        </w:rPr>
        <w:t>。この定量的な差異は、両訳文が志向する</w:t>
      </w:r>
      <w:r w:rsidRPr="00402B5C">
        <w:rPr>
          <w:rFonts w:cs="Times New Roman" w:hint="eastAsia"/>
          <w:szCs w:val="21"/>
        </w:rPr>
        <w:t>「</w:t>
      </w:r>
      <w:r w:rsidRPr="00402B5C">
        <w:rPr>
          <w:rFonts w:cs="Times New Roman"/>
          <w:szCs w:val="21"/>
        </w:rPr>
        <w:t>情報の粒度</w:t>
      </w:r>
      <w:r w:rsidRPr="00402B5C">
        <w:rPr>
          <w:rFonts w:cs="Times New Roman" w:hint="eastAsia"/>
          <w:szCs w:val="21"/>
        </w:rPr>
        <w:t>」</w:t>
      </w:r>
      <w:r w:rsidRPr="00402B5C">
        <w:rPr>
          <w:rFonts w:cs="Times New Roman"/>
          <w:szCs w:val="21"/>
        </w:rPr>
        <w:t>と</w:t>
      </w:r>
      <w:r w:rsidRPr="00402B5C">
        <w:rPr>
          <w:rFonts w:cs="Times New Roman" w:hint="eastAsia"/>
          <w:szCs w:val="21"/>
        </w:rPr>
        <w:t>「</w:t>
      </w:r>
      <w:r w:rsidRPr="00402B5C">
        <w:rPr>
          <w:rFonts w:cs="Times New Roman"/>
          <w:szCs w:val="21"/>
        </w:rPr>
        <w:t>読みやすさのバランス</w:t>
      </w:r>
      <w:r w:rsidRPr="00402B5C">
        <w:rPr>
          <w:rFonts w:cs="Times New Roman" w:hint="eastAsia"/>
          <w:szCs w:val="21"/>
        </w:rPr>
        <w:t>」</w:t>
      </w:r>
      <w:r w:rsidRPr="00402B5C">
        <w:rPr>
          <w:rFonts w:cs="Times New Roman"/>
          <w:szCs w:val="21"/>
        </w:rPr>
        <w:t>が異なっていることを示唆している。</w:t>
      </w:r>
    </w:p>
    <w:p w14:paraId="649F67D7" w14:textId="098A1BE1" w:rsidR="00314BB4" w:rsidRPr="00402B5C" w:rsidRDefault="00314BB4" w:rsidP="00314BB4">
      <w:pPr>
        <w:rPr>
          <w:rFonts w:cs="Times New Roman"/>
          <w:szCs w:val="21"/>
        </w:rPr>
      </w:pPr>
      <w:r w:rsidRPr="00402B5C">
        <w:rPr>
          <w:rFonts w:cs="Times New Roman"/>
          <w:szCs w:val="21"/>
        </w:rPr>
        <w:t xml:space="preserve">　</w:t>
      </w:r>
      <w:r w:rsidR="00E2325D" w:rsidRPr="00402B5C">
        <w:rPr>
          <w:rFonts w:cs="Times New Roman"/>
          <w:szCs w:val="21"/>
        </w:rPr>
        <w:t>英文学者として原文の意味構造を深く理解する立場にあった</w:t>
      </w:r>
      <w:r w:rsidRPr="00402B5C">
        <w:rPr>
          <w:rFonts w:cs="Times New Roman"/>
          <w:szCs w:val="21"/>
        </w:rPr>
        <w:t>近藤の訳文には、原語の文脈を言語化して補足する傾向が見られる。近藤の翻訳では、原文に含まれる文化的要素に対し、単なる定訳の提示に留まらず、その意味や背景を加筆（</w:t>
      </w:r>
      <w:r w:rsidRPr="00402B5C">
        <w:rPr>
          <w:rFonts w:cs="Times New Roman"/>
          <w:szCs w:val="21"/>
        </w:rPr>
        <w:t>Amplification</w:t>
      </w:r>
      <w:r w:rsidRPr="00402B5C">
        <w:rPr>
          <w:rFonts w:cs="Times New Roman"/>
          <w:szCs w:val="21"/>
        </w:rPr>
        <w:t>）によって明示化する事例が散見された。このアプローチは、ハイコン</w:t>
      </w:r>
      <w:r w:rsidR="000B0D24" w:rsidRPr="00402B5C">
        <w:rPr>
          <w:rFonts w:cs="Times New Roman"/>
          <w:szCs w:val="21"/>
        </w:rPr>
        <w:t>テキスト</w:t>
      </w:r>
      <w:r w:rsidRPr="00402B5C">
        <w:rPr>
          <w:rFonts w:cs="Times New Roman"/>
          <w:szCs w:val="21"/>
        </w:rPr>
        <w:t>な日本文化の要素を、読者が論理的に理解（</w:t>
      </w:r>
      <w:r w:rsidRPr="00402B5C">
        <w:rPr>
          <w:rFonts w:cs="Times New Roman"/>
          <w:szCs w:val="21"/>
        </w:rPr>
        <w:t>Adaptation</w:t>
      </w:r>
      <w:r w:rsidRPr="00402B5C">
        <w:rPr>
          <w:rFonts w:cs="Times New Roman"/>
          <w:szCs w:val="21"/>
        </w:rPr>
        <w:t>）できるように情報の解像度を高めようとする</w:t>
      </w:r>
      <w:r w:rsidR="00C10FB9" w:rsidRPr="00402B5C">
        <w:rPr>
          <w:rFonts w:cs="Times New Roman" w:hint="eastAsia"/>
          <w:szCs w:val="21"/>
        </w:rPr>
        <w:t>、</w:t>
      </w:r>
      <w:r w:rsidRPr="00402B5C">
        <w:rPr>
          <w:rFonts w:cs="Times New Roman"/>
          <w:szCs w:val="21"/>
        </w:rPr>
        <w:t>記述的・解説的な志向が強いと解釈できる。</w:t>
      </w:r>
    </w:p>
    <w:p w14:paraId="525F85B6" w14:textId="4B7A3451" w:rsidR="00314BB4" w:rsidRPr="00402B5C" w:rsidRDefault="00314BB4" w:rsidP="00314BB4">
      <w:pPr>
        <w:rPr>
          <w:rFonts w:cs="Times New Roman"/>
          <w:szCs w:val="21"/>
        </w:rPr>
      </w:pPr>
      <w:r w:rsidRPr="00402B5C">
        <w:rPr>
          <w:rFonts w:cs="Times New Roman"/>
          <w:szCs w:val="21"/>
        </w:rPr>
        <w:t xml:space="preserve">　</w:t>
      </w:r>
      <w:r w:rsidR="00301AB1" w:rsidRPr="00402B5C">
        <w:rPr>
          <w:rFonts w:cs="Times New Roman" w:hint="eastAsia"/>
          <w:szCs w:val="21"/>
        </w:rPr>
        <w:t>対照的に、日本で育ち二言語に精通していながらも、翻訳者としては英語圏の読者への訴求力を重視した</w:t>
      </w:r>
      <w:r w:rsidR="00301AB1" w:rsidRPr="00402B5C">
        <w:rPr>
          <w:rFonts w:cs="Times New Roman"/>
          <w:szCs w:val="21"/>
        </w:rPr>
        <w:t>McClellan</w:t>
      </w:r>
      <w:r w:rsidR="00301AB1" w:rsidRPr="00402B5C">
        <w:rPr>
          <w:rFonts w:cs="Times New Roman"/>
          <w:szCs w:val="21"/>
        </w:rPr>
        <w:t>の訳文には、英文としての流暢さを優先する傾向が見られる。</w:t>
      </w:r>
      <w:r w:rsidRPr="00402B5C">
        <w:rPr>
          <w:rFonts w:cs="Times New Roman"/>
          <w:szCs w:val="21"/>
        </w:rPr>
        <w:t>McClellan</w:t>
      </w:r>
      <w:r w:rsidRPr="00402B5C">
        <w:rPr>
          <w:rFonts w:cs="Times New Roman"/>
          <w:szCs w:val="21"/>
        </w:rPr>
        <w:t>のデータにおいて</w:t>
      </w:r>
      <w:r w:rsidRPr="00402B5C">
        <w:rPr>
          <w:rFonts w:cs="Times New Roman"/>
          <w:szCs w:val="21"/>
        </w:rPr>
        <w:t>Reduction</w:t>
      </w:r>
      <w:r w:rsidRPr="00402B5C">
        <w:rPr>
          <w:rFonts w:cs="Times New Roman"/>
          <w:szCs w:val="21"/>
        </w:rPr>
        <w:t>の割合が高いことは、</w:t>
      </w:r>
      <w:r w:rsidR="004C000B" w:rsidRPr="00402B5C">
        <w:rPr>
          <w:rFonts w:cs="Times New Roman"/>
          <w:szCs w:val="21"/>
        </w:rPr>
        <w:t>彼自身が日本文化を熟知していながらも、物語の主筋に直接関与しない細部の文化的要素や、英語の文脈において冗長となりうる情報をあえて整理する判断がなされた結果と考えられる。</w:t>
      </w:r>
      <w:r w:rsidRPr="00402B5C">
        <w:rPr>
          <w:rFonts w:cs="Times New Roman"/>
          <w:szCs w:val="21"/>
        </w:rPr>
        <w:t>このアプローチは、個々の語彙の厳密な説明よりも、英語の小説としての自然な流れや読者の没入感を維持することを重視した、流暢性志向の表れであると推測される。</w:t>
      </w:r>
    </w:p>
    <w:p w14:paraId="210D0E53" w14:textId="0C6FA868" w:rsidR="00C27674" w:rsidRPr="00402B5C" w:rsidRDefault="00314BB4" w:rsidP="00C27674">
      <w:pPr>
        <w:rPr>
          <w:rFonts w:cs="Times New Roman"/>
          <w:szCs w:val="21"/>
        </w:rPr>
      </w:pPr>
      <w:r w:rsidRPr="00402B5C">
        <w:rPr>
          <w:rFonts w:cs="Times New Roman"/>
          <w:szCs w:val="21"/>
        </w:rPr>
        <w:t xml:space="preserve">　もちろん、こうした差異は翻訳者個人の文体的な好みや、翻訳された時代の規範にも影響されるものである。しかし、結果として近藤訳は読者に深い文化理解（</w:t>
      </w:r>
      <w:r w:rsidRPr="00402B5C">
        <w:rPr>
          <w:rFonts w:cs="Times New Roman"/>
          <w:szCs w:val="21"/>
        </w:rPr>
        <w:t>Adaptation</w:t>
      </w:r>
      <w:r w:rsidRPr="00402B5C">
        <w:rPr>
          <w:rFonts w:cs="Times New Roman"/>
          <w:szCs w:val="21"/>
        </w:rPr>
        <w:t>）の機会をより多く提供し、</w:t>
      </w:r>
      <w:r w:rsidRPr="00402B5C">
        <w:rPr>
          <w:rFonts w:cs="Times New Roman"/>
          <w:szCs w:val="21"/>
        </w:rPr>
        <w:t>McClellan</w:t>
      </w:r>
      <w:r w:rsidRPr="00402B5C">
        <w:rPr>
          <w:rFonts w:cs="Times New Roman"/>
          <w:szCs w:val="21"/>
        </w:rPr>
        <w:t>訳はスムーズな読書体験（</w:t>
      </w:r>
      <w:r w:rsidRPr="00402B5C">
        <w:rPr>
          <w:rFonts w:cs="Times New Roman"/>
          <w:szCs w:val="21"/>
        </w:rPr>
        <w:t>Minimization/Denial</w:t>
      </w:r>
      <w:r w:rsidRPr="00402B5C">
        <w:rPr>
          <w:rFonts w:cs="Times New Roman"/>
          <w:szCs w:val="21"/>
        </w:rPr>
        <w:t>）を提供するという、異なる読書体験を創出している事実は、</w:t>
      </w:r>
      <w:r w:rsidRPr="00402B5C">
        <w:rPr>
          <w:rFonts w:cs="Times New Roman"/>
          <w:szCs w:val="21"/>
        </w:rPr>
        <w:t>4.1.2</w:t>
      </w:r>
      <w:r w:rsidR="00DE0499">
        <w:rPr>
          <w:rFonts w:cs="Times New Roman" w:hint="eastAsia"/>
          <w:szCs w:val="21"/>
        </w:rPr>
        <w:t>項</w:t>
      </w:r>
      <w:r w:rsidRPr="00402B5C">
        <w:rPr>
          <w:rFonts w:cs="Times New Roman"/>
          <w:szCs w:val="21"/>
        </w:rPr>
        <w:t>の</w:t>
      </w:r>
      <w:r w:rsidRPr="00402B5C">
        <w:rPr>
          <w:rFonts w:cs="Times New Roman"/>
          <w:szCs w:val="21"/>
        </w:rPr>
        <w:t>DMIS</w:t>
      </w:r>
      <w:r w:rsidRPr="00402B5C">
        <w:rPr>
          <w:rFonts w:cs="Times New Roman"/>
          <w:szCs w:val="21"/>
        </w:rPr>
        <w:t>分析の結果とも合致している。</w:t>
      </w:r>
      <w:r w:rsidR="00E55CCC" w:rsidRPr="00402B5C">
        <w:rPr>
          <w:rFonts w:cs="Times New Roman" w:hint="eastAsia"/>
          <w:szCs w:val="21"/>
        </w:rPr>
        <w:t>この両者の差異は、次節で論じる翻訳における根本的なトレードオフの異なる解決策と</w:t>
      </w:r>
      <w:r w:rsidR="00E55CCC" w:rsidRPr="00402B5C">
        <w:rPr>
          <w:rFonts w:cs="Times New Roman" w:hint="eastAsia"/>
          <w:szCs w:val="21"/>
        </w:rPr>
        <w:lastRenderedPageBreak/>
        <w:t>して理解できる。</w:t>
      </w:r>
    </w:p>
    <w:p w14:paraId="64F6BFB6" w14:textId="30F933E1" w:rsidR="00C21C56" w:rsidRPr="00402B5C" w:rsidRDefault="00240F3C" w:rsidP="00A21FA6">
      <w:pPr>
        <w:pStyle w:val="2"/>
      </w:pPr>
      <w:bookmarkStart w:id="136" w:name="_Toc220178791"/>
      <w:r w:rsidRPr="00402B5C">
        <w:t>5.5</w:t>
      </w:r>
      <w:r w:rsidR="00B95D08" w:rsidRPr="00402B5C">
        <w:rPr>
          <w:rFonts w:hint="eastAsia"/>
        </w:rPr>
        <w:t>「読みやすさ」と「異文化理解」のトレードオフ</w:t>
      </w:r>
      <w:bookmarkEnd w:id="136"/>
    </w:p>
    <w:p w14:paraId="4B8BCBE0" w14:textId="025EBEB8" w:rsidR="007D371C" w:rsidRPr="00402B5C" w:rsidRDefault="007D371C" w:rsidP="007D371C">
      <w:pPr>
        <w:ind w:firstLineChars="100" w:firstLine="210"/>
        <w:rPr>
          <w:rFonts w:cs="Times New Roman"/>
          <w:szCs w:val="21"/>
        </w:rPr>
      </w:pPr>
      <w:r w:rsidRPr="00402B5C">
        <w:rPr>
          <w:rFonts w:cs="Times New Roman" w:hint="eastAsia"/>
          <w:szCs w:val="21"/>
        </w:rPr>
        <w:t>本章での考察を通じて、翻訳における戦略的決定が、二律背反する要素のバランスの上に成り立っていることが明らかとなった。最後に、本研究の総括として、「読みやすさ（没入感）」と「異文化理解（学習）」の間に存在するトレードオフの関係性について論じる。</w:t>
      </w:r>
    </w:p>
    <w:p w14:paraId="576FE8EE" w14:textId="57042D6A" w:rsidR="007D371C" w:rsidRPr="00402B5C" w:rsidRDefault="007D371C" w:rsidP="007D371C">
      <w:pPr>
        <w:rPr>
          <w:rFonts w:cs="Times New Roman"/>
          <w:szCs w:val="21"/>
        </w:rPr>
      </w:pPr>
      <w:r w:rsidRPr="00402B5C">
        <w:rPr>
          <w:rFonts w:cs="Times New Roman" w:hint="eastAsia"/>
          <w:szCs w:val="21"/>
        </w:rPr>
        <w:t xml:space="preserve">　第</w:t>
      </w:r>
      <w:r w:rsidRPr="00402B5C">
        <w:rPr>
          <w:rFonts w:cs="Times New Roman"/>
          <w:szCs w:val="21"/>
        </w:rPr>
        <w:t>4</w:t>
      </w:r>
      <w:r w:rsidRPr="00402B5C">
        <w:rPr>
          <w:rFonts w:cs="Times New Roman"/>
          <w:szCs w:val="21"/>
        </w:rPr>
        <w:t>章の統計分析（</w:t>
      </w:r>
      <w:r w:rsidRPr="00402B5C">
        <w:rPr>
          <w:rFonts w:cs="Times New Roman"/>
          <w:szCs w:val="21"/>
        </w:rPr>
        <w:t>4.2.2</w:t>
      </w:r>
      <w:r w:rsidRPr="00402B5C">
        <w:rPr>
          <w:rFonts w:cs="Times New Roman"/>
          <w:szCs w:val="21"/>
        </w:rPr>
        <w:t>項）では、読者を深い異文化理解である</w:t>
      </w:r>
      <w:r w:rsidRPr="00402B5C">
        <w:rPr>
          <w:rFonts w:cs="Times New Roman"/>
          <w:szCs w:val="21"/>
        </w:rPr>
        <w:t>Adaptation</w:t>
      </w:r>
      <w:r w:rsidRPr="00402B5C">
        <w:rPr>
          <w:rFonts w:cs="Times New Roman"/>
          <w:szCs w:val="21"/>
        </w:rPr>
        <w:t>の段階へ導くためには、戦術として</w:t>
      </w:r>
      <w:r w:rsidRPr="00402B5C">
        <w:rPr>
          <w:rFonts w:cs="Times New Roman"/>
          <w:szCs w:val="21"/>
        </w:rPr>
        <w:t>Amplification</w:t>
      </w:r>
      <w:r w:rsidRPr="00402B5C">
        <w:rPr>
          <w:rFonts w:cs="Times New Roman"/>
          <w:szCs w:val="21"/>
        </w:rPr>
        <w:t>（加筆・注釈）の介入が不可欠であるという結果が示された。しかし、小説という</w:t>
      </w:r>
      <w:r w:rsidR="000B0D24" w:rsidRPr="00402B5C">
        <w:rPr>
          <w:rFonts w:cs="Times New Roman"/>
          <w:szCs w:val="21"/>
        </w:rPr>
        <w:t>テキスト</w:t>
      </w:r>
      <w:r w:rsidRPr="00402B5C">
        <w:rPr>
          <w:rFonts w:cs="Times New Roman"/>
          <w:szCs w:val="21"/>
        </w:rPr>
        <w:t>形式において、この</w:t>
      </w:r>
      <w:r w:rsidRPr="00402B5C">
        <w:rPr>
          <w:rFonts w:cs="Times New Roman"/>
          <w:szCs w:val="21"/>
        </w:rPr>
        <w:t>Amplification</w:t>
      </w:r>
      <w:r w:rsidRPr="00402B5C">
        <w:rPr>
          <w:rFonts w:cs="Times New Roman"/>
          <w:szCs w:val="21"/>
        </w:rPr>
        <w:t>は「諸刃の剣」である。</w:t>
      </w:r>
      <w:r w:rsidRPr="00402B5C">
        <w:rPr>
          <w:rFonts w:cs="Times New Roman"/>
          <w:szCs w:val="21"/>
        </w:rPr>
        <w:t xml:space="preserve"> </w:t>
      </w:r>
      <w:r w:rsidRPr="00402B5C">
        <w:rPr>
          <w:rFonts w:cs="Times New Roman"/>
          <w:szCs w:val="21"/>
        </w:rPr>
        <w:t>注釈や詳細な説明的加筆は、必然的に</w:t>
      </w:r>
      <w:r w:rsidR="000B0D24" w:rsidRPr="00402B5C">
        <w:rPr>
          <w:rFonts w:cs="Times New Roman"/>
          <w:szCs w:val="21"/>
        </w:rPr>
        <w:t>テキスト</w:t>
      </w:r>
      <w:r w:rsidRPr="00402B5C">
        <w:rPr>
          <w:rFonts w:cs="Times New Roman"/>
          <w:szCs w:val="21"/>
        </w:rPr>
        <w:t>の分量を増大させる。また、注釈への参照は読者に視線の移動を強いることになり、物語世界への没入（</w:t>
      </w:r>
      <w:r w:rsidRPr="00402B5C">
        <w:rPr>
          <w:rFonts w:cs="Times New Roman"/>
          <w:szCs w:val="21"/>
        </w:rPr>
        <w:t>Immersion</w:t>
      </w:r>
      <w:r w:rsidRPr="00402B5C">
        <w:rPr>
          <w:rFonts w:cs="Times New Roman"/>
          <w:szCs w:val="21"/>
        </w:rPr>
        <w:t>）を物理的かつ認知的に中断させる要因となる。すなわち、読者に深</w:t>
      </w:r>
      <w:r w:rsidRPr="00402B5C">
        <w:rPr>
          <w:rFonts w:cs="Times New Roman" w:hint="eastAsia"/>
          <w:szCs w:val="21"/>
        </w:rPr>
        <w:t>い理解を提供しようとすればするほど、小説本来の機能である「物語への没入体験」は阻害されるという、負の相関関係が存在するのである。</w:t>
      </w:r>
    </w:p>
    <w:p w14:paraId="0E52A22E" w14:textId="352BEF66" w:rsidR="007D371C" w:rsidRPr="00402B5C" w:rsidRDefault="007D371C" w:rsidP="007D371C">
      <w:pPr>
        <w:rPr>
          <w:rFonts w:cs="Times New Roman"/>
          <w:szCs w:val="21"/>
        </w:rPr>
      </w:pPr>
      <w:r w:rsidRPr="00402B5C">
        <w:rPr>
          <w:rFonts w:cs="Times New Roman" w:hint="eastAsia"/>
          <w:szCs w:val="21"/>
        </w:rPr>
        <w:t xml:space="preserve">　したがって、作中に登場するすべての異文化要素に対して</w:t>
      </w:r>
      <w:r w:rsidRPr="00402B5C">
        <w:rPr>
          <w:rFonts w:cs="Times New Roman"/>
          <w:szCs w:val="21"/>
        </w:rPr>
        <w:t>Adaptation</w:t>
      </w:r>
      <w:r w:rsidRPr="00402B5C">
        <w:rPr>
          <w:rFonts w:cs="Times New Roman"/>
          <w:szCs w:val="21"/>
        </w:rPr>
        <w:t>（深い理解）を目指すことは、翻訳戦略として現実的ではない。もし全ての文化的語彙に詳細な注釈が付与されれば、その</w:t>
      </w:r>
      <w:r w:rsidR="000B0D24" w:rsidRPr="00402B5C">
        <w:rPr>
          <w:rFonts w:cs="Times New Roman"/>
          <w:szCs w:val="21"/>
        </w:rPr>
        <w:t>テキスト</w:t>
      </w:r>
      <w:r w:rsidRPr="00402B5C">
        <w:rPr>
          <w:rFonts w:cs="Times New Roman"/>
          <w:szCs w:val="21"/>
        </w:rPr>
        <w:t>はもはや小説ではなく、注釈だらけの「文化人類学の教科書」へと変質してしまうだろう。読者は異文化を学び取ることはできるかもしれないが、物語を楽しむという本来の目的は著しく損なわれることになる。</w:t>
      </w:r>
    </w:p>
    <w:p w14:paraId="792362C3" w14:textId="076439A3" w:rsidR="007D371C" w:rsidRPr="00402B5C" w:rsidRDefault="007D371C" w:rsidP="007D371C">
      <w:pPr>
        <w:rPr>
          <w:rFonts w:cs="Times New Roman"/>
          <w:szCs w:val="21"/>
        </w:rPr>
      </w:pPr>
      <w:r w:rsidRPr="00402B5C">
        <w:rPr>
          <w:rFonts w:cs="Times New Roman" w:hint="eastAsia"/>
          <w:szCs w:val="21"/>
        </w:rPr>
        <w:t xml:space="preserve">　このことから、翻訳者には</w:t>
      </w:r>
      <w:r w:rsidRPr="00402B5C">
        <w:rPr>
          <w:rFonts w:cs="Times New Roman"/>
          <w:szCs w:val="21"/>
        </w:rPr>
        <w:t>「コストと利益の戦略的配分」が求められると言える。翻訳者は、読者の認知的リソース（注意の容量）を有限な資源として管理しなければならない。物語の流れを優先し、読者の負担を最小限に抑えるべき箇所では、</w:t>
      </w:r>
      <w:r w:rsidRPr="00402B5C">
        <w:rPr>
          <w:rFonts w:cs="Times New Roman"/>
          <w:szCs w:val="21"/>
        </w:rPr>
        <w:t>Minimization</w:t>
      </w:r>
      <w:r w:rsidRPr="00402B5C">
        <w:rPr>
          <w:rFonts w:cs="Times New Roman"/>
          <w:szCs w:val="21"/>
        </w:rPr>
        <w:t>（定訳）や</w:t>
      </w:r>
      <w:r w:rsidRPr="00402B5C">
        <w:rPr>
          <w:rFonts w:cs="Times New Roman"/>
          <w:szCs w:val="21"/>
        </w:rPr>
        <w:t>Acceptance</w:t>
      </w:r>
      <w:r w:rsidRPr="00402B5C">
        <w:rPr>
          <w:rFonts w:cs="Times New Roman"/>
          <w:szCs w:val="21"/>
        </w:rPr>
        <w:t>（借用）を選択して「読みやすさ」を確保する。一方で、物語の核心に関わる重要な文化的要素においてのみ、敢えて没入感を犠牲にするコストを支払ってでも、</w:t>
      </w:r>
      <w:r w:rsidRPr="00402B5C">
        <w:rPr>
          <w:rFonts w:cs="Times New Roman"/>
          <w:szCs w:val="21"/>
        </w:rPr>
        <w:t>Amplification</w:t>
      </w:r>
      <w:r w:rsidRPr="00402B5C">
        <w:rPr>
          <w:rFonts w:cs="Times New Roman"/>
          <w:szCs w:val="21"/>
        </w:rPr>
        <w:t>を用いて「深い理解」を取りに行く。</w:t>
      </w:r>
      <w:r w:rsidRPr="00402B5C">
        <w:rPr>
          <w:rFonts w:cs="Times New Roman"/>
          <w:szCs w:val="21"/>
        </w:rPr>
        <w:t xml:space="preserve"> </w:t>
      </w:r>
      <w:r w:rsidRPr="00402B5C">
        <w:rPr>
          <w:rFonts w:cs="Times New Roman"/>
          <w:szCs w:val="21"/>
        </w:rPr>
        <w:t>つまり、優れた</w:t>
      </w:r>
      <w:r w:rsidRPr="00402B5C">
        <w:rPr>
          <w:rFonts w:cs="Times New Roman" w:hint="eastAsia"/>
          <w:szCs w:val="21"/>
        </w:rPr>
        <w:t>翻訳とは、全ての要素を完璧に理解させることではなく、この「没入」と「理解」の天秤を、作品の性質やターゲット読者に合わせて最適化するプロセスの結果であると定義できる。</w:t>
      </w:r>
    </w:p>
    <w:p w14:paraId="3E6DC930" w14:textId="62699CAE" w:rsidR="00CC012D" w:rsidRPr="00E5702F" w:rsidRDefault="007D371C" w:rsidP="00E5702F">
      <w:pPr>
        <w:rPr>
          <w:rFonts w:cs="Times New Roman"/>
          <w:szCs w:val="21"/>
        </w:rPr>
      </w:pPr>
      <w:r w:rsidRPr="00402B5C">
        <w:rPr>
          <w:rFonts w:cs="Times New Roman" w:hint="eastAsia"/>
          <w:szCs w:val="21"/>
        </w:rPr>
        <w:t xml:space="preserve">　前節で触れた近藤と</w:t>
      </w:r>
      <w:r w:rsidRPr="00402B5C">
        <w:rPr>
          <w:rFonts w:cs="Times New Roman"/>
          <w:szCs w:val="21"/>
        </w:rPr>
        <w:t>McClellan</w:t>
      </w:r>
      <w:r w:rsidRPr="00402B5C">
        <w:rPr>
          <w:rFonts w:cs="Times New Roman"/>
          <w:szCs w:val="21"/>
        </w:rPr>
        <w:t>の差異も、このトレードオフに対するスタンスの違いとして再解釈できる。近藤が</w:t>
      </w:r>
      <w:r w:rsidRPr="00402B5C">
        <w:rPr>
          <w:rFonts w:cs="Times New Roman"/>
          <w:szCs w:val="21"/>
        </w:rPr>
        <w:t>Amplification</w:t>
      </w:r>
      <w:r w:rsidRPr="00402B5C">
        <w:rPr>
          <w:rFonts w:cs="Times New Roman"/>
          <w:szCs w:val="21"/>
        </w:rPr>
        <w:t>を多用したのは、多少の没入感を犠牲にしてでも「理解」の利益を最大化しようとした結果であり、</w:t>
      </w:r>
      <w:r w:rsidRPr="00402B5C">
        <w:rPr>
          <w:rFonts w:cs="Times New Roman"/>
          <w:szCs w:val="21"/>
        </w:rPr>
        <w:t>McClellan</w:t>
      </w:r>
      <w:r w:rsidRPr="00402B5C">
        <w:rPr>
          <w:rFonts w:cs="Times New Roman"/>
          <w:szCs w:val="21"/>
        </w:rPr>
        <w:t>が</w:t>
      </w:r>
      <w:r w:rsidRPr="00402B5C">
        <w:rPr>
          <w:rFonts w:cs="Times New Roman"/>
          <w:szCs w:val="21"/>
        </w:rPr>
        <w:t>Reduction</w:t>
      </w:r>
      <w:r w:rsidRPr="00402B5C">
        <w:rPr>
          <w:rFonts w:cs="Times New Roman"/>
          <w:szCs w:val="21"/>
        </w:rPr>
        <w:t>を優先したのは、「理解」の深さよりも「没入」の維持にコストを割いた結果であると考えられる。どちらのアプローチが優れているかという優劣の問題ではなく、翻訳者が「読者にどのような体験を提供したいか」と</w:t>
      </w:r>
      <w:r w:rsidRPr="00402B5C">
        <w:rPr>
          <w:rFonts w:cs="Times New Roman" w:hint="eastAsia"/>
          <w:szCs w:val="21"/>
        </w:rPr>
        <w:t>いう戦略的意図に基づき、トレードオフのバランスをどこに設定したかの違いこそが、翻訳の多様性を生み出しているのである。</w:t>
      </w:r>
    </w:p>
    <w:p w14:paraId="777C85EC" w14:textId="58E81DFD" w:rsidR="00435D1D" w:rsidRPr="00402B5C" w:rsidRDefault="00412C3E" w:rsidP="00CC6B8F">
      <w:pPr>
        <w:pStyle w:val="1"/>
      </w:pPr>
      <w:bookmarkStart w:id="137" w:name="_Toc220178792"/>
      <w:r>
        <w:rPr>
          <w:rFonts w:hint="eastAsia"/>
        </w:rPr>
        <w:lastRenderedPageBreak/>
        <w:t xml:space="preserve">6. </w:t>
      </w:r>
      <w:r w:rsidR="00435D1D" w:rsidRPr="00402B5C">
        <w:rPr>
          <w:rFonts w:hint="eastAsia"/>
        </w:rPr>
        <w:t>結論</w:t>
      </w:r>
      <w:bookmarkEnd w:id="137"/>
    </w:p>
    <w:p w14:paraId="6D0AFB21" w14:textId="6086247E" w:rsidR="0031388D" w:rsidRPr="00402B5C" w:rsidRDefault="0031388D" w:rsidP="00A21FA6">
      <w:pPr>
        <w:pStyle w:val="2"/>
      </w:pPr>
      <w:bookmarkStart w:id="138" w:name="_Toc220178793"/>
      <w:r w:rsidRPr="00402B5C">
        <w:t xml:space="preserve">6.1 </w:t>
      </w:r>
      <w:r w:rsidRPr="00402B5C">
        <w:t>研究の総括</w:t>
      </w:r>
      <w:bookmarkEnd w:id="138"/>
    </w:p>
    <w:p w14:paraId="2EF716FC" w14:textId="08ACB6CD" w:rsidR="00E37619" w:rsidRPr="00402B5C" w:rsidRDefault="0031388D" w:rsidP="00E5702F">
      <w:pPr>
        <w:ind w:firstLineChars="100" w:firstLine="210"/>
        <w:rPr>
          <w:rFonts w:cs="Times New Roman"/>
          <w:szCs w:val="21"/>
        </w:rPr>
      </w:pPr>
      <w:r w:rsidRPr="00402B5C">
        <w:rPr>
          <w:rFonts w:cs="Times New Roman"/>
          <w:szCs w:val="21"/>
        </w:rPr>
        <w:t>本研究では、</w:t>
      </w:r>
      <w:r w:rsidR="004A6C16" w:rsidRPr="00402B5C">
        <w:rPr>
          <w:rFonts w:cs="Times New Roman"/>
          <w:szCs w:val="21"/>
        </w:rPr>
        <w:t>夏目</w:t>
      </w:r>
      <w:r w:rsidR="00877A33" w:rsidRPr="00402B5C">
        <w:rPr>
          <w:rFonts w:cs="Times New Roman" w:hint="eastAsia"/>
          <w:szCs w:val="21"/>
        </w:rPr>
        <w:t>漱石の</w:t>
      </w:r>
      <w:r w:rsidRPr="00402B5C">
        <w:rPr>
          <w:rFonts w:cs="Times New Roman"/>
          <w:szCs w:val="21"/>
        </w:rPr>
        <w:t>『こころ』の二種類の英訳を対象に、</w:t>
      </w:r>
      <w:r w:rsidRPr="00402B5C">
        <w:rPr>
          <w:rFonts w:cs="Times New Roman"/>
          <w:szCs w:val="21"/>
        </w:rPr>
        <w:t>Bennett</w:t>
      </w:r>
      <w:r w:rsidRPr="00402B5C">
        <w:rPr>
          <w:rFonts w:cs="Times New Roman"/>
          <w:szCs w:val="21"/>
        </w:rPr>
        <w:t>の</w:t>
      </w:r>
      <w:r w:rsidR="00835BF3" w:rsidRPr="00402B5C">
        <w:rPr>
          <w:rFonts w:cs="Times New Roman"/>
          <w:szCs w:val="21"/>
        </w:rPr>
        <w:t>DMIS</w:t>
      </w:r>
      <w:r w:rsidRPr="00402B5C">
        <w:rPr>
          <w:rFonts w:cs="Times New Roman"/>
          <w:szCs w:val="21"/>
        </w:rPr>
        <w:t>と</w:t>
      </w:r>
      <w:r w:rsidRPr="00402B5C">
        <w:rPr>
          <w:rFonts w:cs="Times New Roman"/>
          <w:szCs w:val="21"/>
        </w:rPr>
        <w:t>Molina &amp; Albir</w:t>
      </w:r>
      <w:r w:rsidRPr="00402B5C">
        <w:rPr>
          <w:rFonts w:cs="Times New Roman"/>
          <w:szCs w:val="21"/>
        </w:rPr>
        <w:t>の翻訳技法分類を統合した分析を行うことで、翻訳者の「戦略（読者にどのような文化体験を提供するか）」と「戦術（どの技法を選択するか）」の相関関係を定量的に明らかにした。</w:t>
      </w:r>
      <w:commentRangeStart w:id="139"/>
      <w:r w:rsidRPr="00402B5C">
        <w:rPr>
          <w:rFonts w:cs="Times New Roman"/>
          <w:szCs w:val="21"/>
        </w:rPr>
        <w:t>分析の結果、第一に、文学翻訳における支配的な規範として</w:t>
      </w:r>
      <w:r w:rsidRPr="00402B5C">
        <w:rPr>
          <w:rFonts w:cs="Times New Roman"/>
          <w:szCs w:val="21"/>
        </w:rPr>
        <w:t>Minimization</w:t>
      </w:r>
      <w:r w:rsidRPr="00402B5C">
        <w:rPr>
          <w:rFonts w:cs="Times New Roman"/>
          <w:szCs w:val="21"/>
        </w:rPr>
        <w:t>が存在することが確認された。両訳者ともに約</w:t>
      </w:r>
      <w:r w:rsidRPr="00402B5C">
        <w:rPr>
          <w:rFonts w:cs="Times New Roman"/>
          <w:szCs w:val="21"/>
        </w:rPr>
        <w:t>7</w:t>
      </w:r>
      <w:r w:rsidRPr="00402B5C">
        <w:rPr>
          <w:rFonts w:cs="Times New Roman"/>
          <w:szCs w:val="21"/>
        </w:rPr>
        <w:t>割の文化的要素を</w:t>
      </w:r>
      <w:r w:rsidRPr="00402B5C">
        <w:rPr>
          <w:rFonts w:cs="Times New Roman"/>
          <w:szCs w:val="21"/>
        </w:rPr>
        <w:t>Established equivalent</w:t>
      </w:r>
      <w:r w:rsidRPr="00402B5C">
        <w:rPr>
          <w:rFonts w:cs="Times New Roman"/>
          <w:szCs w:val="21"/>
        </w:rPr>
        <w:t>や</w:t>
      </w:r>
      <w:r w:rsidRPr="00402B5C">
        <w:rPr>
          <w:rFonts w:cs="Times New Roman"/>
          <w:szCs w:val="21"/>
        </w:rPr>
        <w:t>Generalization</w:t>
      </w:r>
      <w:r w:rsidRPr="00402B5C">
        <w:rPr>
          <w:rFonts w:cs="Times New Roman"/>
          <w:szCs w:val="21"/>
        </w:rPr>
        <w:t>を用いてターゲット文化の既知の概念へと同化させており、これは小説という媒体において「物語への没入感」が最優先されることを示唆している。第二に、読者をより深い異文化理解である</w:t>
      </w:r>
      <w:r w:rsidRPr="00402B5C">
        <w:rPr>
          <w:rFonts w:cs="Times New Roman"/>
          <w:szCs w:val="21"/>
        </w:rPr>
        <w:t>Adaptatio</w:t>
      </w:r>
      <w:r w:rsidR="0033504F" w:rsidRPr="00402B5C">
        <w:rPr>
          <w:rFonts w:cs="Times New Roman"/>
          <w:szCs w:val="21"/>
        </w:rPr>
        <w:t>n</w:t>
      </w:r>
      <w:r w:rsidRPr="00402B5C">
        <w:rPr>
          <w:rFonts w:cs="Times New Roman"/>
          <w:szCs w:val="21"/>
        </w:rPr>
        <w:t>へ導くためには、戦術として</w:t>
      </w:r>
      <w:r w:rsidRPr="00402B5C">
        <w:rPr>
          <w:rFonts w:cs="Times New Roman"/>
          <w:szCs w:val="21"/>
        </w:rPr>
        <w:t>Amplification</w:t>
      </w:r>
      <w:r w:rsidRPr="00402B5C">
        <w:rPr>
          <w:rFonts w:cs="Times New Roman"/>
          <w:szCs w:val="21"/>
        </w:rPr>
        <w:t>の介入が統計的に不可欠であることが実証された。他の技法では読者の理解は表層的な差異の認知（</w:t>
      </w:r>
      <w:r w:rsidRPr="00402B5C">
        <w:rPr>
          <w:rFonts w:cs="Times New Roman"/>
          <w:szCs w:val="21"/>
        </w:rPr>
        <w:t>Acceptance</w:t>
      </w:r>
      <w:r w:rsidRPr="00402B5C">
        <w:rPr>
          <w:rFonts w:cs="Times New Roman"/>
          <w:szCs w:val="21"/>
        </w:rPr>
        <w:t>）に留まりやすく、文化の厚みを伝えるためには、翻訳者が能動的に情報を補填する必要があることが明らかとなった。</w:t>
      </w:r>
      <w:commentRangeEnd w:id="139"/>
      <w:r w:rsidR="004B0331" w:rsidRPr="00402B5C">
        <w:rPr>
          <w:rStyle w:val="ac"/>
          <w:rFonts w:cs="Times New Roman"/>
          <w:sz w:val="21"/>
          <w:szCs w:val="21"/>
        </w:rPr>
        <w:commentReference w:id="139"/>
      </w:r>
    </w:p>
    <w:p w14:paraId="3F6EFB78" w14:textId="4045DFED" w:rsidR="0031388D" w:rsidRPr="00402B5C" w:rsidRDefault="0031388D" w:rsidP="00A21FA6">
      <w:pPr>
        <w:pStyle w:val="2"/>
      </w:pPr>
      <w:bookmarkStart w:id="140" w:name="_Toc220178794"/>
      <w:r w:rsidRPr="00402B5C">
        <w:t xml:space="preserve">6.2 </w:t>
      </w:r>
      <w:r w:rsidRPr="00402B5C">
        <w:t>本研究の理論的貢献</w:t>
      </w:r>
      <w:bookmarkEnd w:id="140"/>
    </w:p>
    <w:p w14:paraId="16EA372E" w14:textId="52DF5655" w:rsidR="00E37619" w:rsidRPr="00402B5C" w:rsidRDefault="0031388D" w:rsidP="00E5702F">
      <w:pPr>
        <w:ind w:firstLineChars="100" w:firstLine="210"/>
        <w:rPr>
          <w:rFonts w:cs="Times New Roman"/>
          <w:szCs w:val="21"/>
        </w:rPr>
      </w:pPr>
      <w:r w:rsidRPr="00402B5C">
        <w:rPr>
          <w:rFonts w:cs="Times New Roman"/>
          <w:szCs w:val="21"/>
        </w:rPr>
        <w:t>本研究の最大の貢献は、従来</w:t>
      </w:r>
      <w:r w:rsidR="00E37619" w:rsidRPr="00402B5C">
        <w:rPr>
          <w:rFonts w:cs="Times New Roman" w:hint="eastAsia"/>
          <w:szCs w:val="21"/>
        </w:rPr>
        <w:t>、</w:t>
      </w:r>
      <w:r w:rsidRPr="00402B5C">
        <w:rPr>
          <w:rFonts w:cs="Times New Roman"/>
          <w:szCs w:val="21"/>
        </w:rPr>
        <w:t>翻訳者の感性や暗黙知として処理されてきた文化的要素の翻訳プロセスを、戦略的</w:t>
      </w:r>
      <w:r w:rsidR="00E37619" w:rsidRPr="00402B5C">
        <w:rPr>
          <w:rFonts w:cs="Times New Roman" w:hint="eastAsia"/>
          <w:szCs w:val="21"/>
        </w:rPr>
        <w:t>な</w:t>
      </w:r>
      <w:r w:rsidRPr="00402B5C">
        <w:rPr>
          <w:rFonts w:cs="Times New Roman"/>
          <w:szCs w:val="21"/>
        </w:rPr>
        <w:t>トレードオフに基づく意思決定モデルとして体系化した点にある。提示したフレームワークは、翻訳技法を単なる言語変換のパターンとしてではなく、読者の認知状態（</w:t>
      </w:r>
      <w:r w:rsidRPr="00402B5C">
        <w:rPr>
          <w:rFonts w:cs="Times New Roman"/>
          <w:szCs w:val="21"/>
        </w:rPr>
        <w:t>DMIS</w:t>
      </w:r>
      <w:r w:rsidRPr="00402B5C">
        <w:rPr>
          <w:rFonts w:cs="Times New Roman"/>
          <w:szCs w:val="21"/>
        </w:rPr>
        <w:t>）を制御するための機能的なツールとして再定義した。これにより、翻訳者は「なぜその技法を選ぶのか」という問いに対し、「読みやすさを確保して没入させるため（</w:t>
      </w:r>
      <w:r w:rsidRPr="00402B5C">
        <w:rPr>
          <w:rFonts w:cs="Times New Roman"/>
          <w:szCs w:val="21"/>
        </w:rPr>
        <w:t>Minimization</w:t>
      </w:r>
      <w:r w:rsidRPr="00402B5C">
        <w:rPr>
          <w:rFonts w:cs="Times New Roman"/>
          <w:szCs w:val="21"/>
        </w:rPr>
        <w:t>戦略）」あるいは「没入を中断してでも文化を学ばせるため（</w:t>
      </w:r>
      <w:r w:rsidRPr="00402B5C">
        <w:rPr>
          <w:rFonts w:cs="Times New Roman"/>
          <w:szCs w:val="21"/>
        </w:rPr>
        <w:t>Adaptation</w:t>
      </w:r>
      <w:r w:rsidRPr="00402B5C">
        <w:rPr>
          <w:rFonts w:cs="Times New Roman"/>
          <w:szCs w:val="21"/>
        </w:rPr>
        <w:t>戦略）」という、明確な目的意識に基づいた説明が可能となる。また、近藤と</w:t>
      </w:r>
      <w:r w:rsidRPr="00402B5C">
        <w:rPr>
          <w:rFonts w:cs="Times New Roman"/>
          <w:szCs w:val="21"/>
        </w:rPr>
        <w:t>McClellan</w:t>
      </w:r>
      <w:r w:rsidRPr="00402B5C">
        <w:rPr>
          <w:rFonts w:cs="Times New Roman"/>
          <w:szCs w:val="21"/>
        </w:rPr>
        <w:t>の比較分析において示されたように、翻訳の差異を優劣ではなく「没入と理解のコスト配分の違い」として説明できたことは、翻訳評価研究における新たな視座を提供するものである。優れた翻訳とは、絶対的な正解が存在するものではなく、対象読者と目的に応じて「読みやすさ」と「異文化理解」のバランスを最適化した結果であるという結論は、今後の翻訳教育や実務において実践的な指針となり得る。</w:t>
      </w:r>
    </w:p>
    <w:p w14:paraId="1A140387" w14:textId="738426FC" w:rsidR="0031388D" w:rsidRPr="00402B5C" w:rsidRDefault="0031388D" w:rsidP="00A21FA6">
      <w:pPr>
        <w:pStyle w:val="2"/>
      </w:pPr>
      <w:bookmarkStart w:id="141" w:name="_Toc220178795"/>
      <w:r w:rsidRPr="00402B5C">
        <w:t xml:space="preserve">6.3 </w:t>
      </w:r>
      <w:r w:rsidRPr="00402B5C">
        <w:t>今後の課題</w:t>
      </w:r>
      <w:bookmarkEnd w:id="141"/>
    </w:p>
    <w:p w14:paraId="7E599190" w14:textId="073C87AE" w:rsidR="00704725" w:rsidRPr="00402B5C" w:rsidRDefault="0031388D" w:rsidP="00E5702F">
      <w:pPr>
        <w:ind w:firstLineChars="100" w:firstLine="210"/>
        <w:rPr>
          <w:rFonts w:cs="Times New Roman"/>
          <w:szCs w:val="21"/>
        </w:rPr>
      </w:pPr>
      <w:r w:rsidRPr="00402B5C">
        <w:rPr>
          <w:rFonts w:cs="Times New Roman"/>
          <w:szCs w:val="21"/>
        </w:rPr>
        <w:t>本研究にはいくつかの課題が残されている。第一に、技法判定の基準とした「辞書」の通時的な変化である。本研究では</w:t>
      </w:r>
      <w:r w:rsidRPr="00402B5C">
        <w:rPr>
          <w:rFonts w:cs="Times New Roman"/>
          <w:szCs w:val="21"/>
        </w:rPr>
        <w:t>Established equivalent</w:t>
      </w:r>
      <w:r w:rsidRPr="00402B5C">
        <w:rPr>
          <w:rFonts w:cs="Times New Roman"/>
          <w:szCs w:val="21"/>
        </w:rPr>
        <w:t>の判定基準として現在の辞書記述を採用したが、言語の意味や定訳の地位は時代とともに変容するものである。普遍的な技法分類を確立するためには、辞書の出版年代や語彙の歴史的変遷を考慮した、より動的な判定基準の検討が必要となるだろう。第二に、ジャンルによる一般化の可能性である。本研究の結果（</w:t>
      </w:r>
      <w:r w:rsidRPr="00402B5C">
        <w:rPr>
          <w:rFonts w:cs="Times New Roman"/>
          <w:szCs w:val="21"/>
        </w:rPr>
        <w:t>Minimization</w:t>
      </w:r>
      <w:r w:rsidRPr="00402B5C">
        <w:rPr>
          <w:rFonts w:cs="Times New Roman"/>
          <w:szCs w:val="21"/>
        </w:rPr>
        <w:t>の優位）は、現実世界を舞台とした近代文学（『こころ』）というジャンルの特性を強く反映している可能性がある。例えば、架空の世界観構築が重要となるファンタジ</w:t>
      </w:r>
      <w:r w:rsidRPr="00402B5C">
        <w:rPr>
          <w:rFonts w:cs="Times New Roman"/>
          <w:szCs w:val="21"/>
        </w:rPr>
        <w:lastRenderedPageBreak/>
        <w:t>ー文学や、情報伝達を主とする実用文など、異なる</w:t>
      </w:r>
      <w:r w:rsidR="000B0D24" w:rsidRPr="00402B5C">
        <w:rPr>
          <w:rFonts w:cs="Times New Roman"/>
          <w:szCs w:val="21"/>
        </w:rPr>
        <w:t>テキスト</w:t>
      </w:r>
      <w:r w:rsidRPr="00402B5C">
        <w:rPr>
          <w:rFonts w:cs="Times New Roman"/>
          <w:szCs w:val="21"/>
        </w:rPr>
        <w:t>タイプにおいても同様の戦略と戦術の相関が成立するかは、今後の検証課題である。しかしながら、本研究が構築した「戦略と戦術の相関モデル」自体は、言語ペアや時代を超えて応用可能な汎用性を有している。今後、より多様な</w:t>
      </w:r>
      <w:r w:rsidR="000B0D24" w:rsidRPr="00402B5C">
        <w:rPr>
          <w:rFonts w:cs="Times New Roman"/>
          <w:szCs w:val="21"/>
        </w:rPr>
        <w:t>テキスト</w:t>
      </w:r>
      <w:r w:rsidRPr="00402B5C">
        <w:rPr>
          <w:rFonts w:cs="Times New Roman"/>
          <w:szCs w:val="21"/>
        </w:rPr>
        <w:t>への適用を通じて本モデルが洗練され、異文化コミュニケーションとしての翻訳のメカニズム解明に寄与することを期待する。</w:t>
      </w:r>
    </w:p>
    <w:p w14:paraId="2FAFAD0E" w14:textId="7B8D30AF" w:rsidR="006229D0" w:rsidRPr="00402B5C" w:rsidRDefault="00FB163D" w:rsidP="00CC6B8F">
      <w:pPr>
        <w:pStyle w:val="1"/>
      </w:pPr>
      <w:bookmarkStart w:id="142" w:name="_Toc220178796"/>
      <w:commentRangeStart w:id="143"/>
      <w:r w:rsidRPr="00402B5C">
        <w:rPr>
          <w:rFonts w:hint="eastAsia"/>
        </w:rPr>
        <w:t>参考文献</w:t>
      </w:r>
      <w:bookmarkEnd w:id="142"/>
      <w:commentRangeEnd w:id="143"/>
      <w:r w:rsidR="004B0331" w:rsidRPr="00402B5C">
        <w:rPr>
          <w:rStyle w:val="ac"/>
          <w:sz w:val="24"/>
          <w:szCs w:val="24"/>
        </w:rPr>
        <w:commentReference w:id="143"/>
      </w:r>
    </w:p>
    <w:p w14:paraId="01FDD5A0" w14:textId="6E37355F" w:rsidR="00B971D5" w:rsidRPr="00402B5C" w:rsidRDefault="00B971D5" w:rsidP="00B971D5">
      <w:pPr>
        <w:pStyle w:val="afe"/>
        <w:ind w:left="720" w:hanging="720"/>
        <w:rPr>
          <w:rFonts w:cs="Times New Roman"/>
          <w:noProof/>
          <w:kern w:val="0"/>
          <w:sz w:val="24"/>
          <w:szCs w:val="24"/>
        </w:rPr>
      </w:pPr>
      <w:r w:rsidRPr="00402B5C">
        <w:rPr>
          <w:rFonts w:cs="Times New Roman"/>
        </w:rPr>
        <w:fldChar w:fldCharType="begin"/>
      </w:r>
      <w:r w:rsidRPr="00402B5C">
        <w:rPr>
          <w:rFonts w:cs="Times New Roman"/>
        </w:rPr>
        <w:instrText xml:space="preserve"> BIBLIOGRAPHY  \l 1041 </w:instrText>
      </w:r>
      <w:r w:rsidRPr="00402B5C">
        <w:rPr>
          <w:rFonts w:cs="Times New Roman"/>
        </w:rPr>
        <w:fldChar w:fldCharType="separate"/>
      </w:r>
      <w:r w:rsidRPr="00402B5C">
        <w:rPr>
          <w:rFonts w:cs="Times New Roman"/>
          <w:noProof/>
        </w:rPr>
        <w:t xml:space="preserve">Bennett, </w:t>
      </w:r>
      <w:r w:rsidR="00451B15">
        <w:rPr>
          <w:rFonts w:cs="Times New Roman" w:hint="eastAsia"/>
          <w:noProof/>
        </w:rPr>
        <w:t xml:space="preserve">M. </w:t>
      </w:r>
      <w:r w:rsidRPr="00402B5C">
        <w:rPr>
          <w:rFonts w:cs="Times New Roman"/>
          <w:noProof/>
        </w:rPr>
        <w:t xml:space="preserve">J. (1986). A Developmental Approach to Training for Intercultural Sensitivity. </w:t>
      </w:r>
      <w:r w:rsidRPr="00402B5C">
        <w:rPr>
          <w:rFonts w:cs="Times New Roman"/>
          <w:i/>
          <w:iCs/>
          <w:noProof/>
        </w:rPr>
        <w:t>International Journal of Intercultural Relations, 10</w:t>
      </w:r>
      <w:r w:rsidRPr="00402B5C">
        <w:rPr>
          <w:rFonts w:cs="Times New Roman"/>
          <w:noProof/>
        </w:rPr>
        <w:t>(2), 179-196.</w:t>
      </w:r>
    </w:p>
    <w:p w14:paraId="01F90623" w14:textId="17775B86" w:rsidR="00B971D5" w:rsidRPr="00402B5C" w:rsidRDefault="00B971D5" w:rsidP="00B971D5">
      <w:pPr>
        <w:pStyle w:val="afe"/>
        <w:ind w:left="720" w:hanging="720"/>
        <w:rPr>
          <w:rFonts w:cs="Times New Roman"/>
          <w:noProof/>
        </w:rPr>
      </w:pPr>
      <w:r w:rsidRPr="00402B5C">
        <w:rPr>
          <w:rFonts w:cs="Times New Roman"/>
          <w:noProof/>
        </w:rPr>
        <w:t>Bennett, M. J. (1993). Toward ethnorelativism: A developmental model of intercultural sensitivity. In R.M</w:t>
      </w:r>
      <w:r w:rsidR="00451B15">
        <w:rPr>
          <w:rFonts w:cs="Times New Roman" w:hint="eastAsia"/>
          <w:noProof/>
        </w:rPr>
        <w:t>. Paige</w:t>
      </w:r>
      <w:r w:rsidRPr="00402B5C">
        <w:rPr>
          <w:rFonts w:cs="Times New Roman"/>
          <w:noProof/>
        </w:rPr>
        <w:t xml:space="preserve"> (Ed.), </w:t>
      </w:r>
      <w:r w:rsidRPr="00402B5C">
        <w:rPr>
          <w:rFonts w:cs="Times New Roman"/>
          <w:i/>
          <w:iCs/>
          <w:noProof/>
        </w:rPr>
        <w:t>Education for the intercultural experience</w:t>
      </w:r>
      <w:r w:rsidRPr="00402B5C">
        <w:rPr>
          <w:rFonts w:cs="Times New Roman"/>
          <w:noProof/>
        </w:rPr>
        <w:t xml:space="preserve"> (2 ed., pp. 21-71). Intercultural Press.</w:t>
      </w:r>
    </w:p>
    <w:p w14:paraId="496D2A3C" w14:textId="77777777" w:rsidR="00B971D5" w:rsidRPr="00402B5C" w:rsidRDefault="00B971D5" w:rsidP="00B971D5">
      <w:pPr>
        <w:pStyle w:val="afe"/>
        <w:ind w:left="720" w:hanging="720"/>
        <w:rPr>
          <w:rFonts w:cs="Times New Roman"/>
          <w:noProof/>
        </w:rPr>
      </w:pPr>
      <w:r w:rsidRPr="00402B5C">
        <w:rPr>
          <w:rFonts w:cs="Times New Roman"/>
          <w:noProof/>
        </w:rPr>
        <w:t xml:space="preserve">Díaz Cintas, J., &amp; Remael, A. (2007). </w:t>
      </w:r>
      <w:r w:rsidRPr="00402B5C">
        <w:rPr>
          <w:rFonts w:cs="Times New Roman"/>
          <w:i/>
          <w:iCs/>
          <w:noProof/>
        </w:rPr>
        <w:t>Audiovisual translation: Subtitling.</w:t>
      </w:r>
      <w:r w:rsidRPr="00402B5C">
        <w:rPr>
          <w:rFonts w:cs="Times New Roman"/>
          <w:noProof/>
        </w:rPr>
        <w:t xml:space="preserve"> St. Jerome Publishing.</w:t>
      </w:r>
    </w:p>
    <w:p w14:paraId="7BFA0F23" w14:textId="77777777" w:rsidR="00B971D5" w:rsidRPr="00402B5C" w:rsidRDefault="00B971D5" w:rsidP="00B971D5">
      <w:pPr>
        <w:pStyle w:val="afe"/>
        <w:ind w:left="720" w:hanging="720"/>
        <w:rPr>
          <w:rFonts w:cs="Times New Roman"/>
          <w:noProof/>
        </w:rPr>
      </w:pPr>
      <w:r w:rsidRPr="00402B5C">
        <w:rPr>
          <w:rFonts w:cs="Times New Roman"/>
          <w:noProof/>
        </w:rPr>
        <w:t xml:space="preserve">Ericson, S. J. (2001). Literature in the Japanese History Classroom. </w:t>
      </w:r>
      <w:r w:rsidRPr="00402B5C">
        <w:rPr>
          <w:rFonts w:cs="Times New Roman"/>
          <w:i/>
          <w:iCs/>
          <w:noProof/>
        </w:rPr>
        <w:t>Education About Asia, 6</w:t>
      </w:r>
      <w:r w:rsidRPr="00402B5C">
        <w:rPr>
          <w:rFonts w:cs="Times New Roman"/>
          <w:noProof/>
        </w:rPr>
        <w:t>(1), 48-51.</w:t>
      </w:r>
    </w:p>
    <w:p w14:paraId="4323B7FD" w14:textId="77777777" w:rsidR="00B971D5" w:rsidRPr="00402B5C" w:rsidRDefault="00B971D5" w:rsidP="00B971D5">
      <w:pPr>
        <w:pStyle w:val="afe"/>
        <w:ind w:left="720" w:hanging="720"/>
        <w:rPr>
          <w:rFonts w:cs="Times New Roman"/>
          <w:noProof/>
        </w:rPr>
      </w:pPr>
      <w:r w:rsidRPr="00402B5C">
        <w:rPr>
          <w:rFonts w:cs="Times New Roman"/>
          <w:noProof/>
        </w:rPr>
        <w:t>GRAS</w:t>
      </w:r>
      <w:r w:rsidRPr="00402B5C">
        <w:rPr>
          <w:rFonts w:cs="Times New Roman"/>
          <w:noProof/>
        </w:rPr>
        <w:t>グループ</w:t>
      </w:r>
      <w:r w:rsidRPr="00402B5C">
        <w:rPr>
          <w:rFonts w:cs="Times New Roman"/>
          <w:noProof/>
        </w:rPr>
        <w:t xml:space="preserve">. (n.d.). </w:t>
      </w:r>
      <w:r w:rsidRPr="00402B5C">
        <w:rPr>
          <w:rFonts w:cs="Times New Roman"/>
          <w:noProof/>
        </w:rPr>
        <w:t>英和辞典・和英辞典</w:t>
      </w:r>
      <w:r w:rsidRPr="00402B5C">
        <w:rPr>
          <w:rFonts w:cs="Times New Roman"/>
          <w:noProof/>
        </w:rPr>
        <w:t xml:space="preserve"> - Weblio</w:t>
      </w:r>
      <w:r w:rsidRPr="00402B5C">
        <w:rPr>
          <w:rFonts w:cs="Times New Roman"/>
          <w:noProof/>
        </w:rPr>
        <w:t>辞書</w:t>
      </w:r>
      <w:r w:rsidRPr="00402B5C">
        <w:rPr>
          <w:rFonts w:cs="Times New Roman"/>
          <w:noProof/>
        </w:rPr>
        <w:t xml:space="preserve">. Retrieved 1 15, 2026, from </w:t>
      </w:r>
      <w:r w:rsidRPr="00402B5C">
        <w:rPr>
          <w:rFonts w:cs="Times New Roman"/>
          <w:noProof/>
        </w:rPr>
        <w:t>英和辞典・和英辞典</w:t>
      </w:r>
      <w:r w:rsidRPr="00402B5C">
        <w:rPr>
          <w:rFonts w:cs="Times New Roman"/>
          <w:noProof/>
        </w:rPr>
        <w:t xml:space="preserve"> - Weblio</w:t>
      </w:r>
      <w:r w:rsidRPr="00402B5C">
        <w:rPr>
          <w:rFonts w:cs="Times New Roman"/>
          <w:noProof/>
        </w:rPr>
        <w:t>辞書</w:t>
      </w:r>
      <w:r w:rsidRPr="00402B5C">
        <w:rPr>
          <w:rFonts w:cs="Times New Roman"/>
          <w:noProof/>
        </w:rPr>
        <w:t>: https://ejje.weblio.jp/</w:t>
      </w:r>
    </w:p>
    <w:p w14:paraId="4C562B91" w14:textId="77777777" w:rsidR="00B971D5" w:rsidRPr="00402B5C" w:rsidRDefault="00B971D5" w:rsidP="00B971D5">
      <w:pPr>
        <w:pStyle w:val="afe"/>
        <w:ind w:left="720" w:hanging="720"/>
        <w:rPr>
          <w:rFonts w:cs="Times New Roman"/>
          <w:noProof/>
        </w:rPr>
      </w:pPr>
      <w:r w:rsidRPr="00402B5C">
        <w:rPr>
          <w:rFonts w:cs="Times New Roman"/>
          <w:noProof/>
        </w:rPr>
        <w:t xml:space="preserve">Molina, L., &amp; Hurtado Albir, A. (2002). Translation techniques revisited: A dynamic and functionalist approach. </w:t>
      </w:r>
      <w:r w:rsidRPr="00402B5C">
        <w:rPr>
          <w:rFonts w:cs="Times New Roman"/>
          <w:i/>
          <w:iCs/>
          <w:noProof/>
        </w:rPr>
        <w:t>Translators’ Journal, 47</w:t>
      </w:r>
      <w:r w:rsidRPr="00402B5C">
        <w:rPr>
          <w:rFonts w:cs="Times New Roman"/>
          <w:noProof/>
        </w:rPr>
        <w:t>(4), 498–512.</w:t>
      </w:r>
    </w:p>
    <w:p w14:paraId="20D23E88" w14:textId="77777777" w:rsidR="00B971D5" w:rsidRPr="00402B5C" w:rsidRDefault="00B971D5" w:rsidP="00B971D5">
      <w:pPr>
        <w:pStyle w:val="afe"/>
        <w:ind w:left="720" w:hanging="720"/>
        <w:rPr>
          <w:rFonts w:cs="Times New Roman"/>
          <w:noProof/>
        </w:rPr>
      </w:pPr>
      <w:r w:rsidRPr="00402B5C">
        <w:rPr>
          <w:rFonts w:cs="Times New Roman"/>
          <w:noProof/>
        </w:rPr>
        <w:t xml:space="preserve">Newmark, P. (1988). </w:t>
      </w:r>
      <w:r w:rsidRPr="00402B5C">
        <w:rPr>
          <w:rFonts w:cs="Times New Roman"/>
          <w:i/>
          <w:iCs/>
          <w:noProof/>
        </w:rPr>
        <w:t>A textbook of translation.</w:t>
      </w:r>
      <w:r w:rsidRPr="00402B5C">
        <w:rPr>
          <w:rFonts w:cs="Times New Roman"/>
          <w:noProof/>
        </w:rPr>
        <w:t xml:space="preserve"> Prentice Hall International.</w:t>
      </w:r>
    </w:p>
    <w:p w14:paraId="3CB5AD9D" w14:textId="77777777" w:rsidR="00B971D5" w:rsidRPr="00402B5C" w:rsidRDefault="00B971D5" w:rsidP="00B971D5">
      <w:pPr>
        <w:pStyle w:val="afe"/>
        <w:ind w:left="720" w:hanging="720"/>
        <w:rPr>
          <w:rFonts w:cs="Times New Roman"/>
          <w:noProof/>
        </w:rPr>
      </w:pPr>
      <w:r w:rsidRPr="00402B5C">
        <w:rPr>
          <w:rFonts w:cs="Times New Roman"/>
          <w:noProof/>
        </w:rPr>
        <w:t xml:space="preserve">Reiß, K., &amp; Vermeer, H. (1984). </w:t>
      </w:r>
      <w:r w:rsidRPr="00402B5C">
        <w:rPr>
          <w:rFonts w:cs="Times New Roman"/>
          <w:i/>
          <w:iCs/>
          <w:noProof/>
        </w:rPr>
        <w:t>Grundlegung einer allgemeinen Translationstheorie.</w:t>
      </w:r>
      <w:r w:rsidRPr="00402B5C">
        <w:rPr>
          <w:rFonts w:cs="Times New Roman"/>
          <w:noProof/>
        </w:rPr>
        <w:t xml:space="preserve"> Niemeyer.</w:t>
      </w:r>
    </w:p>
    <w:p w14:paraId="20D24172" w14:textId="58FEF04B" w:rsidR="00B971D5" w:rsidRPr="00402B5C" w:rsidRDefault="00B971D5" w:rsidP="00B971D5">
      <w:pPr>
        <w:pStyle w:val="afe"/>
        <w:ind w:left="720" w:hanging="720"/>
        <w:rPr>
          <w:rFonts w:cs="Times New Roman"/>
          <w:noProof/>
        </w:rPr>
      </w:pPr>
      <w:r w:rsidRPr="00402B5C">
        <w:rPr>
          <w:rFonts w:cs="Times New Roman"/>
          <w:noProof/>
        </w:rPr>
        <w:t xml:space="preserve">Reiβ, K., &amp; Vermeer, </w:t>
      </w:r>
      <w:r w:rsidR="00A046CD">
        <w:rPr>
          <w:rFonts w:cs="Times New Roman" w:hint="eastAsia"/>
          <w:noProof/>
        </w:rPr>
        <w:t>H</w:t>
      </w:r>
      <w:r w:rsidRPr="00402B5C">
        <w:rPr>
          <w:rFonts w:cs="Times New Roman"/>
          <w:noProof/>
        </w:rPr>
        <w:t xml:space="preserve">. (2014). </w:t>
      </w:r>
      <w:r w:rsidRPr="00402B5C">
        <w:rPr>
          <w:rFonts w:cs="Times New Roman"/>
          <w:i/>
          <w:iCs/>
          <w:noProof/>
        </w:rPr>
        <w:t>Towards a General Theory of Translational Action: Skopos Theory Explained.</w:t>
      </w:r>
      <w:r w:rsidRPr="00402B5C">
        <w:rPr>
          <w:rFonts w:cs="Times New Roman"/>
          <w:noProof/>
        </w:rPr>
        <w:t xml:space="preserve"> (C.</w:t>
      </w:r>
      <w:r w:rsidR="00A046CD">
        <w:rPr>
          <w:rFonts w:cs="Times New Roman" w:hint="eastAsia"/>
          <w:noProof/>
        </w:rPr>
        <w:t xml:space="preserve"> </w:t>
      </w:r>
      <w:r w:rsidRPr="00402B5C">
        <w:rPr>
          <w:rFonts w:cs="Times New Roman"/>
          <w:noProof/>
        </w:rPr>
        <w:t>Nord, Trans.) St Jerome.</w:t>
      </w:r>
    </w:p>
    <w:p w14:paraId="3D256AFC" w14:textId="77777777" w:rsidR="00B971D5" w:rsidRPr="00402B5C" w:rsidRDefault="00B971D5" w:rsidP="00B971D5">
      <w:pPr>
        <w:pStyle w:val="afe"/>
        <w:ind w:left="720" w:hanging="720"/>
        <w:rPr>
          <w:rFonts w:cs="Times New Roman"/>
          <w:noProof/>
        </w:rPr>
      </w:pPr>
      <w:r w:rsidRPr="00402B5C">
        <w:rPr>
          <w:rFonts w:cs="Times New Roman"/>
          <w:noProof/>
        </w:rPr>
        <w:t xml:space="preserve">Ryan, M.-L. (1991). </w:t>
      </w:r>
      <w:r w:rsidRPr="00402B5C">
        <w:rPr>
          <w:rFonts w:cs="Times New Roman"/>
          <w:i/>
          <w:iCs/>
          <w:noProof/>
        </w:rPr>
        <w:t>Possible Worlds, Artificial Intelligence, and Narrative.</w:t>
      </w:r>
      <w:r w:rsidRPr="00402B5C">
        <w:rPr>
          <w:rFonts w:cs="Times New Roman"/>
          <w:noProof/>
        </w:rPr>
        <w:t xml:space="preserve"> Indiana University Press.</w:t>
      </w:r>
    </w:p>
    <w:p w14:paraId="5F8624B4" w14:textId="77777777" w:rsidR="00B971D5" w:rsidRPr="00402B5C" w:rsidRDefault="00B971D5" w:rsidP="00B971D5">
      <w:pPr>
        <w:pStyle w:val="afe"/>
        <w:ind w:left="720" w:hanging="720"/>
        <w:rPr>
          <w:rFonts w:cs="Times New Roman"/>
          <w:noProof/>
        </w:rPr>
      </w:pPr>
      <w:r w:rsidRPr="00402B5C">
        <w:rPr>
          <w:rFonts w:cs="Times New Roman"/>
          <w:noProof/>
        </w:rPr>
        <w:t xml:space="preserve">Venuti, L. (1995). </w:t>
      </w:r>
      <w:r w:rsidRPr="00402B5C">
        <w:rPr>
          <w:rFonts w:cs="Times New Roman"/>
          <w:i/>
          <w:iCs/>
          <w:noProof/>
        </w:rPr>
        <w:t>The Translator’s Invisibility: A History of Translation.</w:t>
      </w:r>
      <w:r w:rsidRPr="00402B5C">
        <w:rPr>
          <w:rFonts w:cs="Times New Roman"/>
          <w:noProof/>
        </w:rPr>
        <w:t xml:space="preserve"> Routledge.</w:t>
      </w:r>
    </w:p>
    <w:p w14:paraId="383B0175" w14:textId="2EE3C990" w:rsidR="00B971D5" w:rsidRPr="00402B5C" w:rsidRDefault="00B971D5" w:rsidP="00B971D5">
      <w:pPr>
        <w:pStyle w:val="afe"/>
        <w:ind w:left="720" w:hanging="720"/>
        <w:rPr>
          <w:rFonts w:cs="Times New Roman"/>
          <w:noProof/>
        </w:rPr>
      </w:pPr>
      <w:r w:rsidRPr="00402B5C">
        <w:rPr>
          <w:rFonts w:cs="Times New Roman"/>
          <w:noProof/>
        </w:rPr>
        <w:t xml:space="preserve">Vinay, J.-P., &amp; Darbelnet, J. (1958/1995). </w:t>
      </w:r>
      <w:r w:rsidRPr="00402B5C">
        <w:rPr>
          <w:rFonts w:cs="Times New Roman"/>
          <w:i/>
          <w:iCs/>
          <w:noProof/>
        </w:rPr>
        <w:t>Comparative stylistics of French and English: A methodology for translation.</w:t>
      </w:r>
      <w:r w:rsidRPr="00402B5C">
        <w:rPr>
          <w:rFonts w:cs="Times New Roman"/>
          <w:noProof/>
        </w:rPr>
        <w:t xml:space="preserve"> (B. John, Ed., </w:t>
      </w:r>
      <w:r w:rsidR="0040742F">
        <w:rPr>
          <w:rFonts w:cs="Times New Roman" w:hint="eastAsia"/>
          <w:noProof/>
        </w:rPr>
        <w:t xml:space="preserve">J. </w:t>
      </w:r>
      <w:r w:rsidRPr="00402B5C">
        <w:rPr>
          <w:rFonts w:cs="Times New Roman"/>
          <w:noProof/>
        </w:rPr>
        <w:t>C. S</w:t>
      </w:r>
      <w:r w:rsidR="0040742F">
        <w:rPr>
          <w:rFonts w:cs="Times New Roman" w:hint="eastAsia"/>
          <w:noProof/>
        </w:rPr>
        <w:t>ager</w:t>
      </w:r>
      <w:r w:rsidRPr="00402B5C">
        <w:rPr>
          <w:rFonts w:cs="Times New Roman"/>
          <w:noProof/>
        </w:rPr>
        <w:t xml:space="preserve">, &amp; </w:t>
      </w:r>
      <w:r w:rsidR="0040742F">
        <w:rPr>
          <w:rFonts w:cs="Times New Roman" w:hint="eastAsia"/>
          <w:noProof/>
        </w:rPr>
        <w:t>M-</w:t>
      </w:r>
      <w:r w:rsidRPr="00402B5C">
        <w:rPr>
          <w:rFonts w:cs="Times New Roman"/>
          <w:noProof/>
        </w:rPr>
        <w:t>J. H</w:t>
      </w:r>
      <w:r w:rsidR="0040742F">
        <w:rPr>
          <w:rFonts w:cs="Times New Roman" w:hint="eastAsia"/>
          <w:noProof/>
        </w:rPr>
        <w:t>amel</w:t>
      </w:r>
      <w:r w:rsidRPr="00402B5C">
        <w:rPr>
          <w:rFonts w:cs="Times New Roman"/>
          <w:noProof/>
        </w:rPr>
        <w:t>, Trans.) John Benjamins Publishing Company.</w:t>
      </w:r>
    </w:p>
    <w:p w14:paraId="4AB3A6D7" w14:textId="73B85B79" w:rsidR="00B971D5" w:rsidRPr="00402B5C" w:rsidRDefault="00B971D5" w:rsidP="00B971D5">
      <w:pPr>
        <w:pStyle w:val="afe"/>
        <w:ind w:left="720" w:hanging="720"/>
        <w:rPr>
          <w:rFonts w:cs="Times New Roman"/>
          <w:noProof/>
        </w:rPr>
      </w:pPr>
      <w:r w:rsidRPr="00402B5C">
        <w:rPr>
          <w:rFonts w:cs="Times New Roman"/>
          <w:noProof/>
        </w:rPr>
        <w:t>瀬上</w:t>
      </w:r>
      <w:r w:rsidRPr="00402B5C">
        <w:rPr>
          <w:rFonts w:cs="Times New Roman" w:hint="eastAsia"/>
          <w:noProof/>
        </w:rPr>
        <w:t>和典</w:t>
      </w:r>
      <w:r w:rsidRPr="00402B5C">
        <w:rPr>
          <w:rFonts w:cs="Times New Roman"/>
          <w:noProof/>
        </w:rPr>
        <w:t xml:space="preserve">. (2018). </w:t>
      </w:r>
      <w:r w:rsidRPr="00402B5C">
        <w:rPr>
          <w:rFonts w:cs="Times New Roman"/>
          <w:noProof/>
        </w:rPr>
        <w:t>機械翻訳の限界と人間による翻訳の可能性</w:t>
      </w:r>
      <w:r w:rsidRPr="00402B5C">
        <w:rPr>
          <w:rFonts w:cs="Times New Roman"/>
          <w:i/>
          <w:iCs/>
          <w:noProof/>
        </w:rPr>
        <w:t>.</w:t>
      </w:r>
      <w:r w:rsidRPr="00402B5C">
        <w:rPr>
          <w:rFonts w:cs="Times New Roman"/>
          <w:noProof/>
        </w:rPr>
        <w:t xml:space="preserve"> </w:t>
      </w:r>
      <w:r w:rsidR="00FB5DFD" w:rsidRPr="00402B5C">
        <w:rPr>
          <w:rFonts w:cs="Times New Roman"/>
          <w:i/>
          <w:iCs/>
          <w:noProof/>
        </w:rPr>
        <w:t>AGLOS: Journal of Area-Based Global Studies</w:t>
      </w:r>
      <w:r w:rsidR="00FB5DFD">
        <w:rPr>
          <w:rFonts w:cs="Times New Roman" w:hint="eastAsia"/>
          <w:i/>
          <w:iCs/>
          <w:noProof/>
        </w:rPr>
        <w:t xml:space="preserve">, Special Issue: Workshop and Symposium 2016-2017, </w:t>
      </w:r>
      <w:r w:rsidR="00FB5DFD">
        <w:rPr>
          <w:rFonts w:cs="Times New Roman" w:hint="eastAsia"/>
          <w:noProof/>
        </w:rPr>
        <w:t>1</w:t>
      </w:r>
      <w:r w:rsidR="00FB5DFD" w:rsidRPr="00C45809">
        <w:rPr>
          <w:rFonts w:cs="Times New Roman"/>
          <w:noProof/>
        </w:rPr>
        <w:t>–</w:t>
      </w:r>
      <w:r w:rsidR="00FB5DFD">
        <w:rPr>
          <w:rFonts w:cs="Times New Roman" w:hint="eastAsia"/>
          <w:noProof/>
        </w:rPr>
        <w:t>24</w:t>
      </w:r>
      <w:del w:id="144" w:author="Masato YOSHIKAWA" w:date="2026-01-25T10:58:00Z" w16du:dateUtc="2026-01-25T01:58:00Z">
        <w:r w:rsidR="00FB5DFD" w:rsidDel="00C85A0B">
          <w:rPr>
            <w:rFonts w:cs="Times New Roman" w:hint="eastAsia"/>
            <w:noProof/>
          </w:rPr>
          <w:delText>.</w:delText>
        </w:r>
      </w:del>
      <w:r w:rsidRPr="00402B5C">
        <w:rPr>
          <w:rFonts w:cs="Times New Roman"/>
          <w:noProof/>
        </w:rPr>
        <w:t>.</w:t>
      </w:r>
    </w:p>
    <w:p w14:paraId="3C9BB9B8" w14:textId="70E3D94B" w:rsidR="005B6842" w:rsidRDefault="00B971D5" w:rsidP="007B6A7E">
      <w:pPr>
        <w:rPr>
          <w:rFonts w:cs="Times New Roman"/>
        </w:rPr>
      </w:pPr>
      <w:r w:rsidRPr="00402B5C">
        <w:rPr>
          <w:rFonts w:cs="Times New Roman"/>
        </w:rPr>
        <w:fldChar w:fldCharType="end"/>
      </w:r>
    </w:p>
    <w:p w14:paraId="7013F72C" w14:textId="77777777" w:rsidR="005B6842" w:rsidRDefault="005B6842">
      <w:pPr>
        <w:widowControl/>
        <w:jc w:val="left"/>
        <w:rPr>
          <w:rFonts w:cs="Times New Roman"/>
        </w:rPr>
      </w:pPr>
      <w:r>
        <w:rPr>
          <w:rFonts w:cs="Times New Roman"/>
        </w:rPr>
        <w:br w:type="page"/>
      </w:r>
    </w:p>
    <w:p w14:paraId="4271F914" w14:textId="4EDC08F2" w:rsidR="005B6842" w:rsidRPr="00CC6B8F" w:rsidRDefault="005B6842" w:rsidP="00CC6B8F">
      <w:pPr>
        <w:pStyle w:val="1"/>
      </w:pPr>
      <w:bookmarkStart w:id="145" w:name="_Toc220178797"/>
      <w:r w:rsidRPr="00CC6B8F">
        <w:rPr>
          <w:rFonts w:hint="eastAsia"/>
        </w:rPr>
        <w:lastRenderedPageBreak/>
        <w:t>付録</w:t>
      </w:r>
      <w:r w:rsidRPr="00CC6B8F">
        <w:rPr>
          <w:rFonts w:hint="eastAsia"/>
        </w:rPr>
        <w:t xml:space="preserve">: </w:t>
      </w:r>
      <w:r w:rsidRPr="00CC6B8F">
        <w:rPr>
          <w:rFonts w:hint="eastAsia"/>
        </w:rPr>
        <w:t>『こころ』第一部の文化的要素とその翻訳・翻訳技法・</w:t>
      </w:r>
      <w:r w:rsidRPr="00CC6B8F">
        <w:rPr>
          <w:rFonts w:hint="eastAsia"/>
        </w:rPr>
        <w:t>DMIS</w:t>
      </w:r>
      <w:r w:rsidRPr="00CC6B8F">
        <w:rPr>
          <w:rFonts w:hint="eastAsia"/>
        </w:rPr>
        <w:t>の一覧</w:t>
      </w:r>
      <w:bookmarkEnd w:id="145"/>
    </w:p>
    <w:tbl>
      <w:tblPr>
        <w:tblStyle w:val="af5"/>
        <w:tblW w:w="8477" w:type="dxa"/>
        <w:tblLayout w:type="fixed"/>
        <w:tblLook w:val="04A0" w:firstRow="1" w:lastRow="0" w:firstColumn="1" w:lastColumn="0" w:noHBand="0" w:noVBand="1"/>
      </w:tblPr>
      <w:tblGrid>
        <w:gridCol w:w="991"/>
        <w:gridCol w:w="1361"/>
        <w:gridCol w:w="1361"/>
        <w:gridCol w:w="1191"/>
        <w:gridCol w:w="1191"/>
        <w:gridCol w:w="1191"/>
        <w:gridCol w:w="1191"/>
      </w:tblGrid>
      <w:tr w:rsidR="00434A7F" w:rsidRPr="005B6842" w14:paraId="38DE9249" w14:textId="77777777" w:rsidTr="00434A7F">
        <w:tc>
          <w:tcPr>
            <w:tcW w:w="991" w:type="dxa"/>
          </w:tcPr>
          <w:p w14:paraId="7C051E9B" w14:textId="77777777" w:rsidR="005B6842" w:rsidRPr="00EF393C" w:rsidRDefault="005B6842" w:rsidP="00434A7F">
            <w:pPr>
              <w:pStyle w:val="af8"/>
              <w:jc w:val="center"/>
              <w:rPr>
                <w:rFonts w:cs="Times New Roman"/>
                <w:b/>
                <w:bCs/>
              </w:rPr>
            </w:pPr>
            <w:r w:rsidRPr="00402B5C">
              <w:rPr>
                <w:rFonts w:cs="Times New Roman" w:hint="eastAsia"/>
                <w:b/>
                <w:bCs/>
              </w:rPr>
              <w:t>文</w:t>
            </w:r>
            <w:r w:rsidRPr="00EF393C">
              <w:rPr>
                <w:rFonts w:cs="Times New Roman" w:hint="eastAsia"/>
                <w:b/>
                <w:bCs/>
              </w:rPr>
              <w:t>化語</w:t>
            </w:r>
          </w:p>
        </w:tc>
        <w:tc>
          <w:tcPr>
            <w:tcW w:w="1361" w:type="dxa"/>
          </w:tcPr>
          <w:p w14:paraId="05DA762D" w14:textId="77777777" w:rsidR="00434A7F" w:rsidRDefault="005B6842" w:rsidP="00434A7F">
            <w:pPr>
              <w:pStyle w:val="af8"/>
              <w:jc w:val="center"/>
              <w:rPr>
                <w:rFonts w:cs="Times New Roman"/>
                <w:b/>
                <w:bCs/>
              </w:rPr>
            </w:pPr>
            <w:r w:rsidRPr="00EF393C">
              <w:rPr>
                <w:rFonts w:cs="Times New Roman"/>
                <w:b/>
                <w:bCs/>
              </w:rPr>
              <w:t>文化的要素の対応訳</w:t>
            </w:r>
          </w:p>
          <w:p w14:paraId="6B741A37" w14:textId="6A16C041" w:rsidR="005B6842" w:rsidRPr="00EF393C" w:rsidRDefault="005B6842" w:rsidP="00434A7F">
            <w:pPr>
              <w:pStyle w:val="af8"/>
              <w:jc w:val="center"/>
              <w:rPr>
                <w:rFonts w:cs="Times New Roman"/>
                <w:b/>
                <w:bCs/>
              </w:rPr>
            </w:pPr>
            <w:r w:rsidRPr="00EF393C">
              <w:rPr>
                <w:rFonts w:cs="Times New Roman"/>
                <w:b/>
                <w:bCs/>
              </w:rPr>
              <w:t>Kondo</w:t>
            </w:r>
          </w:p>
        </w:tc>
        <w:tc>
          <w:tcPr>
            <w:tcW w:w="1361" w:type="dxa"/>
          </w:tcPr>
          <w:p w14:paraId="601E9E33" w14:textId="5B9479F0" w:rsidR="005B6842" w:rsidRPr="00EF393C" w:rsidRDefault="005B6842" w:rsidP="00434A7F">
            <w:pPr>
              <w:pStyle w:val="af8"/>
              <w:jc w:val="center"/>
              <w:rPr>
                <w:rFonts w:cs="Times New Roman"/>
                <w:b/>
                <w:bCs/>
              </w:rPr>
            </w:pPr>
            <w:r w:rsidRPr="00EF393C">
              <w:rPr>
                <w:rFonts w:cs="Times New Roman"/>
                <w:b/>
                <w:bCs/>
              </w:rPr>
              <w:t>文化的要素の対応訳</w:t>
            </w:r>
            <w:proofErr w:type="spellStart"/>
            <w:r w:rsidRPr="00EF393C">
              <w:rPr>
                <w:rFonts w:cs="Times New Roman"/>
                <w:b/>
                <w:bCs/>
              </w:rPr>
              <w:t>McCllelan</w:t>
            </w:r>
            <w:proofErr w:type="spellEnd"/>
          </w:p>
        </w:tc>
        <w:tc>
          <w:tcPr>
            <w:tcW w:w="1191" w:type="dxa"/>
          </w:tcPr>
          <w:p w14:paraId="11A7EBDD" w14:textId="77777777" w:rsidR="005B6842" w:rsidRPr="00EF393C" w:rsidRDefault="005B6842" w:rsidP="00434A7F">
            <w:pPr>
              <w:pStyle w:val="af8"/>
              <w:jc w:val="center"/>
              <w:rPr>
                <w:rFonts w:cs="Times New Roman"/>
                <w:b/>
                <w:bCs/>
              </w:rPr>
            </w:pPr>
            <w:r w:rsidRPr="00EF393C">
              <w:rPr>
                <w:rFonts w:cs="Times New Roman"/>
                <w:b/>
                <w:bCs/>
              </w:rPr>
              <w:t>翻訳技法</w:t>
            </w:r>
            <w:r w:rsidRPr="00EF393C">
              <w:rPr>
                <w:rFonts w:cs="Times New Roman"/>
                <w:b/>
                <w:bCs/>
              </w:rPr>
              <w:t>_Kondo</w:t>
            </w:r>
          </w:p>
        </w:tc>
        <w:tc>
          <w:tcPr>
            <w:tcW w:w="1191" w:type="dxa"/>
          </w:tcPr>
          <w:p w14:paraId="72102EE3" w14:textId="07765DE8" w:rsidR="005B6842" w:rsidRPr="00EF393C" w:rsidRDefault="005B6842" w:rsidP="00434A7F">
            <w:pPr>
              <w:pStyle w:val="af8"/>
              <w:jc w:val="center"/>
              <w:rPr>
                <w:rFonts w:cs="Times New Roman"/>
                <w:b/>
                <w:bCs/>
              </w:rPr>
            </w:pPr>
            <w:r w:rsidRPr="00EF393C">
              <w:rPr>
                <w:rFonts w:cs="Times New Roman"/>
                <w:b/>
                <w:bCs/>
              </w:rPr>
              <w:t>DMIS</w:t>
            </w:r>
            <w:r w:rsidR="00434A7F">
              <w:rPr>
                <w:rFonts w:cs="Times New Roman"/>
                <w:b/>
                <w:bCs/>
              </w:rPr>
              <w:br/>
            </w:r>
            <w:r w:rsidRPr="00EF393C">
              <w:rPr>
                <w:rFonts w:cs="Times New Roman"/>
                <w:b/>
                <w:bCs/>
              </w:rPr>
              <w:t>Kondo</w:t>
            </w:r>
          </w:p>
        </w:tc>
        <w:tc>
          <w:tcPr>
            <w:tcW w:w="1191" w:type="dxa"/>
          </w:tcPr>
          <w:p w14:paraId="71E39DBE" w14:textId="509DA8B4" w:rsidR="005B6842" w:rsidRPr="00EF393C" w:rsidRDefault="005B6842" w:rsidP="00434A7F">
            <w:pPr>
              <w:pStyle w:val="af8"/>
              <w:jc w:val="center"/>
              <w:rPr>
                <w:rFonts w:cs="Times New Roman"/>
                <w:b/>
                <w:bCs/>
              </w:rPr>
            </w:pPr>
            <w:r w:rsidRPr="00EF393C">
              <w:rPr>
                <w:rFonts w:cs="Times New Roman"/>
                <w:b/>
                <w:bCs/>
              </w:rPr>
              <w:t>翻訳</w:t>
            </w:r>
            <w:r w:rsidR="00434A7F">
              <w:rPr>
                <w:rFonts w:cs="Times New Roman" w:hint="eastAsia"/>
                <w:b/>
                <w:bCs/>
              </w:rPr>
              <w:t>技法</w:t>
            </w:r>
            <w:r w:rsidRPr="00EF393C">
              <w:rPr>
                <w:rFonts w:cs="Times New Roman"/>
                <w:b/>
                <w:bCs/>
              </w:rPr>
              <w:t>McClellan</w:t>
            </w:r>
          </w:p>
        </w:tc>
        <w:tc>
          <w:tcPr>
            <w:tcW w:w="1191" w:type="dxa"/>
          </w:tcPr>
          <w:p w14:paraId="442775CA" w14:textId="6AD8764B" w:rsidR="005B6842" w:rsidRPr="00EF393C" w:rsidRDefault="005B6842" w:rsidP="00434A7F">
            <w:pPr>
              <w:pStyle w:val="af8"/>
              <w:jc w:val="center"/>
              <w:rPr>
                <w:rFonts w:cs="Times New Roman"/>
                <w:b/>
                <w:bCs/>
              </w:rPr>
            </w:pPr>
            <w:r w:rsidRPr="00EF393C">
              <w:rPr>
                <w:rFonts w:cs="Times New Roman"/>
                <w:b/>
                <w:bCs/>
              </w:rPr>
              <w:t>DMIS</w:t>
            </w:r>
            <w:r w:rsidR="00434A7F">
              <w:rPr>
                <w:rFonts w:cs="Times New Roman"/>
                <w:b/>
                <w:bCs/>
              </w:rPr>
              <w:br/>
            </w:r>
            <w:r w:rsidRPr="00EF393C">
              <w:rPr>
                <w:rFonts w:cs="Times New Roman"/>
                <w:b/>
                <w:bCs/>
              </w:rPr>
              <w:t>McClellan</w:t>
            </w:r>
          </w:p>
        </w:tc>
      </w:tr>
      <w:tr w:rsidR="00434A7F" w:rsidRPr="005B6842" w14:paraId="708FA9E0" w14:textId="77777777" w:rsidTr="00434A7F">
        <w:tc>
          <w:tcPr>
            <w:tcW w:w="991" w:type="dxa"/>
          </w:tcPr>
          <w:p w14:paraId="4D9ED46F" w14:textId="77777777" w:rsidR="005B6842" w:rsidRPr="00EF393C" w:rsidRDefault="005B6842" w:rsidP="00C45809">
            <w:pPr>
              <w:pStyle w:val="af8"/>
              <w:rPr>
                <w:rFonts w:cs="Times New Roman"/>
              </w:rPr>
            </w:pPr>
            <w:r w:rsidRPr="00EF393C">
              <w:rPr>
                <w:rFonts w:cs="Times New Roman" w:hint="eastAsia"/>
              </w:rPr>
              <w:t>先生</w:t>
            </w:r>
          </w:p>
        </w:tc>
        <w:tc>
          <w:tcPr>
            <w:tcW w:w="1361" w:type="dxa"/>
          </w:tcPr>
          <w:p w14:paraId="61487EF6" w14:textId="77777777" w:rsidR="005B6842" w:rsidRPr="00EF393C" w:rsidRDefault="005B6842" w:rsidP="00C45809">
            <w:pPr>
              <w:pStyle w:val="af8"/>
              <w:rPr>
                <w:rFonts w:cs="Times New Roman"/>
              </w:rPr>
            </w:pPr>
            <w:r w:rsidRPr="00EF393C">
              <w:rPr>
                <w:rFonts w:cs="Times New Roman"/>
              </w:rPr>
              <w:t>sensei</w:t>
            </w:r>
          </w:p>
        </w:tc>
        <w:tc>
          <w:tcPr>
            <w:tcW w:w="1361" w:type="dxa"/>
          </w:tcPr>
          <w:p w14:paraId="353B9F00" w14:textId="77777777" w:rsidR="005B6842" w:rsidRPr="00EF393C" w:rsidRDefault="005B6842" w:rsidP="00C45809">
            <w:pPr>
              <w:pStyle w:val="af8"/>
              <w:rPr>
                <w:rFonts w:cs="Times New Roman"/>
              </w:rPr>
            </w:pPr>
            <w:r w:rsidRPr="00EF393C">
              <w:rPr>
                <w:rFonts w:cs="Times New Roman"/>
              </w:rPr>
              <w:t>Sensei</w:t>
            </w:r>
          </w:p>
        </w:tc>
        <w:tc>
          <w:tcPr>
            <w:tcW w:w="1191" w:type="dxa"/>
          </w:tcPr>
          <w:p w14:paraId="4B4F9199"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4691892D"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58486115"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6BC14562" w14:textId="77777777" w:rsidR="005B6842" w:rsidRPr="00EF393C" w:rsidRDefault="005B6842" w:rsidP="00C45809">
            <w:pPr>
              <w:pStyle w:val="af8"/>
              <w:rPr>
                <w:rFonts w:cs="Times New Roman"/>
              </w:rPr>
            </w:pPr>
            <w:r w:rsidRPr="00EF393C">
              <w:rPr>
                <w:rFonts w:cs="Times New Roman"/>
              </w:rPr>
              <w:t>Adaptation</w:t>
            </w:r>
          </w:p>
        </w:tc>
      </w:tr>
      <w:tr w:rsidR="00434A7F" w:rsidRPr="005B6842" w14:paraId="23DB74DE" w14:textId="77777777" w:rsidTr="00434A7F">
        <w:tc>
          <w:tcPr>
            <w:tcW w:w="991" w:type="dxa"/>
          </w:tcPr>
          <w:p w14:paraId="5274D828" w14:textId="77777777" w:rsidR="005B6842" w:rsidRPr="00EF393C" w:rsidRDefault="005B6842" w:rsidP="00C45809">
            <w:pPr>
              <w:pStyle w:val="af8"/>
              <w:rPr>
                <w:rFonts w:cs="Times New Roman"/>
              </w:rPr>
            </w:pPr>
            <w:r w:rsidRPr="00EF393C">
              <w:rPr>
                <w:rFonts w:cs="Times New Roman" w:hint="eastAsia"/>
              </w:rPr>
              <w:t>鎌倉</w:t>
            </w:r>
          </w:p>
        </w:tc>
        <w:tc>
          <w:tcPr>
            <w:tcW w:w="1361" w:type="dxa"/>
          </w:tcPr>
          <w:p w14:paraId="67955204" w14:textId="77777777" w:rsidR="005B6842" w:rsidRPr="00EF393C" w:rsidRDefault="005B6842" w:rsidP="00C45809">
            <w:pPr>
              <w:pStyle w:val="af8"/>
              <w:rPr>
                <w:rFonts w:cs="Times New Roman"/>
              </w:rPr>
            </w:pPr>
            <w:r w:rsidRPr="00EF393C">
              <w:rPr>
                <w:rFonts w:cs="Times New Roman"/>
              </w:rPr>
              <w:t>Kamakura</w:t>
            </w:r>
          </w:p>
        </w:tc>
        <w:tc>
          <w:tcPr>
            <w:tcW w:w="1361" w:type="dxa"/>
          </w:tcPr>
          <w:p w14:paraId="66785B56" w14:textId="77777777" w:rsidR="005B6842" w:rsidRPr="00EF393C" w:rsidRDefault="005B6842" w:rsidP="00C45809">
            <w:pPr>
              <w:pStyle w:val="af8"/>
              <w:rPr>
                <w:rFonts w:cs="Times New Roman"/>
              </w:rPr>
            </w:pPr>
            <w:r w:rsidRPr="00EF393C">
              <w:rPr>
                <w:rFonts w:cs="Times New Roman"/>
              </w:rPr>
              <w:t>Kamakura</w:t>
            </w:r>
          </w:p>
        </w:tc>
        <w:tc>
          <w:tcPr>
            <w:tcW w:w="1191" w:type="dxa"/>
          </w:tcPr>
          <w:p w14:paraId="3254E40F"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7DBDE9EA"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79C3A75F"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61F8E0F8"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4BBC7452" w14:textId="77777777" w:rsidTr="00434A7F">
        <w:tc>
          <w:tcPr>
            <w:tcW w:w="991" w:type="dxa"/>
          </w:tcPr>
          <w:p w14:paraId="351F3C45" w14:textId="77777777" w:rsidR="005B6842" w:rsidRPr="00EF393C" w:rsidRDefault="005B6842" w:rsidP="00C45809">
            <w:pPr>
              <w:pStyle w:val="af8"/>
              <w:rPr>
                <w:rFonts w:cs="Times New Roman"/>
              </w:rPr>
            </w:pPr>
            <w:r w:rsidRPr="00EF393C">
              <w:rPr>
                <w:rFonts w:cs="Times New Roman" w:hint="eastAsia"/>
              </w:rPr>
              <w:t>書生</w:t>
            </w:r>
          </w:p>
        </w:tc>
        <w:tc>
          <w:tcPr>
            <w:tcW w:w="1361" w:type="dxa"/>
          </w:tcPr>
          <w:p w14:paraId="0A57F1D2" w14:textId="77777777" w:rsidR="005B6842" w:rsidRPr="00EF393C" w:rsidRDefault="005B6842" w:rsidP="00C45809">
            <w:pPr>
              <w:pStyle w:val="af8"/>
              <w:rPr>
                <w:rFonts w:cs="Times New Roman"/>
              </w:rPr>
            </w:pPr>
            <w:r w:rsidRPr="00EF393C">
              <w:rPr>
                <w:rFonts w:cs="Times New Roman"/>
              </w:rPr>
              <w:t>student</w:t>
            </w:r>
          </w:p>
        </w:tc>
        <w:tc>
          <w:tcPr>
            <w:tcW w:w="1361" w:type="dxa"/>
          </w:tcPr>
          <w:p w14:paraId="6AE4B517" w14:textId="77777777" w:rsidR="005B6842" w:rsidRPr="00EF393C" w:rsidRDefault="005B6842" w:rsidP="00C45809">
            <w:pPr>
              <w:pStyle w:val="af8"/>
              <w:rPr>
                <w:rFonts w:cs="Times New Roman"/>
              </w:rPr>
            </w:pPr>
            <w:r w:rsidRPr="00EF393C">
              <w:rPr>
                <w:rFonts w:cs="Times New Roman"/>
              </w:rPr>
              <w:t>student</w:t>
            </w:r>
          </w:p>
        </w:tc>
        <w:tc>
          <w:tcPr>
            <w:tcW w:w="1191" w:type="dxa"/>
          </w:tcPr>
          <w:p w14:paraId="63042F36"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2940E33"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4F17D5C"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F633385"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E37353A" w14:textId="77777777" w:rsidTr="00434A7F">
        <w:tc>
          <w:tcPr>
            <w:tcW w:w="991" w:type="dxa"/>
          </w:tcPr>
          <w:p w14:paraId="17C74323" w14:textId="77777777" w:rsidR="005B6842" w:rsidRPr="00EF393C" w:rsidRDefault="005B6842" w:rsidP="00C45809">
            <w:pPr>
              <w:pStyle w:val="af8"/>
              <w:rPr>
                <w:rFonts w:cs="Times New Roman"/>
              </w:rPr>
            </w:pPr>
            <w:r w:rsidRPr="00EF393C">
              <w:rPr>
                <w:rFonts w:cs="Times New Roman" w:hint="eastAsia"/>
              </w:rPr>
              <w:t>端書</w:t>
            </w:r>
          </w:p>
        </w:tc>
        <w:tc>
          <w:tcPr>
            <w:tcW w:w="1361" w:type="dxa"/>
          </w:tcPr>
          <w:p w14:paraId="526744EB" w14:textId="77777777" w:rsidR="005B6842" w:rsidRPr="00EF393C" w:rsidRDefault="005B6842" w:rsidP="00C45809">
            <w:pPr>
              <w:pStyle w:val="af8"/>
              <w:rPr>
                <w:rFonts w:cs="Times New Roman"/>
              </w:rPr>
            </w:pPr>
            <w:r w:rsidRPr="00EF393C">
              <w:rPr>
                <w:rFonts w:cs="Times New Roman"/>
              </w:rPr>
              <w:t>asked me to come</w:t>
            </w:r>
          </w:p>
        </w:tc>
        <w:tc>
          <w:tcPr>
            <w:tcW w:w="1361" w:type="dxa"/>
          </w:tcPr>
          <w:p w14:paraId="5ECBD5D8" w14:textId="77777777" w:rsidR="005B6842" w:rsidRPr="00EF393C" w:rsidRDefault="005B6842" w:rsidP="00C45809">
            <w:pPr>
              <w:pStyle w:val="af8"/>
              <w:rPr>
                <w:rFonts w:cs="Times New Roman"/>
              </w:rPr>
            </w:pPr>
            <w:r w:rsidRPr="00EF393C">
              <w:rPr>
                <w:rFonts w:cs="Times New Roman"/>
              </w:rPr>
              <w:t>insistence</w:t>
            </w:r>
          </w:p>
        </w:tc>
        <w:tc>
          <w:tcPr>
            <w:tcW w:w="1191" w:type="dxa"/>
          </w:tcPr>
          <w:p w14:paraId="4CD79D94"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06C51601" w14:textId="77777777" w:rsidR="005B6842" w:rsidRPr="00EF393C" w:rsidRDefault="005B6842" w:rsidP="00C45809">
            <w:pPr>
              <w:pStyle w:val="af8"/>
              <w:rPr>
                <w:rFonts w:cs="Times New Roman"/>
              </w:rPr>
            </w:pPr>
            <w:r w:rsidRPr="00EF393C">
              <w:rPr>
                <w:rFonts w:cs="Times New Roman"/>
              </w:rPr>
              <w:t>Denial</w:t>
            </w:r>
          </w:p>
        </w:tc>
        <w:tc>
          <w:tcPr>
            <w:tcW w:w="1191" w:type="dxa"/>
          </w:tcPr>
          <w:p w14:paraId="51E9D2AB"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1243CDB4" w14:textId="77777777" w:rsidR="005B6842" w:rsidRPr="00EF393C" w:rsidRDefault="005B6842" w:rsidP="00C45809">
            <w:pPr>
              <w:pStyle w:val="af8"/>
              <w:rPr>
                <w:rFonts w:cs="Times New Roman"/>
              </w:rPr>
            </w:pPr>
            <w:r w:rsidRPr="00EF393C">
              <w:rPr>
                <w:rFonts w:cs="Times New Roman"/>
              </w:rPr>
              <w:t>Denial</w:t>
            </w:r>
          </w:p>
        </w:tc>
      </w:tr>
      <w:tr w:rsidR="00434A7F" w:rsidRPr="005B6842" w14:paraId="2385537D" w14:textId="77777777" w:rsidTr="00434A7F">
        <w:tc>
          <w:tcPr>
            <w:tcW w:w="991" w:type="dxa"/>
          </w:tcPr>
          <w:p w14:paraId="3701CCCF" w14:textId="77777777" w:rsidR="005B6842" w:rsidRPr="00EF393C" w:rsidRDefault="005B6842" w:rsidP="00C45809">
            <w:pPr>
              <w:pStyle w:val="af8"/>
              <w:rPr>
                <w:rFonts w:cs="Times New Roman"/>
              </w:rPr>
            </w:pPr>
            <w:r w:rsidRPr="00EF393C">
              <w:rPr>
                <w:rFonts w:cs="Times New Roman" w:hint="eastAsia"/>
              </w:rPr>
              <w:t>畷</w:t>
            </w:r>
          </w:p>
        </w:tc>
        <w:tc>
          <w:tcPr>
            <w:tcW w:w="1361" w:type="dxa"/>
          </w:tcPr>
          <w:p w14:paraId="5B1AF9C3" w14:textId="77777777" w:rsidR="005B6842" w:rsidRPr="00EF393C" w:rsidRDefault="005B6842" w:rsidP="00C45809">
            <w:pPr>
              <w:pStyle w:val="af8"/>
              <w:rPr>
                <w:rFonts w:cs="Times New Roman"/>
              </w:rPr>
            </w:pPr>
            <w:r w:rsidRPr="00EF393C">
              <w:rPr>
                <w:rFonts w:cs="Times New Roman"/>
              </w:rPr>
              <w:t>a long lane between the rice-fields</w:t>
            </w:r>
          </w:p>
        </w:tc>
        <w:tc>
          <w:tcPr>
            <w:tcW w:w="1361" w:type="dxa"/>
          </w:tcPr>
          <w:p w14:paraId="34ECA281" w14:textId="77777777" w:rsidR="005B6842" w:rsidRPr="00EF393C" w:rsidRDefault="005B6842" w:rsidP="00C45809">
            <w:pPr>
              <w:pStyle w:val="af8"/>
              <w:rPr>
                <w:rFonts w:cs="Times New Roman"/>
              </w:rPr>
            </w:pPr>
            <w:r w:rsidRPr="00EF393C">
              <w:rPr>
                <w:rFonts w:cs="Times New Roman"/>
              </w:rPr>
              <w:t>across rice fields</w:t>
            </w:r>
          </w:p>
        </w:tc>
        <w:tc>
          <w:tcPr>
            <w:tcW w:w="1191" w:type="dxa"/>
          </w:tcPr>
          <w:p w14:paraId="75230195"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5B009F59"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1EDFAAA"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61B623B9"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B3D907F" w14:textId="77777777" w:rsidTr="00434A7F">
        <w:tc>
          <w:tcPr>
            <w:tcW w:w="991" w:type="dxa"/>
          </w:tcPr>
          <w:p w14:paraId="4CE0AFBC" w14:textId="77777777" w:rsidR="005B6842" w:rsidRPr="00EF393C" w:rsidRDefault="005B6842" w:rsidP="00C45809">
            <w:pPr>
              <w:pStyle w:val="af8"/>
              <w:rPr>
                <w:rFonts w:cs="Times New Roman"/>
              </w:rPr>
            </w:pPr>
            <w:r w:rsidRPr="00EF393C">
              <w:rPr>
                <w:rFonts w:cs="Times New Roman" w:hint="eastAsia"/>
              </w:rPr>
              <w:t>二十銭</w:t>
            </w:r>
          </w:p>
        </w:tc>
        <w:tc>
          <w:tcPr>
            <w:tcW w:w="1361" w:type="dxa"/>
          </w:tcPr>
          <w:p w14:paraId="62C2AA84" w14:textId="77777777" w:rsidR="005B6842" w:rsidRPr="00EF393C" w:rsidRDefault="005B6842" w:rsidP="00C45809">
            <w:pPr>
              <w:pStyle w:val="af8"/>
              <w:rPr>
                <w:rFonts w:cs="Times New Roman"/>
              </w:rPr>
            </w:pPr>
            <w:r w:rsidRPr="00EF393C">
              <w:rPr>
                <w:rFonts w:cs="Times New Roman"/>
              </w:rPr>
              <w:t xml:space="preserve">twenty </w:t>
            </w:r>
            <w:proofErr w:type="spellStart"/>
            <w:r w:rsidRPr="00EF393C">
              <w:rPr>
                <w:rFonts w:cs="Times New Roman"/>
              </w:rPr>
              <w:t>sen</w:t>
            </w:r>
            <w:proofErr w:type="spellEnd"/>
          </w:p>
        </w:tc>
        <w:tc>
          <w:tcPr>
            <w:tcW w:w="1361" w:type="dxa"/>
          </w:tcPr>
          <w:p w14:paraId="61148762" w14:textId="77777777" w:rsidR="005B6842" w:rsidRPr="00EF393C" w:rsidRDefault="005B6842" w:rsidP="00C45809">
            <w:pPr>
              <w:pStyle w:val="af8"/>
              <w:rPr>
                <w:rFonts w:cs="Times New Roman"/>
              </w:rPr>
            </w:pPr>
            <w:r w:rsidRPr="00EF393C">
              <w:rPr>
                <w:rFonts w:cs="Times New Roman"/>
              </w:rPr>
              <w:t xml:space="preserve">twenty </w:t>
            </w:r>
            <w:proofErr w:type="spellStart"/>
            <w:r w:rsidRPr="00EF393C">
              <w:rPr>
                <w:rFonts w:cs="Times New Roman"/>
              </w:rPr>
              <w:t>sen</w:t>
            </w:r>
            <w:proofErr w:type="spellEnd"/>
          </w:p>
        </w:tc>
        <w:tc>
          <w:tcPr>
            <w:tcW w:w="1191" w:type="dxa"/>
          </w:tcPr>
          <w:p w14:paraId="6B9A96FC"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249F4054"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0C7396E2"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497010B3"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7B52CB12" w14:textId="77777777" w:rsidTr="00434A7F">
        <w:tc>
          <w:tcPr>
            <w:tcW w:w="991" w:type="dxa"/>
          </w:tcPr>
          <w:p w14:paraId="33DD4070" w14:textId="77777777" w:rsidR="005B6842" w:rsidRPr="00EF393C" w:rsidRDefault="005B6842" w:rsidP="00C45809">
            <w:pPr>
              <w:pStyle w:val="af8"/>
              <w:rPr>
                <w:rFonts w:cs="Times New Roman"/>
              </w:rPr>
            </w:pPr>
            <w:r w:rsidRPr="00EF393C">
              <w:rPr>
                <w:rFonts w:cs="Times New Roman" w:hint="eastAsia"/>
              </w:rPr>
              <w:t>藁葺</w:t>
            </w:r>
          </w:p>
        </w:tc>
        <w:tc>
          <w:tcPr>
            <w:tcW w:w="1361" w:type="dxa"/>
          </w:tcPr>
          <w:p w14:paraId="49FDDC88" w14:textId="77777777" w:rsidR="005B6842" w:rsidRPr="00EF393C" w:rsidRDefault="005B6842" w:rsidP="00C45809">
            <w:pPr>
              <w:pStyle w:val="af8"/>
              <w:rPr>
                <w:rFonts w:cs="Times New Roman"/>
              </w:rPr>
            </w:pPr>
            <w:r w:rsidRPr="00EF393C">
              <w:rPr>
                <w:rFonts w:cs="Times New Roman"/>
              </w:rPr>
              <w:t>straw-thatched houses</w:t>
            </w:r>
          </w:p>
        </w:tc>
        <w:tc>
          <w:tcPr>
            <w:tcW w:w="1361" w:type="dxa"/>
          </w:tcPr>
          <w:p w14:paraId="2B023110" w14:textId="77777777" w:rsidR="005B6842" w:rsidRPr="00EF393C" w:rsidRDefault="005B6842" w:rsidP="00C45809">
            <w:pPr>
              <w:pStyle w:val="af8"/>
              <w:rPr>
                <w:rFonts w:cs="Times New Roman"/>
              </w:rPr>
            </w:pPr>
            <w:r w:rsidRPr="00EF393C">
              <w:rPr>
                <w:rFonts w:cs="Times New Roman"/>
              </w:rPr>
              <w:t>thatched cottages</w:t>
            </w:r>
          </w:p>
        </w:tc>
        <w:tc>
          <w:tcPr>
            <w:tcW w:w="1191" w:type="dxa"/>
          </w:tcPr>
          <w:p w14:paraId="0E20FC9F"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2881005"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8DB4264"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E8EE778"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7408669E" w14:textId="77777777" w:rsidTr="00434A7F">
        <w:tc>
          <w:tcPr>
            <w:tcW w:w="991" w:type="dxa"/>
          </w:tcPr>
          <w:p w14:paraId="324561B5" w14:textId="77777777" w:rsidR="005B6842" w:rsidRPr="00EF393C" w:rsidRDefault="005B6842" w:rsidP="00C45809">
            <w:pPr>
              <w:pStyle w:val="af8"/>
              <w:rPr>
                <w:rFonts w:cs="Times New Roman"/>
              </w:rPr>
            </w:pPr>
            <w:r w:rsidRPr="00EF393C">
              <w:rPr>
                <w:rFonts w:cs="Times New Roman" w:hint="eastAsia"/>
              </w:rPr>
              <w:t>都会人種</w:t>
            </w:r>
          </w:p>
        </w:tc>
        <w:tc>
          <w:tcPr>
            <w:tcW w:w="1361" w:type="dxa"/>
          </w:tcPr>
          <w:p w14:paraId="2AC23373" w14:textId="77777777" w:rsidR="005B6842" w:rsidRPr="00EF393C" w:rsidRDefault="005B6842" w:rsidP="00C45809">
            <w:pPr>
              <w:pStyle w:val="af8"/>
              <w:rPr>
                <w:rFonts w:cs="Times New Roman"/>
              </w:rPr>
            </w:pPr>
            <w:r w:rsidRPr="00EF393C">
              <w:rPr>
                <w:rFonts w:cs="Times New Roman"/>
              </w:rPr>
              <w:t>town people</w:t>
            </w:r>
          </w:p>
        </w:tc>
        <w:tc>
          <w:tcPr>
            <w:tcW w:w="1361" w:type="dxa"/>
          </w:tcPr>
          <w:p w14:paraId="773C7C52" w14:textId="77777777" w:rsidR="005B6842" w:rsidRPr="00EF393C" w:rsidRDefault="005B6842" w:rsidP="00C45809">
            <w:pPr>
              <w:pStyle w:val="af8"/>
              <w:rPr>
                <w:rFonts w:cs="Times New Roman"/>
              </w:rPr>
            </w:pPr>
            <w:r w:rsidRPr="00EF393C">
              <w:rPr>
                <w:rFonts w:cs="Times New Roman"/>
              </w:rPr>
              <w:t>なし</w:t>
            </w:r>
          </w:p>
        </w:tc>
        <w:tc>
          <w:tcPr>
            <w:tcW w:w="1191" w:type="dxa"/>
          </w:tcPr>
          <w:p w14:paraId="667A42CF"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7B61E420"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5799329"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540F8FB1" w14:textId="77777777" w:rsidR="005B6842" w:rsidRPr="00EF393C" w:rsidRDefault="005B6842" w:rsidP="00C45809">
            <w:pPr>
              <w:pStyle w:val="af8"/>
              <w:rPr>
                <w:rFonts w:cs="Times New Roman"/>
              </w:rPr>
            </w:pPr>
            <w:r w:rsidRPr="00EF393C">
              <w:rPr>
                <w:rFonts w:cs="Times New Roman"/>
              </w:rPr>
              <w:t>Denial</w:t>
            </w:r>
          </w:p>
        </w:tc>
      </w:tr>
      <w:tr w:rsidR="00434A7F" w:rsidRPr="005B6842" w14:paraId="5B950944" w14:textId="77777777" w:rsidTr="00434A7F">
        <w:tc>
          <w:tcPr>
            <w:tcW w:w="991" w:type="dxa"/>
          </w:tcPr>
          <w:p w14:paraId="0155BC21" w14:textId="77777777" w:rsidR="005B6842" w:rsidRPr="00EF393C" w:rsidRDefault="005B6842" w:rsidP="00C45809">
            <w:pPr>
              <w:pStyle w:val="af8"/>
              <w:rPr>
                <w:rFonts w:cs="Times New Roman"/>
              </w:rPr>
            </w:pPr>
            <w:r w:rsidRPr="00EF393C">
              <w:rPr>
                <w:rFonts w:cs="Times New Roman" w:hint="eastAsia"/>
              </w:rPr>
              <w:t>避暑</w:t>
            </w:r>
          </w:p>
        </w:tc>
        <w:tc>
          <w:tcPr>
            <w:tcW w:w="1361" w:type="dxa"/>
          </w:tcPr>
          <w:p w14:paraId="511EF3DC" w14:textId="77777777" w:rsidR="005B6842" w:rsidRPr="00EF393C" w:rsidRDefault="005B6842" w:rsidP="00C45809">
            <w:pPr>
              <w:pStyle w:val="af8"/>
              <w:rPr>
                <w:rFonts w:cs="Times New Roman"/>
              </w:rPr>
            </w:pPr>
            <w:r w:rsidRPr="00EF393C">
              <w:rPr>
                <w:rFonts w:cs="Times New Roman"/>
              </w:rPr>
              <w:t>なし</w:t>
            </w:r>
          </w:p>
        </w:tc>
        <w:tc>
          <w:tcPr>
            <w:tcW w:w="1361" w:type="dxa"/>
          </w:tcPr>
          <w:p w14:paraId="2B7E2FC4" w14:textId="77777777" w:rsidR="005B6842" w:rsidRPr="00EF393C" w:rsidRDefault="005B6842" w:rsidP="00C45809">
            <w:pPr>
              <w:pStyle w:val="af8"/>
              <w:rPr>
                <w:rFonts w:cs="Times New Roman"/>
              </w:rPr>
            </w:pPr>
            <w:r w:rsidRPr="00EF393C">
              <w:rPr>
                <w:rFonts w:cs="Times New Roman"/>
              </w:rPr>
              <w:t>なし</w:t>
            </w:r>
          </w:p>
        </w:tc>
        <w:tc>
          <w:tcPr>
            <w:tcW w:w="1191" w:type="dxa"/>
          </w:tcPr>
          <w:p w14:paraId="22FB4646"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1CC3BDA1" w14:textId="77777777" w:rsidR="005B6842" w:rsidRPr="00EF393C" w:rsidRDefault="005B6842" w:rsidP="00C45809">
            <w:pPr>
              <w:pStyle w:val="af8"/>
              <w:rPr>
                <w:rFonts w:cs="Times New Roman"/>
              </w:rPr>
            </w:pPr>
            <w:r w:rsidRPr="00EF393C">
              <w:rPr>
                <w:rFonts w:cs="Times New Roman"/>
              </w:rPr>
              <w:t>Denial</w:t>
            </w:r>
          </w:p>
        </w:tc>
        <w:tc>
          <w:tcPr>
            <w:tcW w:w="1191" w:type="dxa"/>
          </w:tcPr>
          <w:p w14:paraId="1C4E86EF"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0B9B3035" w14:textId="77777777" w:rsidR="005B6842" w:rsidRPr="00EF393C" w:rsidRDefault="005B6842" w:rsidP="00C45809">
            <w:pPr>
              <w:pStyle w:val="af8"/>
              <w:rPr>
                <w:rFonts w:cs="Times New Roman"/>
              </w:rPr>
            </w:pPr>
            <w:r w:rsidRPr="00EF393C">
              <w:rPr>
                <w:rFonts w:cs="Times New Roman"/>
              </w:rPr>
              <w:t>Denial</w:t>
            </w:r>
          </w:p>
        </w:tc>
      </w:tr>
      <w:tr w:rsidR="00434A7F" w:rsidRPr="005B6842" w14:paraId="21669F30" w14:textId="77777777" w:rsidTr="00434A7F">
        <w:tc>
          <w:tcPr>
            <w:tcW w:w="991" w:type="dxa"/>
          </w:tcPr>
          <w:p w14:paraId="7F914F64" w14:textId="77777777" w:rsidR="005B6842" w:rsidRPr="00EF393C" w:rsidRDefault="005B6842" w:rsidP="00C45809">
            <w:pPr>
              <w:pStyle w:val="af8"/>
              <w:rPr>
                <w:rFonts w:cs="Times New Roman"/>
              </w:rPr>
            </w:pPr>
            <w:r w:rsidRPr="00EF393C">
              <w:rPr>
                <w:rFonts w:cs="Times New Roman" w:hint="eastAsia"/>
              </w:rPr>
              <w:t>銭湯</w:t>
            </w:r>
          </w:p>
        </w:tc>
        <w:tc>
          <w:tcPr>
            <w:tcW w:w="1361" w:type="dxa"/>
          </w:tcPr>
          <w:p w14:paraId="049F996E" w14:textId="77777777" w:rsidR="005B6842" w:rsidRPr="00EF393C" w:rsidRDefault="005B6842" w:rsidP="00C45809">
            <w:pPr>
              <w:pStyle w:val="af8"/>
              <w:rPr>
                <w:rFonts w:cs="Times New Roman"/>
              </w:rPr>
            </w:pPr>
            <w:r w:rsidRPr="00EF393C">
              <w:rPr>
                <w:rFonts w:cs="Times New Roman"/>
              </w:rPr>
              <w:t>public bath</w:t>
            </w:r>
          </w:p>
        </w:tc>
        <w:tc>
          <w:tcPr>
            <w:tcW w:w="1361" w:type="dxa"/>
          </w:tcPr>
          <w:p w14:paraId="79CDCC3A" w14:textId="77777777" w:rsidR="005B6842" w:rsidRPr="00EF393C" w:rsidRDefault="005B6842" w:rsidP="00C45809">
            <w:pPr>
              <w:pStyle w:val="af8"/>
              <w:rPr>
                <w:rFonts w:cs="Times New Roman"/>
              </w:rPr>
            </w:pPr>
            <w:r w:rsidRPr="00EF393C">
              <w:rPr>
                <w:rFonts w:cs="Times New Roman"/>
              </w:rPr>
              <w:t>a public bath</w:t>
            </w:r>
          </w:p>
        </w:tc>
        <w:tc>
          <w:tcPr>
            <w:tcW w:w="1191" w:type="dxa"/>
          </w:tcPr>
          <w:p w14:paraId="6720C0E8"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E957D96"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7FFE69D"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F3F1072"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AB6F5BE" w14:textId="77777777" w:rsidTr="00434A7F">
        <w:tc>
          <w:tcPr>
            <w:tcW w:w="991" w:type="dxa"/>
          </w:tcPr>
          <w:p w14:paraId="78F5A9A2" w14:textId="77777777" w:rsidR="005B6842" w:rsidRPr="00EF393C" w:rsidRDefault="005B6842" w:rsidP="00C45809">
            <w:pPr>
              <w:pStyle w:val="af8"/>
              <w:rPr>
                <w:rFonts w:cs="Times New Roman"/>
              </w:rPr>
            </w:pPr>
            <w:r w:rsidRPr="00EF393C">
              <w:rPr>
                <w:rFonts w:cs="Times New Roman" w:hint="eastAsia"/>
              </w:rPr>
              <w:t>掛茶屋</w:t>
            </w:r>
          </w:p>
        </w:tc>
        <w:tc>
          <w:tcPr>
            <w:tcW w:w="1361" w:type="dxa"/>
          </w:tcPr>
          <w:p w14:paraId="0379AAB6" w14:textId="77777777" w:rsidR="005B6842" w:rsidRPr="00EF393C" w:rsidRDefault="005B6842" w:rsidP="00C45809">
            <w:pPr>
              <w:pStyle w:val="af8"/>
              <w:rPr>
                <w:rFonts w:cs="Times New Roman"/>
              </w:rPr>
            </w:pPr>
            <w:r w:rsidRPr="00EF393C">
              <w:rPr>
                <w:rFonts w:cs="Times New Roman"/>
              </w:rPr>
              <w:t>bathing-booths</w:t>
            </w:r>
          </w:p>
        </w:tc>
        <w:tc>
          <w:tcPr>
            <w:tcW w:w="1361" w:type="dxa"/>
          </w:tcPr>
          <w:p w14:paraId="6D96A928" w14:textId="77777777" w:rsidR="005B6842" w:rsidRPr="00EF393C" w:rsidRDefault="005B6842" w:rsidP="00C45809">
            <w:pPr>
              <w:pStyle w:val="af8"/>
              <w:rPr>
                <w:rFonts w:cs="Times New Roman"/>
              </w:rPr>
            </w:pPr>
            <w:r w:rsidRPr="00EF393C">
              <w:rPr>
                <w:rFonts w:cs="Times New Roman"/>
              </w:rPr>
              <w:t>tea houses</w:t>
            </w:r>
          </w:p>
        </w:tc>
        <w:tc>
          <w:tcPr>
            <w:tcW w:w="1191" w:type="dxa"/>
          </w:tcPr>
          <w:p w14:paraId="47E467B4"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206B4E1E"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FA093B0"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E4EA904"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1F37DA24" w14:textId="77777777" w:rsidTr="00434A7F">
        <w:tc>
          <w:tcPr>
            <w:tcW w:w="991" w:type="dxa"/>
          </w:tcPr>
          <w:p w14:paraId="27FE3418" w14:textId="77777777" w:rsidR="005B6842" w:rsidRPr="00EF393C" w:rsidRDefault="005B6842" w:rsidP="00C45809">
            <w:pPr>
              <w:pStyle w:val="af8"/>
              <w:rPr>
                <w:rFonts w:cs="Times New Roman"/>
              </w:rPr>
            </w:pPr>
            <w:r w:rsidRPr="00EF393C">
              <w:rPr>
                <w:rFonts w:cs="Times New Roman" w:hint="eastAsia"/>
              </w:rPr>
              <w:t>西洋人</w:t>
            </w:r>
          </w:p>
        </w:tc>
        <w:tc>
          <w:tcPr>
            <w:tcW w:w="1361" w:type="dxa"/>
          </w:tcPr>
          <w:p w14:paraId="5E214DCA" w14:textId="77777777" w:rsidR="005B6842" w:rsidRPr="00EF393C" w:rsidRDefault="005B6842" w:rsidP="00C45809">
            <w:pPr>
              <w:pStyle w:val="af8"/>
              <w:rPr>
                <w:rFonts w:cs="Times New Roman"/>
              </w:rPr>
            </w:pPr>
            <w:r w:rsidRPr="00EF393C">
              <w:rPr>
                <w:rFonts w:cs="Times New Roman"/>
              </w:rPr>
              <w:t>foreigner</w:t>
            </w:r>
          </w:p>
        </w:tc>
        <w:tc>
          <w:tcPr>
            <w:tcW w:w="1361" w:type="dxa"/>
          </w:tcPr>
          <w:p w14:paraId="3EB22CC1" w14:textId="77777777" w:rsidR="005B6842" w:rsidRPr="00EF393C" w:rsidRDefault="005B6842" w:rsidP="00C45809">
            <w:pPr>
              <w:pStyle w:val="af8"/>
              <w:rPr>
                <w:rFonts w:cs="Times New Roman"/>
              </w:rPr>
            </w:pPr>
            <w:r w:rsidRPr="00EF393C">
              <w:rPr>
                <w:rFonts w:cs="Times New Roman"/>
              </w:rPr>
              <w:t>Westerner</w:t>
            </w:r>
          </w:p>
        </w:tc>
        <w:tc>
          <w:tcPr>
            <w:tcW w:w="1191" w:type="dxa"/>
          </w:tcPr>
          <w:p w14:paraId="546BB0F1"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426FFCAB"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D3D1445"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B3F8757"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2AB2A6E9" w14:textId="77777777" w:rsidTr="00434A7F">
        <w:tc>
          <w:tcPr>
            <w:tcW w:w="991" w:type="dxa"/>
          </w:tcPr>
          <w:p w14:paraId="3CB86022" w14:textId="77777777" w:rsidR="005B6842" w:rsidRPr="00EF393C" w:rsidRDefault="005B6842" w:rsidP="00C45809">
            <w:pPr>
              <w:pStyle w:val="af8"/>
              <w:rPr>
                <w:rFonts w:cs="Times New Roman"/>
              </w:rPr>
            </w:pPr>
            <w:r w:rsidRPr="00EF393C">
              <w:rPr>
                <w:rFonts w:cs="Times New Roman" w:hint="eastAsia"/>
              </w:rPr>
              <w:t>掛茶屋</w:t>
            </w:r>
          </w:p>
        </w:tc>
        <w:tc>
          <w:tcPr>
            <w:tcW w:w="1361" w:type="dxa"/>
          </w:tcPr>
          <w:p w14:paraId="084CD604" w14:textId="77777777" w:rsidR="005B6842" w:rsidRPr="00EF393C" w:rsidRDefault="005B6842" w:rsidP="00C45809">
            <w:pPr>
              <w:pStyle w:val="af8"/>
              <w:rPr>
                <w:rFonts w:cs="Times New Roman"/>
              </w:rPr>
            </w:pPr>
            <w:r w:rsidRPr="00EF393C">
              <w:rPr>
                <w:rFonts w:cs="Times New Roman"/>
              </w:rPr>
              <w:t>the booth</w:t>
            </w:r>
          </w:p>
        </w:tc>
        <w:tc>
          <w:tcPr>
            <w:tcW w:w="1361" w:type="dxa"/>
          </w:tcPr>
          <w:p w14:paraId="06BB0CE1" w14:textId="77777777" w:rsidR="005B6842" w:rsidRPr="00EF393C" w:rsidRDefault="005B6842" w:rsidP="00C45809">
            <w:pPr>
              <w:pStyle w:val="af8"/>
              <w:rPr>
                <w:rFonts w:cs="Times New Roman"/>
              </w:rPr>
            </w:pPr>
            <w:r w:rsidRPr="00EF393C">
              <w:rPr>
                <w:rFonts w:cs="Times New Roman"/>
              </w:rPr>
              <w:t>tea house</w:t>
            </w:r>
          </w:p>
        </w:tc>
        <w:tc>
          <w:tcPr>
            <w:tcW w:w="1191" w:type="dxa"/>
          </w:tcPr>
          <w:p w14:paraId="50E9DAC5"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367A98E6"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18488786"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183DC99"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1FC2D31C" w14:textId="77777777" w:rsidTr="00434A7F">
        <w:tc>
          <w:tcPr>
            <w:tcW w:w="991" w:type="dxa"/>
          </w:tcPr>
          <w:p w14:paraId="22B9FD81" w14:textId="77777777" w:rsidR="005B6842" w:rsidRPr="00EF393C" w:rsidRDefault="005B6842" w:rsidP="00C45809">
            <w:pPr>
              <w:pStyle w:val="af8"/>
              <w:rPr>
                <w:rFonts w:cs="Times New Roman"/>
              </w:rPr>
            </w:pPr>
            <w:r w:rsidRPr="00EF393C">
              <w:rPr>
                <w:rFonts w:cs="Times New Roman" w:hint="eastAsia"/>
              </w:rPr>
              <w:t>浴衣</w:t>
            </w:r>
          </w:p>
        </w:tc>
        <w:tc>
          <w:tcPr>
            <w:tcW w:w="1361" w:type="dxa"/>
          </w:tcPr>
          <w:p w14:paraId="543F14EE" w14:textId="77777777" w:rsidR="005B6842" w:rsidRPr="00EF393C" w:rsidRDefault="005B6842" w:rsidP="00C45809">
            <w:pPr>
              <w:pStyle w:val="af8"/>
              <w:rPr>
                <w:rFonts w:cs="Times New Roman"/>
              </w:rPr>
            </w:pPr>
            <w:r w:rsidRPr="00EF393C">
              <w:rPr>
                <w:rFonts w:cs="Times New Roman"/>
              </w:rPr>
              <w:t>yukata</w:t>
            </w:r>
          </w:p>
        </w:tc>
        <w:tc>
          <w:tcPr>
            <w:tcW w:w="1361" w:type="dxa"/>
          </w:tcPr>
          <w:p w14:paraId="1312CADA" w14:textId="77777777" w:rsidR="005B6842" w:rsidRPr="00EF393C" w:rsidRDefault="005B6842" w:rsidP="00C45809">
            <w:pPr>
              <w:pStyle w:val="af8"/>
              <w:rPr>
                <w:rFonts w:cs="Times New Roman"/>
              </w:rPr>
            </w:pPr>
            <w:r w:rsidRPr="00EF393C">
              <w:rPr>
                <w:rFonts w:cs="Times New Roman"/>
              </w:rPr>
              <w:t>a Japanese summer dress</w:t>
            </w:r>
          </w:p>
        </w:tc>
        <w:tc>
          <w:tcPr>
            <w:tcW w:w="1191" w:type="dxa"/>
          </w:tcPr>
          <w:p w14:paraId="52FCBF3F"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4541BA9D"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05A0F401"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0ABD6B1C"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1333BFCF" w14:textId="77777777" w:rsidTr="00434A7F">
        <w:tc>
          <w:tcPr>
            <w:tcW w:w="991" w:type="dxa"/>
          </w:tcPr>
          <w:p w14:paraId="1029AD05" w14:textId="77777777" w:rsidR="005B6842" w:rsidRPr="00EF393C" w:rsidRDefault="005B6842" w:rsidP="00C45809">
            <w:pPr>
              <w:pStyle w:val="af8"/>
              <w:rPr>
                <w:rFonts w:cs="Times New Roman"/>
              </w:rPr>
            </w:pPr>
            <w:r w:rsidRPr="00EF393C">
              <w:rPr>
                <w:rFonts w:cs="Times New Roman" w:hint="eastAsia"/>
              </w:rPr>
              <w:t>猿股</w:t>
            </w:r>
          </w:p>
        </w:tc>
        <w:tc>
          <w:tcPr>
            <w:tcW w:w="1361" w:type="dxa"/>
          </w:tcPr>
          <w:p w14:paraId="29DF561C" w14:textId="77777777" w:rsidR="005B6842" w:rsidRPr="00EF393C" w:rsidRDefault="005B6842" w:rsidP="00C45809">
            <w:pPr>
              <w:pStyle w:val="af8"/>
              <w:rPr>
                <w:rFonts w:cs="Times New Roman"/>
              </w:rPr>
            </w:pPr>
            <w:r w:rsidRPr="00EF393C">
              <w:rPr>
                <w:rFonts w:cs="Times New Roman"/>
              </w:rPr>
              <w:t>short drawers</w:t>
            </w:r>
          </w:p>
        </w:tc>
        <w:tc>
          <w:tcPr>
            <w:tcW w:w="1361" w:type="dxa"/>
          </w:tcPr>
          <w:p w14:paraId="77F739F9" w14:textId="77777777" w:rsidR="005B6842" w:rsidRPr="00EF393C" w:rsidRDefault="005B6842" w:rsidP="00C45809">
            <w:pPr>
              <w:pStyle w:val="af8"/>
              <w:rPr>
                <w:rFonts w:cs="Times New Roman"/>
              </w:rPr>
            </w:pPr>
            <w:r w:rsidRPr="00EF393C">
              <w:rPr>
                <w:rFonts w:cs="Times New Roman"/>
              </w:rPr>
              <w:t>a pair of drawers</w:t>
            </w:r>
          </w:p>
        </w:tc>
        <w:tc>
          <w:tcPr>
            <w:tcW w:w="1191" w:type="dxa"/>
          </w:tcPr>
          <w:p w14:paraId="62780270"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1025BA1"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281FA44"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F6AE72F"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FA961F2" w14:textId="77777777" w:rsidTr="00434A7F">
        <w:tc>
          <w:tcPr>
            <w:tcW w:w="991" w:type="dxa"/>
          </w:tcPr>
          <w:p w14:paraId="4352117C" w14:textId="77777777" w:rsidR="005B6842" w:rsidRPr="00EF393C" w:rsidRDefault="005B6842" w:rsidP="00C45809">
            <w:pPr>
              <w:pStyle w:val="af8"/>
              <w:rPr>
                <w:rFonts w:cs="Times New Roman"/>
              </w:rPr>
            </w:pPr>
            <w:r w:rsidRPr="00EF393C">
              <w:rPr>
                <w:rFonts w:cs="Times New Roman" w:hint="eastAsia"/>
              </w:rPr>
              <w:t>由比ヶ浜</w:t>
            </w:r>
          </w:p>
        </w:tc>
        <w:tc>
          <w:tcPr>
            <w:tcW w:w="1361" w:type="dxa"/>
          </w:tcPr>
          <w:p w14:paraId="3E759F1C" w14:textId="77777777" w:rsidR="005B6842" w:rsidRPr="00EF393C" w:rsidRDefault="005B6842" w:rsidP="00C45809">
            <w:pPr>
              <w:pStyle w:val="af8"/>
              <w:rPr>
                <w:rFonts w:cs="Times New Roman"/>
              </w:rPr>
            </w:pPr>
            <w:proofErr w:type="spellStart"/>
            <w:r w:rsidRPr="00EF393C">
              <w:rPr>
                <w:rFonts w:cs="Times New Roman"/>
              </w:rPr>
              <w:t>Yuigahama</w:t>
            </w:r>
            <w:proofErr w:type="spellEnd"/>
          </w:p>
        </w:tc>
        <w:tc>
          <w:tcPr>
            <w:tcW w:w="1361" w:type="dxa"/>
          </w:tcPr>
          <w:p w14:paraId="4165BF93" w14:textId="77777777" w:rsidR="005B6842" w:rsidRPr="00EF393C" w:rsidRDefault="005B6842" w:rsidP="00C45809">
            <w:pPr>
              <w:pStyle w:val="af8"/>
              <w:rPr>
                <w:rFonts w:cs="Times New Roman"/>
              </w:rPr>
            </w:pPr>
            <w:proofErr w:type="spellStart"/>
            <w:r w:rsidRPr="00EF393C">
              <w:rPr>
                <w:rFonts w:cs="Times New Roman"/>
              </w:rPr>
              <w:t>Yuigahama</w:t>
            </w:r>
            <w:proofErr w:type="spellEnd"/>
          </w:p>
        </w:tc>
        <w:tc>
          <w:tcPr>
            <w:tcW w:w="1191" w:type="dxa"/>
          </w:tcPr>
          <w:p w14:paraId="77735266"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1E2D17C1"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42F514F7"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4F321701"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04FC9270" w14:textId="77777777" w:rsidTr="00434A7F">
        <w:tc>
          <w:tcPr>
            <w:tcW w:w="991" w:type="dxa"/>
          </w:tcPr>
          <w:p w14:paraId="301F5FED" w14:textId="77777777" w:rsidR="005B6842" w:rsidRPr="00EF393C" w:rsidRDefault="005B6842" w:rsidP="00C45809">
            <w:pPr>
              <w:pStyle w:val="af8"/>
              <w:rPr>
                <w:rFonts w:cs="Times New Roman"/>
              </w:rPr>
            </w:pPr>
            <w:r w:rsidRPr="00EF393C">
              <w:rPr>
                <w:rFonts w:cs="Times New Roman" w:hint="eastAsia"/>
              </w:rPr>
              <w:t>猿股</w:t>
            </w:r>
          </w:p>
        </w:tc>
        <w:tc>
          <w:tcPr>
            <w:tcW w:w="1361" w:type="dxa"/>
          </w:tcPr>
          <w:p w14:paraId="3EAFC6DD" w14:textId="77777777" w:rsidR="005B6842" w:rsidRPr="00EF393C" w:rsidRDefault="005B6842" w:rsidP="00C45809">
            <w:pPr>
              <w:pStyle w:val="af8"/>
              <w:rPr>
                <w:rFonts w:cs="Times New Roman"/>
              </w:rPr>
            </w:pPr>
            <w:r w:rsidRPr="00EF393C">
              <w:rPr>
                <w:rFonts w:cs="Times New Roman"/>
              </w:rPr>
              <w:t>exposing his body</w:t>
            </w:r>
          </w:p>
        </w:tc>
        <w:tc>
          <w:tcPr>
            <w:tcW w:w="1361" w:type="dxa"/>
          </w:tcPr>
          <w:p w14:paraId="786CD5DD" w14:textId="77777777" w:rsidR="005B6842" w:rsidRPr="00EF393C" w:rsidRDefault="005B6842" w:rsidP="00C45809">
            <w:pPr>
              <w:pStyle w:val="af8"/>
              <w:rPr>
                <w:rFonts w:cs="Times New Roman"/>
              </w:rPr>
            </w:pPr>
            <w:r w:rsidRPr="00EF393C">
              <w:rPr>
                <w:rFonts w:cs="Times New Roman"/>
              </w:rPr>
              <w:t>lightly clad</w:t>
            </w:r>
          </w:p>
        </w:tc>
        <w:tc>
          <w:tcPr>
            <w:tcW w:w="1191" w:type="dxa"/>
          </w:tcPr>
          <w:p w14:paraId="0255675D"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216B19CD" w14:textId="77777777" w:rsidR="005B6842" w:rsidRPr="00EF393C" w:rsidRDefault="005B6842" w:rsidP="00C45809">
            <w:pPr>
              <w:pStyle w:val="af8"/>
              <w:rPr>
                <w:rFonts w:cs="Times New Roman"/>
              </w:rPr>
            </w:pPr>
            <w:r w:rsidRPr="00EF393C">
              <w:rPr>
                <w:rFonts w:cs="Times New Roman"/>
              </w:rPr>
              <w:t>Denial</w:t>
            </w:r>
          </w:p>
        </w:tc>
        <w:tc>
          <w:tcPr>
            <w:tcW w:w="1191" w:type="dxa"/>
          </w:tcPr>
          <w:p w14:paraId="24C99E1A"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5C300A4"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F944CD9" w14:textId="77777777" w:rsidTr="00434A7F">
        <w:tc>
          <w:tcPr>
            <w:tcW w:w="991" w:type="dxa"/>
          </w:tcPr>
          <w:p w14:paraId="688A73A7" w14:textId="77777777" w:rsidR="005B6842" w:rsidRPr="00EF393C" w:rsidRDefault="005B6842" w:rsidP="00C45809">
            <w:pPr>
              <w:pStyle w:val="af8"/>
              <w:rPr>
                <w:rFonts w:cs="Times New Roman"/>
              </w:rPr>
            </w:pPr>
            <w:r w:rsidRPr="00EF393C">
              <w:rPr>
                <w:rFonts w:cs="Times New Roman" w:hint="eastAsia"/>
              </w:rPr>
              <w:t>手拭い</w:t>
            </w:r>
          </w:p>
        </w:tc>
        <w:tc>
          <w:tcPr>
            <w:tcW w:w="1361" w:type="dxa"/>
          </w:tcPr>
          <w:p w14:paraId="2283CAE0" w14:textId="77777777" w:rsidR="005B6842" w:rsidRPr="00EF393C" w:rsidRDefault="005B6842" w:rsidP="00C45809">
            <w:pPr>
              <w:pStyle w:val="af8"/>
              <w:rPr>
                <w:rFonts w:cs="Times New Roman"/>
              </w:rPr>
            </w:pPr>
            <w:r w:rsidRPr="00EF393C">
              <w:rPr>
                <w:rFonts w:cs="Times New Roman"/>
              </w:rPr>
              <w:t>towel</w:t>
            </w:r>
          </w:p>
        </w:tc>
        <w:tc>
          <w:tcPr>
            <w:tcW w:w="1361" w:type="dxa"/>
          </w:tcPr>
          <w:p w14:paraId="350ABADC" w14:textId="77777777" w:rsidR="005B6842" w:rsidRPr="00EF393C" w:rsidRDefault="005B6842" w:rsidP="00C45809">
            <w:pPr>
              <w:pStyle w:val="af8"/>
              <w:rPr>
                <w:rFonts w:cs="Times New Roman"/>
              </w:rPr>
            </w:pPr>
            <w:r w:rsidRPr="00EF393C">
              <w:rPr>
                <w:rFonts w:cs="Times New Roman"/>
              </w:rPr>
              <w:t>towel</w:t>
            </w:r>
          </w:p>
        </w:tc>
        <w:tc>
          <w:tcPr>
            <w:tcW w:w="1191" w:type="dxa"/>
          </w:tcPr>
          <w:p w14:paraId="77AF4856"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A76F0D9"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600273FF"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928DC32"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1D54D32" w14:textId="77777777" w:rsidTr="00434A7F">
        <w:tc>
          <w:tcPr>
            <w:tcW w:w="991" w:type="dxa"/>
          </w:tcPr>
          <w:p w14:paraId="4754DCC6" w14:textId="77777777" w:rsidR="005B6842" w:rsidRPr="00EF393C" w:rsidRDefault="005B6842" w:rsidP="00C45809">
            <w:pPr>
              <w:pStyle w:val="af8"/>
              <w:rPr>
                <w:rFonts w:cs="Times New Roman"/>
              </w:rPr>
            </w:pPr>
            <w:r w:rsidRPr="00EF393C">
              <w:rPr>
                <w:rFonts w:cs="Times New Roman" w:hint="eastAsia"/>
              </w:rPr>
              <w:t>遠浅</w:t>
            </w:r>
          </w:p>
        </w:tc>
        <w:tc>
          <w:tcPr>
            <w:tcW w:w="1361" w:type="dxa"/>
          </w:tcPr>
          <w:p w14:paraId="1DA67DC2" w14:textId="77777777" w:rsidR="005B6842" w:rsidRPr="00EF393C" w:rsidRDefault="005B6842" w:rsidP="00C45809">
            <w:pPr>
              <w:pStyle w:val="af8"/>
              <w:rPr>
                <w:rFonts w:cs="Times New Roman"/>
              </w:rPr>
            </w:pPr>
            <w:r w:rsidRPr="00EF393C">
              <w:rPr>
                <w:rFonts w:cs="Times New Roman"/>
              </w:rPr>
              <w:t>なし</w:t>
            </w:r>
          </w:p>
        </w:tc>
        <w:tc>
          <w:tcPr>
            <w:tcW w:w="1361" w:type="dxa"/>
          </w:tcPr>
          <w:p w14:paraId="17334F8D" w14:textId="77777777" w:rsidR="005B6842" w:rsidRPr="00EF393C" w:rsidRDefault="005B6842" w:rsidP="00C45809">
            <w:pPr>
              <w:pStyle w:val="af8"/>
              <w:rPr>
                <w:rFonts w:cs="Times New Roman"/>
              </w:rPr>
            </w:pPr>
            <w:r w:rsidRPr="00EF393C">
              <w:rPr>
                <w:rFonts w:cs="Times New Roman"/>
              </w:rPr>
              <w:t>なし</w:t>
            </w:r>
          </w:p>
        </w:tc>
        <w:tc>
          <w:tcPr>
            <w:tcW w:w="1191" w:type="dxa"/>
          </w:tcPr>
          <w:p w14:paraId="267F800F"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04607CE5" w14:textId="77777777" w:rsidR="005B6842" w:rsidRPr="00EF393C" w:rsidRDefault="005B6842" w:rsidP="00C45809">
            <w:pPr>
              <w:pStyle w:val="af8"/>
              <w:rPr>
                <w:rFonts w:cs="Times New Roman"/>
              </w:rPr>
            </w:pPr>
            <w:r w:rsidRPr="00EF393C">
              <w:rPr>
                <w:rFonts w:cs="Times New Roman"/>
              </w:rPr>
              <w:t>Denial</w:t>
            </w:r>
          </w:p>
        </w:tc>
        <w:tc>
          <w:tcPr>
            <w:tcW w:w="1191" w:type="dxa"/>
          </w:tcPr>
          <w:p w14:paraId="04A40E93"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24CFC56B" w14:textId="77777777" w:rsidR="005B6842" w:rsidRPr="00EF393C" w:rsidRDefault="005B6842" w:rsidP="00C45809">
            <w:pPr>
              <w:pStyle w:val="af8"/>
              <w:rPr>
                <w:rFonts w:cs="Times New Roman"/>
              </w:rPr>
            </w:pPr>
            <w:r w:rsidRPr="00EF393C">
              <w:rPr>
                <w:rFonts w:cs="Times New Roman"/>
              </w:rPr>
              <w:t>Denial</w:t>
            </w:r>
          </w:p>
        </w:tc>
      </w:tr>
      <w:tr w:rsidR="00434A7F" w:rsidRPr="005B6842" w14:paraId="27A9991D" w14:textId="77777777" w:rsidTr="00434A7F">
        <w:tc>
          <w:tcPr>
            <w:tcW w:w="991" w:type="dxa"/>
          </w:tcPr>
          <w:p w14:paraId="7EFF6142" w14:textId="77777777" w:rsidR="005B6842" w:rsidRPr="00EF393C" w:rsidRDefault="005B6842" w:rsidP="00C45809">
            <w:pPr>
              <w:pStyle w:val="af8"/>
              <w:rPr>
                <w:rFonts w:cs="Times New Roman"/>
              </w:rPr>
            </w:pPr>
            <w:r w:rsidRPr="00EF393C">
              <w:rPr>
                <w:rFonts w:cs="Times New Roman" w:hint="eastAsia"/>
              </w:rPr>
              <w:t>麦藁帽</w:t>
            </w:r>
          </w:p>
        </w:tc>
        <w:tc>
          <w:tcPr>
            <w:tcW w:w="1361" w:type="dxa"/>
          </w:tcPr>
          <w:p w14:paraId="264328F9" w14:textId="77777777" w:rsidR="005B6842" w:rsidRPr="00EF393C" w:rsidRDefault="005B6842" w:rsidP="00C45809">
            <w:pPr>
              <w:pStyle w:val="af8"/>
              <w:rPr>
                <w:rFonts w:cs="Times New Roman"/>
              </w:rPr>
            </w:pPr>
            <w:r w:rsidRPr="00EF393C">
              <w:rPr>
                <w:rFonts w:cs="Times New Roman"/>
              </w:rPr>
              <w:t>straw hat</w:t>
            </w:r>
          </w:p>
        </w:tc>
        <w:tc>
          <w:tcPr>
            <w:tcW w:w="1361" w:type="dxa"/>
          </w:tcPr>
          <w:p w14:paraId="7987A601" w14:textId="77777777" w:rsidR="005B6842" w:rsidRPr="00EF393C" w:rsidRDefault="005B6842" w:rsidP="00C45809">
            <w:pPr>
              <w:pStyle w:val="af8"/>
              <w:rPr>
                <w:rFonts w:cs="Times New Roman"/>
              </w:rPr>
            </w:pPr>
            <w:r w:rsidRPr="00EF393C">
              <w:rPr>
                <w:rFonts w:cs="Times New Roman"/>
              </w:rPr>
              <w:t>straw hat</w:t>
            </w:r>
          </w:p>
        </w:tc>
        <w:tc>
          <w:tcPr>
            <w:tcW w:w="1191" w:type="dxa"/>
          </w:tcPr>
          <w:p w14:paraId="63F8747D"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D99D0A0"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0E57593"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DDC4E03"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A7AC442" w14:textId="77777777" w:rsidTr="00434A7F">
        <w:tc>
          <w:tcPr>
            <w:tcW w:w="991" w:type="dxa"/>
          </w:tcPr>
          <w:p w14:paraId="3063C713" w14:textId="77777777" w:rsidR="005B6842" w:rsidRPr="00EF393C" w:rsidRDefault="005B6842" w:rsidP="00C45809">
            <w:pPr>
              <w:pStyle w:val="af8"/>
              <w:rPr>
                <w:rFonts w:cs="Times New Roman"/>
              </w:rPr>
            </w:pPr>
            <w:r w:rsidRPr="00EF393C">
              <w:rPr>
                <w:rFonts w:cs="Times New Roman" w:hint="eastAsia"/>
              </w:rPr>
              <w:t>白絣</w:t>
            </w:r>
          </w:p>
        </w:tc>
        <w:tc>
          <w:tcPr>
            <w:tcW w:w="1361" w:type="dxa"/>
          </w:tcPr>
          <w:p w14:paraId="7ED90010" w14:textId="77777777" w:rsidR="005B6842" w:rsidRPr="00EF393C" w:rsidRDefault="005B6842" w:rsidP="00C45809">
            <w:pPr>
              <w:pStyle w:val="af8"/>
              <w:rPr>
                <w:rFonts w:cs="Times New Roman"/>
              </w:rPr>
            </w:pPr>
            <w:proofErr w:type="spellStart"/>
            <w:r w:rsidRPr="00EF393C">
              <w:rPr>
                <w:rFonts w:cs="Times New Roman"/>
              </w:rPr>
              <w:t>shirogasuri</w:t>
            </w:r>
            <w:proofErr w:type="spellEnd"/>
            <w:r w:rsidRPr="00EF393C">
              <w:rPr>
                <w:rFonts w:cs="Times New Roman"/>
              </w:rPr>
              <w:t xml:space="preserve"> yukata</w:t>
            </w:r>
          </w:p>
        </w:tc>
        <w:tc>
          <w:tcPr>
            <w:tcW w:w="1361" w:type="dxa"/>
          </w:tcPr>
          <w:p w14:paraId="65E44FAF" w14:textId="77777777" w:rsidR="005B6842" w:rsidRPr="00EF393C" w:rsidRDefault="005B6842" w:rsidP="00C45809">
            <w:pPr>
              <w:pStyle w:val="af8"/>
              <w:rPr>
                <w:rFonts w:cs="Times New Roman"/>
              </w:rPr>
            </w:pPr>
            <w:r w:rsidRPr="00EF393C">
              <w:rPr>
                <w:rFonts w:cs="Times New Roman"/>
              </w:rPr>
              <w:t>なし</w:t>
            </w:r>
          </w:p>
        </w:tc>
        <w:tc>
          <w:tcPr>
            <w:tcW w:w="1191" w:type="dxa"/>
          </w:tcPr>
          <w:p w14:paraId="02D1DFBE"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48813678"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20136726"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2368E736" w14:textId="77777777" w:rsidR="005B6842" w:rsidRPr="00EF393C" w:rsidRDefault="005B6842" w:rsidP="00C45809">
            <w:pPr>
              <w:pStyle w:val="af8"/>
              <w:rPr>
                <w:rFonts w:cs="Times New Roman"/>
              </w:rPr>
            </w:pPr>
            <w:r w:rsidRPr="00EF393C">
              <w:rPr>
                <w:rFonts w:cs="Times New Roman"/>
              </w:rPr>
              <w:t>Denial</w:t>
            </w:r>
          </w:p>
        </w:tc>
      </w:tr>
      <w:tr w:rsidR="00434A7F" w:rsidRPr="005B6842" w14:paraId="4383DD77" w14:textId="77777777" w:rsidTr="00434A7F">
        <w:tc>
          <w:tcPr>
            <w:tcW w:w="991" w:type="dxa"/>
          </w:tcPr>
          <w:p w14:paraId="22C7CFF3" w14:textId="77777777" w:rsidR="005B6842" w:rsidRPr="00EF393C" w:rsidRDefault="005B6842" w:rsidP="00C45809">
            <w:pPr>
              <w:pStyle w:val="af8"/>
              <w:rPr>
                <w:rFonts w:cs="Times New Roman"/>
              </w:rPr>
            </w:pPr>
            <w:r w:rsidRPr="00EF393C">
              <w:rPr>
                <w:rFonts w:cs="Times New Roman" w:hint="eastAsia"/>
              </w:rPr>
              <w:t>兵児帯</w:t>
            </w:r>
          </w:p>
        </w:tc>
        <w:tc>
          <w:tcPr>
            <w:tcW w:w="1361" w:type="dxa"/>
          </w:tcPr>
          <w:p w14:paraId="66816B0D" w14:textId="77777777" w:rsidR="005B6842" w:rsidRPr="00EF393C" w:rsidRDefault="005B6842" w:rsidP="00C45809">
            <w:pPr>
              <w:pStyle w:val="af8"/>
              <w:rPr>
                <w:rFonts w:cs="Times New Roman"/>
              </w:rPr>
            </w:pPr>
            <w:proofErr w:type="spellStart"/>
            <w:r w:rsidRPr="00EF393C">
              <w:rPr>
                <w:rFonts w:cs="Times New Roman"/>
              </w:rPr>
              <w:t>hekoobi</w:t>
            </w:r>
            <w:proofErr w:type="spellEnd"/>
          </w:p>
        </w:tc>
        <w:tc>
          <w:tcPr>
            <w:tcW w:w="1361" w:type="dxa"/>
          </w:tcPr>
          <w:p w14:paraId="0DF4C065" w14:textId="77777777" w:rsidR="005B6842" w:rsidRPr="00EF393C" w:rsidRDefault="005B6842" w:rsidP="00C45809">
            <w:pPr>
              <w:pStyle w:val="af8"/>
              <w:rPr>
                <w:rFonts w:cs="Times New Roman"/>
              </w:rPr>
            </w:pPr>
            <w:r w:rsidRPr="00EF393C">
              <w:rPr>
                <w:rFonts w:cs="Times New Roman"/>
              </w:rPr>
              <w:t>なし</w:t>
            </w:r>
          </w:p>
        </w:tc>
        <w:tc>
          <w:tcPr>
            <w:tcW w:w="1191" w:type="dxa"/>
          </w:tcPr>
          <w:p w14:paraId="0185A109"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7E7F8E8A"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7E8C2DC8"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62C53B61" w14:textId="77777777" w:rsidR="005B6842" w:rsidRPr="00EF393C" w:rsidRDefault="005B6842" w:rsidP="00C45809">
            <w:pPr>
              <w:pStyle w:val="af8"/>
              <w:rPr>
                <w:rFonts w:cs="Times New Roman"/>
              </w:rPr>
            </w:pPr>
            <w:r w:rsidRPr="00EF393C">
              <w:rPr>
                <w:rFonts w:cs="Times New Roman"/>
              </w:rPr>
              <w:t>Denial</w:t>
            </w:r>
          </w:p>
        </w:tc>
      </w:tr>
      <w:tr w:rsidR="00434A7F" w:rsidRPr="005B6842" w14:paraId="094F3447" w14:textId="77777777" w:rsidTr="00434A7F">
        <w:tc>
          <w:tcPr>
            <w:tcW w:w="991" w:type="dxa"/>
          </w:tcPr>
          <w:p w14:paraId="34D40748" w14:textId="77777777" w:rsidR="005B6842" w:rsidRPr="00EF393C" w:rsidRDefault="005B6842" w:rsidP="00C45809">
            <w:pPr>
              <w:pStyle w:val="af8"/>
              <w:rPr>
                <w:rFonts w:cs="Times New Roman"/>
              </w:rPr>
            </w:pPr>
            <w:r w:rsidRPr="00EF393C">
              <w:rPr>
                <w:rFonts w:cs="Times New Roman" w:hint="eastAsia"/>
              </w:rPr>
              <w:t>鎌倉</w:t>
            </w:r>
          </w:p>
        </w:tc>
        <w:tc>
          <w:tcPr>
            <w:tcW w:w="1361" w:type="dxa"/>
          </w:tcPr>
          <w:p w14:paraId="452821F5" w14:textId="77777777" w:rsidR="005B6842" w:rsidRPr="00EF393C" w:rsidRDefault="005B6842" w:rsidP="00C45809">
            <w:pPr>
              <w:pStyle w:val="af8"/>
              <w:rPr>
                <w:rFonts w:cs="Times New Roman"/>
              </w:rPr>
            </w:pPr>
            <w:r w:rsidRPr="00EF393C">
              <w:rPr>
                <w:rFonts w:cs="Times New Roman"/>
              </w:rPr>
              <w:t>Kamakura</w:t>
            </w:r>
          </w:p>
        </w:tc>
        <w:tc>
          <w:tcPr>
            <w:tcW w:w="1361" w:type="dxa"/>
          </w:tcPr>
          <w:p w14:paraId="2FAB94D0" w14:textId="77777777" w:rsidR="005B6842" w:rsidRPr="00EF393C" w:rsidRDefault="005B6842" w:rsidP="00C45809">
            <w:pPr>
              <w:pStyle w:val="af8"/>
              <w:rPr>
                <w:rFonts w:cs="Times New Roman"/>
              </w:rPr>
            </w:pPr>
            <w:r w:rsidRPr="00EF393C">
              <w:rPr>
                <w:rFonts w:cs="Times New Roman"/>
              </w:rPr>
              <w:t>なし</w:t>
            </w:r>
          </w:p>
        </w:tc>
        <w:tc>
          <w:tcPr>
            <w:tcW w:w="1191" w:type="dxa"/>
          </w:tcPr>
          <w:p w14:paraId="6478BD1D"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06FBDB4E"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0718E3AE"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60E3415B" w14:textId="77777777" w:rsidR="005B6842" w:rsidRPr="00EF393C" w:rsidRDefault="005B6842" w:rsidP="00C45809">
            <w:pPr>
              <w:pStyle w:val="af8"/>
              <w:rPr>
                <w:rFonts w:cs="Times New Roman"/>
              </w:rPr>
            </w:pPr>
            <w:r w:rsidRPr="00EF393C">
              <w:rPr>
                <w:rFonts w:cs="Times New Roman"/>
              </w:rPr>
              <w:t>Denial</w:t>
            </w:r>
          </w:p>
        </w:tc>
      </w:tr>
      <w:tr w:rsidR="00434A7F" w:rsidRPr="005B6842" w14:paraId="64A2671C" w14:textId="77777777" w:rsidTr="00434A7F">
        <w:tc>
          <w:tcPr>
            <w:tcW w:w="991" w:type="dxa"/>
          </w:tcPr>
          <w:p w14:paraId="3E9530B4" w14:textId="77777777" w:rsidR="005B6842" w:rsidRPr="00EF393C" w:rsidRDefault="005B6842" w:rsidP="00C45809">
            <w:pPr>
              <w:pStyle w:val="af8"/>
              <w:rPr>
                <w:rFonts w:cs="Times New Roman"/>
              </w:rPr>
            </w:pPr>
            <w:r w:rsidRPr="00EF393C">
              <w:rPr>
                <w:rFonts w:cs="Times New Roman" w:hint="eastAsia"/>
              </w:rPr>
              <w:lastRenderedPageBreak/>
              <w:t>下女</w:t>
            </w:r>
          </w:p>
        </w:tc>
        <w:tc>
          <w:tcPr>
            <w:tcW w:w="1361" w:type="dxa"/>
          </w:tcPr>
          <w:p w14:paraId="7C7A49F8" w14:textId="77777777" w:rsidR="005B6842" w:rsidRPr="00EF393C" w:rsidRDefault="005B6842" w:rsidP="00C45809">
            <w:pPr>
              <w:pStyle w:val="af8"/>
              <w:rPr>
                <w:rFonts w:cs="Times New Roman"/>
              </w:rPr>
            </w:pPr>
            <w:r w:rsidRPr="00EF393C">
              <w:rPr>
                <w:rFonts w:cs="Times New Roman"/>
              </w:rPr>
              <w:t>maid</w:t>
            </w:r>
          </w:p>
        </w:tc>
        <w:tc>
          <w:tcPr>
            <w:tcW w:w="1361" w:type="dxa"/>
          </w:tcPr>
          <w:p w14:paraId="7A74B476" w14:textId="77777777" w:rsidR="005B6842" w:rsidRPr="00EF393C" w:rsidRDefault="005B6842" w:rsidP="00C45809">
            <w:pPr>
              <w:pStyle w:val="af8"/>
              <w:rPr>
                <w:rFonts w:cs="Times New Roman"/>
              </w:rPr>
            </w:pPr>
            <w:r w:rsidRPr="00EF393C">
              <w:rPr>
                <w:rFonts w:cs="Times New Roman"/>
              </w:rPr>
              <w:t>maid</w:t>
            </w:r>
          </w:p>
        </w:tc>
        <w:tc>
          <w:tcPr>
            <w:tcW w:w="1191" w:type="dxa"/>
          </w:tcPr>
          <w:p w14:paraId="6A3C1F5B"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F8BD614"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2A085F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733F7618"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240F073F" w14:textId="77777777" w:rsidTr="00434A7F">
        <w:tc>
          <w:tcPr>
            <w:tcW w:w="991" w:type="dxa"/>
          </w:tcPr>
          <w:p w14:paraId="455A88B2" w14:textId="77777777" w:rsidR="005B6842" w:rsidRPr="00EF393C" w:rsidRDefault="005B6842" w:rsidP="00C45809">
            <w:pPr>
              <w:pStyle w:val="af8"/>
              <w:rPr>
                <w:rFonts w:cs="Times New Roman"/>
              </w:rPr>
            </w:pPr>
            <w:r w:rsidRPr="00EF393C">
              <w:rPr>
                <w:rFonts w:cs="Times New Roman" w:hint="eastAsia"/>
              </w:rPr>
              <w:t>名刺</w:t>
            </w:r>
          </w:p>
        </w:tc>
        <w:tc>
          <w:tcPr>
            <w:tcW w:w="1361" w:type="dxa"/>
          </w:tcPr>
          <w:p w14:paraId="3D3AE13E" w14:textId="77777777" w:rsidR="005B6842" w:rsidRPr="00EF393C" w:rsidRDefault="005B6842" w:rsidP="00C45809">
            <w:pPr>
              <w:pStyle w:val="af8"/>
              <w:rPr>
                <w:rFonts w:cs="Times New Roman"/>
              </w:rPr>
            </w:pPr>
            <w:r w:rsidRPr="00EF393C">
              <w:rPr>
                <w:rFonts w:cs="Times New Roman"/>
              </w:rPr>
              <w:t>なし</w:t>
            </w:r>
          </w:p>
        </w:tc>
        <w:tc>
          <w:tcPr>
            <w:tcW w:w="1361" w:type="dxa"/>
          </w:tcPr>
          <w:p w14:paraId="16DFD36E" w14:textId="77777777" w:rsidR="005B6842" w:rsidRPr="00EF393C" w:rsidRDefault="005B6842" w:rsidP="00C45809">
            <w:pPr>
              <w:pStyle w:val="af8"/>
              <w:rPr>
                <w:rFonts w:cs="Times New Roman"/>
              </w:rPr>
            </w:pPr>
            <w:r w:rsidRPr="00EF393C">
              <w:rPr>
                <w:rFonts w:cs="Times New Roman"/>
              </w:rPr>
              <w:t>card</w:t>
            </w:r>
          </w:p>
        </w:tc>
        <w:tc>
          <w:tcPr>
            <w:tcW w:w="1191" w:type="dxa"/>
          </w:tcPr>
          <w:p w14:paraId="23BED683"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6B38383A" w14:textId="77777777" w:rsidR="005B6842" w:rsidRPr="00EF393C" w:rsidRDefault="005B6842" w:rsidP="00C45809">
            <w:pPr>
              <w:pStyle w:val="af8"/>
              <w:rPr>
                <w:rFonts w:cs="Times New Roman"/>
              </w:rPr>
            </w:pPr>
            <w:r w:rsidRPr="00EF393C">
              <w:rPr>
                <w:rFonts w:cs="Times New Roman"/>
              </w:rPr>
              <w:t>Denial</w:t>
            </w:r>
          </w:p>
        </w:tc>
        <w:tc>
          <w:tcPr>
            <w:tcW w:w="1191" w:type="dxa"/>
          </w:tcPr>
          <w:p w14:paraId="66D204B3"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220B3C24"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3A1EE1F" w14:textId="77777777" w:rsidTr="00434A7F">
        <w:tc>
          <w:tcPr>
            <w:tcW w:w="991" w:type="dxa"/>
          </w:tcPr>
          <w:p w14:paraId="6F95D161" w14:textId="77777777" w:rsidR="005B6842" w:rsidRPr="00EF393C" w:rsidRDefault="005B6842" w:rsidP="00C45809">
            <w:pPr>
              <w:pStyle w:val="af8"/>
              <w:rPr>
                <w:rFonts w:cs="Times New Roman"/>
              </w:rPr>
            </w:pPr>
            <w:r w:rsidRPr="00EF393C">
              <w:rPr>
                <w:rFonts w:cs="Times New Roman" w:hint="eastAsia"/>
              </w:rPr>
              <w:t>雑司ヶ谷</w:t>
            </w:r>
          </w:p>
        </w:tc>
        <w:tc>
          <w:tcPr>
            <w:tcW w:w="1361" w:type="dxa"/>
          </w:tcPr>
          <w:p w14:paraId="618E59BE" w14:textId="77777777" w:rsidR="005B6842" w:rsidRPr="00EF393C" w:rsidRDefault="005B6842" w:rsidP="00C45809">
            <w:pPr>
              <w:pStyle w:val="af8"/>
              <w:rPr>
                <w:rFonts w:cs="Times New Roman"/>
              </w:rPr>
            </w:pPr>
            <w:proofErr w:type="spellStart"/>
            <w:r w:rsidRPr="00EF393C">
              <w:rPr>
                <w:rFonts w:cs="Times New Roman"/>
              </w:rPr>
              <w:t>Zoshigaya</w:t>
            </w:r>
            <w:proofErr w:type="spellEnd"/>
          </w:p>
        </w:tc>
        <w:tc>
          <w:tcPr>
            <w:tcW w:w="1361" w:type="dxa"/>
          </w:tcPr>
          <w:p w14:paraId="2D15B042" w14:textId="77777777" w:rsidR="005B6842" w:rsidRPr="00EF393C" w:rsidRDefault="005B6842" w:rsidP="00C45809">
            <w:pPr>
              <w:pStyle w:val="af8"/>
              <w:rPr>
                <w:rFonts w:cs="Times New Roman"/>
              </w:rPr>
            </w:pPr>
            <w:proofErr w:type="spellStart"/>
            <w:r w:rsidRPr="00EF393C">
              <w:rPr>
                <w:rFonts w:cs="Times New Roman"/>
              </w:rPr>
              <w:t>Zoshigaya</w:t>
            </w:r>
            <w:proofErr w:type="spellEnd"/>
          </w:p>
        </w:tc>
        <w:tc>
          <w:tcPr>
            <w:tcW w:w="1191" w:type="dxa"/>
          </w:tcPr>
          <w:p w14:paraId="34178C79"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0674D627"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4B4841A0"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2E0A7E74"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25B2EADB" w14:textId="77777777" w:rsidTr="00434A7F">
        <w:tc>
          <w:tcPr>
            <w:tcW w:w="991" w:type="dxa"/>
          </w:tcPr>
          <w:p w14:paraId="56390E20" w14:textId="77777777" w:rsidR="005B6842" w:rsidRPr="00EF393C" w:rsidRDefault="005B6842" w:rsidP="00C45809">
            <w:pPr>
              <w:pStyle w:val="af8"/>
              <w:rPr>
                <w:rFonts w:cs="Times New Roman"/>
              </w:rPr>
            </w:pPr>
            <w:r w:rsidRPr="00EF393C">
              <w:rPr>
                <w:rFonts w:cs="Times New Roman" w:hint="eastAsia"/>
              </w:rPr>
              <w:t>仏</w:t>
            </w:r>
          </w:p>
        </w:tc>
        <w:tc>
          <w:tcPr>
            <w:tcW w:w="1361" w:type="dxa"/>
          </w:tcPr>
          <w:p w14:paraId="65DFCCEC" w14:textId="77777777" w:rsidR="005B6842" w:rsidRPr="00EF393C" w:rsidRDefault="005B6842" w:rsidP="00C45809">
            <w:pPr>
              <w:pStyle w:val="af8"/>
              <w:rPr>
                <w:rFonts w:cs="Times New Roman"/>
              </w:rPr>
            </w:pPr>
            <w:r w:rsidRPr="00EF393C">
              <w:rPr>
                <w:rFonts w:cs="Times New Roman"/>
              </w:rPr>
              <w:t>grave</w:t>
            </w:r>
          </w:p>
        </w:tc>
        <w:tc>
          <w:tcPr>
            <w:tcW w:w="1361" w:type="dxa"/>
          </w:tcPr>
          <w:p w14:paraId="55C557C5" w14:textId="77777777" w:rsidR="005B6842" w:rsidRPr="00EF393C" w:rsidRDefault="005B6842" w:rsidP="00C45809">
            <w:pPr>
              <w:pStyle w:val="af8"/>
              <w:rPr>
                <w:rFonts w:cs="Times New Roman"/>
              </w:rPr>
            </w:pPr>
            <w:r w:rsidRPr="00EF393C">
              <w:rPr>
                <w:rFonts w:cs="Times New Roman"/>
              </w:rPr>
              <w:t>grave</w:t>
            </w:r>
          </w:p>
        </w:tc>
        <w:tc>
          <w:tcPr>
            <w:tcW w:w="1191" w:type="dxa"/>
          </w:tcPr>
          <w:p w14:paraId="0EC4F8D6"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358ADC2B"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B2D40D4"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021CCB61"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3D8F16D" w14:textId="77777777" w:rsidTr="00434A7F">
        <w:tc>
          <w:tcPr>
            <w:tcW w:w="991" w:type="dxa"/>
          </w:tcPr>
          <w:p w14:paraId="5BE8AA40" w14:textId="77777777" w:rsidR="005B6842" w:rsidRPr="00EF393C" w:rsidRDefault="005B6842" w:rsidP="00C45809">
            <w:pPr>
              <w:pStyle w:val="af8"/>
              <w:rPr>
                <w:rFonts w:cs="Times New Roman"/>
              </w:rPr>
            </w:pPr>
            <w:r w:rsidRPr="00EF393C">
              <w:rPr>
                <w:rFonts w:cs="Times New Roman" w:hint="eastAsia"/>
              </w:rPr>
              <w:t>楓</w:t>
            </w:r>
          </w:p>
        </w:tc>
        <w:tc>
          <w:tcPr>
            <w:tcW w:w="1361" w:type="dxa"/>
          </w:tcPr>
          <w:p w14:paraId="07D8502A" w14:textId="77777777" w:rsidR="005B6842" w:rsidRPr="00EF393C" w:rsidRDefault="005B6842" w:rsidP="00C45809">
            <w:pPr>
              <w:pStyle w:val="af8"/>
              <w:rPr>
                <w:rFonts w:cs="Times New Roman"/>
              </w:rPr>
            </w:pPr>
            <w:proofErr w:type="spellStart"/>
            <w:r w:rsidRPr="00EF393C">
              <w:rPr>
                <w:rFonts w:cs="Times New Roman"/>
              </w:rPr>
              <w:t>mapletrees</w:t>
            </w:r>
            <w:proofErr w:type="spellEnd"/>
          </w:p>
        </w:tc>
        <w:tc>
          <w:tcPr>
            <w:tcW w:w="1361" w:type="dxa"/>
          </w:tcPr>
          <w:p w14:paraId="108818DA" w14:textId="77777777" w:rsidR="005B6842" w:rsidRPr="00EF393C" w:rsidRDefault="005B6842" w:rsidP="00C45809">
            <w:pPr>
              <w:pStyle w:val="af8"/>
              <w:rPr>
                <w:rFonts w:cs="Times New Roman"/>
              </w:rPr>
            </w:pPr>
            <w:r w:rsidRPr="00EF393C">
              <w:rPr>
                <w:rFonts w:cs="Times New Roman"/>
              </w:rPr>
              <w:t>maple trees</w:t>
            </w:r>
          </w:p>
        </w:tc>
        <w:tc>
          <w:tcPr>
            <w:tcW w:w="1191" w:type="dxa"/>
          </w:tcPr>
          <w:p w14:paraId="502E228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4EEC1BA"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68AB0A6"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1A78CFF"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255BABCF" w14:textId="77777777" w:rsidTr="00434A7F">
        <w:tc>
          <w:tcPr>
            <w:tcW w:w="991" w:type="dxa"/>
          </w:tcPr>
          <w:p w14:paraId="34B28D75" w14:textId="77777777" w:rsidR="005B6842" w:rsidRPr="00EF393C" w:rsidRDefault="005B6842" w:rsidP="00C45809">
            <w:pPr>
              <w:pStyle w:val="af8"/>
              <w:rPr>
                <w:rFonts w:cs="Times New Roman"/>
              </w:rPr>
            </w:pPr>
            <w:r w:rsidRPr="00EF393C">
              <w:rPr>
                <w:rFonts w:cs="Times New Roman" w:hint="eastAsia"/>
              </w:rPr>
              <w:t>茶店</w:t>
            </w:r>
          </w:p>
        </w:tc>
        <w:tc>
          <w:tcPr>
            <w:tcW w:w="1361" w:type="dxa"/>
          </w:tcPr>
          <w:p w14:paraId="40E99772" w14:textId="77777777" w:rsidR="005B6842" w:rsidRPr="00EF393C" w:rsidRDefault="005B6842" w:rsidP="00C45809">
            <w:pPr>
              <w:pStyle w:val="af8"/>
              <w:rPr>
                <w:rFonts w:cs="Times New Roman"/>
              </w:rPr>
            </w:pPr>
            <w:proofErr w:type="spellStart"/>
            <w:r w:rsidRPr="00EF393C">
              <w:rPr>
                <w:rFonts w:cs="Times New Roman"/>
              </w:rPr>
              <w:t>restingbooth</w:t>
            </w:r>
            <w:proofErr w:type="spellEnd"/>
          </w:p>
        </w:tc>
        <w:tc>
          <w:tcPr>
            <w:tcW w:w="1361" w:type="dxa"/>
          </w:tcPr>
          <w:p w14:paraId="5C63D75D" w14:textId="77777777" w:rsidR="005B6842" w:rsidRPr="00EF393C" w:rsidRDefault="005B6842" w:rsidP="00C45809">
            <w:pPr>
              <w:pStyle w:val="af8"/>
              <w:rPr>
                <w:rFonts w:cs="Times New Roman"/>
              </w:rPr>
            </w:pPr>
            <w:r w:rsidRPr="00EF393C">
              <w:rPr>
                <w:rFonts w:cs="Times New Roman"/>
              </w:rPr>
              <w:t>tea house</w:t>
            </w:r>
          </w:p>
        </w:tc>
        <w:tc>
          <w:tcPr>
            <w:tcW w:w="1191" w:type="dxa"/>
          </w:tcPr>
          <w:p w14:paraId="7D49FAA6"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1A21B9C7"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1AE0CA5B"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CBFCE57"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5C935EA" w14:textId="77777777" w:rsidTr="00434A7F">
        <w:tc>
          <w:tcPr>
            <w:tcW w:w="991" w:type="dxa"/>
          </w:tcPr>
          <w:p w14:paraId="48DAF39F" w14:textId="77777777" w:rsidR="005B6842" w:rsidRPr="00EF393C" w:rsidRDefault="005B6842" w:rsidP="00C45809">
            <w:pPr>
              <w:pStyle w:val="af8"/>
              <w:rPr>
                <w:rFonts w:cs="Times New Roman"/>
              </w:rPr>
            </w:pPr>
            <w:r w:rsidRPr="00EF393C">
              <w:rPr>
                <w:rFonts w:cs="Times New Roman" w:hint="eastAsia"/>
              </w:rPr>
              <w:t>一切衆生悉有仏生</w:t>
            </w:r>
          </w:p>
        </w:tc>
        <w:tc>
          <w:tcPr>
            <w:tcW w:w="1361" w:type="dxa"/>
          </w:tcPr>
          <w:p w14:paraId="12C10949" w14:textId="77777777" w:rsidR="005B6842" w:rsidRPr="00EF393C" w:rsidRDefault="005B6842" w:rsidP="00C45809">
            <w:pPr>
              <w:pStyle w:val="af8"/>
              <w:rPr>
                <w:rFonts w:cs="Times New Roman"/>
              </w:rPr>
            </w:pPr>
            <w:r w:rsidRPr="00EF393C">
              <w:rPr>
                <w:rFonts w:cs="Times New Roman"/>
              </w:rPr>
              <w:t>"All living things possess the quality of Buddha"</w:t>
            </w:r>
          </w:p>
        </w:tc>
        <w:tc>
          <w:tcPr>
            <w:tcW w:w="1361" w:type="dxa"/>
          </w:tcPr>
          <w:p w14:paraId="128DE5ED" w14:textId="77777777" w:rsidR="005B6842" w:rsidRPr="00EF393C" w:rsidRDefault="005B6842" w:rsidP="00C45809">
            <w:pPr>
              <w:pStyle w:val="af8"/>
              <w:rPr>
                <w:rFonts w:cs="Times New Roman"/>
              </w:rPr>
            </w:pPr>
            <w:r w:rsidRPr="00EF393C">
              <w:rPr>
                <w:rFonts w:cs="Times New Roman"/>
              </w:rPr>
              <w:t>All living things bear within themselves the essence of Buddha</w:t>
            </w:r>
          </w:p>
        </w:tc>
        <w:tc>
          <w:tcPr>
            <w:tcW w:w="1191" w:type="dxa"/>
          </w:tcPr>
          <w:p w14:paraId="68BA759C"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543ECA92"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07EE2845"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568BA1C0"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730D3DCA" w14:textId="77777777" w:rsidTr="00434A7F">
        <w:tc>
          <w:tcPr>
            <w:tcW w:w="991" w:type="dxa"/>
          </w:tcPr>
          <w:p w14:paraId="532632D0" w14:textId="77777777" w:rsidR="005B6842" w:rsidRPr="00EF393C" w:rsidRDefault="005B6842" w:rsidP="00C45809">
            <w:pPr>
              <w:pStyle w:val="af8"/>
              <w:rPr>
                <w:rFonts w:cs="Times New Roman"/>
              </w:rPr>
            </w:pPr>
            <w:r w:rsidRPr="00EF393C">
              <w:rPr>
                <w:rFonts w:cs="Times New Roman" w:hint="eastAsia"/>
              </w:rPr>
              <w:t>塔婆</w:t>
            </w:r>
          </w:p>
        </w:tc>
        <w:tc>
          <w:tcPr>
            <w:tcW w:w="1361" w:type="dxa"/>
          </w:tcPr>
          <w:p w14:paraId="7B784979" w14:textId="77777777" w:rsidR="005B6842" w:rsidRPr="00EF393C" w:rsidRDefault="005B6842" w:rsidP="00C45809">
            <w:pPr>
              <w:pStyle w:val="af8"/>
              <w:rPr>
                <w:rFonts w:cs="Times New Roman"/>
              </w:rPr>
            </w:pPr>
            <w:r w:rsidRPr="00EF393C">
              <w:rPr>
                <w:rFonts w:cs="Times New Roman"/>
              </w:rPr>
              <w:t>a stupa</w:t>
            </w:r>
          </w:p>
        </w:tc>
        <w:tc>
          <w:tcPr>
            <w:tcW w:w="1361" w:type="dxa"/>
          </w:tcPr>
          <w:p w14:paraId="50A7A715" w14:textId="77777777" w:rsidR="005B6842" w:rsidRPr="00EF393C" w:rsidRDefault="005B6842" w:rsidP="00C45809">
            <w:pPr>
              <w:pStyle w:val="af8"/>
              <w:rPr>
                <w:rFonts w:cs="Times New Roman"/>
              </w:rPr>
            </w:pPr>
            <w:r w:rsidRPr="00EF393C">
              <w:rPr>
                <w:rFonts w:cs="Times New Roman"/>
              </w:rPr>
              <w:t>those with Buddhist inscriptions</w:t>
            </w:r>
          </w:p>
        </w:tc>
        <w:tc>
          <w:tcPr>
            <w:tcW w:w="1191" w:type="dxa"/>
          </w:tcPr>
          <w:p w14:paraId="4AC1C1D8"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63666EB"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0170AFA"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3F0D0F35"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8D0FAA4" w14:textId="77777777" w:rsidTr="00434A7F">
        <w:tc>
          <w:tcPr>
            <w:tcW w:w="991" w:type="dxa"/>
          </w:tcPr>
          <w:p w14:paraId="5E0870E8" w14:textId="77777777" w:rsidR="005B6842" w:rsidRPr="00EF393C" w:rsidRDefault="005B6842" w:rsidP="00C45809">
            <w:pPr>
              <w:pStyle w:val="af8"/>
              <w:rPr>
                <w:rFonts w:cs="Times New Roman"/>
              </w:rPr>
            </w:pPr>
            <w:r w:rsidRPr="00EF393C">
              <w:rPr>
                <w:rFonts w:cs="Times New Roman" w:hint="eastAsia"/>
              </w:rPr>
              <w:t>墓標</w:t>
            </w:r>
          </w:p>
        </w:tc>
        <w:tc>
          <w:tcPr>
            <w:tcW w:w="1361" w:type="dxa"/>
          </w:tcPr>
          <w:p w14:paraId="04E05E4F" w14:textId="77777777" w:rsidR="005B6842" w:rsidRPr="00EF393C" w:rsidRDefault="005B6842" w:rsidP="00C45809">
            <w:pPr>
              <w:pStyle w:val="af8"/>
              <w:rPr>
                <w:rFonts w:cs="Times New Roman"/>
              </w:rPr>
            </w:pPr>
            <w:r w:rsidRPr="00EF393C">
              <w:rPr>
                <w:rFonts w:cs="Times New Roman"/>
              </w:rPr>
              <w:t>stones</w:t>
            </w:r>
          </w:p>
        </w:tc>
        <w:tc>
          <w:tcPr>
            <w:tcW w:w="1361" w:type="dxa"/>
          </w:tcPr>
          <w:p w14:paraId="2E8EB100" w14:textId="77777777" w:rsidR="005B6842" w:rsidRPr="00EF393C" w:rsidRDefault="005B6842" w:rsidP="00C45809">
            <w:pPr>
              <w:pStyle w:val="af8"/>
              <w:rPr>
                <w:rFonts w:cs="Times New Roman"/>
              </w:rPr>
            </w:pPr>
            <w:r w:rsidRPr="00EF393C">
              <w:rPr>
                <w:rFonts w:cs="Times New Roman"/>
              </w:rPr>
              <w:t>tombstones</w:t>
            </w:r>
          </w:p>
        </w:tc>
        <w:tc>
          <w:tcPr>
            <w:tcW w:w="1191" w:type="dxa"/>
          </w:tcPr>
          <w:p w14:paraId="33291E99"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4B87A601"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DF846B6"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8BD7F7F"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487F58D" w14:textId="77777777" w:rsidTr="00434A7F">
        <w:tc>
          <w:tcPr>
            <w:tcW w:w="991" w:type="dxa"/>
          </w:tcPr>
          <w:p w14:paraId="542C0E57" w14:textId="77777777" w:rsidR="005B6842" w:rsidRPr="00EF393C" w:rsidRDefault="005B6842" w:rsidP="00C45809">
            <w:pPr>
              <w:pStyle w:val="af8"/>
              <w:rPr>
                <w:rFonts w:cs="Times New Roman"/>
              </w:rPr>
            </w:pPr>
            <w:r w:rsidRPr="00EF393C">
              <w:rPr>
                <w:rFonts w:cs="Times New Roman" w:hint="eastAsia"/>
              </w:rPr>
              <w:t>銀杏</w:t>
            </w:r>
          </w:p>
        </w:tc>
        <w:tc>
          <w:tcPr>
            <w:tcW w:w="1361" w:type="dxa"/>
          </w:tcPr>
          <w:p w14:paraId="392EF241" w14:textId="77777777" w:rsidR="005B6842" w:rsidRPr="00EF393C" w:rsidRDefault="005B6842" w:rsidP="00C45809">
            <w:pPr>
              <w:pStyle w:val="af8"/>
              <w:rPr>
                <w:rFonts w:cs="Times New Roman"/>
              </w:rPr>
            </w:pPr>
            <w:r w:rsidRPr="00EF393C">
              <w:rPr>
                <w:rFonts w:cs="Times New Roman"/>
              </w:rPr>
              <w:t>gingko-tree</w:t>
            </w:r>
          </w:p>
        </w:tc>
        <w:tc>
          <w:tcPr>
            <w:tcW w:w="1361" w:type="dxa"/>
          </w:tcPr>
          <w:p w14:paraId="59106880" w14:textId="77777777" w:rsidR="005B6842" w:rsidRPr="00EF393C" w:rsidRDefault="005B6842" w:rsidP="00C45809">
            <w:pPr>
              <w:pStyle w:val="af8"/>
              <w:rPr>
                <w:rFonts w:cs="Times New Roman"/>
              </w:rPr>
            </w:pPr>
            <w:r w:rsidRPr="00EF393C">
              <w:rPr>
                <w:rFonts w:cs="Times New Roman"/>
              </w:rPr>
              <w:t>gingko tree</w:t>
            </w:r>
          </w:p>
        </w:tc>
        <w:tc>
          <w:tcPr>
            <w:tcW w:w="1191" w:type="dxa"/>
          </w:tcPr>
          <w:p w14:paraId="6585DBE0"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B51175C"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0FA0F58"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42B8487"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34B2175" w14:textId="77777777" w:rsidTr="00434A7F">
        <w:tc>
          <w:tcPr>
            <w:tcW w:w="991" w:type="dxa"/>
          </w:tcPr>
          <w:p w14:paraId="5EE3F923" w14:textId="77777777" w:rsidR="005B6842" w:rsidRPr="00EF393C" w:rsidRDefault="005B6842" w:rsidP="00C45809">
            <w:pPr>
              <w:pStyle w:val="af8"/>
              <w:rPr>
                <w:rFonts w:cs="Times New Roman"/>
              </w:rPr>
            </w:pPr>
            <w:r w:rsidRPr="00EF393C">
              <w:rPr>
                <w:rFonts w:cs="Times New Roman" w:hint="eastAsia"/>
              </w:rPr>
              <w:t>黄葉</w:t>
            </w:r>
          </w:p>
        </w:tc>
        <w:tc>
          <w:tcPr>
            <w:tcW w:w="1361" w:type="dxa"/>
          </w:tcPr>
          <w:p w14:paraId="6AD9A887" w14:textId="77777777" w:rsidR="005B6842" w:rsidRPr="00EF393C" w:rsidRDefault="005B6842" w:rsidP="00C45809">
            <w:pPr>
              <w:pStyle w:val="af8"/>
              <w:rPr>
                <w:rFonts w:cs="Times New Roman"/>
              </w:rPr>
            </w:pPr>
            <w:r w:rsidRPr="00EF393C">
              <w:rPr>
                <w:rFonts w:cs="Times New Roman"/>
              </w:rPr>
              <w:t>turn entirely yellow</w:t>
            </w:r>
          </w:p>
        </w:tc>
        <w:tc>
          <w:tcPr>
            <w:tcW w:w="1361" w:type="dxa"/>
          </w:tcPr>
          <w:p w14:paraId="3B2323B3" w14:textId="77777777" w:rsidR="005B6842" w:rsidRPr="00EF393C" w:rsidRDefault="005B6842" w:rsidP="00C45809">
            <w:pPr>
              <w:pStyle w:val="af8"/>
              <w:rPr>
                <w:rFonts w:cs="Times New Roman"/>
              </w:rPr>
            </w:pPr>
            <w:r w:rsidRPr="00EF393C">
              <w:rPr>
                <w:rFonts w:cs="Times New Roman"/>
              </w:rPr>
              <w:t>a mass of yellow</w:t>
            </w:r>
          </w:p>
        </w:tc>
        <w:tc>
          <w:tcPr>
            <w:tcW w:w="1191" w:type="dxa"/>
          </w:tcPr>
          <w:p w14:paraId="4E1D7027"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5A64781C"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B60B23F"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27A30031"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1D9783C" w14:textId="77777777" w:rsidTr="00434A7F">
        <w:tc>
          <w:tcPr>
            <w:tcW w:w="991" w:type="dxa"/>
          </w:tcPr>
          <w:p w14:paraId="644F4E2F" w14:textId="77777777" w:rsidR="005B6842" w:rsidRPr="00EF393C" w:rsidRDefault="005B6842" w:rsidP="00C45809">
            <w:pPr>
              <w:pStyle w:val="af8"/>
              <w:rPr>
                <w:rFonts w:cs="Times New Roman"/>
              </w:rPr>
            </w:pPr>
            <w:r w:rsidRPr="00EF393C">
              <w:rPr>
                <w:rFonts w:cs="Times New Roman" w:hint="eastAsia"/>
              </w:rPr>
              <w:t>鍬</w:t>
            </w:r>
          </w:p>
        </w:tc>
        <w:tc>
          <w:tcPr>
            <w:tcW w:w="1361" w:type="dxa"/>
          </w:tcPr>
          <w:p w14:paraId="51774241" w14:textId="77777777" w:rsidR="005B6842" w:rsidRPr="00EF393C" w:rsidRDefault="005B6842" w:rsidP="00C45809">
            <w:pPr>
              <w:pStyle w:val="af8"/>
              <w:rPr>
                <w:rFonts w:cs="Times New Roman"/>
              </w:rPr>
            </w:pPr>
            <w:r w:rsidRPr="00EF393C">
              <w:rPr>
                <w:rFonts w:cs="Times New Roman"/>
              </w:rPr>
              <w:t>stopped his work</w:t>
            </w:r>
          </w:p>
        </w:tc>
        <w:tc>
          <w:tcPr>
            <w:tcW w:w="1361" w:type="dxa"/>
          </w:tcPr>
          <w:p w14:paraId="6735A801" w14:textId="77777777" w:rsidR="005B6842" w:rsidRPr="00EF393C" w:rsidRDefault="005B6842" w:rsidP="00C45809">
            <w:pPr>
              <w:pStyle w:val="af8"/>
              <w:rPr>
                <w:rFonts w:cs="Times New Roman"/>
              </w:rPr>
            </w:pPr>
            <w:r w:rsidRPr="00EF393C">
              <w:rPr>
                <w:rFonts w:cs="Times New Roman"/>
              </w:rPr>
              <w:t>hoe</w:t>
            </w:r>
          </w:p>
        </w:tc>
        <w:tc>
          <w:tcPr>
            <w:tcW w:w="1191" w:type="dxa"/>
          </w:tcPr>
          <w:p w14:paraId="107B19E3"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5D9CE60A" w14:textId="77777777" w:rsidR="005B6842" w:rsidRPr="00EF393C" w:rsidRDefault="005B6842" w:rsidP="00C45809">
            <w:pPr>
              <w:pStyle w:val="af8"/>
              <w:rPr>
                <w:rFonts w:cs="Times New Roman"/>
              </w:rPr>
            </w:pPr>
            <w:r w:rsidRPr="00EF393C">
              <w:rPr>
                <w:rFonts w:cs="Times New Roman"/>
              </w:rPr>
              <w:t>Denial</w:t>
            </w:r>
          </w:p>
        </w:tc>
        <w:tc>
          <w:tcPr>
            <w:tcW w:w="1191" w:type="dxa"/>
          </w:tcPr>
          <w:p w14:paraId="6731FFE5"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432F479"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174B160" w14:textId="77777777" w:rsidTr="00434A7F">
        <w:tc>
          <w:tcPr>
            <w:tcW w:w="991" w:type="dxa"/>
          </w:tcPr>
          <w:p w14:paraId="7EE66B10" w14:textId="77777777" w:rsidR="005B6842" w:rsidRPr="00EF393C" w:rsidRDefault="005B6842" w:rsidP="00C45809">
            <w:pPr>
              <w:pStyle w:val="af8"/>
              <w:rPr>
                <w:rFonts w:cs="Times New Roman"/>
              </w:rPr>
            </w:pPr>
            <w:r w:rsidRPr="00EF393C">
              <w:rPr>
                <w:rFonts w:cs="Times New Roman" w:hint="eastAsia"/>
              </w:rPr>
              <w:t>小春</w:t>
            </w:r>
          </w:p>
        </w:tc>
        <w:tc>
          <w:tcPr>
            <w:tcW w:w="1361" w:type="dxa"/>
          </w:tcPr>
          <w:p w14:paraId="68A639C6" w14:textId="77777777" w:rsidR="005B6842" w:rsidRPr="00EF393C" w:rsidRDefault="005B6842" w:rsidP="00C45809">
            <w:pPr>
              <w:pStyle w:val="af8"/>
              <w:rPr>
                <w:rFonts w:cs="Times New Roman"/>
              </w:rPr>
            </w:pPr>
            <w:r w:rsidRPr="00EF393C">
              <w:rPr>
                <w:rFonts w:cs="Times New Roman"/>
              </w:rPr>
              <w:t>Indian Summer</w:t>
            </w:r>
          </w:p>
        </w:tc>
        <w:tc>
          <w:tcPr>
            <w:tcW w:w="1361" w:type="dxa"/>
          </w:tcPr>
          <w:p w14:paraId="4C034F99" w14:textId="77777777" w:rsidR="005B6842" w:rsidRPr="00EF393C" w:rsidRDefault="005B6842" w:rsidP="00C45809">
            <w:pPr>
              <w:pStyle w:val="af8"/>
              <w:rPr>
                <w:rFonts w:cs="Times New Roman"/>
              </w:rPr>
            </w:pPr>
            <w:r w:rsidRPr="00EF393C">
              <w:rPr>
                <w:rFonts w:cs="Times New Roman"/>
              </w:rPr>
              <w:t>Indian summer</w:t>
            </w:r>
          </w:p>
        </w:tc>
        <w:tc>
          <w:tcPr>
            <w:tcW w:w="1191" w:type="dxa"/>
          </w:tcPr>
          <w:p w14:paraId="36118549"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9332027"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196561D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1666D1C"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28C2FF3" w14:textId="77777777" w:rsidTr="00434A7F">
        <w:tc>
          <w:tcPr>
            <w:tcW w:w="991" w:type="dxa"/>
          </w:tcPr>
          <w:p w14:paraId="64C5806C" w14:textId="77777777" w:rsidR="005B6842" w:rsidRPr="00EF393C" w:rsidRDefault="005B6842" w:rsidP="00C45809">
            <w:pPr>
              <w:pStyle w:val="af8"/>
              <w:rPr>
                <w:rFonts w:cs="Times New Roman"/>
              </w:rPr>
            </w:pPr>
            <w:r w:rsidRPr="00EF393C">
              <w:rPr>
                <w:rFonts w:cs="Times New Roman" w:hint="eastAsia"/>
              </w:rPr>
              <w:t>銀杏</w:t>
            </w:r>
          </w:p>
        </w:tc>
        <w:tc>
          <w:tcPr>
            <w:tcW w:w="1361" w:type="dxa"/>
          </w:tcPr>
          <w:p w14:paraId="07DC9331" w14:textId="77777777" w:rsidR="005B6842" w:rsidRPr="00EF393C" w:rsidRDefault="005B6842" w:rsidP="00C45809">
            <w:pPr>
              <w:pStyle w:val="af8"/>
              <w:rPr>
                <w:rFonts w:cs="Times New Roman"/>
              </w:rPr>
            </w:pPr>
            <w:r w:rsidRPr="00EF393C">
              <w:rPr>
                <w:rFonts w:cs="Times New Roman"/>
              </w:rPr>
              <w:t>gingko-tree</w:t>
            </w:r>
          </w:p>
        </w:tc>
        <w:tc>
          <w:tcPr>
            <w:tcW w:w="1361" w:type="dxa"/>
          </w:tcPr>
          <w:p w14:paraId="34077E1E" w14:textId="77777777" w:rsidR="005B6842" w:rsidRPr="00EF393C" w:rsidRDefault="005B6842" w:rsidP="00C45809">
            <w:pPr>
              <w:pStyle w:val="af8"/>
              <w:rPr>
                <w:rFonts w:cs="Times New Roman"/>
              </w:rPr>
            </w:pPr>
            <w:r w:rsidRPr="00EF393C">
              <w:rPr>
                <w:rFonts w:cs="Times New Roman"/>
              </w:rPr>
              <w:t>gingko tree</w:t>
            </w:r>
          </w:p>
        </w:tc>
        <w:tc>
          <w:tcPr>
            <w:tcW w:w="1191" w:type="dxa"/>
          </w:tcPr>
          <w:p w14:paraId="1E7E0B09"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47A0C58"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39386F06"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50817F7"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1EFC4D7F" w14:textId="77777777" w:rsidTr="00434A7F">
        <w:tc>
          <w:tcPr>
            <w:tcW w:w="991" w:type="dxa"/>
          </w:tcPr>
          <w:p w14:paraId="37187996" w14:textId="77777777" w:rsidR="005B6842" w:rsidRPr="00EF393C" w:rsidRDefault="005B6842" w:rsidP="00C45809">
            <w:pPr>
              <w:pStyle w:val="af8"/>
              <w:rPr>
                <w:rFonts w:cs="Times New Roman"/>
              </w:rPr>
            </w:pPr>
            <w:r w:rsidRPr="00EF393C">
              <w:rPr>
                <w:rFonts w:cs="Times New Roman" w:hint="eastAsia"/>
              </w:rPr>
              <w:t>銀杏</w:t>
            </w:r>
          </w:p>
        </w:tc>
        <w:tc>
          <w:tcPr>
            <w:tcW w:w="1361" w:type="dxa"/>
          </w:tcPr>
          <w:p w14:paraId="40FD3015" w14:textId="77777777" w:rsidR="005B6842" w:rsidRPr="00EF393C" w:rsidRDefault="005B6842" w:rsidP="00C45809">
            <w:pPr>
              <w:pStyle w:val="af8"/>
              <w:rPr>
                <w:rFonts w:cs="Times New Roman"/>
              </w:rPr>
            </w:pPr>
            <w:r w:rsidRPr="00EF393C">
              <w:rPr>
                <w:rFonts w:cs="Times New Roman"/>
              </w:rPr>
              <w:t>gingko-tree</w:t>
            </w:r>
          </w:p>
        </w:tc>
        <w:tc>
          <w:tcPr>
            <w:tcW w:w="1361" w:type="dxa"/>
          </w:tcPr>
          <w:p w14:paraId="4C2A5F22" w14:textId="77777777" w:rsidR="005B6842" w:rsidRPr="00EF393C" w:rsidRDefault="005B6842" w:rsidP="00C45809">
            <w:pPr>
              <w:pStyle w:val="af8"/>
              <w:rPr>
                <w:rFonts w:cs="Times New Roman"/>
              </w:rPr>
            </w:pPr>
            <w:r w:rsidRPr="00EF393C">
              <w:rPr>
                <w:rFonts w:cs="Times New Roman"/>
              </w:rPr>
              <w:t>gingko tree</w:t>
            </w:r>
          </w:p>
        </w:tc>
        <w:tc>
          <w:tcPr>
            <w:tcW w:w="1191" w:type="dxa"/>
          </w:tcPr>
          <w:p w14:paraId="10907C76"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2037DEE"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B02DCBE"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7DB313A"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1809FCD" w14:textId="77777777" w:rsidTr="00434A7F">
        <w:tc>
          <w:tcPr>
            <w:tcW w:w="991" w:type="dxa"/>
          </w:tcPr>
          <w:p w14:paraId="5035C94B" w14:textId="77777777" w:rsidR="005B6842" w:rsidRPr="00EF393C" w:rsidRDefault="005B6842" w:rsidP="00C45809">
            <w:pPr>
              <w:pStyle w:val="af8"/>
              <w:rPr>
                <w:rFonts w:cs="Times New Roman"/>
              </w:rPr>
            </w:pPr>
            <w:r w:rsidRPr="00EF393C">
              <w:rPr>
                <w:rFonts w:cs="Times New Roman" w:hint="eastAsia"/>
              </w:rPr>
              <w:t>空坊主</w:t>
            </w:r>
          </w:p>
        </w:tc>
        <w:tc>
          <w:tcPr>
            <w:tcW w:w="1361" w:type="dxa"/>
          </w:tcPr>
          <w:p w14:paraId="3A781904" w14:textId="77777777" w:rsidR="005B6842" w:rsidRPr="00EF393C" w:rsidRDefault="005B6842" w:rsidP="00C45809">
            <w:pPr>
              <w:pStyle w:val="af8"/>
              <w:rPr>
                <w:rFonts w:cs="Times New Roman"/>
              </w:rPr>
            </w:pPr>
            <w:r w:rsidRPr="00EF393C">
              <w:rPr>
                <w:rFonts w:cs="Times New Roman"/>
              </w:rPr>
              <w:t>entirely bare</w:t>
            </w:r>
          </w:p>
        </w:tc>
        <w:tc>
          <w:tcPr>
            <w:tcW w:w="1361" w:type="dxa"/>
          </w:tcPr>
          <w:p w14:paraId="2C646EF8" w14:textId="77777777" w:rsidR="005B6842" w:rsidRPr="00EF393C" w:rsidRDefault="005B6842" w:rsidP="00C45809">
            <w:pPr>
              <w:pStyle w:val="af8"/>
              <w:rPr>
                <w:rFonts w:cs="Times New Roman"/>
              </w:rPr>
            </w:pPr>
            <w:r w:rsidRPr="00EF393C">
              <w:rPr>
                <w:rFonts w:cs="Times New Roman"/>
              </w:rPr>
              <w:t>quite bare</w:t>
            </w:r>
          </w:p>
        </w:tc>
        <w:tc>
          <w:tcPr>
            <w:tcW w:w="1191" w:type="dxa"/>
          </w:tcPr>
          <w:p w14:paraId="2401E2A2"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77601FB7"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3DAD9888"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47C1665C"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648A0AA" w14:textId="77777777" w:rsidTr="00434A7F">
        <w:tc>
          <w:tcPr>
            <w:tcW w:w="991" w:type="dxa"/>
          </w:tcPr>
          <w:p w14:paraId="1E7F6726" w14:textId="77777777" w:rsidR="005B6842" w:rsidRPr="00EF393C" w:rsidRDefault="005B6842" w:rsidP="00C45809">
            <w:pPr>
              <w:pStyle w:val="af8"/>
              <w:rPr>
                <w:rFonts w:cs="Times New Roman"/>
              </w:rPr>
            </w:pPr>
            <w:r w:rsidRPr="00EF393C">
              <w:rPr>
                <w:rFonts w:cs="Times New Roman" w:hint="eastAsia"/>
              </w:rPr>
              <w:t>お墓参り</w:t>
            </w:r>
          </w:p>
        </w:tc>
        <w:tc>
          <w:tcPr>
            <w:tcW w:w="1361" w:type="dxa"/>
          </w:tcPr>
          <w:p w14:paraId="18A4D0F5" w14:textId="77777777" w:rsidR="005B6842" w:rsidRPr="00EF393C" w:rsidRDefault="005B6842" w:rsidP="00C45809">
            <w:pPr>
              <w:pStyle w:val="af8"/>
              <w:rPr>
                <w:rFonts w:cs="Times New Roman"/>
              </w:rPr>
            </w:pPr>
            <w:r w:rsidRPr="00EF393C">
              <w:rPr>
                <w:rFonts w:cs="Times New Roman"/>
              </w:rPr>
              <w:t>visit the grave</w:t>
            </w:r>
          </w:p>
        </w:tc>
        <w:tc>
          <w:tcPr>
            <w:tcW w:w="1361" w:type="dxa"/>
          </w:tcPr>
          <w:p w14:paraId="05F10AAB" w14:textId="77777777" w:rsidR="005B6842" w:rsidRPr="00EF393C" w:rsidRDefault="005B6842" w:rsidP="00C45809">
            <w:pPr>
              <w:pStyle w:val="af8"/>
              <w:rPr>
                <w:rFonts w:cs="Times New Roman"/>
              </w:rPr>
            </w:pPr>
            <w:r w:rsidRPr="00EF393C">
              <w:rPr>
                <w:rFonts w:cs="Times New Roman"/>
              </w:rPr>
              <w:t>visit the grave</w:t>
            </w:r>
          </w:p>
        </w:tc>
        <w:tc>
          <w:tcPr>
            <w:tcW w:w="1191" w:type="dxa"/>
          </w:tcPr>
          <w:p w14:paraId="0B32F66D"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D245ED5"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3756E3CD"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B6E01D2"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7C222C58" w14:textId="77777777" w:rsidTr="00434A7F">
        <w:tc>
          <w:tcPr>
            <w:tcW w:w="991" w:type="dxa"/>
          </w:tcPr>
          <w:p w14:paraId="0B488FA0" w14:textId="77777777" w:rsidR="005B6842" w:rsidRPr="00EF393C" w:rsidRDefault="005B6842" w:rsidP="00C45809">
            <w:pPr>
              <w:pStyle w:val="af8"/>
              <w:rPr>
                <w:rFonts w:cs="Times New Roman"/>
              </w:rPr>
            </w:pPr>
            <w:r w:rsidRPr="00EF393C">
              <w:rPr>
                <w:rFonts w:cs="Times New Roman" w:hint="eastAsia"/>
              </w:rPr>
              <w:t>雑司ヶ谷</w:t>
            </w:r>
          </w:p>
        </w:tc>
        <w:tc>
          <w:tcPr>
            <w:tcW w:w="1361" w:type="dxa"/>
          </w:tcPr>
          <w:p w14:paraId="79BA95E2" w14:textId="77777777" w:rsidR="005B6842" w:rsidRPr="00EF393C" w:rsidRDefault="005B6842" w:rsidP="00C45809">
            <w:pPr>
              <w:pStyle w:val="af8"/>
              <w:rPr>
                <w:rFonts w:cs="Times New Roman"/>
              </w:rPr>
            </w:pPr>
            <w:proofErr w:type="spellStart"/>
            <w:r w:rsidRPr="00EF393C">
              <w:rPr>
                <w:rFonts w:cs="Times New Roman"/>
              </w:rPr>
              <w:t>Zoshigaya</w:t>
            </w:r>
            <w:proofErr w:type="spellEnd"/>
          </w:p>
        </w:tc>
        <w:tc>
          <w:tcPr>
            <w:tcW w:w="1361" w:type="dxa"/>
          </w:tcPr>
          <w:p w14:paraId="0614F81D" w14:textId="77777777" w:rsidR="005B6842" w:rsidRPr="00EF393C" w:rsidRDefault="005B6842" w:rsidP="00C45809">
            <w:pPr>
              <w:pStyle w:val="af8"/>
              <w:rPr>
                <w:rFonts w:cs="Times New Roman"/>
              </w:rPr>
            </w:pPr>
            <w:proofErr w:type="spellStart"/>
            <w:r w:rsidRPr="00EF393C">
              <w:rPr>
                <w:rFonts w:cs="Times New Roman"/>
              </w:rPr>
              <w:t>Zoshigaya</w:t>
            </w:r>
            <w:proofErr w:type="spellEnd"/>
          </w:p>
        </w:tc>
        <w:tc>
          <w:tcPr>
            <w:tcW w:w="1191" w:type="dxa"/>
          </w:tcPr>
          <w:p w14:paraId="6D7F317F"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439AC17C"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22FD7EB3"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71F26BE5"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659633B8" w14:textId="77777777" w:rsidTr="00434A7F">
        <w:tc>
          <w:tcPr>
            <w:tcW w:w="991" w:type="dxa"/>
          </w:tcPr>
          <w:p w14:paraId="460C2B6C" w14:textId="77777777" w:rsidR="005B6842" w:rsidRPr="00EF393C" w:rsidRDefault="005B6842" w:rsidP="00C45809">
            <w:pPr>
              <w:pStyle w:val="af8"/>
              <w:rPr>
                <w:rFonts w:cs="Times New Roman"/>
              </w:rPr>
            </w:pPr>
            <w:r w:rsidRPr="00EF393C">
              <w:rPr>
                <w:rFonts w:cs="Times New Roman" w:hint="eastAsia"/>
              </w:rPr>
              <w:t>座敷</w:t>
            </w:r>
          </w:p>
        </w:tc>
        <w:tc>
          <w:tcPr>
            <w:tcW w:w="1361" w:type="dxa"/>
          </w:tcPr>
          <w:p w14:paraId="5BEAA706" w14:textId="77777777" w:rsidR="005B6842" w:rsidRPr="00EF393C" w:rsidRDefault="005B6842" w:rsidP="00C45809">
            <w:pPr>
              <w:pStyle w:val="af8"/>
              <w:rPr>
                <w:rFonts w:cs="Times New Roman"/>
              </w:rPr>
            </w:pPr>
            <w:r w:rsidRPr="00EF393C">
              <w:rPr>
                <w:rFonts w:cs="Times New Roman"/>
              </w:rPr>
              <w:t>fell in with</w:t>
            </w:r>
          </w:p>
        </w:tc>
        <w:tc>
          <w:tcPr>
            <w:tcW w:w="1361" w:type="dxa"/>
          </w:tcPr>
          <w:p w14:paraId="54167462" w14:textId="77777777" w:rsidR="005B6842" w:rsidRPr="00EF393C" w:rsidRDefault="005B6842" w:rsidP="00C45809">
            <w:pPr>
              <w:pStyle w:val="af8"/>
              <w:rPr>
                <w:rFonts w:cs="Times New Roman"/>
              </w:rPr>
            </w:pPr>
            <w:r w:rsidRPr="00EF393C">
              <w:rPr>
                <w:rFonts w:cs="Times New Roman"/>
              </w:rPr>
              <w:t>at his house</w:t>
            </w:r>
          </w:p>
        </w:tc>
        <w:tc>
          <w:tcPr>
            <w:tcW w:w="1191" w:type="dxa"/>
          </w:tcPr>
          <w:p w14:paraId="7C7BC052"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328DF922" w14:textId="77777777" w:rsidR="005B6842" w:rsidRPr="00EF393C" w:rsidRDefault="005B6842" w:rsidP="00C45809">
            <w:pPr>
              <w:pStyle w:val="af8"/>
              <w:rPr>
                <w:rFonts w:cs="Times New Roman"/>
              </w:rPr>
            </w:pPr>
            <w:r w:rsidRPr="00EF393C">
              <w:rPr>
                <w:rFonts w:cs="Times New Roman"/>
              </w:rPr>
              <w:t>Denial</w:t>
            </w:r>
          </w:p>
        </w:tc>
        <w:tc>
          <w:tcPr>
            <w:tcW w:w="1191" w:type="dxa"/>
          </w:tcPr>
          <w:p w14:paraId="0B9B6432"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35F99A5"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3388392" w14:textId="77777777" w:rsidTr="00434A7F">
        <w:tc>
          <w:tcPr>
            <w:tcW w:w="991" w:type="dxa"/>
          </w:tcPr>
          <w:p w14:paraId="4E4AFF72" w14:textId="77777777" w:rsidR="005B6842" w:rsidRPr="00EF393C" w:rsidRDefault="005B6842" w:rsidP="00C45809">
            <w:pPr>
              <w:pStyle w:val="af8"/>
              <w:rPr>
                <w:rFonts w:cs="Times New Roman"/>
              </w:rPr>
            </w:pPr>
            <w:r w:rsidRPr="00EF393C">
              <w:rPr>
                <w:rFonts w:cs="Times New Roman" w:hint="eastAsia"/>
              </w:rPr>
              <w:t>食卓</w:t>
            </w:r>
          </w:p>
        </w:tc>
        <w:tc>
          <w:tcPr>
            <w:tcW w:w="1361" w:type="dxa"/>
          </w:tcPr>
          <w:p w14:paraId="2E369DF1" w14:textId="77777777" w:rsidR="005B6842" w:rsidRPr="00EF393C" w:rsidRDefault="005B6842" w:rsidP="00C45809">
            <w:pPr>
              <w:pStyle w:val="af8"/>
              <w:rPr>
                <w:rFonts w:cs="Times New Roman"/>
              </w:rPr>
            </w:pPr>
            <w:r w:rsidRPr="00EF393C">
              <w:rPr>
                <w:rFonts w:cs="Times New Roman"/>
              </w:rPr>
              <w:t>take supper with him</w:t>
            </w:r>
          </w:p>
        </w:tc>
        <w:tc>
          <w:tcPr>
            <w:tcW w:w="1361" w:type="dxa"/>
          </w:tcPr>
          <w:p w14:paraId="0056051D" w14:textId="77777777" w:rsidR="005B6842" w:rsidRPr="00EF393C" w:rsidRDefault="005B6842" w:rsidP="00C45809">
            <w:pPr>
              <w:pStyle w:val="af8"/>
              <w:rPr>
                <w:rFonts w:cs="Times New Roman"/>
              </w:rPr>
            </w:pPr>
            <w:r w:rsidRPr="00EF393C">
              <w:rPr>
                <w:rFonts w:cs="Times New Roman"/>
              </w:rPr>
              <w:t>his house</w:t>
            </w:r>
          </w:p>
        </w:tc>
        <w:tc>
          <w:tcPr>
            <w:tcW w:w="1191" w:type="dxa"/>
          </w:tcPr>
          <w:p w14:paraId="7F0EE5D9"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7994BE80"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A5D28B6"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42EFC3D4"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32B2C6F" w14:textId="77777777" w:rsidTr="00434A7F">
        <w:tc>
          <w:tcPr>
            <w:tcW w:w="991" w:type="dxa"/>
          </w:tcPr>
          <w:p w14:paraId="2A1C2C91" w14:textId="77777777" w:rsidR="005B6842" w:rsidRPr="00EF393C" w:rsidRDefault="005B6842" w:rsidP="00C45809">
            <w:pPr>
              <w:pStyle w:val="af8"/>
              <w:rPr>
                <w:rFonts w:cs="Times New Roman"/>
              </w:rPr>
            </w:pPr>
            <w:r w:rsidRPr="00EF393C">
              <w:rPr>
                <w:rFonts w:cs="Times New Roman" w:hint="eastAsia"/>
              </w:rPr>
              <w:t>盃</w:t>
            </w:r>
          </w:p>
        </w:tc>
        <w:tc>
          <w:tcPr>
            <w:tcW w:w="1361" w:type="dxa"/>
          </w:tcPr>
          <w:p w14:paraId="15E676D2" w14:textId="77777777" w:rsidR="005B6842" w:rsidRPr="00EF393C" w:rsidRDefault="005B6842" w:rsidP="00C45809">
            <w:pPr>
              <w:pStyle w:val="af8"/>
              <w:rPr>
                <w:rFonts w:cs="Times New Roman"/>
              </w:rPr>
            </w:pPr>
            <w:r w:rsidRPr="00EF393C">
              <w:rPr>
                <w:rFonts w:cs="Times New Roman"/>
              </w:rPr>
              <w:t>the cup</w:t>
            </w:r>
          </w:p>
        </w:tc>
        <w:tc>
          <w:tcPr>
            <w:tcW w:w="1361" w:type="dxa"/>
          </w:tcPr>
          <w:p w14:paraId="45690CFD" w14:textId="77777777" w:rsidR="005B6842" w:rsidRPr="00EF393C" w:rsidRDefault="005B6842" w:rsidP="00C45809">
            <w:pPr>
              <w:pStyle w:val="af8"/>
              <w:rPr>
                <w:rFonts w:cs="Times New Roman"/>
              </w:rPr>
            </w:pPr>
            <w:r w:rsidRPr="00EF393C">
              <w:rPr>
                <w:rFonts w:cs="Times New Roman"/>
              </w:rPr>
              <w:t>cup</w:t>
            </w:r>
          </w:p>
        </w:tc>
        <w:tc>
          <w:tcPr>
            <w:tcW w:w="1191" w:type="dxa"/>
          </w:tcPr>
          <w:p w14:paraId="6A241050"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492B511"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B390527"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5875095"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A2040E8" w14:textId="77777777" w:rsidTr="00434A7F">
        <w:tc>
          <w:tcPr>
            <w:tcW w:w="991" w:type="dxa"/>
          </w:tcPr>
          <w:p w14:paraId="3A548307" w14:textId="77777777" w:rsidR="005B6842" w:rsidRPr="00EF393C" w:rsidRDefault="005B6842" w:rsidP="00C45809">
            <w:pPr>
              <w:pStyle w:val="af8"/>
              <w:rPr>
                <w:rFonts w:cs="Times New Roman"/>
              </w:rPr>
            </w:pPr>
            <w:r w:rsidRPr="00EF393C">
              <w:rPr>
                <w:rFonts w:cs="Times New Roman" w:hint="eastAsia"/>
              </w:rPr>
              <w:t>天罰</w:t>
            </w:r>
          </w:p>
        </w:tc>
        <w:tc>
          <w:tcPr>
            <w:tcW w:w="1361" w:type="dxa"/>
          </w:tcPr>
          <w:p w14:paraId="5733822D" w14:textId="77777777" w:rsidR="005B6842" w:rsidRPr="00EF393C" w:rsidRDefault="005B6842" w:rsidP="00C45809">
            <w:pPr>
              <w:pStyle w:val="af8"/>
              <w:rPr>
                <w:rFonts w:cs="Times New Roman"/>
              </w:rPr>
            </w:pPr>
            <w:r w:rsidRPr="00EF393C">
              <w:rPr>
                <w:rFonts w:cs="Times New Roman"/>
              </w:rPr>
              <w:t>nemesis</w:t>
            </w:r>
          </w:p>
        </w:tc>
        <w:tc>
          <w:tcPr>
            <w:tcW w:w="1361" w:type="dxa"/>
          </w:tcPr>
          <w:p w14:paraId="6E15E1FE" w14:textId="77777777" w:rsidR="005B6842" w:rsidRPr="00EF393C" w:rsidRDefault="005B6842" w:rsidP="00C45809">
            <w:pPr>
              <w:pStyle w:val="af8"/>
              <w:rPr>
                <w:rFonts w:cs="Times New Roman"/>
              </w:rPr>
            </w:pPr>
            <w:r w:rsidRPr="00EF393C">
              <w:rPr>
                <w:rFonts w:cs="Times New Roman"/>
              </w:rPr>
              <w:t>Divine punishment</w:t>
            </w:r>
          </w:p>
        </w:tc>
        <w:tc>
          <w:tcPr>
            <w:tcW w:w="1191" w:type="dxa"/>
          </w:tcPr>
          <w:p w14:paraId="588BD1D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6FD4B92"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3E48D131"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A8E24A3"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C7090CA" w14:textId="77777777" w:rsidTr="00434A7F">
        <w:tc>
          <w:tcPr>
            <w:tcW w:w="991" w:type="dxa"/>
          </w:tcPr>
          <w:p w14:paraId="1266C6E5" w14:textId="77777777" w:rsidR="005B6842" w:rsidRPr="00EF393C" w:rsidRDefault="005B6842" w:rsidP="00C45809">
            <w:pPr>
              <w:pStyle w:val="af8"/>
              <w:rPr>
                <w:rFonts w:cs="Times New Roman"/>
              </w:rPr>
            </w:pPr>
            <w:r w:rsidRPr="00EF393C">
              <w:rPr>
                <w:rFonts w:cs="Times New Roman" w:hint="eastAsia"/>
              </w:rPr>
              <w:t>箱根</w:t>
            </w:r>
          </w:p>
        </w:tc>
        <w:tc>
          <w:tcPr>
            <w:tcW w:w="1361" w:type="dxa"/>
          </w:tcPr>
          <w:p w14:paraId="0BE90507" w14:textId="77777777" w:rsidR="005B6842" w:rsidRPr="00EF393C" w:rsidRDefault="005B6842" w:rsidP="00C45809">
            <w:pPr>
              <w:pStyle w:val="af8"/>
              <w:rPr>
                <w:rFonts w:cs="Times New Roman"/>
              </w:rPr>
            </w:pPr>
            <w:r w:rsidRPr="00EF393C">
              <w:rPr>
                <w:rFonts w:cs="Times New Roman"/>
              </w:rPr>
              <w:t>Hakone</w:t>
            </w:r>
          </w:p>
        </w:tc>
        <w:tc>
          <w:tcPr>
            <w:tcW w:w="1361" w:type="dxa"/>
          </w:tcPr>
          <w:p w14:paraId="05729C1D" w14:textId="77777777" w:rsidR="005B6842" w:rsidRPr="00EF393C" w:rsidRDefault="005B6842" w:rsidP="00C45809">
            <w:pPr>
              <w:pStyle w:val="af8"/>
              <w:rPr>
                <w:rFonts w:cs="Times New Roman"/>
              </w:rPr>
            </w:pPr>
            <w:r w:rsidRPr="00EF393C">
              <w:rPr>
                <w:rFonts w:cs="Times New Roman"/>
              </w:rPr>
              <w:t>Hakone</w:t>
            </w:r>
          </w:p>
        </w:tc>
        <w:tc>
          <w:tcPr>
            <w:tcW w:w="1191" w:type="dxa"/>
          </w:tcPr>
          <w:p w14:paraId="18DBAB5A"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3E49529E"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1DF356B6"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1B523965"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2068E54F" w14:textId="77777777" w:rsidTr="00434A7F">
        <w:tc>
          <w:tcPr>
            <w:tcW w:w="991" w:type="dxa"/>
          </w:tcPr>
          <w:p w14:paraId="456F5898" w14:textId="77777777" w:rsidR="005B6842" w:rsidRPr="00EF393C" w:rsidRDefault="005B6842" w:rsidP="00C45809">
            <w:pPr>
              <w:pStyle w:val="af8"/>
              <w:rPr>
                <w:rFonts w:cs="Times New Roman"/>
              </w:rPr>
            </w:pPr>
            <w:r w:rsidRPr="00EF393C">
              <w:rPr>
                <w:rFonts w:cs="Times New Roman" w:hint="eastAsia"/>
              </w:rPr>
              <w:t>端書</w:t>
            </w:r>
          </w:p>
        </w:tc>
        <w:tc>
          <w:tcPr>
            <w:tcW w:w="1361" w:type="dxa"/>
          </w:tcPr>
          <w:p w14:paraId="5BA6966F" w14:textId="77777777" w:rsidR="005B6842" w:rsidRPr="00EF393C" w:rsidRDefault="005B6842" w:rsidP="00C45809">
            <w:pPr>
              <w:pStyle w:val="af8"/>
              <w:rPr>
                <w:rFonts w:cs="Times New Roman"/>
              </w:rPr>
            </w:pPr>
            <w:r w:rsidRPr="00EF393C">
              <w:rPr>
                <w:rFonts w:cs="Times New Roman"/>
              </w:rPr>
              <w:t>postcard</w:t>
            </w:r>
          </w:p>
        </w:tc>
        <w:tc>
          <w:tcPr>
            <w:tcW w:w="1361" w:type="dxa"/>
          </w:tcPr>
          <w:p w14:paraId="20E60AA6" w14:textId="77777777" w:rsidR="005B6842" w:rsidRPr="00EF393C" w:rsidRDefault="005B6842" w:rsidP="00C45809">
            <w:pPr>
              <w:pStyle w:val="af8"/>
              <w:rPr>
                <w:rFonts w:cs="Times New Roman"/>
              </w:rPr>
            </w:pPr>
            <w:r w:rsidRPr="00EF393C">
              <w:rPr>
                <w:rFonts w:cs="Times New Roman"/>
              </w:rPr>
              <w:t>postcard</w:t>
            </w:r>
          </w:p>
        </w:tc>
        <w:tc>
          <w:tcPr>
            <w:tcW w:w="1191" w:type="dxa"/>
          </w:tcPr>
          <w:p w14:paraId="3433527B" w14:textId="77777777" w:rsidR="005B6842" w:rsidRPr="00EF393C" w:rsidRDefault="005B6842" w:rsidP="00C45809">
            <w:pPr>
              <w:pStyle w:val="af8"/>
              <w:rPr>
                <w:rFonts w:cs="Times New Roman"/>
              </w:rPr>
            </w:pPr>
            <w:r w:rsidRPr="00EF393C">
              <w:rPr>
                <w:rFonts w:cs="Times New Roman"/>
              </w:rPr>
              <w:t xml:space="preserve">Established </w:t>
            </w:r>
            <w:r w:rsidRPr="00EF393C">
              <w:rPr>
                <w:rFonts w:cs="Times New Roman"/>
              </w:rPr>
              <w:lastRenderedPageBreak/>
              <w:t>equivalent</w:t>
            </w:r>
          </w:p>
        </w:tc>
        <w:tc>
          <w:tcPr>
            <w:tcW w:w="1191" w:type="dxa"/>
          </w:tcPr>
          <w:p w14:paraId="2FEFF9CC" w14:textId="77777777" w:rsidR="005B6842" w:rsidRPr="00EF393C" w:rsidRDefault="005B6842" w:rsidP="00C45809">
            <w:pPr>
              <w:pStyle w:val="af8"/>
              <w:rPr>
                <w:rFonts w:cs="Times New Roman"/>
              </w:rPr>
            </w:pPr>
            <w:r w:rsidRPr="00EF393C">
              <w:rPr>
                <w:rFonts w:cs="Times New Roman"/>
              </w:rPr>
              <w:lastRenderedPageBreak/>
              <w:t>Minimizati</w:t>
            </w:r>
            <w:r w:rsidRPr="00EF393C">
              <w:rPr>
                <w:rFonts w:cs="Times New Roman"/>
              </w:rPr>
              <w:lastRenderedPageBreak/>
              <w:t>on</w:t>
            </w:r>
          </w:p>
        </w:tc>
        <w:tc>
          <w:tcPr>
            <w:tcW w:w="1191" w:type="dxa"/>
          </w:tcPr>
          <w:p w14:paraId="244EDB08" w14:textId="77777777" w:rsidR="005B6842" w:rsidRPr="00EF393C" w:rsidRDefault="005B6842" w:rsidP="00C45809">
            <w:pPr>
              <w:pStyle w:val="af8"/>
              <w:rPr>
                <w:rFonts w:cs="Times New Roman"/>
              </w:rPr>
            </w:pPr>
            <w:r w:rsidRPr="00EF393C">
              <w:rPr>
                <w:rFonts w:cs="Times New Roman"/>
              </w:rPr>
              <w:lastRenderedPageBreak/>
              <w:t xml:space="preserve">Established </w:t>
            </w:r>
            <w:r w:rsidRPr="00EF393C">
              <w:rPr>
                <w:rFonts w:cs="Times New Roman"/>
              </w:rPr>
              <w:lastRenderedPageBreak/>
              <w:t>equivalent</w:t>
            </w:r>
          </w:p>
        </w:tc>
        <w:tc>
          <w:tcPr>
            <w:tcW w:w="1191" w:type="dxa"/>
          </w:tcPr>
          <w:p w14:paraId="0035862C" w14:textId="77777777" w:rsidR="005B6842" w:rsidRPr="00EF393C" w:rsidRDefault="005B6842" w:rsidP="00C45809">
            <w:pPr>
              <w:pStyle w:val="af8"/>
              <w:rPr>
                <w:rFonts w:cs="Times New Roman"/>
              </w:rPr>
            </w:pPr>
            <w:r w:rsidRPr="00EF393C">
              <w:rPr>
                <w:rFonts w:cs="Times New Roman"/>
              </w:rPr>
              <w:lastRenderedPageBreak/>
              <w:t>Minimizati</w:t>
            </w:r>
            <w:r w:rsidRPr="00EF393C">
              <w:rPr>
                <w:rFonts w:cs="Times New Roman"/>
              </w:rPr>
              <w:lastRenderedPageBreak/>
              <w:t>on</w:t>
            </w:r>
          </w:p>
        </w:tc>
      </w:tr>
      <w:tr w:rsidR="00434A7F" w:rsidRPr="005B6842" w14:paraId="1C83DDAD" w14:textId="77777777" w:rsidTr="00434A7F">
        <w:tc>
          <w:tcPr>
            <w:tcW w:w="991" w:type="dxa"/>
          </w:tcPr>
          <w:p w14:paraId="7331B854" w14:textId="77777777" w:rsidR="005B6842" w:rsidRPr="00EF393C" w:rsidRDefault="005B6842" w:rsidP="00C45809">
            <w:pPr>
              <w:pStyle w:val="af8"/>
              <w:rPr>
                <w:rFonts w:cs="Times New Roman"/>
              </w:rPr>
            </w:pPr>
            <w:r w:rsidRPr="00EF393C">
              <w:rPr>
                <w:rFonts w:cs="Times New Roman" w:hint="eastAsia"/>
              </w:rPr>
              <w:lastRenderedPageBreak/>
              <w:t>日光</w:t>
            </w:r>
          </w:p>
        </w:tc>
        <w:tc>
          <w:tcPr>
            <w:tcW w:w="1361" w:type="dxa"/>
          </w:tcPr>
          <w:p w14:paraId="55795252" w14:textId="77777777" w:rsidR="005B6842" w:rsidRPr="00EF393C" w:rsidRDefault="005B6842" w:rsidP="00C45809">
            <w:pPr>
              <w:pStyle w:val="af8"/>
              <w:rPr>
                <w:rFonts w:cs="Times New Roman"/>
              </w:rPr>
            </w:pPr>
            <w:r w:rsidRPr="00EF393C">
              <w:rPr>
                <w:rFonts w:cs="Times New Roman"/>
              </w:rPr>
              <w:t>Nikko</w:t>
            </w:r>
          </w:p>
        </w:tc>
        <w:tc>
          <w:tcPr>
            <w:tcW w:w="1361" w:type="dxa"/>
          </w:tcPr>
          <w:p w14:paraId="2A57EB88" w14:textId="77777777" w:rsidR="005B6842" w:rsidRPr="00EF393C" w:rsidRDefault="005B6842" w:rsidP="00C45809">
            <w:pPr>
              <w:pStyle w:val="af8"/>
              <w:rPr>
                <w:rFonts w:cs="Times New Roman"/>
              </w:rPr>
            </w:pPr>
            <w:r w:rsidRPr="00EF393C">
              <w:rPr>
                <w:rFonts w:cs="Times New Roman"/>
              </w:rPr>
              <w:t>Nikko</w:t>
            </w:r>
          </w:p>
        </w:tc>
        <w:tc>
          <w:tcPr>
            <w:tcW w:w="1191" w:type="dxa"/>
          </w:tcPr>
          <w:p w14:paraId="09F38EC9"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5FB96858"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66E4E211"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75C187CE"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0E790BF6" w14:textId="77777777" w:rsidTr="00434A7F">
        <w:tc>
          <w:tcPr>
            <w:tcW w:w="991" w:type="dxa"/>
          </w:tcPr>
          <w:p w14:paraId="09DC08CC" w14:textId="77777777" w:rsidR="005B6842" w:rsidRPr="00EF393C" w:rsidRDefault="005B6842" w:rsidP="00C45809">
            <w:pPr>
              <w:pStyle w:val="af8"/>
              <w:rPr>
                <w:rFonts w:cs="Times New Roman"/>
              </w:rPr>
            </w:pPr>
            <w:r w:rsidRPr="00EF393C">
              <w:rPr>
                <w:rFonts w:cs="Times New Roman" w:hint="eastAsia"/>
              </w:rPr>
              <w:t>紅葉</w:t>
            </w:r>
            <w:r w:rsidRPr="00EF393C">
              <w:rPr>
                <w:rFonts w:cs="Times New Roman"/>
              </w:rPr>
              <w:t>(</w:t>
            </w:r>
            <w:r w:rsidRPr="00EF393C">
              <w:rPr>
                <w:rFonts w:cs="Times New Roman"/>
              </w:rPr>
              <w:t>もみじ）</w:t>
            </w:r>
          </w:p>
        </w:tc>
        <w:tc>
          <w:tcPr>
            <w:tcW w:w="1361" w:type="dxa"/>
          </w:tcPr>
          <w:p w14:paraId="594A3082" w14:textId="77777777" w:rsidR="005B6842" w:rsidRPr="00EF393C" w:rsidRDefault="005B6842" w:rsidP="00C45809">
            <w:pPr>
              <w:pStyle w:val="af8"/>
              <w:rPr>
                <w:rFonts w:cs="Times New Roman"/>
              </w:rPr>
            </w:pPr>
            <w:r w:rsidRPr="00EF393C">
              <w:rPr>
                <w:rFonts w:cs="Times New Roman"/>
              </w:rPr>
              <w:t>a maple leaf</w:t>
            </w:r>
          </w:p>
        </w:tc>
        <w:tc>
          <w:tcPr>
            <w:tcW w:w="1361" w:type="dxa"/>
          </w:tcPr>
          <w:p w14:paraId="0E33C020" w14:textId="77777777" w:rsidR="005B6842" w:rsidRPr="00EF393C" w:rsidRDefault="005B6842" w:rsidP="00C45809">
            <w:pPr>
              <w:pStyle w:val="af8"/>
              <w:rPr>
                <w:rFonts w:cs="Times New Roman"/>
              </w:rPr>
            </w:pPr>
            <w:r w:rsidRPr="00EF393C">
              <w:rPr>
                <w:rFonts w:cs="Times New Roman"/>
              </w:rPr>
              <w:t>maple leaf</w:t>
            </w:r>
          </w:p>
        </w:tc>
        <w:tc>
          <w:tcPr>
            <w:tcW w:w="1191" w:type="dxa"/>
          </w:tcPr>
          <w:p w14:paraId="725E3761"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37F8771"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6E7BAF9F"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A0D6219"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169423FA" w14:textId="77777777" w:rsidTr="00434A7F">
        <w:tc>
          <w:tcPr>
            <w:tcW w:w="991" w:type="dxa"/>
          </w:tcPr>
          <w:p w14:paraId="54CC9CA8" w14:textId="77777777" w:rsidR="005B6842" w:rsidRPr="00EF393C" w:rsidRDefault="005B6842" w:rsidP="00C45809">
            <w:pPr>
              <w:pStyle w:val="af8"/>
              <w:rPr>
                <w:rFonts w:cs="Times New Roman"/>
              </w:rPr>
            </w:pPr>
            <w:r w:rsidRPr="00EF393C">
              <w:rPr>
                <w:rFonts w:cs="Times New Roman" w:hint="eastAsia"/>
              </w:rPr>
              <w:t>格子</w:t>
            </w:r>
          </w:p>
        </w:tc>
        <w:tc>
          <w:tcPr>
            <w:tcW w:w="1361" w:type="dxa"/>
          </w:tcPr>
          <w:p w14:paraId="48A2AD07" w14:textId="77777777" w:rsidR="005B6842" w:rsidRPr="00EF393C" w:rsidRDefault="005B6842" w:rsidP="00C45809">
            <w:pPr>
              <w:pStyle w:val="af8"/>
              <w:rPr>
                <w:rFonts w:cs="Times New Roman"/>
              </w:rPr>
            </w:pPr>
            <w:r w:rsidRPr="00EF393C">
              <w:rPr>
                <w:rFonts w:cs="Times New Roman"/>
              </w:rPr>
              <w:t>outside of the entrance-door</w:t>
            </w:r>
          </w:p>
        </w:tc>
        <w:tc>
          <w:tcPr>
            <w:tcW w:w="1361" w:type="dxa"/>
          </w:tcPr>
          <w:p w14:paraId="23D4B0C6" w14:textId="77777777" w:rsidR="005B6842" w:rsidRPr="00EF393C" w:rsidRDefault="005B6842" w:rsidP="00C45809">
            <w:pPr>
              <w:pStyle w:val="af8"/>
              <w:rPr>
                <w:rFonts w:cs="Times New Roman"/>
              </w:rPr>
            </w:pPr>
            <w:r w:rsidRPr="00EF393C">
              <w:rPr>
                <w:rFonts w:cs="Times New Roman"/>
              </w:rPr>
              <w:t>なし</w:t>
            </w:r>
          </w:p>
        </w:tc>
        <w:tc>
          <w:tcPr>
            <w:tcW w:w="1191" w:type="dxa"/>
          </w:tcPr>
          <w:p w14:paraId="318E5D7E"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3DA58224" w14:textId="77777777" w:rsidR="005B6842" w:rsidRPr="00EF393C" w:rsidRDefault="005B6842" w:rsidP="00C45809">
            <w:pPr>
              <w:pStyle w:val="af8"/>
              <w:rPr>
                <w:rFonts w:cs="Times New Roman"/>
              </w:rPr>
            </w:pPr>
            <w:r w:rsidRPr="00EF393C">
              <w:rPr>
                <w:rFonts w:cs="Times New Roman"/>
              </w:rPr>
              <w:t>Denial</w:t>
            </w:r>
          </w:p>
        </w:tc>
        <w:tc>
          <w:tcPr>
            <w:tcW w:w="1191" w:type="dxa"/>
          </w:tcPr>
          <w:p w14:paraId="117E70FA"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3AC0EEC1" w14:textId="77777777" w:rsidR="005B6842" w:rsidRPr="00EF393C" w:rsidRDefault="005B6842" w:rsidP="00C45809">
            <w:pPr>
              <w:pStyle w:val="af8"/>
              <w:rPr>
                <w:rFonts w:cs="Times New Roman"/>
              </w:rPr>
            </w:pPr>
            <w:r w:rsidRPr="00EF393C">
              <w:rPr>
                <w:rFonts w:cs="Times New Roman"/>
              </w:rPr>
              <w:t>Denial</w:t>
            </w:r>
          </w:p>
        </w:tc>
      </w:tr>
      <w:tr w:rsidR="00434A7F" w:rsidRPr="005B6842" w14:paraId="238F1993" w14:textId="77777777" w:rsidTr="00434A7F">
        <w:tc>
          <w:tcPr>
            <w:tcW w:w="991" w:type="dxa"/>
          </w:tcPr>
          <w:p w14:paraId="4C34FAB2" w14:textId="77777777" w:rsidR="005B6842" w:rsidRPr="00EF393C" w:rsidRDefault="005B6842" w:rsidP="00C45809">
            <w:pPr>
              <w:pStyle w:val="af8"/>
              <w:rPr>
                <w:rFonts w:cs="Times New Roman"/>
              </w:rPr>
            </w:pPr>
            <w:r w:rsidRPr="00EF393C">
              <w:rPr>
                <w:rFonts w:cs="Times New Roman" w:hint="eastAsia"/>
              </w:rPr>
              <w:t>袴</w:t>
            </w:r>
          </w:p>
        </w:tc>
        <w:tc>
          <w:tcPr>
            <w:tcW w:w="1361" w:type="dxa"/>
          </w:tcPr>
          <w:p w14:paraId="27826671" w14:textId="77777777" w:rsidR="005B6842" w:rsidRPr="00EF393C" w:rsidRDefault="005B6842" w:rsidP="00C45809">
            <w:pPr>
              <w:pStyle w:val="af8"/>
              <w:rPr>
                <w:rFonts w:cs="Times New Roman"/>
              </w:rPr>
            </w:pPr>
            <w:r w:rsidRPr="00EF393C">
              <w:rPr>
                <w:rFonts w:cs="Times New Roman"/>
              </w:rPr>
              <w:t>hakama</w:t>
            </w:r>
          </w:p>
        </w:tc>
        <w:tc>
          <w:tcPr>
            <w:tcW w:w="1361" w:type="dxa"/>
          </w:tcPr>
          <w:p w14:paraId="50A0C67B" w14:textId="77777777" w:rsidR="005B6842" w:rsidRPr="00EF393C" w:rsidRDefault="005B6842" w:rsidP="00C45809">
            <w:pPr>
              <w:pStyle w:val="af8"/>
              <w:rPr>
                <w:rFonts w:cs="Times New Roman"/>
              </w:rPr>
            </w:pPr>
            <w:r w:rsidRPr="00EF393C">
              <w:rPr>
                <w:rFonts w:cs="Times New Roman"/>
              </w:rPr>
              <w:t>dress trousers</w:t>
            </w:r>
          </w:p>
        </w:tc>
        <w:tc>
          <w:tcPr>
            <w:tcW w:w="1191" w:type="dxa"/>
          </w:tcPr>
          <w:p w14:paraId="42EB36D3"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54A303D5"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0CD6F1A7"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2D013D08"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286A3590" w14:textId="77777777" w:rsidTr="00434A7F">
        <w:tc>
          <w:tcPr>
            <w:tcW w:w="991" w:type="dxa"/>
          </w:tcPr>
          <w:p w14:paraId="43D4E2AF" w14:textId="77777777" w:rsidR="005B6842" w:rsidRPr="00EF393C" w:rsidRDefault="005B6842" w:rsidP="00C45809">
            <w:pPr>
              <w:pStyle w:val="af8"/>
              <w:rPr>
                <w:rFonts w:cs="Times New Roman"/>
              </w:rPr>
            </w:pPr>
            <w:r w:rsidRPr="00EF393C">
              <w:rPr>
                <w:rFonts w:cs="Times New Roman" w:hint="eastAsia"/>
              </w:rPr>
              <w:t>表へ出た</w:t>
            </w:r>
          </w:p>
        </w:tc>
        <w:tc>
          <w:tcPr>
            <w:tcW w:w="1361" w:type="dxa"/>
          </w:tcPr>
          <w:p w14:paraId="59093BF3" w14:textId="77777777" w:rsidR="005B6842" w:rsidRPr="00EF393C" w:rsidRDefault="005B6842" w:rsidP="00C45809">
            <w:pPr>
              <w:pStyle w:val="af8"/>
              <w:rPr>
                <w:rFonts w:cs="Times New Roman"/>
              </w:rPr>
            </w:pPr>
            <w:r w:rsidRPr="00EF393C">
              <w:rPr>
                <w:rFonts w:cs="Times New Roman"/>
              </w:rPr>
              <w:t>went out</w:t>
            </w:r>
          </w:p>
        </w:tc>
        <w:tc>
          <w:tcPr>
            <w:tcW w:w="1361" w:type="dxa"/>
          </w:tcPr>
          <w:p w14:paraId="524DB417" w14:textId="77777777" w:rsidR="005B6842" w:rsidRPr="00EF393C" w:rsidRDefault="005B6842" w:rsidP="00C45809">
            <w:pPr>
              <w:pStyle w:val="af8"/>
              <w:rPr>
                <w:rFonts w:cs="Times New Roman"/>
              </w:rPr>
            </w:pPr>
            <w:r w:rsidRPr="00EF393C">
              <w:rPr>
                <w:rFonts w:cs="Times New Roman"/>
              </w:rPr>
              <w:t>left my room</w:t>
            </w:r>
          </w:p>
        </w:tc>
        <w:tc>
          <w:tcPr>
            <w:tcW w:w="1191" w:type="dxa"/>
          </w:tcPr>
          <w:p w14:paraId="0A02B5E5"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2508B602"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A3B3DD2"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2DBF8BFD"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612C2C2" w14:textId="77777777" w:rsidTr="00434A7F">
        <w:tc>
          <w:tcPr>
            <w:tcW w:w="991" w:type="dxa"/>
          </w:tcPr>
          <w:p w14:paraId="0D95A830" w14:textId="77777777" w:rsidR="005B6842" w:rsidRPr="00EF393C" w:rsidRDefault="005B6842" w:rsidP="00C45809">
            <w:pPr>
              <w:pStyle w:val="af8"/>
              <w:rPr>
                <w:rFonts w:cs="Times New Roman"/>
              </w:rPr>
            </w:pPr>
            <w:r w:rsidRPr="00EF393C">
              <w:rPr>
                <w:rFonts w:cs="Times New Roman" w:hint="eastAsia"/>
              </w:rPr>
              <w:t>魚の骨が喉に刺さった時のように</w:t>
            </w:r>
          </w:p>
        </w:tc>
        <w:tc>
          <w:tcPr>
            <w:tcW w:w="1361" w:type="dxa"/>
          </w:tcPr>
          <w:p w14:paraId="4161E8DE" w14:textId="77777777" w:rsidR="005B6842" w:rsidRPr="00EF393C" w:rsidRDefault="005B6842" w:rsidP="00C45809">
            <w:pPr>
              <w:pStyle w:val="af8"/>
              <w:rPr>
                <w:rFonts w:cs="Times New Roman"/>
              </w:rPr>
            </w:pPr>
            <w:r w:rsidRPr="00EF393C">
              <w:rPr>
                <w:rFonts w:cs="Times New Roman"/>
              </w:rPr>
              <w:t>like a fish-bone stuck in my throat</w:t>
            </w:r>
          </w:p>
        </w:tc>
        <w:tc>
          <w:tcPr>
            <w:tcW w:w="1361" w:type="dxa"/>
          </w:tcPr>
          <w:p w14:paraId="642F65A9" w14:textId="77777777" w:rsidR="005B6842" w:rsidRPr="00EF393C" w:rsidRDefault="005B6842" w:rsidP="00C45809">
            <w:pPr>
              <w:pStyle w:val="af8"/>
              <w:rPr>
                <w:rFonts w:cs="Times New Roman"/>
              </w:rPr>
            </w:pPr>
            <w:r w:rsidRPr="00EF393C">
              <w:rPr>
                <w:rFonts w:cs="Times New Roman"/>
              </w:rPr>
              <w:t>like a fish bone in my throat</w:t>
            </w:r>
          </w:p>
        </w:tc>
        <w:tc>
          <w:tcPr>
            <w:tcW w:w="1191" w:type="dxa"/>
          </w:tcPr>
          <w:p w14:paraId="095BFC82"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28F2C139"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3EB71D1"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7A7A04B0"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2649BAA3" w14:textId="77777777" w:rsidTr="00434A7F">
        <w:tc>
          <w:tcPr>
            <w:tcW w:w="991" w:type="dxa"/>
          </w:tcPr>
          <w:p w14:paraId="08C658D5" w14:textId="77777777" w:rsidR="005B6842" w:rsidRPr="00EF393C" w:rsidRDefault="005B6842" w:rsidP="00C45809">
            <w:pPr>
              <w:pStyle w:val="af8"/>
              <w:rPr>
                <w:rFonts w:cs="Times New Roman"/>
              </w:rPr>
            </w:pPr>
            <w:r w:rsidRPr="00EF393C">
              <w:rPr>
                <w:rFonts w:cs="Times New Roman" w:hint="eastAsia"/>
              </w:rPr>
              <w:t>心丈夫</w:t>
            </w:r>
          </w:p>
        </w:tc>
        <w:tc>
          <w:tcPr>
            <w:tcW w:w="1361" w:type="dxa"/>
          </w:tcPr>
          <w:p w14:paraId="3C4A9A60" w14:textId="77777777" w:rsidR="005B6842" w:rsidRPr="00EF393C" w:rsidRDefault="005B6842" w:rsidP="00C45809">
            <w:pPr>
              <w:pStyle w:val="af8"/>
              <w:rPr>
                <w:rFonts w:cs="Times New Roman"/>
              </w:rPr>
            </w:pPr>
            <w:r w:rsidRPr="00EF393C">
              <w:rPr>
                <w:rFonts w:cs="Times New Roman"/>
              </w:rPr>
              <w:t>なし</w:t>
            </w:r>
          </w:p>
        </w:tc>
        <w:tc>
          <w:tcPr>
            <w:tcW w:w="1361" w:type="dxa"/>
          </w:tcPr>
          <w:p w14:paraId="15113B28" w14:textId="77777777" w:rsidR="005B6842" w:rsidRPr="00EF393C" w:rsidRDefault="005B6842" w:rsidP="00C45809">
            <w:pPr>
              <w:pStyle w:val="af8"/>
              <w:rPr>
                <w:rFonts w:cs="Times New Roman"/>
              </w:rPr>
            </w:pPr>
            <w:r w:rsidRPr="00EF393C">
              <w:rPr>
                <w:rFonts w:cs="Times New Roman"/>
              </w:rPr>
              <w:t>self-reliant</w:t>
            </w:r>
          </w:p>
        </w:tc>
        <w:tc>
          <w:tcPr>
            <w:tcW w:w="1191" w:type="dxa"/>
          </w:tcPr>
          <w:p w14:paraId="51171EAF"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7F00FF67" w14:textId="77777777" w:rsidR="005B6842" w:rsidRPr="00EF393C" w:rsidRDefault="005B6842" w:rsidP="00C45809">
            <w:pPr>
              <w:pStyle w:val="af8"/>
              <w:rPr>
                <w:rFonts w:cs="Times New Roman"/>
              </w:rPr>
            </w:pPr>
            <w:r w:rsidRPr="00EF393C">
              <w:rPr>
                <w:rFonts w:cs="Times New Roman"/>
              </w:rPr>
              <w:t>Denial</w:t>
            </w:r>
          </w:p>
        </w:tc>
        <w:tc>
          <w:tcPr>
            <w:tcW w:w="1191" w:type="dxa"/>
          </w:tcPr>
          <w:p w14:paraId="64531ED5"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63D2BA80"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8CCC07C" w14:textId="77777777" w:rsidTr="00434A7F">
        <w:tc>
          <w:tcPr>
            <w:tcW w:w="991" w:type="dxa"/>
          </w:tcPr>
          <w:p w14:paraId="7589B589" w14:textId="77777777" w:rsidR="005B6842" w:rsidRPr="00EF393C" w:rsidRDefault="005B6842" w:rsidP="00C45809">
            <w:pPr>
              <w:pStyle w:val="af8"/>
              <w:rPr>
                <w:rFonts w:cs="Times New Roman"/>
              </w:rPr>
            </w:pPr>
            <w:r w:rsidRPr="00EF393C">
              <w:rPr>
                <w:rFonts w:cs="Times New Roman" w:hint="eastAsia"/>
              </w:rPr>
              <w:t>横浜</w:t>
            </w:r>
          </w:p>
        </w:tc>
        <w:tc>
          <w:tcPr>
            <w:tcW w:w="1361" w:type="dxa"/>
          </w:tcPr>
          <w:p w14:paraId="3F063D0F" w14:textId="77777777" w:rsidR="005B6842" w:rsidRPr="00EF393C" w:rsidRDefault="005B6842" w:rsidP="00C45809">
            <w:pPr>
              <w:pStyle w:val="af8"/>
              <w:rPr>
                <w:rFonts w:cs="Times New Roman"/>
              </w:rPr>
            </w:pPr>
            <w:r w:rsidRPr="00EF393C">
              <w:rPr>
                <w:rFonts w:cs="Times New Roman"/>
              </w:rPr>
              <w:t>Yokohama</w:t>
            </w:r>
          </w:p>
        </w:tc>
        <w:tc>
          <w:tcPr>
            <w:tcW w:w="1361" w:type="dxa"/>
          </w:tcPr>
          <w:p w14:paraId="6D613EB0" w14:textId="77777777" w:rsidR="005B6842" w:rsidRPr="00EF393C" w:rsidRDefault="005B6842" w:rsidP="00C45809">
            <w:pPr>
              <w:pStyle w:val="af8"/>
              <w:rPr>
                <w:rFonts w:cs="Times New Roman"/>
              </w:rPr>
            </w:pPr>
            <w:r w:rsidRPr="00EF393C">
              <w:rPr>
                <w:rFonts w:cs="Times New Roman"/>
              </w:rPr>
              <w:t>Yokohama</w:t>
            </w:r>
          </w:p>
        </w:tc>
        <w:tc>
          <w:tcPr>
            <w:tcW w:w="1191" w:type="dxa"/>
          </w:tcPr>
          <w:p w14:paraId="46AEE8C3"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3F246060"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71920D0D"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0B0BA52F"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17EEE248" w14:textId="77777777" w:rsidTr="00434A7F">
        <w:tc>
          <w:tcPr>
            <w:tcW w:w="991" w:type="dxa"/>
          </w:tcPr>
          <w:p w14:paraId="420128AB" w14:textId="77777777" w:rsidR="005B6842" w:rsidRPr="00EF393C" w:rsidRDefault="005B6842" w:rsidP="00C45809">
            <w:pPr>
              <w:pStyle w:val="af8"/>
              <w:rPr>
                <w:rFonts w:cs="Times New Roman"/>
              </w:rPr>
            </w:pPr>
            <w:r w:rsidRPr="00EF393C">
              <w:rPr>
                <w:rFonts w:cs="Times New Roman" w:hint="eastAsia"/>
              </w:rPr>
              <w:t>新橋</w:t>
            </w:r>
          </w:p>
        </w:tc>
        <w:tc>
          <w:tcPr>
            <w:tcW w:w="1361" w:type="dxa"/>
          </w:tcPr>
          <w:p w14:paraId="4181F6DF" w14:textId="77777777" w:rsidR="005B6842" w:rsidRPr="00EF393C" w:rsidRDefault="005B6842" w:rsidP="00C45809">
            <w:pPr>
              <w:pStyle w:val="af8"/>
              <w:rPr>
                <w:rFonts w:cs="Times New Roman"/>
              </w:rPr>
            </w:pPr>
            <w:proofErr w:type="spellStart"/>
            <w:r w:rsidRPr="00EF393C">
              <w:rPr>
                <w:rFonts w:cs="Times New Roman"/>
              </w:rPr>
              <w:t>Shinbashi</w:t>
            </w:r>
            <w:proofErr w:type="spellEnd"/>
          </w:p>
        </w:tc>
        <w:tc>
          <w:tcPr>
            <w:tcW w:w="1361" w:type="dxa"/>
          </w:tcPr>
          <w:p w14:paraId="31E89F2E" w14:textId="77777777" w:rsidR="005B6842" w:rsidRPr="00EF393C" w:rsidRDefault="005B6842" w:rsidP="00C45809">
            <w:pPr>
              <w:pStyle w:val="af8"/>
              <w:rPr>
                <w:rFonts w:cs="Times New Roman"/>
              </w:rPr>
            </w:pPr>
            <w:proofErr w:type="spellStart"/>
            <w:r w:rsidRPr="00EF393C">
              <w:rPr>
                <w:rFonts w:cs="Times New Roman"/>
              </w:rPr>
              <w:t>Shimbashi</w:t>
            </w:r>
            <w:proofErr w:type="spellEnd"/>
          </w:p>
        </w:tc>
        <w:tc>
          <w:tcPr>
            <w:tcW w:w="1191" w:type="dxa"/>
          </w:tcPr>
          <w:p w14:paraId="442F7D34"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6CE31765"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5F055FEC"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6C3DBFAB"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791C60A0" w14:textId="77777777" w:rsidTr="00434A7F">
        <w:tc>
          <w:tcPr>
            <w:tcW w:w="991" w:type="dxa"/>
          </w:tcPr>
          <w:p w14:paraId="426BB202" w14:textId="77777777" w:rsidR="005B6842" w:rsidRPr="00EF393C" w:rsidRDefault="005B6842" w:rsidP="00C45809">
            <w:pPr>
              <w:pStyle w:val="af8"/>
              <w:rPr>
                <w:rFonts w:cs="Times New Roman"/>
              </w:rPr>
            </w:pPr>
            <w:r w:rsidRPr="00EF393C">
              <w:rPr>
                <w:rFonts w:cs="Times New Roman" w:hint="eastAsia"/>
              </w:rPr>
              <w:t>座敷</w:t>
            </w:r>
          </w:p>
        </w:tc>
        <w:tc>
          <w:tcPr>
            <w:tcW w:w="1361" w:type="dxa"/>
          </w:tcPr>
          <w:p w14:paraId="3898C600" w14:textId="77777777" w:rsidR="005B6842" w:rsidRPr="00EF393C" w:rsidRDefault="005B6842" w:rsidP="00C45809">
            <w:pPr>
              <w:pStyle w:val="af8"/>
              <w:rPr>
                <w:rFonts w:cs="Times New Roman"/>
              </w:rPr>
            </w:pPr>
            <w:r w:rsidRPr="00EF393C">
              <w:rPr>
                <w:rFonts w:cs="Times New Roman"/>
              </w:rPr>
              <w:t>drawing-room</w:t>
            </w:r>
          </w:p>
        </w:tc>
        <w:tc>
          <w:tcPr>
            <w:tcW w:w="1361" w:type="dxa"/>
          </w:tcPr>
          <w:p w14:paraId="57F0CE95" w14:textId="77777777" w:rsidR="005B6842" w:rsidRPr="00EF393C" w:rsidRDefault="005B6842" w:rsidP="00C45809">
            <w:pPr>
              <w:pStyle w:val="af8"/>
              <w:rPr>
                <w:rFonts w:cs="Times New Roman"/>
              </w:rPr>
            </w:pPr>
            <w:r w:rsidRPr="00EF393C">
              <w:rPr>
                <w:rFonts w:cs="Times New Roman"/>
              </w:rPr>
              <w:t>なし</w:t>
            </w:r>
          </w:p>
        </w:tc>
        <w:tc>
          <w:tcPr>
            <w:tcW w:w="1191" w:type="dxa"/>
          </w:tcPr>
          <w:p w14:paraId="4C320923"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69569D8"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1D0A4D0D"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2F3AAD70" w14:textId="77777777" w:rsidR="005B6842" w:rsidRPr="00EF393C" w:rsidRDefault="005B6842" w:rsidP="00C45809">
            <w:pPr>
              <w:pStyle w:val="af8"/>
              <w:rPr>
                <w:rFonts w:cs="Times New Roman"/>
              </w:rPr>
            </w:pPr>
            <w:r w:rsidRPr="00EF393C">
              <w:rPr>
                <w:rFonts w:cs="Times New Roman"/>
              </w:rPr>
              <w:t>Denial</w:t>
            </w:r>
          </w:p>
        </w:tc>
      </w:tr>
      <w:tr w:rsidR="00434A7F" w:rsidRPr="005B6842" w14:paraId="2E7E9528" w14:textId="77777777" w:rsidTr="00434A7F">
        <w:tc>
          <w:tcPr>
            <w:tcW w:w="991" w:type="dxa"/>
          </w:tcPr>
          <w:p w14:paraId="50B3CA24" w14:textId="77777777" w:rsidR="005B6842" w:rsidRPr="00EF393C" w:rsidRDefault="005B6842" w:rsidP="00C45809">
            <w:pPr>
              <w:pStyle w:val="af8"/>
              <w:rPr>
                <w:rFonts w:cs="Times New Roman"/>
              </w:rPr>
            </w:pPr>
            <w:r w:rsidRPr="00EF393C">
              <w:rPr>
                <w:rFonts w:cs="Times New Roman" w:hint="eastAsia"/>
              </w:rPr>
              <w:t>敬意</w:t>
            </w:r>
          </w:p>
        </w:tc>
        <w:tc>
          <w:tcPr>
            <w:tcW w:w="1361" w:type="dxa"/>
          </w:tcPr>
          <w:p w14:paraId="1C5EB633" w14:textId="77777777" w:rsidR="005B6842" w:rsidRPr="00EF393C" w:rsidRDefault="005B6842" w:rsidP="00C45809">
            <w:pPr>
              <w:pStyle w:val="af8"/>
              <w:rPr>
                <w:rFonts w:cs="Times New Roman"/>
              </w:rPr>
            </w:pPr>
            <w:r w:rsidRPr="00EF393C">
              <w:rPr>
                <w:rFonts w:cs="Times New Roman"/>
              </w:rPr>
              <w:t>respect</w:t>
            </w:r>
          </w:p>
        </w:tc>
        <w:tc>
          <w:tcPr>
            <w:tcW w:w="1361" w:type="dxa"/>
          </w:tcPr>
          <w:p w14:paraId="78808450" w14:textId="77777777" w:rsidR="005B6842" w:rsidRPr="00EF393C" w:rsidRDefault="005B6842" w:rsidP="00C45809">
            <w:pPr>
              <w:pStyle w:val="af8"/>
              <w:rPr>
                <w:rFonts w:cs="Times New Roman"/>
              </w:rPr>
            </w:pPr>
            <w:r w:rsidRPr="00EF393C">
              <w:rPr>
                <w:rFonts w:cs="Times New Roman"/>
              </w:rPr>
              <w:t>なし</w:t>
            </w:r>
          </w:p>
        </w:tc>
        <w:tc>
          <w:tcPr>
            <w:tcW w:w="1191" w:type="dxa"/>
          </w:tcPr>
          <w:p w14:paraId="7560DD55"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017F1DA"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1A6084B"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699905C0" w14:textId="77777777" w:rsidR="005B6842" w:rsidRPr="00EF393C" w:rsidRDefault="005B6842" w:rsidP="00C45809">
            <w:pPr>
              <w:pStyle w:val="af8"/>
              <w:rPr>
                <w:rFonts w:cs="Times New Roman"/>
              </w:rPr>
            </w:pPr>
            <w:r w:rsidRPr="00EF393C">
              <w:rPr>
                <w:rFonts w:cs="Times New Roman"/>
              </w:rPr>
              <w:t>Denial</w:t>
            </w:r>
          </w:p>
        </w:tc>
      </w:tr>
      <w:tr w:rsidR="00434A7F" w:rsidRPr="005B6842" w14:paraId="392408BB" w14:textId="77777777" w:rsidTr="00434A7F">
        <w:tc>
          <w:tcPr>
            <w:tcW w:w="991" w:type="dxa"/>
          </w:tcPr>
          <w:p w14:paraId="492CE36B" w14:textId="77777777" w:rsidR="005B6842" w:rsidRPr="00EF393C" w:rsidRDefault="005B6842" w:rsidP="00C45809">
            <w:pPr>
              <w:pStyle w:val="af8"/>
              <w:rPr>
                <w:rFonts w:cs="Times New Roman"/>
              </w:rPr>
            </w:pPr>
            <w:r w:rsidRPr="00EF393C">
              <w:rPr>
                <w:rFonts w:cs="Times New Roman" w:hint="eastAsia"/>
              </w:rPr>
              <w:t>謙遜</w:t>
            </w:r>
          </w:p>
        </w:tc>
        <w:tc>
          <w:tcPr>
            <w:tcW w:w="1361" w:type="dxa"/>
          </w:tcPr>
          <w:p w14:paraId="5A1D4913" w14:textId="77777777" w:rsidR="005B6842" w:rsidRPr="00EF393C" w:rsidRDefault="005B6842" w:rsidP="00C45809">
            <w:pPr>
              <w:pStyle w:val="af8"/>
              <w:rPr>
                <w:rFonts w:cs="Times New Roman"/>
              </w:rPr>
            </w:pPr>
            <w:r w:rsidRPr="00EF393C">
              <w:rPr>
                <w:rFonts w:cs="Times New Roman"/>
              </w:rPr>
              <w:t>modest</w:t>
            </w:r>
          </w:p>
        </w:tc>
        <w:tc>
          <w:tcPr>
            <w:tcW w:w="1361" w:type="dxa"/>
          </w:tcPr>
          <w:p w14:paraId="30894980" w14:textId="77777777" w:rsidR="005B6842" w:rsidRPr="00EF393C" w:rsidRDefault="005B6842" w:rsidP="00C45809">
            <w:pPr>
              <w:pStyle w:val="af8"/>
              <w:rPr>
                <w:rFonts w:cs="Times New Roman"/>
              </w:rPr>
            </w:pPr>
            <w:r w:rsidRPr="00EF393C">
              <w:rPr>
                <w:rFonts w:cs="Times New Roman"/>
              </w:rPr>
              <w:t>modest</w:t>
            </w:r>
          </w:p>
        </w:tc>
        <w:tc>
          <w:tcPr>
            <w:tcW w:w="1191" w:type="dxa"/>
          </w:tcPr>
          <w:p w14:paraId="1DD5870C"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3AA9F25"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63A8025D"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F6FA544"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21A3B43" w14:textId="77777777" w:rsidTr="00434A7F">
        <w:tc>
          <w:tcPr>
            <w:tcW w:w="991" w:type="dxa"/>
          </w:tcPr>
          <w:p w14:paraId="366FBE68" w14:textId="77777777" w:rsidR="005B6842" w:rsidRPr="00EF393C" w:rsidRDefault="005B6842" w:rsidP="00C45809">
            <w:pPr>
              <w:pStyle w:val="af8"/>
              <w:rPr>
                <w:rFonts w:cs="Times New Roman"/>
              </w:rPr>
            </w:pPr>
            <w:r w:rsidRPr="00EF393C">
              <w:rPr>
                <w:rFonts w:cs="Times New Roman" w:hint="eastAsia"/>
              </w:rPr>
              <w:t>東京</w:t>
            </w:r>
          </w:p>
        </w:tc>
        <w:tc>
          <w:tcPr>
            <w:tcW w:w="1361" w:type="dxa"/>
          </w:tcPr>
          <w:p w14:paraId="77E878C4" w14:textId="77777777" w:rsidR="005B6842" w:rsidRPr="00EF393C" w:rsidRDefault="005B6842" w:rsidP="00C45809">
            <w:pPr>
              <w:pStyle w:val="af8"/>
              <w:rPr>
                <w:rFonts w:cs="Times New Roman"/>
              </w:rPr>
            </w:pPr>
            <w:r w:rsidRPr="00EF393C">
              <w:rPr>
                <w:rFonts w:cs="Times New Roman"/>
              </w:rPr>
              <w:t>Tokyo</w:t>
            </w:r>
          </w:p>
        </w:tc>
        <w:tc>
          <w:tcPr>
            <w:tcW w:w="1361" w:type="dxa"/>
          </w:tcPr>
          <w:p w14:paraId="2C6DE101" w14:textId="77777777" w:rsidR="005B6842" w:rsidRPr="00EF393C" w:rsidRDefault="005B6842" w:rsidP="00C45809">
            <w:pPr>
              <w:pStyle w:val="af8"/>
              <w:rPr>
                <w:rFonts w:cs="Times New Roman"/>
              </w:rPr>
            </w:pPr>
            <w:r w:rsidRPr="00EF393C">
              <w:rPr>
                <w:rFonts w:cs="Times New Roman"/>
              </w:rPr>
              <w:t>Tokyo</w:t>
            </w:r>
          </w:p>
        </w:tc>
        <w:tc>
          <w:tcPr>
            <w:tcW w:w="1191" w:type="dxa"/>
          </w:tcPr>
          <w:p w14:paraId="0E5DA920"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3A2DE839"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0E32A402"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47CA9746"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5B7A316D" w14:textId="77777777" w:rsidTr="00434A7F">
        <w:tc>
          <w:tcPr>
            <w:tcW w:w="991" w:type="dxa"/>
          </w:tcPr>
          <w:p w14:paraId="03604339" w14:textId="77777777" w:rsidR="005B6842" w:rsidRPr="00EF393C" w:rsidRDefault="005B6842" w:rsidP="00C45809">
            <w:pPr>
              <w:pStyle w:val="af8"/>
              <w:rPr>
                <w:rFonts w:cs="Times New Roman"/>
              </w:rPr>
            </w:pPr>
            <w:r w:rsidRPr="00EF393C">
              <w:rPr>
                <w:rFonts w:cs="Times New Roman" w:hint="eastAsia"/>
              </w:rPr>
              <w:t>鳥取</w:t>
            </w:r>
          </w:p>
        </w:tc>
        <w:tc>
          <w:tcPr>
            <w:tcW w:w="1361" w:type="dxa"/>
          </w:tcPr>
          <w:p w14:paraId="1EFF98EE" w14:textId="77777777" w:rsidR="005B6842" w:rsidRPr="00EF393C" w:rsidRDefault="005B6842" w:rsidP="00C45809">
            <w:pPr>
              <w:pStyle w:val="af8"/>
              <w:rPr>
                <w:rFonts w:cs="Times New Roman"/>
              </w:rPr>
            </w:pPr>
            <w:r w:rsidRPr="00EF393C">
              <w:rPr>
                <w:rFonts w:cs="Times New Roman"/>
              </w:rPr>
              <w:t>Tottori</w:t>
            </w:r>
          </w:p>
        </w:tc>
        <w:tc>
          <w:tcPr>
            <w:tcW w:w="1361" w:type="dxa"/>
          </w:tcPr>
          <w:p w14:paraId="4E9AB747" w14:textId="77777777" w:rsidR="005B6842" w:rsidRPr="00EF393C" w:rsidRDefault="005B6842" w:rsidP="00C45809">
            <w:pPr>
              <w:pStyle w:val="af8"/>
              <w:rPr>
                <w:rFonts w:cs="Times New Roman"/>
              </w:rPr>
            </w:pPr>
            <w:r w:rsidRPr="00EF393C">
              <w:rPr>
                <w:rFonts w:cs="Times New Roman"/>
              </w:rPr>
              <w:t>Tottori</w:t>
            </w:r>
          </w:p>
        </w:tc>
        <w:tc>
          <w:tcPr>
            <w:tcW w:w="1191" w:type="dxa"/>
          </w:tcPr>
          <w:p w14:paraId="20761050"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6C5C87A7"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34CD1385"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3A72A6EA"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453044BA" w14:textId="77777777" w:rsidTr="00434A7F">
        <w:tc>
          <w:tcPr>
            <w:tcW w:w="991" w:type="dxa"/>
          </w:tcPr>
          <w:p w14:paraId="79C71B4E" w14:textId="77777777" w:rsidR="005B6842" w:rsidRPr="00EF393C" w:rsidRDefault="005B6842" w:rsidP="00C45809">
            <w:pPr>
              <w:pStyle w:val="af8"/>
              <w:rPr>
                <w:rFonts w:cs="Times New Roman"/>
              </w:rPr>
            </w:pPr>
            <w:r w:rsidRPr="00EF393C">
              <w:rPr>
                <w:rFonts w:cs="Times New Roman" w:hint="eastAsia"/>
              </w:rPr>
              <w:t>江戸</w:t>
            </w:r>
          </w:p>
        </w:tc>
        <w:tc>
          <w:tcPr>
            <w:tcW w:w="1361" w:type="dxa"/>
          </w:tcPr>
          <w:p w14:paraId="666F7113" w14:textId="77777777" w:rsidR="005B6842" w:rsidRPr="00EF393C" w:rsidRDefault="005B6842" w:rsidP="00C45809">
            <w:pPr>
              <w:pStyle w:val="af8"/>
              <w:rPr>
                <w:rFonts w:cs="Times New Roman"/>
              </w:rPr>
            </w:pPr>
            <w:r w:rsidRPr="00EF393C">
              <w:rPr>
                <w:rFonts w:cs="Times New Roman"/>
              </w:rPr>
              <w:t>Edo</w:t>
            </w:r>
          </w:p>
        </w:tc>
        <w:tc>
          <w:tcPr>
            <w:tcW w:w="1361" w:type="dxa"/>
          </w:tcPr>
          <w:p w14:paraId="5C51DBEA" w14:textId="77777777" w:rsidR="005B6842" w:rsidRPr="00EF393C" w:rsidRDefault="005B6842" w:rsidP="00C45809">
            <w:pPr>
              <w:pStyle w:val="af8"/>
              <w:rPr>
                <w:rFonts w:cs="Times New Roman"/>
              </w:rPr>
            </w:pPr>
            <w:proofErr w:type="spellStart"/>
            <w:r w:rsidRPr="00EF393C">
              <w:rPr>
                <w:rFonts w:cs="Times New Roman"/>
              </w:rPr>
              <w:t>Yedo</w:t>
            </w:r>
            <w:proofErr w:type="spellEnd"/>
            <w:r w:rsidRPr="00EF393C">
              <w:rPr>
                <w:rFonts w:cs="Times New Roman"/>
              </w:rPr>
              <w:t xml:space="preserve">, when Tokyo was still known as </w:t>
            </w:r>
            <w:proofErr w:type="spellStart"/>
            <w:r w:rsidRPr="00EF393C">
              <w:rPr>
                <w:rFonts w:cs="Times New Roman"/>
              </w:rPr>
              <w:t>Yedo</w:t>
            </w:r>
            <w:proofErr w:type="spellEnd"/>
          </w:p>
        </w:tc>
        <w:tc>
          <w:tcPr>
            <w:tcW w:w="1191" w:type="dxa"/>
          </w:tcPr>
          <w:p w14:paraId="4B6E7D12"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68C0E5F1"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4B42368D"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46339D8F" w14:textId="77777777" w:rsidR="005B6842" w:rsidRPr="00EF393C" w:rsidRDefault="005B6842" w:rsidP="00C45809">
            <w:pPr>
              <w:pStyle w:val="af8"/>
              <w:rPr>
                <w:rFonts w:cs="Times New Roman"/>
              </w:rPr>
            </w:pPr>
            <w:r w:rsidRPr="00EF393C">
              <w:rPr>
                <w:rFonts w:cs="Times New Roman"/>
              </w:rPr>
              <w:t>Adaptation</w:t>
            </w:r>
          </w:p>
        </w:tc>
      </w:tr>
      <w:tr w:rsidR="00434A7F" w:rsidRPr="005B6842" w14:paraId="6F657E03" w14:textId="77777777" w:rsidTr="00434A7F">
        <w:tc>
          <w:tcPr>
            <w:tcW w:w="991" w:type="dxa"/>
          </w:tcPr>
          <w:p w14:paraId="67C95BE0" w14:textId="77777777" w:rsidR="005B6842" w:rsidRPr="00EF393C" w:rsidRDefault="005B6842" w:rsidP="00C45809">
            <w:pPr>
              <w:pStyle w:val="af8"/>
              <w:rPr>
                <w:rFonts w:cs="Times New Roman"/>
              </w:rPr>
            </w:pPr>
            <w:r w:rsidRPr="00EF393C">
              <w:rPr>
                <w:rFonts w:cs="Times New Roman" w:hint="eastAsia"/>
              </w:rPr>
              <w:t>新潟県人</w:t>
            </w:r>
          </w:p>
        </w:tc>
        <w:tc>
          <w:tcPr>
            <w:tcW w:w="1361" w:type="dxa"/>
          </w:tcPr>
          <w:p w14:paraId="32D68514" w14:textId="77777777" w:rsidR="005B6842" w:rsidRPr="00EF393C" w:rsidRDefault="005B6842" w:rsidP="00C45809">
            <w:pPr>
              <w:pStyle w:val="af8"/>
              <w:rPr>
                <w:rFonts w:cs="Times New Roman"/>
              </w:rPr>
            </w:pPr>
            <w:r w:rsidRPr="00EF393C">
              <w:rPr>
                <w:rFonts w:cs="Times New Roman"/>
              </w:rPr>
              <w:t>Niigata, a province far away from either Tottori or Tokyo</w:t>
            </w:r>
          </w:p>
        </w:tc>
        <w:tc>
          <w:tcPr>
            <w:tcW w:w="1361" w:type="dxa"/>
          </w:tcPr>
          <w:p w14:paraId="6ABC2EE6" w14:textId="77777777" w:rsidR="005B6842" w:rsidRPr="00EF393C" w:rsidRDefault="005B6842" w:rsidP="00C45809">
            <w:pPr>
              <w:pStyle w:val="af8"/>
              <w:rPr>
                <w:rFonts w:cs="Times New Roman"/>
              </w:rPr>
            </w:pPr>
            <w:r w:rsidRPr="00EF393C">
              <w:rPr>
                <w:rFonts w:cs="Times New Roman"/>
              </w:rPr>
              <w:t>from the province of Niigata</w:t>
            </w:r>
          </w:p>
        </w:tc>
        <w:tc>
          <w:tcPr>
            <w:tcW w:w="1191" w:type="dxa"/>
          </w:tcPr>
          <w:p w14:paraId="50601734"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11670414"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3814331B"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79F9635A"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25CA00EF" w14:textId="77777777" w:rsidTr="00434A7F">
        <w:tc>
          <w:tcPr>
            <w:tcW w:w="991" w:type="dxa"/>
          </w:tcPr>
          <w:p w14:paraId="23A01EEB" w14:textId="77777777" w:rsidR="005B6842" w:rsidRPr="00EF393C" w:rsidRDefault="005B6842" w:rsidP="00C45809">
            <w:pPr>
              <w:pStyle w:val="af8"/>
              <w:rPr>
                <w:rFonts w:cs="Times New Roman"/>
              </w:rPr>
            </w:pPr>
            <w:r w:rsidRPr="00EF393C">
              <w:rPr>
                <w:rFonts w:cs="Times New Roman" w:hint="eastAsia"/>
              </w:rPr>
              <w:t>花時分</w:t>
            </w:r>
          </w:p>
        </w:tc>
        <w:tc>
          <w:tcPr>
            <w:tcW w:w="1361" w:type="dxa"/>
          </w:tcPr>
          <w:p w14:paraId="50CEF184" w14:textId="77777777" w:rsidR="005B6842" w:rsidRPr="00EF393C" w:rsidRDefault="005B6842" w:rsidP="00C45809">
            <w:pPr>
              <w:pStyle w:val="af8"/>
              <w:rPr>
                <w:rFonts w:cs="Times New Roman"/>
              </w:rPr>
            </w:pPr>
            <w:r w:rsidRPr="00EF393C">
              <w:rPr>
                <w:rFonts w:cs="Times New Roman"/>
              </w:rPr>
              <w:t>spring-time</w:t>
            </w:r>
          </w:p>
        </w:tc>
        <w:tc>
          <w:tcPr>
            <w:tcW w:w="1361" w:type="dxa"/>
          </w:tcPr>
          <w:p w14:paraId="2E142E1F" w14:textId="77777777" w:rsidR="005B6842" w:rsidRPr="00EF393C" w:rsidRDefault="005B6842" w:rsidP="00C45809">
            <w:pPr>
              <w:pStyle w:val="af8"/>
              <w:rPr>
                <w:rFonts w:cs="Times New Roman"/>
              </w:rPr>
            </w:pPr>
            <w:r w:rsidRPr="00EF393C">
              <w:rPr>
                <w:rFonts w:cs="Times New Roman"/>
              </w:rPr>
              <w:t>flower-viewing season</w:t>
            </w:r>
          </w:p>
        </w:tc>
        <w:tc>
          <w:tcPr>
            <w:tcW w:w="1191" w:type="dxa"/>
          </w:tcPr>
          <w:p w14:paraId="573A1495"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A34703E"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8C2EBBD"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68DA9D1B"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0F34D31" w14:textId="77777777" w:rsidTr="00434A7F">
        <w:tc>
          <w:tcPr>
            <w:tcW w:w="991" w:type="dxa"/>
          </w:tcPr>
          <w:p w14:paraId="5192886C" w14:textId="77777777" w:rsidR="005B6842" w:rsidRPr="00EF393C" w:rsidRDefault="005B6842" w:rsidP="00C45809">
            <w:pPr>
              <w:pStyle w:val="af8"/>
              <w:rPr>
                <w:rFonts w:cs="Times New Roman"/>
              </w:rPr>
            </w:pPr>
            <w:r w:rsidRPr="00EF393C">
              <w:rPr>
                <w:rFonts w:cs="Times New Roman" w:hint="eastAsia"/>
              </w:rPr>
              <w:t>鶯溪</w:t>
            </w:r>
          </w:p>
        </w:tc>
        <w:tc>
          <w:tcPr>
            <w:tcW w:w="1361" w:type="dxa"/>
          </w:tcPr>
          <w:p w14:paraId="7D886887" w14:textId="77777777" w:rsidR="005B6842" w:rsidRPr="00EF393C" w:rsidRDefault="005B6842" w:rsidP="00C45809">
            <w:pPr>
              <w:pStyle w:val="af8"/>
              <w:rPr>
                <w:rFonts w:cs="Times New Roman"/>
              </w:rPr>
            </w:pPr>
            <w:proofErr w:type="spellStart"/>
            <w:r w:rsidRPr="00EF393C">
              <w:rPr>
                <w:rFonts w:cs="Times New Roman"/>
              </w:rPr>
              <w:t>Uguisudani</w:t>
            </w:r>
            <w:proofErr w:type="spellEnd"/>
          </w:p>
        </w:tc>
        <w:tc>
          <w:tcPr>
            <w:tcW w:w="1361" w:type="dxa"/>
          </w:tcPr>
          <w:p w14:paraId="751F0650" w14:textId="77777777" w:rsidR="005B6842" w:rsidRPr="00EF393C" w:rsidRDefault="005B6842" w:rsidP="00C45809">
            <w:pPr>
              <w:pStyle w:val="af8"/>
              <w:rPr>
                <w:rFonts w:cs="Times New Roman"/>
              </w:rPr>
            </w:pPr>
            <w:proofErr w:type="spellStart"/>
            <w:r w:rsidRPr="00EF393C">
              <w:rPr>
                <w:rFonts w:cs="Times New Roman"/>
              </w:rPr>
              <w:t>Uguisudani</w:t>
            </w:r>
            <w:proofErr w:type="spellEnd"/>
          </w:p>
        </w:tc>
        <w:tc>
          <w:tcPr>
            <w:tcW w:w="1191" w:type="dxa"/>
          </w:tcPr>
          <w:p w14:paraId="42423442"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00DB91EF"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027A3C05"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265D3627"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6E515CCB" w14:textId="77777777" w:rsidTr="00434A7F">
        <w:tc>
          <w:tcPr>
            <w:tcW w:w="991" w:type="dxa"/>
          </w:tcPr>
          <w:p w14:paraId="70E54C3E" w14:textId="77777777" w:rsidR="005B6842" w:rsidRPr="00EF393C" w:rsidRDefault="005B6842" w:rsidP="00C45809">
            <w:pPr>
              <w:pStyle w:val="af8"/>
              <w:rPr>
                <w:rFonts w:cs="Times New Roman"/>
              </w:rPr>
            </w:pPr>
            <w:r w:rsidRPr="00EF393C">
              <w:rPr>
                <w:rFonts w:cs="Times New Roman" w:hint="eastAsia"/>
              </w:rPr>
              <w:t>垣</w:t>
            </w:r>
          </w:p>
        </w:tc>
        <w:tc>
          <w:tcPr>
            <w:tcW w:w="1361" w:type="dxa"/>
          </w:tcPr>
          <w:p w14:paraId="27AADD36" w14:textId="77777777" w:rsidR="005B6842" w:rsidRPr="00EF393C" w:rsidRDefault="005B6842" w:rsidP="00C45809">
            <w:pPr>
              <w:pStyle w:val="af8"/>
              <w:rPr>
                <w:rFonts w:cs="Times New Roman"/>
              </w:rPr>
            </w:pPr>
            <w:r w:rsidRPr="00EF393C">
              <w:rPr>
                <w:rFonts w:cs="Times New Roman"/>
              </w:rPr>
              <w:t>the hedge</w:t>
            </w:r>
          </w:p>
        </w:tc>
        <w:tc>
          <w:tcPr>
            <w:tcW w:w="1361" w:type="dxa"/>
          </w:tcPr>
          <w:p w14:paraId="60F52FAA" w14:textId="77777777" w:rsidR="005B6842" w:rsidRPr="00EF393C" w:rsidRDefault="005B6842" w:rsidP="00C45809">
            <w:pPr>
              <w:pStyle w:val="af8"/>
              <w:rPr>
                <w:rFonts w:cs="Times New Roman"/>
              </w:rPr>
            </w:pPr>
            <w:r w:rsidRPr="00EF393C">
              <w:rPr>
                <w:rFonts w:cs="Times New Roman"/>
              </w:rPr>
              <w:t>fencing</w:t>
            </w:r>
          </w:p>
        </w:tc>
        <w:tc>
          <w:tcPr>
            <w:tcW w:w="1191" w:type="dxa"/>
          </w:tcPr>
          <w:p w14:paraId="39327ECD"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137437B"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024AAB0"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9B4F615"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1C9C78DF" w14:textId="77777777" w:rsidTr="00434A7F">
        <w:tc>
          <w:tcPr>
            <w:tcW w:w="991" w:type="dxa"/>
          </w:tcPr>
          <w:p w14:paraId="4261B76E" w14:textId="77777777" w:rsidR="005B6842" w:rsidRPr="00EF393C" w:rsidRDefault="005B6842" w:rsidP="00C45809">
            <w:pPr>
              <w:pStyle w:val="af8"/>
              <w:rPr>
                <w:rFonts w:cs="Times New Roman"/>
              </w:rPr>
            </w:pPr>
            <w:r w:rsidRPr="00EF393C">
              <w:rPr>
                <w:rFonts w:cs="Times New Roman" w:hint="eastAsia"/>
              </w:rPr>
              <w:t>幽邃</w:t>
            </w:r>
          </w:p>
        </w:tc>
        <w:tc>
          <w:tcPr>
            <w:tcW w:w="1361" w:type="dxa"/>
          </w:tcPr>
          <w:p w14:paraId="39C6CF27" w14:textId="77777777" w:rsidR="005B6842" w:rsidRPr="00EF393C" w:rsidRDefault="005B6842" w:rsidP="00C45809">
            <w:pPr>
              <w:pStyle w:val="af8"/>
              <w:rPr>
                <w:rFonts w:cs="Times New Roman"/>
              </w:rPr>
            </w:pPr>
            <w:r w:rsidRPr="00EF393C">
              <w:rPr>
                <w:rFonts w:cs="Times New Roman"/>
              </w:rPr>
              <w:t>solitary and mysterious</w:t>
            </w:r>
          </w:p>
        </w:tc>
        <w:tc>
          <w:tcPr>
            <w:tcW w:w="1361" w:type="dxa"/>
          </w:tcPr>
          <w:p w14:paraId="1B05DCFE" w14:textId="77777777" w:rsidR="005B6842" w:rsidRPr="00EF393C" w:rsidRDefault="005B6842" w:rsidP="00C45809">
            <w:pPr>
              <w:pStyle w:val="af8"/>
              <w:rPr>
                <w:rFonts w:cs="Times New Roman"/>
              </w:rPr>
            </w:pPr>
            <w:r w:rsidRPr="00EF393C">
              <w:rPr>
                <w:rFonts w:cs="Times New Roman"/>
              </w:rPr>
              <w:t>なし</w:t>
            </w:r>
          </w:p>
        </w:tc>
        <w:tc>
          <w:tcPr>
            <w:tcW w:w="1191" w:type="dxa"/>
          </w:tcPr>
          <w:p w14:paraId="4AFBBD3C"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36979325"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6FF4BEF1"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1B4E0EDA" w14:textId="77777777" w:rsidR="005B6842" w:rsidRPr="00EF393C" w:rsidRDefault="005B6842" w:rsidP="00C45809">
            <w:pPr>
              <w:pStyle w:val="af8"/>
              <w:rPr>
                <w:rFonts w:cs="Times New Roman"/>
              </w:rPr>
            </w:pPr>
            <w:r w:rsidRPr="00EF393C">
              <w:rPr>
                <w:rFonts w:cs="Times New Roman"/>
              </w:rPr>
              <w:t>Denial</w:t>
            </w:r>
          </w:p>
        </w:tc>
      </w:tr>
      <w:tr w:rsidR="00434A7F" w:rsidRPr="005B6842" w14:paraId="038C5D0F" w14:textId="77777777" w:rsidTr="00434A7F">
        <w:tc>
          <w:tcPr>
            <w:tcW w:w="991" w:type="dxa"/>
          </w:tcPr>
          <w:p w14:paraId="39D5B4EA" w14:textId="77777777" w:rsidR="005B6842" w:rsidRPr="00EF393C" w:rsidRDefault="005B6842" w:rsidP="00C45809">
            <w:pPr>
              <w:pStyle w:val="af8"/>
              <w:rPr>
                <w:rFonts w:cs="Times New Roman"/>
              </w:rPr>
            </w:pPr>
            <w:r w:rsidRPr="00EF393C">
              <w:rPr>
                <w:rFonts w:cs="Times New Roman" w:hint="eastAsia"/>
              </w:rPr>
              <w:t>熊笹</w:t>
            </w:r>
          </w:p>
        </w:tc>
        <w:tc>
          <w:tcPr>
            <w:tcW w:w="1361" w:type="dxa"/>
          </w:tcPr>
          <w:p w14:paraId="568A4DCC" w14:textId="77777777" w:rsidR="005B6842" w:rsidRPr="00EF393C" w:rsidRDefault="005B6842" w:rsidP="00C45809">
            <w:pPr>
              <w:pStyle w:val="af8"/>
              <w:rPr>
                <w:rFonts w:cs="Times New Roman"/>
              </w:rPr>
            </w:pPr>
            <w:r w:rsidRPr="00EF393C">
              <w:rPr>
                <w:rFonts w:cs="Times New Roman"/>
              </w:rPr>
              <w:t xml:space="preserve">bamboo </w:t>
            </w:r>
            <w:r w:rsidRPr="00EF393C">
              <w:rPr>
                <w:rFonts w:cs="Times New Roman"/>
              </w:rPr>
              <w:lastRenderedPageBreak/>
              <w:t>clumps</w:t>
            </w:r>
          </w:p>
        </w:tc>
        <w:tc>
          <w:tcPr>
            <w:tcW w:w="1361" w:type="dxa"/>
          </w:tcPr>
          <w:p w14:paraId="12D76E51" w14:textId="77777777" w:rsidR="005B6842" w:rsidRPr="00EF393C" w:rsidRDefault="005B6842" w:rsidP="00C45809">
            <w:pPr>
              <w:pStyle w:val="af8"/>
              <w:rPr>
                <w:rFonts w:cs="Times New Roman"/>
              </w:rPr>
            </w:pPr>
            <w:r w:rsidRPr="00EF393C">
              <w:rPr>
                <w:rFonts w:cs="Times New Roman"/>
              </w:rPr>
              <w:lastRenderedPageBreak/>
              <w:t xml:space="preserve">dwarf </w:t>
            </w:r>
            <w:r w:rsidRPr="00EF393C">
              <w:rPr>
                <w:rFonts w:cs="Times New Roman"/>
              </w:rPr>
              <w:lastRenderedPageBreak/>
              <w:t>bamboos</w:t>
            </w:r>
          </w:p>
        </w:tc>
        <w:tc>
          <w:tcPr>
            <w:tcW w:w="1191" w:type="dxa"/>
          </w:tcPr>
          <w:p w14:paraId="6DAFDFC8" w14:textId="77777777" w:rsidR="005B6842" w:rsidRPr="00EF393C" w:rsidRDefault="005B6842" w:rsidP="00C45809">
            <w:pPr>
              <w:pStyle w:val="af8"/>
              <w:rPr>
                <w:rFonts w:cs="Times New Roman"/>
              </w:rPr>
            </w:pPr>
            <w:r w:rsidRPr="00EF393C">
              <w:rPr>
                <w:rFonts w:cs="Times New Roman"/>
              </w:rPr>
              <w:lastRenderedPageBreak/>
              <w:t>Generalizat</w:t>
            </w:r>
            <w:r w:rsidRPr="00EF393C">
              <w:rPr>
                <w:rFonts w:cs="Times New Roman"/>
              </w:rPr>
              <w:lastRenderedPageBreak/>
              <w:t>ion</w:t>
            </w:r>
          </w:p>
        </w:tc>
        <w:tc>
          <w:tcPr>
            <w:tcW w:w="1191" w:type="dxa"/>
          </w:tcPr>
          <w:p w14:paraId="0F28EB01" w14:textId="77777777" w:rsidR="005B6842" w:rsidRPr="00EF393C" w:rsidRDefault="005B6842" w:rsidP="00C45809">
            <w:pPr>
              <w:pStyle w:val="af8"/>
              <w:rPr>
                <w:rFonts w:cs="Times New Roman"/>
              </w:rPr>
            </w:pPr>
            <w:r w:rsidRPr="00EF393C">
              <w:rPr>
                <w:rFonts w:cs="Times New Roman"/>
              </w:rPr>
              <w:lastRenderedPageBreak/>
              <w:t>Minimizati</w:t>
            </w:r>
            <w:r w:rsidRPr="00EF393C">
              <w:rPr>
                <w:rFonts w:cs="Times New Roman"/>
              </w:rPr>
              <w:lastRenderedPageBreak/>
              <w:t>on</w:t>
            </w:r>
          </w:p>
        </w:tc>
        <w:tc>
          <w:tcPr>
            <w:tcW w:w="1191" w:type="dxa"/>
          </w:tcPr>
          <w:p w14:paraId="2FCC35D8" w14:textId="77777777" w:rsidR="005B6842" w:rsidRPr="00EF393C" w:rsidRDefault="005B6842" w:rsidP="00C45809">
            <w:pPr>
              <w:pStyle w:val="af8"/>
              <w:rPr>
                <w:rFonts w:cs="Times New Roman"/>
              </w:rPr>
            </w:pPr>
            <w:r w:rsidRPr="00EF393C">
              <w:rPr>
                <w:rFonts w:cs="Times New Roman"/>
              </w:rPr>
              <w:lastRenderedPageBreak/>
              <w:t xml:space="preserve">Established </w:t>
            </w:r>
            <w:r w:rsidRPr="00EF393C">
              <w:rPr>
                <w:rFonts w:cs="Times New Roman"/>
              </w:rPr>
              <w:lastRenderedPageBreak/>
              <w:t>equivalent</w:t>
            </w:r>
          </w:p>
        </w:tc>
        <w:tc>
          <w:tcPr>
            <w:tcW w:w="1191" w:type="dxa"/>
          </w:tcPr>
          <w:p w14:paraId="483A66F3" w14:textId="77777777" w:rsidR="005B6842" w:rsidRPr="00EF393C" w:rsidRDefault="005B6842" w:rsidP="00C45809">
            <w:pPr>
              <w:pStyle w:val="af8"/>
              <w:rPr>
                <w:rFonts w:cs="Times New Roman"/>
              </w:rPr>
            </w:pPr>
            <w:r w:rsidRPr="00EF393C">
              <w:rPr>
                <w:rFonts w:cs="Times New Roman"/>
              </w:rPr>
              <w:lastRenderedPageBreak/>
              <w:t>Minimizati</w:t>
            </w:r>
            <w:r w:rsidRPr="00EF393C">
              <w:rPr>
                <w:rFonts w:cs="Times New Roman"/>
              </w:rPr>
              <w:lastRenderedPageBreak/>
              <w:t>on</w:t>
            </w:r>
          </w:p>
        </w:tc>
      </w:tr>
      <w:tr w:rsidR="00434A7F" w:rsidRPr="005B6842" w14:paraId="6410C163" w14:textId="77777777" w:rsidTr="00434A7F">
        <w:tc>
          <w:tcPr>
            <w:tcW w:w="991" w:type="dxa"/>
          </w:tcPr>
          <w:p w14:paraId="3ADAC7B0" w14:textId="77777777" w:rsidR="005B6842" w:rsidRPr="00EF393C" w:rsidRDefault="005B6842" w:rsidP="00C45809">
            <w:pPr>
              <w:pStyle w:val="af8"/>
              <w:rPr>
                <w:rFonts w:cs="Times New Roman"/>
              </w:rPr>
            </w:pPr>
            <w:r w:rsidRPr="00EF393C">
              <w:rPr>
                <w:rFonts w:cs="Times New Roman" w:hint="eastAsia"/>
              </w:rPr>
              <w:lastRenderedPageBreak/>
              <w:t>雑司ヶ谷</w:t>
            </w:r>
          </w:p>
        </w:tc>
        <w:tc>
          <w:tcPr>
            <w:tcW w:w="1361" w:type="dxa"/>
          </w:tcPr>
          <w:p w14:paraId="762B9076" w14:textId="77777777" w:rsidR="005B6842" w:rsidRPr="00EF393C" w:rsidRDefault="005B6842" w:rsidP="00C45809">
            <w:pPr>
              <w:pStyle w:val="af8"/>
              <w:rPr>
                <w:rFonts w:cs="Times New Roman"/>
              </w:rPr>
            </w:pPr>
            <w:proofErr w:type="spellStart"/>
            <w:r w:rsidRPr="00EF393C">
              <w:rPr>
                <w:rFonts w:cs="Times New Roman"/>
              </w:rPr>
              <w:t>Zoshigaya</w:t>
            </w:r>
            <w:proofErr w:type="spellEnd"/>
          </w:p>
        </w:tc>
        <w:tc>
          <w:tcPr>
            <w:tcW w:w="1361" w:type="dxa"/>
          </w:tcPr>
          <w:p w14:paraId="005203CB" w14:textId="77777777" w:rsidR="005B6842" w:rsidRPr="00EF393C" w:rsidRDefault="005B6842" w:rsidP="00C45809">
            <w:pPr>
              <w:pStyle w:val="af8"/>
              <w:rPr>
                <w:rFonts w:cs="Times New Roman"/>
              </w:rPr>
            </w:pPr>
            <w:proofErr w:type="spellStart"/>
            <w:r w:rsidRPr="00EF393C">
              <w:rPr>
                <w:rFonts w:cs="Times New Roman"/>
              </w:rPr>
              <w:t>Zoshigaya</w:t>
            </w:r>
            <w:proofErr w:type="spellEnd"/>
          </w:p>
        </w:tc>
        <w:tc>
          <w:tcPr>
            <w:tcW w:w="1191" w:type="dxa"/>
          </w:tcPr>
          <w:p w14:paraId="65683F36"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6B4DEADC"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2737E5E5"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267B524B"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5485B497" w14:textId="77777777" w:rsidTr="00434A7F">
        <w:tc>
          <w:tcPr>
            <w:tcW w:w="991" w:type="dxa"/>
          </w:tcPr>
          <w:p w14:paraId="71D7F15E" w14:textId="77777777" w:rsidR="005B6842" w:rsidRPr="00EF393C" w:rsidRDefault="005B6842" w:rsidP="00C45809">
            <w:pPr>
              <w:pStyle w:val="af8"/>
              <w:rPr>
                <w:rFonts w:cs="Times New Roman"/>
              </w:rPr>
            </w:pPr>
            <w:r w:rsidRPr="00EF393C">
              <w:rPr>
                <w:rFonts w:cs="Times New Roman" w:hint="eastAsia"/>
              </w:rPr>
              <w:t>お気の毒</w:t>
            </w:r>
          </w:p>
        </w:tc>
        <w:tc>
          <w:tcPr>
            <w:tcW w:w="1361" w:type="dxa"/>
          </w:tcPr>
          <w:p w14:paraId="04538D67" w14:textId="77777777" w:rsidR="005B6842" w:rsidRPr="00EF393C" w:rsidRDefault="005B6842" w:rsidP="00C45809">
            <w:pPr>
              <w:pStyle w:val="af8"/>
              <w:rPr>
                <w:rFonts w:cs="Times New Roman"/>
              </w:rPr>
            </w:pPr>
            <w:r w:rsidRPr="00EF393C">
              <w:rPr>
                <w:rFonts w:cs="Times New Roman"/>
              </w:rPr>
              <w:t>sorry for you</w:t>
            </w:r>
          </w:p>
        </w:tc>
        <w:tc>
          <w:tcPr>
            <w:tcW w:w="1361" w:type="dxa"/>
          </w:tcPr>
          <w:p w14:paraId="14644B6A" w14:textId="77777777" w:rsidR="005B6842" w:rsidRPr="00EF393C" w:rsidRDefault="005B6842" w:rsidP="00C45809">
            <w:pPr>
              <w:pStyle w:val="af8"/>
              <w:rPr>
                <w:rFonts w:cs="Times New Roman"/>
              </w:rPr>
            </w:pPr>
            <w:r w:rsidRPr="00EF393C">
              <w:rPr>
                <w:rFonts w:cs="Times New Roman"/>
              </w:rPr>
              <w:t>sorry for you</w:t>
            </w:r>
          </w:p>
        </w:tc>
        <w:tc>
          <w:tcPr>
            <w:tcW w:w="1191" w:type="dxa"/>
          </w:tcPr>
          <w:p w14:paraId="66ADCE50"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4D0C4BB"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8180277"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C236279"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18308B4" w14:textId="77777777" w:rsidTr="00434A7F">
        <w:tc>
          <w:tcPr>
            <w:tcW w:w="991" w:type="dxa"/>
          </w:tcPr>
          <w:p w14:paraId="286DEFA1" w14:textId="77777777" w:rsidR="005B6842" w:rsidRPr="00EF393C" w:rsidRDefault="005B6842" w:rsidP="00C45809">
            <w:pPr>
              <w:pStyle w:val="af8"/>
              <w:rPr>
                <w:rFonts w:cs="Times New Roman"/>
              </w:rPr>
            </w:pPr>
            <w:r w:rsidRPr="00EF393C">
              <w:rPr>
                <w:rFonts w:cs="Times New Roman" w:hint="eastAsia"/>
              </w:rPr>
              <w:t>気の毒</w:t>
            </w:r>
          </w:p>
        </w:tc>
        <w:tc>
          <w:tcPr>
            <w:tcW w:w="1361" w:type="dxa"/>
          </w:tcPr>
          <w:p w14:paraId="1C8EC71C" w14:textId="77777777" w:rsidR="005B6842" w:rsidRPr="00EF393C" w:rsidRDefault="005B6842" w:rsidP="00C45809">
            <w:pPr>
              <w:pStyle w:val="af8"/>
              <w:rPr>
                <w:rFonts w:cs="Times New Roman"/>
              </w:rPr>
            </w:pPr>
            <w:r w:rsidRPr="00EF393C">
              <w:rPr>
                <w:rFonts w:cs="Times New Roman"/>
              </w:rPr>
              <w:t>hesitate to say so</w:t>
            </w:r>
          </w:p>
        </w:tc>
        <w:tc>
          <w:tcPr>
            <w:tcW w:w="1361" w:type="dxa"/>
          </w:tcPr>
          <w:p w14:paraId="2C794BEC" w14:textId="77777777" w:rsidR="005B6842" w:rsidRPr="00EF393C" w:rsidRDefault="005B6842" w:rsidP="00C45809">
            <w:pPr>
              <w:pStyle w:val="af8"/>
              <w:rPr>
                <w:rFonts w:cs="Times New Roman"/>
              </w:rPr>
            </w:pPr>
            <w:r w:rsidRPr="00EF393C">
              <w:rPr>
                <w:rFonts w:cs="Times New Roman"/>
              </w:rPr>
              <w:t>I deserve your sympathy</w:t>
            </w:r>
          </w:p>
        </w:tc>
        <w:tc>
          <w:tcPr>
            <w:tcW w:w="1191" w:type="dxa"/>
          </w:tcPr>
          <w:p w14:paraId="446272E7"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0FDEDD6A"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3E0E8A5"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164A0A8A"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A64B3C9" w14:textId="77777777" w:rsidTr="00434A7F">
        <w:tc>
          <w:tcPr>
            <w:tcW w:w="991" w:type="dxa"/>
          </w:tcPr>
          <w:p w14:paraId="0AF1C08E" w14:textId="77777777" w:rsidR="005B6842" w:rsidRPr="00EF393C" w:rsidRDefault="005B6842" w:rsidP="00C45809">
            <w:pPr>
              <w:pStyle w:val="af8"/>
              <w:rPr>
                <w:rFonts w:cs="Times New Roman"/>
              </w:rPr>
            </w:pPr>
            <w:r w:rsidRPr="00EF393C">
              <w:rPr>
                <w:rFonts w:cs="Times New Roman" w:hint="eastAsia"/>
              </w:rPr>
              <w:t>椿の花</w:t>
            </w:r>
          </w:p>
        </w:tc>
        <w:tc>
          <w:tcPr>
            <w:tcW w:w="1361" w:type="dxa"/>
          </w:tcPr>
          <w:p w14:paraId="7774AEEC" w14:textId="77777777" w:rsidR="005B6842" w:rsidRPr="00EF393C" w:rsidRDefault="005B6842" w:rsidP="00C45809">
            <w:pPr>
              <w:pStyle w:val="af8"/>
              <w:rPr>
                <w:rFonts w:cs="Times New Roman"/>
              </w:rPr>
            </w:pPr>
            <w:r w:rsidRPr="00EF393C">
              <w:rPr>
                <w:rFonts w:cs="Times New Roman"/>
              </w:rPr>
              <w:t>camellias</w:t>
            </w:r>
          </w:p>
        </w:tc>
        <w:tc>
          <w:tcPr>
            <w:tcW w:w="1361" w:type="dxa"/>
          </w:tcPr>
          <w:p w14:paraId="52677B6F" w14:textId="77777777" w:rsidR="005B6842" w:rsidRPr="00EF393C" w:rsidRDefault="005B6842" w:rsidP="00C45809">
            <w:pPr>
              <w:pStyle w:val="af8"/>
              <w:rPr>
                <w:rFonts w:cs="Times New Roman"/>
              </w:rPr>
            </w:pPr>
            <w:r w:rsidRPr="00EF393C">
              <w:rPr>
                <w:rFonts w:cs="Times New Roman"/>
              </w:rPr>
              <w:t>camellias</w:t>
            </w:r>
          </w:p>
        </w:tc>
        <w:tc>
          <w:tcPr>
            <w:tcW w:w="1191" w:type="dxa"/>
          </w:tcPr>
          <w:p w14:paraId="66F73A26"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57EA211"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61C2CFB"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1F68BFA"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786B08EA" w14:textId="77777777" w:rsidTr="00434A7F">
        <w:tc>
          <w:tcPr>
            <w:tcW w:w="991" w:type="dxa"/>
          </w:tcPr>
          <w:p w14:paraId="4452082D" w14:textId="77777777" w:rsidR="005B6842" w:rsidRPr="00EF393C" w:rsidRDefault="005B6842" w:rsidP="00C45809">
            <w:pPr>
              <w:pStyle w:val="af8"/>
              <w:rPr>
                <w:rFonts w:cs="Times New Roman"/>
              </w:rPr>
            </w:pPr>
            <w:r w:rsidRPr="00EF393C">
              <w:rPr>
                <w:rFonts w:cs="Times New Roman" w:hint="eastAsia"/>
              </w:rPr>
              <w:t>座敷</w:t>
            </w:r>
          </w:p>
        </w:tc>
        <w:tc>
          <w:tcPr>
            <w:tcW w:w="1361" w:type="dxa"/>
          </w:tcPr>
          <w:p w14:paraId="1A107E3E" w14:textId="77777777" w:rsidR="005B6842" w:rsidRPr="00EF393C" w:rsidRDefault="005B6842" w:rsidP="00C45809">
            <w:pPr>
              <w:pStyle w:val="af8"/>
              <w:rPr>
                <w:rFonts w:cs="Times New Roman"/>
              </w:rPr>
            </w:pPr>
            <w:r w:rsidRPr="00EF393C">
              <w:rPr>
                <w:rFonts w:cs="Times New Roman"/>
              </w:rPr>
              <w:t>drawing-room</w:t>
            </w:r>
          </w:p>
        </w:tc>
        <w:tc>
          <w:tcPr>
            <w:tcW w:w="1361" w:type="dxa"/>
          </w:tcPr>
          <w:p w14:paraId="05C7C67A" w14:textId="77777777" w:rsidR="005B6842" w:rsidRPr="00EF393C" w:rsidRDefault="005B6842" w:rsidP="00C45809">
            <w:pPr>
              <w:pStyle w:val="af8"/>
              <w:rPr>
                <w:rFonts w:cs="Times New Roman"/>
              </w:rPr>
            </w:pPr>
            <w:r w:rsidRPr="00EF393C">
              <w:rPr>
                <w:rFonts w:cs="Times New Roman"/>
              </w:rPr>
              <w:t>his room</w:t>
            </w:r>
          </w:p>
        </w:tc>
        <w:tc>
          <w:tcPr>
            <w:tcW w:w="1191" w:type="dxa"/>
          </w:tcPr>
          <w:p w14:paraId="5C15E167"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E751744"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D0A664A"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130315E1"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29FCDC5F" w14:textId="77777777" w:rsidTr="00434A7F">
        <w:tc>
          <w:tcPr>
            <w:tcW w:w="991" w:type="dxa"/>
          </w:tcPr>
          <w:p w14:paraId="3D41F158" w14:textId="77777777" w:rsidR="005B6842" w:rsidRPr="00EF393C" w:rsidRDefault="005B6842" w:rsidP="00C45809">
            <w:pPr>
              <w:pStyle w:val="af8"/>
              <w:rPr>
                <w:rFonts w:cs="Times New Roman"/>
              </w:rPr>
            </w:pPr>
            <w:r w:rsidRPr="00EF393C">
              <w:rPr>
                <w:rFonts w:cs="Times New Roman" w:hint="eastAsia"/>
              </w:rPr>
              <w:t>生垣</w:t>
            </w:r>
          </w:p>
        </w:tc>
        <w:tc>
          <w:tcPr>
            <w:tcW w:w="1361" w:type="dxa"/>
          </w:tcPr>
          <w:p w14:paraId="25D48C05" w14:textId="77777777" w:rsidR="005B6842" w:rsidRPr="00EF393C" w:rsidRDefault="005B6842" w:rsidP="00C45809">
            <w:pPr>
              <w:pStyle w:val="af8"/>
              <w:rPr>
                <w:rFonts w:cs="Times New Roman"/>
              </w:rPr>
            </w:pPr>
            <w:r w:rsidRPr="00EF393C">
              <w:rPr>
                <w:rFonts w:cs="Times New Roman"/>
              </w:rPr>
              <w:t>hedge</w:t>
            </w:r>
          </w:p>
        </w:tc>
        <w:tc>
          <w:tcPr>
            <w:tcW w:w="1361" w:type="dxa"/>
          </w:tcPr>
          <w:p w14:paraId="660C677E" w14:textId="77777777" w:rsidR="005B6842" w:rsidRPr="00EF393C" w:rsidRDefault="005B6842" w:rsidP="00C45809">
            <w:pPr>
              <w:pStyle w:val="af8"/>
              <w:rPr>
                <w:rFonts w:cs="Times New Roman"/>
              </w:rPr>
            </w:pPr>
            <w:r w:rsidRPr="00EF393C">
              <w:rPr>
                <w:rFonts w:cs="Times New Roman"/>
              </w:rPr>
              <w:t>hedge</w:t>
            </w:r>
          </w:p>
        </w:tc>
        <w:tc>
          <w:tcPr>
            <w:tcW w:w="1191" w:type="dxa"/>
          </w:tcPr>
          <w:p w14:paraId="04EB3826"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ED5C872"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A77918E"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817F41D"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F56669F" w14:textId="77777777" w:rsidTr="00434A7F">
        <w:tc>
          <w:tcPr>
            <w:tcW w:w="991" w:type="dxa"/>
          </w:tcPr>
          <w:p w14:paraId="649EE833" w14:textId="77777777" w:rsidR="005B6842" w:rsidRPr="00EF393C" w:rsidRDefault="005B6842" w:rsidP="00C45809">
            <w:pPr>
              <w:pStyle w:val="af8"/>
              <w:rPr>
                <w:rFonts w:cs="Times New Roman"/>
              </w:rPr>
            </w:pPr>
            <w:r w:rsidRPr="00EF393C">
              <w:rPr>
                <w:rFonts w:cs="Times New Roman" w:hint="eastAsia"/>
              </w:rPr>
              <w:t>金魚売り</w:t>
            </w:r>
          </w:p>
        </w:tc>
        <w:tc>
          <w:tcPr>
            <w:tcW w:w="1361" w:type="dxa"/>
          </w:tcPr>
          <w:p w14:paraId="3F3ED581" w14:textId="77777777" w:rsidR="005B6842" w:rsidRPr="00EF393C" w:rsidRDefault="005B6842" w:rsidP="00C45809">
            <w:pPr>
              <w:pStyle w:val="af8"/>
              <w:rPr>
                <w:rFonts w:cs="Times New Roman"/>
              </w:rPr>
            </w:pPr>
            <w:r w:rsidRPr="00EF393C">
              <w:rPr>
                <w:rFonts w:cs="Times New Roman"/>
              </w:rPr>
              <w:t>goldfish vendor</w:t>
            </w:r>
          </w:p>
        </w:tc>
        <w:tc>
          <w:tcPr>
            <w:tcW w:w="1361" w:type="dxa"/>
          </w:tcPr>
          <w:p w14:paraId="68917BB2" w14:textId="77777777" w:rsidR="005B6842" w:rsidRPr="00EF393C" w:rsidRDefault="005B6842" w:rsidP="00C45809">
            <w:pPr>
              <w:pStyle w:val="af8"/>
              <w:rPr>
                <w:rFonts w:cs="Times New Roman"/>
              </w:rPr>
            </w:pPr>
            <w:r w:rsidRPr="00EF393C">
              <w:rPr>
                <w:rFonts w:cs="Times New Roman"/>
              </w:rPr>
              <w:t>goldfish vendor</w:t>
            </w:r>
          </w:p>
        </w:tc>
        <w:tc>
          <w:tcPr>
            <w:tcW w:w="1191" w:type="dxa"/>
          </w:tcPr>
          <w:p w14:paraId="30434098"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1F11D466"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A0E03FB"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56BB6D21"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1061935" w14:textId="77777777" w:rsidTr="00434A7F">
        <w:tc>
          <w:tcPr>
            <w:tcW w:w="991" w:type="dxa"/>
          </w:tcPr>
          <w:p w14:paraId="60ABE795" w14:textId="77777777" w:rsidR="005B6842" w:rsidRPr="00EF393C" w:rsidRDefault="005B6842" w:rsidP="00C45809">
            <w:pPr>
              <w:pStyle w:val="af8"/>
              <w:rPr>
                <w:rFonts w:cs="Times New Roman"/>
              </w:rPr>
            </w:pPr>
            <w:r w:rsidRPr="00EF393C">
              <w:rPr>
                <w:rFonts w:cs="Times New Roman" w:hint="eastAsia"/>
              </w:rPr>
              <w:t>針仕事</w:t>
            </w:r>
          </w:p>
        </w:tc>
        <w:tc>
          <w:tcPr>
            <w:tcW w:w="1361" w:type="dxa"/>
          </w:tcPr>
          <w:p w14:paraId="3DE028DA" w14:textId="77777777" w:rsidR="005B6842" w:rsidRPr="00EF393C" w:rsidRDefault="005B6842" w:rsidP="00C45809">
            <w:pPr>
              <w:pStyle w:val="af8"/>
              <w:rPr>
                <w:rFonts w:cs="Times New Roman"/>
              </w:rPr>
            </w:pPr>
            <w:r w:rsidRPr="00EF393C">
              <w:rPr>
                <w:rFonts w:cs="Times New Roman"/>
              </w:rPr>
              <w:t>needle-work or some other feminine task</w:t>
            </w:r>
          </w:p>
        </w:tc>
        <w:tc>
          <w:tcPr>
            <w:tcW w:w="1361" w:type="dxa"/>
          </w:tcPr>
          <w:p w14:paraId="5B8C1859" w14:textId="77777777" w:rsidR="005B6842" w:rsidRPr="00EF393C" w:rsidRDefault="005B6842" w:rsidP="00C45809">
            <w:pPr>
              <w:pStyle w:val="af8"/>
              <w:rPr>
                <w:rFonts w:cs="Times New Roman"/>
              </w:rPr>
            </w:pPr>
            <w:r w:rsidRPr="00EF393C">
              <w:rPr>
                <w:rFonts w:cs="Times New Roman"/>
              </w:rPr>
              <w:t>sewing</w:t>
            </w:r>
          </w:p>
        </w:tc>
        <w:tc>
          <w:tcPr>
            <w:tcW w:w="1191" w:type="dxa"/>
          </w:tcPr>
          <w:p w14:paraId="288EF06A"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0EA9E36F"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2686D365"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D689AC4"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518BD5F" w14:textId="77777777" w:rsidTr="00434A7F">
        <w:tc>
          <w:tcPr>
            <w:tcW w:w="991" w:type="dxa"/>
          </w:tcPr>
          <w:p w14:paraId="7201F572" w14:textId="77777777" w:rsidR="005B6842" w:rsidRPr="00EF393C" w:rsidRDefault="005B6842" w:rsidP="00C45809">
            <w:pPr>
              <w:pStyle w:val="af8"/>
              <w:rPr>
                <w:rFonts w:cs="Times New Roman"/>
              </w:rPr>
            </w:pPr>
            <w:r w:rsidRPr="00EF393C">
              <w:rPr>
                <w:rFonts w:cs="Times New Roman" w:hint="eastAsia"/>
              </w:rPr>
              <w:t>襖の陰で</w:t>
            </w:r>
          </w:p>
        </w:tc>
        <w:tc>
          <w:tcPr>
            <w:tcW w:w="1361" w:type="dxa"/>
          </w:tcPr>
          <w:p w14:paraId="50320588" w14:textId="77777777" w:rsidR="005B6842" w:rsidRPr="00EF393C" w:rsidRDefault="005B6842" w:rsidP="00C45809">
            <w:pPr>
              <w:pStyle w:val="af8"/>
              <w:rPr>
                <w:rFonts w:cs="Times New Roman"/>
              </w:rPr>
            </w:pPr>
            <w:r w:rsidRPr="00EF393C">
              <w:rPr>
                <w:rFonts w:cs="Times New Roman"/>
              </w:rPr>
              <w:t>behind the sliding-doors</w:t>
            </w:r>
          </w:p>
        </w:tc>
        <w:tc>
          <w:tcPr>
            <w:tcW w:w="1361" w:type="dxa"/>
          </w:tcPr>
          <w:p w14:paraId="2A0B1AA2" w14:textId="77777777" w:rsidR="005B6842" w:rsidRPr="00EF393C" w:rsidRDefault="005B6842" w:rsidP="00C45809">
            <w:pPr>
              <w:pStyle w:val="af8"/>
              <w:rPr>
                <w:rFonts w:cs="Times New Roman"/>
              </w:rPr>
            </w:pPr>
            <w:r w:rsidRPr="00EF393C">
              <w:rPr>
                <w:rFonts w:cs="Times New Roman"/>
              </w:rPr>
              <w:t>behind the door</w:t>
            </w:r>
          </w:p>
        </w:tc>
        <w:tc>
          <w:tcPr>
            <w:tcW w:w="1191" w:type="dxa"/>
          </w:tcPr>
          <w:p w14:paraId="070985BB"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135C1859"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F1ED7C3"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D482DFA"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704AE846" w14:textId="77777777" w:rsidTr="00434A7F">
        <w:tc>
          <w:tcPr>
            <w:tcW w:w="991" w:type="dxa"/>
          </w:tcPr>
          <w:p w14:paraId="21258835" w14:textId="77777777" w:rsidR="005B6842" w:rsidRPr="00EF393C" w:rsidRDefault="005B6842" w:rsidP="00C45809">
            <w:pPr>
              <w:pStyle w:val="af8"/>
              <w:rPr>
                <w:rFonts w:cs="Times New Roman"/>
              </w:rPr>
            </w:pPr>
            <w:r w:rsidRPr="00EF393C">
              <w:rPr>
                <w:rFonts w:cs="Times New Roman" w:hint="eastAsia"/>
              </w:rPr>
              <w:t>秋</w:t>
            </w:r>
          </w:p>
        </w:tc>
        <w:tc>
          <w:tcPr>
            <w:tcW w:w="1361" w:type="dxa"/>
          </w:tcPr>
          <w:p w14:paraId="37E7108D" w14:textId="77777777" w:rsidR="005B6842" w:rsidRPr="00EF393C" w:rsidRDefault="005B6842" w:rsidP="00C45809">
            <w:pPr>
              <w:pStyle w:val="af8"/>
              <w:rPr>
                <w:rFonts w:cs="Times New Roman"/>
              </w:rPr>
            </w:pPr>
            <w:r w:rsidRPr="00EF393C">
              <w:rPr>
                <w:rFonts w:cs="Times New Roman"/>
              </w:rPr>
              <w:t>autumn</w:t>
            </w:r>
          </w:p>
        </w:tc>
        <w:tc>
          <w:tcPr>
            <w:tcW w:w="1361" w:type="dxa"/>
          </w:tcPr>
          <w:p w14:paraId="3672CD03" w14:textId="77777777" w:rsidR="005B6842" w:rsidRPr="00EF393C" w:rsidRDefault="005B6842" w:rsidP="00C45809">
            <w:pPr>
              <w:pStyle w:val="af8"/>
              <w:rPr>
                <w:rFonts w:cs="Times New Roman"/>
              </w:rPr>
            </w:pPr>
            <w:r w:rsidRPr="00EF393C">
              <w:rPr>
                <w:rFonts w:cs="Times New Roman"/>
              </w:rPr>
              <w:t>the time of the year</w:t>
            </w:r>
          </w:p>
        </w:tc>
        <w:tc>
          <w:tcPr>
            <w:tcW w:w="1191" w:type="dxa"/>
          </w:tcPr>
          <w:p w14:paraId="6D2FB31F"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9F78D98"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8FFD843"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5A184639"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7BEC2E72" w14:textId="77777777" w:rsidTr="00434A7F">
        <w:tc>
          <w:tcPr>
            <w:tcW w:w="991" w:type="dxa"/>
          </w:tcPr>
          <w:p w14:paraId="04BDB108" w14:textId="77777777" w:rsidR="005B6842" w:rsidRPr="00EF393C" w:rsidRDefault="005B6842" w:rsidP="00C45809">
            <w:pPr>
              <w:pStyle w:val="af8"/>
              <w:rPr>
                <w:rFonts w:cs="Times New Roman"/>
              </w:rPr>
            </w:pPr>
            <w:r w:rsidRPr="00EF393C">
              <w:rPr>
                <w:rFonts w:cs="Times New Roman" w:hint="eastAsia"/>
              </w:rPr>
              <w:t>肌寒い</w:t>
            </w:r>
          </w:p>
        </w:tc>
        <w:tc>
          <w:tcPr>
            <w:tcW w:w="1361" w:type="dxa"/>
          </w:tcPr>
          <w:p w14:paraId="7C3D2D16" w14:textId="77777777" w:rsidR="005B6842" w:rsidRPr="00EF393C" w:rsidRDefault="005B6842" w:rsidP="00C45809">
            <w:pPr>
              <w:pStyle w:val="af8"/>
              <w:rPr>
                <w:rFonts w:cs="Times New Roman"/>
              </w:rPr>
            </w:pPr>
            <w:r w:rsidRPr="00EF393C">
              <w:rPr>
                <w:rFonts w:cs="Times New Roman"/>
              </w:rPr>
              <w:t>chilly</w:t>
            </w:r>
          </w:p>
        </w:tc>
        <w:tc>
          <w:tcPr>
            <w:tcW w:w="1361" w:type="dxa"/>
          </w:tcPr>
          <w:p w14:paraId="51F79323" w14:textId="77777777" w:rsidR="005B6842" w:rsidRPr="00EF393C" w:rsidRDefault="005B6842" w:rsidP="00C45809">
            <w:pPr>
              <w:pStyle w:val="af8"/>
              <w:rPr>
                <w:rFonts w:cs="Times New Roman"/>
              </w:rPr>
            </w:pPr>
            <w:r w:rsidRPr="00EF393C">
              <w:rPr>
                <w:rFonts w:cs="Times New Roman"/>
              </w:rPr>
              <w:t>なし</w:t>
            </w:r>
          </w:p>
        </w:tc>
        <w:tc>
          <w:tcPr>
            <w:tcW w:w="1191" w:type="dxa"/>
          </w:tcPr>
          <w:p w14:paraId="21D48028"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70453B38"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AFDD87E"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67672B12" w14:textId="77777777" w:rsidR="005B6842" w:rsidRPr="00EF393C" w:rsidRDefault="005B6842" w:rsidP="00C45809">
            <w:pPr>
              <w:pStyle w:val="af8"/>
              <w:rPr>
                <w:rFonts w:cs="Times New Roman"/>
              </w:rPr>
            </w:pPr>
            <w:r w:rsidRPr="00EF393C">
              <w:rPr>
                <w:rFonts w:cs="Times New Roman"/>
              </w:rPr>
              <w:t>Denial</w:t>
            </w:r>
          </w:p>
        </w:tc>
      </w:tr>
      <w:tr w:rsidR="00434A7F" w:rsidRPr="005B6842" w14:paraId="57DA724B" w14:textId="77777777" w:rsidTr="00434A7F">
        <w:tc>
          <w:tcPr>
            <w:tcW w:w="991" w:type="dxa"/>
          </w:tcPr>
          <w:p w14:paraId="2EBED49C" w14:textId="77777777" w:rsidR="005B6842" w:rsidRPr="00EF393C" w:rsidRDefault="005B6842" w:rsidP="00C45809">
            <w:pPr>
              <w:pStyle w:val="af8"/>
              <w:rPr>
                <w:rFonts w:cs="Times New Roman"/>
              </w:rPr>
            </w:pPr>
            <w:r w:rsidRPr="00EF393C">
              <w:rPr>
                <w:rFonts w:cs="Times New Roman" w:hint="eastAsia"/>
              </w:rPr>
              <w:t>煙草を飲む</w:t>
            </w:r>
          </w:p>
        </w:tc>
        <w:tc>
          <w:tcPr>
            <w:tcW w:w="1361" w:type="dxa"/>
          </w:tcPr>
          <w:p w14:paraId="69EF2EA0" w14:textId="77777777" w:rsidR="005B6842" w:rsidRPr="00EF393C" w:rsidRDefault="005B6842" w:rsidP="00C45809">
            <w:pPr>
              <w:pStyle w:val="af8"/>
              <w:rPr>
                <w:rFonts w:cs="Times New Roman"/>
              </w:rPr>
            </w:pPr>
            <w:r w:rsidRPr="00EF393C">
              <w:rPr>
                <w:rFonts w:cs="Times New Roman"/>
              </w:rPr>
              <w:t>smoking</w:t>
            </w:r>
          </w:p>
        </w:tc>
        <w:tc>
          <w:tcPr>
            <w:tcW w:w="1361" w:type="dxa"/>
          </w:tcPr>
          <w:p w14:paraId="17DC94AE" w14:textId="77777777" w:rsidR="005B6842" w:rsidRPr="00EF393C" w:rsidRDefault="005B6842" w:rsidP="00C45809">
            <w:pPr>
              <w:pStyle w:val="af8"/>
              <w:rPr>
                <w:rFonts w:cs="Times New Roman"/>
              </w:rPr>
            </w:pPr>
            <w:r w:rsidRPr="00EF393C">
              <w:rPr>
                <w:rFonts w:cs="Times New Roman"/>
              </w:rPr>
              <w:t>to smoke</w:t>
            </w:r>
          </w:p>
        </w:tc>
        <w:tc>
          <w:tcPr>
            <w:tcW w:w="1191" w:type="dxa"/>
          </w:tcPr>
          <w:p w14:paraId="0440A7EA"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3F76612C"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3B7AB26C"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D1BA01D"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3784602" w14:textId="77777777" w:rsidTr="00434A7F">
        <w:tc>
          <w:tcPr>
            <w:tcW w:w="991" w:type="dxa"/>
          </w:tcPr>
          <w:p w14:paraId="725F8787" w14:textId="77777777" w:rsidR="005B6842" w:rsidRPr="00EF393C" w:rsidRDefault="005B6842" w:rsidP="00C45809">
            <w:pPr>
              <w:pStyle w:val="af8"/>
              <w:rPr>
                <w:rFonts w:cs="Times New Roman"/>
              </w:rPr>
            </w:pPr>
            <w:r w:rsidRPr="00EF393C">
              <w:rPr>
                <w:rFonts w:cs="Times New Roman" w:hint="eastAsia"/>
              </w:rPr>
              <w:t>茶の間</w:t>
            </w:r>
          </w:p>
        </w:tc>
        <w:tc>
          <w:tcPr>
            <w:tcW w:w="1361" w:type="dxa"/>
          </w:tcPr>
          <w:p w14:paraId="55DF2F8A" w14:textId="77777777" w:rsidR="005B6842" w:rsidRPr="00EF393C" w:rsidRDefault="005B6842" w:rsidP="00C45809">
            <w:pPr>
              <w:pStyle w:val="af8"/>
              <w:rPr>
                <w:rFonts w:cs="Times New Roman"/>
              </w:rPr>
            </w:pPr>
            <w:r w:rsidRPr="00EF393C">
              <w:rPr>
                <w:rFonts w:cs="Times New Roman"/>
              </w:rPr>
              <w:t>sitting-room</w:t>
            </w:r>
          </w:p>
        </w:tc>
        <w:tc>
          <w:tcPr>
            <w:tcW w:w="1361" w:type="dxa"/>
          </w:tcPr>
          <w:p w14:paraId="6E2FB7BE" w14:textId="77777777" w:rsidR="005B6842" w:rsidRPr="00EF393C" w:rsidRDefault="005B6842" w:rsidP="00C45809">
            <w:pPr>
              <w:pStyle w:val="af8"/>
              <w:rPr>
                <w:rFonts w:cs="Times New Roman"/>
              </w:rPr>
            </w:pPr>
            <w:r w:rsidRPr="00EF393C">
              <w:rPr>
                <w:rFonts w:cs="Times New Roman"/>
              </w:rPr>
              <w:t>morning room</w:t>
            </w:r>
          </w:p>
        </w:tc>
        <w:tc>
          <w:tcPr>
            <w:tcW w:w="1191" w:type="dxa"/>
          </w:tcPr>
          <w:p w14:paraId="37A8E278"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504E58A"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7E6D81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DFBE476"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9353767" w14:textId="77777777" w:rsidTr="00434A7F">
        <w:tc>
          <w:tcPr>
            <w:tcW w:w="991" w:type="dxa"/>
          </w:tcPr>
          <w:p w14:paraId="3822649D" w14:textId="77777777" w:rsidR="005B6842" w:rsidRPr="00EF393C" w:rsidRDefault="005B6842" w:rsidP="00C45809">
            <w:pPr>
              <w:pStyle w:val="af8"/>
              <w:rPr>
                <w:rFonts w:cs="Times New Roman"/>
              </w:rPr>
            </w:pPr>
            <w:r w:rsidRPr="00EF393C">
              <w:rPr>
                <w:rFonts w:cs="Times New Roman" w:hint="eastAsia"/>
              </w:rPr>
              <w:t>下女</w:t>
            </w:r>
          </w:p>
        </w:tc>
        <w:tc>
          <w:tcPr>
            <w:tcW w:w="1361" w:type="dxa"/>
          </w:tcPr>
          <w:p w14:paraId="1A7AA31E" w14:textId="77777777" w:rsidR="005B6842" w:rsidRPr="00EF393C" w:rsidRDefault="005B6842" w:rsidP="00C45809">
            <w:pPr>
              <w:pStyle w:val="af8"/>
              <w:rPr>
                <w:rFonts w:cs="Times New Roman"/>
              </w:rPr>
            </w:pPr>
            <w:r w:rsidRPr="00EF393C">
              <w:rPr>
                <w:rFonts w:cs="Times New Roman"/>
              </w:rPr>
              <w:t>maid</w:t>
            </w:r>
          </w:p>
        </w:tc>
        <w:tc>
          <w:tcPr>
            <w:tcW w:w="1361" w:type="dxa"/>
          </w:tcPr>
          <w:p w14:paraId="6DD085B2" w14:textId="77777777" w:rsidR="005B6842" w:rsidRPr="00EF393C" w:rsidRDefault="005B6842" w:rsidP="00C45809">
            <w:pPr>
              <w:pStyle w:val="af8"/>
              <w:rPr>
                <w:rFonts w:cs="Times New Roman"/>
              </w:rPr>
            </w:pPr>
            <w:r w:rsidRPr="00EF393C">
              <w:rPr>
                <w:rFonts w:cs="Times New Roman"/>
              </w:rPr>
              <w:t>maid</w:t>
            </w:r>
          </w:p>
        </w:tc>
        <w:tc>
          <w:tcPr>
            <w:tcW w:w="1191" w:type="dxa"/>
          </w:tcPr>
          <w:p w14:paraId="73A5E8A9"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EDB83EB"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660B733"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760D76C"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4211436" w14:textId="77777777" w:rsidTr="00434A7F">
        <w:tc>
          <w:tcPr>
            <w:tcW w:w="991" w:type="dxa"/>
          </w:tcPr>
          <w:p w14:paraId="399B5D35" w14:textId="77777777" w:rsidR="005B6842" w:rsidRPr="00EF393C" w:rsidRDefault="005B6842" w:rsidP="00C45809">
            <w:pPr>
              <w:pStyle w:val="af8"/>
              <w:rPr>
                <w:rFonts w:cs="Times New Roman"/>
              </w:rPr>
            </w:pPr>
            <w:r w:rsidRPr="00EF393C">
              <w:rPr>
                <w:rFonts w:cs="Times New Roman" w:hint="eastAsia"/>
              </w:rPr>
              <w:t>鹿爪らしく</w:t>
            </w:r>
          </w:p>
        </w:tc>
        <w:tc>
          <w:tcPr>
            <w:tcW w:w="1361" w:type="dxa"/>
          </w:tcPr>
          <w:p w14:paraId="18539E96" w14:textId="77777777" w:rsidR="005B6842" w:rsidRPr="00EF393C" w:rsidRDefault="005B6842" w:rsidP="00C45809">
            <w:pPr>
              <w:pStyle w:val="af8"/>
              <w:rPr>
                <w:rFonts w:cs="Times New Roman"/>
              </w:rPr>
            </w:pPr>
            <w:r w:rsidRPr="00EF393C">
              <w:rPr>
                <w:rFonts w:cs="Times New Roman"/>
              </w:rPr>
              <w:t>formally</w:t>
            </w:r>
          </w:p>
        </w:tc>
        <w:tc>
          <w:tcPr>
            <w:tcW w:w="1361" w:type="dxa"/>
          </w:tcPr>
          <w:p w14:paraId="5AF79C49" w14:textId="77777777" w:rsidR="005B6842" w:rsidRPr="00EF393C" w:rsidRDefault="005B6842" w:rsidP="00C45809">
            <w:pPr>
              <w:pStyle w:val="af8"/>
              <w:rPr>
                <w:rFonts w:cs="Times New Roman"/>
              </w:rPr>
            </w:pPr>
            <w:r w:rsidRPr="00EF393C">
              <w:rPr>
                <w:rFonts w:cs="Times New Roman"/>
              </w:rPr>
              <w:t>stiff and serious</w:t>
            </w:r>
          </w:p>
        </w:tc>
        <w:tc>
          <w:tcPr>
            <w:tcW w:w="1191" w:type="dxa"/>
          </w:tcPr>
          <w:p w14:paraId="68337469"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905BC75"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C1BA5F4"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BBA4621"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D8612FA" w14:textId="77777777" w:rsidTr="00434A7F">
        <w:tc>
          <w:tcPr>
            <w:tcW w:w="991" w:type="dxa"/>
          </w:tcPr>
          <w:p w14:paraId="14114C9D" w14:textId="77777777" w:rsidR="005B6842" w:rsidRPr="00EF393C" w:rsidRDefault="005B6842" w:rsidP="00C45809">
            <w:pPr>
              <w:pStyle w:val="af8"/>
              <w:rPr>
                <w:rFonts w:cs="Times New Roman"/>
              </w:rPr>
            </w:pPr>
            <w:r w:rsidRPr="00EF393C">
              <w:rPr>
                <w:rFonts w:cs="Times New Roman" w:hint="eastAsia"/>
              </w:rPr>
              <w:t>長火鉢</w:t>
            </w:r>
          </w:p>
        </w:tc>
        <w:tc>
          <w:tcPr>
            <w:tcW w:w="1361" w:type="dxa"/>
          </w:tcPr>
          <w:p w14:paraId="76B4D336" w14:textId="77777777" w:rsidR="005B6842" w:rsidRPr="00EF393C" w:rsidRDefault="005B6842" w:rsidP="00C45809">
            <w:pPr>
              <w:pStyle w:val="af8"/>
              <w:rPr>
                <w:rFonts w:cs="Times New Roman"/>
              </w:rPr>
            </w:pPr>
            <w:r w:rsidRPr="00EF393C">
              <w:rPr>
                <w:rFonts w:cs="Times New Roman"/>
              </w:rPr>
              <w:t>oblong brazier</w:t>
            </w:r>
          </w:p>
        </w:tc>
        <w:tc>
          <w:tcPr>
            <w:tcW w:w="1361" w:type="dxa"/>
          </w:tcPr>
          <w:p w14:paraId="1217B6F5" w14:textId="77777777" w:rsidR="005B6842" w:rsidRPr="00EF393C" w:rsidRDefault="005B6842" w:rsidP="00C45809">
            <w:pPr>
              <w:pStyle w:val="af8"/>
              <w:rPr>
                <w:rFonts w:cs="Times New Roman"/>
              </w:rPr>
            </w:pPr>
            <w:r w:rsidRPr="00EF393C">
              <w:rPr>
                <w:rFonts w:cs="Times New Roman"/>
              </w:rPr>
              <w:t>long brazier</w:t>
            </w:r>
          </w:p>
        </w:tc>
        <w:tc>
          <w:tcPr>
            <w:tcW w:w="1191" w:type="dxa"/>
          </w:tcPr>
          <w:p w14:paraId="32D27DB1"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02CBAFA"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F0DF431"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355DE0CE"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5EF68C6" w14:textId="77777777" w:rsidTr="00434A7F">
        <w:tc>
          <w:tcPr>
            <w:tcW w:w="991" w:type="dxa"/>
          </w:tcPr>
          <w:p w14:paraId="4B930059" w14:textId="77777777" w:rsidR="005B6842" w:rsidRPr="00EF393C" w:rsidRDefault="005B6842" w:rsidP="00C45809">
            <w:pPr>
              <w:pStyle w:val="af8"/>
              <w:rPr>
                <w:rFonts w:cs="Times New Roman"/>
              </w:rPr>
            </w:pPr>
            <w:r w:rsidRPr="00EF393C">
              <w:rPr>
                <w:rFonts w:cs="Times New Roman" w:hint="eastAsia"/>
              </w:rPr>
              <w:t>鉄瓶</w:t>
            </w:r>
          </w:p>
        </w:tc>
        <w:tc>
          <w:tcPr>
            <w:tcW w:w="1361" w:type="dxa"/>
          </w:tcPr>
          <w:p w14:paraId="6181362A" w14:textId="77777777" w:rsidR="005B6842" w:rsidRPr="00EF393C" w:rsidRDefault="005B6842" w:rsidP="00C45809">
            <w:pPr>
              <w:pStyle w:val="af8"/>
              <w:rPr>
                <w:rFonts w:cs="Times New Roman"/>
              </w:rPr>
            </w:pPr>
            <w:r w:rsidRPr="00EF393C">
              <w:rPr>
                <w:rFonts w:cs="Times New Roman"/>
              </w:rPr>
              <w:t>iron tea-kettle</w:t>
            </w:r>
          </w:p>
        </w:tc>
        <w:tc>
          <w:tcPr>
            <w:tcW w:w="1361" w:type="dxa"/>
          </w:tcPr>
          <w:p w14:paraId="3507CF50" w14:textId="77777777" w:rsidR="005B6842" w:rsidRPr="00EF393C" w:rsidRDefault="005B6842" w:rsidP="00C45809">
            <w:pPr>
              <w:pStyle w:val="af8"/>
              <w:rPr>
                <w:rFonts w:cs="Times New Roman"/>
              </w:rPr>
            </w:pPr>
            <w:r w:rsidRPr="00EF393C">
              <w:rPr>
                <w:rFonts w:cs="Times New Roman"/>
              </w:rPr>
              <w:t>iron kettle</w:t>
            </w:r>
          </w:p>
        </w:tc>
        <w:tc>
          <w:tcPr>
            <w:tcW w:w="1191" w:type="dxa"/>
          </w:tcPr>
          <w:p w14:paraId="07A8F2AD"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77729CAE"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2F1A425"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B32C655"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7C9FA04" w14:textId="77777777" w:rsidTr="00434A7F">
        <w:tc>
          <w:tcPr>
            <w:tcW w:w="991" w:type="dxa"/>
          </w:tcPr>
          <w:p w14:paraId="3C933FC0" w14:textId="77777777" w:rsidR="005B6842" w:rsidRPr="00EF393C" w:rsidRDefault="005B6842" w:rsidP="00C45809">
            <w:pPr>
              <w:pStyle w:val="af8"/>
              <w:rPr>
                <w:rFonts w:cs="Times New Roman"/>
              </w:rPr>
            </w:pPr>
            <w:r w:rsidRPr="00EF393C">
              <w:rPr>
                <w:rFonts w:cs="Times New Roman" w:hint="eastAsia"/>
              </w:rPr>
              <w:t>空の盃</w:t>
            </w:r>
          </w:p>
        </w:tc>
        <w:tc>
          <w:tcPr>
            <w:tcW w:w="1361" w:type="dxa"/>
          </w:tcPr>
          <w:p w14:paraId="78016C68" w14:textId="77777777" w:rsidR="005B6842" w:rsidRPr="00EF393C" w:rsidRDefault="005B6842" w:rsidP="00C45809">
            <w:pPr>
              <w:pStyle w:val="af8"/>
              <w:rPr>
                <w:rFonts w:cs="Times New Roman"/>
              </w:rPr>
            </w:pPr>
            <w:r w:rsidRPr="00EF393C">
              <w:rPr>
                <w:rFonts w:cs="Times New Roman"/>
              </w:rPr>
              <w:t>empty cups</w:t>
            </w:r>
          </w:p>
        </w:tc>
        <w:tc>
          <w:tcPr>
            <w:tcW w:w="1361" w:type="dxa"/>
          </w:tcPr>
          <w:p w14:paraId="69A8D2CE" w14:textId="77777777" w:rsidR="005B6842" w:rsidRPr="00EF393C" w:rsidRDefault="005B6842" w:rsidP="00C45809">
            <w:pPr>
              <w:pStyle w:val="af8"/>
              <w:rPr>
                <w:rFonts w:cs="Times New Roman"/>
              </w:rPr>
            </w:pPr>
            <w:r w:rsidRPr="00EF393C">
              <w:rPr>
                <w:rFonts w:cs="Times New Roman"/>
              </w:rPr>
              <w:t xml:space="preserve">empty </w:t>
            </w:r>
            <w:proofErr w:type="spellStart"/>
            <w:r w:rsidRPr="00EF393C">
              <w:rPr>
                <w:rFonts w:cs="Times New Roman"/>
              </w:rPr>
              <w:t>saké</w:t>
            </w:r>
            <w:proofErr w:type="spellEnd"/>
            <w:r w:rsidRPr="00EF393C">
              <w:rPr>
                <w:rFonts w:cs="Times New Roman"/>
              </w:rPr>
              <w:t xml:space="preserve"> cups</w:t>
            </w:r>
          </w:p>
        </w:tc>
        <w:tc>
          <w:tcPr>
            <w:tcW w:w="1191" w:type="dxa"/>
          </w:tcPr>
          <w:p w14:paraId="0CAC20F3"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4278C446"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E0E7B89"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7CA602E5"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35B592C6" w14:textId="77777777" w:rsidTr="00434A7F">
        <w:tc>
          <w:tcPr>
            <w:tcW w:w="991" w:type="dxa"/>
          </w:tcPr>
          <w:p w14:paraId="6A891171" w14:textId="77777777" w:rsidR="005B6842" w:rsidRPr="00EF393C" w:rsidRDefault="005B6842" w:rsidP="00C45809">
            <w:pPr>
              <w:pStyle w:val="af8"/>
              <w:rPr>
                <w:rFonts w:cs="Times New Roman"/>
              </w:rPr>
            </w:pPr>
            <w:r w:rsidRPr="00EF393C">
              <w:rPr>
                <w:rFonts w:cs="Times New Roman" w:hint="eastAsia"/>
              </w:rPr>
              <w:t>献酬</w:t>
            </w:r>
          </w:p>
        </w:tc>
        <w:tc>
          <w:tcPr>
            <w:tcW w:w="1361" w:type="dxa"/>
          </w:tcPr>
          <w:p w14:paraId="276EF96A" w14:textId="77777777" w:rsidR="005B6842" w:rsidRPr="00EF393C" w:rsidRDefault="005B6842" w:rsidP="00C45809">
            <w:pPr>
              <w:pStyle w:val="af8"/>
              <w:rPr>
                <w:rFonts w:cs="Times New Roman"/>
              </w:rPr>
            </w:pPr>
            <w:r w:rsidRPr="00EF393C">
              <w:rPr>
                <w:rFonts w:cs="Times New Roman"/>
              </w:rPr>
              <w:t>offering and taking</w:t>
            </w:r>
          </w:p>
        </w:tc>
        <w:tc>
          <w:tcPr>
            <w:tcW w:w="1361" w:type="dxa"/>
          </w:tcPr>
          <w:p w14:paraId="6763176B" w14:textId="77777777" w:rsidR="005B6842" w:rsidRPr="00EF393C" w:rsidRDefault="005B6842" w:rsidP="00C45809">
            <w:pPr>
              <w:pStyle w:val="af8"/>
              <w:rPr>
                <w:rFonts w:cs="Times New Roman"/>
              </w:rPr>
            </w:pPr>
            <w:r w:rsidRPr="00EF393C">
              <w:rPr>
                <w:rFonts w:cs="Times New Roman"/>
              </w:rPr>
              <w:t xml:space="preserve">forever exchange empty </w:t>
            </w:r>
            <w:proofErr w:type="spellStart"/>
            <w:r w:rsidRPr="00EF393C">
              <w:rPr>
                <w:rFonts w:cs="Times New Roman"/>
              </w:rPr>
              <w:t>saké</w:t>
            </w:r>
            <w:proofErr w:type="spellEnd"/>
            <w:r w:rsidRPr="00EF393C">
              <w:rPr>
                <w:rFonts w:cs="Times New Roman"/>
              </w:rPr>
              <w:t xml:space="preserve"> cups with one another</w:t>
            </w:r>
          </w:p>
        </w:tc>
        <w:tc>
          <w:tcPr>
            <w:tcW w:w="1191" w:type="dxa"/>
          </w:tcPr>
          <w:p w14:paraId="5F8661C0"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4160E295"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3CE1542F"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2B6751B0"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2BECBAED" w14:textId="77777777" w:rsidTr="00434A7F">
        <w:tc>
          <w:tcPr>
            <w:tcW w:w="991" w:type="dxa"/>
          </w:tcPr>
          <w:p w14:paraId="11CC747F" w14:textId="77777777" w:rsidR="005B6842" w:rsidRPr="00EF393C" w:rsidRDefault="005B6842" w:rsidP="00C45809">
            <w:pPr>
              <w:pStyle w:val="af8"/>
              <w:rPr>
                <w:rFonts w:cs="Times New Roman"/>
              </w:rPr>
            </w:pPr>
            <w:r w:rsidRPr="00EF393C">
              <w:rPr>
                <w:rFonts w:cs="Times New Roman" w:hint="eastAsia"/>
              </w:rPr>
              <w:t>春の雲</w:t>
            </w:r>
          </w:p>
        </w:tc>
        <w:tc>
          <w:tcPr>
            <w:tcW w:w="1361" w:type="dxa"/>
          </w:tcPr>
          <w:p w14:paraId="6B9DF94F" w14:textId="77777777" w:rsidR="005B6842" w:rsidRPr="00EF393C" w:rsidRDefault="005B6842" w:rsidP="00C45809">
            <w:pPr>
              <w:pStyle w:val="af8"/>
              <w:rPr>
                <w:rFonts w:cs="Times New Roman"/>
              </w:rPr>
            </w:pPr>
            <w:r w:rsidRPr="00EF393C">
              <w:rPr>
                <w:rFonts w:cs="Times New Roman"/>
              </w:rPr>
              <w:t>clouds of spring</w:t>
            </w:r>
          </w:p>
        </w:tc>
        <w:tc>
          <w:tcPr>
            <w:tcW w:w="1361" w:type="dxa"/>
          </w:tcPr>
          <w:p w14:paraId="26724F5A" w14:textId="77777777" w:rsidR="005B6842" w:rsidRPr="00EF393C" w:rsidRDefault="005B6842" w:rsidP="00C45809">
            <w:pPr>
              <w:pStyle w:val="af8"/>
              <w:rPr>
                <w:rFonts w:cs="Times New Roman"/>
              </w:rPr>
            </w:pPr>
            <w:r w:rsidRPr="00EF393C">
              <w:rPr>
                <w:rFonts w:cs="Times New Roman"/>
              </w:rPr>
              <w:t>cloud in the spring sky</w:t>
            </w:r>
          </w:p>
        </w:tc>
        <w:tc>
          <w:tcPr>
            <w:tcW w:w="1191" w:type="dxa"/>
          </w:tcPr>
          <w:p w14:paraId="0A5AE8B8"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5C9E9716"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B170254"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CC13A77"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057D0D3" w14:textId="77777777" w:rsidTr="00434A7F">
        <w:tc>
          <w:tcPr>
            <w:tcW w:w="991" w:type="dxa"/>
          </w:tcPr>
          <w:p w14:paraId="33CBEBD1" w14:textId="77777777" w:rsidR="005B6842" w:rsidRPr="00EF393C" w:rsidRDefault="005B6842" w:rsidP="00C45809">
            <w:pPr>
              <w:pStyle w:val="af8"/>
              <w:rPr>
                <w:rFonts w:cs="Times New Roman"/>
              </w:rPr>
            </w:pPr>
            <w:r w:rsidRPr="00EF393C">
              <w:rPr>
                <w:rFonts w:cs="Times New Roman" w:hint="eastAsia"/>
              </w:rPr>
              <w:t>下女部屋</w:t>
            </w:r>
          </w:p>
        </w:tc>
        <w:tc>
          <w:tcPr>
            <w:tcW w:w="1361" w:type="dxa"/>
          </w:tcPr>
          <w:p w14:paraId="312282F9" w14:textId="77777777" w:rsidR="005B6842" w:rsidRPr="00EF393C" w:rsidRDefault="005B6842" w:rsidP="00C45809">
            <w:pPr>
              <w:pStyle w:val="af8"/>
              <w:rPr>
                <w:rFonts w:cs="Times New Roman"/>
              </w:rPr>
            </w:pPr>
            <w:r w:rsidRPr="00EF393C">
              <w:rPr>
                <w:rFonts w:cs="Times New Roman"/>
              </w:rPr>
              <w:t>servant's room</w:t>
            </w:r>
          </w:p>
        </w:tc>
        <w:tc>
          <w:tcPr>
            <w:tcW w:w="1361" w:type="dxa"/>
          </w:tcPr>
          <w:p w14:paraId="14076054" w14:textId="77777777" w:rsidR="005B6842" w:rsidRPr="00EF393C" w:rsidRDefault="005B6842" w:rsidP="00C45809">
            <w:pPr>
              <w:pStyle w:val="af8"/>
              <w:rPr>
                <w:rFonts w:cs="Times New Roman"/>
              </w:rPr>
            </w:pPr>
            <w:r w:rsidRPr="00EF393C">
              <w:rPr>
                <w:rFonts w:cs="Times New Roman"/>
              </w:rPr>
              <w:t>maid's room</w:t>
            </w:r>
          </w:p>
        </w:tc>
        <w:tc>
          <w:tcPr>
            <w:tcW w:w="1191" w:type="dxa"/>
          </w:tcPr>
          <w:p w14:paraId="7A073022"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00CE7C58"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C84F657"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63EB2E30"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FD25396" w14:textId="77777777" w:rsidTr="00434A7F">
        <w:tc>
          <w:tcPr>
            <w:tcW w:w="991" w:type="dxa"/>
          </w:tcPr>
          <w:p w14:paraId="53F307AB" w14:textId="77777777" w:rsidR="005B6842" w:rsidRPr="00EF393C" w:rsidRDefault="005B6842" w:rsidP="00C45809">
            <w:pPr>
              <w:pStyle w:val="af8"/>
              <w:rPr>
                <w:rFonts w:cs="Times New Roman"/>
              </w:rPr>
            </w:pPr>
            <w:r w:rsidRPr="00EF393C">
              <w:rPr>
                <w:rFonts w:cs="Times New Roman" w:hint="eastAsia"/>
              </w:rPr>
              <w:t>水注</w:t>
            </w:r>
          </w:p>
        </w:tc>
        <w:tc>
          <w:tcPr>
            <w:tcW w:w="1361" w:type="dxa"/>
          </w:tcPr>
          <w:p w14:paraId="2D79FCDF" w14:textId="77777777" w:rsidR="005B6842" w:rsidRPr="00EF393C" w:rsidRDefault="005B6842" w:rsidP="00C45809">
            <w:pPr>
              <w:pStyle w:val="af8"/>
              <w:rPr>
                <w:rFonts w:cs="Times New Roman"/>
              </w:rPr>
            </w:pPr>
            <w:r w:rsidRPr="00EF393C">
              <w:rPr>
                <w:rFonts w:cs="Times New Roman"/>
              </w:rPr>
              <w:t>なし</w:t>
            </w:r>
          </w:p>
        </w:tc>
        <w:tc>
          <w:tcPr>
            <w:tcW w:w="1361" w:type="dxa"/>
          </w:tcPr>
          <w:p w14:paraId="3BE6B102" w14:textId="77777777" w:rsidR="005B6842" w:rsidRPr="00EF393C" w:rsidRDefault="005B6842" w:rsidP="00C45809">
            <w:pPr>
              <w:pStyle w:val="af8"/>
              <w:rPr>
                <w:rFonts w:cs="Times New Roman"/>
              </w:rPr>
            </w:pPr>
            <w:r w:rsidRPr="00EF393C">
              <w:rPr>
                <w:rFonts w:cs="Times New Roman"/>
              </w:rPr>
              <w:t>jug</w:t>
            </w:r>
          </w:p>
        </w:tc>
        <w:tc>
          <w:tcPr>
            <w:tcW w:w="1191" w:type="dxa"/>
          </w:tcPr>
          <w:p w14:paraId="1C2163D5"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47FFAE82" w14:textId="77777777" w:rsidR="005B6842" w:rsidRPr="00EF393C" w:rsidRDefault="005B6842" w:rsidP="00C45809">
            <w:pPr>
              <w:pStyle w:val="af8"/>
              <w:rPr>
                <w:rFonts w:cs="Times New Roman"/>
              </w:rPr>
            </w:pPr>
            <w:r w:rsidRPr="00EF393C">
              <w:rPr>
                <w:rFonts w:cs="Times New Roman"/>
              </w:rPr>
              <w:t>Denial</w:t>
            </w:r>
          </w:p>
        </w:tc>
        <w:tc>
          <w:tcPr>
            <w:tcW w:w="1191" w:type="dxa"/>
          </w:tcPr>
          <w:p w14:paraId="36D679AF"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5D06FADA"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7B99114A" w14:textId="77777777" w:rsidTr="00434A7F">
        <w:tc>
          <w:tcPr>
            <w:tcW w:w="991" w:type="dxa"/>
          </w:tcPr>
          <w:p w14:paraId="72DD8BE3" w14:textId="77777777" w:rsidR="005B6842" w:rsidRPr="00EF393C" w:rsidRDefault="005B6842" w:rsidP="00C45809">
            <w:pPr>
              <w:pStyle w:val="af8"/>
              <w:rPr>
                <w:rFonts w:cs="Times New Roman"/>
              </w:rPr>
            </w:pPr>
            <w:r w:rsidRPr="00EF393C">
              <w:rPr>
                <w:rFonts w:cs="Times New Roman" w:hint="eastAsia"/>
              </w:rPr>
              <w:lastRenderedPageBreak/>
              <w:t>鉄瓶</w:t>
            </w:r>
          </w:p>
        </w:tc>
        <w:tc>
          <w:tcPr>
            <w:tcW w:w="1361" w:type="dxa"/>
          </w:tcPr>
          <w:p w14:paraId="384C80F8" w14:textId="77777777" w:rsidR="005B6842" w:rsidRPr="00EF393C" w:rsidRDefault="005B6842" w:rsidP="00C45809">
            <w:pPr>
              <w:pStyle w:val="af8"/>
              <w:rPr>
                <w:rFonts w:cs="Times New Roman"/>
              </w:rPr>
            </w:pPr>
            <w:r w:rsidRPr="00EF393C">
              <w:rPr>
                <w:rFonts w:cs="Times New Roman"/>
              </w:rPr>
              <w:t>iron kettle</w:t>
            </w:r>
          </w:p>
        </w:tc>
        <w:tc>
          <w:tcPr>
            <w:tcW w:w="1361" w:type="dxa"/>
          </w:tcPr>
          <w:p w14:paraId="69FC8D85" w14:textId="77777777" w:rsidR="005B6842" w:rsidRPr="00EF393C" w:rsidRDefault="005B6842" w:rsidP="00C45809">
            <w:pPr>
              <w:pStyle w:val="af8"/>
              <w:rPr>
                <w:rFonts w:cs="Times New Roman"/>
              </w:rPr>
            </w:pPr>
            <w:r w:rsidRPr="00EF393C">
              <w:rPr>
                <w:rFonts w:cs="Times New Roman"/>
              </w:rPr>
              <w:t>iron kettle</w:t>
            </w:r>
          </w:p>
        </w:tc>
        <w:tc>
          <w:tcPr>
            <w:tcW w:w="1191" w:type="dxa"/>
          </w:tcPr>
          <w:p w14:paraId="18CE28F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8058888"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753A139"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E5CDD0C"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A6413B6" w14:textId="77777777" w:rsidTr="00434A7F">
        <w:tc>
          <w:tcPr>
            <w:tcW w:w="991" w:type="dxa"/>
          </w:tcPr>
          <w:p w14:paraId="3A392E82" w14:textId="77777777" w:rsidR="005B6842" w:rsidRPr="00EF393C" w:rsidRDefault="005B6842" w:rsidP="00C45809">
            <w:pPr>
              <w:pStyle w:val="af8"/>
              <w:rPr>
                <w:rFonts w:cs="Times New Roman"/>
              </w:rPr>
            </w:pPr>
            <w:r w:rsidRPr="00EF393C">
              <w:rPr>
                <w:rFonts w:cs="Times New Roman" w:hint="eastAsia"/>
              </w:rPr>
              <w:t>下女</w:t>
            </w:r>
          </w:p>
        </w:tc>
        <w:tc>
          <w:tcPr>
            <w:tcW w:w="1361" w:type="dxa"/>
          </w:tcPr>
          <w:p w14:paraId="3EB9F6FC" w14:textId="77777777" w:rsidR="005B6842" w:rsidRPr="00EF393C" w:rsidRDefault="005B6842" w:rsidP="00C45809">
            <w:pPr>
              <w:pStyle w:val="af8"/>
              <w:rPr>
                <w:rFonts w:cs="Times New Roman"/>
              </w:rPr>
            </w:pPr>
            <w:r w:rsidRPr="00EF393C">
              <w:rPr>
                <w:rFonts w:cs="Times New Roman"/>
              </w:rPr>
              <w:t>maid</w:t>
            </w:r>
          </w:p>
        </w:tc>
        <w:tc>
          <w:tcPr>
            <w:tcW w:w="1361" w:type="dxa"/>
          </w:tcPr>
          <w:p w14:paraId="7F44FF81" w14:textId="77777777" w:rsidR="005B6842" w:rsidRPr="00EF393C" w:rsidRDefault="005B6842" w:rsidP="00C45809">
            <w:pPr>
              <w:pStyle w:val="af8"/>
              <w:rPr>
                <w:rFonts w:cs="Times New Roman"/>
              </w:rPr>
            </w:pPr>
            <w:r w:rsidRPr="00EF393C">
              <w:rPr>
                <w:rFonts w:cs="Times New Roman"/>
              </w:rPr>
              <w:t>maid</w:t>
            </w:r>
          </w:p>
        </w:tc>
        <w:tc>
          <w:tcPr>
            <w:tcW w:w="1191" w:type="dxa"/>
          </w:tcPr>
          <w:p w14:paraId="150AEF87"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F93C4AA"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2EC978F"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97F0EB6"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3EE31E6" w14:textId="77777777" w:rsidTr="00434A7F">
        <w:tc>
          <w:tcPr>
            <w:tcW w:w="991" w:type="dxa"/>
          </w:tcPr>
          <w:p w14:paraId="1C5524C8" w14:textId="77777777" w:rsidR="005B6842" w:rsidRPr="00EF393C" w:rsidRDefault="005B6842" w:rsidP="00C45809">
            <w:pPr>
              <w:pStyle w:val="af8"/>
              <w:rPr>
                <w:rFonts w:cs="Times New Roman"/>
              </w:rPr>
            </w:pPr>
            <w:r w:rsidRPr="00EF393C">
              <w:rPr>
                <w:rFonts w:cs="Times New Roman" w:hint="eastAsia"/>
              </w:rPr>
              <w:t>西洋菓子</w:t>
            </w:r>
          </w:p>
        </w:tc>
        <w:tc>
          <w:tcPr>
            <w:tcW w:w="1361" w:type="dxa"/>
          </w:tcPr>
          <w:p w14:paraId="0970C335" w14:textId="77777777" w:rsidR="005B6842" w:rsidRPr="00EF393C" w:rsidRDefault="005B6842" w:rsidP="00C45809">
            <w:pPr>
              <w:pStyle w:val="af8"/>
              <w:rPr>
                <w:rFonts w:cs="Times New Roman"/>
              </w:rPr>
            </w:pPr>
            <w:r w:rsidRPr="00EF393C">
              <w:rPr>
                <w:rFonts w:cs="Times New Roman"/>
              </w:rPr>
              <w:t>cakes</w:t>
            </w:r>
          </w:p>
        </w:tc>
        <w:tc>
          <w:tcPr>
            <w:tcW w:w="1361" w:type="dxa"/>
          </w:tcPr>
          <w:p w14:paraId="45FD84B9" w14:textId="77777777" w:rsidR="005B6842" w:rsidRPr="00EF393C" w:rsidRDefault="005B6842" w:rsidP="00C45809">
            <w:pPr>
              <w:pStyle w:val="af8"/>
              <w:rPr>
                <w:rFonts w:cs="Times New Roman"/>
              </w:rPr>
            </w:pPr>
            <w:r w:rsidRPr="00EF393C">
              <w:rPr>
                <w:rFonts w:cs="Times New Roman"/>
              </w:rPr>
              <w:t>cakes</w:t>
            </w:r>
          </w:p>
        </w:tc>
        <w:tc>
          <w:tcPr>
            <w:tcW w:w="1191" w:type="dxa"/>
          </w:tcPr>
          <w:p w14:paraId="29D97717"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6BA6495"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7B15697"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95383A5"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B341CE4" w14:textId="77777777" w:rsidTr="00434A7F">
        <w:tc>
          <w:tcPr>
            <w:tcW w:w="991" w:type="dxa"/>
          </w:tcPr>
          <w:p w14:paraId="73FD200A" w14:textId="77777777" w:rsidR="005B6842" w:rsidRPr="00EF393C" w:rsidRDefault="005B6842" w:rsidP="00C45809">
            <w:pPr>
              <w:pStyle w:val="af8"/>
              <w:rPr>
                <w:rFonts w:cs="Times New Roman"/>
              </w:rPr>
            </w:pPr>
            <w:r w:rsidRPr="00EF393C">
              <w:rPr>
                <w:rFonts w:cs="Times New Roman" w:hint="eastAsia"/>
              </w:rPr>
              <w:t>鳶色</w:t>
            </w:r>
          </w:p>
        </w:tc>
        <w:tc>
          <w:tcPr>
            <w:tcW w:w="1361" w:type="dxa"/>
          </w:tcPr>
          <w:p w14:paraId="50C31784" w14:textId="77777777" w:rsidR="005B6842" w:rsidRPr="00EF393C" w:rsidRDefault="005B6842" w:rsidP="00C45809">
            <w:pPr>
              <w:pStyle w:val="af8"/>
              <w:rPr>
                <w:rFonts w:cs="Times New Roman"/>
              </w:rPr>
            </w:pPr>
            <w:r w:rsidRPr="00EF393C">
              <w:rPr>
                <w:rFonts w:cs="Times New Roman"/>
              </w:rPr>
              <w:t>なし</w:t>
            </w:r>
          </w:p>
        </w:tc>
        <w:tc>
          <w:tcPr>
            <w:tcW w:w="1361" w:type="dxa"/>
          </w:tcPr>
          <w:p w14:paraId="676A14C4" w14:textId="77777777" w:rsidR="005B6842" w:rsidRPr="00EF393C" w:rsidRDefault="005B6842" w:rsidP="00C45809">
            <w:pPr>
              <w:pStyle w:val="af8"/>
              <w:rPr>
                <w:rFonts w:cs="Times New Roman"/>
              </w:rPr>
            </w:pPr>
            <w:r w:rsidRPr="00EF393C">
              <w:rPr>
                <w:rFonts w:cs="Times New Roman"/>
              </w:rPr>
              <w:t>なし</w:t>
            </w:r>
          </w:p>
        </w:tc>
        <w:tc>
          <w:tcPr>
            <w:tcW w:w="1191" w:type="dxa"/>
          </w:tcPr>
          <w:p w14:paraId="6BABA008"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32274446" w14:textId="77777777" w:rsidR="005B6842" w:rsidRPr="00EF393C" w:rsidRDefault="005B6842" w:rsidP="00C45809">
            <w:pPr>
              <w:pStyle w:val="af8"/>
              <w:rPr>
                <w:rFonts w:cs="Times New Roman"/>
              </w:rPr>
            </w:pPr>
            <w:r w:rsidRPr="00EF393C">
              <w:rPr>
                <w:rFonts w:cs="Times New Roman"/>
              </w:rPr>
              <w:t>Denial</w:t>
            </w:r>
          </w:p>
        </w:tc>
        <w:tc>
          <w:tcPr>
            <w:tcW w:w="1191" w:type="dxa"/>
          </w:tcPr>
          <w:p w14:paraId="27730487"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02817362" w14:textId="77777777" w:rsidR="005B6842" w:rsidRPr="00EF393C" w:rsidRDefault="005B6842" w:rsidP="00C45809">
            <w:pPr>
              <w:pStyle w:val="af8"/>
              <w:rPr>
                <w:rFonts w:cs="Times New Roman"/>
              </w:rPr>
            </w:pPr>
            <w:r w:rsidRPr="00EF393C">
              <w:rPr>
                <w:rFonts w:cs="Times New Roman"/>
              </w:rPr>
              <w:t>Denial</w:t>
            </w:r>
          </w:p>
        </w:tc>
      </w:tr>
      <w:tr w:rsidR="00434A7F" w:rsidRPr="005B6842" w14:paraId="14528E15" w14:textId="77777777" w:rsidTr="00434A7F">
        <w:tc>
          <w:tcPr>
            <w:tcW w:w="991" w:type="dxa"/>
          </w:tcPr>
          <w:p w14:paraId="594529B3" w14:textId="77777777" w:rsidR="005B6842" w:rsidRPr="00EF393C" w:rsidRDefault="005B6842" w:rsidP="00C45809">
            <w:pPr>
              <w:pStyle w:val="af8"/>
              <w:rPr>
                <w:rFonts w:cs="Times New Roman"/>
              </w:rPr>
            </w:pPr>
            <w:r w:rsidRPr="00EF393C">
              <w:rPr>
                <w:rFonts w:cs="Times New Roman" w:hint="eastAsia"/>
              </w:rPr>
              <w:t>繻絆</w:t>
            </w:r>
          </w:p>
        </w:tc>
        <w:tc>
          <w:tcPr>
            <w:tcW w:w="1361" w:type="dxa"/>
          </w:tcPr>
          <w:p w14:paraId="4D5DA4D3" w14:textId="77777777" w:rsidR="005B6842" w:rsidRPr="00EF393C" w:rsidRDefault="005B6842" w:rsidP="00C45809">
            <w:pPr>
              <w:pStyle w:val="af8"/>
              <w:rPr>
                <w:rFonts w:cs="Times New Roman"/>
              </w:rPr>
            </w:pPr>
            <w:proofErr w:type="spellStart"/>
            <w:r w:rsidRPr="00EF393C">
              <w:rPr>
                <w:rFonts w:cs="Times New Roman"/>
              </w:rPr>
              <w:t>juban</w:t>
            </w:r>
            <w:proofErr w:type="spellEnd"/>
          </w:p>
        </w:tc>
        <w:tc>
          <w:tcPr>
            <w:tcW w:w="1361" w:type="dxa"/>
          </w:tcPr>
          <w:p w14:paraId="1C89029A" w14:textId="77777777" w:rsidR="005B6842" w:rsidRPr="00EF393C" w:rsidRDefault="005B6842" w:rsidP="00C45809">
            <w:pPr>
              <w:pStyle w:val="af8"/>
              <w:rPr>
                <w:rFonts w:cs="Times New Roman"/>
              </w:rPr>
            </w:pPr>
            <w:r w:rsidRPr="00EF393C">
              <w:rPr>
                <w:rFonts w:cs="Times New Roman"/>
              </w:rPr>
              <w:t>be more careful in my dress</w:t>
            </w:r>
          </w:p>
        </w:tc>
        <w:tc>
          <w:tcPr>
            <w:tcW w:w="1191" w:type="dxa"/>
          </w:tcPr>
          <w:p w14:paraId="4F35A084"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575BC83C"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771D8F4B"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440F26DC"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7B81C18D" w14:textId="77777777" w:rsidTr="00434A7F">
        <w:tc>
          <w:tcPr>
            <w:tcW w:w="991" w:type="dxa"/>
          </w:tcPr>
          <w:p w14:paraId="3E216C08" w14:textId="77777777" w:rsidR="005B6842" w:rsidRPr="00EF393C" w:rsidRDefault="005B6842" w:rsidP="00C45809">
            <w:pPr>
              <w:pStyle w:val="af8"/>
              <w:rPr>
                <w:rFonts w:cs="Times New Roman"/>
              </w:rPr>
            </w:pPr>
            <w:r w:rsidRPr="00EF393C">
              <w:rPr>
                <w:rFonts w:cs="Times New Roman" w:hint="eastAsia"/>
              </w:rPr>
              <w:t>五徳</w:t>
            </w:r>
          </w:p>
        </w:tc>
        <w:tc>
          <w:tcPr>
            <w:tcW w:w="1361" w:type="dxa"/>
          </w:tcPr>
          <w:p w14:paraId="233A55C9" w14:textId="77777777" w:rsidR="005B6842" w:rsidRPr="00EF393C" w:rsidRDefault="005B6842" w:rsidP="00C45809">
            <w:pPr>
              <w:pStyle w:val="af8"/>
              <w:rPr>
                <w:rFonts w:cs="Times New Roman"/>
              </w:rPr>
            </w:pPr>
            <w:r w:rsidRPr="00EF393C">
              <w:rPr>
                <w:rFonts w:cs="Times New Roman"/>
              </w:rPr>
              <w:t>on it</w:t>
            </w:r>
          </w:p>
        </w:tc>
        <w:tc>
          <w:tcPr>
            <w:tcW w:w="1361" w:type="dxa"/>
          </w:tcPr>
          <w:p w14:paraId="0FF9C28F" w14:textId="77777777" w:rsidR="005B6842" w:rsidRPr="00EF393C" w:rsidRDefault="005B6842" w:rsidP="00C45809">
            <w:pPr>
              <w:pStyle w:val="af8"/>
              <w:rPr>
                <w:rFonts w:cs="Times New Roman"/>
              </w:rPr>
            </w:pPr>
            <w:r w:rsidRPr="00EF393C">
              <w:rPr>
                <w:rFonts w:cs="Times New Roman"/>
              </w:rPr>
              <w:t>on it</w:t>
            </w:r>
          </w:p>
        </w:tc>
        <w:tc>
          <w:tcPr>
            <w:tcW w:w="1191" w:type="dxa"/>
          </w:tcPr>
          <w:p w14:paraId="7BA9A6D0"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3671629D"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36E0EDFD"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E16CB4A"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71B170BB" w14:textId="77777777" w:rsidTr="00434A7F">
        <w:tc>
          <w:tcPr>
            <w:tcW w:w="991" w:type="dxa"/>
          </w:tcPr>
          <w:p w14:paraId="3BEB3F2D" w14:textId="77777777" w:rsidR="005B6842" w:rsidRPr="00EF393C" w:rsidRDefault="005B6842" w:rsidP="00C45809">
            <w:pPr>
              <w:pStyle w:val="af8"/>
              <w:rPr>
                <w:rFonts w:cs="Times New Roman"/>
              </w:rPr>
            </w:pPr>
            <w:r w:rsidRPr="00EF393C">
              <w:rPr>
                <w:rFonts w:cs="Times New Roman" w:hint="eastAsia"/>
              </w:rPr>
              <w:t>金盥</w:t>
            </w:r>
          </w:p>
        </w:tc>
        <w:tc>
          <w:tcPr>
            <w:tcW w:w="1361" w:type="dxa"/>
          </w:tcPr>
          <w:p w14:paraId="4AE36C0D" w14:textId="77777777" w:rsidR="005B6842" w:rsidRPr="00EF393C" w:rsidRDefault="005B6842" w:rsidP="00C45809">
            <w:pPr>
              <w:pStyle w:val="af8"/>
              <w:rPr>
                <w:rFonts w:cs="Times New Roman"/>
              </w:rPr>
            </w:pPr>
            <w:r w:rsidRPr="00EF393C">
              <w:rPr>
                <w:rFonts w:cs="Times New Roman"/>
              </w:rPr>
              <w:t>basin</w:t>
            </w:r>
          </w:p>
        </w:tc>
        <w:tc>
          <w:tcPr>
            <w:tcW w:w="1361" w:type="dxa"/>
          </w:tcPr>
          <w:p w14:paraId="11B50C3C" w14:textId="77777777" w:rsidR="005B6842" w:rsidRPr="00EF393C" w:rsidRDefault="005B6842" w:rsidP="00C45809">
            <w:pPr>
              <w:pStyle w:val="af8"/>
              <w:rPr>
                <w:rFonts w:cs="Times New Roman"/>
              </w:rPr>
            </w:pPr>
            <w:r w:rsidRPr="00EF393C">
              <w:rPr>
                <w:rFonts w:cs="Times New Roman"/>
              </w:rPr>
              <w:t>A metal basin</w:t>
            </w:r>
          </w:p>
        </w:tc>
        <w:tc>
          <w:tcPr>
            <w:tcW w:w="1191" w:type="dxa"/>
          </w:tcPr>
          <w:p w14:paraId="69A327A5"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3334DA94"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DB2405A"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A5B7558"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6A9D745" w14:textId="77777777" w:rsidTr="00434A7F">
        <w:tc>
          <w:tcPr>
            <w:tcW w:w="991" w:type="dxa"/>
          </w:tcPr>
          <w:p w14:paraId="3F3EA5E0" w14:textId="77777777" w:rsidR="005B6842" w:rsidRPr="00EF393C" w:rsidRDefault="005B6842" w:rsidP="00C45809">
            <w:pPr>
              <w:pStyle w:val="af8"/>
              <w:rPr>
                <w:rFonts w:cs="Times New Roman"/>
              </w:rPr>
            </w:pPr>
            <w:r w:rsidRPr="00EF393C">
              <w:rPr>
                <w:rFonts w:cs="Times New Roman" w:hint="eastAsia"/>
              </w:rPr>
              <w:t>茶箪笥</w:t>
            </w:r>
          </w:p>
        </w:tc>
        <w:tc>
          <w:tcPr>
            <w:tcW w:w="1361" w:type="dxa"/>
          </w:tcPr>
          <w:p w14:paraId="616E6A99" w14:textId="77777777" w:rsidR="005B6842" w:rsidRPr="00EF393C" w:rsidRDefault="005B6842" w:rsidP="00C45809">
            <w:pPr>
              <w:pStyle w:val="af8"/>
              <w:rPr>
                <w:rFonts w:cs="Times New Roman"/>
              </w:rPr>
            </w:pPr>
            <w:r w:rsidRPr="00EF393C">
              <w:rPr>
                <w:rFonts w:cs="Times New Roman"/>
              </w:rPr>
              <w:t>cabinet</w:t>
            </w:r>
          </w:p>
        </w:tc>
        <w:tc>
          <w:tcPr>
            <w:tcW w:w="1361" w:type="dxa"/>
          </w:tcPr>
          <w:p w14:paraId="63FC62D2" w14:textId="77777777" w:rsidR="005B6842" w:rsidRPr="00EF393C" w:rsidRDefault="005B6842" w:rsidP="00C45809">
            <w:pPr>
              <w:pStyle w:val="af8"/>
              <w:rPr>
                <w:rFonts w:cs="Times New Roman"/>
              </w:rPr>
            </w:pPr>
            <w:r w:rsidRPr="00EF393C">
              <w:rPr>
                <w:rFonts w:cs="Times New Roman"/>
              </w:rPr>
              <w:t>returned</w:t>
            </w:r>
          </w:p>
        </w:tc>
        <w:tc>
          <w:tcPr>
            <w:tcW w:w="1191" w:type="dxa"/>
          </w:tcPr>
          <w:p w14:paraId="6467FA10"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03F1279C"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5893F72"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0D53E5F6" w14:textId="77777777" w:rsidR="005B6842" w:rsidRPr="00EF393C" w:rsidRDefault="005B6842" w:rsidP="00C45809">
            <w:pPr>
              <w:pStyle w:val="af8"/>
              <w:rPr>
                <w:rFonts w:cs="Times New Roman"/>
              </w:rPr>
            </w:pPr>
            <w:r w:rsidRPr="00EF393C">
              <w:rPr>
                <w:rFonts w:cs="Times New Roman"/>
              </w:rPr>
              <w:t>Denial</w:t>
            </w:r>
          </w:p>
        </w:tc>
      </w:tr>
      <w:tr w:rsidR="00434A7F" w:rsidRPr="005B6842" w14:paraId="7E3CA798" w14:textId="77777777" w:rsidTr="00434A7F">
        <w:tc>
          <w:tcPr>
            <w:tcW w:w="991" w:type="dxa"/>
          </w:tcPr>
          <w:p w14:paraId="1CB46828" w14:textId="77777777" w:rsidR="005B6842" w:rsidRPr="00EF393C" w:rsidRDefault="005B6842" w:rsidP="00C45809">
            <w:pPr>
              <w:pStyle w:val="af8"/>
              <w:rPr>
                <w:rFonts w:cs="Times New Roman"/>
              </w:rPr>
            </w:pPr>
            <w:r w:rsidRPr="00EF393C">
              <w:rPr>
                <w:rFonts w:cs="Times New Roman" w:hint="eastAsia"/>
              </w:rPr>
              <w:t>胡座</w:t>
            </w:r>
          </w:p>
        </w:tc>
        <w:tc>
          <w:tcPr>
            <w:tcW w:w="1361" w:type="dxa"/>
          </w:tcPr>
          <w:p w14:paraId="500C8432" w14:textId="77777777" w:rsidR="005B6842" w:rsidRPr="00EF393C" w:rsidRDefault="005B6842" w:rsidP="00C45809">
            <w:pPr>
              <w:pStyle w:val="af8"/>
              <w:rPr>
                <w:rFonts w:cs="Times New Roman"/>
              </w:rPr>
            </w:pPr>
            <w:r w:rsidRPr="00EF393C">
              <w:rPr>
                <w:rFonts w:cs="Times New Roman"/>
              </w:rPr>
              <w:t>cross-legged</w:t>
            </w:r>
          </w:p>
        </w:tc>
        <w:tc>
          <w:tcPr>
            <w:tcW w:w="1361" w:type="dxa"/>
          </w:tcPr>
          <w:p w14:paraId="0B385ED0" w14:textId="77777777" w:rsidR="005B6842" w:rsidRPr="00EF393C" w:rsidRDefault="005B6842" w:rsidP="00C45809">
            <w:pPr>
              <w:pStyle w:val="af8"/>
              <w:rPr>
                <w:rFonts w:cs="Times New Roman"/>
              </w:rPr>
            </w:pPr>
            <w:r w:rsidRPr="00EF393C">
              <w:rPr>
                <w:rFonts w:cs="Times New Roman"/>
              </w:rPr>
              <w:t>sitting up in bed</w:t>
            </w:r>
          </w:p>
        </w:tc>
        <w:tc>
          <w:tcPr>
            <w:tcW w:w="1191" w:type="dxa"/>
          </w:tcPr>
          <w:p w14:paraId="0C9A1394"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DEDC938"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64D2283"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0831EC23"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8700EA7" w14:textId="77777777" w:rsidTr="00434A7F">
        <w:tc>
          <w:tcPr>
            <w:tcW w:w="991" w:type="dxa"/>
          </w:tcPr>
          <w:p w14:paraId="77F66ADA" w14:textId="77777777" w:rsidR="005B6842" w:rsidRPr="00EF393C" w:rsidRDefault="005B6842" w:rsidP="00C45809">
            <w:pPr>
              <w:pStyle w:val="af8"/>
              <w:rPr>
                <w:rFonts w:cs="Times New Roman"/>
              </w:rPr>
            </w:pPr>
            <w:r w:rsidRPr="00EF393C">
              <w:rPr>
                <w:rFonts w:cs="Times New Roman" w:hint="eastAsia"/>
              </w:rPr>
              <w:t>不承無性</w:t>
            </w:r>
          </w:p>
        </w:tc>
        <w:tc>
          <w:tcPr>
            <w:tcW w:w="1361" w:type="dxa"/>
          </w:tcPr>
          <w:p w14:paraId="436E181E" w14:textId="77777777" w:rsidR="005B6842" w:rsidRPr="00EF393C" w:rsidRDefault="005B6842" w:rsidP="00C45809">
            <w:pPr>
              <w:pStyle w:val="af8"/>
              <w:rPr>
                <w:rFonts w:cs="Times New Roman"/>
              </w:rPr>
            </w:pPr>
            <w:r w:rsidRPr="00EF393C">
              <w:rPr>
                <w:rFonts w:cs="Times New Roman"/>
              </w:rPr>
              <w:t>reluctantly</w:t>
            </w:r>
          </w:p>
        </w:tc>
        <w:tc>
          <w:tcPr>
            <w:tcW w:w="1361" w:type="dxa"/>
          </w:tcPr>
          <w:p w14:paraId="71A01887" w14:textId="77777777" w:rsidR="005B6842" w:rsidRPr="00EF393C" w:rsidRDefault="005B6842" w:rsidP="00C45809">
            <w:pPr>
              <w:pStyle w:val="af8"/>
              <w:rPr>
                <w:rFonts w:cs="Times New Roman"/>
              </w:rPr>
            </w:pPr>
            <w:r w:rsidRPr="00EF393C">
              <w:rPr>
                <w:rFonts w:cs="Times New Roman"/>
              </w:rPr>
              <w:t>なし</w:t>
            </w:r>
          </w:p>
        </w:tc>
        <w:tc>
          <w:tcPr>
            <w:tcW w:w="1191" w:type="dxa"/>
          </w:tcPr>
          <w:p w14:paraId="25D9E6E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37B3F0C"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1A2E8C20"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06C25629" w14:textId="77777777" w:rsidR="005B6842" w:rsidRPr="00EF393C" w:rsidRDefault="005B6842" w:rsidP="00C45809">
            <w:pPr>
              <w:pStyle w:val="af8"/>
              <w:rPr>
                <w:rFonts w:cs="Times New Roman"/>
              </w:rPr>
            </w:pPr>
            <w:r w:rsidRPr="00EF393C">
              <w:rPr>
                <w:rFonts w:cs="Times New Roman"/>
              </w:rPr>
              <w:t>Denial</w:t>
            </w:r>
          </w:p>
        </w:tc>
      </w:tr>
      <w:tr w:rsidR="00434A7F" w:rsidRPr="005B6842" w14:paraId="6880856D" w14:textId="77777777" w:rsidTr="00434A7F">
        <w:tc>
          <w:tcPr>
            <w:tcW w:w="991" w:type="dxa"/>
          </w:tcPr>
          <w:p w14:paraId="2DEEF981" w14:textId="77777777" w:rsidR="005B6842" w:rsidRPr="00EF393C" w:rsidRDefault="005B6842" w:rsidP="00C45809">
            <w:pPr>
              <w:pStyle w:val="af8"/>
              <w:rPr>
                <w:rFonts w:cs="Times New Roman"/>
              </w:rPr>
            </w:pPr>
            <w:r w:rsidRPr="00EF393C">
              <w:rPr>
                <w:rFonts w:cs="Times New Roman" w:hint="eastAsia"/>
              </w:rPr>
              <w:t>九州</w:t>
            </w:r>
          </w:p>
        </w:tc>
        <w:tc>
          <w:tcPr>
            <w:tcW w:w="1361" w:type="dxa"/>
          </w:tcPr>
          <w:p w14:paraId="43E6A5BA" w14:textId="77777777" w:rsidR="005B6842" w:rsidRPr="00EF393C" w:rsidRDefault="005B6842" w:rsidP="00C45809">
            <w:pPr>
              <w:pStyle w:val="af8"/>
              <w:rPr>
                <w:rFonts w:cs="Times New Roman"/>
              </w:rPr>
            </w:pPr>
            <w:r w:rsidRPr="00EF393C">
              <w:rPr>
                <w:rFonts w:cs="Times New Roman"/>
              </w:rPr>
              <w:t>Kyushu</w:t>
            </w:r>
          </w:p>
        </w:tc>
        <w:tc>
          <w:tcPr>
            <w:tcW w:w="1361" w:type="dxa"/>
          </w:tcPr>
          <w:p w14:paraId="02709E93" w14:textId="77777777" w:rsidR="005B6842" w:rsidRPr="00EF393C" w:rsidRDefault="005B6842" w:rsidP="00C45809">
            <w:pPr>
              <w:pStyle w:val="af8"/>
              <w:rPr>
                <w:rFonts w:cs="Times New Roman"/>
              </w:rPr>
            </w:pPr>
            <w:r w:rsidRPr="00EF393C">
              <w:rPr>
                <w:rFonts w:cs="Times New Roman"/>
              </w:rPr>
              <w:t>Kyushu</w:t>
            </w:r>
          </w:p>
        </w:tc>
        <w:tc>
          <w:tcPr>
            <w:tcW w:w="1191" w:type="dxa"/>
          </w:tcPr>
          <w:p w14:paraId="35802440"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0FFB8399"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3EF42E9E"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38AD396B"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36A6B737" w14:textId="77777777" w:rsidTr="00434A7F">
        <w:tc>
          <w:tcPr>
            <w:tcW w:w="991" w:type="dxa"/>
          </w:tcPr>
          <w:p w14:paraId="258B9259" w14:textId="77777777" w:rsidR="005B6842" w:rsidRPr="00EF393C" w:rsidRDefault="005B6842" w:rsidP="00C45809">
            <w:pPr>
              <w:pStyle w:val="af8"/>
              <w:rPr>
                <w:rFonts w:cs="Times New Roman"/>
              </w:rPr>
            </w:pPr>
            <w:r w:rsidRPr="00EF393C">
              <w:rPr>
                <w:rFonts w:cs="Times New Roman" w:hint="eastAsia"/>
              </w:rPr>
              <w:t>正月</w:t>
            </w:r>
          </w:p>
        </w:tc>
        <w:tc>
          <w:tcPr>
            <w:tcW w:w="1361" w:type="dxa"/>
          </w:tcPr>
          <w:p w14:paraId="767A1B73" w14:textId="77777777" w:rsidR="005B6842" w:rsidRPr="00EF393C" w:rsidRDefault="005B6842" w:rsidP="00C45809">
            <w:pPr>
              <w:pStyle w:val="af8"/>
              <w:rPr>
                <w:rFonts w:cs="Times New Roman"/>
              </w:rPr>
            </w:pPr>
            <w:r w:rsidRPr="00EF393C">
              <w:rPr>
                <w:rFonts w:cs="Times New Roman"/>
              </w:rPr>
              <w:t>January</w:t>
            </w:r>
          </w:p>
        </w:tc>
        <w:tc>
          <w:tcPr>
            <w:tcW w:w="1361" w:type="dxa"/>
          </w:tcPr>
          <w:p w14:paraId="457BF0AE" w14:textId="77777777" w:rsidR="005B6842" w:rsidRPr="00EF393C" w:rsidRDefault="005B6842" w:rsidP="00C45809">
            <w:pPr>
              <w:pStyle w:val="af8"/>
              <w:rPr>
                <w:rFonts w:cs="Times New Roman"/>
              </w:rPr>
            </w:pPr>
            <w:r w:rsidRPr="00EF393C">
              <w:rPr>
                <w:rFonts w:cs="Times New Roman"/>
              </w:rPr>
              <w:t>January</w:t>
            </w:r>
          </w:p>
        </w:tc>
        <w:tc>
          <w:tcPr>
            <w:tcW w:w="1191" w:type="dxa"/>
          </w:tcPr>
          <w:p w14:paraId="3ECD1E40"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E0E4B53"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656C9354"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15CF81A"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6AE8FDE" w14:textId="77777777" w:rsidTr="00434A7F">
        <w:tc>
          <w:tcPr>
            <w:tcW w:w="991" w:type="dxa"/>
          </w:tcPr>
          <w:p w14:paraId="34CF948B" w14:textId="77777777" w:rsidR="005B6842" w:rsidRPr="00EF393C" w:rsidRDefault="005B6842" w:rsidP="00C45809">
            <w:pPr>
              <w:pStyle w:val="af8"/>
              <w:rPr>
                <w:rFonts w:cs="Times New Roman"/>
              </w:rPr>
            </w:pPr>
            <w:r w:rsidRPr="00EF393C">
              <w:rPr>
                <w:rFonts w:cs="Times New Roman" w:hint="eastAsia"/>
              </w:rPr>
              <w:t>上京</w:t>
            </w:r>
          </w:p>
        </w:tc>
        <w:tc>
          <w:tcPr>
            <w:tcW w:w="1361" w:type="dxa"/>
          </w:tcPr>
          <w:p w14:paraId="1A8270FD" w14:textId="77777777" w:rsidR="005B6842" w:rsidRPr="00EF393C" w:rsidRDefault="005B6842" w:rsidP="00C45809">
            <w:pPr>
              <w:pStyle w:val="af8"/>
              <w:rPr>
                <w:rFonts w:cs="Times New Roman"/>
              </w:rPr>
            </w:pPr>
            <w:r w:rsidRPr="00EF393C">
              <w:rPr>
                <w:rFonts w:cs="Times New Roman"/>
              </w:rPr>
              <w:t>returned to Tokyo</w:t>
            </w:r>
          </w:p>
        </w:tc>
        <w:tc>
          <w:tcPr>
            <w:tcW w:w="1361" w:type="dxa"/>
          </w:tcPr>
          <w:p w14:paraId="1935613F" w14:textId="77777777" w:rsidR="005B6842" w:rsidRPr="00EF393C" w:rsidRDefault="005B6842" w:rsidP="00C45809">
            <w:pPr>
              <w:pStyle w:val="af8"/>
              <w:rPr>
                <w:rFonts w:cs="Times New Roman"/>
              </w:rPr>
            </w:pPr>
            <w:r w:rsidRPr="00EF393C">
              <w:rPr>
                <w:rFonts w:cs="Times New Roman"/>
              </w:rPr>
              <w:t>returning to Tokyo</w:t>
            </w:r>
          </w:p>
        </w:tc>
        <w:tc>
          <w:tcPr>
            <w:tcW w:w="1191" w:type="dxa"/>
          </w:tcPr>
          <w:p w14:paraId="2FE05E5E"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D9103A1"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F451C44"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95A424F"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8F92817" w14:textId="77777777" w:rsidTr="00434A7F">
        <w:tc>
          <w:tcPr>
            <w:tcW w:w="991" w:type="dxa"/>
          </w:tcPr>
          <w:p w14:paraId="71D1EFD8" w14:textId="77777777" w:rsidR="005B6842" w:rsidRPr="00EF393C" w:rsidRDefault="005B6842" w:rsidP="00C45809">
            <w:pPr>
              <w:pStyle w:val="af8"/>
              <w:rPr>
                <w:rFonts w:cs="Times New Roman"/>
              </w:rPr>
            </w:pPr>
            <w:r w:rsidRPr="00EF393C">
              <w:rPr>
                <w:rFonts w:cs="Times New Roman" w:hint="eastAsia"/>
              </w:rPr>
              <w:t>東京</w:t>
            </w:r>
          </w:p>
        </w:tc>
        <w:tc>
          <w:tcPr>
            <w:tcW w:w="1361" w:type="dxa"/>
          </w:tcPr>
          <w:p w14:paraId="1DEB1427" w14:textId="77777777" w:rsidR="005B6842" w:rsidRPr="00EF393C" w:rsidRDefault="005B6842" w:rsidP="00C45809">
            <w:pPr>
              <w:pStyle w:val="af8"/>
              <w:rPr>
                <w:rFonts w:cs="Times New Roman"/>
              </w:rPr>
            </w:pPr>
            <w:r w:rsidRPr="00EF393C">
              <w:rPr>
                <w:rFonts w:cs="Times New Roman"/>
              </w:rPr>
              <w:t>Tokyo</w:t>
            </w:r>
          </w:p>
        </w:tc>
        <w:tc>
          <w:tcPr>
            <w:tcW w:w="1361" w:type="dxa"/>
          </w:tcPr>
          <w:p w14:paraId="5E70D82F" w14:textId="77777777" w:rsidR="005B6842" w:rsidRPr="00EF393C" w:rsidRDefault="005B6842" w:rsidP="00C45809">
            <w:pPr>
              <w:pStyle w:val="af8"/>
              <w:rPr>
                <w:rFonts w:cs="Times New Roman"/>
              </w:rPr>
            </w:pPr>
            <w:r w:rsidRPr="00EF393C">
              <w:rPr>
                <w:rFonts w:cs="Times New Roman"/>
              </w:rPr>
              <w:t>Tokyo</w:t>
            </w:r>
          </w:p>
        </w:tc>
        <w:tc>
          <w:tcPr>
            <w:tcW w:w="1191" w:type="dxa"/>
          </w:tcPr>
          <w:p w14:paraId="2A226FDF"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062A8DF7"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2994E8F1"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50B91F78"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72BF660D" w14:textId="77777777" w:rsidTr="00434A7F">
        <w:tc>
          <w:tcPr>
            <w:tcW w:w="991" w:type="dxa"/>
          </w:tcPr>
          <w:p w14:paraId="3983F0F8" w14:textId="77777777" w:rsidR="005B6842" w:rsidRPr="00EF393C" w:rsidRDefault="005B6842" w:rsidP="00C45809">
            <w:pPr>
              <w:pStyle w:val="af8"/>
              <w:rPr>
                <w:rFonts w:cs="Times New Roman"/>
              </w:rPr>
            </w:pPr>
            <w:r w:rsidRPr="00EF393C">
              <w:rPr>
                <w:rFonts w:cs="Times New Roman" w:hint="eastAsia"/>
              </w:rPr>
              <w:t>椎茸</w:t>
            </w:r>
          </w:p>
        </w:tc>
        <w:tc>
          <w:tcPr>
            <w:tcW w:w="1361" w:type="dxa"/>
          </w:tcPr>
          <w:p w14:paraId="15C0222D" w14:textId="77777777" w:rsidR="005B6842" w:rsidRPr="00EF393C" w:rsidRDefault="005B6842" w:rsidP="00C45809">
            <w:pPr>
              <w:pStyle w:val="af8"/>
              <w:rPr>
                <w:rFonts w:cs="Times New Roman"/>
              </w:rPr>
            </w:pPr>
            <w:r w:rsidRPr="00EF393C">
              <w:rPr>
                <w:rFonts w:cs="Times New Roman"/>
              </w:rPr>
              <w:t>dried mushrooms</w:t>
            </w:r>
          </w:p>
        </w:tc>
        <w:tc>
          <w:tcPr>
            <w:tcW w:w="1361" w:type="dxa"/>
          </w:tcPr>
          <w:p w14:paraId="06EBE826" w14:textId="77777777" w:rsidR="005B6842" w:rsidRPr="00EF393C" w:rsidRDefault="005B6842" w:rsidP="00C45809">
            <w:pPr>
              <w:pStyle w:val="af8"/>
              <w:rPr>
                <w:rFonts w:cs="Times New Roman"/>
              </w:rPr>
            </w:pPr>
            <w:r w:rsidRPr="00EF393C">
              <w:rPr>
                <w:rFonts w:cs="Times New Roman"/>
              </w:rPr>
              <w:t>dried mushrooms</w:t>
            </w:r>
          </w:p>
        </w:tc>
        <w:tc>
          <w:tcPr>
            <w:tcW w:w="1191" w:type="dxa"/>
          </w:tcPr>
          <w:p w14:paraId="2335BE71"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FD7B736"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19C7B5D"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B359C71"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A7DEBD9" w14:textId="77777777" w:rsidTr="00434A7F">
        <w:tc>
          <w:tcPr>
            <w:tcW w:w="991" w:type="dxa"/>
          </w:tcPr>
          <w:p w14:paraId="33BAFA1C" w14:textId="77777777" w:rsidR="005B6842" w:rsidRPr="00EF393C" w:rsidRDefault="005B6842" w:rsidP="00C45809">
            <w:pPr>
              <w:pStyle w:val="af8"/>
              <w:rPr>
                <w:rFonts w:cs="Times New Roman"/>
              </w:rPr>
            </w:pPr>
            <w:r w:rsidRPr="00EF393C">
              <w:rPr>
                <w:rFonts w:cs="Times New Roman" w:hint="eastAsia"/>
              </w:rPr>
              <w:t>将棋盤</w:t>
            </w:r>
          </w:p>
        </w:tc>
        <w:tc>
          <w:tcPr>
            <w:tcW w:w="1361" w:type="dxa"/>
          </w:tcPr>
          <w:p w14:paraId="2719C18A" w14:textId="77777777" w:rsidR="005B6842" w:rsidRPr="00EF393C" w:rsidRDefault="005B6842" w:rsidP="00C45809">
            <w:pPr>
              <w:pStyle w:val="af8"/>
              <w:rPr>
                <w:rFonts w:cs="Times New Roman"/>
              </w:rPr>
            </w:pPr>
            <w:r w:rsidRPr="00EF393C">
              <w:rPr>
                <w:rFonts w:cs="Times New Roman"/>
              </w:rPr>
              <w:t>Japanese chess</w:t>
            </w:r>
          </w:p>
        </w:tc>
        <w:tc>
          <w:tcPr>
            <w:tcW w:w="1361" w:type="dxa"/>
          </w:tcPr>
          <w:p w14:paraId="22229BE8" w14:textId="77777777" w:rsidR="005B6842" w:rsidRPr="00EF393C" w:rsidRDefault="005B6842" w:rsidP="00C45809">
            <w:pPr>
              <w:pStyle w:val="af8"/>
              <w:rPr>
                <w:rFonts w:cs="Times New Roman"/>
              </w:rPr>
            </w:pPr>
            <w:r w:rsidRPr="00EF393C">
              <w:rPr>
                <w:rFonts w:cs="Times New Roman"/>
              </w:rPr>
              <w:t>chess</w:t>
            </w:r>
          </w:p>
        </w:tc>
        <w:tc>
          <w:tcPr>
            <w:tcW w:w="1191" w:type="dxa"/>
          </w:tcPr>
          <w:p w14:paraId="24C3E5C7"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0A52DC9C"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7E613EE"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40976156"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9A1360B" w14:textId="77777777" w:rsidTr="00434A7F">
        <w:tc>
          <w:tcPr>
            <w:tcW w:w="991" w:type="dxa"/>
          </w:tcPr>
          <w:p w14:paraId="1BCDA1E0" w14:textId="77777777" w:rsidR="005B6842" w:rsidRPr="00EF393C" w:rsidRDefault="005B6842" w:rsidP="00C45809">
            <w:pPr>
              <w:pStyle w:val="af8"/>
              <w:rPr>
                <w:rFonts w:cs="Times New Roman"/>
              </w:rPr>
            </w:pPr>
            <w:r w:rsidRPr="00EF393C">
              <w:rPr>
                <w:rFonts w:cs="Times New Roman" w:hint="eastAsia"/>
              </w:rPr>
              <w:t>炬燵</w:t>
            </w:r>
          </w:p>
        </w:tc>
        <w:tc>
          <w:tcPr>
            <w:tcW w:w="1361" w:type="dxa"/>
          </w:tcPr>
          <w:p w14:paraId="3AC7D123" w14:textId="77777777" w:rsidR="005B6842" w:rsidRPr="00EF393C" w:rsidRDefault="005B6842" w:rsidP="00C45809">
            <w:pPr>
              <w:pStyle w:val="af8"/>
              <w:rPr>
                <w:rFonts w:cs="Times New Roman"/>
              </w:rPr>
            </w:pPr>
            <w:r w:rsidRPr="00EF393C">
              <w:rPr>
                <w:rFonts w:cs="Times New Roman"/>
              </w:rPr>
              <w:t>the warm sunken fireplace with its wadded covering</w:t>
            </w:r>
          </w:p>
        </w:tc>
        <w:tc>
          <w:tcPr>
            <w:tcW w:w="1361" w:type="dxa"/>
          </w:tcPr>
          <w:p w14:paraId="1EAEFF7D" w14:textId="77777777" w:rsidR="005B6842" w:rsidRPr="00EF393C" w:rsidRDefault="005B6842" w:rsidP="00C45809">
            <w:pPr>
              <w:pStyle w:val="af8"/>
              <w:rPr>
                <w:rFonts w:cs="Times New Roman"/>
              </w:rPr>
            </w:pPr>
            <w:r w:rsidRPr="00EF393C">
              <w:rPr>
                <w:rFonts w:cs="Times New Roman"/>
              </w:rPr>
              <w:t xml:space="preserve">a footwarmer between </w:t>
            </w:r>
            <w:proofErr w:type="spellStart"/>
            <w:r w:rsidRPr="00EF393C">
              <w:rPr>
                <w:rFonts w:cs="Times New Roman"/>
              </w:rPr>
              <w:t>usand</w:t>
            </w:r>
            <w:proofErr w:type="spellEnd"/>
            <w:r w:rsidRPr="00EF393C">
              <w:rPr>
                <w:rFonts w:cs="Times New Roman"/>
              </w:rPr>
              <w:t xml:space="preserve"> a large quilt covering the footwarmer and our bodies from the waist down</w:t>
            </w:r>
          </w:p>
        </w:tc>
        <w:tc>
          <w:tcPr>
            <w:tcW w:w="1191" w:type="dxa"/>
          </w:tcPr>
          <w:p w14:paraId="3A8C14BC"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2B043E39"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CD3E6F3"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484FD4BD"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D16F4DE" w14:textId="77777777" w:rsidTr="00434A7F">
        <w:tc>
          <w:tcPr>
            <w:tcW w:w="991" w:type="dxa"/>
          </w:tcPr>
          <w:p w14:paraId="78A32699" w14:textId="77777777" w:rsidR="005B6842" w:rsidRPr="00EF393C" w:rsidRDefault="005B6842" w:rsidP="00C45809">
            <w:pPr>
              <w:pStyle w:val="af8"/>
              <w:rPr>
                <w:rFonts w:cs="Times New Roman"/>
              </w:rPr>
            </w:pPr>
            <w:r w:rsidRPr="00EF393C">
              <w:rPr>
                <w:rFonts w:cs="Times New Roman" w:hint="eastAsia"/>
              </w:rPr>
              <w:t>櫓</w:t>
            </w:r>
          </w:p>
        </w:tc>
        <w:tc>
          <w:tcPr>
            <w:tcW w:w="1361" w:type="dxa"/>
          </w:tcPr>
          <w:p w14:paraId="260CBD49" w14:textId="77777777" w:rsidR="005B6842" w:rsidRPr="00EF393C" w:rsidRDefault="005B6842" w:rsidP="00C45809">
            <w:pPr>
              <w:pStyle w:val="af8"/>
              <w:rPr>
                <w:rFonts w:cs="Times New Roman"/>
              </w:rPr>
            </w:pPr>
            <w:r w:rsidRPr="00EF393C">
              <w:rPr>
                <w:rFonts w:cs="Times New Roman"/>
              </w:rPr>
              <w:t>quilt</w:t>
            </w:r>
          </w:p>
        </w:tc>
        <w:tc>
          <w:tcPr>
            <w:tcW w:w="1361" w:type="dxa"/>
          </w:tcPr>
          <w:p w14:paraId="51C65D2E" w14:textId="77777777" w:rsidR="005B6842" w:rsidRPr="00EF393C" w:rsidRDefault="005B6842" w:rsidP="00C45809">
            <w:pPr>
              <w:pStyle w:val="af8"/>
              <w:rPr>
                <w:rFonts w:cs="Times New Roman"/>
              </w:rPr>
            </w:pPr>
            <w:r w:rsidRPr="00EF393C">
              <w:rPr>
                <w:rFonts w:cs="Times New Roman"/>
              </w:rPr>
              <w:t>なし</w:t>
            </w:r>
          </w:p>
        </w:tc>
        <w:tc>
          <w:tcPr>
            <w:tcW w:w="1191" w:type="dxa"/>
          </w:tcPr>
          <w:p w14:paraId="41F18860"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6A099C78" w14:textId="77777777" w:rsidR="005B6842" w:rsidRPr="00EF393C" w:rsidRDefault="005B6842" w:rsidP="00C45809">
            <w:pPr>
              <w:pStyle w:val="af8"/>
              <w:rPr>
                <w:rFonts w:cs="Times New Roman"/>
              </w:rPr>
            </w:pPr>
            <w:r w:rsidRPr="00EF393C">
              <w:rPr>
                <w:rFonts w:cs="Times New Roman"/>
              </w:rPr>
              <w:t>Denial</w:t>
            </w:r>
          </w:p>
        </w:tc>
        <w:tc>
          <w:tcPr>
            <w:tcW w:w="1191" w:type="dxa"/>
          </w:tcPr>
          <w:p w14:paraId="0DC4A062"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4B497B96" w14:textId="77777777" w:rsidR="005B6842" w:rsidRPr="00EF393C" w:rsidRDefault="005B6842" w:rsidP="00C45809">
            <w:pPr>
              <w:pStyle w:val="af8"/>
              <w:rPr>
                <w:rFonts w:cs="Times New Roman"/>
              </w:rPr>
            </w:pPr>
            <w:r w:rsidRPr="00EF393C">
              <w:rPr>
                <w:rFonts w:cs="Times New Roman"/>
              </w:rPr>
              <w:t>Denial</w:t>
            </w:r>
          </w:p>
        </w:tc>
      </w:tr>
      <w:tr w:rsidR="00434A7F" w:rsidRPr="005B6842" w14:paraId="5D05010D" w14:textId="77777777" w:rsidTr="00434A7F">
        <w:tc>
          <w:tcPr>
            <w:tcW w:w="991" w:type="dxa"/>
          </w:tcPr>
          <w:p w14:paraId="54BCDE82" w14:textId="77777777" w:rsidR="005B6842" w:rsidRPr="00EF393C" w:rsidRDefault="005B6842" w:rsidP="00C45809">
            <w:pPr>
              <w:pStyle w:val="af8"/>
              <w:rPr>
                <w:rFonts w:cs="Times New Roman"/>
              </w:rPr>
            </w:pPr>
            <w:r w:rsidRPr="00EF393C">
              <w:rPr>
                <w:rFonts w:cs="Times New Roman" w:hint="eastAsia"/>
              </w:rPr>
              <w:t>火箸</w:t>
            </w:r>
          </w:p>
        </w:tc>
        <w:tc>
          <w:tcPr>
            <w:tcW w:w="1361" w:type="dxa"/>
          </w:tcPr>
          <w:p w14:paraId="6CB116B6" w14:textId="77777777" w:rsidR="005B6842" w:rsidRPr="00EF393C" w:rsidRDefault="005B6842" w:rsidP="00C45809">
            <w:pPr>
              <w:pStyle w:val="af8"/>
              <w:rPr>
                <w:rFonts w:cs="Times New Roman"/>
              </w:rPr>
            </w:pPr>
            <w:r w:rsidRPr="00EF393C">
              <w:rPr>
                <w:rFonts w:cs="Times New Roman"/>
              </w:rPr>
              <w:t>the tongs</w:t>
            </w:r>
          </w:p>
        </w:tc>
        <w:tc>
          <w:tcPr>
            <w:tcW w:w="1361" w:type="dxa"/>
          </w:tcPr>
          <w:p w14:paraId="60C13D20" w14:textId="77777777" w:rsidR="005B6842" w:rsidRPr="00EF393C" w:rsidRDefault="005B6842" w:rsidP="00C45809">
            <w:pPr>
              <w:pStyle w:val="af8"/>
              <w:rPr>
                <w:rFonts w:cs="Times New Roman"/>
              </w:rPr>
            </w:pPr>
            <w:r w:rsidRPr="00EF393C">
              <w:rPr>
                <w:rFonts w:cs="Times New Roman"/>
              </w:rPr>
              <w:t>a pair of tongs</w:t>
            </w:r>
          </w:p>
        </w:tc>
        <w:tc>
          <w:tcPr>
            <w:tcW w:w="1191" w:type="dxa"/>
          </w:tcPr>
          <w:p w14:paraId="7052DBF3"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5CCE5A0"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1091F7C8"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ADB602A"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3989837" w14:textId="77777777" w:rsidTr="00434A7F">
        <w:tc>
          <w:tcPr>
            <w:tcW w:w="991" w:type="dxa"/>
          </w:tcPr>
          <w:p w14:paraId="240628BD" w14:textId="77777777" w:rsidR="005B6842" w:rsidRPr="00EF393C" w:rsidRDefault="005B6842" w:rsidP="00C45809">
            <w:pPr>
              <w:pStyle w:val="af8"/>
              <w:rPr>
                <w:rFonts w:cs="Times New Roman"/>
              </w:rPr>
            </w:pPr>
            <w:r w:rsidRPr="00EF393C">
              <w:rPr>
                <w:rFonts w:cs="Times New Roman" w:hint="eastAsia"/>
              </w:rPr>
              <w:t>碁</w:t>
            </w:r>
          </w:p>
        </w:tc>
        <w:tc>
          <w:tcPr>
            <w:tcW w:w="1361" w:type="dxa"/>
          </w:tcPr>
          <w:p w14:paraId="1B55AC69" w14:textId="77777777" w:rsidR="005B6842" w:rsidRPr="00EF393C" w:rsidRDefault="005B6842" w:rsidP="00C45809">
            <w:pPr>
              <w:pStyle w:val="af8"/>
              <w:rPr>
                <w:rFonts w:cs="Times New Roman"/>
              </w:rPr>
            </w:pPr>
            <w:r w:rsidRPr="00EF393C">
              <w:rPr>
                <w:rFonts w:cs="Times New Roman"/>
              </w:rPr>
              <w:t>go</w:t>
            </w:r>
          </w:p>
        </w:tc>
        <w:tc>
          <w:tcPr>
            <w:tcW w:w="1361" w:type="dxa"/>
          </w:tcPr>
          <w:p w14:paraId="40C3F224" w14:textId="77777777" w:rsidR="005B6842" w:rsidRPr="00EF393C" w:rsidRDefault="005B6842" w:rsidP="00C45809">
            <w:pPr>
              <w:pStyle w:val="af8"/>
              <w:rPr>
                <w:rFonts w:cs="Times New Roman"/>
              </w:rPr>
            </w:pPr>
            <w:r w:rsidRPr="00EF393C">
              <w:rPr>
                <w:rFonts w:cs="Times New Roman"/>
              </w:rPr>
              <w:t>go</w:t>
            </w:r>
          </w:p>
        </w:tc>
        <w:tc>
          <w:tcPr>
            <w:tcW w:w="1191" w:type="dxa"/>
          </w:tcPr>
          <w:p w14:paraId="382D192F"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352BEC34"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71114F58"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401DD59C" w14:textId="77777777" w:rsidR="005B6842" w:rsidRPr="00EF393C" w:rsidRDefault="005B6842" w:rsidP="00C45809">
            <w:pPr>
              <w:pStyle w:val="af8"/>
              <w:rPr>
                <w:rFonts w:cs="Times New Roman"/>
              </w:rPr>
            </w:pPr>
            <w:r w:rsidRPr="00EF393C">
              <w:rPr>
                <w:rFonts w:cs="Times New Roman"/>
              </w:rPr>
              <w:t>Adaptation</w:t>
            </w:r>
          </w:p>
        </w:tc>
      </w:tr>
      <w:tr w:rsidR="00434A7F" w:rsidRPr="005B6842" w14:paraId="051AEAEA" w14:textId="77777777" w:rsidTr="00434A7F">
        <w:tc>
          <w:tcPr>
            <w:tcW w:w="991" w:type="dxa"/>
          </w:tcPr>
          <w:p w14:paraId="201447F4" w14:textId="77777777" w:rsidR="005B6842" w:rsidRPr="00EF393C" w:rsidRDefault="005B6842" w:rsidP="00C45809">
            <w:pPr>
              <w:pStyle w:val="af8"/>
              <w:rPr>
                <w:rFonts w:cs="Times New Roman"/>
              </w:rPr>
            </w:pPr>
            <w:r w:rsidRPr="00EF393C">
              <w:rPr>
                <w:rFonts w:cs="Times New Roman" w:hint="eastAsia"/>
              </w:rPr>
              <w:t>金</w:t>
            </w:r>
          </w:p>
        </w:tc>
        <w:tc>
          <w:tcPr>
            <w:tcW w:w="1361" w:type="dxa"/>
          </w:tcPr>
          <w:p w14:paraId="45192A8A" w14:textId="77777777" w:rsidR="005B6842" w:rsidRPr="00EF393C" w:rsidRDefault="005B6842" w:rsidP="00C45809">
            <w:pPr>
              <w:pStyle w:val="af8"/>
              <w:rPr>
                <w:rFonts w:cs="Times New Roman"/>
              </w:rPr>
            </w:pPr>
            <w:r w:rsidRPr="00EF393C">
              <w:rPr>
                <w:rFonts w:cs="Times New Roman"/>
              </w:rPr>
              <w:t>なし</w:t>
            </w:r>
          </w:p>
        </w:tc>
        <w:tc>
          <w:tcPr>
            <w:tcW w:w="1361" w:type="dxa"/>
          </w:tcPr>
          <w:p w14:paraId="7181D43C" w14:textId="77777777" w:rsidR="005B6842" w:rsidRPr="00EF393C" w:rsidRDefault="005B6842" w:rsidP="00C45809">
            <w:pPr>
              <w:pStyle w:val="af8"/>
              <w:rPr>
                <w:rFonts w:cs="Times New Roman"/>
              </w:rPr>
            </w:pPr>
            <w:r w:rsidRPr="00EF393C">
              <w:rPr>
                <w:rFonts w:cs="Times New Roman"/>
              </w:rPr>
              <w:t>なし</w:t>
            </w:r>
          </w:p>
        </w:tc>
        <w:tc>
          <w:tcPr>
            <w:tcW w:w="1191" w:type="dxa"/>
          </w:tcPr>
          <w:p w14:paraId="1CB7F56A"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584EA179" w14:textId="77777777" w:rsidR="005B6842" w:rsidRPr="00EF393C" w:rsidRDefault="005B6842" w:rsidP="00C45809">
            <w:pPr>
              <w:pStyle w:val="af8"/>
              <w:rPr>
                <w:rFonts w:cs="Times New Roman"/>
              </w:rPr>
            </w:pPr>
            <w:r w:rsidRPr="00EF393C">
              <w:rPr>
                <w:rFonts w:cs="Times New Roman"/>
              </w:rPr>
              <w:t>Denial</w:t>
            </w:r>
          </w:p>
        </w:tc>
        <w:tc>
          <w:tcPr>
            <w:tcW w:w="1191" w:type="dxa"/>
          </w:tcPr>
          <w:p w14:paraId="5B95811D"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11870D6E" w14:textId="77777777" w:rsidR="005B6842" w:rsidRPr="00EF393C" w:rsidRDefault="005B6842" w:rsidP="00C45809">
            <w:pPr>
              <w:pStyle w:val="af8"/>
              <w:rPr>
                <w:rFonts w:cs="Times New Roman"/>
              </w:rPr>
            </w:pPr>
            <w:r w:rsidRPr="00EF393C">
              <w:rPr>
                <w:rFonts w:cs="Times New Roman"/>
              </w:rPr>
              <w:t>Denial</w:t>
            </w:r>
          </w:p>
        </w:tc>
      </w:tr>
      <w:tr w:rsidR="00434A7F" w:rsidRPr="005B6842" w14:paraId="6BCB9813" w14:textId="77777777" w:rsidTr="00434A7F">
        <w:tc>
          <w:tcPr>
            <w:tcW w:w="991" w:type="dxa"/>
          </w:tcPr>
          <w:p w14:paraId="74B2BE17" w14:textId="77777777" w:rsidR="005B6842" w:rsidRPr="00EF393C" w:rsidRDefault="005B6842" w:rsidP="00C45809">
            <w:pPr>
              <w:pStyle w:val="af8"/>
              <w:rPr>
                <w:rFonts w:cs="Times New Roman"/>
              </w:rPr>
            </w:pPr>
            <w:r w:rsidRPr="00EF393C">
              <w:rPr>
                <w:rFonts w:cs="Times New Roman" w:hint="eastAsia"/>
              </w:rPr>
              <w:t>香車</w:t>
            </w:r>
          </w:p>
        </w:tc>
        <w:tc>
          <w:tcPr>
            <w:tcW w:w="1361" w:type="dxa"/>
          </w:tcPr>
          <w:p w14:paraId="08336335" w14:textId="77777777" w:rsidR="005B6842" w:rsidRPr="00EF393C" w:rsidRDefault="005B6842" w:rsidP="00C45809">
            <w:pPr>
              <w:pStyle w:val="af8"/>
              <w:rPr>
                <w:rFonts w:cs="Times New Roman"/>
              </w:rPr>
            </w:pPr>
            <w:r w:rsidRPr="00EF393C">
              <w:rPr>
                <w:rFonts w:cs="Times New Roman"/>
              </w:rPr>
              <w:t>なし</w:t>
            </w:r>
          </w:p>
        </w:tc>
        <w:tc>
          <w:tcPr>
            <w:tcW w:w="1361" w:type="dxa"/>
          </w:tcPr>
          <w:p w14:paraId="36719CA1" w14:textId="77777777" w:rsidR="005B6842" w:rsidRPr="00EF393C" w:rsidRDefault="005B6842" w:rsidP="00C45809">
            <w:pPr>
              <w:pStyle w:val="af8"/>
              <w:rPr>
                <w:rFonts w:cs="Times New Roman"/>
              </w:rPr>
            </w:pPr>
            <w:r w:rsidRPr="00EF393C">
              <w:rPr>
                <w:rFonts w:cs="Times New Roman"/>
              </w:rPr>
              <w:t>なし</w:t>
            </w:r>
          </w:p>
        </w:tc>
        <w:tc>
          <w:tcPr>
            <w:tcW w:w="1191" w:type="dxa"/>
          </w:tcPr>
          <w:p w14:paraId="3F92A50E"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77D2D862" w14:textId="77777777" w:rsidR="005B6842" w:rsidRPr="00EF393C" w:rsidRDefault="005B6842" w:rsidP="00C45809">
            <w:pPr>
              <w:pStyle w:val="af8"/>
              <w:rPr>
                <w:rFonts w:cs="Times New Roman"/>
              </w:rPr>
            </w:pPr>
            <w:r w:rsidRPr="00EF393C">
              <w:rPr>
                <w:rFonts w:cs="Times New Roman"/>
              </w:rPr>
              <w:t>Denial</w:t>
            </w:r>
          </w:p>
        </w:tc>
        <w:tc>
          <w:tcPr>
            <w:tcW w:w="1191" w:type="dxa"/>
          </w:tcPr>
          <w:p w14:paraId="6EC420AF"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7526C7CA" w14:textId="77777777" w:rsidR="005B6842" w:rsidRPr="00EF393C" w:rsidRDefault="005B6842" w:rsidP="00C45809">
            <w:pPr>
              <w:pStyle w:val="af8"/>
              <w:rPr>
                <w:rFonts w:cs="Times New Roman"/>
              </w:rPr>
            </w:pPr>
            <w:r w:rsidRPr="00EF393C">
              <w:rPr>
                <w:rFonts w:cs="Times New Roman"/>
              </w:rPr>
              <w:t>Denial</w:t>
            </w:r>
          </w:p>
        </w:tc>
      </w:tr>
      <w:tr w:rsidR="00434A7F" w:rsidRPr="005B6842" w14:paraId="6A50206A" w14:textId="77777777" w:rsidTr="00434A7F">
        <w:tc>
          <w:tcPr>
            <w:tcW w:w="991" w:type="dxa"/>
          </w:tcPr>
          <w:p w14:paraId="7C960F4E" w14:textId="77777777" w:rsidR="005B6842" w:rsidRPr="00EF393C" w:rsidRDefault="005B6842" w:rsidP="00C45809">
            <w:pPr>
              <w:pStyle w:val="af8"/>
              <w:rPr>
                <w:rFonts w:cs="Times New Roman"/>
              </w:rPr>
            </w:pPr>
            <w:r w:rsidRPr="00EF393C">
              <w:rPr>
                <w:rFonts w:cs="Times New Roman" w:hint="eastAsia"/>
              </w:rPr>
              <w:t>将棋</w:t>
            </w:r>
          </w:p>
        </w:tc>
        <w:tc>
          <w:tcPr>
            <w:tcW w:w="1361" w:type="dxa"/>
          </w:tcPr>
          <w:p w14:paraId="23D60DA9" w14:textId="77777777" w:rsidR="005B6842" w:rsidRPr="00EF393C" w:rsidRDefault="005B6842" w:rsidP="00C45809">
            <w:pPr>
              <w:pStyle w:val="af8"/>
              <w:rPr>
                <w:rFonts w:cs="Times New Roman"/>
              </w:rPr>
            </w:pPr>
            <w:r w:rsidRPr="00EF393C">
              <w:rPr>
                <w:rFonts w:cs="Times New Roman"/>
              </w:rPr>
              <w:t>chess</w:t>
            </w:r>
          </w:p>
        </w:tc>
        <w:tc>
          <w:tcPr>
            <w:tcW w:w="1361" w:type="dxa"/>
          </w:tcPr>
          <w:p w14:paraId="65D6DCA4" w14:textId="77777777" w:rsidR="005B6842" w:rsidRPr="00EF393C" w:rsidRDefault="005B6842" w:rsidP="00C45809">
            <w:pPr>
              <w:pStyle w:val="af8"/>
              <w:rPr>
                <w:rFonts w:cs="Times New Roman"/>
              </w:rPr>
            </w:pPr>
            <w:r w:rsidRPr="00EF393C">
              <w:rPr>
                <w:rFonts w:cs="Times New Roman"/>
              </w:rPr>
              <w:t>chess</w:t>
            </w:r>
          </w:p>
        </w:tc>
        <w:tc>
          <w:tcPr>
            <w:tcW w:w="1191" w:type="dxa"/>
          </w:tcPr>
          <w:p w14:paraId="7EDB6E05"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4318ABFA"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48A80E5"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707F9A52"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E3B7040" w14:textId="77777777" w:rsidTr="00434A7F">
        <w:tc>
          <w:tcPr>
            <w:tcW w:w="991" w:type="dxa"/>
          </w:tcPr>
          <w:p w14:paraId="1EF8809D" w14:textId="77777777" w:rsidR="005B6842" w:rsidRPr="00EF393C" w:rsidRDefault="005B6842" w:rsidP="00C45809">
            <w:pPr>
              <w:pStyle w:val="af8"/>
              <w:rPr>
                <w:rFonts w:cs="Times New Roman"/>
              </w:rPr>
            </w:pPr>
            <w:r w:rsidRPr="00EF393C">
              <w:rPr>
                <w:rFonts w:cs="Times New Roman" w:hint="eastAsia"/>
              </w:rPr>
              <w:t>儒者</w:t>
            </w:r>
          </w:p>
        </w:tc>
        <w:tc>
          <w:tcPr>
            <w:tcW w:w="1361" w:type="dxa"/>
          </w:tcPr>
          <w:p w14:paraId="3E6AD569" w14:textId="77777777" w:rsidR="005B6842" w:rsidRPr="00EF393C" w:rsidRDefault="005B6842" w:rsidP="00C45809">
            <w:pPr>
              <w:pStyle w:val="af8"/>
              <w:rPr>
                <w:rFonts w:cs="Times New Roman"/>
              </w:rPr>
            </w:pPr>
            <w:r w:rsidRPr="00EF393C">
              <w:rPr>
                <w:rFonts w:cs="Times New Roman"/>
              </w:rPr>
              <w:t>Confucian's</w:t>
            </w:r>
          </w:p>
        </w:tc>
        <w:tc>
          <w:tcPr>
            <w:tcW w:w="1361" w:type="dxa"/>
          </w:tcPr>
          <w:p w14:paraId="2389F6D6" w14:textId="77777777" w:rsidR="005B6842" w:rsidRPr="00EF393C" w:rsidRDefault="005B6842" w:rsidP="00C45809">
            <w:pPr>
              <w:pStyle w:val="af8"/>
              <w:rPr>
                <w:rFonts w:cs="Times New Roman"/>
              </w:rPr>
            </w:pPr>
            <w:r w:rsidRPr="00EF393C">
              <w:rPr>
                <w:rFonts w:cs="Times New Roman"/>
              </w:rPr>
              <w:t>Confucianist</w:t>
            </w:r>
          </w:p>
        </w:tc>
        <w:tc>
          <w:tcPr>
            <w:tcW w:w="1191" w:type="dxa"/>
          </w:tcPr>
          <w:p w14:paraId="7ECF3379" w14:textId="77777777" w:rsidR="005B6842" w:rsidRPr="00EF393C" w:rsidRDefault="005B6842" w:rsidP="00C45809">
            <w:pPr>
              <w:pStyle w:val="af8"/>
              <w:rPr>
                <w:rFonts w:cs="Times New Roman"/>
              </w:rPr>
            </w:pPr>
            <w:r w:rsidRPr="00EF393C">
              <w:rPr>
                <w:rFonts w:cs="Times New Roman"/>
              </w:rPr>
              <w:t xml:space="preserve">Established </w:t>
            </w:r>
            <w:r w:rsidRPr="00EF393C">
              <w:rPr>
                <w:rFonts w:cs="Times New Roman"/>
              </w:rPr>
              <w:lastRenderedPageBreak/>
              <w:t>equivalent</w:t>
            </w:r>
          </w:p>
        </w:tc>
        <w:tc>
          <w:tcPr>
            <w:tcW w:w="1191" w:type="dxa"/>
          </w:tcPr>
          <w:p w14:paraId="6DF6B0F3" w14:textId="77777777" w:rsidR="005B6842" w:rsidRPr="00EF393C" w:rsidRDefault="005B6842" w:rsidP="00C45809">
            <w:pPr>
              <w:pStyle w:val="af8"/>
              <w:rPr>
                <w:rFonts w:cs="Times New Roman"/>
              </w:rPr>
            </w:pPr>
            <w:r w:rsidRPr="00EF393C">
              <w:rPr>
                <w:rFonts w:cs="Times New Roman"/>
              </w:rPr>
              <w:lastRenderedPageBreak/>
              <w:t>Minimizati</w:t>
            </w:r>
            <w:r w:rsidRPr="00EF393C">
              <w:rPr>
                <w:rFonts w:cs="Times New Roman"/>
              </w:rPr>
              <w:lastRenderedPageBreak/>
              <w:t>on</w:t>
            </w:r>
          </w:p>
        </w:tc>
        <w:tc>
          <w:tcPr>
            <w:tcW w:w="1191" w:type="dxa"/>
          </w:tcPr>
          <w:p w14:paraId="2BEF4E31" w14:textId="77777777" w:rsidR="005B6842" w:rsidRPr="00EF393C" w:rsidRDefault="005B6842" w:rsidP="00C45809">
            <w:pPr>
              <w:pStyle w:val="af8"/>
              <w:rPr>
                <w:rFonts w:cs="Times New Roman"/>
              </w:rPr>
            </w:pPr>
            <w:r w:rsidRPr="00EF393C">
              <w:rPr>
                <w:rFonts w:cs="Times New Roman"/>
              </w:rPr>
              <w:lastRenderedPageBreak/>
              <w:t xml:space="preserve">Established </w:t>
            </w:r>
            <w:r w:rsidRPr="00EF393C">
              <w:rPr>
                <w:rFonts w:cs="Times New Roman"/>
              </w:rPr>
              <w:lastRenderedPageBreak/>
              <w:t>equivalent</w:t>
            </w:r>
          </w:p>
        </w:tc>
        <w:tc>
          <w:tcPr>
            <w:tcW w:w="1191" w:type="dxa"/>
          </w:tcPr>
          <w:p w14:paraId="169787A5" w14:textId="77777777" w:rsidR="005B6842" w:rsidRPr="00EF393C" w:rsidRDefault="005B6842" w:rsidP="00C45809">
            <w:pPr>
              <w:pStyle w:val="af8"/>
              <w:rPr>
                <w:rFonts w:cs="Times New Roman"/>
              </w:rPr>
            </w:pPr>
            <w:r w:rsidRPr="00EF393C">
              <w:rPr>
                <w:rFonts w:cs="Times New Roman"/>
              </w:rPr>
              <w:lastRenderedPageBreak/>
              <w:t>Minimizati</w:t>
            </w:r>
            <w:r w:rsidRPr="00EF393C">
              <w:rPr>
                <w:rFonts w:cs="Times New Roman"/>
              </w:rPr>
              <w:lastRenderedPageBreak/>
              <w:t>on</w:t>
            </w:r>
          </w:p>
        </w:tc>
      </w:tr>
      <w:tr w:rsidR="00434A7F" w:rsidRPr="005B6842" w14:paraId="41B0EFC1" w14:textId="77777777" w:rsidTr="00434A7F">
        <w:tc>
          <w:tcPr>
            <w:tcW w:w="991" w:type="dxa"/>
          </w:tcPr>
          <w:p w14:paraId="594E20A3" w14:textId="77777777" w:rsidR="005B6842" w:rsidRPr="00EF393C" w:rsidRDefault="005B6842" w:rsidP="00C45809">
            <w:pPr>
              <w:pStyle w:val="af8"/>
              <w:rPr>
                <w:rFonts w:cs="Times New Roman"/>
              </w:rPr>
            </w:pPr>
            <w:r w:rsidRPr="00EF393C">
              <w:rPr>
                <w:rFonts w:cs="Times New Roman" w:hint="eastAsia"/>
              </w:rPr>
              <w:lastRenderedPageBreak/>
              <w:t>切支丹</w:t>
            </w:r>
          </w:p>
        </w:tc>
        <w:tc>
          <w:tcPr>
            <w:tcW w:w="1361" w:type="dxa"/>
          </w:tcPr>
          <w:p w14:paraId="254701CE" w14:textId="77777777" w:rsidR="005B6842" w:rsidRPr="00EF393C" w:rsidRDefault="005B6842" w:rsidP="00C45809">
            <w:pPr>
              <w:pStyle w:val="af8"/>
              <w:rPr>
                <w:rFonts w:cs="Times New Roman"/>
              </w:rPr>
            </w:pPr>
            <w:r w:rsidRPr="00EF393C">
              <w:rPr>
                <w:rFonts w:cs="Times New Roman"/>
              </w:rPr>
              <w:t>Christian</w:t>
            </w:r>
          </w:p>
        </w:tc>
        <w:tc>
          <w:tcPr>
            <w:tcW w:w="1361" w:type="dxa"/>
          </w:tcPr>
          <w:p w14:paraId="301D0797" w14:textId="77777777" w:rsidR="005B6842" w:rsidRPr="00EF393C" w:rsidRDefault="005B6842" w:rsidP="00C45809">
            <w:pPr>
              <w:pStyle w:val="af8"/>
              <w:rPr>
                <w:rFonts w:cs="Times New Roman"/>
              </w:rPr>
            </w:pPr>
            <w:r w:rsidRPr="00EF393C">
              <w:rPr>
                <w:rFonts w:cs="Times New Roman"/>
              </w:rPr>
              <w:t>Christian</w:t>
            </w:r>
          </w:p>
        </w:tc>
        <w:tc>
          <w:tcPr>
            <w:tcW w:w="1191" w:type="dxa"/>
          </w:tcPr>
          <w:p w14:paraId="64B8F7D5"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7088743"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D39E9DD"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1CD7292"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763CEAF" w14:textId="77777777" w:rsidTr="00434A7F">
        <w:tc>
          <w:tcPr>
            <w:tcW w:w="991" w:type="dxa"/>
          </w:tcPr>
          <w:p w14:paraId="3BEA991B" w14:textId="77777777" w:rsidR="005B6842" w:rsidRPr="00EF393C" w:rsidRDefault="005B6842" w:rsidP="00C45809">
            <w:pPr>
              <w:pStyle w:val="af8"/>
              <w:rPr>
                <w:rFonts w:cs="Times New Roman"/>
              </w:rPr>
            </w:pPr>
            <w:r w:rsidRPr="00EF393C">
              <w:rPr>
                <w:rFonts w:cs="Times New Roman" w:hint="eastAsia"/>
              </w:rPr>
              <w:t>松飾</w:t>
            </w:r>
          </w:p>
        </w:tc>
        <w:tc>
          <w:tcPr>
            <w:tcW w:w="1361" w:type="dxa"/>
          </w:tcPr>
          <w:p w14:paraId="3200710F" w14:textId="77777777" w:rsidR="005B6842" w:rsidRPr="00EF393C" w:rsidRDefault="005B6842" w:rsidP="00C45809">
            <w:pPr>
              <w:pStyle w:val="af8"/>
              <w:rPr>
                <w:rFonts w:cs="Times New Roman"/>
              </w:rPr>
            </w:pPr>
            <w:r w:rsidRPr="00EF393C">
              <w:rPr>
                <w:rFonts w:cs="Times New Roman"/>
              </w:rPr>
              <w:t>New Year's decorations</w:t>
            </w:r>
          </w:p>
        </w:tc>
        <w:tc>
          <w:tcPr>
            <w:tcW w:w="1361" w:type="dxa"/>
          </w:tcPr>
          <w:p w14:paraId="55FE1487" w14:textId="77777777" w:rsidR="005B6842" w:rsidRPr="00EF393C" w:rsidRDefault="005B6842" w:rsidP="00C45809">
            <w:pPr>
              <w:pStyle w:val="af8"/>
              <w:rPr>
                <w:rFonts w:cs="Times New Roman"/>
              </w:rPr>
            </w:pPr>
            <w:r w:rsidRPr="00EF393C">
              <w:rPr>
                <w:rFonts w:cs="Times New Roman"/>
              </w:rPr>
              <w:t>New Year decorations</w:t>
            </w:r>
          </w:p>
        </w:tc>
        <w:tc>
          <w:tcPr>
            <w:tcW w:w="1191" w:type="dxa"/>
          </w:tcPr>
          <w:p w14:paraId="0F667535"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8AB36E3"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B658AFE"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5191F4A9"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A47B8F1" w14:textId="77777777" w:rsidTr="00434A7F">
        <w:tc>
          <w:tcPr>
            <w:tcW w:w="991" w:type="dxa"/>
          </w:tcPr>
          <w:p w14:paraId="7AFD00DD" w14:textId="77777777" w:rsidR="005B6842" w:rsidRPr="00EF393C" w:rsidRDefault="005B6842" w:rsidP="00C45809">
            <w:pPr>
              <w:pStyle w:val="af8"/>
              <w:rPr>
                <w:rFonts w:cs="Times New Roman"/>
              </w:rPr>
            </w:pPr>
            <w:r w:rsidRPr="00EF393C">
              <w:rPr>
                <w:rFonts w:cs="Times New Roman" w:hint="eastAsia"/>
              </w:rPr>
              <w:t>正月</w:t>
            </w:r>
          </w:p>
        </w:tc>
        <w:tc>
          <w:tcPr>
            <w:tcW w:w="1361" w:type="dxa"/>
          </w:tcPr>
          <w:p w14:paraId="571710B3" w14:textId="77777777" w:rsidR="005B6842" w:rsidRPr="00EF393C" w:rsidRDefault="005B6842" w:rsidP="00C45809">
            <w:pPr>
              <w:pStyle w:val="af8"/>
              <w:rPr>
                <w:rFonts w:cs="Times New Roman"/>
              </w:rPr>
            </w:pPr>
            <w:r w:rsidRPr="00EF393C">
              <w:rPr>
                <w:rFonts w:cs="Times New Roman"/>
              </w:rPr>
              <w:t>New Year</w:t>
            </w:r>
          </w:p>
        </w:tc>
        <w:tc>
          <w:tcPr>
            <w:tcW w:w="1361" w:type="dxa"/>
          </w:tcPr>
          <w:p w14:paraId="2AE88AF4" w14:textId="77777777" w:rsidR="005B6842" w:rsidRPr="00EF393C" w:rsidRDefault="005B6842" w:rsidP="00C45809">
            <w:pPr>
              <w:pStyle w:val="af8"/>
              <w:rPr>
                <w:rFonts w:cs="Times New Roman"/>
              </w:rPr>
            </w:pPr>
            <w:r w:rsidRPr="00EF393C">
              <w:rPr>
                <w:rFonts w:cs="Times New Roman"/>
              </w:rPr>
              <w:t>New Year spirit</w:t>
            </w:r>
          </w:p>
        </w:tc>
        <w:tc>
          <w:tcPr>
            <w:tcW w:w="1191" w:type="dxa"/>
          </w:tcPr>
          <w:p w14:paraId="36278A0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5E640A0"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D4A020F"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B3DBB4F"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8E3213B" w14:textId="77777777" w:rsidTr="00434A7F">
        <w:tc>
          <w:tcPr>
            <w:tcW w:w="991" w:type="dxa"/>
          </w:tcPr>
          <w:p w14:paraId="6C8EB71C" w14:textId="77777777" w:rsidR="005B6842" w:rsidRPr="00EF393C" w:rsidRDefault="005B6842" w:rsidP="00C45809">
            <w:pPr>
              <w:pStyle w:val="af8"/>
              <w:rPr>
                <w:rFonts w:cs="Times New Roman"/>
              </w:rPr>
            </w:pPr>
            <w:r w:rsidRPr="00EF393C">
              <w:rPr>
                <w:rFonts w:cs="Times New Roman" w:hint="eastAsia"/>
              </w:rPr>
              <w:t>好事家</w:t>
            </w:r>
          </w:p>
        </w:tc>
        <w:tc>
          <w:tcPr>
            <w:tcW w:w="1361" w:type="dxa"/>
          </w:tcPr>
          <w:p w14:paraId="3A13AAE7" w14:textId="77777777" w:rsidR="005B6842" w:rsidRPr="00EF393C" w:rsidRDefault="005B6842" w:rsidP="00C45809">
            <w:pPr>
              <w:pStyle w:val="af8"/>
              <w:rPr>
                <w:rFonts w:cs="Times New Roman"/>
              </w:rPr>
            </w:pPr>
            <w:r w:rsidRPr="00EF393C">
              <w:rPr>
                <w:rFonts w:cs="Times New Roman"/>
              </w:rPr>
              <w:t>collector</w:t>
            </w:r>
          </w:p>
        </w:tc>
        <w:tc>
          <w:tcPr>
            <w:tcW w:w="1361" w:type="dxa"/>
          </w:tcPr>
          <w:p w14:paraId="1F9031F7" w14:textId="77777777" w:rsidR="005B6842" w:rsidRPr="00EF393C" w:rsidRDefault="005B6842" w:rsidP="00C45809">
            <w:pPr>
              <w:pStyle w:val="af8"/>
              <w:rPr>
                <w:rFonts w:cs="Times New Roman"/>
              </w:rPr>
            </w:pPr>
            <w:r w:rsidRPr="00EF393C">
              <w:rPr>
                <w:rFonts w:cs="Times New Roman"/>
              </w:rPr>
              <w:t>curio-hunter</w:t>
            </w:r>
          </w:p>
        </w:tc>
        <w:tc>
          <w:tcPr>
            <w:tcW w:w="1191" w:type="dxa"/>
          </w:tcPr>
          <w:p w14:paraId="79D9A698"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DD91B91"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D03575F"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043BE594"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1AB6530" w14:textId="77777777" w:rsidTr="00434A7F">
        <w:tc>
          <w:tcPr>
            <w:tcW w:w="991" w:type="dxa"/>
          </w:tcPr>
          <w:p w14:paraId="0C7E8C55" w14:textId="77777777" w:rsidR="005B6842" w:rsidRPr="00EF393C" w:rsidRDefault="005B6842" w:rsidP="00C45809">
            <w:pPr>
              <w:pStyle w:val="af8"/>
              <w:rPr>
                <w:rFonts w:cs="Times New Roman"/>
              </w:rPr>
            </w:pPr>
            <w:r w:rsidRPr="00EF393C">
              <w:rPr>
                <w:rFonts w:cs="Times New Roman" w:hint="eastAsia"/>
              </w:rPr>
              <w:t>骨董</w:t>
            </w:r>
          </w:p>
        </w:tc>
        <w:tc>
          <w:tcPr>
            <w:tcW w:w="1361" w:type="dxa"/>
          </w:tcPr>
          <w:p w14:paraId="6DDA5FAF" w14:textId="77777777" w:rsidR="005B6842" w:rsidRPr="00EF393C" w:rsidRDefault="005B6842" w:rsidP="00C45809">
            <w:pPr>
              <w:pStyle w:val="af8"/>
              <w:rPr>
                <w:rFonts w:cs="Times New Roman"/>
              </w:rPr>
            </w:pPr>
            <w:r w:rsidRPr="00EF393C">
              <w:rPr>
                <w:rFonts w:cs="Times New Roman"/>
              </w:rPr>
              <w:t>curios</w:t>
            </w:r>
          </w:p>
        </w:tc>
        <w:tc>
          <w:tcPr>
            <w:tcW w:w="1361" w:type="dxa"/>
          </w:tcPr>
          <w:p w14:paraId="6D95AF5D" w14:textId="77777777" w:rsidR="005B6842" w:rsidRPr="00EF393C" w:rsidRDefault="005B6842" w:rsidP="00C45809">
            <w:pPr>
              <w:pStyle w:val="af8"/>
              <w:rPr>
                <w:rFonts w:cs="Times New Roman"/>
              </w:rPr>
            </w:pPr>
            <w:r w:rsidRPr="00EF393C">
              <w:rPr>
                <w:rFonts w:cs="Times New Roman"/>
              </w:rPr>
              <w:t>curio</w:t>
            </w:r>
          </w:p>
        </w:tc>
        <w:tc>
          <w:tcPr>
            <w:tcW w:w="1191" w:type="dxa"/>
          </w:tcPr>
          <w:p w14:paraId="2275671E"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D01A5C5"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13412F11"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6B75101"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5E0820A" w14:textId="77777777" w:rsidTr="00434A7F">
        <w:tc>
          <w:tcPr>
            <w:tcW w:w="991" w:type="dxa"/>
          </w:tcPr>
          <w:p w14:paraId="2755A367" w14:textId="77777777" w:rsidR="005B6842" w:rsidRPr="00EF393C" w:rsidRDefault="005B6842" w:rsidP="00C45809">
            <w:pPr>
              <w:pStyle w:val="af8"/>
              <w:rPr>
                <w:rFonts w:cs="Times New Roman"/>
              </w:rPr>
            </w:pPr>
            <w:r w:rsidRPr="00EF393C">
              <w:rPr>
                <w:rFonts w:cs="Times New Roman" w:hint="eastAsia"/>
              </w:rPr>
              <w:t>敷居を跨がなかった</w:t>
            </w:r>
          </w:p>
        </w:tc>
        <w:tc>
          <w:tcPr>
            <w:tcW w:w="1361" w:type="dxa"/>
          </w:tcPr>
          <w:p w14:paraId="1B6A6C68" w14:textId="77777777" w:rsidR="005B6842" w:rsidRPr="00EF393C" w:rsidRDefault="005B6842" w:rsidP="00C45809">
            <w:pPr>
              <w:pStyle w:val="af8"/>
              <w:rPr>
                <w:rFonts w:cs="Times New Roman"/>
              </w:rPr>
            </w:pPr>
            <w:r w:rsidRPr="00EF393C">
              <w:rPr>
                <w:rFonts w:cs="Times New Roman"/>
              </w:rPr>
              <w:t>call on</w:t>
            </w:r>
          </w:p>
        </w:tc>
        <w:tc>
          <w:tcPr>
            <w:tcW w:w="1361" w:type="dxa"/>
          </w:tcPr>
          <w:p w14:paraId="5CCD8EEC" w14:textId="77777777" w:rsidR="005B6842" w:rsidRPr="00EF393C" w:rsidRDefault="005B6842" w:rsidP="00C45809">
            <w:pPr>
              <w:pStyle w:val="af8"/>
              <w:rPr>
                <w:rFonts w:cs="Times New Roman"/>
              </w:rPr>
            </w:pPr>
            <w:r w:rsidRPr="00EF393C">
              <w:rPr>
                <w:rFonts w:cs="Times New Roman"/>
              </w:rPr>
              <w:t>did not visit</w:t>
            </w:r>
          </w:p>
        </w:tc>
        <w:tc>
          <w:tcPr>
            <w:tcW w:w="1191" w:type="dxa"/>
          </w:tcPr>
          <w:p w14:paraId="54F0D5F7"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364D4397"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D26D00C"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5082E2E"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186E707E" w14:textId="77777777" w:rsidTr="00434A7F">
        <w:tc>
          <w:tcPr>
            <w:tcW w:w="991" w:type="dxa"/>
          </w:tcPr>
          <w:p w14:paraId="10E97F9E" w14:textId="77777777" w:rsidR="005B6842" w:rsidRPr="00EF393C" w:rsidRDefault="005B6842" w:rsidP="00C45809">
            <w:pPr>
              <w:pStyle w:val="af8"/>
              <w:rPr>
                <w:rFonts w:cs="Times New Roman"/>
              </w:rPr>
            </w:pPr>
            <w:r w:rsidRPr="00EF393C">
              <w:rPr>
                <w:rFonts w:cs="Times New Roman" w:hint="eastAsia"/>
              </w:rPr>
              <w:t>八重桜</w:t>
            </w:r>
          </w:p>
        </w:tc>
        <w:tc>
          <w:tcPr>
            <w:tcW w:w="1361" w:type="dxa"/>
          </w:tcPr>
          <w:p w14:paraId="68D19CE6" w14:textId="77777777" w:rsidR="005B6842" w:rsidRPr="00EF393C" w:rsidRDefault="005B6842" w:rsidP="00C45809">
            <w:pPr>
              <w:pStyle w:val="af8"/>
              <w:rPr>
                <w:rFonts w:cs="Times New Roman"/>
              </w:rPr>
            </w:pPr>
            <w:r w:rsidRPr="00EF393C">
              <w:rPr>
                <w:rFonts w:cs="Times New Roman"/>
              </w:rPr>
              <w:t>double cherry-blossoms</w:t>
            </w:r>
          </w:p>
        </w:tc>
        <w:tc>
          <w:tcPr>
            <w:tcW w:w="1361" w:type="dxa"/>
          </w:tcPr>
          <w:p w14:paraId="4C7D0EDA" w14:textId="77777777" w:rsidR="005B6842" w:rsidRPr="00EF393C" w:rsidRDefault="005B6842" w:rsidP="00C45809">
            <w:pPr>
              <w:pStyle w:val="af8"/>
              <w:rPr>
                <w:rFonts w:cs="Times New Roman"/>
              </w:rPr>
            </w:pPr>
            <w:r w:rsidRPr="00EF393C">
              <w:rPr>
                <w:rFonts w:cs="Times New Roman"/>
              </w:rPr>
              <w:t>double cherry blossoms</w:t>
            </w:r>
          </w:p>
        </w:tc>
        <w:tc>
          <w:tcPr>
            <w:tcW w:w="1191" w:type="dxa"/>
          </w:tcPr>
          <w:p w14:paraId="74AF9F3A"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07C72B4"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114915F8"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BDC95DF"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0FBE88E" w14:textId="77777777" w:rsidTr="00434A7F">
        <w:tc>
          <w:tcPr>
            <w:tcW w:w="991" w:type="dxa"/>
          </w:tcPr>
          <w:p w14:paraId="5FDE5B80" w14:textId="77777777" w:rsidR="005B6842" w:rsidRPr="00EF393C" w:rsidRDefault="005B6842" w:rsidP="00C45809">
            <w:pPr>
              <w:pStyle w:val="af8"/>
              <w:rPr>
                <w:rFonts w:cs="Times New Roman"/>
              </w:rPr>
            </w:pPr>
            <w:r w:rsidRPr="00EF393C">
              <w:rPr>
                <w:rFonts w:cs="Times New Roman" w:hint="eastAsia"/>
              </w:rPr>
              <w:t>初夏</w:t>
            </w:r>
          </w:p>
        </w:tc>
        <w:tc>
          <w:tcPr>
            <w:tcW w:w="1361" w:type="dxa"/>
          </w:tcPr>
          <w:p w14:paraId="70693382" w14:textId="77777777" w:rsidR="005B6842" w:rsidRPr="00EF393C" w:rsidRDefault="005B6842" w:rsidP="00C45809">
            <w:pPr>
              <w:pStyle w:val="af8"/>
              <w:rPr>
                <w:rFonts w:cs="Times New Roman"/>
              </w:rPr>
            </w:pPr>
            <w:r w:rsidRPr="00EF393C">
              <w:rPr>
                <w:rFonts w:cs="Times New Roman"/>
              </w:rPr>
              <w:t>at the beginning of summer</w:t>
            </w:r>
          </w:p>
        </w:tc>
        <w:tc>
          <w:tcPr>
            <w:tcW w:w="1361" w:type="dxa"/>
          </w:tcPr>
          <w:p w14:paraId="0EEA05A7" w14:textId="77777777" w:rsidR="005B6842" w:rsidRPr="00EF393C" w:rsidRDefault="005B6842" w:rsidP="00C45809">
            <w:pPr>
              <w:pStyle w:val="af8"/>
              <w:rPr>
                <w:rFonts w:cs="Times New Roman"/>
              </w:rPr>
            </w:pPr>
            <w:r w:rsidRPr="00EF393C">
              <w:rPr>
                <w:rFonts w:cs="Times New Roman"/>
              </w:rPr>
              <w:t>the beginning of summer</w:t>
            </w:r>
          </w:p>
        </w:tc>
        <w:tc>
          <w:tcPr>
            <w:tcW w:w="1191" w:type="dxa"/>
          </w:tcPr>
          <w:p w14:paraId="42E7A239"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B473448"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5AD8441"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CB759C6"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2523EFDB" w14:textId="77777777" w:rsidTr="00434A7F">
        <w:tc>
          <w:tcPr>
            <w:tcW w:w="991" w:type="dxa"/>
          </w:tcPr>
          <w:p w14:paraId="6B157184" w14:textId="77777777" w:rsidR="005B6842" w:rsidRPr="00EF393C" w:rsidRDefault="005B6842" w:rsidP="00C45809">
            <w:pPr>
              <w:pStyle w:val="af8"/>
              <w:rPr>
                <w:rFonts w:cs="Times New Roman"/>
              </w:rPr>
            </w:pPr>
            <w:r w:rsidRPr="00EF393C">
              <w:rPr>
                <w:rFonts w:cs="Times New Roman" w:hint="eastAsia"/>
              </w:rPr>
              <w:t>枳殻</w:t>
            </w:r>
          </w:p>
        </w:tc>
        <w:tc>
          <w:tcPr>
            <w:tcW w:w="1361" w:type="dxa"/>
          </w:tcPr>
          <w:p w14:paraId="30B0BE4E" w14:textId="77777777" w:rsidR="005B6842" w:rsidRPr="00EF393C" w:rsidRDefault="005B6842" w:rsidP="00C45809">
            <w:pPr>
              <w:pStyle w:val="af8"/>
              <w:rPr>
                <w:rFonts w:cs="Times New Roman"/>
              </w:rPr>
            </w:pPr>
            <w:proofErr w:type="spellStart"/>
            <w:r w:rsidRPr="00EF393C">
              <w:rPr>
                <w:rFonts w:cs="Times New Roman"/>
              </w:rPr>
              <w:t>aegle</w:t>
            </w:r>
            <w:proofErr w:type="spellEnd"/>
            <w:r w:rsidRPr="00EF393C">
              <w:rPr>
                <w:rFonts w:cs="Times New Roman"/>
              </w:rPr>
              <w:t xml:space="preserve"> </w:t>
            </w:r>
            <w:proofErr w:type="spellStart"/>
            <w:r w:rsidRPr="00EF393C">
              <w:rPr>
                <w:rFonts w:cs="Times New Roman"/>
              </w:rPr>
              <w:t>sepiaria</w:t>
            </w:r>
            <w:proofErr w:type="spellEnd"/>
          </w:p>
        </w:tc>
        <w:tc>
          <w:tcPr>
            <w:tcW w:w="1361" w:type="dxa"/>
          </w:tcPr>
          <w:p w14:paraId="078178CD" w14:textId="77777777" w:rsidR="005B6842" w:rsidRPr="00EF393C" w:rsidRDefault="005B6842" w:rsidP="00C45809">
            <w:pPr>
              <w:pStyle w:val="af8"/>
              <w:rPr>
                <w:rFonts w:cs="Times New Roman"/>
              </w:rPr>
            </w:pPr>
            <w:r w:rsidRPr="00EF393C">
              <w:rPr>
                <w:rFonts w:cs="Times New Roman"/>
              </w:rPr>
              <w:t>quince hedges</w:t>
            </w:r>
          </w:p>
        </w:tc>
        <w:tc>
          <w:tcPr>
            <w:tcW w:w="1191" w:type="dxa"/>
          </w:tcPr>
          <w:p w14:paraId="0D04085F"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EC1EB51"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206D7538"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2236A350"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886BF89" w14:textId="77777777" w:rsidTr="00434A7F">
        <w:tc>
          <w:tcPr>
            <w:tcW w:w="991" w:type="dxa"/>
          </w:tcPr>
          <w:p w14:paraId="6EB57C72" w14:textId="77777777" w:rsidR="005B6842" w:rsidRPr="00EF393C" w:rsidRDefault="005B6842" w:rsidP="00C45809">
            <w:pPr>
              <w:pStyle w:val="af8"/>
              <w:rPr>
                <w:rFonts w:cs="Times New Roman"/>
              </w:rPr>
            </w:pPr>
            <w:r w:rsidRPr="00EF393C">
              <w:rPr>
                <w:rFonts w:cs="Times New Roman" w:hint="eastAsia"/>
              </w:rPr>
              <w:t>柘榴</w:t>
            </w:r>
          </w:p>
        </w:tc>
        <w:tc>
          <w:tcPr>
            <w:tcW w:w="1361" w:type="dxa"/>
          </w:tcPr>
          <w:p w14:paraId="43742417" w14:textId="77777777" w:rsidR="005B6842" w:rsidRPr="00EF393C" w:rsidRDefault="005B6842" w:rsidP="00C45809">
            <w:pPr>
              <w:pStyle w:val="af8"/>
              <w:rPr>
                <w:rFonts w:cs="Times New Roman"/>
              </w:rPr>
            </w:pPr>
            <w:r w:rsidRPr="00EF393C">
              <w:rPr>
                <w:rFonts w:cs="Times New Roman"/>
              </w:rPr>
              <w:t>pomegranate-tree</w:t>
            </w:r>
          </w:p>
        </w:tc>
        <w:tc>
          <w:tcPr>
            <w:tcW w:w="1361" w:type="dxa"/>
          </w:tcPr>
          <w:p w14:paraId="599957CD" w14:textId="77777777" w:rsidR="005B6842" w:rsidRPr="00EF393C" w:rsidRDefault="005B6842" w:rsidP="00C45809">
            <w:pPr>
              <w:pStyle w:val="af8"/>
              <w:rPr>
                <w:rFonts w:cs="Times New Roman"/>
              </w:rPr>
            </w:pPr>
            <w:r w:rsidRPr="00EF393C">
              <w:rPr>
                <w:rFonts w:cs="Times New Roman"/>
              </w:rPr>
              <w:t>pomegranate trees</w:t>
            </w:r>
          </w:p>
        </w:tc>
        <w:tc>
          <w:tcPr>
            <w:tcW w:w="1191" w:type="dxa"/>
          </w:tcPr>
          <w:p w14:paraId="6ACA3E51"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BC5AA60"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192615F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5249C22"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6C4FCFA" w14:textId="77777777" w:rsidTr="00434A7F">
        <w:tc>
          <w:tcPr>
            <w:tcW w:w="991" w:type="dxa"/>
          </w:tcPr>
          <w:p w14:paraId="746EB5EB" w14:textId="77777777" w:rsidR="005B6842" w:rsidRPr="00EF393C" w:rsidRDefault="005B6842" w:rsidP="00C45809">
            <w:pPr>
              <w:pStyle w:val="af8"/>
              <w:rPr>
                <w:rFonts w:cs="Times New Roman"/>
              </w:rPr>
            </w:pPr>
            <w:r w:rsidRPr="00EF393C">
              <w:rPr>
                <w:rFonts w:cs="Times New Roman" w:hint="eastAsia"/>
              </w:rPr>
              <w:t>躑躅</w:t>
            </w:r>
          </w:p>
        </w:tc>
        <w:tc>
          <w:tcPr>
            <w:tcW w:w="1361" w:type="dxa"/>
          </w:tcPr>
          <w:p w14:paraId="5645FFB1" w14:textId="77777777" w:rsidR="005B6842" w:rsidRPr="00EF393C" w:rsidRDefault="005B6842" w:rsidP="00C45809">
            <w:pPr>
              <w:pStyle w:val="af8"/>
              <w:rPr>
                <w:rFonts w:cs="Times New Roman"/>
              </w:rPr>
            </w:pPr>
            <w:r w:rsidRPr="00EF393C">
              <w:rPr>
                <w:rFonts w:cs="Times New Roman"/>
              </w:rPr>
              <w:t>azaleas</w:t>
            </w:r>
          </w:p>
        </w:tc>
        <w:tc>
          <w:tcPr>
            <w:tcW w:w="1361" w:type="dxa"/>
          </w:tcPr>
          <w:p w14:paraId="566F04F0" w14:textId="77777777" w:rsidR="005B6842" w:rsidRPr="00EF393C" w:rsidRDefault="005B6842" w:rsidP="00C45809">
            <w:pPr>
              <w:pStyle w:val="af8"/>
              <w:rPr>
                <w:rFonts w:cs="Times New Roman"/>
              </w:rPr>
            </w:pPr>
            <w:r w:rsidRPr="00EF393C">
              <w:rPr>
                <w:rFonts w:cs="Times New Roman"/>
              </w:rPr>
              <w:t>azaleas</w:t>
            </w:r>
          </w:p>
        </w:tc>
        <w:tc>
          <w:tcPr>
            <w:tcW w:w="1191" w:type="dxa"/>
          </w:tcPr>
          <w:p w14:paraId="7C1D4AA5"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AC58585"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69FF03E"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0D06BD0"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BB70F18" w14:textId="77777777" w:rsidTr="00434A7F">
        <w:tc>
          <w:tcPr>
            <w:tcW w:w="991" w:type="dxa"/>
          </w:tcPr>
          <w:p w14:paraId="2E29EAAC" w14:textId="77777777" w:rsidR="005B6842" w:rsidRPr="00EF393C" w:rsidRDefault="005B6842" w:rsidP="00C45809">
            <w:pPr>
              <w:pStyle w:val="af8"/>
              <w:rPr>
                <w:rFonts w:cs="Times New Roman"/>
              </w:rPr>
            </w:pPr>
            <w:r w:rsidRPr="00EF393C">
              <w:rPr>
                <w:rFonts w:cs="Times New Roman" w:hint="eastAsia"/>
              </w:rPr>
              <w:t>霧島</w:t>
            </w:r>
          </w:p>
        </w:tc>
        <w:tc>
          <w:tcPr>
            <w:tcW w:w="1361" w:type="dxa"/>
          </w:tcPr>
          <w:p w14:paraId="191C98E3" w14:textId="77777777" w:rsidR="005B6842" w:rsidRPr="00EF393C" w:rsidRDefault="005B6842" w:rsidP="00C45809">
            <w:pPr>
              <w:pStyle w:val="af8"/>
              <w:rPr>
                <w:rFonts w:cs="Times New Roman"/>
              </w:rPr>
            </w:pPr>
            <w:proofErr w:type="spellStart"/>
            <w:r w:rsidRPr="00EF393C">
              <w:rPr>
                <w:rFonts w:cs="Times New Roman"/>
              </w:rPr>
              <w:t>kirishima</w:t>
            </w:r>
            <w:proofErr w:type="spellEnd"/>
          </w:p>
        </w:tc>
        <w:tc>
          <w:tcPr>
            <w:tcW w:w="1361" w:type="dxa"/>
          </w:tcPr>
          <w:p w14:paraId="7921EC1E" w14:textId="77777777" w:rsidR="005B6842" w:rsidRPr="00EF393C" w:rsidRDefault="005B6842" w:rsidP="00C45809">
            <w:pPr>
              <w:pStyle w:val="af8"/>
              <w:rPr>
                <w:rFonts w:cs="Times New Roman"/>
              </w:rPr>
            </w:pPr>
            <w:r w:rsidRPr="00EF393C">
              <w:rPr>
                <w:rFonts w:cs="Times New Roman"/>
              </w:rPr>
              <w:t>Kirishima</w:t>
            </w:r>
          </w:p>
        </w:tc>
        <w:tc>
          <w:tcPr>
            <w:tcW w:w="1191" w:type="dxa"/>
          </w:tcPr>
          <w:p w14:paraId="256C28D2"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4166C5BF"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1EBD18D7"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576EAB86" w14:textId="77777777" w:rsidR="005B6842" w:rsidRPr="00EF393C" w:rsidRDefault="005B6842" w:rsidP="00C45809">
            <w:pPr>
              <w:pStyle w:val="af8"/>
              <w:rPr>
                <w:rFonts w:cs="Times New Roman"/>
              </w:rPr>
            </w:pPr>
            <w:r w:rsidRPr="00EF393C">
              <w:rPr>
                <w:rFonts w:cs="Times New Roman"/>
              </w:rPr>
              <w:t>Adaptation</w:t>
            </w:r>
          </w:p>
        </w:tc>
      </w:tr>
      <w:tr w:rsidR="00434A7F" w:rsidRPr="005B6842" w14:paraId="4D6E56D3" w14:textId="77777777" w:rsidTr="00434A7F">
        <w:tc>
          <w:tcPr>
            <w:tcW w:w="991" w:type="dxa"/>
          </w:tcPr>
          <w:p w14:paraId="48CAD646" w14:textId="77777777" w:rsidR="005B6842" w:rsidRPr="00EF393C" w:rsidRDefault="005B6842" w:rsidP="00C45809">
            <w:pPr>
              <w:pStyle w:val="af8"/>
              <w:rPr>
                <w:rFonts w:cs="Times New Roman"/>
              </w:rPr>
            </w:pPr>
            <w:r w:rsidRPr="00EF393C">
              <w:rPr>
                <w:rFonts w:cs="Times New Roman" w:hint="eastAsia"/>
              </w:rPr>
              <w:t>芍薬</w:t>
            </w:r>
          </w:p>
        </w:tc>
        <w:tc>
          <w:tcPr>
            <w:tcW w:w="1361" w:type="dxa"/>
          </w:tcPr>
          <w:p w14:paraId="288B0B01" w14:textId="77777777" w:rsidR="005B6842" w:rsidRPr="00EF393C" w:rsidRDefault="005B6842" w:rsidP="00C45809">
            <w:pPr>
              <w:pStyle w:val="af8"/>
              <w:rPr>
                <w:rFonts w:cs="Times New Roman"/>
              </w:rPr>
            </w:pPr>
            <w:r w:rsidRPr="00EF393C">
              <w:rPr>
                <w:rFonts w:cs="Times New Roman"/>
              </w:rPr>
              <w:t>peonies</w:t>
            </w:r>
          </w:p>
        </w:tc>
        <w:tc>
          <w:tcPr>
            <w:tcW w:w="1361" w:type="dxa"/>
          </w:tcPr>
          <w:p w14:paraId="7931FB74" w14:textId="77777777" w:rsidR="005B6842" w:rsidRPr="00EF393C" w:rsidRDefault="005B6842" w:rsidP="00C45809">
            <w:pPr>
              <w:pStyle w:val="af8"/>
              <w:rPr>
                <w:rFonts w:cs="Times New Roman"/>
              </w:rPr>
            </w:pPr>
            <w:r w:rsidRPr="00EF393C">
              <w:rPr>
                <w:rFonts w:cs="Times New Roman"/>
              </w:rPr>
              <w:t>peonies</w:t>
            </w:r>
          </w:p>
        </w:tc>
        <w:tc>
          <w:tcPr>
            <w:tcW w:w="1191" w:type="dxa"/>
          </w:tcPr>
          <w:p w14:paraId="0D888608"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98AA22B"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667C2D7A"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4E983B4"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E44B543" w14:textId="77777777" w:rsidTr="00434A7F">
        <w:tc>
          <w:tcPr>
            <w:tcW w:w="991" w:type="dxa"/>
          </w:tcPr>
          <w:p w14:paraId="1D05AC9A" w14:textId="77777777" w:rsidR="005B6842" w:rsidRPr="00EF393C" w:rsidRDefault="005B6842" w:rsidP="00C45809">
            <w:pPr>
              <w:pStyle w:val="af8"/>
              <w:rPr>
                <w:rFonts w:cs="Times New Roman"/>
              </w:rPr>
            </w:pPr>
            <w:r w:rsidRPr="00EF393C">
              <w:rPr>
                <w:rFonts w:cs="Times New Roman" w:hint="eastAsia"/>
              </w:rPr>
              <w:t>十坪</w:t>
            </w:r>
          </w:p>
        </w:tc>
        <w:tc>
          <w:tcPr>
            <w:tcW w:w="1361" w:type="dxa"/>
          </w:tcPr>
          <w:p w14:paraId="7DBB6283" w14:textId="77777777" w:rsidR="005B6842" w:rsidRPr="00EF393C" w:rsidRDefault="005B6842" w:rsidP="00C45809">
            <w:pPr>
              <w:pStyle w:val="af8"/>
              <w:rPr>
                <w:rFonts w:cs="Times New Roman"/>
              </w:rPr>
            </w:pPr>
            <w:r w:rsidRPr="00EF393C">
              <w:rPr>
                <w:rFonts w:cs="Times New Roman"/>
              </w:rPr>
              <w:t>about twenty feet square</w:t>
            </w:r>
          </w:p>
        </w:tc>
        <w:tc>
          <w:tcPr>
            <w:tcW w:w="1361" w:type="dxa"/>
          </w:tcPr>
          <w:p w14:paraId="18BF423D" w14:textId="77777777" w:rsidR="005B6842" w:rsidRPr="00EF393C" w:rsidRDefault="005B6842" w:rsidP="00C45809">
            <w:pPr>
              <w:pStyle w:val="af8"/>
              <w:rPr>
                <w:rFonts w:cs="Times New Roman"/>
              </w:rPr>
            </w:pPr>
            <w:r w:rsidRPr="00EF393C">
              <w:rPr>
                <w:rFonts w:cs="Times New Roman"/>
              </w:rPr>
              <w:t>ten tsubo</w:t>
            </w:r>
          </w:p>
        </w:tc>
        <w:tc>
          <w:tcPr>
            <w:tcW w:w="1191" w:type="dxa"/>
          </w:tcPr>
          <w:p w14:paraId="7C5CE15E"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23ED0BB"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EDA59E6"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69B7765D" w14:textId="77777777" w:rsidR="005B6842" w:rsidRPr="00EF393C" w:rsidRDefault="005B6842" w:rsidP="00C45809">
            <w:pPr>
              <w:pStyle w:val="af8"/>
              <w:rPr>
                <w:rFonts w:cs="Times New Roman"/>
              </w:rPr>
            </w:pPr>
            <w:r w:rsidRPr="00EF393C">
              <w:rPr>
                <w:rFonts w:cs="Times New Roman"/>
              </w:rPr>
              <w:t>Adaptation</w:t>
            </w:r>
          </w:p>
        </w:tc>
      </w:tr>
      <w:tr w:rsidR="00434A7F" w:rsidRPr="005B6842" w14:paraId="4C59A987" w14:textId="77777777" w:rsidTr="00434A7F">
        <w:tc>
          <w:tcPr>
            <w:tcW w:w="991" w:type="dxa"/>
          </w:tcPr>
          <w:p w14:paraId="6CEA9F42" w14:textId="77777777" w:rsidR="005B6842" w:rsidRPr="00EF393C" w:rsidRDefault="005B6842" w:rsidP="00C45809">
            <w:pPr>
              <w:pStyle w:val="af8"/>
              <w:rPr>
                <w:rFonts w:cs="Times New Roman"/>
              </w:rPr>
            </w:pPr>
            <w:r w:rsidRPr="00EF393C">
              <w:rPr>
                <w:rFonts w:cs="Times New Roman" w:hint="eastAsia"/>
              </w:rPr>
              <w:t>杉苗</w:t>
            </w:r>
          </w:p>
        </w:tc>
        <w:tc>
          <w:tcPr>
            <w:tcW w:w="1361" w:type="dxa"/>
          </w:tcPr>
          <w:p w14:paraId="7FEC9199" w14:textId="77777777" w:rsidR="005B6842" w:rsidRPr="00EF393C" w:rsidRDefault="005B6842" w:rsidP="00C45809">
            <w:pPr>
              <w:pStyle w:val="af8"/>
              <w:rPr>
                <w:rFonts w:cs="Times New Roman"/>
              </w:rPr>
            </w:pPr>
            <w:r w:rsidRPr="00EF393C">
              <w:rPr>
                <w:rFonts w:cs="Times New Roman"/>
              </w:rPr>
              <w:t>young cedars</w:t>
            </w:r>
          </w:p>
        </w:tc>
        <w:tc>
          <w:tcPr>
            <w:tcW w:w="1361" w:type="dxa"/>
          </w:tcPr>
          <w:p w14:paraId="319A86B4" w14:textId="77777777" w:rsidR="005B6842" w:rsidRPr="00EF393C" w:rsidRDefault="005B6842" w:rsidP="00C45809">
            <w:pPr>
              <w:pStyle w:val="af8"/>
              <w:rPr>
                <w:rFonts w:cs="Times New Roman"/>
              </w:rPr>
            </w:pPr>
            <w:r w:rsidRPr="00EF393C">
              <w:rPr>
                <w:rFonts w:cs="Times New Roman"/>
              </w:rPr>
              <w:t>cedar saplings</w:t>
            </w:r>
          </w:p>
        </w:tc>
        <w:tc>
          <w:tcPr>
            <w:tcW w:w="1191" w:type="dxa"/>
          </w:tcPr>
          <w:p w14:paraId="102E856E"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63C17EDC"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112CBD14"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7C5E651B"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9B674CC" w14:textId="77777777" w:rsidTr="00434A7F">
        <w:tc>
          <w:tcPr>
            <w:tcW w:w="991" w:type="dxa"/>
          </w:tcPr>
          <w:p w14:paraId="26C98F77" w14:textId="77777777" w:rsidR="005B6842" w:rsidRPr="00EF393C" w:rsidRDefault="005B6842" w:rsidP="00C45809">
            <w:pPr>
              <w:pStyle w:val="af8"/>
              <w:rPr>
                <w:rFonts w:cs="Times New Roman"/>
              </w:rPr>
            </w:pPr>
            <w:r w:rsidRPr="00EF393C">
              <w:rPr>
                <w:rFonts w:cs="Times New Roman" w:hint="eastAsia"/>
              </w:rPr>
              <w:t>熊笹</w:t>
            </w:r>
          </w:p>
        </w:tc>
        <w:tc>
          <w:tcPr>
            <w:tcW w:w="1361" w:type="dxa"/>
          </w:tcPr>
          <w:p w14:paraId="1D917F88" w14:textId="77777777" w:rsidR="005B6842" w:rsidRPr="00EF393C" w:rsidRDefault="005B6842" w:rsidP="00C45809">
            <w:pPr>
              <w:pStyle w:val="af8"/>
              <w:rPr>
                <w:rFonts w:cs="Times New Roman"/>
              </w:rPr>
            </w:pPr>
            <w:r w:rsidRPr="00EF393C">
              <w:rPr>
                <w:rFonts w:cs="Times New Roman"/>
              </w:rPr>
              <w:t>bamboo clumps</w:t>
            </w:r>
          </w:p>
        </w:tc>
        <w:tc>
          <w:tcPr>
            <w:tcW w:w="1361" w:type="dxa"/>
          </w:tcPr>
          <w:p w14:paraId="71D639D4" w14:textId="77777777" w:rsidR="005B6842" w:rsidRPr="00EF393C" w:rsidRDefault="005B6842" w:rsidP="00C45809">
            <w:pPr>
              <w:pStyle w:val="af8"/>
              <w:rPr>
                <w:rFonts w:cs="Times New Roman"/>
              </w:rPr>
            </w:pPr>
            <w:r w:rsidRPr="00EF393C">
              <w:rPr>
                <w:rFonts w:cs="Times New Roman"/>
              </w:rPr>
              <w:t>dwarf bamboos</w:t>
            </w:r>
          </w:p>
        </w:tc>
        <w:tc>
          <w:tcPr>
            <w:tcW w:w="1191" w:type="dxa"/>
          </w:tcPr>
          <w:p w14:paraId="42756769"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2D0D087A"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680B0849"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A49BBCE"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17F03551" w14:textId="77777777" w:rsidTr="00434A7F">
        <w:tc>
          <w:tcPr>
            <w:tcW w:w="991" w:type="dxa"/>
          </w:tcPr>
          <w:p w14:paraId="77ABA154" w14:textId="77777777" w:rsidR="005B6842" w:rsidRPr="00EF393C" w:rsidRDefault="005B6842" w:rsidP="00C45809">
            <w:pPr>
              <w:pStyle w:val="af8"/>
              <w:rPr>
                <w:rFonts w:cs="Times New Roman"/>
              </w:rPr>
            </w:pPr>
            <w:r w:rsidRPr="00EF393C">
              <w:rPr>
                <w:rFonts w:cs="Times New Roman" w:hint="eastAsia"/>
              </w:rPr>
              <w:t>三坪</w:t>
            </w:r>
          </w:p>
        </w:tc>
        <w:tc>
          <w:tcPr>
            <w:tcW w:w="1361" w:type="dxa"/>
          </w:tcPr>
          <w:p w14:paraId="0E5910F3" w14:textId="77777777" w:rsidR="005B6842" w:rsidRPr="00EF393C" w:rsidRDefault="005B6842" w:rsidP="00C45809">
            <w:pPr>
              <w:pStyle w:val="af8"/>
              <w:rPr>
                <w:rFonts w:cs="Times New Roman"/>
              </w:rPr>
            </w:pPr>
            <w:r w:rsidRPr="00EF393C">
              <w:rPr>
                <w:rFonts w:cs="Times New Roman"/>
              </w:rPr>
              <w:t>eleven feet square</w:t>
            </w:r>
          </w:p>
        </w:tc>
        <w:tc>
          <w:tcPr>
            <w:tcW w:w="1361" w:type="dxa"/>
          </w:tcPr>
          <w:p w14:paraId="09EBF074" w14:textId="77777777" w:rsidR="005B6842" w:rsidRPr="00EF393C" w:rsidRDefault="005B6842" w:rsidP="00C45809">
            <w:pPr>
              <w:pStyle w:val="af8"/>
              <w:rPr>
                <w:rFonts w:cs="Times New Roman"/>
              </w:rPr>
            </w:pPr>
            <w:r w:rsidRPr="00EF393C">
              <w:rPr>
                <w:rFonts w:cs="Times New Roman"/>
              </w:rPr>
              <w:t>a small patch of ground</w:t>
            </w:r>
          </w:p>
        </w:tc>
        <w:tc>
          <w:tcPr>
            <w:tcW w:w="1191" w:type="dxa"/>
          </w:tcPr>
          <w:p w14:paraId="3B745221"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787F9A78"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255EFAB"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45D8598C"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BBE28BE" w14:textId="77777777" w:rsidTr="00434A7F">
        <w:tc>
          <w:tcPr>
            <w:tcW w:w="991" w:type="dxa"/>
          </w:tcPr>
          <w:p w14:paraId="753A15A7" w14:textId="77777777" w:rsidR="005B6842" w:rsidRPr="00EF393C" w:rsidRDefault="005B6842" w:rsidP="00C45809">
            <w:pPr>
              <w:pStyle w:val="af8"/>
              <w:rPr>
                <w:rFonts w:cs="Times New Roman"/>
              </w:rPr>
            </w:pPr>
            <w:r w:rsidRPr="00EF393C">
              <w:rPr>
                <w:rFonts w:cs="Times New Roman" w:hint="eastAsia"/>
              </w:rPr>
              <w:t>蟇口</w:t>
            </w:r>
          </w:p>
        </w:tc>
        <w:tc>
          <w:tcPr>
            <w:tcW w:w="1361" w:type="dxa"/>
          </w:tcPr>
          <w:p w14:paraId="505D8E78" w14:textId="77777777" w:rsidR="005B6842" w:rsidRPr="00EF393C" w:rsidRDefault="005B6842" w:rsidP="00C45809">
            <w:pPr>
              <w:pStyle w:val="af8"/>
              <w:rPr>
                <w:rFonts w:cs="Times New Roman"/>
              </w:rPr>
            </w:pPr>
            <w:r w:rsidRPr="00EF393C">
              <w:rPr>
                <w:rFonts w:cs="Times New Roman"/>
              </w:rPr>
              <w:t>purse</w:t>
            </w:r>
          </w:p>
        </w:tc>
        <w:tc>
          <w:tcPr>
            <w:tcW w:w="1361" w:type="dxa"/>
          </w:tcPr>
          <w:p w14:paraId="302F7387" w14:textId="77777777" w:rsidR="005B6842" w:rsidRPr="00EF393C" w:rsidRDefault="005B6842" w:rsidP="00C45809">
            <w:pPr>
              <w:pStyle w:val="af8"/>
              <w:rPr>
                <w:rFonts w:cs="Times New Roman"/>
              </w:rPr>
            </w:pPr>
            <w:r w:rsidRPr="00EF393C">
              <w:rPr>
                <w:rFonts w:cs="Times New Roman"/>
              </w:rPr>
              <w:t>purse</w:t>
            </w:r>
          </w:p>
        </w:tc>
        <w:tc>
          <w:tcPr>
            <w:tcW w:w="1191" w:type="dxa"/>
          </w:tcPr>
          <w:p w14:paraId="276FC508"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5E68639"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7B7E2AA"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47F892B"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39C58E9" w14:textId="77777777" w:rsidTr="00434A7F">
        <w:tc>
          <w:tcPr>
            <w:tcW w:w="991" w:type="dxa"/>
          </w:tcPr>
          <w:p w14:paraId="192DA6A4" w14:textId="77777777" w:rsidR="005B6842" w:rsidRPr="00EF393C" w:rsidRDefault="005B6842" w:rsidP="00C45809">
            <w:pPr>
              <w:pStyle w:val="af8"/>
              <w:rPr>
                <w:rFonts w:cs="Times New Roman"/>
              </w:rPr>
            </w:pPr>
            <w:r w:rsidRPr="00EF393C">
              <w:rPr>
                <w:rFonts w:cs="Times New Roman" w:hint="eastAsia"/>
              </w:rPr>
              <w:t>五銭</w:t>
            </w:r>
          </w:p>
        </w:tc>
        <w:tc>
          <w:tcPr>
            <w:tcW w:w="1361" w:type="dxa"/>
          </w:tcPr>
          <w:p w14:paraId="075E9C1A" w14:textId="77777777" w:rsidR="005B6842" w:rsidRPr="00EF393C" w:rsidRDefault="005B6842" w:rsidP="00C45809">
            <w:pPr>
              <w:pStyle w:val="af8"/>
              <w:rPr>
                <w:rFonts w:cs="Times New Roman"/>
              </w:rPr>
            </w:pPr>
            <w:r w:rsidRPr="00EF393C">
              <w:rPr>
                <w:rFonts w:cs="Times New Roman"/>
              </w:rPr>
              <w:t xml:space="preserve">five </w:t>
            </w:r>
            <w:proofErr w:type="spellStart"/>
            <w:r w:rsidRPr="00EF393C">
              <w:rPr>
                <w:rFonts w:cs="Times New Roman"/>
              </w:rPr>
              <w:t>sen</w:t>
            </w:r>
            <w:proofErr w:type="spellEnd"/>
          </w:p>
        </w:tc>
        <w:tc>
          <w:tcPr>
            <w:tcW w:w="1361" w:type="dxa"/>
          </w:tcPr>
          <w:p w14:paraId="53973F9A" w14:textId="77777777" w:rsidR="005B6842" w:rsidRPr="00EF393C" w:rsidRDefault="005B6842" w:rsidP="00C45809">
            <w:pPr>
              <w:pStyle w:val="af8"/>
              <w:rPr>
                <w:rFonts w:cs="Times New Roman"/>
              </w:rPr>
            </w:pPr>
            <w:r w:rsidRPr="00EF393C">
              <w:rPr>
                <w:rFonts w:cs="Times New Roman"/>
              </w:rPr>
              <w:t>five-</w:t>
            </w:r>
            <w:proofErr w:type="spellStart"/>
            <w:r w:rsidRPr="00EF393C">
              <w:rPr>
                <w:rFonts w:cs="Times New Roman"/>
              </w:rPr>
              <w:t>sen</w:t>
            </w:r>
            <w:proofErr w:type="spellEnd"/>
          </w:p>
        </w:tc>
        <w:tc>
          <w:tcPr>
            <w:tcW w:w="1191" w:type="dxa"/>
          </w:tcPr>
          <w:p w14:paraId="6C6FCC96"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180887F0"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1A53B5F7"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18788BEA"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57CBFCF2" w14:textId="77777777" w:rsidTr="00434A7F">
        <w:tc>
          <w:tcPr>
            <w:tcW w:w="991" w:type="dxa"/>
          </w:tcPr>
          <w:p w14:paraId="000BD8BC" w14:textId="77777777" w:rsidR="005B6842" w:rsidRPr="00EF393C" w:rsidRDefault="005B6842" w:rsidP="00C45809">
            <w:pPr>
              <w:pStyle w:val="af8"/>
              <w:rPr>
                <w:rFonts w:cs="Times New Roman"/>
              </w:rPr>
            </w:pPr>
            <w:r w:rsidRPr="00EF393C">
              <w:rPr>
                <w:rFonts w:cs="Times New Roman" w:hint="eastAsia"/>
              </w:rPr>
              <w:t>斥候長</w:t>
            </w:r>
          </w:p>
        </w:tc>
        <w:tc>
          <w:tcPr>
            <w:tcW w:w="1361" w:type="dxa"/>
          </w:tcPr>
          <w:p w14:paraId="618661F6" w14:textId="77777777" w:rsidR="005B6842" w:rsidRPr="00EF393C" w:rsidRDefault="005B6842" w:rsidP="00C45809">
            <w:pPr>
              <w:pStyle w:val="af8"/>
              <w:rPr>
                <w:rFonts w:cs="Times New Roman"/>
              </w:rPr>
            </w:pPr>
            <w:r w:rsidRPr="00EF393C">
              <w:rPr>
                <w:rFonts w:cs="Times New Roman"/>
              </w:rPr>
              <w:t>a scout-master</w:t>
            </w:r>
          </w:p>
        </w:tc>
        <w:tc>
          <w:tcPr>
            <w:tcW w:w="1361" w:type="dxa"/>
          </w:tcPr>
          <w:p w14:paraId="7B690703" w14:textId="77777777" w:rsidR="005B6842" w:rsidRPr="00EF393C" w:rsidRDefault="005B6842" w:rsidP="00C45809">
            <w:pPr>
              <w:pStyle w:val="af8"/>
              <w:rPr>
                <w:rFonts w:cs="Times New Roman"/>
              </w:rPr>
            </w:pPr>
            <w:r w:rsidRPr="00EF393C">
              <w:rPr>
                <w:rFonts w:cs="Times New Roman"/>
              </w:rPr>
              <w:t>chief of the army scouts</w:t>
            </w:r>
          </w:p>
        </w:tc>
        <w:tc>
          <w:tcPr>
            <w:tcW w:w="1191" w:type="dxa"/>
          </w:tcPr>
          <w:p w14:paraId="073EF41B"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15276696"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3973381"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7A9F9960"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77382C0" w14:textId="77777777" w:rsidTr="00434A7F">
        <w:tc>
          <w:tcPr>
            <w:tcW w:w="991" w:type="dxa"/>
          </w:tcPr>
          <w:p w14:paraId="47B3C088" w14:textId="77777777" w:rsidR="005B6842" w:rsidRPr="00EF393C" w:rsidRDefault="005B6842" w:rsidP="00C45809">
            <w:pPr>
              <w:pStyle w:val="af8"/>
              <w:rPr>
                <w:rFonts w:cs="Times New Roman"/>
              </w:rPr>
            </w:pPr>
            <w:r w:rsidRPr="00EF393C">
              <w:rPr>
                <w:rFonts w:cs="Times New Roman" w:hint="eastAsia"/>
              </w:rPr>
              <w:t>楓</w:t>
            </w:r>
          </w:p>
        </w:tc>
        <w:tc>
          <w:tcPr>
            <w:tcW w:w="1361" w:type="dxa"/>
          </w:tcPr>
          <w:p w14:paraId="55EDFB78" w14:textId="77777777" w:rsidR="005B6842" w:rsidRPr="00EF393C" w:rsidRDefault="005B6842" w:rsidP="00C45809">
            <w:pPr>
              <w:pStyle w:val="af8"/>
              <w:rPr>
                <w:rFonts w:cs="Times New Roman"/>
              </w:rPr>
            </w:pPr>
            <w:r w:rsidRPr="00EF393C">
              <w:rPr>
                <w:rFonts w:cs="Times New Roman"/>
              </w:rPr>
              <w:t>maples</w:t>
            </w:r>
          </w:p>
        </w:tc>
        <w:tc>
          <w:tcPr>
            <w:tcW w:w="1361" w:type="dxa"/>
          </w:tcPr>
          <w:p w14:paraId="25D5112C" w14:textId="77777777" w:rsidR="005B6842" w:rsidRPr="00EF393C" w:rsidRDefault="005B6842" w:rsidP="00C45809">
            <w:pPr>
              <w:pStyle w:val="af8"/>
              <w:rPr>
                <w:rFonts w:cs="Times New Roman"/>
              </w:rPr>
            </w:pPr>
            <w:r w:rsidRPr="00EF393C">
              <w:rPr>
                <w:rFonts w:cs="Times New Roman"/>
              </w:rPr>
              <w:t>maple leaves</w:t>
            </w:r>
          </w:p>
        </w:tc>
        <w:tc>
          <w:tcPr>
            <w:tcW w:w="1191" w:type="dxa"/>
          </w:tcPr>
          <w:p w14:paraId="7A00920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2EE4C71"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AF74C51"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4C377AEC"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1378AA84" w14:textId="77777777" w:rsidTr="00434A7F">
        <w:tc>
          <w:tcPr>
            <w:tcW w:w="991" w:type="dxa"/>
          </w:tcPr>
          <w:p w14:paraId="756BADD4" w14:textId="77777777" w:rsidR="005B6842" w:rsidRPr="00EF393C" w:rsidRDefault="005B6842" w:rsidP="00C45809">
            <w:pPr>
              <w:pStyle w:val="af8"/>
              <w:rPr>
                <w:rFonts w:cs="Times New Roman"/>
              </w:rPr>
            </w:pPr>
            <w:r w:rsidRPr="00EF393C">
              <w:rPr>
                <w:rFonts w:cs="Times New Roman" w:hint="eastAsia"/>
              </w:rPr>
              <w:t>縁日</w:t>
            </w:r>
          </w:p>
        </w:tc>
        <w:tc>
          <w:tcPr>
            <w:tcW w:w="1361" w:type="dxa"/>
          </w:tcPr>
          <w:p w14:paraId="3EF8930E" w14:textId="77777777" w:rsidR="005B6842" w:rsidRPr="00EF393C" w:rsidRDefault="005B6842" w:rsidP="00C45809">
            <w:pPr>
              <w:pStyle w:val="af8"/>
              <w:rPr>
                <w:rFonts w:cs="Times New Roman"/>
              </w:rPr>
            </w:pPr>
            <w:r w:rsidRPr="00EF393C">
              <w:rPr>
                <w:rFonts w:cs="Times New Roman"/>
              </w:rPr>
              <w:t>a local fete</w:t>
            </w:r>
          </w:p>
        </w:tc>
        <w:tc>
          <w:tcPr>
            <w:tcW w:w="1361" w:type="dxa"/>
          </w:tcPr>
          <w:p w14:paraId="612E4F6F" w14:textId="77777777" w:rsidR="005B6842" w:rsidRPr="00EF393C" w:rsidRDefault="005B6842" w:rsidP="00C45809">
            <w:pPr>
              <w:pStyle w:val="af8"/>
              <w:rPr>
                <w:rFonts w:cs="Times New Roman"/>
              </w:rPr>
            </w:pPr>
            <w:r w:rsidRPr="00EF393C">
              <w:rPr>
                <w:rFonts w:cs="Times New Roman"/>
              </w:rPr>
              <w:t>fair</w:t>
            </w:r>
          </w:p>
        </w:tc>
        <w:tc>
          <w:tcPr>
            <w:tcW w:w="1191" w:type="dxa"/>
          </w:tcPr>
          <w:p w14:paraId="48AA3CE0"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45EE3843"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EF148D7"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9844C86"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E8B3D1C" w14:textId="77777777" w:rsidTr="00434A7F">
        <w:tc>
          <w:tcPr>
            <w:tcW w:w="991" w:type="dxa"/>
          </w:tcPr>
          <w:p w14:paraId="17324AC5" w14:textId="77777777" w:rsidR="005B6842" w:rsidRPr="00EF393C" w:rsidRDefault="005B6842" w:rsidP="00C45809">
            <w:pPr>
              <w:pStyle w:val="af8"/>
              <w:rPr>
                <w:rFonts w:cs="Times New Roman"/>
              </w:rPr>
            </w:pPr>
            <w:r w:rsidRPr="00EF393C">
              <w:rPr>
                <w:rFonts w:cs="Times New Roman" w:hint="eastAsia"/>
              </w:rPr>
              <w:t>不徳義漢</w:t>
            </w:r>
          </w:p>
        </w:tc>
        <w:tc>
          <w:tcPr>
            <w:tcW w:w="1361" w:type="dxa"/>
          </w:tcPr>
          <w:p w14:paraId="7F6B1F9C" w14:textId="77777777" w:rsidR="005B6842" w:rsidRPr="00EF393C" w:rsidRDefault="005B6842" w:rsidP="00C45809">
            <w:pPr>
              <w:pStyle w:val="af8"/>
              <w:rPr>
                <w:rFonts w:cs="Times New Roman"/>
              </w:rPr>
            </w:pPr>
            <w:r w:rsidRPr="00EF393C">
              <w:rPr>
                <w:rFonts w:cs="Times New Roman"/>
              </w:rPr>
              <w:t>wicked</w:t>
            </w:r>
          </w:p>
        </w:tc>
        <w:tc>
          <w:tcPr>
            <w:tcW w:w="1361" w:type="dxa"/>
          </w:tcPr>
          <w:p w14:paraId="4BA89EC7" w14:textId="77777777" w:rsidR="005B6842" w:rsidRPr="00EF393C" w:rsidRDefault="005B6842" w:rsidP="00C45809">
            <w:pPr>
              <w:pStyle w:val="af8"/>
              <w:rPr>
                <w:rFonts w:cs="Times New Roman"/>
              </w:rPr>
            </w:pPr>
            <w:r w:rsidRPr="00EF393C">
              <w:rPr>
                <w:rFonts w:cs="Times New Roman"/>
              </w:rPr>
              <w:t>scoundrels</w:t>
            </w:r>
          </w:p>
        </w:tc>
        <w:tc>
          <w:tcPr>
            <w:tcW w:w="1191" w:type="dxa"/>
          </w:tcPr>
          <w:p w14:paraId="1EE022EB"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17A8570F"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30208B14"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B8453AE"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07EC61B" w14:textId="77777777" w:rsidTr="00434A7F">
        <w:tc>
          <w:tcPr>
            <w:tcW w:w="991" w:type="dxa"/>
          </w:tcPr>
          <w:p w14:paraId="4EB44199" w14:textId="77777777" w:rsidR="005B6842" w:rsidRPr="00EF393C" w:rsidRDefault="005B6842" w:rsidP="00C45809">
            <w:pPr>
              <w:pStyle w:val="af8"/>
              <w:rPr>
                <w:rFonts w:cs="Times New Roman"/>
              </w:rPr>
            </w:pPr>
            <w:r w:rsidRPr="00EF393C">
              <w:rPr>
                <w:rFonts w:cs="Times New Roman" w:hint="eastAsia"/>
              </w:rPr>
              <w:t>行李</w:t>
            </w:r>
          </w:p>
        </w:tc>
        <w:tc>
          <w:tcPr>
            <w:tcW w:w="1361" w:type="dxa"/>
          </w:tcPr>
          <w:p w14:paraId="74457008" w14:textId="77777777" w:rsidR="005B6842" w:rsidRPr="00EF393C" w:rsidRDefault="005B6842" w:rsidP="00C45809">
            <w:pPr>
              <w:pStyle w:val="af8"/>
              <w:rPr>
                <w:rFonts w:cs="Times New Roman"/>
              </w:rPr>
            </w:pPr>
            <w:r w:rsidRPr="00EF393C">
              <w:rPr>
                <w:rFonts w:cs="Times New Roman"/>
              </w:rPr>
              <w:t xml:space="preserve">a </w:t>
            </w:r>
            <w:proofErr w:type="spellStart"/>
            <w:r w:rsidRPr="00EF393C">
              <w:rPr>
                <w:rFonts w:cs="Times New Roman"/>
              </w:rPr>
              <w:t>baskettrunk</w:t>
            </w:r>
            <w:proofErr w:type="spellEnd"/>
          </w:p>
        </w:tc>
        <w:tc>
          <w:tcPr>
            <w:tcW w:w="1361" w:type="dxa"/>
          </w:tcPr>
          <w:p w14:paraId="26E7E0DD" w14:textId="77777777" w:rsidR="005B6842" w:rsidRPr="00EF393C" w:rsidRDefault="005B6842" w:rsidP="00C45809">
            <w:pPr>
              <w:pStyle w:val="af8"/>
              <w:rPr>
                <w:rFonts w:cs="Times New Roman"/>
              </w:rPr>
            </w:pPr>
            <w:r w:rsidRPr="00EF393C">
              <w:rPr>
                <w:rFonts w:cs="Times New Roman"/>
              </w:rPr>
              <w:t>suitcase</w:t>
            </w:r>
          </w:p>
        </w:tc>
        <w:tc>
          <w:tcPr>
            <w:tcW w:w="1191" w:type="dxa"/>
          </w:tcPr>
          <w:p w14:paraId="28AA3ECD"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26380103"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D8B8EF4"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7DF80FB0"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F636A3D" w14:textId="77777777" w:rsidTr="00434A7F">
        <w:tc>
          <w:tcPr>
            <w:tcW w:w="991" w:type="dxa"/>
          </w:tcPr>
          <w:p w14:paraId="0A82B455" w14:textId="77777777" w:rsidR="005B6842" w:rsidRPr="00EF393C" w:rsidRDefault="005B6842" w:rsidP="00C45809">
            <w:pPr>
              <w:pStyle w:val="af8"/>
              <w:rPr>
                <w:rFonts w:cs="Times New Roman"/>
              </w:rPr>
            </w:pPr>
            <w:r w:rsidRPr="00EF393C">
              <w:rPr>
                <w:rFonts w:cs="Times New Roman" w:hint="eastAsia"/>
              </w:rPr>
              <w:lastRenderedPageBreak/>
              <w:t>厚羅紗</w:t>
            </w:r>
          </w:p>
        </w:tc>
        <w:tc>
          <w:tcPr>
            <w:tcW w:w="1361" w:type="dxa"/>
          </w:tcPr>
          <w:p w14:paraId="534CCF09" w14:textId="77777777" w:rsidR="005B6842" w:rsidRPr="00EF393C" w:rsidRDefault="005B6842" w:rsidP="00C45809">
            <w:pPr>
              <w:pStyle w:val="af8"/>
              <w:rPr>
                <w:rFonts w:cs="Times New Roman"/>
              </w:rPr>
            </w:pPr>
            <w:r w:rsidRPr="00EF393C">
              <w:rPr>
                <w:rFonts w:cs="Times New Roman"/>
              </w:rPr>
              <w:t>wool which did not allow the slightest ventilation</w:t>
            </w:r>
          </w:p>
        </w:tc>
        <w:tc>
          <w:tcPr>
            <w:tcW w:w="1361" w:type="dxa"/>
          </w:tcPr>
          <w:p w14:paraId="44AF61EA" w14:textId="77777777" w:rsidR="005B6842" w:rsidRPr="00EF393C" w:rsidRDefault="005B6842" w:rsidP="00C45809">
            <w:pPr>
              <w:pStyle w:val="af8"/>
              <w:rPr>
                <w:rFonts w:cs="Times New Roman"/>
              </w:rPr>
            </w:pPr>
            <w:r w:rsidRPr="00EF393C">
              <w:rPr>
                <w:rFonts w:cs="Times New Roman"/>
              </w:rPr>
              <w:t>thick wool</w:t>
            </w:r>
          </w:p>
        </w:tc>
        <w:tc>
          <w:tcPr>
            <w:tcW w:w="1191" w:type="dxa"/>
          </w:tcPr>
          <w:p w14:paraId="174C1917"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5D6B3AFB"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75C28ECA"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43ECD2E5"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0065BE0" w14:textId="77777777" w:rsidTr="00434A7F">
        <w:tc>
          <w:tcPr>
            <w:tcW w:w="991" w:type="dxa"/>
          </w:tcPr>
          <w:p w14:paraId="53EF9833" w14:textId="77777777" w:rsidR="005B6842" w:rsidRPr="00EF393C" w:rsidRDefault="005B6842" w:rsidP="00C45809">
            <w:pPr>
              <w:pStyle w:val="af8"/>
              <w:rPr>
                <w:rFonts w:cs="Times New Roman"/>
              </w:rPr>
            </w:pPr>
            <w:r w:rsidRPr="00EF393C">
              <w:rPr>
                <w:rFonts w:cs="Times New Roman" w:hint="eastAsia"/>
              </w:rPr>
              <w:t>箸</w:t>
            </w:r>
          </w:p>
        </w:tc>
        <w:tc>
          <w:tcPr>
            <w:tcW w:w="1361" w:type="dxa"/>
          </w:tcPr>
          <w:p w14:paraId="29AEC80D" w14:textId="77777777" w:rsidR="005B6842" w:rsidRPr="00EF393C" w:rsidRDefault="005B6842" w:rsidP="00C45809">
            <w:pPr>
              <w:pStyle w:val="af8"/>
              <w:rPr>
                <w:rFonts w:cs="Times New Roman"/>
              </w:rPr>
            </w:pPr>
            <w:proofErr w:type="spellStart"/>
            <w:r w:rsidRPr="00EF393C">
              <w:rPr>
                <w:rFonts w:cs="Times New Roman"/>
              </w:rPr>
              <w:t>hashi</w:t>
            </w:r>
            <w:proofErr w:type="spellEnd"/>
          </w:p>
        </w:tc>
        <w:tc>
          <w:tcPr>
            <w:tcW w:w="1361" w:type="dxa"/>
          </w:tcPr>
          <w:p w14:paraId="313D674D" w14:textId="77777777" w:rsidR="005B6842" w:rsidRPr="00EF393C" w:rsidRDefault="005B6842" w:rsidP="00C45809">
            <w:pPr>
              <w:pStyle w:val="af8"/>
              <w:rPr>
                <w:rFonts w:cs="Times New Roman"/>
              </w:rPr>
            </w:pPr>
            <w:r w:rsidRPr="00EF393C">
              <w:rPr>
                <w:rFonts w:cs="Times New Roman"/>
              </w:rPr>
              <w:t>chopsticks</w:t>
            </w:r>
          </w:p>
        </w:tc>
        <w:tc>
          <w:tcPr>
            <w:tcW w:w="1191" w:type="dxa"/>
          </w:tcPr>
          <w:p w14:paraId="1BB0C0E1"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66E42B49"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5A5D8E86"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2317FF3"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5E15287D" w14:textId="77777777" w:rsidTr="00434A7F">
        <w:tc>
          <w:tcPr>
            <w:tcW w:w="991" w:type="dxa"/>
          </w:tcPr>
          <w:p w14:paraId="1EFF8EF9" w14:textId="77777777" w:rsidR="005B6842" w:rsidRPr="00EF393C" w:rsidRDefault="005B6842" w:rsidP="00C45809">
            <w:pPr>
              <w:pStyle w:val="af8"/>
              <w:rPr>
                <w:rFonts w:cs="Times New Roman"/>
              </w:rPr>
            </w:pPr>
            <w:r w:rsidRPr="00EF393C">
              <w:rPr>
                <w:rFonts w:cs="Times New Roman" w:hint="eastAsia"/>
              </w:rPr>
              <w:t>茶碗</w:t>
            </w:r>
          </w:p>
        </w:tc>
        <w:tc>
          <w:tcPr>
            <w:tcW w:w="1361" w:type="dxa"/>
          </w:tcPr>
          <w:p w14:paraId="4D1C9DD4" w14:textId="77777777" w:rsidR="005B6842" w:rsidRPr="00EF393C" w:rsidRDefault="005B6842" w:rsidP="00C45809">
            <w:pPr>
              <w:pStyle w:val="af8"/>
              <w:rPr>
                <w:rFonts w:cs="Times New Roman"/>
              </w:rPr>
            </w:pPr>
            <w:r w:rsidRPr="00EF393C">
              <w:rPr>
                <w:rFonts w:cs="Times New Roman"/>
              </w:rPr>
              <w:t>bowls</w:t>
            </w:r>
          </w:p>
        </w:tc>
        <w:tc>
          <w:tcPr>
            <w:tcW w:w="1361" w:type="dxa"/>
          </w:tcPr>
          <w:p w14:paraId="5DDFB0C5" w14:textId="77777777" w:rsidR="005B6842" w:rsidRPr="00EF393C" w:rsidRDefault="005B6842" w:rsidP="00C45809">
            <w:pPr>
              <w:pStyle w:val="af8"/>
              <w:rPr>
                <w:rFonts w:cs="Times New Roman"/>
              </w:rPr>
            </w:pPr>
            <w:r w:rsidRPr="00EF393C">
              <w:rPr>
                <w:rFonts w:cs="Times New Roman"/>
              </w:rPr>
              <w:t>bowls</w:t>
            </w:r>
          </w:p>
        </w:tc>
        <w:tc>
          <w:tcPr>
            <w:tcW w:w="1191" w:type="dxa"/>
          </w:tcPr>
          <w:p w14:paraId="698D5ED7"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F7C3FCF"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CA8E303"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4619927A"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24B7FD7D" w14:textId="77777777" w:rsidTr="00434A7F">
        <w:tc>
          <w:tcPr>
            <w:tcW w:w="991" w:type="dxa"/>
          </w:tcPr>
          <w:p w14:paraId="6CBF18E7" w14:textId="77777777" w:rsidR="005B6842" w:rsidRPr="00EF393C" w:rsidRDefault="005B6842" w:rsidP="00C45809">
            <w:pPr>
              <w:pStyle w:val="af8"/>
              <w:rPr>
                <w:rFonts w:cs="Times New Roman"/>
              </w:rPr>
            </w:pPr>
            <w:r w:rsidRPr="00EF393C">
              <w:rPr>
                <w:rFonts w:cs="Times New Roman" w:hint="eastAsia"/>
              </w:rPr>
              <w:t>着物</w:t>
            </w:r>
          </w:p>
        </w:tc>
        <w:tc>
          <w:tcPr>
            <w:tcW w:w="1361" w:type="dxa"/>
          </w:tcPr>
          <w:p w14:paraId="7A2B396B" w14:textId="77777777" w:rsidR="005B6842" w:rsidRPr="00EF393C" w:rsidRDefault="005B6842" w:rsidP="00C45809">
            <w:pPr>
              <w:pStyle w:val="af8"/>
              <w:rPr>
                <w:rFonts w:cs="Times New Roman"/>
              </w:rPr>
            </w:pPr>
            <w:r w:rsidRPr="00EF393C">
              <w:rPr>
                <w:rFonts w:cs="Times New Roman"/>
              </w:rPr>
              <w:t>his dress</w:t>
            </w:r>
          </w:p>
        </w:tc>
        <w:tc>
          <w:tcPr>
            <w:tcW w:w="1361" w:type="dxa"/>
          </w:tcPr>
          <w:p w14:paraId="6746C677" w14:textId="77777777" w:rsidR="005B6842" w:rsidRPr="00EF393C" w:rsidRDefault="005B6842" w:rsidP="00C45809">
            <w:pPr>
              <w:pStyle w:val="af8"/>
              <w:rPr>
                <w:rFonts w:cs="Times New Roman"/>
              </w:rPr>
            </w:pPr>
            <w:r w:rsidRPr="00EF393C">
              <w:rPr>
                <w:rFonts w:cs="Times New Roman"/>
              </w:rPr>
              <w:t>clothes</w:t>
            </w:r>
          </w:p>
        </w:tc>
        <w:tc>
          <w:tcPr>
            <w:tcW w:w="1191" w:type="dxa"/>
          </w:tcPr>
          <w:p w14:paraId="2138A22B"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14B2046B"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C604A93" w14:textId="77777777" w:rsidR="005B6842" w:rsidRPr="00EF393C" w:rsidRDefault="005B6842" w:rsidP="00C45809">
            <w:pPr>
              <w:pStyle w:val="af8"/>
              <w:rPr>
                <w:rFonts w:cs="Times New Roman"/>
              </w:rPr>
            </w:pPr>
            <w:r w:rsidRPr="00EF393C">
              <w:rPr>
                <w:rFonts w:cs="Times New Roman"/>
              </w:rPr>
              <w:t>Generalization</w:t>
            </w:r>
          </w:p>
        </w:tc>
        <w:tc>
          <w:tcPr>
            <w:tcW w:w="1191" w:type="dxa"/>
          </w:tcPr>
          <w:p w14:paraId="6519AABD"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2A074A7E" w14:textId="77777777" w:rsidTr="00434A7F">
        <w:tc>
          <w:tcPr>
            <w:tcW w:w="991" w:type="dxa"/>
          </w:tcPr>
          <w:p w14:paraId="41845C4F" w14:textId="77777777" w:rsidR="005B6842" w:rsidRPr="00EF393C" w:rsidRDefault="005B6842" w:rsidP="00C45809">
            <w:pPr>
              <w:pStyle w:val="af8"/>
              <w:rPr>
                <w:rFonts w:cs="Times New Roman"/>
              </w:rPr>
            </w:pPr>
            <w:r w:rsidRPr="00EF393C">
              <w:rPr>
                <w:rFonts w:cs="Times New Roman" w:hint="eastAsia"/>
              </w:rPr>
              <w:t>盃</w:t>
            </w:r>
          </w:p>
        </w:tc>
        <w:tc>
          <w:tcPr>
            <w:tcW w:w="1361" w:type="dxa"/>
          </w:tcPr>
          <w:p w14:paraId="0DD60983" w14:textId="77777777" w:rsidR="005B6842" w:rsidRPr="00EF393C" w:rsidRDefault="005B6842" w:rsidP="00C45809">
            <w:pPr>
              <w:pStyle w:val="af8"/>
              <w:rPr>
                <w:rFonts w:cs="Times New Roman"/>
              </w:rPr>
            </w:pPr>
            <w:r w:rsidRPr="00EF393C">
              <w:rPr>
                <w:rFonts w:cs="Times New Roman"/>
              </w:rPr>
              <w:t>These word</w:t>
            </w:r>
          </w:p>
        </w:tc>
        <w:tc>
          <w:tcPr>
            <w:tcW w:w="1361" w:type="dxa"/>
          </w:tcPr>
          <w:p w14:paraId="67378CA7" w14:textId="77777777" w:rsidR="005B6842" w:rsidRPr="00EF393C" w:rsidRDefault="005B6842" w:rsidP="00C45809">
            <w:pPr>
              <w:pStyle w:val="af8"/>
              <w:rPr>
                <w:rFonts w:cs="Times New Roman"/>
              </w:rPr>
            </w:pPr>
            <w:r w:rsidRPr="00EF393C">
              <w:rPr>
                <w:rFonts w:cs="Times New Roman"/>
              </w:rPr>
              <w:t>The gesture</w:t>
            </w:r>
          </w:p>
        </w:tc>
        <w:tc>
          <w:tcPr>
            <w:tcW w:w="1191" w:type="dxa"/>
          </w:tcPr>
          <w:p w14:paraId="591BC6FF"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19AE06CC"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44771A3" w14:textId="77777777" w:rsidR="005B6842" w:rsidRPr="00EF393C" w:rsidRDefault="005B6842" w:rsidP="00C45809">
            <w:pPr>
              <w:pStyle w:val="af8"/>
              <w:rPr>
                <w:rFonts w:cs="Times New Roman"/>
              </w:rPr>
            </w:pPr>
            <w:r w:rsidRPr="00EF393C">
              <w:rPr>
                <w:rFonts w:cs="Times New Roman"/>
              </w:rPr>
              <w:t>Description</w:t>
            </w:r>
          </w:p>
        </w:tc>
        <w:tc>
          <w:tcPr>
            <w:tcW w:w="1191" w:type="dxa"/>
          </w:tcPr>
          <w:p w14:paraId="03DF5688"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72EB7FF" w14:textId="77777777" w:rsidTr="00434A7F">
        <w:tc>
          <w:tcPr>
            <w:tcW w:w="991" w:type="dxa"/>
          </w:tcPr>
          <w:p w14:paraId="74C18841" w14:textId="77777777" w:rsidR="005B6842" w:rsidRPr="00EF393C" w:rsidRDefault="005B6842" w:rsidP="00C45809">
            <w:pPr>
              <w:pStyle w:val="af8"/>
              <w:rPr>
                <w:rFonts w:cs="Times New Roman"/>
              </w:rPr>
            </w:pPr>
            <w:r w:rsidRPr="00EF393C">
              <w:rPr>
                <w:rFonts w:cs="Times New Roman" w:hint="eastAsia"/>
              </w:rPr>
              <w:t>杯</w:t>
            </w:r>
          </w:p>
        </w:tc>
        <w:tc>
          <w:tcPr>
            <w:tcW w:w="1361" w:type="dxa"/>
          </w:tcPr>
          <w:p w14:paraId="3F952691" w14:textId="77777777" w:rsidR="005B6842" w:rsidRPr="00EF393C" w:rsidRDefault="005B6842" w:rsidP="00C45809">
            <w:pPr>
              <w:pStyle w:val="af8"/>
              <w:rPr>
                <w:rFonts w:cs="Times New Roman"/>
              </w:rPr>
            </w:pPr>
            <w:r w:rsidRPr="00EF393C">
              <w:rPr>
                <w:rFonts w:cs="Times New Roman"/>
              </w:rPr>
              <w:t>cup</w:t>
            </w:r>
          </w:p>
        </w:tc>
        <w:tc>
          <w:tcPr>
            <w:tcW w:w="1361" w:type="dxa"/>
          </w:tcPr>
          <w:p w14:paraId="57F55361" w14:textId="77777777" w:rsidR="005B6842" w:rsidRPr="00EF393C" w:rsidRDefault="005B6842" w:rsidP="00C45809">
            <w:pPr>
              <w:pStyle w:val="af8"/>
              <w:rPr>
                <w:rFonts w:cs="Times New Roman"/>
              </w:rPr>
            </w:pPr>
            <w:proofErr w:type="spellStart"/>
            <w:r w:rsidRPr="00EF393C">
              <w:rPr>
                <w:rFonts w:cs="Times New Roman"/>
              </w:rPr>
              <w:t>saké</w:t>
            </w:r>
            <w:proofErr w:type="spellEnd"/>
            <w:r w:rsidRPr="00EF393C">
              <w:rPr>
                <w:rFonts w:cs="Times New Roman"/>
              </w:rPr>
              <w:t xml:space="preserve"> cup</w:t>
            </w:r>
          </w:p>
        </w:tc>
        <w:tc>
          <w:tcPr>
            <w:tcW w:w="1191" w:type="dxa"/>
          </w:tcPr>
          <w:p w14:paraId="798C8DBF"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2026CC9A"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0B83FF4C"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1E5C7CC" w14:textId="77777777" w:rsidR="005B6842" w:rsidRPr="00EF393C" w:rsidRDefault="005B6842" w:rsidP="00C45809">
            <w:pPr>
              <w:pStyle w:val="af8"/>
              <w:rPr>
                <w:rFonts w:cs="Times New Roman"/>
              </w:rPr>
            </w:pPr>
            <w:r w:rsidRPr="00EF393C">
              <w:rPr>
                <w:rFonts w:cs="Times New Roman"/>
              </w:rPr>
              <w:t>Acceptance</w:t>
            </w:r>
          </w:p>
        </w:tc>
      </w:tr>
      <w:tr w:rsidR="00434A7F" w:rsidRPr="005B6842" w14:paraId="069A1B29" w14:textId="77777777" w:rsidTr="00434A7F">
        <w:tc>
          <w:tcPr>
            <w:tcW w:w="991" w:type="dxa"/>
          </w:tcPr>
          <w:p w14:paraId="66559823" w14:textId="77777777" w:rsidR="005B6842" w:rsidRPr="00EF393C" w:rsidRDefault="005B6842" w:rsidP="00C45809">
            <w:pPr>
              <w:pStyle w:val="af8"/>
              <w:rPr>
                <w:rFonts w:cs="Times New Roman"/>
              </w:rPr>
            </w:pPr>
            <w:r w:rsidRPr="00EF393C">
              <w:rPr>
                <w:rFonts w:cs="Times New Roman" w:hint="eastAsia"/>
              </w:rPr>
              <w:t>アイスクリーム</w:t>
            </w:r>
          </w:p>
        </w:tc>
        <w:tc>
          <w:tcPr>
            <w:tcW w:w="1361" w:type="dxa"/>
          </w:tcPr>
          <w:p w14:paraId="7CBA6322" w14:textId="77777777" w:rsidR="005B6842" w:rsidRPr="00EF393C" w:rsidRDefault="005B6842" w:rsidP="00C45809">
            <w:pPr>
              <w:pStyle w:val="af8"/>
              <w:rPr>
                <w:rFonts w:cs="Times New Roman"/>
              </w:rPr>
            </w:pPr>
            <w:r w:rsidRPr="00EF393C">
              <w:rPr>
                <w:rFonts w:cs="Times New Roman"/>
              </w:rPr>
              <w:t>ice-cream</w:t>
            </w:r>
          </w:p>
        </w:tc>
        <w:tc>
          <w:tcPr>
            <w:tcW w:w="1361" w:type="dxa"/>
          </w:tcPr>
          <w:p w14:paraId="157A0930" w14:textId="77777777" w:rsidR="005B6842" w:rsidRPr="00EF393C" w:rsidRDefault="005B6842" w:rsidP="00C45809">
            <w:pPr>
              <w:pStyle w:val="af8"/>
              <w:rPr>
                <w:rFonts w:cs="Times New Roman"/>
              </w:rPr>
            </w:pPr>
            <w:r w:rsidRPr="00EF393C">
              <w:rPr>
                <w:rFonts w:cs="Times New Roman"/>
              </w:rPr>
              <w:t>homemade ice cream</w:t>
            </w:r>
          </w:p>
        </w:tc>
        <w:tc>
          <w:tcPr>
            <w:tcW w:w="1191" w:type="dxa"/>
          </w:tcPr>
          <w:p w14:paraId="05BF3767"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3BD3067"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BF6ABEB"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212E41AC"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22B09D1" w14:textId="77777777" w:rsidTr="00434A7F">
        <w:tc>
          <w:tcPr>
            <w:tcW w:w="991" w:type="dxa"/>
          </w:tcPr>
          <w:p w14:paraId="6110A5CC" w14:textId="77777777" w:rsidR="005B6842" w:rsidRPr="00EF393C" w:rsidRDefault="005B6842" w:rsidP="00C45809">
            <w:pPr>
              <w:pStyle w:val="af8"/>
              <w:rPr>
                <w:rFonts w:cs="Times New Roman"/>
              </w:rPr>
            </w:pPr>
            <w:r w:rsidRPr="00EF393C">
              <w:rPr>
                <w:rFonts w:cs="Times New Roman" w:hint="eastAsia"/>
              </w:rPr>
              <w:t>水菓子</w:t>
            </w:r>
          </w:p>
        </w:tc>
        <w:tc>
          <w:tcPr>
            <w:tcW w:w="1361" w:type="dxa"/>
          </w:tcPr>
          <w:p w14:paraId="56B55BE6" w14:textId="77777777" w:rsidR="005B6842" w:rsidRPr="00EF393C" w:rsidRDefault="005B6842" w:rsidP="00C45809">
            <w:pPr>
              <w:pStyle w:val="af8"/>
              <w:rPr>
                <w:rFonts w:cs="Times New Roman"/>
              </w:rPr>
            </w:pPr>
            <w:r w:rsidRPr="00EF393C">
              <w:rPr>
                <w:rFonts w:cs="Times New Roman"/>
              </w:rPr>
              <w:t>fruit</w:t>
            </w:r>
          </w:p>
        </w:tc>
        <w:tc>
          <w:tcPr>
            <w:tcW w:w="1361" w:type="dxa"/>
          </w:tcPr>
          <w:p w14:paraId="069369C3" w14:textId="77777777" w:rsidR="005B6842" w:rsidRPr="00EF393C" w:rsidRDefault="005B6842" w:rsidP="00C45809">
            <w:pPr>
              <w:pStyle w:val="af8"/>
              <w:rPr>
                <w:rFonts w:cs="Times New Roman"/>
              </w:rPr>
            </w:pPr>
            <w:r w:rsidRPr="00EF393C">
              <w:rPr>
                <w:rFonts w:cs="Times New Roman"/>
              </w:rPr>
              <w:t>なし</w:t>
            </w:r>
          </w:p>
        </w:tc>
        <w:tc>
          <w:tcPr>
            <w:tcW w:w="1191" w:type="dxa"/>
          </w:tcPr>
          <w:p w14:paraId="604D2432"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A728183"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65DF2EEB" w14:textId="77777777" w:rsidR="005B6842" w:rsidRPr="00EF393C" w:rsidRDefault="005B6842" w:rsidP="00C45809">
            <w:pPr>
              <w:pStyle w:val="af8"/>
              <w:rPr>
                <w:rFonts w:cs="Times New Roman"/>
              </w:rPr>
            </w:pPr>
            <w:r w:rsidRPr="00EF393C">
              <w:rPr>
                <w:rFonts w:cs="Times New Roman"/>
              </w:rPr>
              <w:t>Reduction</w:t>
            </w:r>
          </w:p>
        </w:tc>
        <w:tc>
          <w:tcPr>
            <w:tcW w:w="1191" w:type="dxa"/>
          </w:tcPr>
          <w:p w14:paraId="3E17CD48" w14:textId="77777777" w:rsidR="005B6842" w:rsidRPr="00EF393C" w:rsidRDefault="005B6842" w:rsidP="00C45809">
            <w:pPr>
              <w:pStyle w:val="af8"/>
              <w:rPr>
                <w:rFonts w:cs="Times New Roman"/>
              </w:rPr>
            </w:pPr>
            <w:r w:rsidRPr="00EF393C">
              <w:rPr>
                <w:rFonts w:cs="Times New Roman"/>
              </w:rPr>
              <w:t>Denial</w:t>
            </w:r>
          </w:p>
        </w:tc>
      </w:tr>
      <w:tr w:rsidR="00434A7F" w:rsidRPr="005B6842" w14:paraId="74605C8C" w14:textId="77777777" w:rsidTr="00434A7F">
        <w:tc>
          <w:tcPr>
            <w:tcW w:w="991" w:type="dxa"/>
          </w:tcPr>
          <w:p w14:paraId="3824556B" w14:textId="77777777" w:rsidR="005B6842" w:rsidRPr="00EF393C" w:rsidRDefault="005B6842" w:rsidP="00C45809">
            <w:pPr>
              <w:pStyle w:val="af8"/>
              <w:rPr>
                <w:rFonts w:cs="Times New Roman"/>
              </w:rPr>
            </w:pPr>
            <w:r w:rsidRPr="00EF393C">
              <w:rPr>
                <w:rFonts w:cs="Times New Roman" w:hint="eastAsia"/>
              </w:rPr>
              <w:t>団扇</w:t>
            </w:r>
          </w:p>
        </w:tc>
        <w:tc>
          <w:tcPr>
            <w:tcW w:w="1361" w:type="dxa"/>
          </w:tcPr>
          <w:p w14:paraId="64EDB014" w14:textId="77777777" w:rsidR="005B6842" w:rsidRPr="00EF393C" w:rsidRDefault="005B6842" w:rsidP="00C45809">
            <w:pPr>
              <w:pStyle w:val="af8"/>
              <w:rPr>
                <w:rFonts w:cs="Times New Roman"/>
              </w:rPr>
            </w:pPr>
            <w:r w:rsidRPr="00EF393C">
              <w:rPr>
                <w:rFonts w:cs="Times New Roman"/>
              </w:rPr>
              <w:t>fan</w:t>
            </w:r>
          </w:p>
        </w:tc>
        <w:tc>
          <w:tcPr>
            <w:tcW w:w="1361" w:type="dxa"/>
          </w:tcPr>
          <w:p w14:paraId="0D88D0AD" w14:textId="77777777" w:rsidR="005B6842" w:rsidRPr="00EF393C" w:rsidRDefault="005B6842" w:rsidP="00C45809">
            <w:pPr>
              <w:pStyle w:val="af8"/>
              <w:rPr>
                <w:rFonts w:cs="Times New Roman"/>
              </w:rPr>
            </w:pPr>
            <w:r w:rsidRPr="00EF393C">
              <w:rPr>
                <w:rFonts w:cs="Times New Roman"/>
              </w:rPr>
              <w:t>fan</w:t>
            </w:r>
          </w:p>
        </w:tc>
        <w:tc>
          <w:tcPr>
            <w:tcW w:w="1191" w:type="dxa"/>
          </w:tcPr>
          <w:p w14:paraId="54BA356B"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6A02909"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4952E59B"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0C3F5303"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6536CC5C" w14:textId="77777777" w:rsidTr="00434A7F">
        <w:tc>
          <w:tcPr>
            <w:tcW w:w="991" w:type="dxa"/>
          </w:tcPr>
          <w:p w14:paraId="2FCB6B7C" w14:textId="77777777" w:rsidR="005B6842" w:rsidRPr="00EF393C" w:rsidRDefault="005B6842" w:rsidP="00C45809">
            <w:pPr>
              <w:pStyle w:val="af8"/>
              <w:rPr>
                <w:rFonts w:cs="Times New Roman"/>
              </w:rPr>
            </w:pPr>
            <w:r w:rsidRPr="00EF393C">
              <w:rPr>
                <w:rFonts w:cs="Times New Roman" w:hint="eastAsia"/>
              </w:rPr>
              <w:t>古本屋</w:t>
            </w:r>
          </w:p>
        </w:tc>
        <w:tc>
          <w:tcPr>
            <w:tcW w:w="1361" w:type="dxa"/>
          </w:tcPr>
          <w:p w14:paraId="29E73B01" w14:textId="77777777" w:rsidR="005B6842" w:rsidRPr="00EF393C" w:rsidRDefault="005B6842" w:rsidP="00C45809">
            <w:pPr>
              <w:pStyle w:val="af8"/>
              <w:rPr>
                <w:rFonts w:cs="Times New Roman"/>
              </w:rPr>
            </w:pPr>
            <w:r w:rsidRPr="00EF393C">
              <w:rPr>
                <w:rFonts w:cs="Times New Roman"/>
              </w:rPr>
              <w:t>a second-hand book seller</w:t>
            </w:r>
          </w:p>
        </w:tc>
        <w:tc>
          <w:tcPr>
            <w:tcW w:w="1361" w:type="dxa"/>
          </w:tcPr>
          <w:p w14:paraId="26CF6FBB" w14:textId="77777777" w:rsidR="005B6842" w:rsidRPr="00EF393C" w:rsidRDefault="005B6842" w:rsidP="00C45809">
            <w:pPr>
              <w:pStyle w:val="af8"/>
              <w:rPr>
                <w:rFonts w:cs="Times New Roman"/>
              </w:rPr>
            </w:pPr>
            <w:r w:rsidRPr="00EF393C">
              <w:rPr>
                <w:rFonts w:cs="Times New Roman"/>
              </w:rPr>
              <w:t>secondhand bookshop</w:t>
            </w:r>
          </w:p>
        </w:tc>
        <w:tc>
          <w:tcPr>
            <w:tcW w:w="1191" w:type="dxa"/>
          </w:tcPr>
          <w:p w14:paraId="7EFE0EA7"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738525EF"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560D3909"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5451E7CF"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14FCED5A" w14:textId="77777777" w:rsidTr="00434A7F">
        <w:tc>
          <w:tcPr>
            <w:tcW w:w="991" w:type="dxa"/>
          </w:tcPr>
          <w:p w14:paraId="024ACF4D" w14:textId="77777777" w:rsidR="005B6842" w:rsidRPr="00EF393C" w:rsidRDefault="005B6842" w:rsidP="00C45809">
            <w:pPr>
              <w:pStyle w:val="af8"/>
              <w:rPr>
                <w:rFonts w:cs="Times New Roman"/>
              </w:rPr>
            </w:pPr>
            <w:r w:rsidRPr="00EF393C">
              <w:rPr>
                <w:rFonts w:cs="Times New Roman" w:hint="eastAsia"/>
              </w:rPr>
              <w:t>縁起でもない</w:t>
            </w:r>
          </w:p>
        </w:tc>
        <w:tc>
          <w:tcPr>
            <w:tcW w:w="1361" w:type="dxa"/>
          </w:tcPr>
          <w:p w14:paraId="0AFF6357" w14:textId="77777777" w:rsidR="005B6842" w:rsidRPr="00EF393C" w:rsidRDefault="005B6842" w:rsidP="00C45809">
            <w:pPr>
              <w:pStyle w:val="af8"/>
              <w:rPr>
                <w:rFonts w:cs="Times New Roman"/>
              </w:rPr>
            </w:pPr>
            <w:r w:rsidRPr="00EF393C">
              <w:rPr>
                <w:rFonts w:cs="Times New Roman"/>
              </w:rPr>
              <w:t xml:space="preserve">Please don't do it </w:t>
            </w:r>
            <w:proofErr w:type="spellStart"/>
            <w:r w:rsidRPr="00EF393C">
              <w:rPr>
                <w:rFonts w:cs="Times New Roman"/>
              </w:rPr>
              <w:t>any more</w:t>
            </w:r>
            <w:proofErr w:type="spellEnd"/>
            <w:r w:rsidRPr="00EF393C">
              <w:rPr>
                <w:rFonts w:cs="Times New Roman"/>
              </w:rPr>
              <w:t>.</w:t>
            </w:r>
          </w:p>
        </w:tc>
        <w:tc>
          <w:tcPr>
            <w:tcW w:w="1361" w:type="dxa"/>
          </w:tcPr>
          <w:p w14:paraId="0292B416" w14:textId="77777777" w:rsidR="005B6842" w:rsidRPr="00EF393C" w:rsidRDefault="005B6842" w:rsidP="00C45809">
            <w:pPr>
              <w:pStyle w:val="af8"/>
              <w:rPr>
                <w:rFonts w:cs="Times New Roman"/>
              </w:rPr>
            </w:pPr>
            <w:r w:rsidRPr="00EF393C">
              <w:rPr>
                <w:rFonts w:cs="Times New Roman"/>
              </w:rPr>
              <w:t>It's unlucky to talk like that.</w:t>
            </w:r>
          </w:p>
        </w:tc>
        <w:tc>
          <w:tcPr>
            <w:tcW w:w="1191" w:type="dxa"/>
          </w:tcPr>
          <w:p w14:paraId="5113724B" w14:textId="77777777" w:rsidR="005B6842" w:rsidRPr="00EF393C" w:rsidRDefault="005B6842" w:rsidP="00C45809">
            <w:pPr>
              <w:pStyle w:val="af8"/>
              <w:rPr>
                <w:rFonts w:cs="Times New Roman"/>
              </w:rPr>
            </w:pPr>
            <w:r w:rsidRPr="00EF393C">
              <w:rPr>
                <w:rFonts w:cs="Times New Roman"/>
              </w:rPr>
              <w:t>Adaptation</w:t>
            </w:r>
          </w:p>
        </w:tc>
        <w:tc>
          <w:tcPr>
            <w:tcW w:w="1191" w:type="dxa"/>
          </w:tcPr>
          <w:p w14:paraId="72148EAD" w14:textId="77777777" w:rsidR="005B6842" w:rsidRPr="00EF393C" w:rsidRDefault="005B6842" w:rsidP="00C45809">
            <w:pPr>
              <w:pStyle w:val="af8"/>
              <w:rPr>
                <w:rFonts w:cs="Times New Roman"/>
              </w:rPr>
            </w:pPr>
            <w:r w:rsidRPr="00EF393C">
              <w:rPr>
                <w:rFonts w:cs="Times New Roman"/>
              </w:rPr>
              <w:t>Denial</w:t>
            </w:r>
          </w:p>
        </w:tc>
        <w:tc>
          <w:tcPr>
            <w:tcW w:w="1191" w:type="dxa"/>
          </w:tcPr>
          <w:p w14:paraId="19B26E39"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6D3B3F6B"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061186F1" w14:textId="77777777" w:rsidTr="00434A7F">
        <w:tc>
          <w:tcPr>
            <w:tcW w:w="991" w:type="dxa"/>
          </w:tcPr>
          <w:p w14:paraId="462A4460" w14:textId="77777777" w:rsidR="005B6842" w:rsidRPr="00EF393C" w:rsidRDefault="005B6842" w:rsidP="00C45809">
            <w:pPr>
              <w:pStyle w:val="af8"/>
              <w:rPr>
                <w:rFonts w:cs="Times New Roman"/>
              </w:rPr>
            </w:pPr>
            <w:r w:rsidRPr="00EF393C">
              <w:rPr>
                <w:rFonts w:cs="Times New Roman" w:hint="eastAsia"/>
              </w:rPr>
              <w:t>木犀</w:t>
            </w:r>
          </w:p>
        </w:tc>
        <w:tc>
          <w:tcPr>
            <w:tcW w:w="1361" w:type="dxa"/>
          </w:tcPr>
          <w:p w14:paraId="5E8DF6EE" w14:textId="77777777" w:rsidR="005B6842" w:rsidRPr="00EF393C" w:rsidRDefault="005B6842" w:rsidP="00C45809">
            <w:pPr>
              <w:pStyle w:val="af8"/>
              <w:rPr>
                <w:rFonts w:cs="Times New Roman"/>
              </w:rPr>
            </w:pPr>
            <w:r w:rsidRPr="00EF393C">
              <w:rPr>
                <w:rFonts w:cs="Times New Roman"/>
              </w:rPr>
              <w:t>fragrant olive</w:t>
            </w:r>
          </w:p>
        </w:tc>
        <w:tc>
          <w:tcPr>
            <w:tcW w:w="1361" w:type="dxa"/>
          </w:tcPr>
          <w:p w14:paraId="0747036C" w14:textId="77777777" w:rsidR="005B6842" w:rsidRPr="00EF393C" w:rsidRDefault="005B6842" w:rsidP="00C45809">
            <w:pPr>
              <w:pStyle w:val="af8"/>
              <w:rPr>
                <w:rFonts w:cs="Times New Roman"/>
              </w:rPr>
            </w:pPr>
            <w:r w:rsidRPr="00EF393C">
              <w:rPr>
                <w:rFonts w:cs="Times New Roman"/>
              </w:rPr>
              <w:t>osmanthus tree</w:t>
            </w:r>
          </w:p>
        </w:tc>
        <w:tc>
          <w:tcPr>
            <w:tcW w:w="1191" w:type="dxa"/>
          </w:tcPr>
          <w:p w14:paraId="4A5AFC7B"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1F94E802"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2E9548BA"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013E3A9"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48AEB335" w14:textId="77777777" w:rsidTr="00434A7F">
        <w:tc>
          <w:tcPr>
            <w:tcW w:w="991" w:type="dxa"/>
          </w:tcPr>
          <w:p w14:paraId="69727608" w14:textId="77777777" w:rsidR="005B6842" w:rsidRPr="00EF393C" w:rsidRDefault="005B6842" w:rsidP="00C45809">
            <w:pPr>
              <w:pStyle w:val="af8"/>
              <w:rPr>
                <w:rFonts w:cs="Times New Roman"/>
              </w:rPr>
            </w:pPr>
            <w:r w:rsidRPr="00EF393C">
              <w:rPr>
                <w:rFonts w:cs="Times New Roman" w:hint="eastAsia"/>
              </w:rPr>
              <w:t>田舎者</w:t>
            </w:r>
          </w:p>
        </w:tc>
        <w:tc>
          <w:tcPr>
            <w:tcW w:w="1361" w:type="dxa"/>
          </w:tcPr>
          <w:p w14:paraId="672710BB" w14:textId="77777777" w:rsidR="005B6842" w:rsidRPr="00EF393C" w:rsidRDefault="005B6842" w:rsidP="00C45809">
            <w:pPr>
              <w:pStyle w:val="af8"/>
              <w:rPr>
                <w:rFonts w:cs="Times New Roman"/>
              </w:rPr>
            </w:pPr>
            <w:r w:rsidRPr="00EF393C">
              <w:rPr>
                <w:rFonts w:cs="Times New Roman"/>
              </w:rPr>
              <w:t>countrymen</w:t>
            </w:r>
          </w:p>
        </w:tc>
        <w:tc>
          <w:tcPr>
            <w:tcW w:w="1361" w:type="dxa"/>
          </w:tcPr>
          <w:p w14:paraId="60B9D17D" w14:textId="77777777" w:rsidR="005B6842" w:rsidRPr="00EF393C" w:rsidRDefault="005B6842" w:rsidP="00C45809">
            <w:pPr>
              <w:pStyle w:val="af8"/>
              <w:rPr>
                <w:rFonts w:cs="Times New Roman"/>
              </w:rPr>
            </w:pPr>
            <w:r w:rsidRPr="00EF393C">
              <w:rPr>
                <w:rFonts w:cs="Times New Roman"/>
              </w:rPr>
              <w:t>country people</w:t>
            </w:r>
          </w:p>
        </w:tc>
        <w:tc>
          <w:tcPr>
            <w:tcW w:w="1191" w:type="dxa"/>
          </w:tcPr>
          <w:p w14:paraId="53A69667" w14:textId="77777777" w:rsidR="005B6842" w:rsidRPr="00EF393C" w:rsidRDefault="005B6842" w:rsidP="00C45809">
            <w:pPr>
              <w:pStyle w:val="af8"/>
              <w:rPr>
                <w:rFonts w:cs="Times New Roman"/>
              </w:rPr>
            </w:pPr>
            <w:r w:rsidRPr="00EF393C">
              <w:rPr>
                <w:rFonts w:cs="Times New Roman"/>
              </w:rPr>
              <w:t>Established equivalent</w:t>
            </w:r>
          </w:p>
        </w:tc>
        <w:tc>
          <w:tcPr>
            <w:tcW w:w="1191" w:type="dxa"/>
          </w:tcPr>
          <w:p w14:paraId="38E4E022" w14:textId="77777777" w:rsidR="005B6842" w:rsidRPr="00EF393C" w:rsidRDefault="005B6842" w:rsidP="00C45809">
            <w:pPr>
              <w:pStyle w:val="af8"/>
              <w:rPr>
                <w:rFonts w:cs="Times New Roman"/>
              </w:rPr>
            </w:pPr>
            <w:r w:rsidRPr="00EF393C">
              <w:rPr>
                <w:rFonts w:cs="Times New Roman"/>
              </w:rPr>
              <w:t>Minimization</w:t>
            </w:r>
          </w:p>
        </w:tc>
        <w:tc>
          <w:tcPr>
            <w:tcW w:w="1191" w:type="dxa"/>
          </w:tcPr>
          <w:p w14:paraId="3F7755B6" w14:textId="77777777" w:rsidR="005B6842" w:rsidRPr="00EF393C" w:rsidRDefault="005B6842" w:rsidP="00C45809">
            <w:pPr>
              <w:pStyle w:val="af8"/>
              <w:rPr>
                <w:rFonts w:cs="Times New Roman"/>
              </w:rPr>
            </w:pPr>
            <w:r w:rsidRPr="00EF393C">
              <w:rPr>
                <w:rFonts w:cs="Times New Roman"/>
              </w:rPr>
              <w:t>Literal translation</w:t>
            </w:r>
          </w:p>
        </w:tc>
        <w:tc>
          <w:tcPr>
            <w:tcW w:w="1191" w:type="dxa"/>
          </w:tcPr>
          <w:p w14:paraId="60200D65" w14:textId="77777777" w:rsidR="005B6842" w:rsidRPr="00EF393C" w:rsidRDefault="005B6842" w:rsidP="00C45809">
            <w:pPr>
              <w:pStyle w:val="af8"/>
              <w:rPr>
                <w:rFonts w:cs="Times New Roman"/>
              </w:rPr>
            </w:pPr>
            <w:r w:rsidRPr="00EF393C">
              <w:rPr>
                <w:rFonts w:cs="Times New Roman"/>
              </w:rPr>
              <w:t>Minimization</w:t>
            </w:r>
          </w:p>
        </w:tc>
      </w:tr>
      <w:tr w:rsidR="00434A7F" w:rsidRPr="005B6842" w14:paraId="3EEA6109" w14:textId="77777777" w:rsidTr="00434A7F">
        <w:tc>
          <w:tcPr>
            <w:tcW w:w="991" w:type="dxa"/>
          </w:tcPr>
          <w:p w14:paraId="711DD816" w14:textId="77777777" w:rsidR="005B6842" w:rsidRPr="00EF393C" w:rsidRDefault="005B6842" w:rsidP="00C45809">
            <w:pPr>
              <w:pStyle w:val="af8"/>
              <w:rPr>
                <w:rFonts w:cs="Times New Roman"/>
              </w:rPr>
            </w:pPr>
            <w:r w:rsidRPr="00EF393C">
              <w:rPr>
                <w:rFonts w:cs="Times New Roman" w:hint="eastAsia"/>
              </w:rPr>
              <w:t>丸善</w:t>
            </w:r>
          </w:p>
        </w:tc>
        <w:tc>
          <w:tcPr>
            <w:tcW w:w="1361" w:type="dxa"/>
          </w:tcPr>
          <w:p w14:paraId="20F7AA0C" w14:textId="77777777" w:rsidR="005B6842" w:rsidRPr="00EF393C" w:rsidRDefault="005B6842" w:rsidP="00C45809">
            <w:pPr>
              <w:pStyle w:val="af8"/>
              <w:rPr>
                <w:rFonts w:cs="Times New Roman"/>
              </w:rPr>
            </w:pPr>
            <w:r w:rsidRPr="00EF393C">
              <w:rPr>
                <w:rFonts w:cs="Times New Roman"/>
              </w:rPr>
              <w:t>Maruzen</w:t>
            </w:r>
          </w:p>
        </w:tc>
        <w:tc>
          <w:tcPr>
            <w:tcW w:w="1361" w:type="dxa"/>
          </w:tcPr>
          <w:p w14:paraId="5843511F" w14:textId="77777777" w:rsidR="005B6842" w:rsidRPr="00EF393C" w:rsidRDefault="005B6842" w:rsidP="00C45809">
            <w:pPr>
              <w:pStyle w:val="af8"/>
              <w:rPr>
                <w:rFonts w:cs="Times New Roman"/>
              </w:rPr>
            </w:pPr>
            <w:r w:rsidRPr="00EF393C">
              <w:rPr>
                <w:rFonts w:cs="Times New Roman"/>
              </w:rPr>
              <w:t>Maruzen Bookshop</w:t>
            </w:r>
          </w:p>
        </w:tc>
        <w:tc>
          <w:tcPr>
            <w:tcW w:w="1191" w:type="dxa"/>
          </w:tcPr>
          <w:p w14:paraId="298BE609" w14:textId="77777777" w:rsidR="005B6842" w:rsidRPr="00EF393C" w:rsidRDefault="005B6842" w:rsidP="00C45809">
            <w:pPr>
              <w:pStyle w:val="af8"/>
              <w:rPr>
                <w:rFonts w:cs="Times New Roman"/>
              </w:rPr>
            </w:pPr>
            <w:r w:rsidRPr="00EF393C">
              <w:rPr>
                <w:rFonts w:cs="Times New Roman"/>
              </w:rPr>
              <w:t>Borrowing</w:t>
            </w:r>
          </w:p>
        </w:tc>
        <w:tc>
          <w:tcPr>
            <w:tcW w:w="1191" w:type="dxa"/>
          </w:tcPr>
          <w:p w14:paraId="77049D97" w14:textId="77777777" w:rsidR="005B6842" w:rsidRPr="00EF393C" w:rsidRDefault="005B6842" w:rsidP="00C45809">
            <w:pPr>
              <w:pStyle w:val="af8"/>
              <w:rPr>
                <w:rFonts w:cs="Times New Roman"/>
              </w:rPr>
            </w:pPr>
            <w:r w:rsidRPr="00EF393C">
              <w:rPr>
                <w:rFonts w:cs="Times New Roman"/>
              </w:rPr>
              <w:t>Acceptance</w:t>
            </w:r>
          </w:p>
        </w:tc>
        <w:tc>
          <w:tcPr>
            <w:tcW w:w="1191" w:type="dxa"/>
          </w:tcPr>
          <w:p w14:paraId="071E9E26" w14:textId="77777777" w:rsidR="005B6842" w:rsidRPr="00EF393C" w:rsidRDefault="005B6842" w:rsidP="00C45809">
            <w:pPr>
              <w:pStyle w:val="af8"/>
              <w:rPr>
                <w:rFonts w:cs="Times New Roman"/>
              </w:rPr>
            </w:pPr>
            <w:r w:rsidRPr="00EF393C">
              <w:rPr>
                <w:rFonts w:cs="Times New Roman"/>
              </w:rPr>
              <w:t>Amplification</w:t>
            </w:r>
          </w:p>
        </w:tc>
        <w:tc>
          <w:tcPr>
            <w:tcW w:w="1191" w:type="dxa"/>
          </w:tcPr>
          <w:p w14:paraId="3CA5C7AF" w14:textId="77777777" w:rsidR="005B6842" w:rsidRPr="00EF393C" w:rsidRDefault="005B6842" w:rsidP="00C45809">
            <w:pPr>
              <w:pStyle w:val="af8"/>
              <w:rPr>
                <w:rFonts w:cs="Times New Roman"/>
              </w:rPr>
            </w:pPr>
            <w:r w:rsidRPr="00EF393C">
              <w:rPr>
                <w:rFonts w:cs="Times New Roman"/>
              </w:rPr>
              <w:t>Acceptance</w:t>
            </w:r>
          </w:p>
        </w:tc>
      </w:tr>
    </w:tbl>
    <w:p w14:paraId="35CA2FD6" w14:textId="77777777" w:rsidR="005B6842" w:rsidRPr="00EF393C" w:rsidRDefault="005B6842" w:rsidP="007B6A7E">
      <w:pPr>
        <w:rPr>
          <w:rFonts w:cs="Times New Roman"/>
        </w:rPr>
      </w:pPr>
    </w:p>
    <w:sectPr w:rsidR="005B6842" w:rsidRPr="00EF393C" w:rsidSect="004B0331">
      <w:footerReference w:type="default" r:id="rId13"/>
      <w:footerReference w:type="first" r:id="rId14"/>
      <w:pgSz w:w="11906" w:h="16838" w:code="9"/>
      <w:pgMar w:top="1985" w:right="1701" w:bottom="1701" w:left="1701" w:header="851" w:footer="992" w:gutter="0"/>
      <w:pgNumType w:start="1"/>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柊 矢沢" w:date="2026-01-24T17:51:00Z" w:initials="柊矢">
    <w:p w14:paraId="451AA3D1" w14:textId="77777777" w:rsidR="00911BB4" w:rsidRDefault="00911BB4" w:rsidP="00911BB4">
      <w:pPr>
        <w:pStyle w:val="ad"/>
      </w:pPr>
      <w:r>
        <w:rPr>
          <w:rStyle w:val="ac"/>
        </w:rPr>
        <w:annotationRef/>
      </w:r>
      <w:r>
        <w:rPr>
          <w:rFonts w:hint="eastAsia"/>
        </w:rPr>
        <w:t>表紙の追加</w:t>
      </w:r>
    </w:p>
  </w:comment>
  <w:comment w:id="1" w:author="柊 矢沢" w:date="2026-01-24T17:51:00Z" w:initials="柊矢">
    <w:p w14:paraId="59CA2EEF" w14:textId="77777777" w:rsidR="00911BB4" w:rsidRDefault="00911BB4" w:rsidP="00911BB4">
      <w:pPr>
        <w:pStyle w:val="ad"/>
      </w:pPr>
      <w:r>
        <w:rPr>
          <w:rStyle w:val="ac"/>
        </w:rPr>
        <w:annotationRef/>
      </w:r>
      <w:r>
        <w:rPr>
          <w:rFonts w:hint="eastAsia"/>
        </w:rPr>
        <w:t>概要の追加</w:t>
      </w:r>
    </w:p>
  </w:comment>
  <w:comment w:id="2" w:author="柊 矢沢" w:date="2026-01-24T17:50:00Z" w:initials="柊矢">
    <w:p w14:paraId="1093D7BE" w14:textId="77777777" w:rsidR="00911BB4" w:rsidRDefault="00911BB4" w:rsidP="00911BB4">
      <w:pPr>
        <w:pStyle w:val="ad"/>
      </w:pPr>
      <w:r>
        <w:rPr>
          <w:rStyle w:val="ac"/>
        </w:rPr>
        <w:annotationRef/>
      </w:r>
      <w:r>
        <w:rPr>
          <w:rFonts w:hint="eastAsia"/>
        </w:rPr>
        <w:t>目次の追加。</w:t>
      </w:r>
    </w:p>
  </w:comment>
  <w:comment w:id="4" w:author="Masato YOSHIKAWA" w:date="2026-01-02T09:17:00Z" w:initials="MY">
    <w:p w14:paraId="32C41EDB" w14:textId="77777777" w:rsidR="00D607B5" w:rsidRDefault="00D607B5" w:rsidP="00D607B5">
      <w:pPr>
        <w:pStyle w:val="ad"/>
      </w:pPr>
      <w:r>
        <w:rPr>
          <w:rStyle w:val="ac"/>
        </w:rPr>
        <w:annotationRef/>
      </w:r>
      <w:r>
        <w:t>ゲームの名称であることを明記する必要があると思います</w:t>
      </w:r>
    </w:p>
  </w:comment>
  <w:comment w:id="5" w:author="Masato YOSHIKAWA" w:date="2026-01-02T09:36:00Z" w:initials="MY">
    <w:p w14:paraId="48970968" w14:textId="77777777" w:rsidR="008D0C1A" w:rsidRDefault="008D0C1A" w:rsidP="008D0C1A">
      <w:pPr>
        <w:pStyle w:val="ad"/>
      </w:pPr>
      <w:r>
        <w:rPr>
          <w:rStyle w:val="ac"/>
        </w:rPr>
        <w:annotationRef/>
      </w:r>
      <w:r>
        <w:t>年号を入れてください</w:t>
      </w:r>
    </w:p>
  </w:comment>
  <w:comment w:id="6" w:author="Masato YOSHIKAWA" w:date="2026-01-02T09:40:00Z" w:initials="MY">
    <w:p w14:paraId="5EFE38F7" w14:textId="77777777" w:rsidR="00C11BFE" w:rsidRDefault="00C11BFE" w:rsidP="00C11BFE">
      <w:pPr>
        <w:pStyle w:val="ad"/>
      </w:pPr>
      <w:r>
        <w:rPr>
          <w:rStyle w:val="ac"/>
        </w:rPr>
        <w:annotationRef/>
      </w:r>
      <w:r>
        <w:t>出発点ではなく，むしろゴールでは</w:t>
      </w:r>
      <w:r>
        <w:t>?</w:t>
      </w:r>
    </w:p>
  </w:comment>
  <w:comment w:id="9" w:author="Masato YOSHIKAWA" w:date="2026-01-02T09:42:00Z" w:initials="MY">
    <w:p w14:paraId="4329EC33" w14:textId="77777777" w:rsidR="00C11BFE" w:rsidRDefault="00C11BFE" w:rsidP="00C11BFE">
      <w:pPr>
        <w:pStyle w:val="ad"/>
      </w:pPr>
      <w:r>
        <w:rPr>
          <w:rStyle w:val="ac"/>
        </w:rPr>
        <w:annotationRef/>
      </w:r>
      <w:r>
        <w:t>何か一つ具体例が欲しいです</w:t>
      </w:r>
    </w:p>
  </w:comment>
  <w:comment w:id="12" w:author="Masato YOSHIKAWA" w:date="2026-01-20T11:26:00Z" w:initials="MY">
    <w:p w14:paraId="7B7C7E74" w14:textId="77777777" w:rsidR="007F0318" w:rsidRDefault="007F0318" w:rsidP="007F0318">
      <w:pPr>
        <w:pStyle w:val="ad"/>
      </w:pPr>
      <w:r>
        <w:rPr>
          <w:rStyle w:val="ac"/>
        </w:rPr>
        <w:annotationRef/>
      </w:r>
      <w:r>
        <w:t>表のキャプションは表の上につけ，中央寄せにしてください．また前後に空行を入れた方が見やすくなります</w:t>
      </w:r>
    </w:p>
  </w:comment>
  <w:comment w:id="14" w:author="Masato YOSHIKAWA" w:date="2026-01-02T09:47:00Z" w:initials="MY">
    <w:p w14:paraId="78D0B356" w14:textId="079C6B0B" w:rsidR="00C11BFE" w:rsidRDefault="00C11BFE" w:rsidP="00C11BFE">
      <w:pPr>
        <w:pStyle w:val="ad"/>
      </w:pPr>
      <w:r>
        <w:rPr>
          <w:rStyle w:val="ac"/>
        </w:rPr>
        <w:annotationRef/>
      </w:r>
      <w:r>
        <w:t xml:space="preserve">Vinay &amp; Darbelnet, Molina &amp; Albir </w:t>
      </w:r>
      <w:r>
        <w:t>それぞれに年号を入れてください．また，</w:t>
      </w:r>
      <w:r>
        <w:t xml:space="preserve">&amp; </w:t>
      </w:r>
      <w:r>
        <w:t>が全角です</w:t>
      </w:r>
    </w:p>
  </w:comment>
  <w:comment w:id="15" w:author="Masato YOSHIKAWA" w:date="2026-01-02T09:48:00Z" w:initials="MY">
    <w:p w14:paraId="56D17FED" w14:textId="77777777" w:rsidR="00C11BFE" w:rsidRDefault="00C11BFE" w:rsidP="00C11BFE">
      <w:pPr>
        <w:pStyle w:val="ad"/>
      </w:pPr>
      <w:r>
        <w:rPr>
          <w:rStyle w:val="ac"/>
        </w:rPr>
        <w:annotationRef/>
      </w:r>
      <w:r>
        <w:t>これでもいいと言えばいいのですが，英文をカギ括弧で囲むのは若干違和感があるので，それぞれ和訳したものを日本語で書き，括弧書きで原文の用語を書くといいのではないでしょうか</w:t>
      </w:r>
      <w:r>
        <w:t xml:space="preserve"> (</w:t>
      </w:r>
      <w:r>
        <w:t>「借用</w:t>
      </w:r>
      <w:r>
        <w:t xml:space="preserve"> (Borrowing)</w:t>
      </w:r>
      <w:r>
        <w:t>」など</w:t>
      </w:r>
      <w:r>
        <w:t>)</w:t>
      </w:r>
    </w:p>
  </w:comment>
  <w:comment w:id="16" w:author="Masato YOSHIKAWA" w:date="2026-01-02T09:50:00Z" w:initials="MY">
    <w:p w14:paraId="37FF4A6E" w14:textId="77777777" w:rsidR="0041088D" w:rsidRDefault="0041088D" w:rsidP="002A63A4">
      <w:pPr>
        <w:pStyle w:val="ad"/>
      </w:pPr>
      <w:r>
        <w:rPr>
          <w:rStyle w:val="ac"/>
        </w:rPr>
        <w:annotationRef/>
      </w:r>
      <w:r>
        <w:t>たしかに</w:t>
      </w:r>
      <w:r>
        <w:t xml:space="preserve"> oblique </w:t>
      </w:r>
      <w:r>
        <w:t>は「斜めの」ということですが，「斜行的」では意味が伝わりづらいと思います．定着した訳語ではないと思うので，「間接的翻訳」などとすべきでは</w:t>
      </w:r>
      <w:r>
        <w:t>?</w:t>
      </w:r>
    </w:p>
  </w:comment>
  <w:comment w:id="17" w:author="Masato YOSHIKAWA" w:date="2026-01-02T09:52:00Z" w:initials="MY">
    <w:p w14:paraId="4F53C82B" w14:textId="77777777" w:rsidR="002A63A4" w:rsidRDefault="002A63A4" w:rsidP="002A63A4">
      <w:pPr>
        <w:pStyle w:val="ad"/>
      </w:pPr>
      <w:r>
        <w:rPr>
          <w:rStyle w:val="ac"/>
        </w:rPr>
        <w:annotationRef/>
      </w:r>
      <w:r>
        <w:t>「翻訳を」が不要</w:t>
      </w:r>
      <w:r>
        <w:t>?</w:t>
      </w:r>
    </w:p>
  </w:comment>
  <w:comment w:id="18" w:author="Masato YOSHIKAWA" w:date="2026-01-02T09:53:00Z" w:initials="MY">
    <w:p w14:paraId="3B83C590" w14:textId="77777777" w:rsidR="002A63A4" w:rsidRDefault="002A63A4" w:rsidP="002A63A4">
      <w:pPr>
        <w:pStyle w:val="ad"/>
      </w:pPr>
      <w:r>
        <w:rPr>
          <w:rStyle w:val="ac"/>
        </w:rPr>
        <w:annotationRef/>
      </w:r>
      <w:r>
        <w:t>「翻訳手法」が「結果を分析するためのツール」なのでしょうか</w:t>
      </w:r>
      <w:r>
        <w:t xml:space="preserve">? </w:t>
      </w:r>
      <w:r>
        <w:t>ここでいう「結果」とは</w:t>
      </w:r>
      <w:r>
        <w:t>?</w:t>
      </w:r>
    </w:p>
  </w:comment>
  <w:comment w:id="19" w:author="Masato YOSHIKAWA" w:date="2026-01-02T09:53:00Z" w:initials="MY">
    <w:p w14:paraId="2EE589AF" w14:textId="77777777" w:rsidR="002A63A4" w:rsidRDefault="002A63A4" w:rsidP="002A63A4">
      <w:pPr>
        <w:pStyle w:val="ad"/>
      </w:pPr>
      <w:r>
        <w:rPr>
          <w:rStyle w:val="ac"/>
        </w:rPr>
        <w:annotationRef/>
      </w:r>
      <w:r>
        <w:t>年号を</w:t>
      </w:r>
    </w:p>
  </w:comment>
  <w:comment w:id="29" w:author="Masato YOSHIKAWA" w:date="2026-01-02T09:55:00Z" w:initials="MY">
    <w:p w14:paraId="445C5CCE" w14:textId="73A67ACA" w:rsidR="002A63A4" w:rsidRDefault="002A63A4" w:rsidP="002A63A4">
      <w:pPr>
        <w:pStyle w:val="ad"/>
      </w:pPr>
      <w:r>
        <w:rPr>
          <w:rStyle w:val="ac"/>
        </w:rPr>
        <w:annotationRef/>
      </w:r>
      <w:r>
        <w:t>Particu</w:t>
      </w:r>
      <w:r>
        <w:rPr>
          <w:b/>
          <w:bCs/>
        </w:rPr>
        <w:t>la</w:t>
      </w:r>
      <w:r>
        <w:t xml:space="preserve">rization </w:t>
      </w:r>
      <w:r>
        <w:t>では</w:t>
      </w:r>
      <w:r>
        <w:t>?</w:t>
      </w:r>
    </w:p>
  </w:comment>
  <w:comment w:id="20" w:author="Masato YOSHIKAWA" w:date="2026-01-02T09:54:00Z" w:initials="MY">
    <w:p w14:paraId="08F93FA9" w14:textId="223B310D" w:rsidR="002A63A4" w:rsidRDefault="002A63A4" w:rsidP="002A63A4">
      <w:pPr>
        <w:pStyle w:val="ad"/>
      </w:pPr>
      <w:r>
        <w:rPr>
          <w:rStyle w:val="ac"/>
        </w:rPr>
        <w:annotationRef/>
      </w:r>
      <w:r>
        <w:t>ここも「和訳</w:t>
      </w:r>
      <w:r>
        <w:t xml:space="preserve"> (</w:t>
      </w:r>
      <w:r>
        <w:t>原文</w:t>
      </w:r>
      <w:r>
        <w:t>)</w:t>
      </w:r>
      <w:r>
        <w:t>」表記がいいと思います</w:t>
      </w:r>
    </w:p>
  </w:comment>
  <w:comment w:id="32" w:author="Masato YOSHIKAWA" w:date="2026-01-02T09:57:00Z" w:initials="MY">
    <w:p w14:paraId="3576F82D" w14:textId="77777777" w:rsidR="002A63A4" w:rsidRDefault="002A63A4" w:rsidP="002A63A4">
      <w:pPr>
        <w:pStyle w:val="ad"/>
      </w:pPr>
      <w:r>
        <w:rPr>
          <w:rStyle w:val="ac"/>
        </w:rPr>
        <w:annotationRef/>
      </w:r>
      <w:r>
        <w:t>フレームワークを使用するのは翻訳者ですか</w:t>
      </w:r>
      <w:r>
        <w:t xml:space="preserve"> (</w:t>
      </w:r>
      <w:r>
        <w:t>分析者ではなく</w:t>
      </w:r>
      <w:r>
        <w:t xml:space="preserve">)? </w:t>
      </w:r>
      <w:r>
        <w:t>また，「指針を示す」主体は誰でしょうか</w:t>
      </w:r>
      <w:r>
        <w:t>?</w:t>
      </w:r>
    </w:p>
  </w:comment>
  <w:comment w:id="33" w:author="柊 矢沢" w:date="2026-01-14T09:19:00Z" w:initials="柊矢">
    <w:p w14:paraId="590B0961" w14:textId="77777777" w:rsidR="00794E35" w:rsidRDefault="00D449C3" w:rsidP="00794E35">
      <w:pPr>
        <w:pStyle w:val="ad"/>
      </w:pPr>
      <w:r>
        <w:rPr>
          <w:rStyle w:val="ac"/>
        </w:rPr>
        <w:annotationRef/>
      </w:r>
      <w:r w:rsidR="00794E35">
        <w:t>【質問への回答】</w:t>
      </w:r>
      <w:r w:rsidR="00794E35">
        <w:br/>
      </w:r>
      <w:r w:rsidR="00794E35">
        <w:t>・使用するのは、翻訳者です。</w:t>
      </w:r>
      <w:r w:rsidR="00794E35">
        <w:br/>
      </w:r>
      <w:r w:rsidR="00794E35">
        <w:t>（作成するのは私）</w:t>
      </w:r>
    </w:p>
    <w:p w14:paraId="1773C1DC" w14:textId="77777777" w:rsidR="00794E35" w:rsidRDefault="00794E35" w:rsidP="00794E35">
      <w:pPr>
        <w:pStyle w:val="ad"/>
      </w:pPr>
      <w:r>
        <w:t>・「指針を示す」のは「フレームワーク内の翻訳技法」と考えています。フレームワーク使用者は「戦略」から導かれる「翻訳技法」を受けて、その技法に従い翻訳します。その為、その翻訳技法が細かい指針（一般化、具体化等）を示せるほうが有用であるという意味で記述しました。</w:t>
      </w:r>
      <w:r>
        <w:br/>
      </w:r>
      <w:r>
        <w:br/>
      </w:r>
      <w:r>
        <w:t>【ご相談】</w:t>
      </w:r>
    </w:p>
    <w:p w14:paraId="7C2AFF2C" w14:textId="77777777" w:rsidR="00794E35" w:rsidRDefault="00794E35" w:rsidP="00794E35">
      <w:pPr>
        <w:pStyle w:val="ad"/>
      </w:pPr>
      <w:r>
        <w:t>この章では、フレームワークに適応する有用性よりも、本分析における有用性を主張した方が良いのでしょうか。</w:t>
      </w:r>
    </w:p>
  </w:comment>
  <w:comment w:id="34" w:author="Masato YOSHIKAWA" w:date="2026-01-20T11:53:00Z" w:initials="MY">
    <w:p w14:paraId="30C4CF13" w14:textId="77777777" w:rsidR="0022380C" w:rsidRDefault="0022380C" w:rsidP="0022380C">
      <w:pPr>
        <w:pStyle w:val="ad"/>
      </w:pPr>
      <w:r>
        <w:rPr>
          <w:rStyle w:val="ac"/>
        </w:rPr>
        <w:annotationRef/>
      </w:r>
      <w:r>
        <w:t>現状の書き方でよいと思います</w:t>
      </w:r>
    </w:p>
  </w:comment>
  <w:comment w:id="35" w:author="Masato YOSHIKAWA" w:date="2026-01-02T09:58:00Z" w:initials="MY">
    <w:p w14:paraId="6CE62230" w14:textId="6DB6E7EC" w:rsidR="002A63A4" w:rsidRDefault="002A63A4" w:rsidP="002A63A4">
      <w:pPr>
        <w:pStyle w:val="ad"/>
      </w:pPr>
      <w:r>
        <w:rPr>
          <w:rStyle w:val="ac"/>
        </w:rPr>
        <w:annotationRef/>
      </w:r>
      <w:r>
        <w:t>上のコメントと重なりますが，</w:t>
      </w:r>
      <w:r>
        <w:t>2</w:t>
      </w:r>
      <w:r>
        <w:t>章にしては『こころ』への言及など研究方法の詳細に踏み込み過ぎに思います．「本研究の分析には適さない部分が含まれていたりするため</w:t>
      </w:r>
      <w:r>
        <w:t>…</w:t>
      </w:r>
      <w:r>
        <w:t>」程度でいいかもしれません</w:t>
      </w:r>
    </w:p>
  </w:comment>
  <w:comment w:id="40" w:author="Masato YOSHIKAWA" w:date="2026-01-02T10:02:00Z" w:initials="MY">
    <w:p w14:paraId="20975A16" w14:textId="77777777" w:rsidR="0042104B" w:rsidRDefault="0042104B" w:rsidP="0042104B">
      <w:pPr>
        <w:pStyle w:val="ad"/>
      </w:pPr>
      <w:r>
        <w:rPr>
          <w:rStyle w:val="ac"/>
        </w:rPr>
        <w:annotationRef/>
      </w:r>
      <w:r>
        <w:t>年号追加</w:t>
      </w:r>
    </w:p>
  </w:comment>
  <w:comment w:id="42" w:author="Masato YOSHIKAWA" w:date="2026-01-02T10:03:00Z" w:initials="MY">
    <w:p w14:paraId="564B5DB4" w14:textId="77777777" w:rsidR="0042104B" w:rsidRDefault="0042104B" w:rsidP="0042104B">
      <w:pPr>
        <w:pStyle w:val="ad"/>
      </w:pPr>
      <w:r>
        <w:rPr>
          <w:rStyle w:val="ac"/>
        </w:rPr>
        <w:annotationRef/>
      </w:r>
      <w:r>
        <w:t>これはどちらでもいいですが，年号があった方がいいように思います</w:t>
      </w:r>
    </w:p>
  </w:comment>
  <w:comment w:id="43" w:author="Masato YOSHIKAWA" w:date="2026-01-02T10:04:00Z" w:initials="MY">
    <w:p w14:paraId="11646F65" w14:textId="77777777" w:rsidR="0042104B" w:rsidRDefault="0042104B" w:rsidP="0042104B">
      <w:pPr>
        <w:pStyle w:val="ad"/>
      </w:pPr>
      <w:r>
        <w:rPr>
          <w:rStyle w:val="ac"/>
        </w:rPr>
        <w:annotationRef/>
      </w:r>
      <w:r>
        <w:t>年号追加</w:t>
      </w:r>
    </w:p>
  </w:comment>
  <w:comment w:id="49" w:author="Masato YOSHIKAWA" w:date="2026-01-02T10:05:00Z" w:initials="MY">
    <w:p w14:paraId="11B234C5" w14:textId="77777777" w:rsidR="00D665D8" w:rsidRDefault="00D665D8" w:rsidP="0042104B">
      <w:pPr>
        <w:pStyle w:val="ad"/>
      </w:pPr>
      <w:r>
        <w:rPr>
          <w:rStyle w:val="ac"/>
        </w:rPr>
        <w:annotationRef/>
      </w:r>
      <w:r>
        <w:t>表にするか，インデントなどを工夫して「地の文ではない」ことを明確にしてください</w:t>
      </w:r>
    </w:p>
  </w:comment>
  <w:comment w:id="51" w:author="Masato YOSHIKAWA" w:date="2026-01-02T10:09:00Z" w:initials="MY">
    <w:p w14:paraId="6996B15C" w14:textId="77777777" w:rsidR="0042104B" w:rsidRDefault="0042104B" w:rsidP="0042104B">
      <w:pPr>
        <w:pStyle w:val="ad"/>
      </w:pPr>
      <w:r>
        <w:rPr>
          <w:rStyle w:val="ac"/>
        </w:rPr>
        <w:annotationRef/>
      </w:r>
      <w:r>
        <w:t>『こころ』を選択した時点で「書籍</w:t>
      </w:r>
      <w:r>
        <w:t xml:space="preserve"> (</w:t>
      </w:r>
      <w:r>
        <w:t>小説</w:t>
      </w:r>
      <w:r>
        <w:t>)</w:t>
      </w:r>
      <w:r>
        <w:t>」であることは自動的に決定するので，二つの選択が独立であるかのように書くのは語弊があるように思います．「書籍</w:t>
      </w:r>
      <w:r>
        <w:t xml:space="preserve"> (</w:t>
      </w:r>
      <w:r>
        <w:t>小説</w:t>
      </w:r>
      <w:r>
        <w:t>)</w:t>
      </w:r>
      <w:r>
        <w:t>」であることにも理由があるのであれば，「「書籍</w:t>
      </w:r>
      <w:r>
        <w:t xml:space="preserve"> (</w:t>
      </w:r>
      <w:r>
        <w:t>小説</w:t>
      </w:r>
      <w:r>
        <w:t>)</w:t>
      </w:r>
      <w:r>
        <w:t>」という媒体を選定した理由，およびその中でも特に夏目漱石の『こころ』という作品を選定した理由」などと書くとよいと思います</w:t>
      </w:r>
    </w:p>
  </w:comment>
  <w:comment w:id="52" w:author="Masato YOSHIKAWA" w:date="2026-01-02T10:10:00Z" w:initials="MY">
    <w:p w14:paraId="1BF236DC" w14:textId="77777777" w:rsidR="00AA16E1" w:rsidRDefault="00AA16E1" w:rsidP="00AA16E1">
      <w:pPr>
        <w:pStyle w:val="ad"/>
      </w:pPr>
      <w:r>
        <w:rPr>
          <w:rStyle w:val="ac"/>
        </w:rPr>
        <w:annotationRef/>
      </w:r>
      <w:r>
        <w:t>この書き方でもダメと言うことは無いのですが，箇条書き感があるので，「</w:t>
      </w:r>
      <w:r>
        <w:t>1</w:t>
      </w:r>
      <w:r>
        <w:t>点目は媒体としての「書籍」の優位性と創造性が挙げられる．」のように地の文にするとベターだと思います</w:t>
      </w:r>
    </w:p>
  </w:comment>
  <w:comment w:id="55" w:author="Masato YOSHIKAWA" w:date="2026-01-02T10:11:00Z" w:initials="MY">
    <w:p w14:paraId="1DB77572" w14:textId="77777777" w:rsidR="00AA16E1" w:rsidRDefault="00AA16E1" w:rsidP="00AA16E1">
      <w:pPr>
        <w:pStyle w:val="ad"/>
      </w:pPr>
      <w:r>
        <w:rPr>
          <w:rStyle w:val="ac"/>
        </w:rPr>
        <w:annotationRef/>
      </w:r>
      <w:r>
        <w:t>同上です</w:t>
      </w:r>
    </w:p>
  </w:comment>
  <w:comment w:id="53" w:author="柊 矢沢" w:date="2026-01-14T16:01:00Z" w:initials="柊矢">
    <w:p w14:paraId="7E8EADC2" w14:textId="77777777" w:rsidR="00D31F83" w:rsidRDefault="000418FD" w:rsidP="00D31F83">
      <w:pPr>
        <w:pStyle w:val="ad"/>
      </w:pPr>
      <w:r>
        <w:rPr>
          <w:rStyle w:val="ac"/>
        </w:rPr>
        <w:annotationRef/>
      </w:r>
      <w:r w:rsidR="00D31F83">
        <w:t>選定理由として弱いでしょうか。</w:t>
      </w:r>
    </w:p>
    <w:p w14:paraId="42ACD786" w14:textId="77777777" w:rsidR="00D31F83" w:rsidRDefault="00D31F83" w:rsidP="00D31F83">
      <w:pPr>
        <w:pStyle w:val="ad"/>
      </w:pPr>
      <w:r>
        <w:t>以下のような語り口の方が理由として妥当でしょうか。</w:t>
      </w:r>
      <w:r>
        <w:br/>
      </w:r>
      <w:r>
        <w:t>・ファンタジーは創造的な翻訳多い</w:t>
      </w:r>
    </w:p>
    <w:p w14:paraId="15C4E729" w14:textId="77777777" w:rsidR="00D31F83" w:rsidRDefault="00D31F83" w:rsidP="00D31F83">
      <w:pPr>
        <w:pStyle w:val="ad"/>
      </w:pPr>
      <w:r>
        <w:t>・ノンフィクションだと注釈ばかりになる</w:t>
      </w:r>
    </w:p>
  </w:comment>
  <w:comment w:id="54" w:author="Masato YOSHIKAWA" w:date="2026-01-20T11:47:00Z" w:initials="MY">
    <w:p w14:paraId="250F6935" w14:textId="77777777" w:rsidR="00300A82" w:rsidRDefault="00300A82" w:rsidP="00300A82">
      <w:pPr>
        <w:pStyle w:val="ad"/>
      </w:pPr>
      <w:r>
        <w:rPr>
          <w:rStyle w:val="ac"/>
        </w:rPr>
        <w:annotationRef/>
      </w:r>
      <w:r>
        <w:t>現状で大丈夫だと思います</w:t>
      </w:r>
    </w:p>
  </w:comment>
  <w:comment w:id="56" w:author="Masato YOSHIKAWA" w:date="2026-01-02T10:12:00Z" w:initials="MY">
    <w:p w14:paraId="4ACCEE0B" w14:textId="30FBE276" w:rsidR="00AA16E1" w:rsidRDefault="00AA16E1" w:rsidP="00AA16E1">
      <w:pPr>
        <w:pStyle w:val="ad"/>
      </w:pPr>
      <w:r>
        <w:rPr>
          <w:rStyle w:val="ac"/>
        </w:rPr>
        <w:annotationRef/>
      </w:r>
      <w:r>
        <w:t>同上です</w:t>
      </w:r>
    </w:p>
  </w:comment>
  <w:comment w:id="58" w:author="柊 矢沢" w:date="2026-01-17T14:10:00Z" w:initials="柊矢">
    <w:p w14:paraId="7DFA919F" w14:textId="795866CC" w:rsidR="00DC7BDC" w:rsidRDefault="00DC7BDC" w:rsidP="00DC7BDC">
      <w:pPr>
        <w:pStyle w:val="ad"/>
      </w:pPr>
      <w:r>
        <w:rPr>
          <w:rStyle w:val="ac"/>
        </w:rPr>
        <w:annotationRef/>
      </w:r>
      <w:r>
        <w:t>この文をいれるかは要検討</w:t>
      </w:r>
    </w:p>
  </w:comment>
  <w:comment w:id="64" w:author="柊 矢沢" w:date="2026-01-14T18:11:00Z" w:initials="柊矢">
    <w:p w14:paraId="32676D4B" w14:textId="77777777" w:rsidR="00E938BA" w:rsidRDefault="00E938BA" w:rsidP="00E938BA">
      <w:pPr>
        <w:pStyle w:val="ad"/>
      </w:pPr>
      <w:r>
        <w:rPr>
          <w:rStyle w:val="ac"/>
        </w:rPr>
        <w:annotationRef/>
      </w:r>
      <w:r>
        <w:t>第一章と毎回明記する必要はありますでしょうか。</w:t>
      </w:r>
    </w:p>
  </w:comment>
  <w:comment w:id="65" w:author="Masato YOSHIKAWA" w:date="2026-01-20T11:52:00Z" w:initials="MY">
    <w:p w14:paraId="79E4698D" w14:textId="77777777" w:rsidR="007E7210" w:rsidRDefault="007E7210" w:rsidP="007E7210">
      <w:pPr>
        <w:pStyle w:val="ad"/>
      </w:pPr>
      <w:r>
        <w:rPr>
          <w:rStyle w:val="ac"/>
        </w:rPr>
        <w:annotationRef/>
      </w:r>
      <w:r>
        <w:t>基本的には必要がありますが，文脈によりますね．データとして扱っているところは必要ですが，作品として扱っている場合は不要かもしれません．</w:t>
      </w:r>
    </w:p>
  </w:comment>
  <w:comment w:id="66" w:author="柊 矢沢" w:date="2026-01-14T18:13:00Z" w:initials="柊矢">
    <w:p w14:paraId="5F6F609A" w14:textId="25BA956B" w:rsidR="00655A5E" w:rsidRDefault="0064343A" w:rsidP="00655A5E">
      <w:pPr>
        <w:pStyle w:val="ad"/>
      </w:pPr>
      <w:r>
        <w:rPr>
          <w:rStyle w:val="ac"/>
        </w:rPr>
        <w:annotationRef/>
      </w:r>
      <w:r w:rsidR="00655A5E">
        <w:t>近藤（</w:t>
      </w:r>
      <w:r w:rsidR="00655A5E">
        <w:t>1941</w:t>
      </w:r>
      <w:r w:rsidR="00655A5E">
        <w:t>）および</w:t>
      </w:r>
      <w:r w:rsidR="00655A5E">
        <w:t>McClellan</w:t>
      </w:r>
      <w:r w:rsidR="00655A5E">
        <w:t>（</w:t>
      </w:r>
      <w:r w:rsidR="00655A5E">
        <w:t>1957</w:t>
      </w:r>
      <w:r w:rsidR="00655A5E">
        <w:t>）とどちらが良いでしょうか。</w:t>
      </w:r>
    </w:p>
    <w:p w14:paraId="4ED9DC3F" w14:textId="77777777" w:rsidR="00655A5E" w:rsidRDefault="00655A5E" w:rsidP="00655A5E">
      <w:pPr>
        <w:pStyle w:val="ad"/>
      </w:pPr>
      <w:r>
        <w:t>近藤自身を指すとき</w:t>
      </w:r>
      <w:r>
        <w:t>⇒</w:t>
      </w:r>
      <w:r>
        <w:t>近藤</w:t>
      </w:r>
    </w:p>
    <w:p w14:paraId="47B4AEB0" w14:textId="77777777" w:rsidR="00655A5E" w:rsidRDefault="00655A5E" w:rsidP="00655A5E">
      <w:pPr>
        <w:pStyle w:val="ad"/>
      </w:pPr>
      <w:r>
        <w:t>近藤訳を示すとき</w:t>
      </w:r>
      <w:r>
        <w:t>⇒</w:t>
      </w:r>
      <w:r>
        <w:t>近藤（</w:t>
      </w:r>
      <w:r>
        <w:t>1941</w:t>
      </w:r>
      <w:r>
        <w:t>）または、近藤訳</w:t>
      </w:r>
    </w:p>
  </w:comment>
  <w:comment w:id="67" w:author="Masato YOSHIKAWA" w:date="2026-01-20T11:54:00Z" w:initials="MY">
    <w:p w14:paraId="229FD0E0" w14:textId="77777777" w:rsidR="0022380C" w:rsidRDefault="0022380C" w:rsidP="0022380C">
      <w:pPr>
        <w:pStyle w:val="ad"/>
      </w:pPr>
      <w:r>
        <w:rPr>
          <w:rStyle w:val="ac"/>
        </w:rPr>
        <w:annotationRef/>
      </w:r>
      <w:r>
        <w:t>研究書ではないので，現在の書き方で問題ないと思います</w:t>
      </w:r>
    </w:p>
  </w:comment>
  <w:comment w:id="70" w:author="Masato YOSHIKAWA" w:date="2026-01-02T10:20:00Z" w:initials="MY">
    <w:p w14:paraId="6BA27083" w14:textId="59142261" w:rsidR="005236E0" w:rsidRDefault="005236E0" w:rsidP="005236E0">
      <w:pPr>
        <w:pStyle w:val="ad"/>
      </w:pPr>
      <w:r>
        <w:rPr>
          <w:rStyle w:val="ac"/>
        </w:rPr>
        <w:annotationRef/>
      </w:r>
      <w:r>
        <w:t>年号</w:t>
      </w:r>
    </w:p>
  </w:comment>
  <w:comment w:id="72" w:author="柊 矢沢" w:date="2026-01-15T09:16:00Z" w:initials="柊矢">
    <w:p w14:paraId="3DFA5837" w14:textId="77777777" w:rsidR="00A9790D" w:rsidRDefault="007F6C3B" w:rsidP="00A9790D">
      <w:pPr>
        <w:pStyle w:val="ad"/>
      </w:pPr>
      <w:r>
        <w:rPr>
          <w:rStyle w:val="ac"/>
        </w:rPr>
        <w:annotationRef/>
      </w:r>
      <w:r w:rsidR="00A9790D">
        <w:t>技法や</w:t>
      </w:r>
      <w:r w:rsidR="00A9790D">
        <w:t>DMIS</w:t>
      </w:r>
      <w:r w:rsidR="00A9790D">
        <w:t>は「」で囲まないと見にくいと感じています。</w:t>
      </w:r>
      <w:r w:rsidR="00A9790D">
        <w:br/>
      </w:r>
      <w:r w:rsidR="00A9790D">
        <w:t>案としては、</w:t>
      </w:r>
    </w:p>
    <w:p w14:paraId="48170421" w14:textId="77777777" w:rsidR="00A9790D" w:rsidRDefault="00A9790D" w:rsidP="00A9790D">
      <w:pPr>
        <w:pStyle w:val="ad"/>
      </w:pPr>
      <w:r>
        <w:t>・「借用」</w:t>
      </w:r>
    </w:p>
    <w:p w14:paraId="36065123" w14:textId="77777777" w:rsidR="00A9790D" w:rsidRDefault="00A9790D" w:rsidP="00A9790D">
      <w:pPr>
        <w:pStyle w:val="ad"/>
      </w:pPr>
      <w:r>
        <w:t>・「</w:t>
      </w:r>
      <w:r>
        <w:t>Borrowing</w:t>
      </w:r>
      <w:r>
        <w:t>」</w:t>
      </w:r>
    </w:p>
    <w:p w14:paraId="5D44C4FB" w14:textId="77777777" w:rsidR="00A9790D" w:rsidRDefault="00A9790D" w:rsidP="00A9790D">
      <w:pPr>
        <w:pStyle w:val="ad"/>
      </w:pPr>
      <w:r>
        <w:t>・</w:t>
      </w:r>
      <w:r>
        <w:rPr>
          <w:i/>
          <w:iCs/>
        </w:rPr>
        <w:t>Borrowing</w:t>
      </w:r>
      <w:r>
        <w:rPr>
          <w:i/>
          <w:iCs/>
        </w:rPr>
        <w:t>（イタリック体）</w:t>
      </w:r>
    </w:p>
  </w:comment>
  <w:comment w:id="73" w:author="Masato YOSHIKAWA" w:date="2026-01-20T12:04:00Z" w:initials="MY">
    <w:p w14:paraId="537CB90E" w14:textId="77777777" w:rsidR="002E4570" w:rsidRDefault="002E4570" w:rsidP="002E4570">
      <w:pPr>
        <w:pStyle w:val="ad"/>
      </w:pPr>
      <w:r>
        <w:rPr>
          <w:rStyle w:val="ac"/>
        </w:rPr>
        <w:annotationRef/>
      </w:r>
      <w:r>
        <w:t>私の感覚ではこのままでも良いと感じますが，変えるとすれば日本語にしてカギ括弧で囲むのがベストだと思います．</w:t>
      </w:r>
    </w:p>
  </w:comment>
  <w:comment w:id="74" w:author="Masato YOSHIKAWA" w:date="2026-01-20T12:02:00Z" w:initials="MY">
    <w:p w14:paraId="38817214" w14:textId="71C49BE3" w:rsidR="002E4570" w:rsidRDefault="002E4570" w:rsidP="002E4570">
      <w:pPr>
        <w:pStyle w:val="ad"/>
      </w:pPr>
      <w:r>
        <w:rPr>
          <w:rStyle w:val="ac"/>
        </w:rPr>
        <w:annotationRef/>
      </w:r>
      <w:r>
        <w:t>注は文末注ではなく脚注が良いと思います．</w:t>
      </w:r>
    </w:p>
  </w:comment>
  <w:comment w:id="76" w:author="Masato YOSHIKAWA" w:date="2026-01-02T10:30:00Z" w:initials="MY">
    <w:p w14:paraId="78BE9CE7" w14:textId="2245A0BD" w:rsidR="002E4570" w:rsidRDefault="002E4570" w:rsidP="00E33066">
      <w:pPr>
        <w:pStyle w:val="ad"/>
      </w:pPr>
      <w:r>
        <w:rPr>
          <w:rStyle w:val="ac"/>
        </w:rPr>
        <w:annotationRef/>
      </w:r>
      <w:r>
        <w:t>ここは箇条書きではなく全て文章で説明すべきです</w:t>
      </w:r>
    </w:p>
  </w:comment>
  <w:comment w:id="79" w:author="Masato YOSHIKAWA" w:date="2026-01-02T10:33:00Z" w:initials="MY">
    <w:p w14:paraId="64E80920" w14:textId="57E03521" w:rsidR="002E4570" w:rsidRDefault="002E4570" w:rsidP="00E33066">
      <w:pPr>
        <w:pStyle w:val="ad"/>
      </w:pPr>
      <w:r>
        <w:rPr>
          <w:rStyle w:val="ac"/>
        </w:rPr>
        <w:annotationRef/>
      </w:r>
      <w:r>
        <w:t>ここもこのままでもいい気はしますが，それなりに分量もあるので，</w:t>
      </w:r>
      <w:r>
        <w:t>3.5.1</w:t>
      </w:r>
      <w:r>
        <w:t>，</w:t>
      </w:r>
      <w:r>
        <w:t xml:space="preserve">3.5.2, … </w:t>
      </w:r>
      <w:r>
        <w:t>というサブセクションにするのがいいように思います</w:t>
      </w:r>
    </w:p>
  </w:comment>
  <w:comment w:id="80" w:author="Masato YOSHIKAWA" w:date="2026-01-02T10:35:00Z" w:initials="MY">
    <w:p w14:paraId="69608792" w14:textId="38A30A09" w:rsidR="002E4570" w:rsidRDefault="002E4570" w:rsidP="00E33066">
      <w:pPr>
        <w:pStyle w:val="ad"/>
      </w:pPr>
      <w:r>
        <w:rPr>
          <w:rStyle w:val="ac"/>
        </w:rPr>
        <w:annotationRef/>
      </w:r>
      <w:r>
        <w:t>公開するといいと思います．既に</w:t>
      </w:r>
      <w:r>
        <w:t xml:space="preserve"> GitHub </w:t>
      </w:r>
      <w:r>
        <w:t>上に挙げていると思うので，脚注などでその</w:t>
      </w:r>
      <w:r>
        <w:t xml:space="preserve"> URL </w:t>
      </w:r>
      <w:r>
        <w:t>を示すといいのではないでしょうか</w:t>
      </w:r>
    </w:p>
  </w:comment>
  <w:comment w:id="82" w:author="Masato YOSHIKAWA" w:date="2026-01-02T10:35:00Z" w:initials="MY">
    <w:p w14:paraId="0492E1FC" w14:textId="77777777" w:rsidR="002E4570" w:rsidRDefault="002E4570" w:rsidP="00E33066">
      <w:pPr>
        <w:pStyle w:val="ad"/>
      </w:pPr>
      <w:r>
        <w:rPr>
          <w:rStyle w:val="ac"/>
        </w:rPr>
        <w:annotationRef/>
      </w:r>
      <w:r>
        <w:t>上に書いた通り，ここも</w:t>
      </w:r>
      <w:r>
        <w:t xml:space="preserve"> 3.5.2 </w:t>
      </w:r>
      <w:r>
        <w:t>にしてはどうでしょう</w:t>
      </w:r>
    </w:p>
  </w:comment>
  <w:comment w:id="84" w:author="柊 矢沢" w:date="2026-01-15T20:15:00Z" w:initials="柊矢">
    <w:p w14:paraId="6EFBE1A5" w14:textId="5DB27BEE" w:rsidR="002E4570" w:rsidRDefault="002E4570" w:rsidP="00E43AC7">
      <w:pPr>
        <w:pStyle w:val="ad"/>
      </w:pPr>
      <w:r>
        <w:rPr>
          <w:rStyle w:val="ac"/>
        </w:rPr>
        <w:annotationRef/>
      </w:r>
      <w:r>
        <w:t xml:space="preserve"> 3.5.2</w:t>
      </w:r>
      <w:r>
        <w:t>も同様だが、もう一度ここで軽く分類の基準について触れるべきでしょうか。</w:t>
      </w:r>
    </w:p>
    <w:p w14:paraId="500C5979" w14:textId="77777777" w:rsidR="002E4570" w:rsidRDefault="002E4570" w:rsidP="00E43AC7">
      <w:pPr>
        <w:pStyle w:val="ad"/>
      </w:pPr>
      <w:r>
        <w:t>現在は、</w:t>
      </w:r>
    </w:p>
    <w:p w14:paraId="04D14B68" w14:textId="77777777" w:rsidR="002E4570" w:rsidRDefault="002E4570" w:rsidP="00E43AC7">
      <w:pPr>
        <w:pStyle w:val="ad"/>
      </w:pPr>
      <w:r>
        <w:t>・</w:t>
      </w:r>
      <w:r>
        <w:t xml:space="preserve">3.5.1 </w:t>
      </w:r>
      <w:r>
        <w:t>データ項目が増える</w:t>
      </w:r>
      <w:r>
        <w:t>EstEqu</w:t>
      </w:r>
      <w:r>
        <w:t>だけ触れた</w:t>
      </w:r>
    </w:p>
    <w:p w14:paraId="44444735" w14:textId="77777777" w:rsidR="002E4570" w:rsidRDefault="002E4570" w:rsidP="00E43AC7">
      <w:pPr>
        <w:pStyle w:val="ad"/>
      </w:pPr>
      <w:r>
        <w:t>・</w:t>
      </w:r>
      <w:r>
        <w:t xml:space="preserve">3.5.2 </w:t>
      </w:r>
      <w:r>
        <w:t>前段階の基準について再度説明</w:t>
      </w:r>
      <w:r>
        <w:br/>
      </w:r>
    </w:p>
  </w:comment>
  <w:comment w:id="85" w:author="Masato YOSHIKAWA" w:date="2026-01-20T12:16:00Z" w:initials="MY">
    <w:p w14:paraId="11C3FDC4" w14:textId="77777777" w:rsidR="005B6842" w:rsidRDefault="005B6842" w:rsidP="005B6842">
      <w:pPr>
        <w:pStyle w:val="ad"/>
      </w:pPr>
      <w:r>
        <w:rPr>
          <w:rStyle w:val="ac"/>
        </w:rPr>
        <w:annotationRef/>
      </w:r>
      <w:r>
        <w:t>特に読んでいて違和感や読みにくさはなかったので，現状でよいと思います</w:t>
      </w:r>
    </w:p>
  </w:comment>
  <w:comment w:id="86" w:author="柊 矢沢" w:date="2026-01-17T22:32:00Z" w:initials="柊矢">
    <w:p w14:paraId="2A128AA3" w14:textId="5E160B4A" w:rsidR="002E4570" w:rsidRDefault="002E4570" w:rsidP="00842842">
      <w:pPr>
        <w:pStyle w:val="ad"/>
      </w:pPr>
      <w:r>
        <w:rPr>
          <w:rStyle w:val="ac"/>
        </w:rPr>
        <w:annotationRef/>
      </w:r>
      <w:r>
        <w:t>統一</w:t>
      </w:r>
    </w:p>
  </w:comment>
  <w:comment w:id="115" w:author="Masato YOSHIKAWA" w:date="2026-01-20T12:34:00Z" w:initials="MY">
    <w:p w14:paraId="6B2C1B3C" w14:textId="77777777" w:rsidR="00AC7E20" w:rsidRDefault="00AC7E20" w:rsidP="004C180E">
      <w:pPr>
        <w:pStyle w:val="ad"/>
      </w:pPr>
      <w:r>
        <w:rPr>
          <w:rStyle w:val="ac"/>
        </w:rPr>
        <w:annotationRef/>
      </w:r>
      <w:r>
        <w:t>翻訳技法の行は近藤と</w:t>
      </w:r>
      <w:r>
        <w:t xml:space="preserve">McClellan </w:t>
      </w:r>
      <w:r>
        <w:t>で共通しているので，</w:t>
      </w:r>
      <w:r>
        <w:t xml:space="preserve">McClellan </w:t>
      </w:r>
      <w:r>
        <w:t>の方は行ヘッダー</w:t>
      </w:r>
      <w:r>
        <w:t xml:space="preserve"> (</w:t>
      </w:r>
      <w:r>
        <w:t>「翻訳技法」セルとの</w:t>
      </w:r>
      <w:r>
        <w:t xml:space="preserve">Reduction </w:t>
      </w:r>
      <w:r>
        <w:t>以下</w:t>
      </w:r>
      <w:r>
        <w:t>8</w:t>
      </w:r>
      <w:r>
        <w:t>セルを含む</w:t>
      </w:r>
      <w:r>
        <w:t>2</w:t>
      </w:r>
      <w:r>
        <w:t>列</w:t>
      </w:r>
      <w:r>
        <w:t>)</w:t>
      </w:r>
      <w:r>
        <w:t>削除してしまっていいように思います</w:t>
      </w:r>
    </w:p>
  </w:comment>
  <w:comment w:id="116" w:author="柊 矢沢" w:date="2026-01-23T20:17:00Z" w:initials="柊矢">
    <w:p w14:paraId="2AE77951" w14:textId="77777777" w:rsidR="00591AE4" w:rsidRDefault="00591AE4" w:rsidP="00591AE4">
      <w:pPr>
        <w:pStyle w:val="ad"/>
      </w:pPr>
      <w:r>
        <w:rPr>
          <w:rStyle w:val="ac"/>
        </w:rPr>
        <w:annotationRef/>
      </w:r>
      <w:r>
        <w:t>χ</w:t>
      </w:r>
      <w:r>
        <w:t>二乗分析の値の追加をしました。</w:t>
      </w:r>
    </w:p>
  </w:comment>
  <w:comment w:id="119" w:author="柊 矢沢" w:date="2026-01-23T18:52:00Z" w:initials="柊矢">
    <w:p w14:paraId="77098D69" w14:textId="77777777" w:rsidR="001C4AB5" w:rsidRDefault="001C4AB5" w:rsidP="001C4AB5">
      <w:pPr>
        <w:pStyle w:val="ad"/>
      </w:pPr>
      <w:r>
        <w:rPr>
          <w:rStyle w:val="ac"/>
        </w:rPr>
        <w:annotationRef/>
      </w:r>
      <w:r>
        <w:t>1.96</w:t>
      </w:r>
      <w:r>
        <w:t>を基準に二つに分けて記述する事にしました。</w:t>
      </w:r>
    </w:p>
  </w:comment>
  <w:comment w:id="126" w:author="柊 矢沢" w:date="2026-01-12T19:37:00Z" w:initials="柊矢">
    <w:p w14:paraId="37CE6821" w14:textId="6739D0EA" w:rsidR="00925C8D" w:rsidRDefault="00B6621A" w:rsidP="00925C8D">
      <w:pPr>
        <w:pStyle w:val="ad"/>
      </w:pPr>
      <w:r>
        <w:rPr>
          <w:rStyle w:val="ac"/>
        </w:rPr>
        <w:annotationRef/>
      </w:r>
      <w:r w:rsidR="00925C8D">
        <w:t>調整済み残差で見ると有意ではないと出ているんですが、外すべきでしょうか。</w:t>
      </w:r>
    </w:p>
  </w:comment>
  <w:comment w:id="127" w:author="Masato YOSHIKAWA" w:date="2026-01-20T13:36:00Z" w:initials="MY">
    <w:p w14:paraId="5EEEF19A" w14:textId="77777777" w:rsidR="00063DE3" w:rsidRDefault="00063DE3" w:rsidP="00063DE3">
      <w:pPr>
        <w:pStyle w:val="ad"/>
      </w:pPr>
      <w:r>
        <w:rPr>
          <w:rStyle w:val="ac"/>
        </w:rPr>
        <w:annotationRef/>
      </w:r>
      <w:r>
        <w:t>これを加えるべき積極的な理由がなければ外した方が一貫性がありますよね．逆に加えるのであれば相応の理由を添える必要があります．</w:t>
      </w:r>
      <w:r>
        <w:t xml:space="preserve">Literal translation </w:t>
      </w:r>
      <w:r>
        <w:t>と同様に括弧に入れてはどうですか</w:t>
      </w:r>
      <w:r>
        <w:t>?</w:t>
      </w:r>
    </w:p>
  </w:comment>
  <w:comment w:id="128" w:author="柊 矢沢" w:date="2026-01-12T19:37:00Z" w:initials="柊矢">
    <w:p w14:paraId="1AAB9449" w14:textId="725CC1C4" w:rsidR="00E531FA" w:rsidRDefault="00B6621A" w:rsidP="00E531FA">
      <w:pPr>
        <w:pStyle w:val="ad"/>
      </w:pPr>
      <w:r>
        <w:rPr>
          <w:rStyle w:val="ac"/>
        </w:rPr>
        <w:annotationRef/>
      </w:r>
      <w:r w:rsidR="00E531FA">
        <w:t>同上</w:t>
      </w:r>
    </w:p>
  </w:comment>
  <w:comment w:id="129" w:author="柊 矢沢" w:date="2026-01-12T19:37:00Z" w:initials="柊矢">
    <w:p w14:paraId="2531050D" w14:textId="77777777" w:rsidR="00E531FA" w:rsidRDefault="00B6621A" w:rsidP="00E531FA">
      <w:pPr>
        <w:pStyle w:val="ad"/>
      </w:pPr>
      <w:r>
        <w:rPr>
          <w:rStyle w:val="ac"/>
        </w:rPr>
        <w:annotationRef/>
      </w:r>
      <w:r w:rsidR="00E531FA">
        <w:t>同上</w:t>
      </w:r>
    </w:p>
  </w:comment>
  <w:comment w:id="131" w:author="Masato YOSHIKAWA" w:date="2026-01-20T13:44:00Z" w:initials="MY">
    <w:p w14:paraId="00464091" w14:textId="77777777" w:rsidR="009C6780" w:rsidRDefault="009C6780" w:rsidP="009C6780">
      <w:pPr>
        <w:pStyle w:val="ad"/>
      </w:pPr>
      <w:r>
        <w:rPr>
          <w:rStyle w:val="ac"/>
        </w:rPr>
        <w:annotationRef/>
      </w:r>
      <w:r>
        <w:t>何か抜けていると思います</w:t>
      </w:r>
    </w:p>
  </w:comment>
  <w:comment w:id="133" w:author="Masato YOSHIKAWA" w:date="2026-01-20T13:44:00Z" w:initials="MY">
    <w:p w14:paraId="196A7D56" w14:textId="77777777" w:rsidR="009C6780" w:rsidRDefault="009C6780" w:rsidP="009C6780">
      <w:pPr>
        <w:pStyle w:val="ad"/>
      </w:pPr>
      <w:r>
        <w:rPr>
          <w:rStyle w:val="ac"/>
        </w:rPr>
        <w:annotationRef/>
      </w:r>
      <w:r>
        <w:t>「</w:t>
      </w:r>
      <w:r>
        <w:t>4</w:t>
      </w:r>
      <w:r>
        <w:t>」が半角と全角で表記ゆれしています．どちらかに統一してください</w:t>
      </w:r>
    </w:p>
  </w:comment>
  <w:comment w:id="135" w:author="Masato YOSHIKAWA" w:date="2026-01-20T13:47:00Z" w:initials="MY">
    <w:p w14:paraId="0A1ECD7D" w14:textId="77777777" w:rsidR="008D1F9D" w:rsidRDefault="008D1F9D" w:rsidP="008D1F9D">
      <w:pPr>
        <w:pStyle w:val="ad"/>
      </w:pPr>
      <w:r>
        <w:rPr>
          <w:rStyle w:val="ac"/>
        </w:rPr>
        <w:annotationRef/>
      </w:r>
      <w:r>
        <w:t>ここでもう一度数値を示した方がいいと思います</w:t>
      </w:r>
    </w:p>
  </w:comment>
  <w:comment w:id="139" w:author="柊 矢沢" w:date="2026-01-18T18:34:00Z" w:initials="柊矢">
    <w:p w14:paraId="0717AC36" w14:textId="29ED8A6E" w:rsidR="00171C39" w:rsidRDefault="00877A33" w:rsidP="00171C39">
      <w:pPr>
        <w:pStyle w:val="ad"/>
      </w:pPr>
      <w:r>
        <w:rPr>
          <w:rStyle w:val="ac"/>
        </w:rPr>
        <w:annotationRef/>
      </w:r>
      <w:r w:rsidR="00171C39">
        <w:t>構築できたフレームワークを主張したい感じもする？？？？</w:t>
      </w:r>
      <w:r w:rsidR="00171C39">
        <w:br/>
      </w:r>
      <w:r w:rsidR="00171C39">
        <w:t>フレームワークを目立たせるよりは相関性が見られたという事の方が大事か。</w:t>
      </w:r>
    </w:p>
  </w:comment>
  <w:comment w:id="143" w:author="Masato YOSHIKAWA" w:date="2026-01-02T10:46:00Z" w:initials="MY">
    <w:p w14:paraId="79F5F522" w14:textId="1934D617" w:rsidR="009463F1" w:rsidRDefault="009463F1" w:rsidP="009463F1">
      <w:pPr>
        <w:pStyle w:val="ad"/>
      </w:pPr>
      <w:r>
        <w:rPr>
          <w:rStyle w:val="ac"/>
        </w:rPr>
        <w:annotationRef/>
      </w:r>
      <w:r>
        <w:t>内容で分けず，全てをひとまとめにし，苗字のアルファベット順でソートしてください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1AA3D1" w15:done="0"/>
  <w15:commentEx w15:paraId="59CA2EEF" w15:done="0"/>
  <w15:commentEx w15:paraId="1093D7BE" w15:done="0"/>
  <w15:commentEx w15:paraId="32C41EDB" w15:done="1"/>
  <w15:commentEx w15:paraId="48970968" w15:done="1"/>
  <w15:commentEx w15:paraId="5EFE38F7" w15:done="1"/>
  <w15:commentEx w15:paraId="4329EC33" w15:done="1"/>
  <w15:commentEx w15:paraId="7B7C7E74" w15:done="1"/>
  <w15:commentEx w15:paraId="78D0B356" w15:done="1"/>
  <w15:commentEx w15:paraId="56D17FED" w15:done="1"/>
  <w15:commentEx w15:paraId="37FF4A6E" w15:done="1"/>
  <w15:commentEx w15:paraId="4F53C82B" w15:done="1"/>
  <w15:commentEx w15:paraId="3B83C590" w15:done="1"/>
  <w15:commentEx w15:paraId="2EE589AF" w15:done="1"/>
  <w15:commentEx w15:paraId="445C5CCE" w15:done="1"/>
  <w15:commentEx w15:paraId="08F93FA9" w15:done="1"/>
  <w15:commentEx w15:paraId="3576F82D" w15:done="1"/>
  <w15:commentEx w15:paraId="7C2AFF2C" w15:paraIdParent="3576F82D" w15:done="1"/>
  <w15:commentEx w15:paraId="30C4CF13" w15:paraIdParent="3576F82D" w15:done="1"/>
  <w15:commentEx w15:paraId="6CE62230" w15:done="1"/>
  <w15:commentEx w15:paraId="20975A16" w15:done="1"/>
  <w15:commentEx w15:paraId="564B5DB4" w15:done="1"/>
  <w15:commentEx w15:paraId="11646F65" w15:done="1"/>
  <w15:commentEx w15:paraId="11B234C5" w15:done="1"/>
  <w15:commentEx w15:paraId="6996B15C" w15:done="1"/>
  <w15:commentEx w15:paraId="1BF236DC" w15:done="1"/>
  <w15:commentEx w15:paraId="1DB77572" w15:done="1"/>
  <w15:commentEx w15:paraId="15C4E729" w15:done="1"/>
  <w15:commentEx w15:paraId="250F6935" w15:paraIdParent="15C4E729" w15:done="1"/>
  <w15:commentEx w15:paraId="4ACCEE0B" w15:done="1"/>
  <w15:commentEx w15:paraId="7DFA919F" w15:done="1"/>
  <w15:commentEx w15:paraId="32676D4B" w15:done="1"/>
  <w15:commentEx w15:paraId="79E4698D" w15:paraIdParent="32676D4B" w15:done="1"/>
  <w15:commentEx w15:paraId="47B4AEB0" w15:done="1"/>
  <w15:commentEx w15:paraId="229FD0E0" w15:paraIdParent="47B4AEB0" w15:done="1"/>
  <w15:commentEx w15:paraId="6BA27083" w15:done="1"/>
  <w15:commentEx w15:paraId="5D44C4FB" w15:done="1"/>
  <w15:commentEx w15:paraId="537CB90E" w15:paraIdParent="5D44C4FB" w15:done="1"/>
  <w15:commentEx w15:paraId="38817214" w15:done="1"/>
  <w15:commentEx w15:paraId="78BE9CE7" w15:done="1"/>
  <w15:commentEx w15:paraId="64E80920" w15:done="1"/>
  <w15:commentEx w15:paraId="69608792" w15:done="1"/>
  <w15:commentEx w15:paraId="0492E1FC" w15:done="1"/>
  <w15:commentEx w15:paraId="44444735" w15:done="1"/>
  <w15:commentEx w15:paraId="11C3FDC4" w15:paraIdParent="44444735" w15:done="1"/>
  <w15:commentEx w15:paraId="2A128AA3" w15:done="1"/>
  <w15:commentEx w15:paraId="6B2C1B3C" w15:done="1"/>
  <w15:commentEx w15:paraId="2AE77951" w15:done="0"/>
  <w15:commentEx w15:paraId="77098D69" w15:done="0"/>
  <w15:commentEx w15:paraId="37CE6821" w15:done="1"/>
  <w15:commentEx w15:paraId="5EEEF19A" w15:paraIdParent="37CE6821" w15:done="1"/>
  <w15:commentEx w15:paraId="1AAB9449" w15:done="1"/>
  <w15:commentEx w15:paraId="2531050D" w15:done="1"/>
  <w15:commentEx w15:paraId="00464091" w15:done="1"/>
  <w15:commentEx w15:paraId="196A7D56" w15:done="1"/>
  <w15:commentEx w15:paraId="0A1ECD7D" w15:done="1"/>
  <w15:commentEx w15:paraId="0717AC36" w15:done="1"/>
  <w15:commentEx w15:paraId="79F5F52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83EC5F" w16cex:dateUtc="2026-01-24T08:51:00Z"/>
  <w16cex:commentExtensible w16cex:durableId="6070993F" w16cex:dateUtc="2026-01-24T08:51:00Z"/>
  <w16cex:commentExtensible w16cex:durableId="1530F319" w16cex:dateUtc="2026-01-24T08:50:00Z"/>
  <w16cex:commentExtensible w16cex:durableId="3B48D793" w16cex:dateUtc="2026-01-02T00:17:00Z"/>
  <w16cex:commentExtensible w16cex:durableId="6DAFAD76" w16cex:dateUtc="2026-01-02T00:36:00Z"/>
  <w16cex:commentExtensible w16cex:durableId="642886D0" w16cex:dateUtc="2026-01-02T00:40:00Z"/>
  <w16cex:commentExtensible w16cex:durableId="20F3E470" w16cex:dateUtc="2026-01-02T00:42:00Z"/>
  <w16cex:commentExtensible w16cex:durableId="56AAED0B" w16cex:dateUtc="2026-01-20T02:26:00Z"/>
  <w16cex:commentExtensible w16cex:durableId="222BE8CE" w16cex:dateUtc="2026-01-02T00:47:00Z"/>
  <w16cex:commentExtensible w16cex:durableId="28CE4CA2" w16cex:dateUtc="2026-01-02T00:48:00Z"/>
  <w16cex:commentExtensible w16cex:durableId="13B256AF" w16cex:dateUtc="2026-01-02T00:50:00Z"/>
  <w16cex:commentExtensible w16cex:durableId="0ED2EC51" w16cex:dateUtc="2026-01-02T00:52:00Z"/>
  <w16cex:commentExtensible w16cex:durableId="401D7571" w16cex:dateUtc="2026-01-02T00:53:00Z"/>
  <w16cex:commentExtensible w16cex:durableId="67DE53AB" w16cex:dateUtc="2026-01-02T00:53:00Z"/>
  <w16cex:commentExtensible w16cex:durableId="16B3293E" w16cex:dateUtc="2026-01-02T00:55:00Z"/>
  <w16cex:commentExtensible w16cex:durableId="2E32FBAD" w16cex:dateUtc="2026-01-02T00:54:00Z"/>
  <w16cex:commentExtensible w16cex:durableId="4B6227D7" w16cex:dateUtc="2026-01-02T00:57:00Z"/>
  <w16cex:commentExtensible w16cex:durableId="30BF1667" w16cex:dateUtc="2026-01-14T00:19:00Z"/>
  <w16cex:commentExtensible w16cex:durableId="53993788" w16cex:dateUtc="2026-01-20T02:53:00Z"/>
  <w16cex:commentExtensible w16cex:durableId="6E2DF03F" w16cex:dateUtc="2026-01-02T00:58:00Z"/>
  <w16cex:commentExtensible w16cex:durableId="4DE81A40" w16cex:dateUtc="2026-01-02T01:02:00Z"/>
  <w16cex:commentExtensible w16cex:durableId="453294A2" w16cex:dateUtc="2026-01-02T01:03:00Z"/>
  <w16cex:commentExtensible w16cex:durableId="49899E70" w16cex:dateUtc="2026-01-02T01:04:00Z"/>
  <w16cex:commentExtensible w16cex:durableId="21637332" w16cex:dateUtc="2026-01-02T01:05:00Z"/>
  <w16cex:commentExtensible w16cex:durableId="1C6BC26C" w16cex:dateUtc="2026-01-02T01:09:00Z"/>
  <w16cex:commentExtensible w16cex:durableId="093A9C29" w16cex:dateUtc="2026-01-02T01:10:00Z"/>
  <w16cex:commentExtensible w16cex:durableId="1AFEBA2E" w16cex:dateUtc="2026-01-02T01:11:00Z"/>
  <w16cex:commentExtensible w16cex:durableId="7C05DB37" w16cex:dateUtc="2026-01-14T07:01:00Z"/>
  <w16cex:commentExtensible w16cex:durableId="48DB82A2" w16cex:dateUtc="2026-01-20T02:47:00Z"/>
  <w16cex:commentExtensible w16cex:durableId="49A8127F" w16cex:dateUtc="2026-01-02T01:12:00Z"/>
  <w16cex:commentExtensible w16cex:durableId="5C626237" w16cex:dateUtc="2026-01-17T05:10:00Z"/>
  <w16cex:commentExtensible w16cex:durableId="1CFCA680" w16cex:dateUtc="2026-01-14T09:11:00Z"/>
  <w16cex:commentExtensible w16cex:durableId="75C75536" w16cex:dateUtc="2026-01-20T02:52:00Z"/>
  <w16cex:commentExtensible w16cex:durableId="35769377" w16cex:dateUtc="2026-01-14T09:13:00Z"/>
  <w16cex:commentExtensible w16cex:durableId="23A58ABA" w16cex:dateUtc="2026-01-20T02:54:00Z"/>
  <w16cex:commentExtensible w16cex:durableId="1CDD18D1" w16cex:dateUtc="2026-01-02T01:20:00Z"/>
  <w16cex:commentExtensible w16cex:durableId="064FEC8C" w16cex:dateUtc="2026-01-15T00:16:00Z"/>
  <w16cex:commentExtensible w16cex:durableId="4DCBDF8C" w16cex:dateUtc="2026-01-20T03:04:00Z"/>
  <w16cex:commentExtensible w16cex:durableId="1CB46341" w16cex:dateUtc="2026-01-20T03:02:00Z"/>
  <w16cex:commentExtensible w16cex:durableId="436D2C77" w16cex:dateUtc="2026-01-02T01:30:00Z"/>
  <w16cex:commentExtensible w16cex:durableId="3A53C9C2" w16cex:dateUtc="2026-01-02T01:33:00Z"/>
  <w16cex:commentExtensible w16cex:durableId="75C3E71C" w16cex:dateUtc="2026-01-02T01:35:00Z"/>
  <w16cex:commentExtensible w16cex:durableId="6B6CC842" w16cex:dateUtc="2026-01-02T01:35:00Z"/>
  <w16cex:commentExtensible w16cex:durableId="7F0F3D12" w16cex:dateUtc="2026-01-15T11:15:00Z"/>
  <w16cex:commentExtensible w16cex:durableId="519D7EF6" w16cex:dateUtc="2026-01-20T03:16:00Z"/>
  <w16cex:commentExtensible w16cex:durableId="4C0F2C3E" w16cex:dateUtc="2026-01-17T13:32:00Z"/>
  <w16cex:commentExtensible w16cex:durableId="65D41309" w16cex:dateUtc="2026-01-20T03:34:00Z"/>
  <w16cex:commentExtensible w16cex:durableId="77302242" w16cex:dateUtc="2026-01-23T11:17:00Z"/>
  <w16cex:commentExtensible w16cex:durableId="35BBCD0F" w16cex:dateUtc="2026-01-23T09:52:00Z"/>
  <w16cex:commentExtensible w16cex:durableId="3D5DD96A" w16cex:dateUtc="2026-01-12T10:37:00Z"/>
  <w16cex:commentExtensible w16cex:durableId="6D0A37B5" w16cex:dateUtc="2026-01-20T04:36:00Z"/>
  <w16cex:commentExtensible w16cex:durableId="49DE429C" w16cex:dateUtc="2026-01-12T10:37:00Z"/>
  <w16cex:commentExtensible w16cex:durableId="0CDEC02D" w16cex:dateUtc="2026-01-12T10:37:00Z"/>
  <w16cex:commentExtensible w16cex:durableId="2228DDC0" w16cex:dateUtc="2026-01-20T04:44:00Z"/>
  <w16cex:commentExtensible w16cex:durableId="033E0276" w16cex:dateUtc="2026-01-20T04:44:00Z"/>
  <w16cex:commentExtensible w16cex:durableId="6BF2F6FC" w16cex:dateUtc="2026-01-20T04:47:00Z"/>
  <w16cex:commentExtensible w16cex:durableId="0D19524D" w16cex:dateUtc="2026-01-18T09:34:00Z"/>
  <w16cex:commentExtensible w16cex:durableId="2B08B859" w16cex:dateUtc="2026-01-02T0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1AA3D1" w16cid:durableId="0683EC5F"/>
  <w16cid:commentId w16cid:paraId="59CA2EEF" w16cid:durableId="6070993F"/>
  <w16cid:commentId w16cid:paraId="1093D7BE" w16cid:durableId="1530F319"/>
  <w16cid:commentId w16cid:paraId="32C41EDB" w16cid:durableId="3B48D793"/>
  <w16cid:commentId w16cid:paraId="48970968" w16cid:durableId="6DAFAD76"/>
  <w16cid:commentId w16cid:paraId="5EFE38F7" w16cid:durableId="642886D0"/>
  <w16cid:commentId w16cid:paraId="4329EC33" w16cid:durableId="20F3E470"/>
  <w16cid:commentId w16cid:paraId="7B7C7E74" w16cid:durableId="56AAED0B"/>
  <w16cid:commentId w16cid:paraId="78D0B356" w16cid:durableId="222BE8CE"/>
  <w16cid:commentId w16cid:paraId="56D17FED" w16cid:durableId="28CE4CA2"/>
  <w16cid:commentId w16cid:paraId="37FF4A6E" w16cid:durableId="13B256AF"/>
  <w16cid:commentId w16cid:paraId="4F53C82B" w16cid:durableId="0ED2EC51"/>
  <w16cid:commentId w16cid:paraId="3B83C590" w16cid:durableId="401D7571"/>
  <w16cid:commentId w16cid:paraId="2EE589AF" w16cid:durableId="67DE53AB"/>
  <w16cid:commentId w16cid:paraId="445C5CCE" w16cid:durableId="16B3293E"/>
  <w16cid:commentId w16cid:paraId="08F93FA9" w16cid:durableId="2E32FBAD"/>
  <w16cid:commentId w16cid:paraId="3576F82D" w16cid:durableId="4B6227D7"/>
  <w16cid:commentId w16cid:paraId="7C2AFF2C" w16cid:durableId="30BF1667"/>
  <w16cid:commentId w16cid:paraId="30C4CF13" w16cid:durableId="53993788"/>
  <w16cid:commentId w16cid:paraId="6CE62230" w16cid:durableId="6E2DF03F"/>
  <w16cid:commentId w16cid:paraId="20975A16" w16cid:durableId="4DE81A40"/>
  <w16cid:commentId w16cid:paraId="564B5DB4" w16cid:durableId="453294A2"/>
  <w16cid:commentId w16cid:paraId="11646F65" w16cid:durableId="49899E70"/>
  <w16cid:commentId w16cid:paraId="11B234C5" w16cid:durableId="21637332"/>
  <w16cid:commentId w16cid:paraId="6996B15C" w16cid:durableId="1C6BC26C"/>
  <w16cid:commentId w16cid:paraId="1BF236DC" w16cid:durableId="093A9C29"/>
  <w16cid:commentId w16cid:paraId="1DB77572" w16cid:durableId="1AFEBA2E"/>
  <w16cid:commentId w16cid:paraId="15C4E729" w16cid:durableId="7C05DB37"/>
  <w16cid:commentId w16cid:paraId="250F6935" w16cid:durableId="48DB82A2"/>
  <w16cid:commentId w16cid:paraId="4ACCEE0B" w16cid:durableId="49A8127F"/>
  <w16cid:commentId w16cid:paraId="7DFA919F" w16cid:durableId="5C626237"/>
  <w16cid:commentId w16cid:paraId="32676D4B" w16cid:durableId="1CFCA680"/>
  <w16cid:commentId w16cid:paraId="79E4698D" w16cid:durableId="75C75536"/>
  <w16cid:commentId w16cid:paraId="47B4AEB0" w16cid:durableId="35769377"/>
  <w16cid:commentId w16cid:paraId="229FD0E0" w16cid:durableId="23A58ABA"/>
  <w16cid:commentId w16cid:paraId="6BA27083" w16cid:durableId="1CDD18D1"/>
  <w16cid:commentId w16cid:paraId="5D44C4FB" w16cid:durableId="064FEC8C"/>
  <w16cid:commentId w16cid:paraId="537CB90E" w16cid:durableId="4DCBDF8C"/>
  <w16cid:commentId w16cid:paraId="38817214" w16cid:durableId="1CB46341"/>
  <w16cid:commentId w16cid:paraId="78BE9CE7" w16cid:durableId="436D2C77"/>
  <w16cid:commentId w16cid:paraId="64E80920" w16cid:durableId="3A53C9C2"/>
  <w16cid:commentId w16cid:paraId="69608792" w16cid:durableId="75C3E71C"/>
  <w16cid:commentId w16cid:paraId="0492E1FC" w16cid:durableId="6B6CC842"/>
  <w16cid:commentId w16cid:paraId="44444735" w16cid:durableId="7F0F3D12"/>
  <w16cid:commentId w16cid:paraId="11C3FDC4" w16cid:durableId="519D7EF6"/>
  <w16cid:commentId w16cid:paraId="2A128AA3" w16cid:durableId="4C0F2C3E"/>
  <w16cid:commentId w16cid:paraId="6B2C1B3C" w16cid:durableId="65D41309"/>
  <w16cid:commentId w16cid:paraId="2AE77951" w16cid:durableId="77302242"/>
  <w16cid:commentId w16cid:paraId="77098D69" w16cid:durableId="35BBCD0F"/>
  <w16cid:commentId w16cid:paraId="37CE6821" w16cid:durableId="3D5DD96A"/>
  <w16cid:commentId w16cid:paraId="5EEEF19A" w16cid:durableId="6D0A37B5"/>
  <w16cid:commentId w16cid:paraId="1AAB9449" w16cid:durableId="49DE429C"/>
  <w16cid:commentId w16cid:paraId="2531050D" w16cid:durableId="0CDEC02D"/>
  <w16cid:commentId w16cid:paraId="00464091" w16cid:durableId="2228DDC0"/>
  <w16cid:commentId w16cid:paraId="196A7D56" w16cid:durableId="033E0276"/>
  <w16cid:commentId w16cid:paraId="0A1ECD7D" w16cid:durableId="6BF2F6FC"/>
  <w16cid:commentId w16cid:paraId="0717AC36" w16cid:durableId="0D19524D"/>
  <w16cid:commentId w16cid:paraId="79F5F522" w16cid:durableId="2B08B8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78651" w14:textId="77777777" w:rsidR="007C3FC1" w:rsidRDefault="007C3FC1" w:rsidP="00666E9E">
      <w:r>
        <w:separator/>
      </w:r>
    </w:p>
  </w:endnote>
  <w:endnote w:type="continuationSeparator" w:id="0">
    <w:p w14:paraId="5D0344B8" w14:textId="77777777" w:rsidR="007C3FC1" w:rsidRDefault="007C3FC1" w:rsidP="00666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023292"/>
      <w:docPartObj>
        <w:docPartGallery w:val="Page Numbers (Bottom of Page)"/>
        <w:docPartUnique/>
      </w:docPartObj>
    </w:sdtPr>
    <w:sdtContent>
      <w:p w14:paraId="322DCC11" w14:textId="222127B7" w:rsidR="004B0331" w:rsidRDefault="004B0331">
        <w:pPr>
          <w:pStyle w:val="af3"/>
          <w:jc w:val="center"/>
        </w:pPr>
        <w:r>
          <w:fldChar w:fldCharType="begin"/>
        </w:r>
        <w:r>
          <w:instrText>PAGE   \* MERGEFORMAT</w:instrText>
        </w:r>
        <w:r>
          <w:fldChar w:fldCharType="separate"/>
        </w:r>
        <w:r>
          <w:rPr>
            <w:lang w:val="ja-JP"/>
          </w:rPr>
          <w:t>2</w:t>
        </w:r>
        <w:r>
          <w:fldChar w:fldCharType="end"/>
        </w:r>
      </w:p>
    </w:sdtContent>
  </w:sdt>
  <w:p w14:paraId="1F34D839" w14:textId="77777777" w:rsidR="004B0331" w:rsidRDefault="004B0331">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64058" w14:textId="77777777" w:rsidR="004B0331" w:rsidRDefault="004B0331">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A7073" w14:textId="77777777" w:rsidR="007C3FC1" w:rsidRDefault="007C3FC1" w:rsidP="00666E9E">
      <w:r>
        <w:separator/>
      </w:r>
    </w:p>
  </w:footnote>
  <w:footnote w:type="continuationSeparator" w:id="0">
    <w:p w14:paraId="6E12F405" w14:textId="77777777" w:rsidR="007C3FC1" w:rsidRDefault="007C3FC1" w:rsidP="00666E9E">
      <w:r>
        <w:continuationSeparator/>
      </w:r>
    </w:p>
  </w:footnote>
  <w:footnote w:id="1">
    <w:p w14:paraId="012CFF05" w14:textId="5C85FD51" w:rsidR="002E4570" w:rsidRPr="00402B5C" w:rsidRDefault="002E4570">
      <w:pPr>
        <w:pStyle w:val="af8"/>
        <w:rPr>
          <w:rFonts w:cs="Times New Roman"/>
        </w:rPr>
      </w:pPr>
      <w:r w:rsidRPr="00402B5C">
        <w:rPr>
          <w:rStyle w:val="afa"/>
          <w:rFonts w:cs="Times New Roman"/>
        </w:rPr>
        <w:footnoteRef/>
      </w:r>
      <w:r w:rsidRPr="00402B5C">
        <w:rPr>
          <w:rFonts w:cs="Times New Roman"/>
        </w:rPr>
        <w:t xml:space="preserve"> </w:t>
      </w:r>
      <w:r w:rsidRPr="00402B5C">
        <w:rPr>
          <w:rFonts w:cs="Times New Roman" w:hint="eastAsia"/>
        </w:rPr>
        <w:t>『</w:t>
      </w:r>
      <w:proofErr w:type="spellStart"/>
      <w:r w:rsidRPr="00402B5C">
        <w:rPr>
          <w:rFonts w:cs="Times New Roman"/>
        </w:rPr>
        <w:t>Weblio</w:t>
      </w:r>
      <w:proofErr w:type="spellEnd"/>
      <w:r w:rsidRPr="00402B5C">
        <w:rPr>
          <w:rFonts w:cs="Times New Roman" w:hint="eastAsia"/>
        </w:rPr>
        <w:t>英和・和英辞典』（</w:t>
      </w:r>
      <w:hyperlink r:id="rId1" w:history="1">
        <w:r w:rsidRPr="00402B5C">
          <w:rPr>
            <w:rStyle w:val="aa"/>
            <w:rFonts w:cs="Times New Roman"/>
          </w:rPr>
          <w:t>https://ejje.weblio.jp/</w:t>
        </w:r>
      </w:hyperlink>
      <w:r w:rsidRPr="00402B5C">
        <w:rPr>
          <w:rFonts w:cs="Times New Roman" w:hint="eastAsia"/>
        </w:rPr>
        <w:t>）</w:t>
      </w:r>
    </w:p>
  </w:footnote>
  <w:footnote w:id="2">
    <w:p w14:paraId="0CA6ADC7" w14:textId="4F416D91" w:rsidR="002E4570" w:rsidRPr="00402B5C" w:rsidRDefault="002E4570">
      <w:pPr>
        <w:pStyle w:val="af8"/>
        <w:rPr>
          <w:rFonts w:cs="Times New Roman"/>
        </w:rPr>
      </w:pPr>
      <w:r w:rsidRPr="00402B5C">
        <w:rPr>
          <w:rStyle w:val="afa"/>
          <w:rFonts w:cs="Times New Roman"/>
        </w:rPr>
        <w:footnoteRef/>
      </w:r>
      <w:r w:rsidRPr="00402B5C">
        <w:rPr>
          <w:rFonts w:cs="Times New Roman"/>
        </w:rPr>
        <w:t xml:space="preserve"> </w:t>
      </w:r>
      <w:r w:rsidRPr="00402B5C">
        <w:rPr>
          <w:rFonts w:cs="Times New Roman" w:hint="eastAsia"/>
        </w:rPr>
        <w:t>『</w:t>
      </w:r>
      <w:r w:rsidRPr="00402B5C">
        <w:rPr>
          <w:rFonts w:cs="Times New Roman"/>
          <w:szCs w:val="21"/>
        </w:rPr>
        <w:t>Merriam-Webster Online</w:t>
      </w:r>
      <w:r w:rsidRPr="00402B5C">
        <w:rPr>
          <w:rFonts w:cs="Times New Roman" w:hint="eastAsia"/>
        </w:rPr>
        <w:t>』（</w:t>
      </w:r>
      <w:hyperlink r:id="rId2" w:history="1">
        <w:r w:rsidRPr="00402B5C">
          <w:rPr>
            <w:rStyle w:val="aa"/>
            <w:rFonts w:cs="Times New Roman"/>
          </w:rPr>
          <w:t>https://www.merriam-webster.com/</w:t>
        </w:r>
      </w:hyperlink>
      <w:r w:rsidRPr="00402B5C">
        <w:rPr>
          <w:rFonts w:cs="Times New Roman" w:hint="eastAsia"/>
        </w:rPr>
        <w:t>）</w:t>
      </w:r>
    </w:p>
  </w:footnote>
  <w:footnote w:id="3">
    <w:p w14:paraId="5D5AB5BA" w14:textId="74C40DCB" w:rsidR="002E4570" w:rsidRPr="00402B5C" w:rsidRDefault="002E4570">
      <w:pPr>
        <w:pStyle w:val="af8"/>
        <w:rPr>
          <w:rFonts w:cs="Times New Roman"/>
        </w:rPr>
      </w:pPr>
      <w:r w:rsidRPr="00402B5C">
        <w:rPr>
          <w:rStyle w:val="afa"/>
          <w:rFonts w:cs="Times New Roman"/>
        </w:rPr>
        <w:footnoteRef/>
      </w:r>
      <w:r w:rsidRPr="00402B5C">
        <w:rPr>
          <w:rFonts w:cs="Times New Roman"/>
        </w:rPr>
        <w:t xml:space="preserve"> </w:t>
      </w:r>
      <w:r w:rsidRPr="00402B5C">
        <w:rPr>
          <w:rFonts w:cs="Times New Roman" w:hint="eastAsia"/>
        </w:rPr>
        <w:t>分析用コーパス</w:t>
      </w:r>
      <w:r w:rsidR="005B6842" w:rsidRPr="00402B5C">
        <w:rPr>
          <w:rFonts w:cs="Times New Roman" w:hint="eastAsia"/>
        </w:rPr>
        <w:t>は以下で公開</w:t>
      </w:r>
      <w:r w:rsidR="005B6842" w:rsidRPr="00402B5C">
        <w:rPr>
          <w:rFonts w:cs="Times New Roman"/>
        </w:rPr>
        <w:t xml:space="preserve">: </w:t>
      </w:r>
      <w:hyperlink r:id="rId3" w:history="1">
        <w:r w:rsidRPr="00402B5C">
          <w:rPr>
            <w:rStyle w:val="aa"/>
            <w:rFonts w:cs="Times New Roman"/>
          </w:rPr>
          <w:t>https://github.com/zawa-kun/senior-thesis-tools/tree/main/data/processed/alignment</w:t>
        </w:r>
      </w:hyperlink>
    </w:p>
  </w:footnote>
  <w:footnote w:id="4">
    <w:p w14:paraId="70A8EE8B" w14:textId="0B128802" w:rsidR="002E4570" w:rsidRPr="00402B5C" w:rsidRDefault="002E4570">
      <w:pPr>
        <w:pStyle w:val="af8"/>
        <w:rPr>
          <w:rFonts w:cs="Times New Roman"/>
        </w:rPr>
      </w:pPr>
      <w:r w:rsidRPr="00402B5C">
        <w:rPr>
          <w:rStyle w:val="afa"/>
          <w:rFonts w:cs="Times New Roman"/>
        </w:rPr>
        <w:footnoteRef/>
      </w:r>
      <w:r w:rsidRPr="00402B5C">
        <w:rPr>
          <w:rFonts w:cs="Times New Roman"/>
        </w:rPr>
        <w:t xml:space="preserve"> Gemini-2.5-flash</w:t>
      </w:r>
      <w:r w:rsidR="005B6842" w:rsidRPr="00402B5C">
        <w:rPr>
          <w:rFonts w:cs="Times New Roman"/>
        </w:rPr>
        <w:t xml:space="preserve"> </w:t>
      </w:r>
      <w:r w:rsidRPr="00402B5C">
        <w:rPr>
          <w:rFonts w:cs="Times New Roman"/>
        </w:rPr>
        <w:t>(Google)</w:t>
      </w:r>
      <w:r w:rsidR="005B6842" w:rsidRPr="00402B5C">
        <w:rPr>
          <w:rFonts w:cs="Times New Roman"/>
        </w:rPr>
        <w:t xml:space="preserve"> </w:t>
      </w:r>
      <w:r w:rsidRPr="00402B5C">
        <w:rPr>
          <w:rFonts w:cs="Times New Roman" w:hint="eastAsia"/>
        </w:rPr>
        <w:t>を使用。分析は</w:t>
      </w:r>
      <w:r w:rsidRPr="00402B5C">
        <w:rPr>
          <w:rFonts w:cs="Times New Roman"/>
        </w:rPr>
        <w:t>2025</w:t>
      </w:r>
      <w:r w:rsidRPr="00402B5C">
        <w:rPr>
          <w:rFonts w:cs="Times New Roman" w:hint="eastAsia"/>
        </w:rPr>
        <w:t>年</w:t>
      </w:r>
      <w:r w:rsidRPr="00402B5C">
        <w:rPr>
          <w:rFonts w:cs="Times New Roman"/>
        </w:rPr>
        <w:t>12</w:t>
      </w:r>
      <w:r w:rsidRPr="00402B5C">
        <w:rPr>
          <w:rFonts w:cs="Times New Roman" w:hint="eastAsia"/>
        </w:rPr>
        <w:t>月に実践。使用したプロンプト及びプログラム</w:t>
      </w:r>
      <w:r w:rsidR="005B6842" w:rsidRPr="00402B5C">
        <w:rPr>
          <w:rFonts w:cs="Times New Roman" w:hint="eastAsia"/>
        </w:rPr>
        <w:t>は以下で公開</w:t>
      </w:r>
      <w:r w:rsidR="005B6842" w:rsidRPr="00402B5C">
        <w:rPr>
          <w:rFonts w:cs="Times New Roman"/>
        </w:rPr>
        <w:t>:</w:t>
      </w:r>
      <w:hyperlink r:id="rId4" w:history="1">
        <w:r w:rsidR="005B6842" w:rsidRPr="00402B5C">
          <w:rPr>
            <w:rStyle w:val="aa"/>
            <w:rFonts w:cs="Times New Roman"/>
          </w:rPr>
          <w:t>https://github.com/zawa-kun/senior-thesis-tools/tree/main/tools/analyze_translation</w:t>
        </w:r>
      </w:hyperlink>
    </w:p>
  </w:footnote>
  <w:footnote w:id="5">
    <w:p w14:paraId="1CA7C221" w14:textId="37B0A2CF" w:rsidR="002E4570" w:rsidRPr="00402B5C" w:rsidRDefault="002E4570">
      <w:pPr>
        <w:pStyle w:val="af8"/>
        <w:rPr>
          <w:rFonts w:cs="Times New Roman"/>
        </w:rPr>
      </w:pPr>
      <w:r w:rsidRPr="00402B5C">
        <w:rPr>
          <w:rStyle w:val="afa"/>
          <w:rFonts w:cs="Times New Roman"/>
        </w:rPr>
        <w:footnoteRef/>
      </w:r>
      <w:r w:rsidRPr="00402B5C">
        <w:rPr>
          <w:rFonts w:cs="Times New Roman"/>
        </w:rPr>
        <w:t xml:space="preserve"> </w:t>
      </w:r>
      <w:r w:rsidRPr="00402B5C">
        <w:rPr>
          <w:rFonts w:cs="Times New Roman" w:hint="eastAsia"/>
        </w:rPr>
        <w:t>翻訳技法分類済みデータ</w:t>
      </w:r>
      <w:r w:rsidR="005B6842" w:rsidRPr="00402B5C">
        <w:rPr>
          <w:rFonts w:cs="Times New Roman" w:hint="eastAsia"/>
        </w:rPr>
        <w:t>は以下で公開</w:t>
      </w:r>
      <w:r w:rsidR="005B6842" w:rsidRPr="00402B5C">
        <w:rPr>
          <w:rFonts w:cs="Times New Roman"/>
        </w:rPr>
        <w:t>:</w:t>
      </w:r>
      <w:hyperlink r:id="rId5" w:history="1">
        <w:r w:rsidR="005B6842" w:rsidRPr="00402B5C">
          <w:rPr>
            <w:rStyle w:val="aa"/>
            <w:rFonts w:cs="Times New Roman"/>
          </w:rPr>
          <w:t>https://github.com/zawa-kun/senior-thesis-tools/tree/main/data/processed/translation</w:t>
        </w:r>
      </w:hyperlink>
    </w:p>
  </w:footnote>
  <w:footnote w:id="6">
    <w:p w14:paraId="42438C41" w14:textId="7C19A989" w:rsidR="002E4570" w:rsidRPr="00402B5C" w:rsidRDefault="002E4570">
      <w:pPr>
        <w:pStyle w:val="af8"/>
        <w:rPr>
          <w:rFonts w:cs="Times New Roman"/>
        </w:rPr>
      </w:pPr>
      <w:r w:rsidRPr="00402B5C">
        <w:rPr>
          <w:rStyle w:val="afa"/>
          <w:rFonts w:cs="Times New Roman"/>
        </w:rPr>
        <w:footnoteRef/>
      </w:r>
      <w:r w:rsidRPr="00402B5C">
        <w:rPr>
          <w:rFonts w:cs="Times New Roman"/>
        </w:rPr>
        <w:t xml:space="preserve"> Gemini-2.5-flash(Google)</w:t>
      </w:r>
      <w:r w:rsidRPr="00402B5C">
        <w:rPr>
          <w:rFonts w:cs="Times New Roman" w:hint="eastAsia"/>
        </w:rPr>
        <w:t>を使用。分析は</w:t>
      </w:r>
      <w:r w:rsidRPr="00402B5C">
        <w:rPr>
          <w:rFonts w:cs="Times New Roman"/>
        </w:rPr>
        <w:t>2025</w:t>
      </w:r>
      <w:r w:rsidRPr="00402B5C">
        <w:rPr>
          <w:rFonts w:cs="Times New Roman" w:hint="eastAsia"/>
        </w:rPr>
        <w:t>年</w:t>
      </w:r>
      <w:r w:rsidRPr="00402B5C">
        <w:rPr>
          <w:rFonts w:cs="Times New Roman"/>
        </w:rPr>
        <w:t>12</w:t>
      </w:r>
      <w:r w:rsidRPr="00402B5C">
        <w:rPr>
          <w:rFonts w:cs="Times New Roman" w:hint="eastAsia"/>
        </w:rPr>
        <w:t>月に実践。使用したプロンプト及びプログラム</w:t>
      </w:r>
      <w:r w:rsidR="005B6842" w:rsidRPr="00402B5C">
        <w:rPr>
          <w:rFonts w:cs="Times New Roman" w:hint="eastAsia"/>
        </w:rPr>
        <w:t>は以下で公開</w:t>
      </w:r>
      <w:r w:rsidR="005B6842" w:rsidRPr="00402B5C">
        <w:rPr>
          <w:rFonts w:cs="Times New Roman"/>
        </w:rPr>
        <w:t>:</w:t>
      </w:r>
      <w:hyperlink r:id="rId6" w:history="1">
        <w:r w:rsidR="005B6842" w:rsidRPr="00402B5C">
          <w:rPr>
            <w:rStyle w:val="aa"/>
            <w:rFonts w:cs="Times New Roman"/>
          </w:rPr>
          <w:t xml:space="preserve">https://github.com/zawa-kun/senior-thesis-tools/tree/main/tools/ analyze_dmis </w:t>
        </w:r>
      </w:hyperlink>
    </w:p>
  </w:footnote>
  <w:footnote w:id="7">
    <w:p w14:paraId="7170E7B9" w14:textId="6774D3B9" w:rsidR="002E4570" w:rsidRPr="00402B5C" w:rsidRDefault="002E4570">
      <w:pPr>
        <w:pStyle w:val="af8"/>
        <w:rPr>
          <w:rFonts w:cs="Times New Roman"/>
        </w:rPr>
      </w:pPr>
      <w:r w:rsidRPr="00402B5C">
        <w:rPr>
          <w:rStyle w:val="afa"/>
          <w:rFonts w:cs="Times New Roman"/>
        </w:rPr>
        <w:footnoteRef/>
      </w:r>
      <w:r w:rsidRPr="00402B5C">
        <w:rPr>
          <w:rFonts w:cs="Times New Roman"/>
        </w:rPr>
        <w:t xml:space="preserve"> DMIS</w:t>
      </w:r>
      <w:r w:rsidRPr="00402B5C">
        <w:rPr>
          <w:rFonts w:cs="Times New Roman" w:hint="eastAsia"/>
        </w:rPr>
        <w:t>分類済みデータ</w:t>
      </w:r>
      <w:r w:rsidR="005B6842" w:rsidRPr="00402B5C">
        <w:rPr>
          <w:rFonts w:cs="Times New Roman" w:hint="eastAsia"/>
        </w:rPr>
        <w:t>は以下で公開</w:t>
      </w:r>
      <w:r w:rsidR="005B6842" w:rsidRPr="00402B5C">
        <w:rPr>
          <w:rFonts w:cs="Times New Roman"/>
        </w:rPr>
        <w:t>:</w:t>
      </w:r>
      <w:hyperlink r:id="rId7" w:history="1">
        <w:r w:rsidR="005B6842" w:rsidRPr="00402B5C">
          <w:rPr>
            <w:rStyle w:val="aa"/>
            <w:rFonts w:cs="Times New Roman"/>
          </w:rPr>
          <w:t>https://github.com/zawa-kun/senior-thesis-tools/tree/main/data/processed/dmis</w:t>
        </w:r>
      </w:hyperlink>
    </w:p>
    <w:p w14:paraId="4882CDFE" w14:textId="0671ED12" w:rsidR="002E4570" w:rsidRPr="00402B5C" w:rsidRDefault="002E4570" w:rsidP="00FF2B75">
      <w:pPr>
        <w:pStyle w:val="af8"/>
        <w:rPr>
          <w:rFonts w:cs="Times New Roman"/>
        </w:rPr>
      </w:pP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柊 矢沢">
    <w15:presenceInfo w15:providerId="Windows Live" w15:userId="08f31ff36ec1290a"/>
  </w15:person>
  <w15:person w15:author="Masato YOSHIKAWA">
    <w15:presenceInfo w15:providerId="Windows Live" w15:userId="accbfb7289cc65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AEE"/>
    <w:rsid w:val="00001559"/>
    <w:rsid w:val="00003181"/>
    <w:rsid w:val="00007672"/>
    <w:rsid w:val="00007C01"/>
    <w:rsid w:val="00012051"/>
    <w:rsid w:val="0001307C"/>
    <w:rsid w:val="000154BD"/>
    <w:rsid w:val="00017DF6"/>
    <w:rsid w:val="000210D7"/>
    <w:rsid w:val="00021497"/>
    <w:rsid w:val="00021BED"/>
    <w:rsid w:val="000225DA"/>
    <w:rsid w:val="00023266"/>
    <w:rsid w:val="00024CB3"/>
    <w:rsid w:val="00025855"/>
    <w:rsid w:val="0002659D"/>
    <w:rsid w:val="00026EF6"/>
    <w:rsid w:val="000275AF"/>
    <w:rsid w:val="00030B0B"/>
    <w:rsid w:val="00030E91"/>
    <w:rsid w:val="0003173E"/>
    <w:rsid w:val="00031D75"/>
    <w:rsid w:val="00032EEA"/>
    <w:rsid w:val="000333AE"/>
    <w:rsid w:val="000418FD"/>
    <w:rsid w:val="00041A69"/>
    <w:rsid w:val="00041E72"/>
    <w:rsid w:val="00042854"/>
    <w:rsid w:val="00042E41"/>
    <w:rsid w:val="00044559"/>
    <w:rsid w:val="00052ABB"/>
    <w:rsid w:val="0005380C"/>
    <w:rsid w:val="0005534D"/>
    <w:rsid w:val="0005539C"/>
    <w:rsid w:val="00060121"/>
    <w:rsid w:val="00060CEC"/>
    <w:rsid w:val="00060EDB"/>
    <w:rsid w:val="00062309"/>
    <w:rsid w:val="00063359"/>
    <w:rsid w:val="00063DE3"/>
    <w:rsid w:val="00064F25"/>
    <w:rsid w:val="000701E1"/>
    <w:rsid w:val="000716D7"/>
    <w:rsid w:val="00072674"/>
    <w:rsid w:val="00073CE6"/>
    <w:rsid w:val="000764FF"/>
    <w:rsid w:val="000773A3"/>
    <w:rsid w:val="000811E2"/>
    <w:rsid w:val="00081742"/>
    <w:rsid w:val="00081B92"/>
    <w:rsid w:val="00084C8A"/>
    <w:rsid w:val="00084EC7"/>
    <w:rsid w:val="000852DC"/>
    <w:rsid w:val="00087D33"/>
    <w:rsid w:val="00087D88"/>
    <w:rsid w:val="00090371"/>
    <w:rsid w:val="000903DB"/>
    <w:rsid w:val="00091307"/>
    <w:rsid w:val="0009227B"/>
    <w:rsid w:val="000941D2"/>
    <w:rsid w:val="000943AD"/>
    <w:rsid w:val="00094C91"/>
    <w:rsid w:val="00094FD1"/>
    <w:rsid w:val="000953C4"/>
    <w:rsid w:val="000975AC"/>
    <w:rsid w:val="000A119C"/>
    <w:rsid w:val="000A2626"/>
    <w:rsid w:val="000A41C8"/>
    <w:rsid w:val="000A445B"/>
    <w:rsid w:val="000A55B6"/>
    <w:rsid w:val="000A6E91"/>
    <w:rsid w:val="000B0D24"/>
    <w:rsid w:val="000B2760"/>
    <w:rsid w:val="000B3DAF"/>
    <w:rsid w:val="000B4466"/>
    <w:rsid w:val="000B4EF8"/>
    <w:rsid w:val="000C0852"/>
    <w:rsid w:val="000C0B54"/>
    <w:rsid w:val="000C0C63"/>
    <w:rsid w:val="000C199C"/>
    <w:rsid w:val="000C26C6"/>
    <w:rsid w:val="000C321E"/>
    <w:rsid w:val="000C4DF9"/>
    <w:rsid w:val="000C5693"/>
    <w:rsid w:val="000C6AC7"/>
    <w:rsid w:val="000D2E05"/>
    <w:rsid w:val="000D37FB"/>
    <w:rsid w:val="000D4210"/>
    <w:rsid w:val="000D442F"/>
    <w:rsid w:val="000D5768"/>
    <w:rsid w:val="000D5C94"/>
    <w:rsid w:val="000D62BF"/>
    <w:rsid w:val="000D7748"/>
    <w:rsid w:val="000E0BE8"/>
    <w:rsid w:val="000E153A"/>
    <w:rsid w:val="000E438A"/>
    <w:rsid w:val="000E6B56"/>
    <w:rsid w:val="000E6DF3"/>
    <w:rsid w:val="000E7C0E"/>
    <w:rsid w:val="000E7C81"/>
    <w:rsid w:val="000F0CFB"/>
    <w:rsid w:val="000F0DC6"/>
    <w:rsid w:val="000F17DE"/>
    <w:rsid w:val="000F2E74"/>
    <w:rsid w:val="000F2F36"/>
    <w:rsid w:val="000F3456"/>
    <w:rsid w:val="000F51E8"/>
    <w:rsid w:val="000F531A"/>
    <w:rsid w:val="000F62F9"/>
    <w:rsid w:val="001014F6"/>
    <w:rsid w:val="00101D1A"/>
    <w:rsid w:val="00101E99"/>
    <w:rsid w:val="00102A14"/>
    <w:rsid w:val="00103B90"/>
    <w:rsid w:val="00104C39"/>
    <w:rsid w:val="001058AC"/>
    <w:rsid w:val="00110490"/>
    <w:rsid w:val="00110D76"/>
    <w:rsid w:val="00112DF6"/>
    <w:rsid w:val="001133E3"/>
    <w:rsid w:val="0011401B"/>
    <w:rsid w:val="00114096"/>
    <w:rsid w:val="001149AA"/>
    <w:rsid w:val="001159E1"/>
    <w:rsid w:val="00116F70"/>
    <w:rsid w:val="001178A0"/>
    <w:rsid w:val="00117ED9"/>
    <w:rsid w:val="0012022F"/>
    <w:rsid w:val="001206DE"/>
    <w:rsid w:val="00121598"/>
    <w:rsid w:val="001239B4"/>
    <w:rsid w:val="001239CD"/>
    <w:rsid w:val="001251B4"/>
    <w:rsid w:val="001277D7"/>
    <w:rsid w:val="001303AB"/>
    <w:rsid w:val="00131255"/>
    <w:rsid w:val="00131D8D"/>
    <w:rsid w:val="00132CE4"/>
    <w:rsid w:val="00132D55"/>
    <w:rsid w:val="0013375D"/>
    <w:rsid w:val="00133CD3"/>
    <w:rsid w:val="0013574C"/>
    <w:rsid w:val="00137523"/>
    <w:rsid w:val="00141262"/>
    <w:rsid w:val="00141BCE"/>
    <w:rsid w:val="00143980"/>
    <w:rsid w:val="00143C0F"/>
    <w:rsid w:val="00145ABD"/>
    <w:rsid w:val="00147906"/>
    <w:rsid w:val="00147F3F"/>
    <w:rsid w:val="001606AA"/>
    <w:rsid w:val="001607C0"/>
    <w:rsid w:val="00162D9F"/>
    <w:rsid w:val="001636D7"/>
    <w:rsid w:val="0016589D"/>
    <w:rsid w:val="00167A33"/>
    <w:rsid w:val="00170504"/>
    <w:rsid w:val="00171C39"/>
    <w:rsid w:val="00173186"/>
    <w:rsid w:val="001748B8"/>
    <w:rsid w:val="0017753C"/>
    <w:rsid w:val="001805F5"/>
    <w:rsid w:val="00180B5E"/>
    <w:rsid w:val="00180BE6"/>
    <w:rsid w:val="00182C78"/>
    <w:rsid w:val="00185834"/>
    <w:rsid w:val="00186E5A"/>
    <w:rsid w:val="00190F63"/>
    <w:rsid w:val="001929C2"/>
    <w:rsid w:val="00193209"/>
    <w:rsid w:val="00193A57"/>
    <w:rsid w:val="00193A75"/>
    <w:rsid w:val="00193DEB"/>
    <w:rsid w:val="001967F4"/>
    <w:rsid w:val="00196F7D"/>
    <w:rsid w:val="00197D09"/>
    <w:rsid w:val="001A1EB7"/>
    <w:rsid w:val="001A2B58"/>
    <w:rsid w:val="001A3302"/>
    <w:rsid w:val="001A3336"/>
    <w:rsid w:val="001B0D4E"/>
    <w:rsid w:val="001B2FB0"/>
    <w:rsid w:val="001B2FE2"/>
    <w:rsid w:val="001B3639"/>
    <w:rsid w:val="001B3F02"/>
    <w:rsid w:val="001B477F"/>
    <w:rsid w:val="001B48DE"/>
    <w:rsid w:val="001B523A"/>
    <w:rsid w:val="001B6EDF"/>
    <w:rsid w:val="001B7B06"/>
    <w:rsid w:val="001C056E"/>
    <w:rsid w:val="001C1043"/>
    <w:rsid w:val="001C10F8"/>
    <w:rsid w:val="001C2D9E"/>
    <w:rsid w:val="001C44AE"/>
    <w:rsid w:val="001C4AB5"/>
    <w:rsid w:val="001C5910"/>
    <w:rsid w:val="001C7965"/>
    <w:rsid w:val="001D113A"/>
    <w:rsid w:val="001D13EF"/>
    <w:rsid w:val="001D159A"/>
    <w:rsid w:val="001D2946"/>
    <w:rsid w:val="001D3B19"/>
    <w:rsid w:val="001D3D72"/>
    <w:rsid w:val="001D610B"/>
    <w:rsid w:val="001D6471"/>
    <w:rsid w:val="001D6A17"/>
    <w:rsid w:val="001D6DEB"/>
    <w:rsid w:val="001E152A"/>
    <w:rsid w:val="001E180D"/>
    <w:rsid w:val="001E1A27"/>
    <w:rsid w:val="001E3695"/>
    <w:rsid w:val="001F0686"/>
    <w:rsid w:val="001F4EB5"/>
    <w:rsid w:val="001F5089"/>
    <w:rsid w:val="001F69C6"/>
    <w:rsid w:val="001F75E0"/>
    <w:rsid w:val="001F78FF"/>
    <w:rsid w:val="001F7A62"/>
    <w:rsid w:val="0020194D"/>
    <w:rsid w:val="00202997"/>
    <w:rsid w:val="00203FF4"/>
    <w:rsid w:val="00207AEE"/>
    <w:rsid w:val="00210442"/>
    <w:rsid w:val="00213F00"/>
    <w:rsid w:val="002157A4"/>
    <w:rsid w:val="00215BC3"/>
    <w:rsid w:val="00216705"/>
    <w:rsid w:val="00216B2D"/>
    <w:rsid w:val="00216EFE"/>
    <w:rsid w:val="0022044E"/>
    <w:rsid w:val="00221399"/>
    <w:rsid w:val="002219A0"/>
    <w:rsid w:val="0022380C"/>
    <w:rsid w:val="00223914"/>
    <w:rsid w:val="002248A4"/>
    <w:rsid w:val="00225CDD"/>
    <w:rsid w:val="00226985"/>
    <w:rsid w:val="0023088C"/>
    <w:rsid w:val="00231D7D"/>
    <w:rsid w:val="0023226B"/>
    <w:rsid w:val="00232B0E"/>
    <w:rsid w:val="002334B3"/>
    <w:rsid w:val="0023465B"/>
    <w:rsid w:val="00235789"/>
    <w:rsid w:val="00236272"/>
    <w:rsid w:val="00240F3C"/>
    <w:rsid w:val="0024241F"/>
    <w:rsid w:val="002432C7"/>
    <w:rsid w:val="002440E3"/>
    <w:rsid w:val="00244337"/>
    <w:rsid w:val="0024454B"/>
    <w:rsid w:val="002450F6"/>
    <w:rsid w:val="0024563E"/>
    <w:rsid w:val="002460C8"/>
    <w:rsid w:val="00247518"/>
    <w:rsid w:val="00247FBB"/>
    <w:rsid w:val="00250050"/>
    <w:rsid w:val="00250354"/>
    <w:rsid w:val="00251984"/>
    <w:rsid w:val="002528A0"/>
    <w:rsid w:val="00255C1B"/>
    <w:rsid w:val="0025680E"/>
    <w:rsid w:val="0026368A"/>
    <w:rsid w:val="00264B1D"/>
    <w:rsid w:val="002657F9"/>
    <w:rsid w:val="0026633F"/>
    <w:rsid w:val="00267654"/>
    <w:rsid w:val="00267D94"/>
    <w:rsid w:val="002707D7"/>
    <w:rsid w:val="00271349"/>
    <w:rsid w:val="002729A5"/>
    <w:rsid w:val="0027377C"/>
    <w:rsid w:val="00274819"/>
    <w:rsid w:val="00274B85"/>
    <w:rsid w:val="0027580F"/>
    <w:rsid w:val="00275B50"/>
    <w:rsid w:val="00275E8F"/>
    <w:rsid w:val="0027708F"/>
    <w:rsid w:val="002800D4"/>
    <w:rsid w:val="00280BBB"/>
    <w:rsid w:val="002812D7"/>
    <w:rsid w:val="002825D9"/>
    <w:rsid w:val="00282D92"/>
    <w:rsid w:val="0028384C"/>
    <w:rsid w:val="002843DD"/>
    <w:rsid w:val="002864B0"/>
    <w:rsid w:val="0028716C"/>
    <w:rsid w:val="0028789D"/>
    <w:rsid w:val="00291173"/>
    <w:rsid w:val="002921DA"/>
    <w:rsid w:val="00292CA8"/>
    <w:rsid w:val="00295CD9"/>
    <w:rsid w:val="00297EE1"/>
    <w:rsid w:val="002A14A1"/>
    <w:rsid w:val="002A63A4"/>
    <w:rsid w:val="002A6836"/>
    <w:rsid w:val="002A6C9D"/>
    <w:rsid w:val="002A7819"/>
    <w:rsid w:val="002B022D"/>
    <w:rsid w:val="002B04F5"/>
    <w:rsid w:val="002B158B"/>
    <w:rsid w:val="002B2797"/>
    <w:rsid w:val="002B38BA"/>
    <w:rsid w:val="002B3C18"/>
    <w:rsid w:val="002B5C5F"/>
    <w:rsid w:val="002B6EB8"/>
    <w:rsid w:val="002B7511"/>
    <w:rsid w:val="002C2489"/>
    <w:rsid w:val="002C30B4"/>
    <w:rsid w:val="002C4B40"/>
    <w:rsid w:val="002C64CE"/>
    <w:rsid w:val="002D13B4"/>
    <w:rsid w:val="002D2012"/>
    <w:rsid w:val="002D3C93"/>
    <w:rsid w:val="002D6424"/>
    <w:rsid w:val="002E1173"/>
    <w:rsid w:val="002E11E5"/>
    <w:rsid w:val="002E1B7B"/>
    <w:rsid w:val="002E432B"/>
    <w:rsid w:val="002E4570"/>
    <w:rsid w:val="002E48DA"/>
    <w:rsid w:val="002E4B79"/>
    <w:rsid w:val="002E550E"/>
    <w:rsid w:val="002F2AF0"/>
    <w:rsid w:val="002F2EE7"/>
    <w:rsid w:val="002F3D16"/>
    <w:rsid w:val="002F5C36"/>
    <w:rsid w:val="002F713E"/>
    <w:rsid w:val="00300A82"/>
    <w:rsid w:val="00301AB1"/>
    <w:rsid w:val="00301F53"/>
    <w:rsid w:val="00303290"/>
    <w:rsid w:val="00304DD0"/>
    <w:rsid w:val="0030524F"/>
    <w:rsid w:val="00311263"/>
    <w:rsid w:val="00311327"/>
    <w:rsid w:val="003124EA"/>
    <w:rsid w:val="003135FE"/>
    <w:rsid w:val="0031388D"/>
    <w:rsid w:val="00314BB4"/>
    <w:rsid w:val="0031517B"/>
    <w:rsid w:val="003166A8"/>
    <w:rsid w:val="00316EE1"/>
    <w:rsid w:val="00320B3D"/>
    <w:rsid w:val="00320EF2"/>
    <w:rsid w:val="003220B1"/>
    <w:rsid w:val="00322958"/>
    <w:rsid w:val="00323B5B"/>
    <w:rsid w:val="00324DE2"/>
    <w:rsid w:val="00327158"/>
    <w:rsid w:val="00327917"/>
    <w:rsid w:val="00331D4E"/>
    <w:rsid w:val="00331D61"/>
    <w:rsid w:val="00332070"/>
    <w:rsid w:val="00332CA4"/>
    <w:rsid w:val="00332F56"/>
    <w:rsid w:val="003331A7"/>
    <w:rsid w:val="00333246"/>
    <w:rsid w:val="00334D98"/>
    <w:rsid w:val="0033504F"/>
    <w:rsid w:val="00335A59"/>
    <w:rsid w:val="00336D36"/>
    <w:rsid w:val="003372E9"/>
    <w:rsid w:val="00340DAD"/>
    <w:rsid w:val="00344890"/>
    <w:rsid w:val="00345186"/>
    <w:rsid w:val="003467D4"/>
    <w:rsid w:val="00347187"/>
    <w:rsid w:val="0034725B"/>
    <w:rsid w:val="003478CE"/>
    <w:rsid w:val="00347B56"/>
    <w:rsid w:val="003505FE"/>
    <w:rsid w:val="00352E0D"/>
    <w:rsid w:val="00353C08"/>
    <w:rsid w:val="00353E1F"/>
    <w:rsid w:val="0035677A"/>
    <w:rsid w:val="003612FD"/>
    <w:rsid w:val="0036166A"/>
    <w:rsid w:val="0036189D"/>
    <w:rsid w:val="00361A03"/>
    <w:rsid w:val="00361BF3"/>
    <w:rsid w:val="00362C9C"/>
    <w:rsid w:val="00362E1F"/>
    <w:rsid w:val="00363C24"/>
    <w:rsid w:val="003641E1"/>
    <w:rsid w:val="00364A54"/>
    <w:rsid w:val="00365273"/>
    <w:rsid w:val="003652F7"/>
    <w:rsid w:val="003672E8"/>
    <w:rsid w:val="00367A05"/>
    <w:rsid w:val="00367A0E"/>
    <w:rsid w:val="003714DB"/>
    <w:rsid w:val="00371603"/>
    <w:rsid w:val="00371860"/>
    <w:rsid w:val="00372B5A"/>
    <w:rsid w:val="00373292"/>
    <w:rsid w:val="003735CC"/>
    <w:rsid w:val="00373F47"/>
    <w:rsid w:val="00374218"/>
    <w:rsid w:val="003755C7"/>
    <w:rsid w:val="00375A6C"/>
    <w:rsid w:val="00376238"/>
    <w:rsid w:val="00376A0A"/>
    <w:rsid w:val="00376D8E"/>
    <w:rsid w:val="00377622"/>
    <w:rsid w:val="0037784F"/>
    <w:rsid w:val="00380175"/>
    <w:rsid w:val="003801D1"/>
    <w:rsid w:val="00380EB5"/>
    <w:rsid w:val="00383902"/>
    <w:rsid w:val="00384117"/>
    <w:rsid w:val="00384414"/>
    <w:rsid w:val="00384DE0"/>
    <w:rsid w:val="00384F53"/>
    <w:rsid w:val="00386792"/>
    <w:rsid w:val="00387CF7"/>
    <w:rsid w:val="0039079B"/>
    <w:rsid w:val="0039213F"/>
    <w:rsid w:val="003926AD"/>
    <w:rsid w:val="00392E05"/>
    <w:rsid w:val="003937E3"/>
    <w:rsid w:val="003947EC"/>
    <w:rsid w:val="00394931"/>
    <w:rsid w:val="00394BE8"/>
    <w:rsid w:val="00396D0E"/>
    <w:rsid w:val="00396DA8"/>
    <w:rsid w:val="00396DC1"/>
    <w:rsid w:val="0039781A"/>
    <w:rsid w:val="00397866"/>
    <w:rsid w:val="003A07EC"/>
    <w:rsid w:val="003A10E4"/>
    <w:rsid w:val="003A1561"/>
    <w:rsid w:val="003A15AD"/>
    <w:rsid w:val="003A2122"/>
    <w:rsid w:val="003A2A69"/>
    <w:rsid w:val="003A2B42"/>
    <w:rsid w:val="003A30F8"/>
    <w:rsid w:val="003A475D"/>
    <w:rsid w:val="003B01B3"/>
    <w:rsid w:val="003B0540"/>
    <w:rsid w:val="003B16DE"/>
    <w:rsid w:val="003B18B5"/>
    <w:rsid w:val="003B29AF"/>
    <w:rsid w:val="003B2B1E"/>
    <w:rsid w:val="003B6A1D"/>
    <w:rsid w:val="003C13EA"/>
    <w:rsid w:val="003C2060"/>
    <w:rsid w:val="003C23E8"/>
    <w:rsid w:val="003C2ECF"/>
    <w:rsid w:val="003C3154"/>
    <w:rsid w:val="003C3288"/>
    <w:rsid w:val="003C4BA3"/>
    <w:rsid w:val="003C6DA8"/>
    <w:rsid w:val="003C7660"/>
    <w:rsid w:val="003D0FD7"/>
    <w:rsid w:val="003D46C6"/>
    <w:rsid w:val="003D4755"/>
    <w:rsid w:val="003D5621"/>
    <w:rsid w:val="003D5941"/>
    <w:rsid w:val="003D6364"/>
    <w:rsid w:val="003D64FC"/>
    <w:rsid w:val="003D6676"/>
    <w:rsid w:val="003D6788"/>
    <w:rsid w:val="003E5150"/>
    <w:rsid w:val="003E6E78"/>
    <w:rsid w:val="003E7B07"/>
    <w:rsid w:val="003F0198"/>
    <w:rsid w:val="003F0D0F"/>
    <w:rsid w:val="003F2997"/>
    <w:rsid w:val="003F3A9B"/>
    <w:rsid w:val="003F45FB"/>
    <w:rsid w:val="003F4C07"/>
    <w:rsid w:val="003F6149"/>
    <w:rsid w:val="003F67AE"/>
    <w:rsid w:val="003F73A9"/>
    <w:rsid w:val="003F750B"/>
    <w:rsid w:val="003F7FED"/>
    <w:rsid w:val="00400D9F"/>
    <w:rsid w:val="004013EB"/>
    <w:rsid w:val="00401ABC"/>
    <w:rsid w:val="004029C4"/>
    <w:rsid w:val="00402B5C"/>
    <w:rsid w:val="00403DCA"/>
    <w:rsid w:val="00403F1A"/>
    <w:rsid w:val="004047F6"/>
    <w:rsid w:val="00404C34"/>
    <w:rsid w:val="00407040"/>
    <w:rsid w:val="0040742F"/>
    <w:rsid w:val="0041088D"/>
    <w:rsid w:val="004115AD"/>
    <w:rsid w:val="0041163F"/>
    <w:rsid w:val="00412A0C"/>
    <w:rsid w:val="00412C3E"/>
    <w:rsid w:val="00413410"/>
    <w:rsid w:val="00413493"/>
    <w:rsid w:val="0041356D"/>
    <w:rsid w:val="004140EE"/>
    <w:rsid w:val="00415392"/>
    <w:rsid w:val="004161E6"/>
    <w:rsid w:val="00417210"/>
    <w:rsid w:val="004200A2"/>
    <w:rsid w:val="0042026C"/>
    <w:rsid w:val="0042091A"/>
    <w:rsid w:val="00420E3B"/>
    <w:rsid w:val="0042104B"/>
    <w:rsid w:val="00421283"/>
    <w:rsid w:val="004213DB"/>
    <w:rsid w:val="00421705"/>
    <w:rsid w:val="004231AA"/>
    <w:rsid w:val="00423D45"/>
    <w:rsid w:val="00425B18"/>
    <w:rsid w:val="00427738"/>
    <w:rsid w:val="004301ED"/>
    <w:rsid w:val="004304F1"/>
    <w:rsid w:val="0043320E"/>
    <w:rsid w:val="00433936"/>
    <w:rsid w:val="00434A7F"/>
    <w:rsid w:val="00434E3F"/>
    <w:rsid w:val="00434E63"/>
    <w:rsid w:val="004354C0"/>
    <w:rsid w:val="00435509"/>
    <w:rsid w:val="00435D1D"/>
    <w:rsid w:val="00437B0C"/>
    <w:rsid w:val="00437CDB"/>
    <w:rsid w:val="004414C7"/>
    <w:rsid w:val="004414E6"/>
    <w:rsid w:val="004426C6"/>
    <w:rsid w:val="00443175"/>
    <w:rsid w:val="004439D5"/>
    <w:rsid w:val="00443A88"/>
    <w:rsid w:val="00443FD3"/>
    <w:rsid w:val="0044462C"/>
    <w:rsid w:val="00444935"/>
    <w:rsid w:val="0044645F"/>
    <w:rsid w:val="004503EA"/>
    <w:rsid w:val="00450F0D"/>
    <w:rsid w:val="00451B15"/>
    <w:rsid w:val="00453391"/>
    <w:rsid w:val="00453524"/>
    <w:rsid w:val="00455CED"/>
    <w:rsid w:val="00456B7A"/>
    <w:rsid w:val="00456FF3"/>
    <w:rsid w:val="004608DD"/>
    <w:rsid w:val="00460BCE"/>
    <w:rsid w:val="00460D08"/>
    <w:rsid w:val="00461BA6"/>
    <w:rsid w:val="00465D20"/>
    <w:rsid w:val="00466470"/>
    <w:rsid w:val="004666A4"/>
    <w:rsid w:val="0046799D"/>
    <w:rsid w:val="004706D8"/>
    <w:rsid w:val="004734B9"/>
    <w:rsid w:val="00473922"/>
    <w:rsid w:val="004739D1"/>
    <w:rsid w:val="004746DE"/>
    <w:rsid w:val="004752D0"/>
    <w:rsid w:val="00475693"/>
    <w:rsid w:val="0047639C"/>
    <w:rsid w:val="00476A9A"/>
    <w:rsid w:val="00476F0F"/>
    <w:rsid w:val="00477EF7"/>
    <w:rsid w:val="00482354"/>
    <w:rsid w:val="00491568"/>
    <w:rsid w:val="00492883"/>
    <w:rsid w:val="00493AB0"/>
    <w:rsid w:val="00493F66"/>
    <w:rsid w:val="004949BC"/>
    <w:rsid w:val="004A0A20"/>
    <w:rsid w:val="004A348D"/>
    <w:rsid w:val="004A35EC"/>
    <w:rsid w:val="004A3C34"/>
    <w:rsid w:val="004A6C16"/>
    <w:rsid w:val="004A6EB6"/>
    <w:rsid w:val="004B0331"/>
    <w:rsid w:val="004B06BF"/>
    <w:rsid w:val="004B33A3"/>
    <w:rsid w:val="004B4D93"/>
    <w:rsid w:val="004B55CC"/>
    <w:rsid w:val="004B628B"/>
    <w:rsid w:val="004B6BD4"/>
    <w:rsid w:val="004B76C5"/>
    <w:rsid w:val="004B7793"/>
    <w:rsid w:val="004B791C"/>
    <w:rsid w:val="004B7B13"/>
    <w:rsid w:val="004C000B"/>
    <w:rsid w:val="004C0D84"/>
    <w:rsid w:val="004C180E"/>
    <w:rsid w:val="004C1A93"/>
    <w:rsid w:val="004C2F50"/>
    <w:rsid w:val="004C3FFC"/>
    <w:rsid w:val="004C4D71"/>
    <w:rsid w:val="004C7F75"/>
    <w:rsid w:val="004D062A"/>
    <w:rsid w:val="004D1774"/>
    <w:rsid w:val="004D38D3"/>
    <w:rsid w:val="004D3EB8"/>
    <w:rsid w:val="004D3FBD"/>
    <w:rsid w:val="004D60EF"/>
    <w:rsid w:val="004D743F"/>
    <w:rsid w:val="004D7503"/>
    <w:rsid w:val="004E414D"/>
    <w:rsid w:val="004E4349"/>
    <w:rsid w:val="004E52C8"/>
    <w:rsid w:val="004E5887"/>
    <w:rsid w:val="004E60B5"/>
    <w:rsid w:val="004F1E68"/>
    <w:rsid w:val="004F2AB9"/>
    <w:rsid w:val="004F455A"/>
    <w:rsid w:val="004F58B0"/>
    <w:rsid w:val="004F6633"/>
    <w:rsid w:val="004F6BAC"/>
    <w:rsid w:val="004F6DCF"/>
    <w:rsid w:val="004F71F8"/>
    <w:rsid w:val="004F7CE2"/>
    <w:rsid w:val="00500F88"/>
    <w:rsid w:val="00502B27"/>
    <w:rsid w:val="00503BE3"/>
    <w:rsid w:val="005045D3"/>
    <w:rsid w:val="005070D7"/>
    <w:rsid w:val="00510022"/>
    <w:rsid w:val="00512C8F"/>
    <w:rsid w:val="00513CDD"/>
    <w:rsid w:val="0051428D"/>
    <w:rsid w:val="00514F60"/>
    <w:rsid w:val="00514F70"/>
    <w:rsid w:val="005153EE"/>
    <w:rsid w:val="00515541"/>
    <w:rsid w:val="005162F4"/>
    <w:rsid w:val="00517104"/>
    <w:rsid w:val="005215B6"/>
    <w:rsid w:val="0052222D"/>
    <w:rsid w:val="005228EA"/>
    <w:rsid w:val="005236E0"/>
    <w:rsid w:val="00526DF0"/>
    <w:rsid w:val="00527259"/>
    <w:rsid w:val="00527337"/>
    <w:rsid w:val="00534BC3"/>
    <w:rsid w:val="005351A7"/>
    <w:rsid w:val="00536C37"/>
    <w:rsid w:val="00536E92"/>
    <w:rsid w:val="00537016"/>
    <w:rsid w:val="00537C78"/>
    <w:rsid w:val="00537F48"/>
    <w:rsid w:val="00541953"/>
    <w:rsid w:val="00542BAC"/>
    <w:rsid w:val="005431C1"/>
    <w:rsid w:val="005452BE"/>
    <w:rsid w:val="0054543D"/>
    <w:rsid w:val="00551387"/>
    <w:rsid w:val="00551983"/>
    <w:rsid w:val="00552055"/>
    <w:rsid w:val="00552283"/>
    <w:rsid w:val="00553656"/>
    <w:rsid w:val="005544CF"/>
    <w:rsid w:val="00557FAE"/>
    <w:rsid w:val="005628AD"/>
    <w:rsid w:val="005639ED"/>
    <w:rsid w:val="0056555F"/>
    <w:rsid w:val="00566E61"/>
    <w:rsid w:val="00566EE0"/>
    <w:rsid w:val="00571004"/>
    <w:rsid w:val="00576ADA"/>
    <w:rsid w:val="0057773E"/>
    <w:rsid w:val="00577C39"/>
    <w:rsid w:val="0058021F"/>
    <w:rsid w:val="005817A9"/>
    <w:rsid w:val="005820D9"/>
    <w:rsid w:val="0058210D"/>
    <w:rsid w:val="00582273"/>
    <w:rsid w:val="00582739"/>
    <w:rsid w:val="00584975"/>
    <w:rsid w:val="00584A04"/>
    <w:rsid w:val="00586283"/>
    <w:rsid w:val="005867E9"/>
    <w:rsid w:val="0059000D"/>
    <w:rsid w:val="005911CC"/>
    <w:rsid w:val="00591AE4"/>
    <w:rsid w:val="0059432D"/>
    <w:rsid w:val="00594773"/>
    <w:rsid w:val="00594E45"/>
    <w:rsid w:val="00595135"/>
    <w:rsid w:val="005A0558"/>
    <w:rsid w:val="005A0E34"/>
    <w:rsid w:val="005A1ACF"/>
    <w:rsid w:val="005A34D7"/>
    <w:rsid w:val="005A46BF"/>
    <w:rsid w:val="005A52F6"/>
    <w:rsid w:val="005A5AC3"/>
    <w:rsid w:val="005A5D58"/>
    <w:rsid w:val="005A6A3E"/>
    <w:rsid w:val="005A6F69"/>
    <w:rsid w:val="005B0320"/>
    <w:rsid w:val="005B0379"/>
    <w:rsid w:val="005B0ADA"/>
    <w:rsid w:val="005B1476"/>
    <w:rsid w:val="005B22DD"/>
    <w:rsid w:val="005B2FBD"/>
    <w:rsid w:val="005B4987"/>
    <w:rsid w:val="005B560B"/>
    <w:rsid w:val="005B6842"/>
    <w:rsid w:val="005B6ED6"/>
    <w:rsid w:val="005B7065"/>
    <w:rsid w:val="005C01D4"/>
    <w:rsid w:val="005C17EC"/>
    <w:rsid w:val="005C5B1D"/>
    <w:rsid w:val="005C6868"/>
    <w:rsid w:val="005C687F"/>
    <w:rsid w:val="005C750E"/>
    <w:rsid w:val="005C7A14"/>
    <w:rsid w:val="005D3519"/>
    <w:rsid w:val="005D4E30"/>
    <w:rsid w:val="005D66B5"/>
    <w:rsid w:val="005D6E28"/>
    <w:rsid w:val="005E000D"/>
    <w:rsid w:val="005E0013"/>
    <w:rsid w:val="005E0233"/>
    <w:rsid w:val="005E0ABE"/>
    <w:rsid w:val="005E2214"/>
    <w:rsid w:val="005E2A0E"/>
    <w:rsid w:val="005E59DA"/>
    <w:rsid w:val="005E62A5"/>
    <w:rsid w:val="005E62E3"/>
    <w:rsid w:val="005E6C15"/>
    <w:rsid w:val="005E73B9"/>
    <w:rsid w:val="005F26FA"/>
    <w:rsid w:val="005F362A"/>
    <w:rsid w:val="005F36E7"/>
    <w:rsid w:val="005F4EED"/>
    <w:rsid w:val="005F585D"/>
    <w:rsid w:val="005F686A"/>
    <w:rsid w:val="005F6BD0"/>
    <w:rsid w:val="00601CEE"/>
    <w:rsid w:val="00603E23"/>
    <w:rsid w:val="00604634"/>
    <w:rsid w:val="00604D34"/>
    <w:rsid w:val="00606251"/>
    <w:rsid w:val="00607121"/>
    <w:rsid w:val="006102C2"/>
    <w:rsid w:val="00610BE7"/>
    <w:rsid w:val="00610EF7"/>
    <w:rsid w:val="006134FC"/>
    <w:rsid w:val="00615F45"/>
    <w:rsid w:val="0061607B"/>
    <w:rsid w:val="00616E58"/>
    <w:rsid w:val="00621530"/>
    <w:rsid w:val="006218C5"/>
    <w:rsid w:val="006229D0"/>
    <w:rsid w:val="006243D9"/>
    <w:rsid w:val="00633DA9"/>
    <w:rsid w:val="00635E40"/>
    <w:rsid w:val="006367D0"/>
    <w:rsid w:val="0063706D"/>
    <w:rsid w:val="0064151E"/>
    <w:rsid w:val="00641AC8"/>
    <w:rsid w:val="0064343A"/>
    <w:rsid w:val="0064353E"/>
    <w:rsid w:val="00643807"/>
    <w:rsid w:val="006438DF"/>
    <w:rsid w:val="00643C44"/>
    <w:rsid w:val="00646219"/>
    <w:rsid w:val="0064674B"/>
    <w:rsid w:val="00647121"/>
    <w:rsid w:val="00647613"/>
    <w:rsid w:val="00650537"/>
    <w:rsid w:val="00652DA9"/>
    <w:rsid w:val="0065306D"/>
    <w:rsid w:val="006532C0"/>
    <w:rsid w:val="00653891"/>
    <w:rsid w:val="00654423"/>
    <w:rsid w:val="006547A4"/>
    <w:rsid w:val="00654892"/>
    <w:rsid w:val="006554FE"/>
    <w:rsid w:val="00655918"/>
    <w:rsid w:val="00655A5E"/>
    <w:rsid w:val="006609B8"/>
    <w:rsid w:val="00661503"/>
    <w:rsid w:val="0066241D"/>
    <w:rsid w:val="00662819"/>
    <w:rsid w:val="00665F4C"/>
    <w:rsid w:val="006669C2"/>
    <w:rsid w:val="00666E9E"/>
    <w:rsid w:val="006705DE"/>
    <w:rsid w:val="0067138C"/>
    <w:rsid w:val="0067255B"/>
    <w:rsid w:val="00672CDB"/>
    <w:rsid w:val="0067301E"/>
    <w:rsid w:val="0067358A"/>
    <w:rsid w:val="00676D30"/>
    <w:rsid w:val="00676DD8"/>
    <w:rsid w:val="006776F7"/>
    <w:rsid w:val="00677D3F"/>
    <w:rsid w:val="00681542"/>
    <w:rsid w:val="006818C0"/>
    <w:rsid w:val="00682A1D"/>
    <w:rsid w:val="00682EAF"/>
    <w:rsid w:val="0068490D"/>
    <w:rsid w:val="006854CE"/>
    <w:rsid w:val="006867AF"/>
    <w:rsid w:val="006875B8"/>
    <w:rsid w:val="006919B6"/>
    <w:rsid w:val="00694E0A"/>
    <w:rsid w:val="00695CE2"/>
    <w:rsid w:val="0069618F"/>
    <w:rsid w:val="00696B08"/>
    <w:rsid w:val="006A0E70"/>
    <w:rsid w:val="006A1C84"/>
    <w:rsid w:val="006A2D46"/>
    <w:rsid w:val="006A3B65"/>
    <w:rsid w:val="006A743A"/>
    <w:rsid w:val="006A77A3"/>
    <w:rsid w:val="006A7DA5"/>
    <w:rsid w:val="006B0357"/>
    <w:rsid w:val="006B2684"/>
    <w:rsid w:val="006B2700"/>
    <w:rsid w:val="006B35BF"/>
    <w:rsid w:val="006B3CF1"/>
    <w:rsid w:val="006B41EB"/>
    <w:rsid w:val="006B5D7E"/>
    <w:rsid w:val="006B663D"/>
    <w:rsid w:val="006B6B21"/>
    <w:rsid w:val="006B6B45"/>
    <w:rsid w:val="006C0606"/>
    <w:rsid w:val="006C066F"/>
    <w:rsid w:val="006C1B9D"/>
    <w:rsid w:val="006C284E"/>
    <w:rsid w:val="006C2FC0"/>
    <w:rsid w:val="006C36DC"/>
    <w:rsid w:val="006C393A"/>
    <w:rsid w:val="006C3C88"/>
    <w:rsid w:val="006C45D4"/>
    <w:rsid w:val="006C606F"/>
    <w:rsid w:val="006C6135"/>
    <w:rsid w:val="006C63B8"/>
    <w:rsid w:val="006C6F8F"/>
    <w:rsid w:val="006C7FFA"/>
    <w:rsid w:val="006D30D0"/>
    <w:rsid w:val="006D3B7C"/>
    <w:rsid w:val="006D51A6"/>
    <w:rsid w:val="006D644A"/>
    <w:rsid w:val="006D7422"/>
    <w:rsid w:val="006E069D"/>
    <w:rsid w:val="006E581C"/>
    <w:rsid w:val="006E5CA3"/>
    <w:rsid w:val="006E61EF"/>
    <w:rsid w:val="006E7353"/>
    <w:rsid w:val="006E76C5"/>
    <w:rsid w:val="006F14B6"/>
    <w:rsid w:val="006F2152"/>
    <w:rsid w:val="006F25D6"/>
    <w:rsid w:val="006F3E6D"/>
    <w:rsid w:val="006F4932"/>
    <w:rsid w:val="006F494E"/>
    <w:rsid w:val="006F5299"/>
    <w:rsid w:val="006F5AAD"/>
    <w:rsid w:val="006F63DB"/>
    <w:rsid w:val="006F6449"/>
    <w:rsid w:val="006F6453"/>
    <w:rsid w:val="006F7939"/>
    <w:rsid w:val="006F7AEC"/>
    <w:rsid w:val="00701844"/>
    <w:rsid w:val="0070331F"/>
    <w:rsid w:val="00703EC1"/>
    <w:rsid w:val="00704725"/>
    <w:rsid w:val="00705C42"/>
    <w:rsid w:val="007069D2"/>
    <w:rsid w:val="007079A5"/>
    <w:rsid w:val="00707AEC"/>
    <w:rsid w:val="007103B0"/>
    <w:rsid w:val="00712144"/>
    <w:rsid w:val="00714F4B"/>
    <w:rsid w:val="0071568F"/>
    <w:rsid w:val="00715EE8"/>
    <w:rsid w:val="00716AB6"/>
    <w:rsid w:val="00717078"/>
    <w:rsid w:val="007172D0"/>
    <w:rsid w:val="00720B97"/>
    <w:rsid w:val="00722693"/>
    <w:rsid w:val="00723150"/>
    <w:rsid w:val="007244B2"/>
    <w:rsid w:val="00724FF4"/>
    <w:rsid w:val="00725E6F"/>
    <w:rsid w:val="0072631C"/>
    <w:rsid w:val="00726F37"/>
    <w:rsid w:val="007300CE"/>
    <w:rsid w:val="0073078F"/>
    <w:rsid w:val="00731FC9"/>
    <w:rsid w:val="00736344"/>
    <w:rsid w:val="00737842"/>
    <w:rsid w:val="00740896"/>
    <w:rsid w:val="00740BF5"/>
    <w:rsid w:val="00742EAF"/>
    <w:rsid w:val="00744666"/>
    <w:rsid w:val="007449B9"/>
    <w:rsid w:val="0074597F"/>
    <w:rsid w:val="00746436"/>
    <w:rsid w:val="0075026C"/>
    <w:rsid w:val="00750410"/>
    <w:rsid w:val="00750630"/>
    <w:rsid w:val="00751134"/>
    <w:rsid w:val="00752019"/>
    <w:rsid w:val="00753956"/>
    <w:rsid w:val="0075748D"/>
    <w:rsid w:val="00757C0C"/>
    <w:rsid w:val="007612F5"/>
    <w:rsid w:val="007629B9"/>
    <w:rsid w:val="00762F4F"/>
    <w:rsid w:val="00763F6B"/>
    <w:rsid w:val="00765792"/>
    <w:rsid w:val="00765E16"/>
    <w:rsid w:val="007664A6"/>
    <w:rsid w:val="00766733"/>
    <w:rsid w:val="00766B31"/>
    <w:rsid w:val="00766DC4"/>
    <w:rsid w:val="007701EB"/>
    <w:rsid w:val="00770811"/>
    <w:rsid w:val="00770906"/>
    <w:rsid w:val="00771593"/>
    <w:rsid w:val="00771D54"/>
    <w:rsid w:val="00772E00"/>
    <w:rsid w:val="00775E8B"/>
    <w:rsid w:val="0077747D"/>
    <w:rsid w:val="007776BE"/>
    <w:rsid w:val="00780F57"/>
    <w:rsid w:val="00781D4D"/>
    <w:rsid w:val="007825FA"/>
    <w:rsid w:val="00782710"/>
    <w:rsid w:val="00785D4A"/>
    <w:rsid w:val="0078667B"/>
    <w:rsid w:val="007866A1"/>
    <w:rsid w:val="00794E35"/>
    <w:rsid w:val="0079696B"/>
    <w:rsid w:val="007A1FBD"/>
    <w:rsid w:val="007A2114"/>
    <w:rsid w:val="007A21EC"/>
    <w:rsid w:val="007A2270"/>
    <w:rsid w:val="007A235A"/>
    <w:rsid w:val="007A2609"/>
    <w:rsid w:val="007A2F3D"/>
    <w:rsid w:val="007A5571"/>
    <w:rsid w:val="007A5CEC"/>
    <w:rsid w:val="007A6012"/>
    <w:rsid w:val="007A632E"/>
    <w:rsid w:val="007B1043"/>
    <w:rsid w:val="007B3AC0"/>
    <w:rsid w:val="007B4749"/>
    <w:rsid w:val="007B569E"/>
    <w:rsid w:val="007B6645"/>
    <w:rsid w:val="007B6A7E"/>
    <w:rsid w:val="007C0559"/>
    <w:rsid w:val="007C33E1"/>
    <w:rsid w:val="007C3A01"/>
    <w:rsid w:val="007C3FC1"/>
    <w:rsid w:val="007C5673"/>
    <w:rsid w:val="007C5E7F"/>
    <w:rsid w:val="007C792F"/>
    <w:rsid w:val="007C7FFA"/>
    <w:rsid w:val="007D371C"/>
    <w:rsid w:val="007D3818"/>
    <w:rsid w:val="007D719C"/>
    <w:rsid w:val="007D734D"/>
    <w:rsid w:val="007E0B0B"/>
    <w:rsid w:val="007E12ED"/>
    <w:rsid w:val="007E2CFB"/>
    <w:rsid w:val="007E3ADE"/>
    <w:rsid w:val="007E4342"/>
    <w:rsid w:val="007E506F"/>
    <w:rsid w:val="007E51E4"/>
    <w:rsid w:val="007E7210"/>
    <w:rsid w:val="007E759E"/>
    <w:rsid w:val="007E7958"/>
    <w:rsid w:val="007F0318"/>
    <w:rsid w:val="007F1369"/>
    <w:rsid w:val="007F1999"/>
    <w:rsid w:val="007F584F"/>
    <w:rsid w:val="007F6557"/>
    <w:rsid w:val="007F6C3B"/>
    <w:rsid w:val="007F738F"/>
    <w:rsid w:val="0080135F"/>
    <w:rsid w:val="0080180D"/>
    <w:rsid w:val="0080279D"/>
    <w:rsid w:val="00804753"/>
    <w:rsid w:val="008049D6"/>
    <w:rsid w:val="0080594D"/>
    <w:rsid w:val="00805CAA"/>
    <w:rsid w:val="00806E2E"/>
    <w:rsid w:val="00806EFC"/>
    <w:rsid w:val="00807E3E"/>
    <w:rsid w:val="00812B35"/>
    <w:rsid w:val="00813F5C"/>
    <w:rsid w:val="00815032"/>
    <w:rsid w:val="00816353"/>
    <w:rsid w:val="00816F73"/>
    <w:rsid w:val="00817185"/>
    <w:rsid w:val="008213E9"/>
    <w:rsid w:val="00822343"/>
    <w:rsid w:val="0082257B"/>
    <w:rsid w:val="00824CAD"/>
    <w:rsid w:val="008276FB"/>
    <w:rsid w:val="00827848"/>
    <w:rsid w:val="00827D16"/>
    <w:rsid w:val="00830874"/>
    <w:rsid w:val="00831D64"/>
    <w:rsid w:val="00832016"/>
    <w:rsid w:val="008347DC"/>
    <w:rsid w:val="00835BF3"/>
    <w:rsid w:val="00835FA2"/>
    <w:rsid w:val="00836375"/>
    <w:rsid w:val="00842842"/>
    <w:rsid w:val="00843B08"/>
    <w:rsid w:val="0084539B"/>
    <w:rsid w:val="00846954"/>
    <w:rsid w:val="00850666"/>
    <w:rsid w:val="00852526"/>
    <w:rsid w:val="00856F5F"/>
    <w:rsid w:val="008572B5"/>
    <w:rsid w:val="00857F57"/>
    <w:rsid w:val="00862B6F"/>
    <w:rsid w:val="00862DAD"/>
    <w:rsid w:val="008650BB"/>
    <w:rsid w:val="00865C83"/>
    <w:rsid w:val="00866A34"/>
    <w:rsid w:val="00870909"/>
    <w:rsid w:val="00874B24"/>
    <w:rsid w:val="00877693"/>
    <w:rsid w:val="00877A33"/>
    <w:rsid w:val="0088058B"/>
    <w:rsid w:val="00880674"/>
    <w:rsid w:val="00881BE3"/>
    <w:rsid w:val="00882101"/>
    <w:rsid w:val="00882246"/>
    <w:rsid w:val="00882DEB"/>
    <w:rsid w:val="00883EFF"/>
    <w:rsid w:val="00885FFB"/>
    <w:rsid w:val="00886575"/>
    <w:rsid w:val="00886C5E"/>
    <w:rsid w:val="00887295"/>
    <w:rsid w:val="00893CF4"/>
    <w:rsid w:val="00893EC8"/>
    <w:rsid w:val="00894749"/>
    <w:rsid w:val="008A0596"/>
    <w:rsid w:val="008A0B3E"/>
    <w:rsid w:val="008A2DD6"/>
    <w:rsid w:val="008A405C"/>
    <w:rsid w:val="008A4075"/>
    <w:rsid w:val="008A5B91"/>
    <w:rsid w:val="008A65A7"/>
    <w:rsid w:val="008B0E2A"/>
    <w:rsid w:val="008B1220"/>
    <w:rsid w:val="008B3AEF"/>
    <w:rsid w:val="008B5E3C"/>
    <w:rsid w:val="008B5E70"/>
    <w:rsid w:val="008B7429"/>
    <w:rsid w:val="008B79E7"/>
    <w:rsid w:val="008C08F8"/>
    <w:rsid w:val="008C0B4C"/>
    <w:rsid w:val="008C22E1"/>
    <w:rsid w:val="008C27A7"/>
    <w:rsid w:val="008C4E22"/>
    <w:rsid w:val="008C6D97"/>
    <w:rsid w:val="008C72D7"/>
    <w:rsid w:val="008D00C2"/>
    <w:rsid w:val="008D0B87"/>
    <w:rsid w:val="008D0C1A"/>
    <w:rsid w:val="008D1244"/>
    <w:rsid w:val="008D1F9D"/>
    <w:rsid w:val="008D3047"/>
    <w:rsid w:val="008D3ACC"/>
    <w:rsid w:val="008D4FCE"/>
    <w:rsid w:val="008D6871"/>
    <w:rsid w:val="008D796D"/>
    <w:rsid w:val="008E36D7"/>
    <w:rsid w:val="008E447E"/>
    <w:rsid w:val="008E44C8"/>
    <w:rsid w:val="008E4A3E"/>
    <w:rsid w:val="008E65DB"/>
    <w:rsid w:val="008E6B8C"/>
    <w:rsid w:val="008F2941"/>
    <w:rsid w:val="008F4079"/>
    <w:rsid w:val="008F45D0"/>
    <w:rsid w:val="008F6BE8"/>
    <w:rsid w:val="008F72A7"/>
    <w:rsid w:val="008F7B93"/>
    <w:rsid w:val="0090258D"/>
    <w:rsid w:val="00902AFD"/>
    <w:rsid w:val="00902FD0"/>
    <w:rsid w:val="0090419D"/>
    <w:rsid w:val="009054D6"/>
    <w:rsid w:val="00910040"/>
    <w:rsid w:val="009115E1"/>
    <w:rsid w:val="009116BE"/>
    <w:rsid w:val="00911BB4"/>
    <w:rsid w:val="009130F1"/>
    <w:rsid w:val="0091380A"/>
    <w:rsid w:val="009138F9"/>
    <w:rsid w:val="00913F60"/>
    <w:rsid w:val="00915484"/>
    <w:rsid w:val="00917453"/>
    <w:rsid w:val="0092162B"/>
    <w:rsid w:val="0092282C"/>
    <w:rsid w:val="00923BC4"/>
    <w:rsid w:val="00925383"/>
    <w:rsid w:val="00925C8D"/>
    <w:rsid w:val="00926287"/>
    <w:rsid w:val="00926471"/>
    <w:rsid w:val="00927900"/>
    <w:rsid w:val="0093080D"/>
    <w:rsid w:val="00931650"/>
    <w:rsid w:val="00933A45"/>
    <w:rsid w:val="009341C7"/>
    <w:rsid w:val="00934390"/>
    <w:rsid w:val="00940C65"/>
    <w:rsid w:val="00942257"/>
    <w:rsid w:val="0094525C"/>
    <w:rsid w:val="00945E6A"/>
    <w:rsid w:val="009463F1"/>
    <w:rsid w:val="0095121A"/>
    <w:rsid w:val="00951FE3"/>
    <w:rsid w:val="009521D9"/>
    <w:rsid w:val="0096372D"/>
    <w:rsid w:val="00963BEF"/>
    <w:rsid w:val="00963FAC"/>
    <w:rsid w:val="0096611F"/>
    <w:rsid w:val="00970E38"/>
    <w:rsid w:val="00971B55"/>
    <w:rsid w:val="00972894"/>
    <w:rsid w:val="0097295C"/>
    <w:rsid w:val="009748E2"/>
    <w:rsid w:val="009754F4"/>
    <w:rsid w:val="009757CC"/>
    <w:rsid w:val="00975889"/>
    <w:rsid w:val="00976B6A"/>
    <w:rsid w:val="00976CB9"/>
    <w:rsid w:val="009803C1"/>
    <w:rsid w:val="00982A54"/>
    <w:rsid w:val="00983D54"/>
    <w:rsid w:val="009849BB"/>
    <w:rsid w:val="00987438"/>
    <w:rsid w:val="00987B45"/>
    <w:rsid w:val="00987BFB"/>
    <w:rsid w:val="00990424"/>
    <w:rsid w:val="00990980"/>
    <w:rsid w:val="00995099"/>
    <w:rsid w:val="0099545E"/>
    <w:rsid w:val="00996073"/>
    <w:rsid w:val="0099692D"/>
    <w:rsid w:val="0099720A"/>
    <w:rsid w:val="009A0CED"/>
    <w:rsid w:val="009A29DF"/>
    <w:rsid w:val="009A340B"/>
    <w:rsid w:val="009A3E5C"/>
    <w:rsid w:val="009A4604"/>
    <w:rsid w:val="009A4A98"/>
    <w:rsid w:val="009A56C3"/>
    <w:rsid w:val="009A5F09"/>
    <w:rsid w:val="009A6660"/>
    <w:rsid w:val="009A7647"/>
    <w:rsid w:val="009B0ABB"/>
    <w:rsid w:val="009B3A90"/>
    <w:rsid w:val="009B3B49"/>
    <w:rsid w:val="009B4AE2"/>
    <w:rsid w:val="009B5E49"/>
    <w:rsid w:val="009B5E7D"/>
    <w:rsid w:val="009B6A07"/>
    <w:rsid w:val="009B6C9F"/>
    <w:rsid w:val="009C07F2"/>
    <w:rsid w:val="009C16DF"/>
    <w:rsid w:val="009C36AD"/>
    <w:rsid w:val="009C4309"/>
    <w:rsid w:val="009C46B3"/>
    <w:rsid w:val="009C4F32"/>
    <w:rsid w:val="009C5DB2"/>
    <w:rsid w:val="009C6780"/>
    <w:rsid w:val="009D35B2"/>
    <w:rsid w:val="009D3B6E"/>
    <w:rsid w:val="009D4D33"/>
    <w:rsid w:val="009D582D"/>
    <w:rsid w:val="009D7F61"/>
    <w:rsid w:val="009E0A40"/>
    <w:rsid w:val="009E1073"/>
    <w:rsid w:val="009E13F6"/>
    <w:rsid w:val="009E3FE6"/>
    <w:rsid w:val="009E4102"/>
    <w:rsid w:val="009E5086"/>
    <w:rsid w:val="009E5F6D"/>
    <w:rsid w:val="009E6149"/>
    <w:rsid w:val="009E682B"/>
    <w:rsid w:val="009E7F34"/>
    <w:rsid w:val="009F12CF"/>
    <w:rsid w:val="009F3C75"/>
    <w:rsid w:val="009F4837"/>
    <w:rsid w:val="009F675D"/>
    <w:rsid w:val="009F6826"/>
    <w:rsid w:val="009F7DDA"/>
    <w:rsid w:val="00A0008D"/>
    <w:rsid w:val="00A012DF"/>
    <w:rsid w:val="00A028C8"/>
    <w:rsid w:val="00A02FCE"/>
    <w:rsid w:val="00A033FD"/>
    <w:rsid w:val="00A036FA"/>
    <w:rsid w:val="00A04409"/>
    <w:rsid w:val="00A046CD"/>
    <w:rsid w:val="00A05AF6"/>
    <w:rsid w:val="00A05B48"/>
    <w:rsid w:val="00A0660B"/>
    <w:rsid w:val="00A070BC"/>
    <w:rsid w:val="00A07933"/>
    <w:rsid w:val="00A07D68"/>
    <w:rsid w:val="00A1077F"/>
    <w:rsid w:val="00A117C3"/>
    <w:rsid w:val="00A1252B"/>
    <w:rsid w:val="00A13AC6"/>
    <w:rsid w:val="00A14D8C"/>
    <w:rsid w:val="00A1595C"/>
    <w:rsid w:val="00A167A9"/>
    <w:rsid w:val="00A1726E"/>
    <w:rsid w:val="00A17336"/>
    <w:rsid w:val="00A17798"/>
    <w:rsid w:val="00A17B58"/>
    <w:rsid w:val="00A21FA6"/>
    <w:rsid w:val="00A222C1"/>
    <w:rsid w:val="00A2380E"/>
    <w:rsid w:val="00A25621"/>
    <w:rsid w:val="00A259A8"/>
    <w:rsid w:val="00A271A0"/>
    <w:rsid w:val="00A316EF"/>
    <w:rsid w:val="00A31B40"/>
    <w:rsid w:val="00A35D35"/>
    <w:rsid w:val="00A36820"/>
    <w:rsid w:val="00A379AF"/>
    <w:rsid w:val="00A37CD6"/>
    <w:rsid w:val="00A408F8"/>
    <w:rsid w:val="00A417CF"/>
    <w:rsid w:val="00A45539"/>
    <w:rsid w:val="00A47BEF"/>
    <w:rsid w:val="00A509BC"/>
    <w:rsid w:val="00A510D2"/>
    <w:rsid w:val="00A51D63"/>
    <w:rsid w:val="00A51EFA"/>
    <w:rsid w:val="00A51FA3"/>
    <w:rsid w:val="00A522A6"/>
    <w:rsid w:val="00A529AC"/>
    <w:rsid w:val="00A52A45"/>
    <w:rsid w:val="00A52F8C"/>
    <w:rsid w:val="00A53899"/>
    <w:rsid w:val="00A53DA0"/>
    <w:rsid w:val="00A542E6"/>
    <w:rsid w:val="00A557FE"/>
    <w:rsid w:val="00A568DA"/>
    <w:rsid w:val="00A56E97"/>
    <w:rsid w:val="00A578AF"/>
    <w:rsid w:val="00A61611"/>
    <w:rsid w:val="00A61A80"/>
    <w:rsid w:val="00A6241F"/>
    <w:rsid w:val="00A62E01"/>
    <w:rsid w:val="00A633D6"/>
    <w:rsid w:val="00A6357D"/>
    <w:rsid w:val="00A6530C"/>
    <w:rsid w:val="00A662DC"/>
    <w:rsid w:val="00A67D77"/>
    <w:rsid w:val="00A7110C"/>
    <w:rsid w:val="00A71611"/>
    <w:rsid w:val="00A72092"/>
    <w:rsid w:val="00A74629"/>
    <w:rsid w:val="00A75B85"/>
    <w:rsid w:val="00A80895"/>
    <w:rsid w:val="00A809C7"/>
    <w:rsid w:val="00A84593"/>
    <w:rsid w:val="00A84E66"/>
    <w:rsid w:val="00A90B06"/>
    <w:rsid w:val="00A917CE"/>
    <w:rsid w:val="00A92F1D"/>
    <w:rsid w:val="00A930D2"/>
    <w:rsid w:val="00A93BCA"/>
    <w:rsid w:val="00A95014"/>
    <w:rsid w:val="00A96053"/>
    <w:rsid w:val="00A962F5"/>
    <w:rsid w:val="00A9790D"/>
    <w:rsid w:val="00AA07EE"/>
    <w:rsid w:val="00AA0E36"/>
    <w:rsid w:val="00AA0F30"/>
    <w:rsid w:val="00AA14ED"/>
    <w:rsid w:val="00AA16E1"/>
    <w:rsid w:val="00AA2B0C"/>
    <w:rsid w:val="00AA2CB0"/>
    <w:rsid w:val="00AA522C"/>
    <w:rsid w:val="00AA72FF"/>
    <w:rsid w:val="00AA7BBA"/>
    <w:rsid w:val="00AA7EAC"/>
    <w:rsid w:val="00AB1BAB"/>
    <w:rsid w:val="00AB27C8"/>
    <w:rsid w:val="00AB3785"/>
    <w:rsid w:val="00AB3CA9"/>
    <w:rsid w:val="00AB46F0"/>
    <w:rsid w:val="00AB48A5"/>
    <w:rsid w:val="00AB5851"/>
    <w:rsid w:val="00AB655D"/>
    <w:rsid w:val="00AB7373"/>
    <w:rsid w:val="00AB7E66"/>
    <w:rsid w:val="00AC3D5D"/>
    <w:rsid w:val="00AC4E42"/>
    <w:rsid w:val="00AC518A"/>
    <w:rsid w:val="00AC5780"/>
    <w:rsid w:val="00AC65F4"/>
    <w:rsid w:val="00AC695D"/>
    <w:rsid w:val="00AC73F8"/>
    <w:rsid w:val="00AC770A"/>
    <w:rsid w:val="00AC7E20"/>
    <w:rsid w:val="00AD085D"/>
    <w:rsid w:val="00AD1B6F"/>
    <w:rsid w:val="00AD2F8B"/>
    <w:rsid w:val="00AD3C69"/>
    <w:rsid w:val="00AD45C6"/>
    <w:rsid w:val="00AE05AC"/>
    <w:rsid w:val="00AE0973"/>
    <w:rsid w:val="00AE0CEC"/>
    <w:rsid w:val="00AE1247"/>
    <w:rsid w:val="00AE28D9"/>
    <w:rsid w:val="00AE3F64"/>
    <w:rsid w:val="00AE462D"/>
    <w:rsid w:val="00AE51E2"/>
    <w:rsid w:val="00AE559B"/>
    <w:rsid w:val="00AE6568"/>
    <w:rsid w:val="00AE6DFE"/>
    <w:rsid w:val="00AE75B0"/>
    <w:rsid w:val="00AF0748"/>
    <w:rsid w:val="00AF0E26"/>
    <w:rsid w:val="00AF0F99"/>
    <w:rsid w:val="00AF18B0"/>
    <w:rsid w:val="00AF1D83"/>
    <w:rsid w:val="00AF39C2"/>
    <w:rsid w:val="00AF4976"/>
    <w:rsid w:val="00B00AB7"/>
    <w:rsid w:val="00B00BA2"/>
    <w:rsid w:val="00B010D7"/>
    <w:rsid w:val="00B02002"/>
    <w:rsid w:val="00B02A2D"/>
    <w:rsid w:val="00B049D1"/>
    <w:rsid w:val="00B04BE1"/>
    <w:rsid w:val="00B05D1F"/>
    <w:rsid w:val="00B1012A"/>
    <w:rsid w:val="00B125C0"/>
    <w:rsid w:val="00B12863"/>
    <w:rsid w:val="00B14E7C"/>
    <w:rsid w:val="00B15364"/>
    <w:rsid w:val="00B16590"/>
    <w:rsid w:val="00B1674F"/>
    <w:rsid w:val="00B21FA8"/>
    <w:rsid w:val="00B2682C"/>
    <w:rsid w:val="00B26E59"/>
    <w:rsid w:val="00B27279"/>
    <w:rsid w:val="00B3067D"/>
    <w:rsid w:val="00B30DD2"/>
    <w:rsid w:val="00B31B5D"/>
    <w:rsid w:val="00B31FEE"/>
    <w:rsid w:val="00B32283"/>
    <w:rsid w:val="00B32F55"/>
    <w:rsid w:val="00B34C59"/>
    <w:rsid w:val="00B35082"/>
    <w:rsid w:val="00B352D9"/>
    <w:rsid w:val="00B36031"/>
    <w:rsid w:val="00B37617"/>
    <w:rsid w:val="00B42201"/>
    <w:rsid w:val="00B43461"/>
    <w:rsid w:val="00B436C6"/>
    <w:rsid w:val="00B47EF6"/>
    <w:rsid w:val="00B500FC"/>
    <w:rsid w:val="00B50547"/>
    <w:rsid w:val="00B50BE9"/>
    <w:rsid w:val="00B52186"/>
    <w:rsid w:val="00B531A5"/>
    <w:rsid w:val="00B549E7"/>
    <w:rsid w:val="00B54B55"/>
    <w:rsid w:val="00B558F7"/>
    <w:rsid w:val="00B56727"/>
    <w:rsid w:val="00B56A03"/>
    <w:rsid w:val="00B56A59"/>
    <w:rsid w:val="00B57380"/>
    <w:rsid w:val="00B60E31"/>
    <w:rsid w:val="00B619E1"/>
    <w:rsid w:val="00B63611"/>
    <w:rsid w:val="00B63792"/>
    <w:rsid w:val="00B640E4"/>
    <w:rsid w:val="00B65680"/>
    <w:rsid w:val="00B6621A"/>
    <w:rsid w:val="00B66F60"/>
    <w:rsid w:val="00B71070"/>
    <w:rsid w:val="00B71913"/>
    <w:rsid w:val="00B7217B"/>
    <w:rsid w:val="00B725F5"/>
    <w:rsid w:val="00B73114"/>
    <w:rsid w:val="00B7347F"/>
    <w:rsid w:val="00B7495A"/>
    <w:rsid w:val="00B7614A"/>
    <w:rsid w:val="00B766ED"/>
    <w:rsid w:val="00B768C5"/>
    <w:rsid w:val="00B7708C"/>
    <w:rsid w:val="00B8098D"/>
    <w:rsid w:val="00B81D88"/>
    <w:rsid w:val="00B82190"/>
    <w:rsid w:val="00B83013"/>
    <w:rsid w:val="00B844A2"/>
    <w:rsid w:val="00B8477E"/>
    <w:rsid w:val="00B85825"/>
    <w:rsid w:val="00B85AB7"/>
    <w:rsid w:val="00B87056"/>
    <w:rsid w:val="00B90F55"/>
    <w:rsid w:val="00B92431"/>
    <w:rsid w:val="00B931EC"/>
    <w:rsid w:val="00B94948"/>
    <w:rsid w:val="00B949EF"/>
    <w:rsid w:val="00B95D08"/>
    <w:rsid w:val="00B966F4"/>
    <w:rsid w:val="00B9675A"/>
    <w:rsid w:val="00B9695D"/>
    <w:rsid w:val="00B971D5"/>
    <w:rsid w:val="00B97894"/>
    <w:rsid w:val="00B97B8E"/>
    <w:rsid w:val="00BA0550"/>
    <w:rsid w:val="00BA0B97"/>
    <w:rsid w:val="00BA1932"/>
    <w:rsid w:val="00BA2B0C"/>
    <w:rsid w:val="00BA2FD9"/>
    <w:rsid w:val="00BA5C7A"/>
    <w:rsid w:val="00BA6313"/>
    <w:rsid w:val="00BA698C"/>
    <w:rsid w:val="00BA7F61"/>
    <w:rsid w:val="00BB09B7"/>
    <w:rsid w:val="00BB3677"/>
    <w:rsid w:val="00BB48C6"/>
    <w:rsid w:val="00BB57E8"/>
    <w:rsid w:val="00BB5B7B"/>
    <w:rsid w:val="00BB7581"/>
    <w:rsid w:val="00BC1984"/>
    <w:rsid w:val="00BC2071"/>
    <w:rsid w:val="00BC35CA"/>
    <w:rsid w:val="00BC3996"/>
    <w:rsid w:val="00BC3E42"/>
    <w:rsid w:val="00BC543D"/>
    <w:rsid w:val="00BC59A7"/>
    <w:rsid w:val="00BC66B3"/>
    <w:rsid w:val="00BC7089"/>
    <w:rsid w:val="00BC7630"/>
    <w:rsid w:val="00BC7F82"/>
    <w:rsid w:val="00BD1EAE"/>
    <w:rsid w:val="00BD4549"/>
    <w:rsid w:val="00BD4C8B"/>
    <w:rsid w:val="00BD67FF"/>
    <w:rsid w:val="00BE144A"/>
    <w:rsid w:val="00BE27E0"/>
    <w:rsid w:val="00BE33C6"/>
    <w:rsid w:val="00BE440B"/>
    <w:rsid w:val="00BE4E03"/>
    <w:rsid w:val="00BE66C5"/>
    <w:rsid w:val="00BE6B21"/>
    <w:rsid w:val="00BE70E5"/>
    <w:rsid w:val="00BF16DC"/>
    <w:rsid w:val="00BF18F8"/>
    <w:rsid w:val="00BF1D2B"/>
    <w:rsid w:val="00BF20D1"/>
    <w:rsid w:val="00BF28A5"/>
    <w:rsid w:val="00BF2A48"/>
    <w:rsid w:val="00BF335C"/>
    <w:rsid w:val="00BF3A8C"/>
    <w:rsid w:val="00BF46B3"/>
    <w:rsid w:val="00BF4DA8"/>
    <w:rsid w:val="00BF5163"/>
    <w:rsid w:val="00BF5DEB"/>
    <w:rsid w:val="00BF6FD8"/>
    <w:rsid w:val="00C00A8E"/>
    <w:rsid w:val="00C03224"/>
    <w:rsid w:val="00C0556E"/>
    <w:rsid w:val="00C0642B"/>
    <w:rsid w:val="00C0721F"/>
    <w:rsid w:val="00C10E0F"/>
    <w:rsid w:val="00C10FB9"/>
    <w:rsid w:val="00C11AC8"/>
    <w:rsid w:val="00C11BFE"/>
    <w:rsid w:val="00C12016"/>
    <w:rsid w:val="00C13FB9"/>
    <w:rsid w:val="00C16296"/>
    <w:rsid w:val="00C17379"/>
    <w:rsid w:val="00C21C56"/>
    <w:rsid w:val="00C21C9A"/>
    <w:rsid w:val="00C2354E"/>
    <w:rsid w:val="00C27674"/>
    <w:rsid w:val="00C305C0"/>
    <w:rsid w:val="00C30E80"/>
    <w:rsid w:val="00C30F4B"/>
    <w:rsid w:val="00C30F6C"/>
    <w:rsid w:val="00C31997"/>
    <w:rsid w:val="00C32471"/>
    <w:rsid w:val="00C3462D"/>
    <w:rsid w:val="00C34681"/>
    <w:rsid w:val="00C34F72"/>
    <w:rsid w:val="00C356FB"/>
    <w:rsid w:val="00C447AE"/>
    <w:rsid w:val="00C458A7"/>
    <w:rsid w:val="00C4715F"/>
    <w:rsid w:val="00C506CE"/>
    <w:rsid w:val="00C51AE1"/>
    <w:rsid w:val="00C5223F"/>
    <w:rsid w:val="00C5424D"/>
    <w:rsid w:val="00C547C8"/>
    <w:rsid w:val="00C5588C"/>
    <w:rsid w:val="00C55D18"/>
    <w:rsid w:val="00C56477"/>
    <w:rsid w:val="00C60A2C"/>
    <w:rsid w:val="00C632D4"/>
    <w:rsid w:val="00C6336B"/>
    <w:rsid w:val="00C6628F"/>
    <w:rsid w:val="00C66CFB"/>
    <w:rsid w:val="00C673F9"/>
    <w:rsid w:val="00C715AA"/>
    <w:rsid w:val="00C715DB"/>
    <w:rsid w:val="00C731B4"/>
    <w:rsid w:val="00C733D3"/>
    <w:rsid w:val="00C753DC"/>
    <w:rsid w:val="00C8353D"/>
    <w:rsid w:val="00C8433B"/>
    <w:rsid w:val="00C85A0B"/>
    <w:rsid w:val="00C85B34"/>
    <w:rsid w:val="00C866E1"/>
    <w:rsid w:val="00C87551"/>
    <w:rsid w:val="00C911EA"/>
    <w:rsid w:val="00C91FA1"/>
    <w:rsid w:val="00C9263E"/>
    <w:rsid w:val="00C92B19"/>
    <w:rsid w:val="00C939FE"/>
    <w:rsid w:val="00C96689"/>
    <w:rsid w:val="00C97445"/>
    <w:rsid w:val="00CA1703"/>
    <w:rsid w:val="00CA2483"/>
    <w:rsid w:val="00CA4FC5"/>
    <w:rsid w:val="00CA6D8B"/>
    <w:rsid w:val="00CA76F7"/>
    <w:rsid w:val="00CA7CE6"/>
    <w:rsid w:val="00CB0D62"/>
    <w:rsid w:val="00CB238D"/>
    <w:rsid w:val="00CB2E79"/>
    <w:rsid w:val="00CB3461"/>
    <w:rsid w:val="00CB420D"/>
    <w:rsid w:val="00CB49B3"/>
    <w:rsid w:val="00CB4E6B"/>
    <w:rsid w:val="00CB6EAC"/>
    <w:rsid w:val="00CB6F5D"/>
    <w:rsid w:val="00CC012D"/>
    <w:rsid w:val="00CC0C24"/>
    <w:rsid w:val="00CC16B1"/>
    <w:rsid w:val="00CC369A"/>
    <w:rsid w:val="00CC47F3"/>
    <w:rsid w:val="00CC48BF"/>
    <w:rsid w:val="00CC5096"/>
    <w:rsid w:val="00CC5487"/>
    <w:rsid w:val="00CC5C78"/>
    <w:rsid w:val="00CC6B8F"/>
    <w:rsid w:val="00CD1792"/>
    <w:rsid w:val="00CD2932"/>
    <w:rsid w:val="00CD30FD"/>
    <w:rsid w:val="00CD3BC4"/>
    <w:rsid w:val="00CD492D"/>
    <w:rsid w:val="00CD57B8"/>
    <w:rsid w:val="00CD617E"/>
    <w:rsid w:val="00CD7AF5"/>
    <w:rsid w:val="00CE1F5E"/>
    <w:rsid w:val="00CE3801"/>
    <w:rsid w:val="00CE591D"/>
    <w:rsid w:val="00CE61F6"/>
    <w:rsid w:val="00CE7D85"/>
    <w:rsid w:val="00CF0EF0"/>
    <w:rsid w:val="00CF11F0"/>
    <w:rsid w:val="00CF17DD"/>
    <w:rsid w:val="00CF1889"/>
    <w:rsid w:val="00CF207C"/>
    <w:rsid w:val="00CF31B2"/>
    <w:rsid w:val="00CF349C"/>
    <w:rsid w:val="00CF372D"/>
    <w:rsid w:val="00CF4894"/>
    <w:rsid w:val="00CF5C95"/>
    <w:rsid w:val="00CF6D0D"/>
    <w:rsid w:val="00CF76D3"/>
    <w:rsid w:val="00D0483E"/>
    <w:rsid w:val="00D06A08"/>
    <w:rsid w:val="00D06C92"/>
    <w:rsid w:val="00D10899"/>
    <w:rsid w:val="00D133C1"/>
    <w:rsid w:val="00D13C34"/>
    <w:rsid w:val="00D149C5"/>
    <w:rsid w:val="00D14CCA"/>
    <w:rsid w:val="00D152E1"/>
    <w:rsid w:val="00D15F8B"/>
    <w:rsid w:val="00D20199"/>
    <w:rsid w:val="00D21837"/>
    <w:rsid w:val="00D221D6"/>
    <w:rsid w:val="00D23ED9"/>
    <w:rsid w:val="00D24437"/>
    <w:rsid w:val="00D24A28"/>
    <w:rsid w:val="00D269A5"/>
    <w:rsid w:val="00D27E13"/>
    <w:rsid w:val="00D31F83"/>
    <w:rsid w:val="00D32B0D"/>
    <w:rsid w:val="00D33277"/>
    <w:rsid w:val="00D35020"/>
    <w:rsid w:val="00D37700"/>
    <w:rsid w:val="00D420B4"/>
    <w:rsid w:val="00D43E5E"/>
    <w:rsid w:val="00D44205"/>
    <w:rsid w:val="00D44601"/>
    <w:rsid w:val="00D4479B"/>
    <w:rsid w:val="00D449C3"/>
    <w:rsid w:val="00D44DA5"/>
    <w:rsid w:val="00D451D8"/>
    <w:rsid w:val="00D454CA"/>
    <w:rsid w:val="00D51FA5"/>
    <w:rsid w:val="00D53CEC"/>
    <w:rsid w:val="00D54FB1"/>
    <w:rsid w:val="00D55495"/>
    <w:rsid w:val="00D56D36"/>
    <w:rsid w:val="00D57121"/>
    <w:rsid w:val="00D607B5"/>
    <w:rsid w:val="00D6170F"/>
    <w:rsid w:val="00D619E7"/>
    <w:rsid w:val="00D61A49"/>
    <w:rsid w:val="00D63524"/>
    <w:rsid w:val="00D642A8"/>
    <w:rsid w:val="00D655BF"/>
    <w:rsid w:val="00D665D8"/>
    <w:rsid w:val="00D7016D"/>
    <w:rsid w:val="00D71680"/>
    <w:rsid w:val="00D75594"/>
    <w:rsid w:val="00D76B06"/>
    <w:rsid w:val="00D76E16"/>
    <w:rsid w:val="00D8016A"/>
    <w:rsid w:val="00D80250"/>
    <w:rsid w:val="00D802BF"/>
    <w:rsid w:val="00D80C13"/>
    <w:rsid w:val="00D8387E"/>
    <w:rsid w:val="00D83B35"/>
    <w:rsid w:val="00D83E30"/>
    <w:rsid w:val="00D84DC4"/>
    <w:rsid w:val="00D85606"/>
    <w:rsid w:val="00D90BCF"/>
    <w:rsid w:val="00D912CB"/>
    <w:rsid w:val="00D912D6"/>
    <w:rsid w:val="00D91CB5"/>
    <w:rsid w:val="00D922E5"/>
    <w:rsid w:val="00D955D2"/>
    <w:rsid w:val="00D965E2"/>
    <w:rsid w:val="00D969F9"/>
    <w:rsid w:val="00D96C14"/>
    <w:rsid w:val="00D979D0"/>
    <w:rsid w:val="00DA09C2"/>
    <w:rsid w:val="00DA2677"/>
    <w:rsid w:val="00DA2F69"/>
    <w:rsid w:val="00DA5996"/>
    <w:rsid w:val="00DB2CDE"/>
    <w:rsid w:val="00DB3B46"/>
    <w:rsid w:val="00DB619E"/>
    <w:rsid w:val="00DB6A7B"/>
    <w:rsid w:val="00DB6E19"/>
    <w:rsid w:val="00DC14AC"/>
    <w:rsid w:val="00DC58F3"/>
    <w:rsid w:val="00DC7138"/>
    <w:rsid w:val="00DC795E"/>
    <w:rsid w:val="00DC7BDC"/>
    <w:rsid w:val="00DD36F9"/>
    <w:rsid w:val="00DD3A98"/>
    <w:rsid w:val="00DD4089"/>
    <w:rsid w:val="00DD56D6"/>
    <w:rsid w:val="00DD6DDB"/>
    <w:rsid w:val="00DD78EE"/>
    <w:rsid w:val="00DE0499"/>
    <w:rsid w:val="00DE171B"/>
    <w:rsid w:val="00DE20B2"/>
    <w:rsid w:val="00DE21B2"/>
    <w:rsid w:val="00DE3181"/>
    <w:rsid w:val="00DE3D3C"/>
    <w:rsid w:val="00DE583B"/>
    <w:rsid w:val="00DF02F5"/>
    <w:rsid w:val="00DF104E"/>
    <w:rsid w:val="00DF1FFA"/>
    <w:rsid w:val="00DF3115"/>
    <w:rsid w:val="00DF31DD"/>
    <w:rsid w:val="00DF3B22"/>
    <w:rsid w:val="00DF3D85"/>
    <w:rsid w:val="00DF4365"/>
    <w:rsid w:val="00DF4451"/>
    <w:rsid w:val="00DF452E"/>
    <w:rsid w:val="00DF6648"/>
    <w:rsid w:val="00DF6897"/>
    <w:rsid w:val="00DF78FB"/>
    <w:rsid w:val="00E016CA"/>
    <w:rsid w:val="00E0330B"/>
    <w:rsid w:val="00E06824"/>
    <w:rsid w:val="00E069B8"/>
    <w:rsid w:val="00E07FA9"/>
    <w:rsid w:val="00E101DC"/>
    <w:rsid w:val="00E10CD0"/>
    <w:rsid w:val="00E11ABD"/>
    <w:rsid w:val="00E11CA4"/>
    <w:rsid w:val="00E131DF"/>
    <w:rsid w:val="00E1594F"/>
    <w:rsid w:val="00E1775F"/>
    <w:rsid w:val="00E207C0"/>
    <w:rsid w:val="00E21402"/>
    <w:rsid w:val="00E22C20"/>
    <w:rsid w:val="00E2325D"/>
    <w:rsid w:val="00E237B0"/>
    <w:rsid w:val="00E26AD9"/>
    <w:rsid w:val="00E32322"/>
    <w:rsid w:val="00E33066"/>
    <w:rsid w:val="00E37619"/>
    <w:rsid w:val="00E41BB3"/>
    <w:rsid w:val="00E43AC7"/>
    <w:rsid w:val="00E44EAD"/>
    <w:rsid w:val="00E50073"/>
    <w:rsid w:val="00E50800"/>
    <w:rsid w:val="00E53128"/>
    <w:rsid w:val="00E531FA"/>
    <w:rsid w:val="00E557F9"/>
    <w:rsid w:val="00E55CCC"/>
    <w:rsid w:val="00E565CB"/>
    <w:rsid w:val="00E56F16"/>
    <w:rsid w:val="00E5702F"/>
    <w:rsid w:val="00E57820"/>
    <w:rsid w:val="00E612FE"/>
    <w:rsid w:val="00E61589"/>
    <w:rsid w:val="00E622B6"/>
    <w:rsid w:val="00E6300C"/>
    <w:rsid w:val="00E633ED"/>
    <w:rsid w:val="00E64A3E"/>
    <w:rsid w:val="00E66331"/>
    <w:rsid w:val="00E7189D"/>
    <w:rsid w:val="00E723C5"/>
    <w:rsid w:val="00E762B8"/>
    <w:rsid w:val="00E77AB4"/>
    <w:rsid w:val="00E80722"/>
    <w:rsid w:val="00E80B9C"/>
    <w:rsid w:val="00E816EB"/>
    <w:rsid w:val="00E81F33"/>
    <w:rsid w:val="00E8287B"/>
    <w:rsid w:val="00E82AC0"/>
    <w:rsid w:val="00E82E6E"/>
    <w:rsid w:val="00E8411F"/>
    <w:rsid w:val="00E84B4C"/>
    <w:rsid w:val="00E86E57"/>
    <w:rsid w:val="00E90666"/>
    <w:rsid w:val="00E9122B"/>
    <w:rsid w:val="00E92DC6"/>
    <w:rsid w:val="00E938BA"/>
    <w:rsid w:val="00E93AB9"/>
    <w:rsid w:val="00E94490"/>
    <w:rsid w:val="00E947B5"/>
    <w:rsid w:val="00E95C92"/>
    <w:rsid w:val="00E9665C"/>
    <w:rsid w:val="00E9696F"/>
    <w:rsid w:val="00E96D23"/>
    <w:rsid w:val="00EA0323"/>
    <w:rsid w:val="00EA05FE"/>
    <w:rsid w:val="00EA1A82"/>
    <w:rsid w:val="00EA3F18"/>
    <w:rsid w:val="00EA4052"/>
    <w:rsid w:val="00EA5816"/>
    <w:rsid w:val="00EA6BD1"/>
    <w:rsid w:val="00EB0723"/>
    <w:rsid w:val="00EB1C97"/>
    <w:rsid w:val="00EB3503"/>
    <w:rsid w:val="00EB4B88"/>
    <w:rsid w:val="00EB668E"/>
    <w:rsid w:val="00EB6B8F"/>
    <w:rsid w:val="00EB72B0"/>
    <w:rsid w:val="00EB744B"/>
    <w:rsid w:val="00EB7880"/>
    <w:rsid w:val="00EC0373"/>
    <w:rsid w:val="00EC1C62"/>
    <w:rsid w:val="00EC227B"/>
    <w:rsid w:val="00EC5690"/>
    <w:rsid w:val="00EC72B0"/>
    <w:rsid w:val="00ED06BC"/>
    <w:rsid w:val="00ED1320"/>
    <w:rsid w:val="00ED4989"/>
    <w:rsid w:val="00ED4D24"/>
    <w:rsid w:val="00ED6DD3"/>
    <w:rsid w:val="00EE0370"/>
    <w:rsid w:val="00EE0D84"/>
    <w:rsid w:val="00EE1439"/>
    <w:rsid w:val="00EE15A5"/>
    <w:rsid w:val="00EE368D"/>
    <w:rsid w:val="00EE4B18"/>
    <w:rsid w:val="00EE67A8"/>
    <w:rsid w:val="00EE6A38"/>
    <w:rsid w:val="00EE7237"/>
    <w:rsid w:val="00EF1904"/>
    <w:rsid w:val="00EF311F"/>
    <w:rsid w:val="00EF393C"/>
    <w:rsid w:val="00EF4A01"/>
    <w:rsid w:val="00EF5B20"/>
    <w:rsid w:val="00EF5CB9"/>
    <w:rsid w:val="00EF6D6E"/>
    <w:rsid w:val="00EF7A69"/>
    <w:rsid w:val="00F00173"/>
    <w:rsid w:val="00F00962"/>
    <w:rsid w:val="00F01FF8"/>
    <w:rsid w:val="00F0399F"/>
    <w:rsid w:val="00F03B8E"/>
    <w:rsid w:val="00F04133"/>
    <w:rsid w:val="00F0454C"/>
    <w:rsid w:val="00F04598"/>
    <w:rsid w:val="00F04C33"/>
    <w:rsid w:val="00F05913"/>
    <w:rsid w:val="00F06051"/>
    <w:rsid w:val="00F066F9"/>
    <w:rsid w:val="00F06AE2"/>
    <w:rsid w:val="00F07013"/>
    <w:rsid w:val="00F07FEF"/>
    <w:rsid w:val="00F108DD"/>
    <w:rsid w:val="00F10B9A"/>
    <w:rsid w:val="00F16931"/>
    <w:rsid w:val="00F17B11"/>
    <w:rsid w:val="00F2055C"/>
    <w:rsid w:val="00F21C88"/>
    <w:rsid w:val="00F23FE5"/>
    <w:rsid w:val="00F24AF4"/>
    <w:rsid w:val="00F2731E"/>
    <w:rsid w:val="00F30768"/>
    <w:rsid w:val="00F30FA4"/>
    <w:rsid w:val="00F32E79"/>
    <w:rsid w:val="00F33806"/>
    <w:rsid w:val="00F3422B"/>
    <w:rsid w:val="00F342CB"/>
    <w:rsid w:val="00F35E01"/>
    <w:rsid w:val="00F404EB"/>
    <w:rsid w:val="00F40A16"/>
    <w:rsid w:val="00F4445C"/>
    <w:rsid w:val="00F45435"/>
    <w:rsid w:val="00F45A47"/>
    <w:rsid w:val="00F50629"/>
    <w:rsid w:val="00F5086C"/>
    <w:rsid w:val="00F521F6"/>
    <w:rsid w:val="00F521F8"/>
    <w:rsid w:val="00F52954"/>
    <w:rsid w:val="00F5527F"/>
    <w:rsid w:val="00F55D5E"/>
    <w:rsid w:val="00F569E0"/>
    <w:rsid w:val="00F60948"/>
    <w:rsid w:val="00F619B7"/>
    <w:rsid w:val="00F632BD"/>
    <w:rsid w:val="00F6355F"/>
    <w:rsid w:val="00F647A9"/>
    <w:rsid w:val="00F64B6B"/>
    <w:rsid w:val="00F64C35"/>
    <w:rsid w:val="00F65DDE"/>
    <w:rsid w:val="00F71CE8"/>
    <w:rsid w:val="00F728CF"/>
    <w:rsid w:val="00F759EE"/>
    <w:rsid w:val="00F768BC"/>
    <w:rsid w:val="00F7693B"/>
    <w:rsid w:val="00F7716A"/>
    <w:rsid w:val="00F7795A"/>
    <w:rsid w:val="00F77F69"/>
    <w:rsid w:val="00F802C6"/>
    <w:rsid w:val="00F80A40"/>
    <w:rsid w:val="00F8176A"/>
    <w:rsid w:val="00F8303A"/>
    <w:rsid w:val="00F85124"/>
    <w:rsid w:val="00F85764"/>
    <w:rsid w:val="00F85851"/>
    <w:rsid w:val="00F86101"/>
    <w:rsid w:val="00F863CA"/>
    <w:rsid w:val="00F86692"/>
    <w:rsid w:val="00F86B4E"/>
    <w:rsid w:val="00F86FFC"/>
    <w:rsid w:val="00F871C8"/>
    <w:rsid w:val="00F8780A"/>
    <w:rsid w:val="00F90E75"/>
    <w:rsid w:val="00F911F2"/>
    <w:rsid w:val="00F91815"/>
    <w:rsid w:val="00F94D17"/>
    <w:rsid w:val="00F95194"/>
    <w:rsid w:val="00F95AA7"/>
    <w:rsid w:val="00F965E4"/>
    <w:rsid w:val="00F97CDC"/>
    <w:rsid w:val="00FA1F16"/>
    <w:rsid w:val="00FA1F95"/>
    <w:rsid w:val="00FA20C9"/>
    <w:rsid w:val="00FA3F77"/>
    <w:rsid w:val="00FB067C"/>
    <w:rsid w:val="00FB06E7"/>
    <w:rsid w:val="00FB1096"/>
    <w:rsid w:val="00FB163D"/>
    <w:rsid w:val="00FB1758"/>
    <w:rsid w:val="00FB1921"/>
    <w:rsid w:val="00FB2D00"/>
    <w:rsid w:val="00FB304F"/>
    <w:rsid w:val="00FB362A"/>
    <w:rsid w:val="00FB3BFD"/>
    <w:rsid w:val="00FB5DFD"/>
    <w:rsid w:val="00FB6150"/>
    <w:rsid w:val="00FB65B8"/>
    <w:rsid w:val="00FB65DA"/>
    <w:rsid w:val="00FB7142"/>
    <w:rsid w:val="00FB7AC6"/>
    <w:rsid w:val="00FC19DD"/>
    <w:rsid w:val="00FC2C76"/>
    <w:rsid w:val="00FC5F5D"/>
    <w:rsid w:val="00FC6765"/>
    <w:rsid w:val="00FC6978"/>
    <w:rsid w:val="00FC6ADF"/>
    <w:rsid w:val="00FD1AFD"/>
    <w:rsid w:val="00FD385F"/>
    <w:rsid w:val="00FD79C7"/>
    <w:rsid w:val="00FE1320"/>
    <w:rsid w:val="00FE17B8"/>
    <w:rsid w:val="00FE2628"/>
    <w:rsid w:val="00FE504F"/>
    <w:rsid w:val="00FE5872"/>
    <w:rsid w:val="00FE5AAD"/>
    <w:rsid w:val="00FE61B8"/>
    <w:rsid w:val="00FE66B7"/>
    <w:rsid w:val="00FF0E52"/>
    <w:rsid w:val="00FF2B75"/>
    <w:rsid w:val="00FF5C8F"/>
    <w:rsid w:val="00FF5CF8"/>
    <w:rsid w:val="00FF6755"/>
    <w:rsid w:val="00FF7502"/>
    <w:rsid w:val="00FF77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8317AD9"/>
  <w15:chartTrackingRefBased/>
  <w15:docId w15:val="{2C526E49-3736-4CB2-930A-99CC8739E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0899"/>
    <w:pPr>
      <w:widowControl w:val="0"/>
      <w:jc w:val="both"/>
    </w:pPr>
    <w:rPr>
      <w:rFonts w:ascii="Times New Roman" w:eastAsia="ＭＳ 明朝" w:hAnsi="Times New Roman"/>
    </w:rPr>
  </w:style>
  <w:style w:type="paragraph" w:styleId="1">
    <w:name w:val="heading 1"/>
    <w:basedOn w:val="a"/>
    <w:next w:val="a"/>
    <w:link w:val="10"/>
    <w:autoRedefine/>
    <w:uiPriority w:val="9"/>
    <w:qFormat/>
    <w:rsid w:val="00CC6B8F"/>
    <w:pPr>
      <w:keepNext/>
      <w:keepLines/>
      <w:spacing w:before="120" w:after="120"/>
      <w:jc w:val="left"/>
      <w:outlineLvl w:val="0"/>
    </w:pPr>
    <w:rPr>
      <w:rFonts w:cstheme="majorBidi"/>
      <w:b/>
      <w:color w:val="000000" w:themeColor="text1"/>
      <w:sz w:val="24"/>
      <w:szCs w:val="24"/>
    </w:rPr>
  </w:style>
  <w:style w:type="paragraph" w:styleId="2">
    <w:name w:val="heading 2"/>
    <w:basedOn w:val="a"/>
    <w:next w:val="a"/>
    <w:link w:val="20"/>
    <w:autoRedefine/>
    <w:uiPriority w:val="9"/>
    <w:unhideWhenUsed/>
    <w:qFormat/>
    <w:rsid w:val="00591AE4"/>
    <w:pPr>
      <w:keepNext/>
      <w:keepLines/>
      <w:spacing w:before="120" w:after="120"/>
      <w:jc w:val="left"/>
      <w:outlineLvl w:val="1"/>
    </w:pPr>
    <w:rPr>
      <w:rFonts w:cstheme="majorBidi"/>
      <w:b/>
      <w:color w:val="000000" w:themeColor="text1"/>
      <w:sz w:val="22"/>
      <w:szCs w:val="28"/>
    </w:rPr>
  </w:style>
  <w:style w:type="paragraph" w:styleId="3">
    <w:name w:val="heading 3"/>
    <w:basedOn w:val="a"/>
    <w:next w:val="a"/>
    <w:link w:val="30"/>
    <w:autoRedefine/>
    <w:uiPriority w:val="9"/>
    <w:unhideWhenUsed/>
    <w:qFormat/>
    <w:rsid w:val="00591AE4"/>
    <w:pPr>
      <w:keepNext/>
      <w:keepLines/>
      <w:spacing w:before="120" w:after="120"/>
      <w:outlineLvl w:val="2"/>
    </w:pPr>
    <w:rPr>
      <w:rFonts w:cstheme="majorBidi"/>
      <w:b/>
      <w:color w:val="000000" w:themeColor="text1"/>
      <w:szCs w:val="24"/>
    </w:rPr>
  </w:style>
  <w:style w:type="paragraph" w:styleId="4">
    <w:name w:val="heading 4"/>
    <w:basedOn w:val="a"/>
    <w:next w:val="a"/>
    <w:link w:val="40"/>
    <w:uiPriority w:val="9"/>
    <w:semiHidden/>
    <w:unhideWhenUsed/>
    <w:qFormat/>
    <w:rsid w:val="00207AE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07AE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07AE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07AE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07AE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07AE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C6B8F"/>
    <w:rPr>
      <w:rFonts w:ascii="Times New Roman" w:eastAsia="ＭＳ 明朝" w:hAnsi="Times New Roman" w:cstheme="majorBidi"/>
      <w:b/>
      <w:color w:val="000000" w:themeColor="text1"/>
      <w:sz w:val="24"/>
      <w:szCs w:val="24"/>
    </w:rPr>
  </w:style>
  <w:style w:type="character" w:customStyle="1" w:styleId="20">
    <w:name w:val="見出し 2 (文字)"/>
    <w:basedOn w:val="a0"/>
    <w:link w:val="2"/>
    <w:uiPriority w:val="9"/>
    <w:rsid w:val="00591AE4"/>
    <w:rPr>
      <w:rFonts w:ascii="Times New Roman" w:eastAsia="ＭＳ 明朝" w:hAnsi="Times New Roman" w:cstheme="majorBidi"/>
      <w:b/>
      <w:color w:val="000000" w:themeColor="text1"/>
      <w:sz w:val="22"/>
      <w:szCs w:val="28"/>
    </w:rPr>
  </w:style>
  <w:style w:type="character" w:customStyle="1" w:styleId="30">
    <w:name w:val="見出し 3 (文字)"/>
    <w:basedOn w:val="a0"/>
    <w:link w:val="3"/>
    <w:uiPriority w:val="9"/>
    <w:rsid w:val="00591AE4"/>
    <w:rPr>
      <w:rFonts w:ascii="Times New Roman" w:eastAsia="ＭＳ 明朝" w:hAnsi="Times New Roman" w:cstheme="majorBidi"/>
      <w:b/>
      <w:color w:val="000000" w:themeColor="text1"/>
      <w:szCs w:val="24"/>
    </w:rPr>
  </w:style>
  <w:style w:type="character" w:customStyle="1" w:styleId="40">
    <w:name w:val="見出し 4 (文字)"/>
    <w:basedOn w:val="a0"/>
    <w:link w:val="4"/>
    <w:uiPriority w:val="9"/>
    <w:semiHidden/>
    <w:rsid w:val="00207AE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07AE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07AE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07AE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07AE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07AE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07A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07A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7A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07A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7AEE"/>
    <w:pPr>
      <w:spacing w:before="160" w:after="160"/>
      <w:jc w:val="center"/>
    </w:pPr>
    <w:rPr>
      <w:i/>
      <w:iCs/>
      <w:color w:val="404040" w:themeColor="text1" w:themeTint="BF"/>
    </w:rPr>
  </w:style>
  <w:style w:type="character" w:customStyle="1" w:styleId="a8">
    <w:name w:val="引用文 (文字)"/>
    <w:basedOn w:val="a0"/>
    <w:link w:val="a7"/>
    <w:uiPriority w:val="29"/>
    <w:rsid w:val="00207AEE"/>
    <w:rPr>
      <w:i/>
      <w:iCs/>
      <w:color w:val="404040" w:themeColor="text1" w:themeTint="BF"/>
    </w:rPr>
  </w:style>
  <w:style w:type="paragraph" w:styleId="a9">
    <w:name w:val="List Paragraph"/>
    <w:basedOn w:val="a"/>
    <w:uiPriority w:val="34"/>
    <w:qFormat/>
    <w:rsid w:val="00207AEE"/>
    <w:pPr>
      <w:ind w:left="720"/>
      <w:contextualSpacing/>
    </w:pPr>
  </w:style>
  <w:style w:type="character" w:styleId="21">
    <w:name w:val="Intense Emphasis"/>
    <w:basedOn w:val="a0"/>
    <w:uiPriority w:val="21"/>
    <w:qFormat/>
    <w:rsid w:val="00207AEE"/>
    <w:rPr>
      <w:i/>
      <w:iCs/>
      <w:color w:val="0F4761" w:themeColor="accent1" w:themeShade="BF"/>
    </w:rPr>
  </w:style>
  <w:style w:type="paragraph" w:styleId="22">
    <w:name w:val="Intense Quote"/>
    <w:basedOn w:val="a"/>
    <w:next w:val="a"/>
    <w:link w:val="23"/>
    <w:uiPriority w:val="30"/>
    <w:qFormat/>
    <w:rsid w:val="00207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07AEE"/>
    <w:rPr>
      <w:i/>
      <w:iCs/>
      <w:color w:val="0F4761" w:themeColor="accent1" w:themeShade="BF"/>
    </w:rPr>
  </w:style>
  <w:style w:type="character" w:styleId="24">
    <w:name w:val="Intense Reference"/>
    <w:basedOn w:val="a0"/>
    <w:uiPriority w:val="32"/>
    <w:qFormat/>
    <w:rsid w:val="00207AEE"/>
    <w:rPr>
      <w:b/>
      <w:bCs/>
      <w:smallCaps/>
      <w:color w:val="0F4761" w:themeColor="accent1" w:themeShade="BF"/>
      <w:spacing w:val="5"/>
    </w:rPr>
  </w:style>
  <w:style w:type="character" w:styleId="aa">
    <w:name w:val="Hyperlink"/>
    <w:basedOn w:val="a0"/>
    <w:uiPriority w:val="99"/>
    <w:unhideWhenUsed/>
    <w:rsid w:val="00880674"/>
    <w:rPr>
      <w:color w:val="467886" w:themeColor="hyperlink"/>
      <w:u w:val="single"/>
    </w:rPr>
  </w:style>
  <w:style w:type="character" w:styleId="ab">
    <w:name w:val="Unresolved Mention"/>
    <w:basedOn w:val="a0"/>
    <w:uiPriority w:val="99"/>
    <w:semiHidden/>
    <w:unhideWhenUsed/>
    <w:rsid w:val="00880674"/>
    <w:rPr>
      <w:color w:val="605E5C"/>
      <w:shd w:val="clear" w:color="auto" w:fill="E1DFDD"/>
    </w:rPr>
  </w:style>
  <w:style w:type="character" w:styleId="ac">
    <w:name w:val="annotation reference"/>
    <w:basedOn w:val="a0"/>
    <w:uiPriority w:val="99"/>
    <w:semiHidden/>
    <w:unhideWhenUsed/>
    <w:rsid w:val="00CF4894"/>
    <w:rPr>
      <w:sz w:val="18"/>
      <w:szCs w:val="18"/>
    </w:rPr>
  </w:style>
  <w:style w:type="paragraph" w:styleId="ad">
    <w:name w:val="annotation text"/>
    <w:basedOn w:val="a"/>
    <w:link w:val="ae"/>
    <w:uiPriority w:val="99"/>
    <w:unhideWhenUsed/>
    <w:rsid w:val="00CF4894"/>
    <w:pPr>
      <w:jc w:val="left"/>
    </w:pPr>
  </w:style>
  <w:style w:type="character" w:customStyle="1" w:styleId="ae">
    <w:name w:val="コメント文字列 (文字)"/>
    <w:basedOn w:val="a0"/>
    <w:link w:val="ad"/>
    <w:uiPriority w:val="99"/>
    <w:rsid w:val="00CF4894"/>
  </w:style>
  <w:style w:type="paragraph" w:styleId="af">
    <w:name w:val="annotation subject"/>
    <w:basedOn w:val="ad"/>
    <w:next w:val="ad"/>
    <w:link w:val="af0"/>
    <w:uiPriority w:val="99"/>
    <w:semiHidden/>
    <w:unhideWhenUsed/>
    <w:rsid w:val="00CF4894"/>
    <w:rPr>
      <w:b/>
      <w:bCs/>
    </w:rPr>
  </w:style>
  <w:style w:type="character" w:customStyle="1" w:styleId="af0">
    <w:name w:val="コメント内容 (文字)"/>
    <w:basedOn w:val="ae"/>
    <w:link w:val="af"/>
    <w:uiPriority w:val="99"/>
    <w:semiHidden/>
    <w:rsid w:val="00CF4894"/>
    <w:rPr>
      <w:b/>
      <w:bCs/>
    </w:rPr>
  </w:style>
  <w:style w:type="paragraph" w:styleId="af1">
    <w:name w:val="header"/>
    <w:basedOn w:val="a"/>
    <w:link w:val="af2"/>
    <w:uiPriority w:val="99"/>
    <w:unhideWhenUsed/>
    <w:rsid w:val="00666E9E"/>
    <w:pPr>
      <w:tabs>
        <w:tab w:val="center" w:pos="4252"/>
        <w:tab w:val="right" w:pos="8504"/>
      </w:tabs>
      <w:snapToGrid w:val="0"/>
    </w:pPr>
  </w:style>
  <w:style w:type="character" w:customStyle="1" w:styleId="af2">
    <w:name w:val="ヘッダー (文字)"/>
    <w:basedOn w:val="a0"/>
    <w:link w:val="af1"/>
    <w:uiPriority w:val="99"/>
    <w:rsid w:val="00666E9E"/>
  </w:style>
  <w:style w:type="paragraph" w:styleId="af3">
    <w:name w:val="footer"/>
    <w:basedOn w:val="a"/>
    <w:link w:val="af4"/>
    <w:uiPriority w:val="99"/>
    <w:unhideWhenUsed/>
    <w:rsid w:val="00666E9E"/>
    <w:pPr>
      <w:tabs>
        <w:tab w:val="center" w:pos="4252"/>
        <w:tab w:val="right" w:pos="8504"/>
      </w:tabs>
      <w:snapToGrid w:val="0"/>
    </w:pPr>
  </w:style>
  <w:style w:type="character" w:customStyle="1" w:styleId="af4">
    <w:name w:val="フッター (文字)"/>
    <w:basedOn w:val="a0"/>
    <w:link w:val="af3"/>
    <w:uiPriority w:val="99"/>
    <w:rsid w:val="00666E9E"/>
  </w:style>
  <w:style w:type="table" w:styleId="af5">
    <w:name w:val="Table Grid"/>
    <w:basedOn w:val="a1"/>
    <w:uiPriority w:val="39"/>
    <w:rsid w:val="00C731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Revision"/>
    <w:hidden/>
    <w:uiPriority w:val="99"/>
    <w:semiHidden/>
    <w:rsid w:val="003641E1"/>
  </w:style>
  <w:style w:type="paragraph" w:styleId="af7">
    <w:name w:val="TOC Heading"/>
    <w:basedOn w:val="1"/>
    <w:next w:val="a"/>
    <w:uiPriority w:val="39"/>
    <w:unhideWhenUsed/>
    <w:qFormat/>
    <w:rsid w:val="00026EF6"/>
    <w:pPr>
      <w:widowControl/>
      <w:spacing w:before="240" w:after="0" w:line="259" w:lineRule="auto"/>
      <w:outlineLvl w:val="9"/>
    </w:pPr>
    <w:rPr>
      <w:color w:val="0F4761" w:themeColor="accent1" w:themeShade="BF"/>
      <w:kern w:val="0"/>
    </w:rPr>
  </w:style>
  <w:style w:type="paragraph" w:styleId="25">
    <w:name w:val="toc 2"/>
    <w:basedOn w:val="a"/>
    <w:next w:val="a"/>
    <w:autoRedefine/>
    <w:uiPriority w:val="39"/>
    <w:unhideWhenUsed/>
    <w:rsid w:val="00AB27C8"/>
    <w:pPr>
      <w:widowControl/>
      <w:spacing w:after="100" w:line="259" w:lineRule="auto"/>
      <w:ind w:left="220"/>
      <w:jc w:val="left"/>
    </w:pPr>
    <w:rPr>
      <w:rFonts w:cs="Times New Roman"/>
      <w:kern w:val="0"/>
      <w:sz w:val="22"/>
    </w:rPr>
  </w:style>
  <w:style w:type="paragraph" w:styleId="11">
    <w:name w:val="toc 1"/>
    <w:basedOn w:val="a"/>
    <w:next w:val="a"/>
    <w:autoRedefine/>
    <w:uiPriority w:val="39"/>
    <w:unhideWhenUsed/>
    <w:rsid w:val="00AB27C8"/>
    <w:pPr>
      <w:widowControl/>
      <w:spacing w:after="100" w:line="259" w:lineRule="auto"/>
      <w:jc w:val="left"/>
    </w:pPr>
    <w:rPr>
      <w:rFonts w:cs="Times New Roman"/>
      <w:kern w:val="0"/>
      <w:sz w:val="22"/>
    </w:rPr>
  </w:style>
  <w:style w:type="paragraph" w:styleId="31">
    <w:name w:val="toc 3"/>
    <w:basedOn w:val="a"/>
    <w:next w:val="a"/>
    <w:autoRedefine/>
    <w:uiPriority w:val="39"/>
    <w:unhideWhenUsed/>
    <w:rsid w:val="00AB27C8"/>
    <w:pPr>
      <w:widowControl/>
      <w:spacing w:after="100" w:line="259" w:lineRule="auto"/>
      <w:ind w:left="440"/>
      <w:jc w:val="left"/>
    </w:pPr>
    <w:rPr>
      <w:rFonts w:cs="Times New Roman"/>
      <w:kern w:val="0"/>
      <w:sz w:val="22"/>
    </w:rPr>
  </w:style>
  <w:style w:type="paragraph" w:styleId="Web">
    <w:name w:val="Normal (Web)"/>
    <w:basedOn w:val="a"/>
    <w:uiPriority w:val="99"/>
    <w:semiHidden/>
    <w:unhideWhenUsed/>
    <w:rsid w:val="00C27674"/>
    <w:rPr>
      <w:rFonts w:cs="Times New Roman"/>
      <w:sz w:val="24"/>
      <w:szCs w:val="24"/>
    </w:rPr>
  </w:style>
  <w:style w:type="paragraph" w:styleId="HTML">
    <w:name w:val="HTML Preformatted"/>
    <w:basedOn w:val="a"/>
    <w:link w:val="HTML0"/>
    <w:uiPriority w:val="99"/>
    <w:semiHidden/>
    <w:unhideWhenUsed/>
    <w:rsid w:val="00B16590"/>
    <w:rPr>
      <w:rFonts w:ascii="Courier New" w:hAnsi="Courier New" w:cs="Courier New"/>
      <w:sz w:val="20"/>
      <w:szCs w:val="20"/>
    </w:rPr>
  </w:style>
  <w:style w:type="character" w:customStyle="1" w:styleId="HTML0">
    <w:name w:val="HTML 書式付き (文字)"/>
    <w:basedOn w:val="a0"/>
    <w:link w:val="HTML"/>
    <w:uiPriority w:val="99"/>
    <w:semiHidden/>
    <w:rsid w:val="00B16590"/>
    <w:rPr>
      <w:rFonts w:ascii="Courier New" w:hAnsi="Courier New" w:cs="Courier New"/>
      <w:sz w:val="20"/>
      <w:szCs w:val="20"/>
    </w:rPr>
  </w:style>
  <w:style w:type="paragraph" w:styleId="af8">
    <w:name w:val="footnote text"/>
    <w:basedOn w:val="a"/>
    <w:link w:val="af9"/>
    <w:uiPriority w:val="99"/>
    <w:semiHidden/>
    <w:unhideWhenUsed/>
    <w:rsid w:val="00A13AC6"/>
    <w:pPr>
      <w:snapToGrid w:val="0"/>
      <w:jc w:val="left"/>
    </w:pPr>
  </w:style>
  <w:style w:type="character" w:customStyle="1" w:styleId="af9">
    <w:name w:val="脚注文字列 (文字)"/>
    <w:basedOn w:val="a0"/>
    <w:link w:val="af8"/>
    <w:uiPriority w:val="99"/>
    <w:semiHidden/>
    <w:rsid w:val="00A13AC6"/>
  </w:style>
  <w:style w:type="character" w:styleId="afa">
    <w:name w:val="footnote reference"/>
    <w:basedOn w:val="a0"/>
    <w:uiPriority w:val="99"/>
    <w:semiHidden/>
    <w:unhideWhenUsed/>
    <w:rsid w:val="00A13AC6"/>
    <w:rPr>
      <w:vertAlign w:val="superscript"/>
    </w:rPr>
  </w:style>
  <w:style w:type="paragraph" w:styleId="afb">
    <w:name w:val="endnote text"/>
    <w:basedOn w:val="a"/>
    <w:link w:val="afc"/>
    <w:uiPriority w:val="99"/>
    <w:unhideWhenUsed/>
    <w:rsid w:val="00766B31"/>
    <w:pPr>
      <w:snapToGrid w:val="0"/>
      <w:jc w:val="left"/>
    </w:pPr>
  </w:style>
  <w:style w:type="character" w:customStyle="1" w:styleId="afc">
    <w:name w:val="文末脚注文字列 (文字)"/>
    <w:basedOn w:val="a0"/>
    <w:link w:val="afb"/>
    <w:uiPriority w:val="99"/>
    <w:rsid w:val="00766B31"/>
  </w:style>
  <w:style w:type="character" w:styleId="afd">
    <w:name w:val="endnote reference"/>
    <w:basedOn w:val="a0"/>
    <w:uiPriority w:val="99"/>
    <w:semiHidden/>
    <w:unhideWhenUsed/>
    <w:rsid w:val="00766B31"/>
    <w:rPr>
      <w:vertAlign w:val="superscript"/>
    </w:rPr>
  </w:style>
  <w:style w:type="paragraph" w:styleId="afe">
    <w:name w:val="Bibliography"/>
    <w:basedOn w:val="a"/>
    <w:next w:val="a"/>
    <w:uiPriority w:val="37"/>
    <w:unhideWhenUsed/>
    <w:rsid w:val="00925C8D"/>
  </w:style>
  <w:style w:type="paragraph" w:styleId="aff">
    <w:name w:val="caption"/>
    <w:basedOn w:val="a"/>
    <w:next w:val="a"/>
    <w:uiPriority w:val="35"/>
    <w:unhideWhenUsed/>
    <w:qFormat/>
    <w:rsid w:val="00E612FE"/>
    <w:rPr>
      <w:b/>
      <w:bCs/>
      <w:szCs w:val="21"/>
    </w:rPr>
  </w:style>
  <w:style w:type="character" w:styleId="aff0">
    <w:name w:val="FollowedHyperlink"/>
    <w:basedOn w:val="a0"/>
    <w:uiPriority w:val="99"/>
    <w:semiHidden/>
    <w:unhideWhenUsed/>
    <w:rsid w:val="005B68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3481">
      <w:bodyDiv w:val="1"/>
      <w:marLeft w:val="0"/>
      <w:marRight w:val="0"/>
      <w:marTop w:val="0"/>
      <w:marBottom w:val="0"/>
      <w:divBdr>
        <w:top w:val="none" w:sz="0" w:space="0" w:color="auto"/>
        <w:left w:val="none" w:sz="0" w:space="0" w:color="auto"/>
        <w:bottom w:val="none" w:sz="0" w:space="0" w:color="auto"/>
        <w:right w:val="none" w:sz="0" w:space="0" w:color="auto"/>
      </w:divBdr>
    </w:div>
    <w:div w:id="26027746">
      <w:bodyDiv w:val="1"/>
      <w:marLeft w:val="0"/>
      <w:marRight w:val="0"/>
      <w:marTop w:val="0"/>
      <w:marBottom w:val="0"/>
      <w:divBdr>
        <w:top w:val="none" w:sz="0" w:space="0" w:color="auto"/>
        <w:left w:val="none" w:sz="0" w:space="0" w:color="auto"/>
        <w:bottom w:val="none" w:sz="0" w:space="0" w:color="auto"/>
        <w:right w:val="none" w:sz="0" w:space="0" w:color="auto"/>
      </w:divBdr>
    </w:div>
    <w:div w:id="27268404">
      <w:bodyDiv w:val="1"/>
      <w:marLeft w:val="0"/>
      <w:marRight w:val="0"/>
      <w:marTop w:val="0"/>
      <w:marBottom w:val="0"/>
      <w:divBdr>
        <w:top w:val="none" w:sz="0" w:space="0" w:color="auto"/>
        <w:left w:val="none" w:sz="0" w:space="0" w:color="auto"/>
        <w:bottom w:val="none" w:sz="0" w:space="0" w:color="auto"/>
        <w:right w:val="none" w:sz="0" w:space="0" w:color="auto"/>
      </w:divBdr>
    </w:div>
    <w:div w:id="35782984">
      <w:bodyDiv w:val="1"/>
      <w:marLeft w:val="0"/>
      <w:marRight w:val="0"/>
      <w:marTop w:val="0"/>
      <w:marBottom w:val="0"/>
      <w:divBdr>
        <w:top w:val="none" w:sz="0" w:space="0" w:color="auto"/>
        <w:left w:val="none" w:sz="0" w:space="0" w:color="auto"/>
        <w:bottom w:val="none" w:sz="0" w:space="0" w:color="auto"/>
        <w:right w:val="none" w:sz="0" w:space="0" w:color="auto"/>
      </w:divBdr>
    </w:div>
    <w:div w:id="37046544">
      <w:bodyDiv w:val="1"/>
      <w:marLeft w:val="0"/>
      <w:marRight w:val="0"/>
      <w:marTop w:val="0"/>
      <w:marBottom w:val="0"/>
      <w:divBdr>
        <w:top w:val="none" w:sz="0" w:space="0" w:color="auto"/>
        <w:left w:val="none" w:sz="0" w:space="0" w:color="auto"/>
        <w:bottom w:val="none" w:sz="0" w:space="0" w:color="auto"/>
        <w:right w:val="none" w:sz="0" w:space="0" w:color="auto"/>
      </w:divBdr>
    </w:div>
    <w:div w:id="64187884">
      <w:bodyDiv w:val="1"/>
      <w:marLeft w:val="0"/>
      <w:marRight w:val="0"/>
      <w:marTop w:val="0"/>
      <w:marBottom w:val="0"/>
      <w:divBdr>
        <w:top w:val="none" w:sz="0" w:space="0" w:color="auto"/>
        <w:left w:val="none" w:sz="0" w:space="0" w:color="auto"/>
        <w:bottom w:val="none" w:sz="0" w:space="0" w:color="auto"/>
        <w:right w:val="none" w:sz="0" w:space="0" w:color="auto"/>
      </w:divBdr>
    </w:div>
    <w:div w:id="68502372">
      <w:bodyDiv w:val="1"/>
      <w:marLeft w:val="0"/>
      <w:marRight w:val="0"/>
      <w:marTop w:val="0"/>
      <w:marBottom w:val="0"/>
      <w:divBdr>
        <w:top w:val="none" w:sz="0" w:space="0" w:color="auto"/>
        <w:left w:val="none" w:sz="0" w:space="0" w:color="auto"/>
        <w:bottom w:val="none" w:sz="0" w:space="0" w:color="auto"/>
        <w:right w:val="none" w:sz="0" w:space="0" w:color="auto"/>
      </w:divBdr>
    </w:div>
    <w:div w:id="73473900">
      <w:bodyDiv w:val="1"/>
      <w:marLeft w:val="0"/>
      <w:marRight w:val="0"/>
      <w:marTop w:val="0"/>
      <w:marBottom w:val="0"/>
      <w:divBdr>
        <w:top w:val="none" w:sz="0" w:space="0" w:color="auto"/>
        <w:left w:val="none" w:sz="0" w:space="0" w:color="auto"/>
        <w:bottom w:val="none" w:sz="0" w:space="0" w:color="auto"/>
        <w:right w:val="none" w:sz="0" w:space="0" w:color="auto"/>
      </w:divBdr>
    </w:div>
    <w:div w:id="78599968">
      <w:bodyDiv w:val="1"/>
      <w:marLeft w:val="0"/>
      <w:marRight w:val="0"/>
      <w:marTop w:val="0"/>
      <w:marBottom w:val="0"/>
      <w:divBdr>
        <w:top w:val="none" w:sz="0" w:space="0" w:color="auto"/>
        <w:left w:val="none" w:sz="0" w:space="0" w:color="auto"/>
        <w:bottom w:val="none" w:sz="0" w:space="0" w:color="auto"/>
        <w:right w:val="none" w:sz="0" w:space="0" w:color="auto"/>
      </w:divBdr>
    </w:div>
    <w:div w:id="78600206">
      <w:bodyDiv w:val="1"/>
      <w:marLeft w:val="0"/>
      <w:marRight w:val="0"/>
      <w:marTop w:val="0"/>
      <w:marBottom w:val="0"/>
      <w:divBdr>
        <w:top w:val="none" w:sz="0" w:space="0" w:color="auto"/>
        <w:left w:val="none" w:sz="0" w:space="0" w:color="auto"/>
        <w:bottom w:val="none" w:sz="0" w:space="0" w:color="auto"/>
        <w:right w:val="none" w:sz="0" w:space="0" w:color="auto"/>
      </w:divBdr>
    </w:div>
    <w:div w:id="86119749">
      <w:bodyDiv w:val="1"/>
      <w:marLeft w:val="0"/>
      <w:marRight w:val="0"/>
      <w:marTop w:val="0"/>
      <w:marBottom w:val="0"/>
      <w:divBdr>
        <w:top w:val="none" w:sz="0" w:space="0" w:color="auto"/>
        <w:left w:val="none" w:sz="0" w:space="0" w:color="auto"/>
        <w:bottom w:val="none" w:sz="0" w:space="0" w:color="auto"/>
        <w:right w:val="none" w:sz="0" w:space="0" w:color="auto"/>
      </w:divBdr>
    </w:div>
    <w:div w:id="91323952">
      <w:bodyDiv w:val="1"/>
      <w:marLeft w:val="0"/>
      <w:marRight w:val="0"/>
      <w:marTop w:val="0"/>
      <w:marBottom w:val="0"/>
      <w:divBdr>
        <w:top w:val="none" w:sz="0" w:space="0" w:color="auto"/>
        <w:left w:val="none" w:sz="0" w:space="0" w:color="auto"/>
        <w:bottom w:val="none" w:sz="0" w:space="0" w:color="auto"/>
        <w:right w:val="none" w:sz="0" w:space="0" w:color="auto"/>
      </w:divBdr>
    </w:div>
    <w:div w:id="103158582">
      <w:bodyDiv w:val="1"/>
      <w:marLeft w:val="0"/>
      <w:marRight w:val="0"/>
      <w:marTop w:val="0"/>
      <w:marBottom w:val="0"/>
      <w:divBdr>
        <w:top w:val="none" w:sz="0" w:space="0" w:color="auto"/>
        <w:left w:val="none" w:sz="0" w:space="0" w:color="auto"/>
        <w:bottom w:val="none" w:sz="0" w:space="0" w:color="auto"/>
        <w:right w:val="none" w:sz="0" w:space="0" w:color="auto"/>
      </w:divBdr>
    </w:div>
    <w:div w:id="125663294">
      <w:bodyDiv w:val="1"/>
      <w:marLeft w:val="0"/>
      <w:marRight w:val="0"/>
      <w:marTop w:val="0"/>
      <w:marBottom w:val="0"/>
      <w:divBdr>
        <w:top w:val="none" w:sz="0" w:space="0" w:color="auto"/>
        <w:left w:val="none" w:sz="0" w:space="0" w:color="auto"/>
        <w:bottom w:val="none" w:sz="0" w:space="0" w:color="auto"/>
        <w:right w:val="none" w:sz="0" w:space="0" w:color="auto"/>
      </w:divBdr>
    </w:div>
    <w:div w:id="132412807">
      <w:bodyDiv w:val="1"/>
      <w:marLeft w:val="0"/>
      <w:marRight w:val="0"/>
      <w:marTop w:val="0"/>
      <w:marBottom w:val="0"/>
      <w:divBdr>
        <w:top w:val="none" w:sz="0" w:space="0" w:color="auto"/>
        <w:left w:val="none" w:sz="0" w:space="0" w:color="auto"/>
        <w:bottom w:val="none" w:sz="0" w:space="0" w:color="auto"/>
        <w:right w:val="none" w:sz="0" w:space="0" w:color="auto"/>
      </w:divBdr>
    </w:div>
    <w:div w:id="135879459">
      <w:bodyDiv w:val="1"/>
      <w:marLeft w:val="0"/>
      <w:marRight w:val="0"/>
      <w:marTop w:val="0"/>
      <w:marBottom w:val="0"/>
      <w:divBdr>
        <w:top w:val="none" w:sz="0" w:space="0" w:color="auto"/>
        <w:left w:val="none" w:sz="0" w:space="0" w:color="auto"/>
        <w:bottom w:val="none" w:sz="0" w:space="0" w:color="auto"/>
        <w:right w:val="none" w:sz="0" w:space="0" w:color="auto"/>
      </w:divBdr>
    </w:div>
    <w:div w:id="144133111">
      <w:bodyDiv w:val="1"/>
      <w:marLeft w:val="0"/>
      <w:marRight w:val="0"/>
      <w:marTop w:val="0"/>
      <w:marBottom w:val="0"/>
      <w:divBdr>
        <w:top w:val="none" w:sz="0" w:space="0" w:color="auto"/>
        <w:left w:val="none" w:sz="0" w:space="0" w:color="auto"/>
        <w:bottom w:val="none" w:sz="0" w:space="0" w:color="auto"/>
        <w:right w:val="none" w:sz="0" w:space="0" w:color="auto"/>
      </w:divBdr>
    </w:div>
    <w:div w:id="175461525">
      <w:bodyDiv w:val="1"/>
      <w:marLeft w:val="0"/>
      <w:marRight w:val="0"/>
      <w:marTop w:val="0"/>
      <w:marBottom w:val="0"/>
      <w:divBdr>
        <w:top w:val="none" w:sz="0" w:space="0" w:color="auto"/>
        <w:left w:val="none" w:sz="0" w:space="0" w:color="auto"/>
        <w:bottom w:val="none" w:sz="0" w:space="0" w:color="auto"/>
        <w:right w:val="none" w:sz="0" w:space="0" w:color="auto"/>
      </w:divBdr>
    </w:div>
    <w:div w:id="177424498">
      <w:bodyDiv w:val="1"/>
      <w:marLeft w:val="0"/>
      <w:marRight w:val="0"/>
      <w:marTop w:val="0"/>
      <w:marBottom w:val="0"/>
      <w:divBdr>
        <w:top w:val="none" w:sz="0" w:space="0" w:color="auto"/>
        <w:left w:val="none" w:sz="0" w:space="0" w:color="auto"/>
        <w:bottom w:val="none" w:sz="0" w:space="0" w:color="auto"/>
        <w:right w:val="none" w:sz="0" w:space="0" w:color="auto"/>
      </w:divBdr>
    </w:div>
    <w:div w:id="183321826">
      <w:bodyDiv w:val="1"/>
      <w:marLeft w:val="0"/>
      <w:marRight w:val="0"/>
      <w:marTop w:val="0"/>
      <w:marBottom w:val="0"/>
      <w:divBdr>
        <w:top w:val="none" w:sz="0" w:space="0" w:color="auto"/>
        <w:left w:val="none" w:sz="0" w:space="0" w:color="auto"/>
        <w:bottom w:val="none" w:sz="0" w:space="0" w:color="auto"/>
        <w:right w:val="none" w:sz="0" w:space="0" w:color="auto"/>
      </w:divBdr>
    </w:div>
    <w:div w:id="190580475">
      <w:bodyDiv w:val="1"/>
      <w:marLeft w:val="0"/>
      <w:marRight w:val="0"/>
      <w:marTop w:val="0"/>
      <w:marBottom w:val="0"/>
      <w:divBdr>
        <w:top w:val="none" w:sz="0" w:space="0" w:color="auto"/>
        <w:left w:val="none" w:sz="0" w:space="0" w:color="auto"/>
        <w:bottom w:val="none" w:sz="0" w:space="0" w:color="auto"/>
        <w:right w:val="none" w:sz="0" w:space="0" w:color="auto"/>
      </w:divBdr>
    </w:div>
    <w:div w:id="198052258">
      <w:bodyDiv w:val="1"/>
      <w:marLeft w:val="0"/>
      <w:marRight w:val="0"/>
      <w:marTop w:val="0"/>
      <w:marBottom w:val="0"/>
      <w:divBdr>
        <w:top w:val="none" w:sz="0" w:space="0" w:color="auto"/>
        <w:left w:val="none" w:sz="0" w:space="0" w:color="auto"/>
        <w:bottom w:val="none" w:sz="0" w:space="0" w:color="auto"/>
        <w:right w:val="none" w:sz="0" w:space="0" w:color="auto"/>
      </w:divBdr>
    </w:div>
    <w:div w:id="210965048">
      <w:bodyDiv w:val="1"/>
      <w:marLeft w:val="0"/>
      <w:marRight w:val="0"/>
      <w:marTop w:val="0"/>
      <w:marBottom w:val="0"/>
      <w:divBdr>
        <w:top w:val="none" w:sz="0" w:space="0" w:color="auto"/>
        <w:left w:val="none" w:sz="0" w:space="0" w:color="auto"/>
        <w:bottom w:val="none" w:sz="0" w:space="0" w:color="auto"/>
        <w:right w:val="none" w:sz="0" w:space="0" w:color="auto"/>
      </w:divBdr>
    </w:div>
    <w:div w:id="216167931">
      <w:bodyDiv w:val="1"/>
      <w:marLeft w:val="0"/>
      <w:marRight w:val="0"/>
      <w:marTop w:val="0"/>
      <w:marBottom w:val="0"/>
      <w:divBdr>
        <w:top w:val="none" w:sz="0" w:space="0" w:color="auto"/>
        <w:left w:val="none" w:sz="0" w:space="0" w:color="auto"/>
        <w:bottom w:val="none" w:sz="0" w:space="0" w:color="auto"/>
        <w:right w:val="none" w:sz="0" w:space="0" w:color="auto"/>
      </w:divBdr>
    </w:div>
    <w:div w:id="230430426">
      <w:bodyDiv w:val="1"/>
      <w:marLeft w:val="0"/>
      <w:marRight w:val="0"/>
      <w:marTop w:val="0"/>
      <w:marBottom w:val="0"/>
      <w:divBdr>
        <w:top w:val="none" w:sz="0" w:space="0" w:color="auto"/>
        <w:left w:val="none" w:sz="0" w:space="0" w:color="auto"/>
        <w:bottom w:val="none" w:sz="0" w:space="0" w:color="auto"/>
        <w:right w:val="none" w:sz="0" w:space="0" w:color="auto"/>
      </w:divBdr>
    </w:div>
    <w:div w:id="248584230">
      <w:bodyDiv w:val="1"/>
      <w:marLeft w:val="0"/>
      <w:marRight w:val="0"/>
      <w:marTop w:val="0"/>
      <w:marBottom w:val="0"/>
      <w:divBdr>
        <w:top w:val="none" w:sz="0" w:space="0" w:color="auto"/>
        <w:left w:val="none" w:sz="0" w:space="0" w:color="auto"/>
        <w:bottom w:val="none" w:sz="0" w:space="0" w:color="auto"/>
        <w:right w:val="none" w:sz="0" w:space="0" w:color="auto"/>
      </w:divBdr>
    </w:div>
    <w:div w:id="259685947">
      <w:bodyDiv w:val="1"/>
      <w:marLeft w:val="0"/>
      <w:marRight w:val="0"/>
      <w:marTop w:val="0"/>
      <w:marBottom w:val="0"/>
      <w:divBdr>
        <w:top w:val="none" w:sz="0" w:space="0" w:color="auto"/>
        <w:left w:val="none" w:sz="0" w:space="0" w:color="auto"/>
        <w:bottom w:val="none" w:sz="0" w:space="0" w:color="auto"/>
        <w:right w:val="none" w:sz="0" w:space="0" w:color="auto"/>
      </w:divBdr>
    </w:div>
    <w:div w:id="262231389">
      <w:bodyDiv w:val="1"/>
      <w:marLeft w:val="0"/>
      <w:marRight w:val="0"/>
      <w:marTop w:val="0"/>
      <w:marBottom w:val="0"/>
      <w:divBdr>
        <w:top w:val="none" w:sz="0" w:space="0" w:color="auto"/>
        <w:left w:val="none" w:sz="0" w:space="0" w:color="auto"/>
        <w:bottom w:val="none" w:sz="0" w:space="0" w:color="auto"/>
        <w:right w:val="none" w:sz="0" w:space="0" w:color="auto"/>
      </w:divBdr>
    </w:div>
    <w:div w:id="264387239">
      <w:bodyDiv w:val="1"/>
      <w:marLeft w:val="0"/>
      <w:marRight w:val="0"/>
      <w:marTop w:val="0"/>
      <w:marBottom w:val="0"/>
      <w:divBdr>
        <w:top w:val="none" w:sz="0" w:space="0" w:color="auto"/>
        <w:left w:val="none" w:sz="0" w:space="0" w:color="auto"/>
        <w:bottom w:val="none" w:sz="0" w:space="0" w:color="auto"/>
        <w:right w:val="none" w:sz="0" w:space="0" w:color="auto"/>
      </w:divBdr>
    </w:div>
    <w:div w:id="265307226">
      <w:bodyDiv w:val="1"/>
      <w:marLeft w:val="0"/>
      <w:marRight w:val="0"/>
      <w:marTop w:val="0"/>
      <w:marBottom w:val="0"/>
      <w:divBdr>
        <w:top w:val="none" w:sz="0" w:space="0" w:color="auto"/>
        <w:left w:val="none" w:sz="0" w:space="0" w:color="auto"/>
        <w:bottom w:val="none" w:sz="0" w:space="0" w:color="auto"/>
        <w:right w:val="none" w:sz="0" w:space="0" w:color="auto"/>
      </w:divBdr>
    </w:div>
    <w:div w:id="267392463">
      <w:bodyDiv w:val="1"/>
      <w:marLeft w:val="0"/>
      <w:marRight w:val="0"/>
      <w:marTop w:val="0"/>
      <w:marBottom w:val="0"/>
      <w:divBdr>
        <w:top w:val="none" w:sz="0" w:space="0" w:color="auto"/>
        <w:left w:val="none" w:sz="0" w:space="0" w:color="auto"/>
        <w:bottom w:val="none" w:sz="0" w:space="0" w:color="auto"/>
        <w:right w:val="none" w:sz="0" w:space="0" w:color="auto"/>
      </w:divBdr>
    </w:div>
    <w:div w:id="267466493">
      <w:bodyDiv w:val="1"/>
      <w:marLeft w:val="0"/>
      <w:marRight w:val="0"/>
      <w:marTop w:val="0"/>
      <w:marBottom w:val="0"/>
      <w:divBdr>
        <w:top w:val="none" w:sz="0" w:space="0" w:color="auto"/>
        <w:left w:val="none" w:sz="0" w:space="0" w:color="auto"/>
        <w:bottom w:val="none" w:sz="0" w:space="0" w:color="auto"/>
        <w:right w:val="none" w:sz="0" w:space="0" w:color="auto"/>
      </w:divBdr>
    </w:div>
    <w:div w:id="271517105">
      <w:bodyDiv w:val="1"/>
      <w:marLeft w:val="0"/>
      <w:marRight w:val="0"/>
      <w:marTop w:val="0"/>
      <w:marBottom w:val="0"/>
      <w:divBdr>
        <w:top w:val="none" w:sz="0" w:space="0" w:color="auto"/>
        <w:left w:val="none" w:sz="0" w:space="0" w:color="auto"/>
        <w:bottom w:val="none" w:sz="0" w:space="0" w:color="auto"/>
        <w:right w:val="none" w:sz="0" w:space="0" w:color="auto"/>
      </w:divBdr>
    </w:div>
    <w:div w:id="293828891">
      <w:bodyDiv w:val="1"/>
      <w:marLeft w:val="0"/>
      <w:marRight w:val="0"/>
      <w:marTop w:val="0"/>
      <w:marBottom w:val="0"/>
      <w:divBdr>
        <w:top w:val="none" w:sz="0" w:space="0" w:color="auto"/>
        <w:left w:val="none" w:sz="0" w:space="0" w:color="auto"/>
        <w:bottom w:val="none" w:sz="0" w:space="0" w:color="auto"/>
        <w:right w:val="none" w:sz="0" w:space="0" w:color="auto"/>
      </w:divBdr>
    </w:div>
    <w:div w:id="297347202">
      <w:bodyDiv w:val="1"/>
      <w:marLeft w:val="0"/>
      <w:marRight w:val="0"/>
      <w:marTop w:val="0"/>
      <w:marBottom w:val="0"/>
      <w:divBdr>
        <w:top w:val="none" w:sz="0" w:space="0" w:color="auto"/>
        <w:left w:val="none" w:sz="0" w:space="0" w:color="auto"/>
        <w:bottom w:val="none" w:sz="0" w:space="0" w:color="auto"/>
        <w:right w:val="none" w:sz="0" w:space="0" w:color="auto"/>
      </w:divBdr>
    </w:div>
    <w:div w:id="299383592">
      <w:bodyDiv w:val="1"/>
      <w:marLeft w:val="0"/>
      <w:marRight w:val="0"/>
      <w:marTop w:val="0"/>
      <w:marBottom w:val="0"/>
      <w:divBdr>
        <w:top w:val="none" w:sz="0" w:space="0" w:color="auto"/>
        <w:left w:val="none" w:sz="0" w:space="0" w:color="auto"/>
        <w:bottom w:val="none" w:sz="0" w:space="0" w:color="auto"/>
        <w:right w:val="none" w:sz="0" w:space="0" w:color="auto"/>
      </w:divBdr>
    </w:div>
    <w:div w:id="304748677">
      <w:bodyDiv w:val="1"/>
      <w:marLeft w:val="0"/>
      <w:marRight w:val="0"/>
      <w:marTop w:val="0"/>
      <w:marBottom w:val="0"/>
      <w:divBdr>
        <w:top w:val="none" w:sz="0" w:space="0" w:color="auto"/>
        <w:left w:val="none" w:sz="0" w:space="0" w:color="auto"/>
        <w:bottom w:val="none" w:sz="0" w:space="0" w:color="auto"/>
        <w:right w:val="none" w:sz="0" w:space="0" w:color="auto"/>
      </w:divBdr>
    </w:div>
    <w:div w:id="309334496">
      <w:bodyDiv w:val="1"/>
      <w:marLeft w:val="0"/>
      <w:marRight w:val="0"/>
      <w:marTop w:val="0"/>
      <w:marBottom w:val="0"/>
      <w:divBdr>
        <w:top w:val="none" w:sz="0" w:space="0" w:color="auto"/>
        <w:left w:val="none" w:sz="0" w:space="0" w:color="auto"/>
        <w:bottom w:val="none" w:sz="0" w:space="0" w:color="auto"/>
        <w:right w:val="none" w:sz="0" w:space="0" w:color="auto"/>
      </w:divBdr>
    </w:div>
    <w:div w:id="313878127">
      <w:bodyDiv w:val="1"/>
      <w:marLeft w:val="0"/>
      <w:marRight w:val="0"/>
      <w:marTop w:val="0"/>
      <w:marBottom w:val="0"/>
      <w:divBdr>
        <w:top w:val="none" w:sz="0" w:space="0" w:color="auto"/>
        <w:left w:val="none" w:sz="0" w:space="0" w:color="auto"/>
        <w:bottom w:val="none" w:sz="0" w:space="0" w:color="auto"/>
        <w:right w:val="none" w:sz="0" w:space="0" w:color="auto"/>
      </w:divBdr>
    </w:div>
    <w:div w:id="314653831">
      <w:bodyDiv w:val="1"/>
      <w:marLeft w:val="0"/>
      <w:marRight w:val="0"/>
      <w:marTop w:val="0"/>
      <w:marBottom w:val="0"/>
      <w:divBdr>
        <w:top w:val="none" w:sz="0" w:space="0" w:color="auto"/>
        <w:left w:val="none" w:sz="0" w:space="0" w:color="auto"/>
        <w:bottom w:val="none" w:sz="0" w:space="0" w:color="auto"/>
        <w:right w:val="none" w:sz="0" w:space="0" w:color="auto"/>
      </w:divBdr>
    </w:div>
    <w:div w:id="323241184">
      <w:bodyDiv w:val="1"/>
      <w:marLeft w:val="0"/>
      <w:marRight w:val="0"/>
      <w:marTop w:val="0"/>
      <w:marBottom w:val="0"/>
      <w:divBdr>
        <w:top w:val="none" w:sz="0" w:space="0" w:color="auto"/>
        <w:left w:val="none" w:sz="0" w:space="0" w:color="auto"/>
        <w:bottom w:val="none" w:sz="0" w:space="0" w:color="auto"/>
        <w:right w:val="none" w:sz="0" w:space="0" w:color="auto"/>
      </w:divBdr>
    </w:div>
    <w:div w:id="326324165">
      <w:bodyDiv w:val="1"/>
      <w:marLeft w:val="0"/>
      <w:marRight w:val="0"/>
      <w:marTop w:val="0"/>
      <w:marBottom w:val="0"/>
      <w:divBdr>
        <w:top w:val="none" w:sz="0" w:space="0" w:color="auto"/>
        <w:left w:val="none" w:sz="0" w:space="0" w:color="auto"/>
        <w:bottom w:val="none" w:sz="0" w:space="0" w:color="auto"/>
        <w:right w:val="none" w:sz="0" w:space="0" w:color="auto"/>
      </w:divBdr>
    </w:div>
    <w:div w:id="338630209">
      <w:bodyDiv w:val="1"/>
      <w:marLeft w:val="0"/>
      <w:marRight w:val="0"/>
      <w:marTop w:val="0"/>
      <w:marBottom w:val="0"/>
      <w:divBdr>
        <w:top w:val="none" w:sz="0" w:space="0" w:color="auto"/>
        <w:left w:val="none" w:sz="0" w:space="0" w:color="auto"/>
        <w:bottom w:val="none" w:sz="0" w:space="0" w:color="auto"/>
        <w:right w:val="none" w:sz="0" w:space="0" w:color="auto"/>
      </w:divBdr>
    </w:div>
    <w:div w:id="363287428">
      <w:bodyDiv w:val="1"/>
      <w:marLeft w:val="0"/>
      <w:marRight w:val="0"/>
      <w:marTop w:val="0"/>
      <w:marBottom w:val="0"/>
      <w:divBdr>
        <w:top w:val="none" w:sz="0" w:space="0" w:color="auto"/>
        <w:left w:val="none" w:sz="0" w:space="0" w:color="auto"/>
        <w:bottom w:val="none" w:sz="0" w:space="0" w:color="auto"/>
        <w:right w:val="none" w:sz="0" w:space="0" w:color="auto"/>
      </w:divBdr>
    </w:div>
    <w:div w:id="375737077">
      <w:bodyDiv w:val="1"/>
      <w:marLeft w:val="0"/>
      <w:marRight w:val="0"/>
      <w:marTop w:val="0"/>
      <w:marBottom w:val="0"/>
      <w:divBdr>
        <w:top w:val="none" w:sz="0" w:space="0" w:color="auto"/>
        <w:left w:val="none" w:sz="0" w:space="0" w:color="auto"/>
        <w:bottom w:val="none" w:sz="0" w:space="0" w:color="auto"/>
        <w:right w:val="none" w:sz="0" w:space="0" w:color="auto"/>
      </w:divBdr>
    </w:div>
    <w:div w:id="380905340">
      <w:bodyDiv w:val="1"/>
      <w:marLeft w:val="0"/>
      <w:marRight w:val="0"/>
      <w:marTop w:val="0"/>
      <w:marBottom w:val="0"/>
      <w:divBdr>
        <w:top w:val="none" w:sz="0" w:space="0" w:color="auto"/>
        <w:left w:val="none" w:sz="0" w:space="0" w:color="auto"/>
        <w:bottom w:val="none" w:sz="0" w:space="0" w:color="auto"/>
        <w:right w:val="none" w:sz="0" w:space="0" w:color="auto"/>
      </w:divBdr>
    </w:div>
    <w:div w:id="396169082">
      <w:bodyDiv w:val="1"/>
      <w:marLeft w:val="0"/>
      <w:marRight w:val="0"/>
      <w:marTop w:val="0"/>
      <w:marBottom w:val="0"/>
      <w:divBdr>
        <w:top w:val="none" w:sz="0" w:space="0" w:color="auto"/>
        <w:left w:val="none" w:sz="0" w:space="0" w:color="auto"/>
        <w:bottom w:val="none" w:sz="0" w:space="0" w:color="auto"/>
        <w:right w:val="none" w:sz="0" w:space="0" w:color="auto"/>
      </w:divBdr>
    </w:div>
    <w:div w:id="396561067">
      <w:bodyDiv w:val="1"/>
      <w:marLeft w:val="0"/>
      <w:marRight w:val="0"/>
      <w:marTop w:val="0"/>
      <w:marBottom w:val="0"/>
      <w:divBdr>
        <w:top w:val="none" w:sz="0" w:space="0" w:color="auto"/>
        <w:left w:val="none" w:sz="0" w:space="0" w:color="auto"/>
        <w:bottom w:val="none" w:sz="0" w:space="0" w:color="auto"/>
        <w:right w:val="none" w:sz="0" w:space="0" w:color="auto"/>
      </w:divBdr>
    </w:div>
    <w:div w:id="399791045">
      <w:bodyDiv w:val="1"/>
      <w:marLeft w:val="0"/>
      <w:marRight w:val="0"/>
      <w:marTop w:val="0"/>
      <w:marBottom w:val="0"/>
      <w:divBdr>
        <w:top w:val="none" w:sz="0" w:space="0" w:color="auto"/>
        <w:left w:val="none" w:sz="0" w:space="0" w:color="auto"/>
        <w:bottom w:val="none" w:sz="0" w:space="0" w:color="auto"/>
        <w:right w:val="none" w:sz="0" w:space="0" w:color="auto"/>
      </w:divBdr>
    </w:div>
    <w:div w:id="401173922">
      <w:bodyDiv w:val="1"/>
      <w:marLeft w:val="0"/>
      <w:marRight w:val="0"/>
      <w:marTop w:val="0"/>
      <w:marBottom w:val="0"/>
      <w:divBdr>
        <w:top w:val="none" w:sz="0" w:space="0" w:color="auto"/>
        <w:left w:val="none" w:sz="0" w:space="0" w:color="auto"/>
        <w:bottom w:val="none" w:sz="0" w:space="0" w:color="auto"/>
        <w:right w:val="none" w:sz="0" w:space="0" w:color="auto"/>
      </w:divBdr>
    </w:div>
    <w:div w:id="417097105">
      <w:bodyDiv w:val="1"/>
      <w:marLeft w:val="0"/>
      <w:marRight w:val="0"/>
      <w:marTop w:val="0"/>
      <w:marBottom w:val="0"/>
      <w:divBdr>
        <w:top w:val="none" w:sz="0" w:space="0" w:color="auto"/>
        <w:left w:val="none" w:sz="0" w:space="0" w:color="auto"/>
        <w:bottom w:val="none" w:sz="0" w:space="0" w:color="auto"/>
        <w:right w:val="none" w:sz="0" w:space="0" w:color="auto"/>
      </w:divBdr>
    </w:div>
    <w:div w:id="428937753">
      <w:bodyDiv w:val="1"/>
      <w:marLeft w:val="0"/>
      <w:marRight w:val="0"/>
      <w:marTop w:val="0"/>
      <w:marBottom w:val="0"/>
      <w:divBdr>
        <w:top w:val="none" w:sz="0" w:space="0" w:color="auto"/>
        <w:left w:val="none" w:sz="0" w:space="0" w:color="auto"/>
        <w:bottom w:val="none" w:sz="0" w:space="0" w:color="auto"/>
        <w:right w:val="none" w:sz="0" w:space="0" w:color="auto"/>
      </w:divBdr>
    </w:div>
    <w:div w:id="434597871">
      <w:bodyDiv w:val="1"/>
      <w:marLeft w:val="0"/>
      <w:marRight w:val="0"/>
      <w:marTop w:val="0"/>
      <w:marBottom w:val="0"/>
      <w:divBdr>
        <w:top w:val="none" w:sz="0" w:space="0" w:color="auto"/>
        <w:left w:val="none" w:sz="0" w:space="0" w:color="auto"/>
        <w:bottom w:val="none" w:sz="0" w:space="0" w:color="auto"/>
        <w:right w:val="none" w:sz="0" w:space="0" w:color="auto"/>
      </w:divBdr>
    </w:div>
    <w:div w:id="435030120">
      <w:bodyDiv w:val="1"/>
      <w:marLeft w:val="0"/>
      <w:marRight w:val="0"/>
      <w:marTop w:val="0"/>
      <w:marBottom w:val="0"/>
      <w:divBdr>
        <w:top w:val="none" w:sz="0" w:space="0" w:color="auto"/>
        <w:left w:val="none" w:sz="0" w:space="0" w:color="auto"/>
        <w:bottom w:val="none" w:sz="0" w:space="0" w:color="auto"/>
        <w:right w:val="none" w:sz="0" w:space="0" w:color="auto"/>
      </w:divBdr>
    </w:div>
    <w:div w:id="435178424">
      <w:bodyDiv w:val="1"/>
      <w:marLeft w:val="0"/>
      <w:marRight w:val="0"/>
      <w:marTop w:val="0"/>
      <w:marBottom w:val="0"/>
      <w:divBdr>
        <w:top w:val="none" w:sz="0" w:space="0" w:color="auto"/>
        <w:left w:val="none" w:sz="0" w:space="0" w:color="auto"/>
        <w:bottom w:val="none" w:sz="0" w:space="0" w:color="auto"/>
        <w:right w:val="none" w:sz="0" w:space="0" w:color="auto"/>
      </w:divBdr>
    </w:div>
    <w:div w:id="440997487">
      <w:bodyDiv w:val="1"/>
      <w:marLeft w:val="0"/>
      <w:marRight w:val="0"/>
      <w:marTop w:val="0"/>
      <w:marBottom w:val="0"/>
      <w:divBdr>
        <w:top w:val="none" w:sz="0" w:space="0" w:color="auto"/>
        <w:left w:val="none" w:sz="0" w:space="0" w:color="auto"/>
        <w:bottom w:val="none" w:sz="0" w:space="0" w:color="auto"/>
        <w:right w:val="none" w:sz="0" w:space="0" w:color="auto"/>
      </w:divBdr>
    </w:div>
    <w:div w:id="453138902">
      <w:bodyDiv w:val="1"/>
      <w:marLeft w:val="0"/>
      <w:marRight w:val="0"/>
      <w:marTop w:val="0"/>
      <w:marBottom w:val="0"/>
      <w:divBdr>
        <w:top w:val="none" w:sz="0" w:space="0" w:color="auto"/>
        <w:left w:val="none" w:sz="0" w:space="0" w:color="auto"/>
        <w:bottom w:val="none" w:sz="0" w:space="0" w:color="auto"/>
        <w:right w:val="none" w:sz="0" w:space="0" w:color="auto"/>
      </w:divBdr>
    </w:div>
    <w:div w:id="457530302">
      <w:bodyDiv w:val="1"/>
      <w:marLeft w:val="0"/>
      <w:marRight w:val="0"/>
      <w:marTop w:val="0"/>
      <w:marBottom w:val="0"/>
      <w:divBdr>
        <w:top w:val="none" w:sz="0" w:space="0" w:color="auto"/>
        <w:left w:val="none" w:sz="0" w:space="0" w:color="auto"/>
        <w:bottom w:val="none" w:sz="0" w:space="0" w:color="auto"/>
        <w:right w:val="none" w:sz="0" w:space="0" w:color="auto"/>
      </w:divBdr>
    </w:div>
    <w:div w:id="459342171">
      <w:bodyDiv w:val="1"/>
      <w:marLeft w:val="0"/>
      <w:marRight w:val="0"/>
      <w:marTop w:val="0"/>
      <w:marBottom w:val="0"/>
      <w:divBdr>
        <w:top w:val="none" w:sz="0" w:space="0" w:color="auto"/>
        <w:left w:val="none" w:sz="0" w:space="0" w:color="auto"/>
        <w:bottom w:val="none" w:sz="0" w:space="0" w:color="auto"/>
        <w:right w:val="none" w:sz="0" w:space="0" w:color="auto"/>
      </w:divBdr>
    </w:div>
    <w:div w:id="464010424">
      <w:bodyDiv w:val="1"/>
      <w:marLeft w:val="0"/>
      <w:marRight w:val="0"/>
      <w:marTop w:val="0"/>
      <w:marBottom w:val="0"/>
      <w:divBdr>
        <w:top w:val="none" w:sz="0" w:space="0" w:color="auto"/>
        <w:left w:val="none" w:sz="0" w:space="0" w:color="auto"/>
        <w:bottom w:val="none" w:sz="0" w:space="0" w:color="auto"/>
        <w:right w:val="none" w:sz="0" w:space="0" w:color="auto"/>
      </w:divBdr>
    </w:div>
    <w:div w:id="468523562">
      <w:bodyDiv w:val="1"/>
      <w:marLeft w:val="0"/>
      <w:marRight w:val="0"/>
      <w:marTop w:val="0"/>
      <w:marBottom w:val="0"/>
      <w:divBdr>
        <w:top w:val="none" w:sz="0" w:space="0" w:color="auto"/>
        <w:left w:val="none" w:sz="0" w:space="0" w:color="auto"/>
        <w:bottom w:val="none" w:sz="0" w:space="0" w:color="auto"/>
        <w:right w:val="none" w:sz="0" w:space="0" w:color="auto"/>
      </w:divBdr>
    </w:div>
    <w:div w:id="469136083">
      <w:bodyDiv w:val="1"/>
      <w:marLeft w:val="0"/>
      <w:marRight w:val="0"/>
      <w:marTop w:val="0"/>
      <w:marBottom w:val="0"/>
      <w:divBdr>
        <w:top w:val="none" w:sz="0" w:space="0" w:color="auto"/>
        <w:left w:val="none" w:sz="0" w:space="0" w:color="auto"/>
        <w:bottom w:val="none" w:sz="0" w:space="0" w:color="auto"/>
        <w:right w:val="none" w:sz="0" w:space="0" w:color="auto"/>
      </w:divBdr>
    </w:div>
    <w:div w:id="470248256">
      <w:bodyDiv w:val="1"/>
      <w:marLeft w:val="0"/>
      <w:marRight w:val="0"/>
      <w:marTop w:val="0"/>
      <w:marBottom w:val="0"/>
      <w:divBdr>
        <w:top w:val="none" w:sz="0" w:space="0" w:color="auto"/>
        <w:left w:val="none" w:sz="0" w:space="0" w:color="auto"/>
        <w:bottom w:val="none" w:sz="0" w:space="0" w:color="auto"/>
        <w:right w:val="none" w:sz="0" w:space="0" w:color="auto"/>
      </w:divBdr>
    </w:div>
    <w:div w:id="485626862">
      <w:bodyDiv w:val="1"/>
      <w:marLeft w:val="0"/>
      <w:marRight w:val="0"/>
      <w:marTop w:val="0"/>
      <w:marBottom w:val="0"/>
      <w:divBdr>
        <w:top w:val="none" w:sz="0" w:space="0" w:color="auto"/>
        <w:left w:val="none" w:sz="0" w:space="0" w:color="auto"/>
        <w:bottom w:val="none" w:sz="0" w:space="0" w:color="auto"/>
        <w:right w:val="none" w:sz="0" w:space="0" w:color="auto"/>
      </w:divBdr>
    </w:div>
    <w:div w:id="489709510">
      <w:bodyDiv w:val="1"/>
      <w:marLeft w:val="0"/>
      <w:marRight w:val="0"/>
      <w:marTop w:val="0"/>
      <w:marBottom w:val="0"/>
      <w:divBdr>
        <w:top w:val="none" w:sz="0" w:space="0" w:color="auto"/>
        <w:left w:val="none" w:sz="0" w:space="0" w:color="auto"/>
        <w:bottom w:val="none" w:sz="0" w:space="0" w:color="auto"/>
        <w:right w:val="none" w:sz="0" w:space="0" w:color="auto"/>
      </w:divBdr>
    </w:div>
    <w:div w:id="490877287">
      <w:bodyDiv w:val="1"/>
      <w:marLeft w:val="0"/>
      <w:marRight w:val="0"/>
      <w:marTop w:val="0"/>
      <w:marBottom w:val="0"/>
      <w:divBdr>
        <w:top w:val="none" w:sz="0" w:space="0" w:color="auto"/>
        <w:left w:val="none" w:sz="0" w:space="0" w:color="auto"/>
        <w:bottom w:val="none" w:sz="0" w:space="0" w:color="auto"/>
        <w:right w:val="none" w:sz="0" w:space="0" w:color="auto"/>
      </w:divBdr>
    </w:div>
    <w:div w:id="497188356">
      <w:bodyDiv w:val="1"/>
      <w:marLeft w:val="0"/>
      <w:marRight w:val="0"/>
      <w:marTop w:val="0"/>
      <w:marBottom w:val="0"/>
      <w:divBdr>
        <w:top w:val="none" w:sz="0" w:space="0" w:color="auto"/>
        <w:left w:val="none" w:sz="0" w:space="0" w:color="auto"/>
        <w:bottom w:val="none" w:sz="0" w:space="0" w:color="auto"/>
        <w:right w:val="none" w:sz="0" w:space="0" w:color="auto"/>
      </w:divBdr>
    </w:div>
    <w:div w:id="508179513">
      <w:bodyDiv w:val="1"/>
      <w:marLeft w:val="0"/>
      <w:marRight w:val="0"/>
      <w:marTop w:val="0"/>
      <w:marBottom w:val="0"/>
      <w:divBdr>
        <w:top w:val="none" w:sz="0" w:space="0" w:color="auto"/>
        <w:left w:val="none" w:sz="0" w:space="0" w:color="auto"/>
        <w:bottom w:val="none" w:sz="0" w:space="0" w:color="auto"/>
        <w:right w:val="none" w:sz="0" w:space="0" w:color="auto"/>
      </w:divBdr>
    </w:div>
    <w:div w:id="511067610">
      <w:bodyDiv w:val="1"/>
      <w:marLeft w:val="0"/>
      <w:marRight w:val="0"/>
      <w:marTop w:val="0"/>
      <w:marBottom w:val="0"/>
      <w:divBdr>
        <w:top w:val="none" w:sz="0" w:space="0" w:color="auto"/>
        <w:left w:val="none" w:sz="0" w:space="0" w:color="auto"/>
        <w:bottom w:val="none" w:sz="0" w:space="0" w:color="auto"/>
        <w:right w:val="none" w:sz="0" w:space="0" w:color="auto"/>
      </w:divBdr>
    </w:div>
    <w:div w:id="522404698">
      <w:bodyDiv w:val="1"/>
      <w:marLeft w:val="0"/>
      <w:marRight w:val="0"/>
      <w:marTop w:val="0"/>
      <w:marBottom w:val="0"/>
      <w:divBdr>
        <w:top w:val="none" w:sz="0" w:space="0" w:color="auto"/>
        <w:left w:val="none" w:sz="0" w:space="0" w:color="auto"/>
        <w:bottom w:val="none" w:sz="0" w:space="0" w:color="auto"/>
        <w:right w:val="none" w:sz="0" w:space="0" w:color="auto"/>
      </w:divBdr>
    </w:div>
    <w:div w:id="523712354">
      <w:bodyDiv w:val="1"/>
      <w:marLeft w:val="0"/>
      <w:marRight w:val="0"/>
      <w:marTop w:val="0"/>
      <w:marBottom w:val="0"/>
      <w:divBdr>
        <w:top w:val="none" w:sz="0" w:space="0" w:color="auto"/>
        <w:left w:val="none" w:sz="0" w:space="0" w:color="auto"/>
        <w:bottom w:val="none" w:sz="0" w:space="0" w:color="auto"/>
        <w:right w:val="none" w:sz="0" w:space="0" w:color="auto"/>
      </w:divBdr>
    </w:div>
    <w:div w:id="529998320">
      <w:bodyDiv w:val="1"/>
      <w:marLeft w:val="0"/>
      <w:marRight w:val="0"/>
      <w:marTop w:val="0"/>
      <w:marBottom w:val="0"/>
      <w:divBdr>
        <w:top w:val="none" w:sz="0" w:space="0" w:color="auto"/>
        <w:left w:val="none" w:sz="0" w:space="0" w:color="auto"/>
        <w:bottom w:val="none" w:sz="0" w:space="0" w:color="auto"/>
        <w:right w:val="none" w:sz="0" w:space="0" w:color="auto"/>
      </w:divBdr>
    </w:div>
    <w:div w:id="530538035">
      <w:bodyDiv w:val="1"/>
      <w:marLeft w:val="0"/>
      <w:marRight w:val="0"/>
      <w:marTop w:val="0"/>
      <w:marBottom w:val="0"/>
      <w:divBdr>
        <w:top w:val="none" w:sz="0" w:space="0" w:color="auto"/>
        <w:left w:val="none" w:sz="0" w:space="0" w:color="auto"/>
        <w:bottom w:val="none" w:sz="0" w:space="0" w:color="auto"/>
        <w:right w:val="none" w:sz="0" w:space="0" w:color="auto"/>
      </w:divBdr>
    </w:div>
    <w:div w:id="540285717">
      <w:bodyDiv w:val="1"/>
      <w:marLeft w:val="0"/>
      <w:marRight w:val="0"/>
      <w:marTop w:val="0"/>
      <w:marBottom w:val="0"/>
      <w:divBdr>
        <w:top w:val="none" w:sz="0" w:space="0" w:color="auto"/>
        <w:left w:val="none" w:sz="0" w:space="0" w:color="auto"/>
        <w:bottom w:val="none" w:sz="0" w:space="0" w:color="auto"/>
        <w:right w:val="none" w:sz="0" w:space="0" w:color="auto"/>
      </w:divBdr>
    </w:div>
    <w:div w:id="544608811">
      <w:bodyDiv w:val="1"/>
      <w:marLeft w:val="0"/>
      <w:marRight w:val="0"/>
      <w:marTop w:val="0"/>
      <w:marBottom w:val="0"/>
      <w:divBdr>
        <w:top w:val="none" w:sz="0" w:space="0" w:color="auto"/>
        <w:left w:val="none" w:sz="0" w:space="0" w:color="auto"/>
        <w:bottom w:val="none" w:sz="0" w:space="0" w:color="auto"/>
        <w:right w:val="none" w:sz="0" w:space="0" w:color="auto"/>
      </w:divBdr>
    </w:div>
    <w:div w:id="549803656">
      <w:bodyDiv w:val="1"/>
      <w:marLeft w:val="0"/>
      <w:marRight w:val="0"/>
      <w:marTop w:val="0"/>
      <w:marBottom w:val="0"/>
      <w:divBdr>
        <w:top w:val="none" w:sz="0" w:space="0" w:color="auto"/>
        <w:left w:val="none" w:sz="0" w:space="0" w:color="auto"/>
        <w:bottom w:val="none" w:sz="0" w:space="0" w:color="auto"/>
        <w:right w:val="none" w:sz="0" w:space="0" w:color="auto"/>
      </w:divBdr>
    </w:div>
    <w:div w:id="553583284">
      <w:bodyDiv w:val="1"/>
      <w:marLeft w:val="0"/>
      <w:marRight w:val="0"/>
      <w:marTop w:val="0"/>
      <w:marBottom w:val="0"/>
      <w:divBdr>
        <w:top w:val="none" w:sz="0" w:space="0" w:color="auto"/>
        <w:left w:val="none" w:sz="0" w:space="0" w:color="auto"/>
        <w:bottom w:val="none" w:sz="0" w:space="0" w:color="auto"/>
        <w:right w:val="none" w:sz="0" w:space="0" w:color="auto"/>
      </w:divBdr>
    </w:div>
    <w:div w:id="556480857">
      <w:bodyDiv w:val="1"/>
      <w:marLeft w:val="0"/>
      <w:marRight w:val="0"/>
      <w:marTop w:val="0"/>
      <w:marBottom w:val="0"/>
      <w:divBdr>
        <w:top w:val="none" w:sz="0" w:space="0" w:color="auto"/>
        <w:left w:val="none" w:sz="0" w:space="0" w:color="auto"/>
        <w:bottom w:val="none" w:sz="0" w:space="0" w:color="auto"/>
        <w:right w:val="none" w:sz="0" w:space="0" w:color="auto"/>
      </w:divBdr>
    </w:div>
    <w:div w:id="560559424">
      <w:bodyDiv w:val="1"/>
      <w:marLeft w:val="0"/>
      <w:marRight w:val="0"/>
      <w:marTop w:val="0"/>
      <w:marBottom w:val="0"/>
      <w:divBdr>
        <w:top w:val="none" w:sz="0" w:space="0" w:color="auto"/>
        <w:left w:val="none" w:sz="0" w:space="0" w:color="auto"/>
        <w:bottom w:val="none" w:sz="0" w:space="0" w:color="auto"/>
        <w:right w:val="none" w:sz="0" w:space="0" w:color="auto"/>
      </w:divBdr>
    </w:div>
    <w:div w:id="578755812">
      <w:bodyDiv w:val="1"/>
      <w:marLeft w:val="0"/>
      <w:marRight w:val="0"/>
      <w:marTop w:val="0"/>
      <w:marBottom w:val="0"/>
      <w:divBdr>
        <w:top w:val="none" w:sz="0" w:space="0" w:color="auto"/>
        <w:left w:val="none" w:sz="0" w:space="0" w:color="auto"/>
        <w:bottom w:val="none" w:sz="0" w:space="0" w:color="auto"/>
        <w:right w:val="none" w:sz="0" w:space="0" w:color="auto"/>
      </w:divBdr>
    </w:div>
    <w:div w:id="580213267">
      <w:bodyDiv w:val="1"/>
      <w:marLeft w:val="0"/>
      <w:marRight w:val="0"/>
      <w:marTop w:val="0"/>
      <w:marBottom w:val="0"/>
      <w:divBdr>
        <w:top w:val="none" w:sz="0" w:space="0" w:color="auto"/>
        <w:left w:val="none" w:sz="0" w:space="0" w:color="auto"/>
        <w:bottom w:val="none" w:sz="0" w:space="0" w:color="auto"/>
        <w:right w:val="none" w:sz="0" w:space="0" w:color="auto"/>
      </w:divBdr>
    </w:div>
    <w:div w:id="594943929">
      <w:bodyDiv w:val="1"/>
      <w:marLeft w:val="0"/>
      <w:marRight w:val="0"/>
      <w:marTop w:val="0"/>
      <w:marBottom w:val="0"/>
      <w:divBdr>
        <w:top w:val="none" w:sz="0" w:space="0" w:color="auto"/>
        <w:left w:val="none" w:sz="0" w:space="0" w:color="auto"/>
        <w:bottom w:val="none" w:sz="0" w:space="0" w:color="auto"/>
        <w:right w:val="none" w:sz="0" w:space="0" w:color="auto"/>
      </w:divBdr>
    </w:div>
    <w:div w:id="599726411">
      <w:bodyDiv w:val="1"/>
      <w:marLeft w:val="0"/>
      <w:marRight w:val="0"/>
      <w:marTop w:val="0"/>
      <w:marBottom w:val="0"/>
      <w:divBdr>
        <w:top w:val="none" w:sz="0" w:space="0" w:color="auto"/>
        <w:left w:val="none" w:sz="0" w:space="0" w:color="auto"/>
        <w:bottom w:val="none" w:sz="0" w:space="0" w:color="auto"/>
        <w:right w:val="none" w:sz="0" w:space="0" w:color="auto"/>
      </w:divBdr>
    </w:div>
    <w:div w:id="600257403">
      <w:bodyDiv w:val="1"/>
      <w:marLeft w:val="0"/>
      <w:marRight w:val="0"/>
      <w:marTop w:val="0"/>
      <w:marBottom w:val="0"/>
      <w:divBdr>
        <w:top w:val="none" w:sz="0" w:space="0" w:color="auto"/>
        <w:left w:val="none" w:sz="0" w:space="0" w:color="auto"/>
        <w:bottom w:val="none" w:sz="0" w:space="0" w:color="auto"/>
        <w:right w:val="none" w:sz="0" w:space="0" w:color="auto"/>
      </w:divBdr>
    </w:div>
    <w:div w:id="615717851">
      <w:bodyDiv w:val="1"/>
      <w:marLeft w:val="0"/>
      <w:marRight w:val="0"/>
      <w:marTop w:val="0"/>
      <w:marBottom w:val="0"/>
      <w:divBdr>
        <w:top w:val="none" w:sz="0" w:space="0" w:color="auto"/>
        <w:left w:val="none" w:sz="0" w:space="0" w:color="auto"/>
        <w:bottom w:val="none" w:sz="0" w:space="0" w:color="auto"/>
        <w:right w:val="none" w:sz="0" w:space="0" w:color="auto"/>
      </w:divBdr>
    </w:div>
    <w:div w:id="616450795">
      <w:bodyDiv w:val="1"/>
      <w:marLeft w:val="0"/>
      <w:marRight w:val="0"/>
      <w:marTop w:val="0"/>
      <w:marBottom w:val="0"/>
      <w:divBdr>
        <w:top w:val="none" w:sz="0" w:space="0" w:color="auto"/>
        <w:left w:val="none" w:sz="0" w:space="0" w:color="auto"/>
        <w:bottom w:val="none" w:sz="0" w:space="0" w:color="auto"/>
        <w:right w:val="none" w:sz="0" w:space="0" w:color="auto"/>
      </w:divBdr>
    </w:div>
    <w:div w:id="623924986">
      <w:bodyDiv w:val="1"/>
      <w:marLeft w:val="0"/>
      <w:marRight w:val="0"/>
      <w:marTop w:val="0"/>
      <w:marBottom w:val="0"/>
      <w:divBdr>
        <w:top w:val="none" w:sz="0" w:space="0" w:color="auto"/>
        <w:left w:val="none" w:sz="0" w:space="0" w:color="auto"/>
        <w:bottom w:val="none" w:sz="0" w:space="0" w:color="auto"/>
        <w:right w:val="none" w:sz="0" w:space="0" w:color="auto"/>
      </w:divBdr>
    </w:div>
    <w:div w:id="628164462">
      <w:bodyDiv w:val="1"/>
      <w:marLeft w:val="0"/>
      <w:marRight w:val="0"/>
      <w:marTop w:val="0"/>
      <w:marBottom w:val="0"/>
      <w:divBdr>
        <w:top w:val="none" w:sz="0" w:space="0" w:color="auto"/>
        <w:left w:val="none" w:sz="0" w:space="0" w:color="auto"/>
        <w:bottom w:val="none" w:sz="0" w:space="0" w:color="auto"/>
        <w:right w:val="none" w:sz="0" w:space="0" w:color="auto"/>
      </w:divBdr>
    </w:div>
    <w:div w:id="644358790">
      <w:bodyDiv w:val="1"/>
      <w:marLeft w:val="0"/>
      <w:marRight w:val="0"/>
      <w:marTop w:val="0"/>
      <w:marBottom w:val="0"/>
      <w:divBdr>
        <w:top w:val="none" w:sz="0" w:space="0" w:color="auto"/>
        <w:left w:val="none" w:sz="0" w:space="0" w:color="auto"/>
        <w:bottom w:val="none" w:sz="0" w:space="0" w:color="auto"/>
        <w:right w:val="none" w:sz="0" w:space="0" w:color="auto"/>
      </w:divBdr>
    </w:div>
    <w:div w:id="647250866">
      <w:bodyDiv w:val="1"/>
      <w:marLeft w:val="0"/>
      <w:marRight w:val="0"/>
      <w:marTop w:val="0"/>
      <w:marBottom w:val="0"/>
      <w:divBdr>
        <w:top w:val="none" w:sz="0" w:space="0" w:color="auto"/>
        <w:left w:val="none" w:sz="0" w:space="0" w:color="auto"/>
        <w:bottom w:val="none" w:sz="0" w:space="0" w:color="auto"/>
        <w:right w:val="none" w:sz="0" w:space="0" w:color="auto"/>
      </w:divBdr>
    </w:div>
    <w:div w:id="652487185">
      <w:bodyDiv w:val="1"/>
      <w:marLeft w:val="0"/>
      <w:marRight w:val="0"/>
      <w:marTop w:val="0"/>
      <w:marBottom w:val="0"/>
      <w:divBdr>
        <w:top w:val="none" w:sz="0" w:space="0" w:color="auto"/>
        <w:left w:val="none" w:sz="0" w:space="0" w:color="auto"/>
        <w:bottom w:val="none" w:sz="0" w:space="0" w:color="auto"/>
        <w:right w:val="none" w:sz="0" w:space="0" w:color="auto"/>
      </w:divBdr>
    </w:div>
    <w:div w:id="653146632">
      <w:bodyDiv w:val="1"/>
      <w:marLeft w:val="0"/>
      <w:marRight w:val="0"/>
      <w:marTop w:val="0"/>
      <w:marBottom w:val="0"/>
      <w:divBdr>
        <w:top w:val="none" w:sz="0" w:space="0" w:color="auto"/>
        <w:left w:val="none" w:sz="0" w:space="0" w:color="auto"/>
        <w:bottom w:val="none" w:sz="0" w:space="0" w:color="auto"/>
        <w:right w:val="none" w:sz="0" w:space="0" w:color="auto"/>
      </w:divBdr>
    </w:div>
    <w:div w:id="659961696">
      <w:bodyDiv w:val="1"/>
      <w:marLeft w:val="0"/>
      <w:marRight w:val="0"/>
      <w:marTop w:val="0"/>
      <w:marBottom w:val="0"/>
      <w:divBdr>
        <w:top w:val="none" w:sz="0" w:space="0" w:color="auto"/>
        <w:left w:val="none" w:sz="0" w:space="0" w:color="auto"/>
        <w:bottom w:val="none" w:sz="0" w:space="0" w:color="auto"/>
        <w:right w:val="none" w:sz="0" w:space="0" w:color="auto"/>
      </w:divBdr>
    </w:div>
    <w:div w:id="662011231">
      <w:bodyDiv w:val="1"/>
      <w:marLeft w:val="0"/>
      <w:marRight w:val="0"/>
      <w:marTop w:val="0"/>
      <w:marBottom w:val="0"/>
      <w:divBdr>
        <w:top w:val="none" w:sz="0" w:space="0" w:color="auto"/>
        <w:left w:val="none" w:sz="0" w:space="0" w:color="auto"/>
        <w:bottom w:val="none" w:sz="0" w:space="0" w:color="auto"/>
        <w:right w:val="none" w:sz="0" w:space="0" w:color="auto"/>
      </w:divBdr>
    </w:div>
    <w:div w:id="683170797">
      <w:bodyDiv w:val="1"/>
      <w:marLeft w:val="0"/>
      <w:marRight w:val="0"/>
      <w:marTop w:val="0"/>
      <w:marBottom w:val="0"/>
      <w:divBdr>
        <w:top w:val="none" w:sz="0" w:space="0" w:color="auto"/>
        <w:left w:val="none" w:sz="0" w:space="0" w:color="auto"/>
        <w:bottom w:val="none" w:sz="0" w:space="0" w:color="auto"/>
        <w:right w:val="none" w:sz="0" w:space="0" w:color="auto"/>
      </w:divBdr>
    </w:div>
    <w:div w:id="699553954">
      <w:bodyDiv w:val="1"/>
      <w:marLeft w:val="0"/>
      <w:marRight w:val="0"/>
      <w:marTop w:val="0"/>
      <w:marBottom w:val="0"/>
      <w:divBdr>
        <w:top w:val="none" w:sz="0" w:space="0" w:color="auto"/>
        <w:left w:val="none" w:sz="0" w:space="0" w:color="auto"/>
        <w:bottom w:val="none" w:sz="0" w:space="0" w:color="auto"/>
        <w:right w:val="none" w:sz="0" w:space="0" w:color="auto"/>
      </w:divBdr>
    </w:div>
    <w:div w:id="700210468">
      <w:bodyDiv w:val="1"/>
      <w:marLeft w:val="0"/>
      <w:marRight w:val="0"/>
      <w:marTop w:val="0"/>
      <w:marBottom w:val="0"/>
      <w:divBdr>
        <w:top w:val="none" w:sz="0" w:space="0" w:color="auto"/>
        <w:left w:val="none" w:sz="0" w:space="0" w:color="auto"/>
        <w:bottom w:val="none" w:sz="0" w:space="0" w:color="auto"/>
        <w:right w:val="none" w:sz="0" w:space="0" w:color="auto"/>
      </w:divBdr>
    </w:div>
    <w:div w:id="714550205">
      <w:bodyDiv w:val="1"/>
      <w:marLeft w:val="0"/>
      <w:marRight w:val="0"/>
      <w:marTop w:val="0"/>
      <w:marBottom w:val="0"/>
      <w:divBdr>
        <w:top w:val="none" w:sz="0" w:space="0" w:color="auto"/>
        <w:left w:val="none" w:sz="0" w:space="0" w:color="auto"/>
        <w:bottom w:val="none" w:sz="0" w:space="0" w:color="auto"/>
        <w:right w:val="none" w:sz="0" w:space="0" w:color="auto"/>
      </w:divBdr>
    </w:div>
    <w:div w:id="716124960">
      <w:bodyDiv w:val="1"/>
      <w:marLeft w:val="0"/>
      <w:marRight w:val="0"/>
      <w:marTop w:val="0"/>
      <w:marBottom w:val="0"/>
      <w:divBdr>
        <w:top w:val="none" w:sz="0" w:space="0" w:color="auto"/>
        <w:left w:val="none" w:sz="0" w:space="0" w:color="auto"/>
        <w:bottom w:val="none" w:sz="0" w:space="0" w:color="auto"/>
        <w:right w:val="none" w:sz="0" w:space="0" w:color="auto"/>
      </w:divBdr>
    </w:div>
    <w:div w:id="717824891">
      <w:bodyDiv w:val="1"/>
      <w:marLeft w:val="0"/>
      <w:marRight w:val="0"/>
      <w:marTop w:val="0"/>
      <w:marBottom w:val="0"/>
      <w:divBdr>
        <w:top w:val="none" w:sz="0" w:space="0" w:color="auto"/>
        <w:left w:val="none" w:sz="0" w:space="0" w:color="auto"/>
        <w:bottom w:val="none" w:sz="0" w:space="0" w:color="auto"/>
        <w:right w:val="none" w:sz="0" w:space="0" w:color="auto"/>
      </w:divBdr>
    </w:div>
    <w:div w:id="719020443">
      <w:bodyDiv w:val="1"/>
      <w:marLeft w:val="0"/>
      <w:marRight w:val="0"/>
      <w:marTop w:val="0"/>
      <w:marBottom w:val="0"/>
      <w:divBdr>
        <w:top w:val="none" w:sz="0" w:space="0" w:color="auto"/>
        <w:left w:val="none" w:sz="0" w:space="0" w:color="auto"/>
        <w:bottom w:val="none" w:sz="0" w:space="0" w:color="auto"/>
        <w:right w:val="none" w:sz="0" w:space="0" w:color="auto"/>
      </w:divBdr>
    </w:div>
    <w:div w:id="722100769">
      <w:bodyDiv w:val="1"/>
      <w:marLeft w:val="0"/>
      <w:marRight w:val="0"/>
      <w:marTop w:val="0"/>
      <w:marBottom w:val="0"/>
      <w:divBdr>
        <w:top w:val="none" w:sz="0" w:space="0" w:color="auto"/>
        <w:left w:val="none" w:sz="0" w:space="0" w:color="auto"/>
        <w:bottom w:val="none" w:sz="0" w:space="0" w:color="auto"/>
        <w:right w:val="none" w:sz="0" w:space="0" w:color="auto"/>
      </w:divBdr>
    </w:div>
    <w:div w:id="732852820">
      <w:bodyDiv w:val="1"/>
      <w:marLeft w:val="0"/>
      <w:marRight w:val="0"/>
      <w:marTop w:val="0"/>
      <w:marBottom w:val="0"/>
      <w:divBdr>
        <w:top w:val="none" w:sz="0" w:space="0" w:color="auto"/>
        <w:left w:val="none" w:sz="0" w:space="0" w:color="auto"/>
        <w:bottom w:val="none" w:sz="0" w:space="0" w:color="auto"/>
        <w:right w:val="none" w:sz="0" w:space="0" w:color="auto"/>
      </w:divBdr>
    </w:div>
    <w:div w:id="738525705">
      <w:bodyDiv w:val="1"/>
      <w:marLeft w:val="0"/>
      <w:marRight w:val="0"/>
      <w:marTop w:val="0"/>
      <w:marBottom w:val="0"/>
      <w:divBdr>
        <w:top w:val="none" w:sz="0" w:space="0" w:color="auto"/>
        <w:left w:val="none" w:sz="0" w:space="0" w:color="auto"/>
        <w:bottom w:val="none" w:sz="0" w:space="0" w:color="auto"/>
        <w:right w:val="none" w:sz="0" w:space="0" w:color="auto"/>
      </w:divBdr>
    </w:div>
    <w:div w:id="748111669">
      <w:bodyDiv w:val="1"/>
      <w:marLeft w:val="0"/>
      <w:marRight w:val="0"/>
      <w:marTop w:val="0"/>
      <w:marBottom w:val="0"/>
      <w:divBdr>
        <w:top w:val="none" w:sz="0" w:space="0" w:color="auto"/>
        <w:left w:val="none" w:sz="0" w:space="0" w:color="auto"/>
        <w:bottom w:val="none" w:sz="0" w:space="0" w:color="auto"/>
        <w:right w:val="none" w:sz="0" w:space="0" w:color="auto"/>
      </w:divBdr>
    </w:div>
    <w:div w:id="748766893">
      <w:bodyDiv w:val="1"/>
      <w:marLeft w:val="0"/>
      <w:marRight w:val="0"/>
      <w:marTop w:val="0"/>
      <w:marBottom w:val="0"/>
      <w:divBdr>
        <w:top w:val="none" w:sz="0" w:space="0" w:color="auto"/>
        <w:left w:val="none" w:sz="0" w:space="0" w:color="auto"/>
        <w:bottom w:val="none" w:sz="0" w:space="0" w:color="auto"/>
        <w:right w:val="none" w:sz="0" w:space="0" w:color="auto"/>
      </w:divBdr>
    </w:div>
    <w:div w:id="759453403">
      <w:bodyDiv w:val="1"/>
      <w:marLeft w:val="0"/>
      <w:marRight w:val="0"/>
      <w:marTop w:val="0"/>
      <w:marBottom w:val="0"/>
      <w:divBdr>
        <w:top w:val="none" w:sz="0" w:space="0" w:color="auto"/>
        <w:left w:val="none" w:sz="0" w:space="0" w:color="auto"/>
        <w:bottom w:val="none" w:sz="0" w:space="0" w:color="auto"/>
        <w:right w:val="none" w:sz="0" w:space="0" w:color="auto"/>
      </w:divBdr>
    </w:div>
    <w:div w:id="763572756">
      <w:bodyDiv w:val="1"/>
      <w:marLeft w:val="0"/>
      <w:marRight w:val="0"/>
      <w:marTop w:val="0"/>
      <w:marBottom w:val="0"/>
      <w:divBdr>
        <w:top w:val="none" w:sz="0" w:space="0" w:color="auto"/>
        <w:left w:val="none" w:sz="0" w:space="0" w:color="auto"/>
        <w:bottom w:val="none" w:sz="0" w:space="0" w:color="auto"/>
        <w:right w:val="none" w:sz="0" w:space="0" w:color="auto"/>
      </w:divBdr>
    </w:div>
    <w:div w:id="770397493">
      <w:bodyDiv w:val="1"/>
      <w:marLeft w:val="0"/>
      <w:marRight w:val="0"/>
      <w:marTop w:val="0"/>
      <w:marBottom w:val="0"/>
      <w:divBdr>
        <w:top w:val="none" w:sz="0" w:space="0" w:color="auto"/>
        <w:left w:val="none" w:sz="0" w:space="0" w:color="auto"/>
        <w:bottom w:val="none" w:sz="0" w:space="0" w:color="auto"/>
        <w:right w:val="none" w:sz="0" w:space="0" w:color="auto"/>
      </w:divBdr>
    </w:div>
    <w:div w:id="785541734">
      <w:bodyDiv w:val="1"/>
      <w:marLeft w:val="0"/>
      <w:marRight w:val="0"/>
      <w:marTop w:val="0"/>
      <w:marBottom w:val="0"/>
      <w:divBdr>
        <w:top w:val="none" w:sz="0" w:space="0" w:color="auto"/>
        <w:left w:val="none" w:sz="0" w:space="0" w:color="auto"/>
        <w:bottom w:val="none" w:sz="0" w:space="0" w:color="auto"/>
        <w:right w:val="none" w:sz="0" w:space="0" w:color="auto"/>
      </w:divBdr>
    </w:div>
    <w:div w:id="792670179">
      <w:bodyDiv w:val="1"/>
      <w:marLeft w:val="0"/>
      <w:marRight w:val="0"/>
      <w:marTop w:val="0"/>
      <w:marBottom w:val="0"/>
      <w:divBdr>
        <w:top w:val="none" w:sz="0" w:space="0" w:color="auto"/>
        <w:left w:val="none" w:sz="0" w:space="0" w:color="auto"/>
        <w:bottom w:val="none" w:sz="0" w:space="0" w:color="auto"/>
        <w:right w:val="none" w:sz="0" w:space="0" w:color="auto"/>
      </w:divBdr>
    </w:div>
    <w:div w:id="793520949">
      <w:bodyDiv w:val="1"/>
      <w:marLeft w:val="0"/>
      <w:marRight w:val="0"/>
      <w:marTop w:val="0"/>
      <w:marBottom w:val="0"/>
      <w:divBdr>
        <w:top w:val="none" w:sz="0" w:space="0" w:color="auto"/>
        <w:left w:val="none" w:sz="0" w:space="0" w:color="auto"/>
        <w:bottom w:val="none" w:sz="0" w:space="0" w:color="auto"/>
        <w:right w:val="none" w:sz="0" w:space="0" w:color="auto"/>
      </w:divBdr>
    </w:div>
    <w:div w:id="803624192">
      <w:bodyDiv w:val="1"/>
      <w:marLeft w:val="0"/>
      <w:marRight w:val="0"/>
      <w:marTop w:val="0"/>
      <w:marBottom w:val="0"/>
      <w:divBdr>
        <w:top w:val="none" w:sz="0" w:space="0" w:color="auto"/>
        <w:left w:val="none" w:sz="0" w:space="0" w:color="auto"/>
        <w:bottom w:val="none" w:sz="0" w:space="0" w:color="auto"/>
        <w:right w:val="none" w:sz="0" w:space="0" w:color="auto"/>
      </w:divBdr>
    </w:div>
    <w:div w:id="807741601">
      <w:bodyDiv w:val="1"/>
      <w:marLeft w:val="0"/>
      <w:marRight w:val="0"/>
      <w:marTop w:val="0"/>
      <w:marBottom w:val="0"/>
      <w:divBdr>
        <w:top w:val="none" w:sz="0" w:space="0" w:color="auto"/>
        <w:left w:val="none" w:sz="0" w:space="0" w:color="auto"/>
        <w:bottom w:val="none" w:sz="0" w:space="0" w:color="auto"/>
        <w:right w:val="none" w:sz="0" w:space="0" w:color="auto"/>
      </w:divBdr>
    </w:div>
    <w:div w:id="809328724">
      <w:bodyDiv w:val="1"/>
      <w:marLeft w:val="0"/>
      <w:marRight w:val="0"/>
      <w:marTop w:val="0"/>
      <w:marBottom w:val="0"/>
      <w:divBdr>
        <w:top w:val="none" w:sz="0" w:space="0" w:color="auto"/>
        <w:left w:val="none" w:sz="0" w:space="0" w:color="auto"/>
        <w:bottom w:val="none" w:sz="0" w:space="0" w:color="auto"/>
        <w:right w:val="none" w:sz="0" w:space="0" w:color="auto"/>
      </w:divBdr>
    </w:div>
    <w:div w:id="811948945">
      <w:bodyDiv w:val="1"/>
      <w:marLeft w:val="0"/>
      <w:marRight w:val="0"/>
      <w:marTop w:val="0"/>
      <w:marBottom w:val="0"/>
      <w:divBdr>
        <w:top w:val="none" w:sz="0" w:space="0" w:color="auto"/>
        <w:left w:val="none" w:sz="0" w:space="0" w:color="auto"/>
        <w:bottom w:val="none" w:sz="0" w:space="0" w:color="auto"/>
        <w:right w:val="none" w:sz="0" w:space="0" w:color="auto"/>
      </w:divBdr>
    </w:div>
    <w:div w:id="818619670">
      <w:bodyDiv w:val="1"/>
      <w:marLeft w:val="0"/>
      <w:marRight w:val="0"/>
      <w:marTop w:val="0"/>
      <w:marBottom w:val="0"/>
      <w:divBdr>
        <w:top w:val="none" w:sz="0" w:space="0" w:color="auto"/>
        <w:left w:val="none" w:sz="0" w:space="0" w:color="auto"/>
        <w:bottom w:val="none" w:sz="0" w:space="0" w:color="auto"/>
        <w:right w:val="none" w:sz="0" w:space="0" w:color="auto"/>
      </w:divBdr>
    </w:div>
    <w:div w:id="822232593">
      <w:bodyDiv w:val="1"/>
      <w:marLeft w:val="0"/>
      <w:marRight w:val="0"/>
      <w:marTop w:val="0"/>
      <w:marBottom w:val="0"/>
      <w:divBdr>
        <w:top w:val="none" w:sz="0" w:space="0" w:color="auto"/>
        <w:left w:val="none" w:sz="0" w:space="0" w:color="auto"/>
        <w:bottom w:val="none" w:sz="0" w:space="0" w:color="auto"/>
        <w:right w:val="none" w:sz="0" w:space="0" w:color="auto"/>
      </w:divBdr>
    </w:div>
    <w:div w:id="822623914">
      <w:bodyDiv w:val="1"/>
      <w:marLeft w:val="0"/>
      <w:marRight w:val="0"/>
      <w:marTop w:val="0"/>
      <w:marBottom w:val="0"/>
      <w:divBdr>
        <w:top w:val="none" w:sz="0" w:space="0" w:color="auto"/>
        <w:left w:val="none" w:sz="0" w:space="0" w:color="auto"/>
        <w:bottom w:val="none" w:sz="0" w:space="0" w:color="auto"/>
        <w:right w:val="none" w:sz="0" w:space="0" w:color="auto"/>
      </w:divBdr>
    </w:div>
    <w:div w:id="823013128">
      <w:bodyDiv w:val="1"/>
      <w:marLeft w:val="0"/>
      <w:marRight w:val="0"/>
      <w:marTop w:val="0"/>
      <w:marBottom w:val="0"/>
      <w:divBdr>
        <w:top w:val="none" w:sz="0" w:space="0" w:color="auto"/>
        <w:left w:val="none" w:sz="0" w:space="0" w:color="auto"/>
        <w:bottom w:val="none" w:sz="0" w:space="0" w:color="auto"/>
        <w:right w:val="none" w:sz="0" w:space="0" w:color="auto"/>
      </w:divBdr>
    </w:div>
    <w:div w:id="823087365">
      <w:bodyDiv w:val="1"/>
      <w:marLeft w:val="0"/>
      <w:marRight w:val="0"/>
      <w:marTop w:val="0"/>
      <w:marBottom w:val="0"/>
      <w:divBdr>
        <w:top w:val="none" w:sz="0" w:space="0" w:color="auto"/>
        <w:left w:val="none" w:sz="0" w:space="0" w:color="auto"/>
        <w:bottom w:val="none" w:sz="0" w:space="0" w:color="auto"/>
        <w:right w:val="none" w:sz="0" w:space="0" w:color="auto"/>
      </w:divBdr>
    </w:div>
    <w:div w:id="828447044">
      <w:bodyDiv w:val="1"/>
      <w:marLeft w:val="0"/>
      <w:marRight w:val="0"/>
      <w:marTop w:val="0"/>
      <w:marBottom w:val="0"/>
      <w:divBdr>
        <w:top w:val="none" w:sz="0" w:space="0" w:color="auto"/>
        <w:left w:val="none" w:sz="0" w:space="0" w:color="auto"/>
        <w:bottom w:val="none" w:sz="0" w:space="0" w:color="auto"/>
        <w:right w:val="none" w:sz="0" w:space="0" w:color="auto"/>
      </w:divBdr>
    </w:div>
    <w:div w:id="832381827">
      <w:bodyDiv w:val="1"/>
      <w:marLeft w:val="0"/>
      <w:marRight w:val="0"/>
      <w:marTop w:val="0"/>
      <w:marBottom w:val="0"/>
      <w:divBdr>
        <w:top w:val="none" w:sz="0" w:space="0" w:color="auto"/>
        <w:left w:val="none" w:sz="0" w:space="0" w:color="auto"/>
        <w:bottom w:val="none" w:sz="0" w:space="0" w:color="auto"/>
        <w:right w:val="none" w:sz="0" w:space="0" w:color="auto"/>
      </w:divBdr>
    </w:div>
    <w:div w:id="847868048">
      <w:bodyDiv w:val="1"/>
      <w:marLeft w:val="0"/>
      <w:marRight w:val="0"/>
      <w:marTop w:val="0"/>
      <w:marBottom w:val="0"/>
      <w:divBdr>
        <w:top w:val="none" w:sz="0" w:space="0" w:color="auto"/>
        <w:left w:val="none" w:sz="0" w:space="0" w:color="auto"/>
        <w:bottom w:val="none" w:sz="0" w:space="0" w:color="auto"/>
        <w:right w:val="none" w:sz="0" w:space="0" w:color="auto"/>
      </w:divBdr>
    </w:div>
    <w:div w:id="862862657">
      <w:bodyDiv w:val="1"/>
      <w:marLeft w:val="0"/>
      <w:marRight w:val="0"/>
      <w:marTop w:val="0"/>
      <w:marBottom w:val="0"/>
      <w:divBdr>
        <w:top w:val="none" w:sz="0" w:space="0" w:color="auto"/>
        <w:left w:val="none" w:sz="0" w:space="0" w:color="auto"/>
        <w:bottom w:val="none" w:sz="0" w:space="0" w:color="auto"/>
        <w:right w:val="none" w:sz="0" w:space="0" w:color="auto"/>
      </w:divBdr>
    </w:div>
    <w:div w:id="872039776">
      <w:bodyDiv w:val="1"/>
      <w:marLeft w:val="0"/>
      <w:marRight w:val="0"/>
      <w:marTop w:val="0"/>
      <w:marBottom w:val="0"/>
      <w:divBdr>
        <w:top w:val="none" w:sz="0" w:space="0" w:color="auto"/>
        <w:left w:val="none" w:sz="0" w:space="0" w:color="auto"/>
        <w:bottom w:val="none" w:sz="0" w:space="0" w:color="auto"/>
        <w:right w:val="none" w:sz="0" w:space="0" w:color="auto"/>
      </w:divBdr>
    </w:div>
    <w:div w:id="872156998">
      <w:bodyDiv w:val="1"/>
      <w:marLeft w:val="0"/>
      <w:marRight w:val="0"/>
      <w:marTop w:val="0"/>
      <w:marBottom w:val="0"/>
      <w:divBdr>
        <w:top w:val="none" w:sz="0" w:space="0" w:color="auto"/>
        <w:left w:val="none" w:sz="0" w:space="0" w:color="auto"/>
        <w:bottom w:val="none" w:sz="0" w:space="0" w:color="auto"/>
        <w:right w:val="none" w:sz="0" w:space="0" w:color="auto"/>
      </w:divBdr>
    </w:div>
    <w:div w:id="881406081">
      <w:bodyDiv w:val="1"/>
      <w:marLeft w:val="0"/>
      <w:marRight w:val="0"/>
      <w:marTop w:val="0"/>
      <w:marBottom w:val="0"/>
      <w:divBdr>
        <w:top w:val="none" w:sz="0" w:space="0" w:color="auto"/>
        <w:left w:val="none" w:sz="0" w:space="0" w:color="auto"/>
        <w:bottom w:val="none" w:sz="0" w:space="0" w:color="auto"/>
        <w:right w:val="none" w:sz="0" w:space="0" w:color="auto"/>
      </w:divBdr>
    </w:div>
    <w:div w:id="885606993">
      <w:bodyDiv w:val="1"/>
      <w:marLeft w:val="0"/>
      <w:marRight w:val="0"/>
      <w:marTop w:val="0"/>
      <w:marBottom w:val="0"/>
      <w:divBdr>
        <w:top w:val="none" w:sz="0" w:space="0" w:color="auto"/>
        <w:left w:val="none" w:sz="0" w:space="0" w:color="auto"/>
        <w:bottom w:val="none" w:sz="0" w:space="0" w:color="auto"/>
        <w:right w:val="none" w:sz="0" w:space="0" w:color="auto"/>
      </w:divBdr>
    </w:div>
    <w:div w:id="893738482">
      <w:bodyDiv w:val="1"/>
      <w:marLeft w:val="0"/>
      <w:marRight w:val="0"/>
      <w:marTop w:val="0"/>
      <w:marBottom w:val="0"/>
      <w:divBdr>
        <w:top w:val="none" w:sz="0" w:space="0" w:color="auto"/>
        <w:left w:val="none" w:sz="0" w:space="0" w:color="auto"/>
        <w:bottom w:val="none" w:sz="0" w:space="0" w:color="auto"/>
        <w:right w:val="none" w:sz="0" w:space="0" w:color="auto"/>
      </w:divBdr>
    </w:div>
    <w:div w:id="894777003">
      <w:bodyDiv w:val="1"/>
      <w:marLeft w:val="0"/>
      <w:marRight w:val="0"/>
      <w:marTop w:val="0"/>
      <w:marBottom w:val="0"/>
      <w:divBdr>
        <w:top w:val="none" w:sz="0" w:space="0" w:color="auto"/>
        <w:left w:val="none" w:sz="0" w:space="0" w:color="auto"/>
        <w:bottom w:val="none" w:sz="0" w:space="0" w:color="auto"/>
        <w:right w:val="none" w:sz="0" w:space="0" w:color="auto"/>
      </w:divBdr>
    </w:div>
    <w:div w:id="916591547">
      <w:bodyDiv w:val="1"/>
      <w:marLeft w:val="0"/>
      <w:marRight w:val="0"/>
      <w:marTop w:val="0"/>
      <w:marBottom w:val="0"/>
      <w:divBdr>
        <w:top w:val="none" w:sz="0" w:space="0" w:color="auto"/>
        <w:left w:val="none" w:sz="0" w:space="0" w:color="auto"/>
        <w:bottom w:val="none" w:sz="0" w:space="0" w:color="auto"/>
        <w:right w:val="none" w:sz="0" w:space="0" w:color="auto"/>
      </w:divBdr>
    </w:div>
    <w:div w:id="926504755">
      <w:bodyDiv w:val="1"/>
      <w:marLeft w:val="0"/>
      <w:marRight w:val="0"/>
      <w:marTop w:val="0"/>
      <w:marBottom w:val="0"/>
      <w:divBdr>
        <w:top w:val="none" w:sz="0" w:space="0" w:color="auto"/>
        <w:left w:val="none" w:sz="0" w:space="0" w:color="auto"/>
        <w:bottom w:val="none" w:sz="0" w:space="0" w:color="auto"/>
        <w:right w:val="none" w:sz="0" w:space="0" w:color="auto"/>
      </w:divBdr>
    </w:div>
    <w:div w:id="936407482">
      <w:bodyDiv w:val="1"/>
      <w:marLeft w:val="0"/>
      <w:marRight w:val="0"/>
      <w:marTop w:val="0"/>
      <w:marBottom w:val="0"/>
      <w:divBdr>
        <w:top w:val="none" w:sz="0" w:space="0" w:color="auto"/>
        <w:left w:val="none" w:sz="0" w:space="0" w:color="auto"/>
        <w:bottom w:val="none" w:sz="0" w:space="0" w:color="auto"/>
        <w:right w:val="none" w:sz="0" w:space="0" w:color="auto"/>
      </w:divBdr>
    </w:div>
    <w:div w:id="944846286">
      <w:bodyDiv w:val="1"/>
      <w:marLeft w:val="0"/>
      <w:marRight w:val="0"/>
      <w:marTop w:val="0"/>
      <w:marBottom w:val="0"/>
      <w:divBdr>
        <w:top w:val="none" w:sz="0" w:space="0" w:color="auto"/>
        <w:left w:val="none" w:sz="0" w:space="0" w:color="auto"/>
        <w:bottom w:val="none" w:sz="0" w:space="0" w:color="auto"/>
        <w:right w:val="none" w:sz="0" w:space="0" w:color="auto"/>
      </w:divBdr>
    </w:div>
    <w:div w:id="954754157">
      <w:bodyDiv w:val="1"/>
      <w:marLeft w:val="0"/>
      <w:marRight w:val="0"/>
      <w:marTop w:val="0"/>
      <w:marBottom w:val="0"/>
      <w:divBdr>
        <w:top w:val="none" w:sz="0" w:space="0" w:color="auto"/>
        <w:left w:val="none" w:sz="0" w:space="0" w:color="auto"/>
        <w:bottom w:val="none" w:sz="0" w:space="0" w:color="auto"/>
        <w:right w:val="none" w:sz="0" w:space="0" w:color="auto"/>
      </w:divBdr>
    </w:div>
    <w:div w:id="961574744">
      <w:bodyDiv w:val="1"/>
      <w:marLeft w:val="0"/>
      <w:marRight w:val="0"/>
      <w:marTop w:val="0"/>
      <w:marBottom w:val="0"/>
      <w:divBdr>
        <w:top w:val="none" w:sz="0" w:space="0" w:color="auto"/>
        <w:left w:val="none" w:sz="0" w:space="0" w:color="auto"/>
        <w:bottom w:val="none" w:sz="0" w:space="0" w:color="auto"/>
        <w:right w:val="none" w:sz="0" w:space="0" w:color="auto"/>
      </w:divBdr>
    </w:div>
    <w:div w:id="962808749">
      <w:bodyDiv w:val="1"/>
      <w:marLeft w:val="0"/>
      <w:marRight w:val="0"/>
      <w:marTop w:val="0"/>
      <w:marBottom w:val="0"/>
      <w:divBdr>
        <w:top w:val="none" w:sz="0" w:space="0" w:color="auto"/>
        <w:left w:val="none" w:sz="0" w:space="0" w:color="auto"/>
        <w:bottom w:val="none" w:sz="0" w:space="0" w:color="auto"/>
        <w:right w:val="none" w:sz="0" w:space="0" w:color="auto"/>
      </w:divBdr>
    </w:div>
    <w:div w:id="963120225">
      <w:bodyDiv w:val="1"/>
      <w:marLeft w:val="0"/>
      <w:marRight w:val="0"/>
      <w:marTop w:val="0"/>
      <w:marBottom w:val="0"/>
      <w:divBdr>
        <w:top w:val="none" w:sz="0" w:space="0" w:color="auto"/>
        <w:left w:val="none" w:sz="0" w:space="0" w:color="auto"/>
        <w:bottom w:val="none" w:sz="0" w:space="0" w:color="auto"/>
        <w:right w:val="none" w:sz="0" w:space="0" w:color="auto"/>
      </w:divBdr>
    </w:div>
    <w:div w:id="965820125">
      <w:bodyDiv w:val="1"/>
      <w:marLeft w:val="0"/>
      <w:marRight w:val="0"/>
      <w:marTop w:val="0"/>
      <w:marBottom w:val="0"/>
      <w:divBdr>
        <w:top w:val="none" w:sz="0" w:space="0" w:color="auto"/>
        <w:left w:val="none" w:sz="0" w:space="0" w:color="auto"/>
        <w:bottom w:val="none" w:sz="0" w:space="0" w:color="auto"/>
        <w:right w:val="none" w:sz="0" w:space="0" w:color="auto"/>
      </w:divBdr>
    </w:div>
    <w:div w:id="969436741">
      <w:bodyDiv w:val="1"/>
      <w:marLeft w:val="0"/>
      <w:marRight w:val="0"/>
      <w:marTop w:val="0"/>
      <w:marBottom w:val="0"/>
      <w:divBdr>
        <w:top w:val="none" w:sz="0" w:space="0" w:color="auto"/>
        <w:left w:val="none" w:sz="0" w:space="0" w:color="auto"/>
        <w:bottom w:val="none" w:sz="0" w:space="0" w:color="auto"/>
        <w:right w:val="none" w:sz="0" w:space="0" w:color="auto"/>
      </w:divBdr>
    </w:div>
    <w:div w:id="976376020">
      <w:bodyDiv w:val="1"/>
      <w:marLeft w:val="0"/>
      <w:marRight w:val="0"/>
      <w:marTop w:val="0"/>
      <w:marBottom w:val="0"/>
      <w:divBdr>
        <w:top w:val="none" w:sz="0" w:space="0" w:color="auto"/>
        <w:left w:val="none" w:sz="0" w:space="0" w:color="auto"/>
        <w:bottom w:val="none" w:sz="0" w:space="0" w:color="auto"/>
        <w:right w:val="none" w:sz="0" w:space="0" w:color="auto"/>
      </w:divBdr>
    </w:div>
    <w:div w:id="979383389">
      <w:bodyDiv w:val="1"/>
      <w:marLeft w:val="0"/>
      <w:marRight w:val="0"/>
      <w:marTop w:val="0"/>
      <w:marBottom w:val="0"/>
      <w:divBdr>
        <w:top w:val="none" w:sz="0" w:space="0" w:color="auto"/>
        <w:left w:val="none" w:sz="0" w:space="0" w:color="auto"/>
        <w:bottom w:val="none" w:sz="0" w:space="0" w:color="auto"/>
        <w:right w:val="none" w:sz="0" w:space="0" w:color="auto"/>
      </w:divBdr>
    </w:div>
    <w:div w:id="983465514">
      <w:bodyDiv w:val="1"/>
      <w:marLeft w:val="0"/>
      <w:marRight w:val="0"/>
      <w:marTop w:val="0"/>
      <w:marBottom w:val="0"/>
      <w:divBdr>
        <w:top w:val="none" w:sz="0" w:space="0" w:color="auto"/>
        <w:left w:val="none" w:sz="0" w:space="0" w:color="auto"/>
        <w:bottom w:val="none" w:sz="0" w:space="0" w:color="auto"/>
        <w:right w:val="none" w:sz="0" w:space="0" w:color="auto"/>
      </w:divBdr>
    </w:div>
    <w:div w:id="986934793">
      <w:bodyDiv w:val="1"/>
      <w:marLeft w:val="0"/>
      <w:marRight w:val="0"/>
      <w:marTop w:val="0"/>
      <w:marBottom w:val="0"/>
      <w:divBdr>
        <w:top w:val="none" w:sz="0" w:space="0" w:color="auto"/>
        <w:left w:val="none" w:sz="0" w:space="0" w:color="auto"/>
        <w:bottom w:val="none" w:sz="0" w:space="0" w:color="auto"/>
        <w:right w:val="none" w:sz="0" w:space="0" w:color="auto"/>
      </w:divBdr>
    </w:div>
    <w:div w:id="1027297575">
      <w:bodyDiv w:val="1"/>
      <w:marLeft w:val="0"/>
      <w:marRight w:val="0"/>
      <w:marTop w:val="0"/>
      <w:marBottom w:val="0"/>
      <w:divBdr>
        <w:top w:val="none" w:sz="0" w:space="0" w:color="auto"/>
        <w:left w:val="none" w:sz="0" w:space="0" w:color="auto"/>
        <w:bottom w:val="none" w:sz="0" w:space="0" w:color="auto"/>
        <w:right w:val="none" w:sz="0" w:space="0" w:color="auto"/>
      </w:divBdr>
    </w:div>
    <w:div w:id="1027754366">
      <w:bodyDiv w:val="1"/>
      <w:marLeft w:val="0"/>
      <w:marRight w:val="0"/>
      <w:marTop w:val="0"/>
      <w:marBottom w:val="0"/>
      <w:divBdr>
        <w:top w:val="none" w:sz="0" w:space="0" w:color="auto"/>
        <w:left w:val="none" w:sz="0" w:space="0" w:color="auto"/>
        <w:bottom w:val="none" w:sz="0" w:space="0" w:color="auto"/>
        <w:right w:val="none" w:sz="0" w:space="0" w:color="auto"/>
      </w:divBdr>
    </w:div>
    <w:div w:id="1027950096">
      <w:bodyDiv w:val="1"/>
      <w:marLeft w:val="0"/>
      <w:marRight w:val="0"/>
      <w:marTop w:val="0"/>
      <w:marBottom w:val="0"/>
      <w:divBdr>
        <w:top w:val="none" w:sz="0" w:space="0" w:color="auto"/>
        <w:left w:val="none" w:sz="0" w:space="0" w:color="auto"/>
        <w:bottom w:val="none" w:sz="0" w:space="0" w:color="auto"/>
        <w:right w:val="none" w:sz="0" w:space="0" w:color="auto"/>
      </w:divBdr>
    </w:div>
    <w:div w:id="1031298074">
      <w:bodyDiv w:val="1"/>
      <w:marLeft w:val="0"/>
      <w:marRight w:val="0"/>
      <w:marTop w:val="0"/>
      <w:marBottom w:val="0"/>
      <w:divBdr>
        <w:top w:val="none" w:sz="0" w:space="0" w:color="auto"/>
        <w:left w:val="none" w:sz="0" w:space="0" w:color="auto"/>
        <w:bottom w:val="none" w:sz="0" w:space="0" w:color="auto"/>
        <w:right w:val="none" w:sz="0" w:space="0" w:color="auto"/>
      </w:divBdr>
    </w:div>
    <w:div w:id="1036782261">
      <w:bodyDiv w:val="1"/>
      <w:marLeft w:val="0"/>
      <w:marRight w:val="0"/>
      <w:marTop w:val="0"/>
      <w:marBottom w:val="0"/>
      <w:divBdr>
        <w:top w:val="none" w:sz="0" w:space="0" w:color="auto"/>
        <w:left w:val="none" w:sz="0" w:space="0" w:color="auto"/>
        <w:bottom w:val="none" w:sz="0" w:space="0" w:color="auto"/>
        <w:right w:val="none" w:sz="0" w:space="0" w:color="auto"/>
      </w:divBdr>
    </w:div>
    <w:div w:id="1041127420">
      <w:bodyDiv w:val="1"/>
      <w:marLeft w:val="0"/>
      <w:marRight w:val="0"/>
      <w:marTop w:val="0"/>
      <w:marBottom w:val="0"/>
      <w:divBdr>
        <w:top w:val="none" w:sz="0" w:space="0" w:color="auto"/>
        <w:left w:val="none" w:sz="0" w:space="0" w:color="auto"/>
        <w:bottom w:val="none" w:sz="0" w:space="0" w:color="auto"/>
        <w:right w:val="none" w:sz="0" w:space="0" w:color="auto"/>
      </w:divBdr>
    </w:div>
    <w:div w:id="1041780966">
      <w:bodyDiv w:val="1"/>
      <w:marLeft w:val="0"/>
      <w:marRight w:val="0"/>
      <w:marTop w:val="0"/>
      <w:marBottom w:val="0"/>
      <w:divBdr>
        <w:top w:val="none" w:sz="0" w:space="0" w:color="auto"/>
        <w:left w:val="none" w:sz="0" w:space="0" w:color="auto"/>
        <w:bottom w:val="none" w:sz="0" w:space="0" w:color="auto"/>
        <w:right w:val="none" w:sz="0" w:space="0" w:color="auto"/>
      </w:divBdr>
    </w:div>
    <w:div w:id="1057313933">
      <w:bodyDiv w:val="1"/>
      <w:marLeft w:val="0"/>
      <w:marRight w:val="0"/>
      <w:marTop w:val="0"/>
      <w:marBottom w:val="0"/>
      <w:divBdr>
        <w:top w:val="none" w:sz="0" w:space="0" w:color="auto"/>
        <w:left w:val="none" w:sz="0" w:space="0" w:color="auto"/>
        <w:bottom w:val="none" w:sz="0" w:space="0" w:color="auto"/>
        <w:right w:val="none" w:sz="0" w:space="0" w:color="auto"/>
      </w:divBdr>
    </w:div>
    <w:div w:id="1058824822">
      <w:bodyDiv w:val="1"/>
      <w:marLeft w:val="0"/>
      <w:marRight w:val="0"/>
      <w:marTop w:val="0"/>
      <w:marBottom w:val="0"/>
      <w:divBdr>
        <w:top w:val="none" w:sz="0" w:space="0" w:color="auto"/>
        <w:left w:val="none" w:sz="0" w:space="0" w:color="auto"/>
        <w:bottom w:val="none" w:sz="0" w:space="0" w:color="auto"/>
        <w:right w:val="none" w:sz="0" w:space="0" w:color="auto"/>
      </w:divBdr>
    </w:div>
    <w:div w:id="1069304829">
      <w:bodyDiv w:val="1"/>
      <w:marLeft w:val="0"/>
      <w:marRight w:val="0"/>
      <w:marTop w:val="0"/>
      <w:marBottom w:val="0"/>
      <w:divBdr>
        <w:top w:val="none" w:sz="0" w:space="0" w:color="auto"/>
        <w:left w:val="none" w:sz="0" w:space="0" w:color="auto"/>
        <w:bottom w:val="none" w:sz="0" w:space="0" w:color="auto"/>
        <w:right w:val="none" w:sz="0" w:space="0" w:color="auto"/>
      </w:divBdr>
    </w:div>
    <w:div w:id="1092245050">
      <w:bodyDiv w:val="1"/>
      <w:marLeft w:val="0"/>
      <w:marRight w:val="0"/>
      <w:marTop w:val="0"/>
      <w:marBottom w:val="0"/>
      <w:divBdr>
        <w:top w:val="none" w:sz="0" w:space="0" w:color="auto"/>
        <w:left w:val="none" w:sz="0" w:space="0" w:color="auto"/>
        <w:bottom w:val="none" w:sz="0" w:space="0" w:color="auto"/>
        <w:right w:val="none" w:sz="0" w:space="0" w:color="auto"/>
      </w:divBdr>
    </w:div>
    <w:div w:id="1098910706">
      <w:bodyDiv w:val="1"/>
      <w:marLeft w:val="0"/>
      <w:marRight w:val="0"/>
      <w:marTop w:val="0"/>
      <w:marBottom w:val="0"/>
      <w:divBdr>
        <w:top w:val="none" w:sz="0" w:space="0" w:color="auto"/>
        <w:left w:val="none" w:sz="0" w:space="0" w:color="auto"/>
        <w:bottom w:val="none" w:sz="0" w:space="0" w:color="auto"/>
        <w:right w:val="none" w:sz="0" w:space="0" w:color="auto"/>
      </w:divBdr>
    </w:div>
    <w:div w:id="1105854811">
      <w:bodyDiv w:val="1"/>
      <w:marLeft w:val="0"/>
      <w:marRight w:val="0"/>
      <w:marTop w:val="0"/>
      <w:marBottom w:val="0"/>
      <w:divBdr>
        <w:top w:val="none" w:sz="0" w:space="0" w:color="auto"/>
        <w:left w:val="none" w:sz="0" w:space="0" w:color="auto"/>
        <w:bottom w:val="none" w:sz="0" w:space="0" w:color="auto"/>
        <w:right w:val="none" w:sz="0" w:space="0" w:color="auto"/>
      </w:divBdr>
    </w:div>
    <w:div w:id="1106969676">
      <w:bodyDiv w:val="1"/>
      <w:marLeft w:val="0"/>
      <w:marRight w:val="0"/>
      <w:marTop w:val="0"/>
      <w:marBottom w:val="0"/>
      <w:divBdr>
        <w:top w:val="none" w:sz="0" w:space="0" w:color="auto"/>
        <w:left w:val="none" w:sz="0" w:space="0" w:color="auto"/>
        <w:bottom w:val="none" w:sz="0" w:space="0" w:color="auto"/>
        <w:right w:val="none" w:sz="0" w:space="0" w:color="auto"/>
      </w:divBdr>
    </w:div>
    <w:div w:id="1107047413">
      <w:bodyDiv w:val="1"/>
      <w:marLeft w:val="0"/>
      <w:marRight w:val="0"/>
      <w:marTop w:val="0"/>
      <w:marBottom w:val="0"/>
      <w:divBdr>
        <w:top w:val="none" w:sz="0" w:space="0" w:color="auto"/>
        <w:left w:val="none" w:sz="0" w:space="0" w:color="auto"/>
        <w:bottom w:val="none" w:sz="0" w:space="0" w:color="auto"/>
        <w:right w:val="none" w:sz="0" w:space="0" w:color="auto"/>
      </w:divBdr>
    </w:div>
    <w:div w:id="1107967632">
      <w:bodyDiv w:val="1"/>
      <w:marLeft w:val="0"/>
      <w:marRight w:val="0"/>
      <w:marTop w:val="0"/>
      <w:marBottom w:val="0"/>
      <w:divBdr>
        <w:top w:val="none" w:sz="0" w:space="0" w:color="auto"/>
        <w:left w:val="none" w:sz="0" w:space="0" w:color="auto"/>
        <w:bottom w:val="none" w:sz="0" w:space="0" w:color="auto"/>
        <w:right w:val="none" w:sz="0" w:space="0" w:color="auto"/>
      </w:divBdr>
    </w:div>
    <w:div w:id="1108889508">
      <w:bodyDiv w:val="1"/>
      <w:marLeft w:val="0"/>
      <w:marRight w:val="0"/>
      <w:marTop w:val="0"/>
      <w:marBottom w:val="0"/>
      <w:divBdr>
        <w:top w:val="none" w:sz="0" w:space="0" w:color="auto"/>
        <w:left w:val="none" w:sz="0" w:space="0" w:color="auto"/>
        <w:bottom w:val="none" w:sz="0" w:space="0" w:color="auto"/>
        <w:right w:val="none" w:sz="0" w:space="0" w:color="auto"/>
      </w:divBdr>
    </w:div>
    <w:div w:id="1124076247">
      <w:bodyDiv w:val="1"/>
      <w:marLeft w:val="0"/>
      <w:marRight w:val="0"/>
      <w:marTop w:val="0"/>
      <w:marBottom w:val="0"/>
      <w:divBdr>
        <w:top w:val="none" w:sz="0" w:space="0" w:color="auto"/>
        <w:left w:val="none" w:sz="0" w:space="0" w:color="auto"/>
        <w:bottom w:val="none" w:sz="0" w:space="0" w:color="auto"/>
        <w:right w:val="none" w:sz="0" w:space="0" w:color="auto"/>
      </w:divBdr>
    </w:div>
    <w:div w:id="1125659300">
      <w:bodyDiv w:val="1"/>
      <w:marLeft w:val="0"/>
      <w:marRight w:val="0"/>
      <w:marTop w:val="0"/>
      <w:marBottom w:val="0"/>
      <w:divBdr>
        <w:top w:val="none" w:sz="0" w:space="0" w:color="auto"/>
        <w:left w:val="none" w:sz="0" w:space="0" w:color="auto"/>
        <w:bottom w:val="none" w:sz="0" w:space="0" w:color="auto"/>
        <w:right w:val="none" w:sz="0" w:space="0" w:color="auto"/>
      </w:divBdr>
    </w:div>
    <w:div w:id="1127506199">
      <w:bodyDiv w:val="1"/>
      <w:marLeft w:val="0"/>
      <w:marRight w:val="0"/>
      <w:marTop w:val="0"/>
      <w:marBottom w:val="0"/>
      <w:divBdr>
        <w:top w:val="none" w:sz="0" w:space="0" w:color="auto"/>
        <w:left w:val="none" w:sz="0" w:space="0" w:color="auto"/>
        <w:bottom w:val="none" w:sz="0" w:space="0" w:color="auto"/>
        <w:right w:val="none" w:sz="0" w:space="0" w:color="auto"/>
      </w:divBdr>
    </w:div>
    <w:div w:id="1136027794">
      <w:bodyDiv w:val="1"/>
      <w:marLeft w:val="0"/>
      <w:marRight w:val="0"/>
      <w:marTop w:val="0"/>
      <w:marBottom w:val="0"/>
      <w:divBdr>
        <w:top w:val="none" w:sz="0" w:space="0" w:color="auto"/>
        <w:left w:val="none" w:sz="0" w:space="0" w:color="auto"/>
        <w:bottom w:val="none" w:sz="0" w:space="0" w:color="auto"/>
        <w:right w:val="none" w:sz="0" w:space="0" w:color="auto"/>
      </w:divBdr>
    </w:div>
    <w:div w:id="1154954131">
      <w:bodyDiv w:val="1"/>
      <w:marLeft w:val="0"/>
      <w:marRight w:val="0"/>
      <w:marTop w:val="0"/>
      <w:marBottom w:val="0"/>
      <w:divBdr>
        <w:top w:val="none" w:sz="0" w:space="0" w:color="auto"/>
        <w:left w:val="none" w:sz="0" w:space="0" w:color="auto"/>
        <w:bottom w:val="none" w:sz="0" w:space="0" w:color="auto"/>
        <w:right w:val="none" w:sz="0" w:space="0" w:color="auto"/>
      </w:divBdr>
    </w:div>
    <w:div w:id="1157116277">
      <w:bodyDiv w:val="1"/>
      <w:marLeft w:val="0"/>
      <w:marRight w:val="0"/>
      <w:marTop w:val="0"/>
      <w:marBottom w:val="0"/>
      <w:divBdr>
        <w:top w:val="none" w:sz="0" w:space="0" w:color="auto"/>
        <w:left w:val="none" w:sz="0" w:space="0" w:color="auto"/>
        <w:bottom w:val="none" w:sz="0" w:space="0" w:color="auto"/>
        <w:right w:val="none" w:sz="0" w:space="0" w:color="auto"/>
      </w:divBdr>
    </w:div>
    <w:div w:id="1161460483">
      <w:bodyDiv w:val="1"/>
      <w:marLeft w:val="0"/>
      <w:marRight w:val="0"/>
      <w:marTop w:val="0"/>
      <w:marBottom w:val="0"/>
      <w:divBdr>
        <w:top w:val="none" w:sz="0" w:space="0" w:color="auto"/>
        <w:left w:val="none" w:sz="0" w:space="0" w:color="auto"/>
        <w:bottom w:val="none" w:sz="0" w:space="0" w:color="auto"/>
        <w:right w:val="none" w:sz="0" w:space="0" w:color="auto"/>
      </w:divBdr>
    </w:div>
    <w:div w:id="1166285275">
      <w:bodyDiv w:val="1"/>
      <w:marLeft w:val="0"/>
      <w:marRight w:val="0"/>
      <w:marTop w:val="0"/>
      <w:marBottom w:val="0"/>
      <w:divBdr>
        <w:top w:val="none" w:sz="0" w:space="0" w:color="auto"/>
        <w:left w:val="none" w:sz="0" w:space="0" w:color="auto"/>
        <w:bottom w:val="none" w:sz="0" w:space="0" w:color="auto"/>
        <w:right w:val="none" w:sz="0" w:space="0" w:color="auto"/>
      </w:divBdr>
    </w:div>
    <w:div w:id="1182015077">
      <w:bodyDiv w:val="1"/>
      <w:marLeft w:val="0"/>
      <w:marRight w:val="0"/>
      <w:marTop w:val="0"/>
      <w:marBottom w:val="0"/>
      <w:divBdr>
        <w:top w:val="none" w:sz="0" w:space="0" w:color="auto"/>
        <w:left w:val="none" w:sz="0" w:space="0" w:color="auto"/>
        <w:bottom w:val="none" w:sz="0" w:space="0" w:color="auto"/>
        <w:right w:val="none" w:sz="0" w:space="0" w:color="auto"/>
      </w:divBdr>
    </w:div>
    <w:div w:id="1184130645">
      <w:bodyDiv w:val="1"/>
      <w:marLeft w:val="0"/>
      <w:marRight w:val="0"/>
      <w:marTop w:val="0"/>
      <w:marBottom w:val="0"/>
      <w:divBdr>
        <w:top w:val="none" w:sz="0" w:space="0" w:color="auto"/>
        <w:left w:val="none" w:sz="0" w:space="0" w:color="auto"/>
        <w:bottom w:val="none" w:sz="0" w:space="0" w:color="auto"/>
        <w:right w:val="none" w:sz="0" w:space="0" w:color="auto"/>
      </w:divBdr>
    </w:div>
    <w:div w:id="1185678060">
      <w:bodyDiv w:val="1"/>
      <w:marLeft w:val="0"/>
      <w:marRight w:val="0"/>
      <w:marTop w:val="0"/>
      <w:marBottom w:val="0"/>
      <w:divBdr>
        <w:top w:val="none" w:sz="0" w:space="0" w:color="auto"/>
        <w:left w:val="none" w:sz="0" w:space="0" w:color="auto"/>
        <w:bottom w:val="none" w:sz="0" w:space="0" w:color="auto"/>
        <w:right w:val="none" w:sz="0" w:space="0" w:color="auto"/>
      </w:divBdr>
    </w:div>
    <w:div w:id="1198003546">
      <w:bodyDiv w:val="1"/>
      <w:marLeft w:val="0"/>
      <w:marRight w:val="0"/>
      <w:marTop w:val="0"/>
      <w:marBottom w:val="0"/>
      <w:divBdr>
        <w:top w:val="none" w:sz="0" w:space="0" w:color="auto"/>
        <w:left w:val="none" w:sz="0" w:space="0" w:color="auto"/>
        <w:bottom w:val="none" w:sz="0" w:space="0" w:color="auto"/>
        <w:right w:val="none" w:sz="0" w:space="0" w:color="auto"/>
      </w:divBdr>
    </w:div>
    <w:div w:id="1210193318">
      <w:bodyDiv w:val="1"/>
      <w:marLeft w:val="0"/>
      <w:marRight w:val="0"/>
      <w:marTop w:val="0"/>
      <w:marBottom w:val="0"/>
      <w:divBdr>
        <w:top w:val="none" w:sz="0" w:space="0" w:color="auto"/>
        <w:left w:val="none" w:sz="0" w:space="0" w:color="auto"/>
        <w:bottom w:val="none" w:sz="0" w:space="0" w:color="auto"/>
        <w:right w:val="none" w:sz="0" w:space="0" w:color="auto"/>
      </w:divBdr>
    </w:div>
    <w:div w:id="1213693627">
      <w:bodyDiv w:val="1"/>
      <w:marLeft w:val="0"/>
      <w:marRight w:val="0"/>
      <w:marTop w:val="0"/>
      <w:marBottom w:val="0"/>
      <w:divBdr>
        <w:top w:val="none" w:sz="0" w:space="0" w:color="auto"/>
        <w:left w:val="none" w:sz="0" w:space="0" w:color="auto"/>
        <w:bottom w:val="none" w:sz="0" w:space="0" w:color="auto"/>
        <w:right w:val="none" w:sz="0" w:space="0" w:color="auto"/>
      </w:divBdr>
    </w:div>
    <w:div w:id="1222981057">
      <w:bodyDiv w:val="1"/>
      <w:marLeft w:val="0"/>
      <w:marRight w:val="0"/>
      <w:marTop w:val="0"/>
      <w:marBottom w:val="0"/>
      <w:divBdr>
        <w:top w:val="none" w:sz="0" w:space="0" w:color="auto"/>
        <w:left w:val="none" w:sz="0" w:space="0" w:color="auto"/>
        <w:bottom w:val="none" w:sz="0" w:space="0" w:color="auto"/>
        <w:right w:val="none" w:sz="0" w:space="0" w:color="auto"/>
      </w:divBdr>
    </w:div>
    <w:div w:id="1226332528">
      <w:bodyDiv w:val="1"/>
      <w:marLeft w:val="0"/>
      <w:marRight w:val="0"/>
      <w:marTop w:val="0"/>
      <w:marBottom w:val="0"/>
      <w:divBdr>
        <w:top w:val="none" w:sz="0" w:space="0" w:color="auto"/>
        <w:left w:val="none" w:sz="0" w:space="0" w:color="auto"/>
        <w:bottom w:val="none" w:sz="0" w:space="0" w:color="auto"/>
        <w:right w:val="none" w:sz="0" w:space="0" w:color="auto"/>
      </w:divBdr>
    </w:div>
    <w:div w:id="1234661976">
      <w:bodyDiv w:val="1"/>
      <w:marLeft w:val="0"/>
      <w:marRight w:val="0"/>
      <w:marTop w:val="0"/>
      <w:marBottom w:val="0"/>
      <w:divBdr>
        <w:top w:val="none" w:sz="0" w:space="0" w:color="auto"/>
        <w:left w:val="none" w:sz="0" w:space="0" w:color="auto"/>
        <w:bottom w:val="none" w:sz="0" w:space="0" w:color="auto"/>
        <w:right w:val="none" w:sz="0" w:space="0" w:color="auto"/>
      </w:divBdr>
    </w:div>
    <w:div w:id="1251112175">
      <w:bodyDiv w:val="1"/>
      <w:marLeft w:val="0"/>
      <w:marRight w:val="0"/>
      <w:marTop w:val="0"/>
      <w:marBottom w:val="0"/>
      <w:divBdr>
        <w:top w:val="none" w:sz="0" w:space="0" w:color="auto"/>
        <w:left w:val="none" w:sz="0" w:space="0" w:color="auto"/>
        <w:bottom w:val="none" w:sz="0" w:space="0" w:color="auto"/>
        <w:right w:val="none" w:sz="0" w:space="0" w:color="auto"/>
      </w:divBdr>
    </w:div>
    <w:div w:id="1252736714">
      <w:bodyDiv w:val="1"/>
      <w:marLeft w:val="0"/>
      <w:marRight w:val="0"/>
      <w:marTop w:val="0"/>
      <w:marBottom w:val="0"/>
      <w:divBdr>
        <w:top w:val="none" w:sz="0" w:space="0" w:color="auto"/>
        <w:left w:val="none" w:sz="0" w:space="0" w:color="auto"/>
        <w:bottom w:val="none" w:sz="0" w:space="0" w:color="auto"/>
        <w:right w:val="none" w:sz="0" w:space="0" w:color="auto"/>
      </w:divBdr>
    </w:div>
    <w:div w:id="1262839000">
      <w:bodyDiv w:val="1"/>
      <w:marLeft w:val="0"/>
      <w:marRight w:val="0"/>
      <w:marTop w:val="0"/>
      <w:marBottom w:val="0"/>
      <w:divBdr>
        <w:top w:val="none" w:sz="0" w:space="0" w:color="auto"/>
        <w:left w:val="none" w:sz="0" w:space="0" w:color="auto"/>
        <w:bottom w:val="none" w:sz="0" w:space="0" w:color="auto"/>
        <w:right w:val="none" w:sz="0" w:space="0" w:color="auto"/>
      </w:divBdr>
    </w:div>
    <w:div w:id="1263412253">
      <w:bodyDiv w:val="1"/>
      <w:marLeft w:val="0"/>
      <w:marRight w:val="0"/>
      <w:marTop w:val="0"/>
      <w:marBottom w:val="0"/>
      <w:divBdr>
        <w:top w:val="none" w:sz="0" w:space="0" w:color="auto"/>
        <w:left w:val="none" w:sz="0" w:space="0" w:color="auto"/>
        <w:bottom w:val="none" w:sz="0" w:space="0" w:color="auto"/>
        <w:right w:val="none" w:sz="0" w:space="0" w:color="auto"/>
      </w:divBdr>
    </w:div>
    <w:div w:id="1265841314">
      <w:bodyDiv w:val="1"/>
      <w:marLeft w:val="0"/>
      <w:marRight w:val="0"/>
      <w:marTop w:val="0"/>
      <w:marBottom w:val="0"/>
      <w:divBdr>
        <w:top w:val="none" w:sz="0" w:space="0" w:color="auto"/>
        <w:left w:val="none" w:sz="0" w:space="0" w:color="auto"/>
        <w:bottom w:val="none" w:sz="0" w:space="0" w:color="auto"/>
        <w:right w:val="none" w:sz="0" w:space="0" w:color="auto"/>
      </w:divBdr>
    </w:div>
    <w:div w:id="1288393965">
      <w:bodyDiv w:val="1"/>
      <w:marLeft w:val="0"/>
      <w:marRight w:val="0"/>
      <w:marTop w:val="0"/>
      <w:marBottom w:val="0"/>
      <w:divBdr>
        <w:top w:val="none" w:sz="0" w:space="0" w:color="auto"/>
        <w:left w:val="none" w:sz="0" w:space="0" w:color="auto"/>
        <w:bottom w:val="none" w:sz="0" w:space="0" w:color="auto"/>
        <w:right w:val="none" w:sz="0" w:space="0" w:color="auto"/>
      </w:divBdr>
    </w:div>
    <w:div w:id="1297563499">
      <w:bodyDiv w:val="1"/>
      <w:marLeft w:val="0"/>
      <w:marRight w:val="0"/>
      <w:marTop w:val="0"/>
      <w:marBottom w:val="0"/>
      <w:divBdr>
        <w:top w:val="none" w:sz="0" w:space="0" w:color="auto"/>
        <w:left w:val="none" w:sz="0" w:space="0" w:color="auto"/>
        <w:bottom w:val="none" w:sz="0" w:space="0" w:color="auto"/>
        <w:right w:val="none" w:sz="0" w:space="0" w:color="auto"/>
      </w:divBdr>
    </w:div>
    <w:div w:id="1316032020">
      <w:bodyDiv w:val="1"/>
      <w:marLeft w:val="0"/>
      <w:marRight w:val="0"/>
      <w:marTop w:val="0"/>
      <w:marBottom w:val="0"/>
      <w:divBdr>
        <w:top w:val="none" w:sz="0" w:space="0" w:color="auto"/>
        <w:left w:val="none" w:sz="0" w:space="0" w:color="auto"/>
        <w:bottom w:val="none" w:sz="0" w:space="0" w:color="auto"/>
        <w:right w:val="none" w:sz="0" w:space="0" w:color="auto"/>
      </w:divBdr>
    </w:div>
    <w:div w:id="1321230368">
      <w:bodyDiv w:val="1"/>
      <w:marLeft w:val="0"/>
      <w:marRight w:val="0"/>
      <w:marTop w:val="0"/>
      <w:marBottom w:val="0"/>
      <w:divBdr>
        <w:top w:val="none" w:sz="0" w:space="0" w:color="auto"/>
        <w:left w:val="none" w:sz="0" w:space="0" w:color="auto"/>
        <w:bottom w:val="none" w:sz="0" w:space="0" w:color="auto"/>
        <w:right w:val="none" w:sz="0" w:space="0" w:color="auto"/>
      </w:divBdr>
    </w:div>
    <w:div w:id="1361972240">
      <w:bodyDiv w:val="1"/>
      <w:marLeft w:val="0"/>
      <w:marRight w:val="0"/>
      <w:marTop w:val="0"/>
      <w:marBottom w:val="0"/>
      <w:divBdr>
        <w:top w:val="none" w:sz="0" w:space="0" w:color="auto"/>
        <w:left w:val="none" w:sz="0" w:space="0" w:color="auto"/>
        <w:bottom w:val="none" w:sz="0" w:space="0" w:color="auto"/>
        <w:right w:val="none" w:sz="0" w:space="0" w:color="auto"/>
      </w:divBdr>
    </w:div>
    <w:div w:id="1371144765">
      <w:bodyDiv w:val="1"/>
      <w:marLeft w:val="0"/>
      <w:marRight w:val="0"/>
      <w:marTop w:val="0"/>
      <w:marBottom w:val="0"/>
      <w:divBdr>
        <w:top w:val="none" w:sz="0" w:space="0" w:color="auto"/>
        <w:left w:val="none" w:sz="0" w:space="0" w:color="auto"/>
        <w:bottom w:val="none" w:sz="0" w:space="0" w:color="auto"/>
        <w:right w:val="none" w:sz="0" w:space="0" w:color="auto"/>
      </w:divBdr>
    </w:div>
    <w:div w:id="1377973601">
      <w:bodyDiv w:val="1"/>
      <w:marLeft w:val="0"/>
      <w:marRight w:val="0"/>
      <w:marTop w:val="0"/>
      <w:marBottom w:val="0"/>
      <w:divBdr>
        <w:top w:val="none" w:sz="0" w:space="0" w:color="auto"/>
        <w:left w:val="none" w:sz="0" w:space="0" w:color="auto"/>
        <w:bottom w:val="none" w:sz="0" w:space="0" w:color="auto"/>
        <w:right w:val="none" w:sz="0" w:space="0" w:color="auto"/>
      </w:divBdr>
    </w:div>
    <w:div w:id="1380546257">
      <w:bodyDiv w:val="1"/>
      <w:marLeft w:val="0"/>
      <w:marRight w:val="0"/>
      <w:marTop w:val="0"/>
      <w:marBottom w:val="0"/>
      <w:divBdr>
        <w:top w:val="none" w:sz="0" w:space="0" w:color="auto"/>
        <w:left w:val="none" w:sz="0" w:space="0" w:color="auto"/>
        <w:bottom w:val="none" w:sz="0" w:space="0" w:color="auto"/>
        <w:right w:val="none" w:sz="0" w:space="0" w:color="auto"/>
      </w:divBdr>
    </w:div>
    <w:div w:id="1406222934">
      <w:bodyDiv w:val="1"/>
      <w:marLeft w:val="0"/>
      <w:marRight w:val="0"/>
      <w:marTop w:val="0"/>
      <w:marBottom w:val="0"/>
      <w:divBdr>
        <w:top w:val="none" w:sz="0" w:space="0" w:color="auto"/>
        <w:left w:val="none" w:sz="0" w:space="0" w:color="auto"/>
        <w:bottom w:val="none" w:sz="0" w:space="0" w:color="auto"/>
        <w:right w:val="none" w:sz="0" w:space="0" w:color="auto"/>
      </w:divBdr>
    </w:div>
    <w:div w:id="1411543806">
      <w:bodyDiv w:val="1"/>
      <w:marLeft w:val="0"/>
      <w:marRight w:val="0"/>
      <w:marTop w:val="0"/>
      <w:marBottom w:val="0"/>
      <w:divBdr>
        <w:top w:val="none" w:sz="0" w:space="0" w:color="auto"/>
        <w:left w:val="none" w:sz="0" w:space="0" w:color="auto"/>
        <w:bottom w:val="none" w:sz="0" w:space="0" w:color="auto"/>
        <w:right w:val="none" w:sz="0" w:space="0" w:color="auto"/>
      </w:divBdr>
    </w:div>
    <w:div w:id="1425146974">
      <w:bodyDiv w:val="1"/>
      <w:marLeft w:val="0"/>
      <w:marRight w:val="0"/>
      <w:marTop w:val="0"/>
      <w:marBottom w:val="0"/>
      <w:divBdr>
        <w:top w:val="none" w:sz="0" w:space="0" w:color="auto"/>
        <w:left w:val="none" w:sz="0" w:space="0" w:color="auto"/>
        <w:bottom w:val="none" w:sz="0" w:space="0" w:color="auto"/>
        <w:right w:val="none" w:sz="0" w:space="0" w:color="auto"/>
      </w:divBdr>
    </w:div>
    <w:div w:id="1425567647">
      <w:bodyDiv w:val="1"/>
      <w:marLeft w:val="0"/>
      <w:marRight w:val="0"/>
      <w:marTop w:val="0"/>
      <w:marBottom w:val="0"/>
      <w:divBdr>
        <w:top w:val="none" w:sz="0" w:space="0" w:color="auto"/>
        <w:left w:val="none" w:sz="0" w:space="0" w:color="auto"/>
        <w:bottom w:val="none" w:sz="0" w:space="0" w:color="auto"/>
        <w:right w:val="none" w:sz="0" w:space="0" w:color="auto"/>
      </w:divBdr>
    </w:div>
    <w:div w:id="1429084066">
      <w:bodyDiv w:val="1"/>
      <w:marLeft w:val="0"/>
      <w:marRight w:val="0"/>
      <w:marTop w:val="0"/>
      <w:marBottom w:val="0"/>
      <w:divBdr>
        <w:top w:val="none" w:sz="0" w:space="0" w:color="auto"/>
        <w:left w:val="none" w:sz="0" w:space="0" w:color="auto"/>
        <w:bottom w:val="none" w:sz="0" w:space="0" w:color="auto"/>
        <w:right w:val="none" w:sz="0" w:space="0" w:color="auto"/>
      </w:divBdr>
    </w:div>
    <w:div w:id="1451827471">
      <w:bodyDiv w:val="1"/>
      <w:marLeft w:val="0"/>
      <w:marRight w:val="0"/>
      <w:marTop w:val="0"/>
      <w:marBottom w:val="0"/>
      <w:divBdr>
        <w:top w:val="none" w:sz="0" w:space="0" w:color="auto"/>
        <w:left w:val="none" w:sz="0" w:space="0" w:color="auto"/>
        <w:bottom w:val="none" w:sz="0" w:space="0" w:color="auto"/>
        <w:right w:val="none" w:sz="0" w:space="0" w:color="auto"/>
      </w:divBdr>
    </w:div>
    <w:div w:id="1453943587">
      <w:bodyDiv w:val="1"/>
      <w:marLeft w:val="0"/>
      <w:marRight w:val="0"/>
      <w:marTop w:val="0"/>
      <w:marBottom w:val="0"/>
      <w:divBdr>
        <w:top w:val="none" w:sz="0" w:space="0" w:color="auto"/>
        <w:left w:val="none" w:sz="0" w:space="0" w:color="auto"/>
        <w:bottom w:val="none" w:sz="0" w:space="0" w:color="auto"/>
        <w:right w:val="none" w:sz="0" w:space="0" w:color="auto"/>
      </w:divBdr>
    </w:div>
    <w:div w:id="1456944043">
      <w:bodyDiv w:val="1"/>
      <w:marLeft w:val="0"/>
      <w:marRight w:val="0"/>
      <w:marTop w:val="0"/>
      <w:marBottom w:val="0"/>
      <w:divBdr>
        <w:top w:val="none" w:sz="0" w:space="0" w:color="auto"/>
        <w:left w:val="none" w:sz="0" w:space="0" w:color="auto"/>
        <w:bottom w:val="none" w:sz="0" w:space="0" w:color="auto"/>
        <w:right w:val="none" w:sz="0" w:space="0" w:color="auto"/>
      </w:divBdr>
    </w:div>
    <w:div w:id="1460565887">
      <w:bodyDiv w:val="1"/>
      <w:marLeft w:val="0"/>
      <w:marRight w:val="0"/>
      <w:marTop w:val="0"/>
      <w:marBottom w:val="0"/>
      <w:divBdr>
        <w:top w:val="none" w:sz="0" w:space="0" w:color="auto"/>
        <w:left w:val="none" w:sz="0" w:space="0" w:color="auto"/>
        <w:bottom w:val="none" w:sz="0" w:space="0" w:color="auto"/>
        <w:right w:val="none" w:sz="0" w:space="0" w:color="auto"/>
      </w:divBdr>
    </w:div>
    <w:div w:id="1470973146">
      <w:bodyDiv w:val="1"/>
      <w:marLeft w:val="0"/>
      <w:marRight w:val="0"/>
      <w:marTop w:val="0"/>
      <w:marBottom w:val="0"/>
      <w:divBdr>
        <w:top w:val="none" w:sz="0" w:space="0" w:color="auto"/>
        <w:left w:val="none" w:sz="0" w:space="0" w:color="auto"/>
        <w:bottom w:val="none" w:sz="0" w:space="0" w:color="auto"/>
        <w:right w:val="none" w:sz="0" w:space="0" w:color="auto"/>
      </w:divBdr>
    </w:div>
    <w:div w:id="1474445249">
      <w:bodyDiv w:val="1"/>
      <w:marLeft w:val="0"/>
      <w:marRight w:val="0"/>
      <w:marTop w:val="0"/>
      <w:marBottom w:val="0"/>
      <w:divBdr>
        <w:top w:val="none" w:sz="0" w:space="0" w:color="auto"/>
        <w:left w:val="none" w:sz="0" w:space="0" w:color="auto"/>
        <w:bottom w:val="none" w:sz="0" w:space="0" w:color="auto"/>
        <w:right w:val="none" w:sz="0" w:space="0" w:color="auto"/>
      </w:divBdr>
    </w:div>
    <w:div w:id="1495757319">
      <w:bodyDiv w:val="1"/>
      <w:marLeft w:val="0"/>
      <w:marRight w:val="0"/>
      <w:marTop w:val="0"/>
      <w:marBottom w:val="0"/>
      <w:divBdr>
        <w:top w:val="none" w:sz="0" w:space="0" w:color="auto"/>
        <w:left w:val="none" w:sz="0" w:space="0" w:color="auto"/>
        <w:bottom w:val="none" w:sz="0" w:space="0" w:color="auto"/>
        <w:right w:val="none" w:sz="0" w:space="0" w:color="auto"/>
      </w:divBdr>
    </w:div>
    <w:div w:id="1501500274">
      <w:bodyDiv w:val="1"/>
      <w:marLeft w:val="0"/>
      <w:marRight w:val="0"/>
      <w:marTop w:val="0"/>
      <w:marBottom w:val="0"/>
      <w:divBdr>
        <w:top w:val="none" w:sz="0" w:space="0" w:color="auto"/>
        <w:left w:val="none" w:sz="0" w:space="0" w:color="auto"/>
        <w:bottom w:val="none" w:sz="0" w:space="0" w:color="auto"/>
        <w:right w:val="none" w:sz="0" w:space="0" w:color="auto"/>
      </w:divBdr>
    </w:div>
    <w:div w:id="1503230142">
      <w:bodyDiv w:val="1"/>
      <w:marLeft w:val="0"/>
      <w:marRight w:val="0"/>
      <w:marTop w:val="0"/>
      <w:marBottom w:val="0"/>
      <w:divBdr>
        <w:top w:val="none" w:sz="0" w:space="0" w:color="auto"/>
        <w:left w:val="none" w:sz="0" w:space="0" w:color="auto"/>
        <w:bottom w:val="none" w:sz="0" w:space="0" w:color="auto"/>
        <w:right w:val="none" w:sz="0" w:space="0" w:color="auto"/>
      </w:divBdr>
    </w:div>
    <w:div w:id="1508059064">
      <w:bodyDiv w:val="1"/>
      <w:marLeft w:val="0"/>
      <w:marRight w:val="0"/>
      <w:marTop w:val="0"/>
      <w:marBottom w:val="0"/>
      <w:divBdr>
        <w:top w:val="none" w:sz="0" w:space="0" w:color="auto"/>
        <w:left w:val="none" w:sz="0" w:space="0" w:color="auto"/>
        <w:bottom w:val="none" w:sz="0" w:space="0" w:color="auto"/>
        <w:right w:val="none" w:sz="0" w:space="0" w:color="auto"/>
      </w:divBdr>
    </w:div>
    <w:div w:id="1509826777">
      <w:bodyDiv w:val="1"/>
      <w:marLeft w:val="0"/>
      <w:marRight w:val="0"/>
      <w:marTop w:val="0"/>
      <w:marBottom w:val="0"/>
      <w:divBdr>
        <w:top w:val="none" w:sz="0" w:space="0" w:color="auto"/>
        <w:left w:val="none" w:sz="0" w:space="0" w:color="auto"/>
        <w:bottom w:val="none" w:sz="0" w:space="0" w:color="auto"/>
        <w:right w:val="none" w:sz="0" w:space="0" w:color="auto"/>
      </w:divBdr>
    </w:div>
    <w:div w:id="1518343976">
      <w:bodyDiv w:val="1"/>
      <w:marLeft w:val="0"/>
      <w:marRight w:val="0"/>
      <w:marTop w:val="0"/>
      <w:marBottom w:val="0"/>
      <w:divBdr>
        <w:top w:val="none" w:sz="0" w:space="0" w:color="auto"/>
        <w:left w:val="none" w:sz="0" w:space="0" w:color="auto"/>
        <w:bottom w:val="none" w:sz="0" w:space="0" w:color="auto"/>
        <w:right w:val="none" w:sz="0" w:space="0" w:color="auto"/>
      </w:divBdr>
    </w:div>
    <w:div w:id="1519002832">
      <w:bodyDiv w:val="1"/>
      <w:marLeft w:val="0"/>
      <w:marRight w:val="0"/>
      <w:marTop w:val="0"/>
      <w:marBottom w:val="0"/>
      <w:divBdr>
        <w:top w:val="none" w:sz="0" w:space="0" w:color="auto"/>
        <w:left w:val="none" w:sz="0" w:space="0" w:color="auto"/>
        <w:bottom w:val="none" w:sz="0" w:space="0" w:color="auto"/>
        <w:right w:val="none" w:sz="0" w:space="0" w:color="auto"/>
      </w:divBdr>
    </w:div>
    <w:div w:id="1523395637">
      <w:bodyDiv w:val="1"/>
      <w:marLeft w:val="0"/>
      <w:marRight w:val="0"/>
      <w:marTop w:val="0"/>
      <w:marBottom w:val="0"/>
      <w:divBdr>
        <w:top w:val="none" w:sz="0" w:space="0" w:color="auto"/>
        <w:left w:val="none" w:sz="0" w:space="0" w:color="auto"/>
        <w:bottom w:val="none" w:sz="0" w:space="0" w:color="auto"/>
        <w:right w:val="none" w:sz="0" w:space="0" w:color="auto"/>
      </w:divBdr>
    </w:div>
    <w:div w:id="1524396656">
      <w:bodyDiv w:val="1"/>
      <w:marLeft w:val="0"/>
      <w:marRight w:val="0"/>
      <w:marTop w:val="0"/>
      <w:marBottom w:val="0"/>
      <w:divBdr>
        <w:top w:val="none" w:sz="0" w:space="0" w:color="auto"/>
        <w:left w:val="none" w:sz="0" w:space="0" w:color="auto"/>
        <w:bottom w:val="none" w:sz="0" w:space="0" w:color="auto"/>
        <w:right w:val="none" w:sz="0" w:space="0" w:color="auto"/>
      </w:divBdr>
    </w:div>
    <w:div w:id="1525634538">
      <w:bodyDiv w:val="1"/>
      <w:marLeft w:val="0"/>
      <w:marRight w:val="0"/>
      <w:marTop w:val="0"/>
      <w:marBottom w:val="0"/>
      <w:divBdr>
        <w:top w:val="none" w:sz="0" w:space="0" w:color="auto"/>
        <w:left w:val="none" w:sz="0" w:space="0" w:color="auto"/>
        <w:bottom w:val="none" w:sz="0" w:space="0" w:color="auto"/>
        <w:right w:val="none" w:sz="0" w:space="0" w:color="auto"/>
      </w:divBdr>
    </w:div>
    <w:div w:id="1530491114">
      <w:bodyDiv w:val="1"/>
      <w:marLeft w:val="0"/>
      <w:marRight w:val="0"/>
      <w:marTop w:val="0"/>
      <w:marBottom w:val="0"/>
      <w:divBdr>
        <w:top w:val="none" w:sz="0" w:space="0" w:color="auto"/>
        <w:left w:val="none" w:sz="0" w:space="0" w:color="auto"/>
        <w:bottom w:val="none" w:sz="0" w:space="0" w:color="auto"/>
        <w:right w:val="none" w:sz="0" w:space="0" w:color="auto"/>
      </w:divBdr>
    </w:div>
    <w:div w:id="1533954042">
      <w:bodyDiv w:val="1"/>
      <w:marLeft w:val="0"/>
      <w:marRight w:val="0"/>
      <w:marTop w:val="0"/>
      <w:marBottom w:val="0"/>
      <w:divBdr>
        <w:top w:val="none" w:sz="0" w:space="0" w:color="auto"/>
        <w:left w:val="none" w:sz="0" w:space="0" w:color="auto"/>
        <w:bottom w:val="none" w:sz="0" w:space="0" w:color="auto"/>
        <w:right w:val="none" w:sz="0" w:space="0" w:color="auto"/>
      </w:divBdr>
    </w:div>
    <w:div w:id="1542672021">
      <w:bodyDiv w:val="1"/>
      <w:marLeft w:val="0"/>
      <w:marRight w:val="0"/>
      <w:marTop w:val="0"/>
      <w:marBottom w:val="0"/>
      <w:divBdr>
        <w:top w:val="none" w:sz="0" w:space="0" w:color="auto"/>
        <w:left w:val="none" w:sz="0" w:space="0" w:color="auto"/>
        <w:bottom w:val="none" w:sz="0" w:space="0" w:color="auto"/>
        <w:right w:val="none" w:sz="0" w:space="0" w:color="auto"/>
      </w:divBdr>
    </w:div>
    <w:div w:id="1552108184">
      <w:bodyDiv w:val="1"/>
      <w:marLeft w:val="0"/>
      <w:marRight w:val="0"/>
      <w:marTop w:val="0"/>
      <w:marBottom w:val="0"/>
      <w:divBdr>
        <w:top w:val="none" w:sz="0" w:space="0" w:color="auto"/>
        <w:left w:val="none" w:sz="0" w:space="0" w:color="auto"/>
        <w:bottom w:val="none" w:sz="0" w:space="0" w:color="auto"/>
        <w:right w:val="none" w:sz="0" w:space="0" w:color="auto"/>
      </w:divBdr>
    </w:div>
    <w:div w:id="1559896377">
      <w:bodyDiv w:val="1"/>
      <w:marLeft w:val="0"/>
      <w:marRight w:val="0"/>
      <w:marTop w:val="0"/>
      <w:marBottom w:val="0"/>
      <w:divBdr>
        <w:top w:val="none" w:sz="0" w:space="0" w:color="auto"/>
        <w:left w:val="none" w:sz="0" w:space="0" w:color="auto"/>
        <w:bottom w:val="none" w:sz="0" w:space="0" w:color="auto"/>
        <w:right w:val="none" w:sz="0" w:space="0" w:color="auto"/>
      </w:divBdr>
    </w:div>
    <w:div w:id="1566407426">
      <w:bodyDiv w:val="1"/>
      <w:marLeft w:val="0"/>
      <w:marRight w:val="0"/>
      <w:marTop w:val="0"/>
      <w:marBottom w:val="0"/>
      <w:divBdr>
        <w:top w:val="none" w:sz="0" w:space="0" w:color="auto"/>
        <w:left w:val="none" w:sz="0" w:space="0" w:color="auto"/>
        <w:bottom w:val="none" w:sz="0" w:space="0" w:color="auto"/>
        <w:right w:val="none" w:sz="0" w:space="0" w:color="auto"/>
      </w:divBdr>
    </w:div>
    <w:div w:id="1570963803">
      <w:bodyDiv w:val="1"/>
      <w:marLeft w:val="0"/>
      <w:marRight w:val="0"/>
      <w:marTop w:val="0"/>
      <w:marBottom w:val="0"/>
      <w:divBdr>
        <w:top w:val="none" w:sz="0" w:space="0" w:color="auto"/>
        <w:left w:val="none" w:sz="0" w:space="0" w:color="auto"/>
        <w:bottom w:val="none" w:sz="0" w:space="0" w:color="auto"/>
        <w:right w:val="none" w:sz="0" w:space="0" w:color="auto"/>
      </w:divBdr>
    </w:div>
    <w:div w:id="1580670405">
      <w:bodyDiv w:val="1"/>
      <w:marLeft w:val="0"/>
      <w:marRight w:val="0"/>
      <w:marTop w:val="0"/>
      <w:marBottom w:val="0"/>
      <w:divBdr>
        <w:top w:val="none" w:sz="0" w:space="0" w:color="auto"/>
        <w:left w:val="none" w:sz="0" w:space="0" w:color="auto"/>
        <w:bottom w:val="none" w:sz="0" w:space="0" w:color="auto"/>
        <w:right w:val="none" w:sz="0" w:space="0" w:color="auto"/>
      </w:divBdr>
    </w:div>
    <w:div w:id="1585186571">
      <w:bodyDiv w:val="1"/>
      <w:marLeft w:val="0"/>
      <w:marRight w:val="0"/>
      <w:marTop w:val="0"/>
      <w:marBottom w:val="0"/>
      <w:divBdr>
        <w:top w:val="none" w:sz="0" w:space="0" w:color="auto"/>
        <w:left w:val="none" w:sz="0" w:space="0" w:color="auto"/>
        <w:bottom w:val="none" w:sz="0" w:space="0" w:color="auto"/>
        <w:right w:val="none" w:sz="0" w:space="0" w:color="auto"/>
      </w:divBdr>
    </w:div>
    <w:div w:id="1592544211">
      <w:bodyDiv w:val="1"/>
      <w:marLeft w:val="0"/>
      <w:marRight w:val="0"/>
      <w:marTop w:val="0"/>
      <w:marBottom w:val="0"/>
      <w:divBdr>
        <w:top w:val="none" w:sz="0" w:space="0" w:color="auto"/>
        <w:left w:val="none" w:sz="0" w:space="0" w:color="auto"/>
        <w:bottom w:val="none" w:sz="0" w:space="0" w:color="auto"/>
        <w:right w:val="none" w:sz="0" w:space="0" w:color="auto"/>
      </w:divBdr>
    </w:div>
    <w:div w:id="1599408400">
      <w:bodyDiv w:val="1"/>
      <w:marLeft w:val="0"/>
      <w:marRight w:val="0"/>
      <w:marTop w:val="0"/>
      <w:marBottom w:val="0"/>
      <w:divBdr>
        <w:top w:val="none" w:sz="0" w:space="0" w:color="auto"/>
        <w:left w:val="none" w:sz="0" w:space="0" w:color="auto"/>
        <w:bottom w:val="none" w:sz="0" w:space="0" w:color="auto"/>
        <w:right w:val="none" w:sz="0" w:space="0" w:color="auto"/>
      </w:divBdr>
    </w:div>
    <w:div w:id="1603343624">
      <w:bodyDiv w:val="1"/>
      <w:marLeft w:val="0"/>
      <w:marRight w:val="0"/>
      <w:marTop w:val="0"/>
      <w:marBottom w:val="0"/>
      <w:divBdr>
        <w:top w:val="none" w:sz="0" w:space="0" w:color="auto"/>
        <w:left w:val="none" w:sz="0" w:space="0" w:color="auto"/>
        <w:bottom w:val="none" w:sz="0" w:space="0" w:color="auto"/>
        <w:right w:val="none" w:sz="0" w:space="0" w:color="auto"/>
      </w:divBdr>
    </w:div>
    <w:div w:id="1608735480">
      <w:bodyDiv w:val="1"/>
      <w:marLeft w:val="0"/>
      <w:marRight w:val="0"/>
      <w:marTop w:val="0"/>
      <w:marBottom w:val="0"/>
      <w:divBdr>
        <w:top w:val="none" w:sz="0" w:space="0" w:color="auto"/>
        <w:left w:val="none" w:sz="0" w:space="0" w:color="auto"/>
        <w:bottom w:val="none" w:sz="0" w:space="0" w:color="auto"/>
        <w:right w:val="none" w:sz="0" w:space="0" w:color="auto"/>
      </w:divBdr>
    </w:div>
    <w:div w:id="1608928754">
      <w:bodyDiv w:val="1"/>
      <w:marLeft w:val="0"/>
      <w:marRight w:val="0"/>
      <w:marTop w:val="0"/>
      <w:marBottom w:val="0"/>
      <w:divBdr>
        <w:top w:val="none" w:sz="0" w:space="0" w:color="auto"/>
        <w:left w:val="none" w:sz="0" w:space="0" w:color="auto"/>
        <w:bottom w:val="none" w:sz="0" w:space="0" w:color="auto"/>
        <w:right w:val="none" w:sz="0" w:space="0" w:color="auto"/>
      </w:divBdr>
    </w:div>
    <w:div w:id="1612856318">
      <w:bodyDiv w:val="1"/>
      <w:marLeft w:val="0"/>
      <w:marRight w:val="0"/>
      <w:marTop w:val="0"/>
      <w:marBottom w:val="0"/>
      <w:divBdr>
        <w:top w:val="none" w:sz="0" w:space="0" w:color="auto"/>
        <w:left w:val="none" w:sz="0" w:space="0" w:color="auto"/>
        <w:bottom w:val="none" w:sz="0" w:space="0" w:color="auto"/>
        <w:right w:val="none" w:sz="0" w:space="0" w:color="auto"/>
      </w:divBdr>
    </w:div>
    <w:div w:id="1613902564">
      <w:bodyDiv w:val="1"/>
      <w:marLeft w:val="0"/>
      <w:marRight w:val="0"/>
      <w:marTop w:val="0"/>
      <w:marBottom w:val="0"/>
      <w:divBdr>
        <w:top w:val="none" w:sz="0" w:space="0" w:color="auto"/>
        <w:left w:val="none" w:sz="0" w:space="0" w:color="auto"/>
        <w:bottom w:val="none" w:sz="0" w:space="0" w:color="auto"/>
        <w:right w:val="none" w:sz="0" w:space="0" w:color="auto"/>
      </w:divBdr>
    </w:div>
    <w:div w:id="1615676144">
      <w:bodyDiv w:val="1"/>
      <w:marLeft w:val="0"/>
      <w:marRight w:val="0"/>
      <w:marTop w:val="0"/>
      <w:marBottom w:val="0"/>
      <w:divBdr>
        <w:top w:val="none" w:sz="0" w:space="0" w:color="auto"/>
        <w:left w:val="none" w:sz="0" w:space="0" w:color="auto"/>
        <w:bottom w:val="none" w:sz="0" w:space="0" w:color="auto"/>
        <w:right w:val="none" w:sz="0" w:space="0" w:color="auto"/>
      </w:divBdr>
    </w:div>
    <w:div w:id="1622833335">
      <w:bodyDiv w:val="1"/>
      <w:marLeft w:val="0"/>
      <w:marRight w:val="0"/>
      <w:marTop w:val="0"/>
      <w:marBottom w:val="0"/>
      <w:divBdr>
        <w:top w:val="none" w:sz="0" w:space="0" w:color="auto"/>
        <w:left w:val="none" w:sz="0" w:space="0" w:color="auto"/>
        <w:bottom w:val="none" w:sz="0" w:space="0" w:color="auto"/>
        <w:right w:val="none" w:sz="0" w:space="0" w:color="auto"/>
      </w:divBdr>
    </w:div>
    <w:div w:id="1623026559">
      <w:bodyDiv w:val="1"/>
      <w:marLeft w:val="0"/>
      <w:marRight w:val="0"/>
      <w:marTop w:val="0"/>
      <w:marBottom w:val="0"/>
      <w:divBdr>
        <w:top w:val="none" w:sz="0" w:space="0" w:color="auto"/>
        <w:left w:val="none" w:sz="0" w:space="0" w:color="auto"/>
        <w:bottom w:val="none" w:sz="0" w:space="0" w:color="auto"/>
        <w:right w:val="none" w:sz="0" w:space="0" w:color="auto"/>
      </w:divBdr>
    </w:div>
    <w:div w:id="1623338681">
      <w:bodyDiv w:val="1"/>
      <w:marLeft w:val="0"/>
      <w:marRight w:val="0"/>
      <w:marTop w:val="0"/>
      <w:marBottom w:val="0"/>
      <w:divBdr>
        <w:top w:val="none" w:sz="0" w:space="0" w:color="auto"/>
        <w:left w:val="none" w:sz="0" w:space="0" w:color="auto"/>
        <w:bottom w:val="none" w:sz="0" w:space="0" w:color="auto"/>
        <w:right w:val="none" w:sz="0" w:space="0" w:color="auto"/>
      </w:divBdr>
    </w:div>
    <w:div w:id="1626542951">
      <w:bodyDiv w:val="1"/>
      <w:marLeft w:val="0"/>
      <w:marRight w:val="0"/>
      <w:marTop w:val="0"/>
      <w:marBottom w:val="0"/>
      <w:divBdr>
        <w:top w:val="none" w:sz="0" w:space="0" w:color="auto"/>
        <w:left w:val="none" w:sz="0" w:space="0" w:color="auto"/>
        <w:bottom w:val="none" w:sz="0" w:space="0" w:color="auto"/>
        <w:right w:val="none" w:sz="0" w:space="0" w:color="auto"/>
      </w:divBdr>
    </w:div>
    <w:div w:id="1627543205">
      <w:bodyDiv w:val="1"/>
      <w:marLeft w:val="0"/>
      <w:marRight w:val="0"/>
      <w:marTop w:val="0"/>
      <w:marBottom w:val="0"/>
      <w:divBdr>
        <w:top w:val="none" w:sz="0" w:space="0" w:color="auto"/>
        <w:left w:val="none" w:sz="0" w:space="0" w:color="auto"/>
        <w:bottom w:val="none" w:sz="0" w:space="0" w:color="auto"/>
        <w:right w:val="none" w:sz="0" w:space="0" w:color="auto"/>
      </w:divBdr>
    </w:div>
    <w:div w:id="1654792463">
      <w:bodyDiv w:val="1"/>
      <w:marLeft w:val="0"/>
      <w:marRight w:val="0"/>
      <w:marTop w:val="0"/>
      <w:marBottom w:val="0"/>
      <w:divBdr>
        <w:top w:val="none" w:sz="0" w:space="0" w:color="auto"/>
        <w:left w:val="none" w:sz="0" w:space="0" w:color="auto"/>
        <w:bottom w:val="none" w:sz="0" w:space="0" w:color="auto"/>
        <w:right w:val="none" w:sz="0" w:space="0" w:color="auto"/>
      </w:divBdr>
    </w:div>
    <w:div w:id="1659306204">
      <w:bodyDiv w:val="1"/>
      <w:marLeft w:val="0"/>
      <w:marRight w:val="0"/>
      <w:marTop w:val="0"/>
      <w:marBottom w:val="0"/>
      <w:divBdr>
        <w:top w:val="none" w:sz="0" w:space="0" w:color="auto"/>
        <w:left w:val="none" w:sz="0" w:space="0" w:color="auto"/>
        <w:bottom w:val="none" w:sz="0" w:space="0" w:color="auto"/>
        <w:right w:val="none" w:sz="0" w:space="0" w:color="auto"/>
      </w:divBdr>
    </w:div>
    <w:div w:id="1676805951">
      <w:bodyDiv w:val="1"/>
      <w:marLeft w:val="0"/>
      <w:marRight w:val="0"/>
      <w:marTop w:val="0"/>
      <w:marBottom w:val="0"/>
      <w:divBdr>
        <w:top w:val="none" w:sz="0" w:space="0" w:color="auto"/>
        <w:left w:val="none" w:sz="0" w:space="0" w:color="auto"/>
        <w:bottom w:val="none" w:sz="0" w:space="0" w:color="auto"/>
        <w:right w:val="none" w:sz="0" w:space="0" w:color="auto"/>
      </w:divBdr>
    </w:div>
    <w:div w:id="1679578507">
      <w:bodyDiv w:val="1"/>
      <w:marLeft w:val="0"/>
      <w:marRight w:val="0"/>
      <w:marTop w:val="0"/>
      <w:marBottom w:val="0"/>
      <w:divBdr>
        <w:top w:val="none" w:sz="0" w:space="0" w:color="auto"/>
        <w:left w:val="none" w:sz="0" w:space="0" w:color="auto"/>
        <w:bottom w:val="none" w:sz="0" w:space="0" w:color="auto"/>
        <w:right w:val="none" w:sz="0" w:space="0" w:color="auto"/>
      </w:divBdr>
    </w:div>
    <w:div w:id="1689982922">
      <w:bodyDiv w:val="1"/>
      <w:marLeft w:val="0"/>
      <w:marRight w:val="0"/>
      <w:marTop w:val="0"/>
      <w:marBottom w:val="0"/>
      <w:divBdr>
        <w:top w:val="none" w:sz="0" w:space="0" w:color="auto"/>
        <w:left w:val="none" w:sz="0" w:space="0" w:color="auto"/>
        <w:bottom w:val="none" w:sz="0" w:space="0" w:color="auto"/>
        <w:right w:val="none" w:sz="0" w:space="0" w:color="auto"/>
      </w:divBdr>
    </w:div>
    <w:div w:id="1694651409">
      <w:bodyDiv w:val="1"/>
      <w:marLeft w:val="0"/>
      <w:marRight w:val="0"/>
      <w:marTop w:val="0"/>
      <w:marBottom w:val="0"/>
      <w:divBdr>
        <w:top w:val="none" w:sz="0" w:space="0" w:color="auto"/>
        <w:left w:val="none" w:sz="0" w:space="0" w:color="auto"/>
        <w:bottom w:val="none" w:sz="0" w:space="0" w:color="auto"/>
        <w:right w:val="none" w:sz="0" w:space="0" w:color="auto"/>
      </w:divBdr>
    </w:div>
    <w:div w:id="1703900988">
      <w:bodyDiv w:val="1"/>
      <w:marLeft w:val="0"/>
      <w:marRight w:val="0"/>
      <w:marTop w:val="0"/>
      <w:marBottom w:val="0"/>
      <w:divBdr>
        <w:top w:val="none" w:sz="0" w:space="0" w:color="auto"/>
        <w:left w:val="none" w:sz="0" w:space="0" w:color="auto"/>
        <w:bottom w:val="none" w:sz="0" w:space="0" w:color="auto"/>
        <w:right w:val="none" w:sz="0" w:space="0" w:color="auto"/>
      </w:divBdr>
    </w:div>
    <w:div w:id="1708872895">
      <w:bodyDiv w:val="1"/>
      <w:marLeft w:val="0"/>
      <w:marRight w:val="0"/>
      <w:marTop w:val="0"/>
      <w:marBottom w:val="0"/>
      <w:divBdr>
        <w:top w:val="none" w:sz="0" w:space="0" w:color="auto"/>
        <w:left w:val="none" w:sz="0" w:space="0" w:color="auto"/>
        <w:bottom w:val="none" w:sz="0" w:space="0" w:color="auto"/>
        <w:right w:val="none" w:sz="0" w:space="0" w:color="auto"/>
      </w:divBdr>
    </w:div>
    <w:div w:id="1714886672">
      <w:bodyDiv w:val="1"/>
      <w:marLeft w:val="0"/>
      <w:marRight w:val="0"/>
      <w:marTop w:val="0"/>
      <w:marBottom w:val="0"/>
      <w:divBdr>
        <w:top w:val="none" w:sz="0" w:space="0" w:color="auto"/>
        <w:left w:val="none" w:sz="0" w:space="0" w:color="auto"/>
        <w:bottom w:val="none" w:sz="0" w:space="0" w:color="auto"/>
        <w:right w:val="none" w:sz="0" w:space="0" w:color="auto"/>
      </w:divBdr>
    </w:div>
    <w:div w:id="1719159464">
      <w:bodyDiv w:val="1"/>
      <w:marLeft w:val="0"/>
      <w:marRight w:val="0"/>
      <w:marTop w:val="0"/>
      <w:marBottom w:val="0"/>
      <w:divBdr>
        <w:top w:val="none" w:sz="0" w:space="0" w:color="auto"/>
        <w:left w:val="none" w:sz="0" w:space="0" w:color="auto"/>
        <w:bottom w:val="none" w:sz="0" w:space="0" w:color="auto"/>
        <w:right w:val="none" w:sz="0" w:space="0" w:color="auto"/>
      </w:divBdr>
    </w:div>
    <w:div w:id="1723552160">
      <w:bodyDiv w:val="1"/>
      <w:marLeft w:val="0"/>
      <w:marRight w:val="0"/>
      <w:marTop w:val="0"/>
      <w:marBottom w:val="0"/>
      <w:divBdr>
        <w:top w:val="none" w:sz="0" w:space="0" w:color="auto"/>
        <w:left w:val="none" w:sz="0" w:space="0" w:color="auto"/>
        <w:bottom w:val="none" w:sz="0" w:space="0" w:color="auto"/>
        <w:right w:val="none" w:sz="0" w:space="0" w:color="auto"/>
      </w:divBdr>
    </w:div>
    <w:div w:id="1724330481">
      <w:bodyDiv w:val="1"/>
      <w:marLeft w:val="0"/>
      <w:marRight w:val="0"/>
      <w:marTop w:val="0"/>
      <w:marBottom w:val="0"/>
      <w:divBdr>
        <w:top w:val="none" w:sz="0" w:space="0" w:color="auto"/>
        <w:left w:val="none" w:sz="0" w:space="0" w:color="auto"/>
        <w:bottom w:val="none" w:sz="0" w:space="0" w:color="auto"/>
        <w:right w:val="none" w:sz="0" w:space="0" w:color="auto"/>
      </w:divBdr>
    </w:div>
    <w:div w:id="1726222847">
      <w:bodyDiv w:val="1"/>
      <w:marLeft w:val="0"/>
      <w:marRight w:val="0"/>
      <w:marTop w:val="0"/>
      <w:marBottom w:val="0"/>
      <w:divBdr>
        <w:top w:val="none" w:sz="0" w:space="0" w:color="auto"/>
        <w:left w:val="none" w:sz="0" w:space="0" w:color="auto"/>
        <w:bottom w:val="none" w:sz="0" w:space="0" w:color="auto"/>
        <w:right w:val="none" w:sz="0" w:space="0" w:color="auto"/>
      </w:divBdr>
    </w:div>
    <w:div w:id="1727876028">
      <w:bodyDiv w:val="1"/>
      <w:marLeft w:val="0"/>
      <w:marRight w:val="0"/>
      <w:marTop w:val="0"/>
      <w:marBottom w:val="0"/>
      <w:divBdr>
        <w:top w:val="none" w:sz="0" w:space="0" w:color="auto"/>
        <w:left w:val="none" w:sz="0" w:space="0" w:color="auto"/>
        <w:bottom w:val="none" w:sz="0" w:space="0" w:color="auto"/>
        <w:right w:val="none" w:sz="0" w:space="0" w:color="auto"/>
      </w:divBdr>
    </w:div>
    <w:div w:id="1729064657">
      <w:bodyDiv w:val="1"/>
      <w:marLeft w:val="0"/>
      <w:marRight w:val="0"/>
      <w:marTop w:val="0"/>
      <w:marBottom w:val="0"/>
      <w:divBdr>
        <w:top w:val="none" w:sz="0" w:space="0" w:color="auto"/>
        <w:left w:val="none" w:sz="0" w:space="0" w:color="auto"/>
        <w:bottom w:val="none" w:sz="0" w:space="0" w:color="auto"/>
        <w:right w:val="none" w:sz="0" w:space="0" w:color="auto"/>
      </w:divBdr>
    </w:div>
    <w:div w:id="1731265849">
      <w:bodyDiv w:val="1"/>
      <w:marLeft w:val="0"/>
      <w:marRight w:val="0"/>
      <w:marTop w:val="0"/>
      <w:marBottom w:val="0"/>
      <w:divBdr>
        <w:top w:val="none" w:sz="0" w:space="0" w:color="auto"/>
        <w:left w:val="none" w:sz="0" w:space="0" w:color="auto"/>
        <w:bottom w:val="none" w:sz="0" w:space="0" w:color="auto"/>
        <w:right w:val="none" w:sz="0" w:space="0" w:color="auto"/>
      </w:divBdr>
    </w:div>
    <w:div w:id="1748726819">
      <w:bodyDiv w:val="1"/>
      <w:marLeft w:val="0"/>
      <w:marRight w:val="0"/>
      <w:marTop w:val="0"/>
      <w:marBottom w:val="0"/>
      <w:divBdr>
        <w:top w:val="none" w:sz="0" w:space="0" w:color="auto"/>
        <w:left w:val="none" w:sz="0" w:space="0" w:color="auto"/>
        <w:bottom w:val="none" w:sz="0" w:space="0" w:color="auto"/>
        <w:right w:val="none" w:sz="0" w:space="0" w:color="auto"/>
      </w:divBdr>
    </w:div>
    <w:div w:id="1752847380">
      <w:bodyDiv w:val="1"/>
      <w:marLeft w:val="0"/>
      <w:marRight w:val="0"/>
      <w:marTop w:val="0"/>
      <w:marBottom w:val="0"/>
      <w:divBdr>
        <w:top w:val="none" w:sz="0" w:space="0" w:color="auto"/>
        <w:left w:val="none" w:sz="0" w:space="0" w:color="auto"/>
        <w:bottom w:val="none" w:sz="0" w:space="0" w:color="auto"/>
        <w:right w:val="none" w:sz="0" w:space="0" w:color="auto"/>
      </w:divBdr>
    </w:div>
    <w:div w:id="1757090255">
      <w:bodyDiv w:val="1"/>
      <w:marLeft w:val="0"/>
      <w:marRight w:val="0"/>
      <w:marTop w:val="0"/>
      <w:marBottom w:val="0"/>
      <w:divBdr>
        <w:top w:val="none" w:sz="0" w:space="0" w:color="auto"/>
        <w:left w:val="none" w:sz="0" w:space="0" w:color="auto"/>
        <w:bottom w:val="none" w:sz="0" w:space="0" w:color="auto"/>
        <w:right w:val="none" w:sz="0" w:space="0" w:color="auto"/>
      </w:divBdr>
    </w:div>
    <w:div w:id="1763452327">
      <w:bodyDiv w:val="1"/>
      <w:marLeft w:val="0"/>
      <w:marRight w:val="0"/>
      <w:marTop w:val="0"/>
      <w:marBottom w:val="0"/>
      <w:divBdr>
        <w:top w:val="none" w:sz="0" w:space="0" w:color="auto"/>
        <w:left w:val="none" w:sz="0" w:space="0" w:color="auto"/>
        <w:bottom w:val="none" w:sz="0" w:space="0" w:color="auto"/>
        <w:right w:val="none" w:sz="0" w:space="0" w:color="auto"/>
      </w:divBdr>
    </w:div>
    <w:div w:id="1765610808">
      <w:bodyDiv w:val="1"/>
      <w:marLeft w:val="0"/>
      <w:marRight w:val="0"/>
      <w:marTop w:val="0"/>
      <w:marBottom w:val="0"/>
      <w:divBdr>
        <w:top w:val="none" w:sz="0" w:space="0" w:color="auto"/>
        <w:left w:val="none" w:sz="0" w:space="0" w:color="auto"/>
        <w:bottom w:val="none" w:sz="0" w:space="0" w:color="auto"/>
        <w:right w:val="none" w:sz="0" w:space="0" w:color="auto"/>
      </w:divBdr>
    </w:div>
    <w:div w:id="1777484486">
      <w:bodyDiv w:val="1"/>
      <w:marLeft w:val="0"/>
      <w:marRight w:val="0"/>
      <w:marTop w:val="0"/>
      <w:marBottom w:val="0"/>
      <w:divBdr>
        <w:top w:val="none" w:sz="0" w:space="0" w:color="auto"/>
        <w:left w:val="none" w:sz="0" w:space="0" w:color="auto"/>
        <w:bottom w:val="none" w:sz="0" w:space="0" w:color="auto"/>
        <w:right w:val="none" w:sz="0" w:space="0" w:color="auto"/>
      </w:divBdr>
    </w:div>
    <w:div w:id="1792748853">
      <w:bodyDiv w:val="1"/>
      <w:marLeft w:val="0"/>
      <w:marRight w:val="0"/>
      <w:marTop w:val="0"/>
      <w:marBottom w:val="0"/>
      <w:divBdr>
        <w:top w:val="none" w:sz="0" w:space="0" w:color="auto"/>
        <w:left w:val="none" w:sz="0" w:space="0" w:color="auto"/>
        <w:bottom w:val="none" w:sz="0" w:space="0" w:color="auto"/>
        <w:right w:val="none" w:sz="0" w:space="0" w:color="auto"/>
      </w:divBdr>
    </w:div>
    <w:div w:id="1798599056">
      <w:bodyDiv w:val="1"/>
      <w:marLeft w:val="0"/>
      <w:marRight w:val="0"/>
      <w:marTop w:val="0"/>
      <w:marBottom w:val="0"/>
      <w:divBdr>
        <w:top w:val="none" w:sz="0" w:space="0" w:color="auto"/>
        <w:left w:val="none" w:sz="0" w:space="0" w:color="auto"/>
        <w:bottom w:val="none" w:sz="0" w:space="0" w:color="auto"/>
        <w:right w:val="none" w:sz="0" w:space="0" w:color="auto"/>
      </w:divBdr>
    </w:div>
    <w:div w:id="1801222499">
      <w:bodyDiv w:val="1"/>
      <w:marLeft w:val="0"/>
      <w:marRight w:val="0"/>
      <w:marTop w:val="0"/>
      <w:marBottom w:val="0"/>
      <w:divBdr>
        <w:top w:val="none" w:sz="0" w:space="0" w:color="auto"/>
        <w:left w:val="none" w:sz="0" w:space="0" w:color="auto"/>
        <w:bottom w:val="none" w:sz="0" w:space="0" w:color="auto"/>
        <w:right w:val="none" w:sz="0" w:space="0" w:color="auto"/>
      </w:divBdr>
    </w:div>
    <w:div w:id="1830051560">
      <w:bodyDiv w:val="1"/>
      <w:marLeft w:val="0"/>
      <w:marRight w:val="0"/>
      <w:marTop w:val="0"/>
      <w:marBottom w:val="0"/>
      <w:divBdr>
        <w:top w:val="none" w:sz="0" w:space="0" w:color="auto"/>
        <w:left w:val="none" w:sz="0" w:space="0" w:color="auto"/>
        <w:bottom w:val="none" w:sz="0" w:space="0" w:color="auto"/>
        <w:right w:val="none" w:sz="0" w:space="0" w:color="auto"/>
      </w:divBdr>
    </w:div>
    <w:div w:id="1830824209">
      <w:bodyDiv w:val="1"/>
      <w:marLeft w:val="0"/>
      <w:marRight w:val="0"/>
      <w:marTop w:val="0"/>
      <w:marBottom w:val="0"/>
      <w:divBdr>
        <w:top w:val="none" w:sz="0" w:space="0" w:color="auto"/>
        <w:left w:val="none" w:sz="0" w:space="0" w:color="auto"/>
        <w:bottom w:val="none" w:sz="0" w:space="0" w:color="auto"/>
        <w:right w:val="none" w:sz="0" w:space="0" w:color="auto"/>
      </w:divBdr>
    </w:div>
    <w:div w:id="1835798182">
      <w:bodyDiv w:val="1"/>
      <w:marLeft w:val="0"/>
      <w:marRight w:val="0"/>
      <w:marTop w:val="0"/>
      <w:marBottom w:val="0"/>
      <w:divBdr>
        <w:top w:val="none" w:sz="0" w:space="0" w:color="auto"/>
        <w:left w:val="none" w:sz="0" w:space="0" w:color="auto"/>
        <w:bottom w:val="none" w:sz="0" w:space="0" w:color="auto"/>
        <w:right w:val="none" w:sz="0" w:space="0" w:color="auto"/>
      </w:divBdr>
    </w:div>
    <w:div w:id="1838492743">
      <w:bodyDiv w:val="1"/>
      <w:marLeft w:val="0"/>
      <w:marRight w:val="0"/>
      <w:marTop w:val="0"/>
      <w:marBottom w:val="0"/>
      <w:divBdr>
        <w:top w:val="none" w:sz="0" w:space="0" w:color="auto"/>
        <w:left w:val="none" w:sz="0" w:space="0" w:color="auto"/>
        <w:bottom w:val="none" w:sz="0" w:space="0" w:color="auto"/>
        <w:right w:val="none" w:sz="0" w:space="0" w:color="auto"/>
      </w:divBdr>
    </w:div>
    <w:div w:id="1840340768">
      <w:bodyDiv w:val="1"/>
      <w:marLeft w:val="0"/>
      <w:marRight w:val="0"/>
      <w:marTop w:val="0"/>
      <w:marBottom w:val="0"/>
      <w:divBdr>
        <w:top w:val="none" w:sz="0" w:space="0" w:color="auto"/>
        <w:left w:val="none" w:sz="0" w:space="0" w:color="auto"/>
        <w:bottom w:val="none" w:sz="0" w:space="0" w:color="auto"/>
        <w:right w:val="none" w:sz="0" w:space="0" w:color="auto"/>
      </w:divBdr>
    </w:div>
    <w:div w:id="1845169239">
      <w:bodyDiv w:val="1"/>
      <w:marLeft w:val="0"/>
      <w:marRight w:val="0"/>
      <w:marTop w:val="0"/>
      <w:marBottom w:val="0"/>
      <w:divBdr>
        <w:top w:val="none" w:sz="0" w:space="0" w:color="auto"/>
        <w:left w:val="none" w:sz="0" w:space="0" w:color="auto"/>
        <w:bottom w:val="none" w:sz="0" w:space="0" w:color="auto"/>
        <w:right w:val="none" w:sz="0" w:space="0" w:color="auto"/>
      </w:divBdr>
    </w:div>
    <w:div w:id="1846939997">
      <w:bodyDiv w:val="1"/>
      <w:marLeft w:val="0"/>
      <w:marRight w:val="0"/>
      <w:marTop w:val="0"/>
      <w:marBottom w:val="0"/>
      <w:divBdr>
        <w:top w:val="none" w:sz="0" w:space="0" w:color="auto"/>
        <w:left w:val="none" w:sz="0" w:space="0" w:color="auto"/>
        <w:bottom w:val="none" w:sz="0" w:space="0" w:color="auto"/>
        <w:right w:val="none" w:sz="0" w:space="0" w:color="auto"/>
      </w:divBdr>
    </w:div>
    <w:div w:id="1851988002">
      <w:bodyDiv w:val="1"/>
      <w:marLeft w:val="0"/>
      <w:marRight w:val="0"/>
      <w:marTop w:val="0"/>
      <w:marBottom w:val="0"/>
      <w:divBdr>
        <w:top w:val="none" w:sz="0" w:space="0" w:color="auto"/>
        <w:left w:val="none" w:sz="0" w:space="0" w:color="auto"/>
        <w:bottom w:val="none" w:sz="0" w:space="0" w:color="auto"/>
        <w:right w:val="none" w:sz="0" w:space="0" w:color="auto"/>
      </w:divBdr>
    </w:div>
    <w:div w:id="1867399541">
      <w:bodyDiv w:val="1"/>
      <w:marLeft w:val="0"/>
      <w:marRight w:val="0"/>
      <w:marTop w:val="0"/>
      <w:marBottom w:val="0"/>
      <w:divBdr>
        <w:top w:val="none" w:sz="0" w:space="0" w:color="auto"/>
        <w:left w:val="none" w:sz="0" w:space="0" w:color="auto"/>
        <w:bottom w:val="none" w:sz="0" w:space="0" w:color="auto"/>
        <w:right w:val="none" w:sz="0" w:space="0" w:color="auto"/>
      </w:divBdr>
    </w:div>
    <w:div w:id="1868906577">
      <w:bodyDiv w:val="1"/>
      <w:marLeft w:val="0"/>
      <w:marRight w:val="0"/>
      <w:marTop w:val="0"/>
      <w:marBottom w:val="0"/>
      <w:divBdr>
        <w:top w:val="none" w:sz="0" w:space="0" w:color="auto"/>
        <w:left w:val="none" w:sz="0" w:space="0" w:color="auto"/>
        <w:bottom w:val="none" w:sz="0" w:space="0" w:color="auto"/>
        <w:right w:val="none" w:sz="0" w:space="0" w:color="auto"/>
      </w:divBdr>
    </w:div>
    <w:div w:id="1871990628">
      <w:bodyDiv w:val="1"/>
      <w:marLeft w:val="0"/>
      <w:marRight w:val="0"/>
      <w:marTop w:val="0"/>
      <w:marBottom w:val="0"/>
      <w:divBdr>
        <w:top w:val="none" w:sz="0" w:space="0" w:color="auto"/>
        <w:left w:val="none" w:sz="0" w:space="0" w:color="auto"/>
        <w:bottom w:val="none" w:sz="0" w:space="0" w:color="auto"/>
        <w:right w:val="none" w:sz="0" w:space="0" w:color="auto"/>
      </w:divBdr>
    </w:div>
    <w:div w:id="1883980753">
      <w:bodyDiv w:val="1"/>
      <w:marLeft w:val="0"/>
      <w:marRight w:val="0"/>
      <w:marTop w:val="0"/>
      <w:marBottom w:val="0"/>
      <w:divBdr>
        <w:top w:val="none" w:sz="0" w:space="0" w:color="auto"/>
        <w:left w:val="none" w:sz="0" w:space="0" w:color="auto"/>
        <w:bottom w:val="none" w:sz="0" w:space="0" w:color="auto"/>
        <w:right w:val="none" w:sz="0" w:space="0" w:color="auto"/>
      </w:divBdr>
    </w:div>
    <w:div w:id="1894652108">
      <w:bodyDiv w:val="1"/>
      <w:marLeft w:val="0"/>
      <w:marRight w:val="0"/>
      <w:marTop w:val="0"/>
      <w:marBottom w:val="0"/>
      <w:divBdr>
        <w:top w:val="none" w:sz="0" w:space="0" w:color="auto"/>
        <w:left w:val="none" w:sz="0" w:space="0" w:color="auto"/>
        <w:bottom w:val="none" w:sz="0" w:space="0" w:color="auto"/>
        <w:right w:val="none" w:sz="0" w:space="0" w:color="auto"/>
      </w:divBdr>
    </w:div>
    <w:div w:id="1911229534">
      <w:bodyDiv w:val="1"/>
      <w:marLeft w:val="0"/>
      <w:marRight w:val="0"/>
      <w:marTop w:val="0"/>
      <w:marBottom w:val="0"/>
      <w:divBdr>
        <w:top w:val="none" w:sz="0" w:space="0" w:color="auto"/>
        <w:left w:val="none" w:sz="0" w:space="0" w:color="auto"/>
        <w:bottom w:val="none" w:sz="0" w:space="0" w:color="auto"/>
        <w:right w:val="none" w:sz="0" w:space="0" w:color="auto"/>
      </w:divBdr>
    </w:div>
    <w:div w:id="1935938140">
      <w:bodyDiv w:val="1"/>
      <w:marLeft w:val="0"/>
      <w:marRight w:val="0"/>
      <w:marTop w:val="0"/>
      <w:marBottom w:val="0"/>
      <w:divBdr>
        <w:top w:val="none" w:sz="0" w:space="0" w:color="auto"/>
        <w:left w:val="none" w:sz="0" w:space="0" w:color="auto"/>
        <w:bottom w:val="none" w:sz="0" w:space="0" w:color="auto"/>
        <w:right w:val="none" w:sz="0" w:space="0" w:color="auto"/>
      </w:divBdr>
    </w:div>
    <w:div w:id="1940478772">
      <w:bodyDiv w:val="1"/>
      <w:marLeft w:val="0"/>
      <w:marRight w:val="0"/>
      <w:marTop w:val="0"/>
      <w:marBottom w:val="0"/>
      <w:divBdr>
        <w:top w:val="none" w:sz="0" w:space="0" w:color="auto"/>
        <w:left w:val="none" w:sz="0" w:space="0" w:color="auto"/>
        <w:bottom w:val="none" w:sz="0" w:space="0" w:color="auto"/>
        <w:right w:val="none" w:sz="0" w:space="0" w:color="auto"/>
      </w:divBdr>
    </w:div>
    <w:div w:id="1959600416">
      <w:bodyDiv w:val="1"/>
      <w:marLeft w:val="0"/>
      <w:marRight w:val="0"/>
      <w:marTop w:val="0"/>
      <w:marBottom w:val="0"/>
      <w:divBdr>
        <w:top w:val="none" w:sz="0" w:space="0" w:color="auto"/>
        <w:left w:val="none" w:sz="0" w:space="0" w:color="auto"/>
        <w:bottom w:val="none" w:sz="0" w:space="0" w:color="auto"/>
        <w:right w:val="none" w:sz="0" w:space="0" w:color="auto"/>
      </w:divBdr>
    </w:div>
    <w:div w:id="1972785455">
      <w:bodyDiv w:val="1"/>
      <w:marLeft w:val="0"/>
      <w:marRight w:val="0"/>
      <w:marTop w:val="0"/>
      <w:marBottom w:val="0"/>
      <w:divBdr>
        <w:top w:val="none" w:sz="0" w:space="0" w:color="auto"/>
        <w:left w:val="none" w:sz="0" w:space="0" w:color="auto"/>
        <w:bottom w:val="none" w:sz="0" w:space="0" w:color="auto"/>
        <w:right w:val="none" w:sz="0" w:space="0" w:color="auto"/>
      </w:divBdr>
    </w:div>
    <w:div w:id="1993636549">
      <w:bodyDiv w:val="1"/>
      <w:marLeft w:val="0"/>
      <w:marRight w:val="0"/>
      <w:marTop w:val="0"/>
      <w:marBottom w:val="0"/>
      <w:divBdr>
        <w:top w:val="none" w:sz="0" w:space="0" w:color="auto"/>
        <w:left w:val="none" w:sz="0" w:space="0" w:color="auto"/>
        <w:bottom w:val="none" w:sz="0" w:space="0" w:color="auto"/>
        <w:right w:val="none" w:sz="0" w:space="0" w:color="auto"/>
      </w:divBdr>
    </w:div>
    <w:div w:id="1995377770">
      <w:bodyDiv w:val="1"/>
      <w:marLeft w:val="0"/>
      <w:marRight w:val="0"/>
      <w:marTop w:val="0"/>
      <w:marBottom w:val="0"/>
      <w:divBdr>
        <w:top w:val="none" w:sz="0" w:space="0" w:color="auto"/>
        <w:left w:val="none" w:sz="0" w:space="0" w:color="auto"/>
        <w:bottom w:val="none" w:sz="0" w:space="0" w:color="auto"/>
        <w:right w:val="none" w:sz="0" w:space="0" w:color="auto"/>
      </w:divBdr>
    </w:div>
    <w:div w:id="1997296215">
      <w:bodyDiv w:val="1"/>
      <w:marLeft w:val="0"/>
      <w:marRight w:val="0"/>
      <w:marTop w:val="0"/>
      <w:marBottom w:val="0"/>
      <w:divBdr>
        <w:top w:val="none" w:sz="0" w:space="0" w:color="auto"/>
        <w:left w:val="none" w:sz="0" w:space="0" w:color="auto"/>
        <w:bottom w:val="none" w:sz="0" w:space="0" w:color="auto"/>
        <w:right w:val="none" w:sz="0" w:space="0" w:color="auto"/>
      </w:divBdr>
    </w:div>
    <w:div w:id="2012948427">
      <w:bodyDiv w:val="1"/>
      <w:marLeft w:val="0"/>
      <w:marRight w:val="0"/>
      <w:marTop w:val="0"/>
      <w:marBottom w:val="0"/>
      <w:divBdr>
        <w:top w:val="none" w:sz="0" w:space="0" w:color="auto"/>
        <w:left w:val="none" w:sz="0" w:space="0" w:color="auto"/>
        <w:bottom w:val="none" w:sz="0" w:space="0" w:color="auto"/>
        <w:right w:val="none" w:sz="0" w:space="0" w:color="auto"/>
      </w:divBdr>
    </w:div>
    <w:div w:id="2013293365">
      <w:bodyDiv w:val="1"/>
      <w:marLeft w:val="0"/>
      <w:marRight w:val="0"/>
      <w:marTop w:val="0"/>
      <w:marBottom w:val="0"/>
      <w:divBdr>
        <w:top w:val="none" w:sz="0" w:space="0" w:color="auto"/>
        <w:left w:val="none" w:sz="0" w:space="0" w:color="auto"/>
        <w:bottom w:val="none" w:sz="0" w:space="0" w:color="auto"/>
        <w:right w:val="none" w:sz="0" w:space="0" w:color="auto"/>
      </w:divBdr>
    </w:div>
    <w:div w:id="2015759358">
      <w:bodyDiv w:val="1"/>
      <w:marLeft w:val="0"/>
      <w:marRight w:val="0"/>
      <w:marTop w:val="0"/>
      <w:marBottom w:val="0"/>
      <w:divBdr>
        <w:top w:val="none" w:sz="0" w:space="0" w:color="auto"/>
        <w:left w:val="none" w:sz="0" w:space="0" w:color="auto"/>
        <w:bottom w:val="none" w:sz="0" w:space="0" w:color="auto"/>
        <w:right w:val="none" w:sz="0" w:space="0" w:color="auto"/>
      </w:divBdr>
    </w:div>
    <w:div w:id="2021811320">
      <w:bodyDiv w:val="1"/>
      <w:marLeft w:val="0"/>
      <w:marRight w:val="0"/>
      <w:marTop w:val="0"/>
      <w:marBottom w:val="0"/>
      <w:divBdr>
        <w:top w:val="none" w:sz="0" w:space="0" w:color="auto"/>
        <w:left w:val="none" w:sz="0" w:space="0" w:color="auto"/>
        <w:bottom w:val="none" w:sz="0" w:space="0" w:color="auto"/>
        <w:right w:val="none" w:sz="0" w:space="0" w:color="auto"/>
      </w:divBdr>
    </w:div>
    <w:div w:id="2031487945">
      <w:bodyDiv w:val="1"/>
      <w:marLeft w:val="0"/>
      <w:marRight w:val="0"/>
      <w:marTop w:val="0"/>
      <w:marBottom w:val="0"/>
      <w:divBdr>
        <w:top w:val="none" w:sz="0" w:space="0" w:color="auto"/>
        <w:left w:val="none" w:sz="0" w:space="0" w:color="auto"/>
        <w:bottom w:val="none" w:sz="0" w:space="0" w:color="auto"/>
        <w:right w:val="none" w:sz="0" w:space="0" w:color="auto"/>
      </w:divBdr>
    </w:div>
    <w:div w:id="2032106729">
      <w:bodyDiv w:val="1"/>
      <w:marLeft w:val="0"/>
      <w:marRight w:val="0"/>
      <w:marTop w:val="0"/>
      <w:marBottom w:val="0"/>
      <w:divBdr>
        <w:top w:val="none" w:sz="0" w:space="0" w:color="auto"/>
        <w:left w:val="none" w:sz="0" w:space="0" w:color="auto"/>
        <w:bottom w:val="none" w:sz="0" w:space="0" w:color="auto"/>
        <w:right w:val="none" w:sz="0" w:space="0" w:color="auto"/>
      </w:divBdr>
    </w:div>
    <w:div w:id="2044013452">
      <w:bodyDiv w:val="1"/>
      <w:marLeft w:val="0"/>
      <w:marRight w:val="0"/>
      <w:marTop w:val="0"/>
      <w:marBottom w:val="0"/>
      <w:divBdr>
        <w:top w:val="none" w:sz="0" w:space="0" w:color="auto"/>
        <w:left w:val="none" w:sz="0" w:space="0" w:color="auto"/>
        <w:bottom w:val="none" w:sz="0" w:space="0" w:color="auto"/>
        <w:right w:val="none" w:sz="0" w:space="0" w:color="auto"/>
      </w:divBdr>
    </w:div>
    <w:div w:id="2051412327">
      <w:bodyDiv w:val="1"/>
      <w:marLeft w:val="0"/>
      <w:marRight w:val="0"/>
      <w:marTop w:val="0"/>
      <w:marBottom w:val="0"/>
      <w:divBdr>
        <w:top w:val="none" w:sz="0" w:space="0" w:color="auto"/>
        <w:left w:val="none" w:sz="0" w:space="0" w:color="auto"/>
        <w:bottom w:val="none" w:sz="0" w:space="0" w:color="auto"/>
        <w:right w:val="none" w:sz="0" w:space="0" w:color="auto"/>
      </w:divBdr>
    </w:div>
    <w:div w:id="2051688860">
      <w:bodyDiv w:val="1"/>
      <w:marLeft w:val="0"/>
      <w:marRight w:val="0"/>
      <w:marTop w:val="0"/>
      <w:marBottom w:val="0"/>
      <w:divBdr>
        <w:top w:val="none" w:sz="0" w:space="0" w:color="auto"/>
        <w:left w:val="none" w:sz="0" w:space="0" w:color="auto"/>
        <w:bottom w:val="none" w:sz="0" w:space="0" w:color="auto"/>
        <w:right w:val="none" w:sz="0" w:space="0" w:color="auto"/>
      </w:divBdr>
    </w:div>
    <w:div w:id="2060736339">
      <w:bodyDiv w:val="1"/>
      <w:marLeft w:val="0"/>
      <w:marRight w:val="0"/>
      <w:marTop w:val="0"/>
      <w:marBottom w:val="0"/>
      <w:divBdr>
        <w:top w:val="none" w:sz="0" w:space="0" w:color="auto"/>
        <w:left w:val="none" w:sz="0" w:space="0" w:color="auto"/>
        <w:bottom w:val="none" w:sz="0" w:space="0" w:color="auto"/>
        <w:right w:val="none" w:sz="0" w:space="0" w:color="auto"/>
      </w:divBdr>
    </w:div>
    <w:div w:id="2079471475">
      <w:bodyDiv w:val="1"/>
      <w:marLeft w:val="0"/>
      <w:marRight w:val="0"/>
      <w:marTop w:val="0"/>
      <w:marBottom w:val="0"/>
      <w:divBdr>
        <w:top w:val="none" w:sz="0" w:space="0" w:color="auto"/>
        <w:left w:val="none" w:sz="0" w:space="0" w:color="auto"/>
        <w:bottom w:val="none" w:sz="0" w:space="0" w:color="auto"/>
        <w:right w:val="none" w:sz="0" w:space="0" w:color="auto"/>
      </w:divBdr>
    </w:div>
    <w:div w:id="2083020454">
      <w:bodyDiv w:val="1"/>
      <w:marLeft w:val="0"/>
      <w:marRight w:val="0"/>
      <w:marTop w:val="0"/>
      <w:marBottom w:val="0"/>
      <w:divBdr>
        <w:top w:val="none" w:sz="0" w:space="0" w:color="auto"/>
        <w:left w:val="none" w:sz="0" w:space="0" w:color="auto"/>
        <w:bottom w:val="none" w:sz="0" w:space="0" w:color="auto"/>
        <w:right w:val="none" w:sz="0" w:space="0" w:color="auto"/>
      </w:divBdr>
    </w:div>
    <w:div w:id="2097553843">
      <w:bodyDiv w:val="1"/>
      <w:marLeft w:val="0"/>
      <w:marRight w:val="0"/>
      <w:marTop w:val="0"/>
      <w:marBottom w:val="0"/>
      <w:divBdr>
        <w:top w:val="none" w:sz="0" w:space="0" w:color="auto"/>
        <w:left w:val="none" w:sz="0" w:space="0" w:color="auto"/>
        <w:bottom w:val="none" w:sz="0" w:space="0" w:color="auto"/>
        <w:right w:val="none" w:sz="0" w:space="0" w:color="auto"/>
      </w:divBdr>
    </w:div>
    <w:div w:id="2103601104">
      <w:bodyDiv w:val="1"/>
      <w:marLeft w:val="0"/>
      <w:marRight w:val="0"/>
      <w:marTop w:val="0"/>
      <w:marBottom w:val="0"/>
      <w:divBdr>
        <w:top w:val="none" w:sz="0" w:space="0" w:color="auto"/>
        <w:left w:val="none" w:sz="0" w:space="0" w:color="auto"/>
        <w:bottom w:val="none" w:sz="0" w:space="0" w:color="auto"/>
        <w:right w:val="none" w:sz="0" w:space="0" w:color="auto"/>
      </w:divBdr>
    </w:div>
    <w:div w:id="2103795985">
      <w:bodyDiv w:val="1"/>
      <w:marLeft w:val="0"/>
      <w:marRight w:val="0"/>
      <w:marTop w:val="0"/>
      <w:marBottom w:val="0"/>
      <w:divBdr>
        <w:top w:val="none" w:sz="0" w:space="0" w:color="auto"/>
        <w:left w:val="none" w:sz="0" w:space="0" w:color="auto"/>
        <w:bottom w:val="none" w:sz="0" w:space="0" w:color="auto"/>
        <w:right w:val="none" w:sz="0" w:space="0" w:color="auto"/>
      </w:divBdr>
    </w:div>
    <w:div w:id="2105033288">
      <w:bodyDiv w:val="1"/>
      <w:marLeft w:val="0"/>
      <w:marRight w:val="0"/>
      <w:marTop w:val="0"/>
      <w:marBottom w:val="0"/>
      <w:divBdr>
        <w:top w:val="none" w:sz="0" w:space="0" w:color="auto"/>
        <w:left w:val="none" w:sz="0" w:space="0" w:color="auto"/>
        <w:bottom w:val="none" w:sz="0" w:space="0" w:color="auto"/>
        <w:right w:val="none" w:sz="0" w:space="0" w:color="auto"/>
      </w:divBdr>
    </w:div>
    <w:div w:id="2108379954">
      <w:bodyDiv w:val="1"/>
      <w:marLeft w:val="0"/>
      <w:marRight w:val="0"/>
      <w:marTop w:val="0"/>
      <w:marBottom w:val="0"/>
      <w:divBdr>
        <w:top w:val="none" w:sz="0" w:space="0" w:color="auto"/>
        <w:left w:val="none" w:sz="0" w:space="0" w:color="auto"/>
        <w:bottom w:val="none" w:sz="0" w:space="0" w:color="auto"/>
        <w:right w:val="none" w:sz="0" w:space="0" w:color="auto"/>
      </w:divBdr>
    </w:div>
    <w:div w:id="2115975415">
      <w:bodyDiv w:val="1"/>
      <w:marLeft w:val="0"/>
      <w:marRight w:val="0"/>
      <w:marTop w:val="0"/>
      <w:marBottom w:val="0"/>
      <w:divBdr>
        <w:top w:val="none" w:sz="0" w:space="0" w:color="auto"/>
        <w:left w:val="none" w:sz="0" w:space="0" w:color="auto"/>
        <w:bottom w:val="none" w:sz="0" w:space="0" w:color="auto"/>
        <w:right w:val="none" w:sz="0" w:space="0" w:color="auto"/>
      </w:divBdr>
    </w:div>
    <w:div w:id="2130004290">
      <w:bodyDiv w:val="1"/>
      <w:marLeft w:val="0"/>
      <w:marRight w:val="0"/>
      <w:marTop w:val="0"/>
      <w:marBottom w:val="0"/>
      <w:divBdr>
        <w:top w:val="none" w:sz="0" w:space="0" w:color="auto"/>
        <w:left w:val="none" w:sz="0" w:space="0" w:color="auto"/>
        <w:bottom w:val="none" w:sz="0" w:space="0" w:color="auto"/>
        <w:right w:val="none" w:sz="0" w:space="0" w:color="auto"/>
      </w:divBdr>
    </w:div>
    <w:div w:id="2130316641">
      <w:bodyDiv w:val="1"/>
      <w:marLeft w:val="0"/>
      <w:marRight w:val="0"/>
      <w:marTop w:val="0"/>
      <w:marBottom w:val="0"/>
      <w:divBdr>
        <w:top w:val="none" w:sz="0" w:space="0" w:color="auto"/>
        <w:left w:val="none" w:sz="0" w:space="0" w:color="auto"/>
        <w:bottom w:val="none" w:sz="0" w:space="0" w:color="auto"/>
        <w:right w:val="none" w:sz="0" w:space="0" w:color="auto"/>
      </w:divBdr>
    </w:div>
    <w:div w:id="2131052208">
      <w:bodyDiv w:val="1"/>
      <w:marLeft w:val="0"/>
      <w:marRight w:val="0"/>
      <w:marTop w:val="0"/>
      <w:marBottom w:val="0"/>
      <w:divBdr>
        <w:top w:val="none" w:sz="0" w:space="0" w:color="auto"/>
        <w:left w:val="none" w:sz="0" w:space="0" w:color="auto"/>
        <w:bottom w:val="none" w:sz="0" w:space="0" w:color="auto"/>
        <w:right w:val="none" w:sz="0" w:space="0" w:color="auto"/>
      </w:divBdr>
    </w:div>
    <w:div w:id="2133400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github.com/zawa-kun/senior-thesis-tools/tree/main/data/processed/alignment" TargetMode="External"/><Relationship Id="rId7" Type="http://schemas.openxmlformats.org/officeDocument/2006/relationships/hyperlink" Target="https://github.com/zawa-kun/senior-thesis-tools/tree/main/data/processed/dmis" TargetMode="External"/><Relationship Id="rId2" Type="http://schemas.openxmlformats.org/officeDocument/2006/relationships/hyperlink" Target="https://www.merriam-webster.com/" TargetMode="External"/><Relationship Id="rId1" Type="http://schemas.openxmlformats.org/officeDocument/2006/relationships/hyperlink" Target="https://ejje.weblio.jp/" TargetMode="External"/><Relationship Id="rId6" Type="http://schemas.openxmlformats.org/officeDocument/2006/relationships/hyperlink" Target="https://github.com/zawa-kun/senior-thesis-tools/tree/main/tools/%20analyze_dmis%20" TargetMode="External"/><Relationship Id="rId5" Type="http://schemas.openxmlformats.org/officeDocument/2006/relationships/hyperlink" Target="https://github.com/zawa-kun/senior-thesis-tools/tree/main/data/processed/translation" TargetMode="External"/><Relationship Id="rId4" Type="http://schemas.openxmlformats.org/officeDocument/2006/relationships/hyperlink" Target="https://github.com/zawa-kun/senior-thesis-tools/tree/main/tools/analyze_translation"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MolAlb02</b:Tag>
    <b:SourceType>JournalArticle</b:SourceType>
    <b:Guid>{01321740-FB3E-4682-B7A0-CEF66D118FE5}</b:Guid>
    <b:Author>
      <b:Author>
        <b:NameList>
          <b:Person>
            <b:Last>Molina</b:Last>
            <b:First>L</b:First>
          </b:Person>
          <b:Person>
            <b:Last>Hurtado Albir</b:Last>
            <b:First>A</b:First>
          </b:Person>
        </b:NameList>
      </b:Author>
    </b:Author>
    <b:Title>Translation techniques revisited: A dynamic and functionalist approach</b:Title>
    <b:Year>2002</b:Year>
    <b:Pages>498–512</b:Pages>
    <b:JournalName>Translators’ Journal</b:JournalName>
    <b:Volume>47</b:Volume>
    <b:Issue>4</b:Issue>
    <b:LCID>en-US</b:LCID>
    <b:RefOrder>3</b:RefOrder>
  </b:Source>
  <b:Source>
    <b:Tag>Eri</b:Tag>
    <b:SourceType>JournalArticle</b:SourceType>
    <b:Guid>{1E7A4BA2-658F-42CE-AE1F-9CB326E4D1E5}</b:Guid>
    <b:Author>
      <b:Author>
        <b:NameList>
          <b:Person>
            <b:Last>Ericson</b:Last>
            <b:First>Steven</b:First>
            <b:Middle>J</b:Middle>
          </b:Person>
        </b:NameList>
      </b:Author>
    </b:Author>
    <b:Title>Literature in the Japanese History Classroom</b:Title>
    <b:Year>2001</b:Year>
    <b:Publisher>Association for Asian Studies</b:Publisher>
    <b:BookTitle>Education About Asia</b:BookTitle>
    <b:Pages>48-51</b:Pages>
    <b:LCID>en-US</b:LCID>
    <b:JournalName>Education About Asia</b:JournalName>
    <b:Volume>6</b:Volume>
    <b:Issue>1</b:Issue>
    <b:RefOrder>10</b:RefOrder>
  </b:Source>
  <b:Source>
    <b:Tag>Weblio</b:Tag>
    <b:SourceType>InternetSite</b:SourceType>
    <b:Guid>{D0519515-F78B-4803-98E4-8EC8EF69E175}</b:Guid>
    <b:Title>英和辞典・和英辞典 - Weblio辞書</b:Title>
    <b:Year>n.d.</b:Year>
    <b:Author>
      <b:Author>
        <b:Corporate>GRASグループ</b:Corporate>
      </b:Author>
    </b:Author>
    <b:InternetSiteTitle>英和辞典・和英辞典 - Weblio辞書</b:InternetSiteTitle>
    <b:URL>https://ejje.weblio.jp/</b:URL>
    <b:LCID>en-US</b:LCID>
    <b:YearAccessed>2026</b:YearAccessed>
    <b:MonthAccessed>1</b:MonthAccessed>
    <b:DayAccessed>15</b:DayAccessed>
    <b:RefOrder>11</b:RefOrder>
  </b:Source>
  <b:Source>
    <b:Tag>Día07</b:Tag>
    <b:SourceType>Book</b:SourceType>
    <b:Guid>{6DE245A0-D5E7-4C29-B546-3A1F8D35ABB4}</b:Guid>
    <b:Title>Audiovisual translation: Subtitling</b:Title>
    <b:Year>2007</b:Year>
    <b:Publisher>St. Jerome Publishing</b:Publisher>
    <b:Author>
      <b:Author>
        <b:NameList>
          <b:Person>
            <b:Last>Díaz Cintas</b:Last>
            <b:First>J</b:First>
          </b:Person>
          <b:Person>
            <b:Last>Remael</b:Last>
            <b:First>A</b:First>
          </b:Person>
        </b:NameList>
      </b:Author>
    </b:Author>
    <b:LCID>en-US</b:LCID>
    <b:RefOrder>9</b:RefOrder>
  </b:Source>
  <b:Source>
    <b:Tag>New88</b:Tag>
    <b:SourceType>Report</b:SourceType>
    <b:Guid>{8754021F-DEEC-4C63-9303-E97A0D52810E}</b:Guid>
    <b:Title>A textbook of translation</b:Title>
    <b:Year>1988</b:Year>
    <b:Publisher>Prentice Hall International</b:Publisher>
    <b:Author>
      <b:Author>
        <b:NameList>
          <b:Person>
            <b:Last>Newmark</b:Last>
            <b:First>P</b:First>
          </b:Person>
        </b:NameList>
      </b:Author>
    </b:Author>
    <b:LCID>en-US</b:LCID>
    <b:RefOrder>8</b:RefOrder>
  </b:Source>
  <b:Source>
    <b:Tag>VinDarJohn95</b:Tag>
    <b:SourceType>Book</b:SourceType>
    <b:Guid>{75E0B075-1C4B-4906-B3DF-E27AAF3E5D73}</b:Guid>
    <b:Author>
      <b:Author>
        <b:NameList>
          <b:Person>
            <b:Last>Vinay</b:Last>
            <b:First>Jean.-Paul</b:First>
          </b:Person>
          <b:Person>
            <b:Last>Darbelnet</b:Last>
            <b:First>Jean</b:First>
          </b:Person>
        </b:NameList>
      </b:Author>
      <b:Editor>
        <b:NameList>
          <b:Person>
            <b:Last>John</b:Last>
            <b:First>Benjamins</b:First>
          </b:Person>
        </b:NameList>
      </b:Editor>
      <b:Translator>
        <b:NameList>
          <b:Person>
            <b:Last>J</b:Last>
            <b:First>C,</b:First>
            <b:Middle>Sager</b:Middle>
          </b:Person>
          <b:Person>
            <b:Last>M</b:Last>
            <b:First>J,</b:First>
            <b:Middle>Hamel</b:Middle>
          </b:Person>
        </b:NameList>
      </b:Translator>
    </b:Author>
    <b:Title>Comparative stylistics of French and English: A methodology for translation</b:Title>
    <b:Year>1958/1995</b:Year>
    <b:Comments>. (Original work published 1958)</b:Comments>
    <b:LCID>en-US</b:LCID>
    <b:Publisher>John Benjamins Publishing Company</b:Publisher>
    <b:RefOrder>2</b:RefOrder>
  </b:Source>
  <b:Source>
    <b:Tag>瀬上和18</b:Tag>
    <b:SourceType>Report</b:SourceType>
    <b:Guid>{E9EB9907-EDC6-4A5A-991B-32CA5977A876}</b:Guid>
    <b:Title>機械翻訳の限界と人間による翻訳の可能性</b:Title>
    <b:Year>2018</b:Year>
    <b:LCID>en-US</b:LCID>
    <b:Author>
      <b:Author>
        <b:NameList>
          <b:Person>
            <b:Last>瀬上</b:Last>
            <b:First>和典</b:First>
          </b:Person>
        </b:NameList>
      </b:Author>
    </b:Author>
    <b:Publisher>上智大学大学院グローバル・スタディーズ研究科</b:Publisher>
    <b:RefOrder>1</b:RefOrder>
  </b:Source>
  <b:Source>
    <b:Tag>Rei84</b:Tag>
    <b:SourceType>Book</b:SourceType>
    <b:Guid>{F4014CEA-F5CD-414B-8ADF-6E04985FC775}</b:Guid>
    <b:Author>
      <b:Author>
        <b:NameList>
          <b:Person>
            <b:Last>Reiß</b:Last>
            <b:First>K</b:First>
          </b:Person>
          <b:Person>
            <b:Last>Vermeer</b:Last>
            <b:First>H.J</b:First>
          </b:Person>
        </b:NameList>
      </b:Author>
    </b:Author>
    <b:Title>Grundlegung einer allgemeinen Translationstheorie</b:Title>
    <b:Year>1984</b:Year>
    <b:Publisher>Niemeyer</b:Publisher>
    <b:LCID>en-US</b:LCID>
    <b:RefOrder>4</b:RefOrder>
  </b:Source>
  <b:Source>
    <b:Tag>Law95</b:Tag>
    <b:SourceType>Book</b:SourceType>
    <b:Guid>{760FA9F8-8086-4BBE-8C51-5D4C096C793F}</b:Guid>
    <b:LCID>en-US</b:LCID>
    <b:Author>
      <b:Author>
        <b:NameList>
          <b:Person>
            <b:Last>Venuti</b:Last>
            <b:First>Lawrence</b:First>
          </b:Person>
        </b:NameList>
      </b:Author>
    </b:Author>
    <b:Title>The Translator’s Invisibility: A History of Translation</b:Title>
    <b:Year>1995</b:Year>
    <b:Publisher>Routledge</b:Publisher>
    <b:RefOrder>13</b:RefOrder>
  </b:Source>
  <b:Source>
    <b:Tag>Rei12</b:Tag>
    <b:SourceType>Book</b:SourceType>
    <b:Guid>{DD7FB98F-5B65-4EA9-AC91-6CF32B9C5A84}</b:Guid>
    <b:Title>Towards a General Theory of Translational Action: Skopos Theory Explained</b:Title>
    <b:Year>2014</b:Year>
    <b:Publisher>St Jerome</b:Publisher>
    <b:Author>
      <b:Author>
        <b:NameList>
          <b:Person>
            <b:Last>Reiβ</b:Last>
            <b:First>K</b:First>
          </b:Person>
          <b:Person>
            <b:Last>Vermeer</b:Last>
            <b:First>J.H</b:First>
          </b:Person>
        </b:NameList>
      </b:Author>
      <b:Translator>
        <b:NameList>
          <b:Person>
            <b:Last>C.Nord</b:Last>
          </b:Person>
        </b:NameList>
      </b:Translator>
    </b:Author>
    <b:LCID>en-US</b:LCID>
    <b:RefOrder>5</b:RefOrder>
  </b:Source>
  <b:Source>
    <b:Tag>Ben93</b:Tag>
    <b:SourceType>BookSection</b:SourceType>
    <b:Guid>{0F2116C8-21B9-4BA6-882B-D40675ED01A4}</b:Guid>
    <b:Title>Toward ethnorelativism: A developmental model of intercultural sensitivity</b:Title>
    <b:Year>1993</b:Year>
    <b:Publisher>Intercultural Press</b:Publisher>
    <b:Author>
      <b:Author>
        <b:NameList>
          <b:Person>
            <b:Last>Bennett</b:Last>
            <b:First>M</b:First>
            <b:Middle>J</b:Middle>
          </b:Person>
        </b:NameList>
      </b:Author>
      <b:Editor>
        <b:NameList>
          <b:Person>
            <b:Last>R.M</b:Last>
            <b:First>Paige</b:First>
          </b:Person>
        </b:NameList>
      </b:Editor>
    </b:Author>
    <b:Pages>21-71</b:Pages>
    <b:Edition>2</b:Edition>
    <b:BookTitle>Education for the intercultural experience</b:BookTitle>
    <b:LCID>en-US</b:LCID>
    <b:RefOrder>7</b:RefOrder>
  </b:Source>
  <b:Source>
    <b:Tag>Rya91</b:Tag>
    <b:SourceType>Book</b:SourceType>
    <b:Guid>{E22353EC-41B7-4C88-BBD0-0FC07EFCD08E}</b:Guid>
    <b:Author>
      <b:Author>
        <b:NameList>
          <b:Person>
            <b:Last>Ryan</b:Last>
            <b:First>Marie-Laure</b:First>
          </b:Person>
        </b:NameList>
      </b:Author>
    </b:Author>
    <b:Title>Possible Worlds, Artificial Intelligence, and Narrative</b:Title>
    <b:Year>1991</b:Year>
    <b:Publisher>Indiana University Press</b:Publisher>
    <b:LCID>en-US</b:LCID>
    <b:RefOrder>12</b:RefOrder>
  </b:Source>
  <b:Source>
    <b:Tag>Ben86</b:Tag>
    <b:SourceType>JournalArticle</b:SourceType>
    <b:Guid>{E1FD738D-9F9A-4B8F-94DE-EBD8F58ED7F1}</b:Guid>
    <b:Title>A Developmental Approach to Training for Intercultural Sensitivity</b:Title>
    <b:Year>1986</b:Year>
    <b:Author>
      <b:Author>
        <b:NameList>
          <b:Person>
            <b:Last>Bennett</b:Last>
            <b:First>JM</b:First>
          </b:Person>
        </b:NameList>
      </b:Author>
    </b:Author>
    <b:JournalName>International Journal of Intercultural Relations</b:JournalName>
    <b:Pages>179-196</b:Pages>
    <b:LCID>en-US</b:LCID>
    <b:Volume>10</b:Volume>
    <b:Issue>2</b:Issue>
    <b:RefOrder>6</b:RefOrder>
  </b:Source>
</b:Sources>
</file>

<file path=customXml/itemProps1.xml><?xml version="1.0" encoding="utf-8"?>
<ds:datastoreItem xmlns:ds="http://schemas.openxmlformats.org/officeDocument/2006/customXml" ds:itemID="{6E98DEBD-6C4D-49A6-A0CB-199E6B5FC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1686</TotalTime>
  <Pages>40</Pages>
  <Words>8279</Words>
  <Characters>47195</Characters>
  <Application>Microsoft Office Word</Application>
  <DocSecurity>0</DocSecurity>
  <Lines>393</Lines>
  <Paragraphs>110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yazawa shuu</dc:creator>
  <cp:keywords/>
  <dc:description/>
  <cp:lastModifiedBy>Masato YOSHIKAWA</cp:lastModifiedBy>
  <cp:revision>73</cp:revision>
  <cp:lastPrinted>2025-12-31T06:15:00Z</cp:lastPrinted>
  <dcterms:created xsi:type="dcterms:W3CDTF">2026-01-21T12:03:00Z</dcterms:created>
  <dcterms:modified xsi:type="dcterms:W3CDTF">2026-01-25T01:58:00Z</dcterms:modified>
</cp:coreProperties>
</file>