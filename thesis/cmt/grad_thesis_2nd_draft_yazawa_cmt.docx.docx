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3D9A0F" w14:textId="21E7A080" w:rsidR="00A75B85" w:rsidRPr="00F45A47" w:rsidRDefault="00A75B85" w:rsidP="00A75B85">
      <w:pPr>
        <w:pStyle w:val="a9"/>
        <w:numPr>
          <w:ilvl w:val="0"/>
          <w:numId w:val="7"/>
        </w:numPr>
        <w:rPr>
          <w:rFonts w:ascii="Times New Roman" w:eastAsia="ＭＳ 明朝" w:hAnsi="Times New Roman" w:cs="Times New Roman"/>
          <w:szCs w:val="21"/>
          <w:rPrChange w:id="0"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hint="eastAsia"/>
          <w:szCs w:val="21"/>
          <w:rPrChange w:id="1" w:author="Masato YOSHIKAWA" w:date="2026-01-20T11:15:00Z" w16du:dateUtc="2026-01-20T02:15:00Z">
            <w:rPr>
              <w:rFonts w:ascii="ＭＳ 明朝" w:eastAsia="ＭＳ 明朝" w:hAnsi="ＭＳ 明朝" w:hint="eastAsia"/>
              <w:szCs w:val="21"/>
            </w:rPr>
          </w:rPrChange>
        </w:rPr>
        <w:t>序章</w:t>
      </w:r>
    </w:p>
    <w:p w14:paraId="14809FB6" w14:textId="77BDB620" w:rsidR="00207AEE" w:rsidRPr="00F45A47" w:rsidRDefault="00207AEE" w:rsidP="00207AEE">
      <w:pPr>
        <w:pStyle w:val="a9"/>
        <w:numPr>
          <w:ilvl w:val="1"/>
          <w:numId w:val="2"/>
        </w:numPr>
        <w:rPr>
          <w:rFonts w:ascii="Times New Roman" w:eastAsia="ＭＳ 明朝" w:hAnsi="Times New Roman" w:cs="Times New Roman"/>
          <w:szCs w:val="21"/>
          <w:rPrChange w:id="2"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hint="eastAsia"/>
          <w:szCs w:val="21"/>
          <w:rPrChange w:id="3" w:author="Masato YOSHIKAWA" w:date="2026-01-20T11:15:00Z" w16du:dateUtc="2026-01-20T02:15:00Z">
            <w:rPr>
              <w:rFonts w:ascii="ＭＳ 明朝" w:eastAsia="ＭＳ 明朝" w:hAnsi="ＭＳ 明朝" w:hint="eastAsia"/>
              <w:szCs w:val="21"/>
            </w:rPr>
          </w:rPrChange>
        </w:rPr>
        <w:t>研究の背景</w:t>
      </w:r>
      <w:r w:rsidR="00A75B85" w:rsidRPr="00F45A47">
        <w:rPr>
          <w:rFonts w:ascii="Times New Roman" w:eastAsia="ＭＳ 明朝" w:hAnsi="Times New Roman" w:cs="Times New Roman" w:hint="eastAsia"/>
          <w:szCs w:val="21"/>
          <w:rPrChange w:id="4" w:author="Masato YOSHIKAWA" w:date="2026-01-20T11:15:00Z" w16du:dateUtc="2026-01-20T02:15:00Z">
            <w:rPr>
              <w:rFonts w:ascii="ＭＳ 明朝" w:eastAsia="ＭＳ 明朝" w:hAnsi="ＭＳ 明朝" w:hint="eastAsia"/>
              <w:szCs w:val="21"/>
            </w:rPr>
          </w:rPrChange>
        </w:rPr>
        <w:t>と目的</w:t>
      </w:r>
    </w:p>
    <w:p w14:paraId="3D9BED0F" w14:textId="19D19CF0" w:rsidR="0054543D" w:rsidRPr="00F45A47" w:rsidRDefault="00207AEE">
      <w:pPr>
        <w:pStyle w:val="a9"/>
        <w:ind w:left="0" w:firstLineChars="100" w:firstLine="210"/>
        <w:rPr>
          <w:rFonts w:ascii="Times New Roman" w:eastAsia="ＭＳ 明朝" w:hAnsi="Times New Roman" w:cs="Times New Roman"/>
          <w:szCs w:val="21"/>
          <w:rPrChange w:id="5" w:author="Masato YOSHIKAWA" w:date="2026-01-20T11:15:00Z" w16du:dateUtc="2026-01-20T02:15:00Z">
            <w:rPr>
              <w:rFonts w:ascii="ＭＳ 明朝" w:eastAsia="ＭＳ 明朝" w:hAnsi="ＭＳ 明朝"/>
              <w:szCs w:val="21"/>
            </w:rPr>
          </w:rPrChange>
        </w:rPr>
        <w:pPrChange w:id="6" w:author="Masato YOSHIKAWA" w:date="2026-01-20T11:11:00Z" w16du:dateUtc="2026-01-20T02:11:00Z">
          <w:pPr>
            <w:pStyle w:val="a9"/>
            <w:ind w:left="390" w:firstLineChars="100" w:firstLine="210"/>
          </w:pPr>
        </w:pPrChange>
      </w:pPr>
      <w:r w:rsidRPr="00F45A47">
        <w:rPr>
          <w:rFonts w:ascii="Times New Roman" w:eastAsia="ＭＳ 明朝" w:hAnsi="Times New Roman" w:cs="Times New Roman" w:hint="eastAsia"/>
          <w:szCs w:val="21"/>
          <w:rPrChange w:id="7" w:author="Masato YOSHIKAWA" w:date="2026-01-20T11:15:00Z" w16du:dateUtc="2026-01-20T02:15:00Z">
            <w:rPr>
              <w:rFonts w:ascii="ＭＳ 明朝" w:eastAsia="ＭＳ 明朝" w:hAnsi="ＭＳ 明朝" w:hint="eastAsia"/>
              <w:szCs w:val="21"/>
            </w:rPr>
          </w:rPrChange>
        </w:rPr>
        <w:t>近年、機械翻訳技術の急速な発展により、言語間の表面的な変換は容易に行えるようになった。</w:t>
      </w:r>
      <w:ins w:id="8" w:author="Masato YOSHIKAWA" w:date="2026-01-20T11:15:00Z" w16du:dateUtc="2026-01-20T02:15:00Z">
        <w:r w:rsidR="00F45A47" w:rsidRPr="00F45A47">
          <w:rPr>
            <w:rFonts w:ascii="Times New Roman" w:eastAsia="ＭＳ 明朝" w:hAnsi="Times New Roman" w:cs="Times New Roman" w:hint="eastAsia"/>
            <w:szCs w:val="21"/>
            <w:rPrChange w:id="9" w:author="Masato YOSHIKAWA" w:date="2026-01-20T11:15:00Z" w16du:dateUtc="2026-01-20T02:15:00Z">
              <w:rPr>
                <w:rFonts w:ascii="ＭＳ 明朝" w:eastAsia="ＭＳ 明朝" w:hAnsi="ＭＳ 明朝" w:hint="eastAsia"/>
                <w:szCs w:val="21"/>
              </w:rPr>
            </w:rPrChange>
          </w:rPr>
          <w:t>一方で、</w:t>
        </w:r>
      </w:ins>
      <w:r w:rsidRPr="00F45A47">
        <w:rPr>
          <w:rFonts w:ascii="Times New Roman" w:eastAsia="ＭＳ 明朝" w:hAnsi="Times New Roman" w:cs="Times New Roman" w:hint="eastAsia"/>
          <w:szCs w:val="21"/>
          <w:rPrChange w:id="10" w:author="Masato YOSHIKAWA" w:date="2026-01-20T11:15:00Z" w16du:dateUtc="2026-01-20T02:15:00Z">
            <w:rPr>
              <w:rFonts w:ascii="ＭＳ 明朝" w:eastAsia="ＭＳ 明朝" w:hAnsi="ＭＳ 明朝" w:hint="eastAsia"/>
              <w:szCs w:val="21"/>
            </w:rPr>
          </w:rPrChange>
        </w:rPr>
        <w:t>瀬上</w:t>
      </w:r>
      <w:sdt>
        <w:sdtPr>
          <w:rPr>
            <w:rFonts w:ascii="Times New Roman" w:eastAsia="ＭＳ 明朝" w:hAnsi="Times New Roman" w:cs="Times New Roman"/>
            <w:szCs w:val="21"/>
          </w:rPr>
          <w:id w:val="1843208217"/>
          <w:citation/>
        </w:sdtPr>
        <w:sdtContent>
          <w:r w:rsidR="00367A0E" w:rsidRPr="00F45A47">
            <w:rPr>
              <w:rFonts w:ascii="Times New Roman" w:eastAsia="ＭＳ 明朝" w:hAnsi="Times New Roman" w:cs="Times New Roman"/>
              <w:szCs w:val="21"/>
              <w:rPrChange w:id="11" w:author="Masato YOSHIKAWA" w:date="2026-01-20T11:15:00Z" w16du:dateUtc="2026-01-20T02:15:00Z">
                <w:rPr>
                  <w:rFonts w:ascii="ＭＳ 明朝" w:eastAsia="ＭＳ 明朝" w:hAnsi="ＭＳ 明朝"/>
                  <w:szCs w:val="21"/>
                </w:rPr>
              </w:rPrChange>
            </w:rPr>
            <w:fldChar w:fldCharType="begin"/>
          </w:r>
          <w:r w:rsidR="007F6557" w:rsidRPr="00F45A47">
            <w:rPr>
              <w:rFonts w:ascii="Times New Roman" w:eastAsia="ＭＳ 明朝" w:hAnsi="Times New Roman" w:cs="Times New Roman"/>
              <w:szCs w:val="21"/>
              <w:rPrChange w:id="12" w:author="Masato YOSHIKAWA" w:date="2026-01-20T11:15:00Z" w16du:dateUtc="2026-01-20T02:15:00Z">
                <w:rPr>
                  <w:rFonts w:ascii="ＭＳ 明朝" w:eastAsia="ＭＳ 明朝" w:hAnsi="ＭＳ 明朝"/>
                  <w:szCs w:val="21"/>
                </w:rPr>
              </w:rPrChange>
            </w:rPr>
            <w:instrText xml:space="preserve">CITATION </w:instrText>
          </w:r>
          <w:r w:rsidR="007F6557" w:rsidRPr="00F45A47">
            <w:rPr>
              <w:rFonts w:ascii="Times New Roman" w:eastAsia="ＭＳ 明朝" w:hAnsi="Times New Roman" w:cs="Times New Roman"/>
              <w:szCs w:val="21"/>
              <w:rPrChange w:id="13" w:author="Masato YOSHIKAWA" w:date="2026-01-20T11:15:00Z" w16du:dateUtc="2026-01-20T02:15:00Z">
                <w:rPr>
                  <w:rFonts w:ascii="ＭＳ 明朝" w:eastAsia="ＭＳ 明朝" w:hAnsi="ＭＳ 明朝"/>
                  <w:szCs w:val="21"/>
                </w:rPr>
              </w:rPrChange>
            </w:rPr>
            <w:instrText>瀬上和</w:instrText>
          </w:r>
          <w:r w:rsidR="007F6557" w:rsidRPr="00F45A47">
            <w:rPr>
              <w:rFonts w:ascii="Times New Roman" w:eastAsia="ＭＳ 明朝" w:hAnsi="Times New Roman" w:cs="Times New Roman"/>
              <w:szCs w:val="21"/>
              <w:rPrChange w:id="14" w:author="Masato YOSHIKAWA" w:date="2026-01-20T11:15:00Z" w16du:dateUtc="2026-01-20T02:15:00Z">
                <w:rPr>
                  <w:rFonts w:ascii="ＭＳ 明朝" w:eastAsia="ＭＳ 明朝" w:hAnsi="ＭＳ 明朝"/>
                  <w:szCs w:val="21"/>
                </w:rPr>
              </w:rPrChange>
            </w:rPr>
            <w:instrText xml:space="preserve">18 \n  \t  \l 1041 </w:instrText>
          </w:r>
          <w:r w:rsidR="00367A0E" w:rsidRPr="00F45A47">
            <w:rPr>
              <w:rFonts w:ascii="Times New Roman" w:eastAsia="ＭＳ 明朝" w:hAnsi="Times New Roman" w:cs="Times New Roman"/>
              <w:szCs w:val="21"/>
              <w:rPrChange w:id="15" w:author="Masato YOSHIKAWA" w:date="2026-01-20T11:15:00Z" w16du:dateUtc="2026-01-20T02:15:00Z">
                <w:rPr>
                  <w:rFonts w:ascii="ＭＳ 明朝" w:eastAsia="ＭＳ 明朝" w:hAnsi="ＭＳ 明朝"/>
                  <w:szCs w:val="21"/>
                </w:rPr>
              </w:rPrChange>
            </w:rPr>
            <w:fldChar w:fldCharType="separate"/>
          </w:r>
          <w:r w:rsidR="007F6557" w:rsidRPr="00F45A47">
            <w:rPr>
              <w:rFonts w:ascii="Times New Roman" w:eastAsia="ＭＳ 明朝" w:hAnsi="Times New Roman" w:cs="Times New Roman"/>
              <w:noProof/>
              <w:szCs w:val="21"/>
              <w:rPrChange w:id="16" w:author="Masato YOSHIKAWA" w:date="2026-01-20T11:15:00Z" w16du:dateUtc="2026-01-20T02:15:00Z">
                <w:rPr>
                  <w:rFonts w:ascii="ＭＳ 明朝" w:eastAsia="ＭＳ 明朝" w:hAnsi="ＭＳ 明朝"/>
                  <w:noProof/>
                  <w:szCs w:val="21"/>
                </w:rPr>
              </w:rPrChange>
            </w:rPr>
            <w:t xml:space="preserve"> (2018)</w:t>
          </w:r>
          <w:r w:rsidR="00367A0E" w:rsidRPr="00F45A47">
            <w:rPr>
              <w:rFonts w:ascii="Times New Roman" w:eastAsia="ＭＳ 明朝" w:hAnsi="Times New Roman" w:cs="Times New Roman"/>
              <w:szCs w:val="21"/>
              <w:rPrChange w:id="17" w:author="Masato YOSHIKAWA" w:date="2026-01-20T11:15:00Z" w16du:dateUtc="2026-01-20T02:15:00Z">
                <w:rPr>
                  <w:rFonts w:ascii="ＭＳ 明朝" w:eastAsia="ＭＳ 明朝" w:hAnsi="ＭＳ 明朝"/>
                  <w:szCs w:val="21"/>
                </w:rPr>
              </w:rPrChange>
            </w:rPr>
            <w:fldChar w:fldCharType="end"/>
          </w:r>
        </w:sdtContent>
      </w:sdt>
      <w:ins w:id="18" w:author="Masato YOSHIKAWA" w:date="2026-01-20T11:11:00Z" w16du:dateUtc="2026-01-20T02:11:00Z">
        <w:r w:rsidR="00F45A47" w:rsidRPr="00F45A47">
          <w:rPr>
            <w:rFonts w:ascii="Times New Roman" w:eastAsia="ＭＳ 明朝" w:hAnsi="Times New Roman" w:cs="Times New Roman"/>
            <w:szCs w:val="21"/>
            <w:rPrChange w:id="19" w:author="Masato YOSHIKAWA" w:date="2026-01-20T11:15:00Z" w16du:dateUtc="2026-01-20T02:15:00Z">
              <w:rPr>
                <w:rFonts w:ascii="ＭＳ 明朝" w:eastAsia="ＭＳ 明朝" w:hAnsi="ＭＳ 明朝"/>
                <w:szCs w:val="21"/>
              </w:rPr>
            </w:rPrChange>
          </w:rPr>
          <w:t xml:space="preserve"> </w:t>
        </w:r>
      </w:ins>
      <w:r w:rsidRPr="00F45A47">
        <w:rPr>
          <w:rFonts w:ascii="Times New Roman" w:eastAsia="ＭＳ 明朝" w:hAnsi="Times New Roman" w:cs="Times New Roman" w:hint="eastAsia"/>
          <w:szCs w:val="21"/>
          <w:rPrChange w:id="20" w:author="Masato YOSHIKAWA" w:date="2026-01-20T11:15:00Z" w16du:dateUtc="2026-01-20T02:15:00Z">
            <w:rPr>
              <w:rFonts w:ascii="ＭＳ 明朝" w:eastAsia="ＭＳ 明朝" w:hAnsi="ＭＳ 明朝" w:hint="eastAsia"/>
              <w:szCs w:val="21"/>
            </w:rPr>
          </w:rPrChange>
        </w:rPr>
        <w:t>は機械翻訳</w:t>
      </w:r>
      <w:r w:rsidR="0054543D" w:rsidRPr="00F45A47">
        <w:rPr>
          <w:rFonts w:ascii="Times New Roman" w:eastAsia="ＭＳ 明朝" w:hAnsi="Times New Roman" w:cs="Times New Roman" w:hint="eastAsia"/>
          <w:szCs w:val="21"/>
          <w:rPrChange w:id="21" w:author="Masato YOSHIKAWA" w:date="2026-01-20T11:15:00Z" w16du:dateUtc="2026-01-20T02:15:00Z">
            <w:rPr>
              <w:rFonts w:ascii="ＭＳ 明朝" w:eastAsia="ＭＳ 明朝" w:hAnsi="ＭＳ 明朝" w:hint="eastAsia"/>
              <w:szCs w:val="21"/>
            </w:rPr>
          </w:rPrChange>
        </w:rPr>
        <w:t>には</w:t>
      </w:r>
      <w:r w:rsidRPr="00F45A47">
        <w:rPr>
          <w:rFonts w:ascii="Times New Roman" w:eastAsia="ＭＳ 明朝" w:hAnsi="Times New Roman" w:cs="Times New Roman" w:hint="eastAsia"/>
          <w:szCs w:val="21"/>
          <w:rPrChange w:id="22" w:author="Masato YOSHIKAWA" w:date="2026-01-20T11:15:00Z" w16du:dateUtc="2026-01-20T02:15:00Z">
            <w:rPr>
              <w:rFonts w:ascii="ＭＳ 明朝" w:eastAsia="ＭＳ 明朝" w:hAnsi="ＭＳ 明朝" w:hint="eastAsia"/>
              <w:szCs w:val="21"/>
            </w:rPr>
          </w:rPrChange>
        </w:rPr>
        <w:t>限界</w:t>
      </w:r>
      <w:r w:rsidR="0054543D" w:rsidRPr="00F45A47">
        <w:rPr>
          <w:rFonts w:ascii="Times New Roman" w:eastAsia="ＭＳ 明朝" w:hAnsi="Times New Roman" w:cs="Times New Roman" w:hint="eastAsia"/>
          <w:szCs w:val="21"/>
          <w:rPrChange w:id="23" w:author="Masato YOSHIKAWA" w:date="2026-01-20T11:15:00Z" w16du:dateUtc="2026-01-20T02:15:00Z">
            <w:rPr>
              <w:rFonts w:ascii="ＭＳ 明朝" w:eastAsia="ＭＳ 明朝" w:hAnsi="ＭＳ 明朝" w:hint="eastAsia"/>
              <w:szCs w:val="21"/>
            </w:rPr>
          </w:rPrChange>
        </w:rPr>
        <w:t>が存在し、文脈や文化的背景をくみ取った創造翻訳こそが、人間による翻訳の役割であると指摘している。例えば、</w:t>
      </w:r>
      <w:r w:rsidR="004B791C" w:rsidRPr="00F45A47">
        <w:rPr>
          <w:rFonts w:ascii="Times New Roman" w:eastAsia="ＭＳ 明朝" w:hAnsi="Times New Roman" w:cs="Times New Roman" w:hint="eastAsia"/>
          <w:szCs w:val="21"/>
          <w:rPrChange w:id="24" w:author="Masato YOSHIKAWA" w:date="2026-01-20T11:15:00Z" w16du:dateUtc="2026-01-20T02:15:00Z">
            <w:rPr>
              <w:rFonts w:ascii="ＭＳ 明朝" w:eastAsia="ＭＳ 明朝" w:hAnsi="ＭＳ 明朝" w:hint="eastAsia"/>
              <w:szCs w:val="21"/>
            </w:rPr>
          </w:rPrChange>
        </w:rPr>
        <w:t>スクウェア（現スクウェア・エニックス）が</w:t>
      </w:r>
      <w:r w:rsidR="004B791C" w:rsidRPr="00F45A47">
        <w:rPr>
          <w:rFonts w:ascii="Times New Roman" w:eastAsia="ＭＳ 明朝" w:hAnsi="Times New Roman" w:cs="Times New Roman"/>
          <w:szCs w:val="21"/>
          <w:rPrChange w:id="25" w:author="Masato YOSHIKAWA" w:date="2026-01-20T11:15:00Z" w16du:dateUtc="2026-01-20T02:15:00Z">
            <w:rPr>
              <w:rFonts w:ascii="ＭＳ 明朝" w:eastAsia="ＭＳ 明朝" w:hAnsi="ＭＳ 明朝"/>
              <w:szCs w:val="21"/>
            </w:rPr>
          </w:rPrChange>
        </w:rPr>
        <w:t>2001</w:t>
      </w:r>
      <w:r w:rsidR="004B791C" w:rsidRPr="00F45A47">
        <w:rPr>
          <w:rFonts w:ascii="Times New Roman" w:eastAsia="ＭＳ 明朝" w:hAnsi="Times New Roman" w:cs="Times New Roman" w:hint="eastAsia"/>
          <w:szCs w:val="21"/>
          <w:rPrChange w:id="26" w:author="Masato YOSHIKAWA" w:date="2026-01-20T11:15:00Z" w16du:dateUtc="2026-01-20T02:15:00Z">
            <w:rPr>
              <w:rFonts w:ascii="ＭＳ 明朝" w:eastAsia="ＭＳ 明朝" w:hAnsi="ＭＳ 明朝" w:hint="eastAsia"/>
              <w:szCs w:val="21"/>
            </w:rPr>
          </w:rPrChange>
        </w:rPr>
        <w:t>年に</w:t>
      </w:r>
      <w:r w:rsidR="000210D7" w:rsidRPr="00F45A47">
        <w:rPr>
          <w:rFonts w:ascii="Times New Roman" w:eastAsia="ＭＳ 明朝" w:hAnsi="Times New Roman" w:cs="Times New Roman" w:hint="eastAsia"/>
          <w:szCs w:val="21"/>
          <w:rPrChange w:id="27" w:author="Masato YOSHIKAWA" w:date="2026-01-20T11:15:00Z" w16du:dateUtc="2026-01-20T02:15:00Z">
            <w:rPr>
              <w:rFonts w:ascii="ＭＳ 明朝" w:eastAsia="ＭＳ 明朝" w:hAnsi="ＭＳ 明朝" w:hint="eastAsia"/>
              <w:szCs w:val="21"/>
            </w:rPr>
          </w:rPrChange>
        </w:rPr>
        <w:t>発売</w:t>
      </w:r>
      <w:del w:id="28" w:author="Masato YOSHIKAWA" w:date="2026-01-20T11:13:00Z" w16du:dateUtc="2026-01-20T02:13:00Z">
        <w:r w:rsidR="00F45A47" w:rsidRPr="00F45A47" w:rsidDel="00F45A47">
          <w:rPr>
            <w:rFonts w:ascii="Times New Roman" w:eastAsia="ＭＳ 明朝" w:hAnsi="Times New Roman" w:cs="Times New Roman" w:hint="eastAsia"/>
            <w:szCs w:val="21"/>
            <w:rPrChange w:id="29" w:author="Masato YOSHIKAWA" w:date="2026-01-20T11:15:00Z" w16du:dateUtc="2026-01-20T02:15:00Z">
              <w:rPr>
                <w:rFonts w:ascii="ＭＳ 明朝" w:eastAsia="ＭＳ 明朝" w:hAnsi="ＭＳ 明朝" w:hint="eastAsia"/>
                <w:szCs w:val="21"/>
              </w:rPr>
            </w:rPrChange>
          </w:rPr>
          <w:delText>され</w:delText>
        </w:r>
      </w:del>
      <w:ins w:id="30" w:author="Masato YOSHIKAWA" w:date="2026-01-20T11:13:00Z" w16du:dateUtc="2026-01-20T02:13:00Z">
        <w:r w:rsidR="00F45A47" w:rsidRPr="00F45A47">
          <w:rPr>
            <w:rFonts w:ascii="Times New Roman" w:eastAsia="ＭＳ 明朝" w:hAnsi="Times New Roman" w:cs="Times New Roman" w:hint="eastAsia"/>
            <w:szCs w:val="21"/>
            <w:rPrChange w:id="31" w:author="Masato YOSHIKAWA" w:date="2026-01-20T11:15:00Z" w16du:dateUtc="2026-01-20T02:15:00Z">
              <w:rPr>
                <w:rFonts w:ascii="ＭＳ 明朝" w:eastAsia="ＭＳ 明朝" w:hAnsi="ＭＳ 明朝" w:hint="eastAsia"/>
                <w:szCs w:val="21"/>
              </w:rPr>
            </w:rPrChange>
          </w:rPr>
          <w:t>し</w:t>
        </w:r>
      </w:ins>
      <w:r w:rsidR="007E7958" w:rsidRPr="00F45A47">
        <w:rPr>
          <w:rFonts w:ascii="Times New Roman" w:eastAsia="ＭＳ 明朝" w:hAnsi="Times New Roman" w:cs="Times New Roman" w:hint="eastAsia"/>
          <w:szCs w:val="21"/>
          <w:rPrChange w:id="32" w:author="Masato YOSHIKAWA" w:date="2026-01-20T11:15:00Z" w16du:dateUtc="2026-01-20T02:15:00Z">
            <w:rPr>
              <w:rFonts w:ascii="ＭＳ 明朝" w:eastAsia="ＭＳ 明朝" w:hAnsi="ＭＳ 明朝" w:hint="eastAsia"/>
              <w:szCs w:val="21"/>
            </w:rPr>
          </w:rPrChange>
        </w:rPr>
        <w:t>たロールプレイングゲーム</w:t>
      </w:r>
      <w:commentRangeStart w:id="33"/>
      <w:r w:rsidR="00880674" w:rsidRPr="00F45A47">
        <w:rPr>
          <w:rFonts w:ascii="Times New Roman" w:eastAsia="ＭＳ 明朝" w:hAnsi="Times New Roman" w:cs="Times New Roman"/>
          <w:szCs w:val="21"/>
          <w:rPrChange w:id="34" w:author="Masato YOSHIKAWA" w:date="2026-01-20T11:15:00Z" w16du:dateUtc="2026-01-20T02:15:00Z">
            <w:rPr>
              <w:rFonts w:ascii="ＭＳ 明朝" w:eastAsia="ＭＳ 明朝" w:hAnsi="ＭＳ 明朝"/>
              <w:szCs w:val="21"/>
            </w:rPr>
          </w:rPrChange>
        </w:rPr>
        <w:t>FINAL FANTASY X</w:t>
      </w:r>
      <w:r w:rsidR="00880674" w:rsidRPr="00F45A47">
        <w:rPr>
          <w:rFonts w:ascii="Times New Roman" w:eastAsia="ＭＳ 明朝" w:hAnsi="Times New Roman" w:cs="Times New Roman" w:hint="eastAsia"/>
          <w:szCs w:val="21"/>
          <w:rPrChange w:id="35" w:author="Masato YOSHIKAWA" w:date="2026-01-20T11:15:00Z" w16du:dateUtc="2026-01-20T02:15:00Z">
            <w:rPr>
              <w:rFonts w:ascii="ＭＳ 明朝" w:eastAsia="ＭＳ 明朝" w:hAnsi="ＭＳ 明朝" w:hint="eastAsia"/>
              <w:szCs w:val="21"/>
            </w:rPr>
          </w:rPrChange>
        </w:rPr>
        <w:t>（ファイナルファンタジー</w:t>
      </w:r>
      <w:r w:rsidR="00367A0E" w:rsidRPr="00F45A47">
        <w:rPr>
          <w:rFonts w:ascii="Times New Roman" w:eastAsia="ＭＳ 明朝" w:hAnsi="Times New Roman" w:cs="Times New Roman"/>
          <w:szCs w:val="21"/>
          <w:rPrChange w:id="36" w:author="Masato YOSHIKAWA" w:date="2026-01-20T11:15:00Z" w16du:dateUtc="2026-01-20T02:15:00Z">
            <w:rPr>
              <w:rFonts w:ascii="ＭＳ 明朝" w:eastAsia="ＭＳ 明朝" w:hAnsi="ＭＳ 明朝"/>
              <w:szCs w:val="21"/>
            </w:rPr>
          </w:rPrChange>
        </w:rPr>
        <w:t>10</w:t>
      </w:r>
      <w:r w:rsidR="00880674" w:rsidRPr="00F45A47">
        <w:rPr>
          <w:rFonts w:ascii="Times New Roman" w:eastAsia="ＭＳ 明朝" w:hAnsi="Times New Roman" w:cs="Times New Roman" w:hint="eastAsia"/>
          <w:szCs w:val="21"/>
          <w:rPrChange w:id="37" w:author="Masato YOSHIKAWA" w:date="2026-01-20T11:15:00Z" w16du:dateUtc="2026-01-20T02:15:00Z">
            <w:rPr>
              <w:rFonts w:ascii="ＭＳ 明朝" w:eastAsia="ＭＳ 明朝" w:hAnsi="ＭＳ 明朝" w:hint="eastAsia"/>
              <w:szCs w:val="21"/>
            </w:rPr>
          </w:rPrChange>
        </w:rPr>
        <w:t>）</w:t>
      </w:r>
      <w:commentRangeEnd w:id="33"/>
      <w:r w:rsidR="00DD36F9" w:rsidRPr="00F45A47">
        <w:rPr>
          <w:rStyle w:val="ac"/>
          <w:rFonts w:ascii="Times New Roman" w:eastAsia="ＭＳ 明朝" w:hAnsi="Times New Roman" w:cs="Times New Roman"/>
          <w:sz w:val="21"/>
          <w:szCs w:val="21"/>
          <w:rPrChange w:id="38" w:author="Masato YOSHIKAWA" w:date="2026-01-20T11:15:00Z" w16du:dateUtc="2026-01-20T02:15:00Z">
            <w:rPr>
              <w:rStyle w:val="ac"/>
              <w:rFonts w:ascii="ＭＳ 明朝" w:eastAsia="ＭＳ 明朝" w:hAnsi="ＭＳ 明朝"/>
              <w:sz w:val="21"/>
              <w:szCs w:val="21"/>
            </w:rPr>
          </w:rPrChange>
        </w:rPr>
        <w:commentReference w:id="33"/>
      </w:r>
      <w:del w:id="39" w:author="Masato YOSHIKAWA" w:date="2026-01-20T11:14:00Z" w16du:dateUtc="2026-01-20T02:14:00Z">
        <w:r w:rsidR="00F45A47" w:rsidRPr="00F45A47" w:rsidDel="00F45A47">
          <w:rPr>
            <w:rFonts w:ascii="Times New Roman" w:eastAsia="ＭＳ 明朝" w:hAnsi="Times New Roman" w:cs="Times New Roman" w:hint="eastAsia"/>
            <w:szCs w:val="21"/>
            <w:rPrChange w:id="40" w:author="Masato YOSHIKAWA" w:date="2026-01-20T11:15:00Z" w16du:dateUtc="2026-01-20T02:15:00Z">
              <w:rPr>
                <w:rFonts w:ascii="ＭＳ 明朝" w:eastAsia="ＭＳ 明朝" w:hAnsi="ＭＳ 明朝" w:hint="eastAsia"/>
                <w:szCs w:val="21"/>
              </w:rPr>
            </w:rPrChange>
          </w:rPr>
          <w:delText>で用いられる</w:delText>
        </w:r>
      </w:del>
      <w:ins w:id="41" w:author="Masato YOSHIKAWA" w:date="2026-01-20T11:14:00Z" w16du:dateUtc="2026-01-20T02:14:00Z">
        <w:r w:rsidR="00F45A47" w:rsidRPr="00F45A47">
          <w:rPr>
            <w:rFonts w:ascii="Times New Roman" w:eastAsia="ＭＳ 明朝" w:hAnsi="Times New Roman" w:cs="Times New Roman" w:hint="eastAsia"/>
            <w:szCs w:val="21"/>
            <w:rPrChange w:id="42" w:author="Masato YOSHIKAWA" w:date="2026-01-20T11:15:00Z" w16du:dateUtc="2026-01-20T02:15:00Z">
              <w:rPr>
                <w:rFonts w:ascii="ＭＳ 明朝" w:eastAsia="ＭＳ 明朝" w:hAnsi="ＭＳ 明朝" w:hint="eastAsia"/>
                <w:szCs w:val="21"/>
              </w:rPr>
            </w:rPrChange>
          </w:rPr>
          <w:t>において、</w:t>
        </w:r>
      </w:ins>
      <w:r w:rsidR="00394931" w:rsidRPr="00F45A47">
        <w:rPr>
          <w:rFonts w:ascii="Times New Roman" w:eastAsia="ＭＳ 明朝" w:hAnsi="Times New Roman" w:cs="Times New Roman" w:hint="eastAsia"/>
          <w:szCs w:val="21"/>
          <w:rPrChange w:id="43" w:author="Masato YOSHIKAWA" w:date="2026-01-20T11:15:00Z" w16du:dateUtc="2026-01-20T02:15:00Z">
            <w:rPr>
              <w:rFonts w:ascii="ＭＳ 明朝" w:eastAsia="ＭＳ 明朝" w:hAnsi="ＭＳ 明朝" w:hint="eastAsia"/>
              <w:szCs w:val="21"/>
            </w:rPr>
          </w:rPrChange>
        </w:rPr>
        <w:t>攻撃用のアイテム</w:t>
      </w:r>
      <w:r w:rsidR="00887295" w:rsidRPr="00F45A47">
        <w:rPr>
          <w:rFonts w:ascii="Times New Roman" w:eastAsia="ＭＳ 明朝" w:hAnsi="Times New Roman" w:cs="Times New Roman" w:hint="eastAsia"/>
          <w:szCs w:val="21"/>
          <w:rPrChange w:id="44" w:author="Masato YOSHIKAWA" w:date="2026-01-20T11:15:00Z" w16du:dateUtc="2026-01-20T02:15:00Z">
            <w:rPr>
              <w:rFonts w:ascii="ＭＳ 明朝" w:eastAsia="ＭＳ 明朝" w:hAnsi="ＭＳ 明朝" w:hint="eastAsia"/>
              <w:szCs w:val="21"/>
            </w:rPr>
          </w:rPrChange>
        </w:rPr>
        <w:t>「</w:t>
      </w:r>
      <w:r w:rsidR="0054543D" w:rsidRPr="00F45A47">
        <w:rPr>
          <w:rFonts w:ascii="Times New Roman" w:eastAsia="ＭＳ 明朝" w:hAnsi="Times New Roman" w:cs="Times New Roman" w:hint="eastAsia"/>
          <w:szCs w:val="21"/>
          <w:rPrChange w:id="45" w:author="Masato YOSHIKAWA" w:date="2026-01-20T11:15:00Z" w16du:dateUtc="2026-01-20T02:15:00Z">
            <w:rPr>
              <w:rFonts w:ascii="ＭＳ 明朝" w:eastAsia="ＭＳ 明朝" w:hAnsi="ＭＳ 明朝" w:hint="eastAsia"/>
              <w:szCs w:val="21"/>
            </w:rPr>
          </w:rPrChange>
        </w:rPr>
        <w:t>風林火山」</w:t>
      </w:r>
      <w:del w:id="46" w:author="Masato YOSHIKAWA" w:date="2026-01-20T11:14:00Z" w16du:dateUtc="2026-01-20T02:14:00Z">
        <w:r w:rsidR="00F45A47" w:rsidRPr="00F45A47" w:rsidDel="00F45A47">
          <w:rPr>
            <w:rFonts w:ascii="Times New Roman" w:eastAsia="ＭＳ 明朝" w:hAnsi="Times New Roman" w:cs="Times New Roman" w:hint="eastAsia"/>
            <w:szCs w:val="21"/>
            <w:rPrChange w:id="47" w:author="Masato YOSHIKAWA" w:date="2026-01-20T11:15:00Z" w16du:dateUtc="2026-01-20T02:15:00Z">
              <w:rPr>
                <w:rFonts w:ascii="ＭＳ 明朝" w:eastAsia="ＭＳ 明朝" w:hAnsi="ＭＳ 明朝" w:hint="eastAsia"/>
                <w:szCs w:val="21"/>
              </w:rPr>
            </w:rPrChange>
          </w:rPr>
          <w:delText>を</w:delText>
        </w:r>
      </w:del>
      <w:ins w:id="48" w:author="Masato YOSHIKAWA" w:date="2026-01-20T11:14:00Z" w16du:dateUtc="2026-01-20T02:14:00Z">
        <w:r w:rsidR="00F45A47" w:rsidRPr="00F45A47">
          <w:rPr>
            <w:rFonts w:ascii="Times New Roman" w:eastAsia="ＭＳ 明朝" w:hAnsi="Times New Roman" w:cs="Times New Roman" w:hint="eastAsia"/>
            <w:szCs w:val="21"/>
            <w:rPrChange w:id="49" w:author="Masato YOSHIKAWA" w:date="2026-01-20T11:15:00Z" w16du:dateUtc="2026-01-20T02:15:00Z">
              <w:rPr>
                <w:rFonts w:ascii="ＭＳ 明朝" w:eastAsia="ＭＳ 明朝" w:hAnsi="ＭＳ 明朝" w:hint="eastAsia"/>
                <w:szCs w:val="21"/>
              </w:rPr>
            </w:rPrChange>
          </w:rPr>
          <w:t>が</w:t>
        </w:r>
      </w:ins>
      <w:r w:rsidR="00887295" w:rsidRPr="00F45A47">
        <w:rPr>
          <w:rFonts w:ascii="Times New Roman" w:eastAsia="ＭＳ 明朝" w:hAnsi="Times New Roman" w:cs="Times New Roman" w:hint="eastAsia"/>
          <w:szCs w:val="21"/>
          <w:rPrChange w:id="50" w:author="Masato YOSHIKAWA" w:date="2026-01-20T11:15:00Z" w16du:dateUtc="2026-01-20T02:15:00Z">
            <w:rPr>
              <w:rFonts w:ascii="ＭＳ 明朝" w:eastAsia="ＭＳ 明朝" w:hAnsi="ＭＳ 明朝" w:hint="eastAsia"/>
              <w:szCs w:val="21"/>
            </w:rPr>
          </w:rPrChange>
        </w:rPr>
        <w:t>単なる</w:t>
      </w:r>
      <w:r w:rsidR="0054543D" w:rsidRPr="00F45A47">
        <w:rPr>
          <w:rFonts w:ascii="Times New Roman" w:eastAsia="ＭＳ 明朝" w:hAnsi="Times New Roman" w:cs="Times New Roman" w:hint="eastAsia"/>
          <w:szCs w:val="21"/>
          <w:rPrChange w:id="51" w:author="Masato YOSHIKAWA" w:date="2026-01-20T11:15:00Z" w16du:dateUtc="2026-01-20T02:15:00Z">
            <w:rPr>
              <w:rFonts w:ascii="ＭＳ 明朝" w:eastAsia="ＭＳ 明朝" w:hAnsi="ＭＳ 明朝" w:hint="eastAsia"/>
              <w:szCs w:val="21"/>
            </w:rPr>
          </w:rPrChange>
        </w:rPr>
        <w:t>単語の羅列ではなく、「</w:t>
      </w:r>
      <w:r w:rsidR="0054543D" w:rsidRPr="00F45A47">
        <w:rPr>
          <w:rFonts w:ascii="Times New Roman" w:eastAsia="ＭＳ 明朝" w:hAnsi="Times New Roman" w:cs="Times New Roman"/>
          <w:szCs w:val="21"/>
          <w:rPrChange w:id="52" w:author="Masato YOSHIKAWA" w:date="2026-01-20T11:15:00Z" w16du:dateUtc="2026-01-20T02:15:00Z">
            <w:rPr>
              <w:rFonts w:ascii="ＭＳ 明朝" w:eastAsia="ＭＳ 明朝" w:hAnsi="ＭＳ 明朝"/>
              <w:szCs w:val="21"/>
            </w:rPr>
          </w:rPrChange>
        </w:rPr>
        <w:t>Conqueror</w:t>
      </w:r>
      <w:r w:rsidR="0054543D" w:rsidRPr="00F45A47">
        <w:rPr>
          <w:rFonts w:ascii="Times New Roman" w:eastAsia="ＭＳ 明朝" w:hAnsi="Times New Roman" w:cs="Times New Roman" w:hint="eastAsia"/>
          <w:szCs w:val="21"/>
          <w:rPrChange w:id="53" w:author="Masato YOSHIKAWA" w:date="2026-01-20T11:15:00Z" w16du:dateUtc="2026-01-20T02:15:00Z">
            <w:rPr>
              <w:rFonts w:ascii="ＭＳ 明朝" w:eastAsia="ＭＳ 明朝" w:hAnsi="ＭＳ 明朝" w:hint="eastAsia"/>
              <w:szCs w:val="21"/>
            </w:rPr>
          </w:rPrChange>
        </w:rPr>
        <w:t>（征服者）」と訳</w:t>
      </w:r>
      <w:del w:id="54" w:author="Masato YOSHIKAWA" w:date="2026-01-20T11:14:00Z" w16du:dateUtc="2026-01-20T02:14:00Z">
        <w:r w:rsidR="00F45A47" w:rsidRPr="00F45A47" w:rsidDel="00F45A47">
          <w:rPr>
            <w:rFonts w:ascii="Times New Roman" w:eastAsia="ＭＳ 明朝" w:hAnsi="Times New Roman" w:cs="Times New Roman" w:hint="eastAsia"/>
            <w:szCs w:val="21"/>
            <w:rPrChange w:id="55" w:author="Masato YOSHIKAWA" w:date="2026-01-20T11:15:00Z" w16du:dateUtc="2026-01-20T02:15:00Z">
              <w:rPr>
                <w:rFonts w:ascii="ＭＳ 明朝" w:eastAsia="ＭＳ 明朝" w:hAnsi="ＭＳ 明朝" w:hint="eastAsia"/>
                <w:szCs w:val="21"/>
              </w:rPr>
            </w:rPrChange>
          </w:rPr>
          <w:delText>出するような</w:delText>
        </w:r>
      </w:del>
      <w:ins w:id="56" w:author="Masato YOSHIKAWA" w:date="2026-01-20T11:14:00Z" w16du:dateUtc="2026-01-20T02:14:00Z">
        <w:r w:rsidR="00F45A47" w:rsidRPr="00F45A47">
          <w:rPr>
            <w:rFonts w:ascii="Times New Roman" w:eastAsia="ＭＳ 明朝" w:hAnsi="Times New Roman" w:cs="Times New Roman" w:hint="eastAsia"/>
            <w:szCs w:val="21"/>
            <w:rPrChange w:id="57" w:author="Masato YOSHIKAWA" w:date="2026-01-20T11:15:00Z" w16du:dateUtc="2026-01-20T02:15:00Z">
              <w:rPr>
                <w:rFonts w:ascii="ＭＳ 明朝" w:eastAsia="ＭＳ 明朝" w:hAnsi="ＭＳ 明朝" w:hint="eastAsia"/>
                <w:szCs w:val="21"/>
              </w:rPr>
            </w:rPrChange>
          </w:rPr>
          <w:t>されているが、このような</w:t>
        </w:r>
      </w:ins>
      <w:r w:rsidR="0054543D" w:rsidRPr="00F45A47">
        <w:rPr>
          <w:rFonts w:ascii="Times New Roman" w:eastAsia="ＭＳ 明朝" w:hAnsi="Times New Roman" w:cs="Times New Roman" w:hint="eastAsia"/>
          <w:szCs w:val="21"/>
          <w:rPrChange w:id="58" w:author="Masato YOSHIKAWA" w:date="2026-01-20T11:15:00Z" w16du:dateUtc="2026-01-20T02:15:00Z">
            <w:rPr>
              <w:rFonts w:ascii="ＭＳ 明朝" w:eastAsia="ＭＳ 明朝" w:hAnsi="ＭＳ 明朝" w:hint="eastAsia"/>
              <w:szCs w:val="21"/>
            </w:rPr>
          </w:rPrChange>
        </w:rPr>
        <w:t>事例は、</w:t>
      </w:r>
      <w:r w:rsidR="00887295" w:rsidRPr="00F45A47">
        <w:rPr>
          <w:rFonts w:ascii="Times New Roman" w:eastAsia="ＭＳ 明朝" w:hAnsi="Times New Roman" w:cs="Times New Roman" w:hint="eastAsia"/>
          <w:szCs w:val="21"/>
          <w:rPrChange w:id="59" w:author="Masato YOSHIKAWA" w:date="2026-01-20T11:15:00Z" w16du:dateUtc="2026-01-20T02:15:00Z">
            <w:rPr>
              <w:rFonts w:ascii="ＭＳ 明朝" w:eastAsia="ＭＳ 明朝" w:hAnsi="ＭＳ 明朝" w:hint="eastAsia"/>
              <w:szCs w:val="21"/>
            </w:rPr>
          </w:rPrChange>
        </w:rPr>
        <w:t>置き</w:t>
      </w:r>
      <w:r w:rsidR="0054543D" w:rsidRPr="00F45A47">
        <w:rPr>
          <w:rFonts w:ascii="Times New Roman" w:eastAsia="ＭＳ 明朝" w:hAnsi="Times New Roman" w:cs="Times New Roman" w:hint="eastAsia"/>
          <w:szCs w:val="21"/>
          <w:rPrChange w:id="60" w:author="Masato YOSHIKAWA" w:date="2026-01-20T11:15:00Z" w16du:dateUtc="2026-01-20T02:15:00Z">
            <w:rPr>
              <w:rFonts w:ascii="ＭＳ 明朝" w:eastAsia="ＭＳ 明朝" w:hAnsi="ＭＳ 明朝" w:hint="eastAsia"/>
              <w:szCs w:val="21"/>
            </w:rPr>
          </w:rPrChange>
        </w:rPr>
        <w:t>換えを超えた、翻訳者の解釈と裁量が介在する作業</w:t>
      </w:r>
      <w:r w:rsidR="001F78FF" w:rsidRPr="00F45A47">
        <w:rPr>
          <w:rFonts w:ascii="Times New Roman" w:eastAsia="ＭＳ 明朝" w:hAnsi="Times New Roman" w:cs="Times New Roman" w:hint="eastAsia"/>
          <w:szCs w:val="21"/>
          <w:rPrChange w:id="61" w:author="Masato YOSHIKAWA" w:date="2026-01-20T11:15:00Z" w16du:dateUtc="2026-01-20T02:15:00Z">
            <w:rPr>
              <w:rFonts w:ascii="ＭＳ 明朝" w:eastAsia="ＭＳ 明朝" w:hAnsi="ＭＳ 明朝" w:hint="eastAsia"/>
              <w:szCs w:val="21"/>
            </w:rPr>
          </w:rPrChange>
        </w:rPr>
        <w:t>になっていると</w:t>
      </w:r>
      <w:r w:rsidR="0054543D" w:rsidRPr="00F45A47">
        <w:rPr>
          <w:rFonts w:ascii="Times New Roman" w:eastAsia="ＭＳ 明朝" w:hAnsi="Times New Roman" w:cs="Times New Roman" w:hint="eastAsia"/>
          <w:szCs w:val="21"/>
          <w:rPrChange w:id="62" w:author="Masato YOSHIKAWA" w:date="2026-01-20T11:15:00Z" w16du:dateUtc="2026-01-20T02:15:00Z">
            <w:rPr>
              <w:rFonts w:ascii="ＭＳ 明朝" w:eastAsia="ＭＳ 明朝" w:hAnsi="ＭＳ 明朝" w:hint="eastAsia"/>
              <w:szCs w:val="21"/>
            </w:rPr>
          </w:rPrChange>
        </w:rPr>
        <w:t>言える。</w:t>
      </w:r>
      <w:r w:rsidRPr="00F45A47">
        <w:rPr>
          <w:rFonts w:ascii="Times New Roman" w:eastAsia="ＭＳ 明朝" w:hAnsi="Times New Roman" w:cs="Times New Roman" w:hint="eastAsia"/>
          <w:szCs w:val="21"/>
          <w:rPrChange w:id="63" w:author="Masato YOSHIKAWA" w:date="2026-01-20T11:15:00Z" w16du:dateUtc="2026-01-20T02:15:00Z">
            <w:rPr>
              <w:rFonts w:ascii="ＭＳ 明朝" w:eastAsia="ＭＳ 明朝" w:hAnsi="ＭＳ 明朝" w:hint="eastAsia"/>
              <w:szCs w:val="21"/>
            </w:rPr>
          </w:rPrChange>
        </w:rPr>
        <w:t>近年の</w:t>
      </w:r>
      <w:r w:rsidRPr="00F45A47">
        <w:rPr>
          <w:rFonts w:ascii="Times New Roman" w:eastAsia="ＭＳ 明朝" w:hAnsi="Times New Roman" w:cs="Times New Roman"/>
          <w:szCs w:val="21"/>
          <w:rPrChange w:id="64" w:author="Masato YOSHIKAWA" w:date="2026-01-20T11:15:00Z" w16du:dateUtc="2026-01-20T02:15:00Z">
            <w:rPr>
              <w:rFonts w:ascii="ＭＳ 明朝" w:eastAsia="ＭＳ 明朝" w:hAnsi="ＭＳ 明朝"/>
              <w:szCs w:val="21"/>
            </w:rPr>
          </w:rPrChange>
        </w:rPr>
        <w:t>AI</w:t>
      </w:r>
      <w:r w:rsidRPr="00F45A47">
        <w:rPr>
          <w:rFonts w:ascii="Times New Roman" w:eastAsia="ＭＳ 明朝" w:hAnsi="Times New Roman" w:cs="Times New Roman" w:hint="eastAsia"/>
          <w:szCs w:val="21"/>
          <w:rPrChange w:id="65" w:author="Masato YOSHIKAWA" w:date="2026-01-20T11:15:00Z" w16du:dateUtc="2026-01-20T02:15:00Z">
            <w:rPr>
              <w:rFonts w:ascii="ＭＳ 明朝" w:eastAsia="ＭＳ 明朝" w:hAnsi="ＭＳ 明朝" w:hint="eastAsia"/>
              <w:szCs w:val="21"/>
            </w:rPr>
          </w:rPrChange>
        </w:rPr>
        <w:t>技術の進展は目覚ましいが、文化的な</w:t>
      </w:r>
      <w:r w:rsidR="00437CDB" w:rsidRPr="00F45A47">
        <w:rPr>
          <w:rFonts w:ascii="Times New Roman" w:eastAsia="ＭＳ 明朝" w:hAnsi="Times New Roman" w:cs="Times New Roman" w:hint="eastAsia"/>
          <w:szCs w:val="21"/>
          <w:rPrChange w:id="66" w:author="Masato YOSHIKAWA" w:date="2026-01-20T11:15:00Z" w16du:dateUtc="2026-01-20T02:15:00Z">
            <w:rPr>
              <w:rFonts w:ascii="ＭＳ 明朝" w:eastAsia="ＭＳ 明朝" w:hAnsi="ＭＳ 明朝" w:hint="eastAsia"/>
              <w:szCs w:val="21"/>
            </w:rPr>
          </w:rPrChange>
        </w:rPr>
        <w:t>背景</w:t>
      </w:r>
      <w:r w:rsidRPr="00F45A47">
        <w:rPr>
          <w:rFonts w:ascii="Times New Roman" w:eastAsia="ＭＳ 明朝" w:hAnsi="Times New Roman" w:cs="Times New Roman" w:hint="eastAsia"/>
          <w:szCs w:val="21"/>
          <w:rPrChange w:id="67" w:author="Masato YOSHIKAWA" w:date="2026-01-20T11:15:00Z" w16du:dateUtc="2026-01-20T02:15:00Z">
            <w:rPr>
              <w:rFonts w:ascii="ＭＳ 明朝" w:eastAsia="ＭＳ 明朝" w:hAnsi="ＭＳ 明朝" w:hint="eastAsia"/>
              <w:szCs w:val="21"/>
            </w:rPr>
          </w:rPrChange>
        </w:rPr>
        <w:t>を扱う文学翻訳において、人間の翻訳者がどのような意図（戦略）を持って訳出しているかを解明することは、依然として重要な課題である。</w:t>
      </w:r>
    </w:p>
    <w:p w14:paraId="4AD3F90A" w14:textId="3C480CA5" w:rsidR="00874B24" w:rsidRPr="00F45A47" w:rsidRDefault="00874B24">
      <w:pPr>
        <w:pStyle w:val="a9"/>
        <w:ind w:left="0" w:firstLineChars="100" w:firstLine="210"/>
        <w:rPr>
          <w:rFonts w:ascii="Times New Roman" w:eastAsia="ＭＳ 明朝" w:hAnsi="Times New Roman" w:cs="Times New Roman"/>
          <w:szCs w:val="21"/>
          <w:rPrChange w:id="68" w:author="Masato YOSHIKAWA" w:date="2026-01-20T11:15:00Z" w16du:dateUtc="2026-01-20T02:15:00Z">
            <w:rPr>
              <w:rFonts w:ascii="ＭＳ 明朝" w:eastAsia="ＭＳ 明朝" w:hAnsi="ＭＳ 明朝"/>
              <w:szCs w:val="21"/>
            </w:rPr>
          </w:rPrChange>
        </w:rPr>
        <w:pPrChange w:id="69" w:author="Masato YOSHIKAWA" w:date="2026-01-20T11:11:00Z" w16du:dateUtc="2026-01-20T02:11:00Z">
          <w:pPr>
            <w:pStyle w:val="a9"/>
            <w:ind w:left="390" w:firstLineChars="100" w:firstLine="210"/>
          </w:pPr>
        </w:pPrChange>
      </w:pPr>
      <w:r w:rsidRPr="00F45A47">
        <w:rPr>
          <w:rFonts w:ascii="Times New Roman" w:eastAsia="ＭＳ 明朝" w:hAnsi="Times New Roman" w:cs="Times New Roman"/>
          <w:szCs w:val="21"/>
          <w:rPrChange w:id="70" w:author="Masato YOSHIKAWA" w:date="2026-01-20T11:15:00Z" w16du:dateUtc="2026-01-20T02:15:00Z">
            <w:rPr>
              <w:rFonts w:ascii="ＭＳ 明朝" w:eastAsia="ＭＳ 明朝" w:hAnsi="ＭＳ 明朝"/>
              <w:szCs w:val="21"/>
            </w:rPr>
          </w:rPrChange>
        </w:rPr>
        <w:t>翻訳学の領域では、翻訳がいかなる行為であるかについて多くの議論が重ねられてきた。そのアプローチの一つとして、翻訳における言語操作を体系化した「翻訳技法」の分類が存在する。かつては</w:t>
      </w:r>
      <w:r w:rsidRPr="00F45A47">
        <w:rPr>
          <w:rFonts w:ascii="Times New Roman" w:eastAsia="ＭＳ 明朝" w:hAnsi="Times New Roman" w:cs="Times New Roman"/>
          <w:szCs w:val="21"/>
          <w:rPrChange w:id="71" w:author="Masato YOSHIKAWA" w:date="2026-01-20T11:15:00Z" w16du:dateUtc="2026-01-20T02:15:00Z">
            <w:rPr>
              <w:rFonts w:ascii="ＭＳ 明朝" w:eastAsia="ＭＳ 明朝" w:hAnsi="ＭＳ 明朝"/>
              <w:szCs w:val="21"/>
            </w:rPr>
          </w:rPrChange>
        </w:rPr>
        <w:t>Vinay</w:t>
      </w:r>
      <w:ins w:id="72" w:author="Masato YOSHIKAWA" w:date="2026-01-20T11:15:00Z" w16du:dateUtc="2026-01-20T02:15:00Z">
        <w:r w:rsidR="00F45A47">
          <w:rPr>
            <w:rFonts w:ascii="Times New Roman" w:eastAsia="ＭＳ 明朝" w:hAnsi="Times New Roman" w:cs="Times New Roman" w:hint="eastAsia"/>
            <w:szCs w:val="21"/>
          </w:rPr>
          <w:t xml:space="preserve"> </w:t>
        </w:r>
      </w:ins>
      <w:r w:rsidRPr="00F45A47">
        <w:rPr>
          <w:rFonts w:ascii="Times New Roman" w:eastAsia="ＭＳ 明朝" w:hAnsi="Times New Roman" w:cs="Times New Roman"/>
          <w:szCs w:val="21"/>
          <w:rPrChange w:id="73" w:author="Masato YOSHIKAWA" w:date="2026-01-20T11:15:00Z" w16du:dateUtc="2026-01-20T02:15:00Z">
            <w:rPr>
              <w:rFonts w:ascii="ＭＳ 明朝" w:eastAsia="ＭＳ 明朝" w:hAnsi="ＭＳ 明朝"/>
              <w:szCs w:val="21"/>
            </w:rPr>
          </w:rPrChange>
        </w:rPr>
        <w:t>&amp;</w:t>
      </w:r>
      <w:ins w:id="74" w:author="Masato YOSHIKAWA" w:date="2026-01-20T11:15:00Z" w16du:dateUtc="2026-01-20T02:15:00Z">
        <w:r w:rsidR="00F45A47">
          <w:rPr>
            <w:rFonts w:ascii="Times New Roman" w:eastAsia="ＭＳ 明朝" w:hAnsi="Times New Roman" w:cs="Times New Roman" w:hint="eastAsia"/>
            <w:szCs w:val="21"/>
          </w:rPr>
          <w:t xml:space="preserve"> </w:t>
        </w:r>
      </w:ins>
      <w:r w:rsidRPr="00F45A47">
        <w:rPr>
          <w:rFonts w:ascii="Times New Roman" w:eastAsia="ＭＳ 明朝" w:hAnsi="Times New Roman" w:cs="Times New Roman"/>
          <w:szCs w:val="21"/>
          <w:rPrChange w:id="75" w:author="Masato YOSHIKAWA" w:date="2026-01-20T11:15:00Z" w16du:dateUtc="2026-01-20T02:15:00Z">
            <w:rPr>
              <w:rFonts w:ascii="ＭＳ 明朝" w:eastAsia="ＭＳ 明朝" w:hAnsi="ＭＳ 明朝"/>
              <w:szCs w:val="21"/>
            </w:rPr>
          </w:rPrChange>
        </w:rPr>
        <w:t>Darbelnet</w:t>
      </w:r>
      <w:sdt>
        <w:sdtPr>
          <w:rPr>
            <w:rFonts w:ascii="Times New Roman" w:eastAsia="ＭＳ 明朝" w:hAnsi="Times New Roman" w:cs="Times New Roman"/>
            <w:szCs w:val="21"/>
          </w:rPr>
          <w:id w:val="913128518"/>
          <w:citation/>
        </w:sdtPr>
        <w:sdtContent>
          <w:r w:rsidR="00F569E0" w:rsidRPr="00F45A47">
            <w:rPr>
              <w:rFonts w:ascii="Times New Roman" w:eastAsia="ＭＳ 明朝" w:hAnsi="Times New Roman" w:cs="Times New Roman"/>
              <w:szCs w:val="21"/>
              <w:rPrChange w:id="76" w:author="Masato YOSHIKAWA" w:date="2026-01-20T11:15:00Z" w16du:dateUtc="2026-01-20T02:15:00Z">
                <w:rPr>
                  <w:rFonts w:ascii="ＭＳ 明朝" w:eastAsia="ＭＳ 明朝" w:hAnsi="ＭＳ 明朝"/>
                  <w:szCs w:val="21"/>
                </w:rPr>
              </w:rPrChange>
            </w:rPr>
            <w:fldChar w:fldCharType="begin"/>
          </w:r>
          <w:r w:rsidR="00F569E0" w:rsidRPr="00F45A47">
            <w:rPr>
              <w:rFonts w:ascii="Times New Roman" w:eastAsia="ＭＳ 明朝" w:hAnsi="Times New Roman" w:cs="Times New Roman"/>
              <w:szCs w:val="21"/>
              <w:rPrChange w:id="77" w:author="Masato YOSHIKAWA" w:date="2026-01-20T11:15:00Z" w16du:dateUtc="2026-01-20T02:15:00Z">
                <w:rPr>
                  <w:rFonts w:ascii="ＭＳ 明朝" w:eastAsia="ＭＳ 明朝" w:hAnsi="ＭＳ 明朝"/>
                  <w:szCs w:val="21"/>
                </w:rPr>
              </w:rPrChange>
            </w:rPr>
            <w:instrText xml:space="preserve">CITATION VinDarJohn95 \n  \t  \l 1041 </w:instrText>
          </w:r>
          <w:r w:rsidR="00F569E0" w:rsidRPr="00F45A47">
            <w:rPr>
              <w:rFonts w:ascii="Times New Roman" w:eastAsia="ＭＳ 明朝" w:hAnsi="Times New Roman" w:cs="Times New Roman"/>
              <w:szCs w:val="21"/>
              <w:rPrChange w:id="78" w:author="Masato YOSHIKAWA" w:date="2026-01-20T11:15:00Z" w16du:dateUtc="2026-01-20T02:15:00Z">
                <w:rPr>
                  <w:rFonts w:ascii="ＭＳ 明朝" w:eastAsia="ＭＳ 明朝" w:hAnsi="ＭＳ 明朝"/>
                  <w:szCs w:val="21"/>
                </w:rPr>
              </w:rPrChange>
            </w:rPr>
            <w:fldChar w:fldCharType="separate"/>
          </w:r>
          <w:r w:rsidR="00F569E0" w:rsidRPr="00F45A47">
            <w:rPr>
              <w:rFonts w:ascii="Times New Roman" w:eastAsia="ＭＳ 明朝" w:hAnsi="Times New Roman" w:cs="Times New Roman"/>
              <w:noProof/>
              <w:szCs w:val="21"/>
              <w:rPrChange w:id="79" w:author="Masato YOSHIKAWA" w:date="2026-01-20T11:15:00Z" w16du:dateUtc="2026-01-20T02:15:00Z">
                <w:rPr>
                  <w:rFonts w:ascii="ＭＳ 明朝" w:eastAsia="ＭＳ 明朝" w:hAnsi="ＭＳ 明朝"/>
                  <w:noProof/>
                  <w:szCs w:val="21"/>
                </w:rPr>
              </w:rPrChange>
            </w:rPr>
            <w:t xml:space="preserve"> (1958/1995)</w:t>
          </w:r>
          <w:r w:rsidR="00F569E0" w:rsidRPr="00F45A47">
            <w:rPr>
              <w:rFonts w:ascii="Times New Roman" w:eastAsia="ＭＳ 明朝" w:hAnsi="Times New Roman" w:cs="Times New Roman"/>
              <w:szCs w:val="21"/>
              <w:rPrChange w:id="80" w:author="Masato YOSHIKAWA" w:date="2026-01-20T11:15:00Z" w16du:dateUtc="2026-01-20T02:15:00Z">
                <w:rPr>
                  <w:rFonts w:ascii="ＭＳ 明朝" w:eastAsia="ＭＳ 明朝" w:hAnsi="ＭＳ 明朝"/>
                  <w:szCs w:val="21"/>
                </w:rPr>
              </w:rPrChange>
            </w:rPr>
            <w:fldChar w:fldCharType="end"/>
          </w:r>
        </w:sdtContent>
      </w:sdt>
      <w:ins w:id="81" w:author="Masato YOSHIKAWA" w:date="2026-01-20T11:16:00Z" w16du:dateUtc="2026-01-20T02:16:00Z">
        <w:r w:rsidR="00F45A47">
          <w:rPr>
            <w:rFonts w:ascii="Times New Roman" w:eastAsia="ＭＳ 明朝" w:hAnsi="Times New Roman" w:cs="Times New Roman" w:hint="eastAsia"/>
            <w:szCs w:val="21"/>
          </w:rPr>
          <w:t xml:space="preserve"> </w:t>
        </w:r>
      </w:ins>
      <w:r w:rsidRPr="00F45A47">
        <w:rPr>
          <w:rFonts w:ascii="Times New Roman" w:eastAsia="ＭＳ 明朝" w:hAnsi="Times New Roman" w:cs="Times New Roman"/>
          <w:szCs w:val="21"/>
          <w:rPrChange w:id="82" w:author="Masato YOSHIKAWA" w:date="2026-01-20T11:15:00Z" w16du:dateUtc="2026-01-20T02:15:00Z">
            <w:rPr>
              <w:rFonts w:ascii="ＭＳ 明朝" w:eastAsia="ＭＳ 明朝" w:hAnsi="ＭＳ 明朝"/>
              <w:szCs w:val="21"/>
            </w:rPr>
          </w:rPrChange>
        </w:rPr>
        <w:t>による</w:t>
      </w:r>
      <w:r w:rsidRPr="00F45A47">
        <w:rPr>
          <w:rFonts w:ascii="Times New Roman" w:eastAsia="ＭＳ 明朝" w:hAnsi="Times New Roman" w:cs="Times New Roman"/>
          <w:szCs w:val="21"/>
          <w:rPrChange w:id="83" w:author="Masato YOSHIKAWA" w:date="2026-01-20T11:15:00Z" w16du:dateUtc="2026-01-20T02:15:00Z">
            <w:rPr>
              <w:rFonts w:ascii="ＭＳ 明朝" w:eastAsia="ＭＳ 明朝" w:hAnsi="ＭＳ 明朝"/>
              <w:szCs w:val="21"/>
            </w:rPr>
          </w:rPrChange>
        </w:rPr>
        <w:t>7</w:t>
      </w:r>
      <w:r w:rsidRPr="00F45A47">
        <w:rPr>
          <w:rFonts w:ascii="Times New Roman" w:eastAsia="ＭＳ 明朝" w:hAnsi="Times New Roman" w:cs="Times New Roman"/>
          <w:szCs w:val="21"/>
          <w:rPrChange w:id="84" w:author="Masato YOSHIKAWA" w:date="2026-01-20T11:15:00Z" w16du:dateUtc="2026-01-20T02:15:00Z">
            <w:rPr>
              <w:rFonts w:ascii="ＭＳ 明朝" w:eastAsia="ＭＳ 明朝" w:hAnsi="ＭＳ 明朝"/>
              <w:szCs w:val="21"/>
            </w:rPr>
          </w:rPrChange>
        </w:rPr>
        <w:t>分類が多くの研究の基盤となっていたが、近年では、より機能的な側面に焦点を当てた</w:t>
      </w:r>
      <w:r w:rsidRPr="00F45A47">
        <w:rPr>
          <w:rFonts w:ascii="Times New Roman" w:eastAsia="ＭＳ 明朝" w:hAnsi="Times New Roman" w:cs="Times New Roman"/>
          <w:szCs w:val="21"/>
          <w:rPrChange w:id="85" w:author="Masato YOSHIKAWA" w:date="2026-01-20T11:15:00Z" w16du:dateUtc="2026-01-20T02:15:00Z">
            <w:rPr>
              <w:rFonts w:ascii="ＭＳ 明朝" w:eastAsia="ＭＳ 明朝" w:hAnsi="ＭＳ 明朝"/>
              <w:szCs w:val="21"/>
            </w:rPr>
          </w:rPrChange>
        </w:rPr>
        <w:t>Molina</w:t>
      </w:r>
      <w:ins w:id="86" w:author="Masato YOSHIKAWA" w:date="2026-01-20T11:18:00Z" w16du:dateUtc="2026-01-20T02:18:00Z">
        <w:r w:rsidR="006C6135">
          <w:rPr>
            <w:rFonts w:ascii="Times New Roman" w:eastAsia="ＭＳ 明朝" w:hAnsi="Times New Roman" w:cs="Times New Roman" w:hint="eastAsia"/>
            <w:szCs w:val="21"/>
          </w:rPr>
          <w:t xml:space="preserve"> </w:t>
        </w:r>
      </w:ins>
      <w:r w:rsidRPr="00F45A47">
        <w:rPr>
          <w:rFonts w:ascii="Times New Roman" w:eastAsia="ＭＳ 明朝" w:hAnsi="Times New Roman" w:cs="Times New Roman"/>
          <w:szCs w:val="21"/>
          <w:rPrChange w:id="87" w:author="Masato YOSHIKAWA" w:date="2026-01-20T11:15:00Z" w16du:dateUtc="2026-01-20T02:15:00Z">
            <w:rPr>
              <w:rFonts w:ascii="ＭＳ 明朝" w:eastAsia="ＭＳ 明朝" w:hAnsi="ＭＳ 明朝"/>
              <w:szCs w:val="21"/>
            </w:rPr>
          </w:rPrChange>
        </w:rPr>
        <w:t>&amp;</w:t>
      </w:r>
      <w:ins w:id="88" w:author="Masato YOSHIKAWA" w:date="2026-01-20T11:18:00Z" w16du:dateUtc="2026-01-20T02:18:00Z">
        <w:r w:rsidR="006C6135">
          <w:rPr>
            <w:rFonts w:ascii="Times New Roman" w:eastAsia="ＭＳ 明朝" w:hAnsi="Times New Roman" w:cs="Times New Roman" w:hint="eastAsia"/>
            <w:szCs w:val="21"/>
          </w:rPr>
          <w:t xml:space="preserve"> </w:t>
        </w:r>
      </w:ins>
      <w:r w:rsidRPr="00F45A47">
        <w:rPr>
          <w:rFonts w:ascii="Times New Roman" w:eastAsia="ＭＳ 明朝" w:hAnsi="Times New Roman" w:cs="Times New Roman"/>
          <w:szCs w:val="21"/>
          <w:rPrChange w:id="89" w:author="Masato YOSHIKAWA" w:date="2026-01-20T11:15:00Z" w16du:dateUtc="2026-01-20T02:15:00Z">
            <w:rPr>
              <w:rFonts w:ascii="ＭＳ 明朝" w:eastAsia="ＭＳ 明朝" w:hAnsi="ＭＳ 明朝"/>
              <w:szCs w:val="21"/>
            </w:rPr>
          </w:rPrChange>
        </w:rPr>
        <w:t>Albir</w:t>
      </w:r>
      <w:sdt>
        <w:sdtPr>
          <w:rPr>
            <w:rFonts w:ascii="Times New Roman" w:eastAsia="ＭＳ 明朝" w:hAnsi="Times New Roman" w:cs="Times New Roman"/>
            <w:szCs w:val="21"/>
          </w:rPr>
          <w:id w:val="-1753655240"/>
          <w:citation/>
        </w:sdtPr>
        <w:sdtContent>
          <w:r w:rsidR="00F569E0" w:rsidRPr="00F45A47">
            <w:rPr>
              <w:rFonts w:ascii="Times New Roman" w:eastAsia="ＭＳ 明朝" w:hAnsi="Times New Roman" w:cs="Times New Roman"/>
              <w:szCs w:val="21"/>
              <w:rPrChange w:id="90" w:author="Masato YOSHIKAWA" w:date="2026-01-20T11:15:00Z" w16du:dateUtc="2026-01-20T02:15:00Z">
                <w:rPr>
                  <w:rFonts w:ascii="ＭＳ 明朝" w:eastAsia="ＭＳ 明朝" w:hAnsi="ＭＳ 明朝"/>
                  <w:szCs w:val="21"/>
                </w:rPr>
              </w:rPrChange>
            </w:rPr>
            <w:fldChar w:fldCharType="begin"/>
          </w:r>
          <w:r w:rsidR="00F569E0" w:rsidRPr="00F45A47">
            <w:rPr>
              <w:rFonts w:ascii="Times New Roman" w:eastAsia="ＭＳ 明朝" w:hAnsi="Times New Roman" w:cs="Times New Roman"/>
              <w:szCs w:val="21"/>
              <w:rPrChange w:id="91" w:author="Masato YOSHIKAWA" w:date="2026-01-20T11:15:00Z" w16du:dateUtc="2026-01-20T02:15:00Z">
                <w:rPr>
                  <w:rFonts w:ascii="ＭＳ 明朝" w:eastAsia="ＭＳ 明朝" w:hAnsi="ＭＳ 明朝"/>
                  <w:szCs w:val="21"/>
                </w:rPr>
              </w:rPrChange>
            </w:rPr>
            <w:instrText xml:space="preserve">CITATION MolAlb02 \n  \t  \l 1041 </w:instrText>
          </w:r>
          <w:r w:rsidR="00F569E0" w:rsidRPr="00F45A47">
            <w:rPr>
              <w:rFonts w:ascii="Times New Roman" w:eastAsia="ＭＳ 明朝" w:hAnsi="Times New Roman" w:cs="Times New Roman"/>
              <w:szCs w:val="21"/>
              <w:rPrChange w:id="92" w:author="Masato YOSHIKAWA" w:date="2026-01-20T11:15:00Z" w16du:dateUtc="2026-01-20T02:15:00Z">
                <w:rPr>
                  <w:rFonts w:ascii="ＭＳ 明朝" w:eastAsia="ＭＳ 明朝" w:hAnsi="ＭＳ 明朝"/>
                  <w:szCs w:val="21"/>
                </w:rPr>
              </w:rPrChange>
            </w:rPr>
            <w:fldChar w:fldCharType="separate"/>
          </w:r>
          <w:r w:rsidR="00F569E0" w:rsidRPr="00F45A47">
            <w:rPr>
              <w:rFonts w:ascii="Times New Roman" w:eastAsia="ＭＳ 明朝" w:hAnsi="Times New Roman" w:cs="Times New Roman"/>
              <w:noProof/>
              <w:szCs w:val="21"/>
              <w:rPrChange w:id="93" w:author="Masato YOSHIKAWA" w:date="2026-01-20T11:15:00Z" w16du:dateUtc="2026-01-20T02:15:00Z">
                <w:rPr>
                  <w:rFonts w:ascii="ＭＳ 明朝" w:eastAsia="ＭＳ 明朝" w:hAnsi="ＭＳ 明朝"/>
                  <w:noProof/>
                  <w:szCs w:val="21"/>
                </w:rPr>
              </w:rPrChange>
            </w:rPr>
            <w:t xml:space="preserve"> (2002)</w:t>
          </w:r>
          <w:r w:rsidR="00F569E0" w:rsidRPr="00F45A47">
            <w:rPr>
              <w:rFonts w:ascii="Times New Roman" w:eastAsia="ＭＳ 明朝" w:hAnsi="Times New Roman" w:cs="Times New Roman"/>
              <w:szCs w:val="21"/>
              <w:rPrChange w:id="94" w:author="Masato YOSHIKAWA" w:date="2026-01-20T11:15:00Z" w16du:dateUtc="2026-01-20T02:15:00Z">
                <w:rPr>
                  <w:rFonts w:ascii="ＭＳ 明朝" w:eastAsia="ＭＳ 明朝" w:hAnsi="ＭＳ 明朝"/>
                  <w:szCs w:val="21"/>
                </w:rPr>
              </w:rPrChange>
            </w:rPr>
            <w:fldChar w:fldCharType="end"/>
          </w:r>
        </w:sdtContent>
      </w:sdt>
      <w:r w:rsidRPr="00F45A47">
        <w:rPr>
          <w:rFonts w:ascii="Times New Roman" w:eastAsia="ＭＳ 明朝" w:hAnsi="Times New Roman" w:cs="Times New Roman"/>
          <w:szCs w:val="21"/>
          <w:rPrChange w:id="95" w:author="Masato YOSHIKAWA" w:date="2026-01-20T11:15:00Z" w16du:dateUtc="2026-01-20T02:15:00Z">
            <w:rPr>
              <w:rFonts w:ascii="ＭＳ 明朝" w:eastAsia="ＭＳ 明朝" w:hAnsi="ＭＳ 明朝"/>
              <w:szCs w:val="21"/>
            </w:rPr>
          </w:rPrChange>
        </w:rPr>
        <w:t xml:space="preserve"> </w:t>
      </w:r>
      <w:r w:rsidRPr="00F45A47">
        <w:rPr>
          <w:rFonts w:ascii="Times New Roman" w:eastAsia="ＭＳ 明朝" w:hAnsi="Times New Roman" w:cs="Times New Roman"/>
          <w:szCs w:val="21"/>
          <w:rPrChange w:id="96" w:author="Masato YOSHIKAWA" w:date="2026-01-20T11:15:00Z" w16du:dateUtc="2026-01-20T02:15:00Z">
            <w:rPr>
              <w:rFonts w:ascii="ＭＳ 明朝" w:eastAsia="ＭＳ 明朝" w:hAnsi="ＭＳ 明朝"/>
              <w:szCs w:val="21"/>
            </w:rPr>
          </w:rPrChange>
        </w:rPr>
        <w:t>の</w:t>
      </w:r>
      <w:r w:rsidRPr="00F45A47">
        <w:rPr>
          <w:rFonts w:ascii="Times New Roman" w:eastAsia="ＭＳ 明朝" w:hAnsi="Times New Roman" w:cs="Times New Roman"/>
          <w:szCs w:val="21"/>
          <w:rPrChange w:id="97" w:author="Masato YOSHIKAWA" w:date="2026-01-20T11:15:00Z" w16du:dateUtc="2026-01-20T02:15:00Z">
            <w:rPr>
              <w:rFonts w:ascii="ＭＳ 明朝" w:eastAsia="ＭＳ 明朝" w:hAnsi="ＭＳ 明朝"/>
              <w:szCs w:val="21"/>
            </w:rPr>
          </w:rPrChange>
        </w:rPr>
        <w:t>18</w:t>
      </w:r>
      <w:r w:rsidRPr="00F45A47">
        <w:rPr>
          <w:rFonts w:ascii="Times New Roman" w:eastAsia="ＭＳ 明朝" w:hAnsi="Times New Roman" w:cs="Times New Roman"/>
          <w:szCs w:val="21"/>
          <w:rPrChange w:id="98" w:author="Masato YOSHIKAWA" w:date="2026-01-20T11:15:00Z" w16du:dateUtc="2026-01-20T02:15:00Z">
            <w:rPr>
              <w:rFonts w:ascii="ＭＳ 明朝" w:eastAsia="ＭＳ 明朝" w:hAnsi="ＭＳ 明朝"/>
              <w:szCs w:val="21"/>
            </w:rPr>
          </w:rPrChange>
        </w:rPr>
        <w:t>分類が、翻訳分析におけるデファクトスタンダードとして定着している。</w:t>
      </w:r>
      <w:r w:rsidRPr="00F45A47">
        <w:rPr>
          <w:rFonts w:ascii="Times New Roman" w:eastAsia="ＭＳ 明朝" w:hAnsi="Times New Roman" w:cs="Times New Roman" w:hint="eastAsia"/>
          <w:szCs w:val="21"/>
          <w:rPrChange w:id="99" w:author="Masato YOSHIKAWA" w:date="2026-01-20T11:15:00Z" w16du:dateUtc="2026-01-20T02:15:00Z">
            <w:rPr>
              <w:rFonts w:ascii="ＭＳ 明朝" w:eastAsia="ＭＳ 明朝" w:hAnsi="ＭＳ 明朝" w:hint="eastAsia"/>
              <w:szCs w:val="21"/>
            </w:rPr>
          </w:rPrChange>
        </w:rPr>
        <w:t xml:space="preserve">　　</w:t>
      </w:r>
    </w:p>
    <w:p w14:paraId="007646EF" w14:textId="097147A7" w:rsidR="00E07FA9" w:rsidRPr="00F45A47" w:rsidRDefault="00874B24">
      <w:pPr>
        <w:pStyle w:val="a9"/>
        <w:ind w:left="0" w:firstLineChars="100" w:firstLine="210"/>
        <w:rPr>
          <w:rFonts w:ascii="Times New Roman" w:eastAsia="ＭＳ 明朝" w:hAnsi="Times New Roman" w:cs="Times New Roman"/>
          <w:szCs w:val="21"/>
          <w:rPrChange w:id="100" w:author="Masato YOSHIKAWA" w:date="2026-01-20T11:15:00Z" w16du:dateUtc="2026-01-20T02:15:00Z">
            <w:rPr>
              <w:rFonts w:ascii="ＭＳ 明朝" w:eastAsia="ＭＳ 明朝" w:hAnsi="ＭＳ 明朝"/>
              <w:szCs w:val="21"/>
            </w:rPr>
          </w:rPrChange>
        </w:rPr>
        <w:pPrChange w:id="101" w:author="Masato YOSHIKAWA" w:date="2026-01-20T11:11:00Z" w16du:dateUtc="2026-01-20T02:11:00Z">
          <w:pPr>
            <w:pStyle w:val="a9"/>
            <w:ind w:left="390" w:firstLineChars="100" w:firstLine="210"/>
          </w:pPr>
        </w:pPrChange>
      </w:pPr>
      <w:r w:rsidRPr="00F45A47">
        <w:rPr>
          <w:rFonts w:ascii="Times New Roman" w:eastAsia="ＭＳ 明朝" w:hAnsi="Times New Roman" w:cs="Times New Roman" w:hint="eastAsia"/>
          <w:szCs w:val="21"/>
          <w:rPrChange w:id="102" w:author="Masato YOSHIKAWA" w:date="2026-01-20T11:15:00Z" w16du:dateUtc="2026-01-20T02:15:00Z">
            <w:rPr>
              <w:rFonts w:ascii="ＭＳ 明朝" w:eastAsia="ＭＳ 明朝" w:hAnsi="ＭＳ 明朝" w:hint="eastAsia"/>
              <w:szCs w:val="21"/>
            </w:rPr>
          </w:rPrChange>
        </w:rPr>
        <w:t>こうした技法論に対し、</w:t>
      </w:r>
      <w:r w:rsidR="00526DF0" w:rsidRPr="00F45A47">
        <w:rPr>
          <w:rFonts w:ascii="Times New Roman" w:eastAsia="ＭＳ 明朝" w:hAnsi="Times New Roman" w:cs="Times New Roman"/>
          <w:noProof/>
          <w:szCs w:val="21"/>
          <w:rPrChange w:id="103" w:author="Masato YOSHIKAWA" w:date="2026-01-20T11:15:00Z" w16du:dateUtc="2026-01-20T02:15:00Z">
            <w:rPr>
              <w:rFonts w:ascii="ＭＳ 明朝" w:eastAsia="ＭＳ 明朝" w:hAnsi="ＭＳ 明朝"/>
              <w:noProof/>
              <w:szCs w:val="21"/>
            </w:rPr>
          </w:rPrChange>
        </w:rPr>
        <w:t>Reiβ</w:t>
      </w:r>
      <w:del w:id="104" w:author="Masato YOSHIKAWA" w:date="2026-01-20T11:18:00Z" w16du:dateUtc="2026-01-20T02:18:00Z">
        <w:r w:rsidR="00526DF0" w:rsidRPr="00F45A47" w:rsidDel="00F45A47">
          <w:rPr>
            <w:rFonts w:ascii="Times New Roman" w:eastAsia="ＭＳ 明朝" w:hAnsi="Times New Roman" w:cs="Times New Roman" w:hint="eastAsia"/>
            <w:noProof/>
            <w:szCs w:val="21"/>
            <w:rPrChange w:id="105" w:author="Masato YOSHIKAWA" w:date="2026-01-20T11:15:00Z" w16du:dateUtc="2026-01-20T02:15:00Z">
              <w:rPr>
                <w:rFonts w:ascii="ＭＳ 明朝" w:eastAsia="ＭＳ 明朝" w:hAnsi="ＭＳ 明朝" w:hint="eastAsia"/>
                <w:noProof/>
                <w:szCs w:val="21"/>
              </w:rPr>
            </w:rPrChange>
          </w:rPr>
          <w:delText>と</w:delText>
        </w:r>
      </w:del>
      <w:ins w:id="106" w:author="Masato YOSHIKAWA" w:date="2026-01-20T11:18:00Z" w16du:dateUtc="2026-01-20T02:18:00Z">
        <w:r w:rsidR="00F45A47">
          <w:rPr>
            <w:rFonts w:ascii="Times New Roman" w:eastAsia="ＭＳ 明朝" w:hAnsi="Times New Roman" w:cs="Times New Roman" w:hint="eastAsia"/>
            <w:noProof/>
            <w:szCs w:val="21"/>
          </w:rPr>
          <w:t xml:space="preserve"> &amp; </w:t>
        </w:r>
      </w:ins>
      <w:r w:rsidR="003220B1" w:rsidRPr="00F45A47">
        <w:rPr>
          <w:rFonts w:ascii="Times New Roman" w:eastAsia="ＭＳ 明朝" w:hAnsi="Times New Roman" w:cs="Times New Roman"/>
          <w:szCs w:val="21"/>
          <w:rPrChange w:id="107" w:author="Masato YOSHIKAWA" w:date="2026-01-20T11:15:00Z" w16du:dateUtc="2026-01-20T02:15:00Z">
            <w:rPr>
              <w:rFonts w:ascii="ＭＳ 明朝" w:eastAsia="ＭＳ 明朝" w:hAnsi="ＭＳ 明朝"/>
              <w:szCs w:val="21"/>
            </w:rPr>
          </w:rPrChange>
        </w:rPr>
        <w:t>Vermeer</w:t>
      </w:r>
      <w:sdt>
        <w:sdtPr>
          <w:rPr>
            <w:rFonts w:ascii="Times New Roman" w:eastAsia="ＭＳ 明朝" w:hAnsi="Times New Roman" w:cs="Times New Roman"/>
            <w:szCs w:val="21"/>
          </w:rPr>
          <w:id w:val="1139453429"/>
          <w:citation/>
        </w:sdtPr>
        <w:sdtContent>
          <w:r w:rsidR="001F0686" w:rsidRPr="00F45A47">
            <w:rPr>
              <w:rFonts w:ascii="Times New Roman" w:eastAsia="ＭＳ 明朝" w:hAnsi="Times New Roman" w:cs="Times New Roman"/>
              <w:szCs w:val="21"/>
              <w:rPrChange w:id="108" w:author="Masato YOSHIKAWA" w:date="2026-01-20T11:15:00Z" w16du:dateUtc="2026-01-20T02:15:00Z">
                <w:rPr>
                  <w:rFonts w:ascii="ＭＳ 明朝" w:eastAsia="ＭＳ 明朝" w:hAnsi="ＭＳ 明朝"/>
                  <w:szCs w:val="21"/>
                </w:rPr>
              </w:rPrChange>
            </w:rPr>
            <w:fldChar w:fldCharType="begin"/>
          </w:r>
          <w:r w:rsidR="00170504" w:rsidRPr="00F45A47">
            <w:rPr>
              <w:rFonts w:ascii="Times New Roman" w:eastAsia="ＭＳ 明朝" w:hAnsi="Times New Roman" w:cs="Times New Roman"/>
              <w:szCs w:val="21"/>
              <w:rPrChange w:id="109" w:author="Masato YOSHIKAWA" w:date="2026-01-20T11:15:00Z" w16du:dateUtc="2026-01-20T02:15:00Z">
                <w:rPr>
                  <w:rFonts w:ascii="ＭＳ 明朝" w:eastAsia="ＭＳ 明朝" w:hAnsi="ＭＳ 明朝"/>
                  <w:szCs w:val="21"/>
                </w:rPr>
              </w:rPrChange>
            </w:rPr>
            <w:instrText xml:space="preserve">CITATION Rei84 \n  \t  \m Rei12 \n  \t  \l 1041 </w:instrText>
          </w:r>
          <w:r w:rsidR="001F0686" w:rsidRPr="00F45A47">
            <w:rPr>
              <w:rFonts w:ascii="Times New Roman" w:eastAsia="ＭＳ 明朝" w:hAnsi="Times New Roman" w:cs="Times New Roman"/>
              <w:szCs w:val="21"/>
              <w:rPrChange w:id="110" w:author="Masato YOSHIKAWA" w:date="2026-01-20T11:15:00Z" w16du:dateUtc="2026-01-20T02:15:00Z">
                <w:rPr>
                  <w:rFonts w:ascii="ＭＳ 明朝" w:eastAsia="ＭＳ 明朝" w:hAnsi="ＭＳ 明朝"/>
                  <w:szCs w:val="21"/>
                </w:rPr>
              </w:rPrChange>
            </w:rPr>
            <w:fldChar w:fldCharType="separate"/>
          </w:r>
          <w:r w:rsidR="00170504" w:rsidRPr="00F45A47">
            <w:rPr>
              <w:rFonts w:ascii="Times New Roman" w:eastAsia="ＭＳ 明朝" w:hAnsi="Times New Roman" w:cs="Times New Roman"/>
              <w:noProof/>
              <w:szCs w:val="21"/>
              <w:rPrChange w:id="111" w:author="Masato YOSHIKAWA" w:date="2026-01-20T11:15:00Z" w16du:dateUtc="2026-01-20T02:15:00Z">
                <w:rPr>
                  <w:rFonts w:ascii="ＭＳ 明朝" w:eastAsia="ＭＳ 明朝" w:hAnsi="ＭＳ 明朝"/>
                  <w:noProof/>
                  <w:szCs w:val="21"/>
                </w:rPr>
              </w:rPrChange>
            </w:rPr>
            <w:t xml:space="preserve"> (1984; 2014)</w:t>
          </w:r>
          <w:r w:rsidR="001F0686" w:rsidRPr="00F45A47">
            <w:rPr>
              <w:rFonts w:ascii="Times New Roman" w:eastAsia="ＭＳ 明朝" w:hAnsi="Times New Roman" w:cs="Times New Roman"/>
              <w:szCs w:val="21"/>
              <w:rPrChange w:id="112" w:author="Masato YOSHIKAWA" w:date="2026-01-20T11:15:00Z" w16du:dateUtc="2026-01-20T02:15:00Z">
                <w:rPr>
                  <w:rFonts w:ascii="ＭＳ 明朝" w:eastAsia="ＭＳ 明朝" w:hAnsi="ＭＳ 明朝"/>
                  <w:szCs w:val="21"/>
                </w:rPr>
              </w:rPrChange>
            </w:rPr>
            <w:fldChar w:fldCharType="end"/>
          </w:r>
        </w:sdtContent>
      </w:sdt>
      <w:ins w:id="113" w:author="Masato YOSHIKAWA" w:date="2026-01-20T11:18:00Z" w16du:dateUtc="2026-01-20T02:18:00Z">
        <w:r w:rsidR="00F45A47">
          <w:rPr>
            <w:rFonts w:ascii="Times New Roman" w:eastAsia="ＭＳ 明朝" w:hAnsi="Times New Roman" w:cs="Times New Roman" w:hint="eastAsia"/>
            <w:szCs w:val="21"/>
          </w:rPr>
          <w:t xml:space="preserve"> </w:t>
        </w:r>
      </w:ins>
      <w:r w:rsidR="003220B1" w:rsidRPr="00F45A47">
        <w:rPr>
          <w:rFonts w:ascii="Times New Roman" w:eastAsia="ＭＳ 明朝" w:hAnsi="Times New Roman" w:cs="Times New Roman" w:hint="eastAsia"/>
          <w:szCs w:val="21"/>
          <w:rPrChange w:id="114" w:author="Masato YOSHIKAWA" w:date="2026-01-20T11:15:00Z" w16du:dateUtc="2026-01-20T02:15:00Z">
            <w:rPr>
              <w:rFonts w:ascii="ＭＳ 明朝" w:eastAsia="ＭＳ 明朝" w:hAnsi="ＭＳ 明朝" w:hint="eastAsia"/>
              <w:szCs w:val="21"/>
            </w:rPr>
          </w:rPrChange>
        </w:rPr>
        <w:t>は、翻訳を単なる言語変換ではなく、明確な目的（</w:t>
      </w:r>
      <w:r w:rsidR="003220B1" w:rsidRPr="00F45A47">
        <w:rPr>
          <w:rFonts w:ascii="Times New Roman" w:eastAsia="ＭＳ 明朝" w:hAnsi="Times New Roman" w:cs="Times New Roman"/>
          <w:szCs w:val="21"/>
          <w:rPrChange w:id="115" w:author="Masato YOSHIKAWA" w:date="2026-01-20T11:15:00Z" w16du:dateUtc="2026-01-20T02:15:00Z">
            <w:rPr>
              <w:rFonts w:ascii="ＭＳ 明朝" w:eastAsia="ＭＳ 明朝" w:hAnsi="ＭＳ 明朝"/>
              <w:szCs w:val="21"/>
            </w:rPr>
          </w:rPrChange>
        </w:rPr>
        <w:t>Skopos</w:t>
      </w:r>
      <w:r w:rsidR="003220B1" w:rsidRPr="00F45A47">
        <w:rPr>
          <w:rFonts w:ascii="Times New Roman" w:eastAsia="ＭＳ 明朝" w:hAnsi="Times New Roman" w:cs="Times New Roman" w:hint="eastAsia"/>
          <w:szCs w:val="21"/>
          <w:rPrChange w:id="116" w:author="Masato YOSHIKAWA" w:date="2026-01-20T11:15:00Z" w16du:dateUtc="2026-01-20T02:15:00Z">
            <w:rPr>
              <w:rFonts w:ascii="ＭＳ 明朝" w:eastAsia="ＭＳ 明朝" w:hAnsi="ＭＳ 明朝" w:hint="eastAsia"/>
              <w:szCs w:val="21"/>
            </w:rPr>
          </w:rPrChange>
        </w:rPr>
        <w:t>）を持った「意図的な行為」として再定義した。</w:t>
      </w:r>
      <w:ins w:id="117" w:author="Masato YOSHIKAWA" w:date="2026-01-20T11:19:00Z" w16du:dateUtc="2026-01-20T02:19:00Z">
        <w:r w:rsidR="006C6135">
          <w:rPr>
            <w:rFonts w:ascii="Times New Roman" w:eastAsia="ＭＳ 明朝" w:hAnsi="Times New Roman" w:cs="Times New Roman" w:hint="eastAsia"/>
            <w:szCs w:val="21"/>
          </w:rPr>
          <w:t>この</w:t>
        </w:r>
      </w:ins>
      <w:r w:rsidR="003220B1" w:rsidRPr="00F45A47">
        <w:rPr>
          <w:rFonts w:ascii="Times New Roman" w:eastAsia="ＭＳ 明朝" w:hAnsi="Times New Roman" w:cs="Times New Roman" w:hint="eastAsia"/>
          <w:szCs w:val="21"/>
          <w:rPrChange w:id="118" w:author="Masato YOSHIKAWA" w:date="2026-01-20T11:15:00Z" w16du:dateUtc="2026-01-20T02:15:00Z">
            <w:rPr>
              <w:rFonts w:ascii="ＭＳ 明朝" w:eastAsia="ＭＳ 明朝" w:hAnsi="ＭＳ 明朝" w:hint="eastAsia"/>
              <w:szCs w:val="21"/>
            </w:rPr>
          </w:rPrChange>
        </w:rPr>
        <w:t>いわゆるスコポス理論は、</w:t>
      </w:r>
      <w:r w:rsidR="0071568F" w:rsidRPr="00F45A47">
        <w:rPr>
          <w:rFonts w:ascii="Times New Roman" w:eastAsia="ＭＳ 明朝" w:hAnsi="Times New Roman" w:cs="Times New Roman" w:hint="eastAsia"/>
          <w:szCs w:val="21"/>
          <w:rPrChange w:id="119" w:author="Masato YOSHIKAWA" w:date="2026-01-20T11:15:00Z" w16du:dateUtc="2026-01-20T02:15:00Z">
            <w:rPr>
              <w:rFonts w:ascii="ＭＳ 明朝" w:eastAsia="ＭＳ 明朝" w:hAnsi="ＭＳ 明朝" w:hint="eastAsia"/>
              <w:szCs w:val="21"/>
            </w:rPr>
          </w:rPrChange>
        </w:rPr>
        <w:t>翻訳をその目的に従う行為とみなし、訳文の評価基準を原文との等価性よりも、設定された</w:t>
      </w:r>
      <w:r w:rsidR="00392E05" w:rsidRPr="00F45A47">
        <w:rPr>
          <w:rFonts w:ascii="Times New Roman" w:eastAsia="ＭＳ 明朝" w:hAnsi="Times New Roman" w:cs="Times New Roman" w:hint="eastAsia"/>
          <w:szCs w:val="21"/>
          <w:rPrChange w:id="120" w:author="Masato YOSHIKAWA" w:date="2026-01-20T11:15:00Z" w16du:dateUtc="2026-01-20T02:15:00Z">
            <w:rPr>
              <w:rFonts w:ascii="ＭＳ 明朝" w:eastAsia="ＭＳ 明朝" w:hAnsi="ＭＳ 明朝" w:hint="eastAsia"/>
              <w:szCs w:val="21"/>
            </w:rPr>
          </w:rPrChange>
        </w:rPr>
        <w:t>目的への適合度</w:t>
      </w:r>
      <w:r w:rsidR="001014F6" w:rsidRPr="00F45A47">
        <w:rPr>
          <w:rFonts w:ascii="Times New Roman" w:eastAsia="ＭＳ 明朝" w:hAnsi="Times New Roman" w:cs="Times New Roman" w:hint="eastAsia"/>
          <w:szCs w:val="21"/>
          <w:rPrChange w:id="121" w:author="Masato YOSHIKAWA" w:date="2026-01-20T11:15:00Z" w16du:dateUtc="2026-01-20T02:15:00Z">
            <w:rPr>
              <w:rFonts w:ascii="ＭＳ 明朝" w:eastAsia="ＭＳ 明朝" w:hAnsi="ＭＳ 明朝" w:hint="eastAsia"/>
              <w:szCs w:val="21"/>
            </w:rPr>
          </w:rPrChange>
        </w:rPr>
        <w:t>を</w:t>
      </w:r>
      <w:r w:rsidR="00392E05" w:rsidRPr="00F45A47">
        <w:rPr>
          <w:rFonts w:ascii="Times New Roman" w:eastAsia="ＭＳ 明朝" w:hAnsi="Times New Roman" w:cs="Times New Roman" w:hint="eastAsia"/>
          <w:szCs w:val="21"/>
          <w:rPrChange w:id="122" w:author="Masato YOSHIKAWA" w:date="2026-01-20T11:15:00Z" w16du:dateUtc="2026-01-20T02:15:00Z">
            <w:rPr>
              <w:rFonts w:ascii="ＭＳ 明朝" w:eastAsia="ＭＳ 明朝" w:hAnsi="ＭＳ 明朝" w:hint="eastAsia"/>
              <w:szCs w:val="21"/>
            </w:rPr>
          </w:rPrChange>
        </w:rPr>
        <w:t>求める機能主義的アプローチである。</w:t>
      </w:r>
    </w:p>
    <w:p w14:paraId="6E238014" w14:textId="33239578" w:rsidR="006E76C5" w:rsidRPr="00F45A47" w:rsidRDefault="006E76C5">
      <w:pPr>
        <w:pStyle w:val="a9"/>
        <w:ind w:left="0" w:firstLineChars="100" w:firstLine="210"/>
        <w:rPr>
          <w:rFonts w:ascii="Times New Roman" w:eastAsia="ＭＳ 明朝" w:hAnsi="Times New Roman" w:cs="Times New Roman"/>
          <w:szCs w:val="21"/>
          <w:rPrChange w:id="123" w:author="Masato YOSHIKAWA" w:date="2026-01-20T11:15:00Z" w16du:dateUtc="2026-01-20T02:15:00Z">
            <w:rPr>
              <w:rFonts w:ascii="ＭＳ 明朝" w:eastAsia="ＭＳ 明朝" w:hAnsi="ＭＳ 明朝"/>
              <w:szCs w:val="21"/>
            </w:rPr>
          </w:rPrChange>
        </w:rPr>
        <w:pPrChange w:id="124" w:author="Masato YOSHIKAWA" w:date="2026-01-20T11:11:00Z" w16du:dateUtc="2026-01-20T02:11:00Z">
          <w:pPr>
            <w:pStyle w:val="a9"/>
            <w:ind w:left="390" w:firstLineChars="100" w:firstLine="210"/>
          </w:pPr>
        </w:pPrChange>
      </w:pPr>
      <w:r w:rsidRPr="00F45A47">
        <w:rPr>
          <w:rFonts w:ascii="Times New Roman" w:eastAsia="ＭＳ 明朝" w:hAnsi="Times New Roman" w:cs="Times New Roman" w:hint="eastAsia"/>
          <w:szCs w:val="21"/>
          <w:rPrChange w:id="125" w:author="Masato YOSHIKAWA" w:date="2026-01-20T11:15:00Z" w16du:dateUtc="2026-01-20T02:15:00Z">
            <w:rPr>
              <w:rFonts w:ascii="ＭＳ 明朝" w:eastAsia="ＭＳ 明朝" w:hAnsi="ＭＳ 明朝" w:hint="eastAsia"/>
              <w:szCs w:val="21"/>
            </w:rPr>
          </w:rPrChange>
        </w:rPr>
        <w:t>しかし、スコポス理論は</w:t>
      </w:r>
      <w:r w:rsidR="005628AD" w:rsidRPr="00F45A47">
        <w:rPr>
          <w:rFonts w:ascii="Times New Roman" w:eastAsia="ＭＳ 明朝" w:hAnsi="Times New Roman" w:cs="Times New Roman" w:hint="eastAsia"/>
          <w:szCs w:val="21"/>
          <w:rPrChange w:id="126" w:author="Masato YOSHIKAWA" w:date="2026-01-20T11:15:00Z" w16du:dateUtc="2026-01-20T02:15:00Z">
            <w:rPr>
              <w:rFonts w:ascii="ＭＳ 明朝" w:eastAsia="ＭＳ 明朝" w:hAnsi="ＭＳ 明朝" w:hint="eastAsia"/>
              <w:szCs w:val="21"/>
            </w:rPr>
          </w:rPrChange>
        </w:rPr>
        <w:t>「翻訳には目的（</w:t>
      </w:r>
      <w:r w:rsidR="001F7A62" w:rsidRPr="00F45A47">
        <w:rPr>
          <w:rFonts w:ascii="Times New Roman" w:eastAsia="ＭＳ 明朝" w:hAnsi="Times New Roman" w:cs="Times New Roman"/>
          <w:szCs w:val="21"/>
          <w:rPrChange w:id="127" w:author="Masato YOSHIKAWA" w:date="2026-01-20T11:15:00Z" w16du:dateUtc="2026-01-20T02:15:00Z">
            <w:rPr>
              <w:rFonts w:ascii="ＭＳ 明朝" w:eastAsia="ＭＳ 明朝" w:hAnsi="ＭＳ 明朝"/>
              <w:szCs w:val="21"/>
            </w:rPr>
          </w:rPrChange>
        </w:rPr>
        <w:t>S</w:t>
      </w:r>
      <w:r w:rsidR="005628AD" w:rsidRPr="00F45A47">
        <w:rPr>
          <w:rFonts w:ascii="Times New Roman" w:eastAsia="ＭＳ 明朝" w:hAnsi="Times New Roman" w:cs="Times New Roman"/>
          <w:szCs w:val="21"/>
          <w:rPrChange w:id="128" w:author="Masato YOSHIKAWA" w:date="2026-01-20T11:15:00Z" w16du:dateUtc="2026-01-20T02:15:00Z">
            <w:rPr>
              <w:rFonts w:ascii="ＭＳ 明朝" w:eastAsia="ＭＳ 明朝" w:hAnsi="ＭＳ 明朝"/>
              <w:szCs w:val="21"/>
            </w:rPr>
          </w:rPrChange>
        </w:rPr>
        <w:t>kopos</w:t>
      </w:r>
      <w:r w:rsidR="005628AD" w:rsidRPr="00F45A47">
        <w:rPr>
          <w:rFonts w:ascii="Times New Roman" w:eastAsia="ＭＳ 明朝" w:hAnsi="Times New Roman" w:cs="Times New Roman" w:hint="eastAsia"/>
          <w:szCs w:val="21"/>
          <w:rPrChange w:id="129" w:author="Masato YOSHIKAWA" w:date="2026-01-20T11:15:00Z" w16du:dateUtc="2026-01-20T02:15:00Z">
            <w:rPr>
              <w:rFonts w:ascii="ＭＳ 明朝" w:eastAsia="ＭＳ 明朝" w:hAnsi="ＭＳ 明朝" w:hint="eastAsia"/>
              <w:szCs w:val="21"/>
            </w:rPr>
          </w:rPrChange>
        </w:rPr>
        <w:t>）が必要である」という枠組みを提示したものの、</w:t>
      </w:r>
      <w:r w:rsidR="004752D0" w:rsidRPr="00F45A47">
        <w:rPr>
          <w:rFonts w:ascii="Times New Roman" w:eastAsia="ＭＳ 明朝" w:hAnsi="Times New Roman" w:cs="Times New Roman" w:hint="eastAsia"/>
          <w:szCs w:val="21"/>
          <w:rPrChange w:id="130" w:author="Masato YOSHIKAWA" w:date="2026-01-20T11:15:00Z" w16du:dateUtc="2026-01-20T02:15:00Z">
            <w:rPr>
              <w:rFonts w:ascii="ＭＳ 明朝" w:eastAsia="ＭＳ 明朝" w:hAnsi="ＭＳ 明朝" w:hint="eastAsia"/>
              <w:szCs w:val="21"/>
            </w:rPr>
          </w:rPrChange>
        </w:rPr>
        <w:t>「目的」を実際のテキストレベルの「技法」へと落とし込むための具体的なプロセスについては、翻訳者の裁量というブラックボックスに残されたままである。</w:t>
      </w:r>
      <w:r w:rsidR="00094C91" w:rsidRPr="00F45A47">
        <w:rPr>
          <w:rFonts w:ascii="Times New Roman" w:eastAsia="ＭＳ 明朝" w:hAnsi="Times New Roman" w:cs="Times New Roman" w:hint="eastAsia"/>
          <w:szCs w:val="21"/>
          <w:rPrChange w:id="131" w:author="Masato YOSHIKAWA" w:date="2026-01-20T11:15:00Z" w16du:dateUtc="2026-01-20T02:15:00Z">
            <w:rPr>
              <w:rFonts w:ascii="ＭＳ 明朝" w:eastAsia="ＭＳ 明朝" w:hAnsi="ＭＳ 明朝" w:hint="eastAsia"/>
              <w:szCs w:val="21"/>
            </w:rPr>
          </w:rPrChange>
        </w:rPr>
        <w:t>特に「読者に異文化をどの程度感じさせるか」という心理的な深さを、どのような翻訳技法を用いて制御すべきか</w:t>
      </w:r>
      <w:r w:rsidR="00FB304F" w:rsidRPr="00F45A47">
        <w:rPr>
          <w:rFonts w:ascii="Times New Roman" w:eastAsia="ＭＳ 明朝" w:hAnsi="Times New Roman" w:cs="Times New Roman" w:hint="eastAsia"/>
          <w:szCs w:val="21"/>
          <w:rPrChange w:id="132" w:author="Masato YOSHIKAWA" w:date="2026-01-20T11:15:00Z" w16du:dateUtc="2026-01-20T02:15:00Z">
            <w:rPr>
              <w:rFonts w:ascii="ＭＳ 明朝" w:eastAsia="ＭＳ 明朝" w:hAnsi="ＭＳ 明朝" w:hint="eastAsia"/>
              <w:szCs w:val="21"/>
            </w:rPr>
          </w:rPrChange>
        </w:rPr>
        <w:t>、</w:t>
      </w:r>
      <w:r w:rsidR="00094C91" w:rsidRPr="00F45A47">
        <w:rPr>
          <w:rFonts w:ascii="Times New Roman" w:eastAsia="ＭＳ 明朝" w:hAnsi="Times New Roman" w:cs="Times New Roman" w:hint="eastAsia"/>
          <w:szCs w:val="21"/>
          <w:rPrChange w:id="133" w:author="Masato YOSHIKAWA" w:date="2026-01-20T11:15:00Z" w16du:dateUtc="2026-01-20T02:15:00Z">
            <w:rPr>
              <w:rFonts w:ascii="ＭＳ 明朝" w:eastAsia="ＭＳ 明朝" w:hAnsi="ＭＳ 明朝" w:hint="eastAsia"/>
              <w:szCs w:val="21"/>
            </w:rPr>
          </w:rPrChange>
        </w:rPr>
        <w:t>という定量的・実践的な指標は、従来の機能主義的なアプローチだけでは十分に説明しきれない。</w:t>
      </w:r>
    </w:p>
    <w:p w14:paraId="41BB7F1C" w14:textId="538A1406" w:rsidR="00EE1439" w:rsidRPr="00F45A47" w:rsidRDefault="00CF4894">
      <w:pPr>
        <w:pStyle w:val="a9"/>
        <w:ind w:left="0" w:firstLineChars="100" w:firstLine="210"/>
        <w:rPr>
          <w:rFonts w:ascii="Times New Roman" w:eastAsia="ＭＳ 明朝" w:hAnsi="Times New Roman" w:cs="Times New Roman"/>
          <w:szCs w:val="21"/>
          <w:rPrChange w:id="134" w:author="Masato YOSHIKAWA" w:date="2026-01-20T11:15:00Z" w16du:dateUtc="2026-01-20T02:15:00Z">
            <w:rPr>
              <w:rFonts w:ascii="ＭＳ 明朝" w:eastAsia="ＭＳ 明朝" w:hAnsi="ＭＳ 明朝"/>
              <w:szCs w:val="21"/>
            </w:rPr>
          </w:rPrChange>
        </w:rPr>
        <w:pPrChange w:id="135" w:author="Masato YOSHIKAWA" w:date="2026-01-20T11:11:00Z" w16du:dateUtc="2026-01-20T02:11:00Z">
          <w:pPr>
            <w:pStyle w:val="a9"/>
            <w:ind w:left="390" w:firstLineChars="100" w:firstLine="210"/>
          </w:pPr>
        </w:pPrChange>
      </w:pPr>
      <w:r w:rsidRPr="00F45A47">
        <w:rPr>
          <w:rFonts w:ascii="Times New Roman" w:eastAsia="ＭＳ 明朝" w:hAnsi="Times New Roman" w:cs="Times New Roman" w:hint="eastAsia"/>
          <w:szCs w:val="21"/>
          <w:rPrChange w:id="136" w:author="Masato YOSHIKAWA" w:date="2026-01-20T11:15:00Z" w16du:dateUtc="2026-01-20T02:15:00Z">
            <w:rPr>
              <w:rFonts w:ascii="ＭＳ 明朝" w:eastAsia="ＭＳ 明朝" w:hAnsi="ＭＳ 明朝" w:hint="eastAsia"/>
              <w:szCs w:val="21"/>
            </w:rPr>
          </w:rPrChange>
        </w:rPr>
        <w:t>翻訳が異文化間のコミュニケーションである以上、翻訳の「意図」の根底には、読者に異文化をどのように認識させるかという視点が含まれているはずである</w:t>
      </w:r>
      <w:r w:rsidR="003C7660" w:rsidRPr="00F45A47">
        <w:rPr>
          <w:rFonts w:ascii="Times New Roman" w:eastAsia="ＭＳ 明朝" w:hAnsi="Times New Roman" w:cs="Times New Roman" w:hint="eastAsia"/>
          <w:szCs w:val="21"/>
          <w:rPrChange w:id="137" w:author="Masato YOSHIKAWA" w:date="2026-01-20T11:15:00Z" w16du:dateUtc="2026-01-20T02:15:00Z">
            <w:rPr>
              <w:rFonts w:ascii="ＭＳ 明朝" w:eastAsia="ＭＳ 明朝" w:hAnsi="ＭＳ 明朝" w:hint="eastAsia"/>
              <w:szCs w:val="21"/>
            </w:rPr>
          </w:rPrChange>
        </w:rPr>
        <w:t>。</w:t>
      </w:r>
      <w:r w:rsidR="00017DF6" w:rsidRPr="00F45A47">
        <w:rPr>
          <w:rFonts w:ascii="Times New Roman" w:eastAsia="ＭＳ 明朝" w:hAnsi="Times New Roman" w:cs="Times New Roman" w:hint="eastAsia"/>
          <w:szCs w:val="21"/>
          <w:rPrChange w:id="138" w:author="Masato YOSHIKAWA" w:date="2026-01-20T11:15:00Z" w16du:dateUtc="2026-01-20T02:15:00Z">
            <w:rPr>
              <w:rFonts w:ascii="ＭＳ 明朝" w:eastAsia="ＭＳ 明朝" w:hAnsi="ＭＳ 明朝" w:hint="eastAsia"/>
              <w:szCs w:val="21"/>
            </w:rPr>
          </w:rPrChange>
        </w:rPr>
        <w:t>したがって、</w:t>
      </w:r>
      <w:r w:rsidR="0044645F" w:rsidRPr="00F45A47">
        <w:rPr>
          <w:rFonts w:ascii="Times New Roman" w:eastAsia="ＭＳ 明朝" w:hAnsi="Times New Roman" w:cs="Times New Roman" w:hint="eastAsia"/>
          <w:szCs w:val="21"/>
          <w:rPrChange w:id="139" w:author="Masato YOSHIKAWA" w:date="2026-01-20T11:15:00Z" w16du:dateUtc="2026-01-20T02:15:00Z">
            <w:rPr>
              <w:rFonts w:ascii="ＭＳ 明朝" w:eastAsia="ＭＳ 明朝" w:hAnsi="ＭＳ 明朝" w:hint="eastAsia"/>
              <w:szCs w:val="21"/>
            </w:rPr>
          </w:rPrChange>
        </w:rPr>
        <w:t>このブラックボックスとなっている意図を解明するには、翻訳学の枠組み</w:t>
      </w:r>
      <w:r w:rsidR="00FB65DA" w:rsidRPr="00F45A47">
        <w:rPr>
          <w:rFonts w:ascii="Times New Roman" w:eastAsia="ＭＳ 明朝" w:hAnsi="Times New Roman" w:cs="Times New Roman" w:hint="eastAsia"/>
          <w:szCs w:val="21"/>
          <w:rPrChange w:id="140" w:author="Masato YOSHIKAWA" w:date="2026-01-20T11:15:00Z" w16du:dateUtc="2026-01-20T02:15:00Z">
            <w:rPr>
              <w:rFonts w:ascii="ＭＳ 明朝" w:eastAsia="ＭＳ 明朝" w:hAnsi="ＭＳ 明朝" w:hint="eastAsia"/>
              <w:szCs w:val="21"/>
            </w:rPr>
          </w:rPrChange>
        </w:rPr>
        <w:t>を超え</w:t>
      </w:r>
      <w:r w:rsidR="001F7A62" w:rsidRPr="00F45A47">
        <w:rPr>
          <w:rFonts w:ascii="Times New Roman" w:eastAsia="ＭＳ 明朝" w:hAnsi="Times New Roman" w:cs="Times New Roman" w:hint="eastAsia"/>
          <w:szCs w:val="21"/>
          <w:rPrChange w:id="141" w:author="Masato YOSHIKAWA" w:date="2026-01-20T11:15:00Z" w16du:dateUtc="2026-01-20T02:15:00Z">
            <w:rPr>
              <w:rFonts w:ascii="ＭＳ 明朝" w:eastAsia="ＭＳ 明朝" w:hAnsi="ＭＳ 明朝" w:hint="eastAsia"/>
              <w:szCs w:val="21"/>
            </w:rPr>
          </w:rPrChange>
        </w:rPr>
        <w:t>、</w:t>
      </w:r>
      <w:commentRangeStart w:id="142"/>
      <w:r w:rsidRPr="00F45A47">
        <w:rPr>
          <w:rFonts w:ascii="Times New Roman" w:eastAsia="ＭＳ 明朝" w:hAnsi="Times New Roman" w:cs="Times New Roman"/>
          <w:szCs w:val="21"/>
          <w:rPrChange w:id="143" w:author="Masato YOSHIKAWA" w:date="2026-01-20T11:15:00Z" w16du:dateUtc="2026-01-20T02:15:00Z">
            <w:rPr>
              <w:rFonts w:ascii="ＭＳ 明朝" w:eastAsia="ＭＳ 明朝" w:hAnsi="ＭＳ 明朝"/>
              <w:szCs w:val="21"/>
            </w:rPr>
          </w:rPrChange>
        </w:rPr>
        <w:t>Bennett</w:t>
      </w:r>
      <w:commentRangeEnd w:id="142"/>
      <w:r w:rsidR="008D0C1A" w:rsidRPr="00F45A47">
        <w:rPr>
          <w:rStyle w:val="ac"/>
          <w:rFonts w:ascii="Times New Roman" w:eastAsia="ＭＳ 明朝" w:hAnsi="Times New Roman" w:cs="Times New Roman"/>
          <w:sz w:val="21"/>
          <w:szCs w:val="21"/>
          <w:rPrChange w:id="144" w:author="Masato YOSHIKAWA" w:date="2026-01-20T11:15:00Z" w16du:dateUtc="2026-01-20T02:15:00Z">
            <w:rPr>
              <w:rStyle w:val="ac"/>
              <w:rFonts w:ascii="ＭＳ 明朝" w:eastAsia="ＭＳ 明朝" w:hAnsi="ＭＳ 明朝"/>
              <w:sz w:val="21"/>
              <w:szCs w:val="21"/>
            </w:rPr>
          </w:rPrChange>
        </w:rPr>
        <w:commentReference w:id="142"/>
      </w:r>
      <w:sdt>
        <w:sdtPr>
          <w:rPr>
            <w:rFonts w:ascii="Times New Roman" w:eastAsia="ＭＳ 明朝" w:hAnsi="Times New Roman" w:cs="Times New Roman"/>
            <w:szCs w:val="21"/>
          </w:rPr>
          <w:id w:val="673928699"/>
          <w:citation/>
        </w:sdtPr>
        <w:sdtContent>
          <w:r w:rsidR="00576ADA" w:rsidRPr="00F45A47">
            <w:rPr>
              <w:rFonts w:ascii="Times New Roman" w:eastAsia="ＭＳ 明朝" w:hAnsi="Times New Roman" w:cs="Times New Roman"/>
              <w:szCs w:val="21"/>
              <w:rPrChange w:id="145" w:author="Masato YOSHIKAWA" w:date="2026-01-20T11:15:00Z" w16du:dateUtc="2026-01-20T02:15:00Z">
                <w:rPr>
                  <w:rFonts w:ascii="ＭＳ 明朝" w:eastAsia="ＭＳ 明朝" w:hAnsi="ＭＳ 明朝"/>
                  <w:szCs w:val="21"/>
                </w:rPr>
              </w:rPrChange>
            </w:rPr>
            <w:fldChar w:fldCharType="begin"/>
          </w:r>
          <w:r w:rsidR="00576ADA" w:rsidRPr="00F45A47">
            <w:rPr>
              <w:rFonts w:ascii="Times New Roman" w:eastAsia="ＭＳ 明朝" w:hAnsi="Times New Roman" w:cs="Times New Roman"/>
              <w:szCs w:val="21"/>
              <w:rPrChange w:id="146" w:author="Masato YOSHIKAWA" w:date="2026-01-20T11:15:00Z" w16du:dateUtc="2026-01-20T02:15:00Z">
                <w:rPr>
                  <w:rFonts w:ascii="ＭＳ 明朝" w:eastAsia="ＭＳ 明朝" w:hAnsi="ＭＳ 明朝"/>
                  <w:szCs w:val="21"/>
                </w:rPr>
              </w:rPrChange>
            </w:rPr>
            <w:instrText xml:space="preserve">CITATION Ben86 \n  \t  \m Ben93 \n  \t  \l 1041 </w:instrText>
          </w:r>
          <w:r w:rsidR="00576ADA" w:rsidRPr="00F45A47">
            <w:rPr>
              <w:rFonts w:ascii="Times New Roman" w:eastAsia="ＭＳ 明朝" w:hAnsi="Times New Roman" w:cs="Times New Roman"/>
              <w:szCs w:val="21"/>
              <w:rPrChange w:id="147" w:author="Masato YOSHIKAWA" w:date="2026-01-20T11:15:00Z" w16du:dateUtc="2026-01-20T02:15:00Z">
                <w:rPr>
                  <w:rFonts w:ascii="ＭＳ 明朝" w:eastAsia="ＭＳ 明朝" w:hAnsi="ＭＳ 明朝"/>
                  <w:szCs w:val="21"/>
                </w:rPr>
              </w:rPrChange>
            </w:rPr>
            <w:fldChar w:fldCharType="separate"/>
          </w:r>
          <w:r w:rsidR="00576ADA" w:rsidRPr="00F45A47">
            <w:rPr>
              <w:rFonts w:ascii="Times New Roman" w:eastAsia="ＭＳ 明朝" w:hAnsi="Times New Roman" w:cs="Times New Roman"/>
              <w:noProof/>
              <w:szCs w:val="21"/>
              <w:rPrChange w:id="148" w:author="Masato YOSHIKAWA" w:date="2026-01-20T11:15:00Z" w16du:dateUtc="2026-01-20T02:15:00Z">
                <w:rPr>
                  <w:rFonts w:ascii="ＭＳ 明朝" w:eastAsia="ＭＳ 明朝" w:hAnsi="ＭＳ 明朝"/>
                  <w:noProof/>
                  <w:szCs w:val="21"/>
                </w:rPr>
              </w:rPrChange>
            </w:rPr>
            <w:t xml:space="preserve"> (1986; 1993)</w:t>
          </w:r>
          <w:r w:rsidR="00576ADA" w:rsidRPr="00F45A47">
            <w:rPr>
              <w:rFonts w:ascii="Times New Roman" w:eastAsia="ＭＳ 明朝" w:hAnsi="Times New Roman" w:cs="Times New Roman"/>
              <w:szCs w:val="21"/>
              <w:rPrChange w:id="149" w:author="Masato YOSHIKAWA" w:date="2026-01-20T11:15:00Z" w16du:dateUtc="2026-01-20T02:15:00Z">
                <w:rPr>
                  <w:rFonts w:ascii="ＭＳ 明朝" w:eastAsia="ＭＳ 明朝" w:hAnsi="ＭＳ 明朝"/>
                  <w:szCs w:val="21"/>
                </w:rPr>
              </w:rPrChange>
            </w:rPr>
            <w:fldChar w:fldCharType="end"/>
          </w:r>
        </w:sdtContent>
      </w:sdt>
      <w:ins w:id="150" w:author="Masato YOSHIKAWA" w:date="2026-01-20T11:20:00Z" w16du:dateUtc="2026-01-20T02:20:00Z">
        <w:r w:rsidR="006C6135">
          <w:rPr>
            <w:rFonts w:ascii="Times New Roman" w:eastAsia="ＭＳ 明朝" w:hAnsi="Times New Roman" w:cs="Times New Roman" w:hint="eastAsia"/>
            <w:szCs w:val="21"/>
          </w:rPr>
          <w:t xml:space="preserve"> </w:t>
        </w:r>
      </w:ins>
      <w:r w:rsidR="0068490D" w:rsidRPr="00F45A47">
        <w:rPr>
          <w:rFonts w:ascii="Times New Roman" w:eastAsia="ＭＳ 明朝" w:hAnsi="Times New Roman" w:cs="Times New Roman" w:hint="eastAsia"/>
          <w:szCs w:val="21"/>
          <w:rPrChange w:id="151" w:author="Masato YOSHIKAWA" w:date="2026-01-20T11:15:00Z" w16du:dateUtc="2026-01-20T02:15:00Z">
            <w:rPr>
              <w:rFonts w:ascii="ＭＳ 明朝" w:eastAsia="ＭＳ 明朝" w:hAnsi="ＭＳ 明朝" w:hint="eastAsia"/>
              <w:szCs w:val="21"/>
            </w:rPr>
          </w:rPrChange>
        </w:rPr>
        <w:t>が提唱する</w:t>
      </w:r>
      <w:r w:rsidRPr="00F45A47">
        <w:rPr>
          <w:rFonts w:ascii="Times New Roman" w:eastAsia="ＭＳ 明朝" w:hAnsi="Times New Roman" w:cs="Times New Roman" w:hint="eastAsia"/>
          <w:szCs w:val="21"/>
          <w:rPrChange w:id="152" w:author="Masato YOSHIKAWA" w:date="2026-01-20T11:15:00Z" w16du:dateUtc="2026-01-20T02:15:00Z">
            <w:rPr>
              <w:rFonts w:ascii="ＭＳ 明朝" w:eastAsia="ＭＳ 明朝" w:hAnsi="ＭＳ 明朝" w:hint="eastAsia"/>
              <w:szCs w:val="21"/>
            </w:rPr>
          </w:rPrChange>
        </w:rPr>
        <w:t>「異文化感受性発達モデル</w:t>
      </w:r>
      <w:r w:rsidR="00AB7E66" w:rsidRPr="00F45A47">
        <w:rPr>
          <w:rFonts w:ascii="Times New Roman" w:eastAsia="ＭＳ 明朝" w:hAnsi="Times New Roman" w:cs="Times New Roman" w:hint="eastAsia"/>
          <w:szCs w:val="21"/>
          <w:rPrChange w:id="153" w:author="Masato YOSHIKAWA" w:date="2026-01-20T11:15:00Z" w16du:dateUtc="2026-01-20T02:15:00Z">
            <w:rPr>
              <w:rFonts w:ascii="ＭＳ 明朝" w:eastAsia="ＭＳ 明朝" w:hAnsi="ＭＳ 明朝" w:hint="eastAsia"/>
              <w:szCs w:val="21"/>
            </w:rPr>
          </w:rPrChange>
        </w:rPr>
        <w:t>（</w:t>
      </w:r>
      <w:r w:rsidRPr="00F45A47">
        <w:rPr>
          <w:rFonts w:ascii="Times New Roman" w:eastAsia="ＭＳ 明朝" w:hAnsi="Times New Roman" w:cs="Times New Roman"/>
          <w:szCs w:val="21"/>
          <w:rPrChange w:id="154" w:author="Masato YOSHIKAWA" w:date="2026-01-20T11:15:00Z" w16du:dateUtc="2026-01-20T02:15:00Z">
            <w:rPr>
              <w:rFonts w:ascii="ＭＳ 明朝" w:eastAsia="ＭＳ 明朝" w:hAnsi="ＭＳ 明朝"/>
              <w:szCs w:val="21"/>
            </w:rPr>
          </w:rPrChange>
        </w:rPr>
        <w:t>DMIS</w:t>
      </w:r>
      <w:r w:rsidRPr="00F45A47">
        <w:rPr>
          <w:rFonts w:ascii="Times New Roman" w:eastAsia="ＭＳ 明朝" w:hAnsi="Times New Roman" w:cs="Times New Roman" w:hint="eastAsia"/>
          <w:szCs w:val="21"/>
          <w:rPrChange w:id="155" w:author="Masato YOSHIKAWA" w:date="2026-01-20T11:15:00Z" w16du:dateUtc="2026-01-20T02:15:00Z">
            <w:rPr>
              <w:rFonts w:ascii="ＭＳ 明朝" w:eastAsia="ＭＳ 明朝" w:hAnsi="ＭＳ 明朝" w:hint="eastAsia"/>
              <w:szCs w:val="21"/>
            </w:rPr>
          </w:rPrChange>
        </w:rPr>
        <w:t>）」</w:t>
      </w:r>
      <w:r w:rsidR="0068490D" w:rsidRPr="00F45A47">
        <w:rPr>
          <w:rFonts w:ascii="Times New Roman" w:eastAsia="ＭＳ 明朝" w:hAnsi="Times New Roman" w:cs="Times New Roman" w:hint="eastAsia"/>
          <w:szCs w:val="21"/>
          <w:rPrChange w:id="156" w:author="Masato YOSHIKAWA" w:date="2026-01-20T11:15:00Z" w16du:dateUtc="2026-01-20T02:15:00Z">
            <w:rPr>
              <w:rFonts w:ascii="ＭＳ 明朝" w:eastAsia="ＭＳ 明朝" w:hAnsi="ＭＳ 明朝" w:hint="eastAsia"/>
              <w:szCs w:val="21"/>
            </w:rPr>
          </w:rPrChange>
        </w:rPr>
        <w:t>など、異文化との接触に関する心理学的な</w:t>
      </w:r>
      <w:r w:rsidR="00AB7E66" w:rsidRPr="00F45A47">
        <w:rPr>
          <w:rFonts w:ascii="Times New Roman" w:eastAsia="ＭＳ 明朝" w:hAnsi="Times New Roman" w:cs="Times New Roman" w:hint="eastAsia"/>
          <w:szCs w:val="21"/>
          <w:rPrChange w:id="157" w:author="Masato YOSHIKAWA" w:date="2026-01-20T11:15:00Z" w16du:dateUtc="2026-01-20T02:15:00Z">
            <w:rPr>
              <w:rFonts w:ascii="ＭＳ 明朝" w:eastAsia="ＭＳ 明朝" w:hAnsi="ＭＳ 明朝" w:hint="eastAsia"/>
              <w:szCs w:val="21"/>
            </w:rPr>
          </w:rPrChange>
        </w:rPr>
        <w:t>異文化コミュニケーション</w:t>
      </w:r>
      <w:r w:rsidR="0068490D" w:rsidRPr="00F45A47">
        <w:rPr>
          <w:rFonts w:ascii="Times New Roman" w:eastAsia="ＭＳ 明朝" w:hAnsi="Times New Roman" w:cs="Times New Roman" w:hint="eastAsia"/>
          <w:szCs w:val="21"/>
          <w:rPrChange w:id="158" w:author="Masato YOSHIKAWA" w:date="2026-01-20T11:15:00Z" w16du:dateUtc="2026-01-20T02:15:00Z">
            <w:rPr>
              <w:rFonts w:ascii="ＭＳ 明朝" w:eastAsia="ＭＳ 明朝" w:hAnsi="ＭＳ 明朝" w:hint="eastAsia"/>
              <w:szCs w:val="21"/>
            </w:rPr>
          </w:rPrChange>
        </w:rPr>
        <w:t>モデルを導入する必要がある。</w:t>
      </w:r>
    </w:p>
    <w:p w14:paraId="5976BD3C" w14:textId="3D887FE6" w:rsidR="00A75B85" w:rsidRPr="00F45A47" w:rsidRDefault="00FB65DA">
      <w:pPr>
        <w:pStyle w:val="a9"/>
        <w:ind w:left="0" w:firstLineChars="100" w:firstLine="210"/>
        <w:rPr>
          <w:rFonts w:ascii="Times New Roman" w:eastAsia="ＭＳ 明朝" w:hAnsi="Times New Roman" w:cs="Times New Roman"/>
          <w:szCs w:val="21"/>
          <w:rPrChange w:id="159" w:author="Masato YOSHIKAWA" w:date="2026-01-20T11:15:00Z" w16du:dateUtc="2026-01-20T02:15:00Z">
            <w:rPr>
              <w:rFonts w:ascii="ＭＳ 明朝" w:eastAsia="ＭＳ 明朝" w:hAnsi="ＭＳ 明朝"/>
              <w:szCs w:val="21"/>
            </w:rPr>
          </w:rPrChange>
        </w:rPr>
        <w:pPrChange w:id="160" w:author="Masato YOSHIKAWA" w:date="2026-01-20T11:11:00Z" w16du:dateUtc="2026-01-20T02:11:00Z">
          <w:pPr>
            <w:pStyle w:val="a9"/>
            <w:ind w:left="390" w:firstLineChars="100" w:firstLine="210"/>
          </w:pPr>
        </w:pPrChange>
      </w:pPr>
      <w:r w:rsidRPr="00F45A47">
        <w:rPr>
          <w:rFonts w:ascii="Times New Roman" w:eastAsia="ＭＳ 明朝" w:hAnsi="Times New Roman" w:cs="Times New Roman" w:hint="eastAsia"/>
          <w:szCs w:val="21"/>
          <w:rPrChange w:id="161" w:author="Masato YOSHIKAWA" w:date="2026-01-20T11:15:00Z" w16du:dateUtc="2026-01-20T02:15:00Z">
            <w:rPr>
              <w:rFonts w:ascii="ＭＳ 明朝" w:eastAsia="ＭＳ 明朝" w:hAnsi="ＭＳ 明朝" w:hint="eastAsia"/>
              <w:szCs w:val="21"/>
            </w:rPr>
          </w:rPrChange>
        </w:rPr>
        <w:t>そこで</w:t>
      </w:r>
      <w:r w:rsidR="00CF4894" w:rsidRPr="00F45A47">
        <w:rPr>
          <w:rFonts w:ascii="Times New Roman" w:eastAsia="ＭＳ 明朝" w:hAnsi="Times New Roman" w:cs="Times New Roman" w:hint="eastAsia"/>
          <w:szCs w:val="21"/>
          <w:rPrChange w:id="162" w:author="Masato YOSHIKAWA" w:date="2026-01-20T11:15:00Z" w16du:dateUtc="2026-01-20T02:15:00Z">
            <w:rPr>
              <w:rFonts w:ascii="ＭＳ 明朝" w:eastAsia="ＭＳ 明朝" w:hAnsi="ＭＳ 明朝" w:hint="eastAsia"/>
              <w:szCs w:val="21"/>
            </w:rPr>
          </w:rPrChange>
        </w:rPr>
        <w:t>本研究では、この</w:t>
      </w:r>
      <w:r w:rsidR="00AB7E66" w:rsidRPr="00F45A47">
        <w:rPr>
          <w:rFonts w:ascii="Times New Roman" w:eastAsia="ＭＳ 明朝" w:hAnsi="Times New Roman" w:cs="Times New Roman" w:hint="eastAsia"/>
          <w:szCs w:val="21"/>
          <w:rPrChange w:id="163" w:author="Masato YOSHIKAWA" w:date="2026-01-20T11:15:00Z" w16du:dateUtc="2026-01-20T02:15:00Z">
            <w:rPr>
              <w:rFonts w:ascii="ＭＳ 明朝" w:eastAsia="ＭＳ 明朝" w:hAnsi="ＭＳ 明朝" w:hint="eastAsia"/>
              <w:szCs w:val="21"/>
            </w:rPr>
          </w:rPrChange>
        </w:rPr>
        <w:t>異文化感受性発達モデル</w:t>
      </w:r>
      <w:r w:rsidR="00CF4894" w:rsidRPr="00F45A47">
        <w:rPr>
          <w:rFonts w:ascii="Times New Roman" w:eastAsia="ＭＳ 明朝" w:hAnsi="Times New Roman" w:cs="Times New Roman" w:hint="eastAsia"/>
          <w:szCs w:val="21"/>
          <w:rPrChange w:id="164" w:author="Masato YOSHIKAWA" w:date="2026-01-20T11:15:00Z" w16du:dateUtc="2026-01-20T02:15:00Z">
            <w:rPr>
              <w:rFonts w:ascii="ＭＳ 明朝" w:eastAsia="ＭＳ 明朝" w:hAnsi="ＭＳ 明朝" w:hint="eastAsia"/>
              <w:szCs w:val="21"/>
            </w:rPr>
          </w:rPrChange>
        </w:rPr>
        <w:t>を翻訳行為の分析に応用する可能性に着目する。翻訳者が原文の文化的要素を訳出する際、読者に対してその要素をどの程度の深さで受容させたいか（</w:t>
      </w:r>
      <w:r w:rsidR="00CF4894" w:rsidRPr="00F45A47">
        <w:rPr>
          <w:rFonts w:ascii="Times New Roman" w:eastAsia="ＭＳ 明朝" w:hAnsi="Times New Roman" w:cs="Times New Roman"/>
          <w:szCs w:val="21"/>
          <w:rPrChange w:id="165" w:author="Masato YOSHIKAWA" w:date="2026-01-20T11:15:00Z" w16du:dateUtc="2026-01-20T02:15:00Z">
            <w:rPr>
              <w:rFonts w:ascii="ＭＳ 明朝" w:eastAsia="ＭＳ 明朝" w:hAnsi="ＭＳ 明朝"/>
              <w:szCs w:val="21"/>
            </w:rPr>
          </w:rPrChange>
        </w:rPr>
        <w:t>DMIS</w:t>
      </w:r>
      <w:r w:rsidR="00CF4894" w:rsidRPr="00F45A47">
        <w:rPr>
          <w:rFonts w:ascii="Times New Roman" w:eastAsia="ＭＳ 明朝" w:hAnsi="Times New Roman" w:cs="Times New Roman" w:hint="eastAsia"/>
          <w:szCs w:val="21"/>
          <w:rPrChange w:id="166" w:author="Masato YOSHIKAWA" w:date="2026-01-20T11:15:00Z" w16du:dateUtc="2026-01-20T02:15:00Z">
            <w:rPr>
              <w:rFonts w:ascii="ＭＳ 明朝" w:eastAsia="ＭＳ 明朝" w:hAnsi="ＭＳ 明朝" w:hint="eastAsia"/>
              <w:szCs w:val="21"/>
            </w:rPr>
          </w:rPrChange>
        </w:rPr>
        <w:t>のどの段階を体験させたいか）を決定し、その決定に基づいて特定の翻訳技法を選択しているのではないか。この仮説に基づき、翻訳者の頭の中にある</w:t>
      </w:r>
      <w:r w:rsidR="00CF4894" w:rsidRPr="00F45A47">
        <w:rPr>
          <w:rFonts w:ascii="Times New Roman" w:eastAsia="ＭＳ 明朝" w:hAnsi="Times New Roman" w:cs="Times New Roman" w:hint="eastAsia"/>
          <w:szCs w:val="21"/>
          <w:rPrChange w:id="167" w:author="Masato YOSHIKAWA" w:date="2026-01-20T11:15:00Z" w16du:dateUtc="2026-01-20T02:15:00Z">
            <w:rPr>
              <w:rFonts w:ascii="ＭＳ 明朝" w:eastAsia="ＭＳ 明朝" w:hAnsi="ＭＳ 明朝" w:hint="eastAsia"/>
              <w:szCs w:val="21"/>
            </w:rPr>
          </w:rPrChange>
        </w:rPr>
        <w:lastRenderedPageBreak/>
        <w:t>「意図（戦略）」と、</w:t>
      </w:r>
      <w:r w:rsidR="00757C0C" w:rsidRPr="00F45A47">
        <w:rPr>
          <w:rFonts w:ascii="Times New Roman" w:eastAsia="ＭＳ 明朝" w:hAnsi="Times New Roman" w:cs="Times New Roman" w:hint="eastAsia"/>
          <w:szCs w:val="21"/>
          <w:rPrChange w:id="168" w:author="Masato YOSHIKAWA" w:date="2026-01-20T11:15:00Z" w16du:dateUtc="2026-01-20T02:15:00Z">
            <w:rPr>
              <w:rFonts w:ascii="ＭＳ 明朝" w:eastAsia="ＭＳ 明朝" w:hAnsi="ＭＳ 明朝" w:hint="eastAsia"/>
              <w:szCs w:val="21"/>
            </w:rPr>
          </w:rPrChange>
        </w:rPr>
        <w:t>テキスト上に表出された具体的な</w:t>
      </w:r>
      <w:r w:rsidR="00CF4894" w:rsidRPr="00F45A47">
        <w:rPr>
          <w:rFonts w:ascii="Times New Roman" w:eastAsia="ＭＳ 明朝" w:hAnsi="Times New Roman" w:cs="Times New Roman" w:hint="eastAsia"/>
          <w:szCs w:val="21"/>
          <w:rPrChange w:id="169" w:author="Masato YOSHIKAWA" w:date="2026-01-20T11:15:00Z" w16du:dateUtc="2026-01-20T02:15:00Z">
            <w:rPr>
              <w:rFonts w:ascii="ＭＳ 明朝" w:eastAsia="ＭＳ 明朝" w:hAnsi="ＭＳ 明朝" w:hint="eastAsia"/>
              <w:szCs w:val="21"/>
            </w:rPr>
          </w:rPrChange>
        </w:rPr>
        <w:t>「技法（戦術）」をつなぐ</w:t>
      </w:r>
      <w:commentRangeStart w:id="170"/>
      <w:r w:rsidR="00CF4894" w:rsidRPr="00F45A47">
        <w:rPr>
          <w:rFonts w:ascii="Times New Roman" w:eastAsia="ＭＳ 明朝" w:hAnsi="Times New Roman" w:cs="Times New Roman" w:hint="eastAsia"/>
          <w:szCs w:val="21"/>
          <w:rPrChange w:id="171" w:author="Masato YOSHIKAWA" w:date="2026-01-20T11:15:00Z" w16du:dateUtc="2026-01-20T02:15:00Z">
            <w:rPr>
              <w:rFonts w:ascii="ＭＳ 明朝" w:eastAsia="ＭＳ 明朝" w:hAnsi="ＭＳ 明朝" w:hint="eastAsia"/>
              <w:szCs w:val="21"/>
            </w:rPr>
          </w:rPrChange>
        </w:rPr>
        <w:t>論理的な関係性を明らかにすることが、本研究の</w:t>
      </w:r>
      <w:commentRangeEnd w:id="170"/>
      <w:r w:rsidR="00C11BFE" w:rsidRPr="00F45A47">
        <w:rPr>
          <w:rStyle w:val="ac"/>
          <w:rFonts w:ascii="Times New Roman" w:eastAsia="ＭＳ 明朝" w:hAnsi="Times New Roman" w:cs="Times New Roman"/>
          <w:sz w:val="21"/>
          <w:szCs w:val="21"/>
          <w:rPrChange w:id="172" w:author="Masato YOSHIKAWA" w:date="2026-01-20T11:15:00Z" w16du:dateUtc="2026-01-20T02:15:00Z">
            <w:rPr>
              <w:rStyle w:val="ac"/>
              <w:rFonts w:ascii="ＭＳ 明朝" w:eastAsia="ＭＳ 明朝" w:hAnsi="ＭＳ 明朝"/>
              <w:sz w:val="21"/>
              <w:szCs w:val="21"/>
            </w:rPr>
          </w:rPrChange>
        </w:rPr>
        <w:commentReference w:id="170"/>
      </w:r>
      <w:r w:rsidR="00FB067C" w:rsidRPr="00F45A47">
        <w:rPr>
          <w:rFonts w:ascii="Times New Roman" w:eastAsia="ＭＳ 明朝" w:hAnsi="Times New Roman" w:cs="Times New Roman" w:hint="eastAsia"/>
          <w:szCs w:val="21"/>
          <w:rPrChange w:id="173" w:author="Masato YOSHIKAWA" w:date="2026-01-20T11:15:00Z" w16du:dateUtc="2026-01-20T02:15:00Z">
            <w:rPr>
              <w:rFonts w:ascii="ＭＳ 明朝" w:eastAsia="ＭＳ 明朝" w:hAnsi="ＭＳ 明朝" w:hint="eastAsia"/>
              <w:szCs w:val="21"/>
            </w:rPr>
          </w:rPrChange>
        </w:rPr>
        <w:t>ゴール</w:t>
      </w:r>
      <w:r w:rsidR="00CF4894" w:rsidRPr="00F45A47">
        <w:rPr>
          <w:rFonts w:ascii="Times New Roman" w:eastAsia="ＭＳ 明朝" w:hAnsi="Times New Roman" w:cs="Times New Roman" w:hint="eastAsia"/>
          <w:szCs w:val="21"/>
          <w:rPrChange w:id="174" w:author="Masato YOSHIKAWA" w:date="2026-01-20T11:15:00Z" w16du:dateUtc="2026-01-20T02:15:00Z">
            <w:rPr>
              <w:rFonts w:ascii="ＭＳ 明朝" w:eastAsia="ＭＳ 明朝" w:hAnsi="ＭＳ 明朝" w:hint="eastAsia"/>
              <w:szCs w:val="21"/>
            </w:rPr>
          </w:rPrChange>
        </w:rPr>
        <w:t>である。</w:t>
      </w:r>
    </w:p>
    <w:p w14:paraId="2234109C" w14:textId="77777777" w:rsidR="00AE28D9" w:rsidRPr="00F45A47" w:rsidRDefault="00AE28D9" w:rsidP="00910040">
      <w:pPr>
        <w:rPr>
          <w:rFonts w:ascii="Times New Roman" w:eastAsia="ＭＳ 明朝" w:hAnsi="Times New Roman" w:cs="Times New Roman"/>
          <w:szCs w:val="21"/>
          <w:rPrChange w:id="175" w:author="Masato YOSHIKAWA" w:date="2026-01-20T11:15:00Z" w16du:dateUtc="2026-01-20T02:15:00Z">
            <w:rPr>
              <w:rFonts w:ascii="ＭＳ 明朝" w:eastAsia="ＭＳ 明朝" w:hAnsi="ＭＳ 明朝"/>
              <w:szCs w:val="21"/>
            </w:rPr>
          </w:rPrChange>
        </w:rPr>
      </w:pPr>
    </w:p>
    <w:p w14:paraId="10DC1298" w14:textId="521E8586" w:rsidR="00203FF4" w:rsidRPr="00F45A47" w:rsidRDefault="000275AF" w:rsidP="00203FF4">
      <w:pPr>
        <w:pStyle w:val="a9"/>
        <w:numPr>
          <w:ilvl w:val="0"/>
          <w:numId w:val="7"/>
        </w:numPr>
        <w:rPr>
          <w:rFonts w:ascii="Times New Roman" w:eastAsia="ＭＳ 明朝" w:hAnsi="Times New Roman" w:cs="Times New Roman"/>
          <w:szCs w:val="21"/>
          <w:rPrChange w:id="176"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hint="eastAsia"/>
          <w:szCs w:val="21"/>
          <w:rPrChange w:id="177" w:author="Masato YOSHIKAWA" w:date="2026-01-20T11:15:00Z" w16du:dateUtc="2026-01-20T02:15:00Z">
            <w:rPr>
              <w:rFonts w:ascii="ＭＳ 明朝" w:eastAsia="ＭＳ 明朝" w:hAnsi="ＭＳ 明朝" w:hint="eastAsia"/>
              <w:szCs w:val="21"/>
            </w:rPr>
          </w:rPrChange>
        </w:rPr>
        <w:t>背景</w:t>
      </w:r>
    </w:p>
    <w:p w14:paraId="6A8D5BA6" w14:textId="6BF75193" w:rsidR="002E550E" w:rsidRPr="00F45A47" w:rsidRDefault="00213F00" w:rsidP="002E550E">
      <w:pPr>
        <w:pStyle w:val="a9"/>
        <w:numPr>
          <w:ilvl w:val="1"/>
          <w:numId w:val="7"/>
        </w:numPr>
        <w:rPr>
          <w:rFonts w:ascii="Times New Roman" w:eastAsia="ＭＳ 明朝" w:hAnsi="Times New Roman" w:cs="Times New Roman"/>
          <w:szCs w:val="21"/>
          <w:rPrChange w:id="178"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hint="eastAsia"/>
          <w:szCs w:val="21"/>
          <w:rPrChange w:id="179" w:author="Masato YOSHIKAWA" w:date="2026-01-20T11:15:00Z" w16du:dateUtc="2026-01-20T02:15:00Z">
            <w:rPr>
              <w:rFonts w:ascii="ＭＳ 明朝" w:eastAsia="ＭＳ 明朝" w:hAnsi="ＭＳ 明朝" w:hint="eastAsia"/>
              <w:szCs w:val="21"/>
            </w:rPr>
          </w:rPrChange>
        </w:rPr>
        <w:t>文化的要素</w:t>
      </w:r>
      <w:r w:rsidR="002E550E" w:rsidRPr="00F45A47">
        <w:rPr>
          <w:rFonts w:ascii="Times New Roman" w:eastAsia="ＭＳ 明朝" w:hAnsi="Times New Roman" w:cs="Times New Roman" w:hint="eastAsia"/>
          <w:szCs w:val="21"/>
          <w:rPrChange w:id="180" w:author="Masato YOSHIKAWA" w:date="2026-01-20T11:15:00Z" w16du:dateUtc="2026-01-20T02:15:00Z">
            <w:rPr>
              <w:rFonts w:ascii="ＭＳ 明朝" w:eastAsia="ＭＳ 明朝" w:hAnsi="ＭＳ 明朝" w:hint="eastAsia"/>
              <w:szCs w:val="21"/>
            </w:rPr>
          </w:rPrChange>
        </w:rPr>
        <w:t>に関する研究</w:t>
      </w:r>
    </w:p>
    <w:p w14:paraId="7153F920" w14:textId="496D2F8F" w:rsidR="002E550E" w:rsidRPr="00F45A47" w:rsidRDefault="002E550E" w:rsidP="002E550E">
      <w:pPr>
        <w:rPr>
          <w:rFonts w:ascii="Times New Roman" w:eastAsia="ＭＳ 明朝" w:hAnsi="Times New Roman" w:cs="Times New Roman"/>
          <w:szCs w:val="21"/>
          <w:rPrChange w:id="181"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hint="eastAsia"/>
          <w:szCs w:val="21"/>
          <w:rPrChange w:id="182" w:author="Masato YOSHIKAWA" w:date="2026-01-20T11:15:00Z" w16du:dateUtc="2026-01-20T02:15:00Z">
            <w:rPr>
              <w:rFonts w:ascii="ＭＳ 明朝" w:eastAsia="ＭＳ 明朝" w:hAnsi="ＭＳ 明朝" w:hint="eastAsia"/>
              <w:szCs w:val="21"/>
            </w:rPr>
          </w:rPrChange>
        </w:rPr>
        <w:t xml:space="preserve">　</w:t>
      </w:r>
      <w:r w:rsidR="0012022F" w:rsidRPr="00F45A47">
        <w:rPr>
          <w:rFonts w:ascii="Times New Roman" w:eastAsia="ＭＳ 明朝" w:hAnsi="Times New Roman" w:cs="Times New Roman" w:hint="eastAsia"/>
          <w:szCs w:val="21"/>
          <w:rPrChange w:id="183" w:author="Masato YOSHIKAWA" w:date="2026-01-20T11:15:00Z" w16du:dateUtc="2026-01-20T02:15:00Z">
            <w:rPr>
              <w:rFonts w:ascii="ＭＳ 明朝" w:eastAsia="ＭＳ 明朝" w:hAnsi="ＭＳ 明朝" w:hint="eastAsia"/>
              <w:szCs w:val="21"/>
            </w:rPr>
          </w:rPrChange>
        </w:rPr>
        <w:t>翻訳における</w:t>
      </w:r>
      <w:commentRangeStart w:id="184"/>
      <w:r w:rsidR="0012022F" w:rsidRPr="00F45A47">
        <w:rPr>
          <w:rFonts w:ascii="Times New Roman" w:eastAsia="ＭＳ 明朝" w:hAnsi="Times New Roman" w:cs="Times New Roman" w:hint="eastAsia"/>
          <w:szCs w:val="21"/>
          <w:rPrChange w:id="185" w:author="Masato YOSHIKAWA" w:date="2026-01-20T11:15:00Z" w16du:dateUtc="2026-01-20T02:15:00Z">
            <w:rPr>
              <w:rFonts w:ascii="ＭＳ 明朝" w:eastAsia="ＭＳ 明朝" w:hAnsi="ＭＳ 明朝" w:hint="eastAsia"/>
              <w:szCs w:val="21"/>
            </w:rPr>
          </w:rPrChange>
        </w:rPr>
        <w:t>文化的要素とは、起点言語の文化</w:t>
      </w:r>
      <w:r w:rsidR="00021497" w:rsidRPr="00F45A47">
        <w:rPr>
          <w:rFonts w:ascii="Times New Roman" w:eastAsia="ＭＳ 明朝" w:hAnsi="Times New Roman" w:cs="Times New Roman" w:hint="eastAsia"/>
          <w:szCs w:val="21"/>
          <w:rPrChange w:id="186" w:author="Masato YOSHIKAWA" w:date="2026-01-20T11:15:00Z" w16du:dateUtc="2026-01-20T02:15:00Z">
            <w:rPr>
              <w:rFonts w:ascii="ＭＳ 明朝" w:eastAsia="ＭＳ 明朝" w:hAnsi="ＭＳ 明朝" w:hint="eastAsia"/>
              <w:szCs w:val="21"/>
            </w:rPr>
          </w:rPrChange>
        </w:rPr>
        <w:t>の</w:t>
      </w:r>
      <w:r w:rsidR="0012022F" w:rsidRPr="00F45A47">
        <w:rPr>
          <w:rFonts w:ascii="Times New Roman" w:eastAsia="ＭＳ 明朝" w:hAnsi="Times New Roman" w:cs="Times New Roman" w:hint="eastAsia"/>
          <w:szCs w:val="21"/>
          <w:rPrChange w:id="187" w:author="Masato YOSHIKAWA" w:date="2026-01-20T11:15:00Z" w16du:dateUtc="2026-01-20T02:15:00Z">
            <w:rPr>
              <w:rFonts w:ascii="ＭＳ 明朝" w:eastAsia="ＭＳ 明朝" w:hAnsi="ＭＳ 明朝" w:hint="eastAsia"/>
              <w:szCs w:val="21"/>
            </w:rPr>
          </w:rPrChange>
        </w:rPr>
        <w:t>特有の生活様式やその表象であり、目標言語に</w:t>
      </w:r>
      <w:r w:rsidR="00E11ABD" w:rsidRPr="00F45A47">
        <w:rPr>
          <w:rFonts w:ascii="Times New Roman" w:eastAsia="ＭＳ 明朝" w:hAnsi="Times New Roman" w:cs="Times New Roman" w:hint="eastAsia"/>
          <w:szCs w:val="21"/>
          <w:rPrChange w:id="188" w:author="Masato YOSHIKAWA" w:date="2026-01-20T11:15:00Z" w16du:dateUtc="2026-01-20T02:15:00Z">
            <w:rPr>
              <w:rFonts w:ascii="ＭＳ 明朝" w:eastAsia="ＭＳ 明朝" w:hAnsi="ＭＳ 明朝" w:hint="eastAsia"/>
              <w:szCs w:val="21"/>
            </w:rPr>
          </w:rPrChange>
        </w:rPr>
        <w:t>存在しない、あるいは異なる</w:t>
      </w:r>
      <w:r w:rsidR="00247518" w:rsidRPr="00F45A47">
        <w:rPr>
          <w:rFonts w:ascii="Times New Roman" w:eastAsia="ＭＳ 明朝" w:hAnsi="Times New Roman" w:cs="Times New Roman" w:hint="eastAsia"/>
          <w:szCs w:val="21"/>
          <w:rPrChange w:id="189" w:author="Masato YOSHIKAWA" w:date="2026-01-20T11:15:00Z" w16du:dateUtc="2026-01-20T02:15:00Z">
            <w:rPr>
              <w:rFonts w:ascii="ＭＳ 明朝" w:eastAsia="ＭＳ 明朝" w:hAnsi="ＭＳ 明朝" w:hint="eastAsia"/>
              <w:szCs w:val="21"/>
            </w:rPr>
          </w:rPrChange>
        </w:rPr>
        <w:t>地位を持つため、翻訳時に特別な配慮を要する言語・非言語的な項目を指す。</w:t>
      </w:r>
      <w:commentRangeEnd w:id="184"/>
      <w:r w:rsidR="00C11BFE" w:rsidRPr="00F45A47">
        <w:rPr>
          <w:rStyle w:val="ac"/>
          <w:rFonts w:ascii="Times New Roman" w:eastAsia="ＭＳ 明朝" w:hAnsi="Times New Roman" w:cs="Times New Roman"/>
          <w:sz w:val="21"/>
          <w:szCs w:val="21"/>
          <w:rPrChange w:id="190" w:author="Masato YOSHIKAWA" w:date="2026-01-20T11:15:00Z" w16du:dateUtc="2026-01-20T02:15:00Z">
            <w:rPr>
              <w:rStyle w:val="ac"/>
              <w:rFonts w:ascii="ＭＳ 明朝" w:eastAsia="ＭＳ 明朝" w:hAnsi="ＭＳ 明朝"/>
              <w:sz w:val="21"/>
              <w:szCs w:val="21"/>
            </w:rPr>
          </w:rPrChange>
        </w:rPr>
        <w:commentReference w:id="184"/>
      </w:r>
      <w:r w:rsidR="00193A75" w:rsidRPr="00F45A47">
        <w:rPr>
          <w:rFonts w:ascii="Times New Roman" w:eastAsia="ＭＳ 明朝" w:hAnsi="Times New Roman" w:cs="Times New Roman" w:hint="eastAsia"/>
          <w:szCs w:val="21"/>
          <w:rPrChange w:id="191" w:author="Masato YOSHIKAWA" w:date="2026-01-20T11:15:00Z" w16du:dateUtc="2026-01-20T02:15:00Z">
            <w:rPr>
              <w:rFonts w:ascii="ＭＳ 明朝" w:eastAsia="ＭＳ 明朝" w:hAnsi="ＭＳ 明朝" w:hint="eastAsia"/>
              <w:szCs w:val="21"/>
            </w:rPr>
          </w:rPrChange>
        </w:rPr>
        <w:t>例えば、日本の「畳」は</w:t>
      </w:r>
      <w:r w:rsidR="008A5B91" w:rsidRPr="00F45A47">
        <w:rPr>
          <w:rFonts w:ascii="Times New Roman" w:eastAsia="ＭＳ 明朝" w:hAnsi="Times New Roman" w:cs="Times New Roman" w:hint="eastAsia"/>
          <w:szCs w:val="21"/>
          <w:rPrChange w:id="192" w:author="Masato YOSHIKAWA" w:date="2026-01-20T11:15:00Z" w16du:dateUtc="2026-01-20T02:15:00Z">
            <w:rPr>
              <w:rFonts w:ascii="ＭＳ 明朝" w:eastAsia="ＭＳ 明朝" w:hAnsi="ＭＳ 明朝" w:hint="eastAsia"/>
              <w:szCs w:val="21"/>
            </w:rPr>
          </w:rPrChange>
        </w:rPr>
        <w:t>、単なる床材ではなく、部屋の広さを測る単位であり、靴を脱ぐ生活様式を前提とした</w:t>
      </w:r>
      <w:r w:rsidR="00650537" w:rsidRPr="00F45A47">
        <w:rPr>
          <w:rFonts w:ascii="Times New Roman" w:eastAsia="ＭＳ 明朝" w:hAnsi="Times New Roman" w:cs="Times New Roman" w:hint="eastAsia"/>
          <w:szCs w:val="21"/>
          <w:rPrChange w:id="193" w:author="Masato YOSHIKAWA" w:date="2026-01-20T11:15:00Z" w16du:dateUtc="2026-01-20T02:15:00Z">
            <w:rPr>
              <w:rFonts w:ascii="ＭＳ 明朝" w:eastAsia="ＭＳ 明朝" w:hAnsi="ＭＳ 明朝" w:hint="eastAsia"/>
              <w:szCs w:val="21"/>
            </w:rPr>
          </w:rPrChange>
        </w:rPr>
        <w:t>文化固有の要素であるため、これを持たない文化圏の言語への翻訳では単語の置き換え以上の</w:t>
      </w:r>
      <w:r w:rsidR="000852DC" w:rsidRPr="00F45A47">
        <w:rPr>
          <w:rFonts w:ascii="Times New Roman" w:eastAsia="ＭＳ 明朝" w:hAnsi="Times New Roman" w:cs="Times New Roman" w:hint="eastAsia"/>
          <w:szCs w:val="21"/>
          <w:rPrChange w:id="194" w:author="Masato YOSHIKAWA" w:date="2026-01-20T11:15:00Z" w16du:dateUtc="2026-01-20T02:15:00Z">
            <w:rPr>
              <w:rFonts w:ascii="ＭＳ 明朝" w:eastAsia="ＭＳ 明朝" w:hAnsi="ＭＳ 明朝" w:hint="eastAsia"/>
              <w:szCs w:val="21"/>
            </w:rPr>
          </w:rPrChange>
        </w:rPr>
        <w:t>工夫が求められる。</w:t>
      </w:r>
      <w:r w:rsidR="00247518" w:rsidRPr="00F45A47">
        <w:rPr>
          <w:rFonts w:ascii="Times New Roman" w:eastAsia="ＭＳ 明朝" w:hAnsi="Times New Roman" w:cs="Times New Roman" w:hint="eastAsia"/>
          <w:szCs w:val="21"/>
          <w:rPrChange w:id="195" w:author="Masato YOSHIKAWA" w:date="2026-01-20T11:15:00Z" w16du:dateUtc="2026-01-20T02:15:00Z">
            <w:rPr>
              <w:rFonts w:ascii="ＭＳ 明朝" w:eastAsia="ＭＳ 明朝" w:hAnsi="ＭＳ 明朝" w:hint="eastAsia"/>
              <w:szCs w:val="21"/>
            </w:rPr>
          </w:rPrChange>
        </w:rPr>
        <w:t>翻訳学の領域では、こうした文化的要素の分類と翻訳処理の枠組みを明確にするために、文化的要素の定義とその</w:t>
      </w:r>
      <w:r w:rsidR="00744666" w:rsidRPr="00F45A47">
        <w:rPr>
          <w:rFonts w:ascii="Times New Roman" w:eastAsia="ＭＳ 明朝" w:hAnsi="Times New Roman" w:cs="Times New Roman" w:hint="eastAsia"/>
          <w:szCs w:val="21"/>
          <w:rPrChange w:id="196" w:author="Masato YOSHIKAWA" w:date="2026-01-20T11:15:00Z" w16du:dateUtc="2026-01-20T02:15:00Z">
            <w:rPr>
              <w:rFonts w:ascii="ＭＳ 明朝" w:eastAsia="ＭＳ 明朝" w:hAnsi="ＭＳ 明朝" w:hint="eastAsia"/>
              <w:szCs w:val="21"/>
            </w:rPr>
          </w:rPrChange>
        </w:rPr>
        <w:t>カテゴリ</w:t>
      </w:r>
      <w:r w:rsidR="00247518" w:rsidRPr="00F45A47">
        <w:rPr>
          <w:rFonts w:ascii="Times New Roman" w:eastAsia="ＭＳ 明朝" w:hAnsi="Times New Roman" w:cs="Times New Roman" w:hint="eastAsia"/>
          <w:szCs w:val="21"/>
          <w:rPrChange w:id="197" w:author="Masato YOSHIKAWA" w:date="2026-01-20T11:15:00Z" w16du:dateUtc="2026-01-20T02:15:00Z">
            <w:rPr>
              <w:rFonts w:ascii="ＭＳ 明朝" w:eastAsia="ＭＳ 明朝" w:hAnsi="ＭＳ 明朝" w:hint="eastAsia"/>
              <w:szCs w:val="21"/>
            </w:rPr>
          </w:rPrChange>
        </w:rPr>
        <w:t>化が</w:t>
      </w:r>
      <w:r w:rsidR="00BB7581" w:rsidRPr="00F45A47">
        <w:rPr>
          <w:rFonts w:ascii="Times New Roman" w:eastAsia="ＭＳ 明朝" w:hAnsi="Times New Roman" w:cs="Times New Roman" w:hint="eastAsia"/>
          <w:szCs w:val="21"/>
          <w:rPrChange w:id="198" w:author="Masato YOSHIKAWA" w:date="2026-01-20T11:15:00Z" w16du:dateUtc="2026-01-20T02:15:00Z">
            <w:rPr>
              <w:rFonts w:ascii="ＭＳ 明朝" w:eastAsia="ＭＳ 明朝" w:hAnsi="ＭＳ 明朝" w:hint="eastAsia"/>
              <w:szCs w:val="21"/>
            </w:rPr>
          </w:rPrChange>
        </w:rPr>
        <w:t>繰り返し試みられてきた。</w:t>
      </w:r>
    </w:p>
    <w:p w14:paraId="62D0C461" w14:textId="32FDEA18" w:rsidR="00BB7581" w:rsidRDefault="00BB7581" w:rsidP="002E550E">
      <w:pPr>
        <w:rPr>
          <w:ins w:id="199" w:author="Masato YOSHIKAWA" w:date="2026-01-20T11:25:00Z" w16du:dateUtc="2026-01-20T02:25:00Z"/>
          <w:rFonts w:ascii="Times New Roman" w:eastAsia="ＭＳ 明朝" w:hAnsi="Times New Roman" w:cs="Times New Roman"/>
          <w:szCs w:val="21"/>
        </w:rPr>
      </w:pPr>
      <w:r w:rsidRPr="00F45A47">
        <w:rPr>
          <w:rFonts w:ascii="Times New Roman" w:eastAsia="ＭＳ 明朝" w:hAnsi="Times New Roman" w:cs="Times New Roman" w:hint="eastAsia"/>
          <w:szCs w:val="21"/>
          <w:rPrChange w:id="200" w:author="Masato YOSHIKAWA" w:date="2026-01-20T11:15:00Z" w16du:dateUtc="2026-01-20T02:15:00Z">
            <w:rPr>
              <w:rFonts w:ascii="ＭＳ 明朝" w:eastAsia="ＭＳ 明朝" w:hAnsi="ＭＳ 明朝" w:hint="eastAsia"/>
              <w:szCs w:val="21"/>
            </w:rPr>
          </w:rPrChange>
        </w:rPr>
        <w:t xml:space="preserve">　</w:t>
      </w:r>
      <w:r w:rsidRPr="00F45A47">
        <w:rPr>
          <w:rFonts w:ascii="Times New Roman" w:eastAsia="ＭＳ 明朝" w:hAnsi="Times New Roman" w:cs="Times New Roman"/>
          <w:szCs w:val="21"/>
          <w:rPrChange w:id="201" w:author="Masato YOSHIKAWA" w:date="2026-01-20T11:15:00Z" w16du:dateUtc="2026-01-20T02:15:00Z">
            <w:rPr>
              <w:rFonts w:ascii="ＭＳ 明朝" w:eastAsia="ＭＳ 明朝" w:hAnsi="ＭＳ 明朝"/>
              <w:szCs w:val="21"/>
            </w:rPr>
          </w:rPrChange>
        </w:rPr>
        <w:t>文化的要素の定義として広く参照されるのが、</w:t>
      </w:r>
      <w:r w:rsidRPr="00F45A47">
        <w:rPr>
          <w:rFonts w:ascii="Times New Roman" w:eastAsia="ＭＳ 明朝" w:hAnsi="Times New Roman" w:cs="Times New Roman"/>
          <w:szCs w:val="21"/>
          <w:rPrChange w:id="202" w:author="Masato YOSHIKAWA" w:date="2026-01-20T11:15:00Z" w16du:dateUtc="2026-01-20T02:15:00Z">
            <w:rPr>
              <w:rFonts w:ascii="ＭＳ 明朝" w:eastAsia="ＭＳ 明朝" w:hAnsi="ＭＳ 明朝"/>
              <w:szCs w:val="21"/>
            </w:rPr>
          </w:rPrChange>
        </w:rPr>
        <w:t>Newmark</w:t>
      </w:r>
      <w:sdt>
        <w:sdtPr>
          <w:rPr>
            <w:rFonts w:ascii="Times New Roman" w:eastAsia="ＭＳ 明朝" w:hAnsi="Times New Roman" w:cs="Times New Roman"/>
            <w:szCs w:val="21"/>
          </w:rPr>
          <w:id w:val="-1228143683"/>
          <w:citation/>
        </w:sdtPr>
        <w:sdtContent>
          <w:r w:rsidR="00EC227B" w:rsidRPr="00F45A47">
            <w:rPr>
              <w:rFonts w:ascii="Times New Roman" w:eastAsia="ＭＳ 明朝" w:hAnsi="Times New Roman" w:cs="Times New Roman"/>
              <w:szCs w:val="21"/>
              <w:rPrChange w:id="203" w:author="Masato YOSHIKAWA" w:date="2026-01-20T11:15:00Z" w16du:dateUtc="2026-01-20T02:15:00Z">
                <w:rPr>
                  <w:rFonts w:ascii="ＭＳ 明朝" w:eastAsia="ＭＳ 明朝" w:hAnsi="ＭＳ 明朝"/>
                  <w:szCs w:val="21"/>
                </w:rPr>
              </w:rPrChange>
            </w:rPr>
            <w:fldChar w:fldCharType="begin"/>
          </w:r>
          <w:r w:rsidR="00FB2D00" w:rsidRPr="00F45A47">
            <w:rPr>
              <w:rFonts w:ascii="Times New Roman" w:eastAsia="ＭＳ 明朝" w:hAnsi="Times New Roman" w:cs="Times New Roman"/>
              <w:szCs w:val="21"/>
              <w:rPrChange w:id="204" w:author="Masato YOSHIKAWA" w:date="2026-01-20T11:15:00Z" w16du:dateUtc="2026-01-20T02:15:00Z">
                <w:rPr>
                  <w:rFonts w:ascii="ＭＳ 明朝" w:eastAsia="ＭＳ 明朝" w:hAnsi="ＭＳ 明朝"/>
                  <w:szCs w:val="21"/>
                </w:rPr>
              </w:rPrChange>
            </w:rPr>
            <w:instrText xml:space="preserve">CITATION New88 \n  \t  \l 1041 </w:instrText>
          </w:r>
          <w:r w:rsidR="00EC227B" w:rsidRPr="00F45A47">
            <w:rPr>
              <w:rFonts w:ascii="Times New Roman" w:eastAsia="ＭＳ 明朝" w:hAnsi="Times New Roman" w:cs="Times New Roman"/>
              <w:szCs w:val="21"/>
              <w:rPrChange w:id="205" w:author="Masato YOSHIKAWA" w:date="2026-01-20T11:15:00Z" w16du:dateUtc="2026-01-20T02:15:00Z">
                <w:rPr>
                  <w:rFonts w:ascii="ＭＳ 明朝" w:eastAsia="ＭＳ 明朝" w:hAnsi="ＭＳ 明朝"/>
                  <w:szCs w:val="21"/>
                </w:rPr>
              </w:rPrChange>
            </w:rPr>
            <w:fldChar w:fldCharType="separate"/>
          </w:r>
          <w:r w:rsidR="00FB2D00" w:rsidRPr="00F45A47">
            <w:rPr>
              <w:rFonts w:ascii="Times New Roman" w:eastAsia="ＭＳ 明朝" w:hAnsi="Times New Roman" w:cs="Times New Roman"/>
              <w:noProof/>
              <w:szCs w:val="21"/>
              <w:rPrChange w:id="206" w:author="Masato YOSHIKAWA" w:date="2026-01-20T11:15:00Z" w16du:dateUtc="2026-01-20T02:15:00Z">
                <w:rPr>
                  <w:rFonts w:ascii="ＭＳ 明朝" w:eastAsia="ＭＳ 明朝" w:hAnsi="ＭＳ 明朝"/>
                  <w:noProof/>
                  <w:szCs w:val="21"/>
                </w:rPr>
              </w:rPrChange>
            </w:rPr>
            <w:t xml:space="preserve"> (1988)</w:t>
          </w:r>
          <w:r w:rsidR="00EC227B" w:rsidRPr="00F45A47">
            <w:rPr>
              <w:rFonts w:ascii="Times New Roman" w:eastAsia="ＭＳ 明朝" w:hAnsi="Times New Roman" w:cs="Times New Roman"/>
              <w:szCs w:val="21"/>
              <w:rPrChange w:id="207" w:author="Masato YOSHIKAWA" w:date="2026-01-20T11:15:00Z" w16du:dateUtc="2026-01-20T02:15:00Z">
                <w:rPr>
                  <w:rFonts w:ascii="ＭＳ 明朝" w:eastAsia="ＭＳ 明朝" w:hAnsi="ＭＳ 明朝"/>
                  <w:szCs w:val="21"/>
                </w:rPr>
              </w:rPrChange>
            </w:rPr>
            <w:fldChar w:fldCharType="end"/>
          </w:r>
        </w:sdtContent>
      </w:sdt>
      <w:ins w:id="208" w:author="Masato YOSHIKAWA" w:date="2026-01-20T11:24:00Z" w16du:dateUtc="2026-01-20T02:24:00Z">
        <w:r w:rsidR="007F0318">
          <w:rPr>
            <w:rFonts w:ascii="Times New Roman" w:eastAsia="ＭＳ 明朝" w:hAnsi="Times New Roman" w:cs="Times New Roman" w:hint="eastAsia"/>
            <w:szCs w:val="21"/>
          </w:rPr>
          <w:t xml:space="preserve"> </w:t>
        </w:r>
      </w:ins>
      <w:r w:rsidRPr="00F45A47">
        <w:rPr>
          <w:rFonts w:ascii="Times New Roman" w:eastAsia="ＭＳ 明朝" w:hAnsi="Times New Roman" w:cs="Times New Roman"/>
          <w:szCs w:val="21"/>
          <w:rPrChange w:id="209" w:author="Masato YOSHIKAWA" w:date="2026-01-20T11:15:00Z" w16du:dateUtc="2026-01-20T02:15:00Z">
            <w:rPr>
              <w:rFonts w:ascii="ＭＳ 明朝" w:eastAsia="ＭＳ 明朝" w:hAnsi="ＭＳ 明朝"/>
              <w:szCs w:val="21"/>
            </w:rPr>
          </w:rPrChange>
        </w:rPr>
        <w:t>の枠組みである。</w:t>
      </w:r>
      <w:r w:rsidRPr="00F45A47">
        <w:rPr>
          <w:rFonts w:ascii="Times New Roman" w:eastAsia="ＭＳ 明朝" w:hAnsi="Times New Roman" w:cs="Times New Roman"/>
          <w:szCs w:val="21"/>
          <w:rPrChange w:id="210" w:author="Masato YOSHIKAWA" w:date="2026-01-20T11:15:00Z" w16du:dateUtc="2026-01-20T02:15:00Z">
            <w:rPr>
              <w:rFonts w:ascii="ＭＳ 明朝" w:eastAsia="ＭＳ 明朝" w:hAnsi="ＭＳ 明朝"/>
              <w:szCs w:val="21"/>
            </w:rPr>
          </w:rPrChange>
        </w:rPr>
        <w:t>Newmar</w:t>
      </w:r>
      <w:r w:rsidR="00376D8E" w:rsidRPr="00F45A47">
        <w:rPr>
          <w:rFonts w:ascii="Times New Roman" w:eastAsia="ＭＳ 明朝" w:hAnsi="Times New Roman" w:cs="Times New Roman"/>
          <w:szCs w:val="21"/>
          <w:rPrChange w:id="211" w:author="Masato YOSHIKAWA" w:date="2026-01-20T11:15:00Z" w16du:dateUtc="2026-01-20T02:15:00Z">
            <w:rPr>
              <w:rFonts w:ascii="ＭＳ 明朝" w:eastAsia="ＭＳ 明朝" w:hAnsi="ＭＳ 明朝"/>
              <w:szCs w:val="21"/>
            </w:rPr>
          </w:rPrChange>
        </w:rPr>
        <w:t>k</w:t>
      </w:r>
      <w:sdt>
        <w:sdtPr>
          <w:rPr>
            <w:rFonts w:ascii="Times New Roman" w:eastAsia="ＭＳ 明朝" w:hAnsi="Times New Roman" w:cs="Times New Roman"/>
            <w:szCs w:val="21"/>
          </w:rPr>
          <w:id w:val="503170227"/>
          <w:citation/>
        </w:sdtPr>
        <w:sdtContent>
          <w:r w:rsidR="00376D8E" w:rsidRPr="00F45A47">
            <w:rPr>
              <w:rFonts w:ascii="Times New Roman" w:eastAsia="ＭＳ 明朝" w:hAnsi="Times New Roman" w:cs="Times New Roman"/>
              <w:szCs w:val="21"/>
              <w:rPrChange w:id="212" w:author="Masato YOSHIKAWA" w:date="2026-01-20T11:15:00Z" w16du:dateUtc="2026-01-20T02:15:00Z">
                <w:rPr>
                  <w:rFonts w:ascii="ＭＳ 明朝" w:eastAsia="ＭＳ 明朝" w:hAnsi="ＭＳ 明朝"/>
                  <w:szCs w:val="21"/>
                </w:rPr>
              </w:rPrChange>
            </w:rPr>
            <w:fldChar w:fldCharType="begin"/>
          </w:r>
          <w:r w:rsidR="00D61A49" w:rsidRPr="00F45A47">
            <w:rPr>
              <w:rFonts w:ascii="Times New Roman" w:eastAsia="ＭＳ 明朝" w:hAnsi="Times New Roman" w:cs="Times New Roman"/>
              <w:szCs w:val="21"/>
              <w:rPrChange w:id="213" w:author="Masato YOSHIKAWA" w:date="2026-01-20T11:15:00Z" w16du:dateUtc="2026-01-20T02:15:00Z">
                <w:rPr>
                  <w:rFonts w:ascii="ＭＳ 明朝" w:eastAsia="ＭＳ 明朝" w:hAnsi="ＭＳ 明朝"/>
                  <w:szCs w:val="21"/>
                </w:rPr>
              </w:rPrChange>
            </w:rPr>
            <w:instrText xml:space="preserve">CITATION New88 \n  \t  \l 1041 </w:instrText>
          </w:r>
          <w:r w:rsidR="00376D8E" w:rsidRPr="00F45A47">
            <w:rPr>
              <w:rFonts w:ascii="Times New Roman" w:eastAsia="ＭＳ 明朝" w:hAnsi="Times New Roman" w:cs="Times New Roman"/>
              <w:szCs w:val="21"/>
              <w:rPrChange w:id="214" w:author="Masato YOSHIKAWA" w:date="2026-01-20T11:15:00Z" w16du:dateUtc="2026-01-20T02:15:00Z">
                <w:rPr>
                  <w:rFonts w:ascii="ＭＳ 明朝" w:eastAsia="ＭＳ 明朝" w:hAnsi="ＭＳ 明朝"/>
                  <w:szCs w:val="21"/>
                </w:rPr>
              </w:rPrChange>
            </w:rPr>
            <w:fldChar w:fldCharType="separate"/>
          </w:r>
          <w:r w:rsidR="00D61A49" w:rsidRPr="00F45A47">
            <w:rPr>
              <w:rFonts w:ascii="Times New Roman" w:eastAsia="ＭＳ 明朝" w:hAnsi="Times New Roman" w:cs="Times New Roman"/>
              <w:noProof/>
              <w:szCs w:val="21"/>
              <w:rPrChange w:id="215" w:author="Masato YOSHIKAWA" w:date="2026-01-20T11:15:00Z" w16du:dateUtc="2026-01-20T02:15:00Z">
                <w:rPr>
                  <w:rFonts w:ascii="ＭＳ 明朝" w:eastAsia="ＭＳ 明朝" w:hAnsi="ＭＳ 明朝"/>
                  <w:noProof/>
                  <w:szCs w:val="21"/>
                </w:rPr>
              </w:rPrChange>
            </w:rPr>
            <w:t xml:space="preserve"> (1988)</w:t>
          </w:r>
          <w:r w:rsidR="00376D8E" w:rsidRPr="00F45A47">
            <w:rPr>
              <w:rFonts w:ascii="Times New Roman" w:eastAsia="ＭＳ 明朝" w:hAnsi="Times New Roman" w:cs="Times New Roman"/>
              <w:szCs w:val="21"/>
              <w:rPrChange w:id="216" w:author="Masato YOSHIKAWA" w:date="2026-01-20T11:15:00Z" w16du:dateUtc="2026-01-20T02:15:00Z">
                <w:rPr>
                  <w:rFonts w:ascii="ＭＳ 明朝" w:eastAsia="ＭＳ 明朝" w:hAnsi="ＭＳ 明朝"/>
                  <w:szCs w:val="21"/>
                </w:rPr>
              </w:rPrChange>
            </w:rPr>
            <w:fldChar w:fldCharType="end"/>
          </w:r>
        </w:sdtContent>
      </w:sdt>
      <w:ins w:id="217" w:author="Masato YOSHIKAWA" w:date="2026-01-20T11:24:00Z" w16du:dateUtc="2026-01-20T02:24:00Z">
        <w:r w:rsidR="007F0318">
          <w:rPr>
            <w:rFonts w:ascii="Times New Roman" w:eastAsia="ＭＳ 明朝" w:hAnsi="Times New Roman" w:cs="Times New Roman" w:hint="eastAsia"/>
            <w:szCs w:val="21"/>
          </w:rPr>
          <w:t xml:space="preserve"> </w:t>
        </w:r>
      </w:ins>
      <w:r w:rsidRPr="00F45A47">
        <w:rPr>
          <w:rFonts w:ascii="Times New Roman" w:eastAsia="ＭＳ 明朝" w:hAnsi="Times New Roman" w:cs="Times New Roman"/>
          <w:szCs w:val="21"/>
          <w:rPrChange w:id="218" w:author="Masato YOSHIKAWA" w:date="2026-01-20T11:15:00Z" w16du:dateUtc="2026-01-20T02:15:00Z">
            <w:rPr>
              <w:rFonts w:ascii="ＭＳ 明朝" w:eastAsia="ＭＳ 明朝" w:hAnsi="ＭＳ 明朝"/>
              <w:szCs w:val="21"/>
            </w:rPr>
          </w:rPrChange>
        </w:rPr>
        <w:t>は、文化を「特定の言語を表現手段とする共同体に特有の生活様式とその表象」と定義したうえで、翻訳の対象となる「文化的語彙（</w:t>
      </w:r>
      <w:r w:rsidRPr="00F45A47">
        <w:rPr>
          <w:rFonts w:ascii="Times New Roman" w:eastAsia="ＭＳ 明朝" w:hAnsi="Times New Roman" w:cs="Times New Roman"/>
          <w:szCs w:val="21"/>
          <w:rPrChange w:id="219" w:author="Masato YOSHIKAWA" w:date="2026-01-20T11:15:00Z" w16du:dateUtc="2026-01-20T02:15:00Z">
            <w:rPr>
              <w:rFonts w:ascii="ＭＳ 明朝" w:eastAsia="ＭＳ 明朝" w:hAnsi="ＭＳ 明朝"/>
              <w:szCs w:val="21"/>
            </w:rPr>
          </w:rPrChange>
        </w:rPr>
        <w:t>cultural words</w:t>
      </w:r>
      <w:r w:rsidRPr="00F45A47">
        <w:rPr>
          <w:rFonts w:ascii="Times New Roman" w:eastAsia="ＭＳ 明朝" w:hAnsi="Times New Roman" w:cs="Times New Roman"/>
          <w:szCs w:val="21"/>
          <w:rPrChange w:id="220" w:author="Masato YOSHIKAWA" w:date="2026-01-20T11:15:00Z" w16du:dateUtc="2026-01-20T02:15:00Z">
            <w:rPr>
              <w:rFonts w:ascii="ＭＳ 明朝" w:eastAsia="ＭＳ 明朝" w:hAnsi="ＭＳ 明朝"/>
              <w:szCs w:val="21"/>
            </w:rPr>
          </w:rPrChange>
        </w:rPr>
        <w:t>）」を</w:t>
      </w:r>
      <w:del w:id="221" w:author="Masato YOSHIKAWA" w:date="2026-01-20T11:24:00Z" w16du:dateUtc="2026-01-20T02:24:00Z">
        <w:r w:rsidRPr="00F45A47" w:rsidDel="007F0318">
          <w:rPr>
            <w:rFonts w:ascii="Times New Roman" w:eastAsia="ＭＳ 明朝" w:hAnsi="Times New Roman" w:cs="Times New Roman"/>
            <w:szCs w:val="21"/>
            <w:rPrChange w:id="222" w:author="Masato YOSHIKAWA" w:date="2026-01-20T11:15:00Z" w16du:dateUtc="2026-01-20T02:15:00Z">
              <w:rPr>
                <w:rFonts w:ascii="ＭＳ 明朝" w:eastAsia="ＭＳ 明朝" w:hAnsi="ＭＳ 明朝"/>
                <w:szCs w:val="21"/>
              </w:rPr>
            </w:rPrChange>
          </w:rPr>
          <w:delText>次の</w:delText>
        </w:r>
      </w:del>
      <w:r w:rsidRPr="00F45A47">
        <w:rPr>
          <w:rFonts w:ascii="Times New Roman" w:eastAsia="ＭＳ 明朝" w:hAnsi="Times New Roman" w:cs="Times New Roman"/>
          <w:szCs w:val="21"/>
          <w:rPrChange w:id="223" w:author="Masato YOSHIKAWA" w:date="2026-01-20T11:15:00Z" w16du:dateUtc="2026-01-20T02:15:00Z">
            <w:rPr>
              <w:rFonts w:ascii="ＭＳ 明朝" w:eastAsia="ＭＳ 明朝" w:hAnsi="ＭＳ 明朝"/>
              <w:szCs w:val="21"/>
            </w:rPr>
          </w:rPrChange>
        </w:rPr>
        <w:t>5</w:t>
      </w:r>
      <w:r w:rsidRPr="00F45A47">
        <w:rPr>
          <w:rFonts w:ascii="Times New Roman" w:eastAsia="ＭＳ 明朝" w:hAnsi="Times New Roman" w:cs="Times New Roman"/>
          <w:szCs w:val="21"/>
          <w:rPrChange w:id="224" w:author="Masato YOSHIKAWA" w:date="2026-01-20T11:15:00Z" w16du:dateUtc="2026-01-20T02:15:00Z">
            <w:rPr>
              <w:rFonts w:ascii="ＭＳ 明朝" w:eastAsia="ＭＳ 明朝" w:hAnsi="ＭＳ 明朝"/>
              <w:szCs w:val="21"/>
            </w:rPr>
          </w:rPrChange>
        </w:rPr>
        <w:t>つの</w:t>
      </w:r>
      <w:r w:rsidR="00744666" w:rsidRPr="00F45A47">
        <w:rPr>
          <w:rFonts w:ascii="Times New Roman" w:eastAsia="ＭＳ 明朝" w:hAnsi="Times New Roman" w:cs="Times New Roman"/>
          <w:szCs w:val="21"/>
          <w:rPrChange w:id="225" w:author="Masato YOSHIKAWA" w:date="2026-01-20T11:15:00Z" w16du:dateUtc="2026-01-20T02:15:00Z">
            <w:rPr>
              <w:rFonts w:ascii="ＭＳ 明朝" w:eastAsia="ＭＳ 明朝" w:hAnsi="ＭＳ 明朝"/>
              <w:szCs w:val="21"/>
            </w:rPr>
          </w:rPrChange>
        </w:rPr>
        <w:t>カテゴリ</w:t>
      </w:r>
      <w:r w:rsidRPr="00F45A47">
        <w:rPr>
          <w:rFonts w:ascii="Times New Roman" w:eastAsia="ＭＳ 明朝" w:hAnsi="Times New Roman" w:cs="Times New Roman"/>
          <w:szCs w:val="21"/>
          <w:rPrChange w:id="226" w:author="Masato YOSHIKAWA" w:date="2026-01-20T11:15:00Z" w16du:dateUtc="2026-01-20T02:15:00Z">
            <w:rPr>
              <w:rFonts w:ascii="ＭＳ 明朝" w:eastAsia="ＭＳ 明朝" w:hAnsi="ＭＳ 明朝"/>
              <w:szCs w:val="21"/>
            </w:rPr>
          </w:rPrChange>
        </w:rPr>
        <w:t>に分類</w:t>
      </w:r>
      <w:r w:rsidR="004A6C16" w:rsidRPr="00F45A47">
        <w:rPr>
          <w:rFonts w:ascii="Times New Roman" w:eastAsia="ＭＳ 明朝" w:hAnsi="Times New Roman" w:cs="Times New Roman" w:hint="eastAsia"/>
          <w:szCs w:val="21"/>
          <w:rPrChange w:id="227" w:author="Masato YOSHIKAWA" w:date="2026-01-20T11:15:00Z" w16du:dateUtc="2026-01-20T02:15:00Z">
            <w:rPr>
              <w:rFonts w:ascii="ＭＳ 明朝" w:eastAsia="ＭＳ 明朝" w:hAnsi="ＭＳ 明朝" w:hint="eastAsia"/>
              <w:szCs w:val="21"/>
            </w:rPr>
          </w:rPrChange>
        </w:rPr>
        <w:t>している。</w:t>
      </w:r>
      <w:r w:rsidR="003A475D" w:rsidRPr="00F45A47">
        <w:rPr>
          <w:rFonts w:ascii="Times New Roman" w:eastAsia="ＭＳ 明朝" w:hAnsi="Times New Roman" w:cs="Times New Roman" w:hint="eastAsia"/>
          <w:szCs w:val="21"/>
          <w:rPrChange w:id="228" w:author="Masato YOSHIKAWA" w:date="2026-01-20T11:15:00Z" w16du:dateUtc="2026-01-20T02:15:00Z">
            <w:rPr>
              <w:rFonts w:ascii="ＭＳ 明朝" w:eastAsia="ＭＳ 明朝" w:hAnsi="ＭＳ 明朝" w:hint="eastAsia"/>
              <w:szCs w:val="21"/>
            </w:rPr>
          </w:rPrChange>
        </w:rPr>
        <w:t>そのカテゴリを</w:t>
      </w:r>
      <w:r w:rsidR="00582273" w:rsidRPr="00F45A47">
        <w:rPr>
          <w:rFonts w:ascii="Times New Roman" w:eastAsia="ＭＳ 明朝" w:hAnsi="Times New Roman" w:cs="Times New Roman"/>
          <w:szCs w:val="21"/>
          <w:rPrChange w:id="229" w:author="Masato YOSHIKAWA" w:date="2026-01-20T11:15:00Z" w16du:dateUtc="2026-01-20T02:15:00Z">
            <w:rPr>
              <w:rFonts w:ascii="ＭＳ 明朝" w:eastAsia="ＭＳ 明朝" w:hAnsi="ＭＳ 明朝"/>
              <w:szCs w:val="21"/>
            </w:rPr>
          </w:rPrChange>
        </w:rPr>
        <w:fldChar w:fldCharType="begin"/>
      </w:r>
      <w:r w:rsidR="00582273" w:rsidRPr="00F45A47">
        <w:rPr>
          <w:rFonts w:ascii="Times New Roman" w:eastAsia="ＭＳ 明朝" w:hAnsi="Times New Roman" w:cs="Times New Roman"/>
          <w:szCs w:val="21"/>
          <w:rPrChange w:id="230" w:author="Masato YOSHIKAWA" w:date="2026-01-20T11:15:00Z" w16du:dateUtc="2026-01-20T02:15:00Z">
            <w:rPr>
              <w:rFonts w:ascii="ＭＳ 明朝" w:eastAsia="ＭＳ 明朝" w:hAnsi="ＭＳ 明朝"/>
              <w:szCs w:val="21"/>
            </w:rPr>
          </w:rPrChange>
        </w:rPr>
        <w:instrText xml:space="preserve"> REF _Ref219476050 </w:instrText>
      </w:r>
      <w:r w:rsidR="00F45A47">
        <w:rPr>
          <w:rFonts w:ascii="Times New Roman" w:eastAsia="ＭＳ 明朝" w:hAnsi="Times New Roman" w:cs="Times New Roman"/>
          <w:szCs w:val="21"/>
        </w:rPr>
        <w:instrText xml:space="preserve"> \* MERGEFORMAT </w:instrText>
      </w:r>
      <w:r w:rsidR="00582273" w:rsidRPr="00F45A47">
        <w:rPr>
          <w:rFonts w:ascii="Times New Roman" w:eastAsia="ＭＳ 明朝" w:hAnsi="Times New Roman" w:cs="Times New Roman"/>
          <w:szCs w:val="21"/>
          <w:rPrChange w:id="231" w:author="Masato YOSHIKAWA" w:date="2026-01-20T11:15:00Z" w16du:dateUtc="2026-01-20T02:15:00Z">
            <w:rPr>
              <w:rFonts w:ascii="ＭＳ 明朝" w:eastAsia="ＭＳ 明朝" w:hAnsi="ＭＳ 明朝"/>
              <w:szCs w:val="21"/>
            </w:rPr>
          </w:rPrChange>
        </w:rPr>
        <w:fldChar w:fldCharType="separate"/>
      </w:r>
      <w:r w:rsidR="00582273" w:rsidRPr="00F45A47">
        <w:rPr>
          <w:rFonts w:ascii="Times New Roman" w:hAnsi="Times New Roman" w:cs="Times New Roman"/>
          <w:rPrChange w:id="232" w:author="Masato YOSHIKAWA" w:date="2026-01-20T11:15:00Z" w16du:dateUtc="2026-01-20T02:15:00Z">
            <w:rPr/>
          </w:rPrChange>
        </w:rPr>
        <w:t>表</w:t>
      </w:r>
      <w:r w:rsidR="00582273" w:rsidRPr="00F45A47">
        <w:rPr>
          <w:rFonts w:ascii="Times New Roman" w:hAnsi="Times New Roman" w:cs="Times New Roman"/>
          <w:rPrChange w:id="233" w:author="Masato YOSHIKAWA" w:date="2026-01-20T11:15:00Z" w16du:dateUtc="2026-01-20T02:15:00Z">
            <w:rPr/>
          </w:rPrChange>
        </w:rPr>
        <w:t xml:space="preserve"> </w:t>
      </w:r>
      <w:r w:rsidR="00582273" w:rsidRPr="00F45A47">
        <w:rPr>
          <w:rFonts w:ascii="Times New Roman" w:hAnsi="Times New Roman" w:cs="Times New Roman"/>
          <w:noProof/>
          <w:rPrChange w:id="234" w:author="Masato YOSHIKAWA" w:date="2026-01-20T11:15:00Z" w16du:dateUtc="2026-01-20T02:15:00Z">
            <w:rPr>
              <w:noProof/>
            </w:rPr>
          </w:rPrChange>
        </w:rPr>
        <w:t>1</w:t>
      </w:r>
      <w:r w:rsidR="00582273" w:rsidRPr="00F45A47">
        <w:rPr>
          <w:rFonts w:ascii="Times New Roman" w:eastAsia="ＭＳ 明朝" w:hAnsi="Times New Roman" w:cs="Times New Roman"/>
          <w:szCs w:val="21"/>
          <w:rPrChange w:id="235" w:author="Masato YOSHIKAWA" w:date="2026-01-20T11:15:00Z" w16du:dateUtc="2026-01-20T02:15:00Z">
            <w:rPr>
              <w:rFonts w:ascii="ＭＳ 明朝" w:eastAsia="ＭＳ 明朝" w:hAnsi="ＭＳ 明朝"/>
              <w:szCs w:val="21"/>
            </w:rPr>
          </w:rPrChange>
        </w:rPr>
        <w:fldChar w:fldCharType="end"/>
      </w:r>
      <w:r w:rsidR="00582273" w:rsidRPr="00F45A47">
        <w:rPr>
          <w:rFonts w:ascii="Times New Roman" w:eastAsia="ＭＳ 明朝" w:hAnsi="Times New Roman" w:cs="Times New Roman" w:hint="eastAsia"/>
          <w:szCs w:val="21"/>
          <w:rPrChange w:id="236" w:author="Masato YOSHIKAWA" w:date="2026-01-20T11:15:00Z" w16du:dateUtc="2026-01-20T02:15:00Z">
            <w:rPr>
              <w:rFonts w:ascii="ＭＳ 明朝" w:eastAsia="ＭＳ 明朝" w:hAnsi="ＭＳ 明朝" w:hint="eastAsia"/>
              <w:szCs w:val="21"/>
            </w:rPr>
          </w:rPrChange>
        </w:rPr>
        <w:t>に示す</w:t>
      </w:r>
      <w:r w:rsidR="00DC58F3" w:rsidRPr="00F45A47">
        <w:rPr>
          <w:rFonts w:ascii="Times New Roman" w:eastAsia="ＭＳ 明朝" w:hAnsi="Times New Roman" w:cs="Times New Roman" w:hint="eastAsia"/>
          <w:szCs w:val="21"/>
          <w:rPrChange w:id="237" w:author="Masato YOSHIKAWA" w:date="2026-01-20T11:15:00Z" w16du:dateUtc="2026-01-20T02:15:00Z">
            <w:rPr>
              <w:rFonts w:ascii="ＭＳ 明朝" w:eastAsia="ＭＳ 明朝" w:hAnsi="ＭＳ 明朝" w:hint="eastAsia"/>
              <w:szCs w:val="21"/>
            </w:rPr>
          </w:rPrChange>
        </w:rPr>
        <w:t>。表中のカテゴリ名および基本区分は</w:t>
      </w:r>
      <w:r w:rsidR="00DC58F3" w:rsidRPr="00F45A47">
        <w:rPr>
          <w:rFonts w:ascii="Times New Roman" w:eastAsia="ＭＳ 明朝" w:hAnsi="Times New Roman" w:cs="Times New Roman"/>
          <w:szCs w:val="21"/>
          <w:rPrChange w:id="238" w:author="Masato YOSHIKAWA" w:date="2026-01-20T11:15:00Z" w16du:dateUtc="2026-01-20T02:15:00Z">
            <w:rPr>
              <w:rFonts w:ascii="ＭＳ 明朝" w:eastAsia="ＭＳ 明朝" w:hAnsi="ＭＳ 明朝"/>
              <w:szCs w:val="21"/>
            </w:rPr>
          </w:rPrChange>
        </w:rPr>
        <w:t xml:space="preserve"> Newmark (1988) </w:t>
      </w:r>
      <w:r w:rsidR="00DC58F3" w:rsidRPr="00F45A47">
        <w:rPr>
          <w:rFonts w:ascii="Times New Roman" w:eastAsia="ＭＳ 明朝" w:hAnsi="Times New Roman" w:cs="Times New Roman"/>
          <w:szCs w:val="21"/>
          <w:rPrChange w:id="239" w:author="Masato YOSHIKAWA" w:date="2026-01-20T11:15:00Z" w16du:dateUtc="2026-01-20T02:15:00Z">
            <w:rPr>
              <w:rFonts w:ascii="ＭＳ 明朝" w:eastAsia="ＭＳ 明朝" w:hAnsi="ＭＳ 明朝"/>
              <w:szCs w:val="21"/>
            </w:rPr>
          </w:rPrChange>
        </w:rPr>
        <w:t>に基づく。説明は原文の例示を踏まえて整理したものである。</w:t>
      </w:r>
    </w:p>
    <w:p w14:paraId="06C27086" w14:textId="77777777" w:rsidR="007F0318" w:rsidRDefault="007F0318" w:rsidP="002E550E">
      <w:pPr>
        <w:rPr>
          <w:ins w:id="240" w:author="Masato YOSHIKAWA" w:date="2026-01-20T11:25:00Z" w16du:dateUtc="2026-01-20T02:25:00Z"/>
          <w:rFonts w:ascii="Times New Roman" w:eastAsia="ＭＳ 明朝" w:hAnsi="Times New Roman" w:cs="Times New Roman"/>
          <w:szCs w:val="21"/>
        </w:rPr>
      </w:pPr>
    </w:p>
    <w:p w14:paraId="7889F899" w14:textId="4A5CFD58" w:rsidR="007F0318" w:rsidRPr="00F45A47" w:rsidRDefault="007F0318">
      <w:pPr>
        <w:jc w:val="center"/>
        <w:rPr>
          <w:rFonts w:ascii="Times New Roman" w:eastAsia="ＭＳ 明朝" w:hAnsi="Times New Roman" w:cs="Times New Roman"/>
          <w:szCs w:val="21"/>
          <w:rPrChange w:id="241" w:author="Masato YOSHIKAWA" w:date="2026-01-20T11:15:00Z" w16du:dateUtc="2026-01-20T02:15:00Z">
            <w:rPr>
              <w:rFonts w:ascii="ＭＳ 明朝" w:eastAsia="ＭＳ 明朝" w:hAnsi="ＭＳ 明朝"/>
              <w:szCs w:val="21"/>
            </w:rPr>
          </w:rPrChange>
        </w:rPr>
        <w:pPrChange w:id="242" w:author="Masato YOSHIKAWA" w:date="2026-01-20T11:25:00Z" w16du:dateUtc="2026-01-20T02:25:00Z">
          <w:pPr/>
        </w:pPrChange>
      </w:pPr>
      <w:bookmarkStart w:id="243" w:name="_Ref219476050"/>
      <w:bookmarkStart w:id="244" w:name="_Ref219476042"/>
      <w:moveToRangeStart w:id="245" w:author="Masato YOSHIKAWA" w:date="2026-01-20T11:25:00Z" w:name="move219800744"/>
      <w:commentRangeStart w:id="246"/>
      <w:moveTo w:id="247" w:author="Masato YOSHIKAWA" w:date="2026-01-20T11:25:00Z" w16du:dateUtc="2026-01-20T02:25:00Z">
        <w:r w:rsidRPr="00C45809">
          <w:rPr>
            <w:rFonts w:ascii="Times New Roman" w:hAnsi="Times New Roman" w:cs="Times New Roman"/>
          </w:rPr>
          <w:t>表</w:t>
        </w:r>
        <w:r w:rsidRPr="00C45809">
          <w:rPr>
            <w:rFonts w:ascii="Times New Roman" w:hAnsi="Times New Roman" w:cs="Times New Roman"/>
          </w:rPr>
          <w:t xml:space="preserve"> </w:t>
        </w:r>
        <w:r w:rsidRPr="00C45809">
          <w:rPr>
            <w:rFonts w:ascii="Times New Roman" w:hAnsi="Times New Roman" w:cs="Times New Roman"/>
          </w:rPr>
          <w:fldChar w:fldCharType="begin"/>
        </w:r>
        <w:r w:rsidRPr="00C45809">
          <w:rPr>
            <w:rFonts w:ascii="Times New Roman" w:hAnsi="Times New Roman" w:cs="Times New Roman"/>
          </w:rPr>
          <w:instrText xml:space="preserve"> SEQ </w:instrText>
        </w:r>
        <w:r w:rsidRPr="00C45809">
          <w:rPr>
            <w:rFonts w:ascii="Times New Roman" w:hAnsi="Times New Roman" w:cs="Times New Roman"/>
          </w:rPr>
          <w:instrText>表</w:instrText>
        </w:r>
        <w:r w:rsidRPr="00C45809">
          <w:rPr>
            <w:rFonts w:ascii="Times New Roman" w:hAnsi="Times New Roman" w:cs="Times New Roman"/>
          </w:rPr>
          <w:instrText xml:space="preserve"> \* ARABIC </w:instrText>
        </w:r>
        <w:r w:rsidRPr="00C45809">
          <w:rPr>
            <w:rFonts w:ascii="Times New Roman" w:hAnsi="Times New Roman" w:cs="Times New Roman"/>
          </w:rPr>
          <w:fldChar w:fldCharType="separate"/>
        </w:r>
        <w:r w:rsidRPr="00C45809">
          <w:rPr>
            <w:rFonts w:ascii="Times New Roman" w:hAnsi="Times New Roman" w:cs="Times New Roman"/>
            <w:noProof/>
          </w:rPr>
          <w:t>1</w:t>
        </w:r>
        <w:r w:rsidRPr="00C45809">
          <w:rPr>
            <w:rFonts w:ascii="Times New Roman" w:hAnsi="Times New Roman" w:cs="Times New Roman"/>
            <w:noProof/>
          </w:rPr>
          <w:fldChar w:fldCharType="end"/>
        </w:r>
        <w:bookmarkEnd w:id="243"/>
        <w:r w:rsidRPr="00C45809">
          <w:rPr>
            <w:rFonts w:ascii="Times New Roman" w:eastAsia="ＭＳ 明朝" w:hAnsi="Times New Roman" w:cs="Times New Roman"/>
          </w:rPr>
          <w:t xml:space="preserve">　</w:t>
        </w:r>
        <w:r w:rsidRPr="00C45809">
          <w:rPr>
            <w:rFonts w:ascii="Times New Roman" w:eastAsia="ＭＳ 明朝" w:hAnsi="Times New Roman" w:cs="Times New Roman"/>
          </w:rPr>
          <w:t>Newmark</w:t>
        </w:r>
      </w:moveTo>
      <w:sdt>
        <w:sdtPr>
          <w:rPr>
            <w:rFonts w:ascii="Times New Roman" w:eastAsia="ＭＳ 明朝" w:hAnsi="Times New Roman" w:cs="Times New Roman"/>
          </w:rPr>
          <w:id w:val="-235860138"/>
          <w:citation/>
        </w:sdtPr>
        <w:sdtContent>
          <w:moveTo w:id="248" w:author="Masato YOSHIKAWA" w:date="2026-01-20T11:25:00Z" w16du:dateUtc="2026-01-20T02:25:00Z">
            <w:r w:rsidRPr="00C45809">
              <w:rPr>
                <w:rFonts w:ascii="Times New Roman" w:eastAsia="ＭＳ 明朝" w:hAnsi="Times New Roman" w:cs="Times New Roman"/>
              </w:rPr>
              <w:fldChar w:fldCharType="begin"/>
            </w:r>
            <w:r w:rsidRPr="00C45809">
              <w:rPr>
                <w:rFonts w:ascii="Times New Roman" w:eastAsia="ＭＳ 明朝" w:hAnsi="Times New Roman" w:cs="Times New Roman"/>
              </w:rPr>
              <w:instrText xml:space="preserve">CITATION New88 \n  \t  \l 1041 </w:instrText>
            </w:r>
            <w:r w:rsidRPr="00C45809">
              <w:rPr>
                <w:rFonts w:ascii="Times New Roman" w:eastAsia="ＭＳ 明朝" w:hAnsi="Times New Roman" w:cs="Times New Roman"/>
              </w:rPr>
              <w:fldChar w:fldCharType="separate"/>
            </w:r>
            <w:r w:rsidRPr="00C45809">
              <w:rPr>
                <w:rFonts w:ascii="Times New Roman" w:eastAsia="ＭＳ 明朝" w:hAnsi="Times New Roman" w:cs="Times New Roman"/>
                <w:noProof/>
              </w:rPr>
              <w:t xml:space="preserve"> (1988)</w:t>
            </w:r>
            <w:r w:rsidRPr="00C45809">
              <w:rPr>
                <w:rFonts w:ascii="Times New Roman" w:eastAsia="ＭＳ 明朝" w:hAnsi="Times New Roman" w:cs="Times New Roman"/>
              </w:rPr>
              <w:fldChar w:fldCharType="end"/>
            </w:r>
          </w:moveTo>
        </w:sdtContent>
      </w:sdt>
      <w:moveTo w:id="249" w:author="Masato YOSHIKAWA" w:date="2026-01-20T11:25:00Z" w16du:dateUtc="2026-01-20T02:25:00Z">
        <w:r w:rsidRPr="00C45809">
          <w:rPr>
            <w:rFonts w:ascii="Times New Roman" w:eastAsia="ＭＳ 明朝" w:hAnsi="Times New Roman" w:cs="Times New Roman"/>
          </w:rPr>
          <w:t>の文化語の</w:t>
        </w:r>
        <w:r w:rsidRPr="00C45809">
          <w:rPr>
            <w:rFonts w:ascii="Times New Roman" w:eastAsia="ＭＳ 明朝" w:hAnsi="Times New Roman" w:cs="Times New Roman"/>
          </w:rPr>
          <w:t>5</w:t>
        </w:r>
        <w:r w:rsidRPr="00C45809">
          <w:rPr>
            <w:rFonts w:ascii="Times New Roman" w:eastAsia="ＭＳ 明朝" w:hAnsi="Times New Roman" w:cs="Times New Roman"/>
          </w:rPr>
          <w:t>つの分類</w:t>
        </w:r>
      </w:moveTo>
      <w:bookmarkEnd w:id="244"/>
      <w:moveToRangeEnd w:id="245"/>
      <w:commentRangeEnd w:id="246"/>
      <w:r>
        <w:rPr>
          <w:rStyle w:val="ac"/>
        </w:rPr>
        <w:commentReference w:id="246"/>
      </w:r>
    </w:p>
    <w:tbl>
      <w:tblPr>
        <w:tblStyle w:val="af5"/>
        <w:tblW w:w="0" w:type="auto"/>
        <w:tblLook w:val="04A0" w:firstRow="1" w:lastRow="0" w:firstColumn="1" w:lastColumn="0" w:noHBand="0" w:noVBand="1"/>
      </w:tblPr>
      <w:tblGrid>
        <w:gridCol w:w="2972"/>
        <w:gridCol w:w="2835"/>
        <w:gridCol w:w="2687"/>
      </w:tblGrid>
      <w:tr w:rsidR="00646219" w:rsidRPr="00F45A47" w14:paraId="46587D8F" w14:textId="77777777" w:rsidTr="00646219">
        <w:tc>
          <w:tcPr>
            <w:tcW w:w="2972" w:type="dxa"/>
          </w:tcPr>
          <w:p w14:paraId="31FF099D" w14:textId="77777777" w:rsidR="00646219" w:rsidRPr="00F45A47" w:rsidRDefault="00646219" w:rsidP="003E4A98">
            <w:pPr>
              <w:rPr>
                <w:rFonts w:ascii="Times New Roman" w:eastAsia="ＭＳ 明朝" w:hAnsi="Times New Roman" w:cs="Times New Roman"/>
                <w:szCs w:val="21"/>
                <w:rPrChange w:id="250"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hint="eastAsia"/>
                <w:szCs w:val="21"/>
                <w:rPrChange w:id="251" w:author="Masato YOSHIKAWA" w:date="2026-01-20T11:15:00Z" w16du:dateUtc="2026-01-20T02:15:00Z">
                  <w:rPr>
                    <w:rFonts w:ascii="ＭＳ 明朝" w:eastAsia="ＭＳ 明朝" w:hAnsi="ＭＳ 明朝" w:hint="eastAsia"/>
                    <w:szCs w:val="21"/>
                  </w:rPr>
                </w:rPrChange>
              </w:rPr>
              <w:t>カテゴリ</w:t>
            </w:r>
          </w:p>
        </w:tc>
        <w:tc>
          <w:tcPr>
            <w:tcW w:w="2835" w:type="dxa"/>
          </w:tcPr>
          <w:p w14:paraId="20209DC9" w14:textId="77777777" w:rsidR="00646219" w:rsidRPr="00F45A47" w:rsidRDefault="00646219" w:rsidP="003E4A98">
            <w:pPr>
              <w:rPr>
                <w:rFonts w:ascii="Times New Roman" w:eastAsia="ＭＳ 明朝" w:hAnsi="Times New Roman" w:cs="Times New Roman"/>
                <w:szCs w:val="21"/>
                <w:rPrChange w:id="252"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253" w:author="Masato YOSHIKAWA" w:date="2026-01-20T11:15:00Z" w16du:dateUtc="2026-01-20T02:15:00Z">
                  <w:rPr>
                    <w:rFonts w:ascii="ＭＳ 明朝" w:eastAsia="ＭＳ 明朝" w:hAnsi="ＭＳ 明朝"/>
                    <w:szCs w:val="21"/>
                  </w:rPr>
                </w:rPrChange>
              </w:rPr>
              <w:t>概要</w:t>
            </w:r>
          </w:p>
        </w:tc>
        <w:tc>
          <w:tcPr>
            <w:tcW w:w="2687" w:type="dxa"/>
          </w:tcPr>
          <w:p w14:paraId="1E51E204" w14:textId="77777777" w:rsidR="00646219" w:rsidRPr="00F45A47" w:rsidRDefault="00646219" w:rsidP="003E4A98">
            <w:pPr>
              <w:rPr>
                <w:rFonts w:ascii="Times New Roman" w:eastAsia="ＭＳ 明朝" w:hAnsi="Times New Roman" w:cs="Times New Roman"/>
                <w:szCs w:val="21"/>
                <w:rPrChange w:id="254"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255" w:author="Masato YOSHIKAWA" w:date="2026-01-20T11:15:00Z" w16du:dateUtc="2026-01-20T02:15:00Z">
                  <w:rPr>
                    <w:rFonts w:ascii="ＭＳ 明朝" w:eastAsia="ＭＳ 明朝" w:hAnsi="ＭＳ 明朝"/>
                    <w:szCs w:val="21"/>
                  </w:rPr>
                </w:rPrChange>
              </w:rPr>
              <w:t>例</w:t>
            </w:r>
          </w:p>
        </w:tc>
      </w:tr>
      <w:tr w:rsidR="00646219" w:rsidRPr="00F45A47" w14:paraId="16682A71" w14:textId="77777777" w:rsidTr="00646219">
        <w:tc>
          <w:tcPr>
            <w:tcW w:w="2972" w:type="dxa"/>
          </w:tcPr>
          <w:p w14:paraId="4BD5A313" w14:textId="77777777" w:rsidR="00646219" w:rsidRPr="00F45A47" w:rsidRDefault="00646219" w:rsidP="003E4A98">
            <w:pPr>
              <w:rPr>
                <w:rFonts w:ascii="Times New Roman" w:eastAsia="ＭＳ 明朝" w:hAnsi="Times New Roman" w:cs="Times New Roman"/>
                <w:szCs w:val="21"/>
                <w:rPrChange w:id="256"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hint="eastAsia"/>
                <w:szCs w:val="21"/>
                <w:rPrChange w:id="257" w:author="Masato YOSHIKAWA" w:date="2026-01-20T11:15:00Z" w16du:dateUtc="2026-01-20T02:15:00Z">
                  <w:rPr>
                    <w:rFonts w:ascii="ＭＳ 明朝" w:eastAsia="ＭＳ 明朝" w:hAnsi="ＭＳ 明朝" w:hint="eastAsia"/>
                    <w:szCs w:val="21"/>
                  </w:rPr>
                </w:rPrChange>
              </w:rPr>
              <w:t>生態（</w:t>
            </w:r>
            <w:r w:rsidRPr="00F45A47">
              <w:rPr>
                <w:rFonts w:ascii="Times New Roman" w:eastAsia="ＭＳ 明朝" w:hAnsi="Times New Roman" w:cs="Times New Roman"/>
                <w:szCs w:val="21"/>
                <w:rPrChange w:id="258" w:author="Masato YOSHIKAWA" w:date="2026-01-20T11:15:00Z" w16du:dateUtc="2026-01-20T02:15:00Z">
                  <w:rPr>
                    <w:rFonts w:ascii="ＭＳ 明朝" w:eastAsia="ＭＳ 明朝" w:hAnsi="ＭＳ 明朝"/>
                    <w:szCs w:val="21"/>
                  </w:rPr>
                </w:rPrChange>
              </w:rPr>
              <w:t>Ecology</w:t>
            </w:r>
            <w:r w:rsidRPr="00F45A47">
              <w:rPr>
                <w:rFonts w:ascii="Times New Roman" w:eastAsia="ＭＳ 明朝" w:hAnsi="Times New Roman" w:cs="Times New Roman"/>
                <w:szCs w:val="21"/>
                <w:rPrChange w:id="259" w:author="Masato YOSHIKAWA" w:date="2026-01-20T11:15:00Z" w16du:dateUtc="2026-01-20T02:15:00Z">
                  <w:rPr>
                    <w:rFonts w:ascii="ＭＳ 明朝" w:eastAsia="ＭＳ 明朝" w:hAnsi="ＭＳ 明朝"/>
                    <w:szCs w:val="21"/>
                  </w:rPr>
                </w:rPrChange>
              </w:rPr>
              <w:t>）</w:t>
            </w:r>
          </w:p>
        </w:tc>
        <w:tc>
          <w:tcPr>
            <w:tcW w:w="2835" w:type="dxa"/>
          </w:tcPr>
          <w:p w14:paraId="5DDDFEB8" w14:textId="77777777" w:rsidR="00646219" w:rsidRPr="00F45A47" w:rsidRDefault="00646219" w:rsidP="003E4A98">
            <w:pPr>
              <w:rPr>
                <w:rFonts w:ascii="Times New Roman" w:eastAsia="ＭＳ 明朝" w:hAnsi="Times New Roman" w:cs="Times New Roman"/>
                <w:szCs w:val="21"/>
                <w:rPrChange w:id="260"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261" w:author="Masato YOSHIKAWA" w:date="2026-01-20T11:15:00Z" w16du:dateUtc="2026-01-20T02:15:00Z">
                  <w:rPr>
                    <w:rFonts w:ascii="ＭＳ 明朝" w:eastAsia="ＭＳ 明朝" w:hAnsi="ＭＳ 明朝"/>
                    <w:szCs w:val="21"/>
                  </w:rPr>
                </w:rPrChange>
              </w:rPr>
              <w:t>植物、動物、風、山、平野、自然現象など、自然環境に由来する語彙。</w:t>
            </w:r>
          </w:p>
        </w:tc>
        <w:tc>
          <w:tcPr>
            <w:tcW w:w="2687" w:type="dxa"/>
          </w:tcPr>
          <w:p w14:paraId="2881CB7C" w14:textId="77777777" w:rsidR="00646219" w:rsidRPr="00F45A47" w:rsidRDefault="00646219" w:rsidP="003E4A98">
            <w:pPr>
              <w:rPr>
                <w:rFonts w:ascii="Times New Roman" w:eastAsia="ＭＳ 明朝" w:hAnsi="Times New Roman" w:cs="Times New Roman"/>
                <w:szCs w:val="21"/>
                <w:rPrChange w:id="262"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263" w:author="Masato YOSHIKAWA" w:date="2026-01-20T11:15:00Z" w16du:dateUtc="2026-01-20T02:15:00Z">
                  <w:rPr>
                    <w:rFonts w:ascii="ＭＳ 明朝" w:eastAsia="ＭＳ 明朝" w:hAnsi="ＭＳ 明朝"/>
                    <w:szCs w:val="21"/>
                  </w:rPr>
                </w:rPrChange>
              </w:rPr>
              <w:t>桜、梅雨、台風、秋の七草</w:t>
            </w:r>
          </w:p>
        </w:tc>
      </w:tr>
      <w:tr w:rsidR="00646219" w:rsidRPr="00F45A47" w14:paraId="1AD1670D" w14:textId="77777777" w:rsidTr="00646219">
        <w:tc>
          <w:tcPr>
            <w:tcW w:w="2972" w:type="dxa"/>
          </w:tcPr>
          <w:p w14:paraId="3530F516" w14:textId="77777777" w:rsidR="00646219" w:rsidRPr="00F45A47" w:rsidRDefault="00646219" w:rsidP="003E4A98">
            <w:pPr>
              <w:rPr>
                <w:rFonts w:ascii="Times New Roman" w:eastAsia="ＭＳ 明朝" w:hAnsi="Times New Roman" w:cs="Times New Roman"/>
                <w:szCs w:val="21"/>
                <w:rPrChange w:id="264"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hint="eastAsia"/>
                <w:szCs w:val="21"/>
                <w:rPrChange w:id="265" w:author="Masato YOSHIKAWA" w:date="2026-01-20T11:15:00Z" w16du:dateUtc="2026-01-20T02:15:00Z">
                  <w:rPr>
                    <w:rFonts w:ascii="ＭＳ 明朝" w:eastAsia="ＭＳ 明朝" w:hAnsi="ＭＳ 明朝" w:hint="eastAsia"/>
                    <w:szCs w:val="21"/>
                  </w:rPr>
                </w:rPrChange>
              </w:rPr>
              <w:t>物質文化（</w:t>
            </w:r>
            <w:r w:rsidRPr="00F45A47">
              <w:rPr>
                <w:rFonts w:ascii="Times New Roman" w:eastAsia="ＭＳ 明朝" w:hAnsi="Times New Roman" w:cs="Times New Roman"/>
                <w:szCs w:val="21"/>
                <w:rPrChange w:id="266" w:author="Masato YOSHIKAWA" w:date="2026-01-20T11:15:00Z" w16du:dateUtc="2026-01-20T02:15:00Z">
                  <w:rPr>
                    <w:rFonts w:ascii="ＭＳ 明朝" w:eastAsia="ＭＳ 明朝" w:hAnsi="ＭＳ 明朝"/>
                    <w:szCs w:val="21"/>
                  </w:rPr>
                </w:rPrChange>
              </w:rPr>
              <w:t>Material culture</w:t>
            </w:r>
            <w:r w:rsidRPr="00F45A47">
              <w:rPr>
                <w:rFonts w:ascii="Times New Roman" w:eastAsia="ＭＳ 明朝" w:hAnsi="Times New Roman" w:cs="Times New Roman"/>
                <w:szCs w:val="21"/>
                <w:rPrChange w:id="267" w:author="Masato YOSHIKAWA" w:date="2026-01-20T11:15:00Z" w16du:dateUtc="2026-01-20T02:15:00Z">
                  <w:rPr>
                    <w:rFonts w:ascii="ＭＳ 明朝" w:eastAsia="ＭＳ 明朝" w:hAnsi="ＭＳ 明朝"/>
                    <w:szCs w:val="21"/>
                  </w:rPr>
                </w:rPrChange>
              </w:rPr>
              <w:t>）</w:t>
            </w:r>
          </w:p>
        </w:tc>
        <w:tc>
          <w:tcPr>
            <w:tcW w:w="2835" w:type="dxa"/>
          </w:tcPr>
          <w:p w14:paraId="32372423" w14:textId="77777777" w:rsidR="00646219" w:rsidRPr="00F45A47" w:rsidRDefault="00646219" w:rsidP="003E4A98">
            <w:pPr>
              <w:rPr>
                <w:rFonts w:ascii="Times New Roman" w:eastAsia="ＭＳ 明朝" w:hAnsi="Times New Roman" w:cs="Times New Roman"/>
                <w:szCs w:val="21"/>
                <w:rPrChange w:id="268"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269" w:author="Masato YOSHIKAWA" w:date="2026-01-20T11:15:00Z" w16du:dateUtc="2026-01-20T02:15:00Z">
                  <w:rPr>
                    <w:rFonts w:ascii="ＭＳ 明朝" w:eastAsia="ＭＳ 明朝" w:hAnsi="ＭＳ 明朝"/>
                    <w:szCs w:val="21"/>
                  </w:rPr>
                </w:rPrChange>
              </w:rPr>
              <w:t>食べ物、飲み物、衣服、住居、都市、交通・通信手段など、物質的な文化を表す語彙。</w:t>
            </w:r>
          </w:p>
        </w:tc>
        <w:tc>
          <w:tcPr>
            <w:tcW w:w="2687" w:type="dxa"/>
          </w:tcPr>
          <w:p w14:paraId="08720FB6" w14:textId="77777777" w:rsidR="00646219" w:rsidRPr="00F45A47" w:rsidRDefault="00646219" w:rsidP="003E4A98">
            <w:pPr>
              <w:rPr>
                <w:rFonts w:ascii="Times New Roman" w:eastAsia="ＭＳ 明朝" w:hAnsi="Times New Roman" w:cs="Times New Roman"/>
                <w:szCs w:val="21"/>
                <w:rPrChange w:id="270"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271" w:author="Masato YOSHIKAWA" w:date="2026-01-20T11:15:00Z" w16du:dateUtc="2026-01-20T02:15:00Z">
                  <w:rPr>
                    <w:rFonts w:ascii="ＭＳ 明朝" w:eastAsia="ＭＳ 明朝" w:hAnsi="ＭＳ 明朝"/>
                    <w:szCs w:val="21"/>
                  </w:rPr>
                </w:rPrChange>
              </w:rPr>
              <w:t>味噌、浴衣、障子、人力車</w:t>
            </w:r>
          </w:p>
        </w:tc>
      </w:tr>
      <w:tr w:rsidR="00646219" w:rsidRPr="00F45A47" w14:paraId="7C83BD5A" w14:textId="77777777" w:rsidTr="00646219">
        <w:tc>
          <w:tcPr>
            <w:tcW w:w="2972" w:type="dxa"/>
          </w:tcPr>
          <w:p w14:paraId="6E6B1E75" w14:textId="77777777" w:rsidR="00646219" w:rsidRPr="00F45A47" w:rsidRDefault="00646219" w:rsidP="003E4A98">
            <w:pPr>
              <w:rPr>
                <w:rFonts w:ascii="Times New Roman" w:eastAsia="ＭＳ 明朝" w:hAnsi="Times New Roman" w:cs="Times New Roman"/>
                <w:szCs w:val="21"/>
                <w:rPrChange w:id="272"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hint="eastAsia"/>
                <w:szCs w:val="21"/>
                <w:rPrChange w:id="273" w:author="Masato YOSHIKAWA" w:date="2026-01-20T11:15:00Z" w16du:dateUtc="2026-01-20T02:15:00Z">
                  <w:rPr>
                    <w:rFonts w:ascii="ＭＳ 明朝" w:eastAsia="ＭＳ 明朝" w:hAnsi="ＭＳ 明朝" w:hint="eastAsia"/>
                    <w:szCs w:val="21"/>
                  </w:rPr>
                </w:rPrChange>
              </w:rPr>
              <w:t>社会文化（</w:t>
            </w:r>
            <w:r w:rsidRPr="00F45A47">
              <w:rPr>
                <w:rFonts w:ascii="Times New Roman" w:eastAsia="ＭＳ 明朝" w:hAnsi="Times New Roman" w:cs="Times New Roman"/>
                <w:szCs w:val="21"/>
                <w:rPrChange w:id="274" w:author="Masato YOSHIKAWA" w:date="2026-01-20T11:15:00Z" w16du:dateUtc="2026-01-20T02:15:00Z">
                  <w:rPr>
                    <w:rFonts w:ascii="ＭＳ 明朝" w:eastAsia="ＭＳ 明朝" w:hAnsi="ＭＳ 明朝"/>
                    <w:szCs w:val="21"/>
                  </w:rPr>
                </w:rPrChange>
              </w:rPr>
              <w:t>Social culture</w:t>
            </w:r>
            <w:r w:rsidRPr="00F45A47">
              <w:rPr>
                <w:rFonts w:ascii="Times New Roman" w:eastAsia="ＭＳ 明朝" w:hAnsi="Times New Roman" w:cs="Times New Roman"/>
                <w:szCs w:val="21"/>
                <w:rPrChange w:id="275" w:author="Masato YOSHIKAWA" w:date="2026-01-20T11:15:00Z" w16du:dateUtc="2026-01-20T02:15:00Z">
                  <w:rPr>
                    <w:rFonts w:ascii="ＭＳ 明朝" w:eastAsia="ＭＳ 明朝" w:hAnsi="ＭＳ 明朝"/>
                    <w:szCs w:val="21"/>
                  </w:rPr>
                </w:rPrChange>
              </w:rPr>
              <w:t>）</w:t>
            </w:r>
          </w:p>
        </w:tc>
        <w:tc>
          <w:tcPr>
            <w:tcW w:w="2835" w:type="dxa"/>
          </w:tcPr>
          <w:p w14:paraId="1E7C6C50" w14:textId="77777777" w:rsidR="00646219" w:rsidRPr="00F45A47" w:rsidRDefault="00646219" w:rsidP="003E4A98">
            <w:pPr>
              <w:rPr>
                <w:rFonts w:ascii="Times New Roman" w:eastAsia="ＭＳ 明朝" w:hAnsi="Times New Roman" w:cs="Times New Roman"/>
                <w:szCs w:val="21"/>
                <w:rPrChange w:id="276"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277" w:author="Masato YOSHIKAWA" w:date="2026-01-20T11:15:00Z" w16du:dateUtc="2026-01-20T02:15:00Z">
                  <w:rPr>
                    <w:rFonts w:ascii="ＭＳ 明朝" w:eastAsia="ＭＳ 明朝" w:hAnsi="ＭＳ 明朝"/>
                    <w:szCs w:val="21"/>
                  </w:rPr>
                </w:rPrChange>
              </w:rPr>
              <w:t>労働、余暇、娯楽、スポーツなど、社会生活における活動を表す語彙。</w:t>
            </w:r>
          </w:p>
        </w:tc>
        <w:tc>
          <w:tcPr>
            <w:tcW w:w="2687" w:type="dxa"/>
          </w:tcPr>
          <w:p w14:paraId="2653EBA4" w14:textId="77777777" w:rsidR="00646219" w:rsidRPr="00F45A47" w:rsidRDefault="00646219" w:rsidP="003E4A98">
            <w:pPr>
              <w:rPr>
                <w:rFonts w:ascii="Times New Roman" w:eastAsia="ＭＳ 明朝" w:hAnsi="Times New Roman" w:cs="Times New Roman"/>
                <w:szCs w:val="21"/>
                <w:rPrChange w:id="278"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279" w:author="Masato YOSHIKAWA" w:date="2026-01-20T11:15:00Z" w16du:dateUtc="2026-01-20T02:15:00Z">
                  <w:rPr>
                    <w:rFonts w:ascii="ＭＳ 明朝" w:eastAsia="ＭＳ 明朝" w:hAnsi="ＭＳ 明朝"/>
                    <w:szCs w:val="21"/>
                  </w:rPr>
                </w:rPrChange>
              </w:rPr>
              <w:t>花見、盆踊り、銭湯</w:t>
            </w:r>
          </w:p>
        </w:tc>
      </w:tr>
      <w:tr w:rsidR="00646219" w:rsidRPr="00F45A47" w14:paraId="540A8FC6" w14:textId="77777777" w:rsidTr="00646219">
        <w:tc>
          <w:tcPr>
            <w:tcW w:w="2972" w:type="dxa"/>
          </w:tcPr>
          <w:p w14:paraId="65043089" w14:textId="6388E731" w:rsidR="00646219" w:rsidRPr="00F45A47" w:rsidRDefault="00646219" w:rsidP="003E4A98">
            <w:pPr>
              <w:rPr>
                <w:rFonts w:ascii="Times New Roman" w:eastAsia="ＭＳ 明朝" w:hAnsi="Times New Roman" w:cs="Times New Roman"/>
                <w:szCs w:val="21"/>
                <w:rPrChange w:id="280"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hint="eastAsia"/>
                <w:szCs w:val="21"/>
                <w:rPrChange w:id="281" w:author="Masato YOSHIKAWA" w:date="2026-01-20T11:15:00Z" w16du:dateUtc="2026-01-20T02:15:00Z">
                  <w:rPr>
                    <w:rFonts w:ascii="ＭＳ 明朝" w:eastAsia="ＭＳ 明朝" w:hAnsi="ＭＳ 明朝" w:hint="eastAsia"/>
                    <w:szCs w:val="21"/>
                  </w:rPr>
                </w:rPrChange>
              </w:rPr>
              <w:t>組織、習慣、活動、手順、概念</w:t>
            </w:r>
            <w:r w:rsidRPr="00F45A47">
              <w:rPr>
                <w:rFonts w:ascii="Times New Roman" w:eastAsia="ＭＳ 明朝" w:hAnsi="Times New Roman" w:cs="Times New Roman"/>
                <w:szCs w:val="21"/>
                <w:rPrChange w:id="282" w:author="Masato YOSHIKAWA" w:date="2026-01-20T11:15:00Z" w16du:dateUtc="2026-01-20T02:15:00Z">
                  <w:rPr>
                    <w:rFonts w:ascii="ＭＳ 明朝" w:eastAsia="ＭＳ 明朝" w:hAnsi="ＭＳ 明朝"/>
                    <w:szCs w:val="21"/>
                  </w:rPr>
                </w:rPrChange>
              </w:rPr>
              <w:br/>
            </w:r>
            <w:r w:rsidRPr="00F45A47">
              <w:rPr>
                <w:rFonts w:ascii="Times New Roman" w:eastAsia="ＭＳ 明朝" w:hAnsi="Times New Roman" w:cs="Times New Roman" w:hint="eastAsia"/>
                <w:szCs w:val="21"/>
                <w:rPrChange w:id="283" w:author="Masato YOSHIKAWA" w:date="2026-01-20T11:15:00Z" w16du:dateUtc="2026-01-20T02:15:00Z">
                  <w:rPr>
                    <w:rFonts w:ascii="ＭＳ 明朝" w:eastAsia="ＭＳ 明朝" w:hAnsi="ＭＳ 明朝" w:hint="eastAsia"/>
                    <w:szCs w:val="21"/>
                  </w:rPr>
                </w:rPrChange>
              </w:rPr>
              <w:t>（</w:t>
            </w:r>
            <w:r w:rsidRPr="00F45A47">
              <w:rPr>
                <w:rFonts w:ascii="Times New Roman" w:eastAsia="ＭＳ 明朝" w:hAnsi="Times New Roman" w:cs="Times New Roman"/>
                <w:szCs w:val="21"/>
                <w:rPrChange w:id="284" w:author="Masato YOSHIKAWA" w:date="2026-01-20T11:15:00Z" w16du:dateUtc="2026-01-20T02:15:00Z">
                  <w:rPr>
                    <w:rFonts w:ascii="ＭＳ 明朝" w:eastAsia="ＭＳ 明朝" w:hAnsi="ＭＳ 明朝"/>
                    <w:szCs w:val="21"/>
                  </w:rPr>
                </w:rPrChange>
              </w:rPr>
              <w:t>Organizations, Customs, Activities, Concepts</w:t>
            </w:r>
            <w:r w:rsidRPr="00F45A47">
              <w:rPr>
                <w:rFonts w:ascii="Times New Roman" w:eastAsia="ＭＳ 明朝" w:hAnsi="Times New Roman" w:cs="Times New Roman"/>
                <w:szCs w:val="21"/>
                <w:rPrChange w:id="285" w:author="Masato YOSHIKAWA" w:date="2026-01-20T11:15:00Z" w16du:dateUtc="2026-01-20T02:15:00Z">
                  <w:rPr>
                    <w:rFonts w:ascii="ＭＳ 明朝" w:eastAsia="ＭＳ 明朝" w:hAnsi="ＭＳ 明朝"/>
                    <w:szCs w:val="21"/>
                  </w:rPr>
                </w:rPrChange>
              </w:rPr>
              <w:t>）</w:t>
            </w:r>
          </w:p>
        </w:tc>
        <w:tc>
          <w:tcPr>
            <w:tcW w:w="2835" w:type="dxa"/>
          </w:tcPr>
          <w:p w14:paraId="6CC6E7EF" w14:textId="77777777" w:rsidR="00646219" w:rsidRPr="00F45A47" w:rsidRDefault="00646219" w:rsidP="003E4A98">
            <w:pPr>
              <w:rPr>
                <w:rFonts w:ascii="Times New Roman" w:eastAsia="ＭＳ 明朝" w:hAnsi="Times New Roman" w:cs="Times New Roman"/>
                <w:szCs w:val="21"/>
                <w:rPrChange w:id="286"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287" w:author="Masato YOSHIKAWA" w:date="2026-01-20T11:15:00Z" w16du:dateUtc="2026-01-20T02:15:00Z">
                  <w:rPr>
                    <w:rFonts w:ascii="ＭＳ 明朝" w:eastAsia="ＭＳ 明朝" w:hAnsi="ＭＳ 明朝"/>
                    <w:szCs w:val="21"/>
                  </w:rPr>
                </w:rPrChange>
              </w:rPr>
              <w:t>政治・行政・宗教・芸術などの制度、慣習、行事、手続き、概念を表す語彙。</w:t>
            </w:r>
          </w:p>
        </w:tc>
        <w:tc>
          <w:tcPr>
            <w:tcW w:w="2687" w:type="dxa"/>
          </w:tcPr>
          <w:p w14:paraId="25BCB8CE" w14:textId="77777777" w:rsidR="00646219" w:rsidRPr="00F45A47" w:rsidRDefault="00646219" w:rsidP="003E4A98">
            <w:pPr>
              <w:rPr>
                <w:rFonts w:ascii="Times New Roman" w:eastAsia="ＭＳ 明朝" w:hAnsi="Times New Roman" w:cs="Times New Roman"/>
                <w:szCs w:val="21"/>
                <w:rPrChange w:id="288"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289" w:author="Masato YOSHIKAWA" w:date="2026-01-20T11:15:00Z" w16du:dateUtc="2026-01-20T02:15:00Z">
                  <w:rPr>
                    <w:rFonts w:ascii="ＭＳ 明朝" w:eastAsia="ＭＳ 明朝" w:hAnsi="ＭＳ 明朝"/>
                    <w:szCs w:val="21"/>
                  </w:rPr>
                </w:rPrChange>
              </w:rPr>
              <w:t>天皇、義理、仏教用語、元号</w:t>
            </w:r>
          </w:p>
        </w:tc>
      </w:tr>
      <w:tr w:rsidR="00646219" w:rsidRPr="00F45A47" w14:paraId="51BFEE82" w14:textId="77777777" w:rsidTr="00646219">
        <w:tc>
          <w:tcPr>
            <w:tcW w:w="2972" w:type="dxa"/>
          </w:tcPr>
          <w:p w14:paraId="343A9013" w14:textId="77777777" w:rsidR="00646219" w:rsidRPr="00F45A47" w:rsidRDefault="00646219" w:rsidP="003E4A98">
            <w:pPr>
              <w:rPr>
                <w:rFonts w:ascii="Times New Roman" w:eastAsia="ＭＳ 明朝" w:hAnsi="Times New Roman" w:cs="Times New Roman"/>
                <w:szCs w:val="21"/>
                <w:rPrChange w:id="290"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hint="eastAsia"/>
                <w:szCs w:val="21"/>
                <w:rPrChange w:id="291" w:author="Masato YOSHIKAWA" w:date="2026-01-20T11:15:00Z" w16du:dateUtc="2026-01-20T02:15:00Z">
                  <w:rPr>
                    <w:rFonts w:ascii="ＭＳ 明朝" w:eastAsia="ＭＳ 明朝" w:hAnsi="ＭＳ 明朝" w:hint="eastAsia"/>
                    <w:szCs w:val="21"/>
                  </w:rPr>
                </w:rPrChange>
              </w:rPr>
              <w:t>身振り、習慣（</w:t>
            </w:r>
            <w:r w:rsidRPr="00F45A47">
              <w:rPr>
                <w:rFonts w:ascii="Times New Roman" w:eastAsia="ＭＳ 明朝" w:hAnsi="Times New Roman" w:cs="Times New Roman"/>
                <w:szCs w:val="21"/>
                <w:rPrChange w:id="292" w:author="Masato YOSHIKAWA" w:date="2026-01-20T11:15:00Z" w16du:dateUtc="2026-01-20T02:15:00Z">
                  <w:rPr>
                    <w:rFonts w:ascii="ＭＳ 明朝" w:eastAsia="ＭＳ 明朝" w:hAnsi="ＭＳ 明朝"/>
                    <w:szCs w:val="21"/>
                  </w:rPr>
                </w:rPrChange>
              </w:rPr>
              <w:t>Gestures and habits</w:t>
            </w:r>
            <w:r w:rsidRPr="00F45A47">
              <w:rPr>
                <w:rFonts w:ascii="Times New Roman" w:eastAsia="ＭＳ 明朝" w:hAnsi="Times New Roman" w:cs="Times New Roman"/>
                <w:szCs w:val="21"/>
                <w:rPrChange w:id="293" w:author="Masato YOSHIKAWA" w:date="2026-01-20T11:15:00Z" w16du:dateUtc="2026-01-20T02:15:00Z">
                  <w:rPr>
                    <w:rFonts w:ascii="ＭＳ 明朝" w:eastAsia="ＭＳ 明朝" w:hAnsi="ＭＳ 明朝"/>
                    <w:szCs w:val="21"/>
                  </w:rPr>
                </w:rPrChange>
              </w:rPr>
              <w:t>）</w:t>
            </w:r>
          </w:p>
        </w:tc>
        <w:tc>
          <w:tcPr>
            <w:tcW w:w="2835" w:type="dxa"/>
          </w:tcPr>
          <w:p w14:paraId="45B5E705" w14:textId="77777777" w:rsidR="00646219" w:rsidRPr="00F45A47" w:rsidRDefault="00646219" w:rsidP="003E4A98">
            <w:pPr>
              <w:rPr>
                <w:rFonts w:ascii="Times New Roman" w:eastAsia="ＭＳ 明朝" w:hAnsi="Times New Roman" w:cs="Times New Roman"/>
                <w:szCs w:val="21"/>
                <w:rPrChange w:id="294"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295" w:author="Masato YOSHIKAWA" w:date="2026-01-20T11:15:00Z" w16du:dateUtc="2026-01-20T02:15:00Z">
                  <w:rPr>
                    <w:rFonts w:ascii="ＭＳ 明朝" w:eastAsia="ＭＳ 明朝" w:hAnsi="ＭＳ 明朝"/>
                    <w:szCs w:val="21"/>
                  </w:rPr>
                </w:rPrChange>
              </w:rPr>
              <w:t>身振り、習慣、日常的な行動様式を表す語彙。</w:t>
            </w:r>
          </w:p>
        </w:tc>
        <w:tc>
          <w:tcPr>
            <w:tcW w:w="2687" w:type="dxa"/>
          </w:tcPr>
          <w:p w14:paraId="6E6C748B" w14:textId="77777777" w:rsidR="00646219" w:rsidRPr="00F45A47" w:rsidRDefault="00646219" w:rsidP="003E4A98">
            <w:pPr>
              <w:rPr>
                <w:rFonts w:ascii="Times New Roman" w:eastAsia="ＭＳ 明朝" w:hAnsi="Times New Roman" w:cs="Times New Roman"/>
                <w:szCs w:val="21"/>
                <w:rPrChange w:id="296"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297" w:author="Masato YOSHIKAWA" w:date="2026-01-20T11:15:00Z" w16du:dateUtc="2026-01-20T02:15:00Z">
                  <w:rPr>
                    <w:rFonts w:ascii="ＭＳ 明朝" w:eastAsia="ＭＳ 明朝" w:hAnsi="ＭＳ 明朝"/>
                    <w:szCs w:val="21"/>
                  </w:rPr>
                </w:rPrChange>
              </w:rPr>
              <w:t>お辞儀、正座、手招き</w:t>
            </w:r>
          </w:p>
        </w:tc>
      </w:tr>
    </w:tbl>
    <w:p w14:paraId="3F15EEE7" w14:textId="25134FC0" w:rsidR="00646219" w:rsidRPr="00F45A47" w:rsidRDefault="00E612FE" w:rsidP="00E612FE">
      <w:pPr>
        <w:pStyle w:val="aff"/>
        <w:rPr>
          <w:rFonts w:ascii="Times New Roman" w:eastAsia="ＭＳ 明朝" w:hAnsi="Times New Roman" w:cs="Times New Roman"/>
          <w:rPrChange w:id="298" w:author="Masato YOSHIKAWA" w:date="2026-01-20T11:15:00Z" w16du:dateUtc="2026-01-20T02:15:00Z">
            <w:rPr>
              <w:rFonts w:ascii="ＭＳ 明朝" w:eastAsia="ＭＳ 明朝" w:hAnsi="ＭＳ 明朝"/>
            </w:rPr>
          </w:rPrChange>
        </w:rPr>
      </w:pPr>
      <w:moveFromRangeStart w:id="299" w:author="Masato YOSHIKAWA" w:date="2026-01-20T11:25:00Z" w:name="move219800744"/>
      <w:moveFrom w:id="300" w:author="Masato YOSHIKAWA" w:date="2026-01-20T11:25:00Z" w16du:dateUtc="2026-01-20T02:25:00Z">
        <w:r w:rsidRPr="00F45A47" w:rsidDel="007F0318">
          <w:rPr>
            <w:rFonts w:ascii="Times New Roman" w:hAnsi="Times New Roman" w:cs="Times New Roman"/>
            <w:rPrChange w:id="301" w:author="Masato YOSHIKAWA" w:date="2026-01-20T11:15:00Z" w16du:dateUtc="2026-01-20T02:15:00Z">
              <w:rPr/>
            </w:rPrChange>
          </w:rPr>
          <w:t>表</w:t>
        </w:r>
        <w:r w:rsidRPr="00F45A47" w:rsidDel="007F0318">
          <w:rPr>
            <w:rFonts w:ascii="Times New Roman" w:hAnsi="Times New Roman" w:cs="Times New Roman"/>
            <w:rPrChange w:id="302" w:author="Masato YOSHIKAWA" w:date="2026-01-20T11:15:00Z" w16du:dateUtc="2026-01-20T02:15:00Z">
              <w:rPr/>
            </w:rPrChange>
          </w:rPr>
          <w:t xml:space="preserve"> </w:t>
        </w:r>
        <w:r w:rsidRPr="00F45A47" w:rsidDel="007F0318">
          <w:rPr>
            <w:rFonts w:ascii="Times New Roman" w:hAnsi="Times New Roman" w:cs="Times New Roman"/>
            <w:rPrChange w:id="303" w:author="Masato YOSHIKAWA" w:date="2026-01-20T11:15:00Z" w16du:dateUtc="2026-01-20T02:15:00Z">
              <w:rPr/>
            </w:rPrChange>
          </w:rPr>
          <w:fldChar w:fldCharType="begin"/>
        </w:r>
        <w:r w:rsidRPr="00F45A47" w:rsidDel="007F0318">
          <w:rPr>
            <w:rFonts w:ascii="Times New Roman" w:hAnsi="Times New Roman" w:cs="Times New Roman"/>
            <w:rPrChange w:id="304" w:author="Masato YOSHIKAWA" w:date="2026-01-20T11:15:00Z" w16du:dateUtc="2026-01-20T02:15:00Z">
              <w:rPr/>
            </w:rPrChange>
          </w:rPr>
          <w:instrText xml:space="preserve"> SEQ </w:instrText>
        </w:r>
        <w:r w:rsidRPr="00F45A47" w:rsidDel="007F0318">
          <w:rPr>
            <w:rFonts w:ascii="Times New Roman" w:hAnsi="Times New Roman" w:cs="Times New Roman"/>
            <w:rPrChange w:id="305" w:author="Masato YOSHIKAWA" w:date="2026-01-20T11:15:00Z" w16du:dateUtc="2026-01-20T02:15:00Z">
              <w:rPr/>
            </w:rPrChange>
          </w:rPr>
          <w:instrText>表</w:instrText>
        </w:r>
        <w:r w:rsidRPr="00F45A47" w:rsidDel="007F0318">
          <w:rPr>
            <w:rFonts w:ascii="Times New Roman" w:hAnsi="Times New Roman" w:cs="Times New Roman"/>
            <w:rPrChange w:id="306" w:author="Masato YOSHIKAWA" w:date="2026-01-20T11:15:00Z" w16du:dateUtc="2026-01-20T02:15:00Z">
              <w:rPr/>
            </w:rPrChange>
          </w:rPr>
          <w:instrText xml:space="preserve"> \* ARABIC </w:instrText>
        </w:r>
        <w:r w:rsidRPr="00F45A47" w:rsidDel="007F0318">
          <w:rPr>
            <w:rFonts w:ascii="Times New Roman" w:hAnsi="Times New Roman" w:cs="Times New Roman"/>
            <w:rPrChange w:id="307" w:author="Masato YOSHIKAWA" w:date="2026-01-20T11:15:00Z" w16du:dateUtc="2026-01-20T02:15:00Z">
              <w:rPr>
                <w:noProof/>
              </w:rPr>
            </w:rPrChange>
          </w:rPr>
          <w:fldChar w:fldCharType="separate"/>
        </w:r>
        <w:r w:rsidRPr="00F45A47" w:rsidDel="007F0318">
          <w:rPr>
            <w:rFonts w:ascii="Times New Roman" w:hAnsi="Times New Roman" w:cs="Times New Roman"/>
            <w:noProof/>
            <w:rPrChange w:id="308" w:author="Masato YOSHIKAWA" w:date="2026-01-20T11:15:00Z" w16du:dateUtc="2026-01-20T02:15:00Z">
              <w:rPr>
                <w:noProof/>
              </w:rPr>
            </w:rPrChange>
          </w:rPr>
          <w:t>1</w:t>
        </w:r>
        <w:r w:rsidRPr="00F45A47" w:rsidDel="007F0318">
          <w:rPr>
            <w:rFonts w:ascii="Times New Roman" w:hAnsi="Times New Roman" w:cs="Times New Roman"/>
            <w:noProof/>
            <w:rPrChange w:id="309" w:author="Masato YOSHIKAWA" w:date="2026-01-20T11:15:00Z" w16du:dateUtc="2026-01-20T02:15:00Z">
              <w:rPr>
                <w:noProof/>
              </w:rPr>
            </w:rPrChange>
          </w:rPr>
          <w:fldChar w:fldCharType="end"/>
        </w:r>
        <w:r w:rsidR="006919B6" w:rsidRPr="00F45A47" w:rsidDel="007F0318">
          <w:rPr>
            <w:rFonts w:ascii="Times New Roman" w:eastAsia="ＭＳ 明朝" w:hAnsi="Times New Roman" w:cs="Times New Roman" w:hint="eastAsia"/>
            <w:rPrChange w:id="310" w:author="Masato YOSHIKAWA" w:date="2026-01-20T11:15:00Z" w16du:dateUtc="2026-01-20T02:15:00Z">
              <w:rPr>
                <w:rFonts w:ascii="ＭＳ 明朝" w:eastAsia="ＭＳ 明朝" w:hAnsi="ＭＳ 明朝" w:hint="eastAsia"/>
              </w:rPr>
            </w:rPrChange>
          </w:rPr>
          <w:t xml:space="preserve">　</w:t>
        </w:r>
        <w:r w:rsidR="006919B6" w:rsidRPr="00F45A47" w:rsidDel="007F0318">
          <w:rPr>
            <w:rFonts w:ascii="Times New Roman" w:eastAsia="ＭＳ 明朝" w:hAnsi="Times New Roman" w:cs="Times New Roman"/>
            <w:rPrChange w:id="311" w:author="Masato YOSHIKAWA" w:date="2026-01-20T11:15:00Z" w16du:dateUtc="2026-01-20T02:15:00Z">
              <w:rPr>
                <w:rFonts w:ascii="ＭＳ 明朝" w:eastAsia="ＭＳ 明朝" w:hAnsi="ＭＳ 明朝"/>
              </w:rPr>
            </w:rPrChange>
          </w:rPr>
          <w:t>Newmark</w:t>
        </w:r>
      </w:moveFrom>
      <w:sdt>
        <w:sdtPr>
          <w:rPr>
            <w:rFonts w:ascii="Times New Roman" w:eastAsia="ＭＳ 明朝" w:hAnsi="Times New Roman" w:cs="Times New Roman"/>
          </w:rPr>
          <w:id w:val="1802194309"/>
          <w:citation/>
        </w:sdtPr>
        <w:sdtContent>
          <w:moveFrom w:id="312" w:author="Masato YOSHIKAWA" w:date="2026-01-20T11:25:00Z" w16du:dateUtc="2026-01-20T02:25:00Z">
            <w:r w:rsidR="006919B6" w:rsidRPr="00F45A47" w:rsidDel="007F0318">
              <w:rPr>
                <w:rFonts w:ascii="Times New Roman" w:eastAsia="ＭＳ 明朝" w:hAnsi="Times New Roman" w:cs="Times New Roman"/>
                <w:rPrChange w:id="313" w:author="Masato YOSHIKAWA" w:date="2026-01-20T11:15:00Z" w16du:dateUtc="2026-01-20T02:15:00Z">
                  <w:rPr>
                    <w:rFonts w:ascii="ＭＳ 明朝" w:eastAsia="ＭＳ 明朝" w:hAnsi="ＭＳ 明朝"/>
                  </w:rPr>
                </w:rPrChange>
              </w:rPr>
              <w:fldChar w:fldCharType="begin"/>
            </w:r>
            <w:r w:rsidR="006919B6" w:rsidRPr="00F45A47" w:rsidDel="007F0318">
              <w:rPr>
                <w:rFonts w:ascii="Times New Roman" w:eastAsia="ＭＳ 明朝" w:hAnsi="Times New Roman" w:cs="Times New Roman"/>
                <w:rPrChange w:id="314" w:author="Masato YOSHIKAWA" w:date="2026-01-20T11:15:00Z" w16du:dateUtc="2026-01-20T02:15:00Z">
                  <w:rPr>
                    <w:rFonts w:ascii="ＭＳ 明朝" w:eastAsia="ＭＳ 明朝" w:hAnsi="ＭＳ 明朝"/>
                  </w:rPr>
                </w:rPrChange>
              </w:rPr>
              <w:instrText xml:space="preserve">CITATION New88 \n  \t  \l 1041 </w:instrText>
            </w:r>
            <w:r w:rsidR="006919B6" w:rsidRPr="00F45A47" w:rsidDel="007F0318">
              <w:rPr>
                <w:rFonts w:ascii="Times New Roman" w:eastAsia="ＭＳ 明朝" w:hAnsi="Times New Roman" w:cs="Times New Roman"/>
                <w:rPrChange w:id="315" w:author="Masato YOSHIKAWA" w:date="2026-01-20T11:15:00Z" w16du:dateUtc="2026-01-20T02:15:00Z">
                  <w:rPr>
                    <w:rFonts w:ascii="ＭＳ 明朝" w:eastAsia="ＭＳ 明朝" w:hAnsi="ＭＳ 明朝"/>
                  </w:rPr>
                </w:rPrChange>
              </w:rPr>
              <w:fldChar w:fldCharType="separate"/>
            </w:r>
            <w:r w:rsidR="006919B6" w:rsidRPr="00F45A47" w:rsidDel="007F0318">
              <w:rPr>
                <w:rFonts w:ascii="Times New Roman" w:eastAsia="ＭＳ 明朝" w:hAnsi="Times New Roman" w:cs="Times New Roman"/>
                <w:noProof/>
                <w:rPrChange w:id="316" w:author="Masato YOSHIKAWA" w:date="2026-01-20T11:15:00Z" w16du:dateUtc="2026-01-20T02:15:00Z">
                  <w:rPr>
                    <w:rFonts w:ascii="ＭＳ 明朝" w:eastAsia="ＭＳ 明朝" w:hAnsi="ＭＳ 明朝"/>
                    <w:noProof/>
                  </w:rPr>
                </w:rPrChange>
              </w:rPr>
              <w:t xml:space="preserve"> (1988)</w:t>
            </w:r>
            <w:r w:rsidR="006919B6" w:rsidRPr="00F45A47" w:rsidDel="007F0318">
              <w:rPr>
                <w:rFonts w:ascii="Times New Roman" w:eastAsia="ＭＳ 明朝" w:hAnsi="Times New Roman" w:cs="Times New Roman"/>
                <w:rPrChange w:id="317" w:author="Masato YOSHIKAWA" w:date="2026-01-20T11:15:00Z" w16du:dateUtc="2026-01-20T02:15:00Z">
                  <w:rPr>
                    <w:rFonts w:ascii="ＭＳ 明朝" w:eastAsia="ＭＳ 明朝" w:hAnsi="ＭＳ 明朝"/>
                  </w:rPr>
                </w:rPrChange>
              </w:rPr>
              <w:fldChar w:fldCharType="end"/>
            </w:r>
          </w:moveFrom>
        </w:sdtContent>
      </w:sdt>
      <w:moveFrom w:id="318" w:author="Masato YOSHIKAWA" w:date="2026-01-20T11:25:00Z" w16du:dateUtc="2026-01-20T02:25:00Z">
        <w:r w:rsidR="006919B6" w:rsidRPr="00F45A47" w:rsidDel="007F0318">
          <w:rPr>
            <w:rFonts w:ascii="Times New Roman" w:eastAsia="ＭＳ 明朝" w:hAnsi="Times New Roman" w:cs="Times New Roman" w:hint="eastAsia"/>
            <w:rPrChange w:id="319" w:author="Masato YOSHIKAWA" w:date="2026-01-20T11:15:00Z" w16du:dateUtc="2026-01-20T02:15:00Z">
              <w:rPr>
                <w:rFonts w:ascii="ＭＳ 明朝" w:eastAsia="ＭＳ 明朝" w:hAnsi="ＭＳ 明朝" w:hint="eastAsia"/>
              </w:rPr>
            </w:rPrChange>
          </w:rPr>
          <w:t>の文化語</w:t>
        </w:r>
        <w:r w:rsidR="00042854" w:rsidRPr="00F45A47" w:rsidDel="007F0318">
          <w:rPr>
            <w:rFonts w:ascii="Times New Roman" w:eastAsia="ＭＳ 明朝" w:hAnsi="Times New Roman" w:cs="Times New Roman" w:hint="eastAsia"/>
            <w:rPrChange w:id="320" w:author="Masato YOSHIKAWA" w:date="2026-01-20T11:15:00Z" w16du:dateUtc="2026-01-20T02:15:00Z">
              <w:rPr>
                <w:rFonts w:ascii="ＭＳ 明朝" w:eastAsia="ＭＳ 明朝" w:hAnsi="ＭＳ 明朝" w:hint="eastAsia"/>
              </w:rPr>
            </w:rPrChange>
          </w:rPr>
          <w:t>の</w:t>
        </w:r>
        <w:r w:rsidR="00042854" w:rsidRPr="00F45A47" w:rsidDel="007F0318">
          <w:rPr>
            <w:rFonts w:ascii="Times New Roman" w:eastAsia="ＭＳ 明朝" w:hAnsi="Times New Roman" w:cs="Times New Roman"/>
            <w:rPrChange w:id="321" w:author="Masato YOSHIKAWA" w:date="2026-01-20T11:15:00Z" w16du:dateUtc="2026-01-20T02:15:00Z">
              <w:rPr>
                <w:rFonts w:ascii="ＭＳ 明朝" w:eastAsia="ＭＳ 明朝" w:hAnsi="ＭＳ 明朝"/>
              </w:rPr>
            </w:rPrChange>
          </w:rPr>
          <w:t>5</w:t>
        </w:r>
        <w:r w:rsidR="00042854" w:rsidRPr="00F45A47" w:rsidDel="007F0318">
          <w:rPr>
            <w:rFonts w:ascii="Times New Roman" w:eastAsia="ＭＳ 明朝" w:hAnsi="Times New Roman" w:cs="Times New Roman" w:hint="eastAsia"/>
            <w:rPrChange w:id="322" w:author="Masato YOSHIKAWA" w:date="2026-01-20T11:15:00Z" w16du:dateUtc="2026-01-20T02:15:00Z">
              <w:rPr>
                <w:rFonts w:ascii="ＭＳ 明朝" w:eastAsia="ＭＳ 明朝" w:hAnsi="ＭＳ 明朝" w:hint="eastAsia"/>
              </w:rPr>
            </w:rPrChange>
          </w:rPr>
          <w:t>つの分類</w:t>
        </w:r>
      </w:moveFrom>
      <w:moveFromRangeEnd w:id="299"/>
    </w:p>
    <w:p w14:paraId="252F464C" w14:textId="05153CCE" w:rsidR="00332CA4" w:rsidRPr="00F45A47" w:rsidRDefault="007776BE" w:rsidP="00646219">
      <w:pPr>
        <w:ind w:firstLineChars="100" w:firstLine="210"/>
        <w:rPr>
          <w:rFonts w:ascii="Times New Roman" w:eastAsia="ＭＳ 明朝" w:hAnsi="Times New Roman" w:cs="Times New Roman"/>
          <w:szCs w:val="21"/>
          <w:rPrChange w:id="323"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324" w:author="Masato YOSHIKAWA" w:date="2026-01-20T11:15:00Z" w16du:dateUtc="2026-01-20T02:15:00Z">
            <w:rPr>
              <w:rFonts w:ascii="ＭＳ 明朝" w:eastAsia="ＭＳ 明朝" w:hAnsi="ＭＳ 明朝"/>
              <w:szCs w:val="21"/>
            </w:rPr>
          </w:rPrChange>
        </w:rPr>
        <w:t>この分類は、文化的要素を「何が文化に特有か」という観点から体系的に捉えるものであ</w:t>
      </w:r>
      <w:r w:rsidRPr="00F45A47">
        <w:rPr>
          <w:rFonts w:ascii="Times New Roman" w:eastAsia="ＭＳ 明朝" w:hAnsi="Times New Roman" w:cs="Times New Roman"/>
          <w:szCs w:val="21"/>
          <w:rPrChange w:id="325" w:author="Masato YOSHIKAWA" w:date="2026-01-20T11:15:00Z" w16du:dateUtc="2026-01-20T02:15:00Z">
            <w:rPr>
              <w:rFonts w:ascii="ＭＳ 明朝" w:eastAsia="ＭＳ 明朝" w:hAnsi="ＭＳ 明朝"/>
              <w:szCs w:val="21"/>
            </w:rPr>
          </w:rPrChange>
        </w:rPr>
        <w:lastRenderedPageBreak/>
        <w:t>り、翻訳者が「何を文化的要素として扱うべきか」を判断するための基準を提供する。</w:t>
      </w:r>
      <w:r w:rsidR="00A6530C" w:rsidRPr="00F45A47">
        <w:rPr>
          <w:rFonts w:ascii="Times New Roman" w:eastAsia="ＭＳ 明朝" w:hAnsi="Times New Roman" w:cs="Times New Roman" w:hint="eastAsia"/>
          <w:szCs w:val="21"/>
          <w:rPrChange w:id="326" w:author="Masato YOSHIKAWA" w:date="2026-01-20T11:15:00Z" w16du:dateUtc="2026-01-20T02:15:00Z">
            <w:rPr>
              <w:rFonts w:ascii="ＭＳ 明朝" w:eastAsia="ＭＳ 明朝" w:hAnsi="ＭＳ 明朝" w:hint="eastAsia"/>
              <w:szCs w:val="21"/>
            </w:rPr>
          </w:rPrChange>
        </w:rPr>
        <w:t>本研究では、文化的要素の抽出および分析の基盤として、</w:t>
      </w:r>
      <w:r w:rsidR="00A6530C" w:rsidRPr="00F45A47">
        <w:rPr>
          <w:rFonts w:ascii="Times New Roman" w:eastAsia="ＭＳ 明朝" w:hAnsi="Times New Roman" w:cs="Times New Roman"/>
          <w:szCs w:val="21"/>
          <w:rPrChange w:id="327" w:author="Masato YOSHIKAWA" w:date="2026-01-20T11:15:00Z" w16du:dateUtc="2026-01-20T02:15:00Z">
            <w:rPr>
              <w:rFonts w:ascii="ＭＳ 明朝" w:eastAsia="ＭＳ 明朝" w:hAnsi="ＭＳ 明朝"/>
              <w:szCs w:val="21"/>
            </w:rPr>
          </w:rPrChange>
        </w:rPr>
        <w:t>Newmark</w:t>
      </w:r>
      <w:sdt>
        <w:sdtPr>
          <w:rPr>
            <w:rFonts w:ascii="Times New Roman" w:eastAsia="ＭＳ 明朝" w:hAnsi="Times New Roman" w:cs="Times New Roman"/>
            <w:szCs w:val="21"/>
          </w:rPr>
          <w:id w:val="-326364753"/>
          <w:citation/>
        </w:sdtPr>
        <w:sdtContent>
          <w:r w:rsidR="006669C2" w:rsidRPr="00F45A47">
            <w:rPr>
              <w:rFonts w:ascii="Times New Roman" w:eastAsia="ＭＳ 明朝" w:hAnsi="Times New Roman" w:cs="Times New Roman"/>
              <w:szCs w:val="21"/>
              <w:rPrChange w:id="328" w:author="Masato YOSHIKAWA" w:date="2026-01-20T11:15:00Z" w16du:dateUtc="2026-01-20T02:15:00Z">
                <w:rPr>
                  <w:rFonts w:ascii="ＭＳ 明朝" w:eastAsia="ＭＳ 明朝" w:hAnsi="ＭＳ 明朝"/>
                  <w:szCs w:val="21"/>
                </w:rPr>
              </w:rPrChange>
            </w:rPr>
            <w:fldChar w:fldCharType="begin"/>
          </w:r>
          <w:r w:rsidR="006669C2" w:rsidRPr="00F45A47">
            <w:rPr>
              <w:rFonts w:ascii="Times New Roman" w:eastAsia="ＭＳ 明朝" w:hAnsi="Times New Roman" w:cs="Times New Roman"/>
              <w:szCs w:val="21"/>
              <w:rPrChange w:id="329" w:author="Masato YOSHIKAWA" w:date="2026-01-20T11:15:00Z" w16du:dateUtc="2026-01-20T02:15:00Z">
                <w:rPr>
                  <w:rFonts w:ascii="ＭＳ 明朝" w:eastAsia="ＭＳ 明朝" w:hAnsi="ＭＳ 明朝"/>
                  <w:szCs w:val="21"/>
                </w:rPr>
              </w:rPrChange>
            </w:rPr>
            <w:instrText xml:space="preserve">CITATION New88 \n  \t  \l 1041 </w:instrText>
          </w:r>
          <w:r w:rsidR="006669C2" w:rsidRPr="00F45A47">
            <w:rPr>
              <w:rFonts w:ascii="Times New Roman" w:eastAsia="ＭＳ 明朝" w:hAnsi="Times New Roman" w:cs="Times New Roman"/>
              <w:szCs w:val="21"/>
              <w:rPrChange w:id="330" w:author="Masato YOSHIKAWA" w:date="2026-01-20T11:15:00Z" w16du:dateUtc="2026-01-20T02:15:00Z">
                <w:rPr>
                  <w:rFonts w:ascii="ＭＳ 明朝" w:eastAsia="ＭＳ 明朝" w:hAnsi="ＭＳ 明朝"/>
                  <w:szCs w:val="21"/>
                </w:rPr>
              </w:rPrChange>
            </w:rPr>
            <w:fldChar w:fldCharType="separate"/>
          </w:r>
          <w:r w:rsidR="006669C2" w:rsidRPr="00F45A47">
            <w:rPr>
              <w:rFonts w:ascii="Times New Roman" w:eastAsia="ＭＳ 明朝" w:hAnsi="Times New Roman" w:cs="Times New Roman"/>
              <w:noProof/>
              <w:szCs w:val="21"/>
              <w:rPrChange w:id="331" w:author="Masato YOSHIKAWA" w:date="2026-01-20T11:15:00Z" w16du:dateUtc="2026-01-20T02:15:00Z">
                <w:rPr>
                  <w:rFonts w:ascii="ＭＳ 明朝" w:eastAsia="ＭＳ 明朝" w:hAnsi="ＭＳ 明朝"/>
                  <w:noProof/>
                  <w:szCs w:val="21"/>
                </w:rPr>
              </w:rPrChange>
            </w:rPr>
            <w:t xml:space="preserve"> (1988)</w:t>
          </w:r>
          <w:r w:rsidR="006669C2" w:rsidRPr="00F45A47">
            <w:rPr>
              <w:rFonts w:ascii="Times New Roman" w:eastAsia="ＭＳ 明朝" w:hAnsi="Times New Roman" w:cs="Times New Roman"/>
              <w:szCs w:val="21"/>
              <w:rPrChange w:id="332" w:author="Masato YOSHIKAWA" w:date="2026-01-20T11:15:00Z" w16du:dateUtc="2026-01-20T02:15:00Z">
                <w:rPr>
                  <w:rFonts w:ascii="ＭＳ 明朝" w:eastAsia="ＭＳ 明朝" w:hAnsi="ＭＳ 明朝"/>
                  <w:szCs w:val="21"/>
                </w:rPr>
              </w:rPrChange>
            </w:rPr>
            <w:fldChar w:fldCharType="end"/>
          </w:r>
        </w:sdtContent>
      </w:sdt>
      <w:ins w:id="333" w:author="Masato YOSHIKAWA" w:date="2026-01-20T11:26:00Z" w16du:dateUtc="2026-01-20T02:26:00Z">
        <w:r w:rsidR="007F0318">
          <w:rPr>
            <w:rFonts w:ascii="Times New Roman" w:eastAsia="ＭＳ 明朝" w:hAnsi="Times New Roman" w:cs="Times New Roman" w:hint="eastAsia"/>
            <w:szCs w:val="21"/>
          </w:rPr>
          <w:t xml:space="preserve"> </w:t>
        </w:r>
      </w:ins>
      <w:r w:rsidR="00A6530C" w:rsidRPr="00F45A47">
        <w:rPr>
          <w:rFonts w:ascii="Times New Roman" w:eastAsia="ＭＳ 明朝" w:hAnsi="Times New Roman" w:cs="Times New Roman"/>
          <w:szCs w:val="21"/>
          <w:rPrChange w:id="334" w:author="Masato YOSHIKAWA" w:date="2026-01-20T11:15:00Z" w16du:dateUtc="2026-01-20T02:15:00Z">
            <w:rPr>
              <w:rFonts w:ascii="ＭＳ 明朝" w:eastAsia="ＭＳ 明朝" w:hAnsi="ＭＳ 明朝"/>
              <w:szCs w:val="21"/>
            </w:rPr>
          </w:rPrChange>
        </w:rPr>
        <w:t>のこの</w:t>
      </w:r>
      <w:r w:rsidR="00A6530C" w:rsidRPr="00F45A47">
        <w:rPr>
          <w:rFonts w:ascii="Times New Roman" w:eastAsia="ＭＳ 明朝" w:hAnsi="Times New Roman" w:cs="Times New Roman"/>
          <w:szCs w:val="21"/>
          <w:rPrChange w:id="335" w:author="Masato YOSHIKAWA" w:date="2026-01-20T11:15:00Z" w16du:dateUtc="2026-01-20T02:15:00Z">
            <w:rPr>
              <w:rFonts w:ascii="ＭＳ 明朝" w:eastAsia="ＭＳ 明朝" w:hAnsi="ＭＳ 明朝"/>
              <w:szCs w:val="21"/>
            </w:rPr>
          </w:rPrChange>
        </w:rPr>
        <w:t>5</w:t>
      </w:r>
      <w:r w:rsidR="00A6530C" w:rsidRPr="00F45A47">
        <w:rPr>
          <w:rFonts w:ascii="Times New Roman" w:eastAsia="ＭＳ 明朝" w:hAnsi="Times New Roman" w:cs="Times New Roman"/>
          <w:szCs w:val="21"/>
          <w:rPrChange w:id="336" w:author="Masato YOSHIKAWA" w:date="2026-01-20T11:15:00Z" w16du:dateUtc="2026-01-20T02:15:00Z">
            <w:rPr>
              <w:rFonts w:ascii="ＭＳ 明朝" w:eastAsia="ＭＳ 明朝" w:hAnsi="ＭＳ 明朝"/>
              <w:szCs w:val="21"/>
            </w:rPr>
          </w:rPrChange>
        </w:rPr>
        <w:t>分類を採用する。なお、本研究における具体的な抽出基準や、『こころ』の</w:t>
      </w:r>
      <w:r w:rsidR="000B0D24" w:rsidRPr="00F45A47">
        <w:rPr>
          <w:rFonts w:ascii="Times New Roman" w:eastAsia="ＭＳ 明朝" w:hAnsi="Times New Roman" w:cs="Times New Roman"/>
          <w:szCs w:val="21"/>
          <w:rPrChange w:id="337" w:author="Masato YOSHIKAWA" w:date="2026-01-20T11:15:00Z" w16du:dateUtc="2026-01-20T02:15:00Z">
            <w:rPr>
              <w:rFonts w:ascii="ＭＳ 明朝" w:eastAsia="ＭＳ 明朝" w:hAnsi="ＭＳ 明朝"/>
              <w:szCs w:val="21"/>
            </w:rPr>
          </w:rPrChange>
        </w:rPr>
        <w:t>テキスト</w:t>
      </w:r>
      <w:r w:rsidR="00A6530C" w:rsidRPr="00F45A47">
        <w:rPr>
          <w:rFonts w:ascii="Times New Roman" w:eastAsia="ＭＳ 明朝" w:hAnsi="Times New Roman" w:cs="Times New Roman"/>
          <w:szCs w:val="21"/>
          <w:rPrChange w:id="338" w:author="Masato YOSHIKAWA" w:date="2026-01-20T11:15:00Z" w16du:dateUtc="2026-01-20T02:15:00Z">
            <w:rPr>
              <w:rFonts w:ascii="ＭＳ 明朝" w:eastAsia="ＭＳ 明朝" w:hAnsi="ＭＳ 明朝"/>
              <w:szCs w:val="21"/>
            </w:rPr>
          </w:rPrChange>
        </w:rPr>
        <w:t>に対する</w:t>
      </w:r>
      <w:r w:rsidR="00744666" w:rsidRPr="00F45A47">
        <w:rPr>
          <w:rFonts w:ascii="Times New Roman" w:eastAsia="ＭＳ 明朝" w:hAnsi="Times New Roman" w:cs="Times New Roman"/>
          <w:szCs w:val="21"/>
          <w:rPrChange w:id="339" w:author="Masato YOSHIKAWA" w:date="2026-01-20T11:15:00Z" w16du:dateUtc="2026-01-20T02:15:00Z">
            <w:rPr>
              <w:rFonts w:ascii="ＭＳ 明朝" w:eastAsia="ＭＳ 明朝" w:hAnsi="ＭＳ 明朝"/>
              <w:szCs w:val="21"/>
            </w:rPr>
          </w:rPrChange>
        </w:rPr>
        <w:t>カテゴリ</w:t>
      </w:r>
      <w:r w:rsidR="00A6530C" w:rsidRPr="00F45A47">
        <w:rPr>
          <w:rFonts w:ascii="Times New Roman" w:eastAsia="ＭＳ 明朝" w:hAnsi="Times New Roman" w:cs="Times New Roman"/>
          <w:szCs w:val="21"/>
          <w:rPrChange w:id="340" w:author="Masato YOSHIKAWA" w:date="2026-01-20T11:15:00Z" w16du:dateUtc="2026-01-20T02:15:00Z">
            <w:rPr>
              <w:rFonts w:ascii="ＭＳ 明朝" w:eastAsia="ＭＳ 明朝" w:hAnsi="ＭＳ 明朝"/>
              <w:szCs w:val="21"/>
            </w:rPr>
          </w:rPrChange>
        </w:rPr>
        <w:t>の適用方法については、</w:t>
      </w:r>
      <w:r w:rsidR="00C85B34" w:rsidRPr="00F45A47">
        <w:rPr>
          <w:rFonts w:ascii="Times New Roman" w:eastAsia="ＭＳ 明朝" w:hAnsi="Times New Roman" w:cs="Times New Roman" w:hint="eastAsia"/>
          <w:szCs w:val="21"/>
          <w:rPrChange w:id="341" w:author="Masato YOSHIKAWA" w:date="2026-01-20T11:15:00Z" w16du:dateUtc="2026-01-20T02:15:00Z">
            <w:rPr>
              <w:rFonts w:ascii="ＭＳ 明朝" w:eastAsia="ＭＳ 明朝" w:hAnsi="ＭＳ 明朝" w:hint="eastAsia"/>
              <w:szCs w:val="21"/>
            </w:rPr>
          </w:rPrChange>
        </w:rPr>
        <w:t>第</w:t>
      </w:r>
      <w:r w:rsidR="00042854" w:rsidRPr="00F45A47">
        <w:rPr>
          <w:rFonts w:ascii="Times New Roman" w:eastAsia="ＭＳ 明朝" w:hAnsi="Times New Roman" w:cs="Times New Roman"/>
          <w:szCs w:val="21"/>
          <w:rPrChange w:id="342" w:author="Masato YOSHIKAWA" w:date="2026-01-20T11:15:00Z" w16du:dateUtc="2026-01-20T02:15:00Z">
            <w:rPr>
              <w:rFonts w:ascii="ＭＳ 明朝" w:eastAsia="ＭＳ 明朝" w:hAnsi="ＭＳ 明朝"/>
              <w:szCs w:val="21"/>
            </w:rPr>
          </w:rPrChange>
        </w:rPr>
        <w:t>3</w:t>
      </w:r>
      <w:r w:rsidR="00C85B34" w:rsidRPr="00F45A47">
        <w:rPr>
          <w:rFonts w:ascii="Times New Roman" w:eastAsia="ＭＳ 明朝" w:hAnsi="Times New Roman" w:cs="Times New Roman" w:hint="eastAsia"/>
          <w:szCs w:val="21"/>
          <w:rPrChange w:id="343" w:author="Masato YOSHIKAWA" w:date="2026-01-20T11:15:00Z" w16du:dateUtc="2026-01-20T02:15:00Z">
            <w:rPr>
              <w:rFonts w:ascii="ＭＳ 明朝" w:eastAsia="ＭＳ 明朝" w:hAnsi="ＭＳ 明朝" w:hint="eastAsia"/>
              <w:szCs w:val="21"/>
            </w:rPr>
          </w:rPrChange>
        </w:rPr>
        <w:t>章</w:t>
      </w:r>
      <w:r w:rsidR="00A6530C" w:rsidRPr="00F45A47">
        <w:rPr>
          <w:rFonts w:ascii="Times New Roman" w:eastAsia="ＭＳ 明朝" w:hAnsi="Times New Roman" w:cs="Times New Roman"/>
          <w:szCs w:val="21"/>
          <w:rPrChange w:id="344" w:author="Masato YOSHIKAWA" w:date="2026-01-20T11:15:00Z" w16du:dateUtc="2026-01-20T02:15:00Z">
            <w:rPr>
              <w:rFonts w:ascii="ＭＳ 明朝" w:eastAsia="ＭＳ 明朝" w:hAnsi="ＭＳ 明朝"/>
              <w:szCs w:val="21"/>
            </w:rPr>
          </w:rPrChange>
        </w:rPr>
        <w:t>にて</w:t>
      </w:r>
      <w:r w:rsidR="00C85B34" w:rsidRPr="00F45A47">
        <w:rPr>
          <w:rFonts w:ascii="Times New Roman" w:eastAsia="ＭＳ 明朝" w:hAnsi="Times New Roman" w:cs="Times New Roman" w:hint="eastAsia"/>
          <w:szCs w:val="21"/>
          <w:rPrChange w:id="345" w:author="Masato YOSHIKAWA" w:date="2026-01-20T11:15:00Z" w16du:dateUtc="2026-01-20T02:15:00Z">
            <w:rPr>
              <w:rFonts w:ascii="ＭＳ 明朝" w:eastAsia="ＭＳ 明朝" w:hAnsi="ＭＳ 明朝" w:hint="eastAsia"/>
              <w:szCs w:val="21"/>
            </w:rPr>
          </w:rPrChange>
        </w:rPr>
        <w:t>記述</w:t>
      </w:r>
      <w:r w:rsidR="00A6530C" w:rsidRPr="00F45A47">
        <w:rPr>
          <w:rFonts w:ascii="Times New Roman" w:eastAsia="ＭＳ 明朝" w:hAnsi="Times New Roman" w:cs="Times New Roman"/>
          <w:szCs w:val="21"/>
          <w:rPrChange w:id="346" w:author="Masato YOSHIKAWA" w:date="2026-01-20T11:15:00Z" w16du:dateUtc="2026-01-20T02:15:00Z">
            <w:rPr>
              <w:rFonts w:ascii="ＭＳ 明朝" w:eastAsia="ＭＳ 明朝" w:hAnsi="ＭＳ 明朝"/>
              <w:szCs w:val="21"/>
            </w:rPr>
          </w:rPrChange>
        </w:rPr>
        <w:t>する。</w:t>
      </w:r>
    </w:p>
    <w:p w14:paraId="65707520" w14:textId="77777777" w:rsidR="00782710" w:rsidRPr="00F45A47" w:rsidRDefault="00782710" w:rsidP="002E550E">
      <w:pPr>
        <w:rPr>
          <w:rFonts w:ascii="Times New Roman" w:eastAsia="ＭＳ 明朝" w:hAnsi="Times New Roman" w:cs="Times New Roman"/>
          <w:szCs w:val="21"/>
          <w:rPrChange w:id="347" w:author="Masato YOSHIKAWA" w:date="2026-01-20T11:15:00Z" w16du:dateUtc="2026-01-20T02:15:00Z">
            <w:rPr>
              <w:rFonts w:ascii="ＭＳ 明朝" w:eastAsia="ＭＳ 明朝" w:hAnsi="ＭＳ 明朝"/>
              <w:szCs w:val="21"/>
            </w:rPr>
          </w:rPrChange>
        </w:rPr>
      </w:pPr>
    </w:p>
    <w:p w14:paraId="32BC96A6" w14:textId="52ADD5C7" w:rsidR="00203FF4" w:rsidRPr="00F45A47" w:rsidRDefault="00203FF4" w:rsidP="00203FF4">
      <w:pPr>
        <w:pStyle w:val="a9"/>
        <w:numPr>
          <w:ilvl w:val="1"/>
          <w:numId w:val="7"/>
        </w:numPr>
        <w:rPr>
          <w:rFonts w:ascii="Times New Roman" w:eastAsia="ＭＳ 明朝" w:hAnsi="Times New Roman" w:cs="Times New Roman"/>
          <w:szCs w:val="21"/>
          <w:rPrChange w:id="348"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hint="eastAsia"/>
          <w:szCs w:val="21"/>
          <w:rPrChange w:id="349" w:author="Masato YOSHIKAWA" w:date="2026-01-20T11:15:00Z" w16du:dateUtc="2026-01-20T02:15:00Z">
            <w:rPr>
              <w:rFonts w:ascii="ＭＳ 明朝" w:eastAsia="ＭＳ 明朝" w:hAnsi="ＭＳ 明朝" w:hint="eastAsia"/>
              <w:szCs w:val="21"/>
            </w:rPr>
          </w:rPrChange>
        </w:rPr>
        <w:t>翻訳技法に関する研究：</w:t>
      </w:r>
      <w:r w:rsidRPr="00F45A47">
        <w:rPr>
          <w:rFonts w:ascii="Times New Roman" w:eastAsia="ＭＳ 明朝" w:hAnsi="Times New Roman" w:cs="Times New Roman"/>
          <w:szCs w:val="21"/>
          <w:rPrChange w:id="350" w:author="Masato YOSHIKAWA" w:date="2026-01-20T11:15:00Z" w16du:dateUtc="2026-01-20T02:15:00Z">
            <w:rPr>
              <w:rFonts w:ascii="ＭＳ 明朝" w:eastAsia="ＭＳ 明朝" w:hAnsi="ＭＳ 明朝"/>
              <w:szCs w:val="21"/>
            </w:rPr>
          </w:rPrChange>
        </w:rPr>
        <w:t>Vinay</w:t>
      </w:r>
      <w:ins w:id="351" w:author="Masato YOSHIKAWA" w:date="2026-01-20T11:26:00Z" w16du:dateUtc="2026-01-20T02:26:00Z">
        <w:r w:rsidR="007F0318">
          <w:rPr>
            <w:rFonts w:ascii="Times New Roman" w:eastAsia="ＭＳ 明朝" w:hAnsi="Times New Roman" w:cs="Times New Roman" w:hint="eastAsia"/>
            <w:szCs w:val="21"/>
          </w:rPr>
          <w:t xml:space="preserve"> </w:t>
        </w:r>
      </w:ins>
      <w:r w:rsidR="00827848" w:rsidRPr="00F45A47">
        <w:rPr>
          <w:rFonts w:ascii="Times New Roman" w:eastAsia="ＭＳ 明朝" w:hAnsi="Times New Roman" w:cs="Times New Roman"/>
          <w:szCs w:val="21"/>
          <w:rPrChange w:id="352" w:author="Masato YOSHIKAWA" w:date="2026-01-20T11:15:00Z" w16du:dateUtc="2026-01-20T02:15:00Z">
            <w:rPr>
              <w:rFonts w:ascii="ＭＳ 明朝" w:eastAsia="ＭＳ 明朝" w:hAnsi="ＭＳ 明朝"/>
              <w:szCs w:val="21"/>
            </w:rPr>
          </w:rPrChange>
        </w:rPr>
        <w:t>&amp;</w:t>
      </w:r>
      <w:ins w:id="353" w:author="Masato YOSHIKAWA" w:date="2026-01-20T11:26:00Z" w16du:dateUtc="2026-01-20T02:26:00Z">
        <w:r w:rsidR="007F0318">
          <w:rPr>
            <w:rFonts w:ascii="Times New Roman" w:eastAsia="ＭＳ 明朝" w:hAnsi="Times New Roman" w:cs="Times New Roman" w:hint="eastAsia"/>
            <w:szCs w:val="21"/>
          </w:rPr>
          <w:t xml:space="preserve"> </w:t>
        </w:r>
      </w:ins>
      <w:r w:rsidRPr="00F45A47">
        <w:rPr>
          <w:rFonts w:ascii="Times New Roman" w:eastAsia="ＭＳ 明朝" w:hAnsi="Times New Roman" w:cs="Times New Roman"/>
          <w:szCs w:val="21"/>
          <w:rPrChange w:id="354" w:author="Masato YOSHIKAWA" w:date="2026-01-20T11:15:00Z" w16du:dateUtc="2026-01-20T02:15:00Z">
            <w:rPr>
              <w:rFonts w:ascii="ＭＳ 明朝" w:eastAsia="ＭＳ 明朝" w:hAnsi="ＭＳ 明朝"/>
              <w:szCs w:val="21"/>
            </w:rPr>
          </w:rPrChange>
        </w:rPr>
        <w:t>Darbelnet</w:t>
      </w:r>
      <w:r w:rsidRPr="00F45A47">
        <w:rPr>
          <w:rFonts w:ascii="Times New Roman" w:eastAsia="ＭＳ 明朝" w:hAnsi="Times New Roman" w:cs="Times New Roman" w:hint="eastAsia"/>
          <w:szCs w:val="21"/>
          <w:rPrChange w:id="355" w:author="Masato YOSHIKAWA" w:date="2026-01-20T11:15:00Z" w16du:dateUtc="2026-01-20T02:15:00Z">
            <w:rPr>
              <w:rFonts w:ascii="ＭＳ 明朝" w:eastAsia="ＭＳ 明朝" w:hAnsi="ＭＳ 明朝" w:hint="eastAsia"/>
              <w:szCs w:val="21"/>
            </w:rPr>
          </w:rPrChange>
        </w:rPr>
        <w:t>の分類と</w:t>
      </w:r>
      <w:r w:rsidRPr="00F45A47">
        <w:rPr>
          <w:rFonts w:ascii="Times New Roman" w:eastAsia="ＭＳ 明朝" w:hAnsi="Times New Roman" w:cs="Times New Roman"/>
          <w:szCs w:val="21"/>
          <w:rPrChange w:id="356" w:author="Masato YOSHIKAWA" w:date="2026-01-20T11:15:00Z" w16du:dateUtc="2026-01-20T02:15:00Z">
            <w:rPr>
              <w:rFonts w:ascii="ＭＳ 明朝" w:eastAsia="ＭＳ 明朝" w:hAnsi="ＭＳ 明朝"/>
              <w:szCs w:val="21"/>
            </w:rPr>
          </w:rPrChange>
        </w:rPr>
        <w:t>Molina</w:t>
      </w:r>
      <w:ins w:id="357" w:author="Masato YOSHIKAWA" w:date="2026-01-20T11:26:00Z" w16du:dateUtc="2026-01-20T02:26:00Z">
        <w:r w:rsidR="007F0318">
          <w:rPr>
            <w:rFonts w:ascii="Times New Roman" w:eastAsia="ＭＳ 明朝" w:hAnsi="Times New Roman" w:cs="Times New Roman" w:hint="eastAsia"/>
            <w:szCs w:val="21"/>
          </w:rPr>
          <w:t xml:space="preserve"> </w:t>
        </w:r>
      </w:ins>
      <w:del w:id="358" w:author="Masato YOSHIKAWA" w:date="2026-01-20T11:26:00Z" w16du:dateUtc="2026-01-20T02:26:00Z">
        <w:r w:rsidRPr="00F45A47" w:rsidDel="007F0318">
          <w:rPr>
            <w:rFonts w:ascii="Times New Roman" w:eastAsia="ＭＳ 明朝" w:hAnsi="Times New Roman" w:cs="Times New Roman" w:hint="eastAsia"/>
            <w:szCs w:val="21"/>
            <w:rPrChange w:id="359" w:author="Masato YOSHIKAWA" w:date="2026-01-20T11:15:00Z" w16du:dateUtc="2026-01-20T02:15:00Z">
              <w:rPr>
                <w:rFonts w:ascii="ＭＳ 明朝" w:eastAsia="ＭＳ 明朝" w:hAnsi="ＭＳ 明朝" w:hint="eastAsia"/>
                <w:szCs w:val="21"/>
              </w:rPr>
            </w:rPrChange>
          </w:rPr>
          <w:delText>＆</w:delText>
        </w:r>
      </w:del>
      <w:ins w:id="360" w:author="Masato YOSHIKAWA" w:date="2026-01-20T11:26:00Z" w16du:dateUtc="2026-01-20T02:26:00Z">
        <w:r w:rsidR="007F0318">
          <w:rPr>
            <w:rFonts w:ascii="Times New Roman" w:eastAsia="ＭＳ 明朝" w:hAnsi="Times New Roman" w:cs="Times New Roman" w:hint="eastAsia"/>
            <w:szCs w:val="21"/>
          </w:rPr>
          <w:t>&amp;</w:t>
        </w:r>
      </w:ins>
      <w:ins w:id="361" w:author="Masato YOSHIKAWA" w:date="2026-01-20T11:27:00Z" w16du:dateUtc="2026-01-20T02:27:00Z">
        <w:r w:rsidR="007F0318">
          <w:rPr>
            <w:rFonts w:ascii="Times New Roman" w:eastAsia="ＭＳ 明朝" w:hAnsi="Times New Roman" w:cs="Times New Roman" w:hint="eastAsia"/>
            <w:szCs w:val="21"/>
          </w:rPr>
          <w:t xml:space="preserve"> </w:t>
        </w:r>
      </w:ins>
      <w:r w:rsidRPr="00F45A47">
        <w:rPr>
          <w:rFonts w:ascii="Times New Roman" w:eastAsia="ＭＳ 明朝" w:hAnsi="Times New Roman" w:cs="Times New Roman"/>
          <w:szCs w:val="21"/>
          <w:rPrChange w:id="362" w:author="Masato YOSHIKAWA" w:date="2026-01-20T11:15:00Z" w16du:dateUtc="2026-01-20T02:15:00Z">
            <w:rPr>
              <w:rFonts w:ascii="ＭＳ 明朝" w:eastAsia="ＭＳ 明朝" w:hAnsi="ＭＳ 明朝"/>
              <w:szCs w:val="21"/>
            </w:rPr>
          </w:rPrChange>
        </w:rPr>
        <w:t>Albir</w:t>
      </w:r>
      <w:r w:rsidRPr="00F45A47">
        <w:rPr>
          <w:rFonts w:ascii="Times New Roman" w:eastAsia="ＭＳ 明朝" w:hAnsi="Times New Roman" w:cs="Times New Roman" w:hint="eastAsia"/>
          <w:szCs w:val="21"/>
          <w:rPrChange w:id="363" w:author="Masato YOSHIKAWA" w:date="2026-01-20T11:15:00Z" w16du:dateUtc="2026-01-20T02:15:00Z">
            <w:rPr>
              <w:rFonts w:ascii="ＭＳ 明朝" w:eastAsia="ＭＳ 明朝" w:hAnsi="ＭＳ 明朝" w:hint="eastAsia"/>
              <w:szCs w:val="21"/>
            </w:rPr>
          </w:rPrChange>
        </w:rPr>
        <w:t>の</w:t>
      </w:r>
      <w:r w:rsidRPr="00F45A47">
        <w:rPr>
          <w:rFonts w:ascii="Times New Roman" w:eastAsia="ＭＳ 明朝" w:hAnsi="Times New Roman" w:cs="Times New Roman"/>
          <w:szCs w:val="21"/>
          <w:rPrChange w:id="364" w:author="Masato YOSHIKAWA" w:date="2026-01-20T11:15:00Z" w16du:dateUtc="2026-01-20T02:15:00Z">
            <w:rPr>
              <w:rFonts w:ascii="ＭＳ 明朝" w:eastAsia="ＭＳ 明朝" w:hAnsi="ＭＳ 明朝"/>
              <w:szCs w:val="21"/>
            </w:rPr>
          </w:rPrChange>
        </w:rPr>
        <w:t>18</w:t>
      </w:r>
      <w:r w:rsidRPr="00F45A47">
        <w:rPr>
          <w:rFonts w:ascii="Times New Roman" w:eastAsia="ＭＳ 明朝" w:hAnsi="Times New Roman" w:cs="Times New Roman" w:hint="eastAsia"/>
          <w:szCs w:val="21"/>
          <w:rPrChange w:id="365" w:author="Masato YOSHIKAWA" w:date="2026-01-20T11:15:00Z" w16du:dateUtc="2026-01-20T02:15:00Z">
            <w:rPr>
              <w:rFonts w:ascii="ＭＳ 明朝" w:eastAsia="ＭＳ 明朝" w:hAnsi="ＭＳ 明朝" w:hint="eastAsia"/>
              <w:szCs w:val="21"/>
            </w:rPr>
          </w:rPrChange>
        </w:rPr>
        <w:t>分類</w:t>
      </w:r>
    </w:p>
    <w:p w14:paraId="1C09FA18" w14:textId="5885C7FE" w:rsidR="00203FF4" w:rsidRPr="00F45A47" w:rsidRDefault="00203FF4" w:rsidP="00203FF4">
      <w:pPr>
        <w:rPr>
          <w:rFonts w:ascii="Times New Roman" w:eastAsia="ＭＳ 明朝" w:hAnsi="Times New Roman" w:cs="Times New Roman"/>
          <w:szCs w:val="21"/>
          <w:rPrChange w:id="366"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hint="eastAsia"/>
          <w:szCs w:val="21"/>
          <w:rPrChange w:id="367" w:author="Masato YOSHIKAWA" w:date="2026-01-20T11:15:00Z" w16du:dateUtc="2026-01-20T02:15:00Z">
            <w:rPr>
              <w:rFonts w:ascii="ＭＳ 明朝" w:eastAsia="ＭＳ 明朝" w:hAnsi="ＭＳ 明朝" w:hint="eastAsia"/>
              <w:szCs w:val="21"/>
            </w:rPr>
          </w:rPrChange>
        </w:rPr>
        <w:t xml:space="preserve">　翻訳がいかなるプロセスを経て行われる行為であるかを分析するため、翻訳学の領域では古くから翻訳技法の体系化が試みられてきた。本節では、古典的なモデルである</w:t>
      </w:r>
      <w:commentRangeStart w:id="368"/>
      <w:r w:rsidRPr="00F45A47">
        <w:rPr>
          <w:rFonts w:ascii="Times New Roman" w:eastAsia="ＭＳ 明朝" w:hAnsi="Times New Roman" w:cs="Times New Roman"/>
          <w:szCs w:val="21"/>
          <w:rPrChange w:id="369" w:author="Masato YOSHIKAWA" w:date="2026-01-20T11:15:00Z" w16du:dateUtc="2026-01-20T02:15:00Z">
            <w:rPr>
              <w:rFonts w:ascii="ＭＳ 明朝" w:eastAsia="ＭＳ 明朝" w:hAnsi="ＭＳ 明朝"/>
              <w:szCs w:val="21"/>
            </w:rPr>
          </w:rPrChange>
        </w:rPr>
        <w:t>Vinay</w:t>
      </w:r>
      <w:ins w:id="370" w:author="Masato YOSHIKAWA" w:date="2026-01-20T11:27:00Z" w16du:dateUtc="2026-01-20T02:27:00Z">
        <w:r w:rsidR="007F0318">
          <w:rPr>
            <w:rFonts w:ascii="Times New Roman" w:eastAsia="ＭＳ 明朝" w:hAnsi="Times New Roman" w:cs="Times New Roman" w:hint="eastAsia"/>
            <w:szCs w:val="21"/>
          </w:rPr>
          <w:t xml:space="preserve"> </w:t>
        </w:r>
      </w:ins>
      <w:r w:rsidR="00F04C33" w:rsidRPr="00F45A47">
        <w:rPr>
          <w:rFonts w:ascii="Times New Roman" w:eastAsia="ＭＳ 明朝" w:hAnsi="Times New Roman" w:cs="Times New Roman"/>
          <w:szCs w:val="21"/>
          <w:rPrChange w:id="371" w:author="Masato YOSHIKAWA" w:date="2026-01-20T11:15:00Z" w16du:dateUtc="2026-01-20T02:15:00Z">
            <w:rPr>
              <w:rFonts w:ascii="ＭＳ 明朝" w:eastAsia="ＭＳ 明朝" w:hAnsi="ＭＳ 明朝"/>
              <w:szCs w:val="21"/>
            </w:rPr>
          </w:rPrChange>
        </w:rPr>
        <w:t xml:space="preserve">&amp; </w:t>
      </w:r>
      <w:r w:rsidRPr="00F45A47">
        <w:rPr>
          <w:rFonts w:ascii="Times New Roman" w:eastAsia="ＭＳ 明朝" w:hAnsi="Times New Roman" w:cs="Times New Roman"/>
          <w:szCs w:val="21"/>
          <w:rPrChange w:id="372" w:author="Masato YOSHIKAWA" w:date="2026-01-20T11:15:00Z" w16du:dateUtc="2026-01-20T02:15:00Z">
            <w:rPr>
              <w:rFonts w:ascii="ＭＳ 明朝" w:eastAsia="ＭＳ 明朝" w:hAnsi="ＭＳ 明朝"/>
              <w:szCs w:val="21"/>
            </w:rPr>
          </w:rPrChange>
        </w:rPr>
        <w:t>Darbelnet</w:t>
      </w:r>
      <w:sdt>
        <w:sdtPr>
          <w:rPr>
            <w:rFonts w:ascii="Times New Roman" w:eastAsia="ＭＳ 明朝" w:hAnsi="Times New Roman" w:cs="Times New Roman"/>
            <w:szCs w:val="21"/>
          </w:rPr>
          <w:id w:val="-2033558438"/>
          <w:citation/>
        </w:sdtPr>
        <w:sdtContent>
          <w:r w:rsidR="002D2012" w:rsidRPr="00F45A47">
            <w:rPr>
              <w:rFonts w:ascii="Times New Roman" w:eastAsia="ＭＳ 明朝" w:hAnsi="Times New Roman" w:cs="Times New Roman"/>
              <w:szCs w:val="21"/>
              <w:rPrChange w:id="373" w:author="Masato YOSHIKAWA" w:date="2026-01-20T11:15:00Z" w16du:dateUtc="2026-01-20T02:15:00Z">
                <w:rPr>
                  <w:rFonts w:ascii="ＭＳ 明朝" w:eastAsia="ＭＳ 明朝" w:hAnsi="ＭＳ 明朝"/>
                  <w:szCs w:val="21"/>
                </w:rPr>
              </w:rPrChange>
            </w:rPr>
            <w:fldChar w:fldCharType="begin"/>
          </w:r>
          <w:r w:rsidR="00FB2D00" w:rsidRPr="00F45A47">
            <w:rPr>
              <w:rFonts w:ascii="Times New Roman" w:eastAsia="ＭＳ 明朝" w:hAnsi="Times New Roman" w:cs="Times New Roman"/>
              <w:szCs w:val="21"/>
              <w:rPrChange w:id="374" w:author="Masato YOSHIKAWA" w:date="2026-01-20T11:15:00Z" w16du:dateUtc="2026-01-20T02:15:00Z">
                <w:rPr>
                  <w:rFonts w:ascii="ＭＳ 明朝" w:eastAsia="ＭＳ 明朝" w:hAnsi="ＭＳ 明朝"/>
                  <w:szCs w:val="21"/>
                </w:rPr>
              </w:rPrChange>
            </w:rPr>
            <w:instrText xml:space="preserve">CITATION VinDarJohn95 \n  \t  \l 1041 </w:instrText>
          </w:r>
          <w:r w:rsidR="002D2012" w:rsidRPr="00F45A47">
            <w:rPr>
              <w:rFonts w:ascii="Times New Roman" w:eastAsia="ＭＳ 明朝" w:hAnsi="Times New Roman" w:cs="Times New Roman"/>
              <w:szCs w:val="21"/>
              <w:rPrChange w:id="375" w:author="Masato YOSHIKAWA" w:date="2026-01-20T11:15:00Z" w16du:dateUtc="2026-01-20T02:15:00Z">
                <w:rPr>
                  <w:rFonts w:ascii="ＭＳ 明朝" w:eastAsia="ＭＳ 明朝" w:hAnsi="ＭＳ 明朝"/>
                  <w:szCs w:val="21"/>
                </w:rPr>
              </w:rPrChange>
            </w:rPr>
            <w:fldChar w:fldCharType="separate"/>
          </w:r>
          <w:r w:rsidR="00FB2D00" w:rsidRPr="00F45A47">
            <w:rPr>
              <w:rFonts w:ascii="Times New Roman" w:eastAsia="ＭＳ 明朝" w:hAnsi="Times New Roman" w:cs="Times New Roman"/>
              <w:noProof/>
              <w:szCs w:val="21"/>
              <w:rPrChange w:id="376" w:author="Masato YOSHIKAWA" w:date="2026-01-20T11:15:00Z" w16du:dateUtc="2026-01-20T02:15:00Z">
                <w:rPr>
                  <w:rFonts w:ascii="ＭＳ 明朝" w:eastAsia="ＭＳ 明朝" w:hAnsi="ＭＳ 明朝"/>
                  <w:noProof/>
                  <w:szCs w:val="21"/>
                </w:rPr>
              </w:rPrChange>
            </w:rPr>
            <w:t xml:space="preserve"> (1958/1995)</w:t>
          </w:r>
          <w:r w:rsidR="002D2012" w:rsidRPr="00F45A47">
            <w:rPr>
              <w:rFonts w:ascii="Times New Roman" w:eastAsia="ＭＳ 明朝" w:hAnsi="Times New Roman" w:cs="Times New Roman"/>
              <w:szCs w:val="21"/>
              <w:rPrChange w:id="377" w:author="Masato YOSHIKAWA" w:date="2026-01-20T11:15:00Z" w16du:dateUtc="2026-01-20T02:15:00Z">
                <w:rPr>
                  <w:rFonts w:ascii="ＭＳ 明朝" w:eastAsia="ＭＳ 明朝" w:hAnsi="ＭＳ 明朝"/>
                  <w:szCs w:val="21"/>
                </w:rPr>
              </w:rPrChange>
            </w:rPr>
            <w:fldChar w:fldCharType="end"/>
          </w:r>
        </w:sdtContent>
      </w:sdt>
      <w:ins w:id="378" w:author="Masato YOSHIKAWA" w:date="2026-01-20T11:27:00Z" w16du:dateUtc="2026-01-20T02:27:00Z">
        <w:r w:rsidR="007F0318">
          <w:rPr>
            <w:rFonts w:ascii="Times New Roman" w:eastAsia="ＭＳ 明朝" w:hAnsi="Times New Roman" w:cs="Times New Roman" w:hint="eastAsia"/>
            <w:szCs w:val="21"/>
          </w:rPr>
          <w:t xml:space="preserve"> </w:t>
        </w:r>
      </w:ins>
      <w:r w:rsidRPr="00F45A47">
        <w:rPr>
          <w:rFonts w:ascii="Times New Roman" w:eastAsia="ＭＳ 明朝" w:hAnsi="Times New Roman" w:cs="Times New Roman" w:hint="eastAsia"/>
          <w:szCs w:val="21"/>
          <w:rPrChange w:id="379" w:author="Masato YOSHIKAWA" w:date="2026-01-20T11:15:00Z" w16du:dateUtc="2026-01-20T02:15:00Z">
            <w:rPr>
              <w:rFonts w:ascii="ＭＳ 明朝" w:eastAsia="ＭＳ 明朝" w:hAnsi="ＭＳ 明朝" w:hint="eastAsia"/>
              <w:szCs w:val="21"/>
            </w:rPr>
          </w:rPrChange>
        </w:rPr>
        <w:t>の分類と、より現実的・機能的に分類した</w:t>
      </w:r>
      <w:r w:rsidRPr="00F45A47">
        <w:rPr>
          <w:rFonts w:ascii="Times New Roman" w:eastAsia="ＭＳ 明朝" w:hAnsi="Times New Roman" w:cs="Times New Roman"/>
          <w:szCs w:val="21"/>
          <w:rPrChange w:id="380" w:author="Masato YOSHIKAWA" w:date="2026-01-20T11:15:00Z" w16du:dateUtc="2026-01-20T02:15:00Z">
            <w:rPr>
              <w:rFonts w:ascii="ＭＳ 明朝" w:eastAsia="ＭＳ 明朝" w:hAnsi="ＭＳ 明朝"/>
              <w:szCs w:val="21"/>
            </w:rPr>
          </w:rPrChange>
        </w:rPr>
        <w:t>Molina</w:t>
      </w:r>
      <w:ins w:id="381" w:author="Masato YOSHIKAWA" w:date="2026-01-20T11:27:00Z" w16du:dateUtc="2026-01-20T02:27:00Z">
        <w:r w:rsidR="007F0318">
          <w:rPr>
            <w:rFonts w:ascii="Times New Roman" w:eastAsia="ＭＳ 明朝" w:hAnsi="Times New Roman" w:cs="Times New Roman" w:hint="eastAsia"/>
            <w:szCs w:val="21"/>
          </w:rPr>
          <w:t xml:space="preserve"> </w:t>
        </w:r>
      </w:ins>
      <w:r w:rsidR="00B60E31" w:rsidRPr="00F45A47">
        <w:rPr>
          <w:rFonts w:ascii="Times New Roman" w:eastAsia="ＭＳ 明朝" w:hAnsi="Times New Roman" w:cs="Times New Roman"/>
          <w:szCs w:val="21"/>
          <w:rPrChange w:id="382" w:author="Masato YOSHIKAWA" w:date="2026-01-20T11:15:00Z" w16du:dateUtc="2026-01-20T02:15:00Z">
            <w:rPr>
              <w:rFonts w:ascii="ＭＳ 明朝" w:eastAsia="ＭＳ 明朝" w:hAnsi="ＭＳ 明朝"/>
              <w:szCs w:val="21"/>
            </w:rPr>
          </w:rPrChange>
        </w:rPr>
        <w:t>&amp;</w:t>
      </w:r>
      <w:ins w:id="383" w:author="Masato YOSHIKAWA" w:date="2026-01-20T11:27:00Z" w16du:dateUtc="2026-01-20T02:27:00Z">
        <w:r w:rsidR="007F0318">
          <w:rPr>
            <w:rFonts w:ascii="Times New Roman" w:eastAsia="ＭＳ 明朝" w:hAnsi="Times New Roman" w:cs="Times New Roman" w:hint="eastAsia"/>
            <w:szCs w:val="21"/>
          </w:rPr>
          <w:t xml:space="preserve"> </w:t>
        </w:r>
      </w:ins>
      <w:r w:rsidRPr="00F45A47">
        <w:rPr>
          <w:rFonts w:ascii="Times New Roman" w:eastAsia="ＭＳ 明朝" w:hAnsi="Times New Roman" w:cs="Times New Roman"/>
          <w:szCs w:val="21"/>
          <w:rPrChange w:id="384" w:author="Masato YOSHIKAWA" w:date="2026-01-20T11:15:00Z" w16du:dateUtc="2026-01-20T02:15:00Z">
            <w:rPr>
              <w:rFonts w:ascii="ＭＳ 明朝" w:eastAsia="ＭＳ 明朝" w:hAnsi="ＭＳ 明朝"/>
              <w:szCs w:val="21"/>
            </w:rPr>
          </w:rPrChange>
        </w:rPr>
        <w:t>Albir</w:t>
      </w:r>
      <w:commentRangeEnd w:id="368"/>
      <w:r w:rsidR="00C11BFE" w:rsidRPr="00F45A47">
        <w:rPr>
          <w:rStyle w:val="ac"/>
          <w:rFonts w:ascii="Times New Roman" w:eastAsia="ＭＳ 明朝" w:hAnsi="Times New Roman" w:cs="Times New Roman"/>
          <w:sz w:val="21"/>
          <w:szCs w:val="21"/>
          <w:rPrChange w:id="385" w:author="Masato YOSHIKAWA" w:date="2026-01-20T11:15:00Z" w16du:dateUtc="2026-01-20T02:15:00Z">
            <w:rPr>
              <w:rStyle w:val="ac"/>
              <w:rFonts w:ascii="ＭＳ 明朝" w:eastAsia="ＭＳ 明朝" w:hAnsi="ＭＳ 明朝"/>
              <w:sz w:val="21"/>
              <w:szCs w:val="21"/>
            </w:rPr>
          </w:rPrChange>
        </w:rPr>
        <w:commentReference w:id="368"/>
      </w:r>
      <w:sdt>
        <w:sdtPr>
          <w:rPr>
            <w:rFonts w:ascii="Times New Roman" w:eastAsia="ＭＳ 明朝" w:hAnsi="Times New Roman" w:cs="Times New Roman"/>
            <w:szCs w:val="21"/>
          </w:rPr>
          <w:id w:val="1725017390"/>
          <w:citation/>
        </w:sdtPr>
        <w:sdtContent>
          <w:r w:rsidR="009E4102" w:rsidRPr="00F45A47">
            <w:rPr>
              <w:rFonts w:ascii="Times New Roman" w:eastAsia="ＭＳ 明朝" w:hAnsi="Times New Roman" w:cs="Times New Roman"/>
              <w:szCs w:val="21"/>
              <w:rPrChange w:id="386" w:author="Masato YOSHIKAWA" w:date="2026-01-20T11:15:00Z" w16du:dateUtc="2026-01-20T02:15:00Z">
                <w:rPr>
                  <w:rFonts w:ascii="ＭＳ 明朝" w:eastAsia="ＭＳ 明朝" w:hAnsi="ＭＳ 明朝"/>
                  <w:szCs w:val="21"/>
                </w:rPr>
              </w:rPrChange>
            </w:rPr>
            <w:fldChar w:fldCharType="begin"/>
          </w:r>
          <w:r w:rsidR="009E4102" w:rsidRPr="00F45A47">
            <w:rPr>
              <w:rFonts w:ascii="Times New Roman" w:eastAsia="ＭＳ 明朝" w:hAnsi="Times New Roman" w:cs="Times New Roman"/>
              <w:szCs w:val="21"/>
              <w:rPrChange w:id="387" w:author="Masato YOSHIKAWA" w:date="2026-01-20T11:15:00Z" w16du:dateUtc="2026-01-20T02:15:00Z">
                <w:rPr>
                  <w:rFonts w:ascii="ＭＳ 明朝" w:eastAsia="ＭＳ 明朝" w:hAnsi="ＭＳ 明朝"/>
                  <w:szCs w:val="21"/>
                </w:rPr>
              </w:rPrChange>
            </w:rPr>
            <w:instrText xml:space="preserve">CITATION MolAlb02 \n  \t  \l 1041 </w:instrText>
          </w:r>
          <w:r w:rsidR="009E4102" w:rsidRPr="00F45A47">
            <w:rPr>
              <w:rFonts w:ascii="Times New Roman" w:eastAsia="ＭＳ 明朝" w:hAnsi="Times New Roman" w:cs="Times New Roman"/>
              <w:szCs w:val="21"/>
              <w:rPrChange w:id="388" w:author="Masato YOSHIKAWA" w:date="2026-01-20T11:15:00Z" w16du:dateUtc="2026-01-20T02:15:00Z">
                <w:rPr>
                  <w:rFonts w:ascii="ＭＳ 明朝" w:eastAsia="ＭＳ 明朝" w:hAnsi="ＭＳ 明朝"/>
                  <w:szCs w:val="21"/>
                </w:rPr>
              </w:rPrChange>
            </w:rPr>
            <w:fldChar w:fldCharType="separate"/>
          </w:r>
          <w:r w:rsidR="009E4102" w:rsidRPr="00F45A47">
            <w:rPr>
              <w:rFonts w:ascii="Times New Roman" w:eastAsia="ＭＳ 明朝" w:hAnsi="Times New Roman" w:cs="Times New Roman"/>
              <w:noProof/>
              <w:szCs w:val="21"/>
              <w:rPrChange w:id="389" w:author="Masato YOSHIKAWA" w:date="2026-01-20T11:15:00Z" w16du:dateUtc="2026-01-20T02:15:00Z">
                <w:rPr>
                  <w:rFonts w:ascii="ＭＳ 明朝" w:eastAsia="ＭＳ 明朝" w:hAnsi="ＭＳ 明朝"/>
                  <w:noProof/>
                  <w:szCs w:val="21"/>
                </w:rPr>
              </w:rPrChange>
            </w:rPr>
            <w:t xml:space="preserve"> (2002)</w:t>
          </w:r>
          <w:r w:rsidR="009E4102" w:rsidRPr="00F45A47">
            <w:rPr>
              <w:rFonts w:ascii="Times New Roman" w:eastAsia="ＭＳ 明朝" w:hAnsi="Times New Roman" w:cs="Times New Roman"/>
              <w:szCs w:val="21"/>
              <w:rPrChange w:id="390" w:author="Masato YOSHIKAWA" w:date="2026-01-20T11:15:00Z" w16du:dateUtc="2026-01-20T02:15:00Z">
                <w:rPr>
                  <w:rFonts w:ascii="ＭＳ 明朝" w:eastAsia="ＭＳ 明朝" w:hAnsi="ＭＳ 明朝"/>
                  <w:szCs w:val="21"/>
                </w:rPr>
              </w:rPrChange>
            </w:rPr>
            <w:fldChar w:fldCharType="end"/>
          </w:r>
        </w:sdtContent>
      </w:sdt>
      <w:ins w:id="391" w:author="Masato YOSHIKAWA" w:date="2026-01-20T11:27:00Z" w16du:dateUtc="2026-01-20T02:27:00Z">
        <w:r w:rsidR="007F0318">
          <w:rPr>
            <w:rFonts w:ascii="Times New Roman" w:eastAsia="ＭＳ 明朝" w:hAnsi="Times New Roman" w:cs="Times New Roman" w:hint="eastAsia"/>
            <w:szCs w:val="21"/>
          </w:rPr>
          <w:t xml:space="preserve"> </w:t>
        </w:r>
      </w:ins>
      <w:r w:rsidRPr="00F45A47">
        <w:rPr>
          <w:rFonts w:ascii="Times New Roman" w:eastAsia="ＭＳ 明朝" w:hAnsi="Times New Roman" w:cs="Times New Roman" w:hint="eastAsia"/>
          <w:szCs w:val="21"/>
          <w:rPrChange w:id="392" w:author="Masato YOSHIKAWA" w:date="2026-01-20T11:15:00Z" w16du:dateUtc="2026-01-20T02:15:00Z">
            <w:rPr>
              <w:rFonts w:ascii="ＭＳ 明朝" w:eastAsia="ＭＳ 明朝" w:hAnsi="ＭＳ 明朝" w:hint="eastAsia"/>
              <w:szCs w:val="21"/>
            </w:rPr>
          </w:rPrChange>
        </w:rPr>
        <w:t>の分類について概説し、本研究が後者を採用する根拠を述べる。</w:t>
      </w:r>
    </w:p>
    <w:p w14:paraId="0AA036AF" w14:textId="496E16D2" w:rsidR="006438DF" w:rsidRPr="00F45A47" w:rsidRDefault="00203FF4" w:rsidP="00203FF4">
      <w:pPr>
        <w:rPr>
          <w:rFonts w:ascii="Times New Roman" w:eastAsia="ＭＳ 明朝" w:hAnsi="Times New Roman" w:cs="Times New Roman"/>
          <w:szCs w:val="21"/>
          <w:rPrChange w:id="393"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hint="eastAsia"/>
          <w:szCs w:val="21"/>
          <w:rPrChange w:id="394" w:author="Masato YOSHIKAWA" w:date="2026-01-20T11:15:00Z" w16du:dateUtc="2026-01-20T02:15:00Z">
            <w:rPr>
              <w:rFonts w:ascii="ＭＳ 明朝" w:eastAsia="ＭＳ 明朝" w:hAnsi="ＭＳ 明朝" w:hint="eastAsia"/>
              <w:szCs w:val="21"/>
            </w:rPr>
          </w:rPrChange>
        </w:rPr>
        <w:t xml:space="preserve">　翻訳技法の分類として最も著名かつ古典的なものは、</w:t>
      </w:r>
      <w:r w:rsidRPr="00F45A47">
        <w:rPr>
          <w:rFonts w:ascii="Times New Roman" w:eastAsia="ＭＳ 明朝" w:hAnsi="Times New Roman" w:cs="Times New Roman"/>
          <w:szCs w:val="21"/>
          <w:rPrChange w:id="395" w:author="Masato YOSHIKAWA" w:date="2026-01-20T11:15:00Z" w16du:dateUtc="2026-01-20T02:15:00Z">
            <w:rPr>
              <w:rFonts w:ascii="ＭＳ 明朝" w:eastAsia="ＭＳ 明朝" w:hAnsi="ＭＳ 明朝"/>
              <w:szCs w:val="21"/>
            </w:rPr>
          </w:rPrChange>
        </w:rPr>
        <w:t>Vinay</w:t>
      </w:r>
      <w:ins w:id="396" w:author="Masato YOSHIKAWA" w:date="2026-01-20T11:27:00Z" w16du:dateUtc="2026-01-20T02:27:00Z">
        <w:r w:rsidR="007F0318">
          <w:rPr>
            <w:rFonts w:ascii="Times New Roman" w:eastAsia="ＭＳ 明朝" w:hAnsi="Times New Roman" w:cs="Times New Roman" w:hint="eastAsia"/>
            <w:szCs w:val="21"/>
          </w:rPr>
          <w:t xml:space="preserve"> </w:t>
        </w:r>
      </w:ins>
      <w:del w:id="397" w:author="Masato YOSHIKAWA" w:date="2026-01-20T11:27:00Z" w16du:dateUtc="2026-01-20T02:27:00Z">
        <w:r w:rsidRPr="00F45A47" w:rsidDel="007F0318">
          <w:rPr>
            <w:rFonts w:ascii="Times New Roman" w:eastAsia="ＭＳ 明朝" w:hAnsi="Times New Roman" w:cs="Times New Roman" w:hint="eastAsia"/>
            <w:szCs w:val="21"/>
            <w:rPrChange w:id="398" w:author="Masato YOSHIKAWA" w:date="2026-01-20T11:15:00Z" w16du:dateUtc="2026-01-20T02:15:00Z">
              <w:rPr>
                <w:rFonts w:ascii="ＭＳ 明朝" w:eastAsia="ＭＳ 明朝" w:hAnsi="ＭＳ 明朝" w:hint="eastAsia"/>
                <w:szCs w:val="21"/>
              </w:rPr>
            </w:rPrChange>
          </w:rPr>
          <w:delText>＆</w:delText>
        </w:r>
      </w:del>
      <w:ins w:id="399" w:author="Masato YOSHIKAWA" w:date="2026-01-20T11:27:00Z" w16du:dateUtc="2026-01-20T02:27:00Z">
        <w:r w:rsidR="007F0318">
          <w:rPr>
            <w:rFonts w:ascii="Times New Roman" w:eastAsia="ＭＳ 明朝" w:hAnsi="Times New Roman" w:cs="Times New Roman" w:hint="eastAsia"/>
            <w:szCs w:val="21"/>
          </w:rPr>
          <w:t xml:space="preserve">&amp; </w:t>
        </w:r>
      </w:ins>
      <w:r w:rsidRPr="00F45A47">
        <w:rPr>
          <w:rFonts w:ascii="Times New Roman" w:eastAsia="ＭＳ 明朝" w:hAnsi="Times New Roman" w:cs="Times New Roman"/>
          <w:szCs w:val="21"/>
          <w:rPrChange w:id="400" w:author="Masato YOSHIKAWA" w:date="2026-01-20T11:15:00Z" w16du:dateUtc="2026-01-20T02:15:00Z">
            <w:rPr>
              <w:rFonts w:ascii="ＭＳ 明朝" w:eastAsia="ＭＳ 明朝" w:hAnsi="ＭＳ 明朝"/>
              <w:szCs w:val="21"/>
            </w:rPr>
          </w:rPrChange>
        </w:rPr>
        <w:t>Darbelne</w:t>
      </w:r>
      <w:r w:rsidR="004E4349" w:rsidRPr="00F45A47">
        <w:rPr>
          <w:rFonts w:ascii="Times New Roman" w:eastAsia="ＭＳ 明朝" w:hAnsi="Times New Roman" w:cs="Times New Roman"/>
          <w:szCs w:val="21"/>
          <w:rPrChange w:id="401" w:author="Masato YOSHIKAWA" w:date="2026-01-20T11:15:00Z" w16du:dateUtc="2026-01-20T02:15:00Z">
            <w:rPr>
              <w:rFonts w:ascii="ＭＳ 明朝" w:eastAsia="ＭＳ 明朝" w:hAnsi="ＭＳ 明朝"/>
              <w:szCs w:val="21"/>
            </w:rPr>
          </w:rPrChange>
        </w:rPr>
        <w:t>t</w:t>
      </w:r>
      <w:sdt>
        <w:sdtPr>
          <w:rPr>
            <w:rFonts w:ascii="Times New Roman" w:eastAsia="ＭＳ 明朝" w:hAnsi="Times New Roman" w:cs="Times New Roman"/>
            <w:szCs w:val="21"/>
          </w:rPr>
          <w:id w:val="-321044401"/>
          <w:citation/>
        </w:sdtPr>
        <w:sdtContent>
          <w:r w:rsidR="004E4349" w:rsidRPr="00F45A47">
            <w:rPr>
              <w:rFonts w:ascii="Times New Roman" w:eastAsia="ＭＳ 明朝" w:hAnsi="Times New Roman" w:cs="Times New Roman"/>
              <w:szCs w:val="21"/>
              <w:rPrChange w:id="402" w:author="Masato YOSHIKAWA" w:date="2026-01-20T11:15:00Z" w16du:dateUtc="2026-01-20T02:15:00Z">
                <w:rPr>
                  <w:rFonts w:ascii="ＭＳ 明朝" w:eastAsia="ＭＳ 明朝" w:hAnsi="ＭＳ 明朝"/>
                  <w:szCs w:val="21"/>
                </w:rPr>
              </w:rPrChange>
            </w:rPr>
            <w:fldChar w:fldCharType="begin"/>
          </w:r>
          <w:r w:rsidR="004E4349" w:rsidRPr="00F45A47">
            <w:rPr>
              <w:rFonts w:ascii="Times New Roman" w:eastAsia="ＭＳ 明朝" w:hAnsi="Times New Roman" w:cs="Times New Roman"/>
              <w:szCs w:val="21"/>
              <w:rPrChange w:id="403" w:author="Masato YOSHIKAWA" w:date="2026-01-20T11:15:00Z" w16du:dateUtc="2026-01-20T02:15:00Z">
                <w:rPr>
                  <w:rFonts w:ascii="ＭＳ 明朝" w:eastAsia="ＭＳ 明朝" w:hAnsi="ＭＳ 明朝"/>
                  <w:szCs w:val="21"/>
                </w:rPr>
              </w:rPrChange>
            </w:rPr>
            <w:instrText xml:space="preserve">CITATION VinDarJohn95 \n  \t  \l 1041 </w:instrText>
          </w:r>
          <w:r w:rsidR="004E4349" w:rsidRPr="00F45A47">
            <w:rPr>
              <w:rFonts w:ascii="Times New Roman" w:eastAsia="ＭＳ 明朝" w:hAnsi="Times New Roman" w:cs="Times New Roman"/>
              <w:szCs w:val="21"/>
              <w:rPrChange w:id="404" w:author="Masato YOSHIKAWA" w:date="2026-01-20T11:15:00Z" w16du:dateUtc="2026-01-20T02:15:00Z">
                <w:rPr>
                  <w:rFonts w:ascii="ＭＳ 明朝" w:eastAsia="ＭＳ 明朝" w:hAnsi="ＭＳ 明朝"/>
                  <w:szCs w:val="21"/>
                </w:rPr>
              </w:rPrChange>
            </w:rPr>
            <w:fldChar w:fldCharType="separate"/>
          </w:r>
          <w:r w:rsidR="004E4349" w:rsidRPr="00F45A47">
            <w:rPr>
              <w:rFonts w:ascii="Times New Roman" w:eastAsia="ＭＳ 明朝" w:hAnsi="Times New Roman" w:cs="Times New Roman"/>
              <w:noProof/>
              <w:szCs w:val="21"/>
              <w:rPrChange w:id="405" w:author="Masato YOSHIKAWA" w:date="2026-01-20T11:15:00Z" w16du:dateUtc="2026-01-20T02:15:00Z">
                <w:rPr>
                  <w:rFonts w:ascii="ＭＳ 明朝" w:eastAsia="ＭＳ 明朝" w:hAnsi="ＭＳ 明朝"/>
                  <w:noProof/>
                  <w:szCs w:val="21"/>
                </w:rPr>
              </w:rPrChange>
            </w:rPr>
            <w:t xml:space="preserve"> (1958/1995)</w:t>
          </w:r>
          <w:r w:rsidR="004E4349" w:rsidRPr="00F45A47">
            <w:rPr>
              <w:rFonts w:ascii="Times New Roman" w:eastAsia="ＭＳ 明朝" w:hAnsi="Times New Roman" w:cs="Times New Roman"/>
              <w:szCs w:val="21"/>
              <w:rPrChange w:id="406" w:author="Masato YOSHIKAWA" w:date="2026-01-20T11:15:00Z" w16du:dateUtc="2026-01-20T02:15:00Z">
                <w:rPr>
                  <w:rFonts w:ascii="ＭＳ 明朝" w:eastAsia="ＭＳ 明朝" w:hAnsi="ＭＳ 明朝"/>
                  <w:szCs w:val="21"/>
                </w:rPr>
              </w:rPrChange>
            </w:rPr>
            <w:fldChar w:fldCharType="end"/>
          </w:r>
        </w:sdtContent>
      </w:sdt>
      <w:ins w:id="407" w:author="Masato YOSHIKAWA" w:date="2026-01-20T11:27:00Z" w16du:dateUtc="2026-01-20T02:27:00Z">
        <w:r w:rsidR="007F0318">
          <w:rPr>
            <w:rFonts w:ascii="Times New Roman" w:eastAsia="ＭＳ 明朝" w:hAnsi="Times New Roman" w:cs="Times New Roman" w:hint="eastAsia"/>
            <w:szCs w:val="21"/>
          </w:rPr>
          <w:t xml:space="preserve"> </w:t>
        </w:r>
      </w:ins>
      <w:r w:rsidRPr="00F45A47">
        <w:rPr>
          <w:rFonts w:ascii="Times New Roman" w:eastAsia="ＭＳ 明朝" w:hAnsi="Times New Roman" w:cs="Times New Roman" w:hint="eastAsia"/>
          <w:szCs w:val="21"/>
          <w:rPrChange w:id="408" w:author="Masato YOSHIKAWA" w:date="2026-01-20T11:15:00Z" w16du:dateUtc="2026-01-20T02:15:00Z">
            <w:rPr>
              <w:rFonts w:ascii="ＭＳ 明朝" w:eastAsia="ＭＳ 明朝" w:hAnsi="ＭＳ 明朝" w:hint="eastAsia"/>
              <w:szCs w:val="21"/>
            </w:rPr>
          </w:rPrChange>
        </w:rPr>
        <w:t>による７分類である。</w:t>
      </w:r>
      <w:r w:rsidR="008F72A7" w:rsidRPr="00F45A47">
        <w:rPr>
          <w:rFonts w:ascii="Times New Roman" w:eastAsia="ＭＳ 明朝" w:hAnsi="Times New Roman" w:cs="Times New Roman" w:hint="eastAsia"/>
          <w:szCs w:val="21"/>
          <w:rPrChange w:id="409" w:author="Masato YOSHIKAWA" w:date="2026-01-20T11:15:00Z" w16du:dateUtc="2026-01-20T02:15:00Z">
            <w:rPr>
              <w:rFonts w:ascii="ＭＳ 明朝" w:eastAsia="ＭＳ 明朝" w:hAnsi="ＭＳ 明朝" w:hint="eastAsia"/>
              <w:szCs w:val="21"/>
            </w:rPr>
          </w:rPrChange>
        </w:rPr>
        <w:t>彼ら</w:t>
      </w:r>
      <w:r w:rsidRPr="00F45A47">
        <w:rPr>
          <w:rFonts w:ascii="Times New Roman" w:eastAsia="ＭＳ 明朝" w:hAnsi="Times New Roman" w:cs="Times New Roman" w:hint="eastAsia"/>
          <w:szCs w:val="21"/>
          <w:rPrChange w:id="410" w:author="Masato YOSHIKAWA" w:date="2026-01-20T11:15:00Z" w16du:dateUtc="2026-01-20T02:15:00Z">
            <w:rPr>
              <w:rFonts w:ascii="ＭＳ 明朝" w:eastAsia="ＭＳ 明朝" w:hAnsi="ＭＳ 明朝" w:hint="eastAsia"/>
              <w:szCs w:val="21"/>
            </w:rPr>
          </w:rPrChange>
        </w:rPr>
        <w:t>は、フランス語と英語の比較文体論に基づき、翻訳の手法</w:t>
      </w:r>
      <w:r w:rsidR="0041163F" w:rsidRPr="00F45A47">
        <w:rPr>
          <w:rFonts w:ascii="Times New Roman" w:eastAsia="ＭＳ 明朝" w:hAnsi="Times New Roman" w:cs="Times New Roman" w:hint="eastAsia"/>
          <w:szCs w:val="21"/>
          <w:rPrChange w:id="411" w:author="Masato YOSHIKAWA" w:date="2026-01-20T11:15:00Z" w16du:dateUtc="2026-01-20T02:15:00Z">
            <w:rPr>
              <w:rFonts w:ascii="ＭＳ 明朝" w:eastAsia="ＭＳ 明朝" w:hAnsi="ＭＳ 明朝" w:hint="eastAsia"/>
              <w:szCs w:val="21"/>
            </w:rPr>
          </w:rPrChange>
        </w:rPr>
        <w:t>を</w:t>
      </w:r>
      <w:r w:rsidR="0041088D" w:rsidRPr="00F45A47">
        <w:rPr>
          <w:rFonts w:ascii="Times New Roman" w:eastAsia="ＭＳ 明朝" w:hAnsi="Times New Roman" w:cs="Times New Roman" w:hint="eastAsia"/>
          <w:szCs w:val="21"/>
          <w:rPrChange w:id="412" w:author="Masato YOSHIKAWA" w:date="2026-01-20T11:15:00Z" w16du:dateUtc="2026-01-20T02:15:00Z">
            <w:rPr>
              <w:rFonts w:ascii="ＭＳ 明朝" w:eastAsia="ＭＳ 明朝" w:hAnsi="ＭＳ 明朝" w:hint="eastAsia"/>
              <w:szCs w:val="21"/>
            </w:rPr>
          </w:rPrChange>
        </w:rPr>
        <w:t>「</w:t>
      </w:r>
      <w:r w:rsidR="0041163F" w:rsidRPr="00F45A47">
        <w:rPr>
          <w:rFonts w:ascii="Times New Roman" w:eastAsia="ＭＳ 明朝" w:hAnsi="Times New Roman" w:cs="Times New Roman" w:hint="eastAsia"/>
          <w:szCs w:val="21"/>
          <w:rPrChange w:id="413" w:author="Masato YOSHIKAWA" w:date="2026-01-20T11:15:00Z" w16du:dateUtc="2026-01-20T02:15:00Z">
            <w:rPr>
              <w:rFonts w:ascii="ＭＳ 明朝" w:eastAsia="ＭＳ 明朝" w:hAnsi="ＭＳ 明朝" w:hint="eastAsia"/>
              <w:szCs w:val="21"/>
            </w:rPr>
          </w:rPrChange>
        </w:rPr>
        <w:t>借用（</w:t>
      </w:r>
      <w:r w:rsidR="0041163F" w:rsidRPr="00F45A47">
        <w:rPr>
          <w:rFonts w:ascii="Times New Roman" w:eastAsia="ＭＳ 明朝" w:hAnsi="Times New Roman" w:cs="Times New Roman"/>
          <w:szCs w:val="21"/>
          <w:rPrChange w:id="414" w:author="Masato YOSHIKAWA" w:date="2026-01-20T11:15:00Z" w16du:dateUtc="2026-01-20T02:15:00Z">
            <w:rPr>
              <w:rFonts w:ascii="ＭＳ 明朝" w:eastAsia="ＭＳ 明朝" w:hAnsi="ＭＳ 明朝"/>
              <w:szCs w:val="21"/>
            </w:rPr>
          </w:rPrChange>
        </w:rPr>
        <w:t>Borrowing</w:t>
      </w:r>
      <w:r w:rsidR="0041163F" w:rsidRPr="00F45A47">
        <w:rPr>
          <w:rFonts w:ascii="Times New Roman" w:eastAsia="ＭＳ 明朝" w:hAnsi="Times New Roman" w:cs="Times New Roman" w:hint="eastAsia"/>
          <w:szCs w:val="21"/>
          <w:rPrChange w:id="415" w:author="Masato YOSHIKAWA" w:date="2026-01-20T11:15:00Z" w16du:dateUtc="2026-01-20T02:15:00Z">
            <w:rPr>
              <w:rFonts w:ascii="ＭＳ 明朝" w:eastAsia="ＭＳ 明朝" w:hAnsi="ＭＳ 明朝" w:hint="eastAsia"/>
              <w:szCs w:val="21"/>
            </w:rPr>
          </w:rPrChange>
        </w:rPr>
        <w:t>）</w:t>
      </w:r>
      <w:r w:rsidR="0041088D" w:rsidRPr="00F45A47">
        <w:rPr>
          <w:rFonts w:ascii="Times New Roman" w:eastAsia="ＭＳ 明朝" w:hAnsi="Times New Roman" w:cs="Times New Roman" w:hint="eastAsia"/>
          <w:szCs w:val="21"/>
          <w:rPrChange w:id="416" w:author="Masato YOSHIKAWA" w:date="2026-01-20T11:15:00Z" w16du:dateUtc="2026-01-20T02:15:00Z">
            <w:rPr>
              <w:rFonts w:ascii="ＭＳ 明朝" w:eastAsia="ＭＳ 明朝" w:hAnsi="ＭＳ 明朝" w:hint="eastAsia"/>
              <w:szCs w:val="21"/>
            </w:rPr>
          </w:rPrChange>
        </w:rPr>
        <w:t>」、</w:t>
      </w:r>
      <w:r w:rsidR="00361A03" w:rsidRPr="00F45A47">
        <w:rPr>
          <w:rFonts w:ascii="Times New Roman" w:eastAsia="ＭＳ 明朝" w:hAnsi="Times New Roman" w:cs="Times New Roman" w:hint="eastAsia"/>
          <w:szCs w:val="21"/>
          <w:rPrChange w:id="417" w:author="Masato YOSHIKAWA" w:date="2026-01-20T11:15:00Z" w16du:dateUtc="2026-01-20T02:15:00Z">
            <w:rPr>
              <w:rFonts w:ascii="ＭＳ 明朝" w:eastAsia="ＭＳ 明朝" w:hAnsi="ＭＳ 明朝" w:hint="eastAsia"/>
              <w:szCs w:val="21"/>
            </w:rPr>
          </w:rPrChange>
        </w:rPr>
        <w:t>「</w:t>
      </w:r>
      <w:r w:rsidR="00EB0723" w:rsidRPr="00F45A47">
        <w:rPr>
          <w:rFonts w:ascii="Times New Roman" w:eastAsia="ＭＳ 明朝" w:hAnsi="Times New Roman" w:cs="Times New Roman" w:hint="eastAsia"/>
          <w:szCs w:val="21"/>
          <w:rPrChange w:id="418" w:author="Masato YOSHIKAWA" w:date="2026-01-20T11:15:00Z" w16du:dateUtc="2026-01-20T02:15:00Z">
            <w:rPr>
              <w:rFonts w:ascii="ＭＳ 明朝" w:eastAsia="ＭＳ 明朝" w:hAnsi="ＭＳ 明朝" w:hint="eastAsia"/>
              <w:szCs w:val="21"/>
            </w:rPr>
          </w:rPrChange>
        </w:rPr>
        <w:t>語義借用</w:t>
      </w:r>
      <w:ins w:id="419" w:author="Masato YOSHIKAWA" w:date="2026-01-20T11:27:00Z" w16du:dateUtc="2026-01-20T02:27:00Z">
        <w:r w:rsidR="007F0318">
          <w:rPr>
            <w:rFonts w:ascii="Times New Roman" w:eastAsia="ＭＳ 明朝" w:hAnsi="Times New Roman" w:cs="Times New Roman" w:hint="eastAsia"/>
            <w:szCs w:val="21"/>
          </w:rPr>
          <w:t xml:space="preserve"> </w:t>
        </w:r>
      </w:ins>
      <w:r w:rsidR="00361A03" w:rsidRPr="00F45A47">
        <w:rPr>
          <w:rFonts w:ascii="Times New Roman" w:eastAsia="ＭＳ 明朝" w:hAnsi="Times New Roman" w:cs="Times New Roman"/>
          <w:szCs w:val="21"/>
          <w:rPrChange w:id="420" w:author="Masato YOSHIKAWA" w:date="2026-01-20T11:15:00Z" w16du:dateUtc="2026-01-20T02:15:00Z">
            <w:rPr>
              <w:rFonts w:ascii="ＭＳ 明朝" w:eastAsia="ＭＳ 明朝" w:hAnsi="ＭＳ 明朝"/>
              <w:szCs w:val="21"/>
            </w:rPr>
          </w:rPrChange>
        </w:rPr>
        <w:t>(</w:t>
      </w:r>
      <w:commentRangeStart w:id="421"/>
      <w:r w:rsidRPr="00F45A47">
        <w:rPr>
          <w:rFonts w:ascii="Times New Roman" w:eastAsia="ＭＳ 明朝" w:hAnsi="Times New Roman" w:cs="Times New Roman"/>
          <w:szCs w:val="21"/>
          <w:rPrChange w:id="422" w:author="Masato YOSHIKAWA" w:date="2026-01-20T11:15:00Z" w16du:dateUtc="2026-01-20T02:15:00Z">
            <w:rPr>
              <w:rFonts w:ascii="ＭＳ 明朝" w:eastAsia="ＭＳ 明朝" w:hAnsi="ＭＳ 明朝"/>
              <w:szCs w:val="21"/>
            </w:rPr>
          </w:rPrChange>
        </w:rPr>
        <w:t>Calque</w:t>
      </w:r>
      <w:r w:rsidR="00361A03" w:rsidRPr="00F45A47">
        <w:rPr>
          <w:rFonts w:ascii="Times New Roman" w:eastAsia="ＭＳ 明朝" w:hAnsi="Times New Roman" w:cs="Times New Roman"/>
          <w:szCs w:val="21"/>
          <w:rPrChange w:id="423" w:author="Masato YOSHIKAWA" w:date="2026-01-20T11:15:00Z" w16du:dateUtc="2026-01-20T02:15:00Z">
            <w:rPr>
              <w:rFonts w:ascii="ＭＳ 明朝" w:eastAsia="ＭＳ 明朝" w:hAnsi="ＭＳ 明朝"/>
              <w:szCs w:val="21"/>
            </w:rPr>
          </w:rPrChange>
        </w:rPr>
        <w:t>)</w:t>
      </w:r>
      <w:r w:rsidR="00361A03" w:rsidRPr="00F45A47">
        <w:rPr>
          <w:rFonts w:ascii="Times New Roman" w:eastAsia="ＭＳ 明朝" w:hAnsi="Times New Roman" w:cs="Times New Roman" w:hint="eastAsia"/>
          <w:szCs w:val="21"/>
          <w:rPrChange w:id="424" w:author="Masato YOSHIKAWA" w:date="2026-01-20T11:15:00Z" w16du:dateUtc="2026-01-20T02:15:00Z">
            <w:rPr>
              <w:rFonts w:ascii="ＭＳ 明朝" w:eastAsia="ＭＳ 明朝" w:hAnsi="ＭＳ 明朝" w:hint="eastAsia"/>
              <w:szCs w:val="21"/>
            </w:rPr>
          </w:rPrChange>
        </w:rPr>
        <w:t>」、「直訳（</w:t>
      </w:r>
      <w:r w:rsidRPr="00F45A47">
        <w:rPr>
          <w:rFonts w:ascii="Times New Roman" w:eastAsia="ＭＳ 明朝" w:hAnsi="Times New Roman" w:cs="Times New Roman"/>
          <w:szCs w:val="21"/>
          <w:rPrChange w:id="425" w:author="Masato YOSHIKAWA" w:date="2026-01-20T11:15:00Z" w16du:dateUtc="2026-01-20T02:15:00Z">
            <w:rPr>
              <w:rFonts w:ascii="ＭＳ 明朝" w:eastAsia="ＭＳ 明朝" w:hAnsi="ＭＳ 明朝"/>
              <w:szCs w:val="21"/>
            </w:rPr>
          </w:rPrChange>
        </w:rPr>
        <w:t>Literal Translation</w:t>
      </w:r>
      <w:r w:rsidR="00361A03" w:rsidRPr="00F45A47">
        <w:rPr>
          <w:rFonts w:ascii="Times New Roman" w:eastAsia="ＭＳ 明朝" w:hAnsi="Times New Roman" w:cs="Times New Roman" w:hint="eastAsia"/>
          <w:szCs w:val="21"/>
          <w:rPrChange w:id="426" w:author="Masato YOSHIKAWA" w:date="2026-01-20T11:15:00Z" w16du:dateUtc="2026-01-20T02:15:00Z">
            <w:rPr>
              <w:rFonts w:ascii="ＭＳ 明朝" w:eastAsia="ＭＳ 明朝" w:hAnsi="ＭＳ 明朝" w:hint="eastAsia"/>
              <w:szCs w:val="21"/>
            </w:rPr>
          </w:rPrChange>
        </w:rPr>
        <w:t>）</w:t>
      </w:r>
      <w:r w:rsidRPr="00F45A47">
        <w:rPr>
          <w:rFonts w:ascii="Times New Roman" w:eastAsia="ＭＳ 明朝" w:hAnsi="Times New Roman" w:cs="Times New Roman" w:hint="eastAsia"/>
          <w:szCs w:val="21"/>
          <w:rPrChange w:id="427" w:author="Masato YOSHIKAWA" w:date="2026-01-20T11:15:00Z" w16du:dateUtc="2026-01-20T02:15:00Z">
            <w:rPr>
              <w:rFonts w:ascii="ＭＳ 明朝" w:eastAsia="ＭＳ 明朝" w:hAnsi="ＭＳ 明朝" w:hint="eastAsia"/>
              <w:szCs w:val="21"/>
            </w:rPr>
          </w:rPrChange>
        </w:rPr>
        <w:t>」</w:t>
      </w:r>
      <w:del w:id="428" w:author="Masato YOSHIKAWA" w:date="2026-01-20T11:29:00Z" w16du:dateUtc="2026-01-20T02:29:00Z">
        <w:r w:rsidR="000F3456" w:rsidRPr="00F45A47" w:rsidDel="000F3456">
          <w:rPr>
            <w:rFonts w:ascii="Times New Roman" w:eastAsia="ＭＳ 明朝" w:hAnsi="Times New Roman" w:cs="Times New Roman" w:hint="eastAsia"/>
            <w:szCs w:val="21"/>
            <w:rPrChange w:id="429" w:author="Masato YOSHIKAWA" w:date="2026-01-20T11:15:00Z" w16du:dateUtc="2026-01-20T02:15:00Z">
              <w:rPr>
                <w:rFonts w:ascii="ＭＳ 明朝" w:eastAsia="ＭＳ 明朝" w:hAnsi="ＭＳ 明朝" w:hint="eastAsia"/>
                <w:szCs w:val="21"/>
              </w:rPr>
            </w:rPrChange>
          </w:rPr>
          <w:delText>の</w:delText>
        </w:r>
        <w:r w:rsidR="000F3456" w:rsidRPr="00F45A47" w:rsidDel="000F3456">
          <w:rPr>
            <w:rFonts w:ascii="Times New Roman" w:eastAsia="ＭＳ 明朝" w:hAnsi="Times New Roman" w:cs="Times New Roman"/>
            <w:szCs w:val="21"/>
            <w:rPrChange w:id="430" w:author="Masato YOSHIKAWA" w:date="2026-01-20T11:15:00Z" w16du:dateUtc="2026-01-20T02:15:00Z">
              <w:rPr>
                <w:rFonts w:ascii="ＭＳ 明朝" w:eastAsia="ＭＳ 明朝" w:hAnsi="ＭＳ 明朝"/>
                <w:szCs w:val="21"/>
              </w:rPr>
            </w:rPrChange>
          </w:rPr>
          <w:delText>3</w:delText>
        </w:r>
        <w:r w:rsidR="000F3456" w:rsidRPr="00F45A47" w:rsidDel="000F3456">
          <w:rPr>
            <w:rFonts w:ascii="Times New Roman" w:eastAsia="ＭＳ 明朝" w:hAnsi="Times New Roman" w:cs="Times New Roman" w:hint="eastAsia"/>
            <w:szCs w:val="21"/>
            <w:rPrChange w:id="431" w:author="Masato YOSHIKAWA" w:date="2026-01-20T11:15:00Z" w16du:dateUtc="2026-01-20T02:15:00Z">
              <w:rPr>
                <w:rFonts w:ascii="ＭＳ 明朝" w:eastAsia="ＭＳ 明朝" w:hAnsi="ＭＳ 明朝" w:hint="eastAsia"/>
                <w:szCs w:val="21"/>
              </w:rPr>
            </w:rPrChange>
          </w:rPr>
          <w:delText>つを</w:delText>
        </w:r>
      </w:del>
      <w:ins w:id="432" w:author="Masato YOSHIKAWA" w:date="2026-01-20T11:29:00Z" w16du:dateUtc="2026-01-20T02:29:00Z">
        <w:r w:rsidR="000F3456">
          <w:rPr>
            <w:rFonts w:ascii="Times New Roman" w:eastAsia="ＭＳ 明朝" w:hAnsi="Times New Roman" w:cs="Times New Roman" w:hint="eastAsia"/>
            <w:szCs w:val="21"/>
          </w:rPr>
          <w:t>からなる</w:t>
        </w:r>
      </w:ins>
      <w:r w:rsidR="006F3E6D" w:rsidRPr="00F45A47">
        <w:rPr>
          <w:rFonts w:ascii="Times New Roman" w:eastAsia="ＭＳ 明朝" w:hAnsi="Times New Roman" w:cs="Times New Roman" w:hint="eastAsia"/>
          <w:szCs w:val="21"/>
          <w:rPrChange w:id="433" w:author="Masato YOSHIKAWA" w:date="2026-01-20T11:15:00Z" w16du:dateUtc="2026-01-20T02:15:00Z">
            <w:rPr>
              <w:rFonts w:ascii="ＭＳ 明朝" w:eastAsia="ＭＳ 明朝" w:hAnsi="ＭＳ 明朝" w:hint="eastAsia"/>
              <w:szCs w:val="21"/>
            </w:rPr>
          </w:rPrChange>
        </w:rPr>
        <w:t>直接的翻訳</w:t>
      </w:r>
      <w:ins w:id="434" w:author="Masato YOSHIKAWA" w:date="2026-01-20T11:28:00Z" w16du:dateUtc="2026-01-20T02:28:00Z">
        <w:r w:rsidR="007F0318">
          <w:rPr>
            <w:rFonts w:ascii="Times New Roman" w:eastAsia="ＭＳ 明朝" w:hAnsi="Times New Roman" w:cs="Times New Roman" w:hint="eastAsia"/>
            <w:szCs w:val="21"/>
          </w:rPr>
          <w:t xml:space="preserve"> </w:t>
        </w:r>
      </w:ins>
      <w:r w:rsidR="006F3E6D" w:rsidRPr="00F45A47">
        <w:rPr>
          <w:rFonts w:ascii="Times New Roman" w:eastAsia="ＭＳ 明朝" w:hAnsi="Times New Roman" w:cs="Times New Roman"/>
          <w:szCs w:val="21"/>
          <w:rPrChange w:id="435" w:author="Masato YOSHIKAWA" w:date="2026-01-20T11:15:00Z" w16du:dateUtc="2026-01-20T02:15:00Z">
            <w:rPr>
              <w:rFonts w:ascii="ＭＳ 明朝" w:eastAsia="ＭＳ 明朝" w:hAnsi="ＭＳ 明朝"/>
              <w:szCs w:val="21"/>
            </w:rPr>
          </w:rPrChange>
        </w:rPr>
        <w:t>(</w:t>
      </w:r>
      <w:r w:rsidR="008D6871" w:rsidRPr="00F45A47">
        <w:rPr>
          <w:rFonts w:ascii="Times New Roman" w:eastAsia="ＭＳ 明朝" w:hAnsi="Times New Roman" w:cs="Times New Roman"/>
          <w:szCs w:val="21"/>
          <w:rPrChange w:id="436" w:author="Masato YOSHIKAWA" w:date="2026-01-20T11:15:00Z" w16du:dateUtc="2026-01-20T02:15:00Z">
            <w:rPr>
              <w:rFonts w:ascii="ＭＳ 明朝" w:eastAsia="ＭＳ 明朝" w:hAnsi="ＭＳ 明朝"/>
              <w:szCs w:val="21"/>
            </w:rPr>
          </w:rPrChange>
        </w:rPr>
        <w:t>D</w:t>
      </w:r>
      <w:r w:rsidR="006F3E6D" w:rsidRPr="00F45A47">
        <w:rPr>
          <w:rFonts w:ascii="Times New Roman" w:eastAsia="ＭＳ 明朝" w:hAnsi="Times New Roman" w:cs="Times New Roman"/>
          <w:szCs w:val="21"/>
          <w:rPrChange w:id="437" w:author="Masato YOSHIKAWA" w:date="2026-01-20T11:15:00Z" w16du:dateUtc="2026-01-20T02:15:00Z">
            <w:rPr>
              <w:rFonts w:ascii="ＭＳ 明朝" w:eastAsia="ＭＳ 明朝" w:hAnsi="ＭＳ 明朝"/>
              <w:szCs w:val="21"/>
            </w:rPr>
          </w:rPrChange>
        </w:rPr>
        <w:t>irect translation</w:t>
      </w:r>
      <w:r w:rsidR="008D6871" w:rsidRPr="00F45A47">
        <w:rPr>
          <w:rFonts w:ascii="Times New Roman" w:eastAsia="ＭＳ 明朝" w:hAnsi="Times New Roman" w:cs="Times New Roman"/>
          <w:szCs w:val="21"/>
          <w:rPrChange w:id="438" w:author="Masato YOSHIKAWA" w:date="2026-01-20T11:15:00Z" w16du:dateUtc="2026-01-20T02:15:00Z">
            <w:rPr>
              <w:rFonts w:ascii="ＭＳ 明朝" w:eastAsia="ＭＳ 明朝" w:hAnsi="ＭＳ 明朝"/>
              <w:szCs w:val="21"/>
            </w:rPr>
          </w:rPrChange>
        </w:rPr>
        <w:t>)</w:t>
      </w:r>
      <w:r w:rsidRPr="00F45A47">
        <w:rPr>
          <w:rFonts w:ascii="Times New Roman" w:eastAsia="ＭＳ 明朝" w:hAnsi="Times New Roman" w:cs="Times New Roman" w:hint="eastAsia"/>
          <w:szCs w:val="21"/>
          <w:rPrChange w:id="439" w:author="Masato YOSHIKAWA" w:date="2026-01-20T11:15:00Z" w16du:dateUtc="2026-01-20T02:15:00Z">
            <w:rPr>
              <w:rFonts w:ascii="ＭＳ 明朝" w:eastAsia="ＭＳ 明朝" w:hAnsi="ＭＳ 明朝" w:hint="eastAsia"/>
              <w:szCs w:val="21"/>
            </w:rPr>
          </w:rPrChange>
        </w:rPr>
        <w:t>、「</w:t>
      </w:r>
      <w:r w:rsidR="00A036FA" w:rsidRPr="00F45A47">
        <w:rPr>
          <w:rFonts w:ascii="Times New Roman" w:eastAsia="ＭＳ 明朝" w:hAnsi="Times New Roman" w:cs="Times New Roman" w:hint="eastAsia"/>
          <w:szCs w:val="21"/>
          <w:rPrChange w:id="440" w:author="Masato YOSHIKAWA" w:date="2026-01-20T11:15:00Z" w16du:dateUtc="2026-01-20T02:15:00Z">
            <w:rPr>
              <w:rFonts w:ascii="ＭＳ 明朝" w:eastAsia="ＭＳ 明朝" w:hAnsi="ＭＳ 明朝" w:hint="eastAsia"/>
              <w:szCs w:val="21"/>
            </w:rPr>
          </w:rPrChange>
        </w:rPr>
        <w:t>転換（</w:t>
      </w:r>
      <w:r w:rsidRPr="00F45A47">
        <w:rPr>
          <w:rFonts w:ascii="Times New Roman" w:eastAsia="ＭＳ 明朝" w:hAnsi="Times New Roman" w:cs="Times New Roman"/>
          <w:szCs w:val="21"/>
          <w:rPrChange w:id="441" w:author="Masato YOSHIKAWA" w:date="2026-01-20T11:15:00Z" w16du:dateUtc="2026-01-20T02:15:00Z">
            <w:rPr>
              <w:rFonts w:ascii="ＭＳ 明朝" w:eastAsia="ＭＳ 明朝" w:hAnsi="ＭＳ 明朝"/>
              <w:szCs w:val="21"/>
            </w:rPr>
          </w:rPrChange>
        </w:rPr>
        <w:t>Transposition</w:t>
      </w:r>
      <w:r w:rsidR="00A036FA" w:rsidRPr="00F45A47">
        <w:rPr>
          <w:rFonts w:ascii="Times New Roman" w:eastAsia="ＭＳ 明朝" w:hAnsi="Times New Roman" w:cs="Times New Roman" w:hint="eastAsia"/>
          <w:szCs w:val="21"/>
          <w:rPrChange w:id="442" w:author="Masato YOSHIKAWA" w:date="2026-01-20T11:15:00Z" w16du:dateUtc="2026-01-20T02:15:00Z">
            <w:rPr>
              <w:rFonts w:ascii="ＭＳ 明朝" w:eastAsia="ＭＳ 明朝" w:hAnsi="ＭＳ 明朝" w:hint="eastAsia"/>
              <w:szCs w:val="21"/>
            </w:rPr>
          </w:rPrChange>
        </w:rPr>
        <w:t>）</w:t>
      </w:r>
      <w:r w:rsidRPr="00F45A47">
        <w:rPr>
          <w:rFonts w:ascii="Times New Roman" w:eastAsia="ＭＳ 明朝" w:hAnsi="Times New Roman" w:cs="Times New Roman" w:hint="eastAsia"/>
          <w:szCs w:val="21"/>
          <w:rPrChange w:id="443" w:author="Masato YOSHIKAWA" w:date="2026-01-20T11:15:00Z" w16du:dateUtc="2026-01-20T02:15:00Z">
            <w:rPr>
              <w:rFonts w:ascii="ＭＳ 明朝" w:eastAsia="ＭＳ 明朝" w:hAnsi="ＭＳ 明朝" w:hint="eastAsia"/>
              <w:szCs w:val="21"/>
            </w:rPr>
          </w:rPrChange>
        </w:rPr>
        <w:t>」</w:t>
      </w:r>
      <w:r w:rsidR="0041088D" w:rsidRPr="00F45A47">
        <w:rPr>
          <w:rFonts w:ascii="Times New Roman" w:eastAsia="ＭＳ 明朝" w:hAnsi="Times New Roman" w:cs="Times New Roman" w:hint="eastAsia"/>
          <w:szCs w:val="21"/>
          <w:rPrChange w:id="444" w:author="Masato YOSHIKAWA" w:date="2026-01-20T11:15:00Z" w16du:dateUtc="2026-01-20T02:15:00Z">
            <w:rPr>
              <w:rFonts w:ascii="ＭＳ 明朝" w:eastAsia="ＭＳ 明朝" w:hAnsi="ＭＳ 明朝" w:hint="eastAsia"/>
              <w:szCs w:val="21"/>
            </w:rPr>
          </w:rPrChange>
        </w:rPr>
        <w:t>、</w:t>
      </w:r>
      <w:r w:rsidRPr="00F45A47">
        <w:rPr>
          <w:rFonts w:ascii="Times New Roman" w:eastAsia="ＭＳ 明朝" w:hAnsi="Times New Roman" w:cs="Times New Roman" w:hint="eastAsia"/>
          <w:szCs w:val="21"/>
          <w:rPrChange w:id="445" w:author="Masato YOSHIKAWA" w:date="2026-01-20T11:15:00Z" w16du:dateUtc="2026-01-20T02:15:00Z">
            <w:rPr>
              <w:rFonts w:ascii="ＭＳ 明朝" w:eastAsia="ＭＳ 明朝" w:hAnsi="ＭＳ 明朝" w:hint="eastAsia"/>
              <w:szCs w:val="21"/>
            </w:rPr>
          </w:rPrChange>
        </w:rPr>
        <w:t>「</w:t>
      </w:r>
      <w:r w:rsidR="001B523A" w:rsidRPr="00F45A47">
        <w:rPr>
          <w:rFonts w:ascii="Times New Roman" w:eastAsia="ＭＳ 明朝" w:hAnsi="Times New Roman" w:cs="Times New Roman" w:hint="eastAsia"/>
          <w:szCs w:val="21"/>
          <w:rPrChange w:id="446" w:author="Masato YOSHIKAWA" w:date="2026-01-20T11:15:00Z" w16du:dateUtc="2026-01-20T02:15:00Z">
            <w:rPr>
              <w:rFonts w:ascii="ＭＳ 明朝" w:eastAsia="ＭＳ 明朝" w:hAnsi="ＭＳ 明朝" w:hint="eastAsia"/>
              <w:szCs w:val="21"/>
            </w:rPr>
          </w:rPrChange>
        </w:rPr>
        <w:t>調整</w:t>
      </w:r>
      <w:r w:rsidR="00A036FA" w:rsidRPr="00F45A47">
        <w:rPr>
          <w:rFonts w:ascii="Times New Roman" w:eastAsia="ＭＳ 明朝" w:hAnsi="Times New Roman" w:cs="Times New Roman" w:hint="eastAsia"/>
          <w:szCs w:val="21"/>
          <w:rPrChange w:id="447" w:author="Masato YOSHIKAWA" w:date="2026-01-20T11:15:00Z" w16du:dateUtc="2026-01-20T02:15:00Z">
            <w:rPr>
              <w:rFonts w:ascii="ＭＳ 明朝" w:eastAsia="ＭＳ 明朝" w:hAnsi="ＭＳ 明朝" w:hint="eastAsia"/>
              <w:szCs w:val="21"/>
            </w:rPr>
          </w:rPrChange>
        </w:rPr>
        <w:t>（</w:t>
      </w:r>
      <w:r w:rsidRPr="00F45A47">
        <w:rPr>
          <w:rFonts w:ascii="Times New Roman" w:eastAsia="ＭＳ 明朝" w:hAnsi="Times New Roman" w:cs="Times New Roman"/>
          <w:szCs w:val="21"/>
          <w:rPrChange w:id="448" w:author="Masato YOSHIKAWA" w:date="2026-01-20T11:15:00Z" w16du:dateUtc="2026-01-20T02:15:00Z">
            <w:rPr>
              <w:rFonts w:ascii="ＭＳ 明朝" w:eastAsia="ＭＳ 明朝" w:hAnsi="ＭＳ 明朝"/>
              <w:szCs w:val="21"/>
            </w:rPr>
          </w:rPrChange>
        </w:rPr>
        <w:t>Modulation</w:t>
      </w:r>
      <w:r w:rsidR="00A036FA" w:rsidRPr="00F45A47">
        <w:rPr>
          <w:rFonts w:ascii="Times New Roman" w:eastAsia="ＭＳ 明朝" w:hAnsi="Times New Roman" w:cs="Times New Roman" w:hint="eastAsia"/>
          <w:szCs w:val="21"/>
          <w:rPrChange w:id="449" w:author="Masato YOSHIKAWA" w:date="2026-01-20T11:15:00Z" w16du:dateUtc="2026-01-20T02:15:00Z">
            <w:rPr>
              <w:rFonts w:ascii="ＭＳ 明朝" w:eastAsia="ＭＳ 明朝" w:hAnsi="ＭＳ 明朝" w:hint="eastAsia"/>
              <w:szCs w:val="21"/>
            </w:rPr>
          </w:rPrChange>
        </w:rPr>
        <w:t>）</w:t>
      </w:r>
      <w:r w:rsidRPr="00F45A47">
        <w:rPr>
          <w:rFonts w:ascii="Times New Roman" w:eastAsia="ＭＳ 明朝" w:hAnsi="Times New Roman" w:cs="Times New Roman"/>
          <w:szCs w:val="21"/>
          <w:rPrChange w:id="450" w:author="Masato YOSHIKAWA" w:date="2026-01-20T11:15:00Z" w16du:dateUtc="2026-01-20T02:15:00Z">
            <w:rPr>
              <w:rFonts w:ascii="ＭＳ 明朝" w:eastAsia="ＭＳ 明朝" w:hAnsi="ＭＳ 明朝"/>
              <w:szCs w:val="21"/>
            </w:rPr>
          </w:rPrChange>
        </w:rPr>
        <w:t>」</w:t>
      </w:r>
      <w:r w:rsidRPr="00F45A47">
        <w:rPr>
          <w:rFonts w:ascii="Times New Roman" w:eastAsia="ＭＳ 明朝" w:hAnsi="Times New Roman" w:cs="Times New Roman" w:hint="eastAsia"/>
          <w:szCs w:val="21"/>
          <w:rPrChange w:id="451" w:author="Masato YOSHIKAWA" w:date="2026-01-20T11:15:00Z" w16du:dateUtc="2026-01-20T02:15:00Z">
            <w:rPr>
              <w:rFonts w:ascii="ＭＳ 明朝" w:eastAsia="ＭＳ 明朝" w:hAnsi="ＭＳ 明朝" w:hint="eastAsia"/>
              <w:szCs w:val="21"/>
            </w:rPr>
          </w:rPrChange>
        </w:rPr>
        <w:t>「</w:t>
      </w:r>
      <w:r w:rsidR="001B7B06" w:rsidRPr="00F45A47">
        <w:rPr>
          <w:rFonts w:ascii="Times New Roman" w:eastAsia="ＭＳ 明朝" w:hAnsi="Times New Roman" w:cs="Times New Roman" w:hint="eastAsia"/>
          <w:szCs w:val="21"/>
          <w:rPrChange w:id="452" w:author="Masato YOSHIKAWA" w:date="2026-01-20T11:15:00Z" w16du:dateUtc="2026-01-20T02:15:00Z">
            <w:rPr>
              <w:rFonts w:ascii="ＭＳ 明朝" w:eastAsia="ＭＳ 明朝" w:hAnsi="ＭＳ 明朝" w:hint="eastAsia"/>
              <w:szCs w:val="21"/>
            </w:rPr>
          </w:rPrChange>
        </w:rPr>
        <w:t>等価</w:t>
      </w:r>
      <w:r w:rsidR="00B43461" w:rsidRPr="00F45A47">
        <w:rPr>
          <w:rFonts w:ascii="Times New Roman" w:eastAsia="ＭＳ 明朝" w:hAnsi="Times New Roman" w:cs="Times New Roman" w:hint="eastAsia"/>
          <w:szCs w:val="21"/>
          <w:rPrChange w:id="453" w:author="Masato YOSHIKAWA" w:date="2026-01-20T11:15:00Z" w16du:dateUtc="2026-01-20T02:15:00Z">
            <w:rPr>
              <w:rFonts w:ascii="ＭＳ 明朝" w:eastAsia="ＭＳ 明朝" w:hAnsi="ＭＳ 明朝" w:hint="eastAsia"/>
              <w:szCs w:val="21"/>
            </w:rPr>
          </w:rPrChange>
        </w:rPr>
        <w:t>（</w:t>
      </w:r>
      <w:r w:rsidR="001B7B06" w:rsidRPr="00F45A47">
        <w:rPr>
          <w:rFonts w:ascii="Times New Roman" w:eastAsia="ＭＳ 明朝" w:hAnsi="Times New Roman" w:cs="Times New Roman"/>
          <w:szCs w:val="21"/>
          <w:rPrChange w:id="454" w:author="Masato YOSHIKAWA" w:date="2026-01-20T11:15:00Z" w16du:dateUtc="2026-01-20T02:15:00Z">
            <w:rPr>
              <w:rFonts w:ascii="ＭＳ 明朝" w:eastAsia="ＭＳ 明朝" w:hAnsi="ＭＳ 明朝"/>
              <w:szCs w:val="21"/>
            </w:rPr>
          </w:rPrChange>
        </w:rPr>
        <w:t>Equivalence</w:t>
      </w:r>
      <w:r w:rsidR="00B43461" w:rsidRPr="00F45A47">
        <w:rPr>
          <w:rFonts w:ascii="Times New Roman" w:eastAsia="ＭＳ 明朝" w:hAnsi="Times New Roman" w:cs="Times New Roman" w:hint="eastAsia"/>
          <w:szCs w:val="21"/>
          <w:rPrChange w:id="455" w:author="Masato YOSHIKAWA" w:date="2026-01-20T11:15:00Z" w16du:dateUtc="2026-01-20T02:15:00Z">
            <w:rPr>
              <w:rFonts w:ascii="ＭＳ 明朝" w:eastAsia="ＭＳ 明朝" w:hAnsi="ＭＳ 明朝" w:hint="eastAsia"/>
              <w:szCs w:val="21"/>
            </w:rPr>
          </w:rPrChange>
        </w:rPr>
        <w:t>）</w:t>
      </w:r>
      <w:r w:rsidRPr="00F45A47">
        <w:rPr>
          <w:rFonts w:ascii="Times New Roman" w:eastAsia="ＭＳ 明朝" w:hAnsi="Times New Roman" w:cs="Times New Roman"/>
          <w:szCs w:val="21"/>
          <w:rPrChange w:id="456" w:author="Masato YOSHIKAWA" w:date="2026-01-20T11:15:00Z" w16du:dateUtc="2026-01-20T02:15:00Z">
            <w:rPr>
              <w:rFonts w:ascii="ＭＳ 明朝" w:eastAsia="ＭＳ 明朝" w:hAnsi="ＭＳ 明朝"/>
              <w:szCs w:val="21"/>
            </w:rPr>
          </w:rPrChange>
        </w:rPr>
        <w:t>」</w:t>
      </w:r>
      <w:r w:rsidRPr="00F45A47">
        <w:rPr>
          <w:rFonts w:ascii="Times New Roman" w:eastAsia="ＭＳ 明朝" w:hAnsi="Times New Roman" w:cs="Times New Roman" w:hint="eastAsia"/>
          <w:szCs w:val="21"/>
          <w:rPrChange w:id="457" w:author="Masato YOSHIKAWA" w:date="2026-01-20T11:15:00Z" w16du:dateUtc="2026-01-20T02:15:00Z">
            <w:rPr>
              <w:rFonts w:ascii="ＭＳ 明朝" w:eastAsia="ＭＳ 明朝" w:hAnsi="ＭＳ 明朝" w:hint="eastAsia"/>
              <w:szCs w:val="21"/>
            </w:rPr>
          </w:rPrChange>
        </w:rPr>
        <w:t>「</w:t>
      </w:r>
      <w:r w:rsidR="001B7B06" w:rsidRPr="00F45A47">
        <w:rPr>
          <w:rFonts w:ascii="Times New Roman" w:eastAsia="ＭＳ 明朝" w:hAnsi="Times New Roman" w:cs="Times New Roman" w:hint="eastAsia"/>
          <w:szCs w:val="21"/>
          <w:rPrChange w:id="458" w:author="Masato YOSHIKAWA" w:date="2026-01-20T11:15:00Z" w16du:dateUtc="2026-01-20T02:15:00Z">
            <w:rPr>
              <w:rFonts w:ascii="ＭＳ 明朝" w:eastAsia="ＭＳ 明朝" w:hAnsi="ＭＳ 明朝" w:hint="eastAsia"/>
              <w:szCs w:val="21"/>
            </w:rPr>
          </w:rPrChange>
        </w:rPr>
        <w:t>翻案</w:t>
      </w:r>
      <w:r w:rsidR="003D4755" w:rsidRPr="00F45A47">
        <w:rPr>
          <w:rFonts w:ascii="Times New Roman" w:eastAsia="ＭＳ 明朝" w:hAnsi="Times New Roman" w:cs="Times New Roman" w:hint="eastAsia"/>
          <w:szCs w:val="21"/>
          <w:rPrChange w:id="459" w:author="Masato YOSHIKAWA" w:date="2026-01-20T11:15:00Z" w16du:dateUtc="2026-01-20T02:15:00Z">
            <w:rPr>
              <w:rFonts w:ascii="ＭＳ 明朝" w:eastAsia="ＭＳ 明朝" w:hAnsi="ＭＳ 明朝" w:hint="eastAsia"/>
              <w:szCs w:val="21"/>
            </w:rPr>
          </w:rPrChange>
        </w:rPr>
        <w:t>（</w:t>
      </w:r>
      <w:r w:rsidR="001B7B06" w:rsidRPr="00F45A47">
        <w:rPr>
          <w:rFonts w:ascii="Times New Roman" w:eastAsia="ＭＳ 明朝" w:hAnsi="Times New Roman" w:cs="Times New Roman"/>
          <w:szCs w:val="21"/>
          <w:rPrChange w:id="460" w:author="Masato YOSHIKAWA" w:date="2026-01-20T11:15:00Z" w16du:dateUtc="2026-01-20T02:15:00Z">
            <w:rPr>
              <w:rFonts w:ascii="ＭＳ 明朝" w:eastAsia="ＭＳ 明朝" w:hAnsi="ＭＳ 明朝"/>
              <w:szCs w:val="21"/>
            </w:rPr>
          </w:rPrChange>
        </w:rPr>
        <w:t>Adaptation</w:t>
      </w:r>
      <w:r w:rsidR="003D4755" w:rsidRPr="00F45A47">
        <w:rPr>
          <w:rFonts w:ascii="Times New Roman" w:eastAsia="ＭＳ 明朝" w:hAnsi="Times New Roman" w:cs="Times New Roman" w:hint="eastAsia"/>
          <w:szCs w:val="21"/>
          <w:rPrChange w:id="461" w:author="Masato YOSHIKAWA" w:date="2026-01-20T11:15:00Z" w16du:dateUtc="2026-01-20T02:15:00Z">
            <w:rPr>
              <w:rFonts w:ascii="ＭＳ 明朝" w:eastAsia="ＭＳ 明朝" w:hAnsi="ＭＳ 明朝" w:hint="eastAsia"/>
              <w:szCs w:val="21"/>
            </w:rPr>
          </w:rPrChange>
        </w:rPr>
        <w:t>）</w:t>
      </w:r>
      <w:r w:rsidRPr="00F45A47">
        <w:rPr>
          <w:rFonts w:ascii="Times New Roman" w:eastAsia="ＭＳ 明朝" w:hAnsi="Times New Roman" w:cs="Times New Roman" w:hint="eastAsia"/>
          <w:szCs w:val="21"/>
          <w:rPrChange w:id="462" w:author="Masato YOSHIKAWA" w:date="2026-01-20T11:15:00Z" w16du:dateUtc="2026-01-20T02:15:00Z">
            <w:rPr>
              <w:rFonts w:ascii="ＭＳ 明朝" w:eastAsia="ＭＳ 明朝" w:hAnsi="ＭＳ 明朝" w:hint="eastAsia"/>
              <w:szCs w:val="21"/>
            </w:rPr>
          </w:rPrChange>
        </w:rPr>
        <w:t>」</w:t>
      </w:r>
      <w:commentRangeEnd w:id="421"/>
      <w:r w:rsidR="00C11BFE" w:rsidRPr="00F45A47">
        <w:rPr>
          <w:rStyle w:val="ac"/>
          <w:rFonts w:ascii="Times New Roman" w:eastAsia="ＭＳ 明朝" w:hAnsi="Times New Roman" w:cs="Times New Roman"/>
          <w:sz w:val="21"/>
          <w:szCs w:val="21"/>
          <w:rPrChange w:id="463" w:author="Masato YOSHIKAWA" w:date="2026-01-20T11:15:00Z" w16du:dateUtc="2026-01-20T02:15:00Z">
            <w:rPr>
              <w:rStyle w:val="ac"/>
              <w:rFonts w:ascii="ＭＳ 明朝" w:eastAsia="ＭＳ 明朝" w:hAnsi="ＭＳ 明朝"/>
              <w:sz w:val="21"/>
              <w:szCs w:val="21"/>
            </w:rPr>
          </w:rPrChange>
        </w:rPr>
        <w:commentReference w:id="421"/>
      </w:r>
      <w:del w:id="464" w:author="Masato YOSHIKAWA" w:date="2026-01-20T11:30:00Z" w16du:dateUtc="2026-01-20T02:30:00Z">
        <w:r w:rsidR="000F3456" w:rsidRPr="00F45A47" w:rsidDel="000F3456">
          <w:rPr>
            <w:rFonts w:ascii="Times New Roman" w:eastAsia="ＭＳ 明朝" w:hAnsi="Times New Roman" w:cs="Times New Roman" w:hint="eastAsia"/>
            <w:szCs w:val="21"/>
            <w:rPrChange w:id="465" w:author="Masato YOSHIKAWA" w:date="2026-01-20T11:15:00Z" w16du:dateUtc="2026-01-20T02:15:00Z">
              <w:rPr>
                <w:rFonts w:ascii="ＭＳ 明朝" w:eastAsia="ＭＳ 明朝" w:hAnsi="ＭＳ 明朝" w:hint="eastAsia"/>
                <w:szCs w:val="21"/>
              </w:rPr>
            </w:rPrChange>
          </w:rPr>
          <w:delText>の４つを</w:delText>
        </w:r>
      </w:del>
      <w:ins w:id="466" w:author="Masato YOSHIKAWA" w:date="2026-01-20T11:30:00Z" w16du:dateUtc="2026-01-20T02:30:00Z">
        <w:r w:rsidR="000F3456">
          <w:rPr>
            <w:rFonts w:ascii="Times New Roman" w:eastAsia="ＭＳ 明朝" w:hAnsi="Times New Roman" w:cs="Times New Roman" w:hint="eastAsia"/>
            <w:szCs w:val="21"/>
          </w:rPr>
          <w:t>からなる</w:t>
        </w:r>
      </w:ins>
      <w:r w:rsidR="0041088D" w:rsidRPr="00F45A47">
        <w:rPr>
          <w:rFonts w:ascii="Times New Roman" w:eastAsia="ＭＳ 明朝" w:hAnsi="Times New Roman" w:cs="Times New Roman" w:hint="eastAsia"/>
          <w:szCs w:val="21"/>
          <w:rPrChange w:id="467" w:author="Masato YOSHIKAWA" w:date="2026-01-20T11:15:00Z" w16du:dateUtc="2026-01-20T02:15:00Z">
            <w:rPr>
              <w:rFonts w:ascii="ＭＳ 明朝" w:eastAsia="ＭＳ 明朝" w:hAnsi="ＭＳ 明朝" w:hint="eastAsia"/>
              <w:szCs w:val="21"/>
            </w:rPr>
          </w:rPrChange>
        </w:rPr>
        <w:t>間接的</w:t>
      </w:r>
      <w:commentRangeStart w:id="468"/>
      <w:r w:rsidR="0041088D" w:rsidRPr="00F45A47">
        <w:rPr>
          <w:rFonts w:ascii="Times New Roman" w:eastAsia="ＭＳ 明朝" w:hAnsi="Times New Roman" w:cs="Times New Roman" w:hint="eastAsia"/>
          <w:szCs w:val="21"/>
          <w:rPrChange w:id="469" w:author="Masato YOSHIKAWA" w:date="2026-01-20T11:15:00Z" w16du:dateUtc="2026-01-20T02:15:00Z">
            <w:rPr>
              <w:rFonts w:ascii="ＭＳ 明朝" w:eastAsia="ＭＳ 明朝" w:hAnsi="ＭＳ 明朝" w:hint="eastAsia"/>
              <w:szCs w:val="21"/>
            </w:rPr>
          </w:rPrChange>
        </w:rPr>
        <w:t>翻訳</w:t>
      </w:r>
      <w:commentRangeEnd w:id="468"/>
      <w:r w:rsidR="0041088D" w:rsidRPr="00F45A47">
        <w:rPr>
          <w:rStyle w:val="ac"/>
          <w:rFonts w:ascii="Times New Roman" w:eastAsia="ＭＳ 明朝" w:hAnsi="Times New Roman" w:cs="Times New Roman"/>
          <w:sz w:val="21"/>
          <w:szCs w:val="21"/>
          <w:rPrChange w:id="470" w:author="Masato YOSHIKAWA" w:date="2026-01-20T11:15:00Z" w16du:dateUtc="2026-01-20T02:15:00Z">
            <w:rPr>
              <w:rStyle w:val="ac"/>
              <w:rFonts w:ascii="ＭＳ 明朝" w:eastAsia="ＭＳ 明朝" w:hAnsi="ＭＳ 明朝"/>
              <w:sz w:val="21"/>
              <w:szCs w:val="21"/>
            </w:rPr>
          </w:rPrChange>
        </w:rPr>
        <w:commentReference w:id="468"/>
      </w:r>
      <w:r w:rsidR="0041088D" w:rsidRPr="00F45A47">
        <w:rPr>
          <w:rFonts w:ascii="Times New Roman" w:eastAsia="ＭＳ 明朝" w:hAnsi="Times New Roman" w:cs="Times New Roman" w:hint="eastAsia"/>
          <w:szCs w:val="21"/>
          <w:rPrChange w:id="471" w:author="Masato YOSHIKAWA" w:date="2026-01-20T11:15:00Z" w16du:dateUtc="2026-01-20T02:15:00Z">
            <w:rPr>
              <w:rFonts w:ascii="ＭＳ 明朝" w:eastAsia="ＭＳ 明朝" w:hAnsi="ＭＳ 明朝" w:hint="eastAsia"/>
              <w:szCs w:val="21"/>
            </w:rPr>
          </w:rPrChange>
        </w:rPr>
        <w:t>（</w:t>
      </w:r>
      <w:r w:rsidR="0041088D" w:rsidRPr="00F45A47">
        <w:rPr>
          <w:rFonts w:ascii="Times New Roman" w:eastAsia="ＭＳ 明朝" w:hAnsi="Times New Roman" w:cs="Times New Roman"/>
          <w:szCs w:val="21"/>
          <w:rPrChange w:id="472" w:author="Masato YOSHIKAWA" w:date="2026-01-20T11:15:00Z" w16du:dateUtc="2026-01-20T02:15:00Z">
            <w:rPr>
              <w:rFonts w:ascii="ＭＳ 明朝" w:eastAsia="ＭＳ 明朝" w:hAnsi="ＭＳ 明朝"/>
              <w:szCs w:val="21"/>
            </w:rPr>
          </w:rPrChange>
        </w:rPr>
        <w:t>Oblique Translation</w:t>
      </w:r>
      <w:r w:rsidR="0041088D" w:rsidRPr="00F45A47">
        <w:rPr>
          <w:rFonts w:ascii="Times New Roman" w:eastAsia="ＭＳ 明朝" w:hAnsi="Times New Roman" w:cs="Times New Roman" w:hint="eastAsia"/>
          <w:szCs w:val="21"/>
          <w:rPrChange w:id="473" w:author="Masato YOSHIKAWA" w:date="2026-01-20T11:15:00Z" w16du:dateUtc="2026-01-20T02:15:00Z">
            <w:rPr>
              <w:rFonts w:ascii="ＭＳ 明朝" w:eastAsia="ＭＳ 明朝" w:hAnsi="ＭＳ 明朝" w:hint="eastAsia"/>
              <w:szCs w:val="21"/>
            </w:rPr>
          </w:rPrChange>
        </w:rPr>
        <w:t>）</w:t>
      </w:r>
      <w:del w:id="474" w:author="Masato YOSHIKAWA" w:date="2026-01-20T11:30:00Z" w16du:dateUtc="2026-01-20T02:30:00Z">
        <w:r w:rsidR="0041088D" w:rsidRPr="00F45A47" w:rsidDel="000F3456">
          <w:rPr>
            <w:rFonts w:ascii="Times New Roman" w:eastAsia="ＭＳ 明朝" w:hAnsi="Times New Roman" w:cs="Times New Roman" w:hint="eastAsia"/>
            <w:szCs w:val="21"/>
            <w:rPrChange w:id="475" w:author="Masato YOSHIKAWA" w:date="2026-01-20T11:15:00Z" w16du:dateUtc="2026-01-20T02:15:00Z">
              <w:rPr>
                <w:rFonts w:ascii="ＭＳ 明朝" w:eastAsia="ＭＳ 明朝" w:hAnsi="ＭＳ 明朝" w:hint="eastAsia"/>
                <w:szCs w:val="21"/>
              </w:rPr>
            </w:rPrChange>
          </w:rPr>
          <w:delText>」</w:delText>
        </w:r>
      </w:del>
      <w:ins w:id="476" w:author="Masato YOSHIKAWA" w:date="2026-01-20T11:30:00Z" w16du:dateUtc="2026-01-20T02:30:00Z">
        <w:r w:rsidR="000F3456">
          <w:rPr>
            <w:rFonts w:ascii="Times New Roman" w:eastAsia="ＭＳ 明朝" w:hAnsi="Times New Roman" w:cs="Times New Roman" w:hint="eastAsia"/>
            <w:szCs w:val="21"/>
          </w:rPr>
          <w:t xml:space="preserve"> </w:t>
        </w:r>
      </w:ins>
      <w:r w:rsidRPr="00F45A47">
        <w:rPr>
          <w:rFonts w:ascii="Times New Roman" w:eastAsia="ＭＳ 明朝" w:hAnsi="Times New Roman" w:cs="Times New Roman" w:hint="eastAsia"/>
          <w:szCs w:val="21"/>
          <w:rPrChange w:id="477" w:author="Masato YOSHIKAWA" w:date="2026-01-20T11:15:00Z" w16du:dateUtc="2026-01-20T02:15:00Z">
            <w:rPr>
              <w:rFonts w:ascii="ＭＳ 明朝" w:eastAsia="ＭＳ 明朝" w:hAnsi="ＭＳ 明朝" w:hint="eastAsia"/>
              <w:szCs w:val="21"/>
            </w:rPr>
          </w:rPrChange>
        </w:rPr>
        <w:t>に分類した。このモデルは、翻訳という行為を芸術や直感の領域から、体系的な言語学的な分析へと引き上げた先進的な研究であり、今日でも翻訳教育や理論の基礎として広く参照されている。</w:t>
      </w:r>
    </w:p>
    <w:p w14:paraId="37D23D60" w14:textId="69B43C02" w:rsidR="006438DF" w:rsidRPr="00F45A47" w:rsidDel="00FC6ADF" w:rsidRDefault="00AE6DFE" w:rsidP="006438DF">
      <w:pPr>
        <w:ind w:firstLineChars="100" w:firstLine="210"/>
        <w:rPr>
          <w:del w:id="478" w:author="Masato YOSHIKAWA" w:date="2026-01-20T11:31:00Z" w16du:dateUtc="2026-01-20T02:31:00Z"/>
          <w:rFonts w:ascii="Times New Roman" w:eastAsia="ＭＳ 明朝" w:hAnsi="Times New Roman" w:cs="Times New Roman"/>
          <w:szCs w:val="21"/>
          <w:rPrChange w:id="479" w:author="Masato YOSHIKAWA" w:date="2026-01-20T11:15:00Z" w16du:dateUtc="2026-01-20T02:15:00Z">
            <w:rPr>
              <w:del w:id="480" w:author="Masato YOSHIKAWA" w:date="2026-01-20T11:31:00Z" w16du:dateUtc="2026-01-20T02:31:00Z"/>
              <w:rFonts w:ascii="ＭＳ 明朝" w:eastAsia="ＭＳ 明朝" w:hAnsi="ＭＳ 明朝"/>
              <w:szCs w:val="21"/>
            </w:rPr>
          </w:rPrChange>
        </w:rPr>
      </w:pPr>
      <w:r w:rsidRPr="00F45A47">
        <w:rPr>
          <w:rFonts w:ascii="Times New Roman" w:eastAsia="ＭＳ 明朝" w:hAnsi="Times New Roman" w:cs="Times New Roman" w:hint="eastAsia"/>
          <w:szCs w:val="21"/>
          <w:rPrChange w:id="481" w:author="Masato YOSHIKAWA" w:date="2026-01-20T11:15:00Z" w16du:dateUtc="2026-01-20T02:15:00Z">
            <w:rPr>
              <w:rFonts w:ascii="ＭＳ 明朝" w:eastAsia="ＭＳ 明朝" w:hAnsi="ＭＳ 明朝" w:hint="eastAsia"/>
              <w:szCs w:val="21"/>
            </w:rPr>
          </w:rPrChange>
        </w:rPr>
        <w:t>しかし、</w:t>
      </w:r>
      <w:r w:rsidRPr="00F45A47">
        <w:rPr>
          <w:rFonts w:ascii="Times New Roman" w:eastAsia="ＭＳ 明朝" w:hAnsi="Times New Roman" w:cs="Times New Roman"/>
          <w:szCs w:val="21"/>
          <w:rPrChange w:id="482" w:author="Masato YOSHIKAWA" w:date="2026-01-20T11:15:00Z" w16du:dateUtc="2026-01-20T02:15:00Z">
            <w:rPr>
              <w:rFonts w:ascii="ＭＳ 明朝" w:eastAsia="ＭＳ 明朝" w:hAnsi="ＭＳ 明朝"/>
              <w:szCs w:val="21"/>
            </w:rPr>
          </w:rPrChange>
        </w:rPr>
        <w:t>Molina</w:t>
      </w:r>
      <w:ins w:id="483" w:author="Masato YOSHIKAWA" w:date="2026-01-20T11:30:00Z" w16du:dateUtc="2026-01-20T02:30:00Z">
        <w:r w:rsidR="00FC6ADF">
          <w:rPr>
            <w:rFonts w:ascii="Times New Roman" w:eastAsia="ＭＳ 明朝" w:hAnsi="Times New Roman" w:cs="Times New Roman" w:hint="eastAsia"/>
            <w:szCs w:val="21"/>
          </w:rPr>
          <w:t xml:space="preserve"> </w:t>
        </w:r>
      </w:ins>
      <w:r w:rsidRPr="00F45A47">
        <w:rPr>
          <w:rFonts w:ascii="Times New Roman" w:eastAsia="ＭＳ 明朝" w:hAnsi="Times New Roman" w:cs="Times New Roman"/>
          <w:szCs w:val="21"/>
          <w:rPrChange w:id="484" w:author="Masato YOSHIKAWA" w:date="2026-01-20T11:15:00Z" w16du:dateUtc="2026-01-20T02:15:00Z">
            <w:rPr>
              <w:rFonts w:ascii="ＭＳ 明朝" w:eastAsia="ＭＳ 明朝" w:hAnsi="ＭＳ 明朝"/>
              <w:szCs w:val="21"/>
            </w:rPr>
          </w:rPrChange>
        </w:rPr>
        <w:t>&amp;</w:t>
      </w:r>
      <w:ins w:id="485" w:author="Masato YOSHIKAWA" w:date="2026-01-20T11:30:00Z" w16du:dateUtc="2026-01-20T02:30:00Z">
        <w:r w:rsidR="00FC6ADF">
          <w:rPr>
            <w:rFonts w:ascii="Times New Roman" w:eastAsia="ＭＳ 明朝" w:hAnsi="Times New Roman" w:cs="Times New Roman" w:hint="eastAsia"/>
            <w:szCs w:val="21"/>
          </w:rPr>
          <w:t xml:space="preserve"> </w:t>
        </w:r>
      </w:ins>
      <w:r w:rsidRPr="00F45A47">
        <w:rPr>
          <w:rFonts w:ascii="Times New Roman" w:eastAsia="ＭＳ 明朝" w:hAnsi="Times New Roman" w:cs="Times New Roman"/>
          <w:szCs w:val="21"/>
          <w:rPrChange w:id="486" w:author="Masato YOSHIKAWA" w:date="2026-01-20T11:15:00Z" w16du:dateUtc="2026-01-20T02:15:00Z">
            <w:rPr>
              <w:rFonts w:ascii="ＭＳ 明朝" w:eastAsia="ＭＳ 明朝" w:hAnsi="ＭＳ 明朝"/>
              <w:szCs w:val="21"/>
            </w:rPr>
          </w:rPrChange>
        </w:rPr>
        <w:t>Albir</w:t>
      </w:r>
      <w:sdt>
        <w:sdtPr>
          <w:rPr>
            <w:rFonts w:ascii="Times New Roman" w:eastAsia="ＭＳ 明朝" w:hAnsi="Times New Roman" w:cs="Times New Roman"/>
            <w:szCs w:val="21"/>
          </w:rPr>
          <w:id w:val="-969439763"/>
          <w:citation/>
        </w:sdtPr>
        <w:sdtContent>
          <w:r w:rsidRPr="00F45A47">
            <w:rPr>
              <w:rFonts w:ascii="Times New Roman" w:eastAsia="ＭＳ 明朝" w:hAnsi="Times New Roman" w:cs="Times New Roman"/>
              <w:szCs w:val="21"/>
              <w:rPrChange w:id="487" w:author="Masato YOSHIKAWA" w:date="2026-01-20T11:15:00Z" w16du:dateUtc="2026-01-20T02:15:00Z">
                <w:rPr>
                  <w:rFonts w:ascii="ＭＳ 明朝" w:eastAsia="ＭＳ 明朝" w:hAnsi="ＭＳ 明朝"/>
                  <w:szCs w:val="21"/>
                </w:rPr>
              </w:rPrChange>
            </w:rPr>
            <w:fldChar w:fldCharType="begin"/>
          </w:r>
          <w:r w:rsidRPr="00F45A47">
            <w:rPr>
              <w:rFonts w:ascii="Times New Roman" w:eastAsia="ＭＳ 明朝" w:hAnsi="Times New Roman" w:cs="Times New Roman"/>
              <w:szCs w:val="21"/>
              <w:rPrChange w:id="488" w:author="Masato YOSHIKAWA" w:date="2026-01-20T11:15:00Z" w16du:dateUtc="2026-01-20T02:15:00Z">
                <w:rPr>
                  <w:rFonts w:ascii="ＭＳ 明朝" w:eastAsia="ＭＳ 明朝" w:hAnsi="ＭＳ 明朝"/>
                  <w:szCs w:val="21"/>
                </w:rPr>
              </w:rPrChange>
            </w:rPr>
            <w:instrText xml:space="preserve">CITATION MolAlb02 \n  \t  \l 1041 </w:instrText>
          </w:r>
          <w:r w:rsidRPr="00F45A47">
            <w:rPr>
              <w:rFonts w:ascii="Times New Roman" w:eastAsia="ＭＳ 明朝" w:hAnsi="Times New Roman" w:cs="Times New Roman"/>
              <w:szCs w:val="21"/>
              <w:rPrChange w:id="489" w:author="Masato YOSHIKAWA" w:date="2026-01-20T11:15:00Z" w16du:dateUtc="2026-01-20T02:15:00Z">
                <w:rPr>
                  <w:rFonts w:ascii="ＭＳ 明朝" w:eastAsia="ＭＳ 明朝" w:hAnsi="ＭＳ 明朝"/>
                  <w:szCs w:val="21"/>
                </w:rPr>
              </w:rPrChange>
            </w:rPr>
            <w:fldChar w:fldCharType="separate"/>
          </w:r>
          <w:r w:rsidRPr="00F45A47">
            <w:rPr>
              <w:rFonts w:ascii="Times New Roman" w:eastAsia="ＭＳ 明朝" w:hAnsi="Times New Roman" w:cs="Times New Roman"/>
              <w:noProof/>
              <w:szCs w:val="21"/>
              <w:rPrChange w:id="490" w:author="Masato YOSHIKAWA" w:date="2026-01-20T11:15:00Z" w16du:dateUtc="2026-01-20T02:15:00Z">
                <w:rPr>
                  <w:rFonts w:ascii="ＭＳ 明朝" w:eastAsia="ＭＳ 明朝" w:hAnsi="ＭＳ 明朝"/>
                  <w:noProof/>
                  <w:szCs w:val="21"/>
                </w:rPr>
              </w:rPrChange>
            </w:rPr>
            <w:t xml:space="preserve"> (2002)</w:t>
          </w:r>
          <w:r w:rsidRPr="00F45A47">
            <w:rPr>
              <w:rFonts w:ascii="Times New Roman" w:eastAsia="ＭＳ 明朝" w:hAnsi="Times New Roman" w:cs="Times New Roman"/>
              <w:szCs w:val="21"/>
              <w:rPrChange w:id="491" w:author="Masato YOSHIKAWA" w:date="2026-01-20T11:15:00Z" w16du:dateUtc="2026-01-20T02:15:00Z">
                <w:rPr>
                  <w:rFonts w:ascii="ＭＳ 明朝" w:eastAsia="ＭＳ 明朝" w:hAnsi="ＭＳ 明朝"/>
                  <w:szCs w:val="21"/>
                </w:rPr>
              </w:rPrChange>
            </w:rPr>
            <w:fldChar w:fldCharType="end"/>
          </w:r>
        </w:sdtContent>
      </w:sdt>
      <w:ins w:id="492" w:author="Masato YOSHIKAWA" w:date="2026-01-20T11:30:00Z" w16du:dateUtc="2026-01-20T02:30:00Z">
        <w:r w:rsidR="00FC6ADF">
          <w:rPr>
            <w:rFonts w:ascii="Times New Roman" w:eastAsia="ＭＳ 明朝" w:hAnsi="Times New Roman" w:cs="Times New Roman" w:hint="eastAsia"/>
            <w:szCs w:val="21"/>
          </w:rPr>
          <w:t xml:space="preserve"> </w:t>
        </w:r>
      </w:ins>
      <w:r w:rsidRPr="00F45A47">
        <w:rPr>
          <w:rFonts w:ascii="Times New Roman" w:eastAsia="ＭＳ 明朝" w:hAnsi="Times New Roman" w:cs="Times New Roman" w:hint="eastAsia"/>
          <w:szCs w:val="21"/>
          <w:rPrChange w:id="493" w:author="Masato YOSHIKAWA" w:date="2026-01-20T11:15:00Z" w16du:dateUtc="2026-01-20T02:15:00Z">
            <w:rPr>
              <w:rFonts w:ascii="ＭＳ 明朝" w:eastAsia="ＭＳ 明朝" w:hAnsi="ＭＳ 明朝" w:hint="eastAsia"/>
              <w:szCs w:val="21"/>
            </w:rPr>
          </w:rPrChange>
        </w:rPr>
        <w:t>は、</w:t>
      </w:r>
      <w:r w:rsidRPr="00F45A47">
        <w:rPr>
          <w:rFonts w:ascii="Times New Roman" w:eastAsia="ＭＳ 明朝" w:hAnsi="Times New Roman" w:cs="Times New Roman"/>
          <w:szCs w:val="21"/>
          <w:rPrChange w:id="494" w:author="Masato YOSHIKAWA" w:date="2026-01-20T11:15:00Z" w16du:dateUtc="2026-01-20T02:15:00Z">
            <w:rPr>
              <w:rFonts w:ascii="ＭＳ 明朝" w:eastAsia="ＭＳ 明朝" w:hAnsi="ＭＳ 明朝"/>
              <w:szCs w:val="21"/>
            </w:rPr>
          </w:rPrChange>
        </w:rPr>
        <w:t>Vinay</w:t>
      </w:r>
      <w:ins w:id="495" w:author="Masato YOSHIKAWA" w:date="2026-01-20T11:30:00Z" w16du:dateUtc="2026-01-20T02:30:00Z">
        <w:r w:rsidR="00FC6ADF">
          <w:rPr>
            <w:rFonts w:ascii="Times New Roman" w:eastAsia="ＭＳ 明朝" w:hAnsi="Times New Roman" w:cs="Times New Roman" w:hint="eastAsia"/>
            <w:szCs w:val="21"/>
          </w:rPr>
          <w:t xml:space="preserve"> </w:t>
        </w:r>
      </w:ins>
      <w:r w:rsidRPr="00F45A47">
        <w:rPr>
          <w:rFonts w:ascii="Times New Roman" w:eastAsia="ＭＳ 明朝" w:hAnsi="Times New Roman" w:cs="Times New Roman"/>
          <w:szCs w:val="21"/>
          <w:rPrChange w:id="496" w:author="Masato YOSHIKAWA" w:date="2026-01-20T11:15:00Z" w16du:dateUtc="2026-01-20T02:15:00Z">
            <w:rPr>
              <w:rFonts w:ascii="ＭＳ 明朝" w:eastAsia="ＭＳ 明朝" w:hAnsi="ＭＳ 明朝"/>
              <w:szCs w:val="21"/>
            </w:rPr>
          </w:rPrChange>
        </w:rPr>
        <w:t>&amp;</w:t>
      </w:r>
      <w:ins w:id="497" w:author="Masato YOSHIKAWA" w:date="2026-01-20T11:30:00Z" w16du:dateUtc="2026-01-20T02:30:00Z">
        <w:r w:rsidR="00FC6ADF">
          <w:rPr>
            <w:rFonts w:ascii="Times New Roman" w:eastAsia="ＭＳ 明朝" w:hAnsi="Times New Roman" w:cs="Times New Roman" w:hint="eastAsia"/>
            <w:szCs w:val="21"/>
          </w:rPr>
          <w:t xml:space="preserve"> </w:t>
        </w:r>
      </w:ins>
      <w:r w:rsidRPr="00F45A47">
        <w:rPr>
          <w:rFonts w:ascii="Times New Roman" w:eastAsia="ＭＳ 明朝" w:hAnsi="Times New Roman" w:cs="Times New Roman"/>
          <w:szCs w:val="21"/>
          <w:rPrChange w:id="498" w:author="Masato YOSHIKAWA" w:date="2026-01-20T11:15:00Z" w16du:dateUtc="2026-01-20T02:15:00Z">
            <w:rPr>
              <w:rFonts w:ascii="ＭＳ 明朝" w:eastAsia="ＭＳ 明朝" w:hAnsi="ＭＳ 明朝"/>
              <w:szCs w:val="21"/>
            </w:rPr>
          </w:rPrChange>
        </w:rPr>
        <w:t>Darbelnet</w:t>
      </w:r>
      <w:sdt>
        <w:sdtPr>
          <w:rPr>
            <w:rFonts w:ascii="Times New Roman" w:eastAsia="ＭＳ 明朝" w:hAnsi="Times New Roman" w:cs="Times New Roman"/>
            <w:szCs w:val="21"/>
          </w:rPr>
          <w:id w:val="-600176031"/>
          <w:citation/>
        </w:sdtPr>
        <w:sdtContent>
          <w:r w:rsidR="00CA6D8B" w:rsidRPr="00F45A47">
            <w:rPr>
              <w:rFonts w:ascii="Times New Roman" w:eastAsia="ＭＳ 明朝" w:hAnsi="Times New Roman" w:cs="Times New Roman"/>
              <w:szCs w:val="21"/>
              <w:rPrChange w:id="499" w:author="Masato YOSHIKAWA" w:date="2026-01-20T11:15:00Z" w16du:dateUtc="2026-01-20T02:15:00Z">
                <w:rPr>
                  <w:rFonts w:ascii="ＭＳ 明朝" w:eastAsia="ＭＳ 明朝" w:hAnsi="ＭＳ 明朝"/>
                  <w:szCs w:val="21"/>
                </w:rPr>
              </w:rPrChange>
            </w:rPr>
            <w:fldChar w:fldCharType="begin"/>
          </w:r>
          <w:r w:rsidR="00CA6D8B" w:rsidRPr="00F45A47">
            <w:rPr>
              <w:rFonts w:ascii="Times New Roman" w:eastAsia="ＭＳ 明朝" w:hAnsi="Times New Roman" w:cs="Times New Roman"/>
              <w:szCs w:val="21"/>
              <w:rPrChange w:id="500" w:author="Masato YOSHIKAWA" w:date="2026-01-20T11:15:00Z" w16du:dateUtc="2026-01-20T02:15:00Z">
                <w:rPr>
                  <w:rFonts w:ascii="ＭＳ 明朝" w:eastAsia="ＭＳ 明朝" w:hAnsi="ＭＳ 明朝"/>
                  <w:szCs w:val="21"/>
                </w:rPr>
              </w:rPrChange>
            </w:rPr>
            <w:instrText xml:space="preserve">CITATION VinDarJohn95 \n  \t  \l 1041 </w:instrText>
          </w:r>
          <w:r w:rsidR="00CA6D8B" w:rsidRPr="00F45A47">
            <w:rPr>
              <w:rFonts w:ascii="Times New Roman" w:eastAsia="ＭＳ 明朝" w:hAnsi="Times New Roman" w:cs="Times New Roman"/>
              <w:szCs w:val="21"/>
              <w:rPrChange w:id="501" w:author="Masato YOSHIKAWA" w:date="2026-01-20T11:15:00Z" w16du:dateUtc="2026-01-20T02:15:00Z">
                <w:rPr>
                  <w:rFonts w:ascii="ＭＳ 明朝" w:eastAsia="ＭＳ 明朝" w:hAnsi="ＭＳ 明朝"/>
                  <w:szCs w:val="21"/>
                </w:rPr>
              </w:rPrChange>
            </w:rPr>
            <w:fldChar w:fldCharType="separate"/>
          </w:r>
          <w:r w:rsidR="00CA6D8B" w:rsidRPr="00F45A47">
            <w:rPr>
              <w:rFonts w:ascii="Times New Roman" w:eastAsia="ＭＳ 明朝" w:hAnsi="Times New Roman" w:cs="Times New Roman"/>
              <w:noProof/>
              <w:szCs w:val="21"/>
              <w:rPrChange w:id="502" w:author="Masato YOSHIKAWA" w:date="2026-01-20T11:15:00Z" w16du:dateUtc="2026-01-20T02:15:00Z">
                <w:rPr>
                  <w:rFonts w:ascii="ＭＳ 明朝" w:eastAsia="ＭＳ 明朝" w:hAnsi="ＭＳ 明朝"/>
                  <w:noProof/>
                  <w:szCs w:val="21"/>
                </w:rPr>
              </w:rPrChange>
            </w:rPr>
            <w:t xml:space="preserve"> (1958/1995)</w:t>
          </w:r>
          <w:r w:rsidR="00CA6D8B" w:rsidRPr="00F45A47">
            <w:rPr>
              <w:rFonts w:ascii="Times New Roman" w:eastAsia="ＭＳ 明朝" w:hAnsi="Times New Roman" w:cs="Times New Roman"/>
              <w:szCs w:val="21"/>
              <w:rPrChange w:id="503" w:author="Masato YOSHIKAWA" w:date="2026-01-20T11:15:00Z" w16du:dateUtc="2026-01-20T02:15:00Z">
                <w:rPr>
                  <w:rFonts w:ascii="ＭＳ 明朝" w:eastAsia="ＭＳ 明朝" w:hAnsi="ＭＳ 明朝"/>
                  <w:szCs w:val="21"/>
                </w:rPr>
              </w:rPrChange>
            </w:rPr>
            <w:fldChar w:fldCharType="end"/>
          </w:r>
        </w:sdtContent>
      </w:sdt>
      <w:ins w:id="504" w:author="Masato YOSHIKAWA" w:date="2026-01-20T11:30:00Z" w16du:dateUtc="2026-01-20T02:30:00Z">
        <w:r w:rsidR="00FC6ADF">
          <w:rPr>
            <w:rFonts w:ascii="Times New Roman" w:eastAsia="ＭＳ 明朝" w:hAnsi="Times New Roman" w:cs="Times New Roman" w:hint="eastAsia"/>
            <w:szCs w:val="21"/>
          </w:rPr>
          <w:t xml:space="preserve"> </w:t>
        </w:r>
      </w:ins>
      <w:r w:rsidR="00CA6D8B" w:rsidRPr="00F45A47">
        <w:rPr>
          <w:rFonts w:ascii="Times New Roman" w:eastAsia="ＭＳ 明朝" w:hAnsi="Times New Roman" w:cs="Times New Roman" w:hint="eastAsia"/>
          <w:szCs w:val="21"/>
          <w:rPrChange w:id="505" w:author="Masato YOSHIKAWA" w:date="2026-01-20T11:15:00Z" w16du:dateUtc="2026-01-20T02:15:00Z">
            <w:rPr>
              <w:rFonts w:ascii="ＭＳ 明朝" w:eastAsia="ＭＳ 明朝" w:hAnsi="ＭＳ 明朝" w:hint="eastAsia"/>
              <w:szCs w:val="21"/>
            </w:rPr>
          </w:rPrChange>
        </w:rPr>
        <w:t>の分類が</w:t>
      </w:r>
      <w:r w:rsidR="00CA6D8B" w:rsidRPr="00F45A47">
        <w:rPr>
          <w:rFonts w:ascii="Times New Roman" w:eastAsia="ＭＳ 明朝" w:hAnsi="Times New Roman" w:cs="Times New Roman"/>
          <w:szCs w:val="21"/>
          <w:rPrChange w:id="506" w:author="Masato YOSHIKAWA" w:date="2026-01-20T11:15:00Z" w16du:dateUtc="2026-01-20T02:15:00Z">
            <w:rPr>
              <w:rFonts w:ascii="ＭＳ 明朝" w:eastAsia="ＭＳ 明朝" w:hAnsi="ＭＳ 明朝"/>
              <w:szCs w:val="21"/>
            </w:rPr>
          </w:rPrChange>
        </w:rPr>
        <w:t>言語構造の対照に重点を置きすぎており、文脈によって変化する翻訳の動的な機能を十分に捉えきれていないと指摘している。</w:t>
      </w:r>
    </w:p>
    <w:p w14:paraId="684BA522" w14:textId="382A5AE9" w:rsidR="00203FF4" w:rsidRPr="00F45A47" w:rsidRDefault="00203FF4" w:rsidP="006438DF">
      <w:pPr>
        <w:ind w:firstLineChars="100" w:firstLine="210"/>
        <w:rPr>
          <w:rFonts w:ascii="Times New Roman" w:eastAsia="ＭＳ 明朝" w:hAnsi="Times New Roman" w:cs="Times New Roman"/>
          <w:szCs w:val="21"/>
          <w:rPrChange w:id="507"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hint="eastAsia"/>
          <w:szCs w:val="21"/>
          <w:rPrChange w:id="508" w:author="Masato YOSHIKAWA" w:date="2026-01-20T11:15:00Z" w16du:dateUtc="2026-01-20T02:15:00Z">
            <w:rPr>
              <w:rFonts w:ascii="ＭＳ 明朝" w:eastAsia="ＭＳ 明朝" w:hAnsi="ＭＳ 明朝" w:hint="eastAsia"/>
              <w:szCs w:val="21"/>
            </w:rPr>
          </w:rPrChange>
        </w:rPr>
        <w:t>こうした課題対し、</w:t>
      </w:r>
      <w:r w:rsidRPr="00F45A47">
        <w:rPr>
          <w:rFonts w:ascii="Times New Roman" w:eastAsia="ＭＳ 明朝" w:hAnsi="Times New Roman" w:cs="Times New Roman"/>
          <w:szCs w:val="21"/>
          <w:rPrChange w:id="509" w:author="Masato YOSHIKAWA" w:date="2026-01-20T11:15:00Z" w16du:dateUtc="2026-01-20T02:15:00Z">
            <w:rPr>
              <w:rFonts w:ascii="ＭＳ 明朝" w:eastAsia="ＭＳ 明朝" w:hAnsi="ＭＳ 明朝"/>
              <w:szCs w:val="21"/>
            </w:rPr>
          </w:rPrChange>
        </w:rPr>
        <w:t>Molina</w:t>
      </w:r>
      <w:ins w:id="510" w:author="Masato YOSHIKAWA" w:date="2026-01-20T11:32:00Z" w16du:dateUtc="2026-01-20T02:32:00Z">
        <w:r w:rsidR="00DD6DDB">
          <w:rPr>
            <w:rFonts w:ascii="Times New Roman" w:eastAsia="ＭＳ 明朝" w:hAnsi="Times New Roman" w:cs="Times New Roman" w:hint="eastAsia"/>
            <w:szCs w:val="21"/>
          </w:rPr>
          <w:t xml:space="preserve"> </w:t>
        </w:r>
      </w:ins>
      <w:del w:id="511" w:author="Masato YOSHIKAWA" w:date="2026-01-20T11:32:00Z" w16du:dateUtc="2026-01-20T02:32:00Z">
        <w:r w:rsidRPr="00F45A47" w:rsidDel="00DD6DDB">
          <w:rPr>
            <w:rFonts w:ascii="Times New Roman" w:eastAsia="ＭＳ 明朝" w:hAnsi="Times New Roman" w:cs="Times New Roman" w:hint="eastAsia"/>
            <w:szCs w:val="21"/>
            <w:rPrChange w:id="512" w:author="Masato YOSHIKAWA" w:date="2026-01-20T11:15:00Z" w16du:dateUtc="2026-01-20T02:15:00Z">
              <w:rPr>
                <w:rFonts w:ascii="ＭＳ 明朝" w:eastAsia="ＭＳ 明朝" w:hAnsi="ＭＳ 明朝" w:hint="eastAsia"/>
                <w:szCs w:val="21"/>
              </w:rPr>
            </w:rPrChange>
          </w:rPr>
          <w:delText>＆</w:delText>
        </w:r>
      </w:del>
      <w:ins w:id="513" w:author="Masato YOSHIKAWA" w:date="2026-01-20T11:32:00Z" w16du:dateUtc="2026-01-20T02:32:00Z">
        <w:r w:rsidR="00DD6DDB">
          <w:rPr>
            <w:rFonts w:ascii="Times New Roman" w:eastAsia="ＭＳ 明朝" w:hAnsi="Times New Roman" w:cs="Times New Roman" w:hint="eastAsia"/>
            <w:szCs w:val="21"/>
          </w:rPr>
          <w:t xml:space="preserve">&amp; </w:t>
        </w:r>
      </w:ins>
      <w:r w:rsidRPr="00F45A47">
        <w:rPr>
          <w:rFonts w:ascii="Times New Roman" w:eastAsia="ＭＳ 明朝" w:hAnsi="Times New Roman" w:cs="Times New Roman"/>
          <w:szCs w:val="21"/>
          <w:rPrChange w:id="514" w:author="Masato YOSHIKAWA" w:date="2026-01-20T11:15:00Z" w16du:dateUtc="2026-01-20T02:15:00Z">
            <w:rPr>
              <w:rFonts w:ascii="ＭＳ 明朝" w:eastAsia="ＭＳ 明朝" w:hAnsi="ＭＳ 明朝"/>
              <w:szCs w:val="21"/>
            </w:rPr>
          </w:rPrChange>
        </w:rPr>
        <w:t>Albi</w:t>
      </w:r>
      <w:r w:rsidR="00DC7138" w:rsidRPr="00F45A47">
        <w:rPr>
          <w:rFonts w:ascii="Times New Roman" w:eastAsia="ＭＳ 明朝" w:hAnsi="Times New Roman" w:cs="Times New Roman"/>
          <w:szCs w:val="21"/>
          <w:rPrChange w:id="515" w:author="Masato YOSHIKAWA" w:date="2026-01-20T11:15:00Z" w16du:dateUtc="2026-01-20T02:15:00Z">
            <w:rPr>
              <w:rFonts w:ascii="ＭＳ 明朝" w:eastAsia="ＭＳ 明朝" w:hAnsi="ＭＳ 明朝"/>
              <w:szCs w:val="21"/>
            </w:rPr>
          </w:rPrChange>
        </w:rPr>
        <w:t>r</w:t>
      </w:r>
      <w:sdt>
        <w:sdtPr>
          <w:rPr>
            <w:rFonts w:ascii="Times New Roman" w:eastAsia="ＭＳ 明朝" w:hAnsi="Times New Roman" w:cs="Times New Roman"/>
            <w:szCs w:val="21"/>
          </w:rPr>
          <w:id w:val="1295720078"/>
          <w:citation/>
        </w:sdtPr>
        <w:sdtContent>
          <w:r w:rsidR="00DC7138" w:rsidRPr="00F45A47">
            <w:rPr>
              <w:rFonts w:ascii="Times New Roman" w:eastAsia="ＭＳ 明朝" w:hAnsi="Times New Roman" w:cs="Times New Roman"/>
              <w:szCs w:val="21"/>
              <w:rPrChange w:id="516" w:author="Masato YOSHIKAWA" w:date="2026-01-20T11:15:00Z" w16du:dateUtc="2026-01-20T02:15:00Z">
                <w:rPr>
                  <w:rFonts w:ascii="ＭＳ 明朝" w:eastAsia="ＭＳ 明朝" w:hAnsi="ＭＳ 明朝"/>
                  <w:szCs w:val="21"/>
                </w:rPr>
              </w:rPrChange>
            </w:rPr>
            <w:fldChar w:fldCharType="begin"/>
          </w:r>
          <w:r w:rsidR="00DC7138" w:rsidRPr="00F45A47">
            <w:rPr>
              <w:rFonts w:ascii="Times New Roman" w:eastAsia="ＭＳ 明朝" w:hAnsi="Times New Roman" w:cs="Times New Roman"/>
              <w:szCs w:val="21"/>
              <w:rPrChange w:id="517" w:author="Masato YOSHIKAWA" w:date="2026-01-20T11:15:00Z" w16du:dateUtc="2026-01-20T02:15:00Z">
                <w:rPr>
                  <w:rFonts w:ascii="ＭＳ 明朝" w:eastAsia="ＭＳ 明朝" w:hAnsi="ＭＳ 明朝"/>
                  <w:szCs w:val="21"/>
                </w:rPr>
              </w:rPrChange>
            </w:rPr>
            <w:instrText xml:space="preserve">CITATION MolAlb02 \n  \t  \l 1041 </w:instrText>
          </w:r>
          <w:r w:rsidR="00DC7138" w:rsidRPr="00F45A47">
            <w:rPr>
              <w:rFonts w:ascii="Times New Roman" w:eastAsia="ＭＳ 明朝" w:hAnsi="Times New Roman" w:cs="Times New Roman"/>
              <w:szCs w:val="21"/>
              <w:rPrChange w:id="518" w:author="Masato YOSHIKAWA" w:date="2026-01-20T11:15:00Z" w16du:dateUtc="2026-01-20T02:15:00Z">
                <w:rPr>
                  <w:rFonts w:ascii="ＭＳ 明朝" w:eastAsia="ＭＳ 明朝" w:hAnsi="ＭＳ 明朝"/>
                  <w:szCs w:val="21"/>
                </w:rPr>
              </w:rPrChange>
            </w:rPr>
            <w:fldChar w:fldCharType="separate"/>
          </w:r>
          <w:r w:rsidR="00DC7138" w:rsidRPr="00F45A47">
            <w:rPr>
              <w:rFonts w:ascii="Times New Roman" w:eastAsia="ＭＳ 明朝" w:hAnsi="Times New Roman" w:cs="Times New Roman"/>
              <w:noProof/>
              <w:szCs w:val="21"/>
              <w:rPrChange w:id="519" w:author="Masato YOSHIKAWA" w:date="2026-01-20T11:15:00Z" w16du:dateUtc="2026-01-20T02:15:00Z">
                <w:rPr>
                  <w:rFonts w:ascii="ＭＳ 明朝" w:eastAsia="ＭＳ 明朝" w:hAnsi="ＭＳ 明朝"/>
                  <w:noProof/>
                  <w:szCs w:val="21"/>
                </w:rPr>
              </w:rPrChange>
            </w:rPr>
            <w:t xml:space="preserve"> (2002)</w:t>
          </w:r>
          <w:r w:rsidR="00DC7138" w:rsidRPr="00F45A47">
            <w:rPr>
              <w:rFonts w:ascii="Times New Roman" w:eastAsia="ＭＳ 明朝" w:hAnsi="Times New Roman" w:cs="Times New Roman"/>
              <w:szCs w:val="21"/>
              <w:rPrChange w:id="520" w:author="Masato YOSHIKAWA" w:date="2026-01-20T11:15:00Z" w16du:dateUtc="2026-01-20T02:15:00Z">
                <w:rPr>
                  <w:rFonts w:ascii="ＭＳ 明朝" w:eastAsia="ＭＳ 明朝" w:hAnsi="ＭＳ 明朝"/>
                  <w:szCs w:val="21"/>
                </w:rPr>
              </w:rPrChange>
            </w:rPr>
            <w:fldChar w:fldCharType="end"/>
          </w:r>
        </w:sdtContent>
      </w:sdt>
      <w:ins w:id="521" w:author="Masato YOSHIKAWA" w:date="2026-01-20T11:32:00Z" w16du:dateUtc="2026-01-20T02:32:00Z">
        <w:r w:rsidR="00DD6DDB">
          <w:rPr>
            <w:rFonts w:ascii="Times New Roman" w:eastAsia="ＭＳ 明朝" w:hAnsi="Times New Roman" w:cs="Times New Roman" w:hint="eastAsia"/>
            <w:szCs w:val="21"/>
          </w:rPr>
          <w:t xml:space="preserve"> </w:t>
        </w:r>
      </w:ins>
      <w:r w:rsidRPr="00F45A47">
        <w:rPr>
          <w:rFonts w:ascii="Times New Roman" w:eastAsia="ＭＳ 明朝" w:hAnsi="Times New Roman" w:cs="Times New Roman" w:hint="eastAsia"/>
          <w:szCs w:val="21"/>
          <w:rPrChange w:id="522" w:author="Masato YOSHIKAWA" w:date="2026-01-20T11:15:00Z" w16du:dateUtc="2026-01-20T02:15:00Z">
            <w:rPr>
              <w:rFonts w:ascii="ＭＳ 明朝" w:eastAsia="ＭＳ 明朝" w:hAnsi="ＭＳ 明朝" w:hint="eastAsia"/>
              <w:szCs w:val="21"/>
            </w:rPr>
          </w:rPrChange>
        </w:rPr>
        <w:t>は、</w:t>
      </w:r>
      <w:r w:rsidR="00323B5B" w:rsidRPr="00F45A47">
        <w:rPr>
          <w:rFonts w:ascii="Times New Roman" w:eastAsia="ＭＳ 明朝" w:hAnsi="Times New Roman" w:cs="Times New Roman"/>
          <w:szCs w:val="21"/>
          <w:rPrChange w:id="523" w:author="Masato YOSHIKAWA" w:date="2026-01-20T11:15:00Z" w16du:dateUtc="2026-01-20T02:15:00Z">
            <w:rPr>
              <w:rFonts w:ascii="ＭＳ 明朝" w:eastAsia="ＭＳ 明朝" w:hAnsi="ＭＳ 明朝"/>
              <w:szCs w:val="21"/>
            </w:rPr>
          </w:rPrChange>
        </w:rPr>
        <w:t>Vinay</w:t>
      </w:r>
      <w:ins w:id="524" w:author="Masato YOSHIKAWA" w:date="2026-01-20T11:32:00Z" w16du:dateUtc="2026-01-20T02:32:00Z">
        <w:r w:rsidR="00DD6DDB">
          <w:rPr>
            <w:rFonts w:ascii="Times New Roman" w:eastAsia="ＭＳ 明朝" w:hAnsi="Times New Roman" w:cs="Times New Roman" w:hint="eastAsia"/>
            <w:szCs w:val="21"/>
          </w:rPr>
          <w:t xml:space="preserve"> </w:t>
        </w:r>
      </w:ins>
      <w:r w:rsidR="00AE6DFE" w:rsidRPr="00F45A47">
        <w:rPr>
          <w:rFonts w:ascii="Times New Roman" w:eastAsia="ＭＳ 明朝" w:hAnsi="Times New Roman" w:cs="Times New Roman"/>
          <w:szCs w:val="21"/>
          <w:rPrChange w:id="525" w:author="Masato YOSHIKAWA" w:date="2026-01-20T11:15:00Z" w16du:dateUtc="2026-01-20T02:15:00Z">
            <w:rPr>
              <w:rFonts w:ascii="ＭＳ 明朝" w:eastAsia="ＭＳ 明朝" w:hAnsi="ＭＳ 明朝"/>
              <w:szCs w:val="21"/>
            </w:rPr>
          </w:rPrChange>
        </w:rPr>
        <w:t>&amp;</w:t>
      </w:r>
      <w:ins w:id="526" w:author="Masato YOSHIKAWA" w:date="2026-01-20T11:32:00Z" w16du:dateUtc="2026-01-20T02:32:00Z">
        <w:r w:rsidR="00DD6DDB">
          <w:rPr>
            <w:rFonts w:ascii="Times New Roman" w:eastAsia="ＭＳ 明朝" w:hAnsi="Times New Roman" w:cs="Times New Roman" w:hint="eastAsia"/>
            <w:szCs w:val="21"/>
          </w:rPr>
          <w:t xml:space="preserve"> </w:t>
        </w:r>
      </w:ins>
      <w:r w:rsidR="00323B5B" w:rsidRPr="00F45A47">
        <w:rPr>
          <w:rFonts w:ascii="Times New Roman" w:eastAsia="ＭＳ 明朝" w:hAnsi="Times New Roman" w:cs="Times New Roman"/>
          <w:szCs w:val="21"/>
          <w:rPrChange w:id="527" w:author="Masato YOSHIKAWA" w:date="2026-01-20T11:15:00Z" w16du:dateUtc="2026-01-20T02:15:00Z">
            <w:rPr>
              <w:rFonts w:ascii="ＭＳ 明朝" w:eastAsia="ＭＳ 明朝" w:hAnsi="ＭＳ 明朝"/>
              <w:szCs w:val="21"/>
            </w:rPr>
          </w:rPrChange>
        </w:rPr>
        <w:t>Darbelnet</w:t>
      </w:r>
      <w:sdt>
        <w:sdtPr>
          <w:rPr>
            <w:rFonts w:ascii="Times New Roman" w:eastAsia="ＭＳ 明朝" w:hAnsi="Times New Roman" w:cs="Times New Roman"/>
            <w:szCs w:val="21"/>
          </w:rPr>
          <w:id w:val="112876186"/>
          <w:citation/>
        </w:sdtPr>
        <w:sdtContent>
          <w:r w:rsidR="00323B5B" w:rsidRPr="00F45A47">
            <w:rPr>
              <w:rFonts w:ascii="Times New Roman" w:eastAsia="ＭＳ 明朝" w:hAnsi="Times New Roman" w:cs="Times New Roman"/>
              <w:szCs w:val="21"/>
              <w:rPrChange w:id="528" w:author="Masato YOSHIKAWA" w:date="2026-01-20T11:15:00Z" w16du:dateUtc="2026-01-20T02:15:00Z">
                <w:rPr>
                  <w:rFonts w:ascii="ＭＳ 明朝" w:eastAsia="ＭＳ 明朝" w:hAnsi="ＭＳ 明朝"/>
                  <w:szCs w:val="21"/>
                </w:rPr>
              </w:rPrChange>
            </w:rPr>
            <w:fldChar w:fldCharType="begin"/>
          </w:r>
          <w:r w:rsidR="00323B5B" w:rsidRPr="00F45A47">
            <w:rPr>
              <w:rFonts w:ascii="Times New Roman" w:eastAsia="ＭＳ 明朝" w:hAnsi="Times New Roman" w:cs="Times New Roman"/>
              <w:szCs w:val="21"/>
              <w:rPrChange w:id="529" w:author="Masato YOSHIKAWA" w:date="2026-01-20T11:15:00Z" w16du:dateUtc="2026-01-20T02:15:00Z">
                <w:rPr>
                  <w:rFonts w:ascii="ＭＳ 明朝" w:eastAsia="ＭＳ 明朝" w:hAnsi="ＭＳ 明朝"/>
                  <w:szCs w:val="21"/>
                </w:rPr>
              </w:rPrChange>
            </w:rPr>
            <w:instrText xml:space="preserve">CITATION VinDarJohn95 \n  \t  \l 1041 </w:instrText>
          </w:r>
          <w:r w:rsidR="00323B5B" w:rsidRPr="00F45A47">
            <w:rPr>
              <w:rFonts w:ascii="Times New Roman" w:eastAsia="ＭＳ 明朝" w:hAnsi="Times New Roman" w:cs="Times New Roman"/>
              <w:szCs w:val="21"/>
              <w:rPrChange w:id="530" w:author="Masato YOSHIKAWA" w:date="2026-01-20T11:15:00Z" w16du:dateUtc="2026-01-20T02:15:00Z">
                <w:rPr>
                  <w:rFonts w:ascii="ＭＳ 明朝" w:eastAsia="ＭＳ 明朝" w:hAnsi="ＭＳ 明朝"/>
                  <w:szCs w:val="21"/>
                </w:rPr>
              </w:rPrChange>
            </w:rPr>
            <w:fldChar w:fldCharType="separate"/>
          </w:r>
          <w:r w:rsidR="00323B5B" w:rsidRPr="00F45A47">
            <w:rPr>
              <w:rFonts w:ascii="Times New Roman" w:eastAsia="ＭＳ 明朝" w:hAnsi="Times New Roman" w:cs="Times New Roman"/>
              <w:noProof/>
              <w:szCs w:val="21"/>
              <w:rPrChange w:id="531" w:author="Masato YOSHIKAWA" w:date="2026-01-20T11:15:00Z" w16du:dateUtc="2026-01-20T02:15:00Z">
                <w:rPr>
                  <w:rFonts w:ascii="ＭＳ 明朝" w:eastAsia="ＭＳ 明朝" w:hAnsi="ＭＳ 明朝"/>
                  <w:noProof/>
                  <w:szCs w:val="21"/>
                </w:rPr>
              </w:rPrChange>
            </w:rPr>
            <w:t xml:space="preserve"> (1958/1995)</w:t>
          </w:r>
          <w:r w:rsidR="00323B5B" w:rsidRPr="00F45A47">
            <w:rPr>
              <w:rFonts w:ascii="Times New Roman" w:eastAsia="ＭＳ 明朝" w:hAnsi="Times New Roman" w:cs="Times New Roman"/>
              <w:szCs w:val="21"/>
              <w:rPrChange w:id="532" w:author="Masato YOSHIKAWA" w:date="2026-01-20T11:15:00Z" w16du:dateUtc="2026-01-20T02:15:00Z">
                <w:rPr>
                  <w:rFonts w:ascii="ＭＳ 明朝" w:eastAsia="ＭＳ 明朝" w:hAnsi="ＭＳ 明朝"/>
                  <w:szCs w:val="21"/>
                </w:rPr>
              </w:rPrChange>
            </w:rPr>
            <w:fldChar w:fldCharType="end"/>
          </w:r>
        </w:sdtContent>
      </w:sdt>
      <w:ins w:id="533" w:author="Masato YOSHIKAWA" w:date="2026-01-20T11:32:00Z" w16du:dateUtc="2026-01-20T02:32:00Z">
        <w:r w:rsidR="00DD6DDB">
          <w:rPr>
            <w:rFonts w:ascii="Times New Roman" w:eastAsia="ＭＳ 明朝" w:hAnsi="Times New Roman" w:cs="Times New Roman" w:hint="eastAsia"/>
            <w:szCs w:val="21"/>
          </w:rPr>
          <w:t xml:space="preserve"> </w:t>
        </w:r>
      </w:ins>
      <w:r w:rsidR="00323B5B" w:rsidRPr="00F45A47">
        <w:rPr>
          <w:rFonts w:ascii="Times New Roman" w:eastAsia="ＭＳ 明朝" w:hAnsi="Times New Roman" w:cs="Times New Roman" w:hint="eastAsia"/>
          <w:szCs w:val="21"/>
          <w:rPrChange w:id="534" w:author="Masato YOSHIKAWA" w:date="2026-01-20T11:15:00Z" w16du:dateUtc="2026-01-20T02:15:00Z">
            <w:rPr>
              <w:rFonts w:ascii="ＭＳ 明朝" w:eastAsia="ＭＳ 明朝" w:hAnsi="ＭＳ 明朝" w:hint="eastAsia"/>
              <w:szCs w:val="21"/>
            </w:rPr>
          </w:rPrChange>
        </w:rPr>
        <w:t>をはじめとする</w:t>
      </w:r>
      <w:r w:rsidRPr="00F45A47">
        <w:rPr>
          <w:rFonts w:ascii="Times New Roman" w:eastAsia="ＭＳ 明朝" w:hAnsi="Times New Roman" w:cs="Times New Roman" w:hint="eastAsia"/>
          <w:szCs w:val="21"/>
          <w:rPrChange w:id="535" w:author="Masato YOSHIKAWA" w:date="2026-01-20T11:15:00Z" w16du:dateUtc="2026-01-20T02:15:00Z">
            <w:rPr>
              <w:rFonts w:ascii="ＭＳ 明朝" w:eastAsia="ＭＳ 明朝" w:hAnsi="ＭＳ 明朝" w:hint="eastAsia"/>
              <w:szCs w:val="21"/>
            </w:rPr>
          </w:rPrChange>
        </w:rPr>
        <w:t>既存</w:t>
      </w:r>
      <w:r w:rsidR="00AB7373" w:rsidRPr="00F45A47">
        <w:rPr>
          <w:rFonts w:ascii="Times New Roman" w:eastAsia="ＭＳ 明朝" w:hAnsi="Times New Roman" w:cs="Times New Roman" w:hint="eastAsia"/>
          <w:szCs w:val="21"/>
          <w:rPrChange w:id="536" w:author="Masato YOSHIKAWA" w:date="2026-01-20T11:15:00Z" w16du:dateUtc="2026-01-20T02:15:00Z">
            <w:rPr>
              <w:rFonts w:ascii="ＭＳ 明朝" w:eastAsia="ＭＳ 明朝" w:hAnsi="ＭＳ 明朝" w:hint="eastAsia"/>
              <w:szCs w:val="21"/>
            </w:rPr>
          </w:rPrChange>
        </w:rPr>
        <w:t>の</w:t>
      </w:r>
      <w:r w:rsidRPr="00F45A47">
        <w:rPr>
          <w:rFonts w:ascii="Times New Roman" w:eastAsia="ＭＳ 明朝" w:hAnsi="Times New Roman" w:cs="Times New Roman" w:hint="eastAsia"/>
          <w:szCs w:val="21"/>
          <w:rPrChange w:id="537" w:author="Masato YOSHIKAWA" w:date="2026-01-20T11:15:00Z" w16du:dateUtc="2026-01-20T02:15:00Z">
            <w:rPr>
              <w:rFonts w:ascii="ＭＳ 明朝" w:eastAsia="ＭＳ 明朝" w:hAnsi="ＭＳ 明朝" w:hint="eastAsia"/>
              <w:szCs w:val="21"/>
            </w:rPr>
          </w:rPrChange>
        </w:rPr>
        <w:t>分類を</w:t>
      </w:r>
      <w:r w:rsidR="00FE2628" w:rsidRPr="00F45A47">
        <w:rPr>
          <w:rFonts w:ascii="Times New Roman" w:eastAsia="ＭＳ 明朝" w:hAnsi="Times New Roman" w:cs="Times New Roman" w:hint="eastAsia"/>
          <w:szCs w:val="21"/>
          <w:rPrChange w:id="538" w:author="Masato YOSHIKAWA" w:date="2026-01-20T11:15:00Z" w16du:dateUtc="2026-01-20T02:15:00Z">
            <w:rPr>
              <w:rFonts w:ascii="ＭＳ 明朝" w:eastAsia="ＭＳ 明朝" w:hAnsi="ＭＳ 明朝" w:hint="eastAsia"/>
              <w:szCs w:val="21"/>
            </w:rPr>
          </w:rPrChange>
        </w:rPr>
        <w:t>包括的に再検討・</w:t>
      </w:r>
      <w:r w:rsidRPr="00F45A47">
        <w:rPr>
          <w:rFonts w:ascii="Times New Roman" w:eastAsia="ＭＳ 明朝" w:hAnsi="Times New Roman" w:cs="Times New Roman" w:hint="eastAsia"/>
          <w:szCs w:val="21"/>
          <w:rPrChange w:id="539" w:author="Masato YOSHIKAWA" w:date="2026-01-20T11:15:00Z" w16du:dateUtc="2026-01-20T02:15:00Z">
            <w:rPr>
              <w:rFonts w:ascii="ＭＳ 明朝" w:eastAsia="ＭＳ 明朝" w:hAnsi="ＭＳ 明朝" w:hint="eastAsia"/>
              <w:szCs w:val="21"/>
            </w:rPr>
          </w:rPrChange>
        </w:rPr>
        <w:t>整理し、</w:t>
      </w:r>
      <w:r w:rsidRPr="00F45A47">
        <w:rPr>
          <w:rFonts w:ascii="Times New Roman" w:eastAsia="ＭＳ 明朝" w:hAnsi="Times New Roman" w:cs="Times New Roman"/>
          <w:szCs w:val="21"/>
          <w:rPrChange w:id="540" w:author="Masato YOSHIKAWA" w:date="2026-01-20T11:15:00Z" w16du:dateUtc="2026-01-20T02:15:00Z">
            <w:rPr>
              <w:rFonts w:ascii="ＭＳ 明朝" w:eastAsia="ＭＳ 明朝" w:hAnsi="ＭＳ 明朝"/>
              <w:szCs w:val="21"/>
            </w:rPr>
          </w:rPrChange>
        </w:rPr>
        <w:t>18</w:t>
      </w:r>
      <w:r w:rsidRPr="00F45A47">
        <w:rPr>
          <w:rFonts w:ascii="Times New Roman" w:eastAsia="ＭＳ 明朝" w:hAnsi="Times New Roman" w:cs="Times New Roman" w:hint="eastAsia"/>
          <w:szCs w:val="21"/>
          <w:rPrChange w:id="541" w:author="Masato YOSHIKAWA" w:date="2026-01-20T11:15:00Z" w16du:dateUtc="2026-01-20T02:15:00Z">
            <w:rPr>
              <w:rFonts w:ascii="ＭＳ 明朝" w:eastAsia="ＭＳ 明朝" w:hAnsi="ＭＳ 明朝" w:hint="eastAsia"/>
              <w:szCs w:val="21"/>
            </w:rPr>
          </w:rPrChange>
        </w:rPr>
        <w:t>の翻訳技法分類を定義した。</w:t>
      </w:r>
      <w:r w:rsidRPr="00F45A47">
        <w:rPr>
          <w:rFonts w:ascii="Times New Roman" w:eastAsia="ＭＳ 明朝" w:hAnsi="Times New Roman" w:cs="Times New Roman"/>
          <w:szCs w:val="21"/>
          <w:rPrChange w:id="542" w:author="Masato YOSHIKAWA" w:date="2026-01-20T11:15:00Z" w16du:dateUtc="2026-01-20T02:15:00Z">
            <w:rPr>
              <w:rFonts w:ascii="ＭＳ 明朝" w:eastAsia="ＭＳ 明朝" w:hAnsi="ＭＳ 明朝"/>
              <w:szCs w:val="21"/>
            </w:rPr>
          </w:rPrChange>
        </w:rPr>
        <w:t>Molina</w:t>
      </w:r>
      <w:ins w:id="543" w:author="Masato YOSHIKAWA" w:date="2026-01-20T11:32:00Z" w16du:dateUtc="2026-01-20T02:32:00Z">
        <w:r w:rsidR="00DD6DDB">
          <w:rPr>
            <w:rFonts w:ascii="Times New Roman" w:eastAsia="ＭＳ 明朝" w:hAnsi="Times New Roman" w:cs="Times New Roman" w:hint="eastAsia"/>
            <w:szCs w:val="21"/>
          </w:rPr>
          <w:t xml:space="preserve"> </w:t>
        </w:r>
      </w:ins>
      <w:del w:id="544" w:author="Masato YOSHIKAWA" w:date="2026-01-20T11:32:00Z" w16du:dateUtc="2026-01-20T02:32:00Z">
        <w:r w:rsidRPr="00F45A47" w:rsidDel="00DD6DDB">
          <w:rPr>
            <w:rFonts w:ascii="Times New Roman" w:eastAsia="ＭＳ 明朝" w:hAnsi="Times New Roman" w:cs="Times New Roman" w:hint="eastAsia"/>
            <w:szCs w:val="21"/>
            <w:rPrChange w:id="545" w:author="Masato YOSHIKAWA" w:date="2026-01-20T11:15:00Z" w16du:dateUtc="2026-01-20T02:15:00Z">
              <w:rPr>
                <w:rFonts w:ascii="ＭＳ 明朝" w:eastAsia="ＭＳ 明朝" w:hAnsi="ＭＳ 明朝" w:hint="eastAsia"/>
                <w:szCs w:val="21"/>
              </w:rPr>
            </w:rPrChange>
          </w:rPr>
          <w:delText>＆</w:delText>
        </w:r>
      </w:del>
      <w:ins w:id="546" w:author="Masato YOSHIKAWA" w:date="2026-01-20T11:32:00Z" w16du:dateUtc="2026-01-20T02:32:00Z">
        <w:r w:rsidR="00DD6DDB">
          <w:rPr>
            <w:rFonts w:ascii="Times New Roman" w:eastAsia="ＭＳ 明朝" w:hAnsi="Times New Roman" w:cs="Times New Roman" w:hint="eastAsia"/>
            <w:szCs w:val="21"/>
          </w:rPr>
          <w:t xml:space="preserve">&amp; </w:t>
        </w:r>
      </w:ins>
      <w:r w:rsidRPr="00F45A47">
        <w:rPr>
          <w:rFonts w:ascii="Times New Roman" w:eastAsia="ＭＳ 明朝" w:hAnsi="Times New Roman" w:cs="Times New Roman"/>
          <w:szCs w:val="21"/>
          <w:rPrChange w:id="547" w:author="Masato YOSHIKAWA" w:date="2026-01-20T11:15:00Z" w16du:dateUtc="2026-01-20T02:15:00Z">
            <w:rPr>
              <w:rFonts w:ascii="ＭＳ 明朝" w:eastAsia="ＭＳ 明朝" w:hAnsi="ＭＳ 明朝"/>
              <w:szCs w:val="21"/>
            </w:rPr>
          </w:rPrChange>
        </w:rPr>
        <w:t>Albir</w:t>
      </w:r>
      <w:sdt>
        <w:sdtPr>
          <w:rPr>
            <w:rFonts w:ascii="Times New Roman" w:eastAsia="ＭＳ 明朝" w:hAnsi="Times New Roman" w:cs="Times New Roman"/>
            <w:szCs w:val="21"/>
          </w:rPr>
          <w:id w:val="1622181309"/>
          <w:citation/>
        </w:sdtPr>
        <w:sdtContent>
          <w:r w:rsidR="00AF39C2" w:rsidRPr="00F45A47">
            <w:rPr>
              <w:rFonts w:ascii="Times New Roman" w:eastAsia="ＭＳ 明朝" w:hAnsi="Times New Roman" w:cs="Times New Roman"/>
              <w:szCs w:val="21"/>
              <w:rPrChange w:id="548" w:author="Masato YOSHIKAWA" w:date="2026-01-20T11:15:00Z" w16du:dateUtc="2026-01-20T02:15:00Z">
                <w:rPr>
                  <w:rFonts w:ascii="ＭＳ 明朝" w:eastAsia="ＭＳ 明朝" w:hAnsi="ＭＳ 明朝"/>
                  <w:szCs w:val="21"/>
                </w:rPr>
              </w:rPrChange>
            </w:rPr>
            <w:fldChar w:fldCharType="begin"/>
          </w:r>
          <w:r w:rsidR="00AF39C2" w:rsidRPr="00F45A47">
            <w:rPr>
              <w:rFonts w:ascii="Times New Roman" w:eastAsia="ＭＳ 明朝" w:hAnsi="Times New Roman" w:cs="Times New Roman"/>
              <w:szCs w:val="21"/>
              <w:rPrChange w:id="549" w:author="Masato YOSHIKAWA" w:date="2026-01-20T11:15:00Z" w16du:dateUtc="2026-01-20T02:15:00Z">
                <w:rPr>
                  <w:rFonts w:ascii="ＭＳ 明朝" w:eastAsia="ＭＳ 明朝" w:hAnsi="ＭＳ 明朝"/>
                  <w:szCs w:val="21"/>
                </w:rPr>
              </w:rPrChange>
            </w:rPr>
            <w:instrText xml:space="preserve">CITATION MolAlb02 \n  \t  \l 1041 </w:instrText>
          </w:r>
          <w:r w:rsidR="00AF39C2" w:rsidRPr="00F45A47">
            <w:rPr>
              <w:rFonts w:ascii="Times New Roman" w:eastAsia="ＭＳ 明朝" w:hAnsi="Times New Roman" w:cs="Times New Roman"/>
              <w:szCs w:val="21"/>
              <w:rPrChange w:id="550" w:author="Masato YOSHIKAWA" w:date="2026-01-20T11:15:00Z" w16du:dateUtc="2026-01-20T02:15:00Z">
                <w:rPr>
                  <w:rFonts w:ascii="ＭＳ 明朝" w:eastAsia="ＭＳ 明朝" w:hAnsi="ＭＳ 明朝"/>
                  <w:szCs w:val="21"/>
                </w:rPr>
              </w:rPrChange>
            </w:rPr>
            <w:fldChar w:fldCharType="separate"/>
          </w:r>
          <w:r w:rsidR="00AF39C2" w:rsidRPr="00F45A47">
            <w:rPr>
              <w:rFonts w:ascii="Times New Roman" w:eastAsia="ＭＳ 明朝" w:hAnsi="Times New Roman" w:cs="Times New Roman"/>
              <w:noProof/>
              <w:szCs w:val="21"/>
              <w:rPrChange w:id="551" w:author="Masato YOSHIKAWA" w:date="2026-01-20T11:15:00Z" w16du:dateUtc="2026-01-20T02:15:00Z">
                <w:rPr>
                  <w:rFonts w:ascii="ＭＳ 明朝" w:eastAsia="ＭＳ 明朝" w:hAnsi="ＭＳ 明朝"/>
                  <w:noProof/>
                  <w:szCs w:val="21"/>
                </w:rPr>
              </w:rPrChange>
            </w:rPr>
            <w:t xml:space="preserve"> (2002)</w:t>
          </w:r>
          <w:r w:rsidR="00AF39C2" w:rsidRPr="00F45A47">
            <w:rPr>
              <w:rFonts w:ascii="Times New Roman" w:eastAsia="ＭＳ 明朝" w:hAnsi="Times New Roman" w:cs="Times New Roman"/>
              <w:szCs w:val="21"/>
              <w:rPrChange w:id="552" w:author="Masato YOSHIKAWA" w:date="2026-01-20T11:15:00Z" w16du:dateUtc="2026-01-20T02:15:00Z">
                <w:rPr>
                  <w:rFonts w:ascii="ＭＳ 明朝" w:eastAsia="ＭＳ 明朝" w:hAnsi="ＭＳ 明朝"/>
                  <w:szCs w:val="21"/>
                </w:rPr>
              </w:rPrChange>
            </w:rPr>
            <w:fldChar w:fldCharType="end"/>
          </w:r>
        </w:sdtContent>
      </w:sdt>
      <w:ins w:id="553" w:author="Masato YOSHIKAWA" w:date="2026-01-20T11:32:00Z" w16du:dateUtc="2026-01-20T02:32:00Z">
        <w:r w:rsidR="00DD6DDB">
          <w:rPr>
            <w:rFonts w:ascii="Times New Roman" w:eastAsia="ＭＳ 明朝" w:hAnsi="Times New Roman" w:cs="Times New Roman" w:hint="eastAsia"/>
            <w:szCs w:val="21"/>
          </w:rPr>
          <w:t xml:space="preserve"> </w:t>
        </w:r>
      </w:ins>
      <w:r w:rsidRPr="00F45A47">
        <w:rPr>
          <w:rFonts w:ascii="Times New Roman" w:eastAsia="ＭＳ 明朝" w:hAnsi="Times New Roman" w:cs="Times New Roman" w:hint="eastAsia"/>
          <w:szCs w:val="21"/>
          <w:rPrChange w:id="554" w:author="Masato YOSHIKAWA" w:date="2026-01-20T11:15:00Z" w16du:dateUtc="2026-01-20T02:15:00Z">
            <w:rPr>
              <w:rFonts w:ascii="ＭＳ 明朝" w:eastAsia="ＭＳ 明朝" w:hAnsi="ＭＳ 明朝" w:hint="eastAsia"/>
              <w:szCs w:val="21"/>
            </w:rPr>
          </w:rPrChange>
        </w:rPr>
        <w:t>のモデルは、</w:t>
      </w:r>
      <w:commentRangeStart w:id="555"/>
      <w:r w:rsidRPr="00F45A47">
        <w:rPr>
          <w:rFonts w:ascii="Times New Roman" w:eastAsia="ＭＳ 明朝" w:hAnsi="Times New Roman" w:cs="Times New Roman" w:hint="eastAsia"/>
          <w:szCs w:val="21"/>
          <w:rPrChange w:id="556" w:author="Masato YOSHIKAWA" w:date="2026-01-20T11:15:00Z" w16du:dateUtc="2026-01-20T02:15:00Z">
            <w:rPr>
              <w:rFonts w:ascii="ＭＳ 明朝" w:eastAsia="ＭＳ 明朝" w:hAnsi="ＭＳ 明朝" w:hint="eastAsia"/>
              <w:szCs w:val="21"/>
            </w:rPr>
          </w:rPrChange>
        </w:rPr>
        <w:t>翻訳</w:t>
      </w:r>
      <w:r w:rsidR="00311327" w:rsidRPr="00F45A47">
        <w:rPr>
          <w:rFonts w:ascii="Times New Roman" w:eastAsia="ＭＳ 明朝" w:hAnsi="Times New Roman" w:cs="Times New Roman" w:hint="eastAsia"/>
          <w:szCs w:val="21"/>
          <w:rPrChange w:id="557" w:author="Masato YOSHIKAWA" w:date="2026-01-20T11:15:00Z" w16du:dateUtc="2026-01-20T02:15:00Z">
            <w:rPr>
              <w:rFonts w:ascii="ＭＳ 明朝" w:eastAsia="ＭＳ 明朝" w:hAnsi="ＭＳ 明朝" w:hint="eastAsia"/>
              <w:szCs w:val="21"/>
            </w:rPr>
          </w:rPrChange>
        </w:rPr>
        <w:t>技法</w:t>
      </w:r>
      <w:r w:rsidRPr="00F45A47">
        <w:rPr>
          <w:rFonts w:ascii="Times New Roman" w:eastAsia="ＭＳ 明朝" w:hAnsi="Times New Roman" w:cs="Times New Roman" w:hint="eastAsia"/>
          <w:szCs w:val="21"/>
          <w:rPrChange w:id="558" w:author="Masato YOSHIKAWA" w:date="2026-01-20T11:15:00Z" w16du:dateUtc="2026-01-20T02:15:00Z">
            <w:rPr>
              <w:rFonts w:ascii="ＭＳ 明朝" w:eastAsia="ＭＳ 明朝" w:hAnsi="ＭＳ 明朝" w:hint="eastAsia"/>
              <w:szCs w:val="21"/>
            </w:rPr>
          </w:rPrChange>
        </w:rPr>
        <w:t>を</w:t>
      </w:r>
      <w:commentRangeEnd w:id="555"/>
      <w:r w:rsidR="002A63A4" w:rsidRPr="00F45A47">
        <w:rPr>
          <w:rStyle w:val="ac"/>
          <w:rFonts w:ascii="Times New Roman" w:eastAsia="ＭＳ 明朝" w:hAnsi="Times New Roman" w:cs="Times New Roman"/>
          <w:sz w:val="21"/>
          <w:szCs w:val="21"/>
          <w:rPrChange w:id="559" w:author="Masato YOSHIKAWA" w:date="2026-01-20T11:15:00Z" w16du:dateUtc="2026-01-20T02:15:00Z">
            <w:rPr>
              <w:rStyle w:val="ac"/>
              <w:rFonts w:ascii="ＭＳ 明朝" w:eastAsia="ＭＳ 明朝" w:hAnsi="ＭＳ 明朝"/>
              <w:sz w:val="21"/>
              <w:szCs w:val="21"/>
            </w:rPr>
          </w:rPrChange>
        </w:rPr>
        <w:commentReference w:id="555"/>
      </w:r>
      <w:r w:rsidR="004B6BD4" w:rsidRPr="00F45A47">
        <w:rPr>
          <w:rFonts w:ascii="Times New Roman" w:eastAsia="ＭＳ 明朝" w:hAnsi="Times New Roman" w:cs="Times New Roman" w:hint="eastAsia"/>
          <w:szCs w:val="21"/>
          <w:rPrChange w:id="560" w:author="Masato YOSHIKAWA" w:date="2026-01-20T11:15:00Z" w16du:dateUtc="2026-01-20T02:15:00Z">
            <w:rPr>
              <w:rFonts w:ascii="ＭＳ 明朝" w:eastAsia="ＭＳ 明朝" w:hAnsi="ＭＳ 明朝" w:hint="eastAsia"/>
              <w:szCs w:val="21"/>
            </w:rPr>
          </w:rPrChange>
        </w:rPr>
        <w:t>「</w:t>
      </w:r>
      <w:r w:rsidR="00D149C5" w:rsidRPr="00F45A47">
        <w:rPr>
          <w:rFonts w:ascii="Times New Roman" w:eastAsia="ＭＳ 明朝" w:hAnsi="Times New Roman" w:cs="Times New Roman" w:hint="eastAsia"/>
          <w:szCs w:val="21"/>
          <w:rPrChange w:id="561" w:author="Masato YOSHIKAWA" w:date="2026-01-20T11:15:00Z" w16du:dateUtc="2026-01-20T02:15:00Z">
            <w:rPr>
              <w:rFonts w:ascii="ＭＳ 明朝" w:eastAsia="ＭＳ 明朝" w:hAnsi="ＭＳ 明朝" w:hint="eastAsia"/>
              <w:szCs w:val="21"/>
            </w:rPr>
          </w:rPrChange>
        </w:rPr>
        <w:t>翻訳された</w:t>
      </w:r>
      <w:r w:rsidR="000B0D24" w:rsidRPr="00F45A47">
        <w:rPr>
          <w:rFonts w:ascii="Times New Roman" w:eastAsia="ＭＳ 明朝" w:hAnsi="Times New Roman" w:cs="Times New Roman" w:hint="eastAsia"/>
          <w:szCs w:val="21"/>
          <w:rPrChange w:id="562" w:author="Masato YOSHIKAWA" w:date="2026-01-20T11:15:00Z" w16du:dateUtc="2026-01-20T02:15:00Z">
            <w:rPr>
              <w:rFonts w:ascii="ＭＳ 明朝" w:eastAsia="ＭＳ 明朝" w:hAnsi="ＭＳ 明朝" w:hint="eastAsia"/>
              <w:szCs w:val="21"/>
            </w:rPr>
          </w:rPrChange>
        </w:rPr>
        <w:t>テキスト</w:t>
      </w:r>
      <w:commentRangeStart w:id="563"/>
      <w:r w:rsidRPr="00F45A47">
        <w:rPr>
          <w:rFonts w:ascii="Times New Roman" w:eastAsia="ＭＳ 明朝" w:hAnsi="Times New Roman" w:cs="Times New Roman" w:hint="eastAsia"/>
          <w:szCs w:val="21"/>
          <w:rPrChange w:id="564" w:author="Masato YOSHIKAWA" w:date="2026-01-20T11:15:00Z" w16du:dateUtc="2026-01-20T02:15:00Z">
            <w:rPr>
              <w:rFonts w:ascii="ＭＳ 明朝" w:eastAsia="ＭＳ 明朝" w:hAnsi="ＭＳ 明朝" w:hint="eastAsia"/>
              <w:szCs w:val="21"/>
            </w:rPr>
          </w:rPrChange>
        </w:rPr>
        <w:t>を分析するためのツー</w:t>
      </w:r>
      <w:commentRangeEnd w:id="563"/>
      <w:r w:rsidR="002A63A4" w:rsidRPr="00F45A47">
        <w:rPr>
          <w:rStyle w:val="ac"/>
          <w:rFonts w:ascii="Times New Roman" w:eastAsia="ＭＳ 明朝" w:hAnsi="Times New Roman" w:cs="Times New Roman"/>
          <w:sz w:val="21"/>
          <w:szCs w:val="21"/>
          <w:rPrChange w:id="565" w:author="Masato YOSHIKAWA" w:date="2026-01-20T11:15:00Z" w16du:dateUtc="2026-01-20T02:15:00Z">
            <w:rPr>
              <w:rStyle w:val="ac"/>
              <w:rFonts w:ascii="ＭＳ 明朝" w:eastAsia="ＭＳ 明朝" w:hAnsi="ＭＳ 明朝"/>
              <w:sz w:val="21"/>
              <w:szCs w:val="21"/>
            </w:rPr>
          </w:rPrChange>
        </w:rPr>
        <w:commentReference w:id="563"/>
      </w:r>
      <w:r w:rsidR="00311327" w:rsidRPr="00F45A47">
        <w:rPr>
          <w:rFonts w:ascii="Times New Roman" w:eastAsia="ＭＳ 明朝" w:hAnsi="Times New Roman" w:cs="Times New Roman" w:hint="eastAsia"/>
          <w:szCs w:val="21"/>
          <w:rPrChange w:id="566" w:author="Masato YOSHIKAWA" w:date="2026-01-20T11:15:00Z" w16du:dateUtc="2026-01-20T02:15:00Z">
            <w:rPr>
              <w:rFonts w:ascii="ＭＳ 明朝" w:eastAsia="ＭＳ 明朝" w:hAnsi="ＭＳ 明朝" w:hint="eastAsia"/>
              <w:szCs w:val="21"/>
            </w:rPr>
          </w:rPrChange>
        </w:rPr>
        <w:t>ル</w:t>
      </w:r>
      <w:r w:rsidR="00857F57" w:rsidRPr="00F45A47">
        <w:rPr>
          <w:rFonts w:ascii="Times New Roman" w:eastAsia="ＭＳ 明朝" w:hAnsi="Times New Roman" w:cs="Times New Roman" w:hint="eastAsia"/>
          <w:szCs w:val="21"/>
          <w:rPrChange w:id="567" w:author="Masato YOSHIKAWA" w:date="2026-01-20T11:15:00Z" w16du:dateUtc="2026-01-20T02:15:00Z">
            <w:rPr>
              <w:rFonts w:ascii="ＭＳ 明朝" w:eastAsia="ＭＳ 明朝" w:hAnsi="ＭＳ 明朝" w:hint="eastAsia"/>
              <w:szCs w:val="21"/>
            </w:rPr>
          </w:rPrChange>
        </w:rPr>
        <w:t>」</w:t>
      </w:r>
      <w:r w:rsidRPr="00F45A47">
        <w:rPr>
          <w:rFonts w:ascii="Times New Roman" w:eastAsia="ＭＳ 明朝" w:hAnsi="Times New Roman" w:cs="Times New Roman" w:hint="eastAsia"/>
          <w:szCs w:val="21"/>
          <w:rPrChange w:id="568" w:author="Masato YOSHIKAWA" w:date="2026-01-20T11:15:00Z" w16du:dateUtc="2026-01-20T02:15:00Z">
            <w:rPr>
              <w:rFonts w:ascii="ＭＳ 明朝" w:eastAsia="ＭＳ 明朝" w:hAnsi="ＭＳ 明朝" w:hint="eastAsia"/>
              <w:szCs w:val="21"/>
            </w:rPr>
          </w:rPrChange>
        </w:rPr>
        <w:t>として明確に定義したことで、翻訳の質を客観的に評価したり、大量の翻訳データを分析したりする際の共通の物差しを提供した。</w:t>
      </w:r>
    </w:p>
    <w:p w14:paraId="15FB2C91" w14:textId="419A5BAF" w:rsidR="00493F66" w:rsidRPr="00F45A47" w:rsidRDefault="00203FF4" w:rsidP="007776BE">
      <w:pPr>
        <w:rPr>
          <w:rFonts w:ascii="Times New Roman" w:eastAsia="ＭＳ 明朝" w:hAnsi="Times New Roman" w:cs="Times New Roman"/>
          <w:szCs w:val="21"/>
          <w:rPrChange w:id="569"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hint="eastAsia"/>
          <w:szCs w:val="21"/>
          <w:rPrChange w:id="570" w:author="Masato YOSHIKAWA" w:date="2026-01-20T11:15:00Z" w16du:dateUtc="2026-01-20T02:15:00Z">
            <w:rPr>
              <w:rFonts w:ascii="ＭＳ 明朝" w:eastAsia="ＭＳ 明朝" w:hAnsi="ＭＳ 明朝" w:hint="eastAsia"/>
              <w:szCs w:val="21"/>
            </w:rPr>
          </w:rPrChange>
        </w:rPr>
        <w:t xml:space="preserve">　本研究は、「戦略（</w:t>
      </w:r>
      <w:r w:rsidR="00444935" w:rsidRPr="00F45A47">
        <w:rPr>
          <w:rFonts w:ascii="Times New Roman" w:eastAsia="ＭＳ 明朝" w:hAnsi="Times New Roman" w:cs="Times New Roman"/>
          <w:szCs w:val="21"/>
          <w:rPrChange w:id="571" w:author="Masato YOSHIKAWA" w:date="2026-01-20T11:15:00Z" w16du:dateUtc="2026-01-20T02:15:00Z">
            <w:rPr>
              <w:rFonts w:ascii="ＭＳ 明朝" w:eastAsia="ＭＳ 明朝" w:hAnsi="ＭＳ 明朝"/>
              <w:szCs w:val="21"/>
            </w:rPr>
          </w:rPrChange>
        </w:rPr>
        <w:t>DMIS</w:t>
      </w:r>
      <w:r w:rsidRPr="00F45A47">
        <w:rPr>
          <w:rFonts w:ascii="Times New Roman" w:eastAsia="ＭＳ 明朝" w:hAnsi="Times New Roman" w:cs="Times New Roman" w:hint="eastAsia"/>
          <w:szCs w:val="21"/>
          <w:rPrChange w:id="572" w:author="Masato YOSHIKAWA" w:date="2026-01-20T11:15:00Z" w16du:dateUtc="2026-01-20T02:15:00Z">
            <w:rPr>
              <w:rFonts w:ascii="ＭＳ 明朝" w:eastAsia="ＭＳ 明朝" w:hAnsi="ＭＳ 明朝" w:hint="eastAsia"/>
              <w:szCs w:val="21"/>
            </w:rPr>
          </w:rPrChange>
        </w:rPr>
        <w:t>）</w:t>
      </w:r>
      <w:r w:rsidR="00542BAC" w:rsidRPr="00F45A47">
        <w:rPr>
          <w:rFonts w:ascii="Times New Roman" w:eastAsia="ＭＳ 明朝" w:hAnsi="Times New Roman" w:cs="Times New Roman" w:hint="eastAsia"/>
          <w:szCs w:val="21"/>
          <w:rPrChange w:id="573" w:author="Masato YOSHIKAWA" w:date="2026-01-20T11:15:00Z" w16du:dateUtc="2026-01-20T02:15:00Z">
            <w:rPr>
              <w:rFonts w:ascii="ＭＳ 明朝" w:eastAsia="ＭＳ 明朝" w:hAnsi="ＭＳ 明朝" w:hint="eastAsia"/>
              <w:szCs w:val="21"/>
            </w:rPr>
          </w:rPrChange>
        </w:rPr>
        <w:t>×</w:t>
      </w:r>
      <w:r w:rsidRPr="00F45A47">
        <w:rPr>
          <w:rFonts w:ascii="Times New Roman" w:eastAsia="ＭＳ 明朝" w:hAnsi="Times New Roman" w:cs="Times New Roman" w:hint="eastAsia"/>
          <w:szCs w:val="21"/>
          <w:rPrChange w:id="574" w:author="Masato YOSHIKAWA" w:date="2026-01-20T11:15:00Z" w16du:dateUtc="2026-01-20T02:15:00Z">
            <w:rPr>
              <w:rFonts w:ascii="ＭＳ 明朝" w:eastAsia="ＭＳ 明朝" w:hAnsi="ＭＳ 明朝" w:hint="eastAsia"/>
              <w:szCs w:val="21"/>
            </w:rPr>
          </w:rPrChange>
        </w:rPr>
        <w:t>戦術（翻訳技法）」の実践的なフレームワークを</w:t>
      </w:r>
      <w:r w:rsidR="0082257B" w:rsidRPr="00F45A47">
        <w:rPr>
          <w:rFonts w:ascii="Times New Roman" w:eastAsia="ＭＳ 明朝" w:hAnsi="Times New Roman" w:cs="Times New Roman" w:hint="eastAsia"/>
          <w:szCs w:val="21"/>
          <w:rPrChange w:id="575" w:author="Masato YOSHIKAWA" w:date="2026-01-20T11:15:00Z" w16du:dateUtc="2026-01-20T02:15:00Z">
            <w:rPr>
              <w:rFonts w:ascii="ＭＳ 明朝" w:eastAsia="ＭＳ 明朝" w:hAnsi="ＭＳ 明朝" w:hint="eastAsia"/>
              <w:szCs w:val="21"/>
            </w:rPr>
          </w:rPrChange>
        </w:rPr>
        <w:t>構築するこ</w:t>
      </w:r>
      <w:r w:rsidRPr="00F45A47">
        <w:rPr>
          <w:rFonts w:ascii="Times New Roman" w:eastAsia="ＭＳ 明朝" w:hAnsi="Times New Roman" w:cs="Times New Roman" w:hint="eastAsia"/>
          <w:szCs w:val="21"/>
          <w:rPrChange w:id="576" w:author="Masato YOSHIKAWA" w:date="2026-01-20T11:15:00Z" w16du:dateUtc="2026-01-20T02:15:00Z">
            <w:rPr>
              <w:rFonts w:ascii="ＭＳ 明朝" w:eastAsia="ＭＳ 明朝" w:hAnsi="ＭＳ 明朝" w:hint="eastAsia"/>
              <w:szCs w:val="21"/>
            </w:rPr>
          </w:rPrChange>
        </w:rPr>
        <w:t>とを目的とし</w:t>
      </w:r>
      <w:r w:rsidR="0082257B" w:rsidRPr="00F45A47">
        <w:rPr>
          <w:rFonts w:ascii="Times New Roman" w:eastAsia="ＭＳ 明朝" w:hAnsi="Times New Roman" w:cs="Times New Roman" w:hint="eastAsia"/>
          <w:szCs w:val="21"/>
          <w:rPrChange w:id="577" w:author="Masato YOSHIKAWA" w:date="2026-01-20T11:15:00Z" w16du:dateUtc="2026-01-20T02:15:00Z">
            <w:rPr>
              <w:rFonts w:ascii="ＭＳ 明朝" w:eastAsia="ＭＳ 明朝" w:hAnsi="ＭＳ 明朝" w:hint="eastAsia"/>
              <w:szCs w:val="21"/>
            </w:rPr>
          </w:rPrChange>
        </w:rPr>
        <w:t>ている。このとき、</w:t>
      </w:r>
      <w:r w:rsidRPr="00F45A47">
        <w:rPr>
          <w:rFonts w:ascii="Times New Roman" w:eastAsia="ＭＳ 明朝" w:hAnsi="Times New Roman" w:cs="Times New Roman" w:hint="eastAsia"/>
          <w:szCs w:val="21"/>
          <w:rPrChange w:id="578" w:author="Masato YOSHIKAWA" w:date="2026-01-20T11:15:00Z" w16du:dateUtc="2026-01-20T02:15:00Z">
            <w:rPr>
              <w:rFonts w:ascii="ＭＳ 明朝" w:eastAsia="ＭＳ 明朝" w:hAnsi="ＭＳ 明朝" w:hint="eastAsia"/>
              <w:szCs w:val="21"/>
            </w:rPr>
          </w:rPrChange>
        </w:rPr>
        <w:t>戦術が具体的であればあるほど、フレームワーク使用時の有用性</w:t>
      </w:r>
      <w:r w:rsidR="0082257B" w:rsidRPr="00F45A47">
        <w:rPr>
          <w:rFonts w:ascii="Times New Roman" w:eastAsia="ＭＳ 明朝" w:hAnsi="Times New Roman" w:cs="Times New Roman" w:hint="eastAsia"/>
          <w:szCs w:val="21"/>
          <w:rPrChange w:id="579" w:author="Masato YOSHIKAWA" w:date="2026-01-20T11:15:00Z" w16du:dateUtc="2026-01-20T02:15:00Z">
            <w:rPr>
              <w:rFonts w:ascii="ＭＳ 明朝" w:eastAsia="ＭＳ 明朝" w:hAnsi="ＭＳ 明朝" w:hint="eastAsia"/>
              <w:szCs w:val="21"/>
            </w:rPr>
          </w:rPrChange>
        </w:rPr>
        <w:t>は高まる</w:t>
      </w:r>
      <w:r w:rsidRPr="00F45A47">
        <w:rPr>
          <w:rFonts w:ascii="Times New Roman" w:eastAsia="ＭＳ 明朝" w:hAnsi="Times New Roman" w:cs="Times New Roman" w:hint="eastAsia"/>
          <w:szCs w:val="21"/>
          <w:rPrChange w:id="580" w:author="Masato YOSHIKAWA" w:date="2026-01-20T11:15:00Z" w16du:dateUtc="2026-01-20T02:15:00Z">
            <w:rPr>
              <w:rFonts w:ascii="ＭＳ 明朝" w:eastAsia="ＭＳ 明朝" w:hAnsi="ＭＳ 明朝" w:hint="eastAsia"/>
              <w:szCs w:val="21"/>
            </w:rPr>
          </w:rPrChange>
        </w:rPr>
        <w:t>。そのため、</w:t>
      </w:r>
      <w:r w:rsidR="0082257B" w:rsidRPr="00F45A47">
        <w:rPr>
          <w:rFonts w:ascii="Times New Roman" w:eastAsia="ＭＳ 明朝" w:hAnsi="Times New Roman" w:cs="Times New Roman" w:hint="eastAsia"/>
          <w:szCs w:val="21"/>
          <w:rPrChange w:id="581" w:author="Masato YOSHIKAWA" w:date="2026-01-20T11:15:00Z" w16du:dateUtc="2026-01-20T02:15:00Z">
            <w:rPr>
              <w:rFonts w:ascii="ＭＳ 明朝" w:eastAsia="ＭＳ 明朝" w:hAnsi="ＭＳ 明朝" w:hint="eastAsia"/>
              <w:szCs w:val="21"/>
            </w:rPr>
          </w:rPrChange>
        </w:rPr>
        <w:t>戦術の分類として</w:t>
      </w:r>
      <w:r w:rsidR="00766733" w:rsidRPr="00F45A47">
        <w:rPr>
          <w:rFonts w:ascii="Times New Roman" w:eastAsia="ＭＳ 明朝" w:hAnsi="Times New Roman" w:cs="Times New Roman" w:hint="eastAsia"/>
          <w:szCs w:val="21"/>
          <w:rPrChange w:id="582" w:author="Masato YOSHIKAWA" w:date="2026-01-20T11:15:00Z" w16du:dateUtc="2026-01-20T02:15:00Z">
            <w:rPr>
              <w:rFonts w:ascii="ＭＳ 明朝" w:eastAsia="ＭＳ 明朝" w:hAnsi="ＭＳ 明朝" w:hint="eastAsia"/>
              <w:szCs w:val="21"/>
            </w:rPr>
          </w:rPrChange>
        </w:rPr>
        <w:t>、</w:t>
      </w:r>
      <w:commentRangeStart w:id="583"/>
      <w:r w:rsidRPr="00F45A47">
        <w:rPr>
          <w:rFonts w:ascii="Times New Roman" w:eastAsia="ＭＳ 明朝" w:hAnsi="Times New Roman" w:cs="Times New Roman"/>
          <w:szCs w:val="21"/>
          <w:rPrChange w:id="584" w:author="Masato YOSHIKAWA" w:date="2026-01-20T11:15:00Z" w16du:dateUtc="2026-01-20T02:15:00Z">
            <w:rPr>
              <w:rFonts w:ascii="ＭＳ 明朝" w:eastAsia="ＭＳ 明朝" w:hAnsi="ＭＳ 明朝"/>
              <w:szCs w:val="21"/>
            </w:rPr>
          </w:rPrChange>
        </w:rPr>
        <w:t>Molina</w:t>
      </w:r>
      <w:del w:id="585" w:author="Masato YOSHIKAWA" w:date="2026-01-20T11:33:00Z" w16du:dateUtc="2026-01-20T02:33:00Z">
        <w:r w:rsidRPr="00F45A47" w:rsidDel="00DD6DDB">
          <w:rPr>
            <w:rFonts w:ascii="Times New Roman" w:eastAsia="ＭＳ 明朝" w:hAnsi="Times New Roman" w:cs="Times New Roman"/>
            <w:szCs w:val="21"/>
            <w:rPrChange w:id="586" w:author="Masato YOSHIKAWA" w:date="2026-01-20T11:15:00Z" w16du:dateUtc="2026-01-20T02:15:00Z">
              <w:rPr>
                <w:rFonts w:ascii="ＭＳ 明朝" w:eastAsia="ＭＳ 明朝" w:hAnsi="ＭＳ 明朝"/>
                <w:szCs w:val="21"/>
              </w:rPr>
            </w:rPrChange>
          </w:rPr>
          <w:delText>&amp;</w:delText>
        </w:r>
      </w:del>
      <w:ins w:id="587" w:author="Masato YOSHIKAWA" w:date="2026-01-20T11:33:00Z" w16du:dateUtc="2026-01-20T02:33:00Z">
        <w:r w:rsidR="00DD6DDB">
          <w:rPr>
            <w:rFonts w:ascii="Times New Roman" w:eastAsia="ＭＳ 明朝" w:hAnsi="Times New Roman" w:cs="Times New Roman"/>
            <w:szCs w:val="21"/>
          </w:rPr>
          <w:t xml:space="preserve"> &amp; </w:t>
        </w:r>
      </w:ins>
      <w:r w:rsidRPr="00F45A47">
        <w:rPr>
          <w:rFonts w:ascii="Times New Roman" w:eastAsia="ＭＳ 明朝" w:hAnsi="Times New Roman" w:cs="Times New Roman"/>
          <w:szCs w:val="21"/>
          <w:rPrChange w:id="588" w:author="Masato YOSHIKAWA" w:date="2026-01-20T11:15:00Z" w16du:dateUtc="2026-01-20T02:15:00Z">
            <w:rPr>
              <w:rFonts w:ascii="ＭＳ 明朝" w:eastAsia="ＭＳ 明朝" w:hAnsi="ＭＳ 明朝"/>
              <w:szCs w:val="21"/>
            </w:rPr>
          </w:rPrChange>
        </w:rPr>
        <w:t>Albi</w:t>
      </w:r>
      <w:commentRangeEnd w:id="583"/>
      <w:r w:rsidR="002A63A4" w:rsidRPr="00F45A47">
        <w:rPr>
          <w:rStyle w:val="ac"/>
          <w:rFonts w:ascii="Times New Roman" w:eastAsia="ＭＳ 明朝" w:hAnsi="Times New Roman" w:cs="Times New Roman"/>
          <w:sz w:val="21"/>
          <w:szCs w:val="21"/>
          <w:rPrChange w:id="589" w:author="Masato YOSHIKAWA" w:date="2026-01-20T11:15:00Z" w16du:dateUtc="2026-01-20T02:15:00Z">
            <w:rPr>
              <w:rStyle w:val="ac"/>
              <w:rFonts w:ascii="ＭＳ 明朝" w:eastAsia="ＭＳ 明朝" w:hAnsi="ＭＳ 明朝"/>
              <w:sz w:val="21"/>
              <w:szCs w:val="21"/>
            </w:rPr>
          </w:rPrChange>
        </w:rPr>
        <w:commentReference w:id="583"/>
      </w:r>
      <w:r w:rsidR="00094FD1" w:rsidRPr="00F45A47">
        <w:rPr>
          <w:rFonts w:ascii="Times New Roman" w:eastAsia="ＭＳ 明朝" w:hAnsi="Times New Roman" w:cs="Times New Roman"/>
          <w:szCs w:val="21"/>
          <w:rPrChange w:id="590" w:author="Masato YOSHIKAWA" w:date="2026-01-20T11:15:00Z" w16du:dateUtc="2026-01-20T02:15:00Z">
            <w:rPr>
              <w:rFonts w:ascii="ＭＳ 明朝" w:eastAsia="ＭＳ 明朝" w:hAnsi="ＭＳ 明朝"/>
              <w:szCs w:val="21"/>
            </w:rPr>
          </w:rPrChange>
        </w:rPr>
        <w:t>r</w:t>
      </w:r>
      <w:sdt>
        <w:sdtPr>
          <w:rPr>
            <w:rFonts w:ascii="Times New Roman" w:eastAsia="ＭＳ 明朝" w:hAnsi="Times New Roman" w:cs="Times New Roman"/>
            <w:szCs w:val="21"/>
          </w:rPr>
          <w:id w:val="1505171500"/>
          <w:citation/>
        </w:sdtPr>
        <w:sdtContent>
          <w:r w:rsidR="00094FD1" w:rsidRPr="00F45A47">
            <w:rPr>
              <w:rFonts w:ascii="Times New Roman" w:eastAsia="ＭＳ 明朝" w:hAnsi="Times New Roman" w:cs="Times New Roman"/>
              <w:szCs w:val="21"/>
              <w:rPrChange w:id="591" w:author="Masato YOSHIKAWA" w:date="2026-01-20T11:15:00Z" w16du:dateUtc="2026-01-20T02:15:00Z">
                <w:rPr>
                  <w:rFonts w:ascii="ＭＳ 明朝" w:eastAsia="ＭＳ 明朝" w:hAnsi="ＭＳ 明朝"/>
                  <w:szCs w:val="21"/>
                </w:rPr>
              </w:rPrChange>
            </w:rPr>
            <w:fldChar w:fldCharType="begin"/>
          </w:r>
          <w:r w:rsidR="00094FD1" w:rsidRPr="00F45A47">
            <w:rPr>
              <w:rFonts w:ascii="Times New Roman" w:eastAsia="ＭＳ 明朝" w:hAnsi="Times New Roman" w:cs="Times New Roman"/>
              <w:szCs w:val="21"/>
              <w:rPrChange w:id="592" w:author="Masato YOSHIKAWA" w:date="2026-01-20T11:15:00Z" w16du:dateUtc="2026-01-20T02:15:00Z">
                <w:rPr>
                  <w:rFonts w:ascii="ＭＳ 明朝" w:eastAsia="ＭＳ 明朝" w:hAnsi="ＭＳ 明朝"/>
                  <w:szCs w:val="21"/>
                </w:rPr>
              </w:rPrChange>
            </w:rPr>
            <w:instrText xml:space="preserve">CITATION MolAlb02 \n  \t  \l 1041 </w:instrText>
          </w:r>
          <w:r w:rsidR="00094FD1" w:rsidRPr="00F45A47">
            <w:rPr>
              <w:rFonts w:ascii="Times New Roman" w:eastAsia="ＭＳ 明朝" w:hAnsi="Times New Roman" w:cs="Times New Roman"/>
              <w:szCs w:val="21"/>
              <w:rPrChange w:id="593" w:author="Masato YOSHIKAWA" w:date="2026-01-20T11:15:00Z" w16du:dateUtc="2026-01-20T02:15:00Z">
                <w:rPr>
                  <w:rFonts w:ascii="ＭＳ 明朝" w:eastAsia="ＭＳ 明朝" w:hAnsi="ＭＳ 明朝"/>
                  <w:szCs w:val="21"/>
                </w:rPr>
              </w:rPrChange>
            </w:rPr>
            <w:fldChar w:fldCharType="separate"/>
          </w:r>
          <w:r w:rsidR="00094FD1" w:rsidRPr="00F45A47">
            <w:rPr>
              <w:rFonts w:ascii="Times New Roman" w:eastAsia="ＭＳ 明朝" w:hAnsi="Times New Roman" w:cs="Times New Roman"/>
              <w:noProof/>
              <w:szCs w:val="21"/>
              <w:rPrChange w:id="594" w:author="Masato YOSHIKAWA" w:date="2026-01-20T11:15:00Z" w16du:dateUtc="2026-01-20T02:15:00Z">
                <w:rPr>
                  <w:rFonts w:ascii="ＭＳ 明朝" w:eastAsia="ＭＳ 明朝" w:hAnsi="ＭＳ 明朝"/>
                  <w:noProof/>
                  <w:szCs w:val="21"/>
                </w:rPr>
              </w:rPrChange>
            </w:rPr>
            <w:t xml:space="preserve"> (2002)</w:t>
          </w:r>
          <w:r w:rsidR="00094FD1" w:rsidRPr="00F45A47">
            <w:rPr>
              <w:rFonts w:ascii="Times New Roman" w:eastAsia="ＭＳ 明朝" w:hAnsi="Times New Roman" w:cs="Times New Roman"/>
              <w:szCs w:val="21"/>
              <w:rPrChange w:id="595" w:author="Masato YOSHIKAWA" w:date="2026-01-20T11:15:00Z" w16du:dateUtc="2026-01-20T02:15:00Z">
                <w:rPr>
                  <w:rFonts w:ascii="ＭＳ 明朝" w:eastAsia="ＭＳ 明朝" w:hAnsi="ＭＳ 明朝"/>
                  <w:szCs w:val="21"/>
                </w:rPr>
              </w:rPrChange>
            </w:rPr>
            <w:fldChar w:fldCharType="end"/>
          </w:r>
        </w:sdtContent>
      </w:sdt>
      <w:r w:rsidRPr="00F45A47">
        <w:rPr>
          <w:rFonts w:ascii="Times New Roman" w:eastAsia="ＭＳ 明朝" w:hAnsi="Times New Roman" w:cs="Times New Roman" w:hint="eastAsia"/>
          <w:szCs w:val="21"/>
          <w:rPrChange w:id="596" w:author="Masato YOSHIKAWA" w:date="2026-01-20T11:15:00Z" w16du:dateUtc="2026-01-20T02:15:00Z">
            <w:rPr>
              <w:rFonts w:ascii="ＭＳ 明朝" w:eastAsia="ＭＳ 明朝" w:hAnsi="ＭＳ 明朝" w:hint="eastAsia"/>
              <w:szCs w:val="21"/>
            </w:rPr>
          </w:rPrChange>
        </w:rPr>
        <w:t>を採用する。彼らの分類は</w:t>
      </w:r>
      <w:commentRangeStart w:id="597"/>
      <w:r w:rsidRPr="00F45A47">
        <w:rPr>
          <w:rFonts w:ascii="Times New Roman" w:eastAsia="ＭＳ 明朝" w:hAnsi="Times New Roman" w:cs="Times New Roman" w:hint="eastAsia"/>
          <w:szCs w:val="21"/>
          <w:rPrChange w:id="598" w:author="Masato YOSHIKAWA" w:date="2026-01-20T11:15:00Z" w16du:dateUtc="2026-01-20T02:15:00Z">
            <w:rPr>
              <w:rFonts w:ascii="ＭＳ 明朝" w:eastAsia="ＭＳ 明朝" w:hAnsi="ＭＳ 明朝" w:hint="eastAsia"/>
              <w:szCs w:val="21"/>
            </w:rPr>
          </w:rPrChange>
        </w:rPr>
        <w:t>「</w:t>
      </w:r>
      <w:r w:rsidR="00DF3115" w:rsidRPr="00F45A47">
        <w:rPr>
          <w:rFonts w:ascii="Times New Roman" w:eastAsia="ＭＳ 明朝" w:hAnsi="Times New Roman" w:cs="Times New Roman" w:hint="eastAsia"/>
          <w:szCs w:val="21"/>
          <w:rPrChange w:id="599" w:author="Masato YOSHIKAWA" w:date="2026-01-20T11:15:00Z" w16du:dateUtc="2026-01-20T02:15:00Z">
            <w:rPr>
              <w:rFonts w:ascii="ＭＳ 明朝" w:eastAsia="ＭＳ 明朝" w:hAnsi="ＭＳ 明朝" w:hint="eastAsia"/>
              <w:szCs w:val="21"/>
            </w:rPr>
          </w:rPrChange>
        </w:rPr>
        <w:t>削減</w:t>
      </w:r>
      <w:r w:rsidR="00F759EE" w:rsidRPr="00F45A47">
        <w:rPr>
          <w:rFonts w:ascii="Times New Roman" w:eastAsia="ＭＳ 明朝" w:hAnsi="Times New Roman" w:cs="Times New Roman"/>
          <w:szCs w:val="21"/>
          <w:rPrChange w:id="600" w:author="Masato YOSHIKAWA" w:date="2026-01-20T11:15:00Z" w16du:dateUtc="2026-01-20T02:15:00Z">
            <w:rPr>
              <w:rFonts w:ascii="ＭＳ 明朝" w:eastAsia="ＭＳ 明朝" w:hAnsi="ＭＳ 明朝"/>
              <w:szCs w:val="21"/>
            </w:rPr>
          </w:rPrChange>
        </w:rPr>
        <w:t>(</w:t>
      </w:r>
      <w:r w:rsidRPr="00F45A47">
        <w:rPr>
          <w:rFonts w:ascii="Times New Roman" w:eastAsia="ＭＳ 明朝" w:hAnsi="Times New Roman" w:cs="Times New Roman"/>
          <w:szCs w:val="21"/>
          <w:rPrChange w:id="601" w:author="Masato YOSHIKAWA" w:date="2026-01-20T11:15:00Z" w16du:dateUtc="2026-01-20T02:15:00Z">
            <w:rPr>
              <w:rFonts w:ascii="ＭＳ 明朝" w:eastAsia="ＭＳ 明朝" w:hAnsi="ＭＳ 明朝"/>
              <w:szCs w:val="21"/>
            </w:rPr>
          </w:rPrChange>
        </w:rPr>
        <w:t>Reduction</w:t>
      </w:r>
      <w:r w:rsidR="00F759EE" w:rsidRPr="00F45A47">
        <w:rPr>
          <w:rFonts w:ascii="Times New Roman" w:eastAsia="ＭＳ 明朝" w:hAnsi="Times New Roman" w:cs="Times New Roman"/>
          <w:szCs w:val="21"/>
          <w:rPrChange w:id="602" w:author="Masato YOSHIKAWA" w:date="2026-01-20T11:15:00Z" w16du:dateUtc="2026-01-20T02:15:00Z">
            <w:rPr>
              <w:rFonts w:ascii="ＭＳ 明朝" w:eastAsia="ＭＳ 明朝" w:hAnsi="ＭＳ 明朝"/>
              <w:szCs w:val="21"/>
            </w:rPr>
          </w:rPrChange>
        </w:rPr>
        <w:t>)</w:t>
      </w:r>
      <w:r w:rsidRPr="00F45A47">
        <w:rPr>
          <w:rFonts w:ascii="Times New Roman" w:eastAsia="ＭＳ 明朝" w:hAnsi="Times New Roman" w:cs="Times New Roman" w:hint="eastAsia"/>
          <w:szCs w:val="21"/>
          <w:rPrChange w:id="603" w:author="Masato YOSHIKAWA" w:date="2026-01-20T11:15:00Z" w16du:dateUtc="2026-01-20T02:15:00Z">
            <w:rPr>
              <w:rFonts w:ascii="ＭＳ 明朝" w:eastAsia="ＭＳ 明朝" w:hAnsi="ＭＳ 明朝" w:hint="eastAsia"/>
              <w:szCs w:val="21"/>
            </w:rPr>
          </w:rPrChange>
        </w:rPr>
        <w:t>」や「</w:t>
      </w:r>
      <w:r w:rsidR="00F759EE" w:rsidRPr="00F45A47">
        <w:rPr>
          <w:rFonts w:ascii="Times New Roman" w:eastAsia="ＭＳ 明朝" w:hAnsi="Times New Roman" w:cs="Times New Roman" w:hint="eastAsia"/>
          <w:szCs w:val="21"/>
          <w:rPrChange w:id="604" w:author="Masato YOSHIKAWA" w:date="2026-01-20T11:15:00Z" w16du:dateUtc="2026-01-20T02:15:00Z">
            <w:rPr>
              <w:rFonts w:ascii="ＭＳ 明朝" w:eastAsia="ＭＳ 明朝" w:hAnsi="ＭＳ 明朝" w:hint="eastAsia"/>
              <w:szCs w:val="21"/>
            </w:rPr>
          </w:rPrChange>
        </w:rPr>
        <w:t>増幅</w:t>
      </w:r>
      <w:r w:rsidR="00F759EE" w:rsidRPr="00F45A47">
        <w:rPr>
          <w:rFonts w:ascii="Times New Roman" w:eastAsia="ＭＳ 明朝" w:hAnsi="Times New Roman" w:cs="Times New Roman"/>
          <w:szCs w:val="21"/>
          <w:rPrChange w:id="605" w:author="Masato YOSHIKAWA" w:date="2026-01-20T11:15:00Z" w16du:dateUtc="2026-01-20T02:15:00Z">
            <w:rPr>
              <w:rFonts w:ascii="ＭＳ 明朝" w:eastAsia="ＭＳ 明朝" w:hAnsi="ＭＳ 明朝"/>
              <w:szCs w:val="21"/>
            </w:rPr>
          </w:rPrChange>
        </w:rPr>
        <w:t>(</w:t>
      </w:r>
      <w:r w:rsidRPr="00F45A47">
        <w:rPr>
          <w:rFonts w:ascii="Times New Roman" w:eastAsia="ＭＳ 明朝" w:hAnsi="Times New Roman" w:cs="Times New Roman"/>
          <w:szCs w:val="21"/>
          <w:rPrChange w:id="606" w:author="Masato YOSHIKAWA" w:date="2026-01-20T11:15:00Z" w16du:dateUtc="2026-01-20T02:15:00Z">
            <w:rPr>
              <w:rFonts w:ascii="ＭＳ 明朝" w:eastAsia="ＭＳ 明朝" w:hAnsi="ＭＳ 明朝"/>
              <w:szCs w:val="21"/>
            </w:rPr>
          </w:rPrChange>
        </w:rPr>
        <w:t>Amplification</w:t>
      </w:r>
      <w:r w:rsidR="00F759EE" w:rsidRPr="00F45A47">
        <w:rPr>
          <w:rFonts w:ascii="Times New Roman" w:eastAsia="ＭＳ 明朝" w:hAnsi="Times New Roman" w:cs="Times New Roman"/>
          <w:szCs w:val="21"/>
          <w:rPrChange w:id="607" w:author="Masato YOSHIKAWA" w:date="2026-01-20T11:15:00Z" w16du:dateUtc="2026-01-20T02:15:00Z">
            <w:rPr>
              <w:rFonts w:ascii="ＭＳ 明朝" w:eastAsia="ＭＳ 明朝" w:hAnsi="ＭＳ 明朝"/>
              <w:szCs w:val="21"/>
            </w:rPr>
          </w:rPrChange>
        </w:rPr>
        <w:t>)</w:t>
      </w:r>
      <w:r w:rsidRPr="00F45A47">
        <w:rPr>
          <w:rFonts w:ascii="Times New Roman" w:eastAsia="ＭＳ 明朝" w:hAnsi="Times New Roman" w:cs="Times New Roman" w:hint="eastAsia"/>
          <w:szCs w:val="21"/>
          <w:rPrChange w:id="608" w:author="Masato YOSHIKAWA" w:date="2026-01-20T11:15:00Z" w16du:dateUtc="2026-01-20T02:15:00Z">
            <w:rPr>
              <w:rFonts w:ascii="ＭＳ 明朝" w:eastAsia="ＭＳ 明朝" w:hAnsi="ＭＳ 明朝" w:hint="eastAsia"/>
              <w:szCs w:val="21"/>
            </w:rPr>
          </w:rPrChange>
        </w:rPr>
        <w:t>」といった情報の増減に関する技法、</w:t>
      </w:r>
      <w:r w:rsidR="00F759EE" w:rsidRPr="00F45A47">
        <w:rPr>
          <w:rFonts w:ascii="Times New Roman" w:eastAsia="ＭＳ 明朝" w:hAnsi="Times New Roman" w:cs="Times New Roman" w:hint="eastAsia"/>
          <w:szCs w:val="21"/>
          <w:rPrChange w:id="609" w:author="Masato YOSHIKAWA" w:date="2026-01-20T11:15:00Z" w16du:dateUtc="2026-01-20T02:15:00Z">
            <w:rPr>
              <w:rFonts w:ascii="ＭＳ 明朝" w:eastAsia="ＭＳ 明朝" w:hAnsi="ＭＳ 明朝" w:hint="eastAsia"/>
              <w:szCs w:val="21"/>
            </w:rPr>
          </w:rPrChange>
        </w:rPr>
        <w:t>「一般化</w:t>
      </w:r>
      <w:r w:rsidR="003C6DA8" w:rsidRPr="00F45A47">
        <w:rPr>
          <w:rFonts w:ascii="Times New Roman" w:eastAsia="ＭＳ 明朝" w:hAnsi="Times New Roman" w:cs="Times New Roman" w:hint="eastAsia"/>
          <w:szCs w:val="21"/>
          <w:rPrChange w:id="610" w:author="Masato YOSHIKAWA" w:date="2026-01-20T11:15:00Z" w16du:dateUtc="2026-01-20T02:15:00Z">
            <w:rPr>
              <w:rFonts w:ascii="ＭＳ 明朝" w:eastAsia="ＭＳ 明朝" w:hAnsi="ＭＳ 明朝" w:hint="eastAsia"/>
              <w:szCs w:val="21"/>
            </w:rPr>
          </w:rPrChange>
        </w:rPr>
        <w:t>（</w:t>
      </w:r>
      <w:r w:rsidR="003C6DA8" w:rsidRPr="00F45A47">
        <w:rPr>
          <w:rFonts w:ascii="Times New Roman" w:eastAsia="ＭＳ 明朝" w:hAnsi="Times New Roman" w:cs="Times New Roman"/>
          <w:szCs w:val="21"/>
          <w:rPrChange w:id="611" w:author="Masato YOSHIKAWA" w:date="2026-01-20T11:15:00Z" w16du:dateUtc="2026-01-20T02:15:00Z">
            <w:rPr>
              <w:rFonts w:ascii="ＭＳ 明朝" w:eastAsia="ＭＳ 明朝" w:hAnsi="ＭＳ 明朝"/>
              <w:szCs w:val="21"/>
            </w:rPr>
          </w:rPrChange>
        </w:rPr>
        <w:t>Generalization</w:t>
      </w:r>
      <w:r w:rsidR="003C6DA8" w:rsidRPr="00F45A47">
        <w:rPr>
          <w:rFonts w:ascii="Times New Roman" w:eastAsia="ＭＳ 明朝" w:hAnsi="Times New Roman" w:cs="Times New Roman"/>
          <w:szCs w:val="21"/>
          <w:rPrChange w:id="612" w:author="Masato YOSHIKAWA" w:date="2026-01-20T11:15:00Z" w16du:dateUtc="2026-01-20T02:15:00Z">
            <w:rPr>
              <w:rFonts w:ascii="ＭＳ 明朝" w:eastAsia="ＭＳ 明朝" w:hAnsi="ＭＳ 明朝"/>
              <w:szCs w:val="21"/>
            </w:rPr>
          </w:rPrChange>
        </w:rPr>
        <w:t>）</w:t>
      </w:r>
      <w:r w:rsidRPr="00F45A47">
        <w:rPr>
          <w:rFonts w:ascii="Times New Roman" w:eastAsia="ＭＳ 明朝" w:hAnsi="Times New Roman" w:cs="Times New Roman" w:hint="eastAsia"/>
          <w:szCs w:val="21"/>
          <w:rPrChange w:id="613" w:author="Masato YOSHIKAWA" w:date="2026-01-20T11:15:00Z" w16du:dateUtc="2026-01-20T02:15:00Z">
            <w:rPr>
              <w:rFonts w:ascii="ＭＳ 明朝" w:eastAsia="ＭＳ 明朝" w:hAnsi="ＭＳ 明朝" w:hint="eastAsia"/>
              <w:szCs w:val="21"/>
            </w:rPr>
          </w:rPrChange>
        </w:rPr>
        <w:t>」や「</w:t>
      </w:r>
      <w:r w:rsidR="00661503" w:rsidRPr="00F45A47">
        <w:rPr>
          <w:rFonts w:ascii="Times New Roman" w:eastAsia="ＭＳ 明朝" w:hAnsi="Times New Roman" w:cs="Times New Roman" w:hint="eastAsia"/>
          <w:szCs w:val="21"/>
          <w:rPrChange w:id="614" w:author="Masato YOSHIKAWA" w:date="2026-01-20T11:15:00Z" w16du:dateUtc="2026-01-20T02:15:00Z">
            <w:rPr>
              <w:rFonts w:ascii="ＭＳ 明朝" w:eastAsia="ＭＳ 明朝" w:hAnsi="ＭＳ 明朝" w:hint="eastAsia"/>
              <w:szCs w:val="21"/>
            </w:rPr>
          </w:rPrChange>
        </w:rPr>
        <w:t>具体化（</w:t>
      </w:r>
      <w:commentRangeStart w:id="615"/>
      <w:r w:rsidRPr="00F45A47">
        <w:rPr>
          <w:rFonts w:ascii="Times New Roman" w:eastAsia="ＭＳ 明朝" w:hAnsi="Times New Roman" w:cs="Times New Roman"/>
          <w:szCs w:val="21"/>
          <w:rPrChange w:id="616" w:author="Masato YOSHIKAWA" w:date="2026-01-20T11:15:00Z" w16du:dateUtc="2026-01-20T02:15:00Z">
            <w:rPr>
              <w:rFonts w:ascii="ＭＳ 明朝" w:eastAsia="ＭＳ 明朝" w:hAnsi="ＭＳ 明朝"/>
              <w:szCs w:val="21"/>
            </w:rPr>
          </w:rPrChange>
        </w:rPr>
        <w:t>Particu</w:t>
      </w:r>
      <w:r w:rsidR="00661503" w:rsidRPr="00F45A47">
        <w:rPr>
          <w:rFonts w:ascii="Times New Roman" w:eastAsia="ＭＳ 明朝" w:hAnsi="Times New Roman" w:cs="Times New Roman"/>
          <w:szCs w:val="21"/>
          <w:rPrChange w:id="617" w:author="Masato YOSHIKAWA" w:date="2026-01-20T11:15:00Z" w16du:dateUtc="2026-01-20T02:15:00Z">
            <w:rPr>
              <w:rFonts w:ascii="ＭＳ 明朝" w:eastAsia="ＭＳ 明朝" w:hAnsi="ＭＳ 明朝"/>
              <w:szCs w:val="21"/>
            </w:rPr>
          </w:rPrChange>
        </w:rPr>
        <w:t>la</w:t>
      </w:r>
      <w:r w:rsidRPr="00F45A47">
        <w:rPr>
          <w:rFonts w:ascii="Times New Roman" w:eastAsia="ＭＳ 明朝" w:hAnsi="Times New Roman" w:cs="Times New Roman"/>
          <w:szCs w:val="21"/>
          <w:rPrChange w:id="618" w:author="Masato YOSHIKAWA" w:date="2026-01-20T11:15:00Z" w16du:dateUtc="2026-01-20T02:15:00Z">
            <w:rPr>
              <w:rFonts w:ascii="ＭＳ 明朝" w:eastAsia="ＭＳ 明朝" w:hAnsi="ＭＳ 明朝"/>
              <w:szCs w:val="21"/>
            </w:rPr>
          </w:rPrChange>
        </w:rPr>
        <w:t>rization</w:t>
      </w:r>
      <w:commentRangeEnd w:id="615"/>
      <w:r w:rsidR="002A63A4" w:rsidRPr="00F45A47">
        <w:rPr>
          <w:rStyle w:val="ac"/>
          <w:rFonts w:ascii="Times New Roman" w:eastAsia="ＭＳ 明朝" w:hAnsi="Times New Roman" w:cs="Times New Roman"/>
          <w:sz w:val="21"/>
          <w:szCs w:val="21"/>
          <w:rPrChange w:id="619" w:author="Masato YOSHIKAWA" w:date="2026-01-20T11:15:00Z" w16du:dateUtc="2026-01-20T02:15:00Z">
            <w:rPr>
              <w:rStyle w:val="ac"/>
              <w:rFonts w:ascii="ＭＳ 明朝" w:eastAsia="ＭＳ 明朝" w:hAnsi="ＭＳ 明朝"/>
              <w:sz w:val="21"/>
              <w:szCs w:val="21"/>
            </w:rPr>
          </w:rPrChange>
        </w:rPr>
        <w:commentReference w:id="615"/>
      </w:r>
      <w:r w:rsidR="00661503" w:rsidRPr="00F45A47">
        <w:rPr>
          <w:rFonts w:ascii="Times New Roman" w:eastAsia="ＭＳ 明朝" w:hAnsi="Times New Roman" w:cs="Times New Roman" w:hint="eastAsia"/>
          <w:szCs w:val="21"/>
          <w:rPrChange w:id="620" w:author="Masato YOSHIKAWA" w:date="2026-01-20T11:15:00Z" w16du:dateUtc="2026-01-20T02:15:00Z">
            <w:rPr>
              <w:rFonts w:ascii="ＭＳ 明朝" w:eastAsia="ＭＳ 明朝" w:hAnsi="ＭＳ 明朝" w:hint="eastAsia"/>
              <w:szCs w:val="21"/>
            </w:rPr>
          </w:rPrChange>
        </w:rPr>
        <w:t>）</w:t>
      </w:r>
      <w:r w:rsidRPr="00F45A47">
        <w:rPr>
          <w:rFonts w:ascii="Times New Roman" w:eastAsia="ＭＳ 明朝" w:hAnsi="Times New Roman" w:cs="Times New Roman" w:hint="eastAsia"/>
          <w:szCs w:val="21"/>
          <w:rPrChange w:id="621" w:author="Masato YOSHIKAWA" w:date="2026-01-20T11:15:00Z" w16du:dateUtc="2026-01-20T02:15:00Z">
            <w:rPr>
              <w:rFonts w:ascii="ＭＳ 明朝" w:eastAsia="ＭＳ 明朝" w:hAnsi="ＭＳ 明朝" w:hint="eastAsia"/>
              <w:szCs w:val="21"/>
            </w:rPr>
          </w:rPrChange>
        </w:rPr>
        <w:t>」</w:t>
      </w:r>
      <w:commentRangeEnd w:id="597"/>
      <w:r w:rsidR="002A63A4" w:rsidRPr="00F45A47">
        <w:rPr>
          <w:rStyle w:val="ac"/>
          <w:rFonts w:ascii="Times New Roman" w:eastAsia="ＭＳ 明朝" w:hAnsi="Times New Roman" w:cs="Times New Roman"/>
          <w:sz w:val="21"/>
          <w:szCs w:val="21"/>
          <w:rPrChange w:id="622" w:author="Masato YOSHIKAWA" w:date="2026-01-20T11:15:00Z" w16du:dateUtc="2026-01-20T02:15:00Z">
            <w:rPr>
              <w:rStyle w:val="ac"/>
              <w:rFonts w:ascii="ＭＳ 明朝" w:eastAsia="ＭＳ 明朝" w:hAnsi="ＭＳ 明朝"/>
              <w:sz w:val="21"/>
              <w:szCs w:val="21"/>
            </w:rPr>
          </w:rPrChange>
        </w:rPr>
        <w:commentReference w:id="597"/>
      </w:r>
      <w:r w:rsidRPr="00F45A47">
        <w:rPr>
          <w:rFonts w:ascii="Times New Roman" w:eastAsia="ＭＳ 明朝" w:hAnsi="Times New Roman" w:cs="Times New Roman" w:hint="eastAsia"/>
          <w:szCs w:val="21"/>
          <w:rPrChange w:id="623" w:author="Masato YOSHIKAWA" w:date="2026-01-20T11:15:00Z" w16du:dateUtc="2026-01-20T02:15:00Z">
            <w:rPr>
              <w:rFonts w:ascii="ＭＳ 明朝" w:eastAsia="ＭＳ 明朝" w:hAnsi="ＭＳ 明朝" w:hint="eastAsia"/>
              <w:szCs w:val="21"/>
            </w:rPr>
          </w:rPrChange>
        </w:rPr>
        <w:t>といった</w:t>
      </w:r>
      <w:r w:rsidR="00A14D8C" w:rsidRPr="00F45A47">
        <w:rPr>
          <w:rFonts w:ascii="Times New Roman" w:eastAsia="ＭＳ 明朝" w:hAnsi="Times New Roman" w:cs="Times New Roman" w:hint="eastAsia"/>
          <w:szCs w:val="21"/>
          <w:rPrChange w:id="624" w:author="Masato YOSHIKAWA" w:date="2026-01-20T11:15:00Z" w16du:dateUtc="2026-01-20T02:15:00Z">
            <w:rPr>
              <w:rFonts w:ascii="ＭＳ 明朝" w:eastAsia="ＭＳ 明朝" w:hAnsi="ＭＳ 明朝" w:hint="eastAsia"/>
              <w:szCs w:val="21"/>
            </w:rPr>
          </w:rPrChange>
        </w:rPr>
        <w:t>抽象化・具体化の変換</w:t>
      </w:r>
      <w:r w:rsidR="00945E6A" w:rsidRPr="00F45A47">
        <w:rPr>
          <w:rFonts w:ascii="Times New Roman" w:eastAsia="ＭＳ 明朝" w:hAnsi="Times New Roman" w:cs="Times New Roman" w:hint="eastAsia"/>
          <w:szCs w:val="21"/>
          <w:rPrChange w:id="625" w:author="Masato YOSHIKAWA" w:date="2026-01-20T11:15:00Z" w16du:dateUtc="2026-01-20T02:15:00Z">
            <w:rPr>
              <w:rFonts w:ascii="ＭＳ 明朝" w:eastAsia="ＭＳ 明朝" w:hAnsi="ＭＳ 明朝" w:hint="eastAsia"/>
              <w:szCs w:val="21"/>
            </w:rPr>
          </w:rPrChange>
        </w:rPr>
        <w:t>に</w:t>
      </w:r>
      <w:r w:rsidRPr="00F45A47">
        <w:rPr>
          <w:rFonts w:ascii="Times New Roman" w:eastAsia="ＭＳ 明朝" w:hAnsi="Times New Roman" w:cs="Times New Roman" w:hint="eastAsia"/>
          <w:szCs w:val="21"/>
          <w:rPrChange w:id="626" w:author="Masato YOSHIKAWA" w:date="2026-01-20T11:15:00Z" w16du:dateUtc="2026-01-20T02:15:00Z">
            <w:rPr>
              <w:rFonts w:ascii="ＭＳ 明朝" w:eastAsia="ＭＳ 明朝" w:hAnsi="ＭＳ 明朝" w:hint="eastAsia"/>
              <w:szCs w:val="21"/>
            </w:rPr>
          </w:rPrChange>
        </w:rPr>
        <w:t>関する技法</w:t>
      </w:r>
      <w:r w:rsidR="00604634" w:rsidRPr="00F45A47">
        <w:rPr>
          <w:rFonts w:ascii="Times New Roman" w:eastAsia="ＭＳ 明朝" w:hAnsi="Times New Roman" w:cs="Times New Roman" w:hint="eastAsia"/>
          <w:szCs w:val="21"/>
          <w:rPrChange w:id="627" w:author="Masato YOSHIKAWA" w:date="2026-01-20T11:15:00Z" w16du:dateUtc="2026-01-20T02:15:00Z">
            <w:rPr>
              <w:rFonts w:ascii="ＭＳ 明朝" w:eastAsia="ＭＳ 明朝" w:hAnsi="ＭＳ 明朝" w:hint="eastAsia"/>
              <w:szCs w:val="21"/>
            </w:rPr>
          </w:rPrChange>
        </w:rPr>
        <w:t>が含まれており</w:t>
      </w:r>
      <w:r w:rsidR="0070331F" w:rsidRPr="00F45A47">
        <w:rPr>
          <w:rFonts w:ascii="Times New Roman" w:eastAsia="ＭＳ 明朝" w:hAnsi="Times New Roman" w:cs="Times New Roman" w:hint="eastAsia"/>
          <w:szCs w:val="21"/>
          <w:rPrChange w:id="628" w:author="Masato YOSHIKAWA" w:date="2026-01-20T11:15:00Z" w16du:dateUtc="2026-01-20T02:15:00Z">
            <w:rPr>
              <w:rFonts w:ascii="ＭＳ 明朝" w:eastAsia="ＭＳ 明朝" w:hAnsi="ＭＳ 明朝" w:hint="eastAsia"/>
              <w:szCs w:val="21"/>
            </w:rPr>
          </w:rPrChange>
        </w:rPr>
        <w:t>、</w:t>
      </w:r>
      <w:r w:rsidRPr="00F45A47">
        <w:rPr>
          <w:rFonts w:ascii="Times New Roman" w:eastAsia="ＭＳ 明朝" w:hAnsi="Times New Roman" w:cs="Times New Roman" w:hint="eastAsia"/>
          <w:szCs w:val="21"/>
          <w:rPrChange w:id="629" w:author="Masato YOSHIKAWA" w:date="2026-01-20T11:15:00Z" w16du:dateUtc="2026-01-20T02:15:00Z">
            <w:rPr>
              <w:rFonts w:ascii="ＭＳ 明朝" w:eastAsia="ＭＳ 明朝" w:hAnsi="ＭＳ 明朝" w:hint="eastAsia"/>
              <w:szCs w:val="21"/>
            </w:rPr>
          </w:rPrChange>
        </w:rPr>
        <w:t>これらは</w:t>
      </w:r>
      <w:commentRangeStart w:id="630"/>
      <w:commentRangeStart w:id="631"/>
      <w:commentRangeStart w:id="632"/>
      <w:r w:rsidRPr="00F45A47">
        <w:rPr>
          <w:rFonts w:ascii="Times New Roman" w:eastAsia="ＭＳ 明朝" w:hAnsi="Times New Roman" w:cs="Times New Roman" w:hint="eastAsia"/>
          <w:szCs w:val="21"/>
          <w:rPrChange w:id="633" w:author="Masato YOSHIKAWA" w:date="2026-01-20T11:15:00Z" w16du:dateUtc="2026-01-20T02:15:00Z">
            <w:rPr>
              <w:rFonts w:ascii="ＭＳ 明朝" w:eastAsia="ＭＳ 明朝" w:hAnsi="ＭＳ 明朝" w:hint="eastAsia"/>
              <w:szCs w:val="21"/>
            </w:rPr>
          </w:rPrChange>
        </w:rPr>
        <w:t>フレームワークを使用する際に、翻訳者により細かい指針を示す</w:t>
      </w:r>
      <w:commentRangeEnd w:id="630"/>
      <w:r w:rsidR="002A63A4" w:rsidRPr="00F45A47">
        <w:rPr>
          <w:rStyle w:val="ac"/>
          <w:rFonts w:ascii="Times New Roman" w:eastAsia="ＭＳ 明朝" w:hAnsi="Times New Roman" w:cs="Times New Roman"/>
          <w:sz w:val="21"/>
          <w:szCs w:val="21"/>
          <w:rPrChange w:id="634" w:author="Masato YOSHIKAWA" w:date="2026-01-20T11:15:00Z" w16du:dateUtc="2026-01-20T02:15:00Z">
            <w:rPr>
              <w:rStyle w:val="ac"/>
              <w:rFonts w:ascii="ＭＳ 明朝" w:eastAsia="ＭＳ 明朝" w:hAnsi="ＭＳ 明朝"/>
              <w:sz w:val="21"/>
              <w:szCs w:val="21"/>
            </w:rPr>
          </w:rPrChange>
        </w:rPr>
        <w:commentReference w:id="630"/>
      </w:r>
      <w:commentRangeEnd w:id="631"/>
      <w:r w:rsidR="00D449C3" w:rsidRPr="00F45A47">
        <w:rPr>
          <w:rStyle w:val="ac"/>
          <w:rFonts w:ascii="Times New Roman" w:eastAsia="ＭＳ 明朝" w:hAnsi="Times New Roman" w:cs="Times New Roman"/>
          <w:sz w:val="21"/>
          <w:szCs w:val="21"/>
          <w:rPrChange w:id="635" w:author="Masato YOSHIKAWA" w:date="2026-01-20T11:15:00Z" w16du:dateUtc="2026-01-20T02:15:00Z">
            <w:rPr>
              <w:rStyle w:val="ac"/>
              <w:rFonts w:ascii="ＭＳ 明朝" w:eastAsia="ＭＳ 明朝" w:hAnsi="ＭＳ 明朝"/>
              <w:sz w:val="21"/>
              <w:szCs w:val="21"/>
            </w:rPr>
          </w:rPrChange>
        </w:rPr>
        <w:commentReference w:id="631"/>
      </w:r>
      <w:commentRangeEnd w:id="632"/>
      <w:r w:rsidR="0022380C">
        <w:rPr>
          <w:rStyle w:val="ac"/>
        </w:rPr>
        <w:commentReference w:id="632"/>
      </w:r>
      <w:r w:rsidR="00766733" w:rsidRPr="00F45A47">
        <w:rPr>
          <w:rFonts w:ascii="Times New Roman" w:eastAsia="ＭＳ 明朝" w:hAnsi="Times New Roman" w:cs="Times New Roman" w:hint="eastAsia"/>
          <w:szCs w:val="21"/>
          <w:rPrChange w:id="636" w:author="Masato YOSHIKAWA" w:date="2026-01-20T11:15:00Z" w16du:dateUtc="2026-01-20T02:15:00Z">
            <w:rPr>
              <w:rFonts w:ascii="ＭＳ 明朝" w:eastAsia="ＭＳ 明朝" w:hAnsi="ＭＳ 明朝" w:hint="eastAsia"/>
              <w:szCs w:val="21"/>
            </w:rPr>
          </w:rPrChange>
        </w:rPr>
        <w:t>こと</w:t>
      </w:r>
      <w:r w:rsidR="00D91CB5" w:rsidRPr="00F45A47">
        <w:rPr>
          <w:rFonts w:ascii="Times New Roman" w:eastAsia="ＭＳ 明朝" w:hAnsi="Times New Roman" w:cs="Times New Roman" w:hint="eastAsia"/>
          <w:szCs w:val="21"/>
          <w:rPrChange w:id="637" w:author="Masato YOSHIKAWA" w:date="2026-01-20T11:15:00Z" w16du:dateUtc="2026-01-20T02:15:00Z">
            <w:rPr>
              <w:rFonts w:ascii="ＭＳ 明朝" w:eastAsia="ＭＳ 明朝" w:hAnsi="ＭＳ 明朝" w:hint="eastAsia"/>
              <w:szCs w:val="21"/>
            </w:rPr>
          </w:rPrChange>
        </w:rPr>
        <w:t>を</w:t>
      </w:r>
      <w:r w:rsidR="00766733" w:rsidRPr="00F45A47">
        <w:rPr>
          <w:rFonts w:ascii="Times New Roman" w:eastAsia="ＭＳ 明朝" w:hAnsi="Times New Roman" w:cs="Times New Roman" w:hint="eastAsia"/>
          <w:szCs w:val="21"/>
          <w:rPrChange w:id="638" w:author="Masato YOSHIKAWA" w:date="2026-01-20T11:15:00Z" w16du:dateUtc="2026-01-20T02:15:00Z">
            <w:rPr>
              <w:rFonts w:ascii="ＭＳ 明朝" w:eastAsia="ＭＳ 明朝" w:hAnsi="ＭＳ 明朝" w:hint="eastAsia"/>
              <w:szCs w:val="21"/>
            </w:rPr>
          </w:rPrChange>
        </w:rPr>
        <w:t>可能にするためである。</w:t>
      </w:r>
      <w:r w:rsidR="00B35082" w:rsidRPr="00F45A47">
        <w:rPr>
          <w:rFonts w:ascii="Times New Roman" w:eastAsia="ＭＳ 明朝" w:hAnsi="Times New Roman" w:cs="Times New Roman" w:hint="eastAsia"/>
          <w:szCs w:val="21"/>
          <w:rPrChange w:id="639" w:author="Masato YOSHIKAWA" w:date="2026-01-20T11:15:00Z" w16du:dateUtc="2026-01-20T02:15:00Z">
            <w:rPr>
              <w:rFonts w:ascii="ＭＳ 明朝" w:eastAsia="ＭＳ 明朝" w:hAnsi="ＭＳ 明朝" w:hint="eastAsia"/>
              <w:szCs w:val="21"/>
            </w:rPr>
          </w:rPrChange>
        </w:rPr>
        <w:t>なお</w:t>
      </w:r>
      <w:r w:rsidR="006F7939" w:rsidRPr="00F45A47">
        <w:rPr>
          <w:rFonts w:ascii="Times New Roman" w:eastAsia="ＭＳ 明朝" w:hAnsi="Times New Roman" w:cs="Times New Roman" w:hint="eastAsia"/>
          <w:szCs w:val="21"/>
          <w:rPrChange w:id="640" w:author="Masato YOSHIKAWA" w:date="2026-01-20T11:15:00Z" w16du:dateUtc="2026-01-20T02:15:00Z">
            <w:rPr>
              <w:rFonts w:ascii="ＭＳ 明朝" w:eastAsia="ＭＳ 明朝" w:hAnsi="ＭＳ 明朝" w:hint="eastAsia"/>
              <w:szCs w:val="21"/>
            </w:rPr>
          </w:rPrChange>
        </w:rPr>
        <w:t>、このモデル</w:t>
      </w:r>
      <w:r w:rsidR="00BB57E8" w:rsidRPr="00F45A47">
        <w:rPr>
          <w:rFonts w:ascii="Times New Roman" w:eastAsia="ＭＳ 明朝" w:hAnsi="Times New Roman" w:cs="Times New Roman" w:hint="eastAsia"/>
          <w:szCs w:val="21"/>
          <w:rPrChange w:id="641" w:author="Masato YOSHIKAWA" w:date="2026-01-20T11:15:00Z" w16du:dateUtc="2026-01-20T02:15:00Z">
            <w:rPr>
              <w:rFonts w:ascii="ＭＳ 明朝" w:eastAsia="ＭＳ 明朝" w:hAnsi="ＭＳ 明朝" w:hint="eastAsia"/>
              <w:szCs w:val="21"/>
            </w:rPr>
          </w:rPrChange>
        </w:rPr>
        <w:t>は本研究</w:t>
      </w:r>
      <w:r w:rsidR="0099692D" w:rsidRPr="00F45A47">
        <w:rPr>
          <w:rFonts w:ascii="Times New Roman" w:eastAsia="ＭＳ 明朝" w:hAnsi="Times New Roman" w:cs="Times New Roman" w:hint="eastAsia"/>
          <w:szCs w:val="21"/>
          <w:rPrChange w:id="642" w:author="Masato YOSHIKAWA" w:date="2026-01-20T11:15:00Z" w16du:dateUtc="2026-01-20T02:15:00Z">
            <w:rPr>
              <w:rFonts w:ascii="ＭＳ 明朝" w:eastAsia="ＭＳ 明朝" w:hAnsi="ＭＳ 明朝" w:hint="eastAsia"/>
              <w:szCs w:val="21"/>
            </w:rPr>
          </w:rPrChange>
        </w:rPr>
        <w:t>の目的にそぐわない</w:t>
      </w:r>
      <w:r w:rsidR="00BB57E8" w:rsidRPr="00F45A47">
        <w:rPr>
          <w:rFonts w:ascii="Times New Roman" w:eastAsia="ＭＳ 明朝" w:hAnsi="Times New Roman" w:cs="Times New Roman" w:hint="eastAsia"/>
          <w:szCs w:val="21"/>
          <w:rPrChange w:id="643" w:author="Masato YOSHIKAWA" w:date="2026-01-20T11:15:00Z" w16du:dateUtc="2026-01-20T02:15:00Z">
            <w:rPr>
              <w:rFonts w:ascii="ＭＳ 明朝" w:eastAsia="ＭＳ 明朝" w:hAnsi="ＭＳ 明朝" w:hint="eastAsia"/>
              <w:szCs w:val="21"/>
            </w:rPr>
          </w:rPrChange>
        </w:rPr>
        <w:t>分類</w:t>
      </w:r>
      <w:r w:rsidR="0099692D" w:rsidRPr="00F45A47">
        <w:rPr>
          <w:rFonts w:ascii="Times New Roman" w:eastAsia="ＭＳ 明朝" w:hAnsi="Times New Roman" w:cs="Times New Roman" w:hint="eastAsia"/>
          <w:szCs w:val="21"/>
          <w:rPrChange w:id="644" w:author="Masato YOSHIKAWA" w:date="2026-01-20T11:15:00Z" w16du:dateUtc="2026-01-20T02:15:00Z">
            <w:rPr>
              <w:rFonts w:ascii="ＭＳ 明朝" w:eastAsia="ＭＳ 明朝" w:hAnsi="ＭＳ 明朝" w:hint="eastAsia"/>
              <w:szCs w:val="21"/>
            </w:rPr>
          </w:rPrChange>
        </w:rPr>
        <w:t>も</w:t>
      </w:r>
      <w:r w:rsidR="00BB57E8" w:rsidRPr="00F45A47">
        <w:rPr>
          <w:rFonts w:ascii="Times New Roman" w:eastAsia="ＭＳ 明朝" w:hAnsi="Times New Roman" w:cs="Times New Roman" w:hint="eastAsia"/>
          <w:szCs w:val="21"/>
          <w:rPrChange w:id="645" w:author="Masato YOSHIKAWA" w:date="2026-01-20T11:15:00Z" w16du:dateUtc="2026-01-20T02:15:00Z">
            <w:rPr>
              <w:rFonts w:ascii="ＭＳ 明朝" w:eastAsia="ＭＳ 明朝" w:hAnsi="ＭＳ 明朝" w:hint="eastAsia"/>
              <w:szCs w:val="21"/>
            </w:rPr>
          </w:rPrChange>
        </w:rPr>
        <w:t>含まれてい</w:t>
      </w:r>
      <w:r w:rsidR="002F2AF0" w:rsidRPr="00F45A47">
        <w:rPr>
          <w:rFonts w:ascii="Times New Roman" w:eastAsia="ＭＳ 明朝" w:hAnsi="Times New Roman" w:cs="Times New Roman" w:hint="eastAsia"/>
          <w:szCs w:val="21"/>
          <w:rPrChange w:id="646" w:author="Masato YOSHIKAWA" w:date="2026-01-20T11:15:00Z" w16du:dateUtc="2026-01-20T02:15:00Z">
            <w:rPr>
              <w:rFonts w:ascii="ＭＳ 明朝" w:eastAsia="ＭＳ 明朝" w:hAnsi="ＭＳ 明朝" w:hint="eastAsia"/>
              <w:szCs w:val="21"/>
            </w:rPr>
          </w:rPrChange>
        </w:rPr>
        <w:t>るため、</w:t>
      </w:r>
      <w:r w:rsidR="0099692D" w:rsidRPr="00F45A47">
        <w:rPr>
          <w:rFonts w:ascii="Times New Roman" w:eastAsia="ＭＳ 明朝" w:hAnsi="Times New Roman" w:cs="Times New Roman" w:hint="eastAsia"/>
          <w:szCs w:val="21"/>
          <w:rPrChange w:id="647" w:author="Masato YOSHIKAWA" w:date="2026-01-20T11:15:00Z" w16du:dateUtc="2026-01-20T02:15:00Z">
            <w:rPr>
              <w:rFonts w:ascii="ＭＳ 明朝" w:eastAsia="ＭＳ 明朝" w:hAnsi="ＭＳ 明朝" w:hint="eastAsia"/>
              <w:szCs w:val="21"/>
            </w:rPr>
          </w:rPrChange>
        </w:rPr>
        <w:t>分析にあたっては</w:t>
      </w:r>
      <w:commentRangeStart w:id="648"/>
      <w:r w:rsidR="002F713E" w:rsidRPr="00F45A47">
        <w:rPr>
          <w:rFonts w:ascii="Times New Roman" w:eastAsia="ＭＳ 明朝" w:hAnsi="Times New Roman" w:cs="Times New Roman" w:hint="eastAsia"/>
          <w:szCs w:val="21"/>
          <w:rPrChange w:id="649" w:author="Masato YOSHIKAWA" w:date="2026-01-20T11:15:00Z" w16du:dateUtc="2026-01-20T02:15:00Z">
            <w:rPr>
              <w:rFonts w:ascii="ＭＳ 明朝" w:eastAsia="ＭＳ 明朝" w:hAnsi="ＭＳ 明朝" w:hint="eastAsia"/>
              <w:szCs w:val="21"/>
            </w:rPr>
          </w:rPrChange>
        </w:rPr>
        <w:t>一部</w:t>
      </w:r>
      <w:r w:rsidR="00B1012A" w:rsidRPr="00F45A47">
        <w:rPr>
          <w:rFonts w:ascii="Times New Roman" w:eastAsia="ＭＳ 明朝" w:hAnsi="Times New Roman" w:cs="Times New Roman" w:hint="eastAsia"/>
          <w:szCs w:val="21"/>
          <w:rPrChange w:id="650" w:author="Masato YOSHIKAWA" w:date="2026-01-20T11:15:00Z" w16du:dateUtc="2026-01-20T02:15:00Z">
            <w:rPr>
              <w:rFonts w:ascii="ＭＳ 明朝" w:eastAsia="ＭＳ 明朝" w:hAnsi="ＭＳ 明朝" w:hint="eastAsia"/>
              <w:szCs w:val="21"/>
            </w:rPr>
          </w:rPrChange>
        </w:rPr>
        <w:t>を</w:t>
      </w:r>
      <w:r w:rsidR="002F713E" w:rsidRPr="00F45A47">
        <w:rPr>
          <w:rFonts w:ascii="Times New Roman" w:eastAsia="ＭＳ 明朝" w:hAnsi="Times New Roman" w:cs="Times New Roman" w:hint="eastAsia"/>
          <w:szCs w:val="21"/>
          <w:rPrChange w:id="651" w:author="Masato YOSHIKAWA" w:date="2026-01-20T11:15:00Z" w16du:dateUtc="2026-01-20T02:15:00Z">
            <w:rPr>
              <w:rFonts w:ascii="ＭＳ 明朝" w:eastAsia="ＭＳ 明朝" w:hAnsi="ＭＳ 明朝" w:hint="eastAsia"/>
              <w:szCs w:val="21"/>
            </w:rPr>
          </w:rPrChange>
        </w:rPr>
        <w:t>除外</w:t>
      </w:r>
      <w:r w:rsidR="00B1012A" w:rsidRPr="00F45A47">
        <w:rPr>
          <w:rFonts w:ascii="Times New Roman" w:eastAsia="ＭＳ 明朝" w:hAnsi="Times New Roman" w:cs="Times New Roman" w:hint="eastAsia"/>
          <w:szCs w:val="21"/>
          <w:rPrChange w:id="652" w:author="Masato YOSHIKAWA" w:date="2026-01-20T11:15:00Z" w16du:dateUtc="2026-01-20T02:15:00Z">
            <w:rPr>
              <w:rFonts w:ascii="ＭＳ 明朝" w:eastAsia="ＭＳ 明朝" w:hAnsi="ＭＳ 明朝" w:hint="eastAsia"/>
              <w:szCs w:val="21"/>
            </w:rPr>
          </w:rPrChange>
        </w:rPr>
        <w:t>・調整して適用する</w:t>
      </w:r>
      <w:r w:rsidR="002F713E" w:rsidRPr="00F45A47">
        <w:rPr>
          <w:rFonts w:ascii="Times New Roman" w:eastAsia="ＭＳ 明朝" w:hAnsi="Times New Roman" w:cs="Times New Roman" w:hint="eastAsia"/>
          <w:szCs w:val="21"/>
          <w:rPrChange w:id="653" w:author="Masato YOSHIKAWA" w:date="2026-01-20T11:15:00Z" w16du:dateUtc="2026-01-20T02:15:00Z">
            <w:rPr>
              <w:rFonts w:ascii="ＭＳ 明朝" w:eastAsia="ＭＳ 明朝" w:hAnsi="ＭＳ 明朝" w:hint="eastAsia"/>
              <w:szCs w:val="21"/>
            </w:rPr>
          </w:rPrChange>
        </w:rPr>
        <w:t>。</w:t>
      </w:r>
      <w:r w:rsidR="00B1012A" w:rsidRPr="00F45A47">
        <w:rPr>
          <w:rFonts w:ascii="Times New Roman" w:eastAsia="ＭＳ 明朝" w:hAnsi="Times New Roman" w:cs="Times New Roman" w:hint="eastAsia"/>
          <w:szCs w:val="21"/>
          <w:rPrChange w:id="654" w:author="Masato YOSHIKAWA" w:date="2026-01-20T11:15:00Z" w16du:dateUtc="2026-01-20T02:15:00Z">
            <w:rPr>
              <w:rFonts w:ascii="ＭＳ 明朝" w:eastAsia="ＭＳ 明朝" w:hAnsi="ＭＳ 明朝" w:hint="eastAsia"/>
              <w:szCs w:val="21"/>
            </w:rPr>
          </w:rPrChange>
        </w:rPr>
        <w:t>具体的な分類項目および除外の基準については、</w:t>
      </w:r>
      <w:commentRangeEnd w:id="648"/>
      <w:r w:rsidR="00BB57E8" w:rsidRPr="00F45A47">
        <w:rPr>
          <w:rStyle w:val="ac"/>
          <w:rFonts w:ascii="Times New Roman" w:eastAsia="ＭＳ 明朝" w:hAnsi="Times New Roman" w:cs="Times New Roman"/>
          <w:sz w:val="21"/>
          <w:szCs w:val="21"/>
          <w:rPrChange w:id="655" w:author="Masato YOSHIKAWA" w:date="2026-01-20T11:15:00Z" w16du:dateUtc="2026-01-20T02:15:00Z">
            <w:rPr>
              <w:rStyle w:val="ac"/>
              <w:rFonts w:ascii="ＭＳ 明朝" w:eastAsia="ＭＳ 明朝" w:hAnsi="ＭＳ 明朝"/>
              <w:sz w:val="21"/>
              <w:szCs w:val="21"/>
            </w:rPr>
          </w:rPrChange>
        </w:rPr>
        <w:commentReference w:id="648"/>
      </w:r>
      <w:r w:rsidR="003A30F8" w:rsidRPr="00F45A47">
        <w:rPr>
          <w:rFonts w:ascii="Times New Roman" w:eastAsia="ＭＳ 明朝" w:hAnsi="Times New Roman" w:cs="Times New Roman"/>
          <w:szCs w:val="21"/>
          <w:rPrChange w:id="656" w:author="Masato YOSHIKAWA" w:date="2026-01-20T11:15:00Z" w16du:dateUtc="2026-01-20T02:15:00Z">
            <w:rPr>
              <w:rFonts w:ascii="ＭＳ 明朝" w:eastAsia="ＭＳ 明朝" w:hAnsi="ＭＳ 明朝"/>
              <w:szCs w:val="21"/>
            </w:rPr>
          </w:rPrChange>
        </w:rPr>
        <w:t>3.2</w:t>
      </w:r>
      <w:r w:rsidR="003A30F8" w:rsidRPr="00F45A47">
        <w:rPr>
          <w:rFonts w:ascii="Times New Roman" w:eastAsia="ＭＳ 明朝" w:hAnsi="Times New Roman" w:cs="Times New Roman" w:hint="eastAsia"/>
          <w:szCs w:val="21"/>
          <w:rPrChange w:id="657" w:author="Masato YOSHIKAWA" w:date="2026-01-20T11:15:00Z" w16du:dateUtc="2026-01-20T02:15:00Z">
            <w:rPr>
              <w:rFonts w:ascii="ＭＳ 明朝" w:eastAsia="ＭＳ 明朝" w:hAnsi="ＭＳ 明朝" w:hint="eastAsia"/>
              <w:szCs w:val="21"/>
            </w:rPr>
          </w:rPrChange>
        </w:rPr>
        <w:t>節にて詳述する。</w:t>
      </w:r>
    </w:p>
    <w:p w14:paraId="268926D5" w14:textId="77777777" w:rsidR="002F713E" w:rsidRPr="00F45A47" w:rsidRDefault="002F713E" w:rsidP="007776BE">
      <w:pPr>
        <w:rPr>
          <w:rFonts w:ascii="Times New Roman" w:eastAsia="ＭＳ 明朝" w:hAnsi="Times New Roman" w:cs="Times New Roman"/>
          <w:szCs w:val="21"/>
          <w:rPrChange w:id="658" w:author="Masato YOSHIKAWA" w:date="2026-01-20T11:15:00Z" w16du:dateUtc="2026-01-20T02:15:00Z">
            <w:rPr>
              <w:rFonts w:ascii="ＭＳ 明朝" w:eastAsia="ＭＳ 明朝" w:hAnsi="ＭＳ 明朝"/>
              <w:szCs w:val="21"/>
            </w:rPr>
          </w:rPrChange>
        </w:rPr>
      </w:pPr>
    </w:p>
    <w:p w14:paraId="660E92FE" w14:textId="75DF7746" w:rsidR="00203FF4" w:rsidRPr="00F45A47" w:rsidRDefault="00203FF4" w:rsidP="00CC47F3">
      <w:pPr>
        <w:pStyle w:val="a9"/>
        <w:numPr>
          <w:ilvl w:val="1"/>
          <w:numId w:val="7"/>
        </w:numPr>
        <w:rPr>
          <w:rFonts w:ascii="Times New Roman" w:eastAsia="ＭＳ 明朝" w:hAnsi="Times New Roman" w:cs="Times New Roman"/>
          <w:szCs w:val="21"/>
          <w:rPrChange w:id="659"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hint="eastAsia"/>
          <w:szCs w:val="21"/>
          <w:rPrChange w:id="660" w:author="Masato YOSHIKAWA" w:date="2026-01-20T11:15:00Z" w16du:dateUtc="2026-01-20T02:15:00Z">
            <w:rPr>
              <w:rFonts w:ascii="ＭＳ 明朝" w:eastAsia="ＭＳ 明朝" w:hAnsi="ＭＳ 明朝" w:hint="eastAsia"/>
              <w:szCs w:val="21"/>
            </w:rPr>
          </w:rPrChange>
        </w:rPr>
        <w:t>異文化感受性に関する研究</w:t>
      </w:r>
      <w:r w:rsidR="00291173" w:rsidRPr="00F45A47">
        <w:rPr>
          <w:rFonts w:ascii="Times New Roman" w:eastAsia="ＭＳ 明朝" w:hAnsi="Times New Roman" w:cs="Times New Roman" w:hint="eastAsia"/>
          <w:szCs w:val="21"/>
          <w:rPrChange w:id="661" w:author="Masato YOSHIKAWA" w:date="2026-01-20T11:15:00Z" w16du:dateUtc="2026-01-20T02:15:00Z">
            <w:rPr>
              <w:rFonts w:ascii="ＭＳ 明朝" w:eastAsia="ＭＳ 明朝" w:hAnsi="ＭＳ 明朝" w:hint="eastAsia"/>
              <w:szCs w:val="21"/>
            </w:rPr>
          </w:rPrChange>
        </w:rPr>
        <w:t>：</w:t>
      </w:r>
      <w:r w:rsidRPr="00F45A47">
        <w:rPr>
          <w:rFonts w:ascii="Times New Roman" w:eastAsia="ＭＳ 明朝" w:hAnsi="Times New Roman" w:cs="Times New Roman"/>
          <w:szCs w:val="21"/>
          <w:rPrChange w:id="662" w:author="Masato YOSHIKAWA" w:date="2026-01-20T11:15:00Z" w16du:dateUtc="2026-01-20T02:15:00Z">
            <w:rPr>
              <w:rFonts w:ascii="ＭＳ 明朝" w:eastAsia="ＭＳ 明朝" w:hAnsi="ＭＳ 明朝"/>
              <w:szCs w:val="21"/>
            </w:rPr>
          </w:rPrChange>
        </w:rPr>
        <w:t>Benne</w:t>
      </w:r>
      <w:r w:rsidR="006A743A" w:rsidRPr="00F45A47">
        <w:rPr>
          <w:rFonts w:ascii="Times New Roman" w:eastAsia="ＭＳ 明朝" w:hAnsi="Times New Roman" w:cs="Times New Roman"/>
          <w:szCs w:val="21"/>
          <w:rPrChange w:id="663" w:author="Masato YOSHIKAWA" w:date="2026-01-20T11:15:00Z" w16du:dateUtc="2026-01-20T02:15:00Z">
            <w:rPr>
              <w:rFonts w:ascii="ＭＳ 明朝" w:eastAsia="ＭＳ 明朝" w:hAnsi="ＭＳ 明朝"/>
              <w:szCs w:val="21"/>
            </w:rPr>
          </w:rPrChange>
        </w:rPr>
        <w:t>tt</w:t>
      </w:r>
      <w:r w:rsidR="006A743A" w:rsidRPr="00F45A47">
        <w:rPr>
          <w:rFonts w:ascii="Times New Roman" w:eastAsia="ＭＳ 明朝" w:hAnsi="Times New Roman" w:cs="Times New Roman" w:hint="eastAsia"/>
          <w:szCs w:val="21"/>
          <w:rPrChange w:id="664" w:author="Masato YOSHIKAWA" w:date="2026-01-20T11:15:00Z" w16du:dateUtc="2026-01-20T02:15:00Z">
            <w:rPr>
              <w:rFonts w:ascii="ＭＳ 明朝" w:eastAsia="ＭＳ 明朝" w:hAnsi="ＭＳ 明朝" w:hint="eastAsia"/>
              <w:szCs w:val="21"/>
            </w:rPr>
          </w:rPrChange>
        </w:rPr>
        <w:t>の</w:t>
      </w:r>
      <w:r w:rsidR="00AB7E66" w:rsidRPr="00F45A47">
        <w:rPr>
          <w:rFonts w:ascii="Times New Roman" w:eastAsia="ＭＳ 明朝" w:hAnsi="Times New Roman" w:cs="Times New Roman" w:hint="eastAsia"/>
          <w:szCs w:val="21"/>
          <w:rPrChange w:id="665" w:author="Masato YOSHIKAWA" w:date="2026-01-20T11:15:00Z" w16du:dateUtc="2026-01-20T02:15:00Z">
            <w:rPr>
              <w:rFonts w:ascii="ＭＳ 明朝" w:eastAsia="ＭＳ 明朝" w:hAnsi="ＭＳ 明朝" w:hint="eastAsia"/>
              <w:szCs w:val="21"/>
            </w:rPr>
          </w:rPrChange>
        </w:rPr>
        <w:t>異文化感受性発達</w:t>
      </w:r>
      <w:r w:rsidR="006A743A" w:rsidRPr="00F45A47">
        <w:rPr>
          <w:rFonts w:ascii="Times New Roman" w:eastAsia="ＭＳ 明朝" w:hAnsi="Times New Roman" w:cs="Times New Roman" w:hint="eastAsia"/>
          <w:szCs w:val="21"/>
          <w:rPrChange w:id="666" w:author="Masato YOSHIKAWA" w:date="2026-01-20T11:15:00Z" w16du:dateUtc="2026-01-20T02:15:00Z">
            <w:rPr>
              <w:rFonts w:ascii="ＭＳ 明朝" w:eastAsia="ＭＳ 明朝" w:hAnsi="ＭＳ 明朝" w:hint="eastAsia"/>
              <w:szCs w:val="21"/>
            </w:rPr>
          </w:rPrChange>
        </w:rPr>
        <w:t>モデル</w:t>
      </w:r>
      <w:r w:rsidR="00AB7E66" w:rsidRPr="00F45A47">
        <w:rPr>
          <w:rFonts w:ascii="Times New Roman" w:eastAsia="ＭＳ 明朝" w:hAnsi="Times New Roman" w:cs="Times New Roman" w:hint="eastAsia"/>
          <w:szCs w:val="21"/>
          <w:rPrChange w:id="667" w:author="Masato YOSHIKAWA" w:date="2026-01-20T11:15:00Z" w16du:dateUtc="2026-01-20T02:15:00Z">
            <w:rPr>
              <w:rFonts w:ascii="ＭＳ 明朝" w:eastAsia="ＭＳ 明朝" w:hAnsi="ＭＳ 明朝" w:hint="eastAsia"/>
              <w:szCs w:val="21"/>
            </w:rPr>
          </w:rPrChange>
        </w:rPr>
        <w:t>（</w:t>
      </w:r>
      <w:r w:rsidR="00AB7E66" w:rsidRPr="00F45A47">
        <w:rPr>
          <w:rFonts w:ascii="Times New Roman" w:eastAsia="ＭＳ 明朝" w:hAnsi="Times New Roman" w:cs="Times New Roman"/>
          <w:szCs w:val="21"/>
          <w:rPrChange w:id="668" w:author="Masato YOSHIKAWA" w:date="2026-01-20T11:15:00Z" w16du:dateUtc="2026-01-20T02:15:00Z">
            <w:rPr>
              <w:rFonts w:ascii="ＭＳ 明朝" w:eastAsia="ＭＳ 明朝" w:hAnsi="ＭＳ 明朝"/>
              <w:szCs w:val="21"/>
            </w:rPr>
          </w:rPrChange>
        </w:rPr>
        <w:t>DMIS</w:t>
      </w:r>
      <w:r w:rsidR="00AB7E66" w:rsidRPr="00F45A47">
        <w:rPr>
          <w:rFonts w:ascii="Times New Roman" w:eastAsia="ＭＳ 明朝" w:hAnsi="Times New Roman" w:cs="Times New Roman" w:hint="eastAsia"/>
          <w:szCs w:val="21"/>
          <w:rPrChange w:id="669" w:author="Masato YOSHIKAWA" w:date="2026-01-20T11:15:00Z" w16du:dateUtc="2026-01-20T02:15:00Z">
            <w:rPr>
              <w:rFonts w:ascii="ＭＳ 明朝" w:eastAsia="ＭＳ 明朝" w:hAnsi="ＭＳ 明朝" w:hint="eastAsia"/>
              <w:szCs w:val="21"/>
            </w:rPr>
          </w:rPrChange>
        </w:rPr>
        <w:t>）</w:t>
      </w:r>
    </w:p>
    <w:p w14:paraId="27565C6B" w14:textId="5E933D1D" w:rsidR="00B92431" w:rsidRPr="00F45A47" w:rsidRDefault="00C51AE1" w:rsidP="00780F57">
      <w:pPr>
        <w:ind w:firstLineChars="100" w:firstLine="210"/>
        <w:rPr>
          <w:rFonts w:ascii="Times New Roman" w:eastAsia="ＭＳ 明朝" w:hAnsi="Times New Roman" w:cs="Times New Roman"/>
          <w:szCs w:val="21"/>
          <w:rPrChange w:id="670"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671" w:author="Masato YOSHIKAWA" w:date="2026-01-20T11:15:00Z" w16du:dateUtc="2026-01-20T02:15:00Z">
            <w:rPr>
              <w:rFonts w:ascii="ＭＳ 明朝" w:eastAsia="ＭＳ 明朝" w:hAnsi="ＭＳ 明朝"/>
              <w:szCs w:val="21"/>
            </w:rPr>
          </w:rPrChange>
        </w:rPr>
        <w:lastRenderedPageBreak/>
        <w:t>翻訳を異文化間のコミュニケーション行為として捉えるならば、翻訳者が原文の文化的要素をどのように認識し、それを読者にどう伝えようとしたかという「異文化受容」の側面を無視することはできない。</w:t>
      </w:r>
      <w:r w:rsidR="00E9122B" w:rsidRPr="00F45A47">
        <w:rPr>
          <w:rFonts w:ascii="Times New Roman" w:eastAsia="ＭＳ 明朝" w:hAnsi="Times New Roman" w:cs="Times New Roman"/>
          <w:szCs w:val="21"/>
          <w:rPrChange w:id="672" w:author="Masato YOSHIKAWA" w:date="2026-01-20T11:15:00Z" w16du:dateUtc="2026-01-20T02:15:00Z">
            <w:rPr>
              <w:rFonts w:ascii="ＭＳ 明朝" w:eastAsia="ＭＳ 明朝" w:hAnsi="ＭＳ 明朝"/>
              <w:szCs w:val="21"/>
            </w:rPr>
          </w:rPrChange>
        </w:rPr>
        <w:t>この異文化受容のプロセスを体系化したモデルとして、</w:t>
      </w:r>
      <w:r w:rsidR="00E9122B" w:rsidRPr="00F45A47">
        <w:rPr>
          <w:rFonts w:ascii="Times New Roman" w:eastAsia="ＭＳ 明朝" w:hAnsi="Times New Roman" w:cs="Times New Roman"/>
          <w:szCs w:val="21"/>
          <w:rPrChange w:id="673" w:author="Masato YOSHIKAWA" w:date="2026-01-20T11:15:00Z" w16du:dateUtc="2026-01-20T02:15:00Z">
            <w:rPr>
              <w:rFonts w:ascii="ＭＳ 明朝" w:eastAsia="ＭＳ 明朝" w:hAnsi="ＭＳ 明朝"/>
              <w:szCs w:val="21"/>
            </w:rPr>
          </w:rPrChange>
        </w:rPr>
        <w:t>Bennett</w:t>
      </w:r>
      <w:sdt>
        <w:sdtPr>
          <w:rPr>
            <w:rFonts w:ascii="Times New Roman" w:eastAsia="ＭＳ 明朝" w:hAnsi="Times New Roman" w:cs="Times New Roman"/>
            <w:szCs w:val="21"/>
          </w:rPr>
          <w:id w:val="2006313054"/>
          <w:citation/>
        </w:sdtPr>
        <w:sdtContent>
          <w:r w:rsidR="00576ADA" w:rsidRPr="00F45A47">
            <w:rPr>
              <w:rFonts w:ascii="Times New Roman" w:eastAsia="ＭＳ 明朝" w:hAnsi="Times New Roman" w:cs="Times New Roman"/>
              <w:szCs w:val="21"/>
              <w:rPrChange w:id="674" w:author="Masato YOSHIKAWA" w:date="2026-01-20T11:15:00Z" w16du:dateUtc="2026-01-20T02:15:00Z">
                <w:rPr>
                  <w:rFonts w:ascii="ＭＳ 明朝" w:eastAsia="ＭＳ 明朝" w:hAnsi="ＭＳ 明朝"/>
                  <w:szCs w:val="21"/>
                </w:rPr>
              </w:rPrChange>
            </w:rPr>
            <w:fldChar w:fldCharType="begin"/>
          </w:r>
          <w:r w:rsidR="00576ADA" w:rsidRPr="00F45A47">
            <w:rPr>
              <w:rFonts w:ascii="Times New Roman" w:eastAsia="ＭＳ 明朝" w:hAnsi="Times New Roman" w:cs="Times New Roman"/>
              <w:szCs w:val="21"/>
              <w:rPrChange w:id="675" w:author="Masato YOSHIKAWA" w:date="2026-01-20T11:15:00Z" w16du:dateUtc="2026-01-20T02:15:00Z">
                <w:rPr>
                  <w:rFonts w:ascii="ＭＳ 明朝" w:eastAsia="ＭＳ 明朝" w:hAnsi="ＭＳ 明朝"/>
                  <w:szCs w:val="21"/>
                </w:rPr>
              </w:rPrChange>
            </w:rPr>
            <w:instrText xml:space="preserve">CITATION Ben86 \n  \t  \m Ben93 \n  \t  \l 1041 </w:instrText>
          </w:r>
          <w:r w:rsidR="00576ADA" w:rsidRPr="00F45A47">
            <w:rPr>
              <w:rFonts w:ascii="Times New Roman" w:eastAsia="ＭＳ 明朝" w:hAnsi="Times New Roman" w:cs="Times New Roman"/>
              <w:szCs w:val="21"/>
              <w:rPrChange w:id="676" w:author="Masato YOSHIKAWA" w:date="2026-01-20T11:15:00Z" w16du:dateUtc="2026-01-20T02:15:00Z">
                <w:rPr>
                  <w:rFonts w:ascii="ＭＳ 明朝" w:eastAsia="ＭＳ 明朝" w:hAnsi="ＭＳ 明朝"/>
                  <w:szCs w:val="21"/>
                </w:rPr>
              </w:rPrChange>
            </w:rPr>
            <w:fldChar w:fldCharType="separate"/>
          </w:r>
          <w:r w:rsidR="00576ADA" w:rsidRPr="00F45A47">
            <w:rPr>
              <w:rFonts w:ascii="Times New Roman" w:eastAsia="ＭＳ 明朝" w:hAnsi="Times New Roman" w:cs="Times New Roman"/>
              <w:noProof/>
              <w:szCs w:val="21"/>
              <w:rPrChange w:id="677" w:author="Masato YOSHIKAWA" w:date="2026-01-20T11:15:00Z" w16du:dateUtc="2026-01-20T02:15:00Z">
                <w:rPr>
                  <w:rFonts w:ascii="ＭＳ 明朝" w:eastAsia="ＭＳ 明朝" w:hAnsi="ＭＳ 明朝"/>
                  <w:noProof/>
                  <w:szCs w:val="21"/>
                </w:rPr>
              </w:rPrChange>
            </w:rPr>
            <w:t xml:space="preserve"> (1986; 1993)</w:t>
          </w:r>
          <w:r w:rsidR="00576ADA" w:rsidRPr="00F45A47">
            <w:rPr>
              <w:rFonts w:ascii="Times New Roman" w:eastAsia="ＭＳ 明朝" w:hAnsi="Times New Roman" w:cs="Times New Roman"/>
              <w:szCs w:val="21"/>
              <w:rPrChange w:id="678" w:author="Masato YOSHIKAWA" w:date="2026-01-20T11:15:00Z" w16du:dateUtc="2026-01-20T02:15:00Z">
                <w:rPr>
                  <w:rFonts w:ascii="ＭＳ 明朝" w:eastAsia="ＭＳ 明朝" w:hAnsi="ＭＳ 明朝"/>
                  <w:szCs w:val="21"/>
                </w:rPr>
              </w:rPrChange>
            </w:rPr>
            <w:fldChar w:fldCharType="end"/>
          </w:r>
        </w:sdtContent>
      </w:sdt>
      <w:r w:rsidR="00E9122B" w:rsidRPr="00F45A47">
        <w:rPr>
          <w:rFonts w:ascii="Times New Roman" w:eastAsia="ＭＳ 明朝" w:hAnsi="Times New Roman" w:cs="Times New Roman"/>
          <w:szCs w:val="21"/>
          <w:rPrChange w:id="679" w:author="Masato YOSHIKAWA" w:date="2026-01-20T11:15:00Z" w16du:dateUtc="2026-01-20T02:15:00Z">
            <w:rPr>
              <w:rFonts w:ascii="ＭＳ 明朝" w:eastAsia="ＭＳ 明朝" w:hAnsi="ＭＳ 明朝"/>
              <w:szCs w:val="21"/>
            </w:rPr>
          </w:rPrChange>
        </w:rPr>
        <w:t>が提唱した「異文化感受性発達モデル（</w:t>
      </w:r>
      <w:r w:rsidR="0043320E" w:rsidRPr="00F45A47">
        <w:rPr>
          <w:rFonts w:ascii="Times New Roman" w:eastAsia="ＭＳ 明朝" w:hAnsi="Times New Roman" w:cs="Times New Roman"/>
          <w:szCs w:val="21"/>
          <w:rPrChange w:id="680" w:author="Masato YOSHIKAWA" w:date="2026-01-20T11:15:00Z" w16du:dateUtc="2026-01-20T02:15:00Z">
            <w:rPr>
              <w:rFonts w:ascii="ＭＳ 明朝" w:eastAsia="ＭＳ 明朝" w:hAnsi="ＭＳ 明朝"/>
              <w:szCs w:val="21"/>
            </w:rPr>
          </w:rPrChange>
        </w:rPr>
        <w:t xml:space="preserve">The </w:t>
      </w:r>
      <w:r w:rsidR="00E9122B" w:rsidRPr="00F45A47">
        <w:rPr>
          <w:rFonts w:ascii="Times New Roman" w:eastAsia="ＭＳ 明朝" w:hAnsi="Times New Roman" w:cs="Times New Roman"/>
          <w:szCs w:val="21"/>
          <w:rPrChange w:id="681" w:author="Masato YOSHIKAWA" w:date="2026-01-20T11:15:00Z" w16du:dateUtc="2026-01-20T02:15:00Z">
            <w:rPr>
              <w:rFonts w:ascii="ＭＳ 明朝" w:eastAsia="ＭＳ 明朝" w:hAnsi="ＭＳ 明朝"/>
              <w:szCs w:val="21"/>
            </w:rPr>
          </w:rPrChange>
        </w:rPr>
        <w:t>Developmental Model of Intercultural Sensitivity</w:t>
      </w:r>
      <w:r w:rsidR="0043320E" w:rsidRPr="00F45A47">
        <w:rPr>
          <w:rFonts w:ascii="Times New Roman" w:eastAsia="ＭＳ 明朝" w:hAnsi="Times New Roman" w:cs="Times New Roman"/>
          <w:szCs w:val="21"/>
          <w:rPrChange w:id="682" w:author="Masato YOSHIKAWA" w:date="2026-01-20T11:15:00Z" w16du:dateUtc="2026-01-20T02:15:00Z">
            <w:rPr>
              <w:rFonts w:ascii="ＭＳ 明朝" w:eastAsia="ＭＳ 明朝" w:hAnsi="ＭＳ 明朝"/>
              <w:szCs w:val="21"/>
            </w:rPr>
          </w:rPrChange>
        </w:rPr>
        <w:t xml:space="preserve">, </w:t>
      </w:r>
      <w:r w:rsidR="00E9122B" w:rsidRPr="00F45A47">
        <w:rPr>
          <w:rFonts w:ascii="Times New Roman" w:eastAsia="ＭＳ 明朝" w:hAnsi="Times New Roman" w:cs="Times New Roman"/>
          <w:szCs w:val="21"/>
          <w:rPrChange w:id="683" w:author="Masato YOSHIKAWA" w:date="2026-01-20T11:15:00Z" w16du:dateUtc="2026-01-20T02:15:00Z">
            <w:rPr>
              <w:rFonts w:ascii="ＭＳ 明朝" w:eastAsia="ＭＳ 明朝" w:hAnsi="ＭＳ 明朝"/>
              <w:szCs w:val="21"/>
            </w:rPr>
          </w:rPrChange>
        </w:rPr>
        <w:t>DMIS</w:t>
      </w:r>
      <w:r w:rsidR="00E9122B" w:rsidRPr="00F45A47">
        <w:rPr>
          <w:rFonts w:ascii="Times New Roman" w:eastAsia="ＭＳ 明朝" w:hAnsi="Times New Roman" w:cs="Times New Roman"/>
          <w:szCs w:val="21"/>
          <w:rPrChange w:id="684" w:author="Masato YOSHIKAWA" w:date="2026-01-20T11:15:00Z" w16du:dateUtc="2026-01-20T02:15:00Z">
            <w:rPr>
              <w:rFonts w:ascii="ＭＳ 明朝" w:eastAsia="ＭＳ 明朝" w:hAnsi="ＭＳ 明朝"/>
              <w:szCs w:val="21"/>
            </w:rPr>
          </w:rPrChange>
        </w:rPr>
        <w:t>）」が挙げられる。</w:t>
      </w:r>
    </w:p>
    <w:p w14:paraId="3CDAF903" w14:textId="1F8F569F" w:rsidR="004354C0" w:rsidRPr="00F45A47" w:rsidRDefault="00E9122B" w:rsidP="00CD30FD">
      <w:pPr>
        <w:ind w:firstLineChars="100" w:firstLine="210"/>
        <w:rPr>
          <w:rFonts w:ascii="Times New Roman" w:eastAsia="ＭＳ 明朝" w:hAnsi="Times New Roman" w:cs="Times New Roman"/>
          <w:szCs w:val="21"/>
          <w:rPrChange w:id="685"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686" w:author="Masato YOSHIKAWA" w:date="2026-01-20T11:15:00Z" w16du:dateUtc="2026-01-20T02:15:00Z">
            <w:rPr>
              <w:rFonts w:ascii="ＭＳ 明朝" w:eastAsia="ＭＳ 明朝" w:hAnsi="ＭＳ 明朝"/>
              <w:szCs w:val="21"/>
            </w:rPr>
          </w:rPrChange>
        </w:rPr>
        <w:t>DMIS</w:t>
      </w:r>
      <w:r w:rsidRPr="00F45A47">
        <w:rPr>
          <w:rFonts w:ascii="Times New Roman" w:eastAsia="ＭＳ 明朝" w:hAnsi="Times New Roman" w:cs="Times New Roman"/>
          <w:szCs w:val="21"/>
          <w:rPrChange w:id="687" w:author="Masato YOSHIKAWA" w:date="2026-01-20T11:15:00Z" w16du:dateUtc="2026-01-20T02:15:00Z">
            <w:rPr>
              <w:rFonts w:ascii="ＭＳ 明朝" w:eastAsia="ＭＳ 明朝" w:hAnsi="ＭＳ 明朝"/>
              <w:szCs w:val="21"/>
            </w:rPr>
          </w:rPrChange>
        </w:rPr>
        <w:t>は、人々が異文化に直面した際、その差異をどのように解釈し、対応していくかという心理的な発達段階を示したモデルである。</w:t>
      </w:r>
      <w:r w:rsidRPr="00F45A47">
        <w:rPr>
          <w:rFonts w:ascii="Times New Roman" w:eastAsia="ＭＳ 明朝" w:hAnsi="Times New Roman" w:cs="Times New Roman"/>
          <w:szCs w:val="21"/>
          <w:rPrChange w:id="688" w:author="Masato YOSHIKAWA" w:date="2026-01-20T11:15:00Z" w16du:dateUtc="2026-01-20T02:15:00Z">
            <w:rPr>
              <w:rFonts w:ascii="ＭＳ 明朝" w:eastAsia="ＭＳ 明朝" w:hAnsi="ＭＳ 明朝"/>
              <w:szCs w:val="21"/>
            </w:rPr>
          </w:rPrChange>
        </w:rPr>
        <w:t>Bennett</w:t>
      </w:r>
      <w:r w:rsidR="00576ADA" w:rsidRPr="00F45A47">
        <w:rPr>
          <w:rFonts w:ascii="Times New Roman" w:eastAsia="ＭＳ 明朝" w:hAnsi="Times New Roman" w:cs="Times New Roman"/>
          <w:szCs w:val="21"/>
          <w:rPrChange w:id="689" w:author="Masato YOSHIKAWA" w:date="2026-01-20T11:15:00Z" w16du:dateUtc="2026-01-20T02:15:00Z">
            <w:rPr>
              <w:rFonts w:ascii="ＭＳ 明朝" w:eastAsia="ＭＳ 明朝" w:hAnsi="ＭＳ 明朝"/>
              <w:szCs w:val="21"/>
            </w:rPr>
          </w:rPrChange>
        </w:rPr>
        <w:t xml:space="preserve"> </w:t>
      </w:r>
      <w:sdt>
        <w:sdtPr>
          <w:rPr>
            <w:rFonts w:ascii="Times New Roman" w:eastAsia="ＭＳ 明朝" w:hAnsi="Times New Roman" w:cs="Times New Roman"/>
            <w:szCs w:val="21"/>
          </w:rPr>
          <w:id w:val="-953563632"/>
          <w:citation/>
        </w:sdtPr>
        <w:sdtContent>
          <w:r w:rsidR="00576ADA" w:rsidRPr="00F45A47">
            <w:rPr>
              <w:rFonts w:ascii="Times New Roman" w:eastAsia="ＭＳ 明朝" w:hAnsi="Times New Roman" w:cs="Times New Roman"/>
              <w:szCs w:val="21"/>
              <w:rPrChange w:id="690" w:author="Masato YOSHIKAWA" w:date="2026-01-20T11:15:00Z" w16du:dateUtc="2026-01-20T02:15:00Z">
                <w:rPr>
                  <w:rFonts w:ascii="ＭＳ 明朝" w:eastAsia="ＭＳ 明朝" w:hAnsi="ＭＳ 明朝"/>
                  <w:szCs w:val="21"/>
                </w:rPr>
              </w:rPrChange>
            </w:rPr>
            <w:fldChar w:fldCharType="begin"/>
          </w:r>
          <w:r w:rsidR="00576ADA" w:rsidRPr="00F45A47">
            <w:rPr>
              <w:rFonts w:ascii="Times New Roman" w:eastAsia="ＭＳ 明朝" w:hAnsi="Times New Roman" w:cs="Times New Roman"/>
              <w:szCs w:val="21"/>
              <w:rPrChange w:id="691" w:author="Masato YOSHIKAWA" w:date="2026-01-20T11:15:00Z" w16du:dateUtc="2026-01-20T02:15:00Z">
                <w:rPr>
                  <w:rFonts w:ascii="ＭＳ 明朝" w:eastAsia="ＭＳ 明朝" w:hAnsi="ＭＳ 明朝"/>
                  <w:szCs w:val="21"/>
                </w:rPr>
              </w:rPrChange>
            </w:rPr>
            <w:instrText xml:space="preserve">CITATION Ben86 \n  \t  \m Ben93 \n  \t  \l 1041 </w:instrText>
          </w:r>
          <w:r w:rsidR="00576ADA" w:rsidRPr="00F45A47">
            <w:rPr>
              <w:rFonts w:ascii="Times New Roman" w:eastAsia="ＭＳ 明朝" w:hAnsi="Times New Roman" w:cs="Times New Roman"/>
              <w:szCs w:val="21"/>
              <w:rPrChange w:id="692" w:author="Masato YOSHIKAWA" w:date="2026-01-20T11:15:00Z" w16du:dateUtc="2026-01-20T02:15:00Z">
                <w:rPr>
                  <w:rFonts w:ascii="ＭＳ 明朝" w:eastAsia="ＭＳ 明朝" w:hAnsi="ＭＳ 明朝"/>
                  <w:szCs w:val="21"/>
                </w:rPr>
              </w:rPrChange>
            </w:rPr>
            <w:fldChar w:fldCharType="separate"/>
          </w:r>
          <w:r w:rsidR="00576ADA" w:rsidRPr="00F45A47">
            <w:rPr>
              <w:rFonts w:ascii="Times New Roman" w:eastAsia="ＭＳ 明朝" w:hAnsi="Times New Roman" w:cs="Times New Roman"/>
              <w:noProof/>
              <w:szCs w:val="21"/>
              <w:rPrChange w:id="693" w:author="Masato YOSHIKAWA" w:date="2026-01-20T11:15:00Z" w16du:dateUtc="2026-01-20T02:15:00Z">
                <w:rPr>
                  <w:rFonts w:ascii="ＭＳ 明朝" w:eastAsia="ＭＳ 明朝" w:hAnsi="ＭＳ 明朝"/>
                  <w:noProof/>
                  <w:szCs w:val="21"/>
                </w:rPr>
              </w:rPrChange>
            </w:rPr>
            <w:t xml:space="preserve"> (1986; 1993)</w:t>
          </w:r>
          <w:r w:rsidR="00576ADA" w:rsidRPr="00F45A47">
            <w:rPr>
              <w:rFonts w:ascii="Times New Roman" w:eastAsia="ＭＳ 明朝" w:hAnsi="Times New Roman" w:cs="Times New Roman"/>
              <w:szCs w:val="21"/>
              <w:rPrChange w:id="694" w:author="Masato YOSHIKAWA" w:date="2026-01-20T11:15:00Z" w16du:dateUtc="2026-01-20T02:15:00Z">
                <w:rPr>
                  <w:rFonts w:ascii="ＭＳ 明朝" w:eastAsia="ＭＳ 明朝" w:hAnsi="ＭＳ 明朝"/>
                  <w:szCs w:val="21"/>
                </w:rPr>
              </w:rPrChange>
            </w:rPr>
            <w:fldChar w:fldCharType="end"/>
          </w:r>
        </w:sdtContent>
      </w:sdt>
      <w:r w:rsidRPr="00F45A47">
        <w:rPr>
          <w:rFonts w:ascii="Times New Roman" w:eastAsia="ＭＳ 明朝" w:hAnsi="Times New Roman" w:cs="Times New Roman"/>
          <w:szCs w:val="21"/>
          <w:rPrChange w:id="695" w:author="Masato YOSHIKAWA" w:date="2026-01-20T11:15:00Z" w16du:dateUtc="2026-01-20T02:15:00Z">
            <w:rPr>
              <w:rFonts w:ascii="ＭＳ 明朝" w:eastAsia="ＭＳ 明朝" w:hAnsi="ＭＳ 明朝"/>
              <w:szCs w:val="21"/>
            </w:rPr>
          </w:rPrChange>
        </w:rPr>
        <w:t>は、異文化に対する認識を「自文化中心主義（</w:t>
      </w:r>
      <w:r w:rsidRPr="00F45A47">
        <w:rPr>
          <w:rFonts w:ascii="Times New Roman" w:eastAsia="ＭＳ 明朝" w:hAnsi="Times New Roman" w:cs="Times New Roman"/>
          <w:szCs w:val="21"/>
          <w:rPrChange w:id="696" w:author="Masato YOSHIKAWA" w:date="2026-01-20T11:15:00Z" w16du:dateUtc="2026-01-20T02:15:00Z">
            <w:rPr>
              <w:rFonts w:ascii="ＭＳ 明朝" w:eastAsia="ＭＳ 明朝" w:hAnsi="ＭＳ 明朝"/>
              <w:szCs w:val="21"/>
            </w:rPr>
          </w:rPrChange>
        </w:rPr>
        <w:t>Ethnocentrism</w:t>
      </w:r>
      <w:r w:rsidRPr="00F45A47">
        <w:rPr>
          <w:rFonts w:ascii="Times New Roman" w:eastAsia="ＭＳ 明朝" w:hAnsi="Times New Roman" w:cs="Times New Roman"/>
          <w:szCs w:val="21"/>
          <w:rPrChange w:id="697" w:author="Masato YOSHIKAWA" w:date="2026-01-20T11:15:00Z" w16du:dateUtc="2026-01-20T02:15:00Z">
            <w:rPr>
              <w:rFonts w:ascii="ＭＳ 明朝" w:eastAsia="ＭＳ 明朝" w:hAnsi="ＭＳ 明朝"/>
              <w:szCs w:val="21"/>
            </w:rPr>
          </w:rPrChange>
        </w:rPr>
        <w:t>）」から「文化相対主義（</w:t>
      </w:r>
      <w:r w:rsidR="000701E1" w:rsidRPr="00F45A47">
        <w:rPr>
          <w:rFonts w:ascii="Times New Roman" w:eastAsia="ＭＳ 明朝" w:hAnsi="Times New Roman" w:cs="Times New Roman"/>
          <w:szCs w:val="21"/>
          <w:rPrChange w:id="698" w:author="Masato YOSHIKAWA" w:date="2026-01-20T11:15:00Z" w16du:dateUtc="2026-01-20T02:15:00Z">
            <w:rPr>
              <w:rFonts w:ascii="ＭＳ 明朝" w:eastAsia="ＭＳ 明朝" w:hAnsi="ＭＳ 明朝"/>
              <w:szCs w:val="21"/>
            </w:rPr>
          </w:rPrChange>
        </w:rPr>
        <w:t>Ethnorelativism</w:t>
      </w:r>
      <w:r w:rsidRPr="00F45A47">
        <w:rPr>
          <w:rFonts w:ascii="Times New Roman" w:eastAsia="ＭＳ 明朝" w:hAnsi="Times New Roman" w:cs="Times New Roman"/>
          <w:szCs w:val="21"/>
          <w:rPrChange w:id="699" w:author="Masato YOSHIKAWA" w:date="2026-01-20T11:15:00Z" w16du:dateUtc="2026-01-20T02:15:00Z">
            <w:rPr>
              <w:rFonts w:ascii="ＭＳ 明朝" w:eastAsia="ＭＳ 明朝" w:hAnsi="ＭＳ 明朝"/>
              <w:szCs w:val="21"/>
            </w:rPr>
          </w:rPrChange>
        </w:rPr>
        <w:t>）」へと至る</w:t>
      </w:r>
      <w:r w:rsidRPr="00F45A47">
        <w:rPr>
          <w:rFonts w:ascii="Times New Roman" w:eastAsia="ＭＳ 明朝" w:hAnsi="Times New Roman" w:cs="Times New Roman"/>
          <w:szCs w:val="21"/>
          <w:rPrChange w:id="700" w:author="Masato YOSHIKAWA" w:date="2026-01-20T11:15:00Z" w16du:dateUtc="2026-01-20T02:15:00Z">
            <w:rPr>
              <w:rFonts w:ascii="ＭＳ 明朝" w:eastAsia="ＭＳ 明朝" w:hAnsi="ＭＳ 明朝"/>
              <w:szCs w:val="21"/>
            </w:rPr>
          </w:rPrChange>
        </w:rPr>
        <w:t>6</w:t>
      </w:r>
      <w:r w:rsidRPr="00F45A47">
        <w:rPr>
          <w:rFonts w:ascii="Times New Roman" w:eastAsia="ＭＳ 明朝" w:hAnsi="Times New Roman" w:cs="Times New Roman"/>
          <w:szCs w:val="21"/>
          <w:rPrChange w:id="701" w:author="Masato YOSHIKAWA" w:date="2026-01-20T11:15:00Z" w16du:dateUtc="2026-01-20T02:15:00Z">
            <w:rPr>
              <w:rFonts w:ascii="ＭＳ 明朝" w:eastAsia="ＭＳ 明朝" w:hAnsi="ＭＳ 明朝"/>
              <w:szCs w:val="21"/>
            </w:rPr>
          </w:rPrChange>
        </w:rPr>
        <w:t>つの段階として定義した。</w:t>
      </w:r>
      <w:r w:rsidR="00EF311F" w:rsidRPr="00F45A47">
        <w:rPr>
          <w:rFonts w:ascii="Times New Roman" w:eastAsia="ＭＳ 明朝" w:hAnsi="Times New Roman" w:cs="Times New Roman"/>
          <w:szCs w:val="21"/>
          <w:rPrChange w:id="702" w:author="Masato YOSHIKAWA" w:date="2026-01-20T11:15:00Z" w16du:dateUtc="2026-01-20T02:15:00Z">
            <w:rPr>
              <w:rFonts w:ascii="ＭＳ 明朝" w:eastAsia="ＭＳ 明朝" w:hAnsi="ＭＳ 明朝"/>
              <w:szCs w:val="21"/>
            </w:rPr>
          </w:rPrChange>
        </w:rPr>
        <w:t>初期段階である「自文化中心主義」には、文化的差異を認識しない「否定（</w:t>
      </w:r>
      <w:r w:rsidR="00EF311F" w:rsidRPr="00F45A47">
        <w:rPr>
          <w:rFonts w:ascii="Times New Roman" w:eastAsia="ＭＳ 明朝" w:hAnsi="Times New Roman" w:cs="Times New Roman"/>
          <w:szCs w:val="21"/>
          <w:rPrChange w:id="703" w:author="Masato YOSHIKAWA" w:date="2026-01-20T11:15:00Z" w16du:dateUtc="2026-01-20T02:15:00Z">
            <w:rPr>
              <w:rFonts w:ascii="ＭＳ 明朝" w:eastAsia="ＭＳ 明朝" w:hAnsi="ＭＳ 明朝"/>
              <w:szCs w:val="21"/>
            </w:rPr>
          </w:rPrChange>
        </w:rPr>
        <w:t>Denial</w:t>
      </w:r>
      <w:r w:rsidR="00EF311F" w:rsidRPr="00F45A47">
        <w:rPr>
          <w:rFonts w:ascii="Times New Roman" w:eastAsia="ＭＳ 明朝" w:hAnsi="Times New Roman" w:cs="Times New Roman"/>
          <w:szCs w:val="21"/>
          <w:rPrChange w:id="704" w:author="Masato YOSHIKAWA" w:date="2026-01-20T11:15:00Z" w16du:dateUtc="2026-01-20T02:15:00Z">
            <w:rPr>
              <w:rFonts w:ascii="ＭＳ 明朝" w:eastAsia="ＭＳ 明朝" w:hAnsi="ＭＳ 明朝"/>
              <w:szCs w:val="21"/>
            </w:rPr>
          </w:rPrChange>
        </w:rPr>
        <w:t>）」、差異を脅威とみなす「防衛（</w:t>
      </w:r>
      <w:r w:rsidR="00EF311F" w:rsidRPr="00F45A47">
        <w:rPr>
          <w:rFonts w:ascii="Times New Roman" w:eastAsia="ＭＳ 明朝" w:hAnsi="Times New Roman" w:cs="Times New Roman"/>
          <w:szCs w:val="21"/>
          <w:rPrChange w:id="705" w:author="Masato YOSHIKAWA" w:date="2026-01-20T11:15:00Z" w16du:dateUtc="2026-01-20T02:15:00Z">
            <w:rPr>
              <w:rFonts w:ascii="ＭＳ 明朝" w:eastAsia="ＭＳ 明朝" w:hAnsi="ＭＳ 明朝"/>
              <w:szCs w:val="21"/>
            </w:rPr>
          </w:rPrChange>
        </w:rPr>
        <w:t>Defense</w:t>
      </w:r>
      <w:r w:rsidR="00EF311F" w:rsidRPr="00F45A47">
        <w:rPr>
          <w:rFonts w:ascii="Times New Roman" w:eastAsia="ＭＳ 明朝" w:hAnsi="Times New Roman" w:cs="Times New Roman"/>
          <w:szCs w:val="21"/>
          <w:rPrChange w:id="706" w:author="Masato YOSHIKAWA" w:date="2026-01-20T11:15:00Z" w16du:dateUtc="2026-01-20T02:15:00Z">
            <w:rPr>
              <w:rFonts w:ascii="ＭＳ 明朝" w:eastAsia="ＭＳ 明朝" w:hAnsi="ＭＳ 明朝"/>
              <w:szCs w:val="21"/>
            </w:rPr>
          </w:rPrChange>
        </w:rPr>
        <w:t>）」、差異を表層的なものとして矮小化する「最小化（</w:t>
      </w:r>
      <w:r w:rsidR="00EF311F" w:rsidRPr="00F45A47">
        <w:rPr>
          <w:rFonts w:ascii="Times New Roman" w:eastAsia="ＭＳ 明朝" w:hAnsi="Times New Roman" w:cs="Times New Roman"/>
          <w:szCs w:val="21"/>
          <w:rPrChange w:id="707" w:author="Masato YOSHIKAWA" w:date="2026-01-20T11:15:00Z" w16du:dateUtc="2026-01-20T02:15:00Z">
            <w:rPr>
              <w:rFonts w:ascii="ＭＳ 明朝" w:eastAsia="ＭＳ 明朝" w:hAnsi="ＭＳ 明朝"/>
              <w:szCs w:val="21"/>
            </w:rPr>
          </w:rPrChange>
        </w:rPr>
        <w:t>Minimization</w:t>
      </w:r>
      <w:r w:rsidR="00EF311F" w:rsidRPr="00F45A47">
        <w:rPr>
          <w:rFonts w:ascii="Times New Roman" w:eastAsia="ＭＳ 明朝" w:hAnsi="Times New Roman" w:cs="Times New Roman"/>
          <w:szCs w:val="21"/>
          <w:rPrChange w:id="708" w:author="Masato YOSHIKAWA" w:date="2026-01-20T11:15:00Z" w16du:dateUtc="2026-01-20T02:15:00Z">
            <w:rPr>
              <w:rFonts w:ascii="ＭＳ 明朝" w:eastAsia="ＭＳ 明朝" w:hAnsi="ＭＳ 明朝"/>
              <w:szCs w:val="21"/>
            </w:rPr>
          </w:rPrChange>
        </w:rPr>
        <w:t>）」が含まれる。一方、発達した段階である「文化相対主義」には、差異を尊重する「受容（</w:t>
      </w:r>
      <w:r w:rsidR="00EF311F" w:rsidRPr="00F45A47">
        <w:rPr>
          <w:rFonts w:ascii="Times New Roman" w:eastAsia="ＭＳ 明朝" w:hAnsi="Times New Roman" w:cs="Times New Roman"/>
          <w:szCs w:val="21"/>
          <w:rPrChange w:id="709" w:author="Masato YOSHIKAWA" w:date="2026-01-20T11:15:00Z" w16du:dateUtc="2026-01-20T02:15:00Z">
            <w:rPr>
              <w:rFonts w:ascii="ＭＳ 明朝" w:eastAsia="ＭＳ 明朝" w:hAnsi="ＭＳ 明朝"/>
              <w:szCs w:val="21"/>
            </w:rPr>
          </w:rPrChange>
        </w:rPr>
        <w:t>Acceptance</w:t>
      </w:r>
      <w:r w:rsidR="00EF311F" w:rsidRPr="00F45A47">
        <w:rPr>
          <w:rFonts w:ascii="Times New Roman" w:eastAsia="ＭＳ 明朝" w:hAnsi="Times New Roman" w:cs="Times New Roman"/>
          <w:szCs w:val="21"/>
          <w:rPrChange w:id="710" w:author="Masato YOSHIKAWA" w:date="2026-01-20T11:15:00Z" w16du:dateUtc="2026-01-20T02:15:00Z">
            <w:rPr>
              <w:rFonts w:ascii="ＭＳ 明朝" w:eastAsia="ＭＳ 明朝" w:hAnsi="ＭＳ 明朝"/>
              <w:szCs w:val="21"/>
            </w:rPr>
          </w:rPrChange>
        </w:rPr>
        <w:t>）」、異文化の視点を取り入れる「適応（</w:t>
      </w:r>
      <w:r w:rsidR="00EF311F" w:rsidRPr="00F45A47">
        <w:rPr>
          <w:rFonts w:ascii="Times New Roman" w:eastAsia="ＭＳ 明朝" w:hAnsi="Times New Roman" w:cs="Times New Roman"/>
          <w:szCs w:val="21"/>
          <w:rPrChange w:id="711" w:author="Masato YOSHIKAWA" w:date="2026-01-20T11:15:00Z" w16du:dateUtc="2026-01-20T02:15:00Z">
            <w:rPr>
              <w:rFonts w:ascii="ＭＳ 明朝" w:eastAsia="ＭＳ 明朝" w:hAnsi="ＭＳ 明朝"/>
              <w:szCs w:val="21"/>
            </w:rPr>
          </w:rPrChange>
        </w:rPr>
        <w:t>Adaptation</w:t>
      </w:r>
      <w:r w:rsidR="00EF311F" w:rsidRPr="00F45A47">
        <w:rPr>
          <w:rFonts w:ascii="Times New Roman" w:eastAsia="ＭＳ 明朝" w:hAnsi="Times New Roman" w:cs="Times New Roman"/>
          <w:szCs w:val="21"/>
          <w:rPrChange w:id="712" w:author="Masato YOSHIKAWA" w:date="2026-01-20T11:15:00Z" w16du:dateUtc="2026-01-20T02:15:00Z">
            <w:rPr>
              <w:rFonts w:ascii="ＭＳ 明朝" w:eastAsia="ＭＳ 明朝" w:hAnsi="ＭＳ 明朝"/>
              <w:szCs w:val="21"/>
            </w:rPr>
          </w:rPrChange>
        </w:rPr>
        <w:t>）」、そして複数の文化的視点を自己に統合する「統合（</w:t>
      </w:r>
      <w:r w:rsidR="00EF311F" w:rsidRPr="00F45A47">
        <w:rPr>
          <w:rFonts w:ascii="Times New Roman" w:eastAsia="ＭＳ 明朝" w:hAnsi="Times New Roman" w:cs="Times New Roman"/>
          <w:szCs w:val="21"/>
          <w:rPrChange w:id="713" w:author="Masato YOSHIKAWA" w:date="2026-01-20T11:15:00Z" w16du:dateUtc="2026-01-20T02:15:00Z">
            <w:rPr>
              <w:rFonts w:ascii="ＭＳ 明朝" w:eastAsia="ＭＳ 明朝" w:hAnsi="ＭＳ 明朝"/>
              <w:szCs w:val="21"/>
            </w:rPr>
          </w:rPrChange>
        </w:rPr>
        <w:t>Integration</w:t>
      </w:r>
      <w:r w:rsidR="00EF311F" w:rsidRPr="00F45A47">
        <w:rPr>
          <w:rFonts w:ascii="Times New Roman" w:eastAsia="ＭＳ 明朝" w:hAnsi="Times New Roman" w:cs="Times New Roman"/>
          <w:szCs w:val="21"/>
          <w:rPrChange w:id="714" w:author="Masato YOSHIKAWA" w:date="2026-01-20T11:15:00Z" w16du:dateUtc="2026-01-20T02:15:00Z">
            <w:rPr>
              <w:rFonts w:ascii="ＭＳ 明朝" w:eastAsia="ＭＳ 明朝" w:hAnsi="ＭＳ 明朝"/>
              <w:szCs w:val="21"/>
            </w:rPr>
          </w:rPrChange>
        </w:rPr>
        <w:t>）」が含まれる。</w:t>
      </w:r>
    </w:p>
    <w:p w14:paraId="50BF2B04" w14:textId="540C2BCB" w:rsidR="0065306D" w:rsidRPr="00F45A47" w:rsidRDefault="000333AE" w:rsidP="000333AE">
      <w:pPr>
        <w:ind w:firstLineChars="100" w:firstLine="210"/>
        <w:rPr>
          <w:rFonts w:ascii="Times New Roman" w:eastAsia="ＭＳ 明朝" w:hAnsi="Times New Roman" w:cs="Times New Roman"/>
          <w:szCs w:val="21"/>
          <w:rPrChange w:id="715"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716" w:author="Masato YOSHIKAWA" w:date="2026-01-20T11:15:00Z" w16du:dateUtc="2026-01-20T02:15:00Z">
            <w:rPr>
              <w:rFonts w:ascii="ＭＳ 明朝" w:eastAsia="ＭＳ 明朝" w:hAnsi="ＭＳ 明朝"/>
              <w:szCs w:val="21"/>
            </w:rPr>
          </w:rPrChange>
        </w:rPr>
        <w:t>従来、</w:t>
      </w:r>
      <w:r w:rsidRPr="00F45A47">
        <w:rPr>
          <w:rFonts w:ascii="Times New Roman" w:eastAsia="ＭＳ 明朝" w:hAnsi="Times New Roman" w:cs="Times New Roman"/>
          <w:szCs w:val="21"/>
          <w:rPrChange w:id="717" w:author="Masato YOSHIKAWA" w:date="2026-01-20T11:15:00Z" w16du:dateUtc="2026-01-20T02:15:00Z">
            <w:rPr>
              <w:rFonts w:ascii="ＭＳ 明朝" w:eastAsia="ＭＳ 明朝" w:hAnsi="ＭＳ 明朝"/>
              <w:szCs w:val="21"/>
            </w:rPr>
          </w:rPrChange>
        </w:rPr>
        <w:t>DMIS</w:t>
      </w:r>
      <w:r w:rsidRPr="00F45A47">
        <w:rPr>
          <w:rFonts w:ascii="Times New Roman" w:eastAsia="ＭＳ 明朝" w:hAnsi="Times New Roman" w:cs="Times New Roman"/>
          <w:szCs w:val="21"/>
          <w:rPrChange w:id="718" w:author="Masato YOSHIKAWA" w:date="2026-01-20T11:15:00Z" w16du:dateUtc="2026-01-20T02:15:00Z">
            <w:rPr>
              <w:rFonts w:ascii="ＭＳ 明朝" w:eastAsia="ＭＳ 明朝" w:hAnsi="ＭＳ 明朝"/>
              <w:szCs w:val="21"/>
            </w:rPr>
          </w:rPrChange>
        </w:rPr>
        <w:t>は異文化コミュニケーション教育や個人の適応能力を測定するための指標として用いられてきた。しかし本研究では、このモデルを「翻訳者の個人的な能力」を測るためではなく、「翻訳者が読者に対して、原文の異文化性をどの程度の深度で体験させようとしたか」という、翻訳戦略を測るための指標として再解釈し、応用する。なお、本研究ではオリジナルの</w:t>
      </w:r>
      <w:r w:rsidRPr="00F45A47">
        <w:rPr>
          <w:rFonts w:ascii="Times New Roman" w:eastAsia="ＭＳ 明朝" w:hAnsi="Times New Roman" w:cs="Times New Roman"/>
          <w:szCs w:val="21"/>
          <w:rPrChange w:id="719" w:author="Masato YOSHIKAWA" w:date="2026-01-20T11:15:00Z" w16du:dateUtc="2026-01-20T02:15:00Z">
            <w:rPr>
              <w:rFonts w:ascii="ＭＳ 明朝" w:eastAsia="ＭＳ 明朝" w:hAnsi="ＭＳ 明朝"/>
              <w:szCs w:val="21"/>
            </w:rPr>
          </w:rPrChange>
        </w:rPr>
        <w:t>6</w:t>
      </w:r>
      <w:r w:rsidRPr="00F45A47">
        <w:rPr>
          <w:rFonts w:ascii="Times New Roman" w:eastAsia="ＭＳ 明朝" w:hAnsi="Times New Roman" w:cs="Times New Roman"/>
          <w:szCs w:val="21"/>
          <w:rPrChange w:id="720" w:author="Masato YOSHIKAWA" w:date="2026-01-20T11:15:00Z" w16du:dateUtc="2026-01-20T02:15:00Z">
            <w:rPr>
              <w:rFonts w:ascii="ＭＳ 明朝" w:eastAsia="ＭＳ 明朝" w:hAnsi="ＭＳ 明朝"/>
              <w:szCs w:val="21"/>
            </w:rPr>
          </w:rPrChange>
        </w:rPr>
        <w:t>段階のうち、分析に適した</w:t>
      </w:r>
      <w:r w:rsidRPr="00F45A47">
        <w:rPr>
          <w:rFonts w:ascii="Times New Roman" w:eastAsia="ＭＳ 明朝" w:hAnsi="Times New Roman" w:cs="Times New Roman"/>
          <w:szCs w:val="21"/>
          <w:rPrChange w:id="721" w:author="Masato YOSHIKAWA" w:date="2026-01-20T11:15:00Z" w16du:dateUtc="2026-01-20T02:15:00Z">
            <w:rPr>
              <w:rFonts w:ascii="ＭＳ 明朝" w:eastAsia="ＭＳ 明朝" w:hAnsi="ＭＳ 明朝"/>
              <w:szCs w:val="21"/>
            </w:rPr>
          </w:rPrChange>
        </w:rPr>
        <w:t>4</w:t>
      </w:r>
      <w:r w:rsidRPr="00F45A47">
        <w:rPr>
          <w:rFonts w:ascii="Times New Roman" w:eastAsia="ＭＳ 明朝" w:hAnsi="Times New Roman" w:cs="Times New Roman"/>
          <w:szCs w:val="21"/>
          <w:rPrChange w:id="722" w:author="Masato YOSHIKAWA" w:date="2026-01-20T11:15:00Z" w16du:dateUtc="2026-01-20T02:15:00Z">
            <w:rPr>
              <w:rFonts w:ascii="ＭＳ 明朝" w:eastAsia="ＭＳ 明朝" w:hAnsi="ＭＳ 明朝"/>
              <w:szCs w:val="21"/>
            </w:rPr>
          </w:rPrChange>
        </w:rPr>
        <w:t>段階を抽出して適用する。採用した</w:t>
      </w:r>
      <w:r w:rsidRPr="00F45A47">
        <w:rPr>
          <w:rFonts w:ascii="Times New Roman" w:eastAsia="ＭＳ 明朝" w:hAnsi="Times New Roman" w:cs="Times New Roman"/>
          <w:szCs w:val="21"/>
          <w:rPrChange w:id="723" w:author="Masato YOSHIKAWA" w:date="2026-01-20T11:15:00Z" w16du:dateUtc="2026-01-20T02:15:00Z">
            <w:rPr>
              <w:rFonts w:ascii="ＭＳ 明朝" w:eastAsia="ＭＳ 明朝" w:hAnsi="ＭＳ 明朝"/>
              <w:szCs w:val="21"/>
            </w:rPr>
          </w:rPrChange>
        </w:rPr>
        <w:t>4</w:t>
      </w:r>
      <w:r w:rsidRPr="00F45A47">
        <w:rPr>
          <w:rFonts w:ascii="Times New Roman" w:eastAsia="ＭＳ 明朝" w:hAnsi="Times New Roman" w:cs="Times New Roman"/>
          <w:szCs w:val="21"/>
          <w:rPrChange w:id="724" w:author="Masato YOSHIKAWA" w:date="2026-01-20T11:15:00Z" w16du:dateUtc="2026-01-20T02:15:00Z">
            <w:rPr>
              <w:rFonts w:ascii="ＭＳ 明朝" w:eastAsia="ＭＳ 明朝" w:hAnsi="ＭＳ 明朝"/>
              <w:szCs w:val="21"/>
            </w:rPr>
          </w:rPrChange>
        </w:rPr>
        <w:t>段階の定義および</w:t>
      </w:r>
      <w:r w:rsidRPr="00F45A47">
        <w:rPr>
          <w:rFonts w:ascii="Times New Roman" w:eastAsia="ＭＳ 明朝" w:hAnsi="Times New Roman" w:cs="Times New Roman"/>
          <w:szCs w:val="21"/>
          <w:rPrChange w:id="725" w:author="Masato YOSHIKAWA" w:date="2026-01-20T11:15:00Z" w16du:dateUtc="2026-01-20T02:15:00Z">
            <w:rPr>
              <w:rFonts w:ascii="ＭＳ 明朝" w:eastAsia="ＭＳ 明朝" w:hAnsi="ＭＳ 明朝"/>
              <w:szCs w:val="21"/>
            </w:rPr>
          </w:rPrChange>
        </w:rPr>
        <w:t>2</w:t>
      </w:r>
      <w:r w:rsidRPr="00F45A47">
        <w:rPr>
          <w:rFonts w:ascii="Times New Roman" w:eastAsia="ＭＳ 明朝" w:hAnsi="Times New Roman" w:cs="Times New Roman"/>
          <w:szCs w:val="21"/>
          <w:rPrChange w:id="726" w:author="Masato YOSHIKAWA" w:date="2026-01-20T11:15:00Z" w16du:dateUtc="2026-01-20T02:15:00Z">
            <w:rPr>
              <w:rFonts w:ascii="ＭＳ 明朝" w:eastAsia="ＭＳ 明朝" w:hAnsi="ＭＳ 明朝"/>
              <w:szCs w:val="21"/>
            </w:rPr>
          </w:rPrChange>
        </w:rPr>
        <w:t>段階を除外した理論的根拠については、</w:t>
      </w:r>
      <w:r w:rsidRPr="00F45A47">
        <w:rPr>
          <w:rFonts w:ascii="Times New Roman" w:eastAsia="ＭＳ 明朝" w:hAnsi="Times New Roman" w:cs="Times New Roman"/>
          <w:szCs w:val="21"/>
          <w:rPrChange w:id="727" w:author="Masato YOSHIKAWA" w:date="2026-01-20T11:15:00Z" w16du:dateUtc="2026-01-20T02:15:00Z">
            <w:rPr>
              <w:rFonts w:ascii="ＭＳ 明朝" w:eastAsia="ＭＳ 明朝" w:hAnsi="ＭＳ 明朝"/>
              <w:szCs w:val="21"/>
            </w:rPr>
          </w:rPrChange>
        </w:rPr>
        <w:t>3.4</w:t>
      </w:r>
      <w:r w:rsidRPr="00F45A47">
        <w:rPr>
          <w:rFonts w:ascii="Times New Roman" w:eastAsia="ＭＳ 明朝" w:hAnsi="Times New Roman" w:cs="Times New Roman"/>
          <w:szCs w:val="21"/>
          <w:rPrChange w:id="728" w:author="Masato YOSHIKAWA" w:date="2026-01-20T11:15:00Z" w16du:dateUtc="2026-01-20T02:15:00Z">
            <w:rPr>
              <w:rFonts w:ascii="ＭＳ 明朝" w:eastAsia="ＭＳ 明朝" w:hAnsi="ＭＳ 明朝"/>
              <w:szCs w:val="21"/>
            </w:rPr>
          </w:rPrChange>
        </w:rPr>
        <w:t>節「</w:t>
      </w:r>
      <w:r w:rsidRPr="00F45A47">
        <w:rPr>
          <w:rFonts w:ascii="Times New Roman" w:eastAsia="ＭＳ 明朝" w:hAnsi="Times New Roman" w:cs="Times New Roman"/>
          <w:szCs w:val="21"/>
          <w:rPrChange w:id="729" w:author="Masato YOSHIKAWA" w:date="2026-01-20T11:15:00Z" w16du:dateUtc="2026-01-20T02:15:00Z">
            <w:rPr>
              <w:rFonts w:ascii="ＭＳ 明朝" w:eastAsia="ＭＳ 明朝" w:hAnsi="ＭＳ 明朝"/>
              <w:szCs w:val="21"/>
            </w:rPr>
          </w:rPrChange>
        </w:rPr>
        <w:t>DMIS</w:t>
      </w:r>
      <w:r w:rsidRPr="00F45A47">
        <w:rPr>
          <w:rFonts w:ascii="Times New Roman" w:eastAsia="ＭＳ 明朝" w:hAnsi="Times New Roman" w:cs="Times New Roman"/>
          <w:szCs w:val="21"/>
          <w:rPrChange w:id="730" w:author="Masato YOSHIKAWA" w:date="2026-01-20T11:15:00Z" w16du:dateUtc="2026-01-20T02:15:00Z">
            <w:rPr>
              <w:rFonts w:ascii="ＭＳ 明朝" w:eastAsia="ＭＳ 明朝" w:hAnsi="ＭＳ 明朝"/>
              <w:szCs w:val="21"/>
            </w:rPr>
          </w:rPrChange>
        </w:rPr>
        <w:t>段階の再定義」にて詳述する。</w:t>
      </w:r>
    </w:p>
    <w:p w14:paraId="568D6D6E" w14:textId="77777777" w:rsidR="000333AE" w:rsidRPr="00F45A47" w:rsidRDefault="000333AE" w:rsidP="000333AE">
      <w:pPr>
        <w:rPr>
          <w:rFonts w:ascii="Times New Roman" w:eastAsia="ＭＳ 明朝" w:hAnsi="Times New Roman" w:cs="Times New Roman"/>
          <w:szCs w:val="21"/>
          <w:rPrChange w:id="731" w:author="Masato YOSHIKAWA" w:date="2026-01-20T11:15:00Z" w16du:dateUtc="2026-01-20T02:15:00Z">
            <w:rPr>
              <w:rFonts w:ascii="ＭＳ 明朝" w:eastAsia="ＭＳ 明朝" w:hAnsi="ＭＳ 明朝"/>
              <w:szCs w:val="21"/>
            </w:rPr>
          </w:rPrChange>
        </w:rPr>
      </w:pPr>
    </w:p>
    <w:p w14:paraId="454458E4" w14:textId="358C16BB" w:rsidR="003F750B" w:rsidRPr="00F45A47" w:rsidRDefault="009A56C3" w:rsidP="003F750B">
      <w:pPr>
        <w:pStyle w:val="a9"/>
        <w:numPr>
          <w:ilvl w:val="1"/>
          <w:numId w:val="11"/>
        </w:numPr>
        <w:rPr>
          <w:rFonts w:ascii="Times New Roman" w:eastAsia="ＭＳ 明朝" w:hAnsi="Times New Roman" w:cs="Times New Roman"/>
          <w:szCs w:val="21"/>
          <w:rPrChange w:id="732"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hint="eastAsia"/>
          <w:szCs w:val="21"/>
          <w:rPrChange w:id="733" w:author="Masato YOSHIKAWA" w:date="2026-01-20T11:15:00Z" w16du:dateUtc="2026-01-20T02:15:00Z">
            <w:rPr>
              <w:rFonts w:ascii="ＭＳ 明朝" w:eastAsia="ＭＳ 明朝" w:hAnsi="ＭＳ 明朝" w:hint="eastAsia"/>
              <w:szCs w:val="21"/>
            </w:rPr>
          </w:rPrChange>
        </w:rPr>
        <w:t>本研究の独自性</w:t>
      </w:r>
    </w:p>
    <w:p w14:paraId="55BEEBCF" w14:textId="53B0C875" w:rsidR="00476F0F" w:rsidRPr="00F45A47" w:rsidRDefault="00476F0F" w:rsidP="00695CE2">
      <w:pPr>
        <w:ind w:firstLineChars="100" w:firstLine="210"/>
        <w:rPr>
          <w:rFonts w:ascii="Times New Roman" w:eastAsia="ＭＳ 明朝" w:hAnsi="Times New Roman" w:cs="Times New Roman"/>
          <w:szCs w:val="21"/>
          <w:rPrChange w:id="734"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hint="eastAsia"/>
          <w:szCs w:val="21"/>
          <w:rPrChange w:id="735" w:author="Masato YOSHIKAWA" w:date="2026-01-20T11:15:00Z" w16du:dateUtc="2026-01-20T02:15:00Z">
            <w:rPr>
              <w:rFonts w:ascii="ＭＳ 明朝" w:eastAsia="ＭＳ 明朝" w:hAnsi="ＭＳ 明朝" w:hint="eastAsia"/>
              <w:szCs w:val="21"/>
            </w:rPr>
          </w:rPrChange>
        </w:rPr>
        <w:t>以上の先行研究の概観を踏まえ、本研究の独自性は、異</w:t>
      </w:r>
      <w:r w:rsidR="00695CE2" w:rsidRPr="00F45A47">
        <w:rPr>
          <w:rFonts w:ascii="Times New Roman" w:eastAsia="ＭＳ 明朝" w:hAnsi="Times New Roman" w:cs="Times New Roman" w:hint="eastAsia"/>
          <w:szCs w:val="21"/>
          <w:rPrChange w:id="736" w:author="Masato YOSHIKAWA" w:date="2026-01-20T11:15:00Z" w16du:dateUtc="2026-01-20T02:15:00Z">
            <w:rPr>
              <w:rFonts w:ascii="ＭＳ 明朝" w:eastAsia="ＭＳ 明朝" w:hAnsi="ＭＳ 明朝" w:hint="eastAsia"/>
              <w:szCs w:val="21"/>
            </w:rPr>
          </w:rPrChange>
        </w:rPr>
        <w:t>なる</w:t>
      </w:r>
      <w:r w:rsidRPr="00F45A47">
        <w:rPr>
          <w:rFonts w:ascii="Times New Roman" w:eastAsia="ＭＳ 明朝" w:hAnsi="Times New Roman" w:cs="Times New Roman" w:hint="eastAsia"/>
          <w:szCs w:val="21"/>
          <w:rPrChange w:id="737" w:author="Masato YOSHIKAWA" w:date="2026-01-20T11:15:00Z" w16du:dateUtc="2026-01-20T02:15:00Z">
            <w:rPr>
              <w:rFonts w:ascii="ＭＳ 明朝" w:eastAsia="ＭＳ 明朝" w:hAnsi="ＭＳ 明朝" w:hint="eastAsia"/>
              <w:szCs w:val="21"/>
            </w:rPr>
          </w:rPrChange>
        </w:rPr>
        <w:t>分野の理論を統合した新たな分析フレームワークの構築と、それに基づく定量的な実証分析にある。</w:t>
      </w:r>
    </w:p>
    <w:p w14:paraId="718E93BF" w14:textId="11A02C20" w:rsidR="00476F0F" w:rsidRPr="00F45A47" w:rsidRDefault="00476F0F" w:rsidP="00476F0F">
      <w:pPr>
        <w:rPr>
          <w:rFonts w:ascii="Times New Roman" w:eastAsia="ＭＳ 明朝" w:hAnsi="Times New Roman" w:cs="Times New Roman"/>
          <w:szCs w:val="21"/>
          <w:rPrChange w:id="738"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hint="eastAsia"/>
          <w:szCs w:val="21"/>
          <w:rPrChange w:id="739" w:author="Masato YOSHIKAWA" w:date="2026-01-20T11:15:00Z" w16du:dateUtc="2026-01-20T02:15:00Z">
            <w:rPr>
              <w:rFonts w:ascii="ＭＳ 明朝" w:eastAsia="ＭＳ 明朝" w:hAnsi="ＭＳ 明朝" w:hint="eastAsia"/>
              <w:szCs w:val="21"/>
            </w:rPr>
          </w:rPrChange>
        </w:rPr>
        <w:t xml:space="preserve">　</w:t>
      </w:r>
      <w:r w:rsidR="00180B5E" w:rsidRPr="00F45A47">
        <w:rPr>
          <w:rFonts w:ascii="Times New Roman" w:eastAsia="ＭＳ 明朝" w:hAnsi="Times New Roman" w:cs="Times New Roman" w:hint="eastAsia"/>
          <w:szCs w:val="21"/>
          <w:rPrChange w:id="740" w:author="Masato YOSHIKAWA" w:date="2026-01-20T11:15:00Z" w16du:dateUtc="2026-01-20T02:15:00Z">
            <w:rPr>
              <w:rFonts w:ascii="ＭＳ 明朝" w:eastAsia="ＭＳ 明朝" w:hAnsi="ＭＳ 明朝" w:hint="eastAsia"/>
              <w:szCs w:val="21"/>
            </w:rPr>
          </w:rPrChange>
        </w:rPr>
        <w:t>前節までに述べた通り翻訳研究における</w:t>
      </w:r>
      <w:commentRangeStart w:id="741"/>
      <w:r w:rsidR="00180B5E" w:rsidRPr="00F45A47">
        <w:rPr>
          <w:rFonts w:ascii="Times New Roman" w:eastAsia="ＭＳ 明朝" w:hAnsi="Times New Roman" w:cs="Times New Roman"/>
          <w:szCs w:val="21"/>
          <w:rPrChange w:id="742" w:author="Masato YOSHIKAWA" w:date="2026-01-20T11:15:00Z" w16du:dateUtc="2026-01-20T02:15:00Z">
            <w:rPr>
              <w:rFonts w:ascii="ＭＳ 明朝" w:eastAsia="ＭＳ 明朝" w:hAnsi="ＭＳ 明朝"/>
              <w:szCs w:val="21"/>
            </w:rPr>
          </w:rPrChange>
        </w:rPr>
        <w:t>Molina</w:t>
      </w:r>
      <w:del w:id="743" w:author="Masato YOSHIKAWA" w:date="2026-01-20T11:33:00Z" w16du:dateUtc="2026-01-20T02:33:00Z">
        <w:r w:rsidR="00180B5E" w:rsidRPr="00F45A47" w:rsidDel="00DD6DDB">
          <w:rPr>
            <w:rFonts w:ascii="Times New Roman" w:eastAsia="ＭＳ 明朝" w:hAnsi="Times New Roman" w:cs="Times New Roman"/>
            <w:szCs w:val="21"/>
            <w:rPrChange w:id="744" w:author="Masato YOSHIKAWA" w:date="2026-01-20T11:15:00Z" w16du:dateUtc="2026-01-20T02:15:00Z">
              <w:rPr>
                <w:rFonts w:ascii="ＭＳ 明朝" w:eastAsia="ＭＳ 明朝" w:hAnsi="ＭＳ 明朝"/>
                <w:szCs w:val="21"/>
              </w:rPr>
            </w:rPrChange>
          </w:rPr>
          <w:delText>&amp;</w:delText>
        </w:r>
      </w:del>
      <w:ins w:id="745" w:author="Masato YOSHIKAWA" w:date="2026-01-20T11:33:00Z" w16du:dateUtc="2026-01-20T02:33:00Z">
        <w:r w:rsidR="00DD6DDB">
          <w:rPr>
            <w:rFonts w:ascii="Times New Roman" w:eastAsia="ＭＳ 明朝" w:hAnsi="Times New Roman" w:cs="Times New Roman"/>
            <w:szCs w:val="21"/>
          </w:rPr>
          <w:t xml:space="preserve"> &amp; </w:t>
        </w:r>
      </w:ins>
      <w:r w:rsidR="00180B5E" w:rsidRPr="00F45A47">
        <w:rPr>
          <w:rFonts w:ascii="Times New Roman" w:eastAsia="ＭＳ 明朝" w:hAnsi="Times New Roman" w:cs="Times New Roman"/>
          <w:szCs w:val="21"/>
          <w:rPrChange w:id="746" w:author="Masato YOSHIKAWA" w:date="2026-01-20T11:15:00Z" w16du:dateUtc="2026-01-20T02:15:00Z">
            <w:rPr>
              <w:rFonts w:ascii="ＭＳ 明朝" w:eastAsia="ＭＳ 明朝" w:hAnsi="ＭＳ 明朝"/>
              <w:szCs w:val="21"/>
            </w:rPr>
          </w:rPrChange>
        </w:rPr>
        <w:t>Albir</w:t>
      </w:r>
      <w:commentRangeEnd w:id="741"/>
      <w:r w:rsidR="0042104B" w:rsidRPr="00F45A47">
        <w:rPr>
          <w:rStyle w:val="ac"/>
          <w:rFonts w:ascii="Times New Roman" w:eastAsia="ＭＳ 明朝" w:hAnsi="Times New Roman" w:cs="Times New Roman"/>
          <w:sz w:val="21"/>
          <w:szCs w:val="21"/>
          <w:rPrChange w:id="747" w:author="Masato YOSHIKAWA" w:date="2026-01-20T11:15:00Z" w16du:dateUtc="2026-01-20T02:15:00Z">
            <w:rPr>
              <w:rStyle w:val="ac"/>
              <w:rFonts w:ascii="ＭＳ 明朝" w:eastAsia="ＭＳ 明朝" w:hAnsi="ＭＳ 明朝"/>
              <w:sz w:val="21"/>
              <w:szCs w:val="21"/>
            </w:rPr>
          </w:rPrChange>
        </w:rPr>
        <w:commentReference w:id="741"/>
      </w:r>
      <w:sdt>
        <w:sdtPr>
          <w:rPr>
            <w:rFonts w:ascii="Times New Roman" w:eastAsia="ＭＳ 明朝" w:hAnsi="Times New Roman" w:cs="Times New Roman"/>
            <w:szCs w:val="21"/>
          </w:rPr>
          <w:id w:val="1504551100"/>
          <w:citation/>
        </w:sdtPr>
        <w:sdtContent>
          <w:r w:rsidR="00D665D8" w:rsidRPr="00F45A47">
            <w:rPr>
              <w:rFonts w:ascii="Times New Roman" w:eastAsia="ＭＳ 明朝" w:hAnsi="Times New Roman" w:cs="Times New Roman"/>
              <w:szCs w:val="21"/>
              <w:rPrChange w:id="748" w:author="Masato YOSHIKAWA" w:date="2026-01-20T11:15:00Z" w16du:dateUtc="2026-01-20T02:15:00Z">
                <w:rPr>
                  <w:rFonts w:ascii="ＭＳ 明朝" w:eastAsia="ＭＳ 明朝" w:hAnsi="ＭＳ 明朝"/>
                  <w:szCs w:val="21"/>
                </w:rPr>
              </w:rPrChange>
            </w:rPr>
            <w:fldChar w:fldCharType="begin"/>
          </w:r>
          <w:r w:rsidR="00D665D8" w:rsidRPr="00F45A47">
            <w:rPr>
              <w:rFonts w:ascii="Times New Roman" w:eastAsia="ＭＳ 明朝" w:hAnsi="Times New Roman" w:cs="Times New Roman"/>
              <w:szCs w:val="21"/>
              <w:rPrChange w:id="749" w:author="Masato YOSHIKAWA" w:date="2026-01-20T11:15:00Z" w16du:dateUtc="2026-01-20T02:15:00Z">
                <w:rPr>
                  <w:rFonts w:ascii="ＭＳ 明朝" w:eastAsia="ＭＳ 明朝" w:hAnsi="ＭＳ 明朝"/>
                  <w:szCs w:val="21"/>
                </w:rPr>
              </w:rPrChange>
            </w:rPr>
            <w:instrText xml:space="preserve">CITATION MolAlb02 \n  \t  \l 1041 </w:instrText>
          </w:r>
          <w:r w:rsidR="00D665D8" w:rsidRPr="00F45A47">
            <w:rPr>
              <w:rFonts w:ascii="Times New Roman" w:eastAsia="ＭＳ 明朝" w:hAnsi="Times New Roman" w:cs="Times New Roman"/>
              <w:szCs w:val="21"/>
              <w:rPrChange w:id="750" w:author="Masato YOSHIKAWA" w:date="2026-01-20T11:15:00Z" w16du:dateUtc="2026-01-20T02:15:00Z">
                <w:rPr>
                  <w:rFonts w:ascii="ＭＳ 明朝" w:eastAsia="ＭＳ 明朝" w:hAnsi="ＭＳ 明朝"/>
                  <w:szCs w:val="21"/>
                </w:rPr>
              </w:rPrChange>
            </w:rPr>
            <w:fldChar w:fldCharType="separate"/>
          </w:r>
          <w:r w:rsidR="00D665D8" w:rsidRPr="00F45A47">
            <w:rPr>
              <w:rFonts w:ascii="Times New Roman" w:eastAsia="ＭＳ 明朝" w:hAnsi="Times New Roman" w:cs="Times New Roman"/>
              <w:noProof/>
              <w:szCs w:val="21"/>
              <w:rPrChange w:id="751" w:author="Masato YOSHIKAWA" w:date="2026-01-20T11:15:00Z" w16du:dateUtc="2026-01-20T02:15:00Z">
                <w:rPr>
                  <w:rFonts w:ascii="ＭＳ 明朝" w:eastAsia="ＭＳ 明朝" w:hAnsi="ＭＳ 明朝"/>
                  <w:noProof/>
                  <w:szCs w:val="21"/>
                </w:rPr>
              </w:rPrChange>
            </w:rPr>
            <w:t xml:space="preserve"> (2002)</w:t>
          </w:r>
          <w:r w:rsidR="00D665D8" w:rsidRPr="00F45A47">
            <w:rPr>
              <w:rFonts w:ascii="Times New Roman" w:eastAsia="ＭＳ 明朝" w:hAnsi="Times New Roman" w:cs="Times New Roman"/>
              <w:szCs w:val="21"/>
              <w:rPrChange w:id="752" w:author="Masato YOSHIKAWA" w:date="2026-01-20T11:15:00Z" w16du:dateUtc="2026-01-20T02:15:00Z">
                <w:rPr>
                  <w:rFonts w:ascii="ＭＳ 明朝" w:eastAsia="ＭＳ 明朝" w:hAnsi="ＭＳ 明朝"/>
                  <w:szCs w:val="21"/>
                </w:rPr>
              </w:rPrChange>
            </w:rPr>
            <w:fldChar w:fldCharType="end"/>
          </w:r>
        </w:sdtContent>
      </w:sdt>
      <w:r w:rsidR="00180B5E" w:rsidRPr="00F45A47">
        <w:rPr>
          <w:rFonts w:ascii="Times New Roman" w:eastAsia="ＭＳ 明朝" w:hAnsi="Times New Roman" w:cs="Times New Roman" w:hint="eastAsia"/>
          <w:szCs w:val="21"/>
          <w:rPrChange w:id="753" w:author="Masato YOSHIKAWA" w:date="2026-01-20T11:15:00Z" w16du:dateUtc="2026-01-20T02:15:00Z">
            <w:rPr>
              <w:rFonts w:ascii="ＭＳ 明朝" w:eastAsia="ＭＳ 明朝" w:hAnsi="ＭＳ 明朝" w:hint="eastAsia"/>
              <w:szCs w:val="21"/>
            </w:rPr>
          </w:rPrChange>
        </w:rPr>
        <w:t>の</w:t>
      </w:r>
      <w:r w:rsidR="007866A1" w:rsidRPr="00F45A47">
        <w:rPr>
          <w:rFonts w:ascii="Times New Roman" w:eastAsia="ＭＳ 明朝" w:hAnsi="Times New Roman" w:cs="Times New Roman" w:hint="eastAsia"/>
          <w:szCs w:val="21"/>
          <w:rPrChange w:id="754" w:author="Masato YOSHIKAWA" w:date="2026-01-20T11:15:00Z" w16du:dateUtc="2026-01-20T02:15:00Z">
            <w:rPr>
              <w:rFonts w:ascii="ＭＳ 明朝" w:eastAsia="ＭＳ 明朝" w:hAnsi="ＭＳ 明朝" w:hint="eastAsia"/>
              <w:szCs w:val="21"/>
            </w:rPr>
          </w:rPrChange>
        </w:rPr>
        <w:t>翻訳技法分類</w:t>
      </w:r>
      <w:r w:rsidR="00180B5E" w:rsidRPr="00F45A47">
        <w:rPr>
          <w:rFonts w:ascii="Times New Roman" w:eastAsia="ＭＳ 明朝" w:hAnsi="Times New Roman" w:cs="Times New Roman" w:hint="eastAsia"/>
          <w:szCs w:val="21"/>
          <w:rPrChange w:id="755" w:author="Masato YOSHIKAWA" w:date="2026-01-20T11:15:00Z" w16du:dateUtc="2026-01-20T02:15:00Z">
            <w:rPr>
              <w:rFonts w:ascii="ＭＳ 明朝" w:eastAsia="ＭＳ 明朝" w:hAnsi="ＭＳ 明朝" w:hint="eastAsia"/>
              <w:szCs w:val="21"/>
            </w:rPr>
          </w:rPrChange>
        </w:rPr>
        <w:t>モデルは、</w:t>
      </w:r>
      <w:r w:rsidR="000B0D24" w:rsidRPr="00F45A47">
        <w:rPr>
          <w:rFonts w:ascii="Times New Roman" w:eastAsia="ＭＳ 明朝" w:hAnsi="Times New Roman" w:cs="Times New Roman" w:hint="eastAsia"/>
          <w:szCs w:val="21"/>
          <w:rPrChange w:id="756" w:author="Masato YOSHIKAWA" w:date="2026-01-20T11:15:00Z" w16du:dateUtc="2026-01-20T02:15:00Z">
            <w:rPr>
              <w:rFonts w:ascii="ＭＳ 明朝" w:eastAsia="ＭＳ 明朝" w:hAnsi="ＭＳ 明朝" w:hint="eastAsia"/>
              <w:szCs w:val="21"/>
            </w:rPr>
          </w:rPrChange>
        </w:rPr>
        <w:t>テキスト</w:t>
      </w:r>
      <w:r w:rsidR="00180B5E" w:rsidRPr="00F45A47">
        <w:rPr>
          <w:rFonts w:ascii="Times New Roman" w:eastAsia="ＭＳ 明朝" w:hAnsi="Times New Roman" w:cs="Times New Roman" w:hint="eastAsia"/>
          <w:szCs w:val="21"/>
          <w:rPrChange w:id="757" w:author="Masato YOSHIKAWA" w:date="2026-01-20T11:15:00Z" w16du:dateUtc="2026-01-20T02:15:00Z">
            <w:rPr>
              <w:rFonts w:ascii="ＭＳ 明朝" w:eastAsia="ＭＳ 明朝" w:hAnsi="ＭＳ 明朝" w:hint="eastAsia"/>
              <w:szCs w:val="21"/>
            </w:rPr>
          </w:rPrChange>
        </w:rPr>
        <w:t>上で確認できる具体的な操作</w:t>
      </w:r>
      <w:r w:rsidR="007866A1" w:rsidRPr="00F45A47">
        <w:rPr>
          <w:rFonts w:ascii="Times New Roman" w:eastAsia="ＭＳ 明朝" w:hAnsi="Times New Roman" w:cs="Times New Roman" w:hint="eastAsia"/>
          <w:szCs w:val="21"/>
          <w:rPrChange w:id="758" w:author="Masato YOSHIKAWA" w:date="2026-01-20T11:15:00Z" w16du:dateUtc="2026-01-20T02:15:00Z">
            <w:rPr>
              <w:rFonts w:ascii="ＭＳ 明朝" w:eastAsia="ＭＳ 明朝" w:hAnsi="ＭＳ 明朝" w:hint="eastAsia"/>
              <w:szCs w:val="21"/>
            </w:rPr>
          </w:rPrChange>
        </w:rPr>
        <w:t>を記述する事に長けている</w:t>
      </w:r>
      <w:r w:rsidR="006F6453" w:rsidRPr="00F45A47">
        <w:rPr>
          <w:rFonts w:ascii="Times New Roman" w:eastAsia="ＭＳ 明朝" w:hAnsi="Times New Roman" w:cs="Times New Roman" w:hint="eastAsia"/>
          <w:szCs w:val="21"/>
          <w:rPrChange w:id="759" w:author="Masato YOSHIKAWA" w:date="2026-01-20T11:15:00Z" w16du:dateUtc="2026-01-20T02:15:00Z">
            <w:rPr>
              <w:rFonts w:ascii="ＭＳ 明朝" w:eastAsia="ＭＳ 明朝" w:hAnsi="ＭＳ 明朝" w:hint="eastAsia"/>
              <w:szCs w:val="21"/>
            </w:rPr>
          </w:rPrChange>
        </w:rPr>
        <w:t>。一方で、</w:t>
      </w:r>
      <w:commentRangeStart w:id="760"/>
      <w:r w:rsidR="006F6453" w:rsidRPr="00F45A47">
        <w:rPr>
          <w:rFonts w:ascii="Times New Roman" w:eastAsia="ＭＳ 明朝" w:hAnsi="Times New Roman" w:cs="Times New Roman"/>
          <w:szCs w:val="21"/>
          <w:rPrChange w:id="761" w:author="Masato YOSHIKAWA" w:date="2026-01-20T11:15:00Z" w16du:dateUtc="2026-01-20T02:15:00Z">
            <w:rPr>
              <w:rFonts w:ascii="ＭＳ 明朝" w:eastAsia="ＭＳ 明朝" w:hAnsi="ＭＳ 明朝"/>
              <w:szCs w:val="21"/>
            </w:rPr>
          </w:rPrChange>
        </w:rPr>
        <w:t>Bennet</w:t>
      </w:r>
      <w:commentRangeEnd w:id="760"/>
      <w:r w:rsidR="0042104B" w:rsidRPr="00F45A47">
        <w:rPr>
          <w:rStyle w:val="ac"/>
          <w:rFonts w:ascii="Times New Roman" w:eastAsia="ＭＳ 明朝" w:hAnsi="Times New Roman" w:cs="Times New Roman"/>
          <w:sz w:val="21"/>
          <w:szCs w:val="21"/>
          <w:rPrChange w:id="762" w:author="Masato YOSHIKAWA" w:date="2026-01-20T11:15:00Z" w16du:dateUtc="2026-01-20T02:15:00Z">
            <w:rPr>
              <w:rStyle w:val="ac"/>
              <w:rFonts w:ascii="ＭＳ 明朝" w:eastAsia="ＭＳ 明朝" w:hAnsi="ＭＳ 明朝"/>
              <w:sz w:val="21"/>
              <w:szCs w:val="21"/>
            </w:rPr>
          </w:rPrChange>
        </w:rPr>
        <w:commentReference w:id="760"/>
      </w:r>
      <w:r w:rsidR="0024563E" w:rsidRPr="00F45A47">
        <w:rPr>
          <w:rFonts w:ascii="Times New Roman" w:eastAsia="ＭＳ 明朝" w:hAnsi="Times New Roman" w:cs="Times New Roman"/>
          <w:szCs w:val="21"/>
          <w:rPrChange w:id="763" w:author="Masato YOSHIKAWA" w:date="2026-01-20T11:15:00Z" w16du:dateUtc="2026-01-20T02:15:00Z">
            <w:rPr>
              <w:rFonts w:ascii="ＭＳ 明朝" w:eastAsia="ＭＳ 明朝" w:hAnsi="ＭＳ 明朝"/>
              <w:szCs w:val="21"/>
            </w:rPr>
          </w:rPrChange>
        </w:rPr>
        <w:t>t</w:t>
      </w:r>
      <w:r w:rsidR="009A4604" w:rsidRPr="00F45A47">
        <w:rPr>
          <w:rFonts w:ascii="Times New Roman" w:eastAsia="ＭＳ 明朝" w:hAnsi="Times New Roman" w:cs="Times New Roman"/>
          <w:szCs w:val="21"/>
          <w:rPrChange w:id="764" w:author="Masato YOSHIKAWA" w:date="2026-01-20T11:15:00Z" w16du:dateUtc="2026-01-20T02:15:00Z">
            <w:rPr>
              <w:rFonts w:ascii="ＭＳ 明朝" w:eastAsia="ＭＳ 明朝" w:hAnsi="ＭＳ 明朝"/>
              <w:szCs w:val="21"/>
            </w:rPr>
          </w:rPrChange>
        </w:rPr>
        <w:t xml:space="preserve"> </w:t>
      </w:r>
      <w:sdt>
        <w:sdtPr>
          <w:rPr>
            <w:rFonts w:ascii="Times New Roman" w:eastAsia="ＭＳ 明朝" w:hAnsi="Times New Roman" w:cs="Times New Roman"/>
            <w:szCs w:val="21"/>
          </w:rPr>
          <w:id w:val="714934120"/>
          <w:citation/>
        </w:sdtPr>
        <w:sdtContent>
          <w:r w:rsidR="009A4604" w:rsidRPr="00F45A47">
            <w:rPr>
              <w:rFonts w:ascii="Times New Roman" w:eastAsia="ＭＳ 明朝" w:hAnsi="Times New Roman" w:cs="Times New Roman"/>
              <w:szCs w:val="21"/>
              <w:rPrChange w:id="765" w:author="Masato YOSHIKAWA" w:date="2026-01-20T11:15:00Z" w16du:dateUtc="2026-01-20T02:15:00Z">
                <w:rPr>
                  <w:rFonts w:ascii="ＭＳ 明朝" w:eastAsia="ＭＳ 明朝" w:hAnsi="ＭＳ 明朝"/>
                  <w:szCs w:val="21"/>
                </w:rPr>
              </w:rPrChange>
            </w:rPr>
            <w:fldChar w:fldCharType="begin"/>
          </w:r>
          <w:r w:rsidR="009A4604" w:rsidRPr="00F45A47">
            <w:rPr>
              <w:rFonts w:ascii="Times New Roman" w:eastAsia="ＭＳ 明朝" w:hAnsi="Times New Roman" w:cs="Times New Roman"/>
              <w:szCs w:val="21"/>
              <w:rPrChange w:id="766" w:author="Masato YOSHIKAWA" w:date="2026-01-20T11:15:00Z" w16du:dateUtc="2026-01-20T02:15:00Z">
                <w:rPr>
                  <w:rFonts w:ascii="ＭＳ 明朝" w:eastAsia="ＭＳ 明朝" w:hAnsi="ＭＳ 明朝"/>
                  <w:szCs w:val="21"/>
                </w:rPr>
              </w:rPrChange>
            </w:rPr>
            <w:instrText xml:space="preserve">CITATION Ben86 \n  \t  \m Ben93 \n  \t  \l 1041 </w:instrText>
          </w:r>
          <w:r w:rsidR="009A4604" w:rsidRPr="00F45A47">
            <w:rPr>
              <w:rFonts w:ascii="Times New Roman" w:eastAsia="ＭＳ 明朝" w:hAnsi="Times New Roman" w:cs="Times New Roman"/>
              <w:szCs w:val="21"/>
              <w:rPrChange w:id="767" w:author="Masato YOSHIKAWA" w:date="2026-01-20T11:15:00Z" w16du:dateUtc="2026-01-20T02:15:00Z">
                <w:rPr>
                  <w:rFonts w:ascii="ＭＳ 明朝" w:eastAsia="ＭＳ 明朝" w:hAnsi="ＭＳ 明朝"/>
                  <w:szCs w:val="21"/>
                </w:rPr>
              </w:rPrChange>
            </w:rPr>
            <w:fldChar w:fldCharType="separate"/>
          </w:r>
          <w:r w:rsidR="009A4604" w:rsidRPr="00F45A47">
            <w:rPr>
              <w:rFonts w:ascii="Times New Roman" w:eastAsia="ＭＳ 明朝" w:hAnsi="Times New Roman" w:cs="Times New Roman"/>
              <w:noProof/>
              <w:szCs w:val="21"/>
              <w:rPrChange w:id="768" w:author="Masato YOSHIKAWA" w:date="2026-01-20T11:15:00Z" w16du:dateUtc="2026-01-20T02:15:00Z">
                <w:rPr>
                  <w:rFonts w:ascii="ＭＳ 明朝" w:eastAsia="ＭＳ 明朝" w:hAnsi="ＭＳ 明朝"/>
                  <w:noProof/>
                  <w:szCs w:val="21"/>
                </w:rPr>
              </w:rPrChange>
            </w:rPr>
            <w:t xml:space="preserve"> (1986; 1993)</w:t>
          </w:r>
          <w:r w:rsidR="009A4604" w:rsidRPr="00F45A47">
            <w:rPr>
              <w:rFonts w:ascii="Times New Roman" w:eastAsia="ＭＳ 明朝" w:hAnsi="Times New Roman" w:cs="Times New Roman"/>
              <w:szCs w:val="21"/>
              <w:rPrChange w:id="769" w:author="Masato YOSHIKAWA" w:date="2026-01-20T11:15:00Z" w16du:dateUtc="2026-01-20T02:15:00Z">
                <w:rPr>
                  <w:rFonts w:ascii="ＭＳ 明朝" w:eastAsia="ＭＳ 明朝" w:hAnsi="ＭＳ 明朝"/>
                  <w:szCs w:val="21"/>
                </w:rPr>
              </w:rPrChange>
            </w:rPr>
            <w:fldChar w:fldCharType="end"/>
          </w:r>
        </w:sdtContent>
      </w:sdt>
      <w:ins w:id="770" w:author="Masato YOSHIKAWA" w:date="2026-01-20T11:37:00Z" w16du:dateUtc="2026-01-20T02:37:00Z">
        <w:r w:rsidR="00DD6DDB">
          <w:rPr>
            <w:rFonts w:ascii="Times New Roman" w:eastAsia="ＭＳ 明朝" w:hAnsi="Times New Roman" w:cs="Times New Roman" w:hint="eastAsia"/>
            <w:szCs w:val="21"/>
          </w:rPr>
          <w:t xml:space="preserve"> </w:t>
        </w:r>
      </w:ins>
      <w:r w:rsidR="006F6453" w:rsidRPr="00F45A47">
        <w:rPr>
          <w:rFonts w:ascii="Times New Roman" w:eastAsia="ＭＳ 明朝" w:hAnsi="Times New Roman" w:cs="Times New Roman" w:hint="eastAsia"/>
          <w:szCs w:val="21"/>
          <w:rPrChange w:id="771" w:author="Masato YOSHIKAWA" w:date="2026-01-20T11:15:00Z" w16du:dateUtc="2026-01-20T02:15:00Z">
            <w:rPr>
              <w:rFonts w:ascii="ＭＳ 明朝" w:eastAsia="ＭＳ 明朝" w:hAnsi="ＭＳ 明朝" w:hint="eastAsia"/>
              <w:szCs w:val="21"/>
            </w:rPr>
          </w:rPrChange>
        </w:rPr>
        <w:t>の</w:t>
      </w:r>
      <w:r w:rsidR="006F6453" w:rsidRPr="00F45A47">
        <w:rPr>
          <w:rFonts w:ascii="Times New Roman" w:eastAsia="ＭＳ 明朝" w:hAnsi="Times New Roman" w:cs="Times New Roman"/>
          <w:szCs w:val="21"/>
          <w:rPrChange w:id="772" w:author="Masato YOSHIKAWA" w:date="2026-01-20T11:15:00Z" w16du:dateUtc="2026-01-20T02:15:00Z">
            <w:rPr>
              <w:rFonts w:ascii="ＭＳ 明朝" w:eastAsia="ＭＳ 明朝" w:hAnsi="ＭＳ 明朝"/>
              <w:szCs w:val="21"/>
            </w:rPr>
          </w:rPrChange>
        </w:rPr>
        <w:t>DMIS</w:t>
      </w:r>
      <w:r w:rsidR="006F6453" w:rsidRPr="00F45A47">
        <w:rPr>
          <w:rFonts w:ascii="Times New Roman" w:eastAsia="ＭＳ 明朝" w:hAnsi="Times New Roman" w:cs="Times New Roman" w:hint="eastAsia"/>
          <w:szCs w:val="21"/>
          <w:rPrChange w:id="773" w:author="Masato YOSHIKAWA" w:date="2026-01-20T11:15:00Z" w16du:dateUtc="2026-01-20T02:15:00Z">
            <w:rPr>
              <w:rFonts w:ascii="ＭＳ 明朝" w:eastAsia="ＭＳ 明朝" w:hAnsi="ＭＳ 明朝" w:hint="eastAsia"/>
              <w:szCs w:val="21"/>
            </w:rPr>
          </w:rPrChange>
        </w:rPr>
        <w:t>モデルは、異文化に</w:t>
      </w:r>
      <w:r w:rsidR="00D0483E" w:rsidRPr="00F45A47">
        <w:rPr>
          <w:rFonts w:ascii="Times New Roman" w:eastAsia="ＭＳ 明朝" w:hAnsi="Times New Roman" w:cs="Times New Roman" w:hint="eastAsia"/>
          <w:szCs w:val="21"/>
          <w:rPrChange w:id="774" w:author="Masato YOSHIKAWA" w:date="2026-01-20T11:15:00Z" w16du:dateUtc="2026-01-20T02:15:00Z">
            <w:rPr>
              <w:rFonts w:ascii="ＭＳ 明朝" w:eastAsia="ＭＳ 明朝" w:hAnsi="ＭＳ 明朝" w:hint="eastAsia"/>
              <w:szCs w:val="21"/>
            </w:rPr>
          </w:rPrChange>
        </w:rPr>
        <w:t>対する</w:t>
      </w:r>
      <w:r w:rsidR="001B3F02" w:rsidRPr="00F45A47">
        <w:rPr>
          <w:rFonts w:ascii="Times New Roman" w:eastAsia="ＭＳ 明朝" w:hAnsi="Times New Roman" w:cs="Times New Roman" w:hint="eastAsia"/>
          <w:szCs w:val="21"/>
          <w:rPrChange w:id="775" w:author="Masato YOSHIKAWA" w:date="2026-01-20T11:15:00Z" w16du:dateUtc="2026-01-20T02:15:00Z">
            <w:rPr>
              <w:rFonts w:ascii="ＭＳ 明朝" w:eastAsia="ＭＳ 明朝" w:hAnsi="ＭＳ 明朝" w:hint="eastAsia"/>
              <w:szCs w:val="21"/>
            </w:rPr>
          </w:rPrChange>
        </w:rPr>
        <w:t>心理的な構え</w:t>
      </w:r>
      <w:r w:rsidR="008D796D" w:rsidRPr="00F45A47">
        <w:rPr>
          <w:rFonts w:ascii="Times New Roman" w:eastAsia="ＭＳ 明朝" w:hAnsi="Times New Roman" w:cs="Times New Roman" w:hint="eastAsia"/>
          <w:szCs w:val="21"/>
          <w:rPrChange w:id="776" w:author="Masato YOSHIKAWA" w:date="2026-01-20T11:15:00Z" w16du:dateUtc="2026-01-20T02:15:00Z">
            <w:rPr>
              <w:rFonts w:ascii="ＭＳ 明朝" w:eastAsia="ＭＳ 明朝" w:hAnsi="ＭＳ 明朝" w:hint="eastAsia"/>
              <w:szCs w:val="21"/>
            </w:rPr>
          </w:rPrChange>
        </w:rPr>
        <w:t>を説明する</w:t>
      </w:r>
      <w:r w:rsidR="001B3F02" w:rsidRPr="00F45A47">
        <w:rPr>
          <w:rFonts w:ascii="Times New Roman" w:eastAsia="ＭＳ 明朝" w:hAnsi="Times New Roman" w:cs="Times New Roman" w:hint="eastAsia"/>
          <w:szCs w:val="21"/>
          <w:rPrChange w:id="777" w:author="Masato YOSHIKAWA" w:date="2026-01-20T11:15:00Z" w16du:dateUtc="2026-01-20T02:15:00Z">
            <w:rPr>
              <w:rFonts w:ascii="ＭＳ 明朝" w:eastAsia="ＭＳ 明朝" w:hAnsi="ＭＳ 明朝" w:hint="eastAsia"/>
              <w:szCs w:val="21"/>
            </w:rPr>
          </w:rPrChange>
        </w:rPr>
        <w:t>仕組みである。従来、これらは別個の</w:t>
      </w:r>
      <w:r w:rsidR="00CD57B8" w:rsidRPr="00F45A47">
        <w:rPr>
          <w:rFonts w:ascii="Times New Roman" w:eastAsia="ＭＳ 明朝" w:hAnsi="Times New Roman" w:cs="Times New Roman" w:hint="eastAsia"/>
          <w:szCs w:val="21"/>
          <w:rPrChange w:id="778" w:author="Masato YOSHIKAWA" w:date="2026-01-20T11:15:00Z" w16du:dateUtc="2026-01-20T02:15:00Z">
            <w:rPr>
              <w:rFonts w:ascii="ＭＳ 明朝" w:eastAsia="ＭＳ 明朝" w:hAnsi="ＭＳ 明朝" w:hint="eastAsia"/>
              <w:szCs w:val="21"/>
            </w:rPr>
          </w:rPrChange>
        </w:rPr>
        <w:t>領域で扱われてきたが、本研究は</w:t>
      </w:r>
      <w:r w:rsidR="00FB65B8" w:rsidRPr="00F45A47">
        <w:rPr>
          <w:rFonts w:ascii="Times New Roman" w:eastAsia="ＭＳ 明朝" w:hAnsi="Times New Roman" w:cs="Times New Roman"/>
          <w:szCs w:val="21"/>
          <w:rPrChange w:id="779" w:author="Masato YOSHIKAWA" w:date="2026-01-20T11:15:00Z" w16du:dateUtc="2026-01-20T02:15:00Z">
            <w:rPr>
              <w:rFonts w:ascii="ＭＳ 明朝" w:eastAsia="ＭＳ 明朝" w:hAnsi="ＭＳ 明朝"/>
              <w:szCs w:val="21"/>
            </w:rPr>
          </w:rPrChange>
        </w:rPr>
        <w:t>DMIS</w:t>
      </w:r>
      <w:r w:rsidR="00FB65B8" w:rsidRPr="00F45A47">
        <w:rPr>
          <w:rFonts w:ascii="Times New Roman" w:eastAsia="ＭＳ 明朝" w:hAnsi="Times New Roman" w:cs="Times New Roman" w:hint="eastAsia"/>
          <w:szCs w:val="21"/>
          <w:rPrChange w:id="780" w:author="Masato YOSHIKAWA" w:date="2026-01-20T11:15:00Z" w16du:dateUtc="2026-01-20T02:15:00Z">
            <w:rPr>
              <w:rFonts w:ascii="ＭＳ 明朝" w:eastAsia="ＭＳ 明朝" w:hAnsi="ＭＳ 明朝" w:hint="eastAsia"/>
              <w:szCs w:val="21"/>
            </w:rPr>
          </w:rPrChange>
        </w:rPr>
        <w:t>を「翻訳者の能力」ではなく「読者への異文化</w:t>
      </w:r>
      <w:r w:rsidR="00AE0CEC" w:rsidRPr="00F45A47">
        <w:rPr>
          <w:rFonts w:ascii="Times New Roman" w:eastAsia="ＭＳ 明朝" w:hAnsi="Times New Roman" w:cs="Times New Roman" w:hint="eastAsia"/>
          <w:szCs w:val="21"/>
          <w:rPrChange w:id="781" w:author="Masato YOSHIKAWA" w:date="2026-01-20T11:15:00Z" w16du:dateUtc="2026-01-20T02:15:00Z">
            <w:rPr>
              <w:rFonts w:ascii="ＭＳ 明朝" w:eastAsia="ＭＳ 明朝" w:hAnsi="ＭＳ 明朝" w:hint="eastAsia"/>
              <w:szCs w:val="21"/>
            </w:rPr>
          </w:rPrChange>
        </w:rPr>
        <w:t>掲示戦略」</w:t>
      </w:r>
      <w:r w:rsidR="00FB65B8" w:rsidRPr="00F45A47">
        <w:rPr>
          <w:rFonts w:ascii="Times New Roman" w:eastAsia="ＭＳ 明朝" w:hAnsi="Times New Roman" w:cs="Times New Roman" w:hint="eastAsia"/>
          <w:szCs w:val="21"/>
          <w:rPrChange w:id="782" w:author="Masato YOSHIKAWA" w:date="2026-01-20T11:15:00Z" w16du:dateUtc="2026-01-20T02:15:00Z">
            <w:rPr>
              <w:rFonts w:ascii="ＭＳ 明朝" w:eastAsia="ＭＳ 明朝" w:hAnsi="ＭＳ 明朝" w:hint="eastAsia"/>
              <w:szCs w:val="21"/>
            </w:rPr>
          </w:rPrChange>
        </w:rPr>
        <w:t>として</w:t>
      </w:r>
      <w:r w:rsidR="00D802BF" w:rsidRPr="00F45A47">
        <w:rPr>
          <w:rFonts w:ascii="Times New Roman" w:eastAsia="ＭＳ 明朝" w:hAnsi="Times New Roman" w:cs="Times New Roman"/>
          <w:szCs w:val="21"/>
          <w:rPrChange w:id="783" w:author="Masato YOSHIKAWA" w:date="2026-01-20T11:15:00Z" w16du:dateUtc="2026-01-20T02:15:00Z">
            <w:rPr>
              <w:rFonts w:ascii="ＭＳ 明朝" w:eastAsia="ＭＳ 明朝" w:hAnsi="ＭＳ 明朝"/>
              <w:szCs w:val="21"/>
            </w:rPr>
          </w:rPrChange>
        </w:rPr>
        <w:t>再解釈することで、両者を接続する。すなわち、翻訳者の頭の中にある抽象的な「戦略（読者にどこまで異文化を感じさせるか）」が、具体的な「戦術（どの翻訳技法を選択するか）」としてどのように具現化されるのか、その論理的な関係式を解明する点に、本研究最大の独自性がある。</w:t>
      </w:r>
    </w:p>
    <w:p w14:paraId="62AE8298" w14:textId="30EE423D" w:rsidR="009A56C3" w:rsidRPr="00F45A47" w:rsidRDefault="00476F0F" w:rsidP="00476F0F">
      <w:pPr>
        <w:rPr>
          <w:rFonts w:ascii="Times New Roman" w:eastAsia="ＭＳ 明朝" w:hAnsi="Times New Roman" w:cs="Times New Roman"/>
          <w:szCs w:val="21"/>
          <w:rPrChange w:id="784"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hint="eastAsia"/>
          <w:szCs w:val="21"/>
          <w:rPrChange w:id="785" w:author="Masato YOSHIKAWA" w:date="2026-01-20T11:15:00Z" w16du:dateUtc="2026-01-20T02:15:00Z">
            <w:rPr>
              <w:rFonts w:ascii="ＭＳ 明朝" w:eastAsia="ＭＳ 明朝" w:hAnsi="ＭＳ 明朝" w:hint="eastAsia"/>
              <w:szCs w:val="21"/>
            </w:rPr>
          </w:rPrChange>
        </w:rPr>
        <w:t xml:space="preserve">　</w:t>
      </w:r>
      <w:r w:rsidR="00D665D8" w:rsidRPr="00F45A47">
        <w:rPr>
          <w:rFonts w:ascii="Times New Roman" w:eastAsia="ＭＳ 明朝" w:hAnsi="Times New Roman" w:cs="Times New Roman" w:hint="eastAsia"/>
          <w:szCs w:val="21"/>
          <w:rPrChange w:id="786" w:author="Masato YOSHIKAWA" w:date="2026-01-20T11:15:00Z" w16du:dateUtc="2026-01-20T02:15:00Z">
            <w:rPr>
              <w:rFonts w:ascii="ＭＳ 明朝" w:eastAsia="ＭＳ 明朝" w:hAnsi="ＭＳ 明朝" w:hint="eastAsia"/>
              <w:szCs w:val="21"/>
            </w:rPr>
          </w:rPrChange>
        </w:rPr>
        <w:t>また、</w:t>
      </w:r>
      <w:r w:rsidRPr="00F45A47">
        <w:rPr>
          <w:rFonts w:ascii="Times New Roman" w:eastAsia="ＭＳ 明朝" w:hAnsi="Times New Roman" w:cs="Times New Roman"/>
          <w:szCs w:val="21"/>
          <w:rPrChange w:id="787" w:author="Masato YOSHIKAWA" w:date="2026-01-20T11:15:00Z" w16du:dateUtc="2026-01-20T02:15:00Z">
            <w:rPr>
              <w:rFonts w:ascii="ＭＳ 明朝" w:eastAsia="ＭＳ 明朝" w:hAnsi="ＭＳ 明朝"/>
              <w:szCs w:val="21"/>
            </w:rPr>
          </w:rPrChange>
        </w:rPr>
        <w:t>本研究では、</w:t>
      </w:r>
      <w:commentRangeStart w:id="788"/>
      <w:r w:rsidRPr="00F45A47">
        <w:rPr>
          <w:rFonts w:ascii="Times New Roman" w:eastAsia="ＭＳ 明朝" w:hAnsi="Times New Roman" w:cs="Times New Roman"/>
          <w:szCs w:val="21"/>
          <w:rPrChange w:id="789" w:author="Masato YOSHIKAWA" w:date="2026-01-20T11:15:00Z" w16du:dateUtc="2026-01-20T02:15:00Z">
            <w:rPr>
              <w:rFonts w:ascii="ＭＳ 明朝" w:eastAsia="ＭＳ 明朝" w:hAnsi="ＭＳ 明朝"/>
              <w:szCs w:val="21"/>
            </w:rPr>
          </w:rPrChange>
        </w:rPr>
        <w:t>Newmark</w:t>
      </w:r>
      <w:commentRangeEnd w:id="788"/>
      <w:r w:rsidR="0042104B" w:rsidRPr="00F45A47">
        <w:rPr>
          <w:rStyle w:val="ac"/>
          <w:rFonts w:ascii="Times New Roman" w:eastAsia="ＭＳ 明朝" w:hAnsi="Times New Roman" w:cs="Times New Roman"/>
          <w:sz w:val="21"/>
          <w:szCs w:val="21"/>
          <w:rPrChange w:id="790" w:author="Masato YOSHIKAWA" w:date="2026-01-20T11:15:00Z" w16du:dateUtc="2026-01-20T02:15:00Z">
            <w:rPr>
              <w:rStyle w:val="ac"/>
              <w:rFonts w:ascii="ＭＳ 明朝" w:eastAsia="ＭＳ 明朝" w:hAnsi="ＭＳ 明朝"/>
              <w:sz w:val="21"/>
              <w:szCs w:val="21"/>
            </w:rPr>
          </w:rPrChange>
        </w:rPr>
        <w:commentReference w:id="788"/>
      </w:r>
      <w:sdt>
        <w:sdtPr>
          <w:rPr>
            <w:rFonts w:ascii="Times New Roman" w:eastAsia="ＭＳ 明朝" w:hAnsi="Times New Roman" w:cs="Times New Roman"/>
            <w:szCs w:val="21"/>
          </w:rPr>
          <w:id w:val="1363476422"/>
          <w:citation/>
        </w:sdtPr>
        <w:sdtContent>
          <w:r w:rsidR="00D665D8" w:rsidRPr="00F45A47">
            <w:rPr>
              <w:rFonts w:ascii="Times New Roman" w:eastAsia="ＭＳ 明朝" w:hAnsi="Times New Roman" w:cs="Times New Roman"/>
              <w:szCs w:val="21"/>
              <w:rPrChange w:id="791" w:author="Masato YOSHIKAWA" w:date="2026-01-20T11:15:00Z" w16du:dateUtc="2026-01-20T02:15:00Z">
                <w:rPr>
                  <w:rFonts w:ascii="ＭＳ 明朝" w:eastAsia="ＭＳ 明朝" w:hAnsi="ＭＳ 明朝"/>
                  <w:szCs w:val="21"/>
                </w:rPr>
              </w:rPrChange>
            </w:rPr>
            <w:fldChar w:fldCharType="begin"/>
          </w:r>
          <w:r w:rsidR="00FB2D00" w:rsidRPr="00F45A47">
            <w:rPr>
              <w:rFonts w:ascii="Times New Roman" w:eastAsia="ＭＳ 明朝" w:hAnsi="Times New Roman" w:cs="Times New Roman"/>
              <w:szCs w:val="21"/>
              <w:rPrChange w:id="792" w:author="Masato YOSHIKAWA" w:date="2026-01-20T11:15:00Z" w16du:dateUtc="2026-01-20T02:15:00Z">
                <w:rPr>
                  <w:rFonts w:ascii="ＭＳ 明朝" w:eastAsia="ＭＳ 明朝" w:hAnsi="ＭＳ 明朝"/>
                  <w:szCs w:val="21"/>
                </w:rPr>
              </w:rPrChange>
            </w:rPr>
            <w:instrText xml:space="preserve">CITATION New88 \n  \t  \l 1041 </w:instrText>
          </w:r>
          <w:r w:rsidR="00D665D8" w:rsidRPr="00F45A47">
            <w:rPr>
              <w:rFonts w:ascii="Times New Roman" w:eastAsia="ＭＳ 明朝" w:hAnsi="Times New Roman" w:cs="Times New Roman"/>
              <w:szCs w:val="21"/>
              <w:rPrChange w:id="793" w:author="Masato YOSHIKAWA" w:date="2026-01-20T11:15:00Z" w16du:dateUtc="2026-01-20T02:15:00Z">
                <w:rPr>
                  <w:rFonts w:ascii="ＭＳ 明朝" w:eastAsia="ＭＳ 明朝" w:hAnsi="ＭＳ 明朝"/>
                  <w:szCs w:val="21"/>
                </w:rPr>
              </w:rPrChange>
            </w:rPr>
            <w:fldChar w:fldCharType="separate"/>
          </w:r>
          <w:r w:rsidR="00FB2D00" w:rsidRPr="00F45A47">
            <w:rPr>
              <w:rFonts w:ascii="Times New Roman" w:eastAsia="ＭＳ 明朝" w:hAnsi="Times New Roman" w:cs="Times New Roman"/>
              <w:noProof/>
              <w:szCs w:val="21"/>
              <w:rPrChange w:id="794" w:author="Masato YOSHIKAWA" w:date="2026-01-20T11:15:00Z" w16du:dateUtc="2026-01-20T02:15:00Z">
                <w:rPr>
                  <w:rFonts w:ascii="ＭＳ 明朝" w:eastAsia="ＭＳ 明朝" w:hAnsi="ＭＳ 明朝"/>
                  <w:noProof/>
                  <w:szCs w:val="21"/>
                </w:rPr>
              </w:rPrChange>
            </w:rPr>
            <w:t xml:space="preserve"> (1988)</w:t>
          </w:r>
          <w:r w:rsidR="00D665D8" w:rsidRPr="00F45A47">
            <w:rPr>
              <w:rFonts w:ascii="Times New Roman" w:eastAsia="ＭＳ 明朝" w:hAnsi="Times New Roman" w:cs="Times New Roman"/>
              <w:szCs w:val="21"/>
              <w:rPrChange w:id="795" w:author="Masato YOSHIKAWA" w:date="2026-01-20T11:15:00Z" w16du:dateUtc="2026-01-20T02:15:00Z">
                <w:rPr>
                  <w:rFonts w:ascii="ＭＳ 明朝" w:eastAsia="ＭＳ 明朝" w:hAnsi="ＭＳ 明朝"/>
                  <w:szCs w:val="21"/>
                </w:rPr>
              </w:rPrChange>
            </w:rPr>
            <w:fldChar w:fldCharType="end"/>
          </w:r>
        </w:sdtContent>
      </w:sdt>
      <w:ins w:id="796" w:author="Masato YOSHIKAWA" w:date="2026-01-20T11:37:00Z" w16du:dateUtc="2026-01-20T02:37:00Z">
        <w:r w:rsidR="00DD6DDB">
          <w:rPr>
            <w:rFonts w:ascii="Times New Roman" w:eastAsia="ＭＳ 明朝" w:hAnsi="Times New Roman" w:cs="Times New Roman" w:hint="eastAsia"/>
            <w:szCs w:val="21"/>
          </w:rPr>
          <w:t xml:space="preserve"> </w:t>
        </w:r>
      </w:ins>
      <w:r w:rsidRPr="00F45A47">
        <w:rPr>
          <w:rFonts w:ascii="Times New Roman" w:eastAsia="ＭＳ 明朝" w:hAnsi="Times New Roman" w:cs="Times New Roman"/>
          <w:szCs w:val="21"/>
          <w:rPrChange w:id="797" w:author="Masato YOSHIKAWA" w:date="2026-01-20T11:15:00Z" w16du:dateUtc="2026-01-20T02:15:00Z">
            <w:rPr>
              <w:rFonts w:ascii="ＭＳ 明朝" w:eastAsia="ＭＳ 明朝" w:hAnsi="ＭＳ 明朝"/>
              <w:szCs w:val="21"/>
            </w:rPr>
          </w:rPrChange>
        </w:rPr>
        <w:t>の定義に準拠し</w:t>
      </w:r>
      <w:r w:rsidR="00D665D8" w:rsidRPr="00F45A47">
        <w:rPr>
          <w:rFonts w:ascii="Times New Roman" w:eastAsia="ＭＳ 明朝" w:hAnsi="Times New Roman" w:cs="Times New Roman" w:hint="eastAsia"/>
          <w:szCs w:val="21"/>
          <w:rPrChange w:id="798" w:author="Masato YOSHIKAWA" w:date="2026-01-20T11:15:00Z" w16du:dateUtc="2026-01-20T02:15:00Z">
            <w:rPr>
              <w:rFonts w:ascii="ＭＳ 明朝" w:eastAsia="ＭＳ 明朝" w:hAnsi="ＭＳ 明朝" w:hint="eastAsia"/>
              <w:szCs w:val="21"/>
            </w:rPr>
          </w:rPrChange>
        </w:rPr>
        <w:t>た</w:t>
      </w:r>
      <w:r w:rsidRPr="00F45A47">
        <w:rPr>
          <w:rFonts w:ascii="Times New Roman" w:eastAsia="ＭＳ 明朝" w:hAnsi="Times New Roman" w:cs="Times New Roman"/>
          <w:szCs w:val="21"/>
          <w:rPrChange w:id="799" w:author="Masato YOSHIKAWA" w:date="2026-01-20T11:15:00Z" w16du:dateUtc="2026-01-20T02:15:00Z">
            <w:rPr>
              <w:rFonts w:ascii="ＭＳ 明朝" w:eastAsia="ＭＳ 明朝" w:hAnsi="ＭＳ 明朝"/>
              <w:szCs w:val="21"/>
            </w:rPr>
          </w:rPrChange>
        </w:rPr>
        <w:t>広範な調査を行い、夏目漱石『こころ』から</w:t>
      </w:r>
      <w:r w:rsidR="00A117C3" w:rsidRPr="00F45A47">
        <w:rPr>
          <w:rFonts w:ascii="Times New Roman" w:eastAsia="ＭＳ 明朝" w:hAnsi="Times New Roman" w:cs="Times New Roman" w:hint="eastAsia"/>
          <w:szCs w:val="21"/>
          <w:rPrChange w:id="800" w:author="Masato YOSHIKAWA" w:date="2026-01-20T11:15:00Z" w16du:dateUtc="2026-01-20T02:15:00Z">
            <w:rPr>
              <w:rFonts w:ascii="ＭＳ 明朝" w:eastAsia="ＭＳ 明朝" w:hAnsi="ＭＳ 明朝" w:hint="eastAsia"/>
              <w:szCs w:val="21"/>
            </w:rPr>
          </w:rPrChange>
        </w:rPr>
        <w:t>約</w:t>
      </w:r>
      <w:r w:rsidR="00A117C3" w:rsidRPr="00F45A47">
        <w:rPr>
          <w:rFonts w:ascii="Times New Roman" w:eastAsia="ＭＳ 明朝" w:hAnsi="Times New Roman" w:cs="Times New Roman"/>
          <w:szCs w:val="21"/>
          <w:rPrChange w:id="801" w:author="Masato YOSHIKAWA" w:date="2026-01-20T11:15:00Z" w16du:dateUtc="2026-01-20T02:15:00Z">
            <w:rPr>
              <w:rFonts w:ascii="ＭＳ 明朝" w:eastAsia="ＭＳ 明朝" w:hAnsi="ＭＳ 明朝"/>
              <w:szCs w:val="21"/>
            </w:rPr>
          </w:rPrChange>
        </w:rPr>
        <w:t>150</w:t>
      </w:r>
      <w:r w:rsidRPr="00F45A47">
        <w:rPr>
          <w:rFonts w:ascii="Times New Roman" w:eastAsia="ＭＳ 明朝" w:hAnsi="Times New Roman" w:cs="Times New Roman"/>
          <w:szCs w:val="21"/>
          <w:rPrChange w:id="802" w:author="Masato YOSHIKAWA" w:date="2026-01-20T11:15:00Z" w16du:dateUtc="2026-01-20T02:15:00Z">
            <w:rPr>
              <w:rFonts w:ascii="ＭＳ 明朝" w:eastAsia="ＭＳ 明朝" w:hAnsi="ＭＳ 明朝"/>
              <w:szCs w:val="21"/>
            </w:rPr>
          </w:rPrChange>
        </w:rPr>
        <w:t>件におよぶ文化的要素を抽出し</w:t>
      </w:r>
      <w:r w:rsidR="004A3C34" w:rsidRPr="00F45A47">
        <w:rPr>
          <w:rFonts w:ascii="Times New Roman" w:eastAsia="ＭＳ 明朝" w:hAnsi="Times New Roman" w:cs="Times New Roman" w:hint="eastAsia"/>
          <w:szCs w:val="21"/>
          <w:rPrChange w:id="803" w:author="Masato YOSHIKAWA" w:date="2026-01-20T11:15:00Z" w16du:dateUtc="2026-01-20T02:15:00Z">
            <w:rPr>
              <w:rFonts w:ascii="ＭＳ 明朝" w:eastAsia="ＭＳ 明朝" w:hAnsi="ＭＳ 明朝" w:hint="eastAsia"/>
              <w:szCs w:val="21"/>
            </w:rPr>
          </w:rPrChange>
        </w:rPr>
        <w:t>、</w:t>
      </w:r>
      <w:r w:rsidR="004A3C34" w:rsidRPr="00F45A47">
        <w:rPr>
          <w:rFonts w:ascii="Times New Roman" w:eastAsia="ＭＳ 明朝" w:hAnsi="Times New Roman" w:cs="Times New Roman"/>
          <w:szCs w:val="21"/>
          <w:rPrChange w:id="804" w:author="Masato YOSHIKAWA" w:date="2026-01-20T11:15:00Z" w16du:dateUtc="2026-01-20T02:15:00Z">
            <w:rPr>
              <w:rFonts w:ascii="ＭＳ 明朝" w:eastAsia="ＭＳ 明朝" w:hAnsi="ＭＳ 明朝"/>
              <w:szCs w:val="21"/>
            </w:rPr>
          </w:rPrChange>
        </w:rPr>
        <w:t>2</w:t>
      </w:r>
      <w:r w:rsidR="004A3C34" w:rsidRPr="00F45A47">
        <w:rPr>
          <w:rFonts w:ascii="Times New Roman" w:eastAsia="ＭＳ 明朝" w:hAnsi="Times New Roman" w:cs="Times New Roman" w:hint="eastAsia"/>
          <w:szCs w:val="21"/>
          <w:rPrChange w:id="805" w:author="Masato YOSHIKAWA" w:date="2026-01-20T11:15:00Z" w16du:dateUtc="2026-01-20T02:15:00Z">
            <w:rPr>
              <w:rFonts w:ascii="ＭＳ 明朝" w:eastAsia="ＭＳ 明朝" w:hAnsi="ＭＳ 明朝" w:hint="eastAsia"/>
              <w:szCs w:val="21"/>
            </w:rPr>
          </w:rPrChange>
        </w:rPr>
        <w:t>名の翻訳データを合わせた計</w:t>
      </w:r>
      <w:r w:rsidR="004A3C34" w:rsidRPr="00F45A47">
        <w:rPr>
          <w:rFonts w:ascii="Times New Roman" w:eastAsia="ＭＳ 明朝" w:hAnsi="Times New Roman" w:cs="Times New Roman"/>
          <w:szCs w:val="21"/>
          <w:rPrChange w:id="806" w:author="Masato YOSHIKAWA" w:date="2026-01-20T11:15:00Z" w16du:dateUtc="2026-01-20T02:15:00Z">
            <w:rPr>
              <w:rFonts w:ascii="ＭＳ 明朝" w:eastAsia="ＭＳ 明朝" w:hAnsi="ＭＳ 明朝"/>
              <w:szCs w:val="21"/>
            </w:rPr>
          </w:rPrChange>
        </w:rPr>
        <w:t>300</w:t>
      </w:r>
      <w:r w:rsidR="004A3C34" w:rsidRPr="00F45A47">
        <w:rPr>
          <w:rFonts w:ascii="Times New Roman" w:eastAsia="ＭＳ 明朝" w:hAnsi="Times New Roman" w:cs="Times New Roman" w:hint="eastAsia"/>
          <w:szCs w:val="21"/>
          <w:rPrChange w:id="807" w:author="Masato YOSHIKAWA" w:date="2026-01-20T11:15:00Z" w16du:dateUtc="2026-01-20T02:15:00Z">
            <w:rPr>
              <w:rFonts w:ascii="ＭＳ 明朝" w:eastAsia="ＭＳ 明朝" w:hAnsi="ＭＳ 明朝" w:hint="eastAsia"/>
              <w:szCs w:val="21"/>
            </w:rPr>
          </w:rPrChange>
        </w:rPr>
        <w:t>件の事例に対し、</w:t>
      </w:r>
      <w:r w:rsidRPr="00F45A47">
        <w:rPr>
          <w:rFonts w:ascii="Times New Roman" w:eastAsia="ＭＳ 明朝" w:hAnsi="Times New Roman" w:cs="Times New Roman"/>
          <w:szCs w:val="21"/>
          <w:rPrChange w:id="808" w:author="Masato YOSHIKAWA" w:date="2026-01-20T11:15:00Z" w16du:dateUtc="2026-01-20T02:15:00Z">
            <w:rPr>
              <w:rFonts w:ascii="ＭＳ 明朝" w:eastAsia="ＭＳ 明朝" w:hAnsi="ＭＳ 明朝"/>
              <w:szCs w:val="21"/>
            </w:rPr>
          </w:rPrChange>
        </w:rPr>
        <w:t>特定の語彙の比較に留まらず、これら膨大なデータに対してクロス集計を用いた統計的検証を行うことで、翻訳者の戦略的な傾向を客観的な数値として可視化すること</w:t>
      </w:r>
      <w:r w:rsidRPr="00F45A47">
        <w:rPr>
          <w:rFonts w:ascii="Times New Roman" w:eastAsia="ＭＳ 明朝" w:hAnsi="Times New Roman" w:cs="Times New Roman"/>
          <w:szCs w:val="21"/>
          <w:rPrChange w:id="809" w:author="Masato YOSHIKAWA" w:date="2026-01-20T11:15:00Z" w16du:dateUtc="2026-01-20T02:15:00Z">
            <w:rPr>
              <w:rFonts w:ascii="ＭＳ 明朝" w:eastAsia="ＭＳ 明朝" w:hAnsi="ＭＳ 明朝"/>
              <w:szCs w:val="21"/>
            </w:rPr>
          </w:rPrChange>
        </w:rPr>
        <w:lastRenderedPageBreak/>
        <w:t>を試みる。</w:t>
      </w:r>
    </w:p>
    <w:p w14:paraId="3BFC2C16" w14:textId="557A7D8E" w:rsidR="000764FF" w:rsidRPr="00F45A47" w:rsidRDefault="006B41EB" w:rsidP="00BA2B0C">
      <w:pPr>
        <w:rPr>
          <w:rFonts w:ascii="Times New Roman" w:eastAsia="ＭＳ 明朝" w:hAnsi="Times New Roman" w:cs="Times New Roman"/>
          <w:szCs w:val="21"/>
          <w:rPrChange w:id="810"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hint="eastAsia"/>
          <w:szCs w:val="21"/>
          <w:rPrChange w:id="811" w:author="Masato YOSHIKAWA" w:date="2026-01-20T11:15:00Z" w16du:dateUtc="2026-01-20T02:15:00Z">
            <w:rPr>
              <w:rFonts w:ascii="ＭＳ 明朝" w:eastAsia="ＭＳ 明朝" w:hAnsi="ＭＳ 明朝" w:hint="eastAsia"/>
              <w:szCs w:val="21"/>
            </w:rPr>
          </w:rPrChange>
        </w:rPr>
        <w:t xml:space="preserve">　要するに</w:t>
      </w:r>
      <w:r w:rsidR="004734B9" w:rsidRPr="00F45A47">
        <w:rPr>
          <w:rFonts w:ascii="Times New Roman" w:eastAsia="ＭＳ 明朝" w:hAnsi="Times New Roman" w:cs="Times New Roman" w:hint="eastAsia"/>
          <w:szCs w:val="21"/>
          <w:rPrChange w:id="812" w:author="Masato YOSHIKAWA" w:date="2026-01-20T11:15:00Z" w16du:dateUtc="2026-01-20T02:15:00Z">
            <w:rPr>
              <w:rFonts w:ascii="ＭＳ 明朝" w:eastAsia="ＭＳ 明朝" w:hAnsi="ＭＳ 明朝" w:hint="eastAsia"/>
              <w:szCs w:val="21"/>
            </w:rPr>
          </w:rPrChange>
        </w:rPr>
        <w:t>本研究は、心理学モデル</w:t>
      </w:r>
      <w:ins w:id="813" w:author="Masato YOSHIKAWA" w:date="2026-01-20T11:37:00Z" w16du:dateUtc="2026-01-20T02:37:00Z">
        <w:r w:rsidR="00DD6DDB">
          <w:rPr>
            <w:rFonts w:ascii="Times New Roman" w:eastAsia="ＭＳ 明朝" w:hAnsi="Times New Roman" w:cs="Times New Roman" w:hint="eastAsia"/>
            <w:szCs w:val="21"/>
          </w:rPr>
          <w:t xml:space="preserve"> </w:t>
        </w:r>
      </w:ins>
      <w:r w:rsidR="004734B9" w:rsidRPr="00F45A47">
        <w:rPr>
          <w:rFonts w:ascii="Times New Roman" w:eastAsia="ＭＳ 明朝" w:hAnsi="Times New Roman" w:cs="Times New Roman"/>
          <w:szCs w:val="21"/>
          <w:rPrChange w:id="814" w:author="Masato YOSHIKAWA" w:date="2026-01-20T11:15:00Z" w16du:dateUtc="2026-01-20T02:15:00Z">
            <w:rPr>
              <w:rFonts w:ascii="ＭＳ 明朝" w:eastAsia="ＭＳ 明朝" w:hAnsi="ＭＳ 明朝"/>
              <w:szCs w:val="21"/>
            </w:rPr>
          </w:rPrChange>
        </w:rPr>
        <w:t>(DMIS)</w:t>
      </w:r>
      <w:ins w:id="815" w:author="Masato YOSHIKAWA" w:date="2026-01-20T11:37:00Z" w16du:dateUtc="2026-01-20T02:37:00Z">
        <w:r w:rsidR="00DD6DDB">
          <w:rPr>
            <w:rFonts w:ascii="Times New Roman" w:eastAsia="ＭＳ 明朝" w:hAnsi="Times New Roman" w:cs="Times New Roman" w:hint="eastAsia"/>
            <w:szCs w:val="21"/>
          </w:rPr>
          <w:t xml:space="preserve"> </w:t>
        </w:r>
      </w:ins>
      <w:r w:rsidR="004734B9" w:rsidRPr="00F45A47">
        <w:rPr>
          <w:rFonts w:ascii="Times New Roman" w:eastAsia="ＭＳ 明朝" w:hAnsi="Times New Roman" w:cs="Times New Roman" w:hint="eastAsia"/>
          <w:szCs w:val="21"/>
          <w:rPrChange w:id="816" w:author="Masato YOSHIKAWA" w:date="2026-01-20T11:15:00Z" w16du:dateUtc="2026-01-20T02:15:00Z">
            <w:rPr>
              <w:rFonts w:ascii="ＭＳ 明朝" w:eastAsia="ＭＳ 明朝" w:hAnsi="ＭＳ 明朝" w:hint="eastAsia"/>
              <w:szCs w:val="21"/>
            </w:rPr>
          </w:rPrChange>
        </w:rPr>
        <w:t>と翻訳理論（</w:t>
      </w:r>
      <w:r w:rsidR="004734B9" w:rsidRPr="00F45A47">
        <w:rPr>
          <w:rFonts w:ascii="Times New Roman" w:eastAsia="ＭＳ 明朝" w:hAnsi="Times New Roman" w:cs="Times New Roman"/>
          <w:szCs w:val="21"/>
          <w:rPrChange w:id="817" w:author="Masato YOSHIKAWA" w:date="2026-01-20T11:15:00Z" w16du:dateUtc="2026-01-20T02:15:00Z">
            <w:rPr>
              <w:rFonts w:ascii="ＭＳ 明朝" w:eastAsia="ＭＳ 明朝" w:hAnsi="ＭＳ 明朝"/>
              <w:szCs w:val="21"/>
            </w:rPr>
          </w:rPrChange>
        </w:rPr>
        <w:t>Molina</w:t>
      </w:r>
      <w:del w:id="818" w:author="Masato YOSHIKAWA" w:date="2026-01-20T11:33:00Z" w16du:dateUtc="2026-01-20T02:33:00Z">
        <w:r w:rsidR="004734B9" w:rsidRPr="00F45A47" w:rsidDel="00DD6DDB">
          <w:rPr>
            <w:rFonts w:ascii="Times New Roman" w:eastAsia="ＭＳ 明朝" w:hAnsi="Times New Roman" w:cs="Times New Roman"/>
            <w:szCs w:val="21"/>
            <w:rPrChange w:id="819" w:author="Masato YOSHIKAWA" w:date="2026-01-20T11:15:00Z" w16du:dateUtc="2026-01-20T02:15:00Z">
              <w:rPr>
                <w:rFonts w:ascii="ＭＳ 明朝" w:eastAsia="ＭＳ 明朝" w:hAnsi="ＭＳ 明朝"/>
                <w:szCs w:val="21"/>
              </w:rPr>
            </w:rPrChange>
          </w:rPr>
          <w:delText>&amp;</w:delText>
        </w:r>
      </w:del>
      <w:ins w:id="820" w:author="Masato YOSHIKAWA" w:date="2026-01-20T11:33:00Z" w16du:dateUtc="2026-01-20T02:33:00Z">
        <w:r w:rsidR="00DD6DDB">
          <w:rPr>
            <w:rFonts w:ascii="Times New Roman" w:eastAsia="ＭＳ 明朝" w:hAnsi="Times New Roman" w:cs="Times New Roman"/>
            <w:szCs w:val="21"/>
          </w:rPr>
          <w:t xml:space="preserve"> &amp; </w:t>
        </w:r>
      </w:ins>
      <w:r w:rsidR="004734B9" w:rsidRPr="00F45A47">
        <w:rPr>
          <w:rFonts w:ascii="Times New Roman" w:eastAsia="ＭＳ 明朝" w:hAnsi="Times New Roman" w:cs="Times New Roman"/>
          <w:szCs w:val="21"/>
          <w:rPrChange w:id="821" w:author="Masato YOSHIKAWA" w:date="2026-01-20T11:15:00Z" w16du:dateUtc="2026-01-20T02:15:00Z">
            <w:rPr>
              <w:rFonts w:ascii="ＭＳ 明朝" w:eastAsia="ＭＳ 明朝" w:hAnsi="ＭＳ 明朝"/>
              <w:szCs w:val="21"/>
            </w:rPr>
          </w:rPrChange>
        </w:rPr>
        <w:t>Albir</w:t>
      </w:r>
      <w:r w:rsidR="004734B9" w:rsidRPr="00F45A47">
        <w:rPr>
          <w:rFonts w:ascii="Times New Roman" w:eastAsia="ＭＳ 明朝" w:hAnsi="Times New Roman" w:cs="Times New Roman"/>
          <w:szCs w:val="21"/>
          <w:rPrChange w:id="822" w:author="Masato YOSHIKAWA" w:date="2026-01-20T11:15:00Z" w16du:dateUtc="2026-01-20T02:15:00Z">
            <w:rPr>
              <w:rFonts w:ascii="ＭＳ 明朝" w:eastAsia="ＭＳ 明朝" w:hAnsi="ＭＳ 明朝"/>
              <w:szCs w:val="21"/>
            </w:rPr>
          </w:rPrChange>
        </w:rPr>
        <w:t>）</w:t>
      </w:r>
      <w:r w:rsidR="004734B9" w:rsidRPr="00F45A47">
        <w:rPr>
          <w:rFonts w:ascii="Times New Roman" w:eastAsia="ＭＳ 明朝" w:hAnsi="Times New Roman" w:cs="Times New Roman" w:hint="eastAsia"/>
          <w:szCs w:val="21"/>
          <w:rPrChange w:id="823" w:author="Masato YOSHIKAWA" w:date="2026-01-20T11:15:00Z" w16du:dateUtc="2026-01-20T02:15:00Z">
            <w:rPr>
              <w:rFonts w:ascii="ＭＳ 明朝" w:eastAsia="ＭＳ 明朝" w:hAnsi="ＭＳ 明朝" w:hint="eastAsia"/>
              <w:szCs w:val="21"/>
            </w:rPr>
          </w:rPrChange>
        </w:rPr>
        <w:t>を掛け合わせ、「翻訳と戦術」の相関を定量的に実証するという点において、従来の翻訳研究には無い新規性を有するものである。</w:t>
      </w:r>
    </w:p>
    <w:p w14:paraId="74EE4321" w14:textId="77777777" w:rsidR="00B66F60" w:rsidRPr="00F45A47" w:rsidRDefault="00B66F60" w:rsidP="00BA2B0C">
      <w:pPr>
        <w:rPr>
          <w:rFonts w:ascii="Times New Roman" w:eastAsia="ＭＳ 明朝" w:hAnsi="Times New Roman" w:cs="Times New Roman"/>
          <w:szCs w:val="21"/>
          <w:rPrChange w:id="824" w:author="Masato YOSHIKAWA" w:date="2026-01-20T11:15:00Z" w16du:dateUtc="2026-01-20T02:15:00Z">
            <w:rPr>
              <w:rFonts w:ascii="ＭＳ 明朝" w:eastAsia="ＭＳ 明朝" w:hAnsi="ＭＳ 明朝"/>
              <w:szCs w:val="21"/>
            </w:rPr>
          </w:rPrChange>
        </w:rPr>
      </w:pPr>
    </w:p>
    <w:p w14:paraId="5030607E" w14:textId="5507A0F9" w:rsidR="00BA2B0C" w:rsidRPr="00F45A47" w:rsidRDefault="00BA2B0C" w:rsidP="00BA2B0C">
      <w:pPr>
        <w:pStyle w:val="a9"/>
        <w:numPr>
          <w:ilvl w:val="0"/>
          <w:numId w:val="7"/>
        </w:numPr>
        <w:rPr>
          <w:rFonts w:ascii="Times New Roman" w:eastAsia="ＭＳ 明朝" w:hAnsi="Times New Roman" w:cs="Times New Roman"/>
          <w:szCs w:val="21"/>
          <w:rPrChange w:id="825"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hint="eastAsia"/>
          <w:szCs w:val="21"/>
          <w:rPrChange w:id="826" w:author="Masato YOSHIKAWA" w:date="2026-01-20T11:15:00Z" w16du:dateUtc="2026-01-20T02:15:00Z">
            <w:rPr>
              <w:rFonts w:ascii="ＭＳ 明朝" w:eastAsia="ＭＳ 明朝" w:hAnsi="ＭＳ 明朝" w:hint="eastAsia"/>
              <w:szCs w:val="21"/>
            </w:rPr>
          </w:rPrChange>
        </w:rPr>
        <w:t>分析方法</w:t>
      </w:r>
    </w:p>
    <w:p w14:paraId="542A4691" w14:textId="4D82F299" w:rsidR="00FF5CF8" w:rsidRPr="00F45A47" w:rsidRDefault="00DF4365" w:rsidP="00FF5CF8">
      <w:pPr>
        <w:pStyle w:val="a9"/>
        <w:numPr>
          <w:ilvl w:val="1"/>
          <w:numId w:val="7"/>
        </w:numPr>
        <w:rPr>
          <w:rFonts w:ascii="Times New Roman" w:eastAsia="ＭＳ 明朝" w:hAnsi="Times New Roman" w:cs="Times New Roman"/>
          <w:szCs w:val="21"/>
          <w:rPrChange w:id="827"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hint="eastAsia"/>
          <w:szCs w:val="21"/>
          <w:rPrChange w:id="828" w:author="Masato YOSHIKAWA" w:date="2026-01-20T11:15:00Z" w16du:dateUtc="2026-01-20T02:15:00Z">
            <w:rPr>
              <w:rFonts w:ascii="ＭＳ 明朝" w:eastAsia="ＭＳ 明朝" w:hAnsi="ＭＳ 明朝" w:hint="eastAsia"/>
              <w:szCs w:val="21"/>
            </w:rPr>
          </w:rPrChange>
        </w:rPr>
        <w:t>分析対象</w:t>
      </w:r>
    </w:p>
    <w:p w14:paraId="6DA5E9DD" w14:textId="723481C2" w:rsidR="00DF4365" w:rsidRPr="00F45A47" w:rsidRDefault="00DF4365" w:rsidP="00DF4365">
      <w:pPr>
        <w:pStyle w:val="a9"/>
        <w:numPr>
          <w:ilvl w:val="2"/>
          <w:numId w:val="7"/>
        </w:numPr>
        <w:rPr>
          <w:rFonts w:ascii="Times New Roman" w:eastAsia="ＭＳ 明朝" w:hAnsi="Times New Roman" w:cs="Times New Roman"/>
          <w:szCs w:val="21"/>
          <w:rPrChange w:id="829"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hint="eastAsia"/>
          <w:szCs w:val="21"/>
          <w:rPrChange w:id="830" w:author="Masato YOSHIKAWA" w:date="2026-01-20T11:15:00Z" w16du:dateUtc="2026-01-20T02:15:00Z">
            <w:rPr>
              <w:rFonts w:ascii="ＭＳ 明朝" w:eastAsia="ＭＳ 明朝" w:hAnsi="ＭＳ 明朝" w:hint="eastAsia"/>
              <w:szCs w:val="21"/>
            </w:rPr>
          </w:rPrChange>
        </w:rPr>
        <w:t>対象</w:t>
      </w:r>
      <w:r w:rsidR="000B0D24" w:rsidRPr="00F45A47">
        <w:rPr>
          <w:rFonts w:ascii="Times New Roman" w:eastAsia="ＭＳ 明朝" w:hAnsi="Times New Roman" w:cs="Times New Roman" w:hint="eastAsia"/>
          <w:szCs w:val="21"/>
          <w:rPrChange w:id="831" w:author="Masato YOSHIKAWA" w:date="2026-01-20T11:15:00Z" w16du:dateUtc="2026-01-20T02:15:00Z">
            <w:rPr>
              <w:rFonts w:ascii="ＭＳ 明朝" w:eastAsia="ＭＳ 明朝" w:hAnsi="ＭＳ 明朝" w:hint="eastAsia"/>
              <w:szCs w:val="21"/>
            </w:rPr>
          </w:rPrChange>
        </w:rPr>
        <w:t>テキスト</w:t>
      </w:r>
    </w:p>
    <w:p w14:paraId="7D334977" w14:textId="2E8F636D" w:rsidR="00DF4365" w:rsidRDefault="00DF4365" w:rsidP="00DF4365">
      <w:pPr>
        <w:rPr>
          <w:ins w:id="832" w:author="Masato YOSHIKAWA" w:date="2026-01-20T11:37:00Z" w16du:dateUtc="2026-01-20T02:37:00Z"/>
          <w:rFonts w:ascii="Times New Roman" w:eastAsia="ＭＳ 明朝" w:hAnsi="Times New Roman" w:cs="Times New Roman"/>
          <w:szCs w:val="21"/>
        </w:rPr>
      </w:pPr>
      <w:r w:rsidRPr="00F45A47">
        <w:rPr>
          <w:rFonts w:ascii="Times New Roman" w:eastAsia="ＭＳ 明朝" w:hAnsi="Times New Roman" w:cs="Times New Roman" w:hint="eastAsia"/>
          <w:szCs w:val="21"/>
          <w:rPrChange w:id="833" w:author="Masato YOSHIKAWA" w:date="2026-01-20T11:15:00Z" w16du:dateUtc="2026-01-20T02:15:00Z">
            <w:rPr>
              <w:rFonts w:ascii="ＭＳ 明朝" w:eastAsia="ＭＳ 明朝" w:hAnsi="ＭＳ 明朝" w:hint="eastAsia"/>
              <w:szCs w:val="21"/>
            </w:rPr>
          </w:rPrChange>
        </w:rPr>
        <w:t xml:space="preserve">　本研究は、夏目漱石の代表作『こころ』における文化的要素の翻訳戦略を検証する事を目的とするため、</w:t>
      </w:r>
      <w:ins w:id="834" w:author="Masato YOSHIKAWA" w:date="2026-01-20T11:38:00Z" w16du:dateUtc="2026-01-20T02:38:00Z">
        <w:r w:rsidR="00724FF4">
          <w:rPr>
            <w:rFonts w:ascii="Times New Roman" w:eastAsia="ＭＳ 明朝" w:hAnsi="Times New Roman" w:cs="Times New Roman"/>
            <w:szCs w:val="21"/>
          </w:rPr>
          <w:fldChar w:fldCharType="begin"/>
        </w:r>
        <w:r w:rsidR="00724FF4">
          <w:rPr>
            <w:rFonts w:ascii="Times New Roman" w:eastAsia="ＭＳ 明朝" w:hAnsi="Times New Roman" w:cs="Times New Roman"/>
            <w:szCs w:val="21"/>
          </w:rPr>
          <w:instrText xml:space="preserve"> REF _Ref219801550 \h </w:instrText>
        </w:r>
      </w:ins>
      <w:r w:rsidR="00724FF4">
        <w:rPr>
          <w:rFonts w:ascii="Times New Roman" w:eastAsia="ＭＳ 明朝" w:hAnsi="Times New Roman" w:cs="Times New Roman"/>
          <w:szCs w:val="21"/>
        </w:rPr>
      </w:r>
      <w:ins w:id="835" w:author="Masato YOSHIKAWA" w:date="2026-01-20T11:38:00Z" w16du:dateUtc="2026-01-20T02:38:00Z">
        <w:r w:rsidR="00724FF4">
          <w:rPr>
            <w:rFonts w:ascii="Times New Roman" w:eastAsia="ＭＳ 明朝" w:hAnsi="Times New Roman" w:cs="Times New Roman"/>
            <w:szCs w:val="21"/>
          </w:rPr>
          <w:fldChar w:fldCharType="separate"/>
        </w:r>
      </w:ins>
      <w:ins w:id="836" w:author="Masato YOSHIKAWA" w:date="2026-01-20T11:37:00Z" w16du:dateUtc="2026-01-20T02:37:00Z">
        <w:r w:rsidR="00724FF4" w:rsidRPr="00C45809">
          <w:rPr>
            <w:rFonts w:ascii="Times New Roman" w:hAnsi="Times New Roman" w:cs="Times New Roman"/>
          </w:rPr>
          <w:t>表</w:t>
        </w:r>
        <w:r w:rsidR="00724FF4" w:rsidRPr="00C45809">
          <w:rPr>
            <w:rFonts w:ascii="Times New Roman" w:hAnsi="Times New Roman" w:cs="Times New Roman"/>
          </w:rPr>
          <w:t xml:space="preserve"> </w:t>
        </w:r>
        <w:r w:rsidR="00724FF4" w:rsidRPr="00C45809">
          <w:rPr>
            <w:rFonts w:ascii="Times New Roman" w:hAnsi="Times New Roman" w:cs="Times New Roman"/>
            <w:noProof/>
          </w:rPr>
          <w:t>2</w:t>
        </w:r>
      </w:ins>
      <w:ins w:id="837" w:author="Masato YOSHIKAWA" w:date="2026-01-20T11:38:00Z" w16du:dateUtc="2026-01-20T02:38:00Z">
        <w:r w:rsidR="00724FF4">
          <w:rPr>
            <w:rFonts w:ascii="Times New Roman" w:eastAsia="ＭＳ 明朝" w:hAnsi="Times New Roman" w:cs="Times New Roman"/>
            <w:szCs w:val="21"/>
          </w:rPr>
          <w:fldChar w:fldCharType="end"/>
        </w:r>
      </w:ins>
      <w:del w:id="838" w:author="Masato YOSHIKAWA" w:date="2026-01-20T11:38:00Z" w16du:dateUtc="2026-01-20T02:38:00Z">
        <w:r w:rsidRPr="00F45A47" w:rsidDel="00724FF4">
          <w:rPr>
            <w:rFonts w:ascii="Times New Roman" w:eastAsia="ＭＳ 明朝" w:hAnsi="Times New Roman" w:cs="Times New Roman" w:hint="eastAsia"/>
            <w:szCs w:val="21"/>
            <w:rPrChange w:id="839" w:author="Masato YOSHIKAWA" w:date="2026-01-20T11:15:00Z" w16du:dateUtc="2026-01-20T02:15:00Z">
              <w:rPr>
                <w:rFonts w:ascii="ＭＳ 明朝" w:eastAsia="ＭＳ 明朝" w:hAnsi="ＭＳ 明朝" w:hint="eastAsia"/>
                <w:szCs w:val="21"/>
              </w:rPr>
            </w:rPrChange>
          </w:rPr>
          <w:delText>以下</w:delText>
        </w:r>
      </w:del>
      <w:del w:id="840" w:author="Masato YOSHIKAWA" w:date="2026-01-20T11:39:00Z" w16du:dateUtc="2026-01-20T02:39:00Z">
        <w:r w:rsidR="00724FF4" w:rsidRPr="00F45A47" w:rsidDel="00724FF4">
          <w:rPr>
            <w:rFonts w:ascii="Times New Roman" w:eastAsia="ＭＳ 明朝" w:hAnsi="Times New Roman" w:cs="Times New Roman" w:hint="eastAsia"/>
            <w:szCs w:val="21"/>
            <w:rPrChange w:id="841" w:author="Masato YOSHIKAWA" w:date="2026-01-20T11:15:00Z" w16du:dateUtc="2026-01-20T02:15:00Z">
              <w:rPr>
                <w:rFonts w:ascii="ＭＳ 明朝" w:eastAsia="ＭＳ 明朝" w:hAnsi="ＭＳ 明朝" w:hint="eastAsia"/>
                <w:szCs w:val="21"/>
              </w:rPr>
            </w:rPrChange>
          </w:rPr>
          <w:delText>の</w:delText>
        </w:r>
      </w:del>
      <w:ins w:id="842" w:author="Masato YOSHIKAWA" w:date="2026-01-20T11:39:00Z" w16du:dateUtc="2026-01-20T02:39:00Z">
        <w:r w:rsidR="00724FF4">
          <w:rPr>
            <w:rFonts w:ascii="Times New Roman" w:eastAsia="ＭＳ 明朝" w:hAnsi="Times New Roman" w:cs="Times New Roman" w:hint="eastAsia"/>
            <w:szCs w:val="21"/>
          </w:rPr>
          <w:t>に示した</w:t>
        </w:r>
      </w:ins>
      <w:r w:rsidR="000B0D24" w:rsidRPr="00F45A47">
        <w:rPr>
          <w:rFonts w:ascii="Times New Roman" w:eastAsia="ＭＳ 明朝" w:hAnsi="Times New Roman" w:cs="Times New Roman" w:hint="eastAsia"/>
          <w:szCs w:val="21"/>
          <w:rPrChange w:id="843" w:author="Masato YOSHIKAWA" w:date="2026-01-20T11:15:00Z" w16du:dateUtc="2026-01-20T02:15:00Z">
            <w:rPr>
              <w:rFonts w:ascii="ＭＳ 明朝" w:eastAsia="ＭＳ 明朝" w:hAnsi="ＭＳ 明朝" w:hint="eastAsia"/>
              <w:szCs w:val="21"/>
            </w:rPr>
          </w:rPrChange>
        </w:rPr>
        <w:t>テキスト</w:t>
      </w:r>
      <w:r w:rsidRPr="00F45A47">
        <w:rPr>
          <w:rFonts w:ascii="Times New Roman" w:eastAsia="ＭＳ 明朝" w:hAnsi="Times New Roman" w:cs="Times New Roman" w:hint="eastAsia"/>
          <w:szCs w:val="21"/>
          <w:rPrChange w:id="844" w:author="Masato YOSHIKAWA" w:date="2026-01-20T11:15:00Z" w16du:dateUtc="2026-01-20T02:15:00Z">
            <w:rPr>
              <w:rFonts w:ascii="ＭＳ 明朝" w:eastAsia="ＭＳ 明朝" w:hAnsi="ＭＳ 明朝" w:hint="eastAsia"/>
              <w:szCs w:val="21"/>
            </w:rPr>
          </w:rPrChange>
        </w:rPr>
        <w:t>を</w:t>
      </w:r>
      <w:r w:rsidR="005D4E30" w:rsidRPr="00F45A47">
        <w:rPr>
          <w:rFonts w:ascii="Times New Roman" w:eastAsia="ＭＳ 明朝" w:hAnsi="Times New Roman" w:cs="Times New Roman" w:hint="eastAsia"/>
          <w:szCs w:val="21"/>
          <w:rPrChange w:id="845" w:author="Masato YOSHIKAWA" w:date="2026-01-20T11:15:00Z" w16du:dateUtc="2026-01-20T02:15:00Z">
            <w:rPr>
              <w:rFonts w:ascii="ＭＳ 明朝" w:eastAsia="ＭＳ 明朝" w:hAnsi="ＭＳ 明朝" w:hint="eastAsia"/>
              <w:szCs w:val="21"/>
            </w:rPr>
          </w:rPrChange>
        </w:rPr>
        <w:t>分析対象として設定した。</w:t>
      </w:r>
    </w:p>
    <w:p w14:paraId="4D04B792" w14:textId="77777777" w:rsidR="00DD6DDB" w:rsidRDefault="00DD6DDB" w:rsidP="00DF4365">
      <w:pPr>
        <w:rPr>
          <w:ins w:id="846" w:author="Masato YOSHIKAWA" w:date="2026-01-20T11:37:00Z" w16du:dateUtc="2026-01-20T02:37:00Z"/>
          <w:rFonts w:ascii="Times New Roman" w:eastAsia="ＭＳ 明朝" w:hAnsi="Times New Roman" w:cs="Times New Roman"/>
          <w:szCs w:val="21"/>
        </w:rPr>
      </w:pPr>
    </w:p>
    <w:p w14:paraId="3D9794B8" w14:textId="674B6569" w:rsidR="00DD6DDB" w:rsidRPr="00F45A47" w:rsidRDefault="00DD6DDB">
      <w:pPr>
        <w:jc w:val="center"/>
        <w:rPr>
          <w:rFonts w:ascii="Times New Roman" w:eastAsia="ＭＳ 明朝" w:hAnsi="Times New Roman" w:cs="Times New Roman"/>
          <w:szCs w:val="21"/>
          <w:rPrChange w:id="847" w:author="Masato YOSHIKAWA" w:date="2026-01-20T11:15:00Z" w16du:dateUtc="2026-01-20T02:15:00Z">
            <w:rPr>
              <w:rFonts w:ascii="ＭＳ 明朝" w:eastAsia="ＭＳ 明朝" w:hAnsi="ＭＳ 明朝"/>
              <w:szCs w:val="21"/>
            </w:rPr>
          </w:rPrChange>
        </w:rPr>
        <w:pPrChange w:id="848" w:author="Masato YOSHIKAWA" w:date="2026-01-20T11:38:00Z" w16du:dateUtc="2026-01-20T02:38:00Z">
          <w:pPr/>
        </w:pPrChange>
      </w:pPr>
      <w:bookmarkStart w:id="849" w:name="_Ref219801550"/>
      <w:moveToRangeStart w:id="850" w:author="Masato YOSHIKAWA" w:date="2026-01-20T11:37:00Z" w:name="move219801494"/>
      <w:moveTo w:id="851" w:author="Masato YOSHIKAWA" w:date="2026-01-20T11:37:00Z" w16du:dateUtc="2026-01-20T02:37:00Z">
        <w:r w:rsidRPr="00C45809">
          <w:rPr>
            <w:rFonts w:ascii="Times New Roman" w:hAnsi="Times New Roman" w:cs="Times New Roman"/>
          </w:rPr>
          <w:t>表</w:t>
        </w:r>
        <w:r w:rsidRPr="00C45809">
          <w:rPr>
            <w:rFonts w:ascii="Times New Roman" w:hAnsi="Times New Roman" w:cs="Times New Roman"/>
          </w:rPr>
          <w:t xml:space="preserve"> </w:t>
        </w:r>
        <w:r w:rsidRPr="00C45809">
          <w:rPr>
            <w:rFonts w:ascii="Times New Roman" w:hAnsi="Times New Roman" w:cs="Times New Roman"/>
          </w:rPr>
          <w:fldChar w:fldCharType="begin"/>
        </w:r>
        <w:r w:rsidRPr="00C45809">
          <w:rPr>
            <w:rFonts w:ascii="Times New Roman" w:hAnsi="Times New Roman" w:cs="Times New Roman"/>
          </w:rPr>
          <w:instrText xml:space="preserve"> SEQ </w:instrText>
        </w:r>
        <w:r w:rsidRPr="00C45809">
          <w:rPr>
            <w:rFonts w:ascii="Times New Roman" w:hAnsi="Times New Roman" w:cs="Times New Roman"/>
          </w:rPr>
          <w:instrText>表</w:instrText>
        </w:r>
        <w:r w:rsidRPr="00C45809">
          <w:rPr>
            <w:rFonts w:ascii="Times New Roman" w:hAnsi="Times New Roman" w:cs="Times New Roman"/>
          </w:rPr>
          <w:instrText xml:space="preserve"> \* ARABIC </w:instrText>
        </w:r>
        <w:r w:rsidRPr="00C45809">
          <w:rPr>
            <w:rFonts w:ascii="Times New Roman" w:hAnsi="Times New Roman" w:cs="Times New Roman"/>
          </w:rPr>
          <w:fldChar w:fldCharType="separate"/>
        </w:r>
        <w:r w:rsidRPr="00C45809">
          <w:rPr>
            <w:rFonts w:ascii="Times New Roman" w:hAnsi="Times New Roman" w:cs="Times New Roman"/>
            <w:noProof/>
          </w:rPr>
          <w:t>2</w:t>
        </w:r>
        <w:r w:rsidRPr="00C45809">
          <w:rPr>
            <w:rFonts w:ascii="Times New Roman" w:hAnsi="Times New Roman" w:cs="Times New Roman"/>
            <w:noProof/>
          </w:rPr>
          <w:fldChar w:fldCharType="end"/>
        </w:r>
        <w:bookmarkEnd w:id="849"/>
        <w:r w:rsidRPr="00C45809">
          <w:rPr>
            <w:rFonts w:ascii="Times New Roman" w:eastAsia="ＭＳ 明朝" w:hAnsi="Times New Roman" w:cs="Times New Roman"/>
          </w:rPr>
          <w:t xml:space="preserve">　分析対象</w:t>
        </w:r>
      </w:moveTo>
      <w:moveToRangeEnd w:id="850"/>
    </w:p>
    <w:tbl>
      <w:tblPr>
        <w:tblStyle w:val="af5"/>
        <w:tblW w:w="0" w:type="auto"/>
        <w:tblLook w:val="04A0" w:firstRow="1" w:lastRow="0" w:firstColumn="1" w:lastColumn="0" w:noHBand="0" w:noVBand="1"/>
      </w:tblPr>
      <w:tblGrid>
        <w:gridCol w:w="1696"/>
        <w:gridCol w:w="6798"/>
      </w:tblGrid>
      <w:tr w:rsidR="00D665D8" w:rsidRPr="00F45A47" w14:paraId="7887BCE0" w14:textId="77777777" w:rsidTr="00D665D8">
        <w:tc>
          <w:tcPr>
            <w:tcW w:w="1696" w:type="dxa"/>
          </w:tcPr>
          <w:p w14:paraId="12298359" w14:textId="77777777" w:rsidR="00D665D8" w:rsidRPr="00F45A47" w:rsidRDefault="00D665D8" w:rsidP="00710C82">
            <w:pPr>
              <w:rPr>
                <w:rFonts w:ascii="Times New Roman" w:eastAsia="ＭＳ 明朝" w:hAnsi="Times New Roman" w:cs="Times New Roman"/>
                <w:szCs w:val="21"/>
                <w:rPrChange w:id="852" w:author="Masato YOSHIKAWA" w:date="2026-01-20T11:15:00Z" w16du:dateUtc="2026-01-20T02:15:00Z">
                  <w:rPr>
                    <w:rFonts w:ascii="ＭＳ 明朝" w:eastAsia="ＭＳ 明朝" w:hAnsi="ＭＳ 明朝"/>
                    <w:szCs w:val="21"/>
                  </w:rPr>
                </w:rPrChange>
              </w:rPr>
            </w:pPr>
            <w:commentRangeStart w:id="853"/>
            <w:r w:rsidRPr="00F45A47">
              <w:rPr>
                <w:rFonts w:ascii="Times New Roman" w:eastAsia="ＭＳ 明朝" w:hAnsi="Times New Roman" w:cs="Times New Roman" w:hint="eastAsia"/>
                <w:szCs w:val="21"/>
                <w:rPrChange w:id="854" w:author="Masato YOSHIKAWA" w:date="2026-01-20T11:15:00Z" w16du:dateUtc="2026-01-20T02:15:00Z">
                  <w:rPr>
                    <w:rFonts w:ascii="ＭＳ 明朝" w:eastAsia="ＭＳ 明朝" w:hAnsi="ＭＳ 明朝" w:hint="eastAsia"/>
                    <w:szCs w:val="21"/>
                  </w:rPr>
                </w:rPrChange>
              </w:rPr>
              <w:t>原文</w:t>
            </w:r>
          </w:p>
        </w:tc>
        <w:tc>
          <w:tcPr>
            <w:tcW w:w="6798" w:type="dxa"/>
          </w:tcPr>
          <w:p w14:paraId="5DA0AFDE" w14:textId="37B82350" w:rsidR="00D665D8" w:rsidRPr="00F45A47" w:rsidRDefault="00D665D8" w:rsidP="00710C82">
            <w:pPr>
              <w:rPr>
                <w:rFonts w:ascii="Times New Roman" w:eastAsia="ＭＳ 明朝" w:hAnsi="Times New Roman" w:cs="Times New Roman"/>
                <w:szCs w:val="21"/>
                <w:rPrChange w:id="855"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hint="eastAsia"/>
                <w:szCs w:val="21"/>
                <w:rPrChange w:id="856" w:author="Masato YOSHIKAWA" w:date="2026-01-20T11:15:00Z" w16du:dateUtc="2026-01-20T02:15:00Z">
                  <w:rPr>
                    <w:rFonts w:ascii="ＭＳ 明朝" w:eastAsia="ＭＳ 明朝" w:hAnsi="ＭＳ 明朝" w:hint="eastAsia"/>
                    <w:szCs w:val="21"/>
                  </w:rPr>
                </w:rPrChange>
              </w:rPr>
              <w:t>夏目漱石『こころ</w:t>
            </w:r>
            <w:r w:rsidR="00B12863" w:rsidRPr="00F45A47">
              <w:rPr>
                <w:rFonts w:ascii="Times New Roman" w:eastAsia="ＭＳ 明朝" w:hAnsi="Times New Roman" w:cs="Times New Roman" w:hint="eastAsia"/>
                <w:szCs w:val="21"/>
                <w:rPrChange w:id="857" w:author="Masato YOSHIKAWA" w:date="2026-01-20T11:15:00Z" w16du:dateUtc="2026-01-20T02:15:00Z">
                  <w:rPr>
                    <w:rFonts w:ascii="ＭＳ 明朝" w:eastAsia="ＭＳ 明朝" w:hAnsi="ＭＳ 明朝" w:hint="eastAsia"/>
                    <w:szCs w:val="21"/>
                  </w:rPr>
                </w:rPrChange>
              </w:rPr>
              <w:t>』</w:t>
            </w:r>
            <w:r w:rsidR="00D24A28" w:rsidRPr="00F45A47">
              <w:rPr>
                <w:rFonts w:ascii="Times New Roman" w:eastAsia="ＭＳ 明朝" w:hAnsi="Times New Roman" w:cs="Times New Roman" w:hint="eastAsia"/>
                <w:szCs w:val="21"/>
                <w:rPrChange w:id="858" w:author="Masato YOSHIKAWA" w:date="2026-01-20T11:15:00Z" w16du:dateUtc="2026-01-20T02:15:00Z">
                  <w:rPr>
                    <w:rFonts w:ascii="ＭＳ 明朝" w:eastAsia="ＭＳ 明朝" w:hAnsi="ＭＳ 明朝" w:hint="eastAsia"/>
                    <w:szCs w:val="21"/>
                  </w:rPr>
                </w:rPrChange>
              </w:rPr>
              <w:t>第一</w:t>
            </w:r>
            <w:r w:rsidR="00084EC7" w:rsidRPr="00F45A47">
              <w:rPr>
                <w:rFonts w:ascii="Times New Roman" w:eastAsia="ＭＳ 明朝" w:hAnsi="Times New Roman" w:cs="Times New Roman" w:hint="eastAsia"/>
                <w:szCs w:val="21"/>
                <w:rPrChange w:id="859" w:author="Masato YOSHIKAWA" w:date="2026-01-20T11:15:00Z" w16du:dateUtc="2026-01-20T02:15:00Z">
                  <w:rPr>
                    <w:rFonts w:ascii="ＭＳ 明朝" w:eastAsia="ＭＳ 明朝" w:hAnsi="ＭＳ 明朝" w:hint="eastAsia"/>
                    <w:szCs w:val="21"/>
                  </w:rPr>
                </w:rPrChange>
              </w:rPr>
              <w:t>部</w:t>
            </w:r>
            <w:r w:rsidR="00B12863" w:rsidRPr="00F45A47">
              <w:rPr>
                <w:rFonts w:ascii="Times New Roman" w:eastAsia="ＭＳ 明朝" w:hAnsi="Times New Roman" w:cs="Times New Roman"/>
                <w:szCs w:val="21"/>
                <w:rPrChange w:id="860" w:author="Masato YOSHIKAWA" w:date="2026-01-20T11:15:00Z" w16du:dateUtc="2026-01-20T02:15:00Z">
                  <w:rPr>
                    <w:rFonts w:ascii="ＭＳ 明朝" w:eastAsia="ＭＳ 明朝" w:hAnsi="ＭＳ 明朝"/>
                    <w:szCs w:val="21"/>
                  </w:rPr>
                </w:rPrChange>
              </w:rPr>
              <w:t xml:space="preserve"> </w:t>
            </w:r>
            <w:r w:rsidRPr="00F45A47">
              <w:rPr>
                <w:rFonts w:ascii="Times New Roman" w:eastAsia="ＭＳ 明朝" w:hAnsi="Times New Roman" w:cs="Times New Roman"/>
                <w:szCs w:val="21"/>
                <w:rPrChange w:id="861" w:author="Masato YOSHIKAWA" w:date="2026-01-20T11:15:00Z" w16du:dateUtc="2026-01-20T02:15:00Z">
                  <w:rPr>
                    <w:rFonts w:ascii="ＭＳ 明朝" w:eastAsia="ＭＳ 明朝" w:hAnsi="ＭＳ 明朝"/>
                    <w:szCs w:val="21"/>
                  </w:rPr>
                </w:rPrChange>
              </w:rPr>
              <w:t>(1914</w:t>
            </w:r>
            <w:r w:rsidRPr="00F45A47">
              <w:rPr>
                <w:rFonts w:ascii="Times New Roman" w:eastAsia="ＭＳ 明朝" w:hAnsi="Times New Roman" w:cs="Times New Roman" w:hint="eastAsia"/>
                <w:szCs w:val="21"/>
                <w:rPrChange w:id="862" w:author="Masato YOSHIKAWA" w:date="2026-01-20T11:15:00Z" w16du:dateUtc="2026-01-20T02:15:00Z">
                  <w:rPr>
                    <w:rFonts w:ascii="ＭＳ 明朝" w:eastAsia="ＭＳ 明朝" w:hAnsi="ＭＳ 明朝" w:hint="eastAsia"/>
                    <w:szCs w:val="21"/>
                  </w:rPr>
                </w:rPrChange>
              </w:rPr>
              <w:t>年、岩波書店版</w:t>
            </w:r>
            <w:r w:rsidRPr="00F45A47">
              <w:rPr>
                <w:rFonts w:ascii="Times New Roman" w:eastAsia="ＭＳ 明朝" w:hAnsi="Times New Roman" w:cs="Times New Roman"/>
                <w:szCs w:val="21"/>
                <w:rPrChange w:id="863" w:author="Masato YOSHIKAWA" w:date="2026-01-20T11:15:00Z" w16du:dateUtc="2026-01-20T02:15:00Z">
                  <w:rPr>
                    <w:rFonts w:ascii="ＭＳ 明朝" w:eastAsia="ＭＳ 明朝" w:hAnsi="ＭＳ 明朝"/>
                    <w:szCs w:val="21"/>
                  </w:rPr>
                </w:rPrChange>
              </w:rPr>
              <w:t>)</w:t>
            </w:r>
          </w:p>
        </w:tc>
      </w:tr>
      <w:tr w:rsidR="00D665D8" w:rsidRPr="00F45A47" w14:paraId="4ED9B99A" w14:textId="77777777" w:rsidTr="00D665D8">
        <w:tc>
          <w:tcPr>
            <w:tcW w:w="1696" w:type="dxa"/>
          </w:tcPr>
          <w:p w14:paraId="0A65C66E" w14:textId="216D9B57" w:rsidR="00D665D8" w:rsidRPr="00F45A47" w:rsidRDefault="00D665D8" w:rsidP="00710C82">
            <w:pPr>
              <w:rPr>
                <w:rFonts w:ascii="Times New Roman" w:eastAsia="ＭＳ 明朝" w:hAnsi="Times New Roman" w:cs="Times New Roman"/>
                <w:szCs w:val="21"/>
                <w:rPrChange w:id="864"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hint="eastAsia"/>
                <w:szCs w:val="21"/>
                <w:rPrChange w:id="865" w:author="Masato YOSHIKAWA" w:date="2026-01-20T11:15:00Z" w16du:dateUtc="2026-01-20T02:15:00Z">
                  <w:rPr>
                    <w:rFonts w:ascii="ＭＳ 明朝" w:eastAsia="ＭＳ 明朝" w:hAnsi="ＭＳ 明朝" w:hint="eastAsia"/>
                    <w:szCs w:val="21"/>
                  </w:rPr>
                </w:rPrChange>
              </w:rPr>
              <w:t>英訳</w:t>
            </w:r>
            <w:r w:rsidR="000B0D24" w:rsidRPr="00F45A47">
              <w:rPr>
                <w:rFonts w:ascii="Times New Roman" w:eastAsia="ＭＳ 明朝" w:hAnsi="Times New Roman" w:cs="Times New Roman" w:hint="eastAsia"/>
                <w:szCs w:val="21"/>
                <w:rPrChange w:id="866" w:author="Masato YOSHIKAWA" w:date="2026-01-20T11:15:00Z" w16du:dateUtc="2026-01-20T02:15:00Z">
                  <w:rPr>
                    <w:rFonts w:ascii="ＭＳ 明朝" w:eastAsia="ＭＳ 明朝" w:hAnsi="ＭＳ 明朝" w:hint="eastAsia"/>
                    <w:szCs w:val="21"/>
                  </w:rPr>
                </w:rPrChange>
              </w:rPr>
              <w:t>テキスト</w:t>
            </w:r>
          </w:p>
        </w:tc>
        <w:tc>
          <w:tcPr>
            <w:tcW w:w="6798" w:type="dxa"/>
          </w:tcPr>
          <w:p w14:paraId="34CE23F9" w14:textId="24430EF1" w:rsidR="004A6C16" w:rsidRPr="00F45A47" w:rsidRDefault="00D665D8" w:rsidP="00710C82">
            <w:pPr>
              <w:rPr>
                <w:rFonts w:ascii="Times New Roman" w:eastAsia="ＭＳ 明朝" w:hAnsi="Times New Roman" w:cs="Times New Roman"/>
                <w:szCs w:val="21"/>
                <w:rPrChange w:id="867"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hint="eastAsia"/>
                <w:szCs w:val="21"/>
                <w:rPrChange w:id="868" w:author="Masato YOSHIKAWA" w:date="2026-01-20T11:15:00Z" w16du:dateUtc="2026-01-20T02:15:00Z">
                  <w:rPr>
                    <w:rFonts w:ascii="ＭＳ 明朝" w:eastAsia="ＭＳ 明朝" w:hAnsi="ＭＳ 明朝" w:hint="eastAsia"/>
                    <w:szCs w:val="21"/>
                  </w:rPr>
                </w:rPrChange>
              </w:rPr>
              <w:t>近藤いね子訳『</w:t>
            </w:r>
            <w:r w:rsidRPr="00F45A47">
              <w:rPr>
                <w:rFonts w:ascii="Times New Roman" w:eastAsia="ＭＳ 明朝" w:hAnsi="Times New Roman" w:cs="Times New Roman"/>
                <w:szCs w:val="21"/>
                <w:rPrChange w:id="869" w:author="Masato YOSHIKAWA" w:date="2026-01-20T11:15:00Z" w16du:dateUtc="2026-01-20T02:15:00Z">
                  <w:rPr>
                    <w:rFonts w:ascii="ＭＳ 明朝" w:eastAsia="ＭＳ 明朝" w:hAnsi="ＭＳ 明朝"/>
                    <w:szCs w:val="21"/>
                  </w:rPr>
                </w:rPrChange>
              </w:rPr>
              <w:t>Kokoro</w:t>
            </w:r>
            <w:r w:rsidR="00B12863" w:rsidRPr="00F45A47">
              <w:rPr>
                <w:rFonts w:ascii="Times New Roman" w:eastAsia="ＭＳ 明朝" w:hAnsi="Times New Roman" w:cs="Times New Roman" w:hint="eastAsia"/>
                <w:szCs w:val="21"/>
                <w:rPrChange w:id="870" w:author="Masato YOSHIKAWA" w:date="2026-01-20T11:15:00Z" w16du:dateUtc="2026-01-20T02:15:00Z">
                  <w:rPr>
                    <w:rFonts w:ascii="ＭＳ 明朝" w:eastAsia="ＭＳ 明朝" w:hAnsi="ＭＳ 明朝" w:hint="eastAsia"/>
                    <w:szCs w:val="21"/>
                  </w:rPr>
                </w:rPrChange>
              </w:rPr>
              <w:t>』</w:t>
            </w:r>
            <w:r w:rsidR="00B12863" w:rsidRPr="00F45A47">
              <w:rPr>
                <w:rFonts w:ascii="Times New Roman" w:eastAsia="ＭＳ 明朝" w:hAnsi="Times New Roman" w:cs="Times New Roman"/>
                <w:szCs w:val="21"/>
                <w:rPrChange w:id="871" w:author="Masato YOSHIKAWA" w:date="2026-01-20T11:15:00Z" w16du:dateUtc="2026-01-20T02:15:00Z">
                  <w:rPr>
                    <w:rFonts w:ascii="ＭＳ 明朝" w:eastAsia="ＭＳ 明朝" w:hAnsi="ＭＳ 明朝"/>
                    <w:szCs w:val="21"/>
                  </w:rPr>
                </w:rPrChange>
              </w:rPr>
              <w:t xml:space="preserve">PART </w:t>
            </w:r>
            <w:r w:rsidR="00940C65" w:rsidRPr="00F45A47">
              <w:rPr>
                <w:rFonts w:ascii="Times New Roman" w:eastAsia="ＭＳ 明朝" w:hAnsi="Times New Roman" w:cs="Times New Roman" w:hint="eastAsia"/>
                <w:szCs w:val="21"/>
                <w:rPrChange w:id="872" w:author="Masato YOSHIKAWA" w:date="2026-01-20T11:15:00Z" w16du:dateUtc="2026-01-20T02:15:00Z">
                  <w:rPr>
                    <w:rFonts w:ascii="ＭＳ 明朝" w:eastAsia="ＭＳ 明朝" w:hAnsi="ＭＳ 明朝" w:hint="eastAsia"/>
                    <w:szCs w:val="21"/>
                  </w:rPr>
                </w:rPrChange>
              </w:rPr>
              <w:t>Ⅰ</w:t>
            </w:r>
            <w:r w:rsidRPr="00F45A47">
              <w:rPr>
                <w:rFonts w:ascii="Times New Roman" w:eastAsia="ＭＳ 明朝" w:hAnsi="Times New Roman" w:cs="Times New Roman"/>
                <w:szCs w:val="21"/>
                <w:rPrChange w:id="873" w:author="Masato YOSHIKAWA" w:date="2026-01-20T11:15:00Z" w16du:dateUtc="2026-01-20T02:15:00Z">
                  <w:rPr>
                    <w:rFonts w:ascii="ＭＳ 明朝" w:eastAsia="ＭＳ 明朝" w:hAnsi="ＭＳ 明朝"/>
                    <w:szCs w:val="21"/>
                  </w:rPr>
                </w:rPrChange>
              </w:rPr>
              <w:t>(1941</w:t>
            </w:r>
            <w:r w:rsidRPr="00F45A47">
              <w:rPr>
                <w:rFonts w:ascii="Times New Roman" w:eastAsia="ＭＳ 明朝" w:hAnsi="Times New Roman" w:cs="Times New Roman" w:hint="eastAsia"/>
                <w:szCs w:val="21"/>
                <w:rPrChange w:id="874" w:author="Masato YOSHIKAWA" w:date="2026-01-20T11:15:00Z" w16du:dateUtc="2026-01-20T02:15:00Z">
                  <w:rPr>
                    <w:rFonts w:ascii="ＭＳ 明朝" w:eastAsia="ＭＳ 明朝" w:hAnsi="ＭＳ 明朝" w:hint="eastAsia"/>
                    <w:szCs w:val="21"/>
                  </w:rPr>
                </w:rPrChange>
              </w:rPr>
              <w:t>年、研究社</w:t>
            </w:r>
            <w:r w:rsidRPr="00F45A47">
              <w:rPr>
                <w:rFonts w:ascii="Times New Roman" w:eastAsia="ＭＳ 明朝" w:hAnsi="Times New Roman" w:cs="Times New Roman"/>
                <w:szCs w:val="21"/>
                <w:rPrChange w:id="875" w:author="Masato YOSHIKAWA" w:date="2026-01-20T11:15:00Z" w16du:dateUtc="2026-01-20T02:15:00Z">
                  <w:rPr>
                    <w:rFonts w:ascii="ＭＳ 明朝" w:eastAsia="ＭＳ 明朝" w:hAnsi="ＭＳ 明朝"/>
                    <w:szCs w:val="21"/>
                  </w:rPr>
                </w:rPrChange>
              </w:rPr>
              <w:t>)</w:t>
            </w:r>
          </w:p>
          <w:p w14:paraId="7D7A108C" w14:textId="08D3835D" w:rsidR="00D665D8" w:rsidRPr="00F45A47" w:rsidRDefault="00D665D8" w:rsidP="00710C82">
            <w:pPr>
              <w:rPr>
                <w:rFonts w:ascii="Times New Roman" w:eastAsia="ＭＳ 明朝" w:hAnsi="Times New Roman" w:cs="Times New Roman"/>
                <w:szCs w:val="21"/>
                <w:rPrChange w:id="876"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877" w:author="Masato YOSHIKAWA" w:date="2026-01-20T11:15:00Z" w16du:dateUtc="2026-01-20T02:15:00Z">
                  <w:rPr>
                    <w:rFonts w:ascii="ＭＳ 明朝" w:eastAsia="ＭＳ 明朝" w:hAnsi="ＭＳ 明朝"/>
                    <w:szCs w:val="21"/>
                  </w:rPr>
                </w:rPrChange>
              </w:rPr>
              <w:t>Edwin McClellan</w:t>
            </w:r>
            <w:r w:rsidRPr="00F45A47">
              <w:rPr>
                <w:rFonts w:ascii="Times New Roman" w:eastAsia="ＭＳ 明朝" w:hAnsi="Times New Roman" w:cs="Times New Roman" w:hint="eastAsia"/>
                <w:szCs w:val="21"/>
                <w:rPrChange w:id="878" w:author="Masato YOSHIKAWA" w:date="2026-01-20T11:15:00Z" w16du:dateUtc="2026-01-20T02:15:00Z">
                  <w:rPr>
                    <w:rFonts w:ascii="ＭＳ 明朝" w:eastAsia="ＭＳ 明朝" w:hAnsi="ＭＳ 明朝" w:hint="eastAsia"/>
                    <w:szCs w:val="21"/>
                  </w:rPr>
                </w:rPrChange>
              </w:rPr>
              <w:t>訳『</w:t>
            </w:r>
            <w:r w:rsidRPr="00F45A47">
              <w:rPr>
                <w:rFonts w:ascii="Times New Roman" w:eastAsia="ＭＳ 明朝" w:hAnsi="Times New Roman" w:cs="Times New Roman"/>
                <w:szCs w:val="21"/>
                <w:rPrChange w:id="879" w:author="Masato YOSHIKAWA" w:date="2026-01-20T11:15:00Z" w16du:dateUtc="2026-01-20T02:15:00Z">
                  <w:rPr>
                    <w:rFonts w:ascii="ＭＳ 明朝" w:eastAsia="ＭＳ 明朝" w:hAnsi="ＭＳ 明朝"/>
                    <w:szCs w:val="21"/>
                  </w:rPr>
                </w:rPrChange>
              </w:rPr>
              <w:t>Kokoro</w:t>
            </w:r>
            <w:r w:rsidRPr="00F45A47">
              <w:rPr>
                <w:rFonts w:ascii="Times New Roman" w:eastAsia="ＭＳ 明朝" w:hAnsi="Times New Roman" w:cs="Times New Roman" w:hint="eastAsia"/>
                <w:szCs w:val="21"/>
                <w:rPrChange w:id="880" w:author="Masato YOSHIKAWA" w:date="2026-01-20T11:15:00Z" w16du:dateUtc="2026-01-20T02:15:00Z">
                  <w:rPr>
                    <w:rFonts w:ascii="ＭＳ 明朝" w:eastAsia="ＭＳ 明朝" w:hAnsi="ＭＳ 明朝" w:hint="eastAsia"/>
                    <w:szCs w:val="21"/>
                  </w:rPr>
                </w:rPrChange>
              </w:rPr>
              <w:t>』</w:t>
            </w:r>
            <w:r w:rsidR="00940C65" w:rsidRPr="00F45A47">
              <w:rPr>
                <w:rFonts w:ascii="Times New Roman" w:eastAsia="ＭＳ 明朝" w:hAnsi="Times New Roman" w:cs="Times New Roman"/>
                <w:szCs w:val="21"/>
                <w:rPrChange w:id="881" w:author="Masato YOSHIKAWA" w:date="2026-01-20T11:15:00Z" w16du:dateUtc="2026-01-20T02:15:00Z">
                  <w:rPr>
                    <w:rFonts w:ascii="ＭＳ 明朝" w:eastAsia="ＭＳ 明朝" w:hAnsi="ＭＳ 明朝"/>
                    <w:szCs w:val="21"/>
                  </w:rPr>
                </w:rPrChange>
              </w:rPr>
              <w:t xml:space="preserve">Part 1 </w:t>
            </w:r>
            <w:r w:rsidRPr="00F45A47">
              <w:rPr>
                <w:rFonts w:ascii="Times New Roman" w:eastAsia="ＭＳ 明朝" w:hAnsi="Times New Roman" w:cs="Times New Roman"/>
                <w:szCs w:val="21"/>
                <w:rPrChange w:id="882" w:author="Masato YOSHIKAWA" w:date="2026-01-20T11:15:00Z" w16du:dateUtc="2026-01-20T02:15:00Z">
                  <w:rPr>
                    <w:rFonts w:ascii="ＭＳ 明朝" w:eastAsia="ＭＳ 明朝" w:hAnsi="ＭＳ 明朝"/>
                    <w:szCs w:val="21"/>
                  </w:rPr>
                </w:rPrChange>
              </w:rPr>
              <w:t>(1957</w:t>
            </w:r>
            <w:r w:rsidRPr="00F45A47">
              <w:rPr>
                <w:rFonts w:ascii="Times New Roman" w:eastAsia="ＭＳ 明朝" w:hAnsi="Times New Roman" w:cs="Times New Roman" w:hint="eastAsia"/>
                <w:szCs w:val="21"/>
                <w:rPrChange w:id="883" w:author="Masato YOSHIKAWA" w:date="2026-01-20T11:15:00Z" w16du:dateUtc="2026-01-20T02:15:00Z">
                  <w:rPr>
                    <w:rFonts w:ascii="ＭＳ 明朝" w:eastAsia="ＭＳ 明朝" w:hAnsi="ＭＳ 明朝" w:hint="eastAsia"/>
                    <w:szCs w:val="21"/>
                  </w:rPr>
                </w:rPrChange>
              </w:rPr>
              <w:t>年、</w:t>
            </w:r>
            <w:r w:rsidRPr="00F45A47">
              <w:rPr>
                <w:rFonts w:ascii="Times New Roman" w:eastAsia="ＭＳ 明朝" w:hAnsi="Times New Roman" w:cs="Times New Roman"/>
                <w:szCs w:val="21"/>
                <w:rPrChange w:id="884" w:author="Masato YOSHIKAWA" w:date="2026-01-20T11:15:00Z" w16du:dateUtc="2026-01-20T02:15:00Z">
                  <w:rPr>
                    <w:rFonts w:ascii="ＭＳ 明朝" w:eastAsia="ＭＳ 明朝" w:hAnsi="ＭＳ 明朝"/>
                    <w:szCs w:val="21"/>
                  </w:rPr>
                </w:rPrChange>
              </w:rPr>
              <w:t>Regnery Publishing</w:t>
            </w:r>
            <w:r w:rsidRPr="00F45A47">
              <w:rPr>
                <w:rFonts w:ascii="Times New Roman" w:eastAsia="ＭＳ 明朝" w:hAnsi="Times New Roman" w:cs="Times New Roman" w:hint="eastAsia"/>
                <w:szCs w:val="21"/>
                <w:rPrChange w:id="885" w:author="Masato YOSHIKAWA" w:date="2026-01-20T11:15:00Z" w16du:dateUtc="2026-01-20T02:15:00Z">
                  <w:rPr>
                    <w:rFonts w:ascii="ＭＳ 明朝" w:eastAsia="ＭＳ 明朝" w:hAnsi="ＭＳ 明朝" w:hint="eastAsia"/>
                    <w:szCs w:val="21"/>
                  </w:rPr>
                </w:rPrChange>
              </w:rPr>
              <w:t>）</w:t>
            </w:r>
            <w:commentRangeEnd w:id="853"/>
            <w:r w:rsidRPr="00F45A47">
              <w:rPr>
                <w:rStyle w:val="ac"/>
                <w:rFonts w:ascii="Times New Roman" w:eastAsia="ＭＳ 明朝" w:hAnsi="Times New Roman" w:cs="Times New Roman"/>
                <w:sz w:val="21"/>
                <w:szCs w:val="21"/>
                <w:rPrChange w:id="886" w:author="Masato YOSHIKAWA" w:date="2026-01-20T11:15:00Z" w16du:dateUtc="2026-01-20T02:15:00Z">
                  <w:rPr>
                    <w:rStyle w:val="ac"/>
                    <w:rFonts w:ascii="ＭＳ 明朝" w:eastAsia="ＭＳ 明朝" w:hAnsi="ＭＳ 明朝"/>
                    <w:sz w:val="21"/>
                    <w:szCs w:val="21"/>
                  </w:rPr>
                </w:rPrChange>
              </w:rPr>
              <w:commentReference w:id="853"/>
            </w:r>
          </w:p>
        </w:tc>
      </w:tr>
    </w:tbl>
    <w:p w14:paraId="4C8DF96B" w14:textId="12C80A20" w:rsidR="009A56C3" w:rsidRPr="00F45A47" w:rsidRDefault="00E612FE" w:rsidP="00E612FE">
      <w:pPr>
        <w:pStyle w:val="aff"/>
        <w:rPr>
          <w:rFonts w:ascii="Times New Roman" w:eastAsia="ＭＳ 明朝" w:hAnsi="Times New Roman" w:cs="Times New Roman"/>
          <w:rPrChange w:id="887" w:author="Masato YOSHIKAWA" w:date="2026-01-20T11:15:00Z" w16du:dateUtc="2026-01-20T02:15:00Z">
            <w:rPr>
              <w:rFonts w:ascii="ＭＳ 明朝" w:eastAsia="ＭＳ 明朝" w:hAnsi="ＭＳ 明朝"/>
            </w:rPr>
          </w:rPrChange>
        </w:rPr>
      </w:pPr>
      <w:moveFromRangeStart w:id="888" w:author="Masato YOSHIKAWA" w:date="2026-01-20T11:37:00Z" w:name="move219801494"/>
      <w:moveFrom w:id="889" w:author="Masato YOSHIKAWA" w:date="2026-01-20T11:37:00Z" w16du:dateUtc="2026-01-20T02:37:00Z">
        <w:r w:rsidRPr="00F45A47" w:rsidDel="00DD6DDB">
          <w:rPr>
            <w:rFonts w:ascii="Times New Roman" w:hAnsi="Times New Roman" w:cs="Times New Roman"/>
            <w:rPrChange w:id="890" w:author="Masato YOSHIKAWA" w:date="2026-01-20T11:15:00Z" w16du:dateUtc="2026-01-20T02:15:00Z">
              <w:rPr/>
            </w:rPrChange>
          </w:rPr>
          <w:t>表</w:t>
        </w:r>
        <w:r w:rsidRPr="00F45A47" w:rsidDel="00DD6DDB">
          <w:rPr>
            <w:rFonts w:ascii="Times New Roman" w:hAnsi="Times New Roman" w:cs="Times New Roman"/>
            <w:rPrChange w:id="891" w:author="Masato YOSHIKAWA" w:date="2026-01-20T11:15:00Z" w16du:dateUtc="2026-01-20T02:15:00Z">
              <w:rPr/>
            </w:rPrChange>
          </w:rPr>
          <w:t xml:space="preserve"> </w:t>
        </w:r>
        <w:r w:rsidRPr="00F45A47" w:rsidDel="00DD6DDB">
          <w:rPr>
            <w:rFonts w:ascii="Times New Roman" w:hAnsi="Times New Roman" w:cs="Times New Roman"/>
            <w:rPrChange w:id="892" w:author="Masato YOSHIKAWA" w:date="2026-01-20T11:15:00Z" w16du:dateUtc="2026-01-20T02:15:00Z">
              <w:rPr/>
            </w:rPrChange>
          </w:rPr>
          <w:fldChar w:fldCharType="begin"/>
        </w:r>
        <w:r w:rsidRPr="00F45A47" w:rsidDel="00DD6DDB">
          <w:rPr>
            <w:rFonts w:ascii="Times New Roman" w:hAnsi="Times New Roman" w:cs="Times New Roman"/>
            <w:rPrChange w:id="893" w:author="Masato YOSHIKAWA" w:date="2026-01-20T11:15:00Z" w16du:dateUtc="2026-01-20T02:15:00Z">
              <w:rPr/>
            </w:rPrChange>
          </w:rPr>
          <w:instrText xml:space="preserve"> SEQ </w:instrText>
        </w:r>
        <w:r w:rsidRPr="00F45A47" w:rsidDel="00DD6DDB">
          <w:rPr>
            <w:rFonts w:ascii="Times New Roman" w:hAnsi="Times New Roman" w:cs="Times New Roman"/>
            <w:rPrChange w:id="894" w:author="Masato YOSHIKAWA" w:date="2026-01-20T11:15:00Z" w16du:dateUtc="2026-01-20T02:15:00Z">
              <w:rPr/>
            </w:rPrChange>
          </w:rPr>
          <w:instrText>表</w:instrText>
        </w:r>
        <w:r w:rsidRPr="00F45A47" w:rsidDel="00DD6DDB">
          <w:rPr>
            <w:rFonts w:ascii="Times New Roman" w:hAnsi="Times New Roman" w:cs="Times New Roman"/>
            <w:rPrChange w:id="895" w:author="Masato YOSHIKAWA" w:date="2026-01-20T11:15:00Z" w16du:dateUtc="2026-01-20T02:15:00Z">
              <w:rPr/>
            </w:rPrChange>
          </w:rPr>
          <w:instrText xml:space="preserve"> \* ARABIC </w:instrText>
        </w:r>
        <w:r w:rsidRPr="00F45A47" w:rsidDel="00DD6DDB">
          <w:rPr>
            <w:rFonts w:ascii="Times New Roman" w:hAnsi="Times New Roman" w:cs="Times New Roman"/>
            <w:rPrChange w:id="896" w:author="Masato YOSHIKAWA" w:date="2026-01-20T11:15:00Z" w16du:dateUtc="2026-01-20T02:15:00Z">
              <w:rPr>
                <w:noProof/>
              </w:rPr>
            </w:rPrChange>
          </w:rPr>
          <w:fldChar w:fldCharType="separate"/>
        </w:r>
        <w:r w:rsidRPr="00F45A47" w:rsidDel="00DD6DDB">
          <w:rPr>
            <w:rFonts w:ascii="Times New Roman" w:hAnsi="Times New Roman" w:cs="Times New Roman"/>
            <w:noProof/>
            <w:rPrChange w:id="897" w:author="Masato YOSHIKAWA" w:date="2026-01-20T11:15:00Z" w16du:dateUtc="2026-01-20T02:15:00Z">
              <w:rPr>
                <w:noProof/>
              </w:rPr>
            </w:rPrChange>
          </w:rPr>
          <w:t>2</w:t>
        </w:r>
        <w:r w:rsidRPr="00F45A47" w:rsidDel="00DD6DDB">
          <w:rPr>
            <w:rFonts w:ascii="Times New Roman" w:hAnsi="Times New Roman" w:cs="Times New Roman"/>
            <w:noProof/>
            <w:rPrChange w:id="898" w:author="Masato YOSHIKAWA" w:date="2026-01-20T11:15:00Z" w16du:dateUtc="2026-01-20T02:15:00Z">
              <w:rPr>
                <w:noProof/>
              </w:rPr>
            </w:rPrChange>
          </w:rPr>
          <w:fldChar w:fldCharType="end"/>
        </w:r>
        <w:r w:rsidR="00D665D8" w:rsidRPr="00F45A47" w:rsidDel="00DD6DDB">
          <w:rPr>
            <w:rFonts w:ascii="Times New Roman" w:eastAsia="ＭＳ 明朝" w:hAnsi="Times New Roman" w:cs="Times New Roman" w:hint="eastAsia"/>
            <w:rPrChange w:id="899" w:author="Masato YOSHIKAWA" w:date="2026-01-20T11:15:00Z" w16du:dateUtc="2026-01-20T02:15:00Z">
              <w:rPr>
                <w:rFonts w:ascii="ＭＳ 明朝" w:eastAsia="ＭＳ 明朝" w:hAnsi="ＭＳ 明朝" w:hint="eastAsia"/>
              </w:rPr>
            </w:rPrChange>
          </w:rPr>
          <w:t xml:space="preserve">　分析対象</w:t>
        </w:r>
      </w:moveFrom>
      <w:moveFromRangeEnd w:id="888"/>
    </w:p>
    <w:p w14:paraId="6BF67906" w14:textId="77777777" w:rsidR="000764FF" w:rsidRPr="00F45A47" w:rsidRDefault="000764FF" w:rsidP="00FB163D">
      <w:pPr>
        <w:rPr>
          <w:rFonts w:ascii="Times New Roman" w:eastAsia="ＭＳ 明朝" w:hAnsi="Times New Roman" w:cs="Times New Roman"/>
          <w:szCs w:val="21"/>
          <w:rPrChange w:id="900" w:author="Masato YOSHIKAWA" w:date="2026-01-20T11:15:00Z" w16du:dateUtc="2026-01-20T02:15:00Z">
            <w:rPr>
              <w:rFonts w:ascii="ＭＳ 明朝" w:eastAsia="ＭＳ 明朝" w:hAnsi="ＭＳ 明朝"/>
              <w:szCs w:val="21"/>
            </w:rPr>
          </w:rPrChange>
        </w:rPr>
      </w:pPr>
    </w:p>
    <w:p w14:paraId="640144C8" w14:textId="7D9D66EF" w:rsidR="004115AD" w:rsidRPr="00F45A47" w:rsidRDefault="004115AD" w:rsidP="004115AD">
      <w:pPr>
        <w:pStyle w:val="a9"/>
        <w:numPr>
          <w:ilvl w:val="2"/>
          <w:numId w:val="7"/>
        </w:numPr>
        <w:rPr>
          <w:rFonts w:ascii="Times New Roman" w:eastAsia="ＭＳ 明朝" w:hAnsi="Times New Roman" w:cs="Times New Roman"/>
          <w:szCs w:val="21"/>
          <w:rPrChange w:id="901"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hint="eastAsia"/>
          <w:szCs w:val="21"/>
          <w:rPrChange w:id="902" w:author="Masato YOSHIKAWA" w:date="2026-01-20T11:15:00Z" w16du:dateUtc="2026-01-20T02:15:00Z">
            <w:rPr>
              <w:rFonts w:ascii="ＭＳ 明朝" w:eastAsia="ＭＳ 明朝" w:hAnsi="ＭＳ 明朝" w:hint="eastAsia"/>
              <w:szCs w:val="21"/>
            </w:rPr>
          </w:rPrChange>
        </w:rPr>
        <w:t>対象作品および媒体の選定根拠</w:t>
      </w:r>
    </w:p>
    <w:p w14:paraId="2CB4C827" w14:textId="449161FA" w:rsidR="00F911F2" w:rsidRPr="00F45A47" w:rsidRDefault="00F911F2" w:rsidP="009C07F2">
      <w:pPr>
        <w:ind w:firstLineChars="100" w:firstLine="210"/>
        <w:rPr>
          <w:rFonts w:ascii="Times New Roman" w:eastAsia="ＭＳ 明朝" w:hAnsi="Times New Roman" w:cs="Times New Roman"/>
          <w:szCs w:val="21"/>
          <w:rPrChange w:id="903"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hint="eastAsia"/>
          <w:szCs w:val="21"/>
          <w:rPrChange w:id="904" w:author="Masato YOSHIKAWA" w:date="2026-01-20T11:15:00Z" w16du:dateUtc="2026-01-20T02:15:00Z">
            <w:rPr>
              <w:rFonts w:ascii="ＭＳ 明朝" w:eastAsia="ＭＳ 明朝" w:hAnsi="ＭＳ 明朝" w:hint="eastAsia"/>
              <w:szCs w:val="21"/>
            </w:rPr>
          </w:rPrChange>
        </w:rPr>
        <w:t>本研究が</w:t>
      </w:r>
      <w:commentRangeStart w:id="905"/>
      <w:r w:rsidRPr="00F45A47">
        <w:rPr>
          <w:rFonts w:ascii="Times New Roman" w:eastAsia="ＭＳ 明朝" w:hAnsi="Times New Roman" w:cs="Times New Roman" w:hint="eastAsia"/>
          <w:szCs w:val="21"/>
          <w:rPrChange w:id="906" w:author="Masato YOSHIKAWA" w:date="2026-01-20T11:15:00Z" w16du:dateUtc="2026-01-20T02:15:00Z">
            <w:rPr>
              <w:rFonts w:ascii="ＭＳ 明朝" w:eastAsia="ＭＳ 明朝" w:hAnsi="ＭＳ 明朝" w:hint="eastAsia"/>
              <w:szCs w:val="21"/>
            </w:rPr>
          </w:rPrChange>
        </w:rPr>
        <w:t>分析対象として</w:t>
      </w:r>
      <w:r w:rsidR="00A7110C" w:rsidRPr="00F45A47">
        <w:rPr>
          <w:rFonts w:ascii="Times New Roman" w:eastAsia="ＭＳ 明朝" w:hAnsi="Times New Roman" w:cs="Times New Roman" w:hint="eastAsia"/>
          <w:szCs w:val="21"/>
          <w:rPrChange w:id="907" w:author="Masato YOSHIKAWA" w:date="2026-01-20T11:15:00Z" w16du:dateUtc="2026-01-20T02:15:00Z">
            <w:rPr>
              <w:rFonts w:ascii="ＭＳ 明朝" w:eastAsia="ＭＳ 明朝" w:hAnsi="ＭＳ 明朝" w:hint="eastAsia"/>
              <w:szCs w:val="21"/>
            </w:rPr>
          </w:rPrChange>
        </w:rPr>
        <w:t>書籍（小説</w:t>
      </w:r>
      <w:r w:rsidR="0080594D" w:rsidRPr="00F45A47">
        <w:rPr>
          <w:rFonts w:ascii="Times New Roman" w:eastAsia="ＭＳ 明朝" w:hAnsi="Times New Roman" w:cs="Times New Roman" w:hint="eastAsia"/>
          <w:szCs w:val="21"/>
          <w:rPrChange w:id="908" w:author="Masato YOSHIKAWA" w:date="2026-01-20T11:15:00Z" w16du:dateUtc="2026-01-20T02:15:00Z">
            <w:rPr>
              <w:rFonts w:ascii="ＭＳ 明朝" w:eastAsia="ＭＳ 明朝" w:hAnsi="ＭＳ 明朝" w:hint="eastAsia"/>
              <w:szCs w:val="21"/>
            </w:rPr>
          </w:rPrChange>
        </w:rPr>
        <w:t>）という媒体を選定した理由、およびその中でも特に夏目漱石</w:t>
      </w:r>
      <w:r w:rsidR="003C2ECF" w:rsidRPr="00F45A47">
        <w:rPr>
          <w:rFonts w:ascii="Times New Roman" w:eastAsia="ＭＳ 明朝" w:hAnsi="Times New Roman" w:cs="Times New Roman" w:hint="eastAsia"/>
          <w:szCs w:val="21"/>
          <w:rPrChange w:id="909" w:author="Masato YOSHIKAWA" w:date="2026-01-20T11:15:00Z" w16du:dateUtc="2026-01-20T02:15:00Z">
            <w:rPr>
              <w:rFonts w:ascii="ＭＳ 明朝" w:eastAsia="ＭＳ 明朝" w:hAnsi="ＭＳ 明朝" w:hint="eastAsia"/>
              <w:szCs w:val="21"/>
            </w:rPr>
          </w:rPrChange>
        </w:rPr>
        <w:t>（以下、夏目）</w:t>
      </w:r>
      <w:r w:rsidR="00742EAF" w:rsidRPr="00F45A47">
        <w:rPr>
          <w:rFonts w:ascii="Times New Roman" w:eastAsia="ＭＳ 明朝" w:hAnsi="Times New Roman" w:cs="Times New Roman" w:hint="eastAsia"/>
          <w:szCs w:val="21"/>
          <w:rPrChange w:id="910" w:author="Masato YOSHIKAWA" w:date="2026-01-20T11:15:00Z" w16du:dateUtc="2026-01-20T02:15:00Z">
            <w:rPr>
              <w:rFonts w:ascii="ＭＳ 明朝" w:eastAsia="ＭＳ 明朝" w:hAnsi="ＭＳ 明朝" w:hint="eastAsia"/>
              <w:szCs w:val="21"/>
            </w:rPr>
          </w:rPrChange>
        </w:rPr>
        <w:t>の『こころ』</w:t>
      </w:r>
      <w:r w:rsidRPr="00F45A47">
        <w:rPr>
          <w:rFonts w:ascii="Times New Roman" w:eastAsia="ＭＳ 明朝" w:hAnsi="Times New Roman" w:cs="Times New Roman" w:hint="eastAsia"/>
          <w:szCs w:val="21"/>
          <w:rPrChange w:id="911" w:author="Masato YOSHIKAWA" w:date="2026-01-20T11:15:00Z" w16du:dateUtc="2026-01-20T02:15:00Z">
            <w:rPr>
              <w:rFonts w:ascii="ＭＳ 明朝" w:eastAsia="ＭＳ 明朝" w:hAnsi="ＭＳ 明朝" w:hint="eastAsia"/>
              <w:szCs w:val="21"/>
            </w:rPr>
          </w:rPrChange>
        </w:rPr>
        <w:t>を選定した理由</w:t>
      </w:r>
      <w:commentRangeEnd w:id="905"/>
      <w:r w:rsidR="0001307C" w:rsidRPr="00F45A47">
        <w:rPr>
          <w:rStyle w:val="ac"/>
          <w:rFonts w:ascii="Times New Roman" w:eastAsia="ＭＳ 明朝" w:hAnsi="Times New Roman" w:cs="Times New Roman"/>
          <w:sz w:val="21"/>
          <w:szCs w:val="21"/>
          <w:rPrChange w:id="912" w:author="Masato YOSHIKAWA" w:date="2026-01-20T11:15:00Z" w16du:dateUtc="2026-01-20T02:15:00Z">
            <w:rPr>
              <w:rStyle w:val="ac"/>
              <w:rFonts w:ascii="ＭＳ 明朝" w:eastAsia="ＭＳ 明朝" w:hAnsi="ＭＳ 明朝"/>
              <w:sz w:val="21"/>
              <w:szCs w:val="21"/>
            </w:rPr>
          </w:rPrChange>
        </w:rPr>
        <w:commentReference w:id="905"/>
      </w:r>
      <w:ins w:id="913" w:author="Masato YOSHIKAWA" w:date="2026-01-20T11:39:00Z" w16du:dateUtc="2026-01-20T02:39:00Z">
        <w:r w:rsidR="00517104">
          <w:rPr>
            <w:rFonts w:ascii="Times New Roman" w:eastAsia="ＭＳ 明朝" w:hAnsi="Times New Roman" w:cs="Times New Roman" w:hint="eastAsia"/>
            <w:szCs w:val="21"/>
          </w:rPr>
          <w:t>は</w:t>
        </w:r>
      </w:ins>
      <w:r w:rsidR="004D60EF" w:rsidRPr="00F45A47">
        <w:rPr>
          <w:rFonts w:ascii="Times New Roman" w:eastAsia="ＭＳ 明朝" w:hAnsi="Times New Roman" w:cs="Times New Roman" w:hint="eastAsia"/>
          <w:szCs w:val="21"/>
          <w:rPrChange w:id="914" w:author="Masato YOSHIKAWA" w:date="2026-01-20T11:15:00Z" w16du:dateUtc="2026-01-20T02:15:00Z">
            <w:rPr>
              <w:rFonts w:ascii="ＭＳ 明朝" w:eastAsia="ＭＳ 明朝" w:hAnsi="ＭＳ 明朝" w:hint="eastAsia"/>
              <w:szCs w:val="21"/>
            </w:rPr>
          </w:rPrChange>
        </w:rPr>
        <w:t>、</w:t>
      </w:r>
      <w:r w:rsidRPr="00F45A47">
        <w:rPr>
          <w:rFonts w:ascii="Times New Roman" w:eastAsia="ＭＳ 明朝" w:hAnsi="Times New Roman" w:cs="Times New Roman"/>
          <w:szCs w:val="21"/>
          <w:rPrChange w:id="915" w:author="Masato YOSHIKAWA" w:date="2026-01-20T11:15:00Z" w16du:dateUtc="2026-01-20T02:15:00Z">
            <w:rPr>
              <w:rFonts w:ascii="ＭＳ 明朝" w:eastAsia="ＭＳ 明朝" w:hAnsi="ＭＳ 明朝"/>
              <w:szCs w:val="21"/>
            </w:rPr>
          </w:rPrChange>
        </w:rPr>
        <w:t>以下の</w:t>
      </w:r>
      <w:r w:rsidR="00D21837" w:rsidRPr="00F45A47">
        <w:rPr>
          <w:rFonts w:ascii="Times New Roman" w:eastAsia="ＭＳ 明朝" w:hAnsi="Times New Roman" w:cs="Times New Roman" w:hint="eastAsia"/>
          <w:szCs w:val="21"/>
          <w:rPrChange w:id="916" w:author="Masato YOSHIKAWA" w:date="2026-01-20T11:15:00Z" w16du:dateUtc="2026-01-20T02:15:00Z">
            <w:rPr>
              <w:rFonts w:ascii="ＭＳ 明朝" w:eastAsia="ＭＳ 明朝" w:hAnsi="ＭＳ 明朝" w:hint="eastAsia"/>
              <w:szCs w:val="21"/>
            </w:rPr>
          </w:rPrChange>
        </w:rPr>
        <w:t>３</w:t>
      </w:r>
      <w:del w:id="917" w:author="Masato YOSHIKAWA" w:date="2026-01-20T11:39:00Z" w16du:dateUtc="2026-01-20T02:39:00Z">
        <w:r w:rsidR="00517104" w:rsidRPr="00F45A47" w:rsidDel="00517104">
          <w:rPr>
            <w:rFonts w:ascii="Times New Roman" w:eastAsia="ＭＳ 明朝" w:hAnsi="Times New Roman" w:cs="Times New Roman"/>
            <w:szCs w:val="21"/>
            <w:rPrChange w:id="918" w:author="Masato YOSHIKAWA" w:date="2026-01-20T11:15:00Z" w16du:dateUtc="2026-01-20T02:15:00Z">
              <w:rPr>
                <w:rFonts w:ascii="ＭＳ 明朝" w:eastAsia="ＭＳ 明朝" w:hAnsi="ＭＳ 明朝"/>
                <w:szCs w:val="21"/>
              </w:rPr>
            </w:rPrChange>
          </w:rPr>
          <w:delText>つ</w:delText>
        </w:r>
      </w:del>
      <w:ins w:id="919" w:author="Masato YOSHIKAWA" w:date="2026-01-20T11:39:00Z" w16du:dateUtc="2026-01-20T02:39:00Z">
        <w:r w:rsidR="00517104">
          <w:rPr>
            <w:rFonts w:ascii="Times New Roman" w:eastAsia="ＭＳ 明朝" w:hAnsi="Times New Roman" w:cs="Times New Roman" w:hint="eastAsia"/>
            <w:szCs w:val="21"/>
          </w:rPr>
          <w:t>点</w:t>
        </w:r>
      </w:ins>
      <w:r w:rsidR="0031517B" w:rsidRPr="00F45A47">
        <w:rPr>
          <w:rFonts w:ascii="Times New Roman" w:eastAsia="ＭＳ 明朝" w:hAnsi="Times New Roman" w:cs="Times New Roman" w:hint="eastAsia"/>
          <w:szCs w:val="21"/>
          <w:rPrChange w:id="920" w:author="Masato YOSHIKAWA" w:date="2026-01-20T11:15:00Z" w16du:dateUtc="2026-01-20T02:15:00Z">
            <w:rPr>
              <w:rFonts w:ascii="ＭＳ 明朝" w:eastAsia="ＭＳ 明朝" w:hAnsi="ＭＳ 明朝" w:hint="eastAsia"/>
              <w:szCs w:val="21"/>
            </w:rPr>
          </w:rPrChange>
        </w:rPr>
        <w:t>である。</w:t>
      </w:r>
    </w:p>
    <w:p w14:paraId="7D19DBB8" w14:textId="632767E9" w:rsidR="00F911F2" w:rsidRPr="00F45A47" w:rsidRDefault="007A2270" w:rsidP="00443FD3">
      <w:pPr>
        <w:ind w:firstLineChars="100" w:firstLine="210"/>
        <w:rPr>
          <w:rFonts w:ascii="Times New Roman" w:eastAsia="ＭＳ 明朝" w:hAnsi="Times New Roman" w:cs="Times New Roman"/>
          <w:szCs w:val="21"/>
          <w:rPrChange w:id="921"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922" w:author="Masato YOSHIKAWA" w:date="2026-01-20T11:15:00Z" w16du:dateUtc="2026-01-20T02:15:00Z">
            <w:rPr>
              <w:rFonts w:ascii="ＭＳ 明朝" w:eastAsia="ＭＳ 明朝" w:hAnsi="ＭＳ 明朝"/>
              <w:szCs w:val="21"/>
            </w:rPr>
          </w:rPrChange>
        </w:rPr>
        <w:t>1</w:t>
      </w:r>
      <w:r w:rsidRPr="00F45A47">
        <w:rPr>
          <w:rFonts w:ascii="Times New Roman" w:eastAsia="ＭＳ 明朝" w:hAnsi="Times New Roman" w:cs="Times New Roman" w:hint="eastAsia"/>
          <w:szCs w:val="21"/>
          <w:rPrChange w:id="923" w:author="Masato YOSHIKAWA" w:date="2026-01-20T11:15:00Z" w16du:dateUtc="2026-01-20T02:15:00Z">
            <w:rPr>
              <w:rFonts w:ascii="ＭＳ 明朝" w:eastAsia="ＭＳ 明朝" w:hAnsi="ＭＳ 明朝" w:hint="eastAsia"/>
              <w:szCs w:val="21"/>
            </w:rPr>
          </w:rPrChange>
        </w:rPr>
        <w:t>点目は</w:t>
      </w:r>
      <w:commentRangeStart w:id="924"/>
      <w:r w:rsidR="00F911F2" w:rsidRPr="00F45A47">
        <w:rPr>
          <w:rFonts w:ascii="Times New Roman" w:eastAsia="ＭＳ 明朝" w:hAnsi="Times New Roman" w:cs="Times New Roman"/>
          <w:szCs w:val="21"/>
          <w:rPrChange w:id="925" w:author="Masato YOSHIKAWA" w:date="2026-01-20T11:15:00Z" w16du:dateUtc="2026-01-20T02:15:00Z">
            <w:rPr>
              <w:rFonts w:ascii="ＭＳ 明朝" w:eastAsia="ＭＳ 明朝" w:hAnsi="ＭＳ 明朝"/>
              <w:szCs w:val="21"/>
            </w:rPr>
          </w:rPrChange>
        </w:rPr>
        <w:t>媒体としての「書籍」の優位性と創造性</w:t>
      </w:r>
      <w:r w:rsidR="001636D7" w:rsidRPr="00F45A47">
        <w:rPr>
          <w:rFonts w:ascii="Times New Roman" w:eastAsia="ＭＳ 明朝" w:hAnsi="Times New Roman" w:cs="Times New Roman" w:hint="eastAsia"/>
          <w:szCs w:val="21"/>
          <w:rPrChange w:id="926" w:author="Masato YOSHIKAWA" w:date="2026-01-20T11:15:00Z" w16du:dateUtc="2026-01-20T02:15:00Z">
            <w:rPr>
              <w:rFonts w:ascii="ＭＳ 明朝" w:eastAsia="ＭＳ 明朝" w:hAnsi="ＭＳ 明朝" w:hint="eastAsia"/>
              <w:szCs w:val="21"/>
            </w:rPr>
          </w:rPrChange>
        </w:rPr>
        <w:t>が挙げられる。</w:t>
      </w:r>
      <w:commentRangeEnd w:id="924"/>
      <w:r w:rsidR="0001307C" w:rsidRPr="00F45A47">
        <w:rPr>
          <w:rStyle w:val="ac"/>
          <w:rFonts w:ascii="Times New Roman" w:eastAsia="ＭＳ 明朝" w:hAnsi="Times New Roman" w:cs="Times New Roman"/>
          <w:sz w:val="21"/>
          <w:szCs w:val="21"/>
          <w:rPrChange w:id="927" w:author="Masato YOSHIKAWA" w:date="2026-01-20T11:15:00Z" w16du:dateUtc="2026-01-20T02:15:00Z">
            <w:rPr>
              <w:rStyle w:val="ac"/>
              <w:rFonts w:ascii="ＭＳ 明朝" w:eastAsia="ＭＳ 明朝" w:hAnsi="ＭＳ 明朝"/>
              <w:sz w:val="21"/>
              <w:szCs w:val="21"/>
            </w:rPr>
          </w:rPrChange>
        </w:rPr>
        <w:commentReference w:id="924"/>
      </w:r>
      <w:r w:rsidR="001636D7" w:rsidRPr="00F45A47">
        <w:rPr>
          <w:rFonts w:ascii="Times New Roman" w:eastAsia="ＭＳ 明朝" w:hAnsi="Times New Roman" w:cs="Times New Roman" w:hint="eastAsia"/>
          <w:szCs w:val="21"/>
          <w:rPrChange w:id="928" w:author="Masato YOSHIKAWA" w:date="2026-01-20T11:15:00Z" w16du:dateUtc="2026-01-20T02:15:00Z">
            <w:rPr>
              <w:rFonts w:ascii="ＭＳ 明朝" w:eastAsia="ＭＳ 明朝" w:hAnsi="ＭＳ 明朝" w:hint="eastAsia"/>
              <w:szCs w:val="21"/>
            </w:rPr>
          </w:rPrChange>
        </w:rPr>
        <w:t>翻</w:t>
      </w:r>
      <w:r w:rsidR="00F911F2" w:rsidRPr="00F45A47">
        <w:rPr>
          <w:rFonts w:ascii="Times New Roman" w:eastAsia="ＭＳ 明朝" w:hAnsi="Times New Roman" w:cs="Times New Roman"/>
          <w:szCs w:val="21"/>
          <w:rPrChange w:id="929" w:author="Masato YOSHIKAWA" w:date="2026-01-20T11:15:00Z" w16du:dateUtc="2026-01-20T02:15:00Z">
            <w:rPr>
              <w:rFonts w:ascii="ＭＳ 明朝" w:eastAsia="ＭＳ 明朝" w:hAnsi="ＭＳ 明朝"/>
              <w:szCs w:val="21"/>
            </w:rPr>
          </w:rPrChange>
        </w:rPr>
        <w:t>訳における創造性は、媒体特有の制約に大きく左右される。</w:t>
      </w:r>
      <w:r w:rsidR="00403F1A" w:rsidRPr="00F45A47">
        <w:rPr>
          <w:rFonts w:ascii="Times New Roman" w:eastAsia="ＭＳ 明朝" w:hAnsi="Times New Roman" w:cs="Times New Roman" w:hint="eastAsia"/>
          <w:szCs w:val="21"/>
          <w:rPrChange w:id="930" w:author="Masato YOSHIKAWA" w:date="2026-01-20T11:15:00Z" w16du:dateUtc="2026-01-20T02:15:00Z">
            <w:rPr>
              <w:rFonts w:ascii="ＭＳ 明朝" w:eastAsia="ＭＳ 明朝" w:hAnsi="ＭＳ 明朝" w:hint="eastAsia"/>
              <w:szCs w:val="21"/>
            </w:rPr>
          </w:rPrChange>
        </w:rPr>
        <w:t>例えば、</w:t>
      </w:r>
      <w:r w:rsidR="00A04409" w:rsidRPr="00F45A47">
        <w:rPr>
          <w:rFonts w:ascii="Times New Roman" w:eastAsia="ＭＳ 明朝" w:hAnsi="Times New Roman" w:cs="Times New Roman"/>
          <w:szCs w:val="21"/>
          <w:rPrChange w:id="931" w:author="Masato YOSHIKAWA" w:date="2026-01-20T11:15:00Z" w16du:dateUtc="2026-01-20T02:15:00Z">
            <w:rPr>
              <w:rFonts w:ascii="ＭＳ 明朝" w:eastAsia="ＭＳ 明朝" w:hAnsi="ＭＳ 明朝"/>
              <w:szCs w:val="21"/>
            </w:rPr>
          </w:rPrChange>
        </w:rPr>
        <w:t>映像作品の字幕においては、</w:t>
      </w:r>
      <w:r w:rsidR="00403F1A" w:rsidRPr="00F45A47">
        <w:rPr>
          <w:rFonts w:ascii="Times New Roman" w:eastAsia="ＭＳ 明朝" w:hAnsi="Times New Roman" w:cs="Times New Roman"/>
          <w:szCs w:val="21"/>
          <w:rPrChange w:id="932" w:author="Masato YOSHIKAWA" w:date="2026-01-20T11:15:00Z" w16du:dateUtc="2026-01-20T02:15:00Z">
            <w:rPr>
              <w:rFonts w:ascii="ＭＳ 明朝" w:eastAsia="ＭＳ 明朝" w:hAnsi="ＭＳ 明朝"/>
              <w:szCs w:val="21"/>
            </w:rPr>
          </w:rPrChange>
        </w:rPr>
        <w:t>Díaz Cintas</w:t>
      </w:r>
      <w:del w:id="933" w:author="Masato YOSHIKAWA" w:date="2026-01-20T11:34:00Z" w16du:dateUtc="2026-01-20T02:34:00Z">
        <w:r w:rsidR="00403F1A" w:rsidRPr="00F45A47" w:rsidDel="00DD6DDB">
          <w:rPr>
            <w:rFonts w:ascii="Times New Roman" w:eastAsia="ＭＳ 明朝" w:hAnsi="Times New Roman" w:cs="Times New Roman"/>
            <w:szCs w:val="21"/>
            <w:rPrChange w:id="934" w:author="Masato YOSHIKAWA" w:date="2026-01-20T11:15:00Z" w16du:dateUtc="2026-01-20T02:15:00Z">
              <w:rPr>
                <w:rFonts w:ascii="ＭＳ 明朝" w:eastAsia="ＭＳ 明朝" w:hAnsi="ＭＳ 明朝"/>
                <w:szCs w:val="21"/>
              </w:rPr>
            </w:rPrChange>
          </w:rPr>
          <w:delText>&amp;</w:delText>
        </w:r>
      </w:del>
      <w:ins w:id="935" w:author="Masato YOSHIKAWA" w:date="2026-01-20T11:34:00Z" w16du:dateUtc="2026-01-20T02:34:00Z">
        <w:r w:rsidR="00DD6DDB">
          <w:rPr>
            <w:rFonts w:ascii="Times New Roman" w:eastAsia="ＭＳ 明朝" w:hAnsi="Times New Roman" w:cs="Times New Roman"/>
            <w:szCs w:val="21"/>
          </w:rPr>
          <w:t xml:space="preserve"> &amp; </w:t>
        </w:r>
      </w:ins>
      <w:r w:rsidR="00403F1A" w:rsidRPr="00F45A47">
        <w:rPr>
          <w:rFonts w:ascii="Times New Roman" w:eastAsia="ＭＳ 明朝" w:hAnsi="Times New Roman" w:cs="Times New Roman"/>
          <w:szCs w:val="21"/>
          <w:rPrChange w:id="936" w:author="Masato YOSHIKAWA" w:date="2026-01-20T11:15:00Z" w16du:dateUtc="2026-01-20T02:15:00Z">
            <w:rPr>
              <w:rFonts w:ascii="ＭＳ 明朝" w:eastAsia="ＭＳ 明朝" w:hAnsi="ＭＳ 明朝"/>
              <w:szCs w:val="21"/>
            </w:rPr>
          </w:rPrChange>
        </w:rPr>
        <w:t>Remael</w:t>
      </w:r>
      <w:sdt>
        <w:sdtPr>
          <w:rPr>
            <w:rFonts w:ascii="Times New Roman" w:eastAsia="ＭＳ 明朝" w:hAnsi="Times New Roman" w:cs="Times New Roman"/>
            <w:szCs w:val="21"/>
          </w:rPr>
          <w:id w:val="1544250680"/>
          <w:citation/>
        </w:sdtPr>
        <w:sdtContent>
          <w:r w:rsidR="00CA2483" w:rsidRPr="00F45A47">
            <w:rPr>
              <w:rFonts w:ascii="Times New Roman" w:eastAsia="ＭＳ 明朝" w:hAnsi="Times New Roman" w:cs="Times New Roman"/>
              <w:szCs w:val="21"/>
              <w:rPrChange w:id="937" w:author="Masato YOSHIKAWA" w:date="2026-01-20T11:15:00Z" w16du:dateUtc="2026-01-20T02:15:00Z">
                <w:rPr>
                  <w:rFonts w:ascii="ＭＳ 明朝" w:eastAsia="ＭＳ 明朝" w:hAnsi="ＭＳ 明朝"/>
                  <w:szCs w:val="21"/>
                </w:rPr>
              </w:rPrChange>
            </w:rPr>
            <w:fldChar w:fldCharType="begin"/>
          </w:r>
          <w:r w:rsidR="00FB2D00" w:rsidRPr="00F45A47">
            <w:rPr>
              <w:rFonts w:ascii="Times New Roman" w:eastAsia="ＭＳ 明朝" w:hAnsi="Times New Roman" w:cs="Times New Roman"/>
              <w:szCs w:val="21"/>
              <w:rPrChange w:id="938" w:author="Masato YOSHIKAWA" w:date="2026-01-20T11:15:00Z" w16du:dateUtc="2026-01-20T02:15:00Z">
                <w:rPr>
                  <w:rFonts w:ascii="ＭＳ 明朝" w:eastAsia="ＭＳ 明朝" w:hAnsi="ＭＳ 明朝"/>
                  <w:szCs w:val="21"/>
                </w:rPr>
              </w:rPrChange>
            </w:rPr>
            <w:instrText xml:space="preserve">CITATION Día07 \n  \t  \l 1041 </w:instrText>
          </w:r>
          <w:r w:rsidR="00CA2483" w:rsidRPr="00F45A47">
            <w:rPr>
              <w:rFonts w:ascii="Times New Roman" w:eastAsia="ＭＳ 明朝" w:hAnsi="Times New Roman" w:cs="Times New Roman"/>
              <w:szCs w:val="21"/>
              <w:rPrChange w:id="939" w:author="Masato YOSHIKAWA" w:date="2026-01-20T11:15:00Z" w16du:dateUtc="2026-01-20T02:15:00Z">
                <w:rPr>
                  <w:rFonts w:ascii="ＭＳ 明朝" w:eastAsia="ＭＳ 明朝" w:hAnsi="ＭＳ 明朝"/>
                  <w:szCs w:val="21"/>
                </w:rPr>
              </w:rPrChange>
            </w:rPr>
            <w:fldChar w:fldCharType="separate"/>
          </w:r>
          <w:r w:rsidR="00FB2D00" w:rsidRPr="00F45A47">
            <w:rPr>
              <w:rFonts w:ascii="Times New Roman" w:eastAsia="ＭＳ 明朝" w:hAnsi="Times New Roman" w:cs="Times New Roman"/>
              <w:noProof/>
              <w:szCs w:val="21"/>
              <w:rPrChange w:id="940" w:author="Masato YOSHIKAWA" w:date="2026-01-20T11:15:00Z" w16du:dateUtc="2026-01-20T02:15:00Z">
                <w:rPr>
                  <w:rFonts w:ascii="ＭＳ 明朝" w:eastAsia="ＭＳ 明朝" w:hAnsi="ＭＳ 明朝"/>
                  <w:noProof/>
                  <w:szCs w:val="21"/>
                </w:rPr>
              </w:rPrChange>
            </w:rPr>
            <w:t xml:space="preserve"> (2007)</w:t>
          </w:r>
          <w:r w:rsidR="00CA2483" w:rsidRPr="00F45A47">
            <w:rPr>
              <w:rFonts w:ascii="Times New Roman" w:eastAsia="ＭＳ 明朝" w:hAnsi="Times New Roman" w:cs="Times New Roman"/>
              <w:szCs w:val="21"/>
              <w:rPrChange w:id="941" w:author="Masato YOSHIKAWA" w:date="2026-01-20T11:15:00Z" w16du:dateUtc="2026-01-20T02:15:00Z">
                <w:rPr>
                  <w:rFonts w:ascii="ＭＳ 明朝" w:eastAsia="ＭＳ 明朝" w:hAnsi="ＭＳ 明朝"/>
                  <w:szCs w:val="21"/>
                </w:rPr>
              </w:rPrChange>
            </w:rPr>
            <w:fldChar w:fldCharType="end"/>
          </w:r>
        </w:sdtContent>
      </w:sdt>
      <w:ins w:id="942" w:author="Masato YOSHIKAWA" w:date="2026-01-20T11:40:00Z" w16du:dateUtc="2026-01-20T02:40:00Z">
        <w:r w:rsidR="00517104">
          <w:rPr>
            <w:rFonts w:ascii="Times New Roman" w:eastAsia="ＭＳ 明朝" w:hAnsi="Times New Roman" w:cs="Times New Roman" w:hint="eastAsia"/>
            <w:szCs w:val="21"/>
          </w:rPr>
          <w:t xml:space="preserve"> </w:t>
        </w:r>
      </w:ins>
      <w:r w:rsidR="00403F1A" w:rsidRPr="00F45A47">
        <w:rPr>
          <w:rFonts w:ascii="Times New Roman" w:eastAsia="ＭＳ 明朝" w:hAnsi="Times New Roman" w:cs="Times New Roman" w:hint="eastAsia"/>
          <w:szCs w:val="21"/>
          <w:rPrChange w:id="943" w:author="Masato YOSHIKAWA" w:date="2026-01-20T11:15:00Z" w16du:dateUtc="2026-01-20T02:15:00Z">
            <w:rPr>
              <w:rFonts w:ascii="ＭＳ 明朝" w:eastAsia="ＭＳ 明朝" w:hAnsi="ＭＳ 明朝" w:hint="eastAsia"/>
              <w:szCs w:val="21"/>
            </w:rPr>
          </w:rPrChange>
        </w:rPr>
        <w:t>が指摘するように</w:t>
      </w:r>
      <w:r w:rsidR="00A04409" w:rsidRPr="00F45A47">
        <w:rPr>
          <w:rFonts w:ascii="Times New Roman" w:eastAsia="ＭＳ 明朝" w:hAnsi="Times New Roman" w:cs="Times New Roman"/>
          <w:szCs w:val="21"/>
          <w:rPrChange w:id="944" w:author="Masato YOSHIKAWA" w:date="2026-01-20T11:15:00Z" w16du:dateUtc="2026-01-20T02:15:00Z">
            <w:rPr>
              <w:rFonts w:ascii="ＭＳ 明朝" w:eastAsia="ＭＳ 明朝" w:hAnsi="ＭＳ 明朝"/>
              <w:szCs w:val="21"/>
            </w:rPr>
          </w:rPrChange>
        </w:rPr>
        <w:t>標準的な視聴者が</w:t>
      </w:r>
      <w:r w:rsidR="00A04409" w:rsidRPr="00F45A47">
        <w:rPr>
          <w:rFonts w:ascii="Times New Roman" w:eastAsia="ＭＳ 明朝" w:hAnsi="Times New Roman" w:cs="Times New Roman"/>
          <w:szCs w:val="21"/>
          <w:rPrChange w:id="945" w:author="Masato YOSHIKAWA" w:date="2026-01-20T11:15:00Z" w16du:dateUtc="2026-01-20T02:15:00Z">
            <w:rPr>
              <w:rFonts w:ascii="ＭＳ 明朝" w:eastAsia="ＭＳ 明朝" w:hAnsi="ＭＳ 明朝"/>
              <w:szCs w:val="21"/>
            </w:rPr>
          </w:rPrChange>
        </w:rPr>
        <w:t>2</w:t>
      </w:r>
      <w:r w:rsidR="00A04409" w:rsidRPr="00F45A47">
        <w:rPr>
          <w:rFonts w:ascii="Times New Roman" w:eastAsia="ＭＳ 明朝" w:hAnsi="Times New Roman" w:cs="Times New Roman"/>
          <w:szCs w:val="21"/>
          <w:rPrChange w:id="946" w:author="Masato YOSHIKAWA" w:date="2026-01-20T11:15:00Z" w16du:dateUtc="2026-01-20T02:15:00Z">
            <w:rPr>
              <w:rFonts w:ascii="ＭＳ 明朝" w:eastAsia="ＭＳ 明朝" w:hAnsi="ＭＳ 明朝"/>
              <w:szCs w:val="21"/>
            </w:rPr>
          </w:rPrChange>
        </w:rPr>
        <w:t>行（計</w:t>
      </w:r>
      <w:r w:rsidR="00A04409" w:rsidRPr="00F45A47">
        <w:rPr>
          <w:rFonts w:ascii="Times New Roman" w:eastAsia="ＭＳ 明朝" w:hAnsi="Times New Roman" w:cs="Times New Roman"/>
          <w:szCs w:val="21"/>
          <w:rPrChange w:id="947" w:author="Masato YOSHIKAWA" w:date="2026-01-20T11:15:00Z" w16du:dateUtc="2026-01-20T02:15:00Z">
            <w:rPr>
              <w:rFonts w:ascii="ＭＳ 明朝" w:eastAsia="ＭＳ 明朝" w:hAnsi="ＭＳ 明朝"/>
              <w:szCs w:val="21"/>
            </w:rPr>
          </w:rPrChange>
        </w:rPr>
        <w:t>70</w:t>
      </w:r>
      <w:r w:rsidR="00A04409" w:rsidRPr="00F45A47">
        <w:rPr>
          <w:rFonts w:ascii="Times New Roman" w:eastAsia="ＭＳ 明朝" w:hAnsi="Times New Roman" w:cs="Times New Roman" w:hint="eastAsia"/>
          <w:szCs w:val="21"/>
          <w:rPrChange w:id="948" w:author="Masato YOSHIKAWA" w:date="2026-01-20T11:15:00Z" w16du:dateUtc="2026-01-20T02:15:00Z">
            <w:rPr>
              <w:rFonts w:ascii="ＭＳ 明朝" w:eastAsia="ＭＳ 明朝" w:hAnsi="ＭＳ 明朝" w:hint="eastAsia"/>
              <w:szCs w:val="21"/>
            </w:rPr>
          </w:rPrChange>
        </w:rPr>
        <w:t>〜</w:t>
      </w:r>
      <w:r w:rsidR="00A04409" w:rsidRPr="00F45A47">
        <w:rPr>
          <w:rFonts w:ascii="Times New Roman" w:eastAsia="ＭＳ 明朝" w:hAnsi="Times New Roman" w:cs="Times New Roman"/>
          <w:szCs w:val="21"/>
          <w:rPrChange w:id="949" w:author="Masato YOSHIKAWA" w:date="2026-01-20T11:15:00Z" w16du:dateUtc="2026-01-20T02:15:00Z">
            <w:rPr>
              <w:rFonts w:ascii="ＭＳ 明朝" w:eastAsia="ＭＳ 明朝" w:hAnsi="ＭＳ 明朝"/>
              <w:szCs w:val="21"/>
            </w:rPr>
          </w:rPrChange>
        </w:rPr>
        <w:t>74</w:t>
      </w:r>
      <w:r w:rsidR="00A04409" w:rsidRPr="00F45A47">
        <w:rPr>
          <w:rFonts w:ascii="Times New Roman" w:eastAsia="ＭＳ 明朝" w:hAnsi="Times New Roman" w:cs="Times New Roman"/>
          <w:szCs w:val="21"/>
          <w:rPrChange w:id="950" w:author="Masato YOSHIKAWA" w:date="2026-01-20T11:15:00Z" w16du:dateUtc="2026-01-20T02:15:00Z">
            <w:rPr>
              <w:rFonts w:ascii="ＭＳ 明朝" w:eastAsia="ＭＳ 明朝" w:hAnsi="ＭＳ 明朝"/>
              <w:szCs w:val="21"/>
            </w:rPr>
          </w:rPrChange>
        </w:rPr>
        <w:t>文字程度）の情報を読んで理解するのに</w:t>
      </w:r>
      <w:r w:rsidR="00A04409" w:rsidRPr="00F45A47">
        <w:rPr>
          <w:rFonts w:ascii="Times New Roman" w:eastAsia="ＭＳ 明朝" w:hAnsi="Times New Roman" w:cs="Times New Roman"/>
          <w:szCs w:val="21"/>
          <w:rPrChange w:id="951" w:author="Masato YOSHIKAWA" w:date="2026-01-20T11:15:00Z" w16du:dateUtc="2026-01-20T02:15:00Z">
            <w:rPr>
              <w:rFonts w:ascii="ＭＳ 明朝" w:eastAsia="ＭＳ 明朝" w:hAnsi="ＭＳ 明朝"/>
              <w:szCs w:val="21"/>
            </w:rPr>
          </w:rPrChange>
        </w:rPr>
        <w:t>6</w:t>
      </w:r>
      <w:r w:rsidR="00A04409" w:rsidRPr="00F45A47">
        <w:rPr>
          <w:rFonts w:ascii="Times New Roman" w:eastAsia="ＭＳ 明朝" w:hAnsi="Times New Roman" w:cs="Times New Roman"/>
          <w:szCs w:val="21"/>
          <w:rPrChange w:id="952" w:author="Masato YOSHIKAWA" w:date="2026-01-20T11:15:00Z" w16du:dateUtc="2026-01-20T02:15:00Z">
            <w:rPr>
              <w:rFonts w:ascii="ＭＳ 明朝" w:eastAsia="ＭＳ 明朝" w:hAnsi="ＭＳ 明朝"/>
              <w:szCs w:val="21"/>
            </w:rPr>
          </w:rPrChange>
        </w:rPr>
        <w:t>秒を要するという伝統的な</w:t>
      </w:r>
      <w:r w:rsidR="00403F1A" w:rsidRPr="00F45A47">
        <w:rPr>
          <w:rFonts w:ascii="Times New Roman" w:eastAsia="ＭＳ 明朝" w:hAnsi="Times New Roman" w:cs="Times New Roman" w:hint="eastAsia"/>
          <w:szCs w:val="21"/>
          <w:rPrChange w:id="953" w:author="Masato YOSHIKAWA" w:date="2026-01-20T11:15:00Z" w16du:dateUtc="2026-01-20T02:15:00Z">
            <w:rPr>
              <w:rFonts w:ascii="ＭＳ 明朝" w:eastAsia="ＭＳ 明朝" w:hAnsi="ＭＳ 明朝" w:hint="eastAsia"/>
              <w:szCs w:val="21"/>
            </w:rPr>
          </w:rPrChange>
        </w:rPr>
        <w:t>「</w:t>
      </w:r>
      <w:r w:rsidR="00A04409" w:rsidRPr="00F45A47">
        <w:rPr>
          <w:rFonts w:ascii="Times New Roman" w:eastAsia="ＭＳ 明朝" w:hAnsi="Times New Roman" w:cs="Times New Roman"/>
          <w:szCs w:val="21"/>
          <w:rPrChange w:id="954" w:author="Masato YOSHIKAWA" w:date="2026-01-20T11:15:00Z" w16du:dateUtc="2026-01-20T02:15:00Z">
            <w:rPr>
              <w:rFonts w:ascii="ＭＳ 明朝" w:eastAsia="ＭＳ 明朝" w:hAnsi="ＭＳ 明朝"/>
              <w:szCs w:val="21"/>
            </w:rPr>
          </w:rPrChange>
        </w:rPr>
        <w:t>6</w:t>
      </w:r>
      <w:r w:rsidR="00A04409" w:rsidRPr="00F45A47">
        <w:rPr>
          <w:rFonts w:ascii="Times New Roman" w:eastAsia="ＭＳ 明朝" w:hAnsi="Times New Roman" w:cs="Times New Roman"/>
          <w:szCs w:val="21"/>
          <w:rPrChange w:id="955" w:author="Masato YOSHIKAWA" w:date="2026-01-20T11:15:00Z" w16du:dateUtc="2026-01-20T02:15:00Z">
            <w:rPr>
              <w:rFonts w:ascii="ＭＳ 明朝" w:eastAsia="ＭＳ 明朝" w:hAnsi="ＭＳ 明朝"/>
              <w:szCs w:val="21"/>
            </w:rPr>
          </w:rPrChange>
        </w:rPr>
        <w:t>秒ルー</w:t>
      </w:r>
      <w:r w:rsidR="00403F1A" w:rsidRPr="00F45A47">
        <w:rPr>
          <w:rFonts w:ascii="Times New Roman" w:eastAsia="ＭＳ 明朝" w:hAnsi="Times New Roman" w:cs="Times New Roman" w:hint="eastAsia"/>
          <w:szCs w:val="21"/>
          <w:rPrChange w:id="956" w:author="Masato YOSHIKAWA" w:date="2026-01-20T11:15:00Z" w16du:dateUtc="2026-01-20T02:15:00Z">
            <w:rPr>
              <w:rFonts w:ascii="ＭＳ 明朝" w:eastAsia="ＭＳ 明朝" w:hAnsi="ＭＳ 明朝" w:hint="eastAsia"/>
              <w:szCs w:val="21"/>
            </w:rPr>
          </w:rPrChange>
        </w:rPr>
        <w:t>ル」</w:t>
      </w:r>
      <w:r w:rsidR="00A04409" w:rsidRPr="00F45A47">
        <w:rPr>
          <w:rFonts w:ascii="Times New Roman" w:eastAsia="ＭＳ 明朝" w:hAnsi="Times New Roman" w:cs="Times New Roman"/>
          <w:szCs w:val="21"/>
          <w:rPrChange w:id="957" w:author="Masato YOSHIKAWA" w:date="2026-01-20T11:15:00Z" w16du:dateUtc="2026-01-20T02:15:00Z">
            <w:rPr>
              <w:rFonts w:ascii="ＭＳ 明朝" w:eastAsia="ＭＳ 明朝" w:hAnsi="ＭＳ 明朝"/>
              <w:szCs w:val="21"/>
            </w:rPr>
          </w:rPrChange>
        </w:rPr>
        <w:t>などの時間的制約に加え、画面幅という物理的な空間の制約が課される。</w:t>
      </w:r>
      <w:r w:rsidR="006D644A" w:rsidRPr="00F45A47">
        <w:rPr>
          <w:rFonts w:ascii="Times New Roman" w:eastAsia="ＭＳ 明朝" w:hAnsi="Times New Roman" w:cs="Times New Roman" w:hint="eastAsia"/>
          <w:szCs w:val="21"/>
          <w:rPrChange w:id="958" w:author="Masato YOSHIKAWA" w:date="2026-01-20T11:15:00Z" w16du:dateUtc="2026-01-20T02:15:00Z">
            <w:rPr>
              <w:rFonts w:ascii="ＭＳ 明朝" w:eastAsia="ＭＳ 明朝" w:hAnsi="ＭＳ 明朝" w:hint="eastAsia"/>
              <w:szCs w:val="21"/>
            </w:rPr>
          </w:rPrChange>
        </w:rPr>
        <w:t>さらに、映像作品では、映像や音声</w:t>
      </w:r>
      <w:r w:rsidR="00E0330B" w:rsidRPr="00F45A47">
        <w:rPr>
          <w:rFonts w:ascii="Times New Roman" w:eastAsia="ＭＳ 明朝" w:hAnsi="Times New Roman" w:cs="Times New Roman" w:hint="eastAsia"/>
          <w:szCs w:val="21"/>
          <w:rPrChange w:id="959" w:author="Masato YOSHIKAWA" w:date="2026-01-20T11:15:00Z" w16du:dateUtc="2026-01-20T02:15:00Z">
            <w:rPr>
              <w:rFonts w:ascii="ＭＳ 明朝" w:eastAsia="ＭＳ 明朝" w:hAnsi="ＭＳ 明朝" w:hint="eastAsia"/>
              <w:szCs w:val="21"/>
            </w:rPr>
          </w:rPrChange>
        </w:rPr>
        <w:t>（効果音等）が視覚的・聴覚的な情報として文化的意味を補完するため、言語のみによる文化説明の必要性が相対的に減退するという特徴がある。</w:t>
      </w:r>
      <w:r w:rsidR="00F911F2" w:rsidRPr="00F45A47">
        <w:rPr>
          <w:rFonts w:ascii="Times New Roman" w:eastAsia="ＭＳ 明朝" w:hAnsi="Times New Roman" w:cs="Times New Roman"/>
          <w:szCs w:val="21"/>
          <w:rPrChange w:id="960" w:author="Masato YOSHIKAWA" w:date="2026-01-20T11:15:00Z" w16du:dateUtc="2026-01-20T02:15:00Z">
            <w:rPr>
              <w:rFonts w:ascii="ＭＳ 明朝" w:eastAsia="ＭＳ 明朝" w:hAnsi="ＭＳ 明朝"/>
              <w:szCs w:val="21"/>
            </w:rPr>
          </w:rPrChange>
        </w:rPr>
        <w:t>これに対し、書籍という媒体は、文字情報のみで読者に作品世界を構築させる必要がある。物理的な文字数制限が比較的緩</w:t>
      </w:r>
      <w:r w:rsidR="00F911F2" w:rsidRPr="00F45A47">
        <w:rPr>
          <w:rFonts w:ascii="Times New Roman" w:eastAsia="ＭＳ 明朝" w:hAnsi="Times New Roman" w:cs="Times New Roman" w:hint="eastAsia"/>
          <w:szCs w:val="21"/>
          <w:rPrChange w:id="961" w:author="Masato YOSHIKAWA" w:date="2026-01-20T11:15:00Z" w16du:dateUtc="2026-01-20T02:15:00Z">
            <w:rPr>
              <w:rFonts w:ascii="ＭＳ 明朝" w:eastAsia="ＭＳ 明朝" w:hAnsi="ＭＳ 明朝" w:hint="eastAsia"/>
              <w:szCs w:val="21"/>
            </w:rPr>
          </w:rPrChange>
        </w:rPr>
        <w:t>やかであるため、翻訳者の解釈や意図が最も純粋に、かつ言語的に反映されやすい。したがって、翻訳者の「ことば」による戦略的な意思決定を分析するには、書籍が最も適した媒体であると判断した。</w:t>
      </w:r>
    </w:p>
    <w:p w14:paraId="337499DD" w14:textId="58D002F2" w:rsidR="00F911F2" w:rsidRPr="00F45A47" w:rsidRDefault="001636D7" w:rsidP="001636D7">
      <w:pPr>
        <w:ind w:firstLineChars="100" w:firstLine="210"/>
        <w:rPr>
          <w:rFonts w:ascii="Times New Roman" w:eastAsia="ＭＳ 明朝" w:hAnsi="Times New Roman" w:cs="Times New Roman"/>
          <w:szCs w:val="21"/>
          <w:rPrChange w:id="962" w:author="Masato YOSHIKAWA" w:date="2026-01-20T11:15:00Z" w16du:dateUtc="2026-01-20T02:15:00Z">
            <w:rPr>
              <w:rFonts w:ascii="ＭＳ 明朝" w:eastAsia="ＭＳ 明朝" w:hAnsi="ＭＳ 明朝"/>
              <w:szCs w:val="21"/>
            </w:rPr>
          </w:rPrChange>
        </w:rPr>
      </w:pPr>
      <w:commentRangeStart w:id="963"/>
      <w:commentRangeStart w:id="964"/>
      <w:r w:rsidRPr="00F45A47">
        <w:rPr>
          <w:rFonts w:ascii="Times New Roman" w:eastAsia="ＭＳ 明朝" w:hAnsi="Times New Roman" w:cs="Times New Roman"/>
          <w:szCs w:val="21"/>
          <w:rPrChange w:id="965" w:author="Masato YOSHIKAWA" w:date="2026-01-20T11:15:00Z" w16du:dateUtc="2026-01-20T02:15:00Z">
            <w:rPr>
              <w:rFonts w:ascii="ＭＳ 明朝" w:eastAsia="ＭＳ 明朝" w:hAnsi="ＭＳ 明朝"/>
              <w:szCs w:val="21"/>
            </w:rPr>
          </w:rPrChange>
        </w:rPr>
        <w:t>2</w:t>
      </w:r>
      <w:r w:rsidRPr="00F45A47">
        <w:rPr>
          <w:rFonts w:ascii="Times New Roman" w:eastAsia="ＭＳ 明朝" w:hAnsi="Times New Roman" w:cs="Times New Roman" w:hint="eastAsia"/>
          <w:szCs w:val="21"/>
          <w:rPrChange w:id="966" w:author="Masato YOSHIKAWA" w:date="2026-01-20T11:15:00Z" w16du:dateUtc="2026-01-20T02:15:00Z">
            <w:rPr>
              <w:rFonts w:ascii="ＭＳ 明朝" w:eastAsia="ＭＳ 明朝" w:hAnsi="ＭＳ 明朝" w:hint="eastAsia"/>
              <w:szCs w:val="21"/>
            </w:rPr>
          </w:rPrChange>
        </w:rPr>
        <w:t>点目に</w:t>
      </w:r>
      <w:commentRangeStart w:id="967"/>
      <w:r w:rsidR="00F911F2" w:rsidRPr="00F45A47">
        <w:rPr>
          <w:rFonts w:ascii="Times New Roman" w:eastAsia="ＭＳ 明朝" w:hAnsi="Times New Roman" w:cs="Times New Roman"/>
          <w:szCs w:val="21"/>
          <w:rPrChange w:id="968" w:author="Masato YOSHIKAWA" w:date="2026-01-20T11:15:00Z" w16du:dateUtc="2026-01-20T02:15:00Z">
            <w:rPr>
              <w:rFonts w:ascii="ＭＳ 明朝" w:eastAsia="ＭＳ 明朝" w:hAnsi="ＭＳ 明朝"/>
              <w:szCs w:val="21"/>
            </w:rPr>
          </w:rPrChange>
        </w:rPr>
        <w:t>作品ジャンルにおける「近代文学」の適正</w:t>
      </w:r>
      <w:commentRangeEnd w:id="967"/>
      <w:r w:rsidR="00AA16E1" w:rsidRPr="00F45A47">
        <w:rPr>
          <w:rStyle w:val="ac"/>
          <w:rFonts w:ascii="Times New Roman" w:eastAsia="ＭＳ 明朝" w:hAnsi="Times New Roman" w:cs="Times New Roman"/>
          <w:sz w:val="21"/>
          <w:szCs w:val="21"/>
          <w:rPrChange w:id="969" w:author="Masato YOSHIKAWA" w:date="2026-01-20T11:15:00Z" w16du:dateUtc="2026-01-20T02:15:00Z">
            <w:rPr>
              <w:rStyle w:val="ac"/>
              <w:rFonts w:ascii="ＭＳ 明朝" w:eastAsia="ＭＳ 明朝" w:hAnsi="ＭＳ 明朝"/>
              <w:sz w:val="21"/>
              <w:szCs w:val="21"/>
            </w:rPr>
          </w:rPrChange>
        </w:rPr>
        <w:commentReference w:id="967"/>
      </w:r>
      <w:r w:rsidRPr="00F45A47">
        <w:rPr>
          <w:rFonts w:ascii="Times New Roman" w:eastAsia="ＭＳ 明朝" w:hAnsi="Times New Roman" w:cs="Times New Roman" w:hint="eastAsia"/>
          <w:szCs w:val="21"/>
          <w:rPrChange w:id="970" w:author="Masato YOSHIKAWA" w:date="2026-01-20T11:15:00Z" w16du:dateUtc="2026-01-20T02:15:00Z">
            <w:rPr>
              <w:rFonts w:ascii="ＭＳ 明朝" w:eastAsia="ＭＳ 明朝" w:hAnsi="ＭＳ 明朝" w:hint="eastAsia"/>
              <w:szCs w:val="21"/>
            </w:rPr>
          </w:rPrChange>
        </w:rPr>
        <w:t>が挙げられる。</w:t>
      </w:r>
      <w:r w:rsidR="00F911F2" w:rsidRPr="00F45A47">
        <w:rPr>
          <w:rFonts w:ascii="Times New Roman" w:eastAsia="ＭＳ 明朝" w:hAnsi="Times New Roman" w:cs="Times New Roman"/>
          <w:szCs w:val="21"/>
          <w:rPrChange w:id="971" w:author="Masato YOSHIKAWA" w:date="2026-01-20T11:15:00Z" w16du:dateUtc="2026-01-20T02:15:00Z">
            <w:rPr>
              <w:rFonts w:ascii="ＭＳ 明朝" w:eastAsia="ＭＳ 明朝" w:hAnsi="ＭＳ 明朝"/>
              <w:szCs w:val="21"/>
            </w:rPr>
          </w:rPrChange>
        </w:rPr>
        <w:t>作品ジャンルの選定において、実在の人物を扱う伝記や日記、あるいは現代の現実に即した作品（例：『窓ぎわのトットちゃん』等）は、事実の正確な伝達が優先される結果、「直訳＋注釈」という形式的な処理に留まる傾向が強いと考えられる。一方、夏目の『こころ』に代表される近代文学は、フィクションとしての解釈の余地を有しながらも、明治期特有の複雑な文化的背景（衣食住、社会制度、儒教的価値観等）を色濃く反映している。このような作品は、単なる単語の置き</w:t>
      </w:r>
      <w:r w:rsidR="00F911F2" w:rsidRPr="00F45A47">
        <w:rPr>
          <w:rFonts w:ascii="Times New Roman" w:eastAsia="ＭＳ 明朝" w:hAnsi="Times New Roman" w:cs="Times New Roman"/>
          <w:szCs w:val="21"/>
          <w:rPrChange w:id="972" w:author="Masato YOSHIKAWA" w:date="2026-01-20T11:15:00Z" w16du:dateUtc="2026-01-20T02:15:00Z">
            <w:rPr>
              <w:rFonts w:ascii="ＭＳ 明朝" w:eastAsia="ＭＳ 明朝" w:hAnsi="ＭＳ 明朝"/>
              <w:szCs w:val="21"/>
            </w:rPr>
          </w:rPrChange>
        </w:rPr>
        <w:lastRenderedPageBreak/>
        <w:t>換えを超えた、翻訳者</w:t>
      </w:r>
      <w:r w:rsidR="00F911F2" w:rsidRPr="00F45A47">
        <w:rPr>
          <w:rFonts w:ascii="Times New Roman" w:eastAsia="ＭＳ 明朝" w:hAnsi="Times New Roman" w:cs="Times New Roman" w:hint="eastAsia"/>
          <w:szCs w:val="21"/>
          <w:rPrChange w:id="973" w:author="Masato YOSHIKAWA" w:date="2026-01-20T11:15:00Z" w16du:dateUtc="2026-01-20T02:15:00Z">
            <w:rPr>
              <w:rFonts w:ascii="ＭＳ 明朝" w:eastAsia="ＭＳ 明朝" w:hAnsi="ＭＳ 明朝" w:hint="eastAsia"/>
              <w:szCs w:val="21"/>
            </w:rPr>
          </w:rPrChange>
        </w:rPr>
        <w:t>の深い読解に基づく「創造的翻訳」が誘発されやすい。現実の事象と創作的表現が交差する近代文学は、異文化受容の段階（</w:t>
      </w:r>
      <w:r w:rsidR="00F911F2" w:rsidRPr="00F45A47">
        <w:rPr>
          <w:rFonts w:ascii="Times New Roman" w:eastAsia="ＭＳ 明朝" w:hAnsi="Times New Roman" w:cs="Times New Roman"/>
          <w:szCs w:val="21"/>
          <w:rPrChange w:id="974" w:author="Masato YOSHIKAWA" w:date="2026-01-20T11:15:00Z" w16du:dateUtc="2026-01-20T02:15:00Z">
            <w:rPr>
              <w:rFonts w:ascii="ＭＳ 明朝" w:eastAsia="ＭＳ 明朝" w:hAnsi="ＭＳ 明朝"/>
              <w:szCs w:val="21"/>
            </w:rPr>
          </w:rPrChange>
        </w:rPr>
        <w:t>DMIS</w:t>
      </w:r>
      <w:r w:rsidR="00F911F2" w:rsidRPr="00F45A47">
        <w:rPr>
          <w:rFonts w:ascii="Times New Roman" w:eastAsia="ＭＳ 明朝" w:hAnsi="Times New Roman" w:cs="Times New Roman"/>
          <w:szCs w:val="21"/>
          <w:rPrChange w:id="975" w:author="Masato YOSHIKAWA" w:date="2026-01-20T11:15:00Z" w16du:dateUtc="2026-01-20T02:15:00Z">
            <w:rPr>
              <w:rFonts w:ascii="ＭＳ 明朝" w:eastAsia="ＭＳ 明朝" w:hAnsi="ＭＳ 明朝"/>
              <w:szCs w:val="21"/>
            </w:rPr>
          </w:rPrChange>
        </w:rPr>
        <w:t>）と翻訳技法の相関を検証する上で、極めて密度の高いデータを提供し得る。</w:t>
      </w:r>
      <w:commentRangeEnd w:id="963"/>
      <w:r w:rsidR="000418FD" w:rsidRPr="00F45A47">
        <w:rPr>
          <w:rStyle w:val="ac"/>
          <w:rFonts w:ascii="Times New Roman" w:eastAsia="ＭＳ 明朝" w:hAnsi="Times New Roman" w:cs="Times New Roman"/>
          <w:sz w:val="21"/>
          <w:szCs w:val="21"/>
          <w:rPrChange w:id="976" w:author="Masato YOSHIKAWA" w:date="2026-01-20T11:15:00Z" w16du:dateUtc="2026-01-20T02:15:00Z">
            <w:rPr>
              <w:rStyle w:val="ac"/>
              <w:rFonts w:ascii="ＭＳ 明朝" w:eastAsia="ＭＳ 明朝" w:hAnsi="ＭＳ 明朝"/>
              <w:sz w:val="21"/>
              <w:szCs w:val="21"/>
            </w:rPr>
          </w:rPrChange>
        </w:rPr>
        <w:commentReference w:id="963"/>
      </w:r>
      <w:commentRangeEnd w:id="964"/>
      <w:r w:rsidR="00300A82">
        <w:rPr>
          <w:rStyle w:val="ac"/>
        </w:rPr>
        <w:commentReference w:id="964"/>
      </w:r>
    </w:p>
    <w:p w14:paraId="1CEE50C5" w14:textId="6928A3AF" w:rsidR="004115AD" w:rsidRPr="00F45A47" w:rsidRDefault="001636D7" w:rsidP="004D60EF">
      <w:pPr>
        <w:ind w:firstLineChars="100" w:firstLine="210"/>
        <w:rPr>
          <w:rFonts w:ascii="Times New Roman" w:eastAsia="ＭＳ 明朝" w:hAnsi="Times New Roman" w:cs="Times New Roman"/>
          <w:szCs w:val="21"/>
          <w:rPrChange w:id="977"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978" w:author="Masato YOSHIKAWA" w:date="2026-01-20T11:15:00Z" w16du:dateUtc="2026-01-20T02:15:00Z">
            <w:rPr>
              <w:rFonts w:ascii="ＭＳ 明朝" w:eastAsia="ＭＳ 明朝" w:hAnsi="ＭＳ 明朝"/>
              <w:szCs w:val="21"/>
            </w:rPr>
          </w:rPrChange>
        </w:rPr>
        <w:t>3</w:t>
      </w:r>
      <w:r w:rsidRPr="00F45A47">
        <w:rPr>
          <w:rFonts w:ascii="Times New Roman" w:eastAsia="ＭＳ 明朝" w:hAnsi="Times New Roman" w:cs="Times New Roman" w:hint="eastAsia"/>
          <w:szCs w:val="21"/>
          <w:rPrChange w:id="979" w:author="Masato YOSHIKAWA" w:date="2026-01-20T11:15:00Z" w16du:dateUtc="2026-01-20T02:15:00Z">
            <w:rPr>
              <w:rFonts w:ascii="ＭＳ 明朝" w:eastAsia="ＭＳ 明朝" w:hAnsi="ＭＳ 明朝" w:hint="eastAsia"/>
              <w:szCs w:val="21"/>
            </w:rPr>
          </w:rPrChange>
        </w:rPr>
        <w:t>点目に</w:t>
      </w:r>
      <w:commentRangeStart w:id="980"/>
      <w:r w:rsidR="00F911F2" w:rsidRPr="00F45A47">
        <w:rPr>
          <w:rFonts w:ascii="Times New Roman" w:eastAsia="ＭＳ 明朝" w:hAnsi="Times New Roman" w:cs="Times New Roman"/>
          <w:szCs w:val="21"/>
          <w:rPrChange w:id="981" w:author="Masato YOSHIKAWA" w:date="2026-01-20T11:15:00Z" w16du:dateUtc="2026-01-20T02:15:00Z">
            <w:rPr>
              <w:rFonts w:ascii="ＭＳ 明朝" w:eastAsia="ＭＳ 明朝" w:hAnsi="ＭＳ 明朝"/>
              <w:szCs w:val="21"/>
            </w:rPr>
          </w:rPrChange>
        </w:rPr>
        <w:t>『こころ』における文化的要素の密度</w:t>
      </w:r>
      <w:commentRangeEnd w:id="980"/>
      <w:r w:rsidRPr="00F45A47">
        <w:rPr>
          <w:rStyle w:val="ac"/>
          <w:rFonts w:ascii="Times New Roman" w:eastAsia="ＭＳ 明朝" w:hAnsi="Times New Roman" w:cs="Times New Roman"/>
          <w:sz w:val="21"/>
          <w:szCs w:val="21"/>
          <w:rPrChange w:id="982" w:author="Masato YOSHIKAWA" w:date="2026-01-20T11:15:00Z" w16du:dateUtc="2026-01-20T02:15:00Z">
            <w:rPr>
              <w:rStyle w:val="ac"/>
              <w:rFonts w:ascii="ＭＳ 明朝" w:eastAsia="ＭＳ 明朝" w:hAnsi="ＭＳ 明朝"/>
              <w:sz w:val="21"/>
              <w:szCs w:val="21"/>
            </w:rPr>
          </w:rPrChange>
        </w:rPr>
        <w:commentReference w:id="980"/>
      </w:r>
      <w:r w:rsidRPr="00F45A47">
        <w:rPr>
          <w:rFonts w:ascii="Times New Roman" w:eastAsia="ＭＳ 明朝" w:hAnsi="Times New Roman" w:cs="Times New Roman" w:hint="eastAsia"/>
          <w:szCs w:val="21"/>
          <w:rPrChange w:id="983" w:author="Masato YOSHIKAWA" w:date="2026-01-20T11:15:00Z" w16du:dateUtc="2026-01-20T02:15:00Z">
            <w:rPr>
              <w:rFonts w:ascii="ＭＳ 明朝" w:eastAsia="ＭＳ 明朝" w:hAnsi="ＭＳ 明朝" w:hint="eastAsia"/>
              <w:szCs w:val="21"/>
            </w:rPr>
          </w:rPrChange>
        </w:rPr>
        <w:t>が挙げられる。</w:t>
      </w:r>
      <w:r w:rsidR="00F911F2" w:rsidRPr="00F45A47">
        <w:rPr>
          <w:rFonts w:ascii="Times New Roman" w:eastAsia="ＭＳ 明朝" w:hAnsi="Times New Roman" w:cs="Times New Roman"/>
          <w:szCs w:val="21"/>
          <w:rPrChange w:id="984" w:author="Masato YOSHIKAWA" w:date="2026-01-20T11:15:00Z" w16du:dateUtc="2026-01-20T02:15:00Z">
            <w:rPr>
              <w:rFonts w:ascii="ＭＳ 明朝" w:eastAsia="ＭＳ 明朝" w:hAnsi="ＭＳ 明朝"/>
              <w:szCs w:val="21"/>
            </w:rPr>
          </w:rPrChange>
        </w:rPr>
        <w:t>『こころ』には、明治末期という過渡期の日本に特有の物質文化（浴衣、炬燵等）や精神文化（天罰、お気の毒等）が豊富に含まれている。これらの要素は、ターゲット文化（英語圏）との間に大きな文化差を有しており、翻訳者が「読者にどの程度の文化差を体験させるか」という戦略（</w:t>
      </w:r>
      <w:r w:rsidR="00F911F2" w:rsidRPr="00F45A47">
        <w:rPr>
          <w:rFonts w:ascii="Times New Roman" w:eastAsia="ＭＳ 明朝" w:hAnsi="Times New Roman" w:cs="Times New Roman"/>
          <w:szCs w:val="21"/>
          <w:rPrChange w:id="985" w:author="Masato YOSHIKAWA" w:date="2026-01-20T11:15:00Z" w16du:dateUtc="2026-01-20T02:15:00Z">
            <w:rPr>
              <w:rFonts w:ascii="ＭＳ 明朝" w:eastAsia="ＭＳ 明朝" w:hAnsi="ＭＳ 明朝"/>
              <w:szCs w:val="21"/>
            </w:rPr>
          </w:rPrChange>
        </w:rPr>
        <w:t>DMIS</w:t>
      </w:r>
      <w:r w:rsidR="00F911F2" w:rsidRPr="00F45A47">
        <w:rPr>
          <w:rFonts w:ascii="Times New Roman" w:eastAsia="ＭＳ 明朝" w:hAnsi="Times New Roman" w:cs="Times New Roman"/>
          <w:szCs w:val="21"/>
          <w:rPrChange w:id="986" w:author="Masato YOSHIKAWA" w:date="2026-01-20T11:15:00Z" w16du:dateUtc="2026-01-20T02:15:00Z">
            <w:rPr>
              <w:rFonts w:ascii="ＭＳ 明朝" w:eastAsia="ＭＳ 明朝" w:hAnsi="ＭＳ 明朝"/>
              <w:szCs w:val="21"/>
            </w:rPr>
          </w:rPrChange>
        </w:rPr>
        <w:t>段階）を決定する際、顕著な差異を生じさせる要因となる。また、第一部「先生と私」に限定しても約</w:t>
      </w:r>
      <w:r w:rsidR="00F911F2" w:rsidRPr="00F45A47">
        <w:rPr>
          <w:rFonts w:ascii="Times New Roman" w:eastAsia="ＭＳ 明朝" w:hAnsi="Times New Roman" w:cs="Times New Roman"/>
          <w:szCs w:val="21"/>
          <w:rPrChange w:id="987" w:author="Masato YOSHIKAWA" w:date="2026-01-20T11:15:00Z" w16du:dateUtc="2026-01-20T02:15:00Z">
            <w:rPr>
              <w:rFonts w:ascii="ＭＳ 明朝" w:eastAsia="ＭＳ 明朝" w:hAnsi="ＭＳ 明朝"/>
              <w:szCs w:val="21"/>
            </w:rPr>
          </w:rPrChange>
        </w:rPr>
        <w:t>150</w:t>
      </w:r>
      <w:r w:rsidR="00F911F2" w:rsidRPr="00F45A47">
        <w:rPr>
          <w:rFonts w:ascii="Times New Roman" w:eastAsia="ＭＳ 明朝" w:hAnsi="Times New Roman" w:cs="Times New Roman"/>
          <w:szCs w:val="21"/>
          <w:rPrChange w:id="988" w:author="Masato YOSHIKAWA" w:date="2026-01-20T11:15:00Z" w16du:dateUtc="2026-01-20T02:15:00Z">
            <w:rPr>
              <w:rFonts w:ascii="ＭＳ 明朝" w:eastAsia="ＭＳ 明朝" w:hAnsi="ＭＳ 明朝"/>
              <w:szCs w:val="21"/>
            </w:rPr>
          </w:rPrChange>
        </w:rPr>
        <w:t>件の文化的要素を抽出でき、</w:t>
      </w:r>
      <w:r w:rsidR="00F911F2" w:rsidRPr="00F45A47">
        <w:rPr>
          <w:rFonts w:ascii="Times New Roman" w:eastAsia="ＭＳ 明朝" w:hAnsi="Times New Roman" w:cs="Times New Roman"/>
          <w:szCs w:val="21"/>
          <w:rPrChange w:id="989" w:author="Masato YOSHIKAWA" w:date="2026-01-20T11:15:00Z" w16du:dateUtc="2026-01-20T02:15:00Z">
            <w:rPr>
              <w:rFonts w:ascii="ＭＳ 明朝" w:eastAsia="ＭＳ 明朝" w:hAnsi="ＭＳ 明朝"/>
              <w:szCs w:val="21"/>
            </w:rPr>
          </w:rPrChange>
        </w:rPr>
        <w:t>2</w:t>
      </w:r>
      <w:r w:rsidR="00F911F2" w:rsidRPr="00F45A47">
        <w:rPr>
          <w:rFonts w:ascii="Times New Roman" w:eastAsia="ＭＳ 明朝" w:hAnsi="Times New Roman" w:cs="Times New Roman"/>
          <w:szCs w:val="21"/>
          <w:rPrChange w:id="990" w:author="Masato YOSHIKAWA" w:date="2026-01-20T11:15:00Z" w16du:dateUtc="2026-01-20T02:15:00Z">
            <w:rPr>
              <w:rFonts w:ascii="ＭＳ 明朝" w:eastAsia="ＭＳ 明朝" w:hAnsi="ＭＳ 明朝"/>
              <w:szCs w:val="21"/>
            </w:rPr>
          </w:rPrChange>
        </w:rPr>
        <w:t>名の翻訳者を合わせることで</w:t>
      </w:r>
      <w:r w:rsidR="00990980" w:rsidRPr="00F45A47">
        <w:rPr>
          <w:rFonts w:ascii="Times New Roman" w:eastAsia="ＭＳ 明朝" w:hAnsi="Times New Roman" w:cs="Times New Roman" w:hint="eastAsia"/>
          <w:szCs w:val="21"/>
          <w:rPrChange w:id="991" w:author="Masato YOSHIKAWA" w:date="2026-01-20T11:15:00Z" w16du:dateUtc="2026-01-20T02:15:00Z">
            <w:rPr>
              <w:rFonts w:ascii="ＭＳ 明朝" w:eastAsia="ＭＳ 明朝" w:hAnsi="ＭＳ 明朝" w:hint="eastAsia"/>
              <w:szCs w:val="21"/>
            </w:rPr>
          </w:rPrChange>
        </w:rPr>
        <w:t>約</w:t>
      </w:r>
      <w:r w:rsidR="00F911F2" w:rsidRPr="00F45A47">
        <w:rPr>
          <w:rFonts w:ascii="Times New Roman" w:eastAsia="ＭＳ 明朝" w:hAnsi="Times New Roman" w:cs="Times New Roman"/>
          <w:szCs w:val="21"/>
          <w:rPrChange w:id="992" w:author="Masato YOSHIKAWA" w:date="2026-01-20T11:15:00Z" w16du:dateUtc="2026-01-20T02:15:00Z">
            <w:rPr>
              <w:rFonts w:ascii="ＭＳ 明朝" w:eastAsia="ＭＳ 明朝" w:hAnsi="ＭＳ 明朝"/>
              <w:szCs w:val="21"/>
            </w:rPr>
          </w:rPrChange>
        </w:rPr>
        <w:t>300</w:t>
      </w:r>
      <w:r w:rsidR="00F911F2" w:rsidRPr="00F45A47">
        <w:rPr>
          <w:rFonts w:ascii="Times New Roman" w:eastAsia="ＭＳ 明朝" w:hAnsi="Times New Roman" w:cs="Times New Roman"/>
          <w:szCs w:val="21"/>
          <w:rPrChange w:id="993" w:author="Masato YOSHIKAWA" w:date="2026-01-20T11:15:00Z" w16du:dateUtc="2026-01-20T02:15:00Z">
            <w:rPr>
              <w:rFonts w:ascii="ＭＳ 明朝" w:eastAsia="ＭＳ 明朝" w:hAnsi="ＭＳ 明朝"/>
              <w:szCs w:val="21"/>
            </w:rPr>
          </w:rPrChange>
        </w:rPr>
        <w:t>件の分析サンプルを確保できる点も、統計的</w:t>
      </w:r>
      <w:r w:rsidR="00F911F2" w:rsidRPr="00F45A47">
        <w:rPr>
          <w:rFonts w:ascii="Times New Roman" w:eastAsia="ＭＳ 明朝" w:hAnsi="Times New Roman" w:cs="Times New Roman" w:hint="eastAsia"/>
          <w:szCs w:val="21"/>
          <w:rPrChange w:id="994" w:author="Masato YOSHIKAWA" w:date="2026-01-20T11:15:00Z" w16du:dateUtc="2026-01-20T02:15:00Z">
            <w:rPr>
              <w:rFonts w:ascii="ＭＳ 明朝" w:eastAsia="ＭＳ 明朝" w:hAnsi="ＭＳ 明朝" w:hint="eastAsia"/>
              <w:szCs w:val="21"/>
            </w:rPr>
          </w:rPrChange>
        </w:rPr>
        <w:t>妥当性を担保する上で重要な選定理由となった。</w:t>
      </w:r>
    </w:p>
    <w:p w14:paraId="49631E20" w14:textId="77777777" w:rsidR="00F911F2" w:rsidRPr="00F45A47" w:rsidRDefault="00F911F2" w:rsidP="00F911F2">
      <w:pPr>
        <w:rPr>
          <w:rFonts w:ascii="Times New Roman" w:eastAsia="ＭＳ 明朝" w:hAnsi="Times New Roman" w:cs="Times New Roman"/>
          <w:szCs w:val="21"/>
          <w:rPrChange w:id="995" w:author="Masato YOSHIKAWA" w:date="2026-01-20T11:15:00Z" w16du:dateUtc="2026-01-20T02:15:00Z">
            <w:rPr>
              <w:rFonts w:ascii="ＭＳ 明朝" w:eastAsia="ＭＳ 明朝" w:hAnsi="ＭＳ 明朝"/>
              <w:szCs w:val="21"/>
            </w:rPr>
          </w:rPrChange>
        </w:rPr>
      </w:pPr>
    </w:p>
    <w:p w14:paraId="336CED27" w14:textId="1826806B" w:rsidR="00CC5487" w:rsidRPr="00F45A47" w:rsidRDefault="00CC5487" w:rsidP="00CC5487">
      <w:pPr>
        <w:rPr>
          <w:rFonts w:ascii="Times New Roman" w:eastAsia="ＭＳ 明朝" w:hAnsi="Times New Roman" w:cs="Times New Roman"/>
          <w:szCs w:val="21"/>
          <w:rPrChange w:id="996"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997" w:author="Masato YOSHIKAWA" w:date="2026-01-20T11:15:00Z" w16du:dateUtc="2026-01-20T02:15:00Z">
            <w:rPr>
              <w:rFonts w:ascii="ＭＳ 明朝" w:eastAsia="ＭＳ 明朝" w:hAnsi="ＭＳ 明朝"/>
              <w:szCs w:val="21"/>
            </w:rPr>
          </w:rPrChange>
        </w:rPr>
        <w:t>3.1.</w:t>
      </w:r>
      <w:r w:rsidR="004115AD" w:rsidRPr="00F45A47">
        <w:rPr>
          <w:rFonts w:ascii="Times New Roman" w:eastAsia="ＭＳ 明朝" w:hAnsi="Times New Roman" w:cs="Times New Roman"/>
          <w:szCs w:val="21"/>
          <w:rPrChange w:id="998" w:author="Masato YOSHIKAWA" w:date="2026-01-20T11:15:00Z" w16du:dateUtc="2026-01-20T02:15:00Z">
            <w:rPr>
              <w:rFonts w:ascii="ＭＳ 明朝" w:eastAsia="ＭＳ 明朝" w:hAnsi="ＭＳ 明朝"/>
              <w:szCs w:val="21"/>
            </w:rPr>
          </w:rPrChange>
        </w:rPr>
        <w:t>3</w:t>
      </w:r>
      <w:r w:rsidRPr="00F45A47">
        <w:rPr>
          <w:rFonts w:ascii="Times New Roman" w:eastAsia="ＭＳ 明朝" w:hAnsi="Times New Roman" w:cs="Times New Roman"/>
          <w:szCs w:val="21"/>
          <w:rPrChange w:id="999" w:author="Masato YOSHIKAWA" w:date="2026-01-20T11:15:00Z" w16du:dateUtc="2026-01-20T02:15:00Z">
            <w:rPr>
              <w:rFonts w:ascii="ＭＳ 明朝" w:eastAsia="ＭＳ 明朝" w:hAnsi="ＭＳ 明朝"/>
              <w:szCs w:val="21"/>
            </w:rPr>
          </w:rPrChange>
        </w:rPr>
        <w:t xml:space="preserve"> </w:t>
      </w:r>
      <w:r w:rsidRPr="00F45A47">
        <w:rPr>
          <w:rFonts w:ascii="Times New Roman" w:eastAsia="ＭＳ 明朝" w:hAnsi="Times New Roman" w:cs="Times New Roman"/>
          <w:szCs w:val="21"/>
          <w:rPrChange w:id="1000" w:author="Masato YOSHIKAWA" w:date="2026-01-20T11:15:00Z" w16du:dateUtc="2026-01-20T02:15:00Z">
            <w:rPr>
              <w:rFonts w:ascii="ＭＳ 明朝" w:eastAsia="ＭＳ 明朝" w:hAnsi="ＭＳ 明朝"/>
              <w:szCs w:val="21"/>
            </w:rPr>
          </w:rPrChange>
        </w:rPr>
        <w:t>翻訳</w:t>
      </w:r>
      <w:r w:rsidR="000B0D24" w:rsidRPr="00F45A47">
        <w:rPr>
          <w:rFonts w:ascii="Times New Roman" w:eastAsia="ＭＳ 明朝" w:hAnsi="Times New Roman" w:cs="Times New Roman"/>
          <w:szCs w:val="21"/>
          <w:rPrChange w:id="1001" w:author="Masato YOSHIKAWA" w:date="2026-01-20T11:15:00Z" w16du:dateUtc="2026-01-20T02:15:00Z">
            <w:rPr>
              <w:rFonts w:ascii="ＭＳ 明朝" w:eastAsia="ＭＳ 明朝" w:hAnsi="ＭＳ 明朝"/>
              <w:szCs w:val="21"/>
            </w:rPr>
          </w:rPrChange>
        </w:rPr>
        <w:t>テキスト</w:t>
      </w:r>
      <w:r w:rsidRPr="00F45A47">
        <w:rPr>
          <w:rFonts w:ascii="Times New Roman" w:eastAsia="ＭＳ 明朝" w:hAnsi="Times New Roman" w:cs="Times New Roman"/>
          <w:szCs w:val="21"/>
          <w:rPrChange w:id="1002" w:author="Masato YOSHIKAWA" w:date="2026-01-20T11:15:00Z" w16du:dateUtc="2026-01-20T02:15:00Z">
            <w:rPr>
              <w:rFonts w:ascii="ＭＳ 明朝" w:eastAsia="ＭＳ 明朝" w:hAnsi="ＭＳ 明朝"/>
              <w:szCs w:val="21"/>
            </w:rPr>
          </w:rPrChange>
        </w:rPr>
        <w:t>の選定根拠</w:t>
      </w:r>
    </w:p>
    <w:p w14:paraId="51DA8A67" w14:textId="1DD9CC73" w:rsidR="00CC5487" w:rsidRPr="00F45A47" w:rsidRDefault="002E432B" w:rsidP="00CC5487">
      <w:pPr>
        <w:ind w:firstLineChars="100" w:firstLine="210"/>
        <w:rPr>
          <w:rFonts w:ascii="Times New Roman" w:eastAsia="ＭＳ 明朝" w:hAnsi="Times New Roman" w:cs="Times New Roman"/>
          <w:szCs w:val="21"/>
          <w:rPrChange w:id="1003"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hint="eastAsia"/>
          <w:szCs w:val="21"/>
          <w:rPrChange w:id="1004" w:author="Masato YOSHIKAWA" w:date="2026-01-20T11:15:00Z" w16du:dateUtc="2026-01-20T02:15:00Z">
            <w:rPr>
              <w:rFonts w:ascii="ＭＳ 明朝" w:eastAsia="ＭＳ 明朝" w:hAnsi="ＭＳ 明朝" w:hint="eastAsia"/>
              <w:szCs w:val="21"/>
            </w:rPr>
          </w:rPrChange>
        </w:rPr>
        <w:t>本研究において、近藤いね子</w:t>
      </w:r>
      <w:r w:rsidR="00D85606" w:rsidRPr="00F45A47">
        <w:rPr>
          <w:rFonts w:ascii="Times New Roman" w:eastAsia="ＭＳ 明朝" w:hAnsi="Times New Roman" w:cs="Times New Roman" w:hint="eastAsia"/>
          <w:szCs w:val="21"/>
          <w:rPrChange w:id="1005" w:author="Masato YOSHIKAWA" w:date="2026-01-20T11:15:00Z" w16du:dateUtc="2026-01-20T02:15:00Z">
            <w:rPr>
              <w:rFonts w:ascii="ＭＳ 明朝" w:eastAsia="ＭＳ 明朝" w:hAnsi="ＭＳ 明朝" w:hint="eastAsia"/>
              <w:szCs w:val="21"/>
            </w:rPr>
          </w:rPrChange>
        </w:rPr>
        <w:t>（以下、近藤）</w:t>
      </w:r>
      <w:r w:rsidRPr="00F45A47">
        <w:rPr>
          <w:rFonts w:ascii="Times New Roman" w:eastAsia="ＭＳ 明朝" w:hAnsi="Times New Roman" w:cs="Times New Roman" w:hint="eastAsia"/>
          <w:szCs w:val="21"/>
          <w:rPrChange w:id="1006" w:author="Masato YOSHIKAWA" w:date="2026-01-20T11:15:00Z" w16du:dateUtc="2026-01-20T02:15:00Z">
            <w:rPr>
              <w:rFonts w:ascii="ＭＳ 明朝" w:eastAsia="ＭＳ 明朝" w:hAnsi="ＭＳ 明朝" w:hint="eastAsia"/>
              <w:szCs w:val="21"/>
            </w:rPr>
          </w:rPrChange>
        </w:rPr>
        <w:t>訳</w:t>
      </w:r>
      <w:r w:rsidR="00F17B11" w:rsidRPr="00F45A47">
        <w:rPr>
          <w:rFonts w:ascii="Times New Roman" w:eastAsia="ＭＳ 明朝" w:hAnsi="Times New Roman" w:cs="Times New Roman" w:hint="eastAsia"/>
          <w:szCs w:val="21"/>
          <w:rPrChange w:id="1007" w:author="Masato YOSHIKAWA" w:date="2026-01-20T11:15:00Z" w16du:dateUtc="2026-01-20T02:15:00Z">
            <w:rPr>
              <w:rFonts w:ascii="ＭＳ 明朝" w:eastAsia="ＭＳ 明朝" w:hAnsi="ＭＳ 明朝" w:hint="eastAsia"/>
              <w:szCs w:val="21"/>
            </w:rPr>
          </w:rPrChange>
        </w:rPr>
        <w:t>および</w:t>
      </w:r>
      <w:r w:rsidR="00F17B11" w:rsidRPr="00F45A47">
        <w:rPr>
          <w:rFonts w:ascii="Times New Roman" w:eastAsia="ＭＳ 明朝" w:hAnsi="Times New Roman" w:cs="Times New Roman"/>
          <w:szCs w:val="21"/>
          <w:rPrChange w:id="1008" w:author="Masato YOSHIKAWA" w:date="2026-01-20T11:15:00Z" w16du:dateUtc="2026-01-20T02:15:00Z">
            <w:rPr>
              <w:rFonts w:ascii="ＭＳ 明朝" w:eastAsia="ＭＳ 明朝" w:hAnsi="ＭＳ 明朝"/>
              <w:szCs w:val="21"/>
            </w:rPr>
          </w:rPrChange>
        </w:rPr>
        <w:t>Edwin McClellan</w:t>
      </w:r>
      <w:r w:rsidR="00F17B11" w:rsidRPr="00F45A47">
        <w:rPr>
          <w:rFonts w:ascii="Times New Roman" w:eastAsia="ＭＳ 明朝" w:hAnsi="Times New Roman" w:cs="Times New Roman" w:hint="eastAsia"/>
          <w:szCs w:val="21"/>
          <w:rPrChange w:id="1009" w:author="Masato YOSHIKAWA" w:date="2026-01-20T11:15:00Z" w16du:dateUtc="2026-01-20T02:15:00Z">
            <w:rPr>
              <w:rFonts w:ascii="ＭＳ 明朝" w:eastAsia="ＭＳ 明朝" w:hAnsi="ＭＳ 明朝" w:hint="eastAsia"/>
              <w:szCs w:val="21"/>
            </w:rPr>
          </w:rPrChange>
        </w:rPr>
        <w:t>（以下、</w:t>
      </w:r>
      <w:r w:rsidR="00F17B11" w:rsidRPr="00F45A47">
        <w:rPr>
          <w:rFonts w:ascii="Times New Roman" w:eastAsia="ＭＳ 明朝" w:hAnsi="Times New Roman" w:cs="Times New Roman"/>
          <w:szCs w:val="21"/>
          <w:rPrChange w:id="1010" w:author="Masato YOSHIKAWA" w:date="2026-01-20T11:15:00Z" w16du:dateUtc="2026-01-20T02:15:00Z">
            <w:rPr>
              <w:rFonts w:ascii="ＭＳ 明朝" w:eastAsia="ＭＳ 明朝" w:hAnsi="ＭＳ 明朝"/>
              <w:szCs w:val="21"/>
            </w:rPr>
          </w:rPrChange>
        </w:rPr>
        <w:t>McClellan</w:t>
      </w:r>
      <w:r w:rsidR="00F17B11" w:rsidRPr="00F45A47">
        <w:rPr>
          <w:rFonts w:ascii="Times New Roman" w:eastAsia="ＭＳ 明朝" w:hAnsi="Times New Roman" w:cs="Times New Roman" w:hint="eastAsia"/>
          <w:szCs w:val="21"/>
          <w:rPrChange w:id="1011" w:author="Masato YOSHIKAWA" w:date="2026-01-20T11:15:00Z" w16du:dateUtc="2026-01-20T02:15:00Z">
            <w:rPr>
              <w:rFonts w:ascii="ＭＳ 明朝" w:eastAsia="ＭＳ 明朝" w:hAnsi="ＭＳ 明朝" w:hint="eastAsia"/>
              <w:szCs w:val="21"/>
            </w:rPr>
          </w:rPrChange>
        </w:rPr>
        <w:t>）訳を比較対象として選定した理由は、</w:t>
      </w:r>
      <w:r w:rsidR="005452BE" w:rsidRPr="00F45A47">
        <w:rPr>
          <w:rFonts w:ascii="Times New Roman" w:eastAsia="ＭＳ 明朝" w:hAnsi="Times New Roman" w:cs="Times New Roman" w:hint="eastAsia"/>
          <w:szCs w:val="21"/>
          <w:rPrChange w:id="1012" w:author="Masato YOSHIKAWA" w:date="2026-01-20T11:15:00Z" w16du:dateUtc="2026-01-20T02:15:00Z">
            <w:rPr>
              <w:rFonts w:ascii="ＭＳ 明朝" w:eastAsia="ＭＳ 明朝" w:hAnsi="ＭＳ 明朝" w:hint="eastAsia"/>
              <w:szCs w:val="21"/>
            </w:rPr>
          </w:rPrChange>
        </w:rPr>
        <w:t>翻訳者の経歴、実績、および翻訳アプローチの特性という観点から、以下の３点に集約される。</w:t>
      </w:r>
    </w:p>
    <w:p w14:paraId="6E4E5555" w14:textId="73BC47B2" w:rsidR="00267654" w:rsidRPr="00F45A47" w:rsidRDefault="00267654" w:rsidP="00267654">
      <w:pPr>
        <w:rPr>
          <w:rFonts w:ascii="Times New Roman" w:eastAsia="ＭＳ 明朝" w:hAnsi="Times New Roman" w:cs="Times New Roman"/>
          <w:szCs w:val="21"/>
          <w:rPrChange w:id="1013"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1014" w:author="Masato YOSHIKAWA" w:date="2026-01-20T11:15:00Z" w16du:dateUtc="2026-01-20T02:15:00Z">
            <w:rPr>
              <w:rFonts w:ascii="ＭＳ 明朝" w:eastAsia="ＭＳ 明朝" w:hAnsi="ＭＳ 明朝"/>
              <w:szCs w:val="21"/>
            </w:rPr>
          </w:rPrChange>
        </w:rPr>
        <w:t xml:space="preserve">　第一に、</w:t>
      </w:r>
      <w:r w:rsidRPr="00F45A47">
        <w:rPr>
          <w:rFonts w:ascii="Times New Roman" w:eastAsia="ＭＳ 明朝" w:hAnsi="Times New Roman" w:cs="Times New Roman"/>
          <w:szCs w:val="21"/>
          <w:rPrChange w:id="1015" w:author="Masato YOSHIKAWA" w:date="2026-01-20T11:15:00Z" w16du:dateUtc="2026-01-20T02:15:00Z">
            <w:rPr>
              <w:rFonts w:ascii="ＭＳ 明朝" w:eastAsia="ＭＳ 明朝" w:hAnsi="ＭＳ 明朝"/>
              <w:szCs w:val="21"/>
            </w:rPr>
          </w:rPrChange>
        </w:rPr>
        <w:t>McClellan</w:t>
      </w:r>
      <w:r w:rsidRPr="00F45A47">
        <w:rPr>
          <w:rFonts w:ascii="Times New Roman" w:eastAsia="ＭＳ 明朝" w:hAnsi="Times New Roman" w:cs="Times New Roman"/>
          <w:szCs w:val="21"/>
          <w:rPrChange w:id="1016" w:author="Masato YOSHIKAWA" w:date="2026-01-20T11:15:00Z" w16du:dateUtc="2026-01-20T02:15:00Z">
            <w:rPr>
              <w:rFonts w:ascii="ＭＳ 明朝" w:eastAsia="ＭＳ 明朝" w:hAnsi="ＭＳ 明朝"/>
              <w:szCs w:val="21"/>
            </w:rPr>
          </w:rPrChange>
        </w:rPr>
        <w:t>訳の英語圏における圧倒的な学術的権威と普及度である。</w:t>
      </w:r>
      <w:r w:rsidRPr="00F45A47">
        <w:rPr>
          <w:rFonts w:ascii="Times New Roman" w:eastAsia="ＭＳ 明朝" w:hAnsi="Times New Roman" w:cs="Times New Roman"/>
          <w:szCs w:val="21"/>
          <w:rPrChange w:id="1017" w:author="Masato YOSHIKAWA" w:date="2026-01-20T11:15:00Z" w16du:dateUtc="2026-01-20T02:15:00Z">
            <w:rPr>
              <w:rFonts w:ascii="ＭＳ 明朝" w:eastAsia="ＭＳ 明朝" w:hAnsi="ＭＳ 明朝"/>
              <w:szCs w:val="21"/>
            </w:rPr>
          </w:rPrChange>
        </w:rPr>
        <w:t>McClellan</w:t>
      </w:r>
      <w:r w:rsidRPr="00F45A47">
        <w:rPr>
          <w:rFonts w:ascii="Times New Roman" w:eastAsia="ＭＳ 明朝" w:hAnsi="Times New Roman" w:cs="Times New Roman"/>
          <w:szCs w:val="21"/>
          <w:rPrChange w:id="1018" w:author="Masato YOSHIKAWA" w:date="2026-01-20T11:15:00Z" w16du:dateUtc="2026-01-20T02:15:00Z">
            <w:rPr>
              <w:rFonts w:ascii="ＭＳ 明朝" w:eastAsia="ＭＳ 明朝" w:hAnsi="ＭＳ 明朝"/>
              <w:szCs w:val="21"/>
            </w:rPr>
          </w:rPrChange>
        </w:rPr>
        <w:t>は英国人の父と日本人の母を持ち、神戸で生まれ育ったバイリンガルである。</w:t>
      </w:r>
      <w:r w:rsidRPr="00F45A47">
        <w:rPr>
          <w:rFonts w:ascii="Times New Roman" w:eastAsia="ＭＳ 明朝" w:hAnsi="Times New Roman" w:cs="Times New Roman"/>
          <w:szCs w:val="21"/>
          <w:rPrChange w:id="1019" w:author="Masato YOSHIKAWA" w:date="2026-01-20T11:15:00Z" w16du:dateUtc="2026-01-20T02:15:00Z">
            <w:rPr>
              <w:rFonts w:ascii="ＭＳ 明朝" w:eastAsia="ＭＳ 明朝" w:hAnsi="ＭＳ 明朝"/>
              <w:szCs w:val="21"/>
            </w:rPr>
          </w:rPrChange>
        </w:rPr>
        <w:t>16</w:t>
      </w:r>
      <w:r w:rsidRPr="00F45A47">
        <w:rPr>
          <w:rFonts w:ascii="Times New Roman" w:eastAsia="ＭＳ 明朝" w:hAnsi="Times New Roman" w:cs="Times New Roman"/>
          <w:szCs w:val="21"/>
          <w:rPrChange w:id="1020" w:author="Masato YOSHIKAWA" w:date="2026-01-20T11:15:00Z" w16du:dateUtc="2026-01-20T02:15:00Z">
            <w:rPr>
              <w:rFonts w:ascii="ＭＳ 明朝" w:eastAsia="ＭＳ 明朝" w:hAnsi="ＭＳ 明朝"/>
              <w:szCs w:val="21"/>
            </w:rPr>
          </w:rPrChange>
        </w:rPr>
        <w:t>歳まで日本で過ごした後、英国および米国のアカデミズムで活躍した彼は、日本文学を世界文学の文脈で位置づける上で決定的な役割を果たした。</w:t>
      </w:r>
      <w:r w:rsidRPr="00F45A47">
        <w:rPr>
          <w:rFonts w:ascii="Times New Roman" w:eastAsia="ＭＳ 明朝" w:hAnsi="Times New Roman" w:cs="Times New Roman"/>
          <w:szCs w:val="21"/>
          <w:rPrChange w:id="1021" w:author="Masato YOSHIKAWA" w:date="2026-01-20T11:15:00Z" w16du:dateUtc="2026-01-20T02:15:00Z">
            <w:rPr>
              <w:rFonts w:ascii="ＭＳ 明朝" w:eastAsia="ＭＳ 明朝" w:hAnsi="ＭＳ 明朝"/>
              <w:szCs w:val="21"/>
            </w:rPr>
          </w:rPrChange>
        </w:rPr>
        <w:t>Ericson</w:t>
      </w:r>
      <w:sdt>
        <w:sdtPr>
          <w:rPr>
            <w:rFonts w:ascii="Times New Roman" w:eastAsia="ＭＳ 明朝" w:hAnsi="Times New Roman" w:cs="Times New Roman"/>
            <w:szCs w:val="21"/>
          </w:rPr>
          <w:id w:val="106781788"/>
          <w:citation/>
        </w:sdtPr>
        <w:sdtContent>
          <w:r w:rsidR="002812D7" w:rsidRPr="00F45A47">
            <w:rPr>
              <w:rFonts w:ascii="Times New Roman" w:eastAsia="ＭＳ 明朝" w:hAnsi="Times New Roman" w:cs="Times New Roman"/>
              <w:szCs w:val="21"/>
              <w:rPrChange w:id="1022" w:author="Masato YOSHIKAWA" w:date="2026-01-20T11:15:00Z" w16du:dateUtc="2026-01-20T02:15:00Z">
                <w:rPr>
                  <w:rFonts w:ascii="ＭＳ 明朝" w:eastAsia="ＭＳ 明朝" w:hAnsi="ＭＳ 明朝"/>
                  <w:szCs w:val="21"/>
                </w:rPr>
              </w:rPrChange>
            </w:rPr>
            <w:fldChar w:fldCharType="begin"/>
          </w:r>
          <w:r w:rsidR="004A35EC" w:rsidRPr="00F45A47">
            <w:rPr>
              <w:rFonts w:ascii="Times New Roman" w:eastAsia="ＭＳ 明朝" w:hAnsi="Times New Roman" w:cs="Times New Roman"/>
              <w:szCs w:val="21"/>
              <w:rPrChange w:id="1023" w:author="Masato YOSHIKAWA" w:date="2026-01-20T11:15:00Z" w16du:dateUtc="2026-01-20T02:15:00Z">
                <w:rPr>
                  <w:rFonts w:ascii="ＭＳ 明朝" w:eastAsia="ＭＳ 明朝" w:hAnsi="ＭＳ 明朝"/>
                  <w:szCs w:val="21"/>
                </w:rPr>
              </w:rPrChange>
            </w:rPr>
            <w:instrText xml:space="preserve">CITATION Eri \n  \t  \l 1041 </w:instrText>
          </w:r>
          <w:r w:rsidR="002812D7" w:rsidRPr="00F45A47">
            <w:rPr>
              <w:rFonts w:ascii="Times New Roman" w:eastAsia="ＭＳ 明朝" w:hAnsi="Times New Roman" w:cs="Times New Roman"/>
              <w:szCs w:val="21"/>
              <w:rPrChange w:id="1024" w:author="Masato YOSHIKAWA" w:date="2026-01-20T11:15:00Z" w16du:dateUtc="2026-01-20T02:15:00Z">
                <w:rPr>
                  <w:rFonts w:ascii="ＭＳ 明朝" w:eastAsia="ＭＳ 明朝" w:hAnsi="ＭＳ 明朝"/>
                  <w:szCs w:val="21"/>
                </w:rPr>
              </w:rPrChange>
            </w:rPr>
            <w:fldChar w:fldCharType="separate"/>
          </w:r>
          <w:r w:rsidR="004A35EC" w:rsidRPr="00F45A47">
            <w:rPr>
              <w:rFonts w:ascii="Times New Roman" w:eastAsia="ＭＳ 明朝" w:hAnsi="Times New Roman" w:cs="Times New Roman"/>
              <w:noProof/>
              <w:szCs w:val="21"/>
              <w:rPrChange w:id="1025" w:author="Masato YOSHIKAWA" w:date="2026-01-20T11:15:00Z" w16du:dateUtc="2026-01-20T02:15:00Z">
                <w:rPr>
                  <w:rFonts w:ascii="ＭＳ 明朝" w:eastAsia="ＭＳ 明朝" w:hAnsi="ＭＳ 明朝"/>
                  <w:noProof/>
                  <w:szCs w:val="21"/>
                </w:rPr>
              </w:rPrChange>
            </w:rPr>
            <w:t xml:space="preserve"> (2001)</w:t>
          </w:r>
          <w:r w:rsidR="002812D7" w:rsidRPr="00F45A47">
            <w:rPr>
              <w:rFonts w:ascii="Times New Roman" w:eastAsia="ＭＳ 明朝" w:hAnsi="Times New Roman" w:cs="Times New Roman"/>
              <w:szCs w:val="21"/>
              <w:rPrChange w:id="1026" w:author="Masato YOSHIKAWA" w:date="2026-01-20T11:15:00Z" w16du:dateUtc="2026-01-20T02:15:00Z">
                <w:rPr>
                  <w:rFonts w:ascii="ＭＳ 明朝" w:eastAsia="ＭＳ 明朝" w:hAnsi="ＭＳ 明朝"/>
                  <w:szCs w:val="21"/>
                </w:rPr>
              </w:rPrChange>
            </w:rPr>
            <w:fldChar w:fldCharType="end"/>
          </w:r>
        </w:sdtContent>
      </w:sdt>
      <w:r w:rsidRPr="00F45A47">
        <w:rPr>
          <w:rFonts w:ascii="Times New Roman" w:eastAsia="ＭＳ 明朝" w:hAnsi="Times New Roman" w:cs="Times New Roman"/>
          <w:szCs w:val="21"/>
          <w:rPrChange w:id="1027" w:author="Masato YOSHIKAWA" w:date="2026-01-20T11:15:00Z" w16du:dateUtc="2026-01-20T02:15:00Z">
            <w:rPr>
              <w:rFonts w:ascii="ＭＳ 明朝" w:eastAsia="ＭＳ 明朝" w:hAnsi="ＭＳ 明朝"/>
              <w:szCs w:val="21"/>
            </w:rPr>
          </w:rPrChange>
        </w:rPr>
        <w:t xml:space="preserve"> </w:t>
      </w:r>
      <w:r w:rsidR="00805CAA" w:rsidRPr="00F45A47">
        <w:rPr>
          <w:rFonts w:ascii="Times New Roman" w:eastAsia="ＭＳ 明朝" w:hAnsi="Times New Roman" w:cs="Times New Roman" w:hint="eastAsia"/>
          <w:szCs w:val="21"/>
          <w:rPrChange w:id="1028" w:author="Masato YOSHIKAWA" w:date="2026-01-20T11:15:00Z" w16du:dateUtc="2026-01-20T02:15:00Z">
            <w:rPr>
              <w:rFonts w:ascii="ＭＳ 明朝" w:eastAsia="ＭＳ 明朝" w:hAnsi="ＭＳ 明朝" w:hint="eastAsia"/>
              <w:szCs w:val="21"/>
            </w:rPr>
          </w:rPrChange>
        </w:rPr>
        <w:t>は、</w:t>
      </w:r>
      <w:r w:rsidR="005228EA" w:rsidRPr="00F45A47">
        <w:rPr>
          <w:rFonts w:ascii="Times New Roman" w:eastAsia="ＭＳ 明朝" w:hAnsi="Times New Roman" w:cs="Times New Roman" w:hint="eastAsia"/>
          <w:szCs w:val="21"/>
          <w:rPrChange w:id="1029" w:author="Masato YOSHIKAWA" w:date="2026-01-20T11:15:00Z" w16du:dateUtc="2026-01-20T02:15:00Z">
            <w:rPr>
              <w:rFonts w:ascii="ＭＳ 明朝" w:eastAsia="ＭＳ 明朝" w:hAnsi="ＭＳ 明朝" w:hint="eastAsia"/>
              <w:szCs w:val="21"/>
            </w:rPr>
          </w:rPrChange>
        </w:rPr>
        <w:t>明治期の文化・精神史を講じる上で</w:t>
      </w:r>
      <w:del w:id="1030" w:author="Masato YOSHIKAWA" w:date="2026-01-20T11:44:00Z" w16du:dateUtc="2026-01-20T02:44:00Z">
        <w:r w:rsidR="00517104" w:rsidRPr="00F45A47" w:rsidDel="00517104">
          <w:rPr>
            <w:rFonts w:ascii="Times New Roman" w:eastAsia="ＭＳ 明朝" w:hAnsi="Times New Roman" w:cs="Times New Roman" w:hint="eastAsia"/>
            <w:szCs w:val="21"/>
            <w:rPrChange w:id="1031" w:author="Masato YOSHIKAWA" w:date="2026-01-20T11:15:00Z" w16du:dateUtc="2026-01-20T02:15:00Z">
              <w:rPr>
                <w:rFonts w:ascii="ＭＳ 明朝" w:eastAsia="ＭＳ 明朝" w:hAnsi="ＭＳ 明朝" w:hint="eastAsia"/>
                <w:szCs w:val="21"/>
              </w:rPr>
            </w:rPrChange>
          </w:rPr>
          <w:delText>マクラーレン</w:delText>
        </w:r>
      </w:del>
      <w:commentRangeStart w:id="1032"/>
      <w:ins w:id="1033" w:author="Masato YOSHIKAWA" w:date="2026-01-20T11:45:00Z" w16du:dateUtc="2026-01-20T02:45:00Z">
        <w:r w:rsidR="00517104">
          <w:rPr>
            <w:rFonts w:ascii="Times New Roman" w:eastAsia="ＭＳ 明朝" w:hAnsi="Times New Roman" w:cs="Times New Roman" w:hint="eastAsia"/>
            <w:szCs w:val="21"/>
          </w:rPr>
          <w:t>マクレラン</w:t>
        </w:r>
      </w:ins>
      <w:commentRangeEnd w:id="1032"/>
      <w:ins w:id="1034" w:author="Masato YOSHIKAWA" w:date="2026-01-20T11:47:00Z" w16du:dateUtc="2026-01-20T02:47:00Z">
        <w:r w:rsidR="00300A82">
          <w:rPr>
            <w:rStyle w:val="ac"/>
          </w:rPr>
          <w:commentReference w:id="1032"/>
        </w:r>
      </w:ins>
      <w:r w:rsidR="005228EA" w:rsidRPr="00F45A47">
        <w:rPr>
          <w:rFonts w:ascii="Times New Roman" w:eastAsia="ＭＳ 明朝" w:hAnsi="Times New Roman" w:cs="Times New Roman" w:hint="eastAsia"/>
          <w:szCs w:val="21"/>
          <w:rPrChange w:id="1035" w:author="Masato YOSHIKAWA" w:date="2026-01-20T11:15:00Z" w16du:dateUtc="2026-01-20T02:15:00Z">
            <w:rPr>
              <w:rFonts w:ascii="ＭＳ 明朝" w:eastAsia="ＭＳ 明朝" w:hAnsi="ＭＳ 明朝" w:hint="eastAsia"/>
              <w:szCs w:val="21"/>
            </w:rPr>
          </w:rPrChange>
        </w:rPr>
        <w:t>訳が単なる</w:t>
      </w:r>
      <w:r w:rsidR="00397866" w:rsidRPr="00F45A47">
        <w:rPr>
          <w:rFonts w:ascii="Times New Roman" w:eastAsia="ＭＳ 明朝" w:hAnsi="Times New Roman" w:cs="Times New Roman" w:hint="eastAsia"/>
          <w:szCs w:val="21"/>
          <w:rPrChange w:id="1036" w:author="Masato YOSHIKAWA" w:date="2026-01-20T11:15:00Z" w16du:dateUtc="2026-01-20T02:15:00Z">
            <w:rPr>
              <w:rFonts w:ascii="ＭＳ 明朝" w:eastAsia="ＭＳ 明朝" w:hAnsi="ＭＳ 明朝" w:hint="eastAsia"/>
              <w:szCs w:val="21"/>
            </w:rPr>
          </w:rPrChange>
        </w:rPr>
        <w:t>歴史記述の補足資料に留まらず、カリキュラムの中で「中心的な役割」を果たしていると特筆している。</w:t>
      </w:r>
      <w:commentRangeStart w:id="1037"/>
      <w:r w:rsidR="00DF31DD" w:rsidRPr="00F45A47">
        <w:rPr>
          <w:rFonts w:ascii="Times New Roman" w:eastAsia="ＭＳ 明朝" w:hAnsi="Times New Roman" w:cs="Times New Roman" w:hint="eastAsia"/>
          <w:szCs w:val="21"/>
          <w:rPrChange w:id="1038" w:author="Masato YOSHIKAWA" w:date="2026-01-20T11:15:00Z" w16du:dateUtc="2026-01-20T02:15:00Z">
            <w:rPr>
              <w:rFonts w:ascii="ＭＳ 明朝" w:eastAsia="ＭＳ 明朝" w:hAnsi="ＭＳ 明朝" w:hint="eastAsia"/>
              <w:szCs w:val="21"/>
            </w:rPr>
          </w:rPrChange>
        </w:rPr>
        <w:t>歴史学者である彼が、学生たちに</w:t>
      </w:r>
      <w:r w:rsidR="001239B4" w:rsidRPr="00F45A47">
        <w:rPr>
          <w:rFonts w:ascii="Times New Roman" w:eastAsia="ＭＳ 明朝" w:hAnsi="Times New Roman" w:cs="Times New Roman" w:hint="eastAsia"/>
          <w:szCs w:val="21"/>
          <w:rPrChange w:id="1039" w:author="Masato YOSHIKAWA" w:date="2026-01-20T11:15:00Z" w16du:dateUtc="2026-01-20T02:15:00Z">
            <w:rPr>
              <w:rFonts w:ascii="ＭＳ 明朝" w:eastAsia="ＭＳ 明朝" w:hAnsi="ＭＳ 明朝" w:hint="eastAsia"/>
              <w:szCs w:val="21"/>
            </w:rPr>
          </w:rPrChange>
        </w:rPr>
        <w:t>明治後期の</w:t>
      </w:r>
      <w:r w:rsidR="00D84DC4" w:rsidRPr="00F45A47">
        <w:rPr>
          <w:rFonts w:ascii="Times New Roman" w:eastAsia="ＭＳ 明朝" w:hAnsi="Times New Roman" w:cs="Times New Roman" w:hint="eastAsia"/>
          <w:szCs w:val="21"/>
          <w:rPrChange w:id="1040" w:author="Masato YOSHIKAWA" w:date="2026-01-20T11:15:00Z" w16du:dateUtc="2026-01-20T02:15:00Z">
            <w:rPr>
              <w:rFonts w:ascii="ＭＳ 明朝" w:eastAsia="ＭＳ 明朝" w:hAnsi="ＭＳ 明朝" w:hint="eastAsia"/>
              <w:szCs w:val="21"/>
            </w:rPr>
          </w:rPrChange>
        </w:rPr>
        <w:t>日本文化を理解させるテキストとして、</w:t>
      </w:r>
      <w:del w:id="1041" w:author="Masato YOSHIKAWA" w:date="2026-01-20T11:45:00Z" w16du:dateUtc="2026-01-20T02:45:00Z">
        <w:r w:rsidR="006C066F" w:rsidRPr="00F45A47" w:rsidDel="00517104">
          <w:rPr>
            <w:rFonts w:ascii="Times New Roman" w:eastAsia="ＭＳ 明朝" w:hAnsi="Times New Roman" w:cs="Times New Roman" w:hint="eastAsia"/>
            <w:szCs w:val="21"/>
            <w:rPrChange w:id="1042" w:author="Masato YOSHIKAWA" w:date="2026-01-20T11:15:00Z" w16du:dateUtc="2026-01-20T02:15:00Z">
              <w:rPr>
                <w:rFonts w:ascii="ＭＳ 明朝" w:eastAsia="ＭＳ 明朝" w:hAnsi="ＭＳ 明朝" w:hint="eastAsia"/>
                <w:szCs w:val="21"/>
              </w:rPr>
            </w:rPrChange>
          </w:rPr>
          <w:delText>マクラーレン</w:delText>
        </w:r>
      </w:del>
      <w:ins w:id="1043" w:author="Masato YOSHIKAWA" w:date="2026-01-20T11:45:00Z" w16du:dateUtc="2026-01-20T02:45:00Z">
        <w:r w:rsidR="00517104">
          <w:rPr>
            <w:rFonts w:ascii="Times New Roman" w:eastAsia="ＭＳ 明朝" w:hAnsi="Times New Roman" w:cs="Times New Roman"/>
            <w:szCs w:val="21"/>
          </w:rPr>
          <w:t>マクレラン</w:t>
        </w:r>
      </w:ins>
      <w:r w:rsidR="006C066F" w:rsidRPr="00F45A47">
        <w:rPr>
          <w:rFonts w:ascii="Times New Roman" w:eastAsia="ＭＳ 明朝" w:hAnsi="Times New Roman" w:cs="Times New Roman" w:hint="eastAsia"/>
          <w:szCs w:val="21"/>
          <w:rPrChange w:id="1044" w:author="Masato YOSHIKAWA" w:date="2026-01-20T11:15:00Z" w16du:dateUtc="2026-01-20T02:15:00Z">
            <w:rPr>
              <w:rFonts w:ascii="ＭＳ 明朝" w:eastAsia="ＭＳ 明朝" w:hAnsi="ＭＳ 明朝" w:hint="eastAsia"/>
              <w:szCs w:val="21"/>
            </w:rPr>
          </w:rPrChange>
        </w:rPr>
        <w:t>訳を採用してい</w:t>
      </w:r>
      <w:r w:rsidR="00DC7BDC" w:rsidRPr="00F45A47">
        <w:rPr>
          <w:rFonts w:ascii="Times New Roman" w:eastAsia="ＭＳ 明朝" w:hAnsi="Times New Roman" w:cs="Times New Roman" w:hint="eastAsia"/>
          <w:szCs w:val="21"/>
          <w:rPrChange w:id="1045" w:author="Masato YOSHIKAWA" w:date="2026-01-20T11:15:00Z" w16du:dateUtc="2026-01-20T02:15:00Z">
            <w:rPr>
              <w:rFonts w:ascii="ＭＳ 明朝" w:eastAsia="ＭＳ 明朝" w:hAnsi="ＭＳ 明朝" w:hint="eastAsia"/>
              <w:szCs w:val="21"/>
            </w:rPr>
          </w:rPrChange>
        </w:rPr>
        <w:t>る。</w:t>
      </w:r>
      <w:commentRangeEnd w:id="1037"/>
      <w:r w:rsidR="00DC7BDC" w:rsidRPr="00F45A47">
        <w:rPr>
          <w:rStyle w:val="ac"/>
          <w:rFonts w:ascii="Times New Roman" w:eastAsia="ＭＳ 明朝" w:hAnsi="Times New Roman" w:cs="Times New Roman"/>
          <w:sz w:val="21"/>
          <w:szCs w:val="21"/>
          <w:rPrChange w:id="1046" w:author="Masato YOSHIKAWA" w:date="2026-01-20T11:15:00Z" w16du:dateUtc="2026-01-20T02:15:00Z">
            <w:rPr>
              <w:rStyle w:val="ac"/>
              <w:rFonts w:ascii="ＭＳ 明朝" w:eastAsia="ＭＳ 明朝" w:hAnsi="ＭＳ 明朝"/>
              <w:sz w:val="21"/>
              <w:szCs w:val="21"/>
            </w:rPr>
          </w:rPrChange>
        </w:rPr>
        <w:commentReference w:id="1037"/>
      </w:r>
      <w:r w:rsidRPr="00F45A47">
        <w:rPr>
          <w:rFonts w:ascii="Times New Roman" w:eastAsia="ＭＳ 明朝" w:hAnsi="Times New Roman" w:cs="Times New Roman"/>
          <w:szCs w:val="21"/>
          <w:rPrChange w:id="1047" w:author="Masato YOSHIKAWA" w:date="2026-01-20T11:15:00Z" w16du:dateUtc="2026-01-20T02:15:00Z">
            <w:rPr>
              <w:rFonts w:ascii="ＭＳ 明朝" w:eastAsia="ＭＳ 明朝" w:hAnsi="ＭＳ 明朝"/>
              <w:szCs w:val="21"/>
            </w:rPr>
          </w:rPrChange>
        </w:rPr>
        <w:t>このように、</w:t>
      </w:r>
      <w:r w:rsidRPr="00F45A47">
        <w:rPr>
          <w:rFonts w:ascii="Times New Roman" w:eastAsia="ＭＳ 明朝" w:hAnsi="Times New Roman" w:cs="Times New Roman"/>
          <w:szCs w:val="21"/>
          <w:rPrChange w:id="1048" w:author="Masato YOSHIKAWA" w:date="2026-01-20T11:15:00Z" w16du:dateUtc="2026-01-20T02:15:00Z">
            <w:rPr>
              <w:rFonts w:ascii="ＭＳ 明朝" w:eastAsia="ＭＳ 明朝" w:hAnsi="ＭＳ 明朝"/>
              <w:szCs w:val="21"/>
            </w:rPr>
          </w:rPrChange>
        </w:rPr>
        <w:t>McClellan</w:t>
      </w:r>
      <w:r w:rsidRPr="00F45A47">
        <w:rPr>
          <w:rFonts w:ascii="Times New Roman" w:eastAsia="ＭＳ 明朝" w:hAnsi="Times New Roman" w:cs="Times New Roman"/>
          <w:szCs w:val="21"/>
          <w:rPrChange w:id="1049" w:author="Masato YOSHIKAWA" w:date="2026-01-20T11:15:00Z" w16du:dateUtc="2026-01-20T02:15:00Z">
            <w:rPr>
              <w:rFonts w:ascii="ＭＳ 明朝" w:eastAsia="ＭＳ 明朝" w:hAnsi="ＭＳ 明朝"/>
              <w:szCs w:val="21"/>
            </w:rPr>
          </w:rPrChange>
        </w:rPr>
        <w:t>訳は英語圏の読者が日本近代文学に触れる際の定訳として機能しており、</w:t>
      </w:r>
      <w:r w:rsidR="00322958" w:rsidRPr="00F45A47">
        <w:rPr>
          <w:rFonts w:ascii="Times New Roman" w:eastAsia="ＭＳ 明朝" w:hAnsi="Times New Roman" w:cs="Times New Roman" w:hint="eastAsia"/>
          <w:szCs w:val="21"/>
          <w:rPrChange w:id="1050" w:author="Masato YOSHIKAWA" w:date="2026-01-20T11:15:00Z" w16du:dateUtc="2026-01-20T02:15:00Z">
            <w:rPr>
              <w:rFonts w:ascii="ＭＳ 明朝" w:eastAsia="ＭＳ 明朝" w:hAnsi="ＭＳ 明朝" w:hint="eastAsia"/>
              <w:szCs w:val="21"/>
            </w:rPr>
          </w:rPrChange>
        </w:rPr>
        <w:t>英語</w:t>
      </w:r>
      <w:r w:rsidRPr="00F45A47">
        <w:rPr>
          <w:rFonts w:ascii="Times New Roman" w:eastAsia="ＭＳ 明朝" w:hAnsi="Times New Roman" w:cs="Times New Roman"/>
          <w:szCs w:val="21"/>
          <w:rPrChange w:id="1051" w:author="Masato YOSHIKAWA" w:date="2026-01-20T11:15:00Z" w16du:dateUtc="2026-01-20T02:15:00Z">
            <w:rPr>
              <w:rFonts w:ascii="ＭＳ 明朝" w:eastAsia="ＭＳ 明朝" w:hAnsi="ＭＳ 明朝"/>
              <w:szCs w:val="21"/>
            </w:rPr>
          </w:rPrChange>
        </w:rPr>
        <w:t>における文学的な受容を分析する上で不可欠な</w:t>
      </w:r>
      <w:r w:rsidR="000B0D24" w:rsidRPr="00F45A47">
        <w:rPr>
          <w:rFonts w:ascii="Times New Roman" w:eastAsia="ＭＳ 明朝" w:hAnsi="Times New Roman" w:cs="Times New Roman"/>
          <w:szCs w:val="21"/>
          <w:rPrChange w:id="1052" w:author="Masato YOSHIKAWA" w:date="2026-01-20T11:15:00Z" w16du:dateUtc="2026-01-20T02:15:00Z">
            <w:rPr>
              <w:rFonts w:ascii="ＭＳ 明朝" w:eastAsia="ＭＳ 明朝" w:hAnsi="ＭＳ 明朝"/>
              <w:szCs w:val="21"/>
            </w:rPr>
          </w:rPrChange>
        </w:rPr>
        <w:t>テキスト</w:t>
      </w:r>
      <w:r w:rsidRPr="00F45A47">
        <w:rPr>
          <w:rFonts w:ascii="Times New Roman" w:eastAsia="ＭＳ 明朝" w:hAnsi="Times New Roman" w:cs="Times New Roman"/>
          <w:szCs w:val="21"/>
          <w:rPrChange w:id="1053" w:author="Masato YOSHIKAWA" w:date="2026-01-20T11:15:00Z" w16du:dateUtc="2026-01-20T02:15:00Z">
            <w:rPr>
              <w:rFonts w:ascii="ＭＳ 明朝" w:eastAsia="ＭＳ 明朝" w:hAnsi="ＭＳ 明朝"/>
              <w:szCs w:val="21"/>
            </w:rPr>
          </w:rPrChange>
        </w:rPr>
        <w:t>である。</w:t>
      </w:r>
    </w:p>
    <w:p w14:paraId="4E2C82A8" w14:textId="6C54A061" w:rsidR="00267654" w:rsidRPr="00F45A47" w:rsidRDefault="00267654" w:rsidP="00267654">
      <w:pPr>
        <w:rPr>
          <w:rFonts w:ascii="Times New Roman" w:eastAsia="ＭＳ 明朝" w:hAnsi="Times New Roman" w:cs="Times New Roman"/>
          <w:szCs w:val="21"/>
          <w:rPrChange w:id="1054"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1055" w:author="Masato YOSHIKAWA" w:date="2026-01-20T11:15:00Z" w16du:dateUtc="2026-01-20T02:15:00Z">
            <w:rPr>
              <w:rFonts w:ascii="ＭＳ 明朝" w:eastAsia="ＭＳ 明朝" w:hAnsi="ＭＳ 明朝"/>
              <w:szCs w:val="21"/>
            </w:rPr>
          </w:rPrChange>
        </w:rPr>
        <w:t xml:space="preserve">　第二に、近藤訳の日本国内における先駆的な学術的価値である。近藤は津田塾大学教授を務め、</w:t>
      </w:r>
      <w:r w:rsidRPr="00F45A47">
        <w:rPr>
          <w:rFonts w:ascii="Times New Roman" w:eastAsia="ＭＳ 明朝" w:hAnsi="Times New Roman" w:cs="Times New Roman"/>
          <w:szCs w:val="21"/>
          <w:rPrChange w:id="1056" w:author="Masato YOSHIKAWA" w:date="2026-01-20T11:15:00Z" w16du:dateUtc="2026-01-20T02:15:00Z">
            <w:rPr>
              <w:rFonts w:ascii="ＭＳ 明朝" w:eastAsia="ＭＳ 明朝" w:hAnsi="ＭＳ 明朝"/>
              <w:szCs w:val="21"/>
            </w:rPr>
          </w:rPrChange>
        </w:rPr>
        <w:t>1952</w:t>
      </w:r>
      <w:r w:rsidRPr="00F45A47">
        <w:rPr>
          <w:rFonts w:ascii="Times New Roman" w:eastAsia="ＭＳ 明朝" w:hAnsi="Times New Roman" w:cs="Times New Roman"/>
          <w:szCs w:val="21"/>
          <w:rPrChange w:id="1057" w:author="Masato YOSHIKAWA" w:date="2026-01-20T11:15:00Z" w16du:dateUtc="2026-01-20T02:15:00Z">
            <w:rPr>
              <w:rFonts w:ascii="ＭＳ 明朝" w:eastAsia="ＭＳ 明朝" w:hAnsi="ＭＳ 明朝"/>
              <w:szCs w:val="21"/>
            </w:rPr>
          </w:rPrChange>
        </w:rPr>
        <w:t>年には東京文理科大学（現筑波大学）より日本初の女性文学博士号を取得した英文学者である。</w:t>
      </w:r>
      <w:r w:rsidRPr="00F45A47">
        <w:rPr>
          <w:rFonts w:ascii="Times New Roman" w:eastAsia="ＭＳ 明朝" w:hAnsi="Times New Roman" w:cs="Times New Roman"/>
          <w:szCs w:val="21"/>
          <w:rPrChange w:id="1058" w:author="Masato YOSHIKAWA" w:date="2026-01-20T11:15:00Z" w16du:dateUtc="2026-01-20T02:15:00Z">
            <w:rPr>
              <w:rFonts w:ascii="ＭＳ 明朝" w:eastAsia="ＭＳ 明朝" w:hAnsi="ＭＳ 明朝"/>
              <w:szCs w:val="21"/>
            </w:rPr>
          </w:rPrChange>
        </w:rPr>
        <w:t>1941</w:t>
      </w:r>
      <w:r w:rsidRPr="00F45A47">
        <w:rPr>
          <w:rFonts w:ascii="Times New Roman" w:eastAsia="ＭＳ 明朝" w:hAnsi="Times New Roman" w:cs="Times New Roman"/>
          <w:szCs w:val="21"/>
          <w:rPrChange w:id="1059" w:author="Masato YOSHIKAWA" w:date="2026-01-20T11:15:00Z" w16du:dateUtc="2026-01-20T02:15:00Z">
            <w:rPr>
              <w:rFonts w:ascii="ＭＳ 明朝" w:eastAsia="ＭＳ 明朝" w:hAnsi="ＭＳ 明朝"/>
              <w:szCs w:val="21"/>
            </w:rPr>
          </w:rPrChange>
        </w:rPr>
        <w:t>年に刊行された彼女の『こころ』英訳は、翌</w:t>
      </w:r>
      <w:r w:rsidRPr="00F45A47">
        <w:rPr>
          <w:rFonts w:ascii="Times New Roman" w:eastAsia="ＭＳ 明朝" w:hAnsi="Times New Roman" w:cs="Times New Roman"/>
          <w:szCs w:val="21"/>
          <w:rPrChange w:id="1060" w:author="Masato YOSHIKAWA" w:date="2026-01-20T11:15:00Z" w16du:dateUtc="2026-01-20T02:15:00Z">
            <w:rPr>
              <w:rFonts w:ascii="ＭＳ 明朝" w:eastAsia="ＭＳ 明朝" w:hAnsi="ＭＳ 明朝"/>
              <w:szCs w:val="21"/>
            </w:rPr>
          </w:rPrChange>
        </w:rPr>
        <w:t>1942</w:t>
      </w:r>
      <w:r w:rsidRPr="00F45A47">
        <w:rPr>
          <w:rFonts w:ascii="Times New Roman" w:eastAsia="ＭＳ 明朝" w:hAnsi="Times New Roman" w:cs="Times New Roman"/>
          <w:szCs w:val="21"/>
          <w:rPrChange w:id="1061" w:author="Masato YOSHIKAWA" w:date="2026-01-20T11:15:00Z" w16du:dateUtc="2026-01-20T02:15:00Z">
            <w:rPr>
              <w:rFonts w:ascii="ＭＳ 明朝" w:eastAsia="ＭＳ 明朝" w:hAnsi="ＭＳ 明朝"/>
              <w:szCs w:val="21"/>
            </w:rPr>
          </w:rPrChange>
        </w:rPr>
        <w:t>年に岡倉賞を受賞するなど、専門家から高い評価を受けてきた。日本人学者として原文の精読に基づく近藤訳は、</w:t>
      </w:r>
      <w:r w:rsidR="000B0D24" w:rsidRPr="00F45A47">
        <w:rPr>
          <w:rFonts w:ascii="Times New Roman" w:eastAsia="ＭＳ 明朝" w:hAnsi="Times New Roman" w:cs="Times New Roman"/>
          <w:szCs w:val="21"/>
          <w:rPrChange w:id="1062" w:author="Masato YOSHIKAWA" w:date="2026-01-20T11:15:00Z" w16du:dateUtc="2026-01-20T02:15:00Z">
            <w:rPr>
              <w:rFonts w:ascii="ＭＳ 明朝" w:eastAsia="ＭＳ 明朝" w:hAnsi="ＭＳ 明朝"/>
              <w:szCs w:val="21"/>
            </w:rPr>
          </w:rPrChange>
        </w:rPr>
        <w:t>テキスト</w:t>
      </w:r>
      <w:r w:rsidRPr="00F45A47">
        <w:rPr>
          <w:rFonts w:ascii="Times New Roman" w:eastAsia="ＭＳ 明朝" w:hAnsi="Times New Roman" w:cs="Times New Roman"/>
          <w:szCs w:val="21"/>
          <w:rPrChange w:id="1063" w:author="Masato YOSHIKAWA" w:date="2026-01-20T11:15:00Z" w16du:dateUtc="2026-01-20T02:15:00Z">
            <w:rPr>
              <w:rFonts w:ascii="ＭＳ 明朝" w:eastAsia="ＭＳ 明朝" w:hAnsi="ＭＳ 明朝"/>
              <w:szCs w:val="21"/>
            </w:rPr>
          </w:rPrChange>
        </w:rPr>
        <w:t>の意味構造を深く理解した立場からなされており、その翻訳技法を分析することは、日本語の文脈をいかに英語へ置換しようとしたかという「原語重視」の翻訳プロセスを検証する上で重要な意義を持つ。</w:t>
      </w:r>
    </w:p>
    <w:p w14:paraId="1C9D4CB6" w14:textId="5EFABF03" w:rsidR="00267654" w:rsidRPr="00F45A47" w:rsidRDefault="00267654" w:rsidP="00267654">
      <w:pPr>
        <w:rPr>
          <w:rFonts w:ascii="Times New Roman" w:eastAsia="ＭＳ 明朝" w:hAnsi="Times New Roman" w:cs="Times New Roman"/>
          <w:szCs w:val="21"/>
          <w:rPrChange w:id="1064"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1065" w:author="Masato YOSHIKAWA" w:date="2026-01-20T11:15:00Z" w16du:dateUtc="2026-01-20T02:15:00Z">
            <w:rPr>
              <w:rFonts w:ascii="ＭＳ 明朝" w:eastAsia="ＭＳ 明朝" w:hAnsi="ＭＳ 明朝"/>
              <w:szCs w:val="21"/>
            </w:rPr>
          </w:rPrChange>
        </w:rPr>
        <w:t xml:space="preserve">　第三に、翻訳者の背景の違いがもたらす翻訳アプローチの比較妥当性である。両翻訳者は、日本語と英語という二つの言語文化に対して異なる接点を持っている。近藤は日本の英文学者として、原文の意味や文化的背景を余すところなく伝えようとする学術的誠実さに重きを置いたアプローチが期待される。一方、</w:t>
      </w:r>
      <w:r w:rsidRPr="00F45A47">
        <w:rPr>
          <w:rFonts w:ascii="Times New Roman" w:eastAsia="ＭＳ 明朝" w:hAnsi="Times New Roman" w:cs="Times New Roman"/>
          <w:szCs w:val="21"/>
          <w:rPrChange w:id="1066" w:author="Masato YOSHIKAWA" w:date="2026-01-20T11:15:00Z" w16du:dateUtc="2026-01-20T02:15:00Z">
            <w:rPr>
              <w:rFonts w:ascii="ＭＳ 明朝" w:eastAsia="ＭＳ 明朝" w:hAnsi="ＭＳ 明朝"/>
              <w:szCs w:val="21"/>
            </w:rPr>
          </w:rPrChange>
        </w:rPr>
        <w:t>McClellan</w:t>
      </w:r>
      <w:r w:rsidRPr="00F45A47">
        <w:rPr>
          <w:rFonts w:ascii="Times New Roman" w:eastAsia="ＭＳ 明朝" w:hAnsi="Times New Roman" w:cs="Times New Roman"/>
          <w:szCs w:val="21"/>
          <w:rPrChange w:id="1067" w:author="Masato YOSHIKAWA" w:date="2026-01-20T11:15:00Z" w16du:dateUtc="2026-01-20T02:15:00Z">
            <w:rPr>
              <w:rFonts w:ascii="ＭＳ 明朝" w:eastAsia="ＭＳ 明朝" w:hAnsi="ＭＳ 明朝"/>
              <w:szCs w:val="21"/>
            </w:rPr>
          </w:rPrChange>
        </w:rPr>
        <w:t>は日本で育った経験から原文の機微を理解しつつも、翻訳者としては英語圏の読者に向けた文学作品としての完成度や、受容の</w:t>
      </w:r>
      <w:r w:rsidRPr="00F45A47">
        <w:rPr>
          <w:rFonts w:ascii="Times New Roman" w:eastAsia="ＭＳ 明朝" w:hAnsi="Times New Roman" w:cs="Times New Roman"/>
          <w:szCs w:val="21"/>
          <w:rPrChange w:id="1068" w:author="Masato YOSHIKAWA" w:date="2026-01-20T11:15:00Z" w16du:dateUtc="2026-01-20T02:15:00Z">
            <w:rPr>
              <w:rFonts w:ascii="ＭＳ 明朝" w:eastAsia="ＭＳ 明朝" w:hAnsi="ＭＳ 明朝"/>
              <w:szCs w:val="21"/>
            </w:rPr>
          </w:rPrChange>
        </w:rPr>
        <w:lastRenderedPageBreak/>
        <w:t>され方を強く意識したアプローチをとっていると考えられる。このように、原文への忠実さを志向する視点と、読者への伝達効果を志向する視点という異なるベクトルを持つ二者の翻訳を比較することで、情報の「詳細化（あるいは加筆）」と「簡潔化（あるいは削除）」という、翻訳におけるトレードオフがどのように処理されているかを検証することが可能となる。</w:t>
      </w:r>
    </w:p>
    <w:p w14:paraId="65F19601" w14:textId="77777777" w:rsidR="005452BE" w:rsidRPr="00F45A47" w:rsidRDefault="005452BE" w:rsidP="00CC5487">
      <w:pPr>
        <w:rPr>
          <w:rFonts w:ascii="Times New Roman" w:eastAsia="ＭＳ 明朝" w:hAnsi="Times New Roman" w:cs="Times New Roman"/>
          <w:szCs w:val="21"/>
          <w:rPrChange w:id="1069" w:author="Masato YOSHIKAWA" w:date="2026-01-20T11:15:00Z" w16du:dateUtc="2026-01-20T02:15:00Z">
            <w:rPr>
              <w:rFonts w:ascii="ＭＳ 明朝" w:eastAsia="ＭＳ 明朝" w:hAnsi="ＭＳ 明朝"/>
              <w:szCs w:val="21"/>
            </w:rPr>
          </w:rPrChange>
        </w:rPr>
      </w:pPr>
    </w:p>
    <w:p w14:paraId="6B793F58" w14:textId="7F2050A4" w:rsidR="00CC5487" w:rsidRPr="00F45A47" w:rsidRDefault="00CC5487" w:rsidP="00CC5487">
      <w:pPr>
        <w:rPr>
          <w:rFonts w:ascii="Times New Roman" w:eastAsia="ＭＳ 明朝" w:hAnsi="Times New Roman" w:cs="Times New Roman"/>
          <w:szCs w:val="21"/>
          <w:rPrChange w:id="1070"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1071" w:author="Masato YOSHIKAWA" w:date="2026-01-20T11:15:00Z" w16du:dateUtc="2026-01-20T02:15:00Z">
            <w:rPr>
              <w:rFonts w:ascii="ＭＳ 明朝" w:eastAsia="ＭＳ 明朝" w:hAnsi="ＭＳ 明朝"/>
              <w:szCs w:val="21"/>
            </w:rPr>
          </w:rPrChange>
        </w:rPr>
        <w:t>3.1.</w:t>
      </w:r>
      <w:r w:rsidR="004115AD" w:rsidRPr="00F45A47">
        <w:rPr>
          <w:rFonts w:ascii="Times New Roman" w:eastAsia="ＭＳ 明朝" w:hAnsi="Times New Roman" w:cs="Times New Roman"/>
          <w:szCs w:val="21"/>
          <w:rPrChange w:id="1072" w:author="Masato YOSHIKAWA" w:date="2026-01-20T11:15:00Z" w16du:dateUtc="2026-01-20T02:15:00Z">
            <w:rPr>
              <w:rFonts w:ascii="ＭＳ 明朝" w:eastAsia="ＭＳ 明朝" w:hAnsi="ＭＳ 明朝"/>
              <w:szCs w:val="21"/>
            </w:rPr>
          </w:rPrChange>
        </w:rPr>
        <w:t>4</w:t>
      </w:r>
      <w:r w:rsidRPr="00F45A47">
        <w:rPr>
          <w:rFonts w:ascii="Times New Roman" w:eastAsia="ＭＳ 明朝" w:hAnsi="Times New Roman" w:cs="Times New Roman"/>
          <w:szCs w:val="21"/>
          <w:rPrChange w:id="1073" w:author="Masato YOSHIKAWA" w:date="2026-01-20T11:15:00Z" w16du:dateUtc="2026-01-20T02:15:00Z">
            <w:rPr>
              <w:rFonts w:ascii="ＭＳ 明朝" w:eastAsia="ＭＳ 明朝" w:hAnsi="ＭＳ 明朝"/>
              <w:szCs w:val="21"/>
            </w:rPr>
          </w:rPrChange>
        </w:rPr>
        <w:t xml:space="preserve"> </w:t>
      </w:r>
      <w:r w:rsidRPr="00F45A47">
        <w:rPr>
          <w:rFonts w:ascii="Times New Roman" w:eastAsia="ＭＳ 明朝" w:hAnsi="Times New Roman" w:cs="Times New Roman"/>
          <w:szCs w:val="21"/>
          <w:rPrChange w:id="1074" w:author="Masato YOSHIKAWA" w:date="2026-01-20T11:15:00Z" w16du:dateUtc="2026-01-20T02:15:00Z">
            <w:rPr>
              <w:rFonts w:ascii="ＭＳ 明朝" w:eastAsia="ＭＳ 明朝" w:hAnsi="ＭＳ 明朝"/>
              <w:szCs w:val="21"/>
            </w:rPr>
          </w:rPrChange>
        </w:rPr>
        <w:t>分析範囲の設定</w:t>
      </w:r>
    </w:p>
    <w:p w14:paraId="75666FBB" w14:textId="7C40E2C1" w:rsidR="003B18B5" w:rsidRPr="00F45A47" w:rsidRDefault="00CC5487" w:rsidP="003B18B5">
      <w:pPr>
        <w:ind w:firstLineChars="100" w:firstLine="210"/>
        <w:rPr>
          <w:rFonts w:ascii="Times New Roman" w:eastAsia="ＭＳ 明朝" w:hAnsi="Times New Roman" w:cs="Times New Roman"/>
          <w:szCs w:val="21"/>
          <w:rPrChange w:id="1075"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hint="eastAsia"/>
          <w:szCs w:val="21"/>
          <w:rPrChange w:id="1076" w:author="Masato YOSHIKAWA" w:date="2026-01-20T11:15:00Z" w16du:dateUtc="2026-01-20T02:15:00Z">
            <w:rPr>
              <w:rFonts w:ascii="ＭＳ 明朝" w:eastAsia="ＭＳ 明朝" w:hAnsi="ＭＳ 明朝" w:hint="eastAsia"/>
              <w:szCs w:val="21"/>
            </w:rPr>
          </w:rPrChange>
        </w:rPr>
        <w:t>本研究の分析対象を『こころ』の</w:t>
      </w:r>
      <w:r w:rsidR="007F1369" w:rsidRPr="00F45A47">
        <w:rPr>
          <w:rFonts w:ascii="Times New Roman" w:eastAsia="ＭＳ 明朝" w:hAnsi="Times New Roman" w:cs="Times New Roman" w:hint="eastAsia"/>
          <w:szCs w:val="21"/>
          <w:rPrChange w:id="1077" w:author="Masato YOSHIKAWA" w:date="2026-01-20T11:15:00Z" w16du:dateUtc="2026-01-20T02:15:00Z">
            <w:rPr>
              <w:rFonts w:ascii="ＭＳ 明朝" w:eastAsia="ＭＳ 明朝" w:hAnsi="ＭＳ 明朝" w:hint="eastAsia"/>
              <w:szCs w:val="21"/>
            </w:rPr>
          </w:rPrChange>
        </w:rPr>
        <w:t>第一部</w:t>
      </w:r>
      <w:r w:rsidRPr="00F45A47">
        <w:rPr>
          <w:rFonts w:ascii="Times New Roman" w:eastAsia="ＭＳ 明朝" w:hAnsi="Times New Roman" w:cs="Times New Roman" w:hint="eastAsia"/>
          <w:szCs w:val="21"/>
          <w:rPrChange w:id="1078" w:author="Masato YOSHIKAWA" w:date="2026-01-20T11:15:00Z" w16du:dateUtc="2026-01-20T02:15:00Z">
            <w:rPr>
              <w:rFonts w:ascii="ＭＳ 明朝" w:eastAsia="ＭＳ 明朝" w:hAnsi="ＭＳ 明朝" w:hint="eastAsia"/>
              <w:szCs w:val="21"/>
            </w:rPr>
          </w:rPrChange>
        </w:rPr>
        <w:t>「先生と私（</w:t>
      </w:r>
      <w:r w:rsidRPr="00F45A47">
        <w:rPr>
          <w:rFonts w:ascii="Times New Roman" w:eastAsia="ＭＳ 明朝" w:hAnsi="Times New Roman" w:cs="Times New Roman"/>
          <w:szCs w:val="21"/>
          <w:rPrChange w:id="1079" w:author="Masato YOSHIKAWA" w:date="2026-01-20T11:15:00Z" w16du:dateUtc="2026-01-20T02:15:00Z">
            <w:rPr>
              <w:rFonts w:ascii="ＭＳ 明朝" w:eastAsia="ＭＳ 明朝" w:hAnsi="ＭＳ 明朝"/>
              <w:szCs w:val="21"/>
            </w:rPr>
          </w:rPrChange>
        </w:rPr>
        <w:t>Sensei and I</w:t>
      </w:r>
      <w:r w:rsidRPr="00F45A47">
        <w:rPr>
          <w:rFonts w:ascii="Times New Roman" w:eastAsia="ＭＳ 明朝" w:hAnsi="Times New Roman" w:cs="Times New Roman"/>
          <w:szCs w:val="21"/>
          <w:rPrChange w:id="1080" w:author="Masato YOSHIKAWA" w:date="2026-01-20T11:15:00Z" w16du:dateUtc="2026-01-20T02:15:00Z">
            <w:rPr>
              <w:rFonts w:ascii="ＭＳ 明朝" w:eastAsia="ＭＳ 明朝" w:hAnsi="ＭＳ 明朝"/>
              <w:szCs w:val="21"/>
            </w:rPr>
          </w:rPrChange>
        </w:rPr>
        <w:t>）」</w:t>
      </w:r>
      <w:r w:rsidR="00B05D1F" w:rsidRPr="00F45A47">
        <w:rPr>
          <w:rFonts w:ascii="Times New Roman" w:eastAsia="ＭＳ 明朝" w:hAnsi="Times New Roman" w:cs="Times New Roman" w:hint="eastAsia"/>
          <w:szCs w:val="21"/>
          <w:rPrChange w:id="1081" w:author="Masato YOSHIKAWA" w:date="2026-01-20T11:15:00Z" w16du:dateUtc="2026-01-20T02:15:00Z">
            <w:rPr>
              <w:rFonts w:ascii="ＭＳ 明朝" w:eastAsia="ＭＳ 明朝" w:hAnsi="ＭＳ 明朝" w:hint="eastAsia"/>
              <w:szCs w:val="21"/>
            </w:rPr>
          </w:rPrChange>
        </w:rPr>
        <w:t>とする。</w:t>
      </w:r>
      <w:r w:rsidRPr="00F45A47">
        <w:rPr>
          <w:rFonts w:ascii="Times New Roman" w:eastAsia="ＭＳ 明朝" w:hAnsi="Times New Roman" w:cs="Times New Roman"/>
          <w:szCs w:val="21"/>
          <w:rPrChange w:id="1082" w:author="Masato YOSHIKAWA" w:date="2026-01-20T11:15:00Z" w16du:dateUtc="2026-01-20T02:15:00Z">
            <w:rPr>
              <w:rFonts w:ascii="ＭＳ 明朝" w:eastAsia="ＭＳ 明朝" w:hAnsi="ＭＳ 明朝"/>
              <w:szCs w:val="21"/>
            </w:rPr>
          </w:rPrChange>
        </w:rPr>
        <w:t>限定した理由は、以下の二点による。</w:t>
      </w:r>
    </w:p>
    <w:p w14:paraId="28FCBC5F" w14:textId="3AADC530" w:rsidR="00CC5487" w:rsidRPr="00F45A47" w:rsidRDefault="003B18B5" w:rsidP="003B18B5">
      <w:pPr>
        <w:ind w:firstLineChars="100" w:firstLine="210"/>
        <w:rPr>
          <w:rFonts w:ascii="Times New Roman" w:eastAsia="ＭＳ 明朝" w:hAnsi="Times New Roman" w:cs="Times New Roman"/>
          <w:szCs w:val="21"/>
          <w:rPrChange w:id="1083"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hint="eastAsia"/>
          <w:szCs w:val="21"/>
          <w:rPrChange w:id="1084" w:author="Masato YOSHIKAWA" w:date="2026-01-20T11:15:00Z" w16du:dateUtc="2026-01-20T02:15:00Z">
            <w:rPr>
              <w:rFonts w:ascii="ＭＳ 明朝" w:eastAsia="ＭＳ 明朝" w:hAnsi="ＭＳ 明朝" w:hint="eastAsia"/>
              <w:szCs w:val="21"/>
            </w:rPr>
          </w:rPrChange>
        </w:rPr>
        <w:t>一点目は</w:t>
      </w:r>
      <w:r w:rsidR="00CC5487" w:rsidRPr="00F45A47">
        <w:rPr>
          <w:rFonts w:ascii="Times New Roman" w:eastAsia="ＭＳ 明朝" w:hAnsi="Times New Roman" w:cs="Times New Roman" w:hint="eastAsia"/>
          <w:szCs w:val="21"/>
          <w:rPrChange w:id="1085" w:author="Masato YOSHIKAWA" w:date="2026-01-20T11:15:00Z" w16du:dateUtc="2026-01-20T02:15:00Z">
            <w:rPr>
              <w:rFonts w:ascii="ＭＳ 明朝" w:eastAsia="ＭＳ 明朝" w:hAnsi="ＭＳ 明朝" w:hint="eastAsia"/>
              <w:szCs w:val="21"/>
            </w:rPr>
          </w:rPrChange>
        </w:rPr>
        <w:t>データの密度と重要性</w:t>
      </w:r>
      <w:r w:rsidRPr="00F45A47">
        <w:rPr>
          <w:rFonts w:ascii="Times New Roman" w:eastAsia="ＭＳ 明朝" w:hAnsi="Times New Roman" w:cs="Times New Roman" w:hint="eastAsia"/>
          <w:szCs w:val="21"/>
          <w:rPrChange w:id="1086" w:author="Masato YOSHIKAWA" w:date="2026-01-20T11:15:00Z" w16du:dateUtc="2026-01-20T02:15:00Z">
            <w:rPr>
              <w:rFonts w:ascii="ＭＳ 明朝" w:eastAsia="ＭＳ 明朝" w:hAnsi="ＭＳ 明朝" w:hint="eastAsia"/>
              <w:szCs w:val="21"/>
            </w:rPr>
          </w:rPrChange>
        </w:rPr>
        <w:t>である。</w:t>
      </w:r>
      <w:r w:rsidR="00CC5487" w:rsidRPr="00F45A47">
        <w:rPr>
          <w:rFonts w:ascii="Times New Roman" w:eastAsia="ＭＳ 明朝" w:hAnsi="Times New Roman" w:cs="Times New Roman" w:hint="eastAsia"/>
          <w:szCs w:val="21"/>
          <w:rPrChange w:id="1087" w:author="Masato YOSHIKAWA" w:date="2026-01-20T11:15:00Z" w16du:dateUtc="2026-01-20T02:15:00Z">
            <w:rPr>
              <w:rFonts w:ascii="ＭＳ 明朝" w:eastAsia="ＭＳ 明朝" w:hAnsi="ＭＳ 明朝" w:hint="eastAsia"/>
              <w:szCs w:val="21"/>
            </w:rPr>
          </w:rPrChange>
        </w:rPr>
        <w:t>第一部は、作品全体の導入部として機能し、明治末期における学生文化（書生、下宿生活）、人間関係の複雑性（先生と私、奥さんの三角関係）、および舞台となる地理的・社会的背景（鎌倉、雑司ヶ谷における生活空間）といった文化的背景が最も色濃く描写されている箇所である。翻訳者がいかなる翻訳戦略を用いて、読者を作品世界へ導入しようとしているかを分析する上において、第一部に含まれるサンプルは最も重要かつ典型的なものであると判断した。</w:t>
      </w:r>
    </w:p>
    <w:p w14:paraId="076D2183" w14:textId="3476FF5D" w:rsidR="00CC5487" w:rsidRPr="00F45A47" w:rsidRDefault="00E237B0" w:rsidP="00E237B0">
      <w:pPr>
        <w:ind w:firstLineChars="100" w:firstLine="210"/>
        <w:rPr>
          <w:rFonts w:ascii="Times New Roman" w:eastAsia="ＭＳ 明朝" w:hAnsi="Times New Roman" w:cs="Times New Roman"/>
          <w:szCs w:val="21"/>
          <w:rPrChange w:id="1088"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hint="eastAsia"/>
          <w:szCs w:val="21"/>
          <w:rPrChange w:id="1089" w:author="Masato YOSHIKAWA" w:date="2026-01-20T11:15:00Z" w16du:dateUtc="2026-01-20T02:15:00Z">
            <w:rPr>
              <w:rFonts w:ascii="ＭＳ 明朝" w:eastAsia="ＭＳ 明朝" w:hAnsi="ＭＳ 明朝" w:hint="eastAsia"/>
              <w:szCs w:val="21"/>
            </w:rPr>
          </w:rPrChange>
        </w:rPr>
        <w:t>二点目は</w:t>
      </w:r>
      <w:r w:rsidR="00CC5487" w:rsidRPr="00F45A47">
        <w:rPr>
          <w:rFonts w:ascii="Times New Roman" w:eastAsia="ＭＳ 明朝" w:hAnsi="Times New Roman" w:cs="Times New Roman" w:hint="eastAsia"/>
          <w:szCs w:val="21"/>
          <w:rPrChange w:id="1090" w:author="Masato YOSHIKAWA" w:date="2026-01-20T11:15:00Z" w16du:dateUtc="2026-01-20T02:15:00Z">
            <w:rPr>
              <w:rFonts w:ascii="ＭＳ 明朝" w:eastAsia="ＭＳ 明朝" w:hAnsi="ＭＳ 明朝" w:hint="eastAsia"/>
              <w:szCs w:val="21"/>
            </w:rPr>
          </w:rPrChange>
        </w:rPr>
        <w:t>統計的妥当性の確保</w:t>
      </w:r>
      <w:r w:rsidRPr="00F45A47">
        <w:rPr>
          <w:rFonts w:ascii="Times New Roman" w:eastAsia="ＭＳ 明朝" w:hAnsi="Times New Roman" w:cs="Times New Roman" w:hint="eastAsia"/>
          <w:szCs w:val="21"/>
          <w:rPrChange w:id="1091" w:author="Masato YOSHIKAWA" w:date="2026-01-20T11:15:00Z" w16du:dateUtc="2026-01-20T02:15:00Z">
            <w:rPr>
              <w:rFonts w:ascii="ＭＳ 明朝" w:eastAsia="ＭＳ 明朝" w:hAnsi="ＭＳ 明朝" w:hint="eastAsia"/>
              <w:szCs w:val="21"/>
            </w:rPr>
          </w:rPrChange>
        </w:rPr>
        <w:t>である。</w:t>
      </w:r>
      <w:r w:rsidR="00CC5487" w:rsidRPr="00F45A47">
        <w:rPr>
          <w:rFonts w:ascii="Times New Roman" w:eastAsia="ＭＳ 明朝" w:hAnsi="Times New Roman" w:cs="Times New Roman" w:hint="eastAsia"/>
          <w:szCs w:val="21"/>
          <w:rPrChange w:id="1092" w:author="Masato YOSHIKAWA" w:date="2026-01-20T11:15:00Z" w16du:dateUtc="2026-01-20T02:15:00Z">
            <w:rPr>
              <w:rFonts w:ascii="ＭＳ 明朝" w:eastAsia="ＭＳ 明朝" w:hAnsi="ＭＳ 明朝" w:hint="eastAsia"/>
              <w:szCs w:val="21"/>
            </w:rPr>
          </w:rPrChange>
        </w:rPr>
        <w:t>分析範囲を第一部に限定することで、約</w:t>
      </w:r>
      <w:r w:rsidR="00CC5487" w:rsidRPr="00F45A47">
        <w:rPr>
          <w:rFonts w:ascii="Times New Roman" w:eastAsia="ＭＳ 明朝" w:hAnsi="Times New Roman" w:cs="Times New Roman"/>
          <w:szCs w:val="21"/>
          <w:rPrChange w:id="1093" w:author="Masato YOSHIKAWA" w:date="2026-01-20T11:15:00Z" w16du:dateUtc="2026-01-20T02:15:00Z">
            <w:rPr>
              <w:rFonts w:ascii="ＭＳ 明朝" w:eastAsia="ＭＳ 明朝" w:hAnsi="ＭＳ 明朝"/>
              <w:szCs w:val="21"/>
            </w:rPr>
          </w:rPrChange>
        </w:rPr>
        <w:t>150</w:t>
      </w:r>
      <w:r w:rsidR="00CC5487" w:rsidRPr="00F45A47">
        <w:rPr>
          <w:rFonts w:ascii="Times New Roman" w:eastAsia="ＭＳ 明朝" w:hAnsi="Times New Roman" w:cs="Times New Roman"/>
          <w:szCs w:val="21"/>
          <w:rPrChange w:id="1094" w:author="Masato YOSHIKAWA" w:date="2026-01-20T11:15:00Z" w16du:dateUtc="2026-01-20T02:15:00Z">
            <w:rPr>
              <w:rFonts w:ascii="ＭＳ 明朝" w:eastAsia="ＭＳ 明朝" w:hAnsi="ＭＳ 明朝"/>
              <w:szCs w:val="21"/>
            </w:rPr>
          </w:rPrChange>
        </w:rPr>
        <w:t>の文化的要素</w:t>
      </w:r>
      <w:r w:rsidR="001159E1" w:rsidRPr="00F45A47">
        <w:rPr>
          <w:rFonts w:ascii="Times New Roman" w:eastAsia="ＭＳ 明朝" w:hAnsi="Times New Roman" w:cs="Times New Roman" w:hint="eastAsia"/>
          <w:szCs w:val="21"/>
          <w:rPrChange w:id="1095" w:author="Masato YOSHIKAWA" w:date="2026-01-20T11:15:00Z" w16du:dateUtc="2026-01-20T02:15:00Z">
            <w:rPr>
              <w:rFonts w:ascii="ＭＳ 明朝" w:eastAsia="ＭＳ 明朝" w:hAnsi="ＭＳ 明朝" w:hint="eastAsia"/>
              <w:szCs w:val="21"/>
            </w:rPr>
          </w:rPrChange>
        </w:rPr>
        <w:t>が</w:t>
      </w:r>
      <w:r w:rsidR="00CC5487" w:rsidRPr="00F45A47">
        <w:rPr>
          <w:rFonts w:ascii="Times New Roman" w:eastAsia="ＭＳ 明朝" w:hAnsi="Times New Roman" w:cs="Times New Roman"/>
          <w:szCs w:val="21"/>
          <w:rPrChange w:id="1096" w:author="Masato YOSHIKAWA" w:date="2026-01-20T11:15:00Z" w16du:dateUtc="2026-01-20T02:15:00Z">
            <w:rPr>
              <w:rFonts w:ascii="ＭＳ 明朝" w:eastAsia="ＭＳ 明朝" w:hAnsi="ＭＳ 明朝"/>
              <w:szCs w:val="21"/>
            </w:rPr>
          </w:rPrChange>
        </w:rPr>
        <w:t>抽出され、二名の翻訳者による訳文を合わせた場合、総計</w:t>
      </w:r>
      <w:r w:rsidR="00CC5487" w:rsidRPr="00F45A47">
        <w:rPr>
          <w:rFonts w:ascii="Times New Roman" w:eastAsia="ＭＳ 明朝" w:hAnsi="Times New Roman" w:cs="Times New Roman"/>
          <w:szCs w:val="21"/>
          <w:rPrChange w:id="1097" w:author="Masato YOSHIKAWA" w:date="2026-01-20T11:15:00Z" w16du:dateUtc="2026-01-20T02:15:00Z">
            <w:rPr>
              <w:rFonts w:ascii="ＭＳ 明朝" w:eastAsia="ＭＳ 明朝" w:hAnsi="ＭＳ 明朝"/>
              <w:szCs w:val="21"/>
            </w:rPr>
          </w:rPrChange>
        </w:rPr>
        <w:t>300</w:t>
      </w:r>
      <w:r w:rsidR="00CC5487" w:rsidRPr="00F45A47">
        <w:rPr>
          <w:rFonts w:ascii="Times New Roman" w:eastAsia="ＭＳ 明朝" w:hAnsi="Times New Roman" w:cs="Times New Roman"/>
          <w:szCs w:val="21"/>
          <w:rPrChange w:id="1098" w:author="Masato YOSHIKAWA" w:date="2026-01-20T11:15:00Z" w16du:dateUtc="2026-01-20T02:15:00Z">
            <w:rPr>
              <w:rFonts w:ascii="ＭＳ 明朝" w:eastAsia="ＭＳ 明朝" w:hAnsi="ＭＳ 明朝"/>
              <w:szCs w:val="21"/>
            </w:rPr>
          </w:rPrChange>
        </w:rPr>
        <w:t>件の分析データが得られた。この母数は、翻訳者の個別的な傾向（翻訳技法と</w:t>
      </w:r>
      <w:r w:rsidR="00CC5487" w:rsidRPr="00F45A47">
        <w:rPr>
          <w:rFonts w:ascii="Times New Roman" w:eastAsia="ＭＳ 明朝" w:hAnsi="Times New Roman" w:cs="Times New Roman"/>
          <w:szCs w:val="21"/>
          <w:rPrChange w:id="1099" w:author="Masato YOSHIKAWA" w:date="2026-01-20T11:15:00Z" w16du:dateUtc="2026-01-20T02:15:00Z">
            <w:rPr>
              <w:rFonts w:ascii="ＭＳ 明朝" w:eastAsia="ＭＳ 明朝" w:hAnsi="ＭＳ 明朝"/>
              <w:szCs w:val="21"/>
            </w:rPr>
          </w:rPrChange>
        </w:rPr>
        <w:t>DMIS</w:t>
      </w:r>
      <w:r w:rsidR="00CC5487" w:rsidRPr="00F45A47">
        <w:rPr>
          <w:rFonts w:ascii="Times New Roman" w:eastAsia="ＭＳ 明朝" w:hAnsi="Times New Roman" w:cs="Times New Roman"/>
          <w:szCs w:val="21"/>
          <w:rPrChange w:id="1100" w:author="Masato YOSHIKAWA" w:date="2026-01-20T11:15:00Z" w16du:dateUtc="2026-01-20T02:15:00Z">
            <w:rPr>
              <w:rFonts w:ascii="ＭＳ 明朝" w:eastAsia="ＭＳ 明朝" w:hAnsi="ＭＳ 明朝"/>
              <w:szCs w:val="21"/>
            </w:rPr>
          </w:rPrChange>
        </w:rPr>
        <w:t>の相関関係）を定量的に検証し、統計的有意性を判断するために十分な規模を持つものである。また、分析対象の限定により、詳細な質的分析と統計的処理の両立が可能となり、本研究における方法論的な厳密性を確保することができた。</w:t>
      </w:r>
    </w:p>
    <w:p w14:paraId="56E8DDAE" w14:textId="77777777" w:rsidR="00D15F8B" w:rsidRPr="00F45A47" w:rsidRDefault="00D15F8B" w:rsidP="00FB163D">
      <w:pPr>
        <w:rPr>
          <w:rFonts w:ascii="Times New Roman" w:eastAsia="ＭＳ 明朝" w:hAnsi="Times New Roman" w:cs="Times New Roman"/>
          <w:szCs w:val="21"/>
          <w:rPrChange w:id="1101" w:author="Masato YOSHIKAWA" w:date="2026-01-20T11:15:00Z" w16du:dateUtc="2026-01-20T02:15:00Z">
            <w:rPr>
              <w:rFonts w:ascii="ＭＳ 明朝" w:eastAsia="ＭＳ 明朝" w:hAnsi="ＭＳ 明朝"/>
              <w:szCs w:val="21"/>
            </w:rPr>
          </w:rPrChange>
        </w:rPr>
      </w:pPr>
    </w:p>
    <w:p w14:paraId="544B4499" w14:textId="763F0E15" w:rsidR="009A56C3" w:rsidRPr="00F45A47" w:rsidRDefault="00F863CA" w:rsidP="00F863CA">
      <w:pPr>
        <w:pStyle w:val="a9"/>
        <w:numPr>
          <w:ilvl w:val="1"/>
          <w:numId w:val="7"/>
        </w:numPr>
        <w:rPr>
          <w:rFonts w:ascii="Times New Roman" w:eastAsia="ＭＳ 明朝" w:hAnsi="Times New Roman" w:cs="Times New Roman"/>
          <w:szCs w:val="21"/>
          <w:rPrChange w:id="1102"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hint="eastAsia"/>
          <w:szCs w:val="21"/>
          <w:rPrChange w:id="1103" w:author="Masato YOSHIKAWA" w:date="2026-01-20T11:15:00Z" w16du:dateUtc="2026-01-20T02:15:00Z">
            <w:rPr>
              <w:rFonts w:ascii="ＭＳ 明朝" w:eastAsia="ＭＳ 明朝" w:hAnsi="ＭＳ 明朝" w:hint="eastAsia"/>
              <w:szCs w:val="21"/>
            </w:rPr>
          </w:rPrChange>
        </w:rPr>
        <w:t>分析データの構成</w:t>
      </w:r>
    </w:p>
    <w:p w14:paraId="09A13929" w14:textId="091A9790" w:rsidR="00275B50" w:rsidRPr="00F45A47" w:rsidRDefault="00915484" w:rsidP="00275B50">
      <w:pPr>
        <w:pStyle w:val="a9"/>
        <w:numPr>
          <w:ilvl w:val="2"/>
          <w:numId w:val="7"/>
        </w:numPr>
        <w:rPr>
          <w:rFonts w:ascii="Times New Roman" w:eastAsia="ＭＳ 明朝" w:hAnsi="Times New Roman" w:cs="Times New Roman"/>
          <w:szCs w:val="21"/>
          <w:rPrChange w:id="1104"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hint="eastAsia"/>
          <w:szCs w:val="21"/>
          <w:rPrChange w:id="1105" w:author="Masato YOSHIKAWA" w:date="2026-01-20T11:15:00Z" w16du:dateUtc="2026-01-20T02:15:00Z">
            <w:rPr>
              <w:rFonts w:ascii="ＭＳ 明朝" w:eastAsia="ＭＳ 明朝" w:hAnsi="ＭＳ 明朝" w:hint="eastAsia"/>
              <w:szCs w:val="21"/>
            </w:rPr>
          </w:rPrChange>
        </w:rPr>
        <w:t>文化的要素の抽出基準</w:t>
      </w:r>
    </w:p>
    <w:p w14:paraId="0481F246" w14:textId="386FCDD9" w:rsidR="00275B50" w:rsidRPr="00F45A47" w:rsidRDefault="00275B50" w:rsidP="00275B50">
      <w:pPr>
        <w:ind w:firstLineChars="100" w:firstLine="210"/>
        <w:rPr>
          <w:rFonts w:ascii="Times New Roman" w:eastAsia="ＭＳ 明朝" w:hAnsi="Times New Roman" w:cs="Times New Roman"/>
          <w:szCs w:val="21"/>
          <w:rPrChange w:id="1106"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1107" w:author="Masato YOSHIKAWA" w:date="2026-01-20T11:15:00Z" w16du:dateUtc="2026-01-20T02:15:00Z">
            <w:rPr>
              <w:rFonts w:ascii="ＭＳ 明朝" w:eastAsia="ＭＳ 明朝" w:hAnsi="ＭＳ 明朝"/>
              <w:szCs w:val="21"/>
            </w:rPr>
          </w:rPrChange>
        </w:rPr>
        <w:t>本研究では、</w:t>
      </w:r>
      <w:r w:rsidRPr="00F45A47">
        <w:rPr>
          <w:rFonts w:ascii="Times New Roman" w:eastAsia="ＭＳ 明朝" w:hAnsi="Times New Roman" w:cs="Times New Roman"/>
          <w:szCs w:val="21"/>
          <w:rPrChange w:id="1108" w:author="Masato YOSHIKAWA" w:date="2026-01-20T11:15:00Z" w16du:dateUtc="2026-01-20T02:15:00Z">
            <w:rPr>
              <w:rFonts w:ascii="ＭＳ 明朝" w:eastAsia="ＭＳ 明朝" w:hAnsi="ＭＳ 明朝"/>
              <w:szCs w:val="21"/>
            </w:rPr>
          </w:rPrChange>
        </w:rPr>
        <w:t>Newmark</w:t>
      </w:r>
      <w:sdt>
        <w:sdtPr>
          <w:rPr>
            <w:rFonts w:ascii="Times New Roman" w:eastAsia="ＭＳ 明朝" w:hAnsi="Times New Roman" w:cs="Times New Roman"/>
            <w:szCs w:val="21"/>
          </w:rPr>
          <w:id w:val="-900367771"/>
          <w:citation/>
        </w:sdtPr>
        <w:sdtContent>
          <w:r w:rsidRPr="00F45A47">
            <w:rPr>
              <w:rFonts w:ascii="Times New Roman" w:eastAsia="ＭＳ 明朝" w:hAnsi="Times New Roman" w:cs="Times New Roman"/>
              <w:szCs w:val="21"/>
              <w:rPrChange w:id="1109" w:author="Masato YOSHIKAWA" w:date="2026-01-20T11:15:00Z" w16du:dateUtc="2026-01-20T02:15:00Z">
                <w:rPr>
                  <w:rFonts w:ascii="ＭＳ 明朝" w:eastAsia="ＭＳ 明朝" w:hAnsi="ＭＳ 明朝"/>
                  <w:szCs w:val="21"/>
                </w:rPr>
              </w:rPrChange>
            </w:rPr>
            <w:fldChar w:fldCharType="begin"/>
          </w:r>
          <w:r w:rsidR="00FB2D00" w:rsidRPr="00F45A47">
            <w:rPr>
              <w:rFonts w:ascii="Times New Roman" w:eastAsia="ＭＳ 明朝" w:hAnsi="Times New Roman" w:cs="Times New Roman"/>
              <w:szCs w:val="21"/>
              <w:rPrChange w:id="1110" w:author="Masato YOSHIKAWA" w:date="2026-01-20T11:15:00Z" w16du:dateUtc="2026-01-20T02:15:00Z">
                <w:rPr>
                  <w:rFonts w:ascii="ＭＳ 明朝" w:eastAsia="ＭＳ 明朝" w:hAnsi="ＭＳ 明朝"/>
                  <w:szCs w:val="21"/>
                </w:rPr>
              </w:rPrChange>
            </w:rPr>
            <w:instrText xml:space="preserve">CITATION New88 \n  \t  \l 1041 </w:instrText>
          </w:r>
          <w:r w:rsidRPr="00F45A47">
            <w:rPr>
              <w:rFonts w:ascii="Times New Roman" w:eastAsia="ＭＳ 明朝" w:hAnsi="Times New Roman" w:cs="Times New Roman"/>
              <w:szCs w:val="21"/>
              <w:rPrChange w:id="1111" w:author="Masato YOSHIKAWA" w:date="2026-01-20T11:15:00Z" w16du:dateUtc="2026-01-20T02:15:00Z">
                <w:rPr>
                  <w:rFonts w:ascii="ＭＳ 明朝" w:eastAsia="ＭＳ 明朝" w:hAnsi="ＭＳ 明朝"/>
                  <w:szCs w:val="21"/>
                </w:rPr>
              </w:rPrChange>
            </w:rPr>
            <w:fldChar w:fldCharType="separate"/>
          </w:r>
          <w:r w:rsidR="00FB2D00" w:rsidRPr="00F45A47">
            <w:rPr>
              <w:rFonts w:ascii="Times New Roman" w:eastAsia="ＭＳ 明朝" w:hAnsi="Times New Roman" w:cs="Times New Roman"/>
              <w:noProof/>
              <w:szCs w:val="21"/>
              <w:rPrChange w:id="1112" w:author="Masato YOSHIKAWA" w:date="2026-01-20T11:15:00Z" w16du:dateUtc="2026-01-20T02:15:00Z">
                <w:rPr>
                  <w:rFonts w:ascii="ＭＳ 明朝" w:eastAsia="ＭＳ 明朝" w:hAnsi="ＭＳ 明朝"/>
                  <w:noProof/>
                  <w:szCs w:val="21"/>
                </w:rPr>
              </w:rPrChange>
            </w:rPr>
            <w:t xml:space="preserve"> (1988)</w:t>
          </w:r>
          <w:r w:rsidRPr="00F45A47">
            <w:rPr>
              <w:rFonts w:ascii="Times New Roman" w:eastAsia="ＭＳ 明朝" w:hAnsi="Times New Roman" w:cs="Times New Roman"/>
              <w:szCs w:val="21"/>
              <w:rPrChange w:id="1113" w:author="Masato YOSHIKAWA" w:date="2026-01-20T11:15:00Z" w16du:dateUtc="2026-01-20T02:15:00Z">
                <w:rPr>
                  <w:rFonts w:ascii="ＭＳ 明朝" w:eastAsia="ＭＳ 明朝" w:hAnsi="ＭＳ 明朝"/>
                  <w:szCs w:val="21"/>
                </w:rPr>
              </w:rPrChange>
            </w:rPr>
            <w:fldChar w:fldCharType="end"/>
          </w:r>
        </w:sdtContent>
      </w:sdt>
      <w:ins w:id="1114" w:author="Masato YOSHIKAWA" w:date="2026-01-20T11:48:00Z" w16du:dateUtc="2026-01-20T02:48:00Z">
        <w:r w:rsidR="00CE3801">
          <w:rPr>
            <w:rFonts w:ascii="Times New Roman" w:eastAsia="ＭＳ 明朝" w:hAnsi="Times New Roman" w:cs="Times New Roman" w:hint="eastAsia"/>
            <w:szCs w:val="21"/>
          </w:rPr>
          <w:t xml:space="preserve"> </w:t>
        </w:r>
      </w:ins>
      <w:r w:rsidRPr="00F45A47">
        <w:rPr>
          <w:rFonts w:ascii="Times New Roman" w:eastAsia="ＭＳ 明朝" w:hAnsi="Times New Roman" w:cs="Times New Roman"/>
          <w:szCs w:val="21"/>
          <w:rPrChange w:id="1115" w:author="Masato YOSHIKAWA" w:date="2026-01-20T11:15:00Z" w16du:dateUtc="2026-01-20T02:15:00Z">
            <w:rPr>
              <w:rFonts w:ascii="ＭＳ 明朝" w:eastAsia="ＭＳ 明朝" w:hAnsi="ＭＳ 明朝"/>
              <w:szCs w:val="21"/>
            </w:rPr>
          </w:rPrChange>
        </w:rPr>
        <w:t>の定義を理論的基盤としつつ、研究対象である『こころ』に見られる明治期日本固有の文脈や、日本語特有の身体感覚を適切に分析するため、独自の抽出基準を策定した。具体的には、</w:t>
      </w:r>
      <w:r w:rsidRPr="00F45A47">
        <w:rPr>
          <w:rFonts w:ascii="Times New Roman" w:eastAsia="ＭＳ 明朝" w:hAnsi="Times New Roman" w:cs="Times New Roman"/>
          <w:szCs w:val="21"/>
          <w:rPrChange w:id="1116" w:author="Masato YOSHIKAWA" w:date="2026-01-20T11:15:00Z" w16du:dateUtc="2026-01-20T02:15:00Z">
            <w:rPr>
              <w:rFonts w:ascii="ＭＳ 明朝" w:eastAsia="ＭＳ 明朝" w:hAnsi="ＭＳ 明朝"/>
              <w:szCs w:val="21"/>
            </w:rPr>
          </w:rPrChange>
        </w:rPr>
        <w:t>Newmark</w:t>
      </w:r>
      <w:sdt>
        <w:sdtPr>
          <w:rPr>
            <w:rFonts w:ascii="Times New Roman" w:eastAsia="ＭＳ 明朝" w:hAnsi="Times New Roman" w:cs="Times New Roman"/>
            <w:szCs w:val="21"/>
          </w:rPr>
          <w:id w:val="386916530"/>
          <w:citation/>
        </w:sdtPr>
        <w:sdtContent>
          <w:r w:rsidRPr="00F45A47">
            <w:rPr>
              <w:rFonts w:ascii="Times New Roman" w:eastAsia="ＭＳ 明朝" w:hAnsi="Times New Roman" w:cs="Times New Roman"/>
              <w:szCs w:val="21"/>
              <w:rPrChange w:id="1117" w:author="Masato YOSHIKAWA" w:date="2026-01-20T11:15:00Z" w16du:dateUtc="2026-01-20T02:15:00Z">
                <w:rPr>
                  <w:rFonts w:ascii="ＭＳ 明朝" w:eastAsia="ＭＳ 明朝" w:hAnsi="ＭＳ 明朝"/>
                  <w:szCs w:val="21"/>
                </w:rPr>
              </w:rPrChange>
            </w:rPr>
            <w:fldChar w:fldCharType="begin"/>
          </w:r>
          <w:r w:rsidR="00FB2D00" w:rsidRPr="00F45A47">
            <w:rPr>
              <w:rFonts w:ascii="Times New Roman" w:eastAsia="ＭＳ 明朝" w:hAnsi="Times New Roman" w:cs="Times New Roman"/>
              <w:szCs w:val="21"/>
              <w:rPrChange w:id="1118" w:author="Masato YOSHIKAWA" w:date="2026-01-20T11:15:00Z" w16du:dateUtc="2026-01-20T02:15:00Z">
                <w:rPr>
                  <w:rFonts w:ascii="ＭＳ 明朝" w:eastAsia="ＭＳ 明朝" w:hAnsi="ＭＳ 明朝"/>
                  <w:szCs w:val="21"/>
                </w:rPr>
              </w:rPrChange>
            </w:rPr>
            <w:instrText xml:space="preserve">CITATION New88 \n  \t  \l 1041 </w:instrText>
          </w:r>
          <w:r w:rsidRPr="00F45A47">
            <w:rPr>
              <w:rFonts w:ascii="Times New Roman" w:eastAsia="ＭＳ 明朝" w:hAnsi="Times New Roman" w:cs="Times New Roman"/>
              <w:szCs w:val="21"/>
              <w:rPrChange w:id="1119" w:author="Masato YOSHIKAWA" w:date="2026-01-20T11:15:00Z" w16du:dateUtc="2026-01-20T02:15:00Z">
                <w:rPr>
                  <w:rFonts w:ascii="ＭＳ 明朝" w:eastAsia="ＭＳ 明朝" w:hAnsi="ＭＳ 明朝"/>
                  <w:szCs w:val="21"/>
                </w:rPr>
              </w:rPrChange>
            </w:rPr>
            <w:fldChar w:fldCharType="separate"/>
          </w:r>
          <w:r w:rsidR="00FB2D00" w:rsidRPr="00F45A47">
            <w:rPr>
              <w:rFonts w:ascii="Times New Roman" w:eastAsia="ＭＳ 明朝" w:hAnsi="Times New Roman" w:cs="Times New Roman"/>
              <w:noProof/>
              <w:szCs w:val="21"/>
              <w:rPrChange w:id="1120" w:author="Masato YOSHIKAWA" w:date="2026-01-20T11:15:00Z" w16du:dateUtc="2026-01-20T02:15:00Z">
                <w:rPr>
                  <w:rFonts w:ascii="ＭＳ 明朝" w:eastAsia="ＭＳ 明朝" w:hAnsi="ＭＳ 明朝"/>
                  <w:noProof/>
                  <w:szCs w:val="21"/>
                </w:rPr>
              </w:rPrChange>
            </w:rPr>
            <w:t xml:space="preserve"> (1988)</w:t>
          </w:r>
          <w:r w:rsidRPr="00F45A47">
            <w:rPr>
              <w:rFonts w:ascii="Times New Roman" w:eastAsia="ＭＳ 明朝" w:hAnsi="Times New Roman" w:cs="Times New Roman"/>
              <w:szCs w:val="21"/>
              <w:rPrChange w:id="1121" w:author="Masato YOSHIKAWA" w:date="2026-01-20T11:15:00Z" w16du:dateUtc="2026-01-20T02:15:00Z">
                <w:rPr>
                  <w:rFonts w:ascii="ＭＳ 明朝" w:eastAsia="ＭＳ 明朝" w:hAnsi="ＭＳ 明朝"/>
                  <w:szCs w:val="21"/>
                </w:rPr>
              </w:rPrChange>
            </w:rPr>
            <w:fldChar w:fldCharType="end"/>
          </w:r>
        </w:sdtContent>
      </w:sdt>
      <w:ins w:id="1122" w:author="Masato YOSHIKAWA" w:date="2026-01-20T11:48:00Z" w16du:dateUtc="2026-01-20T02:48:00Z">
        <w:r w:rsidR="00CE3801">
          <w:rPr>
            <w:rFonts w:ascii="Times New Roman" w:eastAsia="ＭＳ 明朝" w:hAnsi="Times New Roman" w:cs="Times New Roman" w:hint="eastAsia"/>
            <w:szCs w:val="21"/>
          </w:rPr>
          <w:t xml:space="preserve"> </w:t>
        </w:r>
      </w:ins>
      <w:r w:rsidRPr="00F45A47">
        <w:rPr>
          <w:rFonts w:ascii="Times New Roman" w:eastAsia="ＭＳ 明朝" w:hAnsi="Times New Roman" w:cs="Times New Roman"/>
          <w:szCs w:val="21"/>
          <w:rPrChange w:id="1123" w:author="Masato YOSHIKAWA" w:date="2026-01-20T11:15:00Z" w16du:dateUtc="2026-01-20T02:15:00Z">
            <w:rPr>
              <w:rFonts w:ascii="ＭＳ 明朝" w:eastAsia="ＭＳ 明朝" w:hAnsi="ＭＳ 明朝"/>
              <w:szCs w:val="21"/>
            </w:rPr>
          </w:rPrChange>
        </w:rPr>
        <w:t>の分類を「具体的事物」と「抽象的・言語的表現」の二つの側面に整理・統合し、それぞれ「文化的実体」と「文化的言語表現」として定義した。</w:t>
      </w:r>
    </w:p>
    <w:p w14:paraId="60BC6E44" w14:textId="4A9345F0" w:rsidR="00275B50" w:rsidRPr="00F45A47" w:rsidRDefault="00275B50" w:rsidP="00275B50">
      <w:pPr>
        <w:rPr>
          <w:rFonts w:ascii="Times New Roman" w:eastAsia="ＭＳ 明朝" w:hAnsi="Times New Roman" w:cs="Times New Roman"/>
          <w:szCs w:val="21"/>
          <w:rPrChange w:id="1124"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1125" w:author="Masato YOSHIKAWA" w:date="2026-01-20T11:15:00Z" w16du:dateUtc="2026-01-20T02:15:00Z">
            <w:rPr>
              <w:rFonts w:ascii="ＭＳ 明朝" w:eastAsia="ＭＳ 明朝" w:hAnsi="ＭＳ 明朝"/>
              <w:szCs w:val="21"/>
            </w:rPr>
          </w:rPrChange>
        </w:rPr>
        <w:t xml:space="preserve">　第一に「文化的実体」とは、ターゲット文化には存在しない、あるいは異なる形態で存在する具体的・物理的な要素であり、</w:t>
      </w:r>
      <w:r w:rsidRPr="00F45A47">
        <w:rPr>
          <w:rFonts w:ascii="Times New Roman" w:eastAsia="ＭＳ 明朝" w:hAnsi="Times New Roman" w:cs="Times New Roman"/>
          <w:szCs w:val="21"/>
          <w:rPrChange w:id="1126" w:author="Masato YOSHIKAWA" w:date="2026-01-20T11:15:00Z" w16du:dateUtc="2026-01-20T02:15:00Z">
            <w:rPr>
              <w:rFonts w:ascii="ＭＳ 明朝" w:eastAsia="ＭＳ 明朝" w:hAnsi="ＭＳ 明朝"/>
              <w:szCs w:val="21"/>
            </w:rPr>
          </w:rPrChange>
        </w:rPr>
        <w:t xml:space="preserve">Newmark </w:t>
      </w:r>
      <w:sdt>
        <w:sdtPr>
          <w:rPr>
            <w:rFonts w:ascii="Times New Roman" w:eastAsia="ＭＳ 明朝" w:hAnsi="Times New Roman" w:cs="Times New Roman"/>
            <w:szCs w:val="21"/>
          </w:rPr>
          <w:id w:val="2103683361"/>
          <w:citation/>
        </w:sdtPr>
        <w:sdtContent>
          <w:r w:rsidRPr="00F45A47">
            <w:rPr>
              <w:rFonts w:ascii="Times New Roman" w:eastAsia="ＭＳ 明朝" w:hAnsi="Times New Roman" w:cs="Times New Roman"/>
              <w:szCs w:val="21"/>
              <w:rPrChange w:id="1127" w:author="Masato YOSHIKAWA" w:date="2026-01-20T11:15:00Z" w16du:dateUtc="2026-01-20T02:15:00Z">
                <w:rPr>
                  <w:rFonts w:ascii="ＭＳ 明朝" w:eastAsia="ＭＳ 明朝" w:hAnsi="ＭＳ 明朝"/>
                  <w:szCs w:val="21"/>
                </w:rPr>
              </w:rPrChange>
            </w:rPr>
            <w:fldChar w:fldCharType="begin"/>
          </w:r>
          <w:r w:rsidR="00FB2D00" w:rsidRPr="00F45A47">
            <w:rPr>
              <w:rFonts w:ascii="Times New Roman" w:eastAsia="ＭＳ 明朝" w:hAnsi="Times New Roman" w:cs="Times New Roman"/>
              <w:szCs w:val="21"/>
              <w:rPrChange w:id="1128" w:author="Masato YOSHIKAWA" w:date="2026-01-20T11:15:00Z" w16du:dateUtc="2026-01-20T02:15:00Z">
                <w:rPr>
                  <w:rFonts w:ascii="ＭＳ 明朝" w:eastAsia="ＭＳ 明朝" w:hAnsi="ＭＳ 明朝"/>
                  <w:szCs w:val="21"/>
                </w:rPr>
              </w:rPrChange>
            </w:rPr>
            <w:instrText xml:space="preserve">CITATION New88 \n  \t  \l 1041 </w:instrText>
          </w:r>
          <w:r w:rsidRPr="00F45A47">
            <w:rPr>
              <w:rFonts w:ascii="Times New Roman" w:eastAsia="ＭＳ 明朝" w:hAnsi="Times New Roman" w:cs="Times New Roman"/>
              <w:szCs w:val="21"/>
              <w:rPrChange w:id="1129" w:author="Masato YOSHIKAWA" w:date="2026-01-20T11:15:00Z" w16du:dateUtc="2026-01-20T02:15:00Z">
                <w:rPr>
                  <w:rFonts w:ascii="ＭＳ 明朝" w:eastAsia="ＭＳ 明朝" w:hAnsi="ＭＳ 明朝"/>
                  <w:szCs w:val="21"/>
                </w:rPr>
              </w:rPrChange>
            </w:rPr>
            <w:fldChar w:fldCharType="separate"/>
          </w:r>
          <w:r w:rsidR="00FB2D00" w:rsidRPr="00F45A47">
            <w:rPr>
              <w:rFonts w:ascii="Times New Roman" w:eastAsia="ＭＳ 明朝" w:hAnsi="Times New Roman" w:cs="Times New Roman"/>
              <w:noProof/>
              <w:szCs w:val="21"/>
              <w:rPrChange w:id="1130" w:author="Masato YOSHIKAWA" w:date="2026-01-20T11:15:00Z" w16du:dateUtc="2026-01-20T02:15:00Z">
                <w:rPr>
                  <w:rFonts w:ascii="ＭＳ 明朝" w:eastAsia="ＭＳ 明朝" w:hAnsi="ＭＳ 明朝"/>
                  <w:noProof/>
                  <w:szCs w:val="21"/>
                </w:rPr>
              </w:rPrChange>
            </w:rPr>
            <w:t>(1988)</w:t>
          </w:r>
          <w:r w:rsidRPr="00F45A47">
            <w:rPr>
              <w:rFonts w:ascii="Times New Roman" w:eastAsia="ＭＳ 明朝" w:hAnsi="Times New Roman" w:cs="Times New Roman"/>
              <w:szCs w:val="21"/>
              <w:rPrChange w:id="1131" w:author="Masato YOSHIKAWA" w:date="2026-01-20T11:15:00Z" w16du:dateUtc="2026-01-20T02:15:00Z">
                <w:rPr>
                  <w:rFonts w:ascii="ＭＳ 明朝" w:eastAsia="ＭＳ 明朝" w:hAnsi="ＭＳ 明朝"/>
                  <w:szCs w:val="21"/>
                </w:rPr>
              </w:rPrChange>
            </w:rPr>
            <w:fldChar w:fldCharType="end"/>
          </w:r>
        </w:sdtContent>
      </w:sdt>
      <w:ins w:id="1132" w:author="Masato YOSHIKAWA" w:date="2026-01-20T11:49:00Z" w16du:dateUtc="2026-01-20T02:49:00Z">
        <w:r w:rsidR="003F6149">
          <w:rPr>
            <w:rFonts w:ascii="Times New Roman" w:eastAsia="ＭＳ 明朝" w:hAnsi="Times New Roman" w:cs="Times New Roman" w:hint="eastAsia"/>
            <w:szCs w:val="21"/>
          </w:rPr>
          <w:t xml:space="preserve"> </w:t>
        </w:r>
      </w:ins>
      <w:r w:rsidRPr="00F45A47">
        <w:rPr>
          <w:rFonts w:ascii="Times New Roman" w:eastAsia="ＭＳ 明朝" w:hAnsi="Times New Roman" w:cs="Times New Roman"/>
          <w:szCs w:val="21"/>
          <w:rPrChange w:id="1133" w:author="Masato YOSHIKAWA" w:date="2026-01-20T11:15:00Z" w16du:dateUtc="2026-01-20T02:15:00Z">
            <w:rPr>
              <w:rFonts w:ascii="ＭＳ 明朝" w:eastAsia="ＭＳ 明朝" w:hAnsi="ＭＳ 明朝"/>
              <w:szCs w:val="21"/>
            </w:rPr>
          </w:rPrChange>
        </w:rPr>
        <w:t>の「生態」「物質文化」「社会文化」に相当する。本</w:t>
      </w:r>
      <w:r w:rsidR="00744666" w:rsidRPr="00F45A47">
        <w:rPr>
          <w:rFonts w:ascii="Times New Roman" w:eastAsia="ＭＳ 明朝" w:hAnsi="Times New Roman" w:cs="Times New Roman"/>
          <w:szCs w:val="21"/>
          <w:rPrChange w:id="1134" w:author="Masato YOSHIKAWA" w:date="2026-01-20T11:15:00Z" w16du:dateUtc="2026-01-20T02:15:00Z">
            <w:rPr>
              <w:rFonts w:ascii="ＭＳ 明朝" w:eastAsia="ＭＳ 明朝" w:hAnsi="ＭＳ 明朝"/>
              <w:szCs w:val="21"/>
            </w:rPr>
          </w:rPrChange>
        </w:rPr>
        <w:t>カテゴリ</w:t>
      </w:r>
      <w:r w:rsidRPr="00F45A47">
        <w:rPr>
          <w:rFonts w:ascii="Times New Roman" w:eastAsia="ＭＳ 明朝" w:hAnsi="Times New Roman" w:cs="Times New Roman"/>
          <w:szCs w:val="21"/>
          <w:rPrChange w:id="1135" w:author="Masato YOSHIKAWA" w:date="2026-01-20T11:15:00Z" w16du:dateUtc="2026-01-20T02:15:00Z">
            <w:rPr>
              <w:rFonts w:ascii="ＭＳ 明朝" w:eastAsia="ＭＳ 明朝" w:hAnsi="ＭＳ 明朝"/>
              <w:szCs w:val="21"/>
            </w:rPr>
          </w:rPrChange>
        </w:rPr>
        <w:t>はさらに四つに細分化される。「物質文化」は、衣食住や道具など明治期の生活様式を象徴する有形の事物であり、「社会・制度・役割」は、</w:t>
      </w:r>
      <w:r w:rsidRPr="00F45A47">
        <w:rPr>
          <w:rFonts w:ascii="Times New Roman" w:eastAsia="ＭＳ 明朝" w:hAnsi="Times New Roman" w:cs="Times New Roman"/>
          <w:szCs w:val="21"/>
          <w:rPrChange w:id="1136" w:author="Masato YOSHIKAWA" w:date="2026-01-20T11:15:00Z" w16du:dateUtc="2026-01-20T02:15:00Z">
            <w:rPr>
              <w:rFonts w:ascii="ＭＳ 明朝" w:eastAsia="ＭＳ 明朝" w:hAnsi="ＭＳ 明朝"/>
              <w:szCs w:val="21"/>
            </w:rPr>
          </w:rPrChange>
        </w:rPr>
        <w:t>Newmark</w:t>
      </w:r>
      <w:r w:rsidRPr="00F45A47">
        <w:rPr>
          <w:rFonts w:ascii="Times New Roman" w:eastAsia="ＭＳ 明朝" w:hAnsi="Times New Roman" w:cs="Times New Roman"/>
          <w:szCs w:val="21"/>
          <w:rPrChange w:id="1137" w:author="Masato YOSHIKAWA" w:date="2026-01-20T11:15:00Z" w16du:dateUtc="2026-01-20T02:15:00Z">
            <w:rPr>
              <w:rFonts w:ascii="ＭＳ 明朝" w:eastAsia="ＭＳ 明朝" w:hAnsi="ＭＳ 明朝"/>
              <w:szCs w:val="21"/>
            </w:rPr>
          </w:rPrChange>
        </w:rPr>
        <w:t>の「社会文化」および「組織」に関連し、特定の身分や宗教的概念を含む。また、「固有名詞・地名」は単なる名称に留まらず歴史的背景を内包するものとし、「自然・季節」は単なる生物学的分類ではなく、日本の情緒的価値と結びついているものを対象とした。</w:t>
      </w:r>
    </w:p>
    <w:p w14:paraId="6D9D8EBB" w14:textId="7D8B64CC" w:rsidR="00275B50" w:rsidRPr="00F45A47" w:rsidRDefault="00275B50" w:rsidP="00275B50">
      <w:pPr>
        <w:ind w:firstLineChars="100" w:firstLine="210"/>
        <w:rPr>
          <w:rFonts w:ascii="Times New Roman" w:eastAsia="ＭＳ 明朝" w:hAnsi="Times New Roman" w:cs="Times New Roman"/>
          <w:szCs w:val="21"/>
          <w:rPrChange w:id="1138"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1139" w:author="Masato YOSHIKAWA" w:date="2026-01-20T11:15:00Z" w16du:dateUtc="2026-01-20T02:15:00Z">
            <w:rPr>
              <w:rFonts w:ascii="ＭＳ 明朝" w:eastAsia="ＭＳ 明朝" w:hAnsi="ＭＳ 明朝"/>
              <w:szCs w:val="21"/>
            </w:rPr>
          </w:rPrChange>
        </w:rPr>
        <w:lastRenderedPageBreak/>
        <w:t>第二に「文化的言語</w:t>
      </w:r>
      <w:r w:rsidRPr="00F45A47">
        <w:rPr>
          <w:rFonts w:ascii="Times New Roman" w:eastAsia="ＭＳ 明朝" w:hAnsi="Times New Roman" w:cs="Times New Roman" w:hint="eastAsia"/>
          <w:szCs w:val="21"/>
          <w:rPrChange w:id="1140" w:author="Masato YOSHIKAWA" w:date="2026-01-20T11:15:00Z" w16du:dateUtc="2026-01-20T02:15:00Z">
            <w:rPr>
              <w:rFonts w:ascii="ＭＳ 明朝" w:eastAsia="ＭＳ 明朝" w:hAnsi="ＭＳ 明朝" w:hint="eastAsia"/>
              <w:szCs w:val="21"/>
            </w:rPr>
          </w:rPrChange>
        </w:rPr>
        <w:t>表現</w:t>
      </w:r>
      <w:r w:rsidRPr="00F45A47">
        <w:rPr>
          <w:rFonts w:ascii="Times New Roman" w:eastAsia="ＭＳ 明朝" w:hAnsi="Times New Roman" w:cs="Times New Roman"/>
          <w:szCs w:val="21"/>
          <w:rPrChange w:id="1141" w:author="Masato YOSHIKAWA" w:date="2026-01-20T11:15:00Z" w16du:dateUtc="2026-01-20T02:15:00Z">
            <w:rPr>
              <w:rFonts w:ascii="ＭＳ 明朝" w:eastAsia="ＭＳ 明朝" w:hAnsi="ＭＳ 明朝"/>
              <w:szCs w:val="21"/>
            </w:rPr>
          </w:rPrChange>
        </w:rPr>
        <w:t>」とは、日本語あるいは明治期特有の概念的・身体的表現であり、</w:t>
      </w:r>
      <w:r w:rsidRPr="00F45A47">
        <w:rPr>
          <w:rFonts w:ascii="Times New Roman" w:eastAsia="ＭＳ 明朝" w:hAnsi="Times New Roman" w:cs="Times New Roman"/>
          <w:szCs w:val="21"/>
          <w:rPrChange w:id="1142" w:author="Masato YOSHIKAWA" w:date="2026-01-20T11:15:00Z" w16du:dateUtc="2026-01-20T02:15:00Z">
            <w:rPr>
              <w:rFonts w:ascii="ＭＳ 明朝" w:eastAsia="ＭＳ 明朝" w:hAnsi="ＭＳ 明朝"/>
              <w:szCs w:val="21"/>
            </w:rPr>
          </w:rPrChange>
        </w:rPr>
        <w:t>Newmar</w:t>
      </w:r>
      <w:r w:rsidR="00110D76" w:rsidRPr="00F45A47">
        <w:rPr>
          <w:rFonts w:ascii="Times New Roman" w:eastAsia="ＭＳ 明朝" w:hAnsi="Times New Roman" w:cs="Times New Roman"/>
          <w:szCs w:val="21"/>
          <w:rPrChange w:id="1143" w:author="Masato YOSHIKAWA" w:date="2026-01-20T11:15:00Z" w16du:dateUtc="2026-01-20T02:15:00Z">
            <w:rPr>
              <w:rFonts w:ascii="ＭＳ 明朝" w:eastAsia="ＭＳ 明朝" w:hAnsi="ＭＳ 明朝"/>
              <w:szCs w:val="21"/>
            </w:rPr>
          </w:rPrChange>
        </w:rPr>
        <w:t>k</w:t>
      </w:r>
      <w:sdt>
        <w:sdtPr>
          <w:rPr>
            <w:rFonts w:ascii="Times New Roman" w:eastAsia="ＭＳ 明朝" w:hAnsi="Times New Roman" w:cs="Times New Roman"/>
            <w:szCs w:val="21"/>
          </w:rPr>
          <w:id w:val="1794638871"/>
          <w:citation/>
        </w:sdtPr>
        <w:sdtContent>
          <w:r w:rsidR="00110D76" w:rsidRPr="00F45A47">
            <w:rPr>
              <w:rFonts w:ascii="Times New Roman" w:eastAsia="ＭＳ 明朝" w:hAnsi="Times New Roman" w:cs="Times New Roman"/>
              <w:szCs w:val="21"/>
              <w:rPrChange w:id="1144" w:author="Masato YOSHIKAWA" w:date="2026-01-20T11:15:00Z" w16du:dateUtc="2026-01-20T02:15:00Z">
                <w:rPr>
                  <w:rFonts w:ascii="ＭＳ 明朝" w:eastAsia="ＭＳ 明朝" w:hAnsi="ＭＳ 明朝"/>
                  <w:szCs w:val="21"/>
                </w:rPr>
              </w:rPrChange>
            </w:rPr>
            <w:fldChar w:fldCharType="begin"/>
          </w:r>
          <w:r w:rsidR="00FB2D00" w:rsidRPr="00F45A47">
            <w:rPr>
              <w:rFonts w:ascii="Times New Roman" w:eastAsia="ＭＳ 明朝" w:hAnsi="Times New Roman" w:cs="Times New Roman"/>
              <w:szCs w:val="21"/>
              <w:rPrChange w:id="1145" w:author="Masato YOSHIKAWA" w:date="2026-01-20T11:15:00Z" w16du:dateUtc="2026-01-20T02:15:00Z">
                <w:rPr>
                  <w:rFonts w:ascii="ＭＳ 明朝" w:eastAsia="ＭＳ 明朝" w:hAnsi="ＭＳ 明朝"/>
                  <w:szCs w:val="21"/>
                </w:rPr>
              </w:rPrChange>
            </w:rPr>
            <w:instrText xml:space="preserve">CITATION New88 \n  \t  \l 1041 </w:instrText>
          </w:r>
          <w:r w:rsidR="00110D76" w:rsidRPr="00F45A47">
            <w:rPr>
              <w:rFonts w:ascii="Times New Roman" w:eastAsia="ＭＳ 明朝" w:hAnsi="Times New Roman" w:cs="Times New Roman"/>
              <w:szCs w:val="21"/>
              <w:rPrChange w:id="1146" w:author="Masato YOSHIKAWA" w:date="2026-01-20T11:15:00Z" w16du:dateUtc="2026-01-20T02:15:00Z">
                <w:rPr>
                  <w:rFonts w:ascii="ＭＳ 明朝" w:eastAsia="ＭＳ 明朝" w:hAnsi="ＭＳ 明朝"/>
                  <w:szCs w:val="21"/>
                </w:rPr>
              </w:rPrChange>
            </w:rPr>
            <w:fldChar w:fldCharType="separate"/>
          </w:r>
          <w:r w:rsidR="00FB2D00" w:rsidRPr="00F45A47">
            <w:rPr>
              <w:rFonts w:ascii="Times New Roman" w:eastAsia="ＭＳ 明朝" w:hAnsi="Times New Roman" w:cs="Times New Roman"/>
              <w:noProof/>
              <w:szCs w:val="21"/>
              <w:rPrChange w:id="1147" w:author="Masato YOSHIKAWA" w:date="2026-01-20T11:15:00Z" w16du:dateUtc="2026-01-20T02:15:00Z">
                <w:rPr>
                  <w:rFonts w:ascii="ＭＳ 明朝" w:eastAsia="ＭＳ 明朝" w:hAnsi="ＭＳ 明朝"/>
                  <w:noProof/>
                  <w:szCs w:val="21"/>
                </w:rPr>
              </w:rPrChange>
            </w:rPr>
            <w:t xml:space="preserve"> (1988)</w:t>
          </w:r>
          <w:r w:rsidR="00110D76" w:rsidRPr="00F45A47">
            <w:rPr>
              <w:rFonts w:ascii="Times New Roman" w:eastAsia="ＭＳ 明朝" w:hAnsi="Times New Roman" w:cs="Times New Roman"/>
              <w:szCs w:val="21"/>
              <w:rPrChange w:id="1148" w:author="Masato YOSHIKAWA" w:date="2026-01-20T11:15:00Z" w16du:dateUtc="2026-01-20T02:15:00Z">
                <w:rPr>
                  <w:rFonts w:ascii="ＭＳ 明朝" w:eastAsia="ＭＳ 明朝" w:hAnsi="ＭＳ 明朝"/>
                  <w:szCs w:val="21"/>
                </w:rPr>
              </w:rPrChange>
            </w:rPr>
            <w:fldChar w:fldCharType="end"/>
          </w:r>
        </w:sdtContent>
      </w:sdt>
      <w:ins w:id="1149" w:author="Masato YOSHIKAWA" w:date="2026-01-20T11:49:00Z" w16du:dateUtc="2026-01-20T02:49:00Z">
        <w:r w:rsidR="003F6149">
          <w:rPr>
            <w:rFonts w:ascii="Times New Roman" w:eastAsia="ＭＳ 明朝" w:hAnsi="Times New Roman" w:cs="Times New Roman" w:hint="eastAsia"/>
            <w:szCs w:val="21"/>
          </w:rPr>
          <w:t xml:space="preserve"> </w:t>
        </w:r>
      </w:ins>
      <w:r w:rsidRPr="00F45A47">
        <w:rPr>
          <w:rFonts w:ascii="Times New Roman" w:eastAsia="ＭＳ 明朝" w:hAnsi="Times New Roman" w:cs="Times New Roman"/>
          <w:szCs w:val="21"/>
          <w:rPrChange w:id="1150" w:author="Masato YOSHIKAWA" w:date="2026-01-20T11:15:00Z" w16du:dateUtc="2026-01-20T02:15:00Z">
            <w:rPr>
              <w:rFonts w:ascii="ＭＳ 明朝" w:eastAsia="ＭＳ 明朝" w:hAnsi="ＭＳ 明朝"/>
              <w:szCs w:val="21"/>
            </w:rPr>
          </w:rPrChange>
        </w:rPr>
        <w:t>の「概念」や「</w:t>
      </w:r>
      <w:r w:rsidR="00B31B5D" w:rsidRPr="00F45A47">
        <w:rPr>
          <w:rFonts w:ascii="Times New Roman" w:eastAsia="ＭＳ 明朝" w:hAnsi="Times New Roman" w:cs="Times New Roman" w:hint="eastAsia"/>
          <w:szCs w:val="21"/>
          <w:rPrChange w:id="1151" w:author="Masato YOSHIKAWA" w:date="2026-01-20T11:15:00Z" w16du:dateUtc="2026-01-20T02:15:00Z">
            <w:rPr>
              <w:rFonts w:ascii="ＭＳ 明朝" w:eastAsia="ＭＳ 明朝" w:hAnsi="ＭＳ 明朝" w:hint="eastAsia"/>
              <w:szCs w:val="21"/>
            </w:rPr>
          </w:rPrChange>
        </w:rPr>
        <w:t>身振り</w:t>
      </w:r>
      <w:r w:rsidRPr="00F45A47">
        <w:rPr>
          <w:rFonts w:ascii="Times New Roman" w:eastAsia="ＭＳ 明朝" w:hAnsi="Times New Roman" w:cs="Times New Roman"/>
          <w:szCs w:val="21"/>
          <w:rPrChange w:id="1152" w:author="Masato YOSHIKAWA" w:date="2026-01-20T11:15:00Z" w16du:dateUtc="2026-01-20T02:15:00Z">
            <w:rPr>
              <w:rFonts w:ascii="ＭＳ 明朝" w:eastAsia="ＭＳ 明朝" w:hAnsi="ＭＳ 明朝"/>
              <w:szCs w:val="21"/>
            </w:rPr>
          </w:rPrChange>
        </w:rPr>
        <w:t>と習慣」を言語表現の次元で捉えたものである。</w:t>
      </w:r>
      <w:r w:rsidRPr="00F45A47">
        <w:rPr>
          <w:rFonts w:ascii="Times New Roman" w:eastAsia="ＭＳ 明朝" w:hAnsi="Times New Roman" w:cs="Times New Roman"/>
          <w:szCs w:val="21"/>
          <w:rPrChange w:id="1153" w:author="Masato YOSHIKAWA" w:date="2026-01-20T11:15:00Z" w16du:dateUtc="2026-01-20T02:15:00Z">
            <w:rPr>
              <w:rFonts w:ascii="ＭＳ 明朝" w:eastAsia="ＭＳ 明朝" w:hAnsi="ＭＳ 明朝"/>
              <w:szCs w:val="21"/>
            </w:rPr>
          </w:rPrChange>
        </w:rPr>
        <w:t xml:space="preserve"> </w:t>
      </w:r>
      <w:del w:id="1154" w:author="Masato YOSHIKAWA" w:date="2026-01-20T11:49:00Z" w16du:dateUtc="2026-01-20T02:49:00Z">
        <w:r w:rsidRPr="00F45A47" w:rsidDel="002E48DA">
          <w:rPr>
            <w:rFonts w:ascii="Times New Roman" w:eastAsia="ＭＳ 明朝" w:hAnsi="Times New Roman" w:cs="Times New Roman"/>
            <w:szCs w:val="21"/>
            <w:rPrChange w:id="1155" w:author="Masato YOSHIKAWA" w:date="2026-01-20T11:15:00Z" w16du:dateUtc="2026-01-20T02:15:00Z">
              <w:rPr>
                <w:rFonts w:ascii="ＭＳ 明朝" w:eastAsia="ＭＳ 明朝" w:hAnsi="ＭＳ 明朝"/>
                <w:szCs w:val="21"/>
              </w:rPr>
            </w:rPrChange>
          </w:rPr>
          <w:delText xml:space="preserve">　</w:delText>
        </w:r>
      </w:del>
      <w:r w:rsidRPr="00F45A47">
        <w:rPr>
          <w:rFonts w:ascii="Times New Roman" w:eastAsia="ＭＳ 明朝" w:hAnsi="Times New Roman" w:cs="Times New Roman"/>
          <w:szCs w:val="21"/>
          <w:rPrChange w:id="1156" w:author="Masato YOSHIKAWA" w:date="2026-01-20T11:15:00Z" w16du:dateUtc="2026-01-20T02:15:00Z">
            <w:rPr>
              <w:rFonts w:ascii="ＭＳ 明朝" w:eastAsia="ＭＳ 明朝" w:hAnsi="ＭＳ 明朝"/>
              <w:szCs w:val="21"/>
            </w:rPr>
          </w:rPrChange>
        </w:rPr>
        <w:t>ここには、一般的な感情語とは区別して日本特有の倫理観（「天罰」等）を扱う「日本的・儒教的価値観」や、日本独特の身体感覚</w:t>
      </w:r>
      <w:r w:rsidR="009D4D33" w:rsidRPr="00F45A47">
        <w:rPr>
          <w:rFonts w:ascii="Times New Roman" w:eastAsia="ＭＳ 明朝" w:hAnsi="Times New Roman" w:cs="Times New Roman" w:hint="eastAsia"/>
          <w:szCs w:val="21"/>
          <w:rPrChange w:id="1157" w:author="Masato YOSHIKAWA" w:date="2026-01-20T11:15:00Z" w16du:dateUtc="2026-01-20T02:15:00Z">
            <w:rPr>
              <w:rFonts w:ascii="ＭＳ 明朝" w:eastAsia="ＭＳ 明朝" w:hAnsi="ＭＳ 明朝" w:hint="eastAsia"/>
              <w:szCs w:val="21"/>
            </w:rPr>
          </w:rPrChange>
        </w:rPr>
        <w:t>（座り方等）</w:t>
      </w:r>
      <w:r w:rsidRPr="00F45A47">
        <w:rPr>
          <w:rFonts w:ascii="Times New Roman" w:eastAsia="ＭＳ 明朝" w:hAnsi="Times New Roman" w:cs="Times New Roman"/>
          <w:szCs w:val="21"/>
          <w:rPrChange w:id="1158" w:author="Masato YOSHIKAWA" w:date="2026-01-20T11:15:00Z" w16du:dateUtc="2026-01-20T02:15:00Z">
            <w:rPr>
              <w:rFonts w:ascii="ＭＳ 明朝" w:eastAsia="ＭＳ 明朝" w:hAnsi="ＭＳ 明朝"/>
              <w:szCs w:val="21"/>
            </w:rPr>
          </w:rPrChange>
        </w:rPr>
        <w:t>やレトリックを含む「身体感覚・比喩・慣用句」が該当する。</w:t>
      </w:r>
    </w:p>
    <w:p w14:paraId="50799DB5" w14:textId="00DA348E" w:rsidR="00275B50" w:rsidRDefault="00275B50" w:rsidP="00275B50">
      <w:pPr>
        <w:rPr>
          <w:ins w:id="1159" w:author="Masato YOSHIKAWA" w:date="2026-01-20T11:49:00Z" w16du:dateUtc="2026-01-20T02:49:00Z"/>
          <w:rFonts w:ascii="Times New Roman" w:eastAsia="ＭＳ 明朝" w:hAnsi="Times New Roman" w:cs="Times New Roman"/>
          <w:szCs w:val="21"/>
        </w:rPr>
      </w:pPr>
      <w:r w:rsidRPr="00F45A47">
        <w:rPr>
          <w:rFonts w:ascii="Times New Roman" w:eastAsia="ＭＳ 明朝" w:hAnsi="Times New Roman" w:cs="Times New Roman"/>
          <w:szCs w:val="21"/>
          <w:rPrChange w:id="1160" w:author="Masato YOSHIKAWA" w:date="2026-01-20T11:15:00Z" w16du:dateUtc="2026-01-20T02:15:00Z">
            <w:rPr>
              <w:rFonts w:ascii="ＭＳ 明朝" w:eastAsia="ＭＳ 明朝" w:hAnsi="ＭＳ 明朝"/>
              <w:szCs w:val="21"/>
            </w:rPr>
          </w:rPrChange>
        </w:rPr>
        <w:t xml:space="preserve">　以上の基準および具体例を整理したものを</w:t>
      </w:r>
      <w:ins w:id="1161" w:author="Masato YOSHIKAWA" w:date="2026-01-20T11:50:00Z" w16du:dateUtc="2026-01-20T02:50:00Z">
        <w:r w:rsidR="002E48DA">
          <w:rPr>
            <w:rFonts w:ascii="Times New Roman" w:eastAsia="ＭＳ 明朝" w:hAnsi="Times New Roman" w:cs="Times New Roman"/>
            <w:szCs w:val="21"/>
          </w:rPr>
          <w:fldChar w:fldCharType="begin"/>
        </w:r>
        <w:r w:rsidR="002E48DA">
          <w:rPr>
            <w:rFonts w:ascii="Times New Roman" w:eastAsia="ＭＳ 明朝" w:hAnsi="Times New Roman" w:cs="Times New Roman"/>
            <w:szCs w:val="21"/>
          </w:rPr>
          <w:instrText xml:space="preserve"> REF _Ref219802248 \h </w:instrText>
        </w:r>
      </w:ins>
      <w:r w:rsidR="002E48DA">
        <w:rPr>
          <w:rFonts w:ascii="Times New Roman" w:eastAsia="ＭＳ 明朝" w:hAnsi="Times New Roman" w:cs="Times New Roman"/>
          <w:szCs w:val="21"/>
        </w:rPr>
      </w:r>
      <w:ins w:id="1162" w:author="Masato YOSHIKAWA" w:date="2026-01-20T11:50:00Z" w16du:dateUtc="2026-01-20T02:50:00Z">
        <w:r w:rsidR="002E48DA">
          <w:rPr>
            <w:rFonts w:ascii="Times New Roman" w:eastAsia="ＭＳ 明朝" w:hAnsi="Times New Roman" w:cs="Times New Roman"/>
            <w:szCs w:val="21"/>
          </w:rPr>
          <w:fldChar w:fldCharType="separate"/>
        </w:r>
        <w:r w:rsidR="002E48DA" w:rsidRPr="00C45809">
          <w:rPr>
            <w:rFonts w:ascii="Times New Roman" w:hAnsi="Times New Roman" w:cs="Times New Roman"/>
          </w:rPr>
          <w:t>表</w:t>
        </w:r>
        <w:r w:rsidR="002E48DA" w:rsidRPr="00C45809">
          <w:rPr>
            <w:rFonts w:ascii="Times New Roman" w:hAnsi="Times New Roman" w:cs="Times New Roman"/>
          </w:rPr>
          <w:t xml:space="preserve"> </w:t>
        </w:r>
        <w:r w:rsidR="002E48DA" w:rsidRPr="00C45809">
          <w:rPr>
            <w:rFonts w:ascii="Times New Roman" w:hAnsi="Times New Roman" w:cs="Times New Roman"/>
            <w:noProof/>
          </w:rPr>
          <w:t>3</w:t>
        </w:r>
        <w:r w:rsidR="002E48DA">
          <w:rPr>
            <w:rFonts w:ascii="Times New Roman" w:eastAsia="ＭＳ 明朝" w:hAnsi="Times New Roman" w:cs="Times New Roman"/>
            <w:szCs w:val="21"/>
          </w:rPr>
          <w:fldChar w:fldCharType="end"/>
        </w:r>
      </w:ins>
      <w:del w:id="1163" w:author="Masato YOSHIKAWA" w:date="2026-01-20T11:50:00Z" w16du:dateUtc="2026-01-20T02:50:00Z">
        <w:r w:rsidR="00EF1904" w:rsidRPr="00F45A47" w:rsidDel="002E48DA">
          <w:rPr>
            <w:rFonts w:ascii="Times New Roman" w:eastAsia="ＭＳ 明朝" w:hAnsi="Times New Roman" w:cs="Times New Roman" w:hint="eastAsia"/>
            <w:szCs w:val="21"/>
            <w:rPrChange w:id="1164" w:author="Masato YOSHIKAWA" w:date="2026-01-20T11:15:00Z" w16du:dateUtc="2026-01-20T02:15:00Z">
              <w:rPr>
                <w:rFonts w:ascii="ＭＳ 明朝" w:eastAsia="ＭＳ 明朝" w:hAnsi="ＭＳ 明朝" w:hint="eastAsia"/>
                <w:szCs w:val="21"/>
              </w:rPr>
            </w:rPrChange>
          </w:rPr>
          <w:delText>表</w:delText>
        </w:r>
      </w:del>
      <w:r w:rsidRPr="00F45A47">
        <w:rPr>
          <w:rFonts w:ascii="Times New Roman" w:eastAsia="ＭＳ 明朝" w:hAnsi="Times New Roman" w:cs="Times New Roman"/>
          <w:szCs w:val="21"/>
          <w:rPrChange w:id="1165" w:author="Masato YOSHIKAWA" w:date="2026-01-20T11:15:00Z" w16du:dateUtc="2026-01-20T02:15:00Z">
            <w:rPr>
              <w:rFonts w:ascii="ＭＳ 明朝" w:eastAsia="ＭＳ 明朝" w:hAnsi="ＭＳ 明朝"/>
              <w:szCs w:val="21"/>
            </w:rPr>
          </w:rPrChange>
        </w:rPr>
        <w:t>に示す。</w:t>
      </w:r>
    </w:p>
    <w:p w14:paraId="184D5185" w14:textId="77777777" w:rsidR="002E48DA" w:rsidRDefault="002E48DA" w:rsidP="00275B50">
      <w:pPr>
        <w:rPr>
          <w:ins w:id="1166" w:author="Masato YOSHIKAWA" w:date="2026-01-20T11:50:00Z" w16du:dateUtc="2026-01-20T02:50:00Z"/>
          <w:rFonts w:ascii="Times New Roman" w:eastAsia="ＭＳ 明朝" w:hAnsi="Times New Roman" w:cs="Times New Roman"/>
          <w:szCs w:val="21"/>
        </w:rPr>
      </w:pPr>
    </w:p>
    <w:p w14:paraId="4C1540F4" w14:textId="0F0C4EDD" w:rsidR="002E48DA" w:rsidRPr="00F45A47" w:rsidRDefault="002E48DA">
      <w:pPr>
        <w:jc w:val="center"/>
        <w:rPr>
          <w:rFonts w:ascii="Times New Roman" w:eastAsia="ＭＳ 明朝" w:hAnsi="Times New Roman" w:cs="Times New Roman"/>
          <w:szCs w:val="21"/>
          <w:rPrChange w:id="1167" w:author="Masato YOSHIKAWA" w:date="2026-01-20T11:15:00Z" w16du:dateUtc="2026-01-20T02:15:00Z">
            <w:rPr>
              <w:rFonts w:ascii="ＭＳ 明朝" w:eastAsia="ＭＳ 明朝" w:hAnsi="ＭＳ 明朝"/>
              <w:szCs w:val="21"/>
            </w:rPr>
          </w:rPrChange>
        </w:rPr>
        <w:pPrChange w:id="1168" w:author="Masato YOSHIKAWA" w:date="2026-01-20T11:50:00Z" w16du:dateUtc="2026-01-20T02:50:00Z">
          <w:pPr/>
        </w:pPrChange>
      </w:pPr>
      <w:bookmarkStart w:id="1169" w:name="_Ref219802248"/>
      <w:moveToRangeStart w:id="1170" w:author="Masato YOSHIKAWA" w:date="2026-01-20T11:50:00Z" w:name="move219802232"/>
      <w:moveTo w:id="1171" w:author="Masato YOSHIKAWA" w:date="2026-01-20T11:50:00Z" w16du:dateUtc="2026-01-20T02:50:00Z">
        <w:r w:rsidRPr="00C45809">
          <w:rPr>
            <w:rFonts w:ascii="Times New Roman" w:hAnsi="Times New Roman" w:cs="Times New Roman"/>
          </w:rPr>
          <w:t>表</w:t>
        </w:r>
        <w:r w:rsidRPr="00C45809">
          <w:rPr>
            <w:rFonts w:ascii="Times New Roman" w:hAnsi="Times New Roman" w:cs="Times New Roman"/>
          </w:rPr>
          <w:t xml:space="preserve"> </w:t>
        </w:r>
        <w:r w:rsidRPr="00C45809">
          <w:rPr>
            <w:rFonts w:ascii="Times New Roman" w:hAnsi="Times New Roman" w:cs="Times New Roman"/>
          </w:rPr>
          <w:fldChar w:fldCharType="begin"/>
        </w:r>
        <w:r w:rsidRPr="00C45809">
          <w:rPr>
            <w:rFonts w:ascii="Times New Roman" w:hAnsi="Times New Roman" w:cs="Times New Roman"/>
          </w:rPr>
          <w:instrText xml:space="preserve"> SEQ </w:instrText>
        </w:r>
        <w:r w:rsidRPr="00C45809">
          <w:rPr>
            <w:rFonts w:ascii="Times New Roman" w:hAnsi="Times New Roman" w:cs="Times New Roman"/>
          </w:rPr>
          <w:instrText>表</w:instrText>
        </w:r>
        <w:r w:rsidRPr="00C45809">
          <w:rPr>
            <w:rFonts w:ascii="Times New Roman" w:hAnsi="Times New Roman" w:cs="Times New Roman"/>
          </w:rPr>
          <w:instrText xml:space="preserve"> \* ARABIC </w:instrText>
        </w:r>
        <w:r w:rsidRPr="00C45809">
          <w:rPr>
            <w:rFonts w:ascii="Times New Roman" w:hAnsi="Times New Roman" w:cs="Times New Roman"/>
          </w:rPr>
          <w:fldChar w:fldCharType="separate"/>
        </w:r>
        <w:r w:rsidRPr="00C45809">
          <w:rPr>
            <w:rFonts w:ascii="Times New Roman" w:hAnsi="Times New Roman" w:cs="Times New Roman"/>
            <w:noProof/>
          </w:rPr>
          <w:t>3</w:t>
        </w:r>
        <w:r w:rsidRPr="00C45809">
          <w:rPr>
            <w:rFonts w:ascii="Times New Roman" w:hAnsi="Times New Roman" w:cs="Times New Roman"/>
            <w:noProof/>
          </w:rPr>
          <w:fldChar w:fldCharType="end"/>
        </w:r>
        <w:bookmarkEnd w:id="1169"/>
        <w:r w:rsidRPr="00C45809">
          <w:rPr>
            <w:rFonts w:ascii="Times New Roman" w:eastAsia="ＭＳ 明朝" w:hAnsi="Times New Roman" w:cs="Times New Roman"/>
          </w:rPr>
          <w:t xml:space="preserve">　本研究で抽出する要素の属性</w:t>
        </w:r>
      </w:moveTo>
      <w:moveToRangeEnd w:id="1170"/>
    </w:p>
    <w:tbl>
      <w:tblPr>
        <w:tblStyle w:val="af5"/>
        <w:tblW w:w="0" w:type="auto"/>
        <w:tblLook w:val="04A0" w:firstRow="1" w:lastRow="0" w:firstColumn="1" w:lastColumn="0" w:noHBand="0" w:noVBand="1"/>
      </w:tblPr>
      <w:tblGrid>
        <w:gridCol w:w="2123"/>
        <w:gridCol w:w="2123"/>
        <w:gridCol w:w="2124"/>
        <w:gridCol w:w="2124"/>
      </w:tblGrid>
      <w:tr w:rsidR="006E61EF" w:rsidRPr="00F45A47" w14:paraId="7C51577D" w14:textId="77777777">
        <w:tc>
          <w:tcPr>
            <w:tcW w:w="2123" w:type="dxa"/>
          </w:tcPr>
          <w:p w14:paraId="60003F85" w14:textId="77777777" w:rsidR="006E61EF" w:rsidRPr="00F45A47" w:rsidRDefault="006E61EF" w:rsidP="00AD66A5">
            <w:pPr>
              <w:rPr>
                <w:rFonts w:ascii="Times New Roman" w:eastAsia="ＭＳ 明朝" w:hAnsi="Times New Roman" w:cs="Times New Roman"/>
                <w:szCs w:val="21"/>
                <w:rPrChange w:id="1172"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hint="eastAsia"/>
                <w:szCs w:val="21"/>
                <w:rPrChange w:id="1173" w:author="Masato YOSHIKAWA" w:date="2026-01-20T11:15:00Z" w16du:dateUtc="2026-01-20T02:15:00Z">
                  <w:rPr>
                    <w:rFonts w:ascii="ＭＳ 明朝" w:eastAsia="ＭＳ 明朝" w:hAnsi="ＭＳ 明朝" w:hint="eastAsia"/>
                    <w:szCs w:val="21"/>
                  </w:rPr>
                </w:rPrChange>
              </w:rPr>
              <w:t>大項目</w:t>
            </w:r>
          </w:p>
        </w:tc>
        <w:tc>
          <w:tcPr>
            <w:tcW w:w="2123" w:type="dxa"/>
          </w:tcPr>
          <w:p w14:paraId="0491BE6A" w14:textId="77777777" w:rsidR="006E61EF" w:rsidRPr="00F45A47" w:rsidRDefault="006E61EF" w:rsidP="00AD66A5">
            <w:pPr>
              <w:rPr>
                <w:rFonts w:ascii="Times New Roman" w:eastAsia="ＭＳ 明朝" w:hAnsi="Times New Roman" w:cs="Times New Roman"/>
                <w:szCs w:val="21"/>
                <w:rPrChange w:id="1174"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1175" w:author="Masato YOSHIKAWA" w:date="2026-01-20T11:15:00Z" w16du:dateUtc="2026-01-20T02:15:00Z">
                  <w:rPr>
                    <w:rFonts w:ascii="ＭＳ 明朝" w:eastAsia="ＭＳ 明朝" w:hAnsi="ＭＳ 明朝"/>
                    <w:szCs w:val="21"/>
                  </w:rPr>
                </w:rPrChange>
              </w:rPr>
              <w:t>小項目</w:t>
            </w:r>
          </w:p>
        </w:tc>
        <w:tc>
          <w:tcPr>
            <w:tcW w:w="2124" w:type="dxa"/>
          </w:tcPr>
          <w:p w14:paraId="6642ADF7" w14:textId="68DB9C84" w:rsidR="006E61EF" w:rsidRPr="00F45A47" w:rsidRDefault="006E61EF" w:rsidP="00AD66A5">
            <w:pPr>
              <w:rPr>
                <w:rFonts w:ascii="Times New Roman" w:eastAsia="ＭＳ 明朝" w:hAnsi="Times New Roman" w:cs="Times New Roman"/>
                <w:szCs w:val="21"/>
                <w:rPrChange w:id="1176"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1177" w:author="Masato YOSHIKAWA" w:date="2026-01-20T11:15:00Z" w16du:dateUtc="2026-01-20T02:15:00Z">
                  <w:rPr>
                    <w:rFonts w:ascii="ＭＳ 明朝" w:eastAsia="ＭＳ 明朝" w:hAnsi="ＭＳ 明朝"/>
                    <w:szCs w:val="21"/>
                  </w:rPr>
                </w:rPrChange>
              </w:rPr>
              <w:t>定義・抽出基準</w:t>
            </w:r>
            <w:r w:rsidRPr="00F45A47">
              <w:rPr>
                <w:rFonts w:ascii="Times New Roman" w:eastAsia="ＭＳ 明朝" w:hAnsi="Times New Roman" w:cs="Times New Roman"/>
                <w:szCs w:val="21"/>
                <w:rPrChange w:id="1178" w:author="Masato YOSHIKAWA" w:date="2026-01-20T11:15:00Z" w16du:dateUtc="2026-01-20T02:15:00Z">
                  <w:rPr>
                    <w:rFonts w:ascii="ＭＳ 明朝" w:eastAsia="ＭＳ 明朝" w:hAnsi="ＭＳ 明朝"/>
                    <w:szCs w:val="21"/>
                  </w:rPr>
                </w:rPrChange>
              </w:rPr>
              <w:t xml:space="preserve"> </w:t>
            </w:r>
          </w:p>
        </w:tc>
        <w:tc>
          <w:tcPr>
            <w:tcW w:w="2124" w:type="dxa"/>
          </w:tcPr>
          <w:p w14:paraId="2718C52F" w14:textId="77777777" w:rsidR="006E61EF" w:rsidRPr="00F45A47" w:rsidRDefault="006E61EF" w:rsidP="00AD66A5">
            <w:pPr>
              <w:rPr>
                <w:rFonts w:ascii="Times New Roman" w:eastAsia="ＭＳ 明朝" w:hAnsi="Times New Roman" w:cs="Times New Roman"/>
                <w:szCs w:val="21"/>
                <w:rPrChange w:id="1179"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1180" w:author="Masato YOSHIKAWA" w:date="2026-01-20T11:15:00Z" w16du:dateUtc="2026-01-20T02:15:00Z">
                  <w:rPr>
                    <w:rFonts w:ascii="ＭＳ 明朝" w:eastAsia="ＭＳ 明朝" w:hAnsi="ＭＳ 明朝"/>
                    <w:szCs w:val="21"/>
                  </w:rPr>
                </w:rPrChange>
              </w:rPr>
              <w:t>『こころ』における抽出例</w:t>
            </w:r>
          </w:p>
        </w:tc>
      </w:tr>
      <w:tr w:rsidR="00C92B19" w:rsidRPr="00F45A47" w14:paraId="043BDAA0" w14:textId="77777777">
        <w:tc>
          <w:tcPr>
            <w:tcW w:w="2123" w:type="dxa"/>
            <w:vMerge w:val="restart"/>
          </w:tcPr>
          <w:p w14:paraId="5796582F" w14:textId="6240F01D" w:rsidR="00C92B19" w:rsidRPr="00F45A47" w:rsidRDefault="00C92B19" w:rsidP="00AD66A5">
            <w:pPr>
              <w:rPr>
                <w:rFonts w:ascii="Times New Roman" w:eastAsia="ＭＳ 明朝" w:hAnsi="Times New Roman" w:cs="Times New Roman"/>
                <w:szCs w:val="21"/>
                <w:rPrChange w:id="1181"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1182" w:author="Masato YOSHIKAWA" w:date="2026-01-20T11:15:00Z" w16du:dateUtc="2026-01-20T02:15:00Z">
                  <w:rPr>
                    <w:rFonts w:ascii="ＭＳ 明朝" w:eastAsia="ＭＳ 明朝" w:hAnsi="ＭＳ 明朝"/>
                    <w:szCs w:val="21"/>
                  </w:rPr>
                </w:rPrChange>
              </w:rPr>
              <w:t>文化的実体</w:t>
            </w:r>
          </w:p>
        </w:tc>
        <w:tc>
          <w:tcPr>
            <w:tcW w:w="2123" w:type="dxa"/>
          </w:tcPr>
          <w:p w14:paraId="3DC1F3FE" w14:textId="77777777" w:rsidR="00C92B19" w:rsidRPr="00F45A47" w:rsidRDefault="00C92B19" w:rsidP="00AD66A5">
            <w:pPr>
              <w:rPr>
                <w:rFonts w:ascii="Times New Roman" w:eastAsia="ＭＳ 明朝" w:hAnsi="Times New Roman" w:cs="Times New Roman"/>
                <w:szCs w:val="21"/>
                <w:rPrChange w:id="1183"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1184" w:author="Masato YOSHIKAWA" w:date="2026-01-20T11:15:00Z" w16du:dateUtc="2026-01-20T02:15:00Z">
                  <w:rPr>
                    <w:rFonts w:ascii="ＭＳ 明朝" w:eastAsia="ＭＳ 明朝" w:hAnsi="ＭＳ 明朝"/>
                    <w:szCs w:val="21"/>
                  </w:rPr>
                </w:rPrChange>
              </w:rPr>
              <w:t>物質文化</w:t>
            </w:r>
          </w:p>
        </w:tc>
        <w:tc>
          <w:tcPr>
            <w:tcW w:w="2124" w:type="dxa"/>
          </w:tcPr>
          <w:p w14:paraId="54BA26D9" w14:textId="4C105B94" w:rsidR="00C92B19" w:rsidRPr="00F45A47" w:rsidRDefault="00C92B19" w:rsidP="00AD66A5">
            <w:pPr>
              <w:rPr>
                <w:rFonts w:ascii="Times New Roman" w:eastAsia="ＭＳ 明朝" w:hAnsi="Times New Roman" w:cs="Times New Roman"/>
                <w:szCs w:val="21"/>
                <w:rPrChange w:id="1185"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1186" w:author="Masato YOSHIKAWA" w:date="2026-01-20T11:15:00Z" w16du:dateUtc="2026-01-20T02:15:00Z">
                  <w:rPr>
                    <w:rFonts w:ascii="ＭＳ 明朝" w:eastAsia="ＭＳ 明朝" w:hAnsi="ＭＳ 明朝"/>
                    <w:szCs w:val="21"/>
                  </w:rPr>
                </w:rPrChange>
              </w:rPr>
              <w:t>明治期や日本独自の生活様式を象徴する衣食住、道具、通貨等の有形の事物。</w:t>
            </w:r>
          </w:p>
        </w:tc>
        <w:tc>
          <w:tcPr>
            <w:tcW w:w="2124" w:type="dxa"/>
          </w:tcPr>
          <w:p w14:paraId="047128EE" w14:textId="77777777" w:rsidR="00C92B19" w:rsidRPr="00F45A47" w:rsidRDefault="00C92B19" w:rsidP="00AD66A5">
            <w:pPr>
              <w:rPr>
                <w:rFonts w:ascii="Times New Roman" w:eastAsia="ＭＳ 明朝" w:hAnsi="Times New Roman" w:cs="Times New Roman"/>
                <w:szCs w:val="21"/>
                <w:rPrChange w:id="1187"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1188" w:author="Masato YOSHIKAWA" w:date="2026-01-20T11:15:00Z" w16du:dateUtc="2026-01-20T02:15:00Z">
                  <w:rPr>
                    <w:rFonts w:ascii="ＭＳ 明朝" w:eastAsia="ＭＳ 明朝" w:hAnsi="ＭＳ 明朝"/>
                    <w:szCs w:val="21"/>
                  </w:rPr>
                </w:rPrChange>
              </w:rPr>
              <w:t>萱葺、銭湯、浴衣、炬燵、五銭</w:t>
            </w:r>
          </w:p>
        </w:tc>
      </w:tr>
      <w:tr w:rsidR="00C92B19" w:rsidRPr="00F45A47" w14:paraId="4A7A9D52" w14:textId="77777777">
        <w:tc>
          <w:tcPr>
            <w:tcW w:w="2123" w:type="dxa"/>
            <w:vMerge/>
          </w:tcPr>
          <w:p w14:paraId="073EED64" w14:textId="77777777" w:rsidR="00C92B19" w:rsidRPr="00F45A47" w:rsidRDefault="00C92B19" w:rsidP="00AD66A5">
            <w:pPr>
              <w:rPr>
                <w:rFonts w:ascii="Times New Roman" w:eastAsia="ＭＳ 明朝" w:hAnsi="Times New Roman" w:cs="Times New Roman"/>
                <w:szCs w:val="21"/>
                <w:rPrChange w:id="1189" w:author="Masato YOSHIKAWA" w:date="2026-01-20T11:15:00Z" w16du:dateUtc="2026-01-20T02:15:00Z">
                  <w:rPr>
                    <w:rFonts w:ascii="ＭＳ 明朝" w:eastAsia="ＭＳ 明朝" w:hAnsi="ＭＳ 明朝"/>
                    <w:szCs w:val="21"/>
                  </w:rPr>
                </w:rPrChange>
              </w:rPr>
            </w:pPr>
          </w:p>
        </w:tc>
        <w:tc>
          <w:tcPr>
            <w:tcW w:w="2123" w:type="dxa"/>
          </w:tcPr>
          <w:p w14:paraId="1425D0D3" w14:textId="77777777" w:rsidR="00C92B19" w:rsidRPr="00F45A47" w:rsidRDefault="00C92B19" w:rsidP="00AD66A5">
            <w:pPr>
              <w:rPr>
                <w:rFonts w:ascii="Times New Roman" w:eastAsia="ＭＳ 明朝" w:hAnsi="Times New Roman" w:cs="Times New Roman"/>
                <w:szCs w:val="21"/>
                <w:rPrChange w:id="1190"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1191" w:author="Masato YOSHIKAWA" w:date="2026-01-20T11:15:00Z" w16du:dateUtc="2026-01-20T02:15:00Z">
                  <w:rPr>
                    <w:rFonts w:ascii="ＭＳ 明朝" w:eastAsia="ＭＳ 明朝" w:hAnsi="ＭＳ 明朝"/>
                    <w:szCs w:val="21"/>
                  </w:rPr>
                </w:rPrChange>
              </w:rPr>
              <w:t>社会・制度・役割</w:t>
            </w:r>
          </w:p>
        </w:tc>
        <w:tc>
          <w:tcPr>
            <w:tcW w:w="2124" w:type="dxa"/>
          </w:tcPr>
          <w:p w14:paraId="09C8EAAC" w14:textId="2A961EA0" w:rsidR="00C92B19" w:rsidRPr="00F45A47" w:rsidRDefault="00C92B19" w:rsidP="00AD66A5">
            <w:pPr>
              <w:rPr>
                <w:rFonts w:ascii="Times New Roman" w:eastAsia="ＭＳ 明朝" w:hAnsi="Times New Roman" w:cs="Times New Roman"/>
                <w:szCs w:val="21"/>
                <w:rPrChange w:id="1192"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1193" w:author="Masato YOSHIKAWA" w:date="2026-01-20T11:15:00Z" w16du:dateUtc="2026-01-20T02:15:00Z">
                  <w:rPr>
                    <w:rFonts w:ascii="ＭＳ 明朝" w:eastAsia="ＭＳ 明朝" w:hAnsi="ＭＳ 明朝"/>
                    <w:szCs w:val="21"/>
                  </w:rPr>
                </w:rPrChange>
              </w:rPr>
              <w:t>特定の身分、職業、慣習、行事、宗教的概念。</w:t>
            </w:r>
          </w:p>
        </w:tc>
        <w:tc>
          <w:tcPr>
            <w:tcW w:w="2124" w:type="dxa"/>
          </w:tcPr>
          <w:p w14:paraId="7BDF8EEA" w14:textId="77777777" w:rsidR="00C92B19" w:rsidRPr="00F45A47" w:rsidRDefault="00C92B19" w:rsidP="00AD66A5">
            <w:pPr>
              <w:rPr>
                <w:rFonts w:ascii="Times New Roman" w:eastAsia="ＭＳ 明朝" w:hAnsi="Times New Roman" w:cs="Times New Roman"/>
                <w:szCs w:val="21"/>
                <w:rPrChange w:id="1194"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1195" w:author="Masato YOSHIKAWA" w:date="2026-01-20T11:15:00Z" w16du:dateUtc="2026-01-20T02:15:00Z">
                  <w:rPr>
                    <w:rFonts w:ascii="ＭＳ 明朝" w:eastAsia="ＭＳ 明朝" w:hAnsi="ＭＳ 明朝"/>
                    <w:szCs w:val="21"/>
                  </w:rPr>
                </w:rPrChange>
              </w:rPr>
              <w:t>書生、下女、仏、塔婆、お墓参り、縁日</w:t>
            </w:r>
          </w:p>
        </w:tc>
      </w:tr>
      <w:tr w:rsidR="00C92B19" w:rsidRPr="00F45A47" w14:paraId="724EC1B7" w14:textId="77777777">
        <w:tc>
          <w:tcPr>
            <w:tcW w:w="2123" w:type="dxa"/>
            <w:vMerge/>
          </w:tcPr>
          <w:p w14:paraId="5CF2256F" w14:textId="77777777" w:rsidR="00C92B19" w:rsidRPr="00F45A47" w:rsidRDefault="00C92B19" w:rsidP="00AD66A5">
            <w:pPr>
              <w:rPr>
                <w:rFonts w:ascii="Times New Roman" w:eastAsia="ＭＳ 明朝" w:hAnsi="Times New Roman" w:cs="Times New Roman"/>
                <w:szCs w:val="21"/>
                <w:rPrChange w:id="1196" w:author="Masato YOSHIKAWA" w:date="2026-01-20T11:15:00Z" w16du:dateUtc="2026-01-20T02:15:00Z">
                  <w:rPr>
                    <w:rFonts w:ascii="ＭＳ 明朝" w:eastAsia="ＭＳ 明朝" w:hAnsi="ＭＳ 明朝"/>
                    <w:szCs w:val="21"/>
                  </w:rPr>
                </w:rPrChange>
              </w:rPr>
            </w:pPr>
          </w:p>
        </w:tc>
        <w:tc>
          <w:tcPr>
            <w:tcW w:w="2123" w:type="dxa"/>
          </w:tcPr>
          <w:p w14:paraId="5092FA93" w14:textId="77777777" w:rsidR="00C92B19" w:rsidRPr="00F45A47" w:rsidRDefault="00C92B19" w:rsidP="00AD66A5">
            <w:pPr>
              <w:rPr>
                <w:rFonts w:ascii="Times New Roman" w:eastAsia="ＭＳ 明朝" w:hAnsi="Times New Roman" w:cs="Times New Roman"/>
                <w:szCs w:val="21"/>
                <w:rPrChange w:id="1197"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1198" w:author="Masato YOSHIKAWA" w:date="2026-01-20T11:15:00Z" w16du:dateUtc="2026-01-20T02:15:00Z">
                  <w:rPr>
                    <w:rFonts w:ascii="ＭＳ 明朝" w:eastAsia="ＭＳ 明朝" w:hAnsi="ＭＳ 明朝"/>
                    <w:szCs w:val="21"/>
                  </w:rPr>
                </w:rPrChange>
              </w:rPr>
              <w:t>固有名詞・地名</w:t>
            </w:r>
          </w:p>
        </w:tc>
        <w:tc>
          <w:tcPr>
            <w:tcW w:w="2124" w:type="dxa"/>
          </w:tcPr>
          <w:p w14:paraId="31A3BEC8" w14:textId="106FFDE1" w:rsidR="00C92B19" w:rsidRPr="00F45A47" w:rsidRDefault="00C92B19" w:rsidP="00AD66A5">
            <w:pPr>
              <w:rPr>
                <w:rFonts w:ascii="Times New Roman" w:eastAsia="ＭＳ 明朝" w:hAnsi="Times New Roman" w:cs="Times New Roman"/>
                <w:szCs w:val="21"/>
                <w:rPrChange w:id="1199"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1200" w:author="Masato YOSHIKAWA" w:date="2026-01-20T11:15:00Z" w16du:dateUtc="2026-01-20T02:15:00Z">
                  <w:rPr>
                    <w:rFonts w:ascii="ＭＳ 明朝" w:eastAsia="ＭＳ 明朝" w:hAnsi="ＭＳ 明朝"/>
                    <w:szCs w:val="21"/>
                  </w:rPr>
                </w:rPrChange>
              </w:rPr>
              <w:t>単なる名称に留まらず、歴史的背景や文化的意味を内包するもの。</w:t>
            </w:r>
          </w:p>
        </w:tc>
        <w:tc>
          <w:tcPr>
            <w:tcW w:w="2124" w:type="dxa"/>
          </w:tcPr>
          <w:p w14:paraId="71DACF47" w14:textId="77777777" w:rsidR="00C92B19" w:rsidRPr="00F45A47" w:rsidRDefault="00C92B19" w:rsidP="00AD66A5">
            <w:pPr>
              <w:rPr>
                <w:rFonts w:ascii="Times New Roman" w:eastAsia="ＭＳ 明朝" w:hAnsi="Times New Roman" w:cs="Times New Roman"/>
                <w:szCs w:val="21"/>
                <w:rPrChange w:id="1201"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1202" w:author="Masato YOSHIKAWA" w:date="2026-01-20T11:15:00Z" w16du:dateUtc="2026-01-20T02:15:00Z">
                  <w:rPr>
                    <w:rFonts w:ascii="ＭＳ 明朝" w:eastAsia="ＭＳ 明朝" w:hAnsi="ＭＳ 明朝"/>
                    <w:szCs w:val="21"/>
                  </w:rPr>
                </w:rPrChange>
              </w:rPr>
              <w:t>鎌倉、雑司ヶ谷、箱根、丸善</w:t>
            </w:r>
          </w:p>
        </w:tc>
      </w:tr>
      <w:tr w:rsidR="00C92B19" w:rsidRPr="00F45A47" w14:paraId="2F093139" w14:textId="77777777">
        <w:tc>
          <w:tcPr>
            <w:tcW w:w="2123" w:type="dxa"/>
            <w:vMerge/>
          </w:tcPr>
          <w:p w14:paraId="526A6B1C" w14:textId="77777777" w:rsidR="00C92B19" w:rsidRPr="00F45A47" w:rsidRDefault="00C92B19" w:rsidP="00AD66A5">
            <w:pPr>
              <w:rPr>
                <w:rFonts w:ascii="Times New Roman" w:eastAsia="ＭＳ 明朝" w:hAnsi="Times New Roman" w:cs="Times New Roman"/>
                <w:szCs w:val="21"/>
                <w:rPrChange w:id="1203" w:author="Masato YOSHIKAWA" w:date="2026-01-20T11:15:00Z" w16du:dateUtc="2026-01-20T02:15:00Z">
                  <w:rPr>
                    <w:rFonts w:ascii="ＭＳ 明朝" w:eastAsia="ＭＳ 明朝" w:hAnsi="ＭＳ 明朝"/>
                    <w:szCs w:val="21"/>
                  </w:rPr>
                </w:rPrChange>
              </w:rPr>
            </w:pPr>
          </w:p>
        </w:tc>
        <w:tc>
          <w:tcPr>
            <w:tcW w:w="2123" w:type="dxa"/>
          </w:tcPr>
          <w:p w14:paraId="579C0516" w14:textId="77777777" w:rsidR="00C92B19" w:rsidRPr="00F45A47" w:rsidRDefault="00C92B19" w:rsidP="00AD66A5">
            <w:pPr>
              <w:rPr>
                <w:rFonts w:ascii="Times New Roman" w:eastAsia="ＭＳ 明朝" w:hAnsi="Times New Roman" w:cs="Times New Roman"/>
                <w:szCs w:val="21"/>
                <w:rPrChange w:id="1204"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1205" w:author="Masato YOSHIKAWA" w:date="2026-01-20T11:15:00Z" w16du:dateUtc="2026-01-20T02:15:00Z">
                  <w:rPr>
                    <w:rFonts w:ascii="ＭＳ 明朝" w:eastAsia="ＭＳ 明朝" w:hAnsi="ＭＳ 明朝"/>
                    <w:szCs w:val="21"/>
                  </w:rPr>
                </w:rPrChange>
              </w:rPr>
              <w:t>自然・季節</w:t>
            </w:r>
          </w:p>
        </w:tc>
        <w:tc>
          <w:tcPr>
            <w:tcW w:w="2124" w:type="dxa"/>
          </w:tcPr>
          <w:p w14:paraId="177BF6C2" w14:textId="336B4A53" w:rsidR="00C92B19" w:rsidRPr="00F45A47" w:rsidRDefault="00C92B19" w:rsidP="00AD66A5">
            <w:pPr>
              <w:rPr>
                <w:rFonts w:ascii="Times New Roman" w:eastAsia="ＭＳ 明朝" w:hAnsi="Times New Roman" w:cs="Times New Roman"/>
                <w:szCs w:val="21"/>
                <w:rPrChange w:id="1206"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1207" w:author="Masato YOSHIKAWA" w:date="2026-01-20T11:15:00Z" w16du:dateUtc="2026-01-20T02:15:00Z">
                  <w:rPr>
                    <w:rFonts w:ascii="ＭＳ 明朝" w:eastAsia="ＭＳ 明朝" w:hAnsi="ＭＳ 明朝"/>
                    <w:szCs w:val="21"/>
                  </w:rPr>
                </w:rPrChange>
              </w:rPr>
              <w:t>日本の四季観や情緒的価値と結びついている生物や季節表現。</w:t>
            </w:r>
          </w:p>
        </w:tc>
        <w:tc>
          <w:tcPr>
            <w:tcW w:w="2124" w:type="dxa"/>
          </w:tcPr>
          <w:p w14:paraId="09B63B2F" w14:textId="77777777" w:rsidR="00C92B19" w:rsidRPr="00F45A47" w:rsidRDefault="00C92B19" w:rsidP="00AD66A5">
            <w:pPr>
              <w:rPr>
                <w:rFonts w:ascii="Times New Roman" w:eastAsia="ＭＳ 明朝" w:hAnsi="Times New Roman" w:cs="Times New Roman"/>
                <w:szCs w:val="21"/>
                <w:rPrChange w:id="1208"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1209" w:author="Masato YOSHIKAWA" w:date="2026-01-20T11:15:00Z" w16du:dateUtc="2026-01-20T02:15:00Z">
                  <w:rPr>
                    <w:rFonts w:ascii="ＭＳ 明朝" w:eastAsia="ＭＳ 明朝" w:hAnsi="ＭＳ 明朝"/>
                    <w:szCs w:val="21"/>
                  </w:rPr>
                </w:rPrChange>
              </w:rPr>
              <w:t>秋、銀杏、熊笹、躑躅</w:t>
            </w:r>
          </w:p>
        </w:tc>
      </w:tr>
      <w:tr w:rsidR="00C92B19" w:rsidRPr="00F45A47" w14:paraId="44B77AF5" w14:textId="77777777">
        <w:tc>
          <w:tcPr>
            <w:tcW w:w="2123" w:type="dxa"/>
            <w:vMerge w:val="restart"/>
          </w:tcPr>
          <w:p w14:paraId="0EB22590" w14:textId="0712EC6F" w:rsidR="00C92B19" w:rsidRPr="00F45A47" w:rsidRDefault="00C92B19" w:rsidP="00AD66A5">
            <w:pPr>
              <w:rPr>
                <w:rFonts w:ascii="Times New Roman" w:eastAsia="ＭＳ 明朝" w:hAnsi="Times New Roman" w:cs="Times New Roman"/>
                <w:szCs w:val="21"/>
                <w:rPrChange w:id="1210"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1211" w:author="Masato YOSHIKAWA" w:date="2026-01-20T11:15:00Z" w16du:dateUtc="2026-01-20T02:15:00Z">
                  <w:rPr>
                    <w:rFonts w:ascii="ＭＳ 明朝" w:eastAsia="ＭＳ 明朝" w:hAnsi="ＭＳ 明朝"/>
                    <w:szCs w:val="21"/>
                  </w:rPr>
                </w:rPrChange>
              </w:rPr>
              <w:t>文化的言語表現</w:t>
            </w:r>
          </w:p>
        </w:tc>
        <w:tc>
          <w:tcPr>
            <w:tcW w:w="2123" w:type="dxa"/>
          </w:tcPr>
          <w:p w14:paraId="6357AE39" w14:textId="77777777" w:rsidR="00C92B19" w:rsidRPr="00F45A47" w:rsidRDefault="00C92B19" w:rsidP="00AD66A5">
            <w:pPr>
              <w:rPr>
                <w:rFonts w:ascii="Times New Roman" w:eastAsia="ＭＳ 明朝" w:hAnsi="Times New Roman" w:cs="Times New Roman"/>
                <w:szCs w:val="21"/>
                <w:rPrChange w:id="1212"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1213" w:author="Masato YOSHIKAWA" w:date="2026-01-20T11:15:00Z" w16du:dateUtc="2026-01-20T02:15:00Z">
                  <w:rPr>
                    <w:rFonts w:ascii="ＭＳ 明朝" w:eastAsia="ＭＳ 明朝" w:hAnsi="ＭＳ 明朝"/>
                    <w:szCs w:val="21"/>
                  </w:rPr>
                </w:rPrChange>
              </w:rPr>
              <w:t>日本的・儒教的価値観</w:t>
            </w:r>
          </w:p>
        </w:tc>
        <w:tc>
          <w:tcPr>
            <w:tcW w:w="2124" w:type="dxa"/>
          </w:tcPr>
          <w:p w14:paraId="35C3A14A" w14:textId="360F24B9" w:rsidR="00C92B19" w:rsidRPr="00F45A47" w:rsidRDefault="00C92B19" w:rsidP="00AD66A5">
            <w:pPr>
              <w:rPr>
                <w:rFonts w:ascii="Times New Roman" w:eastAsia="ＭＳ 明朝" w:hAnsi="Times New Roman" w:cs="Times New Roman"/>
                <w:szCs w:val="21"/>
                <w:rPrChange w:id="1214"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1215" w:author="Masato YOSHIKAWA" w:date="2026-01-20T11:15:00Z" w16du:dateUtc="2026-01-20T02:15:00Z">
                  <w:rPr>
                    <w:rFonts w:ascii="ＭＳ 明朝" w:eastAsia="ＭＳ 明朝" w:hAnsi="ＭＳ 明朝"/>
                    <w:szCs w:val="21"/>
                  </w:rPr>
                </w:rPrChange>
              </w:rPr>
              <w:t>日本特有の精神文化や倫理観を表す語彙。一般的な感情語は除外する。</w:t>
            </w:r>
          </w:p>
        </w:tc>
        <w:tc>
          <w:tcPr>
            <w:tcW w:w="2124" w:type="dxa"/>
          </w:tcPr>
          <w:p w14:paraId="2D0F72E5" w14:textId="77777777" w:rsidR="00C92B19" w:rsidRPr="00F45A47" w:rsidRDefault="00C92B19" w:rsidP="00AD66A5">
            <w:pPr>
              <w:rPr>
                <w:rFonts w:ascii="Times New Roman" w:eastAsia="ＭＳ 明朝" w:hAnsi="Times New Roman" w:cs="Times New Roman"/>
                <w:szCs w:val="21"/>
                <w:rPrChange w:id="1216"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1217" w:author="Masato YOSHIKAWA" w:date="2026-01-20T11:15:00Z" w16du:dateUtc="2026-01-20T02:15:00Z">
                  <w:rPr>
                    <w:rFonts w:ascii="ＭＳ 明朝" w:eastAsia="ＭＳ 明朝" w:hAnsi="ＭＳ 明朝"/>
                    <w:szCs w:val="21"/>
                  </w:rPr>
                </w:rPrChange>
              </w:rPr>
              <w:t>天罰、心丈夫、敬意、謙遜、お気の毒</w:t>
            </w:r>
          </w:p>
        </w:tc>
      </w:tr>
      <w:tr w:rsidR="00C92B19" w:rsidRPr="00F45A47" w14:paraId="352FD9F8" w14:textId="77777777">
        <w:tc>
          <w:tcPr>
            <w:tcW w:w="2123" w:type="dxa"/>
            <w:vMerge/>
          </w:tcPr>
          <w:p w14:paraId="4DF4D295" w14:textId="77777777" w:rsidR="00C92B19" w:rsidRPr="00F45A47" w:rsidRDefault="00C92B19" w:rsidP="00AD66A5">
            <w:pPr>
              <w:rPr>
                <w:rFonts w:ascii="Times New Roman" w:eastAsia="ＭＳ 明朝" w:hAnsi="Times New Roman" w:cs="Times New Roman"/>
                <w:szCs w:val="21"/>
                <w:rPrChange w:id="1218" w:author="Masato YOSHIKAWA" w:date="2026-01-20T11:15:00Z" w16du:dateUtc="2026-01-20T02:15:00Z">
                  <w:rPr>
                    <w:rFonts w:ascii="ＭＳ 明朝" w:eastAsia="ＭＳ 明朝" w:hAnsi="ＭＳ 明朝"/>
                    <w:szCs w:val="21"/>
                  </w:rPr>
                </w:rPrChange>
              </w:rPr>
            </w:pPr>
          </w:p>
        </w:tc>
        <w:tc>
          <w:tcPr>
            <w:tcW w:w="2123" w:type="dxa"/>
          </w:tcPr>
          <w:p w14:paraId="443F8634" w14:textId="77777777" w:rsidR="00C92B19" w:rsidRPr="00F45A47" w:rsidRDefault="00C92B19" w:rsidP="00AD66A5">
            <w:pPr>
              <w:rPr>
                <w:rFonts w:ascii="Times New Roman" w:eastAsia="ＭＳ 明朝" w:hAnsi="Times New Roman" w:cs="Times New Roman"/>
                <w:szCs w:val="21"/>
                <w:rPrChange w:id="1219"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1220" w:author="Masato YOSHIKAWA" w:date="2026-01-20T11:15:00Z" w16du:dateUtc="2026-01-20T02:15:00Z">
                  <w:rPr>
                    <w:rFonts w:ascii="ＭＳ 明朝" w:eastAsia="ＭＳ 明朝" w:hAnsi="ＭＳ 明朝"/>
                    <w:szCs w:val="21"/>
                  </w:rPr>
                </w:rPrChange>
              </w:rPr>
              <w:t>身体感覚・比喩・慣用句</w:t>
            </w:r>
          </w:p>
        </w:tc>
        <w:tc>
          <w:tcPr>
            <w:tcW w:w="2124" w:type="dxa"/>
          </w:tcPr>
          <w:p w14:paraId="540C5E31" w14:textId="7E00AD7D" w:rsidR="00C92B19" w:rsidRPr="00F45A47" w:rsidRDefault="00C92B19" w:rsidP="00AD66A5">
            <w:pPr>
              <w:rPr>
                <w:rFonts w:ascii="Times New Roman" w:eastAsia="ＭＳ 明朝" w:hAnsi="Times New Roman" w:cs="Times New Roman"/>
                <w:szCs w:val="21"/>
                <w:rPrChange w:id="1221"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1222" w:author="Masato YOSHIKAWA" w:date="2026-01-20T11:15:00Z" w16du:dateUtc="2026-01-20T02:15:00Z">
                  <w:rPr>
                    <w:rFonts w:ascii="ＭＳ 明朝" w:eastAsia="ＭＳ 明朝" w:hAnsi="ＭＳ 明朝"/>
                    <w:szCs w:val="21"/>
                  </w:rPr>
                </w:rPrChange>
              </w:rPr>
              <w:t>日本独特の身体感覚や、独自のレトリック。</w:t>
            </w:r>
          </w:p>
        </w:tc>
        <w:tc>
          <w:tcPr>
            <w:tcW w:w="2124" w:type="dxa"/>
          </w:tcPr>
          <w:p w14:paraId="79866DD1" w14:textId="77777777" w:rsidR="00C92B19" w:rsidRPr="00F45A47" w:rsidRDefault="00C92B19" w:rsidP="00AD66A5">
            <w:pPr>
              <w:rPr>
                <w:rFonts w:ascii="Times New Roman" w:eastAsia="ＭＳ 明朝" w:hAnsi="Times New Roman" w:cs="Times New Roman"/>
                <w:szCs w:val="21"/>
                <w:rPrChange w:id="1223"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1224" w:author="Masato YOSHIKAWA" w:date="2026-01-20T11:15:00Z" w16du:dateUtc="2026-01-20T02:15:00Z">
                  <w:rPr>
                    <w:rFonts w:ascii="ＭＳ 明朝" w:eastAsia="ＭＳ 明朝" w:hAnsi="ＭＳ 明朝"/>
                    <w:szCs w:val="21"/>
                  </w:rPr>
                </w:rPrChange>
              </w:rPr>
              <w:t>煙草を飲む、胡坐、空坊主、幽邃</w:t>
            </w:r>
          </w:p>
        </w:tc>
      </w:tr>
    </w:tbl>
    <w:p w14:paraId="02675FB6" w14:textId="1CD7E240" w:rsidR="00EF1904" w:rsidRPr="00F45A47" w:rsidDel="002E48DA" w:rsidRDefault="00E612FE" w:rsidP="00E612FE">
      <w:pPr>
        <w:pStyle w:val="aff"/>
        <w:rPr>
          <w:del w:id="1225" w:author="Masato YOSHIKAWA" w:date="2026-01-20T11:50:00Z" w16du:dateUtc="2026-01-20T02:50:00Z"/>
          <w:rFonts w:ascii="Times New Roman" w:eastAsia="ＭＳ 明朝" w:hAnsi="Times New Roman" w:cs="Times New Roman"/>
          <w:rPrChange w:id="1226" w:author="Masato YOSHIKAWA" w:date="2026-01-20T11:15:00Z" w16du:dateUtc="2026-01-20T02:15:00Z">
            <w:rPr>
              <w:del w:id="1227" w:author="Masato YOSHIKAWA" w:date="2026-01-20T11:50:00Z" w16du:dateUtc="2026-01-20T02:50:00Z"/>
              <w:rFonts w:ascii="ＭＳ 明朝" w:eastAsia="ＭＳ 明朝" w:hAnsi="ＭＳ 明朝"/>
            </w:rPr>
          </w:rPrChange>
        </w:rPr>
      </w:pPr>
      <w:moveFromRangeStart w:id="1228" w:author="Masato YOSHIKAWA" w:date="2026-01-20T11:50:00Z" w:name="move219802232"/>
      <w:moveFrom w:id="1229" w:author="Masato YOSHIKAWA" w:date="2026-01-20T11:50:00Z" w16du:dateUtc="2026-01-20T02:50:00Z">
        <w:r w:rsidRPr="00F45A47" w:rsidDel="002E48DA">
          <w:rPr>
            <w:rFonts w:ascii="Times New Roman" w:hAnsi="Times New Roman" w:cs="Times New Roman"/>
            <w:b w:val="0"/>
            <w:bCs w:val="0"/>
            <w:rPrChange w:id="1230" w:author="Masato YOSHIKAWA" w:date="2026-01-20T11:15:00Z" w16du:dateUtc="2026-01-20T02:15:00Z">
              <w:rPr>
                <w:b w:val="0"/>
                <w:bCs w:val="0"/>
              </w:rPr>
            </w:rPrChange>
          </w:rPr>
          <w:t>表</w:t>
        </w:r>
        <w:r w:rsidRPr="00F45A47" w:rsidDel="002E48DA">
          <w:rPr>
            <w:rFonts w:ascii="Times New Roman" w:hAnsi="Times New Roman" w:cs="Times New Roman"/>
            <w:b w:val="0"/>
            <w:bCs w:val="0"/>
            <w:rPrChange w:id="1231" w:author="Masato YOSHIKAWA" w:date="2026-01-20T11:15:00Z" w16du:dateUtc="2026-01-20T02:15:00Z">
              <w:rPr>
                <w:b w:val="0"/>
                <w:bCs w:val="0"/>
              </w:rPr>
            </w:rPrChange>
          </w:rPr>
          <w:t xml:space="preserve"> </w:t>
        </w:r>
        <w:r w:rsidRPr="00F45A47" w:rsidDel="002E48DA">
          <w:rPr>
            <w:rFonts w:ascii="Times New Roman" w:hAnsi="Times New Roman" w:cs="Times New Roman"/>
            <w:b w:val="0"/>
            <w:bCs w:val="0"/>
            <w:rPrChange w:id="1232" w:author="Masato YOSHIKAWA" w:date="2026-01-20T11:15:00Z" w16du:dateUtc="2026-01-20T02:15:00Z">
              <w:rPr>
                <w:b w:val="0"/>
                <w:bCs w:val="0"/>
              </w:rPr>
            </w:rPrChange>
          </w:rPr>
          <w:fldChar w:fldCharType="begin"/>
        </w:r>
        <w:r w:rsidRPr="00F45A47" w:rsidDel="002E48DA">
          <w:rPr>
            <w:rFonts w:ascii="Times New Roman" w:hAnsi="Times New Roman" w:cs="Times New Roman"/>
            <w:b w:val="0"/>
            <w:bCs w:val="0"/>
            <w:rPrChange w:id="1233" w:author="Masato YOSHIKAWA" w:date="2026-01-20T11:15:00Z" w16du:dateUtc="2026-01-20T02:15:00Z">
              <w:rPr>
                <w:b w:val="0"/>
                <w:bCs w:val="0"/>
              </w:rPr>
            </w:rPrChange>
          </w:rPr>
          <w:instrText xml:space="preserve"> SEQ </w:instrText>
        </w:r>
        <w:r w:rsidRPr="00F45A47" w:rsidDel="002E48DA">
          <w:rPr>
            <w:rFonts w:ascii="Times New Roman" w:hAnsi="Times New Roman" w:cs="Times New Roman"/>
            <w:b w:val="0"/>
            <w:bCs w:val="0"/>
            <w:rPrChange w:id="1234" w:author="Masato YOSHIKAWA" w:date="2026-01-20T11:15:00Z" w16du:dateUtc="2026-01-20T02:15:00Z">
              <w:rPr>
                <w:b w:val="0"/>
                <w:bCs w:val="0"/>
              </w:rPr>
            </w:rPrChange>
          </w:rPr>
          <w:instrText>表</w:instrText>
        </w:r>
        <w:r w:rsidRPr="00F45A47" w:rsidDel="002E48DA">
          <w:rPr>
            <w:rFonts w:ascii="Times New Roman" w:hAnsi="Times New Roman" w:cs="Times New Roman"/>
            <w:b w:val="0"/>
            <w:bCs w:val="0"/>
            <w:rPrChange w:id="1235" w:author="Masato YOSHIKAWA" w:date="2026-01-20T11:15:00Z" w16du:dateUtc="2026-01-20T02:15:00Z">
              <w:rPr>
                <w:b w:val="0"/>
                <w:bCs w:val="0"/>
              </w:rPr>
            </w:rPrChange>
          </w:rPr>
          <w:instrText xml:space="preserve"> \* ARABIC </w:instrText>
        </w:r>
        <w:r w:rsidRPr="00F45A47" w:rsidDel="002E48DA">
          <w:rPr>
            <w:rFonts w:ascii="Times New Roman" w:hAnsi="Times New Roman" w:cs="Times New Roman"/>
            <w:b w:val="0"/>
            <w:bCs w:val="0"/>
            <w:rPrChange w:id="1236" w:author="Masato YOSHIKAWA" w:date="2026-01-20T11:15:00Z" w16du:dateUtc="2026-01-20T02:15:00Z">
              <w:rPr>
                <w:b w:val="0"/>
                <w:bCs w:val="0"/>
                <w:noProof/>
              </w:rPr>
            </w:rPrChange>
          </w:rPr>
          <w:fldChar w:fldCharType="separate"/>
        </w:r>
        <w:r w:rsidRPr="00F45A47" w:rsidDel="002E48DA">
          <w:rPr>
            <w:rFonts w:ascii="Times New Roman" w:hAnsi="Times New Roman" w:cs="Times New Roman"/>
            <w:b w:val="0"/>
            <w:bCs w:val="0"/>
            <w:noProof/>
            <w:rPrChange w:id="1237" w:author="Masato YOSHIKAWA" w:date="2026-01-20T11:15:00Z" w16du:dateUtc="2026-01-20T02:15:00Z">
              <w:rPr>
                <w:b w:val="0"/>
                <w:bCs w:val="0"/>
                <w:noProof/>
              </w:rPr>
            </w:rPrChange>
          </w:rPr>
          <w:t>3</w:t>
        </w:r>
        <w:r w:rsidRPr="00F45A47" w:rsidDel="002E48DA">
          <w:rPr>
            <w:rFonts w:ascii="Times New Roman" w:hAnsi="Times New Roman" w:cs="Times New Roman"/>
            <w:b w:val="0"/>
            <w:bCs w:val="0"/>
            <w:noProof/>
            <w:rPrChange w:id="1238" w:author="Masato YOSHIKAWA" w:date="2026-01-20T11:15:00Z" w16du:dateUtc="2026-01-20T02:15:00Z">
              <w:rPr>
                <w:b w:val="0"/>
                <w:bCs w:val="0"/>
                <w:noProof/>
              </w:rPr>
            </w:rPrChange>
          </w:rPr>
          <w:fldChar w:fldCharType="end"/>
        </w:r>
        <w:r w:rsidR="00AD085D" w:rsidRPr="00F45A47" w:rsidDel="002E48DA">
          <w:rPr>
            <w:rFonts w:ascii="Times New Roman" w:eastAsia="ＭＳ 明朝" w:hAnsi="Times New Roman" w:cs="Times New Roman" w:hint="eastAsia"/>
            <w:b w:val="0"/>
            <w:bCs w:val="0"/>
            <w:rPrChange w:id="1239" w:author="Masato YOSHIKAWA" w:date="2026-01-20T11:15:00Z" w16du:dateUtc="2026-01-20T02:15:00Z">
              <w:rPr>
                <w:rFonts w:ascii="ＭＳ 明朝" w:eastAsia="ＭＳ 明朝" w:hAnsi="ＭＳ 明朝" w:hint="eastAsia"/>
                <w:b w:val="0"/>
                <w:bCs w:val="0"/>
              </w:rPr>
            </w:rPrChange>
          </w:rPr>
          <w:t xml:space="preserve">　</w:t>
        </w:r>
        <w:r w:rsidR="00EF1904" w:rsidRPr="00F45A47" w:rsidDel="002E48DA">
          <w:rPr>
            <w:rFonts w:ascii="Times New Roman" w:eastAsia="ＭＳ 明朝" w:hAnsi="Times New Roman" w:cs="Times New Roman" w:hint="eastAsia"/>
            <w:b w:val="0"/>
            <w:bCs w:val="0"/>
            <w:rPrChange w:id="1240" w:author="Masato YOSHIKAWA" w:date="2026-01-20T11:15:00Z" w16du:dateUtc="2026-01-20T02:15:00Z">
              <w:rPr>
                <w:rFonts w:ascii="ＭＳ 明朝" w:eastAsia="ＭＳ 明朝" w:hAnsi="ＭＳ 明朝" w:hint="eastAsia"/>
                <w:b w:val="0"/>
                <w:bCs w:val="0"/>
              </w:rPr>
            </w:rPrChange>
          </w:rPr>
          <w:t>本研究で抽出する要素の</w:t>
        </w:r>
        <w:r w:rsidR="00E938BA" w:rsidRPr="00F45A47" w:rsidDel="002E48DA">
          <w:rPr>
            <w:rFonts w:ascii="Times New Roman" w:eastAsia="ＭＳ 明朝" w:hAnsi="Times New Roman" w:cs="Times New Roman" w:hint="eastAsia"/>
            <w:b w:val="0"/>
            <w:bCs w:val="0"/>
            <w:rPrChange w:id="1241" w:author="Masato YOSHIKAWA" w:date="2026-01-20T11:15:00Z" w16du:dateUtc="2026-01-20T02:15:00Z">
              <w:rPr>
                <w:rFonts w:ascii="ＭＳ 明朝" w:eastAsia="ＭＳ 明朝" w:hAnsi="ＭＳ 明朝" w:hint="eastAsia"/>
                <w:b w:val="0"/>
                <w:bCs w:val="0"/>
              </w:rPr>
            </w:rPrChange>
          </w:rPr>
          <w:t>属性</w:t>
        </w:r>
      </w:moveFrom>
      <w:moveFromRangeEnd w:id="1228"/>
    </w:p>
    <w:p w14:paraId="365CE8A1" w14:textId="77777777" w:rsidR="00B66F60" w:rsidRPr="00F45A47" w:rsidRDefault="00B66F60">
      <w:pPr>
        <w:pStyle w:val="aff"/>
        <w:rPr>
          <w:rPrChange w:id="1242" w:author="Masato YOSHIKAWA" w:date="2026-01-20T11:15:00Z" w16du:dateUtc="2026-01-20T02:15:00Z">
            <w:rPr>
              <w:rFonts w:ascii="ＭＳ 明朝" w:eastAsia="ＭＳ 明朝" w:hAnsi="ＭＳ 明朝"/>
              <w:szCs w:val="21"/>
            </w:rPr>
          </w:rPrChange>
        </w:rPr>
        <w:pPrChange w:id="1243" w:author="Masato YOSHIKAWA" w:date="2026-01-20T11:50:00Z" w16du:dateUtc="2026-01-20T02:50:00Z">
          <w:pPr/>
        </w:pPrChange>
      </w:pPr>
    </w:p>
    <w:p w14:paraId="39396AF9" w14:textId="1013A765" w:rsidR="00915484" w:rsidRPr="00F45A47" w:rsidRDefault="00915484" w:rsidP="003D6676">
      <w:pPr>
        <w:rPr>
          <w:rFonts w:ascii="Times New Roman" w:eastAsia="ＭＳ 明朝" w:hAnsi="Times New Roman" w:cs="Times New Roman"/>
          <w:szCs w:val="21"/>
          <w:rPrChange w:id="1244"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1245" w:author="Masato YOSHIKAWA" w:date="2026-01-20T11:15:00Z" w16du:dateUtc="2026-01-20T02:15:00Z">
            <w:rPr>
              <w:rFonts w:ascii="ＭＳ 明朝" w:eastAsia="ＭＳ 明朝" w:hAnsi="ＭＳ 明朝"/>
              <w:szCs w:val="21"/>
            </w:rPr>
          </w:rPrChange>
        </w:rPr>
        <w:t xml:space="preserve">3.2.2 </w:t>
      </w:r>
      <w:r w:rsidRPr="00F45A47">
        <w:rPr>
          <w:rFonts w:ascii="Times New Roman" w:eastAsia="ＭＳ 明朝" w:hAnsi="Times New Roman" w:cs="Times New Roman" w:hint="eastAsia"/>
          <w:szCs w:val="21"/>
          <w:rPrChange w:id="1246" w:author="Masato YOSHIKAWA" w:date="2026-01-20T11:15:00Z" w16du:dateUtc="2026-01-20T02:15:00Z">
            <w:rPr>
              <w:rFonts w:ascii="ＭＳ 明朝" w:eastAsia="ＭＳ 明朝" w:hAnsi="ＭＳ 明朝" w:hint="eastAsia"/>
              <w:szCs w:val="21"/>
            </w:rPr>
          </w:rPrChange>
        </w:rPr>
        <w:t>分析データの量的規模</w:t>
      </w:r>
    </w:p>
    <w:p w14:paraId="624C41DB" w14:textId="37B679A4" w:rsidR="00B47EF6" w:rsidRPr="00F45A47" w:rsidRDefault="00E938BA" w:rsidP="00336D36">
      <w:pPr>
        <w:ind w:firstLineChars="100" w:firstLine="210"/>
        <w:rPr>
          <w:rFonts w:ascii="Times New Roman" w:eastAsia="ＭＳ 明朝" w:hAnsi="Times New Roman" w:cs="Times New Roman"/>
          <w:szCs w:val="21"/>
          <w:rPrChange w:id="1247"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1248" w:author="Masato YOSHIKAWA" w:date="2026-01-20T11:15:00Z" w16du:dateUtc="2026-01-20T02:15:00Z">
            <w:rPr>
              <w:rFonts w:ascii="ＭＳ 明朝" w:eastAsia="ＭＳ 明朝" w:hAnsi="ＭＳ 明朝"/>
              <w:szCs w:val="21"/>
            </w:rPr>
          </w:rPrChange>
        </w:rPr>
        <w:t>前節で定めた基準に基づき、</w:t>
      </w:r>
      <w:commentRangeStart w:id="1249"/>
      <w:commentRangeStart w:id="1250"/>
      <w:r w:rsidRPr="00F45A47">
        <w:rPr>
          <w:rFonts w:ascii="Times New Roman" w:eastAsia="ＭＳ 明朝" w:hAnsi="Times New Roman" w:cs="Times New Roman"/>
          <w:szCs w:val="21"/>
          <w:rPrChange w:id="1251" w:author="Masato YOSHIKAWA" w:date="2026-01-20T11:15:00Z" w16du:dateUtc="2026-01-20T02:15:00Z">
            <w:rPr>
              <w:rFonts w:ascii="ＭＳ 明朝" w:eastAsia="ＭＳ 明朝" w:hAnsi="ＭＳ 明朝"/>
              <w:szCs w:val="21"/>
            </w:rPr>
          </w:rPrChange>
        </w:rPr>
        <w:t>『こころ』</w:t>
      </w:r>
      <w:r w:rsidR="00A17B58" w:rsidRPr="00F45A47">
        <w:rPr>
          <w:rFonts w:ascii="Times New Roman" w:eastAsia="ＭＳ 明朝" w:hAnsi="Times New Roman" w:cs="Times New Roman" w:hint="eastAsia"/>
          <w:szCs w:val="21"/>
          <w:rPrChange w:id="1252" w:author="Masato YOSHIKAWA" w:date="2026-01-20T11:15:00Z" w16du:dateUtc="2026-01-20T02:15:00Z">
            <w:rPr>
              <w:rFonts w:ascii="ＭＳ 明朝" w:eastAsia="ＭＳ 明朝" w:hAnsi="ＭＳ 明朝" w:hint="eastAsia"/>
              <w:szCs w:val="21"/>
            </w:rPr>
          </w:rPrChange>
        </w:rPr>
        <w:t>第一部</w:t>
      </w:r>
      <w:commentRangeEnd w:id="1249"/>
      <w:r w:rsidRPr="00F45A47">
        <w:rPr>
          <w:rStyle w:val="ac"/>
          <w:rFonts w:ascii="Times New Roman" w:eastAsia="ＭＳ 明朝" w:hAnsi="Times New Roman" w:cs="Times New Roman"/>
          <w:sz w:val="21"/>
          <w:szCs w:val="21"/>
          <w:rPrChange w:id="1253" w:author="Masato YOSHIKAWA" w:date="2026-01-20T11:15:00Z" w16du:dateUtc="2026-01-20T02:15:00Z">
            <w:rPr>
              <w:rStyle w:val="ac"/>
              <w:rFonts w:ascii="ＭＳ 明朝" w:eastAsia="ＭＳ 明朝" w:hAnsi="ＭＳ 明朝"/>
              <w:sz w:val="21"/>
              <w:szCs w:val="21"/>
            </w:rPr>
          </w:rPrChange>
        </w:rPr>
        <w:commentReference w:id="1249"/>
      </w:r>
      <w:commentRangeEnd w:id="1250"/>
      <w:r w:rsidR="007E7210">
        <w:rPr>
          <w:rStyle w:val="ac"/>
        </w:rPr>
        <w:commentReference w:id="1250"/>
      </w:r>
      <w:r w:rsidRPr="00F45A47">
        <w:rPr>
          <w:rFonts w:ascii="Times New Roman" w:eastAsia="ＭＳ 明朝" w:hAnsi="Times New Roman" w:cs="Times New Roman"/>
          <w:szCs w:val="21"/>
          <w:rPrChange w:id="1254" w:author="Masato YOSHIKAWA" w:date="2026-01-20T11:15:00Z" w16du:dateUtc="2026-01-20T02:15:00Z">
            <w:rPr>
              <w:rFonts w:ascii="ＭＳ 明朝" w:eastAsia="ＭＳ 明朝" w:hAnsi="ＭＳ 明朝"/>
              <w:szCs w:val="21"/>
            </w:rPr>
          </w:rPrChange>
        </w:rPr>
        <w:t>から文化的要素の抽出を行った結果、抽出</w:t>
      </w:r>
      <w:r w:rsidRPr="00F45A47">
        <w:rPr>
          <w:rFonts w:ascii="Times New Roman" w:eastAsia="ＭＳ 明朝" w:hAnsi="Times New Roman" w:cs="Times New Roman"/>
          <w:szCs w:val="21"/>
          <w:rPrChange w:id="1255" w:author="Masato YOSHIKAWA" w:date="2026-01-20T11:15:00Z" w16du:dateUtc="2026-01-20T02:15:00Z">
            <w:rPr>
              <w:rFonts w:ascii="ＭＳ 明朝" w:eastAsia="ＭＳ 明朝" w:hAnsi="ＭＳ 明朝"/>
              <w:szCs w:val="21"/>
            </w:rPr>
          </w:rPrChange>
        </w:rPr>
        <w:lastRenderedPageBreak/>
        <w:t>された要素数は</w:t>
      </w:r>
      <w:r w:rsidR="000B4466" w:rsidRPr="00F45A47">
        <w:rPr>
          <w:rFonts w:ascii="Times New Roman" w:eastAsia="ＭＳ 明朝" w:hAnsi="Times New Roman" w:cs="Times New Roman"/>
          <w:szCs w:val="21"/>
          <w:rPrChange w:id="1256" w:author="Masato YOSHIKAWA" w:date="2026-01-20T11:15:00Z" w16du:dateUtc="2026-01-20T02:15:00Z">
            <w:rPr>
              <w:rFonts w:ascii="ＭＳ 明朝" w:eastAsia="ＭＳ 明朝" w:hAnsi="ＭＳ 明朝"/>
              <w:szCs w:val="21"/>
            </w:rPr>
          </w:rPrChange>
        </w:rPr>
        <w:t>152</w:t>
      </w:r>
      <w:r w:rsidR="000B4466" w:rsidRPr="00F45A47">
        <w:rPr>
          <w:rFonts w:ascii="Times New Roman" w:eastAsia="ＭＳ 明朝" w:hAnsi="Times New Roman" w:cs="Times New Roman" w:hint="eastAsia"/>
          <w:szCs w:val="21"/>
          <w:rPrChange w:id="1257" w:author="Masato YOSHIKAWA" w:date="2026-01-20T11:15:00Z" w16du:dateUtc="2026-01-20T02:15:00Z">
            <w:rPr>
              <w:rFonts w:ascii="ＭＳ 明朝" w:eastAsia="ＭＳ 明朝" w:hAnsi="ＭＳ 明朝" w:hint="eastAsia"/>
              <w:szCs w:val="21"/>
            </w:rPr>
          </w:rPrChange>
        </w:rPr>
        <w:t>件</w:t>
      </w:r>
      <w:r w:rsidRPr="00F45A47">
        <w:rPr>
          <w:rFonts w:ascii="Times New Roman" w:eastAsia="ＭＳ 明朝" w:hAnsi="Times New Roman" w:cs="Times New Roman"/>
          <w:szCs w:val="21"/>
          <w:rPrChange w:id="1258" w:author="Masato YOSHIKAWA" w:date="2026-01-20T11:15:00Z" w16du:dateUtc="2026-01-20T02:15:00Z">
            <w:rPr>
              <w:rFonts w:ascii="ＭＳ 明朝" w:eastAsia="ＭＳ 明朝" w:hAnsi="ＭＳ 明朝"/>
              <w:szCs w:val="21"/>
            </w:rPr>
          </w:rPrChange>
        </w:rPr>
        <w:t>となった。本研究では、これらの要素を</w:t>
      </w:r>
      <w:commentRangeStart w:id="1259"/>
      <w:commentRangeStart w:id="1260"/>
      <w:r w:rsidRPr="00F45A47">
        <w:rPr>
          <w:rFonts w:ascii="Times New Roman" w:eastAsia="ＭＳ 明朝" w:hAnsi="Times New Roman" w:cs="Times New Roman"/>
          <w:szCs w:val="21"/>
          <w:rPrChange w:id="1261" w:author="Masato YOSHIKAWA" w:date="2026-01-20T11:15:00Z" w16du:dateUtc="2026-01-20T02:15:00Z">
            <w:rPr>
              <w:rFonts w:ascii="ＭＳ 明朝" w:eastAsia="ＭＳ 明朝" w:hAnsi="ＭＳ 明朝"/>
              <w:szCs w:val="21"/>
            </w:rPr>
          </w:rPrChange>
        </w:rPr>
        <w:t>近藤</w:t>
      </w:r>
      <w:r w:rsidRPr="00F45A47">
        <w:rPr>
          <w:rFonts w:ascii="Times New Roman" w:eastAsia="ＭＳ 明朝" w:hAnsi="Times New Roman" w:cs="Times New Roman" w:hint="eastAsia"/>
          <w:szCs w:val="21"/>
          <w:rPrChange w:id="1262" w:author="Masato YOSHIKAWA" w:date="2026-01-20T11:15:00Z" w16du:dateUtc="2026-01-20T02:15:00Z">
            <w:rPr>
              <w:rFonts w:ascii="ＭＳ 明朝" w:eastAsia="ＭＳ 明朝" w:hAnsi="ＭＳ 明朝" w:hint="eastAsia"/>
              <w:szCs w:val="21"/>
            </w:rPr>
          </w:rPrChange>
        </w:rPr>
        <w:t>訳</w:t>
      </w:r>
      <w:r w:rsidRPr="00F45A47">
        <w:rPr>
          <w:rFonts w:ascii="Times New Roman" w:eastAsia="ＭＳ 明朝" w:hAnsi="Times New Roman" w:cs="Times New Roman"/>
          <w:szCs w:val="21"/>
          <w:rPrChange w:id="1263" w:author="Masato YOSHIKAWA" w:date="2026-01-20T11:15:00Z" w16du:dateUtc="2026-01-20T02:15:00Z">
            <w:rPr>
              <w:rFonts w:ascii="ＭＳ 明朝" w:eastAsia="ＭＳ 明朝" w:hAnsi="ＭＳ 明朝"/>
              <w:szCs w:val="21"/>
            </w:rPr>
          </w:rPrChange>
        </w:rPr>
        <w:t>および</w:t>
      </w:r>
      <w:r w:rsidRPr="00F45A47">
        <w:rPr>
          <w:rFonts w:ascii="Times New Roman" w:eastAsia="ＭＳ 明朝" w:hAnsi="Times New Roman" w:cs="Times New Roman"/>
          <w:szCs w:val="21"/>
          <w:rPrChange w:id="1264" w:author="Masato YOSHIKAWA" w:date="2026-01-20T11:15:00Z" w16du:dateUtc="2026-01-20T02:15:00Z">
            <w:rPr>
              <w:rFonts w:ascii="ＭＳ 明朝" w:eastAsia="ＭＳ 明朝" w:hAnsi="ＭＳ 明朝"/>
              <w:szCs w:val="21"/>
            </w:rPr>
          </w:rPrChange>
        </w:rPr>
        <w:t>McClellan</w:t>
      </w:r>
      <w:r w:rsidRPr="00F45A47">
        <w:rPr>
          <w:rFonts w:ascii="Times New Roman" w:eastAsia="ＭＳ 明朝" w:hAnsi="Times New Roman" w:cs="Times New Roman" w:hint="eastAsia"/>
          <w:szCs w:val="21"/>
          <w:rPrChange w:id="1265" w:author="Masato YOSHIKAWA" w:date="2026-01-20T11:15:00Z" w16du:dateUtc="2026-01-20T02:15:00Z">
            <w:rPr>
              <w:rFonts w:ascii="ＭＳ 明朝" w:eastAsia="ＭＳ 明朝" w:hAnsi="ＭＳ 明朝" w:hint="eastAsia"/>
              <w:szCs w:val="21"/>
            </w:rPr>
          </w:rPrChange>
        </w:rPr>
        <w:t>訳</w:t>
      </w:r>
      <w:commentRangeEnd w:id="1259"/>
      <w:r w:rsidR="0064343A" w:rsidRPr="00F45A47">
        <w:rPr>
          <w:rStyle w:val="ac"/>
          <w:rFonts w:ascii="Times New Roman" w:eastAsia="ＭＳ 明朝" w:hAnsi="Times New Roman" w:cs="Times New Roman"/>
          <w:sz w:val="21"/>
          <w:szCs w:val="21"/>
          <w:rPrChange w:id="1266" w:author="Masato YOSHIKAWA" w:date="2026-01-20T11:15:00Z" w16du:dateUtc="2026-01-20T02:15:00Z">
            <w:rPr>
              <w:rStyle w:val="ac"/>
              <w:rFonts w:ascii="ＭＳ 明朝" w:eastAsia="ＭＳ 明朝" w:hAnsi="ＭＳ 明朝"/>
              <w:sz w:val="21"/>
              <w:szCs w:val="21"/>
            </w:rPr>
          </w:rPrChange>
        </w:rPr>
        <w:commentReference w:id="1259"/>
      </w:r>
      <w:commentRangeEnd w:id="1260"/>
      <w:r w:rsidR="0022380C">
        <w:rPr>
          <w:rStyle w:val="ac"/>
        </w:rPr>
        <w:commentReference w:id="1260"/>
      </w:r>
      <w:r w:rsidRPr="00F45A47">
        <w:rPr>
          <w:rFonts w:ascii="Times New Roman" w:eastAsia="ＭＳ 明朝" w:hAnsi="Times New Roman" w:cs="Times New Roman"/>
          <w:szCs w:val="21"/>
          <w:rPrChange w:id="1267" w:author="Masato YOSHIKAWA" w:date="2026-01-20T11:15:00Z" w16du:dateUtc="2026-01-20T02:15:00Z">
            <w:rPr>
              <w:rFonts w:ascii="ＭＳ 明朝" w:eastAsia="ＭＳ 明朝" w:hAnsi="ＭＳ 明朝"/>
              <w:szCs w:val="21"/>
            </w:rPr>
          </w:rPrChange>
        </w:rPr>
        <w:t>の二種類の英訳と比較照合するため、分析対象となるデータの総数</w:t>
      </w:r>
      <w:r w:rsidR="0064343A" w:rsidRPr="00F45A47">
        <w:rPr>
          <w:rFonts w:ascii="Times New Roman" w:eastAsia="ＭＳ 明朝" w:hAnsi="Times New Roman" w:cs="Times New Roman" w:hint="eastAsia"/>
          <w:szCs w:val="21"/>
          <w:rPrChange w:id="1268" w:author="Masato YOSHIKAWA" w:date="2026-01-20T11:15:00Z" w16du:dateUtc="2026-01-20T02:15:00Z">
            <w:rPr>
              <w:rFonts w:ascii="ＭＳ 明朝" w:eastAsia="ＭＳ 明朝" w:hAnsi="ＭＳ 明朝" w:hint="eastAsia"/>
              <w:szCs w:val="21"/>
            </w:rPr>
          </w:rPrChange>
        </w:rPr>
        <w:t>は</w:t>
      </w:r>
      <w:r w:rsidRPr="00F45A47">
        <w:rPr>
          <w:rFonts w:ascii="Times New Roman" w:eastAsia="ＭＳ 明朝" w:hAnsi="Times New Roman" w:cs="Times New Roman"/>
          <w:szCs w:val="21"/>
          <w:rPrChange w:id="1269" w:author="Masato YOSHIKAWA" w:date="2026-01-20T11:15:00Z" w16du:dateUtc="2026-01-20T02:15:00Z">
            <w:rPr>
              <w:rFonts w:ascii="ＭＳ 明朝" w:eastAsia="ＭＳ 明朝" w:hAnsi="ＭＳ 明朝"/>
              <w:szCs w:val="21"/>
            </w:rPr>
          </w:rPrChange>
        </w:rPr>
        <w:t>304</w:t>
      </w:r>
      <w:r w:rsidRPr="00F45A47">
        <w:rPr>
          <w:rFonts w:ascii="Times New Roman" w:eastAsia="ＭＳ 明朝" w:hAnsi="Times New Roman" w:cs="Times New Roman"/>
          <w:szCs w:val="21"/>
          <w:rPrChange w:id="1270" w:author="Masato YOSHIKAWA" w:date="2026-01-20T11:15:00Z" w16du:dateUtc="2026-01-20T02:15:00Z">
            <w:rPr>
              <w:rFonts w:ascii="ＭＳ 明朝" w:eastAsia="ＭＳ 明朝" w:hAnsi="ＭＳ 明朝"/>
              <w:szCs w:val="21"/>
            </w:rPr>
          </w:rPrChange>
        </w:rPr>
        <w:t>件（</w:t>
      </w:r>
      <w:r w:rsidRPr="00F45A47">
        <w:rPr>
          <w:rFonts w:ascii="Times New Roman" w:eastAsia="ＭＳ 明朝" w:hAnsi="Times New Roman" w:cs="Times New Roman"/>
          <w:szCs w:val="21"/>
          <w:rPrChange w:id="1271" w:author="Masato YOSHIKAWA" w:date="2026-01-20T11:15:00Z" w16du:dateUtc="2026-01-20T02:15:00Z">
            <w:rPr>
              <w:rFonts w:ascii="ＭＳ 明朝" w:eastAsia="ＭＳ 明朝" w:hAnsi="ＭＳ 明朝"/>
              <w:szCs w:val="21"/>
            </w:rPr>
          </w:rPrChange>
        </w:rPr>
        <w:t>152</w:t>
      </w:r>
      <w:r w:rsidRPr="00F45A47">
        <w:rPr>
          <w:rFonts w:ascii="Times New Roman" w:eastAsia="ＭＳ 明朝" w:hAnsi="Times New Roman" w:cs="Times New Roman"/>
          <w:szCs w:val="21"/>
          <w:rPrChange w:id="1272" w:author="Masato YOSHIKAWA" w:date="2026-01-20T11:15:00Z" w16du:dateUtc="2026-01-20T02:15:00Z">
            <w:rPr>
              <w:rFonts w:ascii="ＭＳ 明朝" w:eastAsia="ＭＳ 明朝" w:hAnsi="ＭＳ 明朝"/>
              <w:szCs w:val="21"/>
            </w:rPr>
          </w:rPrChange>
        </w:rPr>
        <w:t>項目</w:t>
      </w:r>
      <w:r w:rsidRPr="00F45A47">
        <w:rPr>
          <w:rFonts w:ascii="Times New Roman" w:eastAsia="ＭＳ 明朝" w:hAnsi="Times New Roman" w:cs="Times New Roman"/>
          <w:szCs w:val="21"/>
          <w:rPrChange w:id="1273" w:author="Masato YOSHIKAWA" w:date="2026-01-20T11:15:00Z" w16du:dateUtc="2026-01-20T02:15:00Z">
            <w:rPr>
              <w:rFonts w:ascii="ＭＳ 明朝" w:eastAsia="ＭＳ 明朝" w:hAnsi="ＭＳ 明朝"/>
              <w:szCs w:val="21"/>
            </w:rPr>
          </w:rPrChange>
        </w:rPr>
        <w:t>×2</w:t>
      </w:r>
      <w:r w:rsidRPr="00F45A47">
        <w:rPr>
          <w:rFonts w:ascii="Times New Roman" w:eastAsia="ＭＳ 明朝" w:hAnsi="Times New Roman" w:cs="Times New Roman"/>
          <w:szCs w:val="21"/>
          <w:rPrChange w:id="1274" w:author="Masato YOSHIKAWA" w:date="2026-01-20T11:15:00Z" w16du:dateUtc="2026-01-20T02:15:00Z">
            <w:rPr>
              <w:rFonts w:ascii="ＭＳ 明朝" w:eastAsia="ＭＳ 明朝" w:hAnsi="ＭＳ 明朝"/>
              <w:szCs w:val="21"/>
            </w:rPr>
          </w:rPrChange>
        </w:rPr>
        <w:t>名）である。</w:t>
      </w:r>
    </w:p>
    <w:p w14:paraId="48EB987F" w14:textId="73F6AAE4" w:rsidR="00E938BA" w:rsidRPr="00F45A47" w:rsidRDefault="00E938BA" w:rsidP="00336D36">
      <w:pPr>
        <w:ind w:firstLineChars="100" w:firstLine="210"/>
        <w:rPr>
          <w:rFonts w:ascii="Times New Roman" w:eastAsia="ＭＳ 明朝" w:hAnsi="Times New Roman" w:cs="Times New Roman"/>
          <w:szCs w:val="21"/>
          <w:rPrChange w:id="1275"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1276" w:author="Masato YOSHIKAWA" w:date="2026-01-20T11:15:00Z" w16du:dateUtc="2026-01-20T02:15:00Z">
            <w:rPr>
              <w:rFonts w:ascii="ＭＳ 明朝" w:eastAsia="ＭＳ 明朝" w:hAnsi="ＭＳ 明朝"/>
              <w:szCs w:val="21"/>
            </w:rPr>
          </w:rPrChange>
        </w:rPr>
        <w:t>この規模のデータセットを構築したことにより、本研究は主に三つの分析的利点を得ている。第一に、サンプル数が十分に確保されたことで、翻訳者ごとの傾向の差異を単なる印象論ではなく、統計的な裏付けのあるデータとして抽出し、一般化可能な知見を導き出すことが可能となった。第二に、全体的な傾向を把握する定量的検証と並行して、個別の翻訳事例に見られる文脈的な工夫や機微を掘り下げる質的分析の双方を、偏りなく実施することができる。第三に、特定の翻訳技法と</w:t>
      </w:r>
      <w:r w:rsidRPr="00F45A47">
        <w:rPr>
          <w:rFonts w:ascii="Times New Roman" w:eastAsia="ＭＳ 明朝" w:hAnsi="Times New Roman" w:cs="Times New Roman"/>
          <w:szCs w:val="21"/>
          <w:rPrChange w:id="1277" w:author="Masato YOSHIKAWA" w:date="2026-01-20T11:15:00Z" w16du:dateUtc="2026-01-20T02:15:00Z">
            <w:rPr>
              <w:rFonts w:ascii="ＭＳ 明朝" w:eastAsia="ＭＳ 明朝" w:hAnsi="ＭＳ 明朝"/>
              <w:szCs w:val="21"/>
            </w:rPr>
          </w:rPrChange>
        </w:rPr>
        <w:t>DMIS</w:t>
      </w:r>
      <w:r w:rsidRPr="00F45A47">
        <w:rPr>
          <w:rFonts w:ascii="Times New Roman" w:eastAsia="ＭＳ 明朝" w:hAnsi="Times New Roman" w:cs="Times New Roman"/>
          <w:szCs w:val="21"/>
          <w:rPrChange w:id="1278" w:author="Masato YOSHIKAWA" w:date="2026-01-20T11:15:00Z" w16du:dateUtc="2026-01-20T02:15:00Z">
            <w:rPr>
              <w:rFonts w:ascii="ＭＳ 明朝" w:eastAsia="ＭＳ 明朝" w:hAnsi="ＭＳ 明朝"/>
              <w:szCs w:val="21"/>
            </w:rPr>
          </w:rPrChange>
        </w:rPr>
        <w:t>の各段階との間にどのような相関関係があるのかを、高い信頼度をもって測定するための基盤が形成されている点である。</w:t>
      </w:r>
    </w:p>
    <w:p w14:paraId="6C6DE7F1" w14:textId="77777777" w:rsidR="00862DAD" w:rsidRPr="00F45A47" w:rsidRDefault="00862DAD" w:rsidP="003D6676">
      <w:pPr>
        <w:rPr>
          <w:rFonts w:ascii="Times New Roman" w:eastAsia="ＭＳ 明朝" w:hAnsi="Times New Roman" w:cs="Times New Roman"/>
          <w:szCs w:val="21"/>
          <w:rPrChange w:id="1279" w:author="Masato YOSHIKAWA" w:date="2026-01-20T11:15:00Z" w16du:dateUtc="2026-01-20T02:15:00Z">
            <w:rPr>
              <w:rFonts w:ascii="ＭＳ 明朝" w:eastAsia="ＭＳ 明朝" w:hAnsi="ＭＳ 明朝"/>
              <w:szCs w:val="21"/>
            </w:rPr>
          </w:rPrChange>
        </w:rPr>
      </w:pPr>
    </w:p>
    <w:p w14:paraId="485243AE" w14:textId="1D58A00F" w:rsidR="003D6676" w:rsidRPr="00F45A47" w:rsidRDefault="00F30768" w:rsidP="0091380A">
      <w:pPr>
        <w:pStyle w:val="a9"/>
        <w:numPr>
          <w:ilvl w:val="1"/>
          <w:numId w:val="7"/>
        </w:numPr>
        <w:rPr>
          <w:rFonts w:ascii="Times New Roman" w:eastAsia="ＭＳ 明朝" w:hAnsi="Times New Roman" w:cs="Times New Roman"/>
          <w:szCs w:val="21"/>
          <w:rPrChange w:id="1280"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hint="eastAsia"/>
          <w:szCs w:val="21"/>
          <w:rPrChange w:id="1281" w:author="Masato YOSHIKAWA" w:date="2026-01-20T11:15:00Z" w16du:dateUtc="2026-01-20T02:15:00Z">
            <w:rPr>
              <w:rFonts w:ascii="ＭＳ 明朝" w:eastAsia="ＭＳ 明朝" w:hAnsi="ＭＳ 明朝" w:hint="eastAsia"/>
              <w:szCs w:val="21"/>
            </w:rPr>
          </w:rPrChange>
        </w:rPr>
        <w:t>分析的枠組</w:t>
      </w:r>
      <w:r w:rsidR="0091380A" w:rsidRPr="00F45A47">
        <w:rPr>
          <w:rFonts w:ascii="Times New Roman" w:eastAsia="ＭＳ 明朝" w:hAnsi="Times New Roman" w:cs="Times New Roman" w:hint="eastAsia"/>
          <w:szCs w:val="21"/>
          <w:rPrChange w:id="1282" w:author="Masato YOSHIKAWA" w:date="2026-01-20T11:15:00Z" w16du:dateUtc="2026-01-20T02:15:00Z">
            <w:rPr>
              <w:rFonts w:ascii="ＭＳ 明朝" w:eastAsia="ＭＳ 明朝" w:hAnsi="ＭＳ 明朝" w:hint="eastAsia"/>
              <w:szCs w:val="21"/>
            </w:rPr>
          </w:rPrChange>
        </w:rPr>
        <w:t>みの定義</w:t>
      </w:r>
    </w:p>
    <w:p w14:paraId="335D4CD0" w14:textId="3DB232B1" w:rsidR="0091380A" w:rsidRPr="00F45A47" w:rsidRDefault="0091380A" w:rsidP="0091380A">
      <w:pPr>
        <w:rPr>
          <w:rFonts w:ascii="Times New Roman" w:eastAsia="ＭＳ 明朝" w:hAnsi="Times New Roman" w:cs="Times New Roman"/>
          <w:szCs w:val="21"/>
          <w:rPrChange w:id="1283"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1284" w:author="Masato YOSHIKAWA" w:date="2026-01-20T11:15:00Z" w16du:dateUtc="2026-01-20T02:15:00Z">
            <w:rPr>
              <w:rFonts w:ascii="ＭＳ 明朝" w:eastAsia="ＭＳ 明朝" w:hAnsi="ＭＳ 明朝"/>
              <w:szCs w:val="21"/>
            </w:rPr>
          </w:rPrChange>
        </w:rPr>
        <w:t xml:space="preserve">3.3.1 </w:t>
      </w:r>
      <w:commentRangeStart w:id="1285"/>
      <w:r w:rsidRPr="00F45A47">
        <w:rPr>
          <w:rFonts w:ascii="Times New Roman" w:eastAsia="ＭＳ 明朝" w:hAnsi="Times New Roman" w:cs="Times New Roman"/>
          <w:szCs w:val="21"/>
          <w:rPrChange w:id="1286" w:author="Masato YOSHIKAWA" w:date="2026-01-20T11:15:00Z" w16du:dateUtc="2026-01-20T02:15:00Z">
            <w:rPr>
              <w:rFonts w:ascii="ＭＳ 明朝" w:eastAsia="ＭＳ 明朝" w:hAnsi="ＭＳ 明朝"/>
              <w:szCs w:val="21"/>
            </w:rPr>
          </w:rPrChange>
        </w:rPr>
        <w:t>Molina</w:t>
      </w:r>
      <w:del w:id="1287" w:author="Masato YOSHIKAWA" w:date="2026-01-20T11:34:00Z" w16du:dateUtc="2026-01-20T02:34:00Z">
        <w:r w:rsidRPr="00F45A47" w:rsidDel="00DD6DDB">
          <w:rPr>
            <w:rFonts w:ascii="Times New Roman" w:eastAsia="ＭＳ 明朝" w:hAnsi="Times New Roman" w:cs="Times New Roman" w:hint="eastAsia"/>
            <w:szCs w:val="21"/>
            <w:rPrChange w:id="1288" w:author="Masato YOSHIKAWA" w:date="2026-01-20T11:15:00Z" w16du:dateUtc="2026-01-20T02:15:00Z">
              <w:rPr>
                <w:rFonts w:ascii="ＭＳ 明朝" w:eastAsia="ＭＳ 明朝" w:hAnsi="ＭＳ 明朝" w:hint="eastAsia"/>
                <w:szCs w:val="21"/>
              </w:rPr>
            </w:rPrChange>
          </w:rPr>
          <w:delText>＆</w:delText>
        </w:r>
      </w:del>
      <w:ins w:id="1289" w:author="Masato YOSHIKAWA" w:date="2026-01-20T11:34:00Z" w16du:dateUtc="2026-01-20T02:34:00Z">
        <w:r w:rsidR="00DD6DDB">
          <w:rPr>
            <w:rFonts w:ascii="Times New Roman" w:eastAsia="ＭＳ 明朝" w:hAnsi="Times New Roman" w:cs="Times New Roman"/>
            <w:szCs w:val="21"/>
          </w:rPr>
          <w:t xml:space="preserve"> &amp; </w:t>
        </w:r>
      </w:ins>
      <w:r w:rsidRPr="00F45A47">
        <w:rPr>
          <w:rFonts w:ascii="Times New Roman" w:eastAsia="ＭＳ 明朝" w:hAnsi="Times New Roman" w:cs="Times New Roman"/>
          <w:szCs w:val="21"/>
          <w:rPrChange w:id="1290" w:author="Masato YOSHIKAWA" w:date="2026-01-20T11:15:00Z" w16du:dateUtc="2026-01-20T02:15:00Z">
            <w:rPr>
              <w:rFonts w:ascii="ＭＳ 明朝" w:eastAsia="ＭＳ 明朝" w:hAnsi="ＭＳ 明朝"/>
              <w:szCs w:val="21"/>
            </w:rPr>
          </w:rPrChange>
        </w:rPr>
        <w:t>Albir</w:t>
      </w:r>
      <w:commentRangeEnd w:id="1285"/>
      <w:r w:rsidR="005236E0" w:rsidRPr="00F45A47">
        <w:rPr>
          <w:rStyle w:val="ac"/>
          <w:rFonts w:ascii="Times New Roman" w:eastAsia="ＭＳ 明朝" w:hAnsi="Times New Roman" w:cs="Times New Roman"/>
          <w:sz w:val="21"/>
          <w:szCs w:val="21"/>
          <w:rPrChange w:id="1291" w:author="Masato YOSHIKAWA" w:date="2026-01-20T11:15:00Z" w16du:dateUtc="2026-01-20T02:15:00Z">
            <w:rPr>
              <w:rStyle w:val="ac"/>
              <w:rFonts w:ascii="ＭＳ 明朝" w:eastAsia="ＭＳ 明朝" w:hAnsi="ＭＳ 明朝"/>
              <w:sz w:val="21"/>
              <w:szCs w:val="21"/>
            </w:rPr>
          </w:rPrChange>
        </w:rPr>
        <w:commentReference w:id="1285"/>
      </w:r>
      <w:sdt>
        <w:sdtPr>
          <w:rPr>
            <w:rFonts w:ascii="Times New Roman" w:eastAsia="ＭＳ 明朝" w:hAnsi="Times New Roman" w:cs="Times New Roman"/>
            <w:szCs w:val="21"/>
          </w:rPr>
          <w:id w:val="826864162"/>
          <w:citation/>
        </w:sdtPr>
        <w:sdtContent>
          <w:r w:rsidR="005431C1" w:rsidRPr="00F45A47">
            <w:rPr>
              <w:rFonts w:ascii="Times New Roman" w:eastAsia="ＭＳ 明朝" w:hAnsi="Times New Roman" w:cs="Times New Roman"/>
              <w:szCs w:val="21"/>
              <w:rPrChange w:id="1292" w:author="Masato YOSHIKAWA" w:date="2026-01-20T11:15:00Z" w16du:dateUtc="2026-01-20T02:15:00Z">
                <w:rPr>
                  <w:rFonts w:ascii="ＭＳ 明朝" w:eastAsia="ＭＳ 明朝" w:hAnsi="ＭＳ 明朝"/>
                  <w:szCs w:val="21"/>
                </w:rPr>
              </w:rPrChange>
            </w:rPr>
            <w:fldChar w:fldCharType="begin"/>
          </w:r>
          <w:r w:rsidR="005431C1" w:rsidRPr="00F45A47">
            <w:rPr>
              <w:rFonts w:ascii="Times New Roman" w:eastAsia="ＭＳ 明朝" w:hAnsi="Times New Roman" w:cs="Times New Roman"/>
              <w:szCs w:val="21"/>
              <w:rPrChange w:id="1293" w:author="Masato YOSHIKAWA" w:date="2026-01-20T11:15:00Z" w16du:dateUtc="2026-01-20T02:15:00Z">
                <w:rPr>
                  <w:rFonts w:ascii="ＭＳ 明朝" w:eastAsia="ＭＳ 明朝" w:hAnsi="ＭＳ 明朝"/>
                  <w:szCs w:val="21"/>
                </w:rPr>
              </w:rPrChange>
            </w:rPr>
            <w:instrText xml:space="preserve">CITATION MolAlb02 \n  \t  \l 1041 </w:instrText>
          </w:r>
          <w:r w:rsidR="005431C1" w:rsidRPr="00F45A47">
            <w:rPr>
              <w:rFonts w:ascii="Times New Roman" w:eastAsia="ＭＳ 明朝" w:hAnsi="Times New Roman" w:cs="Times New Roman"/>
              <w:szCs w:val="21"/>
              <w:rPrChange w:id="1294" w:author="Masato YOSHIKAWA" w:date="2026-01-20T11:15:00Z" w16du:dateUtc="2026-01-20T02:15:00Z">
                <w:rPr>
                  <w:rFonts w:ascii="ＭＳ 明朝" w:eastAsia="ＭＳ 明朝" w:hAnsi="ＭＳ 明朝"/>
                  <w:szCs w:val="21"/>
                </w:rPr>
              </w:rPrChange>
            </w:rPr>
            <w:fldChar w:fldCharType="separate"/>
          </w:r>
          <w:r w:rsidR="005431C1" w:rsidRPr="00F45A47">
            <w:rPr>
              <w:rFonts w:ascii="Times New Roman" w:eastAsia="ＭＳ 明朝" w:hAnsi="Times New Roman" w:cs="Times New Roman"/>
              <w:noProof/>
              <w:szCs w:val="21"/>
              <w:rPrChange w:id="1295" w:author="Masato YOSHIKAWA" w:date="2026-01-20T11:15:00Z" w16du:dateUtc="2026-01-20T02:15:00Z">
                <w:rPr>
                  <w:rFonts w:ascii="ＭＳ 明朝" w:eastAsia="ＭＳ 明朝" w:hAnsi="ＭＳ 明朝"/>
                  <w:noProof/>
                  <w:szCs w:val="21"/>
                </w:rPr>
              </w:rPrChange>
            </w:rPr>
            <w:t xml:space="preserve"> (2002)</w:t>
          </w:r>
          <w:r w:rsidR="005431C1" w:rsidRPr="00F45A47">
            <w:rPr>
              <w:rFonts w:ascii="Times New Roman" w:eastAsia="ＭＳ 明朝" w:hAnsi="Times New Roman" w:cs="Times New Roman"/>
              <w:szCs w:val="21"/>
              <w:rPrChange w:id="1296" w:author="Masato YOSHIKAWA" w:date="2026-01-20T11:15:00Z" w16du:dateUtc="2026-01-20T02:15:00Z">
                <w:rPr>
                  <w:rFonts w:ascii="ＭＳ 明朝" w:eastAsia="ＭＳ 明朝" w:hAnsi="ＭＳ 明朝"/>
                  <w:szCs w:val="21"/>
                </w:rPr>
              </w:rPrChange>
            </w:rPr>
            <w:fldChar w:fldCharType="end"/>
          </w:r>
        </w:sdtContent>
      </w:sdt>
      <w:ins w:id="1297" w:author="Masato YOSHIKAWA" w:date="2026-01-20T11:55:00Z" w16du:dateUtc="2026-01-20T02:55:00Z">
        <w:r w:rsidR="0022380C">
          <w:rPr>
            <w:rFonts w:ascii="Times New Roman" w:eastAsia="ＭＳ 明朝" w:hAnsi="Times New Roman" w:cs="Times New Roman" w:hint="eastAsia"/>
            <w:szCs w:val="21"/>
          </w:rPr>
          <w:t xml:space="preserve"> </w:t>
        </w:r>
      </w:ins>
      <w:r w:rsidRPr="00F45A47">
        <w:rPr>
          <w:rFonts w:ascii="Times New Roman" w:eastAsia="ＭＳ 明朝" w:hAnsi="Times New Roman" w:cs="Times New Roman" w:hint="eastAsia"/>
          <w:szCs w:val="21"/>
          <w:rPrChange w:id="1298" w:author="Masato YOSHIKAWA" w:date="2026-01-20T11:15:00Z" w16du:dateUtc="2026-01-20T02:15:00Z">
            <w:rPr>
              <w:rFonts w:ascii="ＭＳ 明朝" w:eastAsia="ＭＳ 明朝" w:hAnsi="ＭＳ 明朝" w:hint="eastAsia"/>
              <w:szCs w:val="21"/>
            </w:rPr>
          </w:rPrChange>
        </w:rPr>
        <w:t>の</w:t>
      </w:r>
      <w:del w:id="1299" w:author="Masato YOSHIKAWA" w:date="2026-01-20T11:55:00Z" w16du:dateUtc="2026-01-20T02:55:00Z">
        <w:r w:rsidRPr="00F45A47" w:rsidDel="0022380C">
          <w:rPr>
            <w:rFonts w:ascii="Times New Roman" w:eastAsia="ＭＳ 明朝" w:hAnsi="Times New Roman" w:cs="Times New Roman"/>
            <w:szCs w:val="21"/>
            <w:rPrChange w:id="1300" w:author="Masato YOSHIKAWA" w:date="2026-01-20T11:15:00Z" w16du:dateUtc="2026-01-20T02:15:00Z">
              <w:rPr>
                <w:rFonts w:ascii="ＭＳ 明朝" w:eastAsia="ＭＳ 明朝" w:hAnsi="ＭＳ 明朝"/>
                <w:szCs w:val="21"/>
              </w:rPr>
            </w:rPrChange>
          </w:rPr>
          <w:delText>18</w:delText>
        </w:r>
        <w:r w:rsidRPr="00F45A47" w:rsidDel="0022380C">
          <w:rPr>
            <w:rFonts w:ascii="Times New Roman" w:eastAsia="ＭＳ 明朝" w:hAnsi="Times New Roman" w:cs="Times New Roman" w:hint="eastAsia"/>
            <w:szCs w:val="21"/>
            <w:rPrChange w:id="1301" w:author="Masato YOSHIKAWA" w:date="2026-01-20T11:15:00Z" w16du:dateUtc="2026-01-20T02:15:00Z">
              <w:rPr>
                <w:rFonts w:ascii="ＭＳ 明朝" w:eastAsia="ＭＳ 明朝" w:hAnsi="ＭＳ 明朝" w:hint="eastAsia"/>
                <w:szCs w:val="21"/>
              </w:rPr>
            </w:rPrChange>
          </w:rPr>
          <w:delText>分類の</w:delText>
        </w:r>
      </w:del>
      <w:r w:rsidRPr="00F45A47">
        <w:rPr>
          <w:rFonts w:ascii="Times New Roman" w:eastAsia="ＭＳ 明朝" w:hAnsi="Times New Roman" w:cs="Times New Roman" w:hint="eastAsia"/>
          <w:szCs w:val="21"/>
          <w:rPrChange w:id="1302" w:author="Masato YOSHIKAWA" w:date="2026-01-20T11:15:00Z" w16du:dateUtc="2026-01-20T02:15:00Z">
            <w:rPr>
              <w:rFonts w:ascii="ＭＳ 明朝" w:eastAsia="ＭＳ 明朝" w:hAnsi="ＭＳ 明朝" w:hint="eastAsia"/>
              <w:szCs w:val="21"/>
            </w:rPr>
          </w:rPrChange>
        </w:rPr>
        <w:t>翻訳技法</w:t>
      </w:r>
      <w:ins w:id="1303" w:author="Masato YOSHIKAWA" w:date="2026-01-20T11:55:00Z" w16du:dateUtc="2026-01-20T02:55:00Z">
        <w:r w:rsidR="0022380C">
          <w:rPr>
            <w:rFonts w:ascii="Times New Roman" w:eastAsia="ＭＳ 明朝" w:hAnsi="Times New Roman" w:cs="Times New Roman" w:hint="eastAsia"/>
            <w:szCs w:val="21"/>
          </w:rPr>
          <w:t>分類</w:t>
        </w:r>
      </w:ins>
      <w:r w:rsidRPr="00F45A47">
        <w:rPr>
          <w:rFonts w:ascii="Times New Roman" w:eastAsia="ＭＳ 明朝" w:hAnsi="Times New Roman" w:cs="Times New Roman" w:hint="eastAsia"/>
          <w:szCs w:val="21"/>
          <w:rPrChange w:id="1304" w:author="Masato YOSHIKAWA" w:date="2026-01-20T11:15:00Z" w16du:dateUtc="2026-01-20T02:15:00Z">
            <w:rPr>
              <w:rFonts w:ascii="ＭＳ 明朝" w:eastAsia="ＭＳ 明朝" w:hAnsi="ＭＳ 明朝" w:hint="eastAsia"/>
              <w:szCs w:val="21"/>
            </w:rPr>
          </w:rPrChange>
        </w:rPr>
        <w:t>の再定義</w:t>
      </w:r>
    </w:p>
    <w:p w14:paraId="20E2141D" w14:textId="3C123807" w:rsidR="002D6424" w:rsidRPr="00F45A47" w:rsidDel="0022380C" w:rsidRDefault="00E77AB4" w:rsidP="0022380C">
      <w:pPr>
        <w:rPr>
          <w:del w:id="1305" w:author="Masato YOSHIKAWA" w:date="2026-01-20T11:56:00Z" w16du:dateUtc="2026-01-20T02:56:00Z"/>
          <w:rFonts w:ascii="Times New Roman" w:eastAsia="ＭＳ 明朝" w:hAnsi="Times New Roman" w:cs="Times New Roman"/>
          <w:szCs w:val="21"/>
          <w:rPrChange w:id="1306" w:author="Masato YOSHIKAWA" w:date="2026-01-20T11:15:00Z" w16du:dateUtc="2026-01-20T02:15:00Z">
            <w:rPr>
              <w:del w:id="1307" w:author="Masato YOSHIKAWA" w:date="2026-01-20T11:56:00Z" w16du:dateUtc="2026-01-20T02:56:00Z"/>
              <w:rFonts w:ascii="ＭＳ 明朝" w:eastAsia="ＭＳ 明朝" w:hAnsi="ＭＳ 明朝"/>
              <w:szCs w:val="21"/>
            </w:rPr>
          </w:rPrChange>
        </w:rPr>
      </w:pPr>
      <w:r w:rsidRPr="00F45A47">
        <w:rPr>
          <w:rFonts w:ascii="Times New Roman" w:eastAsia="ＭＳ 明朝" w:hAnsi="Times New Roman" w:cs="Times New Roman" w:hint="eastAsia"/>
          <w:szCs w:val="21"/>
          <w:rPrChange w:id="1308" w:author="Masato YOSHIKAWA" w:date="2026-01-20T11:15:00Z" w16du:dateUtc="2026-01-20T02:15:00Z">
            <w:rPr>
              <w:rFonts w:ascii="ＭＳ 明朝" w:eastAsia="ＭＳ 明朝" w:hAnsi="ＭＳ 明朝" w:hint="eastAsia"/>
              <w:szCs w:val="21"/>
            </w:rPr>
          </w:rPrChange>
        </w:rPr>
        <w:t xml:space="preserve">　</w:t>
      </w:r>
      <w:r w:rsidRPr="00F45A47">
        <w:rPr>
          <w:rFonts w:ascii="Times New Roman" w:eastAsia="ＭＳ 明朝" w:hAnsi="Times New Roman" w:cs="Times New Roman"/>
          <w:szCs w:val="21"/>
          <w:rPrChange w:id="1309" w:author="Masato YOSHIKAWA" w:date="2026-01-20T11:15:00Z" w16du:dateUtc="2026-01-20T02:15:00Z">
            <w:rPr>
              <w:rFonts w:ascii="ＭＳ 明朝" w:eastAsia="ＭＳ 明朝" w:hAnsi="ＭＳ 明朝"/>
              <w:szCs w:val="21"/>
            </w:rPr>
          </w:rPrChange>
        </w:rPr>
        <w:t>本研究では、</w:t>
      </w:r>
      <w:r w:rsidRPr="00F45A47">
        <w:rPr>
          <w:rFonts w:ascii="Times New Roman" w:eastAsia="ＭＳ 明朝" w:hAnsi="Times New Roman" w:cs="Times New Roman"/>
          <w:szCs w:val="21"/>
          <w:rPrChange w:id="1310" w:author="Masato YOSHIKAWA" w:date="2026-01-20T11:15:00Z" w16du:dateUtc="2026-01-20T02:15:00Z">
            <w:rPr>
              <w:rFonts w:ascii="ＭＳ 明朝" w:eastAsia="ＭＳ 明朝" w:hAnsi="ＭＳ 明朝"/>
              <w:szCs w:val="21"/>
            </w:rPr>
          </w:rPrChange>
        </w:rPr>
        <w:t>Molina &amp; Albir</w:t>
      </w:r>
      <w:sdt>
        <w:sdtPr>
          <w:rPr>
            <w:rFonts w:ascii="Times New Roman" w:eastAsia="ＭＳ 明朝" w:hAnsi="Times New Roman" w:cs="Times New Roman"/>
            <w:szCs w:val="21"/>
          </w:rPr>
          <w:id w:val="-1177427309"/>
          <w:citation/>
        </w:sdtPr>
        <w:sdtContent>
          <w:r w:rsidR="005431C1" w:rsidRPr="00F45A47">
            <w:rPr>
              <w:rFonts w:ascii="Times New Roman" w:eastAsia="ＭＳ 明朝" w:hAnsi="Times New Roman" w:cs="Times New Roman"/>
              <w:szCs w:val="21"/>
              <w:rPrChange w:id="1311" w:author="Masato YOSHIKAWA" w:date="2026-01-20T11:15:00Z" w16du:dateUtc="2026-01-20T02:15:00Z">
                <w:rPr>
                  <w:rFonts w:ascii="ＭＳ 明朝" w:eastAsia="ＭＳ 明朝" w:hAnsi="ＭＳ 明朝"/>
                  <w:szCs w:val="21"/>
                </w:rPr>
              </w:rPrChange>
            </w:rPr>
            <w:fldChar w:fldCharType="begin"/>
          </w:r>
          <w:r w:rsidR="005431C1" w:rsidRPr="00F45A47">
            <w:rPr>
              <w:rFonts w:ascii="Times New Roman" w:eastAsia="ＭＳ 明朝" w:hAnsi="Times New Roman" w:cs="Times New Roman"/>
              <w:szCs w:val="21"/>
              <w:rPrChange w:id="1312" w:author="Masato YOSHIKAWA" w:date="2026-01-20T11:15:00Z" w16du:dateUtc="2026-01-20T02:15:00Z">
                <w:rPr>
                  <w:rFonts w:ascii="ＭＳ 明朝" w:eastAsia="ＭＳ 明朝" w:hAnsi="ＭＳ 明朝"/>
                  <w:szCs w:val="21"/>
                </w:rPr>
              </w:rPrChange>
            </w:rPr>
            <w:instrText xml:space="preserve">CITATION MolAlb02 \n  \t  \l 1041 </w:instrText>
          </w:r>
          <w:r w:rsidR="005431C1" w:rsidRPr="00F45A47">
            <w:rPr>
              <w:rFonts w:ascii="Times New Roman" w:eastAsia="ＭＳ 明朝" w:hAnsi="Times New Roman" w:cs="Times New Roman"/>
              <w:szCs w:val="21"/>
              <w:rPrChange w:id="1313" w:author="Masato YOSHIKAWA" w:date="2026-01-20T11:15:00Z" w16du:dateUtc="2026-01-20T02:15:00Z">
                <w:rPr>
                  <w:rFonts w:ascii="ＭＳ 明朝" w:eastAsia="ＭＳ 明朝" w:hAnsi="ＭＳ 明朝"/>
                  <w:szCs w:val="21"/>
                </w:rPr>
              </w:rPrChange>
            </w:rPr>
            <w:fldChar w:fldCharType="separate"/>
          </w:r>
          <w:r w:rsidR="005431C1" w:rsidRPr="00F45A47">
            <w:rPr>
              <w:rFonts w:ascii="Times New Roman" w:eastAsia="ＭＳ 明朝" w:hAnsi="Times New Roman" w:cs="Times New Roman"/>
              <w:noProof/>
              <w:szCs w:val="21"/>
              <w:rPrChange w:id="1314" w:author="Masato YOSHIKAWA" w:date="2026-01-20T11:15:00Z" w16du:dateUtc="2026-01-20T02:15:00Z">
                <w:rPr>
                  <w:rFonts w:ascii="ＭＳ 明朝" w:eastAsia="ＭＳ 明朝" w:hAnsi="ＭＳ 明朝"/>
                  <w:noProof/>
                  <w:szCs w:val="21"/>
                </w:rPr>
              </w:rPrChange>
            </w:rPr>
            <w:t xml:space="preserve"> (2002)</w:t>
          </w:r>
          <w:r w:rsidR="005431C1" w:rsidRPr="00F45A47">
            <w:rPr>
              <w:rFonts w:ascii="Times New Roman" w:eastAsia="ＭＳ 明朝" w:hAnsi="Times New Roman" w:cs="Times New Roman"/>
              <w:szCs w:val="21"/>
              <w:rPrChange w:id="1315" w:author="Masato YOSHIKAWA" w:date="2026-01-20T11:15:00Z" w16du:dateUtc="2026-01-20T02:15:00Z">
                <w:rPr>
                  <w:rFonts w:ascii="ＭＳ 明朝" w:eastAsia="ＭＳ 明朝" w:hAnsi="ＭＳ 明朝"/>
                  <w:szCs w:val="21"/>
                </w:rPr>
              </w:rPrChange>
            </w:rPr>
            <w:fldChar w:fldCharType="end"/>
          </w:r>
        </w:sdtContent>
      </w:sdt>
      <w:ins w:id="1316" w:author="Masato YOSHIKAWA" w:date="2026-01-20T11:55:00Z" w16du:dateUtc="2026-01-20T02:55:00Z">
        <w:r w:rsidR="0022380C">
          <w:rPr>
            <w:rFonts w:ascii="Times New Roman" w:eastAsia="ＭＳ 明朝" w:hAnsi="Times New Roman" w:cs="Times New Roman" w:hint="eastAsia"/>
            <w:szCs w:val="21"/>
          </w:rPr>
          <w:t xml:space="preserve"> </w:t>
        </w:r>
      </w:ins>
      <w:r w:rsidRPr="00F45A47">
        <w:rPr>
          <w:rFonts w:ascii="Times New Roman" w:eastAsia="ＭＳ 明朝" w:hAnsi="Times New Roman" w:cs="Times New Roman"/>
          <w:szCs w:val="21"/>
          <w:rPrChange w:id="1317" w:author="Masato YOSHIKAWA" w:date="2026-01-20T11:15:00Z" w16du:dateUtc="2026-01-20T02:15:00Z">
            <w:rPr>
              <w:rFonts w:ascii="ＭＳ 明朝" w:eastAsia="ＭＳ 明朝" w:hAnsi="ＭＳ 明朝"/>
              <w:szCs w:val="21"/>
            </w:rPr>
          </w:rPrChange>
        </w:rPr>
        <w:t>が提唱する</w:t>
      </w:r>
      <w:r w:rsidRPr="00F45A47">
        <w:rPr>
          <w:rFonts w:ascii="Times New Roman" w:eastAsia="ＭＳ 明朝" w:hAnsi="Times New Roman" w:cs="Times New Roman"/>
          <w:szCs w:val="21"/>
          <w:rPrChange w:id="1318" w:author="Masato YOSHIKAWA" w:date="2026-01-20T11:15:00Z" w16du:dateUtc="2026-01-20T02:15:00Z">
            <w:rPr>
              <w:rFonts w:ascii="ＭＳ 明朝" w:eastAsia="ＭＳ 明朝" w:hAnsi="ＭＳ 明朝"/>
              <w:szCs w:val="21"/>
            </w:rPr>
          </w:rPrChange>
        </w:rPr>
        <w:t>18</w:t>
      </w:r>
      <w:r w:rsidRPr="00F45A47">
        <w:rPr>
          <w:rFonts w:ascii="Times New Roman" w:eastAsia="ＭＳ 明朝" w:hAnsi="Times New Roman" w:cs="Times New Roman"/>
          <w:szCs w:val="21"/>
          <w:rPrChange w:id="1319" w:author="Masato YOSHIKAWA" w:date="2026-01-20T11:15:00Z" w16du:dateUtc="2026-01-20T02:15:00Z">
            <w:rPr>
              <w:rFonts w:ascii="ＭＳ 明朝" w:eastAsia="ＭＳ 明朝" w:hAnsi="ＭＳ 明朝"/>
              <w:szCs w:val="21"/>
            </w:rPr>
          </w:rPrChange>
        </w:rPr>
        <w:t>の翻訳技法を分析の基盤とする。ただし、分析対象である『こころ』が近代文学作品であ</w:t>
      </w:r>
      <w:r w:rsidRPr="00F45A47">
        <w:rPr>
          <w:rFonts w:ascii="Times New Roman" w:eastAsia="ＭＳ 明朝" w:hAnsi="Times New Roman" w:cs="Times New Roman" w:hint="eastAsia"/>
          <w:szCs w:val="21"/>
          <w:rPrChange w:id="1320" w:author="Masato YOSHIKAWA" w:date="2026-01-20T11:15:00Z" w16du:dateUtc="2026-01-20T02:15:00Z">
            <w:rPr>
              <w:rFonts w:ascii="ＭＳ 明朝" w:eastAsia="ＭＳ 明朝" w:hAnsi="ＭＳ 明朝" w:hint="eastAsia"/>
              <w:szCs w:val="21"/>
            </w:rPr>
          </w:rPrChange>
        </w:rPr>
        <w:t>り</w:t>
      </w:r>
      <w:r w:rsidRPr="00F45A47">
        <w:rPr>
          <w:rFonts w:ascii="Times New Roman" w:eastAsia="ＭＳ 明朝" w:hAnsi="Times New Roman" w:cs="Times New Roman"/>
          <w:szCs w:val="21"/>
          <w:rPrChange w:id="1321" w:author="Masato YOSHIKAWA" w:date="2026-01-20T11:15:00Z" w16du:dateUtc="2026-01-20T02:15:00Z">
            <w:rPr>
              <w:rFonts w:ascii="ＭＳ 明朝" w:eastAsia="ＭＳ 明朝" w:hAnsi="ＭＳ 明朝"/>
              <w:szCs w:val="21"/>
            </w:rPr>
          </w:rPrChange>
        </w:rPr>
        <w:t>、</w:t>
      </w:r>
      <w:r w:rsidRPr="00F45A47">
        <w:rPr>
          <w:rFonts w:ascii="Times New Roman" w:eastAsia="ＭＳ 明朝" w:hAnsi="Times New Roman" w:cs="Times New Roman" w:hint="eastAsia"/>
          <w:szCs w:val="21"/>
          <w:rPrChange w:id="1322" w:author="Masato YOSHIKAWA" w:date="2026-01-20T11:15:00Z" w16du:dateUtc="2026-01-20T02:15:00Z">
            <w:rPr>
              <w:rFonts w:ascii="ＭＳ 明朝" w:eastAsia="ＭＳ 明朝" w:hAnsi="ＭＳ 明朝" w:hint="eastAsia"/>
              <w:szCs w:val="21"/>
            </w:rPr>
          </w:rPrChange>
        </w:rPr>
        <w:t>書き言葉であること、</w:t>
      </w:r>
      <w:r w:rsidRPr="00F45A47">
        <w:rPr>
          <w:rFonts w:ascii="Times New Roman" w:eastAsia="ＭＳ 明朝" w:hAnsi="Times New Roman" w:cs="Times New Roman"/>
          <w:szCs w:val="21"/>
          <w:rPrChange w:id="1323" w:author="Masato YOSHIKAWA" w:date="2026-01-20T11:15:00Z" w16du:dateUtc="2026-01-20T02:15:00Z">
            <w:rPr>
              <w:rFonts w:ascii="ＭＳ 明朝" w:eastAsia="ＭＳ 明朝" w:hAnsi="ＭＳ 明朝"/>
              <w:szCs w:val="21"/>
            </w:rPr>
          </w:rPrChange>
        </w:rPr>
        <w:t>および本研究の目的が文化的要素の処理における戦略的意図の抽出にあることを鑑み、</w:t>
      </w:r>
      <w:r w:rsidR="002D6424" w:rsidRPr="00F45A47">
        <w:rPr>
          <w:rFonts w:ascii="Times New Roman" w:eastAsia="ＭＳ 明朝" w:hAnsi="Times New Roman" w:cs="Times New Roman" w:hint="eastAsia"/>
          <w:szCs w:val="21"/>
          <w:rPrChange w:id="1324" w:author="Masato YOSHIKAWA" w:date="2026-01-20T11:15:00Z" w16du:dateUtc="2026-01-20T02:15:00Z">
            <w:rPr>
              <w:rFonts w:ascii="ＭＳ 明朝" w:eastAsia="ＭＳ 明朝" w:hAnsi="ＭＳ 明朝" w:hint="eastAsia"/>
              <w:szCs w:val="21"/>
            </w:rPr>
          </w:rPrChange>
        </w:rPr>
        <w:t>元の分類をそのまま適用するのではなく、</w:t>
      </w:r>
      <w:r w:rsidRPr="00F45A47">
        <w:rPr>
          <w:rFonts w:ascii="Times New Roman" w:eastAsia="ＭＳ 明朝" w:hAnsi="Times New Roman" w:cs="Times New Roman"/>
          <w:szCs w:val="21"/>
          <w:rPrChange w:id="1325" w:author="Masato YOSHIKAWA" w:date="2026-01-20T11:15:00Z" w16du:dateUtc="2026-01-20T02:15:00Z">
            <w:rPr>
              <w:rFonts w:ascii="ＭＳ 明朝" w:eastAsia="ＭＳ 明朝" w:hAnsi="ＭＳ 明朝"/>
              <w:szCs w:val="21"/>
            </w:rPr>
          </w:rPrChange>
        </w:rPr>
        <w:t>本研究に適用可能な</w:t>
      </w:r>
      <w:r w:rsidRPr="00F45A47">
        <w:rPr>
          <w:rFonts w:ascii="Times New Roman" w:eastAsia="ＭＳ 明朝" w:hAnsi="Times New Roman" w:cs="Times New Roman"/>
          <w:szCs w:val="21"/>
          <w:rPrChange w:id="1326" w:author="Masato YOSHIKAWA" w:date="2026-01-20T11:15:00Z" w16du:dateUtc="2026-01-20T02:15:00Z">
            <w:rPr>
              <w:rFonts w:ascii="ＭＳ 明朝" w:eastAsia="ＭＳ 明朝" w:hAnsi="ＭＳ 明朝"/>
              <w:szCs w:val="21"/>
            </w:rPr>
          </w:rPrChange>
        </w:rPr>
        <w:t>10</w:t>
      </w:r>
      <w:r w:rsidRPr="00F45A47">
        <w:rPr>
          <w:rFonts w:ascii="Times New Roman" w:eastAsia="ＭＳ 明朝" w:hAnsi="Times New Roman" w:cs="Times New Roman"/>
          <w:szCs w:val="21"/>
          <w:rPrChange w:id="1327" w:author="Masato YOSHIKAWA" w:date="2026-01-20T11:15:00Z" w16du:dateUtc="2026-01-20T02:15:00Z">
            <w:rPr>
              <w:rFonts w:ascii="ＭＳ 明朝" w:eastAsia="ＭＳ 明朝" w:hAnsi="ＭＳ 明朝"/>
              <w:szCs w:val="21"/>
            </w:rPr>
          </w:rPrChange>
        </w:rPr>
        <w:t>種類の技法を選定し、残りの</w:t>
      </w:r>
      <w:r w:rsidRPr="00F45A47">
        <w:rPr>
          <w:rFonts w:ascii="Times New Roman" w:eastAsia="ＭＳ 明朝" w:hAnsi="Times New Roman" w:cs="Times New Roman"/>
          <w:szCs w:val="21"/>
          <w:rPrChange w:id="1328" w:author="Masato YOSHIKAWA" w:date="2026-01-20T11:15:00Z" w16du:dateUtc="2026-01-20T02:15:00Z">
            <w:rPr>
              <w:rFonts w:ascii="ＭＳ 明朝" w:eastAsia="ＭＳ 明朝" w:hAnsi="ＭＳ 明朝"/>
              <w:szCs w:val="21"/>
            </w:rPr>
          </w:rPrChange>
        </w:rPr>
        <w:t>8</w:t>
      </w:r>
      <w:r w:rsidRPr="00F45A47">
        <w:rPr>
          <w:rFonts w:ascii="Times New Roman" w:eastAsia="ＭＳ 明朝" w:hAnsi="Times New Roman" w:cs="Times New Roman"/>
          <w:szCs w:val="21"/>
          <w:rPrChange w:id="1329" w:author="Masato YOSHIKAWA" w:date="2026-01-20T11:15:00Z" w16du:dateUtc="2026-01-20T02:15:00Z">
            <w:rPr>
              <w:rFonts w:ascii="ＭＳ 明朝" w:eastAsia="ＭＳ 明朝" w:hAnsi="ＭＳ 明朝"/>
              <w:szCs w:val="21"/>
            </w:rPr>
          </w:rPrChange>
        </w:rPr>
        <w:t>種類を分析対象外とした。</w:t>
      </w:r>
    </w:p>
    <w:p w14:paraId="0A8F14AE" w14:textId="638FF8F3" w:rsidR="00771D54" w:rsidRPr="00F45A47" w:rsidRDefault="00771D54">
      <w:pPr>
        <w:rPr>
          <w:rFonts w:ascii="Times New Roman" w:eastAsia="ＭＳ 明朝" w:hAnsi="Times New Roman" w:cs="Times New Roman"/>
          <w:szCs w:val="21"/>
          <w:rPrChange w:id="1330" w:author="Masato YOSHIKAWA" w:date="2026-01-20T11:15:00Z" w16du:dateUtc="2026-01-20T02:15:00Z">
            <w:rPr>
              <w:rFonts w:ascii="ＭＳ 明朝" w:eastAsia="ＭＳ 明朝" w:hAnsi="ＭＳ 明朝"/>
              <w:szCs w:val="21"/>
            </w:rPr>
          </w:rPrChange>
        </w:rPr>
        <w:pPrChange w:id="1331" w:author="Masato YOSHIKAWA" w:date="2026-01-20T11:56:00Z" w16du:dateUtc="2026-01-20T02:56:00Z">
          <w:pPr>
            <w:pStyle w:val="a9"/>
            <w:numPr>
              <w:numId w:val="46"/>
            </w:numPr>
            <w:ind w:left="360" w:hanging="360"/>
          </w:pPr>
        </w:pPrChange>
      </w:pPr>
      <w:del w:id="1332" w:author="Masato YOSHIKAWA" w:date="2026-01-20T11:56:00Z" w16du:dateUtc="2026-01-20T02:56:00Z">
        <w:r w:rsidRPr="00F45A47" w:rsidDel="0022380C">
          <w:rPr>
            <w:rFonts w:ascii="Times New Roman" w:eastAsia="ＭＳ 明朝" w:hAnsi="Times New Roman" w:cs="Times New Roman" w:hint="eastAsia"/>
            <w:szCs w:val="21"/>
            <w:rPrChange w:id="1333" w:author="Masato YOSHIKAWA" w:date="2026-01-20T11:15:00Z" w16du:dateUtc="2026-01-20T02:15:00Z">
              <w:rPr>
                <w:rFonts w:ascii="ＭＳ 明朝" w:eastAsia="ＭＳ 明朝" w:hAnsi="ＭＳ 明朝" w:hint="eastAsia"/>
                <w:szCs w:val="21"/>
              </w:rPr>
            </w:rPrChange>
          </w:rPr>
          <w:delText>本研究で</w:delText>
        </w:r>
        <w:r w:rsidR="00C00A8E" w:rsidRPr="00F45A47" w:rsidDel="0022380C">
          <w:rPr>
            <w:rFonts w:ascii="Times New Roman" w:eastAsia="ＭＳ 明朝" w:hAnsi="Times New Roman" w:cs="Times New Roman" w:hint="eastAsia"/>
            <w:szCs w:val="21"/>
            <w:rPrChange w:id="1334" w:author="Masato YOSHIKAWA" w:date="2026-01-20T11:15:00Z" w16du:dateUtc="2026-01-20T02:15:00Z">
              <w:rPr>
                <w:rFonts w:ascii="ＭＳ 明朝" w:eastAsia="ＭＳ 明朝" w:hAnsi="ＭＳ 明朝" w:hint="eastAsia"/>
                <w:szCs w:val="21"/>
              </w:rPr>
            </w:rPrChange>
          </w:rPr>
          <w:delText>採用する技法（</w:delText>
        </w:r>
        <w:r w:rsidR="00C00A8E" w:rsidRPr="00F45A47" w:rsidDel="0022380C">
          <w:rPr>
            <w:rFonts w:ascii="Times New Roman" w:eastAsia="ＭＳ 明朝" w:hAnsi="Times New Roman" w:cs="Times New Roman"/>
            <w:szCs w:val="21"/>
            <w:rPrChange w:id="1335" w:author="Masato YOSHIKAWA" w:date="2026-01-20T11:15:00Z" w16du:dateUtc="2026-01-20T02:15:00Z">
              <w:rPr>
                <w:rFonts w:ascii="ＭＳ 明朝" w:eastAsia="ＭＳ 明朝" w:hAnsi="ＭＳ 明朝"/>
                <w:szCs w:val="21"/>
              </w:rPr>
            </w:rPrChange>
          </w:rPr>
          <w:delText>10</w:delText>
        </w:r>
        <w:r w:rsidR="00C00A8E" w:rsidRPr="00F45A47" w:rsidDel="0022380C">
          <w:rPr>
            <w:rFonts w:ascii="Times New Roman" w:eastAsia="ＭＳ 明朝" w:hAnsi="Times New Roman" w:cs="Times New Roman" w:hint="eastAsia"/>
            <w:szCs w:val="21"/>
            <w:rPrChange w:id="1336" w:author="Masato YOSHIKAWA" w:date="2026-01-20T11:15:00Z" w16du:dateUtc="2026-01-20T02:15:00Z">
              <w:rPr>
                <w:rFonts w:ascii="ＭＳ 明朝" w:eastAsia="ＭＳ 明朝" w:hAnsi="ＭＳ 明朝" w:hint="eastAsia"/>
                <w:szCs w:val="21"/>
              </w:rPr>
            </w:rPrChange>
          </w:rPr>
          <w:delText>分類）</w:delText>
        </w:r>
      </w:del>
    </w:p>
    <w:p w14:paraId="5C4743F6" w14:textId="61093A78" w:rsidR="000B4466" w:rsidRDefault="005817A9" w:rsidP="00753956">
      <w:pPr>
        <w:ind w:firstLineChars="100" w:firstLine="210"/>
        <w:rPr>
          <w:ins w:id="1337" w:author="Masato YOSHIKAWA" w:date="2026-01-20T11:56:00Z" w16du:dateUtc="2026-01-20T02:56:00Z"/>
          <w:rFonts w:ascii="Times New Roman" w:eastAsia="ＭＳ 明朝" w:hAnsi="Times New Roman" w:cs="Times New Roman"/>
          <w:szCs w:val="21"/>
        </w:rPr>
      </w:pPr>
      <w:r w:rsidRPr="00F45A47">
        <w:rPr>
          <w:rFonts w:ascii="Times New Roman" w:eastAsia="ＭＳ 明朝" w:hAnsi="Times New Roman" w:cs="Times New Roman" w:hint="eastAsia"/>
          <w:szCs w:val="21"/>
          <w:rPrChange w:id="1338" w:author="Masato YOSHIKAWA" w:date="2026-01-20T11:15:00Z" w16du:dateUtc="2026-01-20T02:15:00Z">
            <w:rPr>
              <w:rFonts w:ascii="ＭＳ 明朝" w:eastAsia="ＭＳ 明朝" w:hAnsi="ＭＳ 明朝" w:hint="eastAsia"/>
              <w:szCs w:val="21"/>
            </w:rPr>
          </w:rPrChange>
        </w:rPr>
        <w:t>本研究で採用する</w:t>
      </w:r>
      <w:r w:rsidR="00934390" w:rsidRPr="00F45A47">
        <w:rPr>
          <w:rFonts w:ascii="Times New Roman" w:eastAsia="ＭＳ 明朝" w:hAnsi="Times New Roman" w:cs="Times New Roman" w:hint="eastAsia"/>
          <w:szCs w:val="21"/>
          <w:rPrChange w:id="1339" w:author="Masato YOSHIKAWA" w:date="2026-01-20T11:15:00Z" w16du:dateUtc="2026-01-20T02:15:00Z">
            <w:rPr>
              <w:rFonts w:ascii="ＭＳ 明朝" w:eastAsia="ＭＳ 明朝" w:hAnsi="ＭＳ 明朝" w:hint="eastAsia"/>
              <w:szCs w:val="21"/>
            </w:rPr>
          </w:rPrChange>
        </w:rPr>
        <w:t>技法の定義と『こころ』における具体例を</w:t>
      </w:r>
      <w:ins w:id="1340" w:author="Masato YOSHIKAWA" w:date="2026-01-20T11:56:00Z" w16du:dateUtc="2026-01-20T02:56:00Z">
        <w:r w:rsidR="0022380C">
          <w:rPr>
            <w:rFonts w:ascii="Times New Roman" w:eastAsia="ＭＳ 明朝" w:hAnsi="Times New Roman" w:cs="Times New Roman"/>
            <w:szCs w:val="21"/>
          </w:rPr>
          <w:fldChar w:fldCharType="begin"/>
        </w:r>
        <w:r w:rsidR="0022380C">
          <w:rPr>
            <w:rFonts w:ascii="Times New Roman" w:eastAsia="ＭＳ 明朝" w:hAnsi="Times New Roman" w:cs="Times New Roman"/>
            <w:szCs w:val="21"/>
          </w:rPr>
          <w:instrText xml:space="preserve"> REF _Ref219802623 \h </w:instrText>
        </w:r>
      </w:ins>
      <w:r w:rsidR="0022380C">
        <w:rPr>
          <w:rFonts w:ascii="Times New Roman" w:eastAsia="ＭＳ 明朝" w:hAnsi="Times New Roman" w:cs="Times New Roman"/>
          <w:szCs w:val="21"/>
        </w:rPr>
      </w:r>
      <w:ins w:id="1341" w:author="Masato YOSHIKAWA" w:date="2026-01-20T11:56:00Z" w16du:dateUtc="2026-01-20T02:56:00Z">
        <w:r w:rsidR="0022380C">
          <w:rPr>
            <w:rFonts w:ascii="Times New Roman" w:eastAsia="ＭＳ 明朝" w:hAnsi="Times New Roman" w:cs="Times New Roman"/>
            <w:szCs w:val="21"/>
          </w:rPr>
          <w:fldChar w:fldCharType="separate"/>
        </w:r>
        <w:r w:rsidR="0022380C" w:rsidRPr="00F45A47">
          <w:rPr>
            <w:rFonts w:ascii="Times New Roman" w:hAnsi="Times New Roman" w:cs="Times New Roman"/>
            <w:rPrChange w:id="1342" w:author="Masato YOSHIKAWA" w:date="2026-01-20T11:15:00Z" w16du:dateUtc="2026-01-20T02:15:00Z">
              <w:rPr/>
            </w:rPrChange>
          </w:rPr>
          <w:t>表</w:t>
        </w:r>
        <w:r w:rsidR="0022380C" w:rsidRPr="00F45A47">
          <w:rPr>
            <w:rFonts w:ascii="Times New Roman" w:hAnsi="Times New Roman" w:cs="Times New Roman"/>
            <w:rPrChange w:id="1343" w:author="Masato YOSHIKAWA" w:date="2026-01-20T11:15:00Z" w16du:dateUtc="2026-01-20T02:15:00Z">
              <w:rPr/>
            </w:rPrChange>
          </w:rPr>
          <w:t xml:space="preserve"> </w:t>
        </w:r>
        <w:r w:rsidR="0022380C" w:rsidRPr="00F45A47">
          <w:rPr>
            <w:rFonts w:ascii="Times New Roman" w:hAnsi="Times New Roman" w:cs="Times New Roman"/>
            <w:noProof/>
            <w:rPrChange w:id="1344" w:author="Masato YOSHIKAWA" w:date="2026-01-20T11:15:00Z" w16du:dateUtc="2026-01-20T02:15:00Z">
              <w:rPr>
                <w:noProof/>
              </w:rPr>
            </w:rPrChange>
          </w:rPr>
          <w:t>4</w:t>
        </w:r>
        <w:r w:rsidR="0022380C">
          <w:rPr>
            <w:rFonts w:ascii="Times New Roman" w:eastAsia="ＭＳ 明朝" w:hAnsi="Times New Roman" w:cs="Times New Roman"/>
            <w:szCs w:val="21"/>
          </w:rPr>
          <w:fldChar w:fldCharType="end"/>
        </w:r>
      </w:ins>
      <w:del w:id="1345" w:author="Masato YOSHIKAWA" w:date="2026-01-20T11:56:00Z" w16du:dateUtc="2026-01-20T02:56:00Z">
        <w:r w:rsidR="00934390" w:rsidRPr="00F45A47" w:rsidDel="0022380C">
          <w:rPr>
            <w:rFonts w:ascii="Times New Roman" w:eastAsia="ＭＳ 明朝" w:hAnsi="Times New Roman" w:cs="Times New Roman" w:hint="eastAsia"/>
            <w:szCs w:val="21"/>
            <w:rPrChange w:id="1346" w:author="Masato YOSHIKAWA" w:date="2026-01-20T11:15:00Z" w16du:dateUtc="2026-01-20T02:15:00Z">
              <w:rPr>
                <w:rFonts w:ascii="ＭＳ 明朝" w:eastAsia="ＭＳ 明朝" w:hAnsi="ＭＳ 明朝" w:hint="eastAsia"/>
                <w:szCs w:val="21"/>
              </w:rPr>
            </w:rPrChange>
          </w:rPr>
          <w:delText>表</w:delText>
        </w:r>
      </w:del>
      <w:r w:rsidR="00934390" w:rsidRPr="00F45A47">
        <w:rPr>
          <w:rFonts w:ascii="Times New Roman" w:eastAsia="ＭＳ 明朝" w:hAnsi="Times New Roman" w:cs="Times New Roman" w:hint="eastAsia"/>
          <w:szCs w:val="21"/>
          <w:rPrChange w:id="1347" w:author="Masato YOSHIKAWA" w:date="2026-01-20T11:15:00Z" w16du:dateUtc="2026-01-20T02:15:00Z">
            <w:rPr>
              <w:rFonts w:ascii="ＭＳ 明朝" w:eastAsia="ＭＳ 明朝" w:hAnsi="ＭＳ 明朝" w:hint="eastAsia"/>
              <w:szCs w:val="21"/>
            </w:rPr>
          </w:rPrChange>
        </w:rPr>
        <w:t>に示す。</w:t>
      </w:r>
      <w:r w:rsidR="00753956" w:rsidRPr="00F45A47">
        <w:rPr>
          <w:rFonts w:ascii="Times New Roman" w:eastAsia="ＭＳ 明朝" w:hAnsi="Times New Roman" w:cs="Times New Roman" w:hint="eastAsia"/>
          <w:szCs w:val="21"/>
          <w:rPrChange w:id="1348" w:author="Masato YOSHIKAWA" w:date="2026-01-20T11:15:00Z" w16du:dateUtc="2026-01-20T02:15:00Z">
            <w:rPr>
              <w:rFonts w:ascii="ＭＳ 明朝" w:eastAsia="ＭＳ 明朝" w:hAnsi="ＭＳ 明朝" w:hint="eastAsia"/>
              <w:szCs w:val="21"/>
            </w:rPr>
          </w:rPrChange>
        </w:rPr>
        <w:t>なお、</w:t>
      </w:r>
      <w:r w:rsidR="00753956" w:rsidRPr="00F45A47">
        <w:rPr>
          <w:rFonts w:ascii="Times New Roman" w:eastAsia="ＭＳ 明朝" w:hAnsi="Times New Roman" w:cs="Times New Roman"/>
          <w:szCs w:val="21"/>
          <w:rPrChange w:id="1349" w:author="Masato YOSHIKAWA" w:date="2026-01-20T11:15:00Z" w16du:dateUtc="2026-01-20T02:15:00Z">
            <w:rPr>
              <w:rFonts w:ascii="ＭＳ 明朝" w:eastAsia="ＭＳ 明朝" w:hAnsi="ＭＳ 明朝"/>
              <w:szCs w:val="21"/>
            </w:rPr>
          </w:rPrChange>
        </w:rPr>
        <w:t>Calque</w:t>
      </w:r>
      <w:r w:rsidR="00753956" w:rsidRPr="00F45A47">
        <w:rPr>
          <w:rFonts w:ascii="Times New Roman" w:eastAsia="ＭＳ 明朝" w:hAnsi="Times New Roman" w:cs="Times New Roman" w:hint="eastAsia"/>
          <w:szCs w:val="21"/>
          <w:rPrChange w:id="1350" w:author="Masato YOSHIKAWA" w:date="2026-01-20T11:15:00Z" w16du:dateUtc="2026-01-20T02:15:00Z">
            <w:rPr>
              <w:rFonts w:ascii="ＭＳ 明朝" w:eastAsia="ＭＳ 明朝" w:hAnsi="ＭＳ 明朝" w:hint="eastAsia"/>
              <w:szCs w:val="21"/>
            </w:rPr>
          </w:rPrChange>
        </w:rPr>
        <w:t>と</w:t>
      </w:r>
      <w:r w:rsidR="00753956" w:rsidRPr="00F45A47">
        <w:rPr>
          <w:rFonts w:ascii="Times New Roman" w:eastAsia="ＭＳ 明朝" w:hAnsi="Times New Roman" w:cs="Times New Roman"/>
          <w:szCs w:val="21"/>
          <w:rPrChange w:id="1351" w:author="Masato YOSHIKAWA" w:date="2026-01-20T11:15:00Z" w16du:dateUtc="2026-01-20T02:15:00Z">
            <w:rPr>
              <w:rFonts w:ascii="ＭＳ 明朝" w:eastAsia="ＭＳ 明朝" w:hAnsi="ＭＳ 明朝"/>
              <w:szCs w:val="21"/>
            </w:rPr>
          </w:rPrChange>
        </w:rPr>
        <w:t>Particularization</w:t>
      </w:r>
      <w:r w:rsidR="00753956" w:rsidRPr="00F45A47">
        <w:rPr>
          <w:rFonts w:ascii="Times New Roman" w:eastAsia="ＭＳ 明朝" w:hAnsi="Times New Roman" w:cs="Times New Roman" w:hint="eastAsia"/>
          <w:szCs w:val="21"/>
          <w:rPrChange w:id="1352" w:author="Masato YOSHIKAWA" w:date="2026-01-20T11:15:00Z" w16du:dateUtc="2026-01-20T02:15:00Z">
            <w:rPr>
              <w:rFonts w:ascii="ＭＳ 明朝" w:eastAsia="ＭＳ 明朝" w:hAnsi="ＭＳ 明朝" w:hint="eastAsia"/>
              <w:szCs w:val="21"/>
            </w:rPr>
          </w:rPrChange>
        </w:rPr>
        <w:t>は</w:t>
      </w:r>
      <w:r w:rsidR="00CF6D0D" w:rsidRPr="00F45A47">
        <w:rPr>
          <w:rFonts w:ascii="Times New Roman" w:eastAsia="ＭＳ 明朝" w:hAnsi="Times New Roman" w:cs="Times New Roman" w:hint="eastAsia"/>
          <w:szCs w:val="21"/>
          <w:rPrChange w:id="1353" w:author="Masato YOSHIKAWA" w:date="2026-01-20T11:15:00Z" w16du:dateUtc="2026-01-20T02:15:00Z">
            <w:rPr>
              <w:rFonts w:ascii="ＭＳ 明朝" w:eastAsia="ＭＳ 明朝" w:hAnsi="ＭＳ 明朝" w:hint="eastAsia"/>
              <w:szCs w:val="21"/>
            </w:rPr>
          </w:rPrChange>
        </w:rPr>
        <w:t>『こころ』に存在しなかったため、</w:t>
      </w:r>
      <w:r w:rsidR="00D269A5" w:rsidRPr="00F45A47">
        <w:rPr>
          <w:rFonts w:ascii="Times New Roman" w:eastAsia="ＭＳ 明朝" w:hAnsi="Times New Roman" w:cs="Times New Roman" w:hint="eastAsia"/>
          <w:szCs w:val="21"/>
          <w:rPrChange w:id="1354" w:author="Masato YOSHIKAWA" w:date="2026-01-20T11:15:00Z" w16du:dateUtc="2026-01-20T02:15:00Z">
            <w:rPr>
              <w:rFonts w:ascii="ＭＳ 明朝" w:eastAsia="ＭＳ 明朝" w:hAnsi="ＭＳ 明朝" w:hint="eastAsia"/>
              <w:szCs w:val="21"/>
            </w:rPr>
          </w:rPrChange>
        </w:rPr>
        <w:t>定義から導かれる事例を記述した。</w:t>
      </w:r>
    </w:p>
    <w:p w14:paraId="4D59D6FE" w14:textId="77777777" w:rsidR="0022380C" w:rsidRDefault="0022380C" w:rsidP="00753956">
      <w:pPr>
        <w:ind w:firstLineChars="100" w:firstLine="210"/>
        <w:rPr>
          <w:ins w:id="1355" w:author="Masato YOSHIKAWA" w:date="2026-01-20T11:56:00Z" w16du:dateUtc="2026-01-20T02:56:00Z"/>
          <w:rFonts w:ascii="Times New Roman" w:eastAsia="ＭＳ 明朝" w:hAnsi="Times New Roman" w:cs="Times New Roman"/>
          <w:szCs w:val="21"/>
        </w:rPr>
      </w:pPr>
    </w:p>
    <w:p w14:paraId="46B88F73" w14:textId="57F87E1C" w:rsidR="0022380C" w:rsidRPr="00F45A47" w:rsidRDefault="0022380C">
      <w:pPr>
        <w:ind w:firstLineChars="100" w:firstLine="210"/>
        <w:jc w:val="center"/>
        <w:rPr>
          <w:rFonts w:ascii="Times New Roman" w:eastAsia="ＭＳ 明朝" w:hAnsi="Times New Roman" w:cs="Times New Roman"/>
          <w:szCs w:val="21"/>
          <w:rPrChange w:id="1356" w:author="Masato YOSHIKAWA" w:date="2026-01-20T11:15:00Z" w16du:dateUtc="2026-01-20T02:15:00Z">
            <w:rPr>
              <w:rFonts w:ascii="ＭＳ 明朝" w:eastAsia="ＭＳ 明朝" w:hAnsi="ＭＳ 明朝"/>
              <w:szCs w:val="21"/>
            </w:rPr>
          </w:rPrChange>
        </w:rPr>
        <w:pPrChange w:id="1357" w:author="Masato YOSHIKAWA" w:date="2026-01-20T11:57:00Z" w16du:dateUtc="2026-01-20T02:57:00Z">
          <w:pPr>
            <w:ind w:firstLineChars="100" w:firstLine="210"/>
          </w:pPr>
        </w:pPrChange>
      </w:pPr>
      <w:bookmarkStart w:id="1358" w:name="_Ref219802623"/>
      <w:moveToRangeStart w:id="1359" w:author="Masato YOSHIKAWA" w:date="2026-01-20T11:57:00Z" w:name="move219802637"/>
      <w:moveTo w:id="1360" w:author="Masato YOSHIKAWA" w:date="2026-01-20T11:57:00Z" w16du:dateUtc="2026-01-20T02:57:00Z">
        <w:r w:rsidRPr="00C45809">
          <w:rPr>
            <w:rFonts w:ascii="Times New Roman" w:hAnsi="Times New Roman" w:cs="Times New Roman"/>
          </w:rPr>
          <w:t>表</w:t>
        </w:r>
        <w:r w:rsidRPr="00C45809">
          <w:rPr>
            <w:rFonts w:ascii="Times New Roman" w:hAnsi="Times New Roman" w:cs="Times New Roman"/>
          </w:rPr>
          <w:t xml:space="preserve"> </w:t>
        </w:r>
        <w:r w:rsidRPr="00C45809">
          <w:rPr>
            <w:rFonts w:ascii="Times New Roman" w:hAnsi="Times New Roman" w:cs="Times New Roman"/>
          </w:rPr>
          <w:fldChar w:fldCharType="begin"/>
        </w:r>
        <w:r w:rsidRPr="00C45809">
          <w:rPr>
            <w:rFonts w:ascii="Times New Roman" w:hAnsi="Times New Roman" w:cs="Times New Roman"/>
          </w:rPr>
          <w:instrText xml:space="preserve"> SEQ </w:instrText>
        </w:r>
        <w:r w:rsidRPr="00C45809">
          <w:rPr>
            <w:rFonts w:ascii="Times New Roman" w:hAnsi="Times New Roman" w:cs="Times New Roman"/>
          </w:rPr>
          <w:instrText>表</w:instrText>
        </w:r>
        <w:r w:rsidRPr="00C45809">
          <w:rPr>
            <w:rFonts w:ascii="Times New Roman" w:hAnsi="Times New Roman" w:cs="Times New Roman"/>
          </w:rPr>
          <w:instrText xml:space="preserve"> \* ARABIC </w:instrText>
        </w:r>
        <w:r w:rsidRPr="00C45809">
          <w:rPr>
            <w:rFonts w:ascii="Times New Roman" w:hAnsi="Times New Roman" w:cs="Times New Roman"/>
          </w:rPr>
          <w:fldChar w:fldCharType="separate"/>
        </w:r>
        <w:r w:rsidRPr="00C45809">
          <w:rPr>
            <w:rFonts w:ascii="Times New Roman" w:hAnsi="Times New Roman" w:cs="Times New Roman"/>
            <w:noProof/>
          </w:rPr>
          <w:t>4</w:t>
        </w:r>
        <w:r w:rsidRPr="00C45809">
          <w:rPr>
            <w:rFonts w:ascii="Times New Roman" w:hAnsi="Times New Roman" w:cs="Times New Roman"/>
            <w:noProof/>
          </w:rPr>
          <w:fldChar w:fldCharType="end"/>
        </w:r>
        <w:bookmarkEnd w:id="1358"/>
        <w:r w:rsidRPr="00C45809">
          <w:rPr>
            <w:rFonts w:ascii="Times New Roman" w:eastAsia="ＭＳ 明朝" w:hAnsi="Times New Roman" w:cs="Times New Roman"/>
          </w:rPr>
          <w:t xml:space="preserve">　本研究で採用する翻訳技法（</w:t>
        </w:r>
        <w:r w:rsidRPr="00C45809">
          <w:rPr>
            <w:rFonts w:ascii="Times New Roman" w:eastAsia="ＭＳ 明朝" w:hAnsi="Times New Roman" w:cs="Times New Roman"/>
          </w:rPr>
          <w:t>10</w:t>
        </w:r>
        <w:r w:rsidRPr="00C45809">
          <w:rPr>
            <w:rFonts w:ascii="Times New Roman" w:eastAsia="ＭＳ 明朝" w:hAnsi="Times New Roman" w:cs="Times New Roman"/>
          </w:rPr>
          <w:t>分類）</w:t>
        </w:r>
      </w:moveTo>
      <w:moveToRangeEnd w:id="1359"/>
    </w:p>
    <w:tbl>
      <w:tblPr>
        <w:tblStyle w:val="af5"/>
        <w:tblW w:w="0" w:type="auto"/>
        <w:tblLook w:val="04A0" w:firstRow="1" w:lastRow="0" w:firstColumn="1" w:lastColumn="0" w:noHBand="0" w:noVBand="1"/>
      </w:tblPr>
      <w:tblGrid>
        <w:gridCol w:w="2001"/>
        <w:gridCol w:w="4090"/>
        <w:gridCol w:w="2403"/>
      </w:tblGrid>
      <w:tr w:rsidR="00B7495A" w:rsidRPr="00F45A47" w14:paraId="194F04EF" w14:textId="77777777" w:rsidTr="0023465B">
        <w:tc>
          <w:tcPr>
            <w:tcW w:w="2001" w:type="dxa"/>
          </w:tcPr>
          <w:p w14:paraId="1D3F2086" w14:textId="77777777" w:rsidR="00B7495A" w:rsidRPr="00F45A47" w:rsidRDefault="00B7495A" w:rsidP="00FA1672">
            <w:pPr>
              <w:rPr>
                <w:rFonts w:ascii="Times New Roman" w:eastAsia="ＭＳ 明朝" w:hAnsi="Times New Roman" w:cs="Times New Roman"/>
                <w:szCs w:val="21"/>
                <w:rPrChange w:id="1361"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hint="eastAsia"/>
                <w:szCs w:val="21"/>
                <w:rPrChange w:id="1362" w:author="Masato YOSHIKAWA" w:date="2026-01-20T11:15:00Z" w16du:dateUtc="2026-01-20T02:15:00Z">
                  <w:rPr>
                    <w:rFonts w:ascii="ＭＳ 明朝" w:eastAsia="ＭＳ 明朝" w:hAnsi="ＭＳ 明朝" w:hint="eastAsia"/>
                    <w:szCs w:val="21"/>
                  </w:rPr>
                </w:rPrChange>
              </w:rPr>
              <w:t>翻訳技法</w:t>
            </w:r>
          </w:p>
        </w:tc>
        <w:tc>
          <w:tcPr>
            <w:tcW w:w="4090" w:type="dxa"/>
          </w:tcPr>
          <w:p w14:paraId="19CF7F03" w14:textId="77777777" w:rsidR="00B7495A" w:rsidRPr="00F45A47" w:rsidRDefault="00B7495A" w:rsidP="00FA1672">
            <w:pPr>
              <w:rPr>
                <w:rFonts w:ascii="Times New Roman" w:eastAsia="ＭＳ 明朝" w:hAnsi="Times New Roman" w:cs="Times New Roman"/>
                <w:szCs w:val="21"/>
                <w:rPrChange w:id="1363"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1364" w:author="Masato YOSHIKAWA" w:date="2026-01-20T11:15:00Z" w16du:dateUtc="2026-01-20T02:15:00Z">
                  <w:rPr>
                    <w:rFonts w:ascii="ＭＳ 明朝" w:eastAsia="ＭＳ 明朝" w:hAnsi="ＭＳ 明朝"/>
                    <w:szCs w:val="21"/>
                  </w:rPr>
                </w:rPrChange>
              </w:rPr>
              <w:t>説明</w:t>
            </w:r>
          </w:p>
        </w:tc>
        <w:tc>
          <w:tcPr>
            <w:tcW w:w="2403" w:type="dxa"/>
          </w:tcPr>
          <w:p w14:paraId="484850C2" w14:textId="77777777" w:rsidR="00B7495A" w:rsidRPr="00F45A47" w:rsidRDefault="00B7495A" w:rsidP="00FA1672">
            <w:pPr>
              <w:rPr>
                <w:rFonts w:ascii="Times New Roman" w:eastAsia="ＭＳ 明朝" w:hAnsi="Times New Roman" w:cs="Times New Roman"/>
                <w:szCs w:val="21"/>
                <w:rPrChange w:id="1365"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1366" w:author="Masato YOSHIKAWA" w:date="2026-01-20T11:15:00Z" w16du:dateUtc="2026-01-20T02:15:00Z">
                  <w:rPr>
                    <w:rFonts w:ascii="ＭＳ 明朝" w:eastAsia="ＭＳ 明朝" w:hAnsi="ＭＳ 明朝"/>
                    <w:szCs w:val="21"/>
                  </w:rPr>
                </w:rPrChange>
              </w:rPr>
              <w:t>本研究で見られた事例</w:t>
            </w:r>
          </w:p>
        </w:tc>
      </w:tr>
      <w:tr w:rsidR="00B7495A" w:rsidRPr="00F45A47" w14:paraId="5635A343" w14:textId="77777777" w:rsidTr="0023465B">
        <w:tc>
          <w:tcPr>
            <w:tcW w:w="2001" w:type="dxa"/>
          </w:tcPr>
          <w:p w14:paraId="077D123B" w14:textId="77777777" w:rsidR="00B7495A" w:rsidRPr="00F45A47" w:rsidRDefault="00B7495A" w:rsidP="00FA1672">
            <w:pPr>
              <w:rPr>
                <w:rFonts w:ascii="Times New Roman" w:eastAsia="ＭＳ 明朝" w:hAnsi="Times New Roman" w:cs="Times New Roman"/>
                <w:szCs w:val="21"/>
                <w:rPrChange w:id="1367"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1368" w:author="Masato YOSHIKAWA" w:date="2026-01-20T11:15:00Z" w16du:dateUtc="2026-01-20T02:15:00Z">
                  <w:rPr>
                    <w:rFonts w:ascii="ＭＳ 明朝" w:eastAsia="ＭＳ 明朝" w:hAnsi="ＭＳ 明朝"/>
                    <w:szCs w:val="21"/>
                  </w:rPr>
                </w:rPrChange>
              </w:rPr>
              <w:t>Borrowing</w:t>
            </w:r>
          </w:p>
        </w:tc>
        <w:tc>
          <w:tcPr>
            <w:tcW w:w="4090" w:type="dxa"/>
          </w:tcPr>
          <w:p w14:paraId="643106E5" w14:textId="77777777" w:rsidR="00B7495A" w:rsidRPr="00F45A47" w:rsidRDefault="00B7495A" w:rsidP="00FA1672">
            <w:pPr>
              <w:rPr>
                <w:rFonts w:ascii="Times New Roman" w:eastAsia="ＭＳ 明朝" w:hAnsi="Times New Roman" w:cs="Times New Roman"/>
                <w:szCs w:val="21"/>
                <w:rPrChange w:id="1369"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1370" w:author="Masato YOSHIKAWA" w:date="2026-01-20T11:15:00Z" w16du:dateUtc="2026-01-20T02:15:00Z">
                  <w:rPr>
                    <w:rFonts w:ascii="ＭＳ 明朝" w:eastAsia="ＭＳ 明朝" w:hAnsi="ＭＳ 明朝"/>
                    <w:szCs w:val="21"/>
                  </w:rPr>
                </w:rPrChange>
              </w:rPr>
              <w:t>日本語の語句をそのまま音写（ローマ字化）して使用する技法である。訳文中や脚注において補足説明はなされない。</w:t>
            </w:r>
          </w:p>
        </w:tc>
        <w:tc>
          <w:tcPr>
            <w:tcW w:w="2403" w:type="dxa"/>
          </w:tcPr>
          <w:p w14:paraId="47E27880" w14:textId="77777777" w:rsidR="00B7495A" w:rsidRPr="00F45A47" w:rsidRDefault="00B7495A" w:rsidP="00FA1672">
            <w:pPr>
              <w:rPr>
                <w:rFonts w:ascii="Times New Roman" w:eastAsia="ＭＳ 明朝" w:hAnsi="Times New Roman" w:cs="Times New Roman"/>
                <w:szCs w:val="21"/>
                <w:rPrChange w:id="1371"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1372" w:author="Masato YOSHIKAWA" w:date="2026-01-20T11:15:00Z" w16du:dateUtc="2026-01-20T02:15:00Z">
                  <w:rPr>
                    <w:rFonts w:ascii="ＭＳ 明朝" w:eastAsia="ＭＳ 明朝" w:hAnsi="ＭＳ 明朝"/>
                    <w:szCs w:val="21"/>
                  </w:rPr>
                </w:rPrChange>
              </w:rPr>
              <w:t>銭（単位）</w:t>
            </w:r>
            <w:r w:rsidRPr="00F45A47">
              <w:rPr>
                <w:rFonts w:ascii="Times New Roman" w:eastAsia="ＭＳ 明朝" w:hAnsi="Times New Roman" w:cs="Times New Roman"/>
                <w:szCs w:val="21"/>
                <w:rPrChange w:id="1373" w:author="Masato YOSHIKAWA" w:date="2026-01-20T11:15:00Z" w16du:dateUtc="2026-01-20T02:15:00Z">
                  <w:rPr>
                    <w:rFonts w:ascii="ＭＳ 明朝" w:eastAsia="ＭＳ 明朝" w:hAnsi="ＭＳ 明朝"/>
                    <w:szCs w:val="21"/>
                  </w:rPr>
                </w:rPrChange>
              </w:rPr>
              <w:t>-&gt; sen</w:t>
            </w:r>
          </w:p>
        </w:tc>
      </w:tr>
      <w:tr w:rsidR="00B7495A" w:rsidRPr="00F45A47" w14:paraId="7680061D" w14:textId="77777777" w:rsidTr="0023465B">
        <w:tc>
          <w:tcPr>
            <w:tcW w:w="2001" w:type="dxa"/>
          </w:tcPr>
          <w:p w14:paraId="62C5163B" w14:textId="77777777" w:rsidR="00B7495A" w:rsidRPr="00F45A47" w:rsidRDefault="00B7495A" w:rsidP="00FA1672">
            <w:pPr>
              <w:rPr>
                <w:rFonts w:ascii="Times New Roman" w:eastAsia="ＭＳ 明朝" w:hAnsi="Times New Roman" w:cs="Times New Roman"/>
                <w:szCs w:val="21"/>
                <w:rPrChange w:id="1374"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1375" w:author="Masato YOSHIKAWA" w:date="2026-01-20T11:15:00Z" w16du:dateUtc="2026-01-20T02:15:00Z">
                  <w:rPr>
                    <w:rFonts w:ascii="ＭＳ 明朝" w:eastAsia="ＭＳ 明朝" w:hAnsi="ＭＳ 明朝"/>
                    <w:szCs w:val="21"/>
                  </w:rPr>
                </w:rPrChange>
              </w:rPr>
              <w:t>Amplification</w:t>
            </w:r>
          </w:p>
        </w:tc>
        <w:tc>
          <w:tcPr>
            <w:tcW w:w="4090" w:type="dxa"/>
          </w:tcPr>
          <w:p w14:paraId="3DF2CDEB" w14:textId="77777777" w:rsidR="00B7495A" w:rsidRPr="00F45A47" w:rsidRDefault="00B7495A" w:rsidP="00FA1672">
            <w:pPr>
              <w:rPr>
                <w:rFonts w:ascii="Times New Roman" w:eastAsia="ＭＳ 明朝" w:hAnsi="Times New Roman" w:cs="Times New Roman"/>
                <w:szCs w:val="21"/>
                <w:rPrChange w:id="1376"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1377" w:author="Masato YOSHIKAWA" w:date="2026-01-20T11:15:00Z" w16du:dateUtc="2026-01-20T02:15:00Z">
                  <w:rPr>
                    <w:rFonts w:ascii="ＭＳ 明朝" w:eastAsia="ＭＳ 明朝" w:hAnsi="ＭＳ 明朝"/>
                    <w:szCs w:val="21"/>
                  </w:rPr>
                </w:rPrChange>
              </w:rPr>
              <w:t>Borrowing</w:t>
            </w:r>
            <w:r w:rsidRPr="00F45A47">
              <w:rPr>
                <w:rFonts w:ascii="Times New Roman" w:eastAsia="ＭＳ 明朝" w:hAnsi="Times New Roman" w:cs="Times New Roman"/>
                <w:szCs w:val="21"/>
                <w:rPrChange w:id="1378" w:author="Masato YOSHIKAWA" w:date="2026-01-20T11:15:00Z" w16du:dateUtc="2026-01-20T02:15:00Z">
                  <w:rPr>
                    <w:rFonts w:ascii="ＭＳ 明朝" w:eastAsia="ＭＳ 明朝" w:hAnsi="ＭＳ 明朝"/>
                    <w:szCs w:val="21"/>
                  </w:rPr>
                </w:rPrChange>
              </w:rPr>
              <w:t>（日本語を音訳）に加え、原文には無い詳細な情報やパラフレーズを付加する技法である。訳文中・脚注で情報量を意図的に増やす処置を指す。</w:t>
            </w:r>
          </w:p>
        </w:tc>
        <w:tc>
          <w:tcPr>
            <w:tcW w:w="2403" w:type="dxa"/>
          </w:tcPr>
          <w:p w14:paraId="26D28D36" w14:textId="6E55FC27" w:rsidR="00B7495A" w:rsidRPr="00F45A47" w:rsidRDefault="00B7495A" w:rsidP="00FA1672">
            <w:pPr>
              <w:rPr>
                <w:rFonts w:ascii="Times New Roman" w:eastAsia="ＭＳ 明朝" w:hAnsi="Times New Roman" w:cs="Times New Roman"/>
                <w:szCs w:val="21"/>
                <w:rPrChange w:id="1379"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1380" w:author="Masato YOSHIKAWA" w:date="2026-01-20T11:15:00Z" w16du:dateUtc="2026-01-20T02:15:00Z">
                  <w:rPr>
                    <w:rFonts w:ascii="ＭＳ 明朝" w:eastAsia="ＭＳ 明朝" w:hAnsi="ＭＳ 明朝"/>
                    <w:szCs w:val="21"/>
                  </w:rPr>
                </w:rPrChange>
              </w:rPr>
              <w:t>袴</w:t>
            </w:r>
            <w:r w:rsidR="00A67D77" w:rsidRPr="00F45A47">
              <w:rPr>
                <w:rFonts w:ascii="Times New Roman" w:eastAsia="ＭＳ 明朝" w:hAnsi="Times New Roman" w:cs="Times New Roman"/>
                <w:szCs w:val="21"/>
                <w:rPrChange w:id="1381" w:author="Masato YOSHIKAWA" w:date="2026-01-20T11:15:00Z" w16du:dateUtc="2026-01-20T02:15:00Z">
                  <w:rPr>
                    <w:rFonts w:ascii="ＭＳ 明朝" w:eastAsia="ＭＳ 明朝" w:hAnsi="ＭＳ 明朝"/>
                    <w:szCs w:val="21"/>
                  </w:rPr>
                </w:rPrChange>
              </w:rPr>
              <w:t xml:space="preserve"> </w:t>
            </w:r>
            <w:r w:rsidRPr="00F45A47">
              <w:rPr>
                <w:rFonts w:ascii="Times New Roman" w:eastAsia="ＭＳ 明朝" w:hAnsi="Times New Roman" w:cs="Times New Roman"/>
                <w:szCs w:val="21"/>
                <w:rPrChange w:id="1382" w:author="Masato YOSHIKAWA" w:date="2026-01-20T11:15:00Z" w16du:dateUtc="2026-01-20T02:15:00Z">
                  <w:rPr>
                    <w:rFonts w:ascii="ＭＳ 明朝" w:eastAsia="ＭＳ 明朝" w:hAnsi="ＭＳ 明朝"/>
                    <w:szCs w:val="21"/>
                  </w:rPr>
                </w:rPrChange>
              </w:rPr>
              <w:t>-&gt;</w:t>
            </w:r>
            <w:r w:rsidR="00A67D77" w:rsidRPr="00F45A47">
              <w:rPr>
                <w:rFonts w:ascii="Times New Roman" w:eastAsia="ＭＳ 明朝" w:hAnsi="Times New Roman" w:cs="Times New Roman"/>
                <w:szCs w:val="21"/>
                <w:rPrChange w:id="1383" w:author="Masato YOSHIKAWA" w:date="2026-01-20T11:15:00Z" w16du:dateUtc="2026-01-20T02:15:00Z">
                  <w:rPr>
                    <w:rFonts w:ascii="ＭＳ 明朝" w:eastAsia="ＭＳ 明朝" w:hAnsi="ＭＳ 明朝"/>
                    <w:szCs w:val="21"/>
                  </w:rPr>
                </w:rPrChange>
              </w:rPr>
              <w:t xml:space="preserve"> </w:t>
            </w:r>
            <w:r w:rsidRPr="00F45A47">
              <w:rPr>
                <w:rFonts w:ascii="Times New Roman" w:eastAsia="ＭＳ 明朝" w:hAnsi="Times New Roman" w:cs="Times New Roman"/>
                <w:szCs w:val="21"/>
                <w:rPrChange w:id="1384" w:author="Masato YOSHIKAWA" w:date="2026-01-20T11:15:00Z" w16du:dateUtc="2026-01-20T02:15:00Z">
                  <w:rPr>
                    <w:rFonts w:ascii="ＭＳ 明朝" w:eastAsia="ＭＳ 明朝" w:hAnsi="ＭＳ 明朝"/>
                    <w:szCs w:val="21"/>
                  </w:rPr>
                </w:rPrChange>
              </w:rPr>
              <w:t xml:space="preserve">hakama + </w:t>
            </w:r>
            <w:r w:rsidRPr="00F45A47">
              <w:rPr>
                <w:rFonts w:ascii="Times New Roman" w:eastAsia="ＭＳ 明朝" w:hAnsi="Times New Roman" w:cs="Times New Roman"/>
                <w:szCs w:val="21"/>
                <w:rPrChange w:id="1385" w:author="Masato YOSHIKAWA" w:date="2026-01-20T11:15:00Z" w16du:dateUtc="2026-01-20T02:15:00Z">
                  <w:rPr>
                    <w:rFonts w:ascii="ＭＳ 明朝" w:eastAsia="ＭＳ 明朝" w:hAnsi="ＭＳ 明朝"/>
                    <w:szCs w:val="21"/>
                  </w:rPr>
                </w:rPrChange>
              </w:rPr>
              <w:t>脚注で</w:t>
            </w:r>
            <w:r w:rsidRPr="00F45A47">
              <w:rPr>
                <w:rFonts w:ascii="Times New Roman" w:eastAsia="ＭＳ 明朝" w:hAnsi="Times New Roman" w:cs="Times New Roman"/>
                <w:szCs w:val="21"/>
                <w:rPrChange w:id="1386" w:author="Masato YOSHIKAWA" w:date="2026-01-20T11:15:00Z" w16du:dateUtc="2026-01-20T02:15:00Z">
                  <w:rPr>
                    <w:rFonts w:ascii="ＭＳ 明朝" w:eastAsia="ＭＳ 明朝" w:hAnsi="ＭＳ 明朝"/>
                    <w:szCs w:val="21"/>
                  </w:rPr>
                </w:rPrChange>
              </w:rPr>
              <w:t>A kind of kilt worn by students.</w:t>
            </w:r>
            <w:r w:rsidRPr="00F45A47">
              <w:rPr>
                <w:rFonts w:ascii="Times New Roman" w:eastAsia="ＭＳ 明朝" w:hAnsi="Times New Roman" w:cs="Times New Roman"/>
                <w:szCs w:val="21"/>
                <w:rPrChange w:id="1387" w:author="Masato YOSHIKAWA" w:date="2026-01-20T11:15:00Z" w16du:dateUtc="2026-01-20T02:15:00Z">
                  <w:rPr>
                    <w:rFonts w:ascii="ＭＳ 明朝" w:eastAsia="ＭＳ 明朝" w:hAnsi="ＭＳ 明朝"/>
                    <w:szCs w:val="21"/>
                  </w:rPr>
                </w:rPrChange>
              </w:rPr>
              <w:t>と説明。</w:t>
            </w:r>
          </w:p>
        </w:tc>
      </w:tr>
      <w:tr w:rsidR="00B7495A" w:rsidRPr="00F45A47" w14:paraId="50BA6F25" w14:textId="77777777" w:rsidTr="0023465B">
        <w:tc>
          <w:tcPr>
            <w:tcW w:w="2001" w:type="dxa"/>
          </w:tcPr>
          <w:p w14:paraId="28777AE7" w14:textId="77777777" w:rsidR="00B7495A" w:rsidRPr="00F45A47" w:rsidRDefault="00B7495A" w:rsidP="00FA1672">
            <w:pPr>
              <w:rPr>
                <w:rFonts w:ascii="Times New Roman" w:eastAsia="ＭＳ 明朝" w:hAnsi="Times New Roman" w:cs="Times New Roman"/>
                <w:szCs w:val="21"/>
                <w:rPrChange w:id="1388"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1389" w:author="Masato YOSHIKAWA" w:date="2026-01-20T11:15:00Z" w16du:dateUtc="2026-01-20T02:15:00Z">
                  <w:rPr>
                    <w:rFonts w:ascii="ＭＳ 明朝" w:eastAsia="ＭＳ 明朝" w:hAnsi="ＭＳ 明朝"/>
                    <w:szCs w:val="21"/>
                  </w:rPr>
                </w:rPrChange>
              </w:rPr>
              <w:t>Calque</w:t>
            </w:r>
          </w:p>
        </w:tc>
        <w:tc>
          <w:tcPr>
            <w:tcW w:w="4090" w:type="dxa"/>
          </w:tcPr>
          <w:p w14:paraId="0AB2A6D8" w14:textId="77777777" w:rsidR="00B7495A" w:rsidRPr="00F45A47" w:rsidRDefault="00B7495A" w:rsidP="00FA1672">
            <w:pPr>
              <w:rPr>
                <w:rFonts w:ascii="Times New Roman" w:eastAsia="ＭＳ 明朝" w:hAnsi="Times New Roman" w:cs="Times New Roman"/>
                <w:szCs w:val="21"/>
                <w:rPrChange w:id="1390"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1391" w:author="Masato YOSHIKAWA" w:date="2026-01-20T11:15:00Z" w16du:dateUtc="2026-01-20T02:15:00Z">
                  <w:rPr>
                    <w:rFonts w:ascii="ＭＳ 明朝" w:eastAsia="ＭＳ 明朝" w:hAnsi="ＭＳ 明朝"/>
                    <w:szCs w:val="21"/>
                  </w:rPr>
                </w:rPrChange>
              </w:rPr>
              <w:t>原文の語句を構造的に訳して取り入れる技法である。文化的要素を逐次的に訳していて、英語において不自然な文構造や言語構造になった場合のみ</w:t>
            </w:r>
            <w:r w:rsidRPr="00F45A47">
              <w:rPr>
                <w:rFonts w:ascii="Times New Roman" w:eastAsia="ＭＳ 明朝" w:hAnsi="Times New Roman" w:cs="Times New Roman"/>
                <w:szCs w:val="21"/>
                <w:rPrChange w:id="1392" w:author="Masato YOSHIKAWA" w:date="2026-01-20T11:15:00Z" w16du:dateUtc="2026-01-20T02:15:00Z">
                  <w:rPr>
                    <w:rFonts w:ascii="ＭＳ 明朝" w:eastAsia="ＭＳ 明朝" w:hAnsi="ＭＳ 明朝"/>
                    <w:szCs w:val="21"/>
                  </w:rPr>
                </w:rPrChange>
              </w:rPr>
              <w:t>Calque</w:t>
            </w:r>
            <w:r w:rsidRPr="00F45A47">
              <w:rPr>
                <w:rFonts w:ascii="Times New Roman" w:eastAsia="ＭＳ 明朝" w:hAnsi="Times New Roman" w:cs="Times New Roman"/>
                <w:szCs w:val="21"/>
                <w:rPrChange w:id="1393" w:author="Masato YOSHIKAWA" w:date="2026-01-20T11:15:00Z" w16du:dateUtc="2026-01-20T02:15:00Z">
                  <w:rPr>
                    <w:rFonts w:ascii="ＭＳ 明朝" w:eastAsia="ＭＳ 明朝" w:hAnsi="ＭＳ 明朝"/>
                    <w:szCs w:val="21"/>
                  </w:rPr>
                </w:rPrChange>
              </w:rPr>
              <w:t>とする。</w:t>
            </w:r>
          </w:p>
        </w:tc>
        <w:tc>
          <w:tcPr>
            <w:tcW w:w="2403" w:type="dxa"/>
          </w:tcPr>
          <w:p w14:paraId="02B7656B" w14:textId="77777777" w:rsidR="00B7495A" w:rsidRPr="00F45A47" w:rsidRDefault="00B7495A" w:rsidP="00FA1672">
            <w:pPr>
              <w:rPr>
                <w:rFonts w:ascii="Times New Roman" w:eastAsia="ＭＳ 明朝" w:hAnsi="Times New Roman" w:cs="Times New Roman"/>
                <w:szCs w:val="21"/>
                <w:rPrChange w:id="1394"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1395" w:author="Masato YOSHIKAWA" w:date="2026-01-20T11:15:00Z" w16du:dateUtc="2026-01-20T02:15:00Z">
                  <w:rPr>
                    <w:rFonts w:ascii="ＭＳ 明朝" w:eastAsia="ＭＳ 明朝" w:hAnsi="ＭＳ 明朝"/>
                    <w:szCs w:val="21"/>
                  </w:rPr>
                </w:rPrChange>
              </w:rPr>
              <w:t>切腹</w:t>
            </w:r>
            <w:r w:rsidRPr="00F45A47">
              <w:rPr>
                <w:rFonts w:ascii="Times New Roman" w:eastAsia="ＭＳ 明朝" w:hAnsi="Times New Roman" w:cs="Times New Roman"/>
                <w:szCs w:val="21"/>
                <w:rPrChange w:id="1396" w:author="Masato YOSHIKAWA" w:date="2026-01-20T11:15:00Z" w16du:dateUtc="2026-01-20T02:15:00Z">
                  <w:rPr>
                    <w:rFonts w:ascii="ＭＳ 明朝" w:eastAsia="ＭＳ 明朝" w:hAnsi="ＭＳ 明朝"/>
                    <w:szCs w:val="21"/>
                  </w:rPr>
                </w:rPrChange>
              </w:rPr>
              <w:t xml:space="preserve"> -&gt; cut-belly</w:t>
            </w:r>
          </w:p>
        </w:tc>
      </w:tr>
      <w:tr w:rsidR="00B7495A" w:rsidRPr="00F45A47" w14:paraId="17AB90A6" w14:textId="77777777" w:rsidTr="0023465B">
        <w:tc>
          <w:tcPr>
            <w:tcW w:w="2001" w:type="dxa"/>
          </w:tcPr>
          <w:p w14:paraId="1B46BDE8" w14:textId="77777777" w:rsidR="00B7495A" w:rsidRPr="00F45A47" w:rsidRDefault="00B7495A" w:rsidP="00FA1672">
            <w:pPr>
              <w:rPr>
                <w:rFonts w:ascii="Times New Roman" w:eastAsia="ＭＳ 明朝" w:hAnsi="Times New Roman" w:cs="Times New Roman"/>
                <w:szCs w:val="21"/>
                <w:rPrChange w:id="1397"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1398" w:author="Masato YOSHIKAWA" w:date="2026-01-20T11:15:00Z" w16du:dateUtc="2026-01-20T02:15:00Z">
                  <w:rPr>
                    <w:rFonts w:ascii="ＭＳ 明朝" w:eastAsia="ＭＳ 明朝" w:hAnsi="ＭＳ 明朝"/>
                    <w:szCs w:val="21"/>
                  </w:rPr>
                </w:rPrChange>
              </w:rPr>
              <w:lastRenderedPageBreak/>
              <w:t>Literal translation</w:t>
            </w:r>
          </w:p>
        </w:tc>
        <w:tc>
          <w:tcPr>
            <w:tcW w:w="4090" w:type="dxa"/>
          </w:tcPr>
          <w:p w14:paraId="03F02123" w14:textId="77777777" w:rsidR="00B7495A" w:rsidRPr="00F45A47" w:rsidRDefault="00B7495A" w:rsidP="00FA1672">
            <w:pPr>
              <w:rPr>
                <w:rFonts w:ascii="Times New Roman" w:eastAsia="ＭＳ 明朝" w:hAnsi="Times New Roman" w:cs="Times New Roman"/>
                <w:szCs w:val="21"/>
                <w:rPrChange w:id="1399"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1400" w:author="Masato YOSHIKAWA" w:date="2026-01-20T11:15:00Z" w16du:dateUtc="2026-01-20T02:15:00Z">
                  <w:rPr>
                    <w:rFonts w:ascii="ＭＳ 明朝" w:eastAsia="ＭＳ 明朝" w:hAnsi="ＭＳ 明朝"/>
                    <w:szCs w:val="21"/>
                  </w:rPr>
                </w:rPrChange>
              </w:rPr>
              <w:t>原文の語句を構造的に訳して取り入れる技法である。文化的要素を逐次的に訳していて、英語において自然な文構造や言語構造になった場合のみ</w:t>
            </w:r>
            <w:r w:rsidRPr="00F45A47">
              <w:rPr>
                <w:rFonts w:ascii="Times New Roman" w:eastAsia="ＭＳ 明朝" w:hAnsi="Times New Roman" w:cs="Times New Roman"/>
                <w:szCs w:val="21"/>
                <w:rPrChange w:id="1401" w:author="Masato YOSHIKAWA" w:date="2026-01-20T11:15:00Z" w16du:dateUtc="2026-01-20T02:15:00Z">
                  <w:rPr>
                    <w:rFonts w:ascii="ＭＳ 明朝" w:eastAsia="ＭＳ 明朝" w:hAnsi="ＭＳ 明朝"/>
                    <w:szCs w:val="21"/>
                  </w:rPr>
                </w:rPrChange>
              </w:rPr>
              <w:t>Literal translation</w:t>
            </w:r>
            <w:r w:rsidRPr="00F45A47">
              <w:rPr>
                <w:rFonts w:ascii="Times New Roman" w:eastAsia="ＭＳ 明朝" w:hAnsi="Times New Roman" w:cs="Times New Roman"/>
                <w:szCs w:val="21"/>
                <w:rPrChange w:id="1402" w:author="Masato YOSHIKAWA" w:date="2026-01-20T11:15:00Z" w16du:dateUtc="2026-01-20T02:15:00Z">
                  <w:rPr>
                    <w:rFonts w:ascii="ＭＳ 明朝" w:eastAsia="ＭＳ 明朝" w:hAnsi="ＭＳ 明朝"/>
                    <w:szCs w:val="21"/>
                  </w:rPr>
                </w:rPrChange>
              </w:rPr>
              <w:t>とする。</w:t>
            </w:r>
          </w:p>
        </w:tc>
        <w:tc>
          <w:tcPr>
            <w:tcW w:w="2403" w:type="dxa"/>
          </w:tcPr>
          <w:p w14:paraId="2E33E381" w14:textId="77777777" w:rsidR="00B7495A" w:rsidRPr="00F45A47" w:rsidRDefault="00B7495A" w:rsidP="00FA1672">
            <w:pPr>
              <w:rPr>
                <w:rFonts w:ascii="Times New Roman" w:eastAsia="ＭＳ 明朝" w:hAnsi="Times New Roman" w:cs="Times New Roman"/>
                <w:szCs w:val="21"/>
                <w:rPrChange w:id="1403"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1404" w:author="Masato YOSHIKAWA" w:date="2026-01-20T11:15:00Z" w16du:dateUtc="2026-01-20T02:15:00Z">
                  <w:rPr>
                    <w:rFonts w:ascii="ＭＳ 明朝" w:eastAsia="ＭＳ 明朝" w:hAnsi="ＭＳ 明朝"/>
                    <w:szCs w:val="21"/>
                  </w:rPr>
                </w:rPrChange>
              </w:rPr>
              <w:t>都会人</w:t>
            </w:r>
            <w:r w:rsidRPr="00F45A47">
              <w:rPr>
                <w:rFonts w:ascii="Times New Roman" w:eastAsia="ＭＳ 明朝" w:hAnsi="Times New Roman" w:cs="Times New Roman"/>
                <w:szCs w:val="21"/>
                <w:rPrChange w:id="1405" w:author="Masato YOSHIKAWA" w:date="2026-01-20T11:15:00Z" w16du:dateUtc="2026-01-20T02:15:00Z">
                  <w:rPr>
                    <w:rFonts w:ascii="ＭＳ 明朝" w:eastAsia="ＭＳ 明朝" w:hAnsi="ＭＳ 明朝"/>
                    <w:szCs w:val="21"/>
                  </w:rPr>
                </w:rPrChange>
              </w:rPr>
              <w:t xml:space="preserve"> -&gt; town people</w:t>
            </w:r>
          </w:p>
        </w:tc>
      </w:tr>
      <w:tr w:rsidR="00B7495A" w:rsidRPr="00F45A47" w14:paraId="2D159BF7" w14:textId="77777777" w:rsidTr="0023465B">
        <w:tc>
          <w:tcPr>
            <w:tcW w:w="2001" w:type="dxa"/>
          </w:tcPr>
          <w:p w14:paraId="2BD90068" w14:textId="77777777" w:rsidR="00B7495A" w:rsidRPr="00F45A47" w:rsidRDefault="00B7495A" w:rsidP="00FA1672">
            <w:pPr>
              <w:rPr>
                <w:rFonts w:ascii="Times New Roman" w:eastAsia="ＭＳ 明朝" w:hAnsi="Times New Roman" w:cs="Times New Roman"/>
                <w:szCs w:val="21"/>
                <w:rPrChange w:id="1406"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1407" w:author="Masato YOSHIKAWA" w:date="2026-01-20T11:15:00Z" w16du:dateUtc="2026-01-20T02:15:00Z">
                  <w:rPr>
                    <w:rFonts w:ascii="ＭＳ 明朝" w:eastAsia="ＭＳ 明朝" w:hAnsi="ＭＳ 明朝"/>
                    <w:szCs w:val="21"/>
                  </w:rPr>
                </w:rPrChange>
              </w:rPr>
              <w:t>Established equivalent</w:t>
            </w:r>
          </w:p>
        </w:tc>
        <w:tc>
          <w:tcPr>
            <w:tcW w:w="4090" w:type="dxa"/>
          </w:tcPr>
          <w:p w14:paraId="3EF14FED" w14:textId="77777777" w:rsidR="00B7495A" w:rsidRPr="00F45A47" w:rsidRDefault="00B7495A" w:rsidP="00FA1672">
            <w:pPr>
              <w:rPr>
                <w:rFonts w:ascii="Times New Roman" w:eastAsia="ＭＳ 明朝" w:hAnsi="Times New Roman" w:cs="Times New Roman"/>
                <w:szCs w:val="21"/>
                <w:rPrChange w:id="1408"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1409" w:author="Masato YOSHIKAWA" w:date="2026-01-20T11:15:00Z" w16du:dateUtc="2026-01-20T02:15:00Z">
                  <w:rPr>
                    <w:rFonts w:ascii="ＭＳ 明朝" w:eastAsia="ＭＳ 明朝" w:hAnsi="ＭＳ 明朝"/>
                    <w:szCs w:val="21"/>
                  </w:rPr>
                </w:rPrChange>
              </w:rPr>
              <w:t>辞書や慣用表現として、認められている定型的な等価表現を使用する技法である。英和辞書に載っている外来語以外の表現は全て</w:t>
            </w:r>
            <w:r w:rsidRPr="00F45A47">
              <w:rPr>
                <w:rFonts w:ascii="Times New Roman" w:eastAsia="ＭＳ 明朝" w:hAnsi="Times New Roman" w:cs="Times New Roman"/>
                <w:szCs w:val="21"/>
                <w:rPrChange w:id="1410" w:author="Masato YOSHIKAWA" w:date="2026-01-20T11:15:00Z" w16du:dateUtc="2026-01-20T02:15:00Z">
                  <w:rPr>
                    <w:rFonts w:ascii="ＭＳ 明朝" w:eastAsia="ＭＳ 明朝" w:hAnsi="ＭＳ 明朝"/>
                    <w:szCs w:val="21"/>
                  </w:rPr>
                </w:rPrChange>
              </w:rPr>
              <w:t>Established equivalent</w:t>
            </w:r>
            <w:r w:rsidRPr="00F45A47">
              <w:rPr>
                <w:rFonts w:ascii="Times New Roman" w:eastAsia="ＭＳ 明朝" w:hAnsi="Times New Roman" w:cs="Times New Roman"/>
                <w:szCs w:val="21"/>
                <w:rPrChange w:id="1411" w:author="Masato YOSHIKAWA" w:date="2026-01-20T11:15:00Z" w16du:dateUtc="2026-01-20T02:15:00Z">
                  <w:rPr>
                    <w:rFonts w:ascii="ＭＳ 明朝" w:eastAsia="ＭＳ 明朝" w:hAnsi="ＭＳ 明朝"/>
                    <w:szCs w:val="21"/>
                  </w:rPr>
                </w:rPrChange>
              </w:rPr>
              <w:t>とする。</w:t>
            </w:r>
          </w:p>
        </w:tc>
        <w:tc>
          <w:tcPr>
            <w:tcW w:w="2403" w:type="dxa"/>
          </w:tcPr>
          <w:p w14:paraId="4A940F23" w14:textId="73B7565B" w:rsidR="00B7495A" w:rsidRPr="00F45A47" w:rsidRDefault="00B7495A" w:rsidP="00FA1672">
            <w:pPr>
              <w:rPr>
                <w:rFonts w:ascii="Times New Roman" w:eastAsia="ＭＳ 明朝" w:hAnsi="Times New Roman" w:cs="Times New Roman"/>
                <w:szCs w:val="21"/>
                <w:rPrChange w:id="1412"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1413" w:author="Masato YOSHIKAWA" w:date="2026-01-20T11:15:00Z" w16du:dateUtc="2026-01-20T02:15:00Z">
                  <w:rPr>
                    <w:rFonts w:ascii="ＭＳ 明朝" w:eastAsia="ＭＳ 明朝" w:hAnsi="ＭＳ 明朝"/>
                    <w:szCs w:val="21"/>
                  </w:rPr>
                </w:rPrChange>
              </w:rPr>
              <w:t>お気の毒</w:t>
            </w:r>
            <w:r w:rsidR="00A67D77" w:rsidRPr="00F45A47">
              <w:rPr>
                <w:rFonts w:ascii="Times New Roman" w:eastAsia="ＭＳ 明朝" w:hAnsi="Times New Roman" w:cs="Times New Roman"/>
                <w:szCs w:val="21"/>
                <w:rPrChange w:id="1414" w:author="Masato YOSHIKAWA" w:date="2026-01-20T11:15:00Z" w16du:dateUtc="2026-01-20T02:15:00Z">
                  <w:rPr>
                    <w:rFonts w:ascii="ＭＳ 明朝" w:eastAsia="ＭＳ 明朝" w:hAnsi="ＭＳ 明朝"/>
                    <w:szCs w:val="21"/>
                  </w:rPr>
                </w:rPrChange>
              </w:rPr>
              <w:t xml:space="preserve"> </w:t>
            </w:r>
            <w:r w:rsidRPr="00F45A47">
              <w:rPr>
                <w:rFonts w:ascii="Times New Roman" w:eastAsia="ＭＳ 明朝" w:hAnsi="Times New Roman" w:cs="Times New Roman"/>
                <w:szCs w:val="21"/>
                <w:rPrChange w:id="1415" w:author="Masato YOSHIKAWA" w:date="2026-01-20T11:15:00Z" w16du:dateUtc="2026-01-20T02:15:00Z">
                  <w:rPr>
                    <w:rFonts w:ascii="ＭＳ 明朝" w:eastAsia="ＭＳ 明朝" w:hAnsi="ＭＳ 明朝"/>
                    <w:szCs w:val="21"/>
                  </w:rPr>
                </w:rPrChange>
              </w:rPr>
              <w:t>-&gt; sorry for you ※</w:t>
            </w:r>
            <w:r w:rsidRPr="00F45A47">
              <w:rPr>
                <w:rFonts w:ascii="Times New Roman" w:eastAsia="ＭＳ 明朝" w:hAnsi="Times New Roman" w:cs="Times New Roman"/>
                <w:szCs w:val="21"/>
                <w:rPrChange w:id="1416" w:author="Masato YOSHIKAWA" w:date="2026-01-20T11:15:00Z" w16du:dateUtc="2026-01-20T02:15:00Z">
                  <w:rPr>
                    <w:rFonts w:ascii="ＭＳ 明朝" w:eastAsia="ＭＳ 明朝" w:hAnsi="ＭＳ 明朝"/>
                    <w:szCs w:val="21"/>
                  </w:rPr>
                </w:rPrChange>
              </w:rPr>
              <w:t>和英辞書に対訳と記述あり。</w:t>
            </w:r>
          </w:p>
        </w:tc>
      </w:tr>
      <w:tr w:rsidR="00B7495A" w:rsidRPr="00F45A47" w14:paraId="4E699D70" w14:textId="77777777" w:rsidTr="0023465B">
        <w:tc>
          <w:tcPr>
            <w:tcW w:w="2001" w:type="dxa"/>
          </w:tcPr>
          <w:p w14:paraId="310D1BF0" w14:textId="77777777" w:rsidR="00B7495A" w:rsidRPr="00F45A47" w:rsidRDefault="00B7495A" w:rsidP="00FA1672">
            <w:pPr>
              <w:rPr>
                <w:rFonts w:ascii="Times New Roman" w:eastAsia="ＭＳ 明朝" w:hAnsi="Times New Roman" w:cs="Times New Roman"/>
                <w:szCs w:val="21"/>
                <w:rPrChange w:id="1417"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1418" w:author="Masato YOSHIKAWA" w:date="2026-01-20T11:15:00Z" w16du:dateUtc="2026-01-20T02:15:00Z">
                  <w:rPr>
                    <w:rFonts w:ascii="ＭＳ 明朝" w:eastAsia="ＭＳ 明朝" w:hAnsi="ＭＳ 明朝"/>
                    <w:szCs w:val="21"/>
                  </w:rPr>
                </w:rPrChange>
              </w:rPr>
              <w:t>Generalization</w:t>
            </w:r>
          </w:p>
        </w:tc>
        <w:tc>
          <w:tcPr>
            <w:tcW w:w="4090" w:type="dxa"/>
          </w:tcPr>
          <w:p w14:paraId="5EF58B6B" w14:textId="77777777" w:rsidR="00B7495A" w:rsidRPr="00F45A47" w:rsidRDefault="00B7495A" w:rsidP="00FA1672">
            <w:pPr>
              <w:rPr>
                <w:rFonts w:ascii="Times New Roman" w:eastAsia="ＭＳ 明朝" w:hAnsi="Times New Roman" w:cs="Times New Roman"/>
                <w:szCs w:val="21"/>
                <w:rPrChange w:id="1419"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1420" w:author="Masato YOSHIKAWA" w:date="2026-01-20T11:15:00Z" w16du:dateUtc="2026-01-20T02:15:00Z">
                  <w:rPr>
                    <w:rFonts w:ascii="ＭＳ 明朝" w:eastAsia="ＭＳ 明朝" w:hAnsi="ＭＳ 明朝"/>
                    <w:szCs w:val="21"/>
                  </w:rPr>
                </w:rPrChange>
              </w:rPr>
              <w:t>原文の具体的・特殊な用語を、より一般的・中立的な上位概念の用語に置き換える技法である。</w:t>
            </w:r>
          </w:p>
        </w:tc>
        <w:tc>
          <w:tcPr>
            <w:tcW w:w="2403" w:type="dxa"/>
          </w:tcPr>
          <w:p w14:paraId="0CF281C8" w14:textId="5B78DA5E" w:rsidR="00B7495A" w:rsidRPr="00F45A47" w:rsidRDefault="00B7495A" w:rsidP="00FA1672">
            <w:pPr>
              <w:rPr>
                <w:rFonts w:ascii="Times New Roman" w:eastAsia="ＭＳ 明朝" w:hAnsi="Times New Roman" w:cs="Times New Roman"/>
                <w:szCs w:val="21"/>
                <w:rPrChange w:id="1421"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1422" w:author="Masato YOSHIKAWA" w:date="2026-01-20T11:15:00Z" w16du:dateUtc="2026-01-20T02:15:00Z">
                  <w:rPr>
                    <w:rFonts w:ascii="ＭＳ 明朝" w:eastAsia="ＭＳ 明朝" w:hAnsi="ＭＳ 明朝"/>
                    <w:szCs w:val="21"/>
                  </w:rPr>
                </w:rPrChange>
              </w:rPr>
              <w:t>着物</w:t>
            </w:r>
            <w:r w:rsidR="00A67D77" w:rsidRPr="00F45A47">
              <w:rPr>
                <w:rFonts w:ascii="Times New Roman" w:eastAsia="ＭＳ 明朝" w:hAnsi="Times New Roman" w:cs="Times New Roman"/>
                <w:szCs w:val="21"/>
                <w:rPrChange w:id="1423" w:author="Masato YOSHIKAWA" w:date="2026-01-20T11:15:00Z" w16du:dateUtc="2026-01-20T02:15:00Z">
                  <w:rPr>
                    <w:rFonts w:ascii="ＭＳ 明朝" w:eastAsia="ＭＳ 明朝" w:hAnsi="ＭＳ 明朝"/>
                    <w:szCs w:val="21"/>
                  </w:rPr>
                </w:rPrChange>
              </w:rPr>
              <w:t xml:space="preserve"> </w:t>
            </w:r>
            <w:r w:rsidRPr="00F45A47">
              <w:rPr>
                <w:rFonts w:ascii="Times New Roman" w:eastAsia="ＭＳ 明朝" w:hAnsi="Times New Roman" w:cs="Times New Roman"/>
                <w:szCs w:val="21"/>
                <w:rPrChange w:id="1424" w:author="Masato YOSHIKAWA" w:date="2026-01-20T11:15:00Z" w16du:dateUtc="2026-01-20T02:15:00Z">
                  <w:rPr>
                    <w:rFonts w:ascii="ＭＳ 明朝" w:eastAsia="ＭＳ 明朝" w:hAnsi="ＭＳ 明朝"/>
                    <w:szCs w:val="21"/>
                  </w:rPr>
                </w:rPrChange>
              </w:rPr>
              <w:t>-&gt; clothes</w:t>
            </w:r>
          </w:p>
        </w:tc>
      </w:tr>
      <w:tr w:rsidR="00B7495A" w:rsidRPr="00F45A47" w14:paraId="042DEE75" w14:textId="77777777" w:rsidTr="0023465B">
        <w:tc>
          <w:tcPr>
            <w:tcW w:w="2001" w:type="dxa"/>
          </w:tcPr>
          <w:p w14:paraId="44C9ABFA" w14:textId="77777777" w:rsidR="00B7495A" w:rsidRPr="00F45A47" w:rsidRDefault="00B7495A" w:rsidP="00FA1672">
            <w:pPr>
              <w:rPr>
                <w:rFonts w:ascii="Times New Roman" w:eastAsia="ＭＳ 明朝" w:hAnsi="Times New Roman" w:cs="Times New Roman"/>
                <w:szCs w:val="21"/>
                <w:rPrChange w:id="1425"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1426" w:author="Masato YOSHIKAWA" w:date="2026-01-20T11:15:00Z" w16du:dateUtc="2026-01-20T02:15:00Z">
                  <w:rPr>
                    <w:rFonts w:ascii="ＭＳ 明朝" w:eastAsia="ＭＳ 明朝" w:hAnsi="ＭＳ 明朝"/>
                    <w:szCs w:val="21"/>
                  </w:rPr>
                </w:rPrChange>
              </w:rPr>
              <w:t>Particularization</w:t>
            </w:r>
          </w:p>
        </w:tc>
        <w:tc>
          <w:tcPr>
            <w:tcW w:w="4090" w:type="dxa"/>
          </w:tcPr>
          <w:p w14:paraId="07D76AF1" w14:textId="77777777" w:rsidR="00B7495A" w:rsidRPr="00F45A47" w:rsidRDefault="00B7495A" w:rsidP="00FA1672">
            <w:pPr>
              <w:rPr>
                <w:rFonts w:ascii="Times New Roman" w:eastAsia="ＭＳ 明朝" w:hAnsi="Times New Roman" w:cs="Times New Roman"/>
                <w:szCs w:val="21"/>
                <w:rPrChange w:id="1427"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1428" w:author="Masato YOSHIKAWA" w:date="2026-01-20T11:15:00Z" w16du:dateUtc="2026-01-20T02:15:00Z">
                  <w:rPr>
                    <w:rFonts w:ascii="ＭＳ 明朝" w:eastAsia="ＭＳ 明朝" w:hAnsi="ＭＳ 明朝"/>
                    <w:szCs w:val="21"/>
                  </w:rPr>
                </w:rPrChange>
              </w:rPr>
              <w:t>原文の一般的な用語を、より具体的・精密な下位概念の用語に置き換える技法である。</w:t>
            </w:r>
          </w:p>
        </w:tc>
        <w:tc>
          <w:tcPr>
            <w:tcW w:w="2403" w:type="dxa"/>
          </w:tcPr>
          <w:p w14:paraId="6E2E6036" w14:textId="77777777" w:rsidR="00B7495A" w:rsidRPr="00F45A47" w:rsidRDefault="00B7495A" w:rsidP="00FA1672">
            <w:pPr>
              <w:rPr>
                <w:rFonts w:ascii="Times New Roman" w:eastAsia="ＭＳ 明朝" w:hAnsi="Times New Roman" w:cs="Times New Roman"/>
                <w:szCs w:val="21"/>
                <w:rPrChange w:id="1429"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1430" w:author="Masato YOSHIKAWA" w:date="2026-01-20T11:15:00Z" w16du:dateUtc="2026-01-20T02:15:00Z">
                  <w:rPr>
                    <w:rFonts w:ascii="ＭＳ 明朝" w:eastAsia="ＭＳ 明朝" w:hAnsi="ＭＳ 明朝"/>
                    <w:szCs w:val="21"/>
                  </w:rPr>
                </w:rPrChange>
              </w:rPr>
              <w:t>花</w:t>
            </w:r>
            <w:r w:rsidRPr="00F45A47">
              <w:rPr>
                <w:rFonts w:ascii="Times New Roman" w:eastAsia="ＭＳ 明朝" w:hAnsi="Times New Roman" w:cs="Times New Roman"/>
                <w:szCs w:val="21"/>
                <w:rPrChange w:id="1431" w:author="Masato YOSHIKAWA" w:date="2026-01-20T11:15:00Z" w16du:dateUtc="2026-01-20T02:15:00Z">
                  <w:rPr>
                    <w:rFonts w:ascii="ＭＳ 明朝" w:eastAsia="ＭＳ 明朝" w:hAnsi="ＭＳ 明朝"/>
                    <w:szCs w:val="21"/>
                  </w:rPr>
                </w:rPrChange>
              </w:rPr>
              <w:t xml:space="preserve"> -&gt; cherry blossom</w:t>
            </w:r>
          </w:p>
        </w:tc>
      </w:tr>
      <w:tr w:rsidR="00B7495A" w:rsidRPr="00F45A47" w14:paraId="65E6562A" w14:textId="77777777" w:rsidTr="0023465B">
        <w:tc>
          <w:tcPr>
            <w:tcW w:w="2001" w:type="dxa"/>
          </w:tcPr>
          <w:p w14:paraId="7121B546" w14:textId="77777777" w:rsidR="00B7495A" w:rsidRPr="00F45A47" w:rsidRDefault="00B7495A" w:rsidP="00FA1672">
            <w:pPr>
              <w:rPr>
                <w:rFonts w:ascii="Times New Roman" w:eastAsia="ＭＳ 明朝" w:hAnsi="Times New Roman" w:cs="Times New Roman"/>
                <w:szCs w:val="21"/>
                <w:rPrChange w:id="1432"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1433" w:author="Masato YOSHIKAWA" w:date="2026-01-20T11:15:00Z" w16du:dateUtc="2026-01-20T02:15:00Z">
                  <w:rPr>
                    <w:rFonts w:ascii="ＭＳ 明朝" w:eastAsia="ＭＳ 明朝" w:hAnsi="ＭＳ 明朝"/>
                    <w:szCs w:val="21"/>
                  </w:rPr>
                </w:rPrChange>
              </w:rPr>
              <w:t>Description</w:t>
            </w:r>
          </w:p>
        </w:tc>
        <w:tc>
          <w:tcPr>
            <w:tcW w:w="4090" w:type="dxa"/>
          </w:tcPr>
          <w:p w14:paraId="3534362B" w14:textId="77777777" w:rsidR="00B7495A" w:rsidRPr="00F45A47" w:rsidRDefault="00B7495A" w:rsidP="00FA1672">
            <w:pPr>
              <w:rPr>
                <w:rFonts w:ascii="Times New Roman" w:eastAsia="ＭＳ 明朝" w:hAnsi="Times New Roman" w:cs="Times New Roman"/>
                <w:szCs w:val="21"/>
                <w:rPrChange w:id="1434"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1435" w:author="Masato YOSHIKAWA" w:date="2026-01-20T11:15:00Z" w16du:dateUtc="2026-01-20T02:15:00Z">
                  <w:rPr>
                    <w:rFonts w:ascii="ＭＳ 明朝" w:eastAsia="ＭＳ 明朝" w:hAnsi="ＭＳ 明朝"/>
                    <w:szCs w:val="21"/>
                  </w:rPr>
                </w:rPrChange>
              </w:rPr>
              <w:t>原文の用語や表現をその形態や機能の解説に置き換える技法である。</w:t>
            </w:r>
          </w:p>
        </w:tc>
        <w:tc>
          <w:tcPr>
            <w:tcW w:w="2403" w:type="dxa"/>
          </w:tcPr>
          <w:p w14:paraId="2F0ECD4A" w14:textId="24BDB369" w:rsidR="00B7495A" w:rsidRPr="00F45A47" w:rsidRDefault="00B7495A" w:rsidP="00FA1672">
            <w:pPr>
              <w:rPr>
                <w:rFonts w:ascii="Times New Roman" w:eastAsia="ＭＳ 明朝" w:hAnsi="Times New Roman" w:cs="Times New Roman"/>
                <w:szCs w:val="21"/>
                <w:rPrChange w:id="1436"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1437" w:author="Masato YOSHIKAWA" w:date="2026-01-20T11:15:00Z" w16du:dateUtc="2026-01-20T02:15:00Z">
                  <w:rPr>
                    <w:rFonts w:ascii="ＭＳ 明朝" w:eastAsia="ＭＳ 明朝" w:hAnsi="ＭＳ 明朝"/>
                    <w:szCs w:val="21"/>
                  </w:rPr>
                </w:rPrChange>
              </w:rPr>
              <w:t>炬燵</w:t>
            </w:r>
            <w:r w:rsidR="00A67D77" w:rsidRPr="00F45A47">
              <w:rPr>
                <w:rFonts w:ascii="Times New Roman" w:eastAsia="ＭＳ 明朝" w:hAnsi="Times New Roman" w:cs="Times New Roman"/>
                <w:szCs w:val="21"/>
                <w:rPrChange w:id="1438" w:author="Masato YOSHIKAWA" w:date="2026-01-20T11:15:00Z" w16du:dateUtc="2026-01-20T02:15:00Z">
                  <w:rPr>
                    <w:rFonts w:ascii="ＭＳ 明朝" w:eastAsia="ＭＳ 明朝" w:hAnsi="ＭＳ 明朝"/>
                    <w:szCs w:val="21"/>
                  </w:rPr>
                </w:rPrChange>
              </w:rPr>
              <w:t xml:space="preserve"> </w:t>
            </w:r>
            <w:r w:rsidRPr="00F45A47">
              <w:rPr>
                <w:rFonts w:ascii="Times New Roman" w:eastAsia="ＭＳ 明朝" w:hAnsi="Times New Roman" w:cs="Times New Roman"/>
                <w:szCs w:val="21"/>
                <w:rPrChange w:id="1439" w:author="Masato YOSHIKAWA" w:date="2026-01-20T11:15:00Z" w16du:dateUtc="2026-01-20T02:15:00Z">
                  <w:rPr>
                    <w:rFonts w:ascii="ＭＳ 明朝" w:eastAsia="ＭＳ 明朝" w:hAnsi="ＭＳ 明朝"/>
                    <w:szCs w:val="21"/>
                  </w:rPr>
                </w:rPrChange>
              </w:rPr>
              <w:t>-&gt;</w:t>
            </w:r>
            <w:r w:rsidR="00A67D77" w:rsidRPr="00F45A47">
              <w:rPr>
                <w:rFonts w:ascii="Times New Roman" w:eastAsia="ＭＳ 明朝" w:hAnsi="Times New Roman" w:cs="Times New Roman"/>
                <w:szCs w:val="21"/>
                <w:rPrChange w:id="1440" w:author="Masato YOSHIKAWA" w:date="2026-01-20T11:15:00Z" w16du:dateUtc="2026-01-20T02:15:00Z">
                  <w:rPr>
                    <w:rFonts w:ascii="ＭＳ 明朝" w:eastAsia="ＭＳ 明朝" w:hAnsi="ＭＳ 明朝"/>
                    <w:szCs w:val="21"/>
                  </w:rPr>
                </w:rPrChange>
              </w:rPr>
              <w:t xml:space="preserve"> </w:t>
            </w:r>
            <w:r w:rsidRPr="00F45A47">
              <w:rPr>
                <w:rFonts w:ascii="Times New Roman" w:eastAsia="ＭＳ 明朝" w:hAnsi="Times New Roman" w:cs="Times New Roman"/>
                <w:szCs w:val="21"/>
                <w:rPrChange w:id="1441" w:author="Masato YOSHIKAWA" w:date="2026-01-20T11:15:00Z" w16du:dateUtc="2026-01-20T02:15:00Z">
                  <w:rPr>
                    <w:rFonts w:ascii="ＭＳ 明朝" w:eastAsia="ＭＳ 明朝" w:hAnsi="ＭＳ 明朝"/>
                    <w:szCs w:val="21"/>
                  </w:rPr>
                </w:rPrChange>
              </w:rPr>
              <w:t>the warm sunken fireplace with its wadded covering</w:t>
            </w:r>
          </w:p>
        </w:tc>
      </w:tr>
      <w:tr w:rsidR="00B7495A" w:rsidRPr="00F45A47" w14:paraId="2F9E7A6D" w14:textId="77777777" w:rsidTr="0023465B">
        <w:tc>
          <w:tcPr>
            <w:tcW w:w="2001" w:type="dxa"/>
          </w:tcPr>
          <w:p w14:paraId="508471A2" w14:textId="77777777" w:rsidR="00B7495A" w:rsidRPr="00F45A47" w:rsidRDefault="00B7495A" w:rsidP="00FA1672">
            <w:pPr>
              <w:rPr>
                <w:rFonts w:ascii="Times New Roman" w:eastAsia="ＭＳ 明朝" w:hAnsi="Times New Roman" w:cs="Times New Roman"/>
                <w:szCs w:val="21"/>
                <w:rPrChange w:id="1442"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1443" w:author="Masato YOSHIKAWA" w:date="2026-01-20T11:15:00Z" w16du:dateUtc="2026-01-20T02:15:00Z">
                  <w:rPr>
                    <w:rFonts w:ascii="ＭＳ 明朝" w:eastAsia="ＭＳ 明朝" w:hAnsi="ＭＳ 明朝"/>
                    <w:szCs w:val="21"/>
                  </w:rPr>
                </w:rPrChange>
              </w:rPr>
              <w:t>Adaptation</w:t>
            </w:r>
          </w:p>
        </w:tc>
        <w:tc>
          <w:tcPr>
            <w:tcW w:w="4090" w:type="dxa"/>
          </w:tcPr>
          <w:p w14:paraId="04082EAB" w14:textId="77777777" w:rsidR="00B7495A" w:rsidRPr="00F45A47" w:rsidRDefault="00B7495A" w:rsidP="00FA1672">
            <w:pPr>
              <w:rPr>
                <w:rFonts w:ascii="Times New Roman" w:eastAsia="ＭＳ 明朝" w:hAnsi="Times New Roman" w:cs="Times New Roman"/>
                <w:szCs w:val="21"/>
                <w:rPrChange w:id="1444"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1445" w:author="Masato YOSHIKAWA" w:date="2026-01-20T11:15:00Z" w16du:dateUtc="2026-01-20T02:15:00Z">
                  <w:rPr>
                    <w:rFonts w:ascii="ＭＳ 明朝" w:eastAsia="ＭＳ 明朝" w:hAnsi="ＭＳ 明朝"/>
                    <w:szCs w:val="21"/>
                  </w:rPr>
                </w:rPrChange>
              </w:rPr>
              <w:t>原文の語句を、目標文化において機能的に類似した別の文化的要素に置き換える技法である。</w:t>
            </w:r>
          </w:p>
        </w:tc>
        <w:tc>
          <w:tcPr>
            <w:tcW w:w="2403" w:type="dxa"/>
          </w:tcPr>
          <w:p w14:paraId="48F30F4B" w14:textId="77777777" w:rsidR="00B7495A" w:rsidRPr="00F45A47" w:rsidRDefault="00B7495A" w:rsidP="00FA1672">
            <w:pPr>
              <w:rPr>
                <w:rFonts w:ascii="Times New Roman" w:eastAsia="ＭＳ 明朝" w:hAnsi="Times New Roman" w:cs="Times New Roman"/>
                <w:szCs w:val="21"/>
                <w:rPrChange w:id="1446"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1447" w:author="Masato YOSHIKAWA" w:date="2026-01-20T11:15:00Z" w16du:dateUtc="2026-01-20T02:15:00Z">
                  <w:rPr>
                    <w:rFonts w:ascii="ＭＳ 明朝" w:eastAsia="ＭＳ 明朝" w:hAnsi="ＭＳ 明朝"/>
                    <w:szCs w:val="21"/>
                  </w:rPr>
                </w:rPrChange>
              </w:rPr>
              <w:t>将棋</w:t>
            </w:r>
            <w:r w:rsidRPr="00F45A47">
              <w:rPr>
                <w:rFonts w:ascii="Times New Roman" w:eastAsia="ＭＳ 明朝" w:hAnsi="Times New Roman" w:cs="Times New Roman"/>
                <w:szCs w:val="21"/>
                <w:rPrChange w:id="1448" w:author="Masato YOSHIKAWA" w:date="2026-01-20T11:15:00Z" w16du:dateUtc="2026-01-20T02:15:00Z">
                  <w:rPr>
                    <w:rFonts w:ascii="ＭＳ 明朝" w:eastAsia="ＭＳ 明朝" w:hAnsi="ＭＳ 明朝"/>
                    <w:szCs w:val="21"/>
                  </w:rPr>
                </w:rPrChange>
              </w:rPr>
              <w:t xml:space="preserve"> -&gt; chess</w:t>
            </w:r>
          </w:p>
        </w:tc>
      </w:tr>
      <w:tr w:rsidR="00B7495A" w:rsidRPr="00F45A47" w14:paraId="3EC2108A" w14:textId="77777777" w:rsidTr="0023465B">
        <w:tc>
          <w:tcPr>
            <w:tcW w:w="2001" w:type="dxa"/>
          </w:tcPr>
          <w:p w14:paraId="6DCB7AB1" w14:textId="77777777" w:rsidR="00B7495A" w:rsidRPr="00F45A47" w:rsidRDefault="00B7495A" w:rsidP="00FA1672">
            <w:pPr>
              <w:rPr>
                <w:rFonts w:ascii="Times New Roman" w:eastAsia="ＭＳ 明朝" w:hAnsi="Times New Roman" w:cs="Times New Roman"/>
                <w:szCs w:val="21"/>
                <w:rPrChange w:id="1449"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1450" w:author="Masato YOSHIKAWA" w:date="2026-01-20T11:15:00Z" w16du:dateUtc="2026-01-20T02:15:00Z">
                  <w:rPr>
                    <w:rFonts w:ascii="ＭＳ 明朝" w:eastAsia="ＭＳ 明朝" w:hAnsi="ＭＳ 明朝"/>
                    <w:szCs w:val="21"/>
                  </w:rPr>
                </w:rPrChange>
              </w:rPr>
              <w:t>Reduction</w:t>
            </w:r>
          </w:p>
        </w:tc>
        <w:tc>
          <w:tcPr>
            <w:tcW w:w="4090" w:type="dxa"/>
          </w:tcPr>
          <w:p w14:paraId="322EC300" w14:textId="6656B7B9" w:rsidR="00B7495A" w:rsidRPr="00F45A47" w:rsidRDefault="00B7495A" w:rsidP="00FA1672">
            <w:pPr>
              <w:rPr>
                <w:rFonts w:ascii="Times New Roman" w:eastAsia="ＭＳ 明朝" w:hAnsi="Times New Roman" w:cs="Times New Roman"/>
                <w:szCs w:val="21"/>
                <w:rPrChange w:id="1451"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1452" w:author="Masato YOSHIKAWA" w:date="2026-01-20T11:15:00Z" w16du:dateUtc="2026-01-20T02:15:00Z">
                  <w:rPr>
                    <w:rFonts w:ascii="ＭＳ 明朝" w:eastAsia="ＭＳ 明朝" w:hAnsi="ＭＳ 明朝"/>
                    <w:szCs w:val="21"/>
                  </w:rPr>
                </w:rPrChange>
              </w:rPr>
              <w:t>原文に含まれる情報項目を意図的に</w:t>
            </w:r>
            <w:r w:rsidR="0023465B" w:rsidRPr="00F45A47">
              <w:rPr>
                <w:rFonts w:ascii="Times New Roman" w:eastAsia="ＭＳ 明朝" w:hAnsi="Times New Roman" w:cs="Times New Roman" w:hint="eastAsia"/>
                <w:szCs w:val="21"/>
                <w:rPrChange w:id="1453" w:author="Masato YOSHIKAWA" w:date="2026-01-20T11:15:00Z" w16du:dateUtc="2026-01-20T02:15:00Z">
                  <w:rPr>
                    <w:rFonts w:ascii="ＭＳ 明朝" w:eastAsia="ＭＳ 明朝" w:hAnsi="ＭＳ 明朝" w:hint="eastAsia"/>
                    <w:szCs w:val="21"/>
                  </w:rPr>
                </w:rPrChange>
              </w:rPr>
              <w:t>削除</w:t>
            </w:r>
            <w:r w:rsidRPr="00F45A47">
              <w:rPr>
                <w:rFonts w:ascii="Times New Roman" w:eastAsia="ＭＳ 明朝" w:hAnsi="Times New Roman" w:cs="Times New Roman"/>
                <w:szCs w:val="21"/>
                <w:rPrChange w:id="1454" w:author="Masato YOSHIKAWA" w:date="2026-01-20T11:15:00Z" w16du:dateUtc="2026-01-20T02:15:00Z">
                  <w:rPr>
                    <w:rFonts w:ascii="ＭＳ 明朝" w:eastAsia="ＭＳ 明朝" w:hAnsi="ＭＳ 明朝"/>
                    <w:szCs w:val="21"/>
                  </w:rPr>
                </w:rPrChange>
              </w:rPr>
              <w:t>する技法である。</w:t>
            </w:r>
          </w:p>
        </w:tc>
        <w:tc>
          <w:tcPr>
            <w:tcW w:w="2403" w:type="dxa"/>
          </w:tcPr>
          <w:p w14:paraId="46FBA3A7" w14:textId="77777777" w:rsidR="00B7495A" w:rsidRPr="00F45A47" w:rsidRDefault="00B7495A" w:rsidP="00FA1672">
            <w:pPr>
              <w:rPr>
                <w:rFonts w:ascii="Times New Roman" w:eastAsia="ＭＳ 明朝" w:hAnsi="Times New Roman" w:cs="Times New Roman"/>
                <w:szCs w:val="21"/>
                <w:rPrChange w:id="1455"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1456" w:author="Masato YOSHIKAWA" w:date="2026-01-20T11:15:00Z" w16du:dateUtc="2026-01-20T02:15:00Z">
                  <w:rPr>
                    <w:rFonts w:ascii="ＭＳ 明朝" w:eastAsia="ＭＳ 明朝" w:hAnsi="ＭＳ 明朝"/>
                    <w:szCs w:val="21"/>
                  </w:rPr>
                </w:rPrChange>
              </w:rPr>
              <w:t>香車</w:t>
            </w:r>
            <w:r w:rsidRPr="00F45A47">
              <w:rPr>
                <w:rFonts w:ascii="Times New Roman" w:eastAsia="ＭＳ 明朝" w:hAnsi="Times New Roman" w:cs="Times New Roman"/>
                <w:szCs w:val="21"/>
                <w:rPrChange w:id="1457" w:author="Masato YOSHIKAWA" w:date="2026-01-20T11:15:00Z" w16du:dateUtc="2026-01-20T02:15:00Z">
                  <w:rPr>
                    <w:rFonts w:ascii="ＭＳ 明朝" w:eastAsia="ＭＳ 明朝" w:hAnsi="ＭＳ 明朝"/>
                    <w:szCs w:val="21"/>
                  </w:rPr>
                </w:rPrChange>
              </w:rPr>
              <w:t xml:space="preserve"> -&gt; </w:t>
            </w:r>
            <w:r w:rsidRPr="00F45A47">
              <w:rPr>
                <w:rFonts w:ascii="Times New Roman" w:eastAsia="ＭＳ 明朝" w:hAnsi="Times New Roman" w:cs="Times New Roman"/>
                <w:szCs w:val="21"/>
                <w:rPrChange w:id="1458" w:author="Masato YOSHIKAWA" w:date="2026-01-20T11:15:00Z" w16du:dateUtc="2026-01-20T02:15:00Z">
                  <w:rPr>
                    <w:rFonts w:ascii="ＭＳ 明朝" w:eastAsia="ＭＳ 明朝" w:hAnsi="ＭＳ 明朝"/>
                    <w:szCs w:val="21"/>
                  </w:rPr>
                </w:rPrChange>
              </w:rPr>
              <w:t>無し</w:t>
            </w:r>
          </w:p>
        </w:tc>
      </w:tr>
    </w:tbl>
    <w:p w14:paraId="20CEB0F4" w14:textId="1D3E6A55" w:rsidR="007E12ED" w:rsidRPr="00F45A47" w:rsidRDefault="00E612FE" w:rsidP="00E612FE">
      <w:pPr>
        <w:pStyle w:val="aff"/>
        <w:rPr>
          <w:rFonts w:ascii="Times New Roman" w:eastAsia="ＭＳ 明朝" w:hAnsi="Times New Roman" w:cs="Times New Roman"/>
          <w:rPrChange w:id="1459" w:author="Masato YOSHIKAWA" w:date="2026-01-20T11:15:00Z" w16du:dateUtc="2026-01-20T02:15:00Z">
            <w:rPr>
              <w:rFonts w:ascii="ＭＳ 明朝" w:eastAsia="ＭＳ 明朝" w:hAnsi="ＭＳ 明朝"/>
            </w:rPr>
          </w:rPrChange>
        </w:rPr>
      </w:pPr>
      <w:moveFromRangeStart w:id="1460" w:author="Masato YOSHIKAWA" w:date="2026-01-20T11:57:00Z" w:name="move219802637"/>
      <w:moveFrom w:id="1461" w:author="Masato YOSHIKAWA" w:date="2026-01-20T11:57:00Z" w16du:dateUtc="2026-01-20T02:57:00Z">
        <w:r w:rsidRPr="00F45A47" w:rsidDel="0022380C">
          <w:rPr>
            <w:rFonts w:ascii="Times New Roman" w:hAnsi="Times New Roman" w:cs="Times New Roman"/>
            <w:rPrChange w:id="1462" w:author="Masato YOSHIKAWA" w:date="2026-01-20T11:15:00Z" w16du:dateUtc="2026-01-20T02:15:00Z">
              <w:rPr/>
            </w:rPrChange>
          </w:rPr>
          <w:t>表</w:t>
        </w:r>
        <w:r w:rsidRPr="00F45A47" w:rsidDel="0022380C">
          <w:rPr>
            <w:rFonts w:ascii="Times New Roman" w:hAnsi="Times New Roman" w:cs="Times New Roman"/>
            <w:rPrChange w:id="1463" w:author="Masato YOSHIKAWA" w:date="2026-01-20T11:15:00Z" w16du:dateUtc="2026-01-20T02:15:00Z">
              <w:rPr/>
            </w:rPrChange>
          </w:rPr>
          <w:t xml:space="preserve"> </w:t>
        </w:r>
        <w:r w:rsidRPr="00F45A47" w:rsidDel="0022380C">
          <w:rPr>
            <w:rFonts w:ascii="Times New Roman" w:hAnsi="Times New Roman" w:cs="Times New Roman"/>
            <w:rPrChange w:id="1464" w:author="Masato YOSHIKAWA" w:date="2026-01-20T11:15:00Z" w16du:dateUtc="2026-01-20T02:15:00Z">
              <w:rPr/>
            </w:rPrChange>
          </w:rPr>
          <w:fldChar w:fldCharType="begin"/>
        </w:r>
        <w:r w:rsidRPr="00F45A47" w:rsidDel="0022380C">
          <w:rPr>
            <w:rFonts w:ascii="Times New Roman" w:hAnsi="Times New Roman" w:cs="Times New Roman"/>
            <w:rPrChange w:id="1465" w:author="Masato YOSHIKAWA" w:date="2026-01-20T11:15:00Z" w16du:dateUtc="2026-01-20T02:15:00Z">
              <w:rPr/>
            </w:rPrChange>
          </w:rPr>
          <w:instrText xml:space="preserve"> SEQ </w:instrText>
        </w:r>
        <w:r w:rsidRPr="00F45A47" w:rsidDel="0022380C">
          <w:rPr>
            <w:rFonts w:ascii="Times New Roman" w:hAnsi="Times New Roman" w:cs="Times New Roman"/>
            <w:rPrChange w:id="1466" w:author="Masato YOSHIKAWA" w:date="2026-01-20T11:15:00Z" w16du:dateUtc="2026-01-20T02:15:00Z">
              <w:rPr/>
            </w:rPrChange>
          </w:rPr>
          <w:instrText>表</w:instrText>
        </w:r>
        <w:r w:rsidRPr="00F45A47" w:rsidDel="0022380C">
          <w:rPr>
            <w:rFonts w:ascii="Times New Roman" w:hAnsi="Times New Roman" w:cs="Times New Roman"/>
            <w:rPrChange w:id="1467" w:author="Masato YOSHIKAWA" w:date="2026-01-20T11:15:00Z" w16du:dateUtc="2026-01-20T02:15:00Z">
              <w:rPr/>
            </w:rPrChange>
          </w:rPr>
          <w:instrText xml:space="preserve"> \* ARABIC </w:instrText>
        </w:r>
        <w:r w:rsidRPr="00F45A47" w:rsidDel="0022380C">
          <w:rPr>
            <w:rFonts w:ascii="Times New Roman" w:hAnsi="Times New Roman" w:cs="Times New Roman"/>
            <w:rPrChange w:id="1468" w:author="Masato YOSHIKAWA" w:date="2026-01-20T11:15:00Z" w16du:dateUtc="2026-01-20T02:15:00Z">
              <w:rPr>
                <w:noProof/>
              </w:rPr>
            </w:rPrChange>
          </w:rPr>
          <w:fldChar w:fldCharType="separate"/>
        </w:r>
        <w:r w:rsidRPr="00F45A47" w:rsidDel="0022380C">
          <w:rPr>
            <w:rFonts w:ascii="Times New Roman" w:hAnsi="Times New Roman" w:cs="Times New Roman"/>
            <w:noProof/>
            <w:rPrChange w:id="1469" w:author="Masato YOSHIKAWA" w:date="2026-01-20T11:15:00Z" w16du:dateUtc="2026-01-20T02:15:00Z">
              <w:rPr>
                <w:noProof/>
              </w:rPr>
            </w:rPrChange>
          </w:rPr>
          <w:t>4</w:t>
        </w:r>
        <w:r w:rsidRPr="00F45A47" w:rsidDel="0022380C">
          <w:rPr>
            <w:rFonts w:ascii="Times New Roman" w:hAnsi="Times New Roman" w:cs="Times New Roman"/>
            <w:noProof/>
            <w:rPrChange w:id="1470" w:author="Masato YOSHIKAWA" w:date="2026-01-20T11:15:00Z" w16du:dateUtc="2026-01-20T02:15:00Z">
              <w:rPr>
                <w:noProof/>
              </w:rPr>
            </w:rPrChange>
          </w:rPr>
          <w:fldChar w:fldCharType="end"/>
        </w:r>
        <w:r w:rsidR="007E12ED" w:rsidRPr="00F45A47" w:rsidDel="0022380C">
          <w:rPr>
            <w:rFonts w:ascii="Times New Roman" w:eastAsia="ＭＳ 明朝" w:hAnsi="Times New Roman" w:cs="Times New Roman" w:hint="eastAsia"/>
            <w:rPrChange w:id="1471" w:author="Masato YOSHIKAWA" w:date="2026-01-20T11:15:00Z" w16du:dateUtc="2026-01-20T02:15:00Z">
              <w:rPr>
                <w:rFonts w:ascii="ＭＳ 明朝" w:eastAsia="ＭＳ 明朝" w:hAnsi="ＭＳ 明朝" w:hint="eastAsia"/>
              </w:rPr>
            </w:rPrChange>
          </w:rPr>
          <w:t xml:space="preserve">　本研究で採用する翻訳技法</w:t>
        </w:r>
        <w:r w:rsidR="00132D55" w:rsidRPr="00F45A47" w:rsidDel="0022380C">
          <w:rPr>
            <w:rFonts w:ascii="Times New Roman" w:eastAsia="ＭＳ 明朝" w:hAnsi="Times New Roman" w:cs="Times New Roman" w:hint="eastAsia"/>
            <w:rPrChange w:id="1472" w:author="Masato YOSHIKAWA" w:date="2026-01-20T11:15:00Z" w16du:dateUtc="2026-01-20T02:15:00Z">
              <w:rPr>
                <w:rFonts w:ascii="ＭＳ 明朝" w:eastAsia="ＭＳ 明朝" w:hAnsi="ＭＳ 明朝" w:hint="eastAsia"/>
              </w:rPr>
            </w:rPrChange>
          </w:rPr>
          <w:t>（</w:t>
        </w:r>
        <w:r w:rsidR="00132D55" w:rsidRPr="00F45A47" w:rsidDel="0022380C">
          <w:rPr>
            <w:rFonts w:ascii="Times New Roman" w:eastAsia="ＭＳ 明朝" w:hAnsi="Times New Roman" w:cs="Times New Roman"/>
            <w:rPrChange w:id="1473" w:author="Masato YOSHIKAWA" w:date="2026-01-20T11:15:00Z" w16du:dateUtc="2026-01-20T02:15:00Z">
              <w:rPr>
                <w:rFonts w:ascii="ＭＳ 明朝" w:eastAsia="ＭＳ 明朝" w:hAnsi="ＭＳ 明朝"/>
              </w:rPr>
            </w:rPrChange>
          </w:rPr>
          <w:t>10</w:t>
        </w:r>
        <w:r w:rsidR="00132D55" w:rsidRPr="00F45A47" w:rsidDel="0022380C">
          <w:rPr>
            <w:rFonts w:ascii="Times New Roman" w:eastAsia="ＭＳ 明朝" w:hAnsi="Times New Roman" w:cs="Times New Roman" w:hint="eastAsia"/>
            <w:rPrChange w:id="1474" w:author="Masato YOSHIKAWA" w:date="2026-01-20T11:15:00Z" w16du:dateUtc="2026-01-20T02:15:00Z">
              <w:rPr>
                <w:rFonts w:ascii="ＭＳ 明朝" w:eastAsia="ＭＳ 明朝" w:hAnsi="ＭＳ 明朝" w:hint="eastAsia"/>
              </w:rPr>
            </w:rPrChange>
          </w:rPr>
          <w:t>分類）</w:t>
        </w:r>
      </w:moveFrom>
      <w:moveFromRangeEnd w:id="1460"/>
    </w:p>
    <w:p w14:paraId="00CF195B" w14:textId="4C15340C" w:rsidR="00594E45" w:rsidRPr="00F45A47" w:rsidRDefault="00951FE3" w:rsidP="0028789D">
      <w:pPr>
        <w:rPr>
          <w:rFonts w:ascii="Times New Roman" w:eastAsia="ＭＳ 明朝" w:hAnsi="Times New Roman" w:cs="Times New Roman"/>
          <w:szCs w:val="21"/>
          <w:rPrChange w:id="1475"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hint="eastAsia"/>
          <w:szCs w:val="21"/>
          <w:rPrChange w:id="1476" w:author="Masato YOSHIKAWA" w:date="2026-01-20T11:15:00Z" w16du:dateUtc="2026-01-20T02:15:00Z">
            <w:rPr>
              <w:rFonts w:ascii="ＭＳ 明朝" w:eastAsia="ＭＳ 明朝" w:hAnsi="ＭＳ 明朝" w:hint="eastAsia"/>
              <w:szCs w:val="21"/>
            </w:rPr>
          </w:rPrChange>
        </w:rPr>
        <w:t xml:space="preserve">　</w:t>
      </w:r>
      <w:r w:rsidR="00353C08" w:rsidRPr="00F45A47">
        <w:rPr>
          <w:rFonts w:ascii="Times New Roman" w:eastAsia="ＭＳ 明朝" w:hAnsi="Times New Roman" w:cs="Times New Roman" w:hint="eastAsia"/>
          <w:szCs w:val="21"/>
          <w:rPrChange w:id="1477" w:author="Masato YOSHIKAWA" w:date="2026-01-20T11:15:00Z" w16du:dateUtc="2026-01-20T02:15:00Z">
            <w:rPr>
              <w:rFonts w:ascii="ＭＳ 明朝" w:eastAsia="ＭＳ 明朝" w:hAnsi="ＭＳ 明朝" w:hint="eastAsia"/>
              <w:szCs w:val="21"/>
            </w:rPr>
          </w:rPrChange>
        </w:rPr>
        <w:t>第一に、</w:t>
      </w:r>
      <w:r w:rsidR="000C0B54" w:rsidRPr="00F45A47">
        <w:rPr>
          <w:rFonts w:ascii="Times New Roman" w:eastAsia="ＭＳ 明朝" w:hAnsi="Times New Roman" w:cs="Times New Roman" w:hint="eastAsia"/>
          <w:szCs w:val="21"/>
          <w:rPrChange w:id="1478" w:author="Masato YOSHIKAWA" w:date="2026-01-20T11:15:00Z" w16du:dateUtc="2026-01-20T02:15:00Z">
            <w:rPr>
              <w:rFonts w:ascii="ＭＳ 明朝" w:eastAsia="ＭＳ 明朝" w:hAnsi="ＭＳ 明朝" w:hint="eastAsia"/>
              <w:szCs w:val="21"/>
            </w:rPr>
          </w:rPrChange>
        </w:rPr>
        <w:t>原語</w:t>
      </w:r>
      <w:r w:rsidR="00BF3A8C" w:rsidRPr="00F45A47">
        <w:rPr>
          <w:rFonts w:ascii="Times New Roman" w:eastAsia="ＭＳ 明朝" w:hAnsi="Times New Roman" w:cs="Times New Roman" w:hint="eastAsia"/>
          <w:szCs w:val="21"/>
          <w:rPrChange w:id="1479" w:author="Masato YOSHIKAWA" w:date="2026-01-20T11:15:00Z" w16du:dateUtc="2026-01-20T02:15:00Z">
            <w:rPr>
              <w:rFonts w:ascii="ＭＳ 明朝" w:eastAsia="ＭＳ 明朝" w:hAnsi="ＭＳ 明朝" w:hint="eastAsia"/>
              <w:szCs w:val="21"/>
            </w:rPr>
          </w:rPrChange>
        </w:rPr>
        <w:t>の形式や構造を強く保持する技法として、</w:t>
      </w:r>
      <w:commentRangeStart w:id="1480"/>
      <w:commentRangeStart w:id="1481"/>
      <w:r w:rsidR="00BF3A8C" w:rsidRPr="00F45A47">
        <w:rPr>
          <w:rFonts w:ascii="Times New Roman" w:eastAsia="ＭＳ 明朝" w:hAnsi="Times New Roman" w:cs="Times New Roman"/>
          <w:szCs w:val="21"/>
          <w:rPrChange w:id="1482" w:author="Masato YOSHIKAWA" w:date="2026-01-20T11:15:00Z" w16du:dateUtc="2026-01-20T02:15:00Z">
            <w:rPr>
              <w:rFonts w:ascii="ＭＳ 明朝" w:eastAsia="ＭＳ 明朝" w:hAnsi="ＭＳ 明朝"/>
              <w:szCs w:val="21"/>
            </w:rPr>
          </w:rPrChange>
        </w:rPr>
        <w:t>Borrowing</w:t>
      </w:r>
      <w:r w:rsidR="00BF3A8C" w:rsidRPr="00F45A47">
        <w:rPr>
          <w:rFonts w:ascii="Times New Roman" w:eastAsia="ＭＳ 明朝" w:hAnsi="Times New Roman" w:cs="Times New Roman" w:hint="eastAsia"/>
          <w:szCs w:val="21"/>
          <w:rPrChange w:id="1483" w:author="Masato YOSHIKAWA" w:date="2026-01-20T11:15:00Z" w16du:dateUtc="2026-01-20T02:15:00Z">
            <w:rPr>
              <w:rFonts w:ascii="ＭＳ 明朝" w:eastAsia="ＭＳ 明朝" w:hAnsi="ＭＳ 明朝" w:hint="eastAsia"/>
              <w:szCs w:val="21"/>
            </w:rPr>
          </w:rPrChange>
        </w:rPr>
        <w:t>、</w:t>
      </w:r>
      <w:r w:rsidR="00BF3A8C" w:rsidRPr="00F45A47">
        <w:rPr>
          <w:rFonts w:ascii="Times New Roman" w:eastAsia="ＭＳ 明朝" w:hAnsi="Times New Roman" w:cs="Times New Roman"/>
          <w:szCs w:val="21"/>
          <w:rPrChange w:id="1484" w:author="Masato YOSHIKAWA" w:date="2026-01-20T11:15:00Z" w16du:dateUtc="2026-01-20T02:15:00Z">
            <w:rPr>
              <w:rFonts w:ascii="ＭＳ 明朝" w:eastAsia="ＭＳ 明朝" w:hAnsi="ＭＳ 明朝"/>
              <w:szCs w:val="21"/>
            </w:rPr>
          </w:rPrChange>
        </w:rPr>
        <w:t>Amplification</w:t>
      </w:r>
      <w:r w:rsidR="00BF3A8C" w:rsidRPr="00F45A47">
        <w:rPr>
          <w:rFonts w:ascii="Times New Roman" w:eastAsia="ＭＳ 明朝" w:hAnsi="Times New Roman" w:cs="Times New Roman" w:hint="eastAsia"/>
          <w:szCs w:val="21"/>
          <w:rPrChange w:id="1485" w:author="Masato YOSHIKAWA" w:date="2026-01-20T11:15:00Z" w16du:dateUtc="2026-01-20T02:15:00Z">
            <w:rPr>
              <w:rFonts w:ascii="ＭＳ 明朝" w:eastAsia="ＭＳ 明朝" w:hAnsi="ＭＳ 明朝" w:hint="eastAsia"/>
              <w:szCs w:val="21"/>
            </w:rPr>
          </w:rPrChange>
        </w:rPr>
        <w:t>、</w:t>
      </w:r>
      <w:r w:rsidR="00BF3A8C" w:rsidRPr="00F45A47">
        <w:rPr>
          <w:rFonts w:ascii="Times New Roman" w:eastAsia="ＭＳ 明朝" w:hAnsi="Times New Roman" w:cs="Times New Roman"/>
          <w:szCs w:val="21"/>
          <w:rPrChange w:id="1486" w:author="Masato YOSHIKAWA" w:date="2026-01-20T11:15:00Z" w16du:dateUtc="2026-01-20T02:15:00Z">
            <w:rPr>
              <w:rFonts w:ascii="ＭＳ 明朝" w:eastAsia="ＭＳ 明朝" w:hAnsi="ＭＳ 明朝"/>
              <w:szCs w:val="21"/>
            </w:rPr>
          </w:rPrChange>
        </w:rPr>
        <w:t>Calque</w:t>
      </w:r>
      <w:commentRangeEnd w:id="1480"/>
      <w:r w:rsidR="007F6C3B" w:rsidRPr="00F45A47">
        <w:rPr>
          <w:rStyle w:val="ac"/>
          <w:rFonts w:ascii="Times New Roman" w:eastAsia="ＭＳ 明朝" w:hAnsi="Times New Roman" w:cs="Times New Roman"/>
          <w:sz w:val="21"/>
          <w:szCs w:val="21"/>
          <w:rPrChange w:id="1487" w:author="Masato YOSHIKAWA" w:date="2026-01-20T11:15:00Z" w16du:dateUtc="2026-01-20T02:15:00Z">
            <w:rPr>
              <w:rStyle w:val="ac"/>
              <w:rFonts w:ascii="ＭＳ 明朝" w:eastAsia="ＭＳ 明朝" w:hAnsi="ＭＳ 明朝"/>
              <w:sz w:val="21"/>
              <w:szCs w:val="21"/>
            </w:rPr>
          </w:rPrChange>
        </w:rPr>
        <w:commentReference w:id="1480"/>
      </w:r>
      <w:commentRangeEnd w:id="1481"/>
      <w:r w:rsidR="002E4570">
        <w:rPr>
          <w:rStyle w:val="ac"/>
        </w:rPr>
        <w:commentReference w:id="1481"/>
      </w:r>
      <w:r w:rsidR="009F12CF" w:rsidRPr="00F45A47">
        <w:rPr>
          <w:rFonts w:ascii="Times New Roman" w:eastAsia="ＭＳ 明朝" w:hAnsi="Times New Roman" w:cs="Times New Roman" w:hint="eastAsia"/>
          <w:szCs w:val="21"/>
          <w:rPrChange w:id="1488" w:author="Masato YOSHIKAWA" w:date="2026-01-20T11:15:00Z" w16du:dateUtc="2026-01-20T02:15:00Z">
            <w:rPr>
              <w:rFonts w:ascii="ＭＳ 明朝" w:eastAsia="ＭＳ 明朝" w:hAnsi="ＭＳ 明朝" w:hint="eastAsia"/>
              <w:szCs w:val="21"/>
            </w:rPr>
          </w:rPrChange>
        </w:rPr>
        <w:t>が挙げられる。</w:t>
      </w:r>
      <w:r w:rsidR="009F12CF" w:rsidRPr="00F45A47">
        <w:rPr>
          <w:rFonts w:ascii="Times New Roman" w:eastAsia="ＭＳ 明朝" w:hAnsi="Times New Roman" w:cs="Times New Roman"/>
          <w:szCs w:val="21"/>
          <w:rPrChange w:id="1489" w:author="Masato YOSHIKAWA" w:date="2026-01-20T11:15:00Z" w16du:dateUtc="2026-01-20T02:15:00Z">
            <w:rPr>
              <w:rFonts w:ascii="ＭＳ 明朝" w:eastAsia="ＭＳ 明朝" w:hAnsi="ＭＳ 明朝"/>
              <w:szCs w:val="21"/>
            </w:rPr>
          </w:rPrChange>
        </w:rPr>
        <w:t>Borrowing</w:t>
      </w:r>
      <w:r w:rsidR="009F12CF" w:rsidRPr="00F45A47">
        <w:rPr>
          <w:rFonts w:ascii="Times New Roman" w:eastAsia="ＭＳ 明朝" w:hAnsi="Times New Roman" w:cs="Times New Roman" w:hint="eastAsia"/>
          <w:szCs w:val="21"/>
          <w:rPrChange w:id="1490" w:author="Masato YOSHIKAWA" w:date="2026-01-20T11:15:00Z" w16du:dateUtc="2026-01-20T02:15:00Z">
            <w:rPr>
              <w:rFonts w:ascii="ＭＳ 明朝" w:eastAsia="ＭＳ 明朝" w:hAnsi="ＭＳ 明朝" w:hint="eastAsia"/>
              <w:szCs w:val="21"/>
            </w:rPr>
          </w:rPrChange>
        </w:rPr>
        <w:t>は、</w:t>
      </w:r>
      <w:r w:rsidR="00C55D18" w:rsidRPr="00F45A47">
        <w:rPr>
          <w:rFonts w:ascii="Times New Roman" w:eastAsia="ＭＳ 明朝" w:hAnsi="Times New Roman" w:cs="Times New Roman" w:hint="eastAsia"/>
          <w:szCs w:val="21"/>
          <w:rPrChange w:id="1491" w:author="Masato YOSHIKAWA" w:date="2026-01-20T11:15:00Z" w16du:dateUtc="2026-01-20T02:15:00Z">
            <w:rPr>
              <w:rFonts w:ascii="ＭＳ 明朝" w:eastAsia="ＭＳ 明朝" w:hAnsi="ＭＳ 明朝" w:hint="eastAsia"/>
              <w:szCs w:val="21"/>
            </w:rPr>
          </w:rPrChange>
        </w:rPr>
        <w:t>明治期の日本の通貨単位</w:t>
      </w:r>
      <w:r w:rsidR="003947EC" w:rsidRPr="00F45A47">
        <w:rPr>
          <w:rFonts w:ascii="Times New Roman" w:eastAsia="ＭＳ 明朝" w:hAnsi="Times New Roman" w:cs="Times New Roman" w:hint="eastAsia"/>
          <w:szCs w:val="21"/>
          <w:rPrChange w:id="1492" w:author="Masato YOSHIKAWA" w:date="2026-01-20T11:15:00Z" w16du:dateUtc="2026-01-20T02:15:00Z">
            <w:rPr>
              <w:rFonts w:ascii="ＭＳ 明朝" w:eastAsia="ＭＳ 明朝" w:hAnsi="ＭＳ 明朝" w:hint="eastAsia"/>
              <w:szCs w:val="21"/>
            </w:rPr>
          </w:rPrChange>
        </w:rPr>
        <w:t>である</w:t>
      </w:r>
      <w:r w:rsidR="009F12CF" w:rsidRPr="00F45A47">
        <w:rPr>
          <w:rFonts w:ascii="Times New Roman" w:eastAsia="ＭＳ 明朝" w:hAnsi="Times New Roman" w:cs="Times New Roman" w:hint="eastAsia"/>
          <w:szCs w:val="21"/>
          <w:rPrChange w:id="1493" w:author="Masato YOSHIKAWA" w:date="2026-01-20T11:15:00Z" w16du:dateUtc="2026-01-20T02:15:00Z">
            <w:rPr>
              <w:rFonts w:ascii="ＭＳ 明朝" w:eastAsia="ＭＳ 明朝" w:hAnsi="ＭＳ 明朝" w:hint="eastAsia"/>
              <w:szCs w:val="21"/>
            </w:rPr>
          </w:rPrChange>
        </w:rPr>
        <w:t>「銭」</w:t>
      </w:r>
      <w:r w:rsidR="00C55D18" w:rsidRPr="00F45A47">
        <w:rPr>
          <w:rFonts w:ascii="Times New Roman" w:eastAsia="ＭＳ 明朝" w:hAnsi="Times New Roman" w:cs="Times New Roman" w:hint="eastAsia"/>
          <w:szCs w:val="21"/>
          <w:rPrChange w:id="1494" w:author="Masato YOSHIKAWA" w:date="2026-01-20T11:15:00Z" w16du:dateUtc="2026-01-20T02:15:00Z">
            <w:rPr>
              <w:rFonts w:ascii="ＭＳ 明朝" w:eastAsia="ＭＳ 明朝" w:hAnsi="ＭＳ 明朝" w:hint="eastAsia"/>
              <w:szCs w:val="21"/>
            </w:rPr>
          </w:rPrChange>
        </w:rPr>
        <w:t>を</w:t>
      </w:r>
      <w:ins w:id="1495" w:author="Masato YOSHIKAWA" w:date="2026-01-20T11:58:00Z" w16du:dateUtc="2026-01-20T02:58:00Z">
        <w:r w:rsidR="0042026C">
          <w:rPr>
            <w:rFonts w:ascii="Times New Roman" w:eastAsia="ＭＳ 明朝" w:hAnsi="Times New Roman" w:cs="Times New Roman" w:hint="eastAsia"/>
            <w:szCs w:val="21"/>
          </w:rPr>
          <w:t xml:space="preserve"> </w:t>
        </w:r>
        <w:r w:rsidR="0042026C">
          <w:rPr>
            <w:rFonts w:ascii="Times New Roman" w:eastAsia="ＭＳ 明朝" w:hAnsi="Times New Roman" w:cs="Times New Roman"/>
            <w:szCs w:val="21"/>
          </w:rPr>
          <w:t>“</w:t>
        </w:r>
      </w:ins>
      <w:del w:id="1496" w:author="Masato YOSHIKAWA" w:date="2026-01-20T11:58:00Z" w16du:dateUtc="2026-01-20T02:58:00Z">
        <w:r w:rsidR="00C55D18" w:rsidRPr="00F45A47" w:rsidDel="0042026C">
          <w:rPr>
            <w:rFonts w:ascii="Times New Roman" w:eastAsia="ＭＳ 明朝" w:hAnsi="Times New Roman" w:cs="Times New Roman"/>
            <w:szCs w:val="21"/>
            <w:rPrChange w:id="1497" w:author="Masato YOSHIKAWA" w:date="2026-01-20T11:15:00Z" w16du:dateUtc="2026-01-20T02:15:00Z">
              <w:rPr>
                <w:rFonts w:ascii="ＭＳ 明朝" w:eastAsia="ＭＳ 明朝" w:hAnsi="ＭＳ 明朝"/>
                <w:szCs w:val="21"/>
              </w:rPr>
            </w:rPrChange>
          </w:rPr>
          <w:delText>”</w:delText>
        </w:r>
      </w:del>
      <w:r w:rsidR="00C55D18" w:rsidRPr="00F45A47">
        <w:rPr>
          <w:rFonts w:ascii="Times New Roman" w:eastAsia="ＭＳ 明朝" w:hAnsi="Times New Roman" w:cs="Times New Roman"/>
          <w:szCs w:val="21"/>
          <w:rPrChange w:id="1498" w:author="Masato YOSHIKAWA" w:date="2026-01-20T11:15:00Z" w16du:dateUtc="2026-01-20T02:15:00Z">
            <w:rPr>
              <w:rFonts w:ascii="ＭＳ 明朝" w:eastAsia="ＭＳ 明朝" w:hAnsi="ＭＳ 明朝"/>
              <w:szCs w:val="21"/>
            </w:rPr>
          </w:rPrChange>
        </w:rPr>
        <w:t>sen”</w:t>
      </w:r>
      <w:ins w:id="1499" w:author="Masato YOSHIKAWA" w:date="2026-01-20T11:58:00Z" w16du:dateUtc="2026-01-20T02:58:00Z">
        <w:r w:rsidR="0042026C">
          <w:rPr>
            <w:rFonts w:ascii="Times New Roman" w:eastAsia="ＭＳ 明朝" w:hAnsi="Times New Roman" w:cs="Times New Roman" w:hint="eastAsia"/>
            <w:szCs w:val="21"/>
          </w:rPr>
          <w:t xml:space="preserve"> </w:t>
        </w:r>
      </w:ins>
      <w:r w:rsidR="00E10CD0" w:rsidRPr="00F45A47">
        <w:rPr>
          <w:rFonts w:ascii="Times New Roman" w:eastAsia="ＭＳ 明朝" w:hAnsi="Times New Roman" w:cs="Times New Roman" w:hint="eastAsia"/>
          <w:szCs w:val="21"/>
          <w:rPrChange w:id="1500" w:author="Masato YOSHIKAWA" w:date="2026-01-20T11:15:00Z" w16du:dateUtc="2026-01-20T02:15:00Z">
            <w:rPr>
              <w:rFonts w:ascii="ＭＳ 明朝" w:eastAsia="ＭＳ 明朝" w:hAnsi="ＭＳ 明朝" w:hint="eastAsia"/>
              <w:szCs w:val="21"/>
            </w:rPr>
          </w:rPrChange>
        </w:rPr>
        <w:t>のようにローマ字で音写し、補足説明を加えない</w:t>
      </w:r>
      <w:r w:rsidR="008D1244" w:rsidRPr="00F45A47">
        <w:rPr>
          <w:rFonts w:ascii="Times New Roman" w:eastAsia="ＭＳ 明朝" w:hAnsi="Times New Roman" w:cs="Times New Roman" w:hint="eastAsia"/>
          <w:szCs w:val="21"/>
          <w:rPrChange w:id="1501" w:author="Masato YOSHIKAWA" w:date="2026-01-20T11:15:00Z" w16du:dateUtc="2026-01-20T02:15:00Z">
            <w:rPr>
              <w:rFonts w:ascii="ＭＳ 明朝" w:eastAsia="ＭＳ 明朝" w:hAnsi="ＭＳ 明朝" w:hint="eastAsia"/>
              <w:szCs w:val="21"/>
            </w:rPr>
          </w:rPrChange>
        </w:rPr>
        <w:t>手法である。</w:t>
      </w:r>
      <w:r w:rsidR="008D1244" w:rsidRPr="00F45A47">
        <w:rPr>
          <w:rFonts w:ascii="Times New Roman" w:eastAsia="ＭＳ 明朝" w:hAnsi="Times New Roman" w:cs="Times New Roman"/>
          <w:szCs w:val="21"/>
          <w:rPrChange w:id="1502" w:author="Masato YOSHIKAWA" w:date="2026-01-20T11:15:00Z" w16du:dateUtc="2026-01-20T02:15:00Z">
            <w:rPr>
              <w:rFonts w:ascii="ＭＳ 明朝" w:eastAsia="ＭＳ 明朝" w:hAnsi="ＭＳ 明朝"/>
              <w:szCs w:val="21"/>
            </w:rPr>
          </w:rPrChange>
        </w:rPr>
        <w:t>これに対し、音写した語句に脚注や文中での補足説明を加え、読者の理解を意図的に助ける処置を行った場合、本研究ではこれを</w:t>
      </w:r>
      <w:r w:rsidR="008D1244" w:rsidRPr="00F45A47">
        <w:rPr>
          <w:rFonts w:ascii="Times New Roman" w:eastAsia="ＭＳ 明朝" w:hAnsi="Times New Roman" w:cs="Times New Roman"/>
          <w:szCs w:val="21"/>
          <w:rPrChange w:id="1503" w:author="Masato YOSHIKAWA" w:date="2026-01-20T11:15:00Z" w16du:dateUtc="2026-01-20T02:15:00Z">
            <w:rPr>
              <w:rFonts w:ascii="ＭＳ 明朝" w:eastAsia="ＭＳ 明朝" w:hAnsi="ＭＳ 明朝"/>
              <w:szCs w:val="21"/>
            </w:rPr>
          </w:rPrChange>
        </w:rPr>
        <w:t>Amplification</w:t>
      </w:r>
      <w:r w:rsidR="008D1244" w:rsidRPr="00F45A47">
        <w:rPr>
          <w:rFonts w:ascii="Times New Roman" w:eastAsia="ＭＳ 明朝" w:hAnsi="Times New Roman" w:cs="Times New Roman"/>
          <w:szCs w:val="21"/>
          <w:rPrChange w:id="1504" w:author="Masato YOSHIKAWA" w:date="2026-01-20T11:15:00Z" w16du:dateUtc="2026-01-20T02:15:00Z">
            <w:rPr>
              <w:rFonts w:ascii="ＭＳ 明朝" w:eastAsia="ＭＳ 明朝" w:hAnsi="ＭＳ 明朝"/>
              <w:szCs w:val="21"/>
            </w:rPr>
          </w:rPrChange>
        </w:rPr>
        <w:t>と定義する。また、</w:t>
      </w:r>
      <w:r w:rsidR="008D1244" w:rsidRPr="00F45A47">
        <w:rPr>
          <w:rFonts w:ascii="Times New Roman" w:eastAsia="ＭＳ 明朝" w:hAnsi="Times New Roman" w:cs="Times New Roman"/>
          <w:szCs w:val="21"/>
          <w:rPrChange w:id="1505" w:author="Masato YOSHIKAWA" w:date="2026-01-20T11:15:00Z" w16du:dateUtc="2026-01-20T02:15:00Z">
            <w:rPr>
              <w:rFonts w:ascii="ＭＳ 明朝" w:eastAsia="ＭＳ 明朝" w:hAnsi="ＭＳ 明朝"/>
              <w:szCs w:val="21"/>
            </w:rPr>
          </w:rPrChange>
        </w:rPr>
        <w:t>Calque</w:t>
      </w:r>
      <w:r w:rsidR="008D1244" w:rsidRPr="00F45A47">
        <w:rPr>
          <w:rFonts w:ascii="Times New Roman" w:eastAsia="ＭＳ 明朝" w:hAnsi="Times New Roman" w:cs="Times New Roman"/>
          <w:szCs w:val="21"/>
          <w:rPrChange w:id="1506" w:author="Masato YOSHIKAWA" w:date="2026-01-20T11:15:00Z" w16du:dateUtc="2026-01-20T02:15:00Z">
            <w:rPr>
              <w:rFonts w:ascii="ＭＳ 明朝" w:eastAsia="ＭＳ 明朝" w:hAnsi="ＭＳ 明朝"/>
              <w:szCs w:val="21"/>
            </w:rPr>
          </w:rPrChange>
        </w:rPr>
        <w:t>は</w:t>
      </w:r>
      <w:r w:rsidR="00387CF7" w:rsidRPr="00F45A47">
        <w:rPr>
          <w:rFonts w:ascii="Times New Roman" w:eastAsia="ＭＳ 明朝" w:hAnsi="Times New Roman" w:cs="Times New Roman" w:hint="eastAsia"/>
          <w:szCs w:val="21"/>
          <w:rPrChange w:id="1507" w:author="Masato YOSHIKAWA" w:date="2026-01-20T11:15:00Z" w16du:dateUtc="2026-01-20T02:15:00Z">
            <w:rPr>
              <w:rFonts w:ascii="ＭＳ 明朝" w:eastAsia="ＭＳ 明朝" w:hAnsi="ＭＳ 明朝" w:hint="eastAsia"/>
              <w:szCs w:val="21"/>
            </w:rPr>
          </w:rPrChange>
        </w:rPr>
        <w:t>「</w:t>
      </w:r>
      <w:r w:rsidR="003B2B1E" w:rsidRPr="00F45A47">
        <w:rPr>
          <w:rFonts w:ascii="Times New Roman" w:eastAsia="ＭＳ 明朝" w:hAnsi="Times New Roman" w:cs="Times New Roman" w:hint="eastAsia"/>
          <w:szCs w:val="21"/>
          <w:rPrChange w:id="1508" w:author="Masato YOSHIKAWA" w:date="2026-01-20T11:15:00Z" w16du:dateUtc="2026-01-20T02:15:00Z">
            <w:rPr>
              <w:rFonts w:ascii="ＭＳ 明朝" w:eastAsia="ＭＳ 明朝" w:hAnsi="ＭＳ 明朝" w:hint="eastAsia"/>
              <w:szCs w:val="21"/>
            </w:rPr>
          </w:rPrChange>
        </w:rPr>
        <w:t>切腹」</w:t>
      </w:r>
      <w:r w:rsidR="008D1244" w:rsidRPr="00F45A47">
        <w:rPr>
          <w:rFonts w:ascii="Times New Roman" w:eastAsia="ＭＳ 明朝" w:hAnsi="Times New Roman" w:cs="Times New Roman"/>
          <w:szCs w:val="21"/>
          <w:rPrChange w:id="1509" w:author="Masato YOSHIKAWA" w:date="2026-01-20T11:15:00Z" w16du:dateUtc="2026-01-20T02:15:00Z">
            <w:rPr>
              <w:rFonts w:ascii="ＭＳ 明朝" w:eastAsia="ＭＳ 明朝" w:hAnsi="ＭＳ 明朝"/>
              <w:szCs w:val="21"/>
            </w:rPr>
          </w:rPrChange>
        </w:rPr>
        <w:t xml:space="preserve"> </w:t>
      </w:r>
      <w:r w:rsidR="00513CDD" w:rsidRPr="00F45A47">
        <w:rPr>
          <w:rFonts w:ascii="Times New Roman" w:eastAsia="ＭＳ 明朝" w:hAnsi="Times New Roman" w:cs="Times New Roman" w:hint="eastAsia"/>
          <w:szCs w:val="21"/>
          <w:rPrChange w:id="1510" w:author="Masato YOSHIKAWA" w:date="2026-01-20T11:15:00Z" w16du:dateUtc="2026-01-20T02:15:00Z">
            <w:rPr>
              <w:rFonts w:ascii="ＭＳ 明朝" w:eastAsia="ＭＳ 明朝" w:hAnsi="ＭＳ 明朝" w:hint="eastAsia"/>
              <w:szCs w:val="21"/>
            </w:rPr>
          </w:rPrChange>
        </w:rPr>
        <w:t>を</w:t>
      </w:r>
      <w:ins w:id="1511" w:author="Masato YOSHIKAWA" w:date="2026-01-20T11:59:00Z" w16du:dateUtc="2026-01-20T02:59:00Z">
        <w:r w:rsidR="0042026C">
          <w:rPr>
            <w:rFonts w:ascii="Times New Roman" w:eastAsia="ＭＳ 明朝" w:hAnsi="Times New Roman" w:cs="Times New Roman" w:hint="eastAsia"/>
            <w:szCs w:val="21"/>
          </w:rPr>
          <w:t xml:space="preserve"> </w:t>
        </w:r>
        <w:r w:rsidR="0042026C">
          <w:rPr>
            <w:rFonts w:ascii="Times New Roman" w:eastAsia="ＭＳ 明朝" w:hAnsi="Times New Roman" w:cs="Times New Roman"/>
            <w:szCs w:val="21"/>
          </w:rPr>
          <w:t>“</w:t>
        </w:r>
      </w:ins>
      <w:del w:id="1512" w:author="Masato YOSHIKAWA" w:date="2026-01-20T11:59:00Z" w16du:dateUtc="2026-01-20T02:59:00Z">
        <w:r w:rsidR="00513CDD" w:rsidRPr="00F45A47" w:rsidDel="0042026C">
          <w:rPr>
            <w:rFonts w:ascii="Times New Roman" w:eastAsia="ＭＳ 明朝" w:hAnsi="Times New Roman" w:cs="Times New Roman"/>
            <w:szCs w:val="21"/>
            <w:rPrChange w:id="1513" w:author="Masato YOSHIKAWA" w:date="2026-01-20T11:15:00Z" w16du:dateUtc="2026-01-20T02:15:00Z">
              <w:rPr>
                <w:rFonts w:ascii="ＭＳ 明朝" w:eastAsia="ＭＳ 明朝" w:hAnsi="ＭＳ 明朝"/>
                <w:szCs w:val="21"/>
              </w:rPr>
            </w:rPrChange>
          </w:rPr>
          <w:delText>”</w:delText>
        </w:r>
      </w:del>
      <w:r w:rsidR="00513CDD" w:rsidRPr="00F45A47">
        <w:rPr>
          <w:rFonts w:ascii="Times New Roman" w:eastAsia="ＭＳ 明朝" w:hAnsi="Times New Roman" w:cs="Times New Roman"/>
          <w:szCs w:val="21"/>
          <w:rPrChange w:id="1514" w:author="Masato YOSHIKAWA" w:date="2026-01-20T11:15:00Z" w16du:dateUtc="2026-01-20T02:15:00Z">
            <w:rPr>
              <w:rFonts w:ascii="ＭＳ 明朝" w:eastAsia="ＭＳ 明朝" w:hAnsi="ＭＳ 明朝"/>
              <w:szCs w:val="21"/>
            </w:rPr>
          </w:rPrChange>
        </w:rPr>
        <w:t>cut</w:t>
      </w:r>
      <w:r w:rsidR="0024454B" w:rsidRPr="00F45A47">
        <w:rPr>
          <w:rFonts w:ascii="Times New Roman" w:eastAsia="ＭＳ 明朝" w:hAnsi="Times New Roman" w:cs="Times New Roman"/>
          <w:szCs w:val="21"/>
          <w:rPrChange w:id="1515" w:author="Masato YOSHIKAWA" w:date="2026-01-20T11:15:00Z" w16du:dateUtc="2026-01-20T02:15:00Z">
            <w:rPr>
              <w:rFonts w:ascii="ＭＳ 明朝" w:eastAsia="ＭＳ 明朝" w:hAnsi="ＭＳ 明朝"/>
              <w:szCs w:val="21"/>
            </w:rPr>
          </w:rPrChange>
        </w:rPr>
        <w:t>-</w:t>
      </w:r>
      <w:r w:rsidR="00513CDD" w:rsidRPr="00F45A47">
        <w:rPr>
          <w:rFonts w:ascii="Times New Roman" w:eastAsia="ＭＳ 明朝" w:hAnsi="Times New Roman" w:cs="Times New Roman"/>
          <w:szCs w:val="21"/>
          <w:rPrChange w:id="1516" w:author="Masato YOSHIKAWA" w:date="2026-01-20T11:15:00Z" w16du:dateUtc="2026-01-20T02:15:00Z">
            <w:rPr>
              <w:rFonts w:ascii="ＭＳ 明朝" w:eastAsia="ＭＳ 明朝" w:hAnsi="ＭＳ 明朝"/>
              <w:szCs w:val="21"/>
            </w:rPr>
          </w:rPrChange>
        </w:rPr>
        <w:t>belly”</w:t>
      </w:r>
      <w:ins w:id="1517" w:author="Masato YOSHIKAWA" w:date="2026-01-20T11:59:00Z" w16du:dateUtc="2026-01-20T02:59:00Z">
        <w:r w:rsidR="0042026C">
          <w:rPr>
            <w:rFonts w:ascii="Times New Roman" w:eastAsia="ＭＳ 明朝" w:hAnsi="Times New Roman" w:cs="Times New Roman" w:hint="eastAsia"/>
            <w:szCs w:val="21"/>
          </w:rPr>
          <w:t xml:space="preserve"> </w:t>
        </w:r>
      </w:ins>
      <w:r w:rsidR="008D1244" w:rsidRPr="00F45A47">
        <w:rPr>
          <w:rFonts w:ascii="Times New Roman" w:eastAsia="ＭＳ 明朝" w:hAnsi="Times New Roman" w:cs="Times New Roman"/>
          <w:szCs w:val="21"/>
          <w:rPrChange w:id="1518" w:author="Masato YOSHIKAWA" w:date="2026-01-20T11:15:00Z" w16du:dateUtc="2026-01-20T02:15:00Z">
            <w:rPr>
              <w:rFonts w:ascii="ＭＳ 明朝" w:eastAsia="ＭＳ 明朝" w:hAnsi="ＭＳ 明朝"/>
              <w:szCs w:val="21"/>
            </w:rPr>
          </w:rPrChange>
        </w:rPr>
        <w:t>と訳すように、原文の構成要素を逐語的に訳出して原語の構造を目標言語</w:t>
      </w:r>
      <w:r w:rsidR="00031D75" w:rsidRPr="00F45A47">
        <w:rPr>
          <w:rFonts w:ascii="Times New Roman" w:eastAsia="ＭＳ 明朝" w:hAnsi="Times New Roman" w:cs="Times New Roman" w:hint="eastAsia"/>
          <w:szCs w:val="21"/>
          <w:rPrChange w:id="1519" w:author="Masato YOSHIKAWA" w:date="2026-01-20T11:15:00Z" w16du:dateUtc="2026-01-20T02:15:00Z">
            <w:rPr>
              <w:rFonts w:ascii="ＭＳ 明朝" w:eastAsia="ＭＳ 明朝" w:hAnsi="ＭＳ 明朝" w:hint="eastAsia"/>
              <w:szCs w:val="21"/>
            </w:rPr>
          </w:rPrChange>
        </w:rPr>
        <w:t>に持ち込</w:t>
      </w:r>
      <w:r w:rsidR="0039079B" w:rsidRPr="00F45A47">
        <w:rPr>
          <w:rFonts w:ascii="Times New Roman" w:eastAsia="ＭＳ 明朝" w:hAnsi="Times New Roman" w:cs="Times New Roman" w:hint="eastAsia"/>
          <w:szCs w:val="21"/>
          <w:rPrChange w:id="1520" w:author="Masato YOSHIKAWA" w:date="2026-01-20T11:15:00Z" w16du:dateUtc="2026-01-20T02:15:00Z">
            <w:rPr>
              <w:rFonts w:ascii="ＭＳ 明朝" w:eastAsia="ＭＳ 明朝" w:hAnsi="ＭＳ 明朝" w:hint="eastAsia"/>
              <w:szCs w:val="21"/>
            </w:rPr>
          </w:rPrChange>
        </w:rPr>
        <w:t>む技法</w:t>
      </w:r>
      <w:r w:rsidR="00031D75" w:rsidRPr="00F45A47">
        <w:rPr>
          <w:rFonts w:ascii="Times New Roman" w:eastAsia="ＭＳ 明朝" w:hAnsi="Times New Roman" w:cs="Times New Roman" w:hint="eastAsia"/>
          <w:szCs w:val="21"/>
          <w:rPrChange w:id="1521" w:author="Masato YOSHIKAWA" w:date="2026-01-20T11:15:00Z" w16du:dateUtc="2026-01-20T02:15:00Z">
            <w:rPr>
              <w:rFonts w:ascii="ＭＳ 明朝" w:eastAsia="ＭＳ 明朝" w:hAnsi="ＭＳ 明朝" w:hint="eastAsia"/>
              <w:szCs w:val="21"/>
            </w:rPr>
          </w:rPrChange>
        </w:rPr>
        <w:t>を</w:t>
      </w:r>
      <w:r w:rsidR="0039079B" w:rsidRPr="00F45A47">
        <w:rPr>
          <w:rFonts w:ascii="Times New Roman" w:eastAsia="ＭＳ 明朝" w:hAnsi="Times New Roman" w:cs="Times New Roman" w:hint="eastAsia"/>
          <w:szCs w:val="21"/>
          <w:rPrChange w:id="1522" w:author="Masato YOSHIKAWA" w:date="2026-01-20T11:15:00Z" w16du:dateUtc="2026-01-20T02:15:00Z">
            <w:rPr>
              <w:rFonts w:ascii="ＭＳ 明朝" w:eastAsia="ＭＳ 明朝" w:hAnsi="ＭＳ 明朝" w:hint="eastAsia"/>
              <w:szCs w:val="21"/>
            </w:rPr>
          </w:rPrChange>
        </w:rPr>
        <w:t>指す</w:t>
      </w:r>
      <w:r w:rsidR="00031D75" w:rsidRPr="00F45A47">
        <w:rPr>
          <w:rFonts w:ascii="Times New Roman" w:eastAsia="ＭＳ 明朝" w:hAnsi="Times New Roman" w:cs="Times New Roman" w:hint="eastAsia"/>
          <w:szCs w:val="21"/>
          <w:rPrChange w:id="1523" w:author="Masato YOSHIKAWA" w:date="2026-01-20T11:15:00Z" w16du:dateUtc="2026-01-20T02:15:00Z">
            <w:rPr>
              <w:rFonts w:ascii="ＭＳ 明朝" w:eastAsia="ＭＳ 明朝" w:hAnsi="ＭＳ 明朝" w:hint="eastAsia"/>
              <w:szCs w:val="21"/>
            </w:rPr>
          </w:rPrChange>
        </w:rPr>
        <w:t>。</w:t>
      </w:r>
      <w:r w:rsidR="006F63DB" w:rsidRPr="00F45A47">
        <w:rPr>
          <w:rFonts w:ascii="Times New Roman" w:eastAsia="ＭＳ 明朝" w:hAnsi="Times New Roman" w:cs="Times New Roman" w:hint="eastAsia"/>
          <w:szCs w:val="21"/>
          <w:rPrChange w:id="1524" w:author="Masato YOSHIKAWA" w:date="2026-01-20T11:15:00Z" w16du:dateUtc="2026-01-20T02:15:00Z">
            <w:rPr>
              <w:rFonts w:ascii="ＭＳ 明朝" w:eastAsia="ＭＳ 明朝" w:hAnsi="ＭＳ 明朝" w:hint="eastAsia"/>
              <w:szCs w:val="21"/>
            </w:rPr>
          </w:rPrChange>
        </w:rPr>
        <w:t>本研究では、</w:t>
      </w:r>
      <w:r w:rsidR="00676D30" w:rsidRPr="00F45A47">
        <w:rPr>
          <w:rFonts w:ascii="Times New Roman" w:eastAsia="ＭＳ 明朝" w:hAnsi="Times New Roman" w:cs="Times New Roman" w:hint="eastAsia"/>
          <w:szCs w:val="21"/>
          <w:rPrChange w:id="1525" w:author="Masato YOSHIKAWA" w:date="2026-01-20T11:15:00Z" w16du:dateUtc="2026-01-20T02:15:00Z">
            <w:rPr>
              <w:rFonts w:ascii="ＭＳ 明朝" w:eastAsia="ＭＳ 明朝" w:hAnsi="ＭＳ 明朝" w:hint="eastAsia"/>
              <w:szCs w:val="21"/>
            </w:rPr>
          </w:rPrChange>
        </w:rPr>
        <w:t>後述する</w:t>
      </w:r>
      <w:r w:rsidR="00676D30" w:rsidRPr="00F45A47">
        <w:rPr>
          <w:rFonts w:ascii="Times New Roman" w:eastAsia="ＭＳ 明朝" w:hAnsi="Times New Roman" w:cs="Times New Roman"/>
          <w:szCs w:val="21"/>
          <w:rPrChange w:id="1526" w:author="Masato YOSHIKAWA" w:date="2026-01-20T11:15:00Z" w16du:dateUtc="2026-01-20T02:15:00Z">
            <w:rPr>
              <w:rFonts w:ascii="ＭＳ 明朝" w:eastAsia="ＭＳ 明朝" w:hAnsi="ＭＳ 明朝"/>
              <w:szCs w:val="21"/>
            </w:rPr>
          </w:rPrChange>
        </w:rPr>
        <w:t>Literal translation</w:t>
      </w:r>
      <w:r w:rsidR="00676D30" w:rsidRPr="00F45A47">
        <w:rPr>
          <w:rFonts w:ascii="Times New Roman" w:eastAsia="ＭＳ 明朝" w:hAnsi="Times New Roman" w:cs="Times New Roman" w:hint="eastAsia"/>
          <w:szCs w:val="21"/>
          <w:rPrChange w:id="1527" w:author="Masato YOSHIKAWA" w:date="2026-01-20T11:15:00Z" w16du:dateUtc="2026-01-20T02:15:00Z">
            <w:rPr>
              <w:rFonts w:ascii="ＭＳ 明朝" w:eastAsia="ＭＳ 明朝" w:hAnsi="ＭＳ 明朝" w:hint="eastAsia"/>
              <w:szCs w:val="21"/>
            </w:rPr>
          </w:rPrChange>
        </w:rPr>
        <w:t>と</w:t>
      </w:r>
      <w:r w:rsidR="001F4EB5" w:rsidRPr="00F45A47">
        <w:rPr>
          <w:rFonts w:ascii="Times New Roman" w:eastAsia="ＭＳ 明朝" w:hAnsi="Times New Roman" w:cs="Times New Roman" w:hint="eastAsia"/>
          <w:szCs w:val="21"/>
          <w:rPrChange w:id="1528" w:author="Masato YOSHIKAWA" w:date="2026-01-20T11:15:00Z" w16du:dateUtc="2026-01-20T02:15:00Z">
            <w:rPr>
              <w:rFonts w:ascii="ＭＳ 明朝" w:eastAsia="ＭＳ 明朝" w:hAnsi="ＭＳ 明朝" w:hint="eastAsia"/>
              <w:szCs w:val="21"/>
            </w:rPr>
          </w:rPrChange>
        </w:rPr>
        <w:t>明確に</w:t>
      </w:r>
      <w:r w:rsidR="00676D30" w:rsidRPr="00F45A47">
        <w:rPr>
          <w:rFonts w:ascii="Times New Roman" w:eastAsia="ＭＳ 明朝" w:hAnsi="Times New Roman" w:cs="Times New Roman" w:hint="eastAsia"/>
          <w:szCs w:val="21"/>
          <w:rPrChange w:id="1529" w:author="Masato YOSHIKAWA" w:date="2026-01-20T11:15:00Z" w16du:dateUtc="2026-01-20T02:15:00Z">
            <w:rPr>
              <w:rFonts w:ascii="ＭＳ 明朝" w:eastAsia="ＭＳ 明朝" w:hAnsi="ＭＳ 明朝" w:hint="eastAsia"/>
              <w:szCs w:val="21"/>
            </w:rPr>
          </w:rPrChange>
        </w:rPr>
        <w:t>区別するため、</w:t>
      </w:r>
      <w:r w:rsidR="00B3067D" w:rsidRPr="00F45A47">
        <w:rPr>
          <w:rFonts w:ascii="Times New Roman" w:eastAsia="ＭＳ 明朝" w:hAnsi="Times New Roman" w:cs="Times New Roman"/>
          <w:szCs w:val="21"/>
          <w:rPrChange w:id="1530" w:author="Masato YOSHIKAWA" w:date="2026-01-20T11:15:00Z" w16du:dateUtc="2026-01-20T02:15:00Z">
            <w:rPr>
              <w:rFonts w:ascii="ＭＳ 明朝" w:eastAsia="ＭＳ 明朝" w:hAnsi="ＭＳ 明朝"/>
              <w:szCs w:val="21"/>
            </w:rPr>
          </w:rPrChange>
        </w:rPr>
        <w:t>Molina</w:t>
      </w:r>
      <w:ins w:id="1531" w:author="Masato YOSHIKAWA" w:date="2026-01-20T11:59:00Z" w16du:dateUtc="2026-01-20T02:59:00Z">
        <w:r w:rsidR="0042026C">
          <w:rPr>
            <w:rFonts w:ascii="Times New Roman" w:eastAsia="ＭＳ 明朝" w:hAnsi="Times New Roman" w:cs="Times New Roman" w:hint="eastAsia"/>
            <w:szCs w:val="21"/>
          </w:rPr>
          <w:t xml:space="preserve"> </w:t>
        </w:r>
      </w:ins>
      <w:del w:id="1532" w:author="Masato YOSHIKAWA" w:date="2026-01-20T11:59:00Z" w16du:dateUtc="2026-01-20T02:59:00Z">
        <w:r w:rsidR="00B3067D" w:rsidRPr="00F45A47" w:rsidDel="0042026C">
          <w:rPr>
            <w:rFonts w:ascii="Times New Roman" w:eastAsia="ＭＳ 明朝" w:hAnsi="Times New Roman" w:cs="Times New Roman" w:hint="eastAsia"/>
            <w:szCs w:val="21"/>
            <w:rPrChange w:id="1533" w:author="Masato YOSHIKAWA" w:date="2026-01-20T11:15:00Z" w16du:dateUtc="2026-01-20T02:15:00Z">
              <w:rPr>
                <w:rFonts w:ascii="ＭＳ 明朝" w:eastAsia="ＭＳ 明朝" w:hAnsi="ＭＳ 明朝" w:hint="eastAsia"/>
                <w:szCs w:val="21"/>
              </w:rPr>
            </w:rPrChange>
          </w:rPr>
          <w:delText>＆</w:delText>
        </w:r>
      </w:del>
      <w:ins w:id="1534" w:author="Masato YOSHIKAWA" w:date="2026-01-20T11:59:00Z" w16du:dateUtc="2026-01-20T02:59:00Z">
        <w:r w:rsidR="0042026C">
          <w:rPr>
            <w:rFonts w:ascii="Times New Roman" w:eastAsia="ＭＳ 明朝" w:hAnsi="Times New Roman" w:cs="Times New Roman" w:hint="eastAsia"/>
            <w:szCs w:val="21"/>
          </w:rPr>
          <w:t xml:space="preserve">&amp; </w:t>
        </w:r>
      </w:ins>
      <w:r w:rsidR="00B3067D" w:rsidRPr="00F45A47">
        <w:rPr>
          <w:rFonts w:ascii="Times New Roman" w:eastAsia="ＭＳ 明朝" w:hAnsi="Times New Roman" w:cs="Times New Roman"/>
          <w:szCs w:val="21"/>
          <w:rPrChange w:id="1535" w:author="Masato YOSHIKAWA" w:date="2026-01-20T11:15:00Z" w16du:dateUtc="2026-01-20T02:15:00Z">
            <w:rPr>
              <w:rFonts w:ascii="ＭＳ 明朝" w:eastAsia="ＭＳ 明朝" w:hAnsi="ＭＳ 明朝"/>
              <w:szCs w:val="21"/>
            </w:rPr>
          </w:rPrChange>
        </w:rPr>
        <w:t>Albir</w:t>
      </w:r>
      <w:sdt>
        <w:sdtPr>
          <w:rPr>
            <w:rFonts w:ascii="Times New Roman" w:eastAsia="ＭＳ 明朝" w:hAnsi="Times New Roman" w:cs="Times New Roman"/>
            <w:szCs w:val="21"/>
          </w:rPr>
          <w:id w:val="61305346"/>
          <w:citation/>
        </w:sdtPr>
        <w:sdtContent>
          <w:r w:rsidR="00B3067D" w:rsidRPr="00F45A47">
            <w:rPr>
              <w:rFonts w:ascii="Times New Roman" w:eastAsia="ＭＳ 明朝" w:hAnsi="Times New Roman" w:cs="Times New Roman"/>
              <w:szCs w:val="21"/>
              <w:rPrChange w:id="1536" w:author="Masato YOSHIKAWA" w:date="2026-01-20T11:15:00Z" w16du:dateUtc="2026-01-20T02:15:00Z">
                <w:rPr>
                  <w:rFonts w:ascii="ＭＳ 明朝" w:eastAsia="ＭＳ 明朝" w:hAnsi="ＭＳ 明朝"/>
                  <w:szCs w:val="21"/>
                </w:rPr>
              </w:rPrChange>
            </w:rPr>
            <w:fldChar w:fldCharType="begin"/>
          </w:r>
          <w:r w:rsidR="00B3067D" w:rsidRPr="00F45A47">
            <w:rPr>
              <w:rFonts w:ascii="Times New Roman" w:eastAsia="ＭＳ 明朝" w:hAnsi="Times New Roman" w:cs="Times New Roman"/>
              <w:szCs w:val="21"/>
              <w:rPrChange w:id="1537" w:author="Masato YOSHIKAWA" w:date="2026-01-20T11:15:00Z" w16du:dateUtc="2026-01-20T02:15:00Z">
                <w:rPr>
                  <w:rFonts w:ascii="ＭＳ 明朝" w:eastAsia="ＭＳ 明朝" w:hAnsi="ＭＳ 明朝"/>
                  <w:szCs w:val="21"/>
                </w:rPr>
              </w:rPrChange>
            </w:rPr>
            <w:instrText xml:space="preserve">CITATION MolAlb02 \n  \t  \l 1041 </w:instrText>
          </w:r>
          <w:r w:rsidR="00B3067D" w:rsidRPr="00F45A47">
            <w:rPr>
              <w:rFonts w:ascii="Times New Roman" w:eastAsia="ＭＳ 明朝" w:hAnsi="Times New Roman" w:cs="Times New Roman"/>
              <w:szCs w:val="21"/>
              <w:rPrChange w:id="1538" w:author="Masato YOSHIKAWA" w:date="2026-01-20T11:15:00Z" w16du:dateUtc="2026-01-20T02:15:00Z">
                <w:rPr>
                  <w:rFonts w:ascii="ＭＳ 明朝" w:eastAsia="ＭＳ 明朝" w:hAnsi="ＭＳ 明朝"/>
                  <w:szCs w:val="21"/>
                </w:rPr>
              </w:rPrChange>
            </w:rPr>
            <w:fldChar w:fldCharType="separate"/>
          </w:r>
          <w:r w:rsidR="00B3067D" w:rsidRPr="00F45A47">
            <w:rPr>
              <w:rFonts w:ascii="Times New Roman" w:eastAsia="ＭＳ 明朝" w:hAnsi="Times New Roman" w:cs="Times New Roman"/>
              <w:noProof/>
              <w:szCs w:val="21"/>
              <w:rPrChange w:id="1539" w:author="Masato YOSHIKAWA" w:date="2026-01-20T11:15:00Z" w16du:dateUtc="2026-01-20T02:15:00Z">
                <w:rPr>
                  <w:rFonts w:ascii="ＭＳ 明朝" w:eastAsia="ＭＳ 明朝" w:hAnsi="ＭＳ 明朝"/>
                  <w:noProof/>
                  <w:szCs w:val="21"/>
                </w:rPr>
              </w:rPrChange>
            </w:rPr>
            <w:t xml:space="preserve"> (2002)</w:t>
          </w:r>
          <w:r w:rsidR="00B3067D" w:rsidRPr="00F45A47">
            <w:rPr>
              <w:rFonts w:ascii="Times New Roman" w:eastAsia="ＭＳ 明朝" w:hAnsi="Times New Roman" w:cs="Times New Roman"/>
              <w:szCs w:val="21"/>
              <w:rPrChange w:id="1540" w:author="Masato YOSHIKAWA" w:date="2026-01-20T11:15:00Z" w16du:dateUtc="2026-01-20T02:15:00Z">
                <w:rPr>
                  <w:rFonts w:ascii="ＭＳ 明朝" w:eastAsia="ＭＳ 明朝" w:hAnsi="ＭＳ 明朝"/>
                  <w:szCs w:val="21"/>
                </w:rPr>
              </w:rPrChange>
            </w:rPr>
            <w:fldChar w:fldCharType="end"/>
          </w:r>
        </w:sdtContent>
      </w:sdt>
      <w:ins w:id="1541" w:author="Masato YOSHIKAWA" w:date="2026-01-20T11:59:00Z" w16du:dateUtc="2026-01-20T02:59:00Z">
        <w:r w:rsidR="0042026C">
          <w:rPr>
            <w:rFonts w:ascii="Times New Roman" w:eastAsia="ＭＳ 明朝" w:hAnsi="Times New Roman" w:cs="Times New Roman" w:hint="eastAsia"/>
            <w:szCs w:val="21"/>
          </w:rPr>
          <w:t xml:space="preserve"> </w:t>
        </w:r>
      </w:ins>
      <w:r w:rsidR="00B3067D" w:rsidRPr="00F45A47">
        <w:rPr>
          <w:rFonts w:ascii="Times New Roman" w:eastAsia="ＭＳ 明朝" w:hAnsi="Times New Roman" w:cs="Times New Roman" w:hint="eastAsia"/>
          <w:szCs w:val="21"/>
          <w:rPrChange w:id="1542" w:author="Masato YOSHIKAWA" w:date="2026-01-20T11:15:00Z" w16du:dateUtc="2026-01-20T02:15:00Z">
            <w:rPr>
              <w:rFonts w:ascii="ＭＳ 明朝" w:eastAsia="ＭＳ 明朝" w:hAnsi="ＭＳ 明朝" w:hint="eastAsia"/>
              <w:szCs w:val="21"/>
            </w:rPr>
          </w:rPrChange>
        </w:rPr>
        <w:t>の定義を細分化し、</w:t>
      </w:r>
      <w:r w:rsidR="00676D30" w:rsidRPr="00F45A47">
        <w:rPr>
          <w:rFonts w:ascii="Times New Roman" w:eastAsia="ＭＳ 明朝" w:hAnsi="Times New Roman" w:cs="Times New Roman" w:hint="eastAsia"/>
          <w:szCs w:val="21"/>
          <w:rPrChange w:id="1543" w:author="Masato YOSHIKAWA" w:date="2026-01-20T11:15:00Z" w16du:dateUtc="2026-01-20T02:15:00Z">
            <w:rPr>
              <w:rFonts w:ascii="ＭＳ 明朝" w:eastAsia="ＭＳ 明朝" w:hAnsi="ＭＳ 明朝" w:hint="eastAsia"/>
              <w:szCs w:val="21"/>
            </w:rPr>
          </w:rPrChange>
        </w:rPr>
        <w:t>原語の構造を</w:t>
      </w:r>
      <w:r w:rsidR="0039079B" w:rsidRPr="00F45A47">
        <w:rPr>
          <w:rFonts w:ascii="Times New Roman" w:eastAsia="ＭＳ 明朝" w:hAnsi="Times New Roman" w:cs="Times New Roman" w:hint="eastAsia"/>
          <w:szCs w:val="21"/>
          <w:rPrChange w:id="1544" w:author="Masato YOSHIKAWA" w:date="2026-01-20T11:15:00Z" w16du:dateUtc="2026-01-20T02:15:00Z">
            <w:rPr>
              <w:rFonts w:ascii="ＭＳ 明朝" w:eastAsia="ＭＳ 明朝" w:hAnsi="ＭＳ 明朝" w:hint="eastAsia"/>
              <w:szCs w:val="21"/>
            </w:rPr>
          </w:rPrChange>
        </w:rPr>
        <w:t>維持</w:t>
      </w:r>
      <w:r w:rsidR="00676D30" w:rsidRPr="00F45A47">
        <w:rPr>
          <w:rFonts w:ascii="Times New Roman" w:eastAsia="ＭＳ 明朝" w:hAnsi="Times New Roman" w:cs="Times New Roman" w:hint="eastAsia"/>
          <w:szCs w:val="21"/>
          <w:rPrChange w:id="1545" w:author="Masato YOSHIKAWA" w:date="2026-01-20T11:15:00Z" w16du:dateUtc="2026-01-20T02:15:00Z">
            <w:rPr>
              <w:rFonts w:ascii="ＭＳ 明朝" w:eastAsia="ＭＳ 明朝" w:hAnsi="ＭＳ 明朝" w:hint="eastAsia"/>
              <w:szCs w:val="21"/>
            </w:rPr>
          </w:rPrChange>
        </w:rPr>
        <w:t>した結果として、</w:t>
      </w:r>
      <w:r w:rsidR="0039079B" w:rsidRPr="00F45A47">
        <w:rPr>
          <w:rFonts w:ascii="Times New Roman" w:eastAsia="ＭＳ 明朝" w:hAnsi="Times New Roman" w:cs="Times New Roman" w:hint="eastAsia"/>
          <w:szCs w:val="21"/>
          <w:rPrChange w:id="1546" w:author="Masato YOSHIKAWA" w:date="2026-01-20T11:15:00Z" w16du:dateUtc="2026-01-20T02:15:00Z">
            <w:rPr>
              <w:rFonts w:ascii="ＭＳ 明朝" w:eastAsia="ＭＳ 明朝" w:hAnsi="ＭＳ 明朝" w:hint="eastAsia"/>
              <w:szCs w:val="21"/>
            </w:rPr>
          </w:rPrChange>
        </w:rPr>
        <w:t>目標言語</w:t>
      </w:r>
      <w:r w:rsidR="00676D30" w:rsidRPr="00F45A47">
        <w:rPr>
          <w:rFonts w:ascii="Times New Roman" w:eastAsia="ＭＳ 明朝" w:hAnsi="Times New Roman" w:cs="Times New Roman" w:hint="eastAsia"/>
          <w:szCs w:val="21"/>
          <w:rPrChange w:id="1547" w:author="Masato YOSHIKAWA" w:date="2026-01-20T11:15:00Z" w16du:dateUtc="2026-01-20T02:15:00Z">
            <w:rPr>
              <w:rFonts w:ascii="ＭＳ 明朝" w:eastAsia="ＭＳ 明朝" w:hAnsi="ＭＳ 明朝" w:hint="eastAsia"/>
              <w:szCs w:val="21"/>
            </w:rPr>
          </w:rPrChange>
        </w:rPr>
        <w:t>において文法的に不自然</w:t>
      </w:r>
      <w:r w:rsidR="0039079B" w:rsidRPr="00F45A47">
        <w:rPr>
          <w:rFonts w:ascii="Times New Roman" w:eastAsia="ＭＳ 明朝" w:hAnsi="Times New Roman" w:cs="Times New Roman" w:hint="eastAsia"/>
          <w:szCs w:val="21"/>
          <w:rPrChange w:id="1548" w:author="Masato YOSHIKAWA" w:date="2026-01-20T11:15:00Z" w16du:dateUtc="2026-01-20T02:15:00Z">
            <w:rPr>
              <w:rFonts w:ascii="ＭＳ 明朝" w:eastAsia="ＭＳ 明朝" w:hAnsi="ＭＳ 明朝" w:hint="eastAsia"/>
              <w:szCs w:val="21"/>
            </w:rPr>
          </w:rPrChange>
        </w:rPr>
        <w:t>、あるいは慣用的に逸脱した</w:t>
      </w:r>
      <w:r w:rsidR="005F362A" w:rsidRPr="00F45A47">
        <w:rPr>
          <w:rFonts w:ascii="Times New Roman" w:eastAsia="ＭＳ 明朝" w:hAnsi="Times New Roman" w:cs="Times New Roman" w:hint="eastAsia"/>
          <w:szCs w:val="21"/>
          <w:rPrChange w:id="1549" w:author="Masato YOSHIKAWA" w:date="2026-01-20T11:15:00Z" w16du:dateUtc="2026-01-20T02:15:00Z">
            <w:rPr>
              <w:rFonts w:ascii="ＭＳ 明朝" w:eastAsia="ＭＳ 明朝" w:hAnsi="ＭＳ 明朝" w:hint="eastAsia"/>
              <w:szCs w:val="21"/>
            </w:rPr>
          </w:rPrChange>
        </w:rPr>
        <w:t>表現となる</w:t>
      </w:r>
      <w:r w:rsidR="00676D30" w:rsidRPr="00F45A47">
        <w:rPr>
          <w:rFonts w:ascii="Times New Roman" w:eastAsia="ＭＳ 明朝" w:hAnsi="Times New Roman" w:cs="Times New Roman" w:hint="eastAsia"/>
          <w:szCs w:val="21"/>
          <w:rPrChange w:id="1550" w:author="Masato YOSHIKAWA" w:date="2026-01-20T11:15:00Z" w16du:dateUtc="2026-01-20T02:15:00Z">
            <w:rPr>
              <w:rFonts w:ascii="ＭＳ 明朝" w:eastAsia="ＭＳ 明朝" w:hAnsi="ＭＳ 明朝" w:hint="eastAsia"/>
              <w:szCs w:val="21"/>
            </w:rPr>
          </w:rPrChange>
        </w:rPr>
        <w:t>場合を</w:t>
      </w:r>
      <w:r w:rsidR="00676D30" w:rsidRPr="00F45A47">
        <w:rPr>
          <w:rFonts w:ascii="Times New Roman" w:eastAsia="ＭＳ 明朝" w:hAnsi="Times New Roman" w:cs="Times New Roman"/>
          <w:szCs w:val="21"/>
          <w:rPrChange w:id="1551" w:author="Masato YOSHIKAWA" w:date="2026-01-20T11:15:00Z" w16du:dateUtc="2026-01-20T02:15:00Z">
            <w:rPr>
              <w:rFonts w:ascii="ＭＳ 明朝" w:eastAsia="ＭＳ 明朝" w:hAnsi="ＭＳ 明朝"/>
              <w:szCs w:val="21"/>
            </w:rPr>
          </w:rPrChange>
        </w:rPr>
        <w:t>Calque</w:t>
      </w:r>
      <w:r w:rsidR="00676D30" w:rsidRPr="00F45A47">
        <w:rPr>
          <w:rFonts w:ascii="Times New Roman" w:eastAsia="ＭＳ 明朝" w:hAnsi="Times New Roman" w:cs="Times New Roman" w:hint="eastAsia"/>
          <w:szCs w:val="21"/>
          <w:rPrChange w:id="1552" w:author="Masato YOSHIKAWA" w:date="2026-01-20T11:15:00Z" w16du:dateUtc="2026-01-20T02:15:00Z">
            <w:rPr>
              <w:rFonts w:ascii="ＭＳ 明朝" w:eastAsia="ＭＳ 明朝" w:hAnsi="ＭＳ 明朝" w:hint="eastAsia"/>
              <w:szCs w:val="21"/>
            </w:rPr>
          </w:rPrChange>
        </w:rPr>
        <w:t>に分類する。</w:t>
      </w:r>
      <w:r w:rsidR="00AD45C6" w:rsidRPr="00F45A47">
        <w:rPr>
          <w:rFonts w:ascii="Times New Roman" w:eastAsia="ＭＳ 明朝" w:hAnsi="Times New Roman" w:cs="Times New Roman"/>
          <w:szCs w:val="21"/>
          <w:rPrChange w:id="1553" w:author="Masato YOSHIKAWA" w:date="2026-01-20T11:15:00Z" w16du:dateUtc="2026-01-20T02:15:00Z">
            <w:rPr>
              <w:rFonts w:ascii="ＭＳ 明朝" w:eastAsia="ＭＳ 明朝" w:hAnsi="ＭＳ 明朝"/>
              <w:szCs w:val="21"/>
            </w:rPr>
          </w:rPrChange>
        </w:rPr>
        <w:t>なお、</w:t>
      </w:r>
      <w:r w:rsidR="00AD45C6" w:rsidRPr="00F45A47">
        <w:rPr>
          <w:rFonts w:ascii="Times New Roman" w:eastAsia="ＭＳ 明朝" w:hAnsi="Times New Roman" w:cs="Times New Roman"/>
          <w:szCs w:val="21"/>
          <w:rPrChange w:id="1554" w:author="Masato YOSHIKAWA" w:date="2026-01-20T11:15:00Z" w16du:dateUtc="2026-01-20T02:15:00Z">
            <w:rPr>
              <w:rFonts w:ascii="ＭＳ 明朝" w:eastAsia="ＭＳ 明朝" w:hAnsi="ＭＳ 明朝"/>
              <w:szCs w:val="21"/>
            </w:rPr>
          </w:rPrChange>
        </w:rPr>
        <w:t>Molina</w:t>
      </w:r>
      <w:ins w:id="1555" w:author="Masato YOSHIKAWA" w:date="2026-01-20T11:59:00Z" w16du:dateUtc="2026-01-20T02:59:00Z">
        <w:r w:rsidR="0042026C">
          <w:rPr>
            <w:rFonts w:ascii="Times New Roman" w:eastAsia="ＭＳ 明朝" w:hAnsi="Times New Roman" w:cs="Times New Roman" w:hint="eastAsia"/>
            <w:szCs w:val="21"/>
          </w:rPr>
          <w:t xml:space="preserve"> </w:t>
        </w:r>
      </w:ins>
      <w:r w:rsidR="00AD45C6" w:rsidRPr="00F45A47">
        <w:rPr>
          <w:rFonts w:ascii="Times New Roman" w:eastAsia="ＭＳ 明朝" w:hAnsi="Times New Roman" w:cs="Times New Roman"/>
          <w:szCs w:val="21"/>
          <w:rPrChange w:id="1556" w:author="Masato YOSHIKAWA" w:date="2026-01-20T11:15:00Z" w16du:dateUtc="2026-01-20T02:15:00Z">
            <w:rPr>
              <w:rFonts w:ascii="ＭＳ 明朝" w:eastAsia="ＭＳ 明朝" w:hAnsi="ＭＳ 明朝"/>
              <w:szCs w:val="21"/>
            </w:rPr>
          </w:rPrChange>
        </w:rPr>
        <w:t>&amp;</w:t>
      </w:r>
      <w:ins w:id="1557" w:author="Masato YOSHIKAWA" w:date="2026-01-20T11:59:00Z" w16du:dateUtc="2026-01-20T02:59:00Z">
        <w:r w:rsidR="0042026C">
          <w:rPr>
            <w:rFonts w:ascii="Times New Roman" w:eastAsia="ＭＳ 明朝" w:hAnsi="Times New Roman" w:cs="Times New Roman" w:hint="eastAsia"/>
            <w:szCs w:val="21"/>
          </w:rPr>
          <w:t xml:space="preserve"> </w:t>
        </w:r>
      </w:ins>
      <w:r w:rsidR="00AD45C6" w:rsidRPr="00F45A47">
        <w:rPr>
          <w:rFonts w:ascii="Times New Roman" w:eastAsia="ＭＳ 明朝" w:hAnsi="Times New Roman" w:cs="Times New Roman"/>
          <w:szCs w:val="21"/>
          <w:rPrChange w:id="1558" w:author="Masato YOSHIKAWA" w:date="2026-01-20T11:15:00Z" w16du:dateUtc="2026-01-20T02:15:00Z">
            <w:rPr>
              <w:rFonts w:ascii="ＭＳ 明朝" w:eastAsia="ＭＳ 明朝" w:hAnsi="ＭＳ 明朝"/>
              <w:szCs w:val="21"/>
            </w:rPr>
          </w:rPrChange>
        </w:rPr>
        <w:t>Albir</w:t>
      </w:r>
      <w:sdt>
        <w:sdtPr>
          <w:rPr>
            <w:rFonts w:ascii="Times New Roman" w:eastAsia="ＭＳ 明朝" w:hAnsi="Times New Roman" w:cs="Times New Roman"/>
            <w:szCs w:val="21"/>
          </w:rPr>
          <w:id w:val="-215591194"/>
          <w:citation/>
        </w:sdtPr>
        <w:sdtContent>
          <w:r w:rsidR="00AD45C6" w:rsidRPr="00F45A47">
            <w:rPr>
              <w:rFonts w:ascii="Times New Roman" w:eastAsia="ＭＳ 明朝" w:hAnsi="Times New Roman" w:cs="Times New Roman"/>
              <w:szCs w:val="21"/>
              <w:rPrChange w:id="1559" w:author="Masato YOSHIKAWA" w:date="2026-01-20T11:15:00Z" w16du:dateUtc="2026-01-20T02:15:00Z">
                <w:rPr>
                  <w:rFonts w:ascii="ＭＳ 明朝" w:eastAsia="ＭＳ 明朝" w:hAnsi="ＭＳ 明朝"/>
                  <w:szCs w:val="21"/>
                </w:rPr>
              </w:rPrChange>
            </w:rPr>
            <w:fldChar w:fldCharType="begin"/>
          </w:r>
          <w:r w:rsidR="00AD45C6" w:rsidRPr="00F45A47">
            <w:rPr>
              <w:rFonts w:ascii="Times New Roman" w:eastAsia="ＭＳ 明朝" w:hAnsi="Times New Roman" w:cs="Times New Roman"/>
              <w:szCs w:val="21"/>
              <w:rPrChange w:id="1560" w:author="Masato YOSHIKAWA" w:date="2026-01-20T11:15:00Z" w16du:dateUtc="2026-01-20T02:15:00Z">
                <w:rPr>
                  <w:rFonts w:ascii="ＭＳ 明朝" w:eastAsia="ＭＳ 明朝" w:hAnsi="ＭＳ 明朝"/>
                  <w:szCs w:val="21"/>
                </w:rPr>
              </w:rPrChange>
            </w:rPr>
            <w:instrText xml:space="preserve">CITATION MolAlb02 \n  \t  \l 1041 </w:instrText>
          </w:r>
          <w:r w:rsidR="00AD45C6" w:rsidRPr="00F45A47">
            <w:rPr>
              <w:rFonts w:ascii="Times New Roman" w:eastAsia="ＭＳ 明朝" w:hAnsi="Times New Roman" w:cs="Times New Roman"/>
              <w:szCs w:val="21"/>
              <w:rPrChange w:id="1561" w:author="Masato YOSHIKAWA" w:date="2026-01-20T11:15:00Z" w16du:dateUtc="2026-01-20T02:15:00Z">
                <w:rPr>
                  <w:rFonts w:ascii="ＭＳ 明朝" w:eastAsia="ＭＳ 明朝" w:hAnsi="ＭＳ 明朝"/>
                  <w:szCs w:val="21"/>
                </w:rPr>
              </w:rPrChange>
            </w:rPr>
            <w:fldChar w:fldCharType="separate"/>
          </w:r>
          <w:r w:rsidR="00AD45C6" w:rsidRPr="00F45A47">
            <w:rPr>
              <w:rFonts w:ascii="Times New Roman" w:eastAsia="ＭＳ 明朝" w:hAnsi="Times New Roman" w:cs="Times New Roman"/>
              <w:noProof/>
              <w:szCs w:val="21"/>
              <w:rPrChange w:id="1562" w:author="Masato YOSHIKAWA" w:date="2026-01-20T11:15:00Z" w16du:dateUtc="2026-01-20T02:15:00Z">
                <w:rPr>
                  <w:rFonts w:ascii="ＭＳ 明朝" w:eastAsia="ＭＳ 明朝" w:hAnsi="ＭＳ 明朝"/>
                  <w:noProof/>
                  <w:szCs w:val="21"/>
                </w:rPr>
              </w:rPrChange>
            </w:rPr>
            <w:t xml:space="preserve"> (2002)</w:t>
          </w:r>
          <w:r w:rsidR="00AD45C6" w:rsidRPr="00F45A47">
            <w:rPr>
              <w:rFonts w:ascii="Times New Roman" w:eastAsia="ＭＳ 明朝" w:hAnsi="Times New Roman" w:cs="Times New Roman"/>
              <w:szCs w:val="21"/>
              <w:rPrChange w:id="1563" w:author="Masato YOSHIKAWA" w:date="2026-01-20T11:15:00Z" w16du:dateUtc="2026-01-20T02:15:00Z">
                <w:rPr>
                  <w:rFonts w:ascii="ＭＳ 明朝" w:eastAsia="ＭＳ 明朝" w:hAnsi="ＭＳ 明朝"/>
                  <w:szCs w:val="21"/>
                </w:rPr>
              </w:rPrChange>
            </w:rPr>
            <w:fldChar w:fldCharType="end"/>
          </w:r>
        </w:sdtContent>
      </w:sdt>
      <w:ins w:id="1564" w:author="Masato YOSHIKAWA" w:date="2026-01-20T11:59:00Z" w16du:dateUtc="2026-01-20T02:59:00Z">
        <w:r w:rsidR="0042026C">
          <w:rPr>
            <w:rFonts w:ascii="Times New Roman" w:eastAsia="ＭＳ 明朝" w:hAnsi="Times New Roman" w:cs="Times New Roman" w:hint="eastAsia"/>
            <w:szCs w:val="21"/>
          </w:rPr>
          <w:t xml:space="preserve"> </w:t>
        </w:r>
      </w:ins>
      <w:r w:rsidR="00AD45C6" w:rsidRPr="00F45A47">
        <w:rPr>
          <w:rFonts w:ascii="Times New Roman" w:eastAsia="ＭＳ 明朝" w:hAnsi="Times New Roman" w:cs="Times New Roman"/>
          <w:szCs w:val="21"/>
          <w:rPrChange w:id="1565" w:author="Masato YOSHIKAWA" w:date="2026-01-20T11:15:00Z" w16du:dateUtc="2026-01-20T02:15:00Z">
            <w:rPr>
              <w:rFonts w:ascii="ＭＳ 明朝" w:eastAsia="ＭＳ 明朝" w:hAnsi="ＭＳ 明朝"/>
              <w:szCs w:val="21"/>
            </w:rPr>
          </w:rPrChange>
        </w:rPr>
        <w:t>の</w:t>
      </w:r>
      <w:r w:rsidR="005F362A" w:rsidRPr="00F45A47">
        <w:rPr>
          <w:rFonts w:ascii="Times New Roman" w:eastAsia="ＭＳ 明朝" w:hAnsi="Times New Roman" w:cs="Times New Roman" w:hint="eastAsia"/>
          <w:szCs w:val="21"/>
          <w:rPrChange w:id="1566" w:author="Masato YOSHIKAWA" w:date="2026-01-20T11:15:00Z" w16du:dateUtc="2026-01-20T02:15:00Z">
            <w:rPr>
              <w:rFonts w:ascii="ＭＳ 明朝" w:eastAsia="ＭＳ 明朝" w:hAnsi="ＭＳ 明朝" w:hint="eastAsia"/>
              <w:szCs w:val="21"/>
            </w:rPr>
          </w:rPrChange>
        </w:rPr>
        <w:t>定義には、</w:t>
      </w:r>
      <w:r w:rsidR="00AD45C6" w:rsidRPr="00F45A47">
        <w:rPr>
          <w:rFonts w:ascii="Times New Roman" w:eastAsia="ＭＳ 明朝" w:hAnsi="Times New Roman" w:cs="Times New Roman"/>
          <w:szCs w:val="21"/>
          <w:rPrChange w:id="1567" w:author="Masato YOSHIKAWA" w:date="2026-01-20T11:15:00Z" w16du:dateUtc="2026-01-20T02:15:00Z">
            <w:rPr>
              <w:rFonts w:ascii="ＭＳ 明朝" w:eastAsia="ＭＳ 明朝" w:hAnsi="ＭＳ 明朝"/>
              <w:szCs w:val="21"/>
            </w:rPr>
          </w:rPrChange>
        </w:rPr>
        <w:t>語彙的な</w:t>
      </w:r>
      <w:r w:rsidR="00AD45C6" w:rsidRPr="00F45A47">
        <w:rPr>
          <w:rFonts w:ascii="Times New Roman" w:eastAsia="ＭＳ 明朝" w:hAnsi="Times New Roman" w:cs="Times New Roman"/>
          <w:szCs w:val="21"/>
          <w:rPrChange w:id="1568" w:author="Masato YOSHIKAWA" w:date="2026-01-20T11:15:00Z" w16du:dateUtc="2026-01-20T02:15:00Z">
            <w:rPr>
              <w:rFonts w:ascii="ＭＳ 明朝" w:eastAsia="ＭＳ 明朝" w:hAnsi="ＭＳ 明朝"/>
              <w:szCs w:val="21"/>
            </w:rPr>
          </w:rPrChange>
        </w:rPr>
        <w:t>Calque</w:t>
      </w:r>
      <w:ins w:id="1569" w:author="Masato YOSHIKAWA" w:date="2026-01-20T11:59:00Z" w16du:dateUtc="2026-01-20T02:59:00Z">
        <w:r w:rsidR="0042026C">
          <w:rPr>
            <w:rFonts w:ascii="Times New Roman" w:eastAsia="ＭＳ 明朝" w:hAnsi="Times New Roman" w:cs="Times New Roman" w:hint="eastAsia"/>
            <w:szCs w:val="21"/>
          </w:rPr>
          <w:t xml:space="preserve"> </w:t>
        </w:r>
      </w:ins>
      <w:r w:rsidR="00AD45C6" w:rsidRPr="00F45A47">
        <w:rPr>
          <w:rFonts w:ascii="Times New Roman" w:eastAsia="ＭＳ 明朝" w:hAnsi="Times New Roman" w:cs="Times New Roman"/>
          <w:szCs w:val="21"/>
          <w:rPrChange w:id="1570" w:author="Masato YOSHIKAWA" w:date="2026-01-20T11:15:00Z" w16du:dateUtc="2026-01-20T02:15:00Z">
            <w:rPr>
              <w:rFonts w:ascii="ＭＳ 明朝" w:eastAsia="ＭＳ 明朝" w:hAnsi="ＭＳ 明朝"/>
              <w:szCs w:val="21"/>
            </w:rPr>
          </w:rPrChange>
        </w:rPr>
        <w:t>(</w:t>
      </w:r>
      <w:r w:rsidR="005544CF" w:rsidRPr="00F45A47">
        <w:rPr>
          <w:rFonts w:ascii="Times New Roman" w:eastAsia="ＭＳ 明朝" w:hAnsi="Times New Roman" w:cs="Times New Roman" w:hint="eastAsia"/>
          <w:szCs w:val="21"/>
          <w:rPrChange w:id="1571" w:author="Masato YOSHIKAWA" w:date="2026-01-20T11:15:00Z" w16du:dateUtc="2026-01-20T02:15:00Z">
            <w:rPr>
              <w:rFonts w:ascii="ＭＳ 明朝" w:eastAsia="ＭＳ 明朝" w:hAnsi="ＭＳ 明朝" w:hint="eastAsia"/>
              <w:szCs w:val="21"/>
            </w:rPr>
          </w:rPrChange>
        </w:rPr>
        <w:t>構成要素ごとに訳し</w:t>
      </w:r>
      <w:r w:rsidR="005911CC" w:rsidRPr="00F45A47">
        <w:rPr>
          <w:rFonts w:ascii="Times New Roman" w:eastAsia="ＭＳ 明朝" w:hAnsi="Times New Roman" w:cs="Times New Roman" w:hint="eastAsia"/>
          <w:szCs w:val="21"/>
          <w:rPrChange w:id="1572" w:author="Masato YOSHIKAWA" w:date="2026-01-20T11:15:00Z" w16du:dateUtc="2026-01-20T02:15:00Z">
            <w:rPr>
              <w:rFonts w:ascii="ＭＳ 明朝" w:eastAsia="ＭＳ 明朝" w:hAnsi="ＭＳ 明朝" w:hint="eastAsia"/>
              <w:szCs w:val="21"/>
            </w:rPr>
          </w:rPrChange>
        </w:rPr>
        <w:t>、自然な形となるよう調整</w:t>
      </w:r>
      <w:r w:rsidR="00AD45C6" w:rsidRPr="00F45A47">
        <w:rPr>
          <w:rFonts w:ascii="Times New Roman" w:eastAsia="ＭＳ 明朝" w:hAnsi="Times New Roman" w:cs="Times New Roman"/>
          <w:szCs w:val="21"/>
          <w:rPrChange w:id="1573" w:author="Masato YOSHIKAWA" w:date="2026-01-20T11:15:00Z" w16du:dateUtc="2026-01-20T02:15:00Z">
            <w:rPr>
              <w:rFonts w:ascii="ＭＳ 明朝" w:eastAsia="ＭＳ 明朝" w:hAnsi="ＭＳ 明朝"/>
              <w:szCs w:val="21"/>
            </w:rPr>
          </w:rPrChange>
        </w:rPr>
        <w:t>)</w:t>
      </w:r>
      <w:ins w:id="1574" w:author="Masato YOSHIKAWA" w:date="2026-01-20T11:59:00Z" w16du:dateUtc="2026-01-20T02:59:00Z">
        <w:r w:rsidR="0042026C">
          <w:rPr>
            <w:rFonts w:ascii="Times New Roman" w:eastAsia="ＭＳ 明朝" w:hAnsi="Times New Roman" w:cs="Times New Roman" w:hint="eastAsia"/>
            <w:szCs w:val="21"/>
          </w:rPr>
          <w:t xml:space="preserve"> </w:t>
        </w:r>
      </w:ins>
      <w:r w:rsidR="00AD45C6" w:rsidRPr="00F45A47">
        <w:rPr>
          <w:rFonts w:ascii="Times New Roman" w:eastAsia="ＭＳ 明朝" w:hAnsi="Times New Roman" w:cs="Times New Roman"/>
          <w:szCs w:val="21"/>
          <w:rPrChange w:id="1575" w:author="Masato YOSHIKAWA" w:date="2026-01-20T11:15:00Z" w16du:dateUtc="2026-01-20T02:15:00Z">
            <w:rPr>
              <w:rFonts w:ascii="ＭＳ 明朝" w:eastAsia="ＭＳ 明朝" w:hAnsi="ＭＳ 明朝"/>
              <w:szCs w:val="21"/>
            </w:rPr>
          </w:rPrChange>
        </w:rPr>
        <w:t>と構造的な</w:t>
      </w:r>
      <w:r w:rsidR="00AD45C6" w:rsidRPr="00F45A47">
        <w:rPr>
          <w:rFonts w:ascii="Times New Roman" w:eastAsia="ＭＳ 明朝" w:hAnsi="Times New Roman" w:cs="Times New Roman"/>
          <w:szCs w:val="21"/>
          <w:rPrChange w:id="1576" w:author="Masato YOSHIKAWA" w:date="2026-01-20T11:15:00Z" w16du:dateUtc="2026-01-20T02:15:00Z">
            <w:rPr>
              <w:rFonts w:ascii="ＭＳ 明朝" w:eastAsia="ＭＳ 明朝" w:hAnsi="ＭＳ 明朝"/>
              <w:szCs w:val="21"/>
            </w:rPr>
          </w:rPrChange>
        </w:rPr>
        <w:t>Calque</w:t>
      </w:r>
      <w:ins w:id="1577" w:author="Masato YOSHIKAWA" w:date="2026-01-20T11:59:00Z" w16du:dateUtc="2026-01-20T02:59:00Z">
        <w:r w:rsidR="0042026C">
          <w:rPr>
            <w:rFonts w:ascii="Times New Roman" w:eastAsia="ＭＳ 明朝" w:hAnsi="Times New Roman" w:cs="Times New Roman" w:hint="eastAsia"/>
            <w:szCs w:val="21"/>
          </w:rPr>
          <w:t xml:space="preserve"> </w:t>
        </w:r>
      </w:ins>
      <w:r w:rsidR="00AD45C6" w:rsidRPr="00F45A47">
        <w:rPr>
          <w:rFonts w:ascii="Times New Roman" w:eastAsia="ＭＳ 明朝" w:hAnsi="Times New Roman" w:cs="Times New Roman"/>
          <w:szCs w:val="21"/>
          <w:rPrChange w:id="1578" w:author="Masato YOSHIKAWA" w:date="2026-01-20T11:15:00Z" w16du:dateUtc="2026-01-20T02:15:00Z">
            <w:rPr>
              <w:rFonts w:ascii="ＭＳ 明朝" w:eastAsia="ＭＳ 明朝" w:hAnsi="ＭＳ 明朝"/>
              <w:szCs w:val="21"/>
            </w:rPr>
          </w:rPrChange>
        </w:rPr>
        <w:t>(</w:t>
      </w:r>
      <w:r w:rsidR="00AD45C6" w:rsidRPr="00F45A47">
        <w:rPr>
          <w:rFonts w:ascii="Times New Roman" w:eastAsia="ＭＳ 明朝" w:hAnsi="Times New Roman" w:cs="Times New Roman"/>
          <w:szCs w:val="21"/>
          <w:rPrChange w:id="1579" w:author="Masato YOSHIKAWA" w:date="2026-01-20T11:15:00Z" w16du:dateUtc="2026-01-20T02:15:00Z">
            <w:rPr>
              <w:rFonts w:ascii="ＭＳ 明朝" w:eastAsia="ＭＳ 明朝" w:hAnsi="ＭＳ 明朝"/>
              <w:szCs w:val="21"/>
            </w:rPr>
          </w:rPrChange>
        </w:rPr>
        <w:t>原文の統語構造を保持</w:t>
      </w:r>
      <w:r w:rsidR="005544CF" w:rsidRPr="00F45A47">
        <w:rPr>
          <w:rFonts w:ascii="Times New Roman" w:eastAsia="ＭＳ 明朝" w:hAnsi="Times New Roman" w:cs="Times New Roman" w:hint="eastAsia"/>
          <w:szCs w:val="21"/>
          <w:rPrChange w:id="1580" w:author="Masato YOSHIKAWA" w:date="2026-01-20T11:15:00Z" w16du:dateUtc="2026-01-20T02:15:00Z">
            <w:rPr>
              <w:rFonts w:ascii="ＭＳ 明朝" w:eastAsia="ＭＳ 明朝" w:hAnsi="ＭＳ 明朝" w:hint="eastAsia"/>
              <w:szCs w:val="21"/>
            </w:rPr>
          </w:rPrChange>
        </w:rPr>
        <w:t>したまま変換</w:t>
      </w:r>
      <w:r w:rsidR="00AD45C6" w:rsidRPr="00F45A47">
        <w:rPr>
          <w:rFonts w:ascii="Times New Roman" w:eastAsia="ＭＳ 明朝" w:hAnsi="Times New Roman" w:cs="Times New Roman"/>
          <w:szCs w:val="21"/>
          <w:rPrChange w:id="1581" w:author="Masato YOSHIKAWA" w:date="2026-01-20T11:15:00Z" w16du:dateUtc="2026-01-20T02:15:00Z">
            <w:rPr>
              <w:rFonts w:ascii="ＭＳ 明朝" w:eastAsia="ＭＳ 明朝" w:hAnsi="ＭＳ 明朝"/>
              <w:szCs w:val="21"/>
            </w:rPr>
          </w:rPrChange>
        </w:rPr>
        <w:t>)</w:t>
      </w:r>
      <w:ins w:id="1582" w:author="Masato YOSHIKAWA" w:date="2026-01-20T11:59:00Z" w16du:dateUtc="2026-01-20T02:59:00Z">
        <w:r w:rsidR="0042026C">
          <w:rPr>
            <w:rFonts w:ascii="Times New Roman" w:eastAsia="ＭＳ 明朝" w:hAnsi="Times New Roman" w:cs="Times New Roman" w:hint="eastAsia"/>
            <w:szCs w:val="21"/>
          </w:rPr>
          <w:t xml:space="preserve"> </w:t>
        </w:r>
      </w:ins>
      <w:r w:rsidR="00AD45C6" w:rsidRPr="00F45A47">
        <w:rPr>
          <w:rFonts w:ascii="Times New Roman" w:eastAsia="ＭＳ 明朝" w:hAnsi="Times New Roman" w:cs="Times New Roman"/>
          <w:szCs w:val="21"/>
          <w:rPrChange w:id="1583" w:author="Masato YOSHIKAWA" w:date="2026-01-20T11:15:00Z" w16du:dateUtc="2026-01-20T02:15:00Z">
            <w:rPr>
              <w:rFonts w:ascii="ＭＳ 明朝" w:eastAsia="ＭＳ 明朝" w:hAnsi="ＭＳ 明朝"/>
              <w:szCs w:val="21"/>
            </w:rPr>
          </w:rPrChange>
        </w:rPr>
        <w:t>が含まれるが、文法的に不自然である構造的な</w:t>
      </w:r>
      <w:r w:rsidR="00AD45C6" w:rsidRPr="00F45A47">
        <w:rPr>
          <w:rFonts w:ascii="Times New Roman" w:eastAsia="ＭＳ 明朝" w:hAnsi="Times New Roman" w:cs="Times New Roman"/>
          <w:szCs w:val="21"/>
          <w:rPrChange w:id="1584" w:author="Masato YOSHIKAWA" w:date="2026-01-20T11:15:00Z" w16du:dateUtc="2026-01-20T02:15:00Z">
            <w:rPr>
              <w:rFonts w:ascii="ＭＳ 明朝" w:eastAsia="ＭＳ 明朝" w:hAnsi="ＭＳ 明朝"/>
              <w:szCs w:val="21"/>
            </w:rPr>
          </w:rPrChange>
        </w:rPr>
        <w:t>Calque</w:t>
      </w:r>
      <w:r w:rsidR="00AD45C6" w:rsidRPr="00F45A47">
        <w:rPr>
          <w:rFonts w:ascii="Times New Roman" w:eastAsia="ＭＳ 明朝" w:hAnsi="Times New Roman" w:cs="Times New Roman"/>
          <w:szCs w:val="21"/>
          <w:rPrChange w:id="1585" w:author="Masato YOSHIKAWA" w:date="2026-01-20T11:15:00Z" w16du:dateUtc="2026-01-20T02:15:00Z">
            <w:rPr>
              <w:rFonts w:ascii="ＭＳ 明朝" w:eastAsia="ＭＳ 明朝" w:hAnsi="ＭＳ 明朝"/>
              <w:szCs w:val="21"/>
            </w:rPr>
          </w:rPrChange>
        </w:rPr>
        <w:t>と文法的に自然である語彙的な</w:t>
      </w:r>
      <w:r w:rsidR="00AD45C6" w:rsidRPr="00F45A47">
        <w:rPr>
          <w:rFonts w:ascii="Times New Roman" w:eastAsia="ＭＳ 明朝" w:hAnsi="Times New Roman" w:cs="Times New Roman"/>
          <w:szCs w:val="21"/>
          <w:rPrChange w:id="1586" w:author="Masato YOSHIKAWA" w:date="2026-01-20T11:15:00Z" w16du:dateUtc="2026-01-20T02:15:00Z">
            <w:rPr>
              <w:rFonts w:ascii="ＭＳ 明朝" w:eastAsia="ＭＳ 明朝" w:hAnsi="ＭＳ 明朝"/>
              <w:szCs w:val="21"/>
            </w:rPr>
          </w:rPrChange>
        </w:rPr>
        <w:t>Calque</w:t>
      </w:r>
      <w:r w:rsidR="00AD45C6" w:rsidRPr="00F45A47">
        <w:rPr>
          <w:rFonts w:ascii="Times New Roman" w:eastAsia="ＭＳ 明朝" w:hAnsi="Times New Roman" w:cs="Times New Roman"/>
          <w:szCs w:val="21"/>
          <w:rPrChange w:id="1587" w:author="Masato YOSHIKAWA" w:date="2026-01-20T11:15:00Z" w16du:dateUtc="2026-01-20T02:15:00Z">
            <w:rPr>
              <w:rFonts w:ascii="ＭＳ 明朝" w:eastAsia="ＭＳ 明朝" w:hAnsi="ＭＳ 明朝"/>
              <w:szCs w:val="21"/>
            </w:rPr>
          </w:rPrChange>
        </w:rPr>
        <w:t>では、読者にとっての受け取り方が異なると考えられ</w:t>
      </w:r>
      <w:r w:rsidR="00AD45C6" w:rsidRPr="00F45A47">
        <w:rPr>
          <w:rFonts w:ascii="Times New Roman" w:eastAsia="ＭＳ 明朝" w:hAnsi="Times New Roman" w:cs="Times New Roman"/>
          <w:szCs w:val="21"/>
          <w:rPrChange w:id="1588" w:author="Masato YOSHIKAWA" w:date="2026-01-20T11:15:00Z" w16du:dateUtc="2026-01-20T02:15:00Z">
            <w:rPr>
              <w:rFonts w:ascii="ＭＳ 明朝" w:eastAsia="ＭＳ 明朝" w:hAnsi="ＭＳ 明朝"/>
              <w:szCs w:val="21"/>
            </w:rPr>
          </w:rPrChange>
        </w:rPr>
        <w:lastRenderedPageBreak/>
        <w:t>るため、本研究では構造的な</w:t>
      </w:r>
      <w:r w:rsidR="00AD45C6" w:rsidRPr="00F45A47">
        <w:rPr>
          <w:rFonts w:ascii="Times New Roman" w:eastAsia="ＭＳ 明朝" w:hAnsi="Times New Roman" w:cs="Times New Roman"/>
          <w:szCs w:val="21"/>
          <w:rPrChange w:id="1589" w:author="Masato YOSHIKAWA" w:date="2026-01-20T11:15:00Z" w16du:dateUtc="2026-01-20T02:15:00Z">
            <w:rPr>
              <w:rFonts w:ascii="ＭＳ 明朝" w:eastAsia="ＭＳ 明朝" w:hAnsi="ＭＳ 明朝"/>
              <w:szCs w:val="21"/>
            </w:rPr>
          </w:rPrChange>
        </w:rPr>
        <w:t>Calque</w:t>
      </w:r>
      <w:r w:rsidR="00AD45C6" w:rsidRPr="00F45A47">
        <w:rPr>
          <w:rFonts w:ascii="Times New Roman" w:eastAsia="ＭＳ 明朝" w:hAnsi="Times New Roman" w:cs="Times New Roman"/>
          <w:szCs w:val="21"/>
          <w:rPrChange w:id="1590" w:author="Masato YOSHIKAWA" w:date="2026-01-20T11:15:00Z" w16du:dateUtc="2026-01-20T02:15:00Z">
            <w:rPr>
              <w:rFonts w:ascii="ＭＳ 明朝" w:eastAsia="ＭＳ 明朝" w:hAnsi="ＭＳ 明朝"/>
              <w:szCs w:val="21"/>
            </w:rPr>
          </w:rPrChange>
        </w:rPr>
        <w:t>のみを</w:t>
      </w:r>
      <w:r w:rsidR="00AD45C6" w:rsidRPr="00F45A47">
        <w:rPr>
          <w:rFonts w:ascii="Times New Roman" w:eastAsia="ＭＳ 明朝" w:hAnsi="Times New Roman" w:cs="Times New Roman"/>
          <w:szCs w:val="21"/>
          <w:rPrChange w:id="1591" w:author="Masato YOSHIKAWA" w:date="2026-01-20T11:15:00Z" w16du:dateUtc="2026-01-20T02:15:00Z">
            <w:rPr>
              <w:rFonts w:ascii="ＭＳ 明朝" w:eastAsia="ＭＳ 明朝" w:hAnsi="ＭＳ 明朝"/>
              <w:szCs w:val="21"/>
            </w:rPr>
          </w:rPrChange>
        </w:rPr>
        <w:t>Calque</w:t>
      </w:r>
      <w:r w:rsidR="00AD45C6" w:rsidRPr="00F45A47">
        <w:rPr>
          <w:rFonts w:ascii="Times New Roman" w:eastAsia="ＭＳ 明朝" w:hAnsi="Times New Roman" w:cs="Times New Roman"/>
          <w:szCs w:val="21"/>
          <w:rPrChange w:id="1592" w:author="Masato YOSHIKAWA" w:date="2026-01-20T11:15:00Z" w16du:dateUtc="2026-01-20T02:15:00Z">
            <w:rPr>
              <w:rFonts w:ascii="ＭＳ 明朝" w:eastAsia="ＭＳ 明朝" w:hAnsi="ＭＳ 明朝"/>
              <w:szCs w:val="21"/>
            </w:rPr>
          </w:rPrChange>
        </w:rPr>
        <w:t>として扱う。語彙的な</w:t>
      </w:r>
      <w:r w:rsidR="00AD45C6" w:rsidRPr="00F45A47">
        <w:rPr>
          <w:rFonts w:ascii="Times New Roman" w:eastAsia="ＭＳ 明朝" w:hAnsi="Times New Roman" w:cs="Times New Roman"/>
          <w:szCs w:val="21"/>
          <w:rPrChange w:id="1593" w:author="Masato YOSHIKAWA" w:date="2026-01-20T11:15:00Z" w16du:dateUtc="2026-01-20T02:15:00Z">
            <w:rPr>
              <w:rFonts w:ascii="ＭＳ 明朝" w:eastAsia="ＭＳ 明朝" w:hAnsi="ＭＳ 明朝"/>
              <w:szCs w:val="21"/>
            </w:rPr>
          </w:rPrChange>
        </w:rPr>
        <w:t>Calque</w:t>
      </w:r>
      <w:r w:rsidR="00AD45C6" w:rsidRPr="00F45A47">
        <w:rPr>
          <w:rFonts w:ascii="Times New Roman" w:eastAsia="ＭＳ 明朝" w:hAnsi="Times New Roman" w:cs="Times New Roman"/>
          <w:szCs w:val="21"/>
          <w:rPrChange w:id="1594" w:author="Masato YOSHIKAWA" w:date="2026-01-20T11:15:00Z" w16du:dateUtc="2026-01-20T02:15:00Z">
            <w:rPr>
              <w:rFonts w:ascii="ＭＳ 明朝" w:eastAsia="ＭＳ 明朝" w:hAnsi="ＭＳ 明朝"/>
              <w:szCs w:val="21"/>
            </w:rPr>
          </w:rPrChange>
        </w:rPr>
        <w:t>については</w:t>
      </w:r>
      <w:r w:rsidR="00AD45C6" w:rsidRPr="00F45A47">
        <w:rPr>
          <w:rFonts w:ascii="Times New Roman" w:eastAsia="ＭＳ 明朝" w:hAnsi="Times New Roman" w:cs="Times New Roman"/>
          <w:szCs w:val="21"/>
          <w:rPrChange w:id="1595" w:author="Masato YOSHIKAWA" w:date="2026-01-20T11:15:00Z" w16du:dateUtc="2026-01-20T02:15:00Z">
            <w:rPr>
              <w:rFonts w:ascii="ＭＳ 明朝" w:eastAsia="ＭＳ 明朝" w:hAnsi="ＭＳ 明朝"/>
              <w:szCs w:val="21"/>
            </w:rPr>
          </w:rPrChange>
        </w:rPr>
        <w:t>Literal translation</w:t>
      </w:r>
      <w:r w:rsidR="00AD45C6" w:rsidRPr="00F45A47">
        <w:rPr>
          <w:rFonts w:ascii="Times New Roman" w:eastAsia="ＭＳ 明朝" w:hAnsi="Times New Roman" w:cs="Times New Roman"/>
          <w:szCs w:val="21"/>
          <w:rPrChange w:id="1596" w:author="Masato YOSHIKAWA" w:date="2026-01-20T11:15:00Z" w16du:dateUtc="2026-01-20T02:15:00Z">
            <w:rPr>
              <w:rFonts w:ascii="ＭＳ 明朝" w:eastAsia="ＭＳ 明朝" w:hAnsi="ＭＳ 明朝"/>
              <w:szCs w:val="21"/>
            </w:rPr>
          </w:rPrChange>
        </w:rPr>
        <w:t>に含めることとする。</w:t>
      </w:r>
      <w:r w:rsidR="00594E45" w:rsidRPr="00F45A47">
        <w:rPr>
          <w:rFonts w:ascii="Times New Roman" w:eastAsia="ＭＳ 明朝" w:hAnsi="Times New Roman" w:cs="Times New Roman" w:hint="eastAsia"/>
          <w:szCs w:val="21"/>
          <w:rPrChange w:id="1597" w:author="Masato YOSHIKAWA" w:date="2026-01-20T11:15:00Z" w16du:dateUtc="2026-01-20T02:15:00Z">
            <w:rPr>
              <w:rFonts w:ascii="ＭＳ 明朝" w:eastAsia="ＭＳ 明朝" w:hAnsi="ＭＳ 明朝" w:hint="eastAsia"/>
              <w:szCs w:val="21"/>
            </w:rPr>
          </w:rPrChange>
        </w:rPr>
        <w:t>理由は、</w:t>
      </w:r>
      <w:r w:rsidR="004503EA" w:rsidRPr="00F45A47">
        <w:rPr>
          <w:rFonts w:ascii="Times New Roman" w:eastAsia="ＭＳ 明朝" w:hAnsi="Times New Roman" w:cs="Times New Roman" w:hint="eastAsia"/>
          <w:szCs w:val="21"/>
          <w:rPrChange w:id="1598" w:author="Masato YOSHIKAWA" w:date="2026-01-20T11:15:00Z" w16du:dateUtc="2026-01-20T02:15:00Z">
            <w:rPr>
              <w:rFonts w:ascii="ＭＳ 明朝" w:eastAsia="ＭＳ 明朝" w:hAnsi="ＭＳ 明朝" w:hint="eastAsia"/>
              <w:szCs w:val="21"/>
            </w:rPr>
          </w:rPrChange>
        </w:rPr>
        <w:t>語彙的な</w:t>
      </w:r>
      <w:r w:rsidR="004503EA" w:rsidRPr="00F45A47">
        <w:rPr>
          <w:rFonts w:ascii="Times New Roman" w:eastAsia="ＭＳ 明朝" w:hAnsi="Times New Roman" w:cs="Times New Roman"/>
          <w:szCs w:val="21"/>
          <w:rPrChange w:id="1599" w:author="Masato YOSHIKAWA" w:date="2026-01-20T11:15:00Z" w16du:dateUtc="2026-01-20T02:15:00Z">
            <w:rPr>
              <w:rFonts w:ascii="ＭＳ 明朝" w:eastAsia="ＭＳ 明朝" w:hAnsi="ＭＳ 明朝"/>
              <w:szCs w:val="21"/>
            </w:rPr>
          </w:rPrChange>
        </w:rPr>
        <w:t>Calque</w:t>
      </w:r>
      <w:r w:rsidR="004503EA" w:rsidRPr="00F45A47">
        <w:rPr>
          <w:rFonts w:ascii="Times New Roman" w:eastAsia="ＭＳ 明朝" w:hAnsi="Times New Roman" w:cs="Times New Roman"/>
          <w:szCs w:val="21"/>
          <w:rPrChange w:id="1600" w:author="Masato YOSHIKAWA" w:date="2026-01-20T11:15:00Z" w16du:dateUtc="2026-01-20T02:15:00Z">
            <w:rPr>
              <w:rFonts w:ascii="ＭＳ 明朝" w:eastAsia="ＭＳ 明朝" w:hAnsi="ＭＳ 明朝"/>
              <w:szCs w:val="21"/>
            </w:rPr>
          </w:rPrChange>
        </w:rPr>
        <w:t>は目標言語の文法規範を逸脱しないため、読者の受容や認知的な負荷という機能的側面において、</w:t>
      </w:r>
      <w:r w:rsidR="004503EA" w:rsidRPr="00F45A47">
        <w:rPr>
          <w:rFonts w:ascii="Times New Roman" w:eastAsia="ＭＳ 明朝" w:hAnsi="Times New Roman" w:cs="Times New Roman"/>
          <w:szCs w:val="21"/>
          <w:rPrChange w:id="1601" w:author="Masato YOSHIKAWA" w:date="2026-01-20T11:15:00Z" w16du:dateUtc="2026-01-20T02:15:00Z">
            <w:rPr>
              <w:rFonts w:ascii="ＭＳ 明朝" w:eastAsia="ＭＳ 明朝" w:hAnsi="ＭＳ 明朝"/>
              <w:szCs w:val="21"/>
            </w:rPr>
          </w:rPrChange>
        </w:rPr>
        <w:t>Literal translation</w:t>
      </w:r>
      <w:r w:rsidR="004503EA" w:rsidRPr="00F45A47">
        <w:rPr>
          <w:rFonts w:ascii="Times New Roman" w:eastAsia="ＭＳ 明朝" w:hAnsi="Times New Roman" w:cs="Times New Roman"/>
          <w:szCs w:val="21"/>
          <w:rPrChange w:id="1602" w:author="Masato YOSHIKAWA" w:date="2026-01-20T11:15:00Z" w16du:dateUtc="2026-01-20T02:15:00Z">
            <w:rPr>
              <w:rFonts w:ascii="ＭＳ 明朝" w:eastAsia="ＭＳ 明朝" w:hAnsi="ＭＳ 明朝"/>
              <w:szCs w:val="21"/>
            </w:rPr>
          </w:rPrChange>
        </w:rPr>
        <w:t>と実質的な差異がないと判断されるためである</w:t>
      </w:r>
      <w:r w:rsidR="004503EA" w:rsidRPr="00F45A47">
        <w:rPr>
          <w:rFonts w:ascii="Times New Roman" w:eastAsia="ＭＳ 明朝" w:hAnsi="Times New Roman" w:cs="Times New Roman"/>
          <w:szCs w:val="21"/>
          <w:rPrChange w:id="1603" w:author="Masato YOSHIKAWA" w:date="2026-01-20T11:15:00Z" w16du:dateUtc="2026-01-20T02:15:00Z">
            <w:rPr>
              <w:rFonts w:ascii="ＭＳ 明朝" w:eastAsia="ＭＳ 明朝" w:hAnsi="ＭＳ 明朝"/>
              <w:szCs w:val="21"/>
            </w:rPr>
          </w:rPrChange>
        </w:rPr>
        <w:t xml:space="preserve"> </w:t>
      </w:r>
      <w:r w:rsidR="004503EA" w:rsidRPr="00F45A47">
        <w:rPr>
          <w:rFonts w:ascii="Times New Roman" w:eastAsia="ＭＳ 明朝" w:hAnsi="Times New Roman" w:cs="Times New Roman"/>
          <w:szCs w:val="21"/>
          <w:rPrChange w:id="1604" w:author="Masato YOSHIKAWA" w:date="2026-01-20T11:15:00Z" w16du:dateUtc="2026-01-20T02:15:00Z">
            <w:rPr>
              <w:rFonts w:ascii="ＭＳ 明朝" w:eastAsia="ＭＳ 明朝" w:hAnsi="ＭＳ 明朝"/>
              <w:szCs w:val="21"/>
            </w:rPr>
          </w:rPrChange>
        </w:rPr>
        <w:t>。</w:t>
      </w:r>
    </w:p>
    <w:p w14:paraId="67770301" w14:textId="0D48DEAC" w:rsidR="009F675D" w:rsidRPr="00F45A47" w:rsidRDefault="00676D30" w:rsidP="0028789D">
      <w:pPr>
        <w:rPr>
          <w:rFonts w:ascii="Times New Roman" w:eastAsia="ＭＳ 明朝" w:hAnsi="Times New Roman" w:cs="Times New Roman"/>
          <w:szCs w:val="21"/>
          <w:rPrChange w:id="1605"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hint="eastAsia"/>
          <w:szCs w:val="21"/>
          <w:rPrChange w:id="1606" w:author="Masato YOSHIKAWA" w:date="2026-01-20T11:15:00Z" w16du:dateUtc="2026-01-20T02:15:00Z">
            <w:rPr>
              <w:rFonts w:ascii="ＭＳ 明朝" w:eastAsia="ＭＳ 明朝" w:hAnsi="ＭＳ 明朝" w:hint="eastAsia"/>
              <w:szCs w:val="21"/>
            </w:rPr>
          </w:rPrChange>
        </w:rPr>
        <w:t xml:space="preserve">　第二に、目標言語の慣習に準拠する技法として</w:t>
      </w:r>
      <w:r w:rsidRPr="00F45A47">
        <w:rPr>
          <w:rFonts w:ascii="Times New Roman" w:eastAsia="ＭＳ 明朝" w:hAnsi="Times New Roman" w:cs="Times New Roman"/>
          <w:szCs w:val="21"/>
          <w:rPrChange w:id="1607" w:author="Masato YOSHIKAWA" w:date="2026-01-20T11:15:00Z" w16du:dateUtc="2026-01-20T02:15:00Z">
            <w:rPr>
              <w:rFonts w:ascii="ＭＳ 明朝" w:eastAsia="ＭＳ 明朝" w:hAnsi="ＭＳ 明朝"/>
              <w:szCs w:val="21"/>
            </w:rPr>
          </w:rPrChange>
        </w:rPr>
        <w:t>Established equivalent</w:t>
      </w:r>
      <w:r w:rsidRPr="00F45A47">
        <w:rPr>
          <w:rFonts w:ascii="Times New Roman" w:eastAsia="ＭＳ 明朝" w:hAnsi="Times New Roman" w:cs="Times New Roman" w:hint="eastAsia"/>
          <w:szCs w:val="21"/>
          <w:rPrChange w:id="1608" w:author="Masato YOSHIKAWA" w:date="2026-01-20T11:15:00Z" w16du:dateUtc="2026-01-20T02:15:00Z">
            <w:rPr>
              <w:rFonts w:ascii="ＭＳ 明朝" w:eastAsia="ＭＳ 明朝" w:hAnsi="ＭＳ 明朝" w:hint="eastAsia"/>
              <w:szCs w:val="21"/>
            </w:rPr>
          </w:rPrChange>
        </w:rPr>
        <w:t>と</w:t>
      </w:r>
      <w:r w:rsidR="00816353" w:rsidRPr="00F45A47">
        <w:rPr>
          <w:rFonts w:ascii="Times New Roman" w:eastAsia="ＭＳ 明朝" w:hAnsi="Times New Roman" w:cs="Times New Roman"/>
          <w:szCs w:val="21"/>
          <w:rPrChange w:id="1609" w:author="Masato YOSHIKAWA" w:date="2026-01-20T11:15:00Z" w16du:dateUtc="2026-01-20T02:15:00Z">
            <w:rPr>
              <w:rFonts w:ascii="ＭＳ 明朝" w:eastAsia="ＭＳ 明朝" w:hAnsi="ＭＳ 明朝"/>
              <w:szCs w:val="21"/>
            </w:rPr>
          </w:rPrChange>
        </w:rPr>
        <w:t>L</w:t>
      </w:r>
      <w:r w:rsidRPr="00F45A47">
        <w:rPr>
          <w:rFonts w:ascii="Times New Roman" w:eastAsia="ＭＳ 明朝" w:hAnsi="Times New Roman" w:cs="Times New Roman"/>
          <w:szCs w:val="21"/>
          <w:rPrChange w:id="1610" w:author="Masato YOSHIKAWA" w:date="2026-01-20T11:15:00Z" w16du:dateUtc="2026-01-20T02:15:00Z">
            <w:rPr>
              <w:rFonts w:ascii="ＭＳ 明朝" w:eastAsia="ＭＳ 明朝" w:hAnsi="ＭＳ 明朝"/>
              <w:szCs w:val="21"/>
            </w:rPr>
          </w:rPrChange>
        </w:rPr>
        <w:t>iteral translation</w:t>
      </w:r>
      <w:r w:rsidRPr="00F45A47">
        <w:rPr>
          <w:rFonts w:ascii="Times New Roman" w:eastAsia="ＭＳ 明朝" w:hAnsi="Times New Roman" w:cs="Times New Roman" w:hint="eastAsia"/>
          <w:szCs w:val="21"/>
          <w:rPrChange w:id="1611" w:author="Masato YOSHIKAWA" w:date="2026-01-20T11:15:00Z" w16du:dateUtc="2026-01-20T02:15:00Z">
            <w:rPr>
              <w:rFonts w:ascii="ＭＳ 明朝" w:eastAsia="ＭＳ 明朝" w:hAnsi="ＭＳ 明朝" w:hint="eastAsia"/>
              <w:szCs w:val="21"/>
            </w:rPr>
          </w:rPrChange>
        </w:rPr>
        <w:t>を採用する。</w:t>
      </w:r>
      <w:r w:rsidRPr="00F45A47">
        <w:rPr>
          <w:rFonts w:ascii="Times New Roman" w:eastAsia="ＭＳ 明朝" w:hAnsi="Times New Roman" w:cs="Times New Roman"/>
          <w:szCs w:val="21"/>
          <w:rPrChange w:id="1612" w:author="Masato YOSHIKAWA" w:date="2026-01-20T11:15:00Z" w16du:dateUtc="2026-01-20T02:15:00Z">
            <w:rPr>
              <w:rFonts w:ascii="ＭＳ 明朝" w:eastAsia="ＭＳ 明朝" w:hAnsi="ＭＳ 明朝"/>
              <w:szCs w:val="21"/>
            </w:rPr>
          </w:rPrChange>
        </w:rPr>
        <w:t>Established equivalent</w:t>
      </w:r>
      <w:r w:rsidRPr="00F45A47">
        <w:rPr>
          <w:rFonts w:ascii="Times New Roman" w:eastAsia="ＭＳ 明朝" w:hAnsi="Times New Roman" w:cs="Times New Roman" w:hint="eastAsia"/>
          <w:szCs w:val="21"/>
          <w:rPrChange w:id="1613" w:author="Masato YOSHIKAWA" w:date="2026-01-20T11:15:00Z" w16du:dateUtc="2026-01-20T02:15:00Z">
            <w:rPr>
              <w:rFonts w:ascii="ＭＳ 明朝" w:eastAsia="ＭＳ 明朝" w:hAnsi="ＭＳ 明朝" w:hint="eastAsia"/>
              <w:szCs w:val="21"/>
            </w:rPr>
          </w:rPrChange>
        </w:rPr>
        <w:t>は辞書や慣用表現として、既に定型的な等価表現に変換する技法である</w:t>
      </w:r>
      <w:r w:rsidR="00437B0C" w:rsidRPr="00F45A47">
        <w:rPr>
          <w:rFonts w:ascii="Times New Roman" w:eastAsia="ＭＳ 明朝" w:hAnsi="Times New Roman" w:cs="Times New Roman" w:hint="eastAsia"/>
          <w:szCs w:val="21"/>
          <w:rPrChange w:id="1614" w:author="Masato YOSHIKAWA" w:date="2026-01-20T11:15:00Z" w16du:dateUtc="2026-01-20T02:15:00Z">
            <w:rPr>
              <w:rFonts w:ascii="ＭＳ 明朝" w:eastAsia="ＭＳ 明朝" w:hAnsi="ＭＳ 明朝" w:hint="eastAsia"/>
              <w:szCs w:val="21"/>
            </w:rPr>
          </w:rPrChange>
        </w:rPr>
        <w:t>。分析の再現性を担保するため</w:t>
      </w:r>
      <w:r w:rsidR="000F531A" w:rsidRPr="00F45A47">
        <w:rPr>
          <w:rFonts w:ascii="Times New Roman" w:eastAsia="ＭＳ 明朝" w:hAnsi="Times New Roman" w:cs="Times New Roman" w:hint="eastAsia"/>
          <w:szCs w:val="21"/>
          <w:rPrChange w:id="1615" w:author="Masato YOSHIKAWA" w:date="2026-01-20T11:15:00Z" w16du:dateUtc="2026-01-20T02:15:00Z">
            <w:rPr>
              <w:rFonts w:ascii="ＭＳ 明朝" w:eastAsia="ＭＳ 明朝" w:hAnsi="ＭＳ 明朝" w:hint="eastAsia"/>
              <w:szCs w:val="21"/>
            </w:rPr>
          </w:rPrChange>
        </w:rPr>
        <w:t>、</w:t>
      </w:r>
      <w:r w:rsidR="00A61A80" w:rsidRPr="00F45A47">
        <w:rPr>
          <w:rFonts w:ascii="Times New Roman" w:eastAsia="ＭＳ 明朝" w:hAnsi="Times New Roman" w:cs="Times New Roman"/>
          <w:szCs w:val="21"/>
          <w:rPrChange w:id="1616" w:author="Masato YOSHIKAWA" w:date="2026-01-20T11:15:00Z" w16du:dateUtc="2026-01-20T02:15:00Z">
            <w:rPr>
              <w:rFonts w:ascii="ＭＳ 明朝" w:eastAsia="ＭＳ 明朝" w:hAnsi="ＭＳ 明朝"/>
              <w:szCs w:val="21"/>
            </w:rPr>
          </w:rPrChange>
        </w:rPr>
        <w:t>Literal translation</w:t>
      </w:r>
      <w:r w:rsidR="00A61A80" w:rsidRPr="00F45A47">
        <w:rPr>
          <w:rFonts w:ascii="Times New Roman" w:eastAsia="ＭＳ 明朝" w:hAnsi="Times New Roman" w:cs="Times New Roman" w:hint="eastAsia"/>
          <w:szCs w:val="21"/>
          <w:rPrChange w:id="1617" w:author="Masato YOSHIKAWA" w:date="2026-01-20T11:15:00Z" w16du:dateUtc="2026-01-20T02:15:00Z">
            <w:rPr>
              <w:rFonts w:ascii="ＭＳ 明朝" w:eastAsia="ＭＳ 明朝" w:hAnsi="ＭＳ 明朝" w:hint="eastAsia"/>
              <w:szCs w:val="21"/>
            </w:rPr>
          </w:rPrChange>
        </w:rPr>
        <w:t>や</w:t>
      </w:r>
      <w:r w:rsidR="00A61A80" w:rsidRPr="00F45A47">
        <w:rPr>
          <w:rFonts w:ascii="Times New Roman" w:eastAsia="ＭＳ 明朝" w:hAnsi="Times New Roman" w:cs="Times New Roman"/>
          <w:szCs w:val="21"/>
          <w:rPrChange w:id="1618" w:author="Masato YOSHIKAWA" w:date="2026-01-20T11:15:00Z" w16du:dateUtc="2026-01-20T02:15:00Z">
            <w:rPr>
              <w:rFonts w:ascii="ＭＳ 明朝" w:eastAsia="ＭＳ 明朝" w:hAnsi="ＭＳ 明朝"/>
              <w:szCs w:val="21"/>
            </w:rPr>
          </w:rPrChange>
        </w:rPr>
        <w:t>Generalization</w:t>
      </w:r>
      <w:r w:rsidR="00A61A80" w:rsidRPr="00F45A47">
        <w:rPr>
          <w:rFonts w:ascii="Times New Roman" w:eastAsia="ＭＳ 明朝" w:hAnsi="Times New Roman" w:cs="Times New Roman" w:hint="eastAsia"/>
          <w:szCs w:val="21"/>
          <w:rPrChange w:id="1619" w:author="Masato YOSHIKAWA" w:date="2026-01-20T11:15:00Z" w16du:dateUtc="2026-01-20T02:15:00Z">
            <w:rPr>
              <w:rFonts w:ascii="ＭＳ 明朝" w:eastAsia="ＭＳ 明朝" w:hAnsi="ＭＳ 明朝" w:hint="eastAsia"/>
              <w:szCs w:val="21"/>
            </w:rPr>
          </w:rPrChange>
        </w:rPr>
        <w:t>等に</w:t>
      </w:r>
      <w:r w:rsidR="00E61589" w:rsidRPr="00F45A47">
        <w:rPr>
          <w:rFonts w:ascii="Times New Roman" w:eastAsia="ＭＳ 明朝" w:hAnsi="Times New Roman" w:cs="Times New Roman" w:hint="eastAsia"/>
          <w:szCs w:val="21"/>
          <w:rPrChange w:id="1620" w:author="Masato YOSHIKAWA" w:date="2026-01-20T11:15:00Z" w16du:dateUtc="2026-01-20T02:15:00Z">
            <w:rPr>
              <w:rFonts w:ascii="ＭＳ 明朝" w:eastAsia="ＭＳ 明朝" w:hAnsi="ＭＳ 明朝" w:hint="eastAsia"/>
              <w:szCs w:val="21"/>
            </w:rPr>
          </w:rPrChange>
        </w:rPr>
        <w:t>分類される訳</w:t>
      </w:r>
      <w:r w:rsidR="00A61A80" w:rsidRPr="00F45A47">
        <w:rPr>
          <w:rFonts w:ascii="Times New Roman" w:eastAsia="ＭＳ 明朝" w:hAnsi="Times New Roman" w:cs="Times New Roman" w:hint="eastAsia"/>
          <w:szCs w:val="21"/>
          <w:rPrChange w:id="1621" w:author="Masato YOSHIKAWA" w:date="2026-01-20T11:15:00Z" w16du:dateUtc="2026-01-20T02:15:00Z">
            <w:rPr>
              <w:rFonts w:ascii="ＭＳ 明朝" w:eastAsia="ＭＳ 明朝" w:hAnsi="ＭＳ 明朝" w:hint="eastAsia"/>
              <w:szCs w:val="21"/>
            </w:rPr>
          </w:rPrChange>
        </w:rPr>
        <w:t>でも</w:t>
      </w:r>
      <w:r w:rsidR="000C0B54" w:rsidRPr="00F45A47">
        <w:rPr>
          <w:rFonts w:ascii="Times New Roman" w:eastAsia="ＭＳ 明朝" w:hAnsi="Times New Roman" w:cs="Times New Roman" w:hint="eastAsia"/>
          <w:szCs w:val="21"/>
          <w:rPrChange w:id="1622" w:author="Masato YOSHIKAWA" w:date="2026-01-20T11:15:00Z" w16du:dateUtc="2026-01-20T02:15:00Z">
            <w:rPr>
              <w:rFonts w:ascii="ＭＳ 明朝" w:eastAsia="ＭＳ 明朝" w:hAnsi="ＭＳ 明朝" w:hint="eastAsia"/>
              <w:szCs w:val="21"/>
            </w:rPr>
          </w:rPrChange>
        </w:rPr>
        <w:t>「</w:t>
      </w:r>
      <w:r w:rsidR="00CA7CE6" w:rsidRPr="00F45A47">
        <w:rPr>
          <w:rFonts w:ascii="Times New Roman" w:eastAsia="ＭＳ 明朝" w:hAnsi="Times New Roman" w:cs="Times New Roman" w:hint="eastAsia"/>
          <w:szCs w:val="21"/>
          <w:rPrChange w:id="1623" w:author="Masato YOSHIKAWA" w:date="2026-01-20T11:15:00Z" w16du:dateUtc="2026-01-20T02:15:00Z">
            <w:rPr>
              <w:rFonts w:ascii="ＭＳ 明朝" w:eastAsia="ＭＳ 明朝" w:hAnsi="ＭＳ 明朝" w:hint="eastAsia"/>
              <w:szCs w:val="21"/>
            </w:rPr>
          </w:rPrChange>
        </w:rPr>
        <w:t>和英辞書に対訳として載っている</w:t>
      </w:r>
      <w:r w:rsidR="00CF17DD" w:rsidRPr="00F45A47">
        <w:rPr>
          <w:rFonts w:ascii="Times New Roman" w:eastAsia="ＭＳ 明朝" w:hAnsi="Times New Roman" w:cs="Times New Roman" w:hint="eastAsia"/>
          <w:szCs w:val="21"/>
          <w:rPrChange w:id="1624" w:author="Masato YOSHIKAWA" w:date="2026-01-20T11:15:00Z" w16du:dateUtc="2026-01-20T02:15:00Z">
            <w:rPr>
              <w:rFonts w:ascii="ＭＳ 明朝" w:eastAsia="ＭＳ 明朝" w:hAnsi="ＭＳ 明朝" w:hint="eastAsia"/>
              <w:szCs w:val="21"/>
            </w:rPr>
          </w:rPrChange>
        </w:rPr>
        <w:t>」</w:t>
      </w:r>
      <w:r w:rsidR="00CA7CE6" w:rsidRPr="00F45A47">
        <w:rPr>
          <w:rFonts w:ascii="Times New Roman" w:eastAsia="ＭＳ 明朝" w:hAnsi="Times New Roman" w:cs="Times New Roman" w:hint="eastAsia"/>
          <w:szCs w:val="21"/>
          <w:rPrChange w:id="1625" w:author="Masato YOSHIKAWA" w:date="2026-01-20T11:15:00Z" w16du:dateUtc="2026-01-20T02:15:00Z">
            <w:rPr>
              <w:rFonts w:ascii="ＭＳ 明朝" w:eastAsia="ＭＳ 明朝" w:hAnsi="ＭＳ 明朝" w:hint="eastAsia"/>
              <w:szCs w:val="21"/>
            </w:rPr>
          </w:rPrChange>
        </w:rPr>
        <w:t>、かつ</w:t>
      </w:r>
      <w:r w:rsidR="00AD45C6" w:rsidRPr="00F45A47">
        <w:rPr>
          <w:rFonts w:ascii="Times New Roman" w:eastAsia="ＭＳ 明朝" w:hAnsi="Times New Roman" w:cs="Times New Roman" w:hint="eastAsia"/>
          <w:szCs w:val="21"/>
          <w:rPrChange w:id="1626" w:author="Masato YOSHIKAWA" w:date="2026-01-20T11:15:00Z" w16du:dateUtc="2026-01-20T02:15:00Z">
            <w:rPr>
              <w:rFonts w:ascii="ＭＳ 明朝" w:eastAsia="ＭＳ 明朝" w:hAnsi="ＭＳ 明朝" w:hint="eastAsia"/>
              <w:szCs w:val="21"/>
            </w:rPr>
          </w:rPrChange>
        </w:rPr>
        <w:t>、「</w:t>
      </w:r>
      <w:r w:rsidR="00E61589" w:rsidRPr="00F45A47">
        <w:rPr>
          <w:rFonts w:ascii="Times New Roman" w:eastAsia="ＭＳ 明朝" w:hAnsi="Times New Roman" w:cs="Times New Roman" w:hint="eastAsia"/>
          <w:szCs w:val="21"/>
          <w:rPrChange w:id="1627" w:author="Masato YOSHIKAWA" w:date="2026-01-20T11:15:00Z" w16du:dateUtc="2026-01-20T02:15:00Z">
            <w:rPr>
              <w:rFonts w:ascii="ＭＳ 明朝" w:eastAsia="ＭＳ 明朝" w:hAnsi="ＭＳ 明朝" w:hint="eastAsia"/>
              <w:szCs w:val="21"/>
            </w:rPr>
          </w:rPrChange>
        </w:rPr>
        <w:t>外来語由来でない</w:t>
      </w:r>
      <w:r w:rsidR="00CF17DD" w:rsidRPr="00F45A47">
        <w:rPr>
          <w:rFonts w:ascii="Times New Roman" w:eastAsia="ＭＳ 明朝" w:hAnsi="Times New Roman" w:cs="Times New Roman" w:hint="eastAsia"/>
          <w:szCs w:val="21"/>
          <w:rPrChange w:id="1628" w:author="Masato YOSHIKAWA" w:date="2026-01-20T11:15:00Z" w16du:dateUtc="2026-01-20T02:15:00Z">
            <w:rPr>
              <w:rFonts w:ascii="ＭＳ 明朝" w:eastAsia="ＭＳ 明朝" w:hAnsi="ＭＳ 明朝" w:hint="eastAsia"/>
              <w:szCs w:val="21"/>
            </w:rPr>
          </w:rPrChange>
        </w:rPr>
        <w:t>」</w:t>
      </w:r>
      <w:r w:rsidR="00E61589" w:rsidRPr="00F45A47">
        <w:rPr>
          <w:rFonts w:ascii="Times New Roman" w:eastAsia="ＭＳ 明朝" w:hAnsi="Times New Roman" w:cs="Times New Roman" w:hint="eastAsia"/>
          <w:szCs w:val="21"/>
          <w:rPrChange w:id="1629" w:author="Masato YOSHIKAWA" w:date="2026-01-20T11:15:00Z" w16du:dateUtc="2026-01-20T02:15:00Z">
            <w:rPr>
              <w:rFonts w:ascii="ＭＳ 明朝" w:eastAsia="ＭＳ 明朝" w:hAnsi="ＭＳ 明朝" w:hint="eastAsia"/>
              <w:szCs w:val="21"/>
            </w:rPr>
          </w:rPrChange>
        </w:rPr>
        <w:t>場合は</w:t>
      </w:r>
      <w:r w:rsidR="00E61589" w:rsidRPr="00F45A47">
        <w:rPr>
          <w:rFonts w:ascii="Times New Roman" w:eastAsia="ＭＳ 明朝" w:hAnsi="Times New Roman" w:cs="Times New Roman"/>
          <w:szCs w:val="21"/>
          <w:rPrChange w:id="1630" w:author="Masato YOSHIKAWA" w:date="2026-01-20T11:15:00Z" w16du:dateUtc="2026-01-20T02:15:00Z">
            <w:rPr>
              <w:rFonts w:ascii="ＭＳ 明朝" w:eastAsia="ＭＳ 明朝" w:hAnsi="ＭＳ 明朝"/>
              <w:szCs w:val="21"/>
            </w:rPr>
          </w:rPrChange>
        </w:rPr>
        <w:t>Established equivalent</w:t>
      </w:r>
      <w:r w:rsidR="00E61589" w:rsidRPr="00F45A47">
        <w:rPr>
          <w:rFonts w:ascii="Times New Roman" w:eastAsia="ＭＳ 明朝" w:hAnsi="Times New Roman" w:cs="Times New Roman" w:hint="eastAsia"/>
          <w:szCs w:val="21"/>
          <w:rPrChange w:id="1631" w:author="Masato YOSHIKAWA" w:date="2026-01-20T11:15:00Z" w16du:dateUtc="2026-01-20T02:15:00Z">
            <w:rPr>
              <w:rFonts w:ascii="ＭＳ 明朝" w:eastAsia="ＭＳ 明朝" w:hAnsi="ＭＳ 明朝" w:hint="eastAsia"/>
              <w:szCs w:val="21"/>
            </w:rPr>
          </w:rPrChange>
        </w:rPr>
        <w:t>に分類する。</w:t>
      </w:r>
      <w:r w:rsidRPr="00F45A47">
        <w:rPr>
          <w:rFonts w:ascii="Times New Roman" w:eastAsia="ＭＳ 明朝" w:hAnsi="Times New Roman" w:cs="Times New Roman" w:hint="eastAsia"/>
          <w:szCs w:val="21"/>
          <w:rPrChange w:id="1632" w:author="Masato YOSHIKAWA" w:date="2026-01-20T11:15:00Z" w16du:dateUtc="2026-01-20T02:15:00Z">
            <w:rPr>
              <w:rFonts w:ascii="ＭＳ 明朝" w:eastAsia="ＭＳ 明朝" w:hAnsi="ＭＳ 明朝" w:hint="eastAsia"/>
              <w:szCs w:val="21"/>
            </w:rPr>
          </w:rPrChange>
        </w:rPr>
        <w:t>本</w:t>
      </w:r>
      <w:r w:rsidR="00CF17DD" w:rsidRPr="00F45A47">
        <w:rPr>
          <w:rFonts w:ascii="Times New Roman" w:eastAsia="ＭＳ 明朝" w:hAnsi="Times New Roman" w:cs="Times New Roman" w:hint="eastAsia"/>
          <w:szCs w:val="21"/>
          <w:rPrChange w:id="1633" w:author="Masato YOSHIKAWA" w:date="2026-01-20T11:15:00Z" w16du:dateUtc="2026-01-20T02:15:00Z">
            <w:rPr>
              <w:rFonts w:ascii="ＭＳ 明朝" w:eastAsia="ＭＳ 明朝" w:hAnsi="ＭＳ 明朝" w:hint="eastAsia"/>
              <w:szCs w:val="21"/>
            </w:rPr>
          </w:rPrChange>
        </w:rPr>
        <w:t>研究</w:t>
      </w:r>
      <w:r w:rsidRPr="00F45A47">
        <w:rPr>
          <w:rFonts w:ascii="Times New Roman" w:eastAsia="ＭＳ 明朝" w:hAnsi="Times New Roman" w:cs="Times New Roman" w:hint="eastAsia"/>
          <w:szCs w:val="21"/>
          <w:rPrChange w:id="1634" w:author="Masato YOSHIKAWA" w:date="2026-01-20T11:15:00Z" w16du:dateUtc="2026-01-20T02:15:00Z">
            <w:rPr>
              <w:rFonts w:ascii="ＭＳ 明朝" w:eastAsia="ＭＳ 明朝" w:hAnsi="ＭＳ 明朝" w:hint="eastAsia"/>
              <w:szCs w:val="21"/>
            </w:rPr>
          </w:rPrChange>
        </w:rPr>
        <w:t>では、参照する辞書として</w:t>
      </w:r>
      <w:r w:rsidR="00E96D23" w:rsidRPr="00F45A47">
        <w:rPr>
          <w:rFonts w:ascii="Times New Roman" w:eastAsia="ＭＳ 明朝" w:hAnsi="Times New Roman" w:cs="Times New Roman" w:hint="eastAsia"/>
          <w:szCs w:val="21"/>
          <w:rPrChange w:id="1635" w:author="Masato YOSHIKAWA" w:date="2026-01-20T11:15:00Z" w16du:dateUtc="2026-01-20T02:15:00Z">
            <w:rPr>
              <w:rFonts w:ascii="ＭＳ 明朝" w:eastAsia="ＭＳ 明朝" w:hAnsi="ＭＳ 明朝" w:hint="eastAsia"/>
              <w:szCs w:val="21"/>
            </w:rPr>
          </w:rPrChange>
        </w:rPr>
        <w:t>『</w:t>
      </w:r>
      <w:r w:rsidRPr="00F45A47">
        <w:rPr>
          <w:rFonts w:ascii="Times New Roman" w:eastAsia="ＭＳ 明朝" w:hAnsi="Times New Roman" w:cs="Times New Roman"/>
          <w:szCs w:val="21"/>
          <w:rPrChange w:id="1636" w:author="Masato YOSHIKAWA" w:date="2026-01-20T11:15:00Z" w16du:dateUtc="2026-01-20T02:15:00Z">
            <w:rPr>
              <w:rFonts w:ascii="ＭＳ 明朝" w:eastAsia="ＭＳ 明朝" w:hAnsi="ＭＳ 明朝"/>
              <w:szCs w:val="21"/>
            </w:rPr>
          </w:rPrChange>
        </w:rPr>
        <w:t>Weblio</w:t>
      </w:r>
      <w:r w:rsidR="00CF17DD" w:rsidRPr="00F45A47">
        <w:rPr>
          <w:rFonts w:ascii="Times New Roman" w:eastAsia="ＭＳ 明朝" w:hAnsi="Times New Roman" w:cs="Times New Roman" w:hint="eastAsia"/>
          <w:szCs w:val="21"/>
          <w:rPrChange w:id="1637" w:author="Masato YOSHIKAWA" w:date="2026-01-20T11:15:00Z" w16du:dateUtc="2026-01-20T02:15:00Z">
            <w:rPr>
              <w:rFonts w:ascii="ＭＳ 明朝" w:eastAsia="ＭＳ 明朝" w:hAnsi="ＭＳ 明朝" w:hint="eastAsia"/>
              <w:szCs w:val="21"/>
            </w:rPr>
          </w:rPrChange>
        </w:rPr>
        <w:t>英和・和英辞典</w:t>
      </w:r>
      <w:r w:rsidR="00E96D23" w:rsidRPr="00F45A47">
        <w:rPr>
          <w:rFonts w:ascii="Times New Roman" w:eastAsia="ＭＳ 明朝" w:hAnsi="Times New Roman" w:cs="Times New Roman" w:hint="eastAsia"/>
          <w:szCs w:val="21"/>
          <w:rPrChange w:id="1638" w:author="Masato YOSHIKAWA" w:date="2026-01-20T11:15:00Z" w16du:dateUtc="2026-01-20T02:15:00Z">
            <w:rPr>
              <w:rFonts w:ascii="ＭＳ 明朝" w:eastAsia="ＭＳ 明朝" w:hAnsi="ＭＳ 明朝" w:hint="eastAsia"/>
              <w:szCs w:val="21"/>
            </w:rPr>
          </w:rPrChange>
        </w:rPr>
        <w:t>』</w:t>
      </w:r>
      <w:commentRangeStart w:id="1639"/>
      <w:r w:rsidR="002E4570" w:rsidRPr="00F45A47">
        <w:rPr>
          <w:rStyle w:val="afa"/>
          <w:rFonts w:ascii="Times New Roman" w:eastAsia="ＭＳ 明朝" w:hAnsi="Times New Roman" w:cs="Times New Roman"/>
          <w:szCs w:val="21"/>
          <w:rPrChange w:id="1640" w:author="Masato YOSHIKAWA" w:date="2026-01-20T11:15:00Z" w16du:dateUtc="2026-01-20T02:15:00Z">
            <w:rPr>
              <w:rStyle w:val="afa"/>
              <w:rFonts w:ascii="ＭＳ 明朝" w:eastAsia="ＭＳ 明朝" w:hAnsi="ＭＳ 明朝"/>
              <w:szCs w:val="21"/>
            </w:rPr>
          </w:rPrChange>
        </w:rPr>
        <w:footnoteReference w:id="1"/>
      </w:r>
      <w:commentRangeEnd w:id="1639"/>
      <w:r w:rsidR="002E4570">
        <w:rPr>
          <w:rStyle w:val="ac"/>
        </w:rPr>
        <w:commentReference w:id="1639"/>
      </w:r>
      <w:ins w:id="1653" w:author="Masato YOSHIKAWA" w:date="2026-01-20T12:00:00Z" w16du:dateUtc="2026-01-20T03:00:00Z">
        <w:r w:rsidR="002E4570">
          <w:rPr>
            <w:rFonts w:ascii="Times New Roman" w:eastAsia="ＭＳ 明朝" w:hAnsi="Times New Roman" w:cs="Times New Roman" w:hint="eastAsia"/>
            <w:szCs w:val="21"/>
          </w:rPr>
          <w:t xml:space="preserve"> </w:t>
        </w:r>
      </w:ins>
      <w:r w:rsidRPr="00F45A47">
        <w:rPr>
          <w:rFonts w:ascii="Times New Roman" w:eastAsia="ＭＳ 明朝" w:hAnsi="Times New Roman" w:cs="Times New Roman" w:hint="eastAsia"/>
          <w:szCs w:val="21"/>
          <w:rPrChange w:id="1654" w:author="Masato YOSHIKAWA" w:date="2026-01-20T11:15:00Z" w16du:dateUtc="2026-01-20T02:15:00Z">
            <w:rPr>
              <w:rFonts w:ascii="ＭＳ 明朝" w:eastAsia="ＭＳ 明朝" w:hAnsi="ＭＳ 明朝" w:hint="eastAsia"/>
              <w:szCs w:val="21"/>
            </w:rPr>
          </w:rPrChange>
        </w:rPr>
        <w:t>を採用した。</w:t>
      </w:r>
      <w:r w:rsidR="00E96D23" w:rsidRPr="00F45A47">
        <w:rPr>
          <w:rFonts w:ascii="Times New Roman" w:eastAsia="ＭＳ 明朝" w:hAnsi="Times New Roman" w:cs="Times New Roman" w:hint="eastAsia"/>
          <w:szCs w:val="21"/>
          <w:rPrChange w:id="1655" w:author="Masato YOSHIKAWA" w:date="2026-01-20T11:15:00Z" w16du:dateUtc="2026-01-20T02:15:00Z">
            <w:rPr>
              <w:rFonts w:ascii="ＭＳ 明朝" w:eastAsia="ＭＳ 明朝" w:hAnsi="ＭＳ 明朝" w:hint="eastAsia"/>
              <w:szCs w:val="21"/>
            </w:rPr>
          </w:rPrChange>
        </w:rPr>
        <w:t>『</w:t>
      </w:r>
      <w:r w:rsidR="00CF17DD" w:rsidRPr="00F45A47">
        <w:rPr>
          <w:rFonts w:ascii="Times New Roman" w:eastAsia="ＭＳ 明朝" w:hAnsi="Times New Roman" w:cs="Times New Roman"/>
          <w:szCs w:val="21"/>
          <w:rPrChange w:id="1656" w:author="Masato YOSHIKAWA" w:date="2026-01-20T11:15:00Z" w16du:dateUtc="2026-01-20T02:15:00Z">
            <w:rPr>
              <w:rFonts w:ascii="ＭＳ 明朝" w:eastAsia="ＭＳ 明朝" w:hAnsi="ＭＳ 明朝"/>
              <w:szCs w:val="21"/>
            </w:rPr>
          </w:rPrChange>
        </w:rPr>
        <w:t>Weblio</w:t>
      </w:r>
      <w:r w:rsidR="00CF17DD" w:rsidRPr="00F45A47">
        <w:rPr>
          <w:rFonts w:ascii="Times New Roman" w:eastAsia="ＭＳ 明朝" w:hAnsi="Times New Roman" w:cs="Times New Roman" w:hint="eastAsia"/>
          <w:szCs w:val="21"/>
          <w:rPrChange w:id="1657" w:author="Masato YOSHIKAWA" w:date="2026-01-20T11:15:00Z" w16du:dateUtc="2026-01-20T02:15:00Z">
            <w:rPr>
              <w:rFonts w:ascii="ＭＳ 明朝" w:eastAsia="ＭＳ 明朝" w:hAnsi="ＭＳ 明朝" w:hint="eastAsia"/>
              <w:szCs w:val="21"/>
            </w:rPr>
          </w:rPrChange>
        </w:rPr>
        <w:t>英和・和英辞典</w:t>
      </w:r>
      <w:r w:rsidR="00E96D23" w:rsidRPr="00F45A47">
        <w:rPr>
          <w:rFonts w:ascii="Times New Roman" w:eastAsia="ＭＳ 明朝" w:hAnsi="Times New Roman" w:cs="Times New Roman" w:hint="eastAsia"/>
          <w:szCs w:val="21"/>
          <w:rPrChange w:id="1658" w:author="Masato YOSHIKAWA" w:date="2026-01-20T11:15:00Z" w16du:dateUtc="2026-01-20T02:15:00Z">
            <w:rPr>
              <w:rFonts w:ascii="ＭＳ 明朝" w:eastAsia="ＭＳ 明朝" w:hAnsi="ＭＳ 明朝" w:hint="eastAsia"/>
              <w:szCs w:val="21"/>
            </w:rPr>
          </w:rPrChange>
        </w:rPr>
        <w:t>』</w:t>
      </w:r>
      <w:r w:rsidRPr="00F45A47">
        <w:rPr>
          <w:rFonts w:ascii="Times New Roman" w:eastAsia="ＭＳ 明朝" w:hAnsi="Times New Roman" w:cs="Times New Roman" w:hint="eastAsia"/>
          <w:szCs w:val="21"/>
          <w:rPrChange w:id="1659" w:author="Masato YOSHIKAWA" w:date="2026-01-20T11:15:00Z" w16du:dateUtc="2026-01-20T02:15:00Z">
            <w:rPr>
              <w:rFonts w:ascii="ＭＳ 明朝" w:eastAsia="ＭＳ 明朝" w:hAnsi="ＭＳ 明朝" w:hint="eastAsia"/>
              <w:szCs w:val="21"/>
            </w:rPr>
          </w:rPrChange>
        </w:rPr>
        <w:t>は</w:t>
      </w:r>
      <w:r w:rsidR="00A93BCA" w:rsidRPr="00F45A47">
        <w:rPr>
          <w:rFonts w:ascii="Times New Roman" w:eastAsia="ＭＳ 明朝" w:hAnsi="Times New Roman" w:cs="Times New Roman" w:hint="eastAsia"/>
          <w:szCs w:val="21"/>
          <w:rPrChange w:id="1660" w:author="Masato YOSHIKAWA" w:date="2026-01-20T11:15:00Z" w16du:dateUtc="2026-01-20T02:15:00Z">
            <w:rPr>
              <w:rFonts w:ascii="ＭＳ 明朝" w:eastAsia="ＭＳ 明朝" w:hAnsi="ＭＳ 明朝" w:hint="eastAsia"/>
              <w:szCs w:val="21"/>
            </w:rPr>
          </w:rPrChange>
        </w:rPr>
        <w:t>『新英和中辞典』『新和英中辞典』</w:t>
      </w:r>
      <w:r w:rsidR="008E4A3E" w:rsidRPr="00F45A47">
        <w:rPr>
          <w:rFonts w:ascii="Times New Roman" w:eastAsia="ＭＳ 明朝" w:hAnsi="Times New Roman" w:cs="Times New Roman" w:hint="eastAsia"/>
          <w:szCs w:val="21"/>
          <w:rPrChange w:id="1661" w:author="Masato YOSHIKAWA" w:date="2026-01-20T11:15:00Z" w16du:dateUtc="2026-01-20T02:15:00Z">
            <w:rPr>
              <w:rFonts w:ascii="ＭＳ 明朝" w:eastAsia="ＭＳ 明朝" w:hAnsi="ＭＳ 明朝" w:hint="eastAsia"/>
              <w:szCs w:val="21"/>
            </w:rPr>
          </w:rPrChange>
        </w:rPr>
        <w:t>（研究社）</w:t>
      </w:r>
      <w:r w:rsidR="00A93BCA" w:rsidRPr="00F45A47">
        <w:rPr>
          <w:rFonts w:ascii="Times New Roman" w:eastAsia="ＭＳ 明朝" w:hAnsi="Times New Roman" w:cs="Times New Roman" w:hint="eastAsia"/>
          <w:szCs w:val="21"/>
          <w:rPrChange w:id="1662" w:author="Masato YOSHIKAWA" w:date="2026-01-20T11:15:00Z" w16du:dateUtc="2026-01-20T02:15:00Z">
            <w:rPr>
              <w:rFonts w:ascii="ＭＳ 明朝" w:eastAsia="ＭＳ 明朝" w:hAnsi="ＭＳ 明朝" w:hint="eastAsia"/>
              <w:szCs w:val="21"/>
            </w:rPr>
          </w:rPrChange>
        </w:rPr>
        <w:t>を中心に</w:t>
      </w:r>
      <w:r w:rsidR="00A93BCA" w:rsidRPr="00F45A47">
        <w:rPr>
          <w:rFonts w:ascii="Times New Roman" w:eastAsia="ＭＳ 明朝" w:hAnsi="Times New Roman" w:cs="Times New Roman"/>
          <w:szCs w:val="21"/>
          <w:rPrChange w:id="1663" w:author="Masato YOSHIKAWA" w:date="2026-01-20T11:15:00Z" w16du:dateUtc="2026-01-20T02:15:00Z">
            <w:rPr>
              <w:rFonts w:ascii="ＭＳ 明朝" w:eastAsia="ＭＳ 明朝" w:hAnsi="ＭＳ 明朝"/>
              <w:szCs w:val="21"/>
            </w:rPr>
          </w:rPrChange>
        </w:rPr>
        <w:t>85</w:t>
      </w:r>
      <w:r w:rsidR="00A93BCA" w:rsidRPr="00F45A47">
        <w:rPr>
          <w:rFonts w:ascii="Times New Roman" w:eastAsia="ＭＳ 明朝" w:hAnsi="Times New Roman" w:cs="Times New Roman" w:hint="eastAsia"/>
          <w:szCs w:val="21"/>
          <w:rPrChange w:id="1664" w:author="Masato YOSHIKAWA" w:date="2026-01-20T11:15:00Z" w16du:dateUtc="2026-01-20T02:15:00Z">
            <w:rPr>
              <w:rFonts w:ascii="ＭＳ 明朝" w:eastAsia="ＭＳ 明朝" w:hAnsi="ＭＳ 明朝" w:hint="eastAsia"/>
              <w:szCs w:val="21"/>
            </w:rPr>
          </w:rPrChange>
        </w:rPr>
        <w:t>種類の英和辞典・和英辞典、</w:t>
      </w:r>
      <w:r w:rsidR="00A93BCA" w:rsidRPr="00F45A47">
        <w:rPr>
          <w:rFonts w:ascii="Times New Roman" w:eastAsia="ＭＳ 明朝" w:hAnsi="Times New Roman" w:cs="Times New Roman"/>
          <w:szCs w:val="21"/>
          <w:rPrChange w:id="1665" w:author="Masato YOSHIKAWA" w:date="2026-01-20T11:15:00Z" w16du:dateUtc="2026-01-20T02:15:00Z">
            <w:rPr>
              <w:rFonts w:ascii="ＭＳ 明朝" w:eastAsia="ＭＳ 明朝" w:hAnsi="ＭＳ 明朝"/>
              <w:szCs w:val="21"/>
            </w:rPr>
          </w:rPrChange>
        </w:rPr>
        <w:t>257</w:t>
      </w:r>
      <w:r w:rsidR="00A93BCA" w:rsidRPr="00F45A47">
        <w:rPr>
          <w:rFonts w:ascii="Times New Roman" w:eastAsia="ＭＳ 明朝" w:hAnsi="Times New Roman" w:cs="Times New Roman" w:hint="eastAsia"/>
          <w:szCs w:val="21"/>
          <w:rPrChange w:id="1666" w:author="Masato YOSHIKAWA" w:date="2026-01-20T11:15:00Z" w16du:dateUtc="2026-01-20T02:15:00Z">
            <w:rPr>
              <w:rFonts w:ascii="ＭＳ 明朝" w:eastAsia="ＭＳ 明朝" w:hAnsi="ＭＳ 明朝" w:hint="eastAsia"/>
              <w:szCs w:val="21"/>
            </w:rPr>
          </w:rPrChange>
        </w:rPr>
        <w:t>万語の英語と</w:t>
      </w:r>
      <w:r w:rsidR="00A93BCA" w:rsidRPr="00F45A47">
        <w:rPr>
          <w:rFonts w:ascii="Times New Roman" w:eastAsia="ＭＳ 明朝" w:hAnsi="Times New Roman" w:cs="Times New Roman"/>
          <w:szCs w:val="21"/>
          <w:rPrChange w:id="1667" w:author="Masato YOSHIKAWA" w:date="2026-01-20T11:15:00Z" w16du:dateUtc="2026-01-20T02:15:00Z">
            <w:rPr>
              <w:rFonts w:ascii="ＭＳ 明朝" w:eastAsia="ＭＳ 明朝" w:hAnsi="ＭＳ 明朝"/>
              <w:szCs w:val="21"/>
            </w:rPr>
          </w:rPrChange>
        </w:rPr>
        <w:t>246</w:t>
      </w:r>
      <w:r w:rsidR="00A93BCA" w:rsidRPr="00F45A47">
        <w:rPr>
          <w:rFonts w:ascii="Times New Roman" w:eastAsia="ＭＳ 明朝" w:hAnsi="Times New Roman" w:cs="Times New Roman" w:hint="eastAsia"/>
          <w:szCs w:val="21"/>
          <w:rPrChange w:id="1668" w:author="Masato YOSHIKAWA" w:date="2026-01-20T11:15:00Z" w16du:dateUtc="2026-01-20T02:15:00Z">
            <w:rPr>
              <w:rFonts w:ascii="ＭＳ 明朝" w:eastAsia="ＭＳ 明朝" w:hAnsi="ＭＳ 明朝" w:hint="eastAsia"/>
              <w:szCs w:val="21"/>
            </w:rPr>
          </w:rPrChange>
        </w:rPr>
        <w:t>万語の日本語、合計</w:t>
      </w:r>
      <w:r w:rsidR="00A93BCA" w:rsidRPr="00F45A47">
        <w:rPr>
          <w:rFonts w:ascii="Times New Roman" w:eastAsia="ＭＳ 明朝" w:hAnsi="Times New Roman" w:cs="Times New Roman"/>
          <w:szCs w:val="21"/>
          <w:rPrChange w:id="1669" w:author="Masato YOSHIKAWA" w:date="2026-01-20T11:15:00Z" w16du:dateUtc="2026-01-20T02:15:00Z">
            <w:rPr>
              <w:rFonts w:ascii="ＭＳ 明朝" w:eastAsia="ＭＳ 明朝" w:hAnsi="ＭＳ 明朝"/>
              <w:szCs w:val="21"/>
            </w:rPr>
          </w:rPrChange>
        </w:rPr>
        <w:t>503</w:t>
      </w:r>
      <w:r w:rsidR="00A93BCA" w:rsidRPr="00F45A47">
        <w:rPr>
          <w:rFonts w:ascii="Times New Roman" w:eastAsia="ＭＳ 明朝" w:hAnsi="Times New Roman" w:cs="Times New Roman" w:hint="eastAsia"/>
          <w:szCs w:val="21"/>
          <w:rPrChange w:id="1670" w:author="Masato YOSHIKAWA" w:date="2026-01-20T11:15:00Z" w16du:dateUtc="2026-01-20T02:15:00Z">
            <w:rPr>
              <w:rFonts w:ascii="ＭＳ 明朝" w:eastAsia="ＭＳ 明朝" w:hAnsi="ＭＳ 明朝" w:hint="eastAsia"/>
              <w:szCs w:val="21"/>
            </w:rPr>
          </w:rPrChange>
        </w:rPr>
        <w:t>万語を</w:t>
      </w:r>
      <w:r w:rsidRPr="00F45A47">
        <w:rPr>
          <w:rFonts w:ascii="Times New Roman" w:eastAsia="ＭＳ 明朝" w:hAnsi="Times New Roman" w:cs="Times New Roman" w:hint="eastAsia"/>
          <w:szCs w:val="21"/>
          <w:rPrChange w:id="1671" w:author="Masato YOSHIKAWA" w:date="2026-01-20T11:15:00Z" w16du:dateUtc="2026-01-20T02:15:00Z">
            <w:rPr>
              <w:rFonts w:ascii="ＭＳ 明朝" w:eastAsia="ＭＳ 明朝" w:hAnsi="ＭＳ 明朝" w:hint="eastAsia"/>
              <w:szCs w:val="21"/>
            </w:rPr>
          </w:rPrChange>
        </w:rPr>
        <w:t>収録するオンライン辞書であ</w:t>
      </w:r>
      <w:r w:rsidR="00A93BCA" w:rsidRPr="00F45A47">
        <w:rPr>
          <w:rFonts w:ascii="Times New Roman" w:eastAsia="ＭＳ 明朝" w:hAnsi="Times New Roman" w:cs="Times New Roman" w:hint="eastAsia"/>
          <w:szCs w:val="21"/>
          <w:rPrChange w:id="1672" w:author="Masato YOSHIKAWA" w:date="2026-01-20T11:15:00Z" w16du:dateUtc="2026-01-20T02:15:00Z">
            <w:rPr>
              <w:rFonts w:ascii="ＭＳ 明朝" w:eastAsia="ＭＳ 明朝" w:hAnsi="ＭＳ 明朝" w:hint="eastAsia"/>
              <w:szCs w:val="21"/>
            </w:rPr>
          </w:rPrChange>
        </w:rPr>
        <w:t>る</w:t>
      </w:r>
      <w:del w:id="1673" w:author="Masato YOSHIKAWA" w:date="2026-01-20T12:06:00Z" w16du:dateUtc="2026-01-20T03:06:00Z">
        <w:r w:rsidR="00A93BCA" w:rsidRPr="00F45A47" w:rsidDel="00717078">
          <w:rPr>
            <w:rFonts w:ascii="Times New Roman" w:eastAsia="ＭＳ 明朝" w:hAnsi="Times New Roman" w:cs="Times New Roman" w:hint="eastAsia"/>
            <w:szCs w:val="21"/>
            <w:rPrChange w:id="1674" w:author="Masato YOSHIKAWA" w:date="2026-01-20T11:15:00Z" w16du:dateUtc="2026-01-20T02:15:00Z">
              <w:rPr>
                <w:rFonts w:ascii="ＭＳ 明朝" w:eastAsia="ＭＳ 明朝" w:hAnsi="ＭＳ 明朝" w:hint="eastAsia"/>
                <w:szCs w:val="21"/>
              </w:rPr>
            </w:rPrChange>
          </w:rPr>
          <w:delText>。</w:delText>
        </w:r>
      </w:del>
      <w:sdt>
        <w:sdtPr>
          <w:rPr>
            <w:rFonts w:ascii="Times New Roman" w:eastAsia="ＭＳ 明朝" w:hAnsi="Times New Roman" w:cs="Times New Roman"/>
            <w:szCs w:val="21"/>
          </w:rPr>
          <w:id w:val="-2069332745"/>
          <w:citation/>
        </w:sdtPr>
        <w:sdtContent>
          <w:r w:rsidR="00B549E7" w:rsidRPr="00F45A47">
            <w:rPr>
              <w:rFonts w:ascii="Times New Roman" w:eastAsia="ＭＳ 明朝" w:hAnsi="Times New Roman" w:cs="Times New Roman"/>
              <w:szCs w:val="21"/>
              <w:rPrChange w:id="1675" w:author="Masato YOSHIKAWA" w:date="2026-01-20T11:15:00Z" w16du:dateUtc="2026-01-20T02:15:00Z">
                <w:rPr>
                  <w:rFonts w:ascii="ＭＳ 明朝" w:eastAsia="ＭＳ 明朝" w:hAnsi="ＭＳ 明朝"/>
                  <w:szCs w:val="21"/>
                </w:rPr>
              </w:rPrChange>
            </w:rPr>
            <w:fldChar w:fldCharType="begin"/>
          </w:r>
          <w:r w:rsidR="00B549E7" w:rsidRPr="00F45A47">
            <w:rPr>
              <w:rFonts w:ascii="Times New Roman" w:eastAsia="ＭＳ 明朝" w:hAnsi="Times New Roman" w:cs="Times New Roman"/>
              <w:szCs w:val="21"/>
              <w:rPrChange w:id="1676" w:author="Masato YOSHIKAWA" w:date="2026-01-20T11:15:00Z" w16du:dateUtc="2026-01-20T02:15:00Z">
                <w:rPr>
                  <w:rFonts w:ascii="ＭＳ 明朝" w:eastAsia="ＭＳ 明朝" w:hAnsi="ＭＳ 明朝"/>
                  <w:szCs w:val="21"/>
                </w:rPr>
              </w:rPrChange>
            </w:rPr>
            <w:instrText xml:space="preserve">CITATION Weblio \y  \t  \l 1041 </w:instrText>
          </w:r>
          <w:r w:rsidR="00B549E7" w:rsidRPr="00F45A47">
            <w:rPr>
              <w:rFonts w:ascii="Times New Roman" w:eastAsia="ＭＳ 明朝" w:hAnsi="Times New Roman" w:cs="Times New Roman"/>
              <w:szCs w:val="21"/>
              <w:rPrChange w:id="1677" w:author="Masato YOSHIKAWA" w:date="2026-01-20T11:15:00Z" w16du:dateUtc="2026-01-20T02:15:00Z">
                <w:rPr>
                  <w:rFonts w:ascii="ＭＳ 明朝" w:eastAsia="ＭＳ 明朝" w:hAnsi="ＭＳ 明朝"/>
                  <w:szCs w:val="21"/>
                </w:rPr>
              </w:rPrChange>
            </w:rPr>
            <w:fldChar w:fldCharType="separate"/>
          </w:r>
          <w:r w:rsidR="00B549E7" w:rsidRPr="00F45A47">
            <w:rPr>
              <w:rFonts w:ascii="Times New Roman" w:eastAsia="ＭＳ 明朝" w:hAnsi="Times New Roman" w:cs="Times New Roman"/>
              <w:noProof/>
              <w:szCs w:val="21"/>
              <w:rPrChange w:id="1678" w:author="Masato YOSHIKAWA" w:date="2026-01-20T11:15:00Z" w16du:dateUtc="2026-01-20T02:15:00Z">
                <w:rPr>
                  <w:rFonts w:ascii="ＭＳ 明朝" w:eastAsia="ＭＳ 明朝" w:hAnsi="ＭＳ 明朝"/>
                  <w:noProof/>
                  <w:szCs w:val="21"/>
                </w:rPr>
              </w:rPrChange>
            </w:rPr>
            <w:t xml:space="preserve"> (GRAS</w:t>
          </w:r>
          <w:r w:rsidR="00B549E7" w:rsidRPr="00F45A47">
            <w:rPr>
              <w:rFonts w:ascii="Times New Roman" w:eastAsia="ＭＳ 明朝" w:hAnsi="Times New Roman" w:cs="Times New Roman"/>
              <w:noProof/>
              <w:szCs w:val="21"/>
              <w:rPrChange w:id="1679" w:author="Masato YOSHIKAWA" w:date="2026-01-20T11:15:00Z" w16du:dateUtc="2026-01-20T02:15:00Z">
                <w:rPr>
                  <w:rFonts w:ascii="ＭＳ 明朝" w:eastAsia="ＭＳ 明朝" w:hAnsi="ＭＳ 明朝"/>
                  <w:noProof/>
                  <w:szCs w:val="21"/>
                </w:rPr>
              </w:rPrChange>
            </w:rPr>
            <w:t>グループ</w:t>
          </w:r>
          <w:r w:rsidR="00B549E7" w:rsidRPr="00F45A47">
            <w:rPr>
              <w:rFonts w:ascii="Times New Roman" w:eastAsia="ＭＳ 明朝" w:hAnsi="Times New Roman" w:cs="Times New Roman"/>
              <w:noProof/>
              <w:szCs w:val="21"/>
              <w:rPrChange w:id="1680" w:author="Masato YOSHIKAWA" w:date="2026-01-20T11:15:00Z" w16du:dateUtc="2026-01-20T02:15:00Z">
                <w:rPr>
                  <w:rFonts w:ascii="ＭＳ 明朝" w:eastAsia="ＭＳ 明朝" w:hAnsi="ＭＳ 明朝"/>
                  <w:noProof/>
                  <w:szCs w:val="21"/>
                </w:rPr>
              </w:rPrChange>
            </w:rPr>
            <w:t>)</w:t>
          </w:r>
          <w:r w:rsidR="00B549E7" w:rsidRPr="00F45A47">
            <w:rPr>
              <w:rFonts w:ascii="Times New Roman" w:eastAsia="ＭＳ 明朝" w:hAnsi="Times New Roman" w:cs="Times New Roman"/>
              <w:szCs w:val="21"/>
              <w:rPrChange w:id="1681" w:author="Masato YOSHIKAWA" w:date="2026-01-20T11:15:00Z" w16du:dateUtc="2026-01-20T02:15:00Z">
                <w:rPr>
                  <w:rFonts w:ascii="ＭＳ 明朝" w:eastAsia="ＭＳ 明朝" w:hAnsi="ＭＳ 明朝"/>
                  <w:szCs w:val="21"/>
                </w:rPr>
              </w:rPrChange>
            </w:rPr>
            <w:fldChar w:fldCharType="end"/>
          </w:r>
        </w:sdtContent>
      </w:sdt>
      <w:ins w:id="1682" w:author="Masato YOSHIKAWA" w:date="2026-01-20T12:06:00Z" w16du:dateUtc="2026-01-20T03:06:00Z">
        <w:r w:rsidR="00717078">
          <w:rPr>
            <w:rFonts w:ascii="Times New Roman" w:eastAsia="ＭＳ 明朝" w:hAnsi="Times New Roman" w:cs="Times New Roman" w:hint="eastAsia"/>
            <w:szCs w:val="21"/>
          </w:rPr>
          <w:t>。</w:t>
        </w:r>
      </w:ins>
      <w:r w:rsidR="00ED1320" w:rsidRPr="00F45A47">
        <w:rPr>
          <w:rFonts w:ascii="Times New Roman" w:eastAsia="ＭＳ 明朝" w:hAnsi="Times New Roman" w:cs="Times New Roman" w:hint="eastAsia"/>
          <w:szCs w:val="21"/>
          <w:rPrChange w:id="1683" w:author="Masato YOSHIKAWA" w:date="2026-01-20T11:15:00Z" w16du:dateUtc="2026-01-20T02:15:00Z">
            <w:rPr>
              <w:rFonts w:ascii="ＭＳ 明朝" w:eastAsia="ＭＳ 明朝" w:hAnsi="ＭＳ 明朝" w:hint="eastAsia"/>
              <w:szCs w:val="21"/>
            </w:rPr>
          </w:rPrChange>
        </w:rPr>
        <w:t>複数の辞書を統合し、</w:t>
      </w:r>
      <w:r w:rsidR="00CB2E79" w:rsidRPr="00F45A47">
        <w:rPr>
          <w:rFonts w:ascii="Times New Roman" w:eastAsia="ＭＳ 明朝" w:hAnsi="Times New Roman" w:cs="Times New Roman" w:hint="eastAsia"/>
          <w:szCs w:val="21"/>
          <w:rPrChange w:id="1684" w:author="Masato YOSHIKAWA" w:date="2026-01-20T11:15:00Z" w16du:dateUtc="2026-01-20T02:15:00Z">
            <w:rPr>
              <w:rFonts w:ascii="ＭＳ 明朝" w:eastAsia="ＭＳ 明朝" w:hAnsi="ＭＳ 明朝" w:hint="eastAsia"/>
              <w:szCs w:val="21"/>
            </w:rPr>
          </w:rPrChange>
        </w:rPr>
        <w:t>広範な語彙をカバーする</w:t>
      </w:r>
      <w:r w:rsidR="00E96D23" w:rsidRPr="00F45A47">
        <w:rPr>
          <w:rFonts w:ascii="Times New Roman" w:eastAsia="ＭＳ 明朝" w:hAnsi="Times New Roman" w:cs="Times New Roman" w:hint="eastAsia"/>
          <w:szCs w:val="21"/>
          <w:rPrChange w:id="1685" w:author="Masato YOSHIKAWA" w:date="2026-01-20T11:15:00Z" w16du:dateUtc="2026-01-20T02:15:00Z">
            <w:rPr>
              <w:rFonts w:ascii="ＭＳ 明朝" w:eastAsia="ＭＳ 明朝" w:hAnsi="ＭＳ 明朝" w:hint="eastAsia"/>
              <w:szCs w:val="21"/>
            </w:rPr>
          </w:rPrChange>
        </w:rPr>
        <w:t>『</w:t>
      </w:r>
      <w:r w:rsidR="00CF17DD" w:rsidRPr="00F45A47">
        <w:rPr>
          <w:rFonts w:ascii="Times New Roman" w:eastAsia="ＭＳ 明朝" w:hAnsi="Times New Roman" w:cs="Times New Roman"/>
          <w:szCs w:val="21"/>
          <w:rPrChange w:id="1686" w:author="Masato YOSHIKAWA" w:date="2026-01-20T11:15:00Z" w16du:dateUtc="2026-01-20T02:15:00Z">
            <w:rPr>
              <w:rFonts w:ascii="ＭＳ 明朝" w:eastAsia="ＭＳ 明朝" w:hAnsi="ＭＳ 明朝"/>
              <w:szCs w:val="21"/>
            </w:rPr>
          </w:rPrChange>
        </w:rPr>
        <w:t>Weblio</w:t>
      </w:r>
      <w:r w:rsidR="00CF17DD" w:rsidRPr="00F45A47">
        <w:rPr>
          <w:rFonts w:ascii="Times New Roman" w:eastAsia="ＭＳ 明朝" w:hAnsi="Times New Roman" w:cs="Times New Roman"/>
          <w:szCs w:val="21"/>
          <w:rPrChange w:id="1687" w:author="Masato YOSHIKAWA" w:date="2026-01-20T11:15:00Z" w16du:dateUtc="2026-01-20T02:15:00Z">
            <w:rPr>
              <w:rFonts w:ascii="ＭＳ 明朝" w:eastAsia="ＭＳ 明朝" w:hAnsi="ＭＳ 明朝"/>
              <w:szCs w:val="21"/>
            </w:rPr>
          </w:rPrChange>
        </w:rPr>
        <w:t>英和・和英辞典</w:t>
      </w:r>
      <w:r w:rsidR="00E96D23" w:rsidRPr="00F45A47">
        <w:rPr>
          <w:rFonts w:ascii="Times New Roman" w:eastAsia="ＭＳ 明朝" w:hAnsi="Times New Roman" w:cs="Times New Roman" w:hint="eastAsia"/>
          <w:szCs w:val="21"/>
          <w:rPrChange w:id="1688" w:author="Masato YOSHIKAWA" w:date="2026-01-20T11:15:00Z" w16du:dateUtc="2026-01-20T02:15:00Z">
            <w:rPr>
              <w:rFonts w:ascii="ＭＳ 明朝" w:eastAsia="ＭＳ 明朝" w:hAnsi="ＭＳ 明朝" w:hint="eastAsia"/>
              <w:szCs w:val="21"/>
            </w:rPr>
          </w:rPrChange>
        </w:rPr>
        <w:t>』</w:t>
      </w:r>
      <w:r w:rsidR="00CB2E79" w:rsidRPr="00F45A47">
        <w:rPr>
          <w:rFonts w:ascii="Times New Roman" w:eastAsia="ＭＳ 明朝" w:hAnsi="Times New Roman" w:cs="Times New Roman" w:hint="eastAsia"/>
          <w:szCs w:val="21"/>
          <w:rPrChange w:id="1689" w:author="Masato YOSHIKAWA" w:date="2026-01-20T11:15:00Z" w16du:dateUtc="2026-01-20T02:15:00Z">
            <w:rPr>
              <w:rFonts w:ascii="ＭＳ 明朝" w:eastAsia="ＭＳ 明朝" w:hAnsi="ＭＳ 明朝" w:hint="eastAsia"/>
              <w:szCs w:val="21"/>
            </w:rPr>
          </w:rPrChange>
        </w:rPr>
        <w:t>を採用することで、より客観的な</w:t>
      </w:r>
      <w:r w:rsidR="009F675D" w:rsidRPr="00F45A47">
        <w:rPr>
          <w:rFonts w:ascii="Times New Roman" w:eastAsia="ＭＳ 明朝" w:hAnsi="Times New Roman" w:cs="Times New Roman" w:hint="eastAsia"/>
          <w:szCs w:val="21"/>
          <w:rPrChange w:id="1690" w:author="Masato YOSHIKAWA" w:date="2026-01-20T11:15:00Z" w16du:dateUtc="2026-01-20T02:15:00Z">
            <w:rPr>
              <w:rFonts w:ascii="ＭＳ 明朝" w:eastAsia="ＭＳ 明朝" w:hAnsi="ＭＳ 明朝" w:hint="eastAsia"/>
              <w:szCs w:val="21"/>
            </w:rPr>
          </w:rPrChange>
        </w:rPr>
        <w:t>分析を目指した。</w:t>
      </w:r>
      <w:r w:rsidR="00063359" w:rsidRPr="00F45A47">
        <w:rPr>
          <w:rFonts w:ascii="Times New Roman" w:eastAsia="ＭＳ 明朝" w:hAnsi="Times New Roman" w:cs="Times New Roman" w:hint="eastAsia"/>
          <w:szCs w:val="21"/>
          <w:rPrChange w:id="1691" w:author="Masato YOSHIKAWA" w:date="2026-01-20T11:15:00Z" w16du:dateUtc="2026-01-20T02:15:00Z">
            <w:rPr>
              <w:rFonts w:ascii="ＭＳ 明朝" w:eastAsia="ＭＳ 明朝" w:hAnsi="ＭＳ 明朝" w:hint="eastAsia"/>
              <w:szCs w:val="21"/>
            </w:rPr>
          </w:rPrChange>
        </w:rPr>
        <w:t>また、</w:t>
      </w:r>
      <w:r w:rsidR="009F675D" w:rsidRPr="00F45A47">
        <w:rPr>
          <w:rFonts w:ascii="Times New Roman" w:eastAsia="ＭＳ 明朝" w:hAnsi="Times New Roman" w:cs="Times New Roman"/>
          <w:szCs w:val="21"/>
          <w:rPrChange w:id="1692" w:author="Masato YOSHIKAWA" w:date="2026-01-20T11:15:00Z" w16du:dateUtc="2026-01-20T02:15:00Z">
            <w:rPr>
              <w:rFonts w:ascii="ＭＳ 明朝" w:eastAsia="ＭＳ 明朝" w:hAnsi="ＭＳ 明朝"/>
              <w:szCs w:val="21"/>
            </w:rPr>
          </w:rPrChange>
        </w:rPr>
        <w:t>Literal translation</w:t>
      </w:r>
      <w:r w:rsidR="009F675D" w:rsidRPr="00F45A47">
        <w:rPr>
          <w:rFonts w:ascii="Times New Roman" w:eastAsia="ＭＳ 明朝" w:hAnsi="Times New Roman" w:cs="Times New Roman" w:hint="eastAsia"/>
          <w:szCs w:val="21"/>
          <w:rPrChange w:id="1693" w:author="Masato YOSHIKAWA" w:date="2026-01-20T11:15:00Z" w16du:dateUtc="2026-01-20T02:15:00Z">
            <w:rPr>
              <w:rFonts w:ascii="ＭＳ 明朝" w:eastAsia="ＭＳ 明朝" w:hAnsi="ＭＳ 明朝" w:hint="eastAsia"/>
              <w:szCs w:val="21"/>
            </w:rPr>
          </w:rPrChange>
        </w:rPr>
        <w:t>は</w:t>
      </w:r>
      <w:r w:rsidR="00816353" w:rsidRPr="00F45A47">
        <w:rPr>
          <w:rFonts w:ascii="Times New Roman" w:eastAsia="ＭＳ 明朝" w:hAnsi="Times New Roman" w:cs="Times New Roman" w:hint="eastAsia"/>
          <w:szCs w:val="21"/>
          <w:rPrChange w:id="1694" w:author="Masato YOSHIKAWA" w:date="2026-01-20T11:15:00Z" w16du:dateUtc="2026-01-20T02:15:00Z">
            <w:rPr>
              <w:rFonts w:ascii="ＭＳ 明朝" w:eastAsia="ＭＳ 明朝" w:hAnsi="ＭＳ 明朝" w:hint="eastAsia"/>
              <w:szCs w:val="21"/>
            </w:rPr>
          </w:rPrChange>
        </w:rPr>
        <w:t>、</w:t>
      </w:r>
      <w:r w:rsidR="00437B0C" w:rsidRPr="00F45A47">
        <w:rPr>
          <w:rFonts w:ascii="Times New Roman" w:eastAsia="ＭＳ 明朝" w:hAnsi="Times New Roman" w:cs="Times New Roman" w:hint="eastAsia"/>
          <w:szCs w:val="21"/>
          <w:rPrChange w:id="1695" w:author="Masato YOSHIKAWA" w:date="2026-01-20T11:15:00Z" w16du:dateUtc="2026-01-20T02:15:00Z">
            <w:rPr>
              <w:rFonts w:ascii="ＭＳ 明朝" w:eastAsia="ＭＳ 明朝" w:hAnsi="ＭＳ 明朝" w:hint="eastAsia"/>
              <w:szCs w:val="21"/>
            </w:rPr>
          </w:rPrChange>
        </w:rPr>
        <w:t>原文の構成要素を逐語的に訳出して、</w:t>
      </w:r>
      <w:r w:rsidR="00B436C6" w:rsidRPr="00F45A47">
        <w:rPr>
          <w:rFonts w:ascii="Times New Roman" w:eastAsia="ＭＳ 明朝" w:hAnsi="Times New Roman" w:cs="Times New Roman" w:hint="eastAsia"/>
          <w:szCs w:val="21"/>
          <w:rPrChange w:id="1696" w:author="Masato YOSHIKAWA" w:date="2026-01-20T11:15:00Z" w16du:dateUtc="2026-01-20T02:15:00Z">
            <w:rPr>
              <w:rFonts w:ascii="ＭＳ 明朝" w:eastAsia="ＭＳ 明朝" w:hAnsi="ＭＳ 明朝" w:hint="eastAsia"/>
              <w:szCs w:val="21"/>
            </w:rPr>
          </w:rPrChange>
        </w:rPr>
        <w:t>訳文の構造が</w:t>
      </w:r>
      <w:r w:rsidR="00C6336B" w:rsidRPr="00F45A47">
        <w:rPr>
          <w:rFonts w:ascii="Times New Roman" w:eastAsia="ＭＳ 明朝" w:hAnsi="Times New Roman" w:cs="Times New Roman" w:hint="eastAsia"/>
          <w:szCs w:val="21"/>
          <w:rPrChange w:id="1697" w:author="Masato YOSHIKAWA" w:date="2026-01-20T11:15:00Z" w16du:dateUtc="2026-01-20T02:15:00Z">
            <w:rPr>
              <w:rFonts w:ascii="ＭＳ 明朝" w:eastAsia="ＭＳ 明朝" w:hAnsi="ＭＳ 明朝" w:hint="eastAsia"/>
              <w:szCs w:val="21"/>
            </w:rPr>
          </w:rPrChange>
        </w:rPr>
        <w:t>目標</w:t>
      </w:r>
      <w:r w:rsidR="00AD45C6" w:rsidRPr="00F45A47">
        <w:rPr>
          <w:rFonts w:ascii="Times New Roman" w:eastAsia="ＭＳ 明朝" w:hAnsi="Times New Roman" w:cs="Times New Roman" w:hint="eastAsia"/>
          <w:szCs w:val="21"/>
          <w:rPrChange w:id="1698" w:author="Masato YOSHIKAWA" w:date="2026-01-20T11:15:00Z" w16du:dateUtc="2026-01-20T02:15:00Z">
            <w:rPr>
              <w:rFonts w:ascii="ＭＳ 明朝" w:eastAsia="ＭＳ 明朝" w:hAnsi="ＭＳ 明朝" w:hint="eastAsia"/>
              <w:szCs w:val="21"/>
            </w:rPr>
          </w:rPrChange>
        </w:rPr>
        <w:t>言語</w:t>
      </w:r>
      <w:r w:rsidR="00C6336B" w:rsidRPr="00F45A47">
        <w:rPr>
          <w:rFonts w:ascii="Times New Roman" w:eastAsia="ＭＳ 明朝" w:hAnsi="Times New Roman" w:cs="Times New Roman" w:hint="eastAsia"/>
          <w:szCs w:val="21"/>
          <w:rPrChange w:id="1699" w:author="Masato YOSHIKAWA" w:date="2026-01-20T11:15:00Z" w16du:dateUtc="2026-01-20T02:15:00Z">
            <w:rPr>
              <w:rFonts w:ascii="ＭＳ 明朝" w:eastAsia="ＭＳ 明朝" w:hAnsi="ＭＳ 明朝" w:hint="eastAsia"/>
              <w:szCs w:val="21"/>
            </w:rPr>
          </w:rPrChange>
        </w:rPr>
        <w:t>の文法構造</w:t>
      </w:r>
      <w:r w:rsidR="00AD45C6" w:rsidRPr="00F45A47">
        <w:rPr>
          <w:rFonts w:ascii="Times New Roman" w:eastAsia="ＭＳ 明朝" w:hAnsi="Times New Roman" w:cs="Times New Roman" w:hint="eastAsia"/>
          <w:szCs w:val="21"/>
          <w:rPrChange w:id="1700" w:author="Masato YOSHIKAWA" w:date="2026-01-20T11:15:00Z" w16du:dateUtc="2026-01-20T02:15:00Z">
            <w:rPr>
              <w:rFonts w:ascii="ＭＳ 明朝" w:eastAsia="ＭＳ 明朝" w:hAnsi="ＭＳ 明朝" w:hint="eastAsia"/>
              <w:szCs w:val="21"/>
            </w:rPr>
          </w:rPrChange>
        </w:rPr>
        <w:t>に適合し、自然な表現になる</w:t>
      </w:r>
      <w:r w:rsidR="00A1077F" w:rsidRPr="00F45A47">
        <w:rPr>
          <w:rFonts w:ascii="Times New Roman" w:eastAsia="ＭＳ 明朝" w:hAnsi="Times New Roman" w:cs="Times New Roman" w:hint="eastAsia"/>
          <w:szCs w:val="21"/>
          <w:rPrChange w:id="1701" w:author="Masato YOSHIKAWA" w:date="2026-01-20T11:15:00Z" w16du:dateUtc="2026-01-20T02:15:00Z">
            <w:rPr>
              <w:rFonts w:ascii="ＭＳ 明朝" w:eastAsia="ＭＳ 明朝" w:hAnsi="ＭＳ 明朝" w:hint="eastAsia"/>
              <w:szCs w:val="21"/>
            </w:rPr>
          </w:rPrChange>
        </w:rPr>
        <w:t>場合にあたる。</w:t>
      </w:r>
    </w:p>
    <w:p w14:paraId="07AE147A" w14:textId="2AEDA114" w:rsidR="00087D88" w:rsidRPr="00F45A47" w:rsidRDefault="00D454CA" w:rsidP="00AD45C6">
      <w:pPr>
        <w:ind w:firstLineChars="100" w:firstLine="210"/>
        <w:rPr>
          <w:rFonts w:ascii="Times New Roman" w:eastAsia="ＭＳ 明朝" w:hAnsi="Times New Roman" w:cs="Times New Roman"/>
          <w:szCs w:val="21"/>
          <w:rPrChange w:id="1702"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hint="eastAsia"/>
          <w:szCs w:val="21"/>
          <w:rPrChange w:id="1703" w:author="Masato YOSHIKAWA" w:date="2026-01-20T11:15:00Z" w16du:dateUtc="2026-01-20T02:15:00Z">
            <w:rPr>
              <w:rFonts w:ascii="ＭＳ 明朝" w:eastAsia="ＭＳ 明朝" w:hAnsi="ＭＳ 明朝" w:hint="eastAsia"/>
              <w:szCs w:val="21"/>
            </w:rPr>
          </w:rPrChange>
        </w:rPr>
        <w:t>第三に、原文の意味範囲を操作、あるいは説明的に処理する技法群として</w:t>
      </w:r>
      <w:r w:rsidRPr="00F45A47">
        <w:rPr>
          <w:rFonts w:ascii="Times New Roman" w:eastAsia="ＭＳ 明朝" w:hAnsi="Times New Roman" w:cs="Times New Roman"/>
          <w:szCs w:val="21"/>
          <w:rPrChange w:id="1704" w:author="Masato YOSHIKAWA" w:date="2026-01-20T11:15:00Z" w16du:dateUtc="2026-01-20T02:15:00Z">
            <w:rPr>
              <w:rFonts w:ascii="ＭＳ 明朝" w:eastAsia="ＭＳ 明朝" w:hAnsi="ＭＳ 明朝"/>
              <w:szCs w:val="21"/>
            </w:rPr>
          </w:rPrChange>
        </w:rPr>
        <w:t>Generalization</w:t>
      </w:r>
      <w:r w:rsidR="00CA76F7" w:rsidRPr="00F45A47">
        <w:rPr>
          <w:rFonts w:ascii="Times New Roman" w:eastAsia="ＭＳ 明朝" w:hAnsi="Times New Roman" w:cs="Times New Roman" w:hint="eastAsia"/>
          <w:szCs w:val="21"/>
          <w:rPrChange w:id="1705" w:author="Masato YOSHIKAWA" w:date="2026-01-20T11:15:00Z" w16du:dateUtc="2026-01-20T02:15:00Z">
            <w:rPr>
              <w:rFonts w:ascii="ＭＳ 明朝" w:eastAsia="ＭＳ 明朝" w:hAnsi="ＭＳ 明朝" w:hint="eastAsia"/>
              <w:szCs w:val="21"/>
            </w:rPr>
          </w:rPrChange>
        </w:rPr>
        <w:t>、</w:t>
      </w:r>
      <w:r w:rsidR="00CA76F7" w:rsidRPr="00F45A47">
        <w:rPr>
          <w:rFonts w:ascii="Times New Roman" w:eastAsia="ＭＳ 明朝" w:hAnsi="Times New Roman" w:cs="Times New Roman"/>
          <w:szCs w:val="21"/>
          <w:rPrChange w:id="1706" w:author="Masato YOSHIKAWA" w:date="2026-01-20T11:15:00Z" w16du:dateUtc="2026-01-20T02:15:00Z">
            <w:rPr>
              <w:rFonts w:ascii="ＭＳ 明朝" w:eastAsia="ＭＳ 明朝" w:hAnsi="ＭＳ 明朝"/>
              <w:szCs w:val="21"/>
            </w:rPr>
          </w:rPrChange>
        </w:rPr>
        <w:t>Particularization</w:t>
      </w:r>
      <w:r w:rsidR="00CA76F7" w:rsidRPr="00F45A47">
        <w:rPr>
          <w:rFonts w:ascii="Times New Roman" w:eastAsia="ＭＳ 明朝" w:hAnsi="Times New Roman" w:cs="Times New Roman" w:hint="eastAsia"/>
          <w:szCs w:val="21"/>
          <w:rPrChange w:id="1707" w:author="Masato YOSHIKAWA" w:date="2026-01-20T11:15:00Z" w16du:dateUtc="2026-01-20T02:15:00Z">
            <w:rPr>
              <w:rFonts w:ascii="ＭＳ 明朝" w:eastAsia="ＭＳ 明朝" w:hAnsi="ＭＳ 明朝" w:hint="eastAsia"/>
              <w:szCs w:val="21"/>
            </w:rPr>
          </w:rPrChange>
        </w:rPr>
        <w:t>、</w:t>
      </w:r>
      <w:r w:rsidR="00CA76F7" w:rsidRPr="00F45A47">
        <w:rPr>
          <w:rFonts w:ascii="Times New Roman" w:eastAsia="ＭＳ 明朝" w:hAnsi="Times New Roman" w:cs="Times New Roman"/>
          <w:szCs w:val="21"/>
          <w:rPrChange w:id="1708" w:author="Masato YOSHIKAWA" w:date="2026-01-20T11:15:00Z" w16du:dateUtc="2026-01-20T02:15:00Z">
            <w:rPr>
              <w:rFonts w:ascii="ＭＳ 明朝" w:eastAsia="ＭＳ 明朝" w:hAnsi="ＭＳ 明朝"/>
              <w:szCs w:val="21"/>
            </w:rPr>
          </w:rPrChange>
        </w:rPr>
        <w:t>Description</w:t>
      </w:r>
      <w:r w:rsidR="00CA76F7" w:rsidRPr="00F45A47">
        <w:rPr>
          <w:rFonts w:ascii="Times New Roman" w:eastAsia="ＭＳ 明朝" w:hAnsi="Times New Roman" w:cs="Times New Roman" w:hint="eastAsia"/>
          <w:szCs w:val="21"/>
          <w:rPrChange w:id="1709" w:author="Masato YOSHIKAWA" w:date="2026-01-20T11:15:00Z" w16du:dateUtc="2026-01-20T02:15:00Z">
            <w:rPr>
              <w:rFonts w:ascii="ＭＳ 明朝" w:eastAsia="ＭＳ 明朝" w:hAnsi="ＭＳ 明朝" w:hint="eastAsia"/>
              <w:szCs w:val="21"/>
            </w:rPr>
          </w:rPrChange>
        </w:rPr>
        <w:t>がある。</w:t>
      </w:r>
      <w:r w:rsidR="00CA76F7" w:rsidRPr="00F45A47">
        <w:rPr>
          <w:rFonts w:ascii="Times New Roman" w:eastAsia="ＭＳ 明朝" w:hAnsi="Times New Roman" w:cs="Times New Roman"/>
          <w:szCs w:val="21"/>
          <w:rPrChange w:id="1710" w:author="Masato YOSHIKAWA" w:date="2026-01-20T11:15:00Z" w16du:dateUtc="2026-01-20T02:15:00Z">
            <w:rPr>
              <w:rFonts w:ascii="ＭＳ 明朝" w:eastAsia="ＭＳ 明朝" w:hAnsi="ＭＳ 明朝"/>
              <w:szCs w:val="21"/>
            </w:rPr>
          </w:rPrChange>
        </w:rPr>
        <w:t>Generalization</w:t>
      </w:r>
      <w:r w:rsidR="00CA76F7" w:rsidRPr="00F45A47">
        <w:rPr>
          <w:rFonts w:ascii="Times New Roman" w:eastAsia="ＭＳ 明朝" w:hAnsi="Times New Roman" w:cs="Times New Roman" w:hint="eastAsia"/>
          <w:szCs w:val="21"/>
          <w:rPrChange w:id="1711" w:author="Masato YOSHIKAWA" w:date="2026-01-20T11:15:00Z" w16du:dateUtc="2026-01-20T02:15:00Z">
            <w:rPr>
              <w:rFonts w:ascii="ＭＳ 明朝" w:eastAsia="ＭＳ 明朝" w:hAnsi="ＭＳ 明朝" w:hint="eastAsia"/>
              <w:szCs w:val="21"/>
            </w:rPr>
          </w:rPrChange>
        </w:rPr>
        <w:t>を</w:t>
      </w:r>
      <w:r w:rsidR="00883EFF" w:rsidRPr="00F45A47">
        <w:rPr>
          <w:rFonts w:ascii="Times New Roman" w:eastAsia="ＭＳ 明朝" w:hAnsi="Times New Roman" w:cs="Times New Roman" w:hint="eastAsia"/>
          <w:szCs w:val="21"/>
          <w:rPrChange w:id="1712" w:author="Masato YOSHIKAWA" w:date="2026-01-20T11:15:00Z" w16du:dateUtc="2026-01-20T02:15:00Z">
            <w:rPr>
              <w:rFonts w:ascii="ＭＳ 明朝" w:eastAsia="ＭＳ 明朝" w:hAnsi="ＭＳ 明朝" w:hint="eastAsia"/>
              <w:szCs w:val="21"/>
            </w:rPr>
          </w:rPrChange>
        </w:rPr>
        <w:t>「着物」を</w:t>
      </w:r>
      <w:ins w:id="1713" w:author="Masato YOSHIKAWA" w:date="2026-01-20T12:06:00Z" w16du:dateUtc="2026-01-20T03:06:00Z">
        <w:r w:rsidR="00717078">
          <w:rPr>
            <w:rFonts w:ascii="Times New Roman" w:eastAsia="ＭＳ 明朝" w:hAnsi="Times New Roman" w:cs="Times New Roman" w:hint="eastAsia"/>
            <w:szCs w:val="21"/>
          </w:rPr>
          <w:t xml:space="preserve"> </w:t>
        </w:r>
        <w:r w:rsidR="00717078">
          <w:rPr>
            <w:rFonts w:ascii="Times New Roman" w:eastAsia="ＭＳ 明朝" w:hAnsi="Times New Roman" w:cs="Times New Roman"/>
            <w:szCs w:val="21"/>
          </w:rPr>
          <w:t>“</w:t>
        </w:r>
      </w:ins>
      <w:del w:id="1714" w:author="Masato YOSHIKAWA" w:date="2026-01-20T12:07:00Z" w16du:dateUtc="2026-01-20T03:07:00Z">
        <w:r w:rsidR="00883EFF" w:rsidRPr="00F45A47" w:rsidDel="00717078">
          <w:rPr>
            <w:rFonts w:ascii="Times New Roman" w:eastAsia="ＭＳ 明朝" w:hAnsi="Times New Roman" w:cs="Times New Roman"/>
            <w:szCs w:val="21"/>
            <w:rPrChange w:id="1715" w:author="Masato YOSHIKAWA" w:date="2026-01-20T11:15:00Z" w16du:dateUtc="2026-01-20T02:15:00Z">
              <w:rPr>
                <w:rFonts w:ascii="ＭＳ 明朝" w:eastAsia="ＭＳ 明朝" w:hAnsi="ＭＳ 明朝"/>
                <w:szCs w:val="21"/>
              </w:rPr>
            </w:rPrChange>
          </w:rPr>
          <w:delText>”</w:delText>
        </w:r>
      </w:del>
      <w:r w:rsidR="00883EFF" w:rsidRPr="00F45A47">
        <w:rPr>
          <w:rFonts w:ascii="Times New Roman" w:eastAsia="ＭＳ 明朝" w:hAnsi="Times New Roman" w:cs="Times New Roman"/>
          <w:szCs w:val="21"/>
          <w:rPrChange w:id="1716" w:author="Masato YOSHIKAWA" w:date="2026-01-20T11:15:00Z" w16du:dateUtc="2026-01-20T02:15:00Z">
            <w:rPr>
              <w:rFonts w:ascii="ＭＳ 明朝" w:eastAsia="ＭＳ 明朝" w:hAnsi="ＭＳ 明朝"/>
              <w:szCs w:val="21"/>
            </w:rPr>
          </w:rPrChange>
        </w:rPr>
        <w:t>clothes”</w:t>
      </w:r>
      <w:ins w:id="1717" w:author="Masato YOSHIKAWA" w:date="2026-01-20T12:06:00Z" w16du:dateUtc="2026-01-20T03:06:00Z">
        <w:r w:rsidR="00717078">
          <w:rPr>
            <w:rFonts w:ascii="Times New Roman" w:eastAsia="ＭＳ 明朝" w:hAnsi="Times New Roman" w:cs="Times New Roman" w:hint="eastAsia"/>
            <w:szCs w:val="21"/>
          </w:rPr>
          <w:t xml:space="preserve"> </w:t>
        </w:r>
      </w:ins>
      <w:r w:rsidR="00883EFF" w:rsidRPr="00F45A47">
        <w:rPr>
          <w:rFonts w:ascii="Times New Roman" w:eastAsia="ＭＳ 明朝" w:hAnsi="Times New Roman" w:cs="Times New Roman" w:hint="eastAsia"/>
          <w:szCs w:val="21"/>
          <w:rPrChange w:id="1718" w:author="Masato YOSHIKAWA" w:date="2026-01-20T11:15:00Z" w16du:dateUtc="2026-01-20T02:15:00Z">
            <w:rPr>
              <w:rFonts w:ascii="ＭＳ 明朝" w:eastAsia="ＭＳ 明朝" w:hAnsi="ＭＳ 明朝" w:hint="eastAsia"/>
              <w:szCs w:val="21"/>
            </w:rPr>
          </w:rPrChange>
        </w:rPr>
        <w:t>と訳すように</w:t>
      </w:r>
      <w:r w:rsidR="00C56477" w:rsidRPr="00F45A47">
        <w:rPr>
          <w:rFonts w:ascii="Times New Roman" w:eastAsia="ＭＳ 明朝" w:hAnsi="Times New Roman" w:cs="Times New Roman" w:hint="eastAsia"/>
          <w:szCs w:val="21"/>
          <w:rPrChange w:id="1719" w:author="Masato YOSHIKAWA" w:date="2026-01-20T11:15:00Z" w16du:dateUtc="2026-01-20T02:15:00Z">
            <w:rPr>
              <w:rFonts w:ascii="ＭＳ 明朝" w:eastAsia="ＭＳ 明朝" w:hAnsi="ＭＳ 明朝" w:hint="eastAsia"/>
              <w:szCs w:val="21"/>
            </w:rPr>
          </w:rPrChange>
        </w:rPr>
        <w:t>、具体的・特殊な用語を</w:t>
      </w:r>
      <w:r w:rsidR="00CF17DD" w:rsidRPr="00F45A47">
        <w:rPr>
          <w:rFonts w:ascii="Times New Roman" w:eastAsia="ＭＳ 明朝" w:hAnsi="Times New Roman" w:cs="Times New Roman" w:hint="eastAsia"/>
          <w:szCs w:val="21"/>
          <w:rPrChange w:id="1720" w:author="Masato YOSHIKAWA" w:date="2026-01-20T11:15:00Z" w16du:dateUtc="2026-01-20T02:15:00Z">
            <w:rPr>
              <w:rFonts w:ascii="ＭＳ 明朝" w:eastAsia="ＭＳ 明朝" w:hAnsi="ＭＳ 明朝" w:hint="eastAsia"/>
              <w:szCs w:val="21"/>
            </w:rPr>
          </w:rPrChange>
        </w:rPr>
        <w:t>より</w:t>
      </w:r>
      <w:r w:rsidR="00C56477" w:rsidRPr="00F45A47">
        <w:rPr>
          <w:rFonts w:ascii="Times New Roman" w:eastAsia="ＭＳ 明朝" w:hAnsi="Times New Roman" w:cs="Times New Roman" w:hint="eastAsia"/>
          <w:szCs w:val="21"/>
          <w:rPrChange w:id="1721" w:author="Masato YOSHIKAWA" w:date="2026-01-20T11:15:00Z" w16du:dateUtc="2026-01-20T02:15:00Z">
            <w:rPr>
              <w:rFonts w:ascii="ＭＳ 明朝" w:eastAsia="ＭＳ 明朝" w:hAnsi="ＭＳ 明朝" w:hint="eastAsia"/>
              <w:szCs w:val="21"/>
            </w:rPr>
          </w:rPrChange>
        </w:rPr>
        <w:t>一般的</w:t>
      </w:r>
      <w:r w:rsidR="00CF17DD" w:rsidRPr="00F45A47">
        <w:rPr>
          <w:rFonts w:ascii="Times New Roman" w:eastAsia="ＭＳ 明朝" w:hAnsi="Times New Roman" w:cs="Times New Roman" w:hint="eastAsia"/>
          <w:szCs w:val="21"/>
          <w:rPrChange w:id="1722" w:author="Masato YOSHIKAWA" w:date="2026-01-20T11:15:00Z" w16du:dateUtc="2026-01-20T02:15:00Z">
            <w:rPr>
              <w:rFonts w:ascii="ＭＳ 明朝" w:eastAsia="ＭＳ 明朝" w:hAnsi="ＭＳ 明朝" w:hint="eastAsia"/>
              <w:szCs w:val="21"/>
            </w:rPr>
          </w:rPrChange>
        </w:rPr>
        <w:t>な</w:t>
      </w:r>
      <w:r w:rsidR="00C56477" w:rsidRPr="00F45A47">
        <w:rPr>
          <w:rFonts w:ascii="Times New Roman" w:eastAsia="ＭＳ 明朝" w:hAnsi="Times New Roman" w:cs="Times New Roman" w:hint="eastAsia"/>
          <w:szCs w:val="21"/>
          <w:rPrChange w:id="1723" w:author="Masato YOSHIKAWA" w:date="2026-01-20T11:15:00Z" w16du:dateUtc="2026-01-20T02:15:00Z">
            <w:rPr>
              <w:rFonts w:ascii="ＭＳ 明朝" w:eastAsia="ＭＳ 明朝" w:hAnsi="ＭＳ 明朝" w:hint="eastAsia"/>
              <w:szCs w:val="21"/>
            </w:rPr>
          </w:rPrChange>
        </w:rPr>
        <w:t>上位概念へ抽象化する技法であ</w:t>
      </w:r>
      <w:r w:rsidR="008E447E" w:rsidRPr="00F45A47">
        <w:rPr>
          <w:rFonts w:ascii="Times New Roman" w:eastAsia="ＭＳ 明朝" w:hAnsi="Times New Roman" w:cs="Times New Roman" w:hint="eastAsia"/>
          <w:szCs w:val="21"/>
          <w:rPrChange w:id="1724" w:author="Masato YOSHIKAWA" w:date="2026-01-20T11:15:00Z" w16du:dateUtc="2026-01-20T02:15:00Z">
            <w:rPr>
              <w:rFonts w:ascii="ＭＳ 明朝" w:eastAsia="ＭＳ 明朝" w:hAnsi="ＭＳ 明朝" w:hint="eastAsia"/>
              <w:szCs w:val="21"/>
            </w:rPr>
          </w:rPrChange>
        </w:rPr>
        <w:t>る。逆に、</w:t>
      </w:r>
      <w:r w:rsidR="008E447E" w:rsidRPr="00F45A47">
        <w:rPr>
          <w:rFonts w:ascii="Times New Roman" w:eastAsia="ＭＳ 明朝" w:hAnsi="Times New Roman" w:cs="Times New Roman"/>
          <w:szCs w:val="21"/>
          <w:rPrChange w:id="1725" w:author="Masato YOSHIKAWA" w:date="2026-01-20T11:15:00Z" w16du:dateUtc="2026-01-20T02:15:00Z">
            <w:rPr>
              <w:rFonts w:ascii="ＭＳ 明朝" w:eastAsia="ＭＳ 明朝" w:hAnsi="ＭＳ 明朝"/>
              <w:szCs w:val="21"/>
            </w:rPr>
          </w:rPrChange>
        </w:rPr>
        <w:t>Particularization</w:t>
      </w:r>
      <w:r w:rsidR="008E447E" w:rsidRPr="00F45A47">
        <w:rPr>
          <w:rFonts w:ascii="Times New Roman" w:eastAsia="ＭＳ 明朝" w:hAnsi="Times New Roman" w:cs="Times New Roman" w:hint="eastAsia"/>
          <w:szCs w:val="21"/>
          <w:rPrChange w:id="1726" w:author="Masato YOSHIKAWA" w:date="2026-01-20T11:15:00Z" w16du:dateUtc="2026-01-20T02:15:00Z">
            <w:rPr>
              <w:rFonts w:ascii="ＭＳ 明朝" w:eastAsia="ＭＳ 明朝" w:hAnsi="ＭＳ 明朝" w:hint="eastAsia"/>
              <w:szCs w:val="21"/>
            </w:rPr>
          </w:rPrChange>
        </w:rPr>
        <w:t>は文脈に応じてより具体的な下位概念へ限定する技法である。また、一対一の対応語を用いず、</w:t>
      </w:r>
      <w:r w:rsidR="0020194D" w:rsidRPr="00F45A47">
        <w:rPr>
          <w:rFonts w:ascii="Times New Roman" w:eastAsia="ＭＳ 明朝" w:hAnsi="Times New Roman" w:cs="Times New Roman" w:hint="eastAsia"/>
          <w:szCs w:val="21"/>
          <w:rPrChange w:id="1727" w:author="Masato YOSHIKAWA" w:date="2026-01-20T11:15:00Z" w16du:dateUtc="2026-01-20T02:15:00Z">
            <w:rPr>
              <w:rFonts w:ascii="ＭＳ 明朝" w:eastAsia="ＭＳ 明朝" w:hAnsi="ＭＳ 明朝" w:hint="eastAsia"/>
              <w:szCs w:val="21"/>
            </w:rPr>
          </w:rPrChange>
        </w:rPr>
        <w:t>「炬燵」を</w:t>
      </w:r>
      <w:ins w:id="1728" w:author="Masato YOSHIKAWA" w:date="2026-01-20T12:07:00Z" w16du:dateUtc="2026-01-20T03:07:00Z">
        <w:r w:rsidR="00717078">
          <w:rPr>
            <w:rFonts w:ascii="Times New Roman" w:eastAsia="ＭＳ 明朝" w:hAnsi="Times New Roman" w:cs="Times New Roman" w:hint="eastAsia"/>
            <w:szCs w:val="21"/>
          </w:rPr>
          <w:t xml:space="preserve"> </w:t>
        </w:r>
        <w:r w:rsidR="00717078">
          <w:rPr>
            <w:rFonts w:ascii="Times New Roman" w:eastAsia="ＭＳ 明朝" w:hAnsi="Times New Roman" w:cs="Times New Roman"/>
            <w:szCs w:val="21"/>
          </w:rPr>
          <w:t>“</w:t>
        </w:r>
      </w:ins>
      <w:del w:id="1729" w:author="Masato YOSHIKAWA" w:date="2026-01-20T12:07:00Z" w16du:dateUtc="2026-01-20T03:07:00Z">
        <w:r w:rsidR="00F8303A" w:rsidRPr="00F45A47" w:rsidDel="00717078">
          <w:rPr>
            <w:rFonts w:ascii="Times New Roman" w:eastAsia="ＭＳ 明朝" w:hAnsi="Times New Roman" w:cs="Times New Roman"/>
            <w:szCs w:val="21"/>
            <w:rPrChange w:id="1730" w:author="Masato YOSHIKAWA" w:date="2026-01-20T11:15:00Z" w16du:dateUtc="2026-01-20T02:15:00Z">
              <w:rPr>
                <w:rFonts w:ascii="ＭＳ 明朝" w:eastAsia="ＭＳ 明朝" w:hAnsi="ＭＳ 明朝"/>
                <w:szCs w:val="21"/>
              </w:rPr>
            </w:rPrChange>
          </w:rPr>
          <w:delText>”</w:delText>
        </w:r>
      </w:del>
      <w:r w:rsidR="00087D88" w:rsidRPr="00F45A47">
        <w:rPr>
          <w:rFonts w:ascii="Times New Roman" w:eastAsia="ＭＳ 明朝" w:hAnsi="Times New Roman" w:cs="Times New Roman"/>
          <w:szCs w:val="21"/>
          <w:rPrChange w:id="1731" w:author="Masato YOSHIKAWA" w:date="2026-01-20T11:15:00Z" w16du:dateUtc="2026-01-20T02:15:00Z">
            <w:rPr>
              <w:rFonts w:ascii="ＭＳ 明朝" w:eastAsia="ＭＳ 明朝" w:hAnsi="ＭＳ 明朝"/>
              <w:szCs w:val="21"/>
            </w:rPr>
          </w:rPrChange>
        </w:rPr>
        <w:t>the warm sunken fireplace with its wadded covering</w:t>
      </w:r>
      <w:r w:rsidR="0020194D" w:rsidRPr="00F45A47">
        <w:rPr>
          <w:rFonts w:ascii="Times New Roman" w:eastAsia="ＭＳ 明朝" w:hAnsi="Times New Roman" w:cs="Times New Roman"/>
          <w:szCs w:val="21"/>
          <w:rPrChange w:id="1732" w:author="Masato YOSHIKAWA" w:date="2026-01-20T11:15:00Z" w16du:dateUtc="2026-01-20T02:15:00Z">
            <w:rPr>
              <w:rFonts w:ascii="ＭＳ 明朝" w:eastAsia="ＭＳ 明朝" w:hAnsi="ＭＳ 明朝"/>
              <w:szCs w:val="21"/>
            </w:rPr>
          </w:rPrChange>
        </w:rPr>
        <w:t>”</w:t>
      </w:r>
      <w:ins w:id="1733" w:author="Masato YOSHIKAWA" w:date="2026-01-20T12:07:00Z" w16du:dateUtc="2026-01-20T03:07:00Z">
        <w:r w:rsidR="00717078">
          <w:rPr>
            <w:rFonts w:ascii="Times New Roman" w:eastAsia="ＭＳ 明朝" w:hAnsi="Times New Roman" w:cs="Times New Roman" w:hint="eastAsia"/>
            <w:szCs w:val="21"/>
          </w:rPr>
          <w:t xml:space="preserve"> </w:t>
        </w:r>
      </w:ins>
      <w:r w:rsidR="00087D88" w:rsidRPr="00F45A47">
        <w:rPr>
          <w:rFonts w:ascii="Times New Roman" w:eastAsia="ＭＳ 明朝" w:hAnsi="Times New Roman" w:cs="Times New Roman" w:hint="eastAsia"/>
          <w:szCs w:val="21"/>
          <w:rPrChange w:id="1734" w:author="Masato YOSHIKAWA" w:date="2026-01-20T11:15:00Z" w16du:dateUtc="2026-01-20T02:15:00Z">
            <w:rPr>
              <w:rFonts w:ascii="ＭＳ 明朝" w:eastAsia="ＭＳ 明朝" w:hAnsi="ＭＳ 明朝" w:hint="eastAsia"/>
              <w:szCs w:val="21"/>
            </w:rPr>
          </w:rPrChange>
        </w:rPr>
        <w:t>のように</w:t>
      </w:r>
      <w:r w:rsidR="00087D88" w:rsidRPr="00F45A47">
        <w:rPr>
          <w:rFonts w:ascii="Times New Roman" w:eastAsia="ＭＳ 明朝" w:hAnsi="Times New Roman" w:cs="Times New Roman"/>
          <w:szCs w:val="21"/>
          <w:rPrChange w:id="1735" w:author="Masato YOSHIKAWA" w:date="2026-01-20T11:15:00Z" w16du:dateUtc="2026-01-20T02:15:00Z">
            <w:rPr>
              <w:rFonts w:ascii="ＭＳ 明朝" w:eastAsia="ＭＳ 明朝" w:hAnsi="ＭＳ 明朝"/>
              <w:szCs w:val="21"/>
            </w:rPr>
          </w:rPrChange>
        </w:rPr>
        <w:t>sunken fireplace</w:t>
      </w:r>
      <w:r w:rsidR="00087D88" w:rsidRPr="00F45A47">
        <w:rPr>
          <w:rFonts w:ascii="Times New Roman" w:eastAsia="ＭＳ 明朝" w:hAnsi="Times New Roman" w:cs="Times New Roman" w:hint="eastAsia"/>
          <w:szCs w:val="21"/>
          <w:rPrChange w:id="1736" w:author="Masato YOSHIKAWA" w:date="2026-01-20T11:15:00Z" w16du:dateUtc="2026-01-20T02:15:00Z">
            <w:rPr>
              <w:rFonts w:ascii="ＭＳ 明朝" w:eastAsia="ＭＳ 明朝" w:hAnsi="ＭＳ 明朝" w:hint="eastAsia"/>
              <w:szCs w:val="21"/>
            </w:rPr>
          </w:rPrChange>
        </w:rPr>
        <w:t>（沈んだ暖炉）</w:t>
      </w:r>
      <w:r w:rsidR="00F65DDE" w:rsidRPr="00F45A47">
        <w:rPr>
          <w:rFonts w:ascii="Times New Roman" w:eastAsia="ＭＳ 明朝" w:hAnsi="Times New Roman" w:cs="Times New Roman" w:hint="eastAsia"/>
          <w:szCs w:val="21"/>
          <w:rPrChange w:id="1737" w:author="Masato YOSHIKAWA" w:date="2026-01-20T11:15:00Z" w16du:dateUtc="2026-01-20T02:15:00Z">
            <w:rPr>
              <w:rFonts w:ascii="ＭＳ 明朝" w:eastAsia="ＭＳ 明朝" w:hAnsi="ＭＳ 明朝" w:hint="eastAsia"/>
              <w:szCs w:val="21"/>
            </w:rPr>
          </w:rPrChange>
        </w:rPr>
        <w:t>と</w:t>
      </w:r>
      <w:r w:rsidR="00F65DDE" w:rsidRPr="00F45A47">
        <w:rPr>
          <w:rFonts w:ascii="Times New Roman" w:eastAsia="ＭＳ 明朝" w:hAnsi="Times New Roman" w:cs="Times New Roman"/>
          <w:szCs w:val="21"/>
          <w:rPrChange w:id="1738" w:author="Masato YOSHIKAWA" w:date="2026-01-20T11:15:00Z" w16du:dateUtc="2026-01-20T02:15:00Z">
            <w:rPr>
              <w:rFonts w:ascii="ＭＳ 明朝" w:eastAsia="ＭＳ 明朝" w:hAnsi="ＭＳ 明朝"/>
              <w:szCs w:val="21"/>
            </w:rPr>
          </w:rPrChange>
        </w:rPr>
        <w:t>wadded covering</w:t>
      </w:r>
      <w:r w:rsidR="00F65DDE" w:rsidRPr="00F45A47">
        <w:rPr>
          <w:rFonts w:ascii="Times New Roman" w:eastAsia="ＭＳ 明朝" w:hAnsi="Times New Roman" w:cs="Times New Roman" w:hint="eastAsia"/>
          <w:szCs w:val="21"/>
          <w:rPrChange w:id="1739" w:author="Masato YOSHIKAWA" w:date="2026-01-20T11:15:00Z" w16du:dateUtc="2026-01-20T02:15:00Z">
            <w:rPr>
              <w:rFonts w:ascii="ＭＳ 明朝" w:eastAsia="ＭＳ 明朝" w:hAnsi="ＭＳ 明朝" w:hint="eastAsia"/>
              <w:szCs w:val="21"/>
            </w:rPr>
          </w:rPrChange>
        </w:rPr>
        <w:t>（綿の入った掛物）というような</w:t>
      </w:r>
      <w:r w:rsidR="006609B8" w:rsidRPr="00F45A47">
        <w:rPr>
          <w:rFonts w:ascii="Times New Roman" w:eastAsia="ＭＳ 明朝" w:hAnsi="Times New Roman" w:cs="Times New Roman" w:hint="eastAsia"/>
          <w:szCs w:val="21"/>
          <w:rPrChange w:id="1740" w:author="Masato YOSHIKAWA" w:date="2026-01-20T11:15:00Z" w16du:dateUtc="2026-01-20T02:15:00Z">
            <w:rPr>
              <w:rFonts w:ascii="ＭＳ 明朝" w:eastAsia="ＭＳ 明朝" w:hAnsi="ＭＳ 明朝" w:hint="eastAsia"/>
              <w:szCs w:val="21"/>
            </w:rPr>
          </w:rPrChange>
        </w:rPr>
        <w:t>用語を使用し、原文の対応語を使わずに記述的に説明す</w:t>
      </w:r>
      <w:r w:rsidR="00551387" w:rsidRPr="00F45A47">
        <w:rPr>
          <w:rFonts w:ascii="Times New Roman" w:eastAsia="ＭＳ 明朝" w:hAnsi="Times New Roman" w:cs="Times New Roman" w:hint="eastAsia"/>
          <w:szCs w:val="21"/>
          <w:rPrChange w:id="1741" w:author="Masato YOSHIKAWA" w:date="2026-01-20T11:15:00Z" w16du:dateUtc="2026-01-20T02:15:00Z">
            <w:rPr>
              <w:rFonts w:ascii="ＭＳ 明朝" w:eastAsia="ＭＳ 明朝" w:hAnsi="ＭＳ 明朝" w:hint="eastAsia"/>
              <w:szCs w:val="21"/>
            </w:rPr>
          </w:rPrChange>
        </w:rPr>
        <w:t>る技法を指す。</w:t>
      </w:r>
    </w:p>
    <w:p w14:paraId="69C1E302" w14:textId="307ECCAA" w:rsidR="008D0B87" w:rsidRPr="00F45A47" w:rsidRDefault="00A6357D" w:rsidP="000225DA">
      <w:pPr>
        <w:rPr>
          <w:rFonts w:ascii="Times New Roman" w:eastAsia="ＭＳ 明朝" w:hAnsi="Times New Roman" w:cs="Times New Roman"/>
          <w:szCs w:val="21"/>
          <w:rPrChange w:id="1742"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hint="eastAsia"/>
          <w:szCs w:val="21"/>
          <w:rPrChange w:id="1743" w:author="Masato YOSHIKAWA" w:date="2026-01-20T11:15:00Z" w16du:dateUtc="2026-01-20T02:15:00Z">
            <w:rPr>
              <w:rFonts w:ascii="ＭＳ 明朝" w:eastAsia="ＭＳ 明朝" w:hAnsi="ＭＳ 明朝" w:hint="eastAsia"/>
              <w:szCs w:val="21"/>
            </w:rPr>
          </w:rPrChange>
        </w:rPr>
        <w:t xml:space="preserve">　最後に文化的な変換や削除を伴う技法として</w:t>
      </w:r>
      <w:r w:rsidRPr="00F45A47">
        <w:rPr>
          <w:rFonts w:ascii="Times New Roman" w:eastAsia="ＭＳ 明朝" w:hAnsi="Times New Roman" w:cs="Times New Roman"/>
          <w:szCs w:val="21"/>
          <w:rPrChange w:id="1744" w:author="Masato YOSHIKAWA" w:date="2026-01-20T11:15:00Z" w16du:dateUtc="2026-01-20T02:15:00Z">
            <w:rPr>
              <w:rFonts w:ascii="ＭＳ 明朝" w:eastAsia="ＭＳ 明朝" w:hAnsi="ＭＳ 明朝"/>
              <w:szCs w:val="21"/>
            </w:rPr>
          </w:rPrChange>
        </w:rPr>
        <w:t>Adaptation</w:t>
      </w:r>
      <w:r w:rsidRPr="00F45A47">
        <w:rPr>
          <w:rFonts w:ascii="Times New Roman" w:eastAsia="ＭＳ 明朝" w:hAnsi="Times New Roman" w:cs="Times New Roman" w:hint="eastAsia"/>
          <w:szCs w:val="21"/>
          <w:rPrChange w:id="1745" w:author="Masato YOSHIKAWA" w:date="2026-01-20T11:15:00Z" w16du:dateUtc="2026-01-20T02:15:00Z">
            <w:rPr>
              <w:rFonts w:ascii="ＭＳ 明朝" w:eastAsia="ＭＳ 明朝" w:hAnsi="ＭＳ 明朝" w:hint="eastAsia"/>
              <w:szCs w:val="21"/>
            </w:rPr>
          </w:rPrChange>
        </w:rPr>
        <w:t>と</w:t>
      </w:r>
      <w:r w:rsidRPr="00F45A47">
        <w:rPr>
          <w:rFonts w:ascii="Times New Roman" w:eastAsia="ＭＳ 明朝" w:hAnsi="Times New Roman" w:cs="Times New Roman"/>
          <w:szCs w:val="21"/>
          <w:rPrChange w:id="1746" w:author="Masato YOSHIKAWA" w:date="2026-01-20T11:15:00Z" w16du:dateUtc="2026-01-20T02:15:00Z">
            <w:rPr>
              <w:rFonts w:ascii="ＭＳ 明朝" w:eastAsia="ＭＳ 明朝" w:hAnsi="ＭＳ 明朝"/>
              <w:szCs w:val="21"/>
            </w:rPr>
          </w:rPrChange>
        </w:rPr>
        <w:t>Reduction</w:t>
      </w:r>
      <w:r w:rsidRPr="00F45A47">
        <w:rPr>
          <w:rFonts w:ascii="Times New Roman" w:eastAsia="ＭＳ 明朝" w:hAnsi="Times New Roman" w:cs="Times New Roman" w:hint="eastAsia"/>
          <w:szCs w:val="21"/>
          <w:rPrChange w:id="1747" w:author="Masato YOSHIKAWA" w:date="2026-01-20T11:15:00Z" w16du:dateUtc="2026-01-20T02:15:00Z">
            <w:rPr>
              <w:rFonts w:ascii="ＭＳ 明朝" w:eastAsia="ＭＳ 明朝" w:hAnsi="ＭＳ 明朝" w:hint="eastAsia"/>
              <w:szCs w:val="21"/>
            </w:rPr>
          </w:rPrChange>
        </w:rPr>
        <w:t>が挙げられる。</w:t>
      </w:r>
      <w:r w:rsidR="001E180D" w:rsidRPr="00F45A47">
        <w:rPr>
          <w:rFonts w:ascii="Times New Roman" w:eastAsia="ＭＳ 明朝" w:hAnsi="Times New Roman" w:cs="Times New Roman"/>
          <w:szCs w:val="21"/>
          <w:rPrChange w:id="1748" w:author="Masato YOSHIKAWA" w:date="2026-01-20T11:15:00Z" w16du:dateUtc="2026-01-20T02:15:00Z">
            <w:rPr>
              <w:rFonts w:ascii="ＭＳ 明朝" w:eastAsia="ＭＳ 明朝" w:hAnsi="ＭＳ 明朝"/>
              <w:szCs w:val="21"/>
            </w:rPr>
          </w:rPrChange>
        </w:rPr>
        <w:t>Adaptation</w:t>
      </w:r>
      <w:r w:rsidR="001E180D" w:rsidRPr="00F45A47">
        <w:rPr>
          <w:rFonts w:ascii="Times New Roman" w:eastAsia="ＭＳ 明朝" w:hAnsi="Times New Roman" w:cs="Times New Roman" w:hint="eastAsia"/>
          <w:szCs w:val="21"/>
          <w:rPrChange w:id="1749" w:author="Masato YOSHIKAWA" w:date="2026-01-20T11:15:00Z" w16du:dateUtc="2026-01-20T02:15:00Z">
            <w:rPr>
              <w:rFonts w:ascii="ＭＳ 明朝" w:eastAsia="ＭＳ 明朝" w:hAnsi="ＭＳ 明朝" w:hint="eastAsia"/>
              <w:szCs w:val="21"/>
            </w:rPr>
          </w:rPrChange>
        </w:rPr>
        <w:t>は</w:t>
      </w:r>
      <w:r w:rsidR="00B32F55" w:rsidRPr="00F45A47">
        <w:rPr>
          <w:rFonts w:ascii="Times New Roman" w:eastAsia="ＭＳ 明朝" w:hAnsi="Times New Roman" w:cs="Times New Roman" w:hint="eastAsia"/>
          <w:szCs w:val="21"/>
          <w:rPrChange w:id="1750" w:author="Masato YOSHIKAWA" w:date="2026-01-20T11:15:00Z" w16du:dateUtc="2026-01-20T02:15:00Z">
            <w:rPr>
              <w:rFonts w:ascii="ＭＳ 明朝" w:eastAsia="ＭＳ 明朝" w:hAnsi="ＭＳ 明朝" w:hint="eastAsia"/>
              <w:szCs w:val="21"/>
            </w:rPr>
          </w:rPrChange>
        </w:rPr>
        <w:t>「将棋」を</w:t>
      </w:r>
      <w:ins w:id="1751" w:author="Masato YOSHIKAWA" w:date="2026-01-20T12:07:00Z" w16du:dateUtc="2026-01-20T03:07:00Z">
        <w:r w:rsidR="00717078">
          <w:rPr>
            <w:rFonts w:ascii="Times New Roman" w:eastAsia="ＭＳ 明朝" w:hAnsi="Times New Roman" w:cs="Times New Roman" w:hint="eastAsia"/>
            <w:szCs w:val="21"/>
          </w:rPr>
          <w:t xml:space="preserve"> </w:t>
        </w:r>
        <w:r w:rsidR="00717078">
          <w:rPr>
            <w:rFonts w:ascii="Times New Roman" w:eastAsia="ＭＳ 明朝" w:hAnsi="Times New Roman" w:cs="Times New Roman"/>
            <w:szCs w:val="21"/>
          </w:rPr>
          <w:t>“</w:t>
        </w:r>
      </w:ins>
      <w:del w:id="1752" w:author="Masato YOSHIKAWA" w:date="2026-01-20T12:07:00Z" w16du:dateUtc="2026-01-20T03:07:00Z">
        <w:r w:rsidR="00B32F55" w:rsidRPr="00F45A47" w:rsidDel="00717078">
          <w:rPr>
            <w:rFonts w:ascii="Times New Roman" w:eastAsia="ＭＳ 明朝" w:hAnsi="Times New Roman" w:cs="Times New Roman"/>
            <w:szCs w:val="21"/>
            <w:rPrChange w:id="1753" w:author="Masato YOSHIKAWA" w:date="2026-01-20T11:15:00Z" w16du:dateUtc="2026-01-20T02:15:00Z">
              <w:rPr>
                <w:rFonts w:ascii="ＭＳ 明朝" w:eastAsia="ＭＳ 明朝" w:hAnsi="ＭＳ 明朝"/>
                <w:szCs w:val="21"/>
              </w:rPr>
            </w:rPrChange>
          </w:rPr>
          <w:delText>”</w:delText>
        </w:r>
      </w:del>
      <w:r w:rsidR="00B32F55" w:rsidRPr="00F45A47">
        <w:rPr>
          <w:rFonts w:ascii="Times New Roman" w:eastAsia="ＭＳ 明朝" w:hAnsi="Times New Roman" w:cs="Times New Roman"/>
          <w:szCs w:val="21"/>
          <w:rPrChange w:id="1754" w:author="Masato YOSHIKAWA" w:date="2026-01-20T11:15:00Z" w16du:dateUtc="2026-01-20T02:15:00Z">
            <w:rPr>
              <w:rFonts w:ascii="ＭＳ 明朝" w:eastAsia="ＭＳ 明朝" w:hAnsi="ＭＳ 明朝"/>
              <w:szCs w:val="21"/>
            </w:rPr>
          </w:rPrChange>
        </w:rPr>
        <w:t>chess”</w:t>
      </w:r>
      <w:ins w:id="1755" w:author="Masato YOSHIKAWA" w:date="2026-01-20T12:07:00Z" w16du:dateUtc="2026-01-20T03:07:00Z">
        <w:r w:rsidR="00717078">
          <w:rPr>
            <w:rFonts w:ascii="Times New Roman" w:eastAsia="ＭＳ 明朝" w:hAnsi="Times New Roman" w:cs="Times New Roman" w:hint="eastAsia"/>
            <w:szCs w:val="21"/>
          </w:rPr>
          <w:t xml:space="preserve"> </w:t>
        </w:r>
      </w:ins>
      <w:r w:rsidR="00B32F55" w:rsidRPr="00F45A47">
        <w:rPr>
          <w:rFonts w:ascii="Times New Roman" w:eastAsia="ＭＳ 明朝" w:hAnsi="Times New Roman" w:cs="Times New Roman" w:hint="eastAsia"/>
          <w:szCs w:val="21"/>
          <w:rPrChange w:id="1756" w:author="Masato YOSHIKAWA" w:date="2026-01-20T11:15:00Z" w16du:dateUtc="2026-01-20T02:15:00Z">
            <w:rPr>
              <w:rFonts w:ascii="ＭＳ 明朝" w:eastAsia="ＭＳ 明朝" w:hAnsi="ＭＳ 明朝" w:hint="eastAsia"/>
              <w:szCs w:val="21"/>
            </w:rPr>
          </w:rPrChange>
        </w:rPr>
        <w:t>に置き換えるように、目標文化に存在する機能的に類似した</w:t>
      </w:r>
      <w:r w:rsidR="00AC770A" w:rsidRPr="00F45A47">
        <w:rPr>
          <w:rFonts w:ascii="Times New Roman" w:eastAsia="ＭＳ 明朝" w:hAnsi="Times New Roman" w:cs="Times New Roman"/>
          <w:szCs w:val="21"/>
          <w:rPrChange w:id="1757" w:author="Masato YOSHIKAWA" w:date="2026-01-20T11:15:00Z" w16du:dateUtc="2026-01-20T02:15:00Z">
            <w:rPr>
              <w:rFonts w:ascii="ＭＳ 明朝" w:eastAsia="ＭＳ 明朝" w:hAnsi="ＭＳ 明朝"/>
              <w:szCs w:val="21"/>
            </w:rPr>
          </w:rPrChange>
        </w:rPr>
        <w:t>要素へ変換する技法であり、原文の文化的固有性は失われる代わりに読者の親和性は高まる。</w:t>
      </w:r>
      <w:r w:rsidR="00D35020" w:rsidRPr="00F45A47">
        <w:rPr>
          <w:rFonts w:ascii="Times New Roman" w:eastAsia="ＭＳ 明朝" w:hAnsi="Times New Roman" w:cs="Times New Roman"/>
          <w:szCs w:val="21"/>
          <w:rPrChange w:id="1758" w:author="Masato YOSHIKAWA" w:date="2026-01-20T11:15:00Z" w16du:dateUtc="2026-01-20T02:15:00Z">
            <w:rPr>
              <w:rFonts w:ascii="ＭＳ 明朝" w:eastAsia="ＭＳ 明朝" w:hAnsi="ＭＳ 明朝"/>
              <w:szCs w:val="21"/>
            </w:rPr>
          </w:rPrChange>
        </w:rPr>
        <w:t>一方、</w:t>
      </w:r>
      <w:r w:rsidR="00D35020" w:rsidRPr="00F45A47">
        <w:rPr>
          <w:rFonts w:ascii="Times New Roman" w:eastAsia="ＭＳ 明朝" w:hAnsi="Times New Roman" w:cs="Times New Roman"/>
          <w:szCs w:val="21"/>
          <w:rPrChange w:id="1759" w:author="Masato YOSHIKAWA" w:date="2026-01-20T11:15:00Z" w16du:dateUtc="2026-01-20T02:15:00Z">
            <w:rPr>
              <w:rFonts w:ascii="ＭＳ 明朝" w:eastAsia="ＭＳ 明朝" w:hAnsi="ＭＳ 明朝"/>
              <w:szCs w:val="21"/>
            </w:rPr>
          </w:rPrChange>
        </w:rPr>
        <w:t>Reduction</w:t>
      </w:r>
      <w:r w:rsidR="00D35020" w:rsidRPr="00F45A47">
        <w:rPr>
          <w:rFonts w:ascii="Times New Roman" w:eastAsia="ＭＳ 明朝" w:hAnsi="Times New Roman" w:cs="Times New Roman"/>
          <w:szCs w:val="21"/>
          <w:rPrChange w:id="1760" w:author="Masato YOSHIKAWA" w:date="2026-01-20T11:15:00Z" w16du:dateUtc="2026-01-20T02:15:00Z">
            <w:rPr>
              <w:rFonts w:ascii="ＭＳ 明朝" w:eastAsia="ＭＳ 明朝" w:hAnsi="ＭＳ 明朝"/>
              <w:szCs w:val="21"/>
            </w:rPr>
          </w:rPrChange>
        </w:rPr>
        <w:t>は原文に含まれる文化的情報の全部を意図的に省略する技法であ</w:t>
      </w:r>
      <w:r w:rsidR="00CF17DD" w:rsidRPr="00F45A47">
        <w:rPr>
          <w:rFonts w:ascii="Times New Roman" w:eastAsia="ＭＳ 明朝" w:hAnsi="Times New Roman" w:cs="Times New Roman" w:hint="eastAsia"/>
          <w:szCs w:val="21"/>
          <w:rPrChange w:id="1761" w:author="Masato YOSHIKAWA" w:date="2026-01-20T11:15:00Z" w16du:dateUtc="2026-01-20T02:15:00Z">
            <w:rPr>
              <w:rFonts w:ascii="ＭＳ 明朝" w:eastAsia="ＭＳ 明朝" w:hAnsi="ＭＳ 明朝" w:hint="eastAsia"/>
              <w:szCs w:val="21"/>
            </w:rPr>
          </w:rPrChange>
        </w:rPr>
        <w:t>る。</w:t>
      </w:r>
      <w:r w:rsidR="00CF17DD" w:rsidRPr="00F45A47">
        <w:rPr>
          <w:rFonts w:ascii="Times New Roman" w:eastAsia="ＭＳ 明朝" w:hAnsi="Times New Roman" w:cs="Times New Roman"/>
          <w:szCs w:val="21"/>
          <w:rPrChange w:id="1762" w:author="Masato YOSHIKAWA" w:date="2026-01-20T11:15:00Z" w16du:dateUtc="2026-01-20T02:15:00Z">
            <w:rPr>
              <w:rFonts w:ascii="ＭＳ 明朝" w:eastAsia="ＭＳ 明朝" w:hAnsi="ＭＳ 明朝"/>
              <w:szCs w:val="21"/>
            </w:rPr>
          </w:rPrChange>
        </w:rPr>
        <w:t>Molina</w:t>
      </w:r>
      <w:ins w:id="1763" w:author="Masato YOSHIKAWA" w:date="2026-01-20T12:07:00Z" w16du:dateUtc="2026-01-20T03:07:00Z">
        <w:r w:rsidR="00717078">
          <w:rPr>
            <w:rFonts w:ascii="Times New Roman" w:eastAsia="ＭＳ 明朝" w:hAnsi="Times New Roman" w:cs="Times New Roman" w:hint="eastAsia"/>
            <w:szCs w:val="21"/>
          </w:rPr>
          <w:t xml:space="preserve"> </w:t>
        </w:r>
      </w:ins>
      <w:del w:id="1764" w:author="Masato YOSHIKAWA" w:date="2026-01-20T12:07:00Z" w16du:dateUtc="2026-01-20T03:07:00Z">
        <w:r w:rsidR="00CF17DD" w:rsidRPr="00F45A47" w:rsidDel="00717078">
          <w:rPr>
            <w:rFonts w:ascii="Times New Roman" w:eastAsia="ＭＳ 明朝" w:hAnsi="Times New Roman" w:cs="Times New Roman" w:hint="eastAsia"/>
            <w:szCs w:val="21"/>
            <w:rPrChange w:id="1765" w:author="Masato YOSHIKAWA" w:date="2026-01-20T11:15:00Z" w16du:dateUtc="2026-01-20T02:15:00Z">
              <w:rPr>
                <w:rFonts w:ascii="ＭＳ 明朝" w:eastAsia="ＭＳ 明朝" w:hAnsi="ＭＳ 明朝" w:hint="eastAsia"/>
                <w:szCs w:val="21"/>
              </w:rPr>
            </w:rPrChange>
          </w:rPr>
          <w:delText>＆</w:delText>
        </w:r>
      </w:del>
      <w:ins w:id="1766" w:author="Masato YOSHIKAWA" w:date="2026-01-20T12:07:00Z" w16du:dateUtc="2026-01-20T03:07:00Z">
        <w:r w:rsidR="00717078">
          <w:rPr>
            <w:rFonts w:ascii="Times New Roman" w:eastAsia="ＭＳ 明朝" w:hAnsi="Times New Roman" w:cs="Times New Roman" w:hint="eastAsia"/>
            <w:szCs w:val="21"/>
          </w:rPr>
          <w:t xml:space="preserve">&amp; </w:t>
        </w:r>
      </w:ins>
      <w:r w:rsidR="00CF17DD" w:rsidRPr="00F45A47">
        <w:rPr>
          <w:rFonts w:ascii="Times New Roman" w:eastAsia="ＭＳ 明朝" w:hAnsi="Times New Roman" w:cs="Times New Roman"/>
          <w:szCs w:val="21"/>
          <w:rPrChange w:id="1767" w:author="Masato YOSHIKAWA" w:date="2026-01-20T11:15:00Z" w16du:dateUtc="2026-01-20T02:15:00Z">
            <w:rPr>
              <w:rFonts w:ascii="ＭＳ 明朝" w:eastAsia="ＭＳ 明朝" w:hAnsi="ＭＳ 明朝"/>
              <w:szCs w:val="21"/>
            </w:rPr>
          </w:rPrChange>
        </w:rPr>
        <w:t>Albir</w:t>
      </w:r>
      <w:sdt>
        <w:sdtPr>
          <w:rPr>
            <w:rFonts w:ascii="Times New Roman" w:eastAsia="ＭＳ 明朝" w:hAnsi="Times New Roman" w:cs="Times New Roman"/>
            <w:szCs w:val="21"/>
          </w:rPr>
          <w:id w:val="689963205"/>
          <w:citation/>
        </w:sdtPr>
        <w:sdtContent>
          <w:r w:rsidR="00CF17DD" w:rsidRPr="00F45A47">
            <w:rPr>
              <w:rFonts w:ascii="Times New Roman" w:eastAsia="ＭＳ 明朝" w:hAnsi="Times New Roman" w:cs="Times New Roman"/>
              <w:szCs w:val="21"/>
              <w:rPrChange w:id="1768" w:author="Masato YOSHIKAWA" w:date="2026-01-20T11:15:00Z" w16du:dateUtc="2026-01-20T02:15:00Z">
                <w:rPr>
                  <w:rFonts w:ascii="ＭＳ 明朝" w:eastAsia="ＭＳ 明朝" w:hAnsi="ＭＳ 明朝"/>
                  <w:szCs w:val="21"/>
                </w:rPr>
              </w:rPrChange>
            </w:rPr>
            <w:fldChar w:fldCharType="begin"/>
          </w:r>
          <w:r w:rsidR="00CF17DD" w:rsidRPr="00F45A47">
            <w:rPr>
              <w:rFonts w:ascii="Times New Roman" w:eastAsia="ＭＳ 明朝" w:hAnsi="Times New Roman" w:cs="Times New Roman"/>
              <w:szCs w:val="21"/>
              <w:rPrChange w:id="1769" w:author="Masato YOSHIKAWA" w:date="2026-01-20T11:15:00Z" w16du:dateUtc="2026-01-20T02:15:00Z">
                <w:rPr>
                  <w:rFonts w:ascii="ＭＳ 明朝" w:eastAsia="ＭＳ 明朝" w:hAnsi="ＭＳ 明朝"/>
                  <w:szCs w:val="21"/>
                </w:rPr>
              </w:rPrChange>
            </w:rPr>
            <w:instrText xml:space="preserve">CITATION MolAlb02 \n  \t  \l 1041 </w:instrText>
          </w:r>
          <w:r w:rsidR="00CF17DD" w:rsidRPr="00F45A47">
            <w:rPr>
              <w:rFonts w:ascii="Times New Roman" w:eastAsia="ＭＳ 明朝" w:hAnsi="Times New Roman" w:cs="Times New Roman"/>
              <w:szCs w:val="21"/>
              <w:rPrChange w:id="1770" w:author="Masato YOSHIKAWA" w:date="2026-01-20T11:15:00Z" w16du:dateUtc="2026-01-20T02:15:00Z">
                <w:rPr>
                  <w:rFonts w:ascii="ＭＳ 明朝" w:eastAsia="ＭＳ 明朝" w:hAnsi="ＭＳ 明朝"/>
                  <w:szCs w:val="21"/>
                </w:rPr>
              </w:rPrChange>
            </w:rPr>
            <w:fldChar w:fldCharType="separate"/>
          </w:r>
          <w:r w:rsidR="00CF17DD" w:rsidRPr="00F45A47">
            <w:rPr>
              <w:rFonts w:ascii="Times New Roman" w:eastAsia="ＭＳ 明朝" w:hAnsi="Times New Roman" w:cs="Times New Roman"/>
              <w:noProof/>
              <w:szCs w:val="21"/>
              <w:rPrChange w:id="1771" w:author="Masato YOSHIKAWA" w:date="2026-01-20T11:15:00Z" w16du:dateUtc="2026-01-20T02:15:00Z">
                <w:rPr>
                  <w:rFonts w:ascii="ＭＳ 明朝" w:eastAsia="ＭＳ 明朝" w:hAnsi="ＭＳ 明朝"/>
                  <w:noProof/>
                  <w:szCs w:val="21"/>
                </w:rPr>
              </w:rPrChange>
            </w:rPr>
            <w:t xml:space="preserve"> (2002)</w:t>
          </w:r>
          <w:r w:rsidR="00CF17DD" w:rsidRPr="00F45A47">
            <w:rPr>
              <w:rFonts w:ascii="Times New Roman" w:eastAsia="ＭＳ 明朝" w:hAnsi="Times New Roman" w:cs="Times New Roman"/>
              <w:szCs w:val="21"/>
              <w:rPrChange w:id="1772" w:author="Masato YOSHIKAWA" w:date="2026-01-20T11:15:00Z" w16du:dateUtc="2026-01-20T02:15:00Z">
                <w:rPr>
                  <w:rFonts w:ascii="ＭＳ 明朝" w:eastAsia="ＭＳ 明朝" w:hAnsi="ＭＳ 明朝"/>
                  <w:szCs w:val="21"/>
                </w:rPr>
              </w:rPrChange>
            </w:rPr>
            <w:fldChar w:fldCharType="end"/>
          </w:r>
        </w:sdtContent>
      </w:sdt>
      <w:r w:rsidR="0072631C" w:rsidRPr="00F45A47">
        <w:rPr>
          <w:rFonts w:ascii="Times New Roman" w:eastAsia="ＭＳ 明朝" w:hAnsi="Times New Roman" w:cs="Times New Roman" w:hint="eastAsia"/>
          <w:szCs w:val="21"/>
          <w:rPrChange w:id="1773" w:author="Masato YOSHIKAWA" w:date="2026-01-20T11:15:00Z" w16du:dateUtc="2026-01-20T02:15:00Z">
            <w:rPr>
              <w:rFonts w:ascii="ＭＳ 明朝" w:eastAsia="ＭＳ 明朝" w:hAnsi="ＭＳ 明朝" w:hint="eastAsia"/>
              <w:szCs w:val="21"/>
            </w:rPr>
          </w:rPrChange>
        </w:rPr>
        <w:t>は情報の抑制を</w:t>
      </w:r>
      <w:r w:rsidR="00CF17DD" w:rsidRPr="00F45A47">
        <w:rPr>
          <w:rFonts w:ascii="Times New Roman" w:eastAsia="ＭＳ 明朝" w:hAnsi="Times New Roman" w:cs="Times New Roman"/>
          <w:szCs w:val="21"/>
          <w:rPrChange w:id="1774" w:author="Masato YOSHIKAWA" w:date="2026-01-20T11:15:00Z" w16du:dateUtc="2026-01-20T02:15:00Z">
            <w:rPr>
              <w:rFonts w:ascii="ＭＳ 明朝" w:eastAsia="ＭＳ 明朝" w:hAnsi="ＭＳ 明朝"/>
              <w:szCs w:val="21"/>
            </w:rPr>
          </w:rPrChange>
        </w:rPr>
        <w:t>Reduction</w:t>
      </w:r>
      <w:r w:rsidR="0072631C" w:rsidRPr="00F45A47">
        <w:rPr>
          <w:rFonts w:ascii="Times New Roman" w:eastAsia="ＭＳ 明朝" w:hAnsi="Times New Roman" w:cs="Times New Roman" w:hint="eastAsia"/>
          <w:szCs w:val="21"/>
          <w:rPrChange w:id="1775" w:author="Masato YOSHIKAWA" w:date="2026-01-20T11:15:00Z" w16du:dateUtc="2026-01-20T02:15:00Z">
            <w:rPr>
              <w:rFonts w:ascii="ＭＳ 明朝" w:eastAsia="ＭＳ 明朝" w:hAnsi="ＭＳ 明朝" w:hint="eastAsia"/>
              <w:szCs w:val="21"/>
            </w:rPr>
          </w:rPrChange>
        </w:rPr>
        <w:t>と定義しているが、</w:t>
      </w:r>
      <w:r w:rsidR="00707AEC" w:rsidRPr="00F45A47">
        <w:rPr>
          <w:rFonts w:ascii="Times New Roman" w:eastAsia="ＭＳ 明朝" w:hAnsi="Times New Roman" w:cs="Times New Roman" w:hint="eastAsia"/>
          <w:szCs w:val="21"/>
          <w:rPrChange w:id="1776" w:author="Masato YOSHIKAWA" w:date="2026-01-20T11:15:00Z" w16du:dateUtc="2026-01-20T02:15:00Z">
            <w:rPr>
              <w:rFonts w:ascii="ＭＳ 明朝" w:eastAsia="ＭＳ 明朝" w:hAnsi="ＭＳ 明朝" w:hint="eastAsia"/>
              <w:szCs w:val="21"/>
            </w:rPr>
          </w:rPrChange>
        </w:rPr>
        <w:t>分析の明確化のため、対象語彙が訳出されず完全に削除された</w:t>
      </w:r>
      <w:r w:rsidR="00886575" w:rsidRPr="00F45A47">
        <w:rPr>
          <w:rFonts w:ascii="Times New Roman" w:eastAsia="ＭＳ 明朝" w:hAnsi="Times New Roman" w:cs="Times New Roman" w:hint="eastAsia"/>
          <w:szCs w:val="21"/>
          <w:rPrChange w:id="1777" w:author="Masato YOSHIKAWA" w:date="2026-01-20T11:15:00Z" w16du:dateUtc="2026-01-20T02:15:00Z">
            <w:rPr>
              <w:rFonts w:ascii="ＭＳ 明朝" w:eastAsia="ＭＳ 明朝" w:hAnsi="ＭＳ 明朝" w:hint="eastAsia"/>
              <w:szCs w:val="21"/>
            </w:rPr>
          </w:rPrChange>
        </w:rPr>
        <w:t>場合のみをこの分類に含める。</w:t>
      </w:r>
    </w:p>
    <w:p w14:paraId="07B1F5CC" w14:textId="6EE5DBDD" w:rsidR="007A5571" w:rsidRPr="00F45A47" w:rsidDel="00717078" w:rsidRDefault="007A5571" w:rsidP="000225DA">
      <w:pPr>
        <w:rPr>
          <w:del w:id="1778" w:author="Masato YOSHIKAWA" w:date="2026-01-20T12:07:00Z" w16du:dateUtc="2026-01-20T03:07:00Z"/>
          <w:rFonts w:ascii="Times New Roman" w:eastAsia="ＭＳ 明朝" w:hAnsi="Times New Roman" w:cs="Times New Roman"/>
          <w:szCs w:val="21"/>
          <w:rPrChange w:id="1779" w:author="Masato YOSHIKAWA" w:date="2026-01-20T11:15:00Z" w16du:dateUtc="2026-01-20T02:15:00Z">
            <w:rPr>
              <w:del w:id="1780" w:author="Masato YOSHIKAWA" w:date="2026-01-20T12:07:00Z" w16du:dateUtc="2026-01-20T03:07:00Z"/>
              <w:rFonts w:ascii="ＭＳ 明朝" w:eastAsia="ＭＳ 明朝" w:hAnsi="ＭＳ 明朝"/>
              <w:szCs w:val="21"/>
            </w:rPr>
          </w:rPrChange>
        </w:rPr>
      </w:pPr>
    </w:p>
    <w:p w14:paraId="0593CC5B" w14:textId="2A369A66" w:rsidR="005E59DA" w:rsidRPr="00F45A47" w:rsidDel="00717078" w:rsidRDefault="005E59DA" w:rsidP="005E59DA">
      <w:pPr>
        <w:pStyle w:val="a9"/>
        <w:numPr>
          <w:ilvl w:val="0"/>
          <w:numId w:val="46"/>
        </w:numPr>
        <w:rPr>
          <w:del w:id="1781" w:author="Masato YOSHIKAWA" w:date="2026-01-20T12:07:00Z" w16du:dateUtc="2026-01-20T03:07:00Z"/>
          <w:rFonts w:ascii="Times New Roman" w:eastAsia="ＭＳ 明朝" w:hAnsi="Times New Roman" w:cs="Times New Roman"/>
          <w:szCs w:val="21"/>
          <w:rPrChange w:id="1782" w:author="Masato YOSHIKAWA" w:date="2026-01-20T11:15:00Z" w16du:dateUtc="2026-01-20T02:15:00Z">
            <w:rPr>
              <w:del w:id="1783" w:author="Masato YOSHIKAWA" w:date="2026-01-20T12:07:00Z" w16du:dateUtc="2026-01-20T03:07:00Z"/>
              <w:rFonts w:ascii="ＭＳ 明朝" w:eastAsia="ＭＳ 明朝" w:hAnsi="ＭＳ 明朝"/>
              <w:szCs w:val="21"/>
            </w:rPr>
          </w:rPrChange>
        </w:rPr>
      </w:pPr>
      <w:del w:id="1784" w:author="Masato YOSHIKAWA" w:date="2026-01-20T12:07:00Z" w16du:dateUtc="2026-01-20T03:07:00Z">
        <w:r w:rsidRPr="00F45A47" w:rsidDel="00717078">
          <w:rPr>
            <w:rFonts w:ascii="Times New Roman" w:eastAsia="ＭＳ 明朝" w:hAnsi="Times New Roman" w:cs="Times New Roman" w:hint="eastAsia"/>
            <w:szCs w:val="21"/>
            <w:rPrChange w:id="1785" w:author="Masato YOSHIKAWA" w:date="2026-01-20T11:15:00Z" w16du:dateUtc="2026-01-20T02:15:00Z">
              <w:rPr>
                <w:rFonts w:ascii="ＭＳ 明朝" w:eastAsia="ＭＳ 明朝" w:hAnsi="ＭＳ 明朝" w:hint="eastAsia"/>
                <w:szCs w:val="21"/>
              </w:rPr>
            </w:rPrChange>
          </w:rPr>
          <w:delText>本研究で分析対象外となる翻訳技法（</w:delText>
        </w:r>
        <w:r w:rsidR="00255C1B" w:rsidRPr="00F45A47" w:rsidDel="00717078">
          <w:rPr>
            <w:rFonts w:ascii="Times New Roman" w:eastAsia="ＭＳ 明朝" w:hAnsi="Times New Roman" w:cs="Times New Roman"/>
            <w:szCs w:val="21"/>
            <w:rPrChange w:id="1786" w:author="Masato YOSHIKAWA" w:date="2026-01-20T11:15:00Z" w16du:dateUtc="2026-01-20T02:15:00Z">
              <w:rPr>
                <w:rFonts w:ascii="ＭＳ 明朝" w:eastAsia="ＭＳ 明朝" w:hAnsi="ＭＳ 明朝"/>
                <w:szCs w:val="21"/>
              </w:rPr>
            </w:rPrChange>
          </w:rPr>
          <w:delText>8</w:delText>
        </w:r>
        <w:r w:rsidRPr="00F45A47" w:rsidDel="00717078">
          <w:rPr>
            <w:rFonts w:ascii="Times New Roman" w:eastAsia="ＭＳ 明朝" w:hAnsi="Times New Roman" w:cs="Times New Roman" w:hint="eastAsia"/>
            <w:szCs w:val="21"/>
            <w:rPrChange w:id="1787" w:author="Masato YOSHIKAWA" w:date="2026-01-20T11:15:00Z" w16du:dateUtc="2026-01-20T02:15:00Z">
              <w:rPr>
                <w:rFonts w:ascii="ＭＳ 明朝" w:eastAsia="ＭＳ 明朝" w:hAnsi="ＭＳ 明朝" w:hint="eastAsia"/>
                <w:szCs w:val="21"/>
              </w:rPr>
            </w:rPrChange>
          </w:rPr>
          <w:delText>種類）と除外理由</w:delText>
        </w:r>
      </w:del>
    </w:p>
    <w:p w14:paraId="618057AB" w14:textId="404BDF07" w:rsidR="001A2B58" w:rsidRPr="00F45A47" w:rsidRDefault="001A2B58" w:rsidP="00A62E01">
      <w:pPr>
        <w:ind w:firstLineChars="100" w:firstLine="210"/>
        <w:rPr>
          <w:rFonts w:ascii="Times New Roman" w:eastAsia="ＭＳ 明朝" w:hAnsi="Times New Roman" w:cs="Times New Roman"/>
          <w:szCs w:val="21"/>
          <w:rPrChange w:id="1788"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1789" w:author="Masato YOSHIKAWA" w:date="2026-01-20T11:15:00Z" w16du:dateUtc="2026-01-20T02:15:00Z">
            <w:rPr>
              <w:rFonts w:ascii="ＭＳ 明朝" w:eastAsia="ＭＳ 明朝" w:hAnsi="ＭＳ 明朝"/>
              <w:szCs w:val="21"/>
            </w:rPr>
          </w:rPrChange>
        </w:rPr>
        <w:t xml:space="preserve">Molina &amp; Albir (2002) </w:t>
      </w:r>
      <w:r w:rsidRPr="00F45A47">
        <w:rPr>
          <w:rFonts w:ascii="Times New Roman" w:eastAsia="ＭＳ 明朝" w:hAnsi="Times New Roman" w:cs="Times New Roman"/>
          <w:szCs w:val="21"/>
          <w:rPrChange w:id="1790" w:author="Masato YOSHIKAWA" w:date="2026-01-20T11:15:00Z" w16du:dateUtc="2026-01-20T02:15:00Z">
            <w:rPr>
              <w:rFonts w:ascii="ＭＳ 明朝" w:eastAsia="ＭＳ 明朝" w:hAnsi="ＭＳ 明朝"/>
              <w:szCs w:val="21"/>
            </w:rPr>
          </w:rPrChange>
        </w:rPr>
        <w:t>の</w:t>
      </w:r>
      <w:r w:rsidRPr="00F45A47">
        <w:rPr>
          <w:rFonts w:ascii="Times New Roman" w:eastAsia="ＭＳ 明朝" w:hAnsi="Times New Roman" w:cs="Times New Roman"/>
          <w:szCs w:val="21"/>
          <w:rPrChange w:id="1791" w:author="Masato YOSHIKAWA" w:date="2026-01-20T11:15:00Z" w16du:dateUtc="2026-01-20T02:15:00Z">
            <w:rPr>
              <w:rFonts w:ascii="ＭＳ 明朝" w:eastAsia="ＭＳ 明朝" w:hAnsi="ＭＳ 明朝"/>
              <w:szCs w:val="21"/>
            </w:rPr>
          </w:rPrChange>
        </w:rPr>
        <w:t>18</w:t>
      </w:r>
      <w:r w:rsidRPr="00F45A47">
        <w:rPr>
          <w:rFonts w:ascii="Times New Roman" w:eastAsia="ＭＳ 明朝" w:hAnsi="Times New Roman" w:cs="Times New Roman"/>
          <w:szCs w:val="21"/>
          <w:rPrChange w:id="1792" w:author="Masato YOSHIKAWA" w:date="2026-01-20T11:15:00Z" w16du:dateUtc="2026-01-20T02:15:00Z">
            <w:rPr>
              <w:rFonts w:ascii="ＭＳ 明朝" w:eastAsia="ＭＳ 明朝" w:hAnsi="ＭＳ 明朝"/>
              <w:szCs w:val="21"/>
            </w:rPr>
          </w:rPrChange>
        </w:rPr>
        <w:t>分類のうち、以下の</w:t>
      </w:r>
      <w:r w:rsidRPr="00F45A47">
        <w:rPr>
          <w:rFonts w:ascii="Times New Roman" w:eastAsia="ＭＳ 明朝" w:hAnsi="Times New Roman" w:cs="Times New Roman"/>
          <w:szCs w:val="21"/>
          <w:rPrChange w:id="1793" w:author="Masato YOSHIKAWA" w:date="2026-01-20T11:15:00Z" w16du:dateUtc="2026-01-20T02:15:00Z">
            <w:rPr>
              <w:rFonts w:ascii="ＭＳ 明朝" w:eastAsia="ＭＳ 明朝" w:hAnsi="ＭＳ 明朝"/>
              <w:szCs w:val="21"/>
            </w:rPr>
          </w:rPrChange>
        </w:rPr>
        <w:t>8</w:t>
      </w:r>
      <w:r w:rsidRPr="00F45A47">
        <w:rPr>
          <w:rFonts w:ascii="Times New Roman" w:eastAsia="ＭＳ 明朝" w:hAnsi="Times New Roman" w:cs="Times New Roman"/>
          <w:szCs w:val="21"/>
          <w:rPrChange w:id="1794" w:author="Masato YOSHIKAWA" w:date="2026-01-20T11:15:00Z" w16du:dateUtc="2026-01-20T02:15:00Z">
            <w:rPr>
              <w:rFonts w:ascii="ＭＳ 明朝" w:eastAsia="ＭＳ 明朝" w:hAnsi="ＭＳ 明朝"/>
              <w:szCs w:val="21"/>
            </w:rPr>
          </w:rPrChange>
        </w:rPr>
        <w:t>つの技法については、その定義と本研究の分析対象である小説の性質を照らし合わせた結果、対象外とした。</w:t>
      </w:r>
    </w:p>
    <w:p w14:paraId="65F5A978" w14:textId="6F34D1C4" w:rsidR="001A2B58" w:rsidRPr="00F45A47" w:rsidRDefault="001A2B58" w:rsidP="001A2B58">
      <w:pPr>
        <w:rPr>
          <w:rFonts w:ascii="Times New Roman" w:eastAsia="ＭＳ 明朝" w:hAnsi="Times New Roman" w:cs="Times New Roman"/>
          <w:szCs w:val="21"/>
          <w:rPrChange w:id="1795"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hint="eastAsia"/>
          <w:szCs w:val="21"/>
          <w:rPrChange w:id="1796" w:author="Masato YOSHIKAWA" w:date="2026-01-20T11:15:00Z" w16du:dateUtc="2026-01-20T02:15:00Z">
            <w:rPr>
              <w:rFonts w:ascii="ＭＳ 明朝" w:eastAsia="ＭＳ 明朝" w:hAnsi="ＭＳ 明朝" w:hint="eastAsia"/>
              <w:szCs w:val="21"/>
            </w:rPr>
          </w:rPrChange>
        </w:rPr>
        <w:t xml:space="preserve">　第一に、通訳や視聴覚翻訳など、小説翻訳以外のメディア固有の技法であるため除外したものである。</w:t>
      </w:r>
      <w:r w:rsidRPr="00F45A47">
        <w:rPr>
          <w:rFonts w:ascii="Times New Roman" w:eastAsia="ＭＳ 明朝" w:hAnsi="Times New Roman" w:cs="Times New Roman"/>
          <w:szCs w:val="21"/>
          <w:rPrChange w:id="1797" w:author="Masato YOSHIKAWA" w:date="2026-01-20T11:15:00Z" w16du:dateUtc="2026-01-20T02:15:00Z">
            <w:rPr>
              <w:rFonts w:ascii="ＭＳ 明朝" w:eastAsia="ＭＳ 明朝" w:hAnsi="ＭＳ 明朝"/>
              <w:szCs w:val="21"/>
            </w:rPr>
          </w:rPrChange>
        </w:rPr>
        <w:t>Linguistic amplification</w:t>
      </w:r>
      <w:r w:rsidRPr="00F45A47">
        <w:rPr>
          <w:rFonts w:ascii="Times New Roman" w:eastAsia="ＭＳ 明朝" w:hAnsi="Times New Roman" w:cs="Times New Roman"/>
          <w:szCs w:val="21"/>
          <w:rPrChange w:id="1798" w:author="Masato YOSHIKAWA" w:date="2026-01-20T11:15:00Z" w16du:dateUtc="2026-01-20T02:15:00Z">
            <w:rPr>
              <w:rFonts w:ascii="ＭＳ 明朝" w:eastAsia="ＭＳ 明朝" w:hAnsi="ＭＳ 明朝"/>
              <w:szCs w:val="21"/>
            </w:rPr>
          </w:rPrChange>
        </w:rPr>
        <w:t>は発話時間を埋めるために言語要素を追加する技法であ</w:t>
      </w:r>
      <w:r w:rsidRPr="00F45A47">
        <w:rPr>
          <w:rFonts w:ascii="Times New Roman" w:eastAsia="ＭＳ 明朝" w:hAnsi="Times New Roman" w:cs="Times New Roman"/>
          <w:szCs w:val="21"/>
          <w:rPrChange w:id="1799" w:author="Masato YOSHIKAWA" w:date="2026-01-20T11:15:00Z" w16du:dateUtc="2026-01-20T02:15:00Z">
            <w:rPr>
              <w:rFonts w:ascii="ＭＳ 明朝" w:eastAsia="ＭＳ 明朝" w:hAnsi="ＭＳ 明朝"/>
              <w:szCs w:val="21"/>
            </w:rPr>
          </w:rPrChange>
        </w:rPr>
        <w:lastRenderedPageBreak/>
        <w:t>り、</w:t>
      </w:r>
      <w:r w:rsidRPr="00F45A47">
        <w:rPr>
          <w:rFonts w:ascii="Times New Roman" w:eastAsia="ＭＳ 明朝" w:hAnsi="Times New Roman" w:cs="Times New Roman"/>
          <w:szCs w:val="21"/>
          <w:rPrChange w:id="1800" w:author="Masato YOSHIKAWA" w:date="2026-01-20T11:15:00Z" w16du:dateUtc="2026-01-20T02:15:00Z">
            <w:rPr>
              <w:rFonts w:ascii="ＭＳ 明朝" w:eastAsia="ＭＳ 明朝" w:hAnsi="ＭＳ 明朝"/>
              <w:szCs w:val="21"/>
            </w:rPr>
          </w:rPrChange>
        </w:rPr>
        <w:t>Linguistic compression</w:t>
      </w:r>
      <w:r w:rsidRPr="00F45A47">
        <w:rPr>
          <w:rFonts w:ascii="Times New Roman" w:eastAsia="ＭＳ 明朝" w:hAnsi="Times New Roman" w:cs="Times New Roman"/>
          <w:szCs w:val="21"/>
          <w:rPrChange w:id="1801" w:author="Masato YOSHIKAWA" w:date="2026-01-20T11:15:00Z" w16du:dateUtc="2026-01-20T02:15:00Z">
            <w:rPr>
              <w:rFonts w:ascii="ＭＳ 明朝" w:eastAsia="ＭＳ 明朝" w:hAnsi="ＭＳ 明朝"/>
              <w:szCs w:val="21"/>
            </w:rPr>
          </w:rPrChange>
        </w:rPr>
        <w:t>は逆に字幕の文字数制限などのために言語要素を要約・合成する技法である。これらは書記</w:t>
      </w:r>
      <w:r w:rsidR="000B0D24" w:rsidRPr="00F45A47">
        <w:rPr>
          <w:rFonts w:ascii="Times New Roman" w:eastAsia="ＭＳ 明朝" w:hAnsi="Times New Roman" w:cs="Times New Roman"/>
          <w:szCs w:val="21"/>
          <w:rPrChange w:id="1802" w:author="Masato YOSHIKAWA" w:date="2026-01-20T11:15:00Z" w16du:dateUtc="2026-01-20T02:15:00Z">
            <w:rPr>
              <w:rFonts w:ascii="ＭＳ 明朝" w:eastAsia="ＭＳ 明朝" w:hAnsi="ＭＳ 明朝"/>
              <w:szCs w:val="21"/>
            </w:rPr>
          </w:rPrChange>
        </w:rPr>
        <w:t>テキスト</w:t>
      </w:r>
      <w:r w:rsidRPr="00F45A47">
        <w:rPr>
          <w:rFonts w:ascii="Times New Roman" w:eastAsia="ＭＳ 明朝" w:hAnsi="Times New Roman" w:cs="Times New Roman"/>
          <w:szCs w:val="21"/>
          <w:rPrChange w:id="1803" w:author="Masato YOSHIKAWA" w:date="2026-01-20T11:15:00Z" w16du:dateUtc="2026-01-20T02:15:00Z">
            <w:rPr>
              <w:rFonts w:ascii="ＭＳ 明朝" w:eastAsia="ＭＳ 明朝" w:hAnsi="ＭＳ 明朝"/>
              <w:szCs w:val="21"/>
            </w:rPr>
          </w:rPrChange>
        </w:rPr>
        <w:t>には該当しない。また、</w:t>
      </w:r>
      <w:r w:rsidRPr="00F45A47">
        <w:rPr>
          <w:rFonts w:ascii="Times New Roman" w:eastAsia="ＭＳ 明朝" w:hAnsi="Times New Roman" w:cs="Times New Roman"/>
          <w:szCs w:val="21"/>
          <w:rPrChange w:id="1804" w:author="Masato YOSHIKAWA" w:date="2026-01-20T11:15:00Z" w16du:dateUtc="2026-01-20T02:15:00Z">
            <w:rPr>
              <w:rFonts w:ascii="ＭＳ 明朝" w:eastAsia="ＭＳ 明朝" w:hAnsi="ＭＳ 明朝"/>
              <w:szCs w:val="21"/>
            </w:rPr>
          </w:rPrChange>
        </w:rPr>
        <w:t>Substitution</w:t>
      </w:r>
      <w:r w:rsidRPr="00F45A47">
        <w:rPr>
          <w:rFonts w:ascii="Times New Roman" w:eastAsia="ＭＳ 明朝" w:hAnsi="Times New Roman" w:cs="Times New Roman"/>
          <w:szCs w:val="21"/>
          <w:rPrChange w:id="1805" w:author="Masato YOSHIKAWA" w:date="2026-01-20T11:15:00Z" w16du:dateUtc="2026-01-20T02:15:00Z">
            <w:rPr>
              <w:rFonts w:ascii="ＭＳ 明朝" w:eastAsia="ＭＳ 明朝" w:hAnsi="ＭＳ 明朝"/>
              <w:szCs w:val="21"/>
            </w:rPr>
          </w:rPrChange>
        </w:rPr>
        <w:t>は言語要素とパラ言語要素（ジェスチャー等）を相互に置き換える技法であり、これも主として通</w:t>
      </w:r>
      <w:r w:rsidRPr="00F45A47">
        <w:rPr>
          <w:rFonts w:ascii="Times New Roman" w:eastAsia="ＭＳ 明朝" w:hAnsi="Times New Roman" w:cs="Times New Roman" w:hint="eastAsia"/>
          <w:szCs w:val="21"/>
          <w:rPrChange w:id="1806" w:author="Masato YOSHIKAWA" w:date="2026-01-20T11:15:00Z" w16du:dateUtc="2026-01-20T02:15:00Z">
            <w:rPr>
              <w:rFonts w:ascii="ＭＳ 明朝" w:eastAsia="ＭＳ 明朝" w:hAnsi="ＭＳ 明朝" w:hint="eastAsia"/>
              <w:szCs w:val="21"/>
            </w:rPr>
          </w:rPrChange>
        </w:rPr>
        <w:t>訳で用いられるため分析対象から外した。</w:t>
      </w:r>
    </w:p>
    <w:p w14:paraId="0BCF036A" w14:textId="1CC18919" w:rsidR="001A2B58" w:rsidRPr="00F45A47" w:rsidRDefault="001A2B58" w:rsidP="001A2B58">
      <w:pPr>
        <w:rPr>
          <w:rFonts w:ascii="Times New Roman" w:eastAsia="ＭＳ 明朝" w:hAnsi="Times New Roman" w:cs="Times New Roman"/>
          <w:szCs w:val="21"/>
          <w:rPrChange w:id="1807"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hint="eastAsia"/>
          <w:szCs w:val="21"/>
          <w:rPrChange w:id="1808" w:author="Masato YOSHIKAWA" w:date="2026-01-20T11:15:00Z" w16du:dateUtc="2026-01-20T02:15:00Z">
            <w:rPr>
              <w:rFonts w:ascii="ＭＳ 明朝" w:eastAsia="ＭＳ 明朝" w:hAnsi="ＭＳ 明朝" w:hint="eastAsia"/>
              <w:szCs w:val="21"/>
            </w:rPr>
          </w:rPrChange>
        </w:rPr>
        <w:t xml:space="preserve">　第二に、他の技法との重複や、分析の客観性確保の観点から再分類したものである。</w:t>
      </w:r>
      <w:r w:rsidRPr="00F45A47">
        <w:rPr>
          <w:rFonts w:ascii="Times New Roman" w:eastAsia="ＭＳ 明朝" w:hAnsi="Times New Roman" w:cs="Times New Roman"/>
          <w:szCs w:val="21"/>
          <w:rPrChange w:id="1809" w:author="Masato YOSHIKAWA" w:date="2026-01-20T11:15:00Z" w16du:dateUtc="2026-01-20T02:15:00Z">
            <w:rPr>
              <w:rFonts w:ascii="ＭＳ 明朝" w:eastAsia="ＭＳ 明朝" w:hAnsi="ＭＳ 明朝"/>
              <w:szCs w:val="21"/>
            </w:rPr>
          </w:rPrChange>
        </w:rPr>
        <w:t>Transposition</w:t>
      </w:r>
      <w:r w:rsidRPr="00F45A47">
        <w:rPr>
          <w:rFonts w:ascii="Times New Roman" w:eastAsia="ＭＳ 明朝" w:hAnsi="Times New Roman" w:cs="Times New Roman"/>
          <w:szCs w:val="21"/>
          <w:rPrChange w:id="1810" w:author="Masato YOSHIKAWA" w:date="2026-01-20T11:15:00Z" w16du:dateUtc="2026-01-20T02:15:00Z">
            <w:rPr>
              <w:rFonts w:ascii="ＭＳ 明朝" w:eastAsia="ＭＳ 明朝" w:hAnsi="ＭＳ 明朝"/>
              <w:szCs w:val="21"/>
            </w:rPr>
          </w:rPrChange>
        </w:rPr>
        <w:t>は、意味を変えずに品詞等の文法カテゴリを変更する技法である。しかし、言語構造上の自然な変更であれば</w:t>
      </w:r>
      <w:r w:rsidRPr="00F45A47">
        <w:rPr>
          <w:rFonts w:ascii="Times New Roman" w:eastAsia="ＭＳ 明朝" w:hAnsi="Times New Roman" w:cs="Times New Roman"/>
          <w:szCs w:val="21"/>
          <w:rPrChange w:id="1811" w:author="Masato YOSHIKAWA" w:date="2026-01-20T11:15:00Z" w16du:dateUtc="2026-01-20T02:15:00Z">
            <w:rPr>
              <w:rFonts w:ascii="ＭＳ 明朝" w:eastAsia="ＭＳ 明朝" w:hAnsi="ＭＳ 明朝"/>
              <w:szCs w:val="21"/>
            </w:rPr>
          </w:rPrChange>
        </w:rPr>
        <w:t>Established equivalent</w:t>
      </w:r>
      <w:r w:rsidRPr="00F45A47">
        <w:rPr>
          <w:rFonts w:ascii="Times New Roman" w:eastAsia="ＭＳ 明朝" w:hAnsi="Times New Roman" w:cs="Times New Roman"/>
          <w:szCs w:val="21"/>
          <w:rPrChange w:id="1812" w:author="Masato YOSHIKAWA" w:date="2026-01-20T11:15:00Z" w16du:dateUtc="2026-01-20T02:15:00Z">
            <w:rPr>
              <w:rFonts w:ascii="ＭＳ 明朝" w:eastAsia="ＭＳ 明朝" w:hAnsi="ＭＳ 明朝"/>
              <w:szCs w:val="21"/>
            </w:rPr>
          </w:rPrChange>
        </w:rPr>
        <w:t>や</w:t>
      </w:r>
      <w:r w:rsidRPr="00F45A47">
        <w:rPr>
          <w:rFonts w:ascii="Times New Roman" w:eastAsia="ＭＳ 明朝" w:hAnsi="Times New Roman" w:cs="Times New Roman"/>
          <w:szCs w:val="21"/>
          <w:rPrChange w:id="1813" w:author="Masato YOSHIKAWA" w:date="2026-01-20T11:15:00Z" w16du:dateUtc="2026-01-20T02:15:00Z">
            <w:rPr>
              <w:rFonts w:ascii="ＭＳ 明朝" w:eastAsia="ＭＳ 明朝" w:hAnsi="ＭＳ 明朝"/>
              <w:szCs w:val="21"/>
            </w:rPr>
          </w:rPrChange>
        </w:rPr>
        <w:t>Literal translation</w:t>
      </w:r>
      <w:r w:rsidRPr="00F45A47">
        <w:rPr>
          <w:rFonts w:ascii="Times New Roman" w:eastAsia="ＭＳ 明朝" w:hAnsi="Times New Roman" w:cs="Times New Roman"/>
          <w:szCs w:val="21"/>
          <w:rPrChange w:id="1814" w:author="Masato YOSHIKAWA" w:date="2026-01-20T11:15:00Z" w16du:dateUtc="2026-01-20T02:15:00Z">
            <w:rPr>
              <w:rFonts w:ascii="ＭＳ 明朝" w:eastAsia="ＭＳ 明朝" w:hAnsi="ＭＳ 明朝"/>
              <w:szCs w:val="21"/>
            </w:rPr>
          </w:rPrChange>
        </w:rPr>
        <w:t>に含まれ、説明が加わる場合は</w:t>
      </w:r>
      <w:r w:rsidRPr="00F45A47">
        <w:rPr>
          <w:rFonts w:ascii="Times New Roman" w:eastAsia="ＭＳ 明朝" w:hAnsi="Times New Roman" w:cs="Times New Roman"/>
          <w:szCs w:val="21"/>
          <w:rPrChange w:id="1815" w:author="Masato YOSHIKAWA" w:date="2026-01-20T11:15:00Z" w16du:dateUtc="2026-01-20T02:15:00Z">
            <w:rPr>
              <w:rFonts w:ascii="ＭＳ 明朝" w:eastAsia="ＭＳ 明朝" w:hAnsi="ＭＳ 明朝"/>
              <w:szCs w:val="21"/>
            </w:rPr>
          </w:rPrChange>
        </w:rPr>
        <w:t>Amplification</w:t>
      </w:r>
      <w:r w:rsidR="0046799D" w:rsidRPr="00F45A47">
        <w:rPr>
          <w:rFonts w:ascii="Times New Roman" w:eastAsia="ＭＳ 明朝" w:hAnsi="Times New Roman" w:cs="Times New Roman" w:hint="eastAsia"/>
          <w:szCs w:val="21"/>
          <w:rPrChange w:id="1816" w:author="Masato YOSHIKAWA" w:date="2026-01-20T11:15:00Z" w16du:dateUtc="2026-01-20T02:15:00Z">
            <w:rPr>
              <w:rFonts w:ascii="ＭＳ 明朝" w:eastAsia="ＭＳ 明朝" w:hAnsi="ＭＳ 明朝" w:hint="eastAsia"/>
              <w:szCs w:val="21"/>
            </w:rPr>
          </w:rPrChange>
        </w:rPr>
        <w:t>の方が</w:t>
      </w:r>
      <w:r w:rsidR="000D4210" w:rsidRPr="00F45A47">
        <w:rPr>
          <w:rFonts w:ascii="Times New Roman" w:eastAsia="ＭＳ 明朝" w:hAnsi="Times New Roman" w:cs="Times New Roman" w:hint="eastAsia"/>
          <w:szCs w:val="21"/>
          <w:rPrChange w:id="1817" w:author="Masato YOSHIKAWA" w:date="2026-01-20T11:15:00Z" w16du:dateUtc="2026-01-20T02:15:00Z">
            <w:rPr>
              <w:rFonts w:ascii="ＭＳ 明朝" w:eastAsia="ＭＳ 明朝" w:hAnsi="ＭＳ 明朝" w:hint="eastAsia"/>
              <w:szCs w:val="21"/>
            </w:rPr>
          </w:rPrChange>
        </w:rPr>
        <w:t>分類として適している</w:t>
      </w:r>
      <w:r w:rsidRPr="00F45A47">
        <w:rPr>
          <w:rFonts w:ascii="Times New Roman" w:eastAsia="ＭＳ 明朝" w:hAnsi="Times New Roman" w:cs="Times New Roman"/>
          <w:szCs w:val="21"/>
          <w:rPrChange w:id="1818" w:author="Masato YOSHIKAWA" w:date="2026-01-20T11:15:00Z" w16du:dateUtc="2026-01-20T02:15:00Z">
            <w:rPr>
              <w:rFonts w:ascii="ＭＳ 明朝" w:eastAsia="ＭＳ 明朝" w:hAnsi="ＭＳ 明朝"/>
              <w:szCs w:val="21"/>
            </w:rPr>
          </w:rPrChange>
        </w:rPr>
        <w:t>ため、独立した技法としては採用しない。</w:t>
      </w:r>
      <w:r w:rsidRPr="00F45A47">
        <w:rPr>
          <w:rFonts w:ascii="Times New Roman" w:eastAsia="ＭＳ 明朝" w:hAnsi="Times New Roman" w:cs="Times New Roman"/>
          <w:szCs w:val="21"/>
          <w:rPrChange w:id="1819" w:author="Masato YOSHIKAWA" w:date="2026-01-20T11:15:00Z" w16du:dateUtc="2026-01-20T02:15:00Z">
            <w:rPr>
              <w:rFonts w:ascii="ＭＳ 明朝" w:eastAsia="ＭＳ 明朝" w:hAnsi="ＭＳ 明朝"/>
              <w:szCs w:val="21"/>
            </w:rPr>
          </w:rPrChange>
        </w:rPr>
        <w:t>Discursive creatio</w:t>
      </w:r>
      <w:r w:rsidR="00052ABB" w:rsidRPr="00F45A47">
        <w:rPr>
          <w:rFonts w:ascii="Times New Roman" w:eastAsia="ＭＳ 明朝" w:hAnsi="Times New Roman" w:cs="Times New Roman"/>
          <w:szCs w:val="21"/>
          <w:rPrChange w:id="1820" w:author="Masato YOSHIKAWA" w:date="2026-01-20T11:15:00Z" w16du:dateUtc="2026-01-20T02:15:00Z">
            <w:rPr>
              <w:rFonts w:ascii="ＭＳ 明朝" w:eastAsia="ＭＳ 明朝" w:hAnsi="ＭＳ 明朝"/>
              <w:szCs w:val="21"/>
            </w:rPr>
          </w:rPrChange>
        </w:rPr>
        <w:t>n</w:t>
      </w:r>
      <w:r w:rsidRPr="00F45A47">
        <w:rPr>
          <w:rFonts w:ascii="Times New Roman" w:eastAsia="ＭＳ 明朝" w:hAnsi="Times New Roman" w:cs="Times New Roman"/>
          <w:szCs w:val="21"/>
          <w:rPrChange w:id="1821" w:author="Masato YOSHIKAWA" w:date="2026-01-20T11:15:00Z" w16du:dateUtc="2026-01-20T02:15:00Z">
            <w:rPr>
              <w:rFonts w:ascii="ＭＳ 明朝" w:eastAsia="ＭＳ 明朝" w:hAnsi="ＭＳ 明朝"/>
              <w:szCs w:val="21"/>
            </w:rPr>
          </w:rPrChange>
        </w:rPr>
        <w:t>は、映</w:t>
      </w:r>
      <w:r w:rsidRPr="00F45A47">
        <w:rPr>
          <w:rFonts w:ascii="Times New Roman" w:eastAsia="ＭＳ 明朝" w:hAnsi="Times New Roman" w:cs="Times New Roman" w:hint="eastAsia"/>
          <w:szCs w:val="21"/>
          <w:rPrChange w:id="1822" w:author="Masato YOSHIKAWA" w:date="2026-01-20T11:15:00Z" w16du:dateUtc="2026-01-20T02:15:00Z">
            <w:rPr>
              <w:rFonts w:ascii="ＭＳ 明朝" w:eastAsia="ＭＳ 明朝" w:hAnsi="ＭＳ 明朝" w:hint="eastAsia"/>
              <w:szCs w:val="21"/>
            </w:rPr>
          </w:rPrChange>
        </w:rPr>
        <w:t>画の邦題のように、文脈外で予測不可能な一時的等価関係を構築する技法である。本研究では、著しい乖離が見られる場合は</w:t>
      </w:r>
      <w:r w:rsidRPr="00F45A47">
        <w:rPr>
          <w:rFonts w:ascii="Times New Roman" w:eastAsia="ＭＳ 明朝" w:hAnsi="Times New Roman" w:cs="Times New Roman"/>
          <w:szCs w:val="21"/>
          <w:rPrChange w:id="1823" w:author="Masato YOSHIKAWA" w:date="2026-01-20T11:15:00Z" w16du:dateUtc="2026-01-20T02:15:00Z">
            <w:rPr>
              <w:rFonts w:ascii="ＭＳ 明朝" w:eastAsia="ＭＳ 明朝" w:hAnsi="ＭＳ 明朝"/>
              <w:szCs w:val="21"/>
            </w:rPr>
          </w:rPrChange>
        </w:rPr>
        <w:t>Adaptation</w:t>
      </w:r>
      <w:r w:rsidR="00A90B06" w:rsidRPr="00F45A47">
        <w:rPr>
          <w:rFonts w:ascii="Times New Roman" w:eastAsia="ＭＳ 明朝" w:hAnsi="Times New Roman" w:cs="Times New Roman" w:hint="eastAsia"/>
          <w:szCs w:val="21"/>
          <w:rPrChange w:id="1824" w:author="Masato YOSHIKAWA" w:date="2026-01-20T11:15:00Z" w16du:dateUtc="2026-01-20T02:15:00Z">
            <w:rPr>
              <w:rFonts w:ascii="ＭＳ 明朝" w:eastAsia="ＭＳ 明朝" w:hAnsi="ＭＳ 明朝" w:hint="eastAsia"/>
              <w:szCs w:val="21"/>
            </w:rPr>
          </w:rPrChange>
        </w:rPr>
        <w:t>として</w:t>
      </w:r>
      <w:r w:rsidRPr="00F45A47">
        <w:rPr>
          <w:rFonts w:ascii="Times New Roman" w:eastAsia="ＭＳ 明朝" w:hAnsi="Times New Roman" w:cs="Times New Roman"/>
          <w:szCs w:val="21"/>
          <w:rPrChange w:id="1825" w:author="Masato YOSHIKAWA" w:date="2026-01-20T11:15:00Z" w16du:dateUtc="2026-01-20T02:15:00Z">
            <w:rPr>
              <w:rFonts w:ascii="ＭＳ 明朝" w:eastAsia="ＭＳ 明朝" w:hAnsi="ＭＳ 明朝"/>
              <w:szCs w:val="21"/>
            </w:rPr>
          </w:rPrChange>
        </w:rPr>
        <w:t>扱う方が、一貫性を保てると判断した。</w:t>
      </w:r>
      <w:r w:rsidRPr="00F45A47">
        <w:rPr>
          <w:rFonts w:ascii="Times New Roman" w:eastAsia="ＭＳ 明朝" w:hAnsi="Times New Roman" w:cs="Times New Roman"/>
          <w:szCs w:val="21"/>
          <w:rPrChange w:id="1826" w:author="Masato YOSHIKAWA" w:date="2026-01-20T11:15:00Z" w16du:dateUtc="2026-01-20T02:15:00Z">
            <w:rPr>
              <w:rFonts w:ascii="ＭＳ 明朝" w:eastAsia="ＭＳ 明朝" w:hAnsi="ＭＳ 明朝"/>
              <w:szCs w:val="21"/>
            </w:rPr>
          </w:rPrChange>
        </w:rPr>
        <w:t xml:space="preserve"> Modulation</w:t>
      </w:r>
      <w:r w:rsidRPr="00F45A47">
        <w:rPr>
          <w:rFonts w:ascii="Times New Roman" w:eastAsia="ＭＳ 明朝" w:hAnsi="Times New Roman" w:cs="Times New Roman"/>
          <w:szCs w:val="21"/>
          <w:rPrChange w:id="1827" w:author="Masato YOSHIKAWA" w:date="2026-01-20T11:15:00Z" w16du:dateUtc="2026-01-20T02:15:00Z">
            <w:rPr>
              <w:rFonts w:ascii="ＭＳ 明朝" w:eastAsia="ＭＳ 明朝" w:hAnsi="ＭＳ 明朝"/>
              <w:szCs w:val="21"/>
            </w:rPr>
          </w:rPrChange>
        </w:rPr>
        <w:t>は、視点や認知カテゴリの変更</w:t>
      </w:r>
      <w:r w:rsidR="00A90B06" w:rsidRPr="00F45A47">
        <w:rPr>
          <w:rFonts w:ascii="Times New Roman" w:eastAsia="ＭＳ 明朝" w:hAnsi="Times New Roman" w:cs="Times New Roman" w:hint="eastAsia"/>
          <w:szCs w:val="21"/>
          <w:rPrChange w:id="1828" w:author="Masato YOSHIKAWA" w:date="2026-01-20T11:15:00Z" w16du:dateUtc="2026-01-20T02:15:00Z">
            <w:rPr>
              <w:rFonts w:ascii="ＭＳ 明朝" w:eastAsia="ＭＳ 明朝" w:hAnsi="ＭＳ 明朝" w:hint="eastAsia"/>
              <w:szCs w:val="21"/>
            </w:rPr>
          </w:rPrChange>
        </w:rPr>
        <w:t>（具体</w:t>
      </w:r>
      <w:r w:rsidR="00A90B06" w:rsidRPr="00F45A47">
        <w:rPr>
          <w:rFonts w:ascii="Cambria Math" w:eastAsia="ＭＳ 明朝" w:hAnsi="Cambria Math" w:cs="Cambria Math" w:hint="eastAsia"/>
          <w:szCs w:val="21"/>
          <w:rPrChange w:id="1829" w:author="Masato YOSHIKAWA" w:date="2026-01-20T11:15:00Z" w16du:dateUtc="2026-01-20T02:15:00Z">
            <w:rPr>
              <w:rFonts w:ascii="ＭＳ 明朝" w:eastAsia="ＭＳ 明朝" w:hAnsi="ＭＳ 明朝" w:hint="eastAsia"/>
              <w:szCs w:val="21"/>
            </w:rPr>
          </w:rPrChange>
        </w:rPr>
        <w:t>⇔</w:t>
      </w:r>
      <w:r w:rsidR="00A90B06" w:rsidRPr="00F45A47">
        <w:rPr>
          <w:rFonts w:ascii="Times New Roman" w:eastAsia="ＭＳ 明朝" w:hAnsi="Times New Roman" w:cs="Times New Roman" w:hint="eastAsia"/>
          <w:szCs w:val="21"/>
          <w:rPrChange w:id="1830" w:author="Masato YOSHIKAWA" w:date="2026-01-20T11:15:00Z" w16du:dateUtc="2026-01-20T02:15:00Z">
            <w:rPr>
              <w:rFonts w:ascii="ＭＳ 明朝" w:eastAsia="ＭＳ 明朝" w:hAnsi="ＭＳ 明朝" w:hint="eastAsia"/>
              <w:szCs w:val="21"/>
            </w:rPr>
          </w:rPrChange>
        </w:rPr>
        <w:t>抽象、否定</w:t>
      </w:r>
      <w:r w:rsidR="00A90B06" w:rsidRPr="00F45A47">
        <w:rPr>
          <w:rFonts w:ascii="Cambria Math" w:eastAsia="ＭＳ 明朝" w:hAnsi="Cambria Math" w:cs="Cambria Math" w:hint="eastAsia"/>
          <w:szCs w:val="21"/>
          <w:rPrChange w:id="1831" w:author="Masato YOSHIKAWA" w:date="2026-01-20T11:15:00Z" w16du:dateUtc="2026-01-20T02:15:00Z">
            <w:rPr>
              <w:rFonts w:ascii="ＭＳ 明朝" w:eastAsia="ＭＳ 明朝" w:hAnsi="ＭＳ 明朝" w:hint="eastAsia"/>
              <w:szCs w:val="21"/>
            </w:rPr>
          </w:rPrChange>
        </w:rPr>
        <w:t>⇔</w:t>
      </w:r>
      <w:r w:rsidR="00A90B06" w:rsidRPr="00F45A47">
        <w:rPr>
          <w:rFonts w:ascii="Times New Roman" w:eastAsia="ＭＳ 明朝" w:hAnsi="Times New Roman" w:cs="Times New Roman" w:hint="eastAsia"/>
          <w:szCs w:val="21"/>
          <w:rPrChange w:id="1832" w:author="Masato YOSHIKAWA" w:date="2026-01-20T11:15:00Z" w16du:dateUtc="2026-01-20T02:15:00Z">
            <w:rPr>
              <w:rFonts w:ascii="ＭＳ 明朝" w:eastAsia="ＭＳ 明朝" w:hAnsi="ＭＳ 明朝" w:hint="eastAsia"/>
              <w:szCs w:val="21"/>
            </w:rPr>
          </w:rPrChange>
        </w:rPr>
        <w:t>肯定</w:t>
      </w:r>
      <w:r w:rsidRPr="00F45A47">
        <w:rPr>
          <w:rFonts w:ascii="Times New Roman" w:eastAsia="ＭＳ 明朝" w:hAnsi="Times New Roman" w:cs="Times New Roman"/>
          <w:szCs w:val="21"/>
          <w:rPrChange w:id="1833" w:author="Masato YOSHIKAWA" w:date="2026-01-20T11:15:00Z" w16du:dateUtc="2026-01-20T02:15:00Z">
            <w:rPr>
              <w:rFonts w:ascii="ＭＳ 明朝" w:eastAsia="ＭＳ 明朝" w:hAnsi="ＭＳ 明朝"/>
              <w:szCs w:val="21"/>
            </w:rPr>
          </w:rPrChange>
        </w:rPr>
        <w:t>等）を行う技法である</w:t>
      </w:r>
      <w:r w:rsidR="00EA5816" w:rsidRPr="00F45A47">
        <w:rPr>
          <w:rFonts w:ascii="Times New Roman" w:eastAsia="ＭＳ 明朝" w:hAnsi="Times New Roman" w:cs="Times New Roman" w:hint="eastAsia"/>
          <w:szCs w:val="21"/>
          <w:rPrChange w:id="1834" w:author="Masato YOSHIKAWA" w:date="2026-01-20T11:15:00Z" w16du:dateUtc="2026-01-20T02:15:00Z">
            <w:rPr>
              <w:rFonts w:ascii="ＭＳ 明朝" w:eastAsia="ＭＳ 明朝" w:hAnsi="ＭＳ 明朝" w:hint="eastAsia"/>
              <w:szCs w:val="21"/>
            </w:rPr>
          </w:rPrChange>
        </w:rPr>
        <w:t>。しかし、</w:t>
      </w:r>
      <w:r w:rsidR="00EF4A01" w:rsidRPr="00F45A47">
        <w:rPr>
          <w:rFonts w:ascii="Times New Roman" w:eastAsia="ＭＳ 明朝" w:hAnsi="Times New Roman" w:cs="Times New Roman" w:hint="eastAsia"/>
          <w:szCs w:val="21"/>
          <w:rPrChange w:id="1835" w:author="Masato YOSHIKAWA" w:date="2026-01-20T11:15:00Z" w16du:dateUtc="2026-01-20T02:15:00Z">
            <w:rPr>
              <w:rFonts w:ascii="ＭＳ 明朝" w:eastAsia="ＭＳ 明朝" w:hAnsi="ＭＳ 明朝" w:hint="eastAsia"/>
              <w:szCs w:val="21"/>
            </w:rPr>
          </w:rPrChange>
        </w:rPr>
        <w:t>これは</w:t>
      </w:r>
      <w:r w:rsidR="0080135F" w:rsidRPr="00F45A47">
        <w:rPr>
          <w:rFonts w:ascii="Times New Roman" w:eastAsia="ＭＳ 明朝" w:hAnsi="Times New Roman" w:cs="Times New Roman" w:hint="eastAsia"/>
          <w:szCs w:val="21"/>
          <w:rPrChange w:id="1836" w:author="Masato YOSHIKAWA" w:date="2026-01-20T11:15:00Z" w16du:dateUtc="2026-01-20T02:15:00Z">
            <w:rPr>
              <w:rFonts w:ascii="ＭＳ 明朝" w:eastAsia="ＭＳ 明朝" w:hAnsi="ＭＳ 明朝" w:hint="eastAsia"/>
              <w:szCs w:val="21"/>
            </w:rPr>
          </w:rPrChange>
        </w:rPr>
        <w:t>非常に広範な</w:t>
      </w:r>
      <w:r w:rsidR="00EF4A01" w:rsidRPr="00F45A47">
        <w:rPr>
          <w:rFonts w:ascii="Times New Roman" w:eastAsia="ＭＳ 明朝" w:hAnsi="Times New Roman" w:cs="Times New Roman" w:hint="eastAsia"/>
          <w:szCs w:val="21"/>
          <w:rPrChange w:id="1837" w:author="Masato YOSHIKAWA" w:date="2026-01-20T11:15:00Z" w16du:dateUtc="2026-01-20T02:15:00Z">
            <w:rPr>
              <w:rFonts w:ascii="ＭＳ 明朝" w:eastAsia="ＭＳ 明朝" w:hAnsi="ＭＳ 明朝" w:hint="eastAsia"/>
              <w:szCs w:val="21"/>
            </w:rPr>
          </w:rPrChange>
        </w:rPr>
        <w:t>技法であり、思考や視点の切り替え</w:t>
      </w:r>
      <w:r w:rsidR="00806E2E" w:rsidRPr="00F45A47">
        <w:rPr>
          <w:rFonts w:ascii="Times New Roman" w:eastAsia="ＭＳ 明朝" w:hAnsi="Times New Roman" w:cs="Times New Roman" w:hint="eastAsia"/>
          <w:szCs w:val="21"/>
          <w:rPrChange w:id="1838" w:author="Masato YOSHIKAWA" w:date="2026-01-20T11:15:00Z" w16du:dateUtc="2026-01-20T02:15:00Z">
            <w:rPr>
              <w:rFonts w:ascii="ＭＳ 明朝" w:eastAsia="ＭＳ 明朝" w:hAnsi="ＭＳ 明朝" w:hint="eastAsia"/>
              <w:szCs w:val="21"/>
            </w:rPr>
          </w:rPrChange>
        </w:rPr>
        <w:t>を伴う技法（</w:t>
      </w:r>
      <w:r w:rsidR="00806E2E" w:rsidRPr="00F45A47">
        <w:rPr>
          <w:rFonts w:ascii="Times New Roman" w:eastAsia="ＭＳ 明朝" w:hAnsi="Times New Roman" w:cs="Times New Roman"/>
          <w:szCs w:val="21"/>
          <w:rPrChange w:id="1839" w:author="Masato YOSHIKAWA" w:date="2026-01-20T11:15:00Z" w16du:dateUtc="2026-01-20T02:15:00Z">
            <w:rPr>
              <w:rFonts w:ascii="ＭＳ 明朝" w:eastAsia="ＭＳ 明朝" w:hAnsi="ＭＳ 明朝"/>
              <w:szCs w:val="21"/>
            </w:rPr>
          </w:rPrChange>
        </w:rPr>
        <w:t>Generalization</w:t>
      </w:r>
      <w:r w:rsidR="00806E2E" w:rsidRPr="00F45A47">
        <w:rPr>
          <w:rFonts w:ascii="Times New Roman" w:eastAsia="ＭＳ 明朝" w:hAnsi="Times New Roman" w:cs="Times New Roman" w:hint="eastAsia"/>
          <w:szCs w:val="21"/>
          <w:rPrChange w:id="1840" w:author="Masato YOSHIKAWA" w:date="2026-01-20T11:15:00Z" w16du:dateUtc="2026-01-20T02:15:00Z">
            <w:rPr>
              <w:rFonts w:ascii="ＭＳ 明朝" w:eastAsia="ＭＳ 明朝" w:hAnsi="ＭＳ 明朝" w:hint="eastAsia"/>
              <w:szCs w:val="21"/>
            </w:rPr>
          </w:rPrChange>
        </w:rPr>
        <w:t>、</w:t>
      </w:r>
      <w:r w:rsidR="00806E2E" w:rsidRPr="00F45A47">
        <w:rPr>
          <w:rFonts w:ascii="Times New Roman" w:eastAsia="ＭＳ 明朝" w:hAnsi="Times New Roman" w:cs="Times New Roman"/>
          <w:szCs w:val="21"/>
          <w:rPrChange w:id="1841" w:author="Masato YOSHIKAWA" w:date="2026-01-20T11:15:00Z" w16du:dateUtc="2026-01-20T02:15:00Z">
            <w:rPr>
              <w:rFonts w:ascii="ＭＳ 明朝" w:eastAsia="ＭＳ 明朝" w:hAnsi="ＭＳ 明朝"/>
              <w:szCs w:val="21"/>
            </w:rPr>
          </w:rPrChange>
        </w:rPr>
        <w:t>Particularization</w:t>
      </w:r>
      <w:r w:rsidR="00806E2E" w:rsidRPr="00F45A47">
        <w:rPr>
          <w:rFonts w:ascii="Times New Roman" w:eastAsia="ＭＳ 明朝" w:hAnsi="Times New Roman" w:cs="Times New Roman" w:hint="eastAsia"/>
          <w:szCs w:val="21"/>
          <w:rPrChange w:id="1842" w:author="Masato YOSHIKAWA" w:date="2026-01-20T11:15:00Z" w16du:dateUtc="2026-01-20T02:15:00Z">
            <w:rPr>
              <w:rFonts w:ascii="ＭＳ 明朝" w:eastAsia="ＭＳ 明朝" w:hAnsi="ＭＳ 明朝" w:hint="eastAsia"/>
              <w:szCs w:val="21"/>
            </w:rPr>
          </w:rPrChange>
        </w:rPr>
        <w:t>、</w:t>
      </w:r>
      <w:r w:rsidR="00806E2E" w:rsidRPr="00F45A47">
        <w:rPr>
          <w:rFonts w:ascii="Times New Roman" w:eastAsia="ＭＳ 明朝" w:hAnsi="Times New Roman" w:cs="Times New Roman"/>
          <w:szCs w:val="21"/>
          <w:rPrChange w:id="1843" w:author="Masato YOSHIKAWA" w:date="2026-01-20T11:15:00Z" w16du:dateUtc="2026-01-20T02:15:00Z">
            <w:rPr>
              <w:rFonts w:ascii="ＭＳ 明朝" w:eastAsia="ＭＳ 明朝" w:hAnsi="ＭＳ 明朝"/>
              <w:szCs w:val="21"/>
            </w:rPr>
          </w:rPrChange>
        </w:rPr>
        <w:t>Adaptation</w:t>
      </w:r>
      <w:r w:rsidR="00806E2E" w:rsidRPr="00F45A47">
        <w:rPr>
          <w:rFonts w:ascii="Times New Roman" w:eastAsia="ＭＳ 明朝" w:hAnsi="Times New Roman" w:cs="Times New Roman" w:hint="eastAsia"/>
          <w:szCs w:val="21"/>
          <w:rPrChange w:id="1844" w:author="Masato YOSHIKAWA" w:date="2026-01-20T11:15:00Z" w16du:dateUtc="2026-01-20T02:15:00Z">
            <w:rPr>
              <w:rFonts w:ascii="ＭＳ 明朝" w:eastAsia="ＭＳ 明朝" w:hAnsi="ＭＳ 明朝" w:hint="eastAsia"/>
              <w:szCs w:val="21"/>
            </w:rPr>
          </w:rPrChange>
        </w:rPr>
        <w:t>等）の基盤にある</w:t>
      </w:r>
      <w:r w:rsidR="00FB7142" w:rsidRPr="00F45A47">
        <w:rPr>
          <w:rFonts w:ascii="Times New Roman" w:eastAsia="ＭＳ 明朝" w:hAnsi="Times New Roman" w:cs="Times New Roman" w:hint="eastAsia"/>
          <w:szCs w:val="21"/>
          <w:rPrChange w:id="1845" w:author="Masato YOSHIKAWA" w:date="2026-01-20T11:15:00Z" w16du:dateUtc="2026-01-20T02:15:00Z">
            <w:rPr>
              <w:rFonts w:ascii="ＭＳ 明朝" w:eastAsia="ＭＳ 明朝" w:hAnsi="ＭＳ 明朝" w:hint="eastAsia"/>
              <w:szCs w:val="21"/>
            </w:rPr>
          </w:rPrChange>
        </w:rPr>
        <w:t>上位概念として機能している側面がある。</w:t>
      </w:r>
      <w:r w:rsidRPr="00F45A47">
        <w:rPr>
          <w:rFonts w:ascii="Times New Roman" w:eastAsia="ＭＳ 明朝" w:hAnsi="Times New Roman" w:cs="Times New Roman"/>
          <w:szCs w:val="21"/>
          <w:rPrChange w:id="1846" w:author="Masato YOSHIKAWA" w:date="2026-01-20T11:15:00Z" w16du:dateUtc="2026-01-20T02:15:00Z">
            <w:rPr>
              <w:rFonts w:ascii="ＭＳ 明朝" w:eastAsia="ＭＳ 明朝" w:hAnsi="ＭＳ 明朝"/>
              <w:szCs w:val="21"/>
            </w:rPr>
          </w:rPrChange>
        </w:rPr>
        <w:t>そのため本研究では、</w:t>
      </w:r>
      <w:r w:rsidRPr="00F45A47">
        <w:rPr>
          <w:rFonts w:ascii="Times New Roman" w:eastAsia="ＭＳ 明朝" w:hAnsi="Times New Roman" w:cs="Times New Roman"/>
          <w:szCs w:val="21"/>
          <w:rPrChange w:id="1847" w:author="Masato YOSHIKAWA" w:date="2026-01-20T11:15:00Z" w16du:dateUtc="2026-01-20T02:15:00Z">
            <w:rPr>
              <w:rFonts w:ascii="ＭＳ 明朝" w:eastAsia="ＭＳ 明朝" w:hAnsi="ＭＳ 明朝"/>
              <w:szCs w:val="21"/>
            </w:rPr>
          </w:rPrChange>
        </w:rPr>
        <w:t>Modulation</w:t>
      </w:r>
      <w:r w:rsidRPr="00F45A47">
        <w:rPr>
          <w:rFonts w:ascii="Times New Roman" w:eastAsia="ＭＳ 明朝" w:hAnsi="Times New Roman" w:cs="Times New Roman"/>
          <w:szCs w:val="21"/>
          <w:rPrChange w:id="1848" w:author="Masato YOSHIKAWA" w:date="2026-01-20T11:15:00Z" w16du:dateUtc="2026-01-20T02:15:00Z">
            <w:rPr>
              <w:rFonts w:ascii="ＭＳ 明朝" w:eastAsia="ＭＳ 明朝" w:hAnsi="ＭＳ 明朝"/>
              <w:szCs w:val="21"/>
            </w:rPr>
          </w:rPrChange>
        </w:rPr>
        <w:t>という包括的なカテゴリは廃し、訳出結果の具体的特徴（語彙が包括的にな</w:t>
      </w:r>
      <w:r w:rsidRPr="00F45A47">
        <w:rPr>
          <w:rFonts w:ascii="Times New Roman" w:eastAsia="ＭＳ 明朝" w:hAnsi="Times New Roman" w:cs="Times New Roman" w:hint="eastAsia"/>
          <w:szCs w:val="21"/>
          <w:rPrChange w:id="1849" w:author="Masato YOSHIKAWA" w:date="2026-01-20T11:15:00Z" w16du:dateUtc="2026-01-20T02:15:00Z">
            <w:rPr>
              <w:rFonts w:ascii="ＭＳ 明朝" w:eastAsia="ＭＳ 明朝" w:hAnsi="ＭＳ 明朝" w:hint="eastAsia"/>
              <w:szCs w:val="21"/>
            </w:rPr>
          </w:rPrChange>
        </w:rPr>
        <w:t>れば</w:t>
      </w:r>
      <w:r w:rsidRPr="00F45A47">
        <w:rPr>
          <w:rFonts w:ascii="Times New Roman" w:eastAsia="ＭＳ 明朝" w:hAnsi="Times New Roman" w:cs="Times New Roman"/>
          <w:szCs w:val="21"/>
          <w:rPrChange w:id="1850" w:author="Masato YOSHIKAWA" w:date="2026-01-20T11:15:00Z" w16du:dateUtc="2026-01-20T02:15:00Z">
            <w:rPr>
              <w:rFonts w:ascii="ＭＳ 明朝" w:eastAsia="ＭＳ 明朝" w:hAnsi="ＭＳ 明朝"/>
              <w:szCs w:val="21"/>
            </w:rPr>
          </w:rPrChange>
        </w:rPr>
        <w:t>Generalization</w:t>
      </w:r>
      <w:r w:rsidRPr="00F45A47">
        <w:rPr>
          <w:rFonts w:ascii="Times New Roman" w:eastAsia="ＭＳ 明朝" w:hAnsi="Times New Roman" w:cs="Times New Roman"/>
          <w:szCs w:val="21"/>
          <w:rPrChange w:id="1851" w:author="Masato YOSHIKAWA" w:date="2026-01-20T11:15:00Z" w16du:dateUtc="2026-01-20T02:15:00Z">
            <w:rPr>
              <w:rFonts w:ascii="ＭＳ 明朝" w:eastAsia="ＭＳ 明朝" w:hAnsi="ＭＳ 明朝"/>
              <w:szCs w:val="21"/>
            </w:rPr>
          </w:rPrChange>
        </w:rPr>
        <w:t>、具体的になれば</w:t>
      </w:r>
      <w:r w:rsidRPr="00F45A47">
        <w:rPr>
          <w:rFonts w:ascii="Times New Roman" w:eastAsia="ＭＳ 明朝" w:hAnsi="Times New Roman" w:cs="Times New Roman"/>
          <w:szCs w:val="21"/>
          <w:rPrChange w:id="1852" w:author="Masato YOSHIKAWA" w:date="2026-01-20T11:15:00Z" w16du:dateUtc="2026-01-20T02:15:00Z">
            <w:rPr>
              <w:rFonts w:ascii="ＭＳ 明朝" w:eastAsia="ＭＳ 明朝" w:hAnsi="ＭＳ 明朝"/>
              <w:szCs w:val="21"/>
            </w:rPr>
          </w:rPrChange>
        </w:rPr>
        <w:t>Particularization</w:t>
      </w:r>
      <w:r w:rsidRPr="00F45A47">
        <w:rPr>
          <w:rFonts w:ascii="Times New Roman" w:eastAsia="ＭＳ 明朝" w:hAnsi="Times New Roman" w:cs="Times New Roman"/>
          <w:szCs w:val="21"/>
          <w:rPrChange w:id="1853" w:author="Masato YOSHIKAWA" w:date="2026-01-20T11:15:00Z" w16du:dateUtc="2026-01-20T02:15:00Z">
            <w:rPr>
              <w:rFonts w:ascii="ＭＳ 明朝" w:eastAsia="ＭＳ 明朝" w:hAnsi="ＭＳ 明朝"/>
              <w:szCs w:val="21"/>
            </w:rPr>
          </w:rPrChange>
        </w:rPr>
        <w:t>、文化的要素が置き換われば</w:t>
      </w:r>
      <w:r w:rsidRPr="00F45A47">
        <w:rPr>
          <w:rFonts w:ascii="Times New Roman" w:eastAsia="ＭＳ 明朝" w:hAnsi="Times New Roman" w:cs="Times New Roman"/>
          <w:szCs w:val="21"/>
          <w:rPrChange w:id="1854" w:author="Masato YOSHIKAWA" w:date="2026-01-20T11:15:00Z" w16du:dateUtc="2026-01-20T02:15:00Z">
            <w:rPr>
              <w:rFonts w:ascii="ＭＳ 明朝" w:eastAsia="ＭＳ 明朝" w:hAnsi="ＭＳ 明朝"/>
              <w:szCs w:val="21"/>
            </w:rPr>
          </w:rPrChange>
        </w:rPr>
        <w:t>Adaptation</w:t>
      </w:r>
      <w:r w:rsidRPr="00F45A47">
        <w:rPr>
          <w:rFonts w:ascii="Times New Roman" w:eastAsia="ＭＳ 明朝" w:hAnsi="Times New Roman" w:cs="Times New Roman"/>
          <w:szCs w:val="21"/>
          <w:rPrChange w:id="1855" w:author="Masato YOSHIKAWA" w:date="2026-01-20T11:15:00Z" w16du:dateUtc="2026-01-20T02:15:00Z">
            <w:rPr>
              <w:rFonts w:ascii="ＭＳ 明朝" w:eastAsia="ＭＳ 明朝" w:hAnsi="ＭＳ 明朝"/>
              <w:szCs w:val="21"/>
            </w:rPr>
          </w:rPrChange>
        </w:rPr>
        <w:t>等）に基づいて分類することとした。</w:t>
      </w:r>
    </w:p>
    <w:p w14:paraId="2DA6DD73" w14:textId="781F2038" w:rsidR="008E44C8" w:rsidRPr="00F45A47" w:rsidRDefault="001A2B58" w:rsidP="001A2B58">
      <w:pPr>
        <w:rPr>
          <w:rFonts w:ascii="Times New Roman" w:eastAsia="ＭＳ 明朝" w:hAnsi="Times New Roman" w:cs="Times New Roman"/>
          <w:szCs w:val="21"/>
          <w:rPrChange w:id="1856"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hint="eastAsia"/>
          <w:szCs w:val="21"/>
          <w:rPrChange w:id="1857" w:author="Masato YOSHIKAWA" w:date="2026-01-20T11:15:00Z" w16du:dateUtc="2026-01-20T02:15:00Z">
            <w:rPr>
              <w:rFonts w:ascii="ＭＳ 明朝" w:eastAsia="ＭＳ 明朝" w:hAnsi="ＭＳ 明朝" w:hint="eastAsia"/>
              <w:szCs w:val="21"/>
            </w:rPr>
          </w:rPrChange>
        </w:rPr>
        <w:t xml:space="preserve">　第三に、本研究の分析目的と合致しないものである。</w:t>
      </w:r>
      <w:r w:rsidRPr="00F45A47">
        <w:rPr>
          <w:rFonts w:ascii="Times New Roman" w:eastAsia="ＭＳ 明朝" w:hAnsi="Times New Roman" w:cs="Times New Roman"/>
          <w:szCs w:val="21"/>
          <w:rPrChange w:id="1858" w:author="Masato YOSHIKAWA" w:date="2026-01-20T11:15:00Z" w16du:dateUtc="2026-01-20T02:15:00Z">
            <w:rPr>
              <w:rFonts w:ascii="ＭＳ 明朝" w:eastAsia="ＭＳ 明朝" w:hAnsi="ＭＳ 明朝"/>
              <w:szCs w:val="21"/>
            </w:rPr>
          </w:rPrChange>
        </w:rPr>
        <w:t>Variation</w:t>
      </w:r>
      <w:r w:rsidRPr="00F45A47">
        <w:rPr>
          <w:rFonts w:ascii="Times New Roman" w:eastAsia="ＭＳ 明朝" w:hAnsi="Times New Roman" w:cs="Times New Roman"/>
          <w:szCs w:val="21"/>
          <w:rPrChange w:id="1859" w:author="Masato YOSHIKAWA" w:date="2026-01-20T11:15:00Z" w16du:dateUtc="2026-01-20T02:15:00Z">
            <w:rPr>
              <w:rFonts w:ascii="ＭＳ 明朝" w:eastAsia="ＭＳ 明朝" w:hAnsi="ＭＳ 明朝"/>
              <w:szCs w:val="21"/>
            </w:rPr>
          </w:rPrChange>
        </w:rPr>
        <w:t>は方言やトーンなどの言語的・パラ言語的要素を変更する技法であるが、本分析箇所の会話文においてこれらは主要な分析要素とならない。</w:t>
      </w:r>
      <w:r w:rsidRPr="00F45A47">
        <w:rPr>
          <w:rFonts w:ascii="Times New Roman" w:eastAsia="ＭＳ 明朝" w:hAnsi="Times New Roman" w:cs="Times New Roman"/>
          <w:szCs w:val="21"/>
          <w:rPrChange w:id="1860" w:author="Masato YOSHIKAWA" w:date="2026-01-20T11:15:00Z" w16du:dateUtc="2026-01-20T02:15:00Z">
            <w:rPr>
              <w:rFonts w:ascii="ＭＳ 明朝" w:eastAsia="ＭＳ 明朝" w:hAnsi="ＭＳ 明朝"/>
              <w:szCs w:val="21"/>
            </w:rPr>
          </w:rPrChange>
        </w:rPr>
        <w:t>Compensatio</w:t>
      </w:r>
      <w:r w:rsidR="0009227B" w:rsidRPr="00F45A47">
        <w:rPr>
          <w:rFonts w:ascii="Times New Roman" w:eastAsia="ＭＳ 明朝" w:hAnsi="Times New Roman" w:cs="Times New Roman"/>
          <w:szCs w:val="21"/>
          <w:rPrChange w:id="1861" w:author="Masato YOSHIKAWA" w:date="2026-01-20T11:15:00Z" w16du:dateUtc="2026-01-20T02:15:00Z">
            <w:rPr>
              <w:rFonts w:ascii="ＭＳ 明朝" w:eastAsia="ＭＳ 明朝" w:hAnsi="ＭＳ 明朝"/>
              <w:szCs w:val="21"/>
            </w:rPr>
          </w:rPrChange>
        </w:rPr>
        <w:t>n</w:t>
      </w:r>
      <w:r w:rsidRPr="00F45A47">
        <w:rPr>
          <w:rFonts w:ascii="Times New Roman" w:eastAsia="ＭＳ 明朝" w:hAnsi="Times New Roman" w:cs="Times New Roman"/>
          <w:szCs w:val="21"/>
          <w:rPrChange w:id="1862" w:author="Masato YOSHIKAWA" w:date="2026-01-20T11:15:00Z" w16du:dateUtc="2026-01-20T02:15:00Z">
            <w:rPr>
              <w:rFonts w:ascii="ＭＳ 明朝" w:eastAsia="ＭＳ 明朝" w:hAnsi="ＭＳ 明朝"/>
              <w:szCs w:val="21"/>
            </w:rPr>
          </w:rPrChange>
        </w:rPr>
        <w:t>は、原文のある箇所で失われた意味や効果を訳文の別の箇所で補う技法である。本研究は個々の文化的語彙の対応関係を厳密に分析することを目的としているため、文脈を跨ぐ補償の判定は客観性を損なう恐れがあるとして除外した。</w:t>
      </w:r>
    </w:p>
    <w:p w14:paraId="2EE769C3" w14:textId="77777777" w:rsidR="001A2B58" w:rsidRPr="00F45A47" w:rsidRDefault="001A2B58" w:rsidP="001A2B58">
      <w:pPr>
        <w:rPr>
          <w:rFonts w:ascii="Times New Roman" w:eastAsia="ＭＳ 明朝" w:hAnsi="Times New Roman" w:cs="Times New Roman"/>
          <w:szCs w:val="21"/>
          <w:rPrChange w:id="1863" w:author="Masato YOSHIKAWA" w:date="2026-01-20T11:15:00Z" w16du:dateUtc="2026-01-20T02:15:00Z">
            <w:rPr>
              <w:rFonts w:ascii="ＭＳ 明朝" w:eastAsia="ＭＳ 明朝" w:hAnsi="ＭＳ 明朝"/>
              <w:szCs w:val="21"/>
            </w:rPr>
          </w:rPrChange>
        </w:rPr>
      </w:pPr>
    </w:p>
    <w:p w14:paraId="77323B9F" w14:textId="21658D5D" w:rsidR="007300CE" w:rsidRPr="00F45A47" w:rsidRDefault="003D6676" w:rsidP="00A47BEF">
      <w:pPr>
        <w:rPr>
          <w:rFonts w:ascii="Times New Roman" w:eastAsia="ＭＳ 明朝" w:hAnsi="Times New Roman" w:cs="Times New Roman"/>
          <w:szCs w:val="21"/>
          <w:rPrChange w:id="1864"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1865" w:author="Masato YOSHIKAWA" w:date="2026-01-20T11:15:00Z" w16du:dateUtc="2026-01-20T02:15:00Z">
            <w:rPr>
              <w:rFonts w:ascii="ＭＳ 明朝" w:eastAsia="ＭＳ 明朝" w:hAnsi="ＭＳ 明朝"/>
              <w:szCs w:val="21"/>
            </w:rPr>
          </w:rPrChange>
        </w:rPr>
        <w:t>3.</w:t>
      </w:r>
      <w:r w:rsidR="00A96053" w:rsidRPr="00F45A47">
        <w:rPr>
          <w:rFonts w:ascii="Times New Roman" w:eastAsia="ＭＳ 明朝" w:hAnsi="Times New Roman" w:cs="Times New Roman"/>
          <w:szCs w:val="21"/>
          <w:rPrChange w:id="1866" w:author="Masato YOSHIKAWA" w:date="2026-01-20T11:15:00Z" w16du:dateUtc="2026-01-20T02:15:00Z">
            <w:rPr>
              <w:rFonts w:ascii="ＭＳ 明朝" w:eastAsia="ＭＳ 明朝" w:hAnsi="ＭＳ 明朝"/>
              <w:szCs w:val="21"/>
            </w:rPr>
          </w:rPrChange>
        </w:rPr>
        <w:t>3.2</w:t>
      </w:r>
      <w:r w:rsidRPr="00F45A47">
        <w:rPr>
          <w:rFonts w:ascii="Times New Roman" w:eastAsia="ＭＳ 明朝" w:hAnsi="Times New Roman" w:cs="Times New Roman"/>
          <w:szCs w:val="21"/>
          <w:rPrChange w:id="1867" w:author="Masato YOSHIKAWA" w:date="2026-01-20T11:15:00Z" w16du:dateUtc="2026-01-20T02:15:00Z">
            <w:rPr>
              <w:rFonts w:ascii="ＭＳ 明朝" w:eastAsia="ＭＳ 明朝" w:hAnsi="ＭＳ 明朝"/>
              <w:szCs w:val="21"/>
            </w:rPr>
          </w:rPrChange>
        </w:rPr>
        <w:t xml:space="preserve"> </w:t>
      </w:r>
      <w:r w:rsidR="0016589D" w:rsidRPr="00F45A47">
        <w:rPr>
          <w:rFonts w:ascii="Times New Roman" w:eastAsia="ＭＳ 明朝" w:hAnsi="Times New Roman" w:cs="Times New Roman"/>
          <w:szCs w:val="21"/>
          <w:rPrChange w:id="1868" w:author="Masato YOSHIKAWA" w:date="2026-01-20T11:15:00Z" w16du:dateUtc="2026-01-20T02:15:00Z">
            <w:rPr>
              <w:rFonts w:ascii="ＭＳ 明朝" w:eastAsia="ＭＳ 明朝" w:hAnsi="ＭＳ 明朝"/>
              <w:szCs w:val="21"/>
            </w:rPr>
          </w:rPrChange>
        </w:rPr>
        <w:t>Bennet</w:t>
      </w:r>
      <w:r w:rsidR="0024563E" w:rsidRPr="00F45A47">
        <w:rPr>
          <w:rFonts w:ascii="Times New Roman" w:eastAsia="ＭＳ 明朝" w:hAnsi="Times New Roman" w:cs="Times New Roman"/>
          <w:szCs w:val="21"/>
          <w:rPrChange w:id="1869" w:author="Masato YOSHIKAWA" w:date="2026-01-20T11:15:00Z" w16du:dateUtc="2026-01-20T02:15:00Z">
            <w:rPr>
              <w:rFonts w:ascii="ＭＳ 明朝" w:eastAsia="ＭＳ 明朝" w:hAnsi="ＭＳ 明朝"/>
              <w:szCs w:val="21"/>
            </w:rPr>
          </w:rPrChange>
        </w:rPr>
        <w:t>t</w:t>
      </w:r>
      <w:sdt>
        <w:sdtPr>
          <w:rPr>
            <w:rFonts w:ascii="Times New Roman" w:eastAsia="ＭＳ 明朝" w:hAnsi="Times New Roman" w:cs="Times New Roman"/>
            <w:szCs w:val="21"/>
          </w:rPr>
          <w:id w:val="-720135618"/>
          <w:citation/>
        </w:sdtPr>
        <w:sdtContent>
          <w:r w:rsidR="009A4604" w:rsidRPr="00F45A47">
            <w:rPr>
              <w:rFonts w:ascii="Times New Roman" w:eastAsia="ＭＳ 明朝" w:hAnsi="Times New Roman" w:cs="Times New Roman"/>
              <w:szCs w:val="21"/>
              <w:rPrChange w:id="1870" w:author="Masato YOSHIKAWA" w:date="2026-01-20T11:15:00Z" w16du:dateUtc="2026-01-20T02:15:00Z">
                <w:rPr>
                  <w:rFonts w:ascii="ＭＳ 明朝" w:eastAsia="ＭＳ 明朝" w:hAnsi="ＭＳ 明朝"/>
                  <w:szCs w:val="21"/>
                </w:rPr>
              </w:rPrChange>
            </w:rPr>
            <w:fldChar w:fldCharType="begin"/>
          </w:r>
          <w:r w:rsidR="009A4604" w:rsidRPr="00F45A47">
            <w:rPr>
              <w:rFonts w:ascii="Times New Roman" w:eastAsia="ＭＳ 明朝" w:hAnsi="Times New Roman" w:cs="Times New Roman"/>
              <w:szCs w:val="21"/>
              <w:rPrChange w:id="1871" w:author="Masato YOSHIKAWA" w:date="2026-01-20T11:15:00Z" w16du:dateUtc="2026-01-20T02:15:00Z">
                <w:rPr>
                  <w:rFonts w:ascii="ＭＳ 明朝" w:eastAsia="ＭＳ 明朝" w:hAnsi="ＭＳ 明朝"/>
                  <w:szCs w:val="21"/>
                </w:rPr>
              </w:rPrChange>
            </w:rPr>
            <w:instrText xml:space="preserve">CITATION Ben86 \n  \t  \m Ben93 \n  \t  \l 1041 </w:instrText>
          </w:r>
          <w:r w:rsidR="009A4604" w:rsidRPr="00F45A47">
            <w:rPr>
              <w:rFonts w:ascii="Times New Roman" w:eastAsia="ＭＳ 明朝" w:hAnsi="Times New Roman" w:cs="Times New Roman"/>
              <w:szCs w:val="21"/>
              <w:rPrChange w:id="1872" w:author="Masato YOSHIKAWA" w:date="2026-01-20T11:15:00Z" w16du:dateUtc="2026-01-20T02:15:00Z">
                <w:rPr>
                  <w:rFonts w:ascii="ＭＳ 明朝" w:eastAsia="ＭＳ 明朝" w:hAnsi="ＭＳ 明朝"/>
                  <w:szCs w:val="21"/>
                </w:rPr>
              </w:rPrChange>
            </w:rPr>
            <w:fldChar w:fldCharType="separate"/>
          </w:r>
          <w:r w:rsidR="009A4604" w:rsidRPr="00F45A47">
            <w:rPr>
              <w:rFonts w:ascii="Times New Roman" w:eastAsia="ＭＳ 明朝" w:hAnsi="Times New Roman" w:cs="Times New Roman"/>
              <w:noProof/>
              <w:szCs w:val="21"/>
              <w:rPrChange w:id="1873" w:author="Masato YOSHIKAWA" w:date="2026-01-20T11:15:00Z" w16du:dateUtc="2026-01-20T02:15:00Z">
                <w:rPr>
                  <w:rFonts w:ascii="ＭＳ 明朝" w:eastAsia="ＭＳ 明朝" w:hAnsi="ＭＳ 明朝"/>
                  <w:noProof/>
                  <w:szCs w:val="21"/>
                </w:rPr>
              </w:rPrChange>
            </w:rPr>
            <w:t xml:space="preserve"> (1986; 1993)</w:t>
          </w:r>
          <w:r w:rsidR="009A4604" w:rsidRPr="00F45A47">
            <w:rPr>
              <w:rFonts w:ascii="Times New Roman" w:eastAsia="ＭＳ 明朝" w:hAnsi="Times New Roman" w:cs="Times New Roman"/>
              <w:szCs w:val="21"/>
              <w:rPrChange w:id="1874" w:author="Masato YOSHIKAWA" w:date="2026-01-20T11:15:00Z" w16du:dateUtc="2026-01-20T02:15:00Z">
                <w:rPr>
                  <w:rFonts w:ascii="ＭＳ 明朝" w:eastAsia="ＭＳ 明朝" w:hAnsi="ＭＳ 明朝"/>
                  <w:szCs w:val="21"/>
                </w:rPr>
              </w:rPrChange>
            </w:rPr>
            <w:fldChar w:fldCharType="end"/>
          </w:r>
        </w:sdtContent>
      </w:sdt>
      <w:ins w:id="1875" w:author="Masato YOSHIKAWA" w:date="2026-01-20T12:08:00Z" w16du:dateUtc="2026-01-20T03:08:00Z">
        <w:r w:rsidR="00717078">
          <w:rPr>
            <w:rFonts w:ascii="Times New Roman" w:eastAsia="ＭＳ 明朝" w:hAnsi="Times New Roman" w:cs="Times New Roman" w:hint="eastAsia"/>
            <w:szCs w:val="21"/>
          </w:rPr>
          <w:t xml:space="preserve"> </w:t>
        </w:r>
      </w:ins>
      <w:r w:rsidR="00527337" w:rsidRPr="00F45A47">
        <w:rPr>
          <w:rFonts w:ascii="Times New Roman" w:eastAsia="ＭＳ 明朝" w:hAnsi="Times New Roman" w:cs="Times New Roman" w:hint="eastAsia"/>
          <w:szCs w:val="21"/>
          <w:rPrChange w:id="1876" w:author="Masato YOSHIKAWA" w:date="2026-01-20T11:15:00Z" w16du:dateUtc="2026-01-20T02:15:00Z">
            <w:rPr>
              <w:rFonts w:ascii="ＭＳ 明朝" w:eastAsia="ＭＳ 明朝" w:hAnsi="ＭＳ 明朝" w:hint="eastAsia"/>
              <w:szCs w:val="21"/>
            </w:rPr>
          </w:rPrChange>
        </w:rPr>
        <w:t>の</w:t>
      </w:r>
      <w:r w:rsidRPr="00F45A47">
        <w:rPr>
          <w:rFonts w:ascii="Times New Roman" w:eastAsia="ＭＳ 明朝" w:hAnsi="Times New Roman" w:cs="Times New Roman"/>
          <w:szCs w:val="21"/>
          <w:rPrChange w:id="1877" w:author="Masato YOSHIKAWA" w:date="2026-01-20T11:15:00Z" w16du:dateUtc="2026-01-20T02:15:00Z">
            <w:rPr>
              <w:rFonts w:ascii="ＭＳ 明朝" w:eastAsia="ＭＳ 明朝" w:hAnsi="ＭＳ 明朝"/>
              <w:szCs w:val="21"/>
            </w:rPr>
          </w:rPrChange>
        </w:rPr>
        <w:t>DMIS</w:t>
      </w:r>
      <w:r w:rsidRPr="00F45A47">
        <w:rPr>
          <w:rFonts w:ascii="Times New Roman" w:eastAsia="ＭＳ 明朝" w:hAnsi="Times New Roman" w:cs="Times New Roman" w:hint="eastAsia"/>
          <w:szCs w:val="21"/>
          <w:rPrChange w:id="1878" w:author="Masato YOSHIKAWA" w:date="2026-01-20T11:15:00Z" w16du:dateUtc="2026-01-20T02:15:00Z">
            <w:rPr>
              <w:rFonts w:ascii="ＭＳ 明朝" w:eastAsia="ＭＳ 明朝" w:hAnsi="ＭＳ 明朝" w:hint="eastAsia"/>
              <w:szCs w:val="21"/>
            </w:rPr>
          </w:rPrChange>
        </w:rPr>
        <w:t>段階の再定義</w:t>
      </w:r>
    </w:p>
    <w:p w14:paraId="28799179" w14:textId="62F5DB86" w:rsidR="000C6AC7" w:rsidRPr="00F45A47" w:rsidDel="00717078" w:rsidRDefault="00193A57" w:rsidP="00717078">
      <w:pPr>
        <w:rPr>
          <w:del w:id="1879" w:author="Masato YOSHIKAWA" w:date="2026-01-20T12:11:00Z" w16du:dateUtc="2026-01-20T03:11:00Z"/>
          <w:rFonts w:ascii="Times New Roman" w:eastAsia="ＭＳ 明朝" w:hAnsi="Times New Roman" w:cs="Times New Roman"/>
          <w:szCs w:val="21"/>
          <w:rPrChange w:id="1880" w:author="Masato YOSHIKAWA" w:date="2026-01-20T11:15:00Z" w16du:dateUtc="2026-01-20T02:15:00Z">
            <w:rPr>
              <w:del w:id="1881" w:author="Masato YOSHIKAWA" w:date="2026-01-20T12:11:00Z" w16du:dateUtc="2026-01-20T03:11:00Z"/>
              <w:rFonts w:ascii="ＭＳ 明朝" w:eastAsia="ＭＳ 明朝" w:hAnsi="ＭＳ 明朝"/>
              <w:szCs w:val="21"/>
            </w:rPr>
          </w:rPrChange>
        </w:rPr>
      </w:pPr>
      <w:r w:rsidRPr="00F45A47">
        <w:rPr>
          <w:rFonts w:ascii="Times New Roman" w:eastAsia="ＭＳ 明朝" w:hAnsi="Times New Roman" w:cs="Times New Roman" w:hint="eastAsia"/>
          <w:szCs w:val="21"/>
          <w:rPrChange w:id="1882" w:author="Masato YOSHIKAWA" w:date="2026-01-20T11:15:00Z" w16du:dateUtc="2026-01-20T02:15:00Z">
            <w:rPr>
              <w:rFonts w:ascii="ＭＳ 明朝" w:eastAsia="ＭＳ 明朝" w:hAnsi="ＭＳ 明朝" w:hint="eastAsia"/>
              <w:szCs w:val="21"/>
            </w:rPr>
          </w:rPrChange>
        </w:rPr>
        <w:t xml:space="preserve">　</w:t>
      </w:r>
      <w:r w:rsidR="00F60948" w:rsidRPr="00F45A47">
        <w:rPr>
          <w:rFonts w:ascii="Times New Roman" w:eastAsia="ＭＳ 明朝" w:hAnsi="Times New Roman" w:cs="Times New Roman" w:hint="eastAsia"/>
          <w:szCs w:val="21"/>
          <w:rPrChange w:id="1883" w:author="Masato YOSHIKAWA" w:date="2026-01-20T11:15:00Z" w16du:dateUtc="2026-01-20T02:15:00Z">
            <w:rPr>
              <w:rFonts w:ascii="ＭＳ 明朝" w:eastAsia="ＭＳ 明朝" w:hAnsi="ＭＳ 明朝" w:hint="eastAsia"/>
              <w:szCs w:val="21"/>
            </w:rPr>
          </w:rPrChange>
        </w:rPr>
        <w:t>本研究では、</w:t>
      </w:r>
      <w:r w:rsidR="00F60948" w:rsidRPr="00F45A47">
        <w:rPr>
          <w:rFonts w:ascii="Times New Roman" w:eastAsia="ＭＳ 明朝" w:hAnsi="Times New Roman" w:cs="Times New Roman"/>
          <w:szCs w:val="21"/>
          <w:rPrChange w:id="1884" w:author="Masato YOSHIKAWA" w:date="2026-01-20T11:15:00Z" w16du:dateUtc="2026-01-20T02:15:00Z">
            <w:rPr>
              <w:rFonts w:ascii="ＭＳ 明朝" w:eastAsia="ＭＳ 明朝" w:hAnsi="ＭＳ 明朝"/>
              <w:szCs w:val="21"/>
            </w:rPr>
          </w:rPrChange>
        </w:rPr>
        <w:t>Bennett</w:t>
      </w:r>
      <w:del w:id="1885" w:author="Masato YOSHIKAWA" w:date="2026-01-20T12:08:00Z" w16du:dateUtc="2026-01-20T03:08:00Z">
        <w:r w:rsidR="009A4604" w:rsidRPr="00F45A47" w:rsidDel="00717078">
          <w:rPr>
            <w:rFonts w:ascii="Times New Roman" w:eastAsia="ＭＳ 明朝" w:hAnsi="Times New Roman" w:cs="Times New Roman"/>
            <w:szCs w:val="21"/>
            <w:rPrChange w:id="1886" w:author="Masato YOSHIKAWA" w:date="2026-01-20T11:15:00Z" w16du:dateUtc="2026-01-20T02:15:00Z">
              <w:rPr>
                <w:rFonts w:ascii="ＭＳ 明朝" w:eastAsia="ＭＳ 明朝" w:hAnsi="ＭＳ 明朝"/>
                <w:szCs w:val="21"/>
              </w:rPr>
            </w:rPrChange>
          </w:rPr>
          <w:delText xml:space="preserve"> </w:delText>
        </w:r>
      </w:del>
      <w:sdt>
        <w:sdtPr>
          <w:rPr>
            <w:rFonts w:ascii="Times New Roman" w:eastAsia="ＭＳ 明朝" w:hAnsi="Times New Roman" w:cs="Times New Roman"/>
            <w:szCs w:val="21"/>
          </w:rPr>
          <w:id w:val="-898282992"/>
          <w:citation/>
        </w:sdtPr>
        <w:sdtContent>
          <w:r w:rsidR="009A4604" w:rsidRPr="00F45A47">
            <w:rPr>
              <w:rFonts w:ascii="Times New Roman" w:eastAsia="ＭＳ 明朝" w:hAnsi="Times New Roman" w:cs="Times New Roman"/>
              <w:szCs w:val="21"/>
              <w:rPrChange w:id="1887" w:author="Masato YOSHIKAWA" w:date="2026-01-20T11:15:00Z" w16du:dateUtc="2026-01-20T02:15:00Z">
                <w:rPr>
                  <w:rFonts w:ascii="ＭＳ 明朝" w:eastAsia="ＭＳ 明朝" w:hAnsi="ＭＳ 明朝"/>
                  <w:szCs w:val="21"/>
                </w:rPr>
              </w:rPrChange>
            </w:rPr>
            <w:fldChar w:fldCharType="begin"/>
          </w:r>
          <w:r w:rsidR="009A4604" w:rsidRPr="00F45A47">
            <w:rPr>
              <w:rFonts w:ascii="Times New Roman" w:eastAsia="ＭＳ 明朝" w:hAnsi="Times New Roman" w:cs="Times New Roman"/>
              <w:szCs w:val="21"/>
              <w:rPrChange w:id="1888" w:author="Masato YOSHIKAWA" w:date="2026-01-20T11:15:00Z" w16du:dateUtc="2026-01-20T02:15:00Z">
                <w:rPr>
                  <w:rFonts w:ascii="ＭＳ 明朝" w:eastAsia="ＭＳ 明朝" w:hAnsi="ＭＳ 明朝"/>
                  <w:szCs w:val="21"/>
                </w:rPr>
              </w:rPrChange>
            </w:rPr>
            <w:instrText xml:space="preserve">CITATION Ben86 \n  \t  \m Ben93 \n  \t  \l 1041 </w:instrText>
          </w:r>
          <w:r w:rsidR="009A4604" w:rsidRPr="00F45A47">
            <w:rPr>
              <w:rFonts w:ascii="Times New Roman" w:eastAsia="ＭＳ 明朝" w:hAnsi="Times New Roman" w:cs="Times New Roman"/>
              <w:szCs w:val="21"/>
              <w:rPrChange w:id="1889" w:author="Masato YOSHIKAWA" w:date="2026-01-20T11:15:00Z" w16du:dateUtc="2026-01-20T02:15:00Z">
                <w:rPr>
                  <w:rFonts w:ascii="ＭＳ 明朝" w:eastAsia="ＭＳ 明朝" w:hAnsi="ＭＳ 明朝"/>
                  <w:szCs w:val="21"/>
                </w:rPr>
              </w:rPrChange>
            </w:rPr>
            <w:fldChar w:fldCharType="separate"/>
          </w:r>
          <w:r w:rsidR="009A4604" w:rsidRPr="00F45A47">
            <w:rPr>
              <w:rFonts w:ascii="Times New Roman" w:eastAsia="ＭＳ 明朝" w:hAnsi="Times New Roman" w:cs="Times New Roman"/>
              <w:noProof/>
              <w:szCs w:val="21"/>
              <w:rPrChange w:id="1890" w:author="Masato YOSHIKAWA" w:date="2026-01-20T11:15:00Z" w16du:dateUtc="2026-01-20T02:15:00Z">
                <w:rPr>
                  <w:rFonts w:ascii="ＭＳ 明朝" w:eastAsia="ＭＳ 明朝" w:hAnsi="ＭＳ 明朝"/>
                  <w:noProof/>
                  <w:szCs w:val="21"/>
                </w:rPr>
              </w:rPrChange>
            </w:rPr>
            <w:t xml:space="preserve"> (1986; 1993)</w:t>
          </w:r>
          <w:r w:rsidR="009A4604" w:rsidRPr="00F45A47">
            <w:rPr>
              <w:rFonts w:ascii="Times New Roman" w:eastAsia="ＭＳ 明朝" w:hAnsi="Times New Roman" w:cs="Times New Roman"/>
              <w:szCs w:val="21"/>
              <w:rPrChange w:id="1891" w:author="Masato YOSHIKAWA" w:date="2026-01-20T11:15:00Z" w16du:dateUtc="2026-01-20T02:15:00Z">
                <w:rPr>
                  <w:rFonts w:ascii="ＭＳ 明朝" w:eastAsia="ＭＳ 明朝" w:hAnsi="ＭＳ 明朝"/>
                  <w:szCs w:val="21"/>
                </w:rPr>
              </w:rPrChange>
            </w:rPr>
            <w:fldChar w:fldCharType="end"/>
          </w:r>
        </w:sdtContent>
      </w:sdt>
      <w:ins w:id="1892" w:author="Masato YOSHIKAWA" w:date="2026-01-20T12:08:00Z" w16du:dateUtc="2026-01-20T03:08:00Z">
        <w:r w:rsidR="00717078">
          <w:rPr>
            <w:rFonts w:ascii="Times New Roman" w:eastAsia="ＭＳ 明朝" w:hAnsi="Times New Roman" w:cs="Times New Roman" w:hint="eastAsia"/>
            <w:szCs w:val="21"/>
          </w:rPr>
          <w:t xml:space="preserve"> </w:t>
        </w:r>
      </w:ins>
      <w:r w:rsidR="00F60948" w:rsidRPr="00F45A47">
        <w:rPr>
          <w:rFonts w:ascii="Times New Roman" w:eastAsia="ＭＳ 明朝" w:hAnsi="Times New Roman" w:cs="Times New Roman"/>
          <w:szCs w:val="21"/>
          <w:rPrChange w:id="1893" w:author="Masato YOSHIKAWA" w:date="2026-01-20T11:15:00Z" w16du:dateUtc="2026-01-20T02:15:00Z">
            <w:rPr>
              <w:rFonts w:ascii="ＭＳ 明朝" w:eastAsia="ＭＳ 明朝" w:hAnsi="ＭＳ 明朝"/>
              <w:szCs w:val="21"/>
            </w:rPr>
          </w:rPrChange>
        </w:rPr>
        <w:t>が提唱した</w:t>
      </w:r>
      <w:r w:rsidR="00835BF3" w:rsidRPr="00F45A47">
        <w:rPr>
          <w:rFonts w:ascii="Times New Roman" w:eastAsia="ＭＳ 明朝" w:hAnsi="Times New Roman" w:cs="Times New Roman"/>
          <w:szCs w:val="21"/>
          <w:rPrChange w:id="1894" w:author="Masato YOSHIKAWA" w:date="2026-01-20T11:15:00Z" w16du:dateUtc="2026-01-20T02:15:00Z">
            <w:rPr>
              <w:rFonts w:ascii="ＭＳ 明朝" w:eastAsia="ＭＳ 明朝" w:hAnsi="ＭＳ 明朝"/>
              <w:szCs w:val="21"/>
            </w:rPr>
          </w:rPrChange>
        </w:rPr>
        <w:t>DMIS</w:t>
      </w:r>
      <w:r w:rsidR="00F60948" w:rsidRPr="00F45A47">
        <w:rPr>
          <w:rFonts w:ascii="Times New Roman" w:eastAsia="ＭＳ 明朝" w:hAnsi="Times New Roman" w:cs="Times New Roman"/>
          <w:szCs w:val="21"/>
          <w:rPrChange w:id="1895" w:author="Masato YOSHIKAWA" w:date="2026-01-20T11:15:00Z" w16du:dateUtc="2026-01-20T02:15:00Z">
            <w:rPr>
              <w:rFonts w:ascii="ＭＳ 明朝" w:eastAsia="ＭＳ 明朝" w:hAnsi="ＭＳ 明朝"/>
              <w:szCs w:val="21"/>
            </w:rPr>
          </w:rPrChange>
        </w:rPr>
        <w:t>を、翻訳者が「読者にいかなる文化受容体験を意図的に促すか」という翻訳戦略の指標として援用する。本来の</w:t>
      </w:r>
      <w:r w:rsidR="00F60948" w:rsidRPr="00F45A47">
        <w:rPr>
          <w:rFonts w:ascii="Times New Roman" w:eastAsia="ＭＳ 明朝" w:hAnsi="Times New Roman" w:cs="Times New Roman"/>
          <w:szCs w:val="21"/>
          <w:rPrChange w:id="1896" w:author="Masato YOSHIKAWA" w:date="2026-01-20T11:15:00Z" w16du:dateUtc="2026-01-20T02:15:00Z">
            <w:rPr>
              <w:rFonts w:ascii="ＭＳ 明朝" w:eastAsia="ＭＳ 明朝" w:hAnsi="ＭＳ 明朝"/>
              <w:szCs w:val="21"/>
            </w:rPr>
          </w:rPrChange>
        </w:rPr>
        <w:t>DMIS</w:t>
      </w:r>
      <w:r w:rsidR="00F60948" w:rsidRPr="00F45A47">
        <w:rPr>
          <w:rFonts w:ascii="Times New Roman" w:eastAsia="ＭＳ 明朝" w:hAnsi="Times New Roman" w:cs="Times New Roman"/>
          <w:szCs w:val="21"/>
          <w:rPrChange w:id="1897" w:author="Masato YOSHIKAWA" w:date="2026-01-20T11:15:00Z" w16du:dateUtc="2026-01-20T02:15:00Z">
            <w:rPr>
              <w:rFonts w:ascii="ＭＳ 明朝" w:eastAsia="ＭＳ 明朝" w:hAnsi="ＭＳ 明朝"/>
              <w:szCs w:val="21"/>
            </w:rPr>
          </w:rPrChange>
        </w:rPr>
        <w:t>は、個人の異文化に対する心理的成長を測定するものであるが、本研究においては</w:t>
      </w:r>
      <w:r w:rsidR="00942257" w:rsidRPr="00F45A47">
        <w:rPr>
          <w:rFonts w:ascii="Times New Roman" w:eastAsia="ＭＳ 明朝" w:hAnsi="Times New Roman" w:cs="Times New Roman" w:hint="eastAsia"/>
          <w:szCs w:val="21"/>
          <w:rPrChange w:id="1898" w:author="Masato YOSHIKAWA" w:date="2026-01-20T11:15:00Z" w16du:dateUtc="2026-01-20T02:15:00Z">
            <w:rPr>
              <w:rFonts w:ascii="ＭＳ 明朝" w:eastAsia="ＭＳ 明朝" w:hAnsi="ＭＳ 明朝" w:hint="eastAsia"/>
              <w:szCs w:val="21"/>
            </w:rPr>
          </w:rPrChange>
        </w:rPr>
        <w:t>、</w:t>
      </w:r>
      <w:r w:rsidR="00F60948" w:rsidRPr="00F45A47">
        <w:rPr>
          <w:rFonts w:ascii="Times New Roman" w:eastAsia="ＭＳ 明朝" w:hAnsi="Times New Roman" w:cs="Times New Roman"/>
          <w:szCs w:val="21"/>
          <w:rPrChange w:id="1899" w:author="Masato YOSHIKAWA" w:date="2026-01-20T11:15:00Z" w16du:dateUtc="2026-01-20T02:15:00Z">
            <w:rPr>
              <w:rFonts w:ascii="ＭＳ 明朝" w:eastAsia="ＭＳ 明朝" w:hAnsi="ＭＳ 明朝"/>
              <w:szCs w:val="21"/>
            </w:rPr>
          </w:rPrChange>
        </w:rPr>
        <w:t>これを</w:t>
      </w:r>
      <w:r w:rsidR="00BC7630" w:rsidRPr="00F45A47">
        <w:rPr>
          <w:rFonts w:ascii="Times New Roman" w:eastAsia="ＭＳ 明朝" w:hAnsi="Times New Roman" w:cs="Times New Roman" w:hint="eastAsia"/>
          <w:szCs w:val="21"/>
          <w:rPrChange w:id="1900" w:author="Masato YOSHIKAWA" w:date="2026-01-20T11:15:00Z" w16du:dateUtc="2026-01-20T02:15:00Z">
            <w:rPr>
              <w:rFonts w:ascii="ＭＳ 明朝" w:eastAsia="ＭＳ 明朝" w:hAnsi="ＭＳ 明朝" w:hint="eastAsia"/>
              <w:szCs w:val="21"/>
            </w:rPr>
          </w:rPrChange>
        </w:rPr>
        <w:t>文化的要素に対応する翻訳</w:t>
      </w:r>
      <w:r w:rsidR="000B0D24" w:rsidRPr="00F45A47">
        <w:rPr>
          <w:rFonts w:ascii="Times New Roman" w:eastAsia="ＭＳ 明朝" w:hAnsi="Times New Roman" w:cs="Times New Roman"/>
          <w:szCs w:val="21"/>
          <w:rPrChange w:id="1901" w:author="Masato YOSHIKAWA" w:date="2026-01-20T11:15:00Z" w16du:dateUtc="2026-01-20T02:15:00Z">
            <w:rPr>
              <w:rFonts w:ascii="ＭＳ 明朝" w:eastAsia="ＭＳ 明朝" w:hAnsi="ＭＳ 明朝"/>
              <w:szCs w:val="21"/>
            </w:rPr>
          </w:rPrChange>
        </w:rPr>
        <w:t>テキスト</w:t>
      </w:r>
      <w:r w:rsidR="00F60948" w:rsidRPr="00F45A47">
        <w:rPr>
          <w:rFonts w:ascii="Times New Roman" w:eastAsia="ＭＳ 明朝" w:hAnsi="Times New Roman" w:cs="Times New Roman"/>
          <w:szCs w:val="21"/>
          <w:rPrChange w:id="1902" w:author="Masato YOSHIKAWA" w:date="2026-01-20T11:15:00Z" w16du:dateUtc="2026-01-20T02:15:00Z">
            <w:rPr>
              <w:rFonts w:ascii="ＭＳ 明朝" w:eastAsia="ＭＳ 明朝" w:hAnsi="ＭＳ 明朝"/>
              <w:szCs w:val="21"/>
            </w:rPr>
          </w:rPrChange>
        </w:rPr>
        <w:t>の</w:t>
      </w:r>
      <w:r w:rsidR="00942257" w:rsidRPr="00F45A47">
        <w:rPr>
          <w:rFonts w:ascii="Times New Roman" w:eastAsia="ＭＳ 明朝" w:hAnsi="Times New Roman" w:cs="Times New Roman" w:hint="eastAsia"/>
          <w:szCs w:val="21"/>
          <w:rPrChange w:id="1903" w:author="Masato YOSHIKAWA" w:date="2026-01-20T11:15:00Z" w16du:dateUtc="2026-01-20T02:15:00Z">
            <w:rPr>
              <w:rFonts w:ascii="ＭＳ 明朝" w:eastAsia="ＭＳ 明朝" w:hAnsi="ＭＳ 明朝" w:hint="eastAsia"/>
              <w:szCs w:val="21"/>
            </w:rPr>
          </w:rPrChange>
        </w:rPr>
        <w:t>記述的特徴</w:t>
      </w:r>
      <w:r w:rsidR="00F60948" w:rsidRPr="00F45A47">
        <w:rPr>
          <w:rFonts w:ascii="Times New Roman" w:eastAsia="ＭＳ 明朝" w:hAnsi="Times New Roman" w:cs="Times New Roman"/>
          <w:szCs w:val="21"/>
          <w:rPrChange w:id="1904" w:author="Masato YOSHIKAWA" w:date="2026-01-20T11:15:00Z" w16du:dateUtc="2026-01-20T02:15:00Z">
            <w:rPr>
              <w:rFonts w:ascii="ＭＳ 明朝" w:eastAsia="ＭＳ 明朝" w:hAnsi="ＭＳ 明朝"/>
              <w:szCs w:val="21"/>
            </w:rPr>
          </w:rPrChange>
        </w:rPr>
        <w:t>に基づき、以下の</w:t>
      </w:r>
      <w:r w:rsidR="00F60948" w:rsidRPr="00F45A47">
        <w:rPr>
          <w:rFonts w:ascii="Times New Roman" w:eastAsia="ＭＳ 明朝" w:hAnsi="Times New Roman" w:cs="Times New Roman"/>
          <w:szCs w:val="21"/>
          <w:rPrChange w:id="1905" w:author="Masato YOSHIKAWA" w:date="2026-01-20T11:15:00Z" w16du:dateUtc="2026-01-20T02:15:00Z">
            <w:rPr>
              <w:rFonts w:ascii="ＭＳ 明朝" w:eastAsia="ＭＳ 明朝" w:hAnsi="ＭＳ 明朝"/>
              <w:szCs w:val="21"/>
            </w:rPr>
          </w:rPrChange>
        </w:rPr>
        <w:t>4</w:t>
      </w:r>
      <w:r w:rsidR="00F60948" w:rsidRPr="00F45A47">
        <w:rPr>
          <w:rFonts w:ascii="Times New Roman" w:eastAsia="ＭＳ 明朝" w:hAnsi="Times New Roman" w:cs="Times New Roman"/>
          <w:szCs w:val="21"/>
          <w:rPrChange w:id="1906" w:author="Masato YOSHIKAWA" w:date="2026-01-20T11:15:00Z" w16du:dateUtc="2026-01-20T02:15:00Z">
            <w:rPr>
              <w:rFonts w:ascii="ＭＳ 明朝" w:eastAsia="ＭＳ 明朝" w:hAnsi="ＭＳ 明朝"/>
              <w:szCs w:val="21"/>
            </w:rPr>
          </w:rPrChange>
        </w:rPr>
        <w:t>つの段階に再定義して分析に適用する。</w:t>
      </w:r>
      <w:r w:rsidR="00537F48" w:rsidRPr="00F45A47">
        <w:rPr>
          <w:rFonts w:ascii="Times New Roman" w:eastAsia="ＭＳ 明朝" w:hAnsi="Times New Roman" w:cs="Times New Roman" w:hint="eastAsia"/>
          <w:szCs w:val="21"/>
          <w:rPrChange w:id="1907" w:author="Masato YOSHIKAWA" w:date="2026-01-20T11:15:00Z" w16du:dateUtc="2026-01-20T02:15:00Z">
            <w:rPr>
              <w:rFonts w:ascii="ＭＳ 明朝" w:eastAsia="ＭＳ 明朝" w:hAnsi="ＭＳ 明朝" w:hint="eastAsia"/>
              <w:szCs w:val="21"/>
            </w:rPr>
          </w:rPrChange>
        </w:rPr>
        <w:t>なお、ここで示す</w:t>
      </w:r>
      <w:r w:rsidR="000C6AC7" w:rsidRPr="00F45A47">
        <w:rPr>
          <w:rFonts w:ascii="Times New Roman" w:eastAsia="ＭＳ 明朝" w:hAnsi="Times New Roman" w:cs="Times New Roman" w:hint="eastAsia"/>
          <w:szCs w:val="21"/>
          <w:rPrChange w:id="1908" w:author="Masato YOSHIKAWA" w:date="2026-01-20T11:15:00Z" w16du:dateUtc="2026-01-20T02:15:00Z">
            <w:rPr>
              <w:rFonts w:ascii="ＭＳ 明朝" w:eastAsia="ＭＳ 明朝" w:hAnsi="ＭＳ 明朝" w:hint="eastAsia"/>
              <w:szCs w:val="21"/>
            </w:rPr>
          </w:rPrChange>
        </w:rPr>
        <w:t>「想定される読者の状態」は</w:t>
      </w:r>
      <w:r w:rsidR="000C6AC7" w:rsidRPr="00F45A47">
        <w:rPr>
          <w:rFonts w:ascii="Times New Roman" w:eastAsia="ＭＳ 明朝" w:hAnsi="Times New Roman" w:cs="Times New Roman"/>
          <w:szCs w:val="21"/>
          <w:rPrChange w:id="1909" w:author="Masato YOSHIKAWA" w:date="2026-01-20T11:15:00Z" w16du:dateUtc="2026-01-20T02:15:00Z">
            <w:rPr>
              <w:rFonts w:ascii="ＭＳ 明朝" w:eastAsia="ＭＳ 明朝" w:hAnsi="ＭＳ 明朝"/>
              <w:szCs w:val="21"/>
            </w:rPr>
          </w:rPrChange>
        </w:rPr>
        <w:t>DMIS</w:t>
      </w:r>
      <w:r w:rsidR="000C6AC7" w:rsidRPr="00F45A47">
        <w:rPr>
          <w:rFonts w:ascii="Times New Roman" w:eastAsia="ＭＳ 明朝" w:hAnsi="Times New Roman" w:cs="Times New Roman" w:hint="eastAsia"/>
          <w:szCs w:val="21"/>
          <w:rPrChange w:id="1910" w:author="Masato YOSHIKAWA" w:date="2026-01-20T11:15:00Z" w16du:dateUtc="2026-01-20T02:15:00Z">
            <w:rPr>
              <w:rFonts w:ascii="ＭＳ 明朝" w:eastAsia="ＭＳ 明朝" w:hAnsi="ＭＳ 明朝" w:hint="eastAsia"/>
              <w:szCs w:val="21"/>
            </w:rPr>
          </w:rPrChange>
        </w:rPr>
        <w:t>段階</w:t>
      </w:r>
      <w:r w:rsidR="0002659D" w:rsidRPr="00F45A47">
        <w:rPr>
          <w:rFonts w:ascii="Times New Roman" w:eastAsia="ＭＳ 明朝" w:hAnsi="Times New Roman" w:cs="Times New Roman" w:hint="eastAsia"/>
          <w:szCs w:val="21"/>
          <w:rPrChange w:id="1911" w:author="Masato YOSHIKAWA" w:date="2026-01-20T11:15:00Z" w16du:dateUtc="2026-01-20T02:15:00Z">
            <w:rPr>
              <w:rFonts w:ascii="ＭＳ 明朝" w:eastAsia="ＭＳ 明朝" w:hAnsi="ＭＳ 明朝" w:hint="eastAsia"/>
              <w:szCs w:val="21"/>
            </w:rPr>
          </w:rPrChange>
        </w:rPr>
        <w:t>を読者の経験として再解釈したものである。</w:t>
      </w:r>
    </w:p>
    <w:p w14:paraId="675A7AA5" w14:textId="776A8339" w:rsidR="009748E2" w:rsidRPr="00F45A47" w:rsidRDefault="00AB655D">
      <w:pPr>
        <w:rPr>
          <w:rFonts w:ascii="Times New Roman" w:eastAsia="ＭＳ 明朝" w:hAnsi="Times New Roman" w:cs="Times New Roman"/>
          <w:szCs w:val="21"/>
          <w:rPrChange w:id="1912" w:author="Masato YOSHIKAWA" w:date="2026-01-20T11:15:00Z" w16du:dateUtc="2026-01-20T02:15:00Z">
            <w:rPr>
              <w:rFonts w:ascii="ＭＳ 明朝" w:eastAsia="ＭＳ 明朝" w:hAnsi="ＭＳ 明朝"/>
              <w:szCs w:val="21"/>
            </w:rPr>
          </w:rPrChange>
        </w:rPr>
        <w:pPrChange w:id="1913" w:author="Masato YOSHIKAWA" w:date="2026-01-20T12:11:00Z" w16du:dateUtc="2026-01-20T03:11:00Z">
          <w:pPr>
            <w:pStyle w:val="a9"/>
            <w:numPr>
              <w:numId w:val="56"/>
            </w:numPr>
            <w:ind w:left="440" w:hanging="440"/>
          </w:pPr>
        </w:pPrChange>
      </w:pPr>
      <w:del w:id="1914" w:author="Masato YOSHIKAWA" w:date="2026-01-20T12:11:00Z" w16du:dateUtc="2026-01-20T03:11:00Z">
        <w:r w:rsidRPr="00F45A47" w:rsidDel="00717078">
          <w:rPr>
            <w:rFonts w:ascii="Times New Roman" w:eastAsia="ＭＳ 明朝" w:hAnsi="Times New Roman" w:cs="Times New Roman" w:hint="eastAsia"/>
            <w:szCs w:val="21"/>
            <w:rPrChange w:id="1915" w:author="Masato YOSHIKAWA" w:date="2026-01-20T11:15:00Z" w16du:dateUtc="2026-01-20T02:15:00Z">
              <w:rPr>
                <w:rFonts w:ascii="ＭＳ 明朝" w:eastAsia="ＭＳ 明朝" w:hAnsi="ＭＳ 明朝" w:hint="eastAsia"/>
                <w:szCs w:val="21"/>
              </w:rPr>
            </w:rPrChange>
          </w:rPr>
          <w:delText>本研究で採用する</w:delText>
        </w:r>
        <w:r w:rsidRPr="00F45A47" w:rsidDel="00717078">
          <w:rPr>
            <w:rFonts w:ascii="Times New Roman" w:eastAsia="ＭＳ 明朝" w:hAnsi="Times New Roman" w:cs="Times New Roman"/>
            <w:szCs w:val="21"/>
            <w:rPrChange w:id="1916" w:author="Masato YOSHIKAWA" w:date="2026-01-20T11:15:00Z" w16du:dateUtc="2026-01-20T02:15:00Z">
              <w:rPr>
                <w:rFonts w:ascii="ＭＳ 明朝" w:eastAsia="ＭＳ 明朝" w:hAnsi="ＭＳ 明朝"/>
                <w:szCs w:val="21"/>
              </w:rPr>
            </w:rPrChange>
          </w:rPr>
          <w:delText>DMIS</w:delText>
        </w:r>
      </w:del>
    </w:p>
    <w:tbl>
      <w:tblPr>
        <w:tblStyle w:val="af5"/>
        <w:tblW w:w="0" w:type="auto"/>
        <w:tblLook w:val="04A0" w:firstRow="1" w:lastRow="0" w:firstColumn="1" w:lastColumn="0" w:noHBand="0" w:noVBand="1"/>
      </w:tblPr>
      <w:tblGrid>
        <w:gridCol w:w="1838"/>
        <w:gridCol w:w="3824"/>
        <w:gridCol w:w="2832"/>
      </w:tblGrid>
      <w:tr w:rsidR="002C64CE" w:rsidRPr="00F45A47" w:rsidDel="00717078" w14:paraId="6576306B" w14:textId="63B60466" w:rsidTr="00AE05AC">
        <w:tc>
          <w:tcPr>
            <w:tcW w:w="1838" w:type="dxa"/>
          </w:tcPr>
          <w:p w14:paraId="3B98A0F1" w14:textId="7B70FAE0" w:rsidR="002C64CE" w:rsidRPr="00F45A47" w:rsidDel="00717078" w:rsidRDefault="002C64CE" w:rsidP="009A0C51">
            <w:pPr>
              <w:rPr>
                <w:moveFrom w:id="1917" w:author="Masato YOSHIKAWA" w:date="2026-01-20T12:10:00Z" w16du:dateUtc="2026-01-20T03:10:00Z"/>
                <w:rFonts w:ascii="Times New Roman" w:eastAsia="ＭＳ 明朝" w:hAnsi="Times New Roman" w:cs="Times New Roman"/>
                <w:szCs w:val="21"/>
                <w:rPrChange w:id="1918" w:author="Masato YOSHIKAWA" w:date="2026-01-20T11:15:00Z" w16du:dateUtc="2026-01-20T02:15:00Z">
                  <w:rPr>
                    <w:moveFrom w:id="1919" w:author="Masato YOSHIKAWA" w:date="2026-01-20T12:10:00Z" w16du:dateUtc="2026-01-20T03:10:00Z"/>
                    <w:rFonts w:ascii="ＭＳ 明朝" w:eastAsia="ＭＳ 明朝" w:hAnsi="ＭＳ 明朝"/>
                    <w:szCs w:val="21"/>
                  </w:rPr>
                </w:rPrChange>
              </w:rPr>
            </w:pPr>
            <w:moveFromRangeStart w:id="1920" w:author="Masato YOSHIKAWA" w:date="2026-01-20T12:10:00Z" w:name="move219803456"/>
            <w:moveFrom w:id="1921" w:author="Masato YOSHIKAWA" w:date="2026-01-20T12:10:00Z" w16du:dateUtc="2026-01-20T03:10:00Z">
              <w:r w:rsidRPr="00F45A47" w:rsidDel="00717078">
                <w:rPr>
                  <w:rFonts w:ascii="Times New Roman" w:eastAsia="ＭＳ 明朝" w:hAnsi="Times New Roman" w:cs="Times New Roman"/>
                  <w:szCs w:val="21"/>
                  <w:rPrChange w:id="1922" w:author="Masato YOSHIKAWA" w:date="2026-01-20T11:15:00Z" w16du:dateUtc="2026-01-20T02:15:00Z">
                    <w:rPr>
                      <w:rFonts w:ascii="ＭＳ 明朝" w:eastAsia="ＭＳ 明朝" w:hAnsi="ＭＳ 明朝"/>
                      <w:szCs w:val="21"/>
                    </w:rPr>
                  </w:rPrChange>
                </w:rPr>
                <w:t>DMIS</w:t>
              </w:r>
            </w:moveFrom>
          </w:p>
        </w:tc>
        <w:tc>
          <w:tcPr>
            <w:tcW w:w="3824" w:type="dxa"/>
          </w:tcPr>
          <w:p w14:paraId="696318BC" w14:textId="0A5BE259" w:rsidR="002C64CE" w:rsidRPr="00F45A47" w:rsidDel="00717078" w:rsidRDefault="00BC7630" w:rsidP="009A0C51">
            <w:pPr>
              <w:rPr>
                <w:moveFrom w:id="1923" w:author="Masato YOSHIKAWA" w:date="2026-01-20T12:10:00Z" w16du:dateUtc="2026-01-20T03:10:00Z"/>
                <w:rFonts w:ascii="Times New Roman" w:eastAsia="ＭＳ 明朝" w:hAnsi="Times New Roman" w:cs="Times New Roman"/>
                <w:szCs w:val="21"/>
                <w:rPrChange w:id="1924" w:author="Masato YOSHIKAWA" w:date="2026-01-20T11:15:00Z" w16du:dateUtc="2026-01-20T02:15:00Z">
                  <w:rPr>
                    <w:moveFrom w:id="1925" w:author="Masato YOSHIKAWA" w:date="2026-01-20T12:10:00Z" w16du:dateUtc="2026-01-20T03:10:00Z"/>
                    <w:rFonts w:ascii="ＭＳ 明朝" w:eastAsia="ＭＳ 明朝" w:hAnsi="ＭＳ 明朝"/>
                    <w:szCs w:val="21"/>
                  </w:rPr>
                </w:rPrChange>
              </w:rPr>
            </w:pPr>
            <w:moveFrom w:id="1926" w:author="Masato YOSHIKAWA" w:date="2026-01-20T12:10:00Z" w16du:dateUtc="2026-01-20T03:10:00Z">
              <w:r w:rsidRPr="00F45A47" w:rsidDel="00717078">
                <w:rPr>
                  <w:rFonts w:ascii="Times New Roman" w:eastAsia="ＭＳ 明朝" w:hAnsi="Times New Roman" w:cs="Times New Roman" w:hint="eastAsia"/>
                  <w:szCs w:val="21"/>
                  <w:rPrChange w:id="1927" w:author="Masato YOSHIKAWA" w:date="2026-01-20T11:15:00Z" w16du:dateUtc="2026-01-20T02:15:00Z">
                    <w:rPr>
                      <w:rFonts w:ascii="ＭＳ 明朝" w:eastAsia="ＭＳ 明朝" w:hAnsi="ＭＳ 明朝" w:hint="eastAsia"/>
                      <w:szCs w:val="21"/>
                    </w:rPr>
                  </w:rPrChange>
                </w:rPr>
                <w:t>翻訳テキストの</w:t>
              </w:r>
              <w:r w:rsidR="00942257" w:rsidRPr="00F45A47" w:rsidDel="00717078">
                <w:rPr>
                  <w:rFonts w:ascii="Times New Roman" w:eastAsia="ＭＳ 明朝" w:hAnsi="Times New Roman" w:cs="Times New Roman" w:hint="eastAsia"/>
                  <w:szCs w:val="21"/>
                  <w:rPrChange w:id="1928" w:author="Masato YOSHIKAWA" w:date="2026-01-20T11:15:00Z" w16du:dateUtc="2026-01-20T02:15:00Z">
                    <w:rPr>
                      <w:rFonts w:ascii="ＭＳ 明朝" w:eastAsia="ＭＳ 明朝" w:hAnsi="ＭＳ 明朝" w:hint="eastAsia"/>
                      <w:szCs w:val="21"/>
                    </w:rPr>
                  </w:rPrChange>
                </w:rPr>
                <w:t>記述的特徴</w:t>
              </w:r>
            </w:moveFrom>
          </w:p>
        </w:tc>
        <w:tc>
          <w:tcPr>
            <w:tcW w:w="2832" w:type="dxa"/>
          </w:tcPr>
          <w:p w14:paraId="19B8E6AD" w14:textId="663D9625" w:rsidR="002C64CE" w:rsidRPr="00F45A47" w:rsidDel="00717078" w:rsidRDefault="002C64CE" w:rsidP="009A0C51">
            <w:pPr>
              <w:rPr>
                <w:moveFrom w:id="1929" w:author="Masato YOSHIKAWA" w:date="2026-01-20T12:10:00Z" w16du:dateUtc="2026-01-20T03:10:00Z"/>
                <w:rFonts w:ascii="Times New Roman" w:eastAsia="ＭＳ 明朝" w:hAnsi="Times New Roman" w:cs="Times New Roman"/>
                <w:szCs w:val="21"/>
                <w:rPrChange w:id="1930" w:author="Masato YOSHIKAWA" w:date="2026-01-20T11:15:00Z" w16du:dateUtc="2026-01-20T02:15:00Z">
                  <w:rPr>
                    <w:moveFrom w:id="1931" w:author="Masato YOSHIKAWA" w:date="2026-01-20T12:10:00Z" w16du:dateUtc="2026-01-20T03:10:00Z"/>
                    <w:rFonts w:ascii="ＭＳ 明朝" w:eastAsia="ＭＳ 明朝" w:hAnsi="ＭＳ 明朝"/>
                    <w:szCs w:val="21"/>
                  </w:rPr>
                </w:rPrChange>
              </w:rPr>
            </w:pPr>
            <w:moveFrom w:id="1932" w:author="Masato YOSHIKAWA" w:date="2026-01-20T12:10:00Z" w16du:dateUtc="2026-01-20T03:10:00Z">
              <w:r w:rsidRPr="00F45A47" w:rsidDel="00717078">
                <w:rPr>
                  <w:rFonts w:ascii="Times New Roman" w:eastAsia="ＭＳ 明朝" w:hAnsi="Times New Roman" w:cs="Times New Roman"/>
                  <w:szCs w:val="21"/>
                  <w:rPrChange w:id="1933" w:author="Masato YOSHIKAWA" w:date="2026-01-20T11:15:00Z" w16du:dateUtc="2026-01-20T02:15:00Z">
                    <w:rPr>
                      <w:rFonts w:ascii="ＭＳ 明朝" w:eastAsia="ＭＳ 明朝" w:hAnsi="ＭＳ 明朝"/>
                      <w:szCs w:val="21"/>
                    </w:rPr>
                  </w:rPrChange>
                </w:rPr>
                <w:t>読者の状態</w:t>
              </w:r>
            </w:moveFrom>
          </w:p>
        </w:tc>
      </w:tr>
      <w:tr w:rsidR="002C64CE" w:rsidRPr="00F45A47" w:rsidDel="00717078" w14:paraId="77EB2ADE" w14:textId="1C6F608D" w:rsidTr="00AE05AC">
        <w:tc>
          <w:tcPr>
            <w:tcW w:w="1838" w:type="dxa"/>
          </w:tcPr>
          <w:p w14:paraId="022C7435" w14:textId="4C2D7460" w:rsidR="002C64CE" w:rsidRPr="00F45A47" w:rsidDel="00717078" w:rsidRDefault="002C64CE" w:rsidP="009A0C51">
            <w:pPr>
              <w:rPr>
                <w:moveFrom w:id="1934" w:author="Masato YOSHIKAWA" w:date="2026-01-20T12:10:00Z" w16du:dateUtc="2026-01-20T03:10:00Z"/>
                <w:rFonts w:ascii="Times New Roman" w:eastAsia="ＭＳ 明朝" w:hAnsi="Times New Roman" w:cs="Times New Roman"/>
                <w:szCs w:val="21"/>
                <w:rPrChange w:id="1935" w:author="Masato YOSHIKAWA" w:date="2026-01-20T11:15:00Z" w16du:dateUtc="2026-01-20T02:15:00Z">
                  <w:rPr>
                    <w:moveFrom w:id="1936" w:author="Masato YOSHIKAWA" w:date="2026-01-20T12:10:00Z" w16du:dateUtc="2026-01-20T03:10:00Z"/>
                    <w:rFonts w:ascii="ＭＳ 明朝" w:eastAsia="ＭＳ 明朝" w:hAnsi="ＭＳ 明朝"/>
                    <w:szCs w:val="21"/>
                  </w:rPr>
                </w:rPrChange>
              </w:rPr>
            </w:pPr>
            <w:moveFrom w:id="1937" w:author="Masato YOSHIKAWA" w:date="2026-01-20T12:10:00Z" w16du:dateUtc="2026-01-20T03:10:00Z">
              <w:r w:rsidRPr="00F45A47" w:rsidDel="00717078">
                <w:rPr>
                  <w:rFonts w:ascii="Times New Roman" w:eastAsia="ＭＳ 明朝" w:hAnsi="Times New Roman" w:cs="Times New Roman"/>
                  <w:szCs w:val="21"/>
                  <w:rPrChange w:id="1938" w:author="Masato YOSHIKAWA" w:date="2026-01-20T11:15:00Z" w16du:dateUtc="2026-01-20T02:15:00Z">
                    <w:rPr>
                      <w:rFonts w:ascii="ＭＳ 明朝" w:eastAsia="ＭＳ 明朝" w:hAnsi="ＭＳ 明朝"/>
                      <w:szCs w:val="21"/>
                    </w:rPr>
                  </w:rPrChange>
                </w:rPr>
                <w:t>Denial</w:t>
              </w:r>
            </w:moveFrom>
          </w:p>
        </w:tc>
        <w:tc>
          <w:tcPr>
            <w:tcW w:w="3824" w:type="dxa"/>
          </w:tcPr>
          <w:p w14:paraId="7E72C7FA" w14:textId="7A1EBAD2" w:rsidR="002C64CE" w:rsidRPr="00F45A47" w:rsidDel="00717078" w:rsidRDefault="00BA698C" w:rsidP="009A0C51">
            <w:pPr>
              <w:rPr>
                <w:moveFrom w:id="1939" w:author="Masato YOSHIKAWA" w:date="2026-01-20T12:10:00Z" w16du:dateUtc="2026-01-20T03:10:00Z"/>
                <w:rFonts w:ascii="Times New Roman" w:eastAsia="ＭＳ 明朝" w:hAnsi="Times New Roman" w:cs="Times New Roman"/>
                <w:szCs w:val="21"/>
                <w:rPrChange w:id="1940" w:author="Masato YOSHIKAWA" w:date="2026-01-20T11:15:00Z" w16du:dateUtc="2026-01-20T02:15:00Z">
                  <w:rPr>
                    <w:moveFrom w:id="1941" w:author="Masato YOSHIKAWA" w:date="2026-01-20T12:10:00Z" w16du:dateUtc="2026-01-20T03:10:00Z"/>
                    <w:rFonts w:ascii="ＭＳ 明朝" w:eastAsia="ＭＳ 明朝" w:hAnsi="ＭＳ 明朝"/>
                    <w:szCs w:val="21"/>
                  </w:rPr>
                </w:rPrChange>
              </w:rPr>
            </w:pPr>
            <w:moveFrom w:id="1942" w:author="Masato YOSHIKAWA" w:date="2026-01-20T12:10:00Z" w16du:dateUtc="2026-01-20T03:10:00Z">
              <w:r w:rsidRPr="00F45A47" w:rsidDel="00717078">
                <w:rPr>
                  <w:rFonts w:ascii="Times New Roman" w:eastAsia="ＭＳ 明朝" w:hAnsi="Times New Roman" w:cs="Times New Roman" w:hint="eastAsia"/>
                  <w:szCs w:val="21"/>
                  <w:rPrChange w:id="1943" w:author="Masato YOSHIKAWA" w:date="2026-01-20T11:15:00Z" w16du:dateUtc="2026-01-20T02:15:00Z">
                    <w:rPr>
                      <w:rFonts w:ascii="ＭＳ 明朝" w:eastAsia="ＭＳ 明朝" w:hAnsi="ＭＳ 明朝" w:hint="eastAsia"/>
                      <w:szCs w:val="21"/>
                    </w:rPr>
                  </w:rPrChange>
                </w:rPr>
                <w:t>語彙・記述が</w:t>
              </w:r>
              <w:r w:rsidR="002C64CE" w:rsidRPr="00F45A47" w:rsidDel="00717078">
                <w:rPr>
                  <w:rFonts w:ascii="Times New Roman" w:eastAsia="ＭＳ 明朝" w:hAnsi="Times New Roman" w:cs="Times New Roman"/>
                  <w:szCs w:val="21"/>
                  <w:rPrChange w:id="1944" w:author="Masato YOSHIKAWA" w:date="2026-01-20T11:15:00Z" w16du:dateUtc="2026-01-20T02:15:00Z">
                    <w:rPr>
                      <w:rFonts w:ascii="ＭＳ 明朝" w:eastAsia="ＭＳ 明朝" w:hAnsi="ＭＳ 明朝"/>
                      <w:szCs w:val="21"/>
                    </w:rPr>
                  </w:rPrChange>
                </w:rPr>
                <w:t>存在しない</w:t>
              </w:r>
              <w:r w:rsidR="0059432D" w:rsidRPr="00F45A47" w:rsidDel="00717078">
                <w:rPr>
                  <w:rFonts w:ascii="Times New Roman" w:eastAsia="ＭＳ 明朝" w:hAnsi="Times New Roman" w:cs="Times New Roman" w:hint="eastAsia"/>
                  <w:szCs w:val="21"/>
                  <w:rPrChange w:id="1945" w:author="Masato YOSHIKAWA" w:date="2026-01-20T11:15:00Z" w16du:dateUtc="2026-01-20T02:15:00Z">
                    <w:rPr>
                      <w:rFonts w:ascii="ＭＳ 明朝" w:eastAsia="ＭＳ 明朝" w:hAnsi="ＭＳ 明朝" w:hint="eastAsia"/>
                      <w:szCs w:val="21"/>
                    </w:rPr>
                  </w:rPrChange>
                </w:rPr>
                <w:t>。</w:t>
              </w:r>
            </w:moveFrom>
          </w:p>
        </w:tc>
        <w:tc>
          <w:tcPr>
            <w:tcW w:w="2832" w:type="dxa"/>
          </w:tcPr>
          <w:p w14:paraId="146EC0E7" w14:textId="6B72568D" w:rsidR="002C64CE" w:rsidRPr="00F45A47" w:rsidDel="00717078" w:rsidRDefault="002C64CE" w:rsidP="009A0C51">
            <w:pPr>
              <w:rPr>
                <w:moveFrom w:id="1946" w:author="Masato YOSHIKAWA" w:date="2026-01-20T12:10:00Z" w16du:dateUtc="2026-01-20T03:10:00Z"/>
                <w:rFonts w:ascii="Times New Roman" w:eastAsia="ＭＳ 明朝" w:hAnsi="Times New Roman" w:cs="Times New Roman"/>
                <w:szCs w:val="21"/>
                <w:rPrChange w:id="1947" w:author="Masato YOSHIKAWA" w:date="2026-01-20T11:15:00Z" w16du:dateUtc="2026-01-20T02:15:00Z">
                  <w:rPr>
                    <w:moveFrom w:id="1948" w:author="Masato YOSHIKAWA" w:date="2026-01-20T12:10:00Z" w16du:dateUtc="2026-01-20T03:10:00Z"/>
                    <w:rFonts w:ascii="ＭＳ 明朝" w:eastAsia="ＭＳ 明朝" w:hAnsi="ＭＳ 明朝"/>
                    <w:szCs w:val="21"/>
                  </w:rPr>
                </w:rPrChange>
              </w:rPr>
            </w:pPr>
            <w:moveFrom w:id="1949" w:author="Masato YOSHIKAWA" w:date="2026-01-20T12:10:00Z" w16du:dateUtc="2026-01-20T03:10:00Z">
              <w:r w:rsidRPr="00F45A47" w:rsidDel="00717078">
                <w:rPr>
                  <w:rFonts w:ascii="Times New Roman" w:eastAsia="ＭＳ 明朝" w:hAnsi="Times New Roman" w:cs="Times New Roman"/>
                  <w:szCs w:val="21"/>
                  <w:rPrChange w:id="1950" w:author="Masato YOSHIKAWA" w:date="2026-01-20T11:15:00Z" w16du:dateUtc="2026-01-20T02:15:00Z">
                    <w:rPr>
                      <w:rFonts w:ascii="ＭＳ 明朝" w:eastAsia="ＭＳ 明朝" w:hAnsi="ＭＳ 明朝"/>
                      <w:szCs w:val="21"/>
                    </w:rPr>
                  </w:rPrChange>
                </w:rPr>
                <w:t>認知不能</w:t>
              </w:r>
            </w:moveFrom>
          </w:p>
        </w:tc>
      </w:tr>
      <w:tr w:rsidR="002C64CE" w:rsidRPr="00F45A47" w:rsidDel="00717078" w14:paraId="1C88028C" w14:textId="0217E6CE" w:rsidTr="00AE05AC">
        <w:tc>
          <w:tcPr>
            <w:tcW w:w="1838" w:type="dxa"/>
          </w:tcPr>
          <w:p w14:paraId="13D87565" w14:textId="37C3C7B4" w:rsidR="002C64CE" w:rsidRPr="00F45A47" w:rsidDel="00717078" w:rsidRDefault="002C64CE" w:rsidP="009A0C51">
            <w:pPr>
              <w:rPr>
                <w:moveFrom w:id="1951" w:author="Masato YOSHIKAWA" w:date="2026-01-20T12:10:00Z" w16du:dateUtc="2026-01-20T03:10:00Z"/>
                <w:rFonts w:ascii="Times New Roman" w:eastAsia="ＭＳ 明朝" w:hAnsi="Times New Roman" w:cs="Times New Roman"/>
                <w:szCs w:val="21"/>
                <w:rPrChange w:id="1952" w:author="Masato YOSHIKAWA" w:date="2026-01-20T11:15:00Z" w16du:dateUtc="2026-01-20T02:15:00Z">
                  <w:rPr>
                    <w:moveFrom w:id="1953" w:author="Masato YOSHIKAWA" w:date="2026-01-20T12:10:00Z" w16du:dateUtc="2026-01-20T03:10:00Z"/>
                    <w:rFonts w:ascii="ＭＳ 明朝" w:eastAsia="ＭＳ 明朝" w:hAnsi="ＭＳ 明朝"/>
                    <w:szCs w:val="21"/>
                  </w:rPr>
                </w:rPrChange>
              </w:rPr>
            </w:pPr>
            <w:moveFrom w:id="1954" w:author="Masato YOSHIKAWA" w:date="2026-01-20T12:10:00Z" w16du:dateUtc="2026-01-20T03:10:00Z">
              <w:r w:rsidRPr="00F45A47" w:rsidDel="00717078">
                <w:rPr>
                  <w:rFonts w:ascii="Times New Roman" w:eastAsia="ＭＳ 明朝" w:hAnsi="Times New Roman" w:cs="Times New Roman"/>
                  <w:szCs w:val="21"/>
                  <w:rPrChange w:id="1955" w:author="Masato YOSHIKAWA" w:date="2026-01-20T11:15:00Z" w16du:dateUtc="2026-01-20T02:15:00Z">
                    <w:rPr>
                      <w:rFonts w:ascii="ＭＳ 明朝" w:eastAsia="ＭＳ 明朝" w:hAnsi="ＭＳ 明朝"/>
                      <w:szCs w:val="21"/>
                    </w:rPr>
                  </w:rPrChange>
                </w:rPr>
                <w:t>Minimizatio</w:t>
              </w:r>
              <w:r w:rsidR="0063706D" w:rsidRPr="00F45A47" w:rsidDel="00717078">
                <w:rPr>
                  <w:rFonts w:ascii="Times New Roman" w:eastAsia="ＭＳ 明朝" w:hAnsi="Times New Roman" w:cs="Times New Roman"/>
                  <w:szCs w:val="21"/>
                  <w:rPrChange w:id="1956" w:author="Masato YOSHIKAWA" w:date="2026-01-20T11:15:00Z" w16du:dateUtc="2026-01-20T02:15:00Z">
                    <w:rPr>
                      <w:rFonts w:ascii="ＭＳ 明朝" w:eastAsia="ＭＳ 明朝" w:hAnsi="ＭＳ 明朝"/>
                      <w:szCs w:val="21"/>
                    </w:rPr>
                  </w:rPrChange>
                </w:rPr>
                <w:t>n</w:t>
              </w:r>
            </w:moveFrom>
          </w:p>
        </w:tc>
        <w:tc>
          <w:tcPr>
            <w:tcW w:w="3824" w:type="dxa"/>
          </w:tcPr>
          <w:p w14:paraId="721C6926" w14:textId="225ED51D" w:rsidR="002C64CE" w:rsidRPr="00F45A47" w:rsidDel="00717078" w:rsidRDefault="002C64CE" w:rsidP="009A0C51">
            <w:pPr>
              <w:rPr>
                <w:moveFrom w:id="1957" w:author="Masato YOSHIKAWA" w:date="2026-01-20T12:10:00Z" w16du:dateUtc="2026-01-20T03:10:00Z"/>
                <w:rFonts w:ascii="Times New Roman" w:eastAsia="ＭＳ 明朝" w:hAnsi="Times New Roman" w:cs="Times New Roman"/>
                <w:szCs w:val="21"/>
                <w:rPrChange w:id="1958" w:author="Masato YOSHIKAWA" w:date="2026-01-20T11:15:00Z" w16du:dateUtc="2026-01-20T02:15:00Z">
                  <w:rPr>
                    <w:moveFrom w:id="1959" w:author="Masato YOSHIKAWA" w:date="2026-01-20T12:10:00Z" w16du:dateUtc="2026-01-20T03:10:00Z"/>
                    <w:rFonts w:ascii="ＭＳ 明朝" w:eastAsia="ＭＳ 明朝" w:hAnsi="ＭＳ 明朝"/>
                    <w:szCs w:val="21"/>
                  </w:rPr>
                </w:rPrChange>
              </w:rPr>
            </w:pPr>
            <w:moveFrom w:id="1960" w:author="Masato YOSHIKAWA" w:date="2026-01-20T12:10:00Z" w16du:dateUtc="2026-01-20T03:10:00Z">
              <w:r w:rsidRPr="00F45A47" w:rsidDel="00717078">
                <w:rPr>
                  <w:rFonts w:ascii="Times New Roman" w:eastAsia="ＭＳ 明朝" w:hAnsi="Times New Roman" w:cs="Times New Roman"/>
                  <w:szCs w:val="21"/>
                  <w:rPrChange w:id="1961" w:author="Masato YOSHIKAWA" w:date="2026-01-20T11:15:00Z" w16du:dateUtc="2026-01-20T02:15:00Z">
                    <w:rPr>
                      <w:rFonts w:ascii="ＭＳ 明朝" w:eastAsia="ＭＳ 明朝" w:hAnsi="ＭＳ 明朝"/>
                      <w:szCs w:val="21"/>
                    </w:rPr>
                  </w:rPrChange>
                </w:rPr>
                <w:t>目標文化における既知の概念</w:t>
              </w:r>
              <w:r w:rsidR="0059432D" w:rsidRPr="00F45A47" w:rsidDel="00717078">
                <w:rPr>
                  <w:rFonts w:ascii="Times New Roman" w:eastAsia="ＭＳ 明朝" w:hAnsi="Times New Roman" w:cs="Times New Roman" w:hint="eastAsia"/>
                  <w:szCs w:val="21"/>
                  <w:rPrChange w:id="1962" w:author="Masato YOSHIKAWA" w:date="2026-01-20T11:15:00Z" w16du:dateUtc="2026-01-20T02:15:00Z">
                    <w:rPr>
                      <w:rFonts w:ascii="ＭＳ 明朝" w:eastAsia="ＭＳ 明朝" w:hAnsi="ＭＳ 明朝" w:hint="eastAsia"/>
                      <w:szCs w:val="21"/>
                    </w:rPr>
                  </w:rPrChange>
                </w:rPr>
                <w:t>のみ</w:t>
              </w:r>
              <w:r w:rsidR="00BA698C" w:rsidRPr="00F45A47" w:rsidDel="00717078">
                <w:rPr>
                  <w:rFonts w:ascii="Times New Roman" w:eastAsia="ＭＳ 明朝" w:hAnsi="Times New Roman" w:cs="Times New Roman" w:hint="eastAsia"/>
                  <w:szCs w:val="21"/>
                  <w:rPrChange w:id="1963" w:author="Masato YOSHIKAWA" w:date="2026-01-20T11:15:00Z" w16du:dateUtc="2026-01-20T02:15:00Z">
                    <w:rPr>
                      <w:rFonts w:ascii="ＭＳ 明朝" w:eastAsia="ＭＳ 明朝" w:hAnsi="ＭＳ 明朝" w:hint="eastAsia"/>
                      <w:szCs w:val="21"/>
                    </w:rPr>
                  </w:rPrChange>
                </w:rPr>
                <w:t>で構成されている。</w:t>
              </w:r>
            </w:moveFrom>
          </w:p>
        </w:tc>
        <w:tc>
          <w:tcPr>
            <w:tcW w:w="2832" w:type="dxa"/>
          </w:tcPr>
          <w:p w14:paraId="46FABF41" w14:textId="65A83C23" w:rsidR="002C64CE" w:rsidRPr="00F45A47" w:rsidDel="00717078" w:rsidRDefault="002C64CE" w:rsidP="009A0C51">
            <w:pPr>
              <w:rPr>
                <w:moveFrom w:id="1964" w:author="Masato YOSHIKAWA" w:date="2026-01-20T12:10:00Z" w16du:dateUtc="2026-01-20T03:10:00Z"/>
                <w:rFonts w:ascii="Times New Roman" w:eastAsia="ＭＳ 明朝" w:hAnsi="Times New Roman" w:cs="Times New Roman"/>
                <w:szCs w:val="21"/>
                <w:rPrChange w:id="1965" w:author="Masato YOSHIKAWA" w:date="2026-01-20T11:15:00Z" w16du:dateUtc="2026-01-20T02:15:00Z">
                  <w:rPr>
                    <w:moveFrom w:id="1966" w:author="Masato YOSHIKAWA" w:date="2026-01-20T12:10:00Z" w16du:dateUtc="2026-01-20T03:10:00Z"/>
                    <w:rFonts w:ascii="ＭＳ 明朝" w:eastAsia="ＭＳ 明朝" w:hAnsi="ＭＳ 明朝"/>
                    <w:szCs w:val="21"/>
                  </w:rPr>
                </w:rPrChange>
              </w:rPr>
            </w:pPr>
            <w:moveFrom w:id="1967" w:author="Masato YOSHIKAWA" w:date="2026-01-20T12:10:00Z" w16du:dateUtc="2026-01-20T03:10:00Z">
              <w:r w:rsidRPr="00F45A47" w:rsidDel="00717078">
                <w:rPr>
                  <w:rFonts w:ascii="Times New Roman" w:eastAsia="ＭＳ 明朝" w:hAnsi="Times New Roman" w:cs="Times New Roman"/>
                  <w:szCs w:val="21"/>
                  <w:rPrChange w:id="1968" w:author="Masato YOSHIKAWA" w:date="2026-01-20T11:15:00Z" w16du:dateUtc="2026-01-20T02:15:00Z">
                    <w:rPr>
                      <w:rFonts w:ascii="ＭＳ 明朝" w:eastAsia="ＭＳ 明朝" w:hAnsi="ＭＳ 明朝"/>
                      <w:szCs w:val="21"/>
                    </w:rPr>
                  </w:rPrChange>
                </w:rPr>
                <w:t>同化や自文化視点での理解</w:t>
              </w:r>
            </w:moveFrom>
          </w:p>
        </w:tc>
      </w:tr>
      <w:tr w:rsidR="002C64CE" w:rsidRPr="00F45A47" w:rsidDel="00717078" w14:paraId="55774F40" w14:textId="1A84995E" w:rsidTr="00AE05AC">
        <w:tc>
          <w:tcPr>
            <w:tcW w:w="1838" w:type="dxa"/>
          </w:tcPr>
          <w:p w14:paraId="28D677D9" w14:textId="56863F16" w:rsidR="002C64CE" w:rsidRPr="00F45A47" w:rsidDel="00717078" w:rsidRDefault="002C64CE" w:rsidP="009A0C51">
            <w:pPr>
              <w:rPr>
                <w:moveFrom w:id="1969" w:author="Masato YOSHIKAWA" w:date="2026-01-20T12:10:00Z" w16du:dateUtc="2026-01-20T03:10:00Z"/>
                <w:rFonts w:ascii="Times New Roman" w:eastAsia="ＭＳ 明朝" w:hAnsi="Times New Roman" w:cs="Times New Roman"/>
                <w:szCs w:val="21"/>
                <w:rPrChange w:id="1970" w:author="Masato YOSHIKAWA" w:date="2026-01-20T11:15:00Z" w16du:dateUtc="2026-01-20T02:15:00Z">
                  <w:rPr>
                    <w:moveFrom w:id="1971" w:author="Masato YOSHIKAWA" w:date="2026-01-20T12:10:00Z" w16du:dateUtc="2026-01-20T03:10:00Z"/>
                    <w:rFonts w:ascii="ＭＳ 明朝" w:eastAsia="ＭＳ 明朝" w:hAnsi="ＭＳ 明朝"/>
                    <w:szCs w:val="21"/>
                  </w:rPr>
                </w:rPrChange>
              </w:rPr>
            </w:pPr>
            <w:moveFrom w:id="1972" w:author="Masato YOSHIKAWA" w:date="2026-01-20T12:10:00Z" w16du:dateUtc="2026-01-20T03:10:00Z">
              <w:r w:rsidRPr="00F45A47" w:rsidDel="00717078">
                <w:rPr>
                  <w:rFonts w:ascii="Times New Roman" w:eastAsia="ＭＳ 明朝" w:hAnsi="Times New Roman" w:cs="Times New Roman"/>
                  <w:szCs w:val="21"/>
                  <w:rPrChange w:id="1973" w:author="Masato YOSHIKAWA" w:date="2026-01-20T11:15:00Z" w16du:dateUtc="2026-01-20T02:15:00Z">
                    <w:rPr>
                      <w:rFonts w:ascii="ＭＳ 明朝" w:eastAsia="ＭＳ 明朝" w:hAnsi="ＭＳ 明朝"/>
                      <w:szCs w:val="21"/>
                    </w:rPr>
                  </w:rPrChange>
                </w:rPr>
                <w:t>Acceptance</w:t>
              </w:r>
            </w:moveFrom>
          </w:p>
        </w:tc>
        <w:tc>
          <w:tcPr>
            <w:tcW w:w="3824" w:type="dxa"/>
          </w:tcPr>
          <w:p w14:paraId="46C08225" w14:textId="68487779" w:rsidR="00EF7A69" w:rsidRPr="00F45A47" w:rsidDel="00717078" w:rsidRDefault="00173186" w:rsidP="009A0C51">
            <w:pPr>
              <w:rPr>
                <w:moveFrom w:id="1974" w:author="Masato YOSHIKAWA" w:date="2026-01-20T12:10:00Z" w16du:dateUtc="2026-01-20T03:10:00Z"/>
                <w:rFonts w:ascii="Times New Roman" w:eastAsia="ＭＳ 明朝" w:hAnsi="Times New Roman" w:cs="Times New Roman"/>
                <w:szCs w:val="21"/>
                <w:rPrChange w:id="1975" w:author="Masato YOSHIKAWA" w:date="2026-01-20T11:15:00Z" w16du:dateUtc="2026-01-20T02:15:00Z">
                  <w:rPr>
                    <w:moveFrom w:id="1976" w:author="Masato YOSHIKAWA" w:date="2026-01-20T12:10:00Z" w16du:dateUtc="2026-01-20T03:10:00Z"/>
                    <w:rFonts w:ascii="ＭＳ 明朝" w:eastAsia="ＭＳ 明朝" w:hAnsi="ＭＳ 明朝"/>
                    <w:szCs w:val="21"/>
                  </w:rPr>
                </w:rPrChange>
              </w:rPr>
            </w:pPr>
            <w:moveFrom w:id="1977" w:author="Masato YOSHIKAWA" w:date="2026-01-20T12:10:00Z" w16du:dateUtc="2026-01-20T03:10:00Z">
              <w:r w:rsidRPr="00F45A47" w:rsidDel="00717078">
                <w:rPr>
                  <w:rFonts w:ascii="Times New Roman" w:eastAsia="ＭＳ 明朝" w:hAnsi="Times New Roman" w:cs="Times New Roman" w:hint="eastAsia"/>
                  <w:szCs w:val="21"/>
                  <w:rPrChange w:id="1978" w:author="Masato YOSHIKAWA" w:date="2026-01-20T11:15:00Z" w16du:dateUtc="2026-01-20T02:15:00Z">
                    <w:rPr>
                      <w:rFonts w:ascii="ＭＳ 明朝" w:eastAsia="ＭＳ 明朝" w:hAnsi="ＭＳ 明朝" w:hint="eastAsia"/>
                      <w:szCs w:val="21"/>
                    </w:rPr>
                  </w:rPrChange>
                </w:rPr>
                <w:t>目標</w:t>
              </w:r>
              <w:r w:rsidR="00731FC9" w:rsidRPr="00F45A47" w:rsidDel="00717078">
                <w:rPr>
                  <w:rFonts w:ascii="Times New Roman" w:eastAsia="ＭＳ 明朝" w:hAnsi="Times New Roman" w:cs="Times New Roman" w:hint="eastAsia"/>
                  <w:szCs w:val="21"/>
                  <w:rPrChange w:id="1979" w:author="Masato YOSHIKAWA" w:date="2026-01-20T11:15:00Z" w16du:dateUtc="2026-01-20T02:15:00Z">
                    <w:rPr>
                      <w:rFonts w:ascii="ＭＳ 明朝" w:eastAsia="ＭＳ 明朝" w:hAnsi="ＭＳ 明朝" w:hint="eastAsia"/>
                      <w:szCs w:val="21"/>
                    </w:rPr>
                  </w:rPrChange>
                </w:rPr>
                <w:t>言語</w:t>
              </w:r>
              <w:r w:rsidRPr="00F45A47" w:rsidDel="00717078">
                <w:rPr>
                  <w:rFonts w:ascii="Times New Roman" w:eastAsia="ＭＳ 明朝" w:hAnsi="Times New Roman" w:cs="Times New Roman" w:hint="eastAsia"/>
                  <w:szCs w:val="21"/>
                  <w:rPrChange w:id="1980" w:author="Masato YOSHIKAWA" w:date="2026-01-20T11:15:00Z" w16du:dateUtc="2026-01-20T02:15:00Z">
                    <w:rPr>
                      <w:rFonts w:ascii="ＭＳ 明朝" w:eastAsia="ＭＳ 明朝" w:hAnsi="ＭＳ 明朝" w:hint="eastAsia"/>
                      <w:szCs w:val="21"/>
                    </w:rPr>
                  </w:rPrChange>
                </w:rPr>
                <w:t>の</w:t>
              </w:r>
              <w:r w:rsidR="002219A0" w:rsidRPr="00F45A47" w:rsidDel="00717078">
                <w:rPr>
                  <w:rFonts w:ascii="Times New Roman" w:eastAsia="ＭＳ 明朝" w:hAnsi="Times New Roman" w:cs="Times New Roman" w:hint="eastAsia"/>
                  <w:szCs w:val="21"/>
                  <w:rPrChange w:id="1981" w:author="Masato YOSHIKAWA" w:date="2026-01-20T11:15:00Z" w16du:dateUtc="2026-01-20T02:15:00Z">
                    <w:rPr>
                      <w:rFonts w:ascii="ＭＳ 明朝" w:eastAsia="ＭＳ 明朝" w:hAnsi="ＭＳ 明朝" w:hint="eastAsia"/>
                      <w:szCs w:val="21"/>
                    </w:rPr>
                  </w:rPrChange>
                </w:rPr>
                <w:t>規範から</w:t>
              </w:r>
              <w:r w:rsidR="004F7CE2" w:rsidRPr="00F45A47" w:rsidDel="00717078">
                <w:rPr>
                  <w:rFonts w:ascii="Times New Roman" w:eastAsia="ＭＳ 明朝" w:hAnsi="Times New Roman" w:cs="Times New Roman" w:hint="eastAsia"/>
                  <w:szCs w:val="21"/>
                  <w:rPrChange w:id="1982" w:author="Masato YOSHIKAWA" w:date="2026-01-20T11:15:00Z" w16du:dateUtc="2026-01-20T02:15:00Z">
                    <w:rPr>
                      <w:rFonts w:ascii="ＭＳ 明朝" w:eastAsia="ＭＳ 明朝" w:hAnsi="ＭＳ 明朝" w:hint="eastAsia"/>
                      <w:szCs w:val="21"/>
                    </w:rPr>
                  </w:rPrChange>
                </w:rPr>
                <w:t>逸脱した語彙や</w:t>
              </w:r>
              <w:r w:rsidR="00865C83" w:rsidRPr="00F45A47" w:rsidDel="00717078">
                <w:rPr>
                  <w:rFonts w:ascii="Times New Roman" w:eastAsia="ＭＳ 明朝" w:hAnsi="Times New Roman" w:cs="Times New Roman" w:hint="eastAsia"/>
                  <w:szCs w:val="21"/>
                  <w:rPrChange w:id="1983" w:author="Masato YOSHIKAWA" w:date="2026-01-20T11:15:00Z" w16du:dateUtc="2026-01-20T02:15:00Z">
                    <w:rPr>
                      <w:rFonts w:ascii="ＭＳ 明朝" w:eastAsia="ＭＳ 明朝" w:hAnsi="ＭＳ 明朝" w:hint="eastAsia"/>
                      <w:szCs w:val="21"/>
                    </w:rPr>
                  </w:rPrChange>
                </w:rPr>
                <w:t>、異国の事物である旨の明示がある。</w:t>
              </w:r>
            </w:moveFrom>
          </w:p>
        </w:tc>
        <w:tc>
          <w:tcPr>
            <w:tcW w:w="2832" w:type="dxa"/>
          </w:tcPr>
          <w:p w14:paraId="624D95C3" w14:textId="1952DA12" w:rsidR="002C64CE" w:rsidRPr="00F45A47" w:rsidDel="00717078" w:rsidRDefault="002C64CE" w:rsidP="009A0C51">
            <w:pPr>
              <w:rPr>
                <w:moveFrom w:id="1984" w:author="Masato YOSHIKAWA" w:date="2026-01-20T12:10:00Z" w16du:dateUtc="2026-01-20T03:10:00Z"/>
                <w:rFonts w:ascii="Times New Roman" w:eastAsia="ＭＳ 明朝" w:hAnsi="Times New Roman" w:cs="Times New Roman"/>
                <w:szCs w:val="21"/>
                <w:rPrChange w:id="1985" w:author="Masato YOSHIKAWA" w:date="2026-01-20T11:15:00Z" w16du:dateUtc="2026-01-20T02:15:00Z">
                  <w:rPr>
                    <w:moveFrom w:id="1986" w:author="Masato YOSHIKAWA" w:date="2026-01-20T12:10:00Z" w16du:dateUtc="2026-01-20T03:10:00Z"/>
                    <w:rFonts w:ascii="ＭＳ 明朝" w:eastAsia="ＭＳ 明朝" w:hAnsi="ＭＳ 明朝"/>
                    <w:szCs w:val="21"/>
                  </w:rPr>
                </w:rPrChange>
              </w:rPr>
            </w:pPr>
            <w:moveFrom w:id="1987" w:author="Masato YOSHIKAWA" w:date="2026-01-20T12:10:00Z" w16du:dateUtc="2026-01-20T03:10:00Z">
              <w:r w:rsidRPr="00F45A47" w:rsidDel="00717078">
                <w:rPr>
                  <w:rFonts w:ascii="Times New Roman" w:eastAsia="ＭＳ 明朝" w:hAnsi="Times New Roman" w:cs="Times New Roman"/>
                  <w:szCs w:val="21"/>
                  <w:rPrChange w:id="1988" w:author="Masato YOSHIKAWA" w:date="2026-01-20T11:15:00Z" w16du:dateUtc="2026-01-20T02:15:00Z">
                    <w:rPr>
                      <w:rFonts w:ascii="ＭＳ 明朝" w:eastAsia="ＭＳ 明朝" w:hAnsi="ＭＳ 明朝"/>
                      <w:szCs w:val="21"/>
                    </w:rPr>
                  </w:rPrChange>
                </w:rPr>
                <w:t>表層的な差異</w:t>
              </w:r>
              <w:r w:rsidR="00AF18B0" w:rsidRPr="00F45A47" w:rsidDel="00717078">
                <w:rPr>
                  <w:rFonts w:ascii="Times New Roman" w:eastAsia="ＭＳ 明朝" w:hAnsi="Times New Roman" w:cs="Times New Roman" w:hint="eastAsia"/>
                  <w:szCs w:val="21"/>
                  <w:rPrChange w:id="1989" w:author="Masato YOSHIKAWA" w:date="2026-01-20T11:15:00Z" w16du:dateUtc="2026-01-20T02:15:00Z">
                    <w:rPr>
                      <w:rFonts w:ascii="ＭＳ 明朝" w:eastAsia="ＭＳ 明朝" w:hAnsi="ＭＳ 明朝" w:hint="eastAsia"/>
                      <w:szCs w:val="21"/>
                    </w:rPr>
                  </w:rPrChange>
                </w:rPr>
                <w:t>の認識</w:t>
              </w:r>
            </w:moveFrom>
          </w:p>
        </w:tc>
      </w:tr>
      <w:tr w:rsidR="002C64CE" w:rsidRPr="00F45A47" w:rsidDel="00717078" w14:paraId="0066198C" w14:textId="158C3859" w:rsidTr="00AE05AC">
        <w:tc>
          <w:tcPr>
            <w:tcW w:w="1838" w:type="dxa"/>
          </w:tcPr>
          <w:p w14:paraId="5D283C4A" w14:textId="4C1A4E0C" w:rsidR="002C64CE" w:rsidRPr="00F45A47" w:rsidDel="00717078" w:rsidRDefault="002C64CE" w:rsidP="009A0C51">
            <w:pPr>
              <w:rPr>
                <w:moveFrom w:id="1990" w:author="Masato YOSHIKAWA" w:date="2026-01-20T12:10:00Z" w16du:dateUtc="2026-01-20T03:10:00Z"/>
                <w:rFonts w:ascii="Times New Roman" w:eastAsia="ＭＳ 明朝" w:hAnsi="Times New Roman" w:cs="Times New Roman"/>
                <w:szCs w:val="21"/>
                <w:rPrChange w:id="1991" w:author="Masato YOSHIKAWA" w:date="2026-01-20T11:15:00Z" w16du:dateUtc="2026-01-20T02:15:00Z">
                  <w:rPr>
                    <w:moveFrom w:id="1992" w:author="Masato YOSHIKAWA" w:date="2026-01-20T12:10:00Z" w16du:dateUtc="2026-01-20T03:10:00Z"/>
                    <w:rFonts w:ascii="ＭＳ 明朝" w:eastAsia="ＭＳ 明朝" w:hAnsi="ＭＳ 明朝"/>
                    <w:szCs w:val="21"/>
                  </w:rPr>
                </w:rPrChange>
              </w:rPr>
            </w:pPr>
            <w:moveFrom w:id="1993" w:author="Masato YOSHIKAWA" w:date="2026-01-20T12:10:00Z" w16du:dateUtc="2026-01-20T03:10:00Z">
              <w:r w:rsidRPr="00F45A47" w:rsidDel="00717078">
                <w:rPr>
                  <w:rFonts w:ascii="Times New Roman" w:eastAsia="ＭＳ 明朝" w:hAnsi="Times New Roman" w:cs="Times New Roman"/>
                  <w:szCs w:val="21"/>
                  <w:rPrChange w:id="1994" w:author="Masato YOSHIKAWA" w:date="2026-01-20T11:15:00Z" w16du:dateUtc="2026-01-20T02:15:00Z">
                    <w:rPr>
                      <w:rFonts w:ascii="ＭＳ 明朝" w:eastAsia="ＭＳ 明朝" w:hAnsi="ＭＳ 明朝"/>
                      <w:szCs w:val="21"/>
                    </w:rPr>
                  </w:rPrChange>
                </w:rPr>
                <w:lastRenderedPageBreak/>
                <w:t>Adaptation</w:t>
              </w:r>
            </w:moveFrom>
          </w:p>
        </w:tc>
        <w:tc>
          <w:tcPr>
            <w:tcW w:w="3824" w:type="dxa"/>
          </w:tcPr>
          <w:p w14:paraId="6B9DCE41" w14:textId="3E4A9419" w:rsidR="002C64CE" w:rsidRPr="00F45A47" w:rsidDel="00717078" w:rsidRDefault="00865C83" w:rsidP="009A0C51">
            <w:pPr>
              <w:rPr>
                <w:moveFrom w:id="1995" w:author="Masato YOSHIKAWA" w:date="2026-01-20T12:10:00Z" w16du:dateUtc="2026-01-20T03:10:00Z"/>
                <w:rFonts w:ascii="Times New Roman" w:eastAsia="ＭＳ 明朝" w:hAnsi="Times New Roman" w:cs="Times New Roman"/>
                <w:szCs w:val="21"/>
                <w:rPrChange w:id="1996" w:author="Masato YOSHIKAWA" w:date="2026-01-20T11:15:00Z" w16du:dateUtc="2026-01-20T02:15:00Z">
                  <w:rPr>
                    <w:moveFrom w:id="1997" w:author="Masato YOSHIKAWA" w:date="2026-01-20T12:10:00Z" w16du:dateUtc="2026-01-20T03:10:00Z"/>
                    <w:rFonts w:ascii="ＭＳ 明朝" w:eastAsia="ＭＳ 明朝" w:hAnsi="ＭＳ 明朝"/>
                    <w:szCs w:val="21"/>
                  </w:rPr>
                </w:rPrChange>
              </w:rPr>
            </w:pPr>
            <w:moveFrom w:id="1998" w:author="Masato YOSHIKAWA" w:date="2026-01-20T12:10:00Z" w16du:dateUtc="2026-01-20T03:10:00Z">
              <w:r w:rsidRPr="00F45A47" w:rsidDel="00717078">
                <w:rPr>
                  <w:rFonts w:ascii="Times New Roman" w:eastAsia="ＭＳ 明朝" w:hAnsi="Times New Roman" w:cs="Times New Roman" w:hint="eastAsia"/>
                  <w:szCs w:val="21"/>
                  <w:rPrChange w:id="1999" w:author="Masato YOSHIKAWA" w:date="2026-01-20T11:15:00Z" w16du:dateUtc="2026-01-20T02:15:00Z">
                    <w:rPr>
                      <w:rFonts w:ascii="ＭＳ 明朝" w:eastAsia="ＭＳ 明朝" w:hAnsi="ＭＳ 明朝" w:hint="eastAsia"/>
                      <w:szCs w:val="21"/>
                    </w:rPr>
                  </w:rPrChange>
                </w:rPr>
                <w:t>目標言語の規範から逸脱した</w:t>
              </w:r>
              <w:r w:rsidR="00DE3D3C" w:rsidRPr="00F45A47" w:rsidDel="00717078">
                <w:rPr>
                  <w:rFonts w:ascii="Times New Roman" w:eastAsia="ＭＳ 明朝" w:hAnsi="Times New Roman" w:cs="Times New Roman" w:hint="eastAsia"/>
                  <w:szCs w:val="21"/>
                  <w:rPrChange w:id="2000" w:author="Masato YOSHIKAWA" w:date="2026-01-20T11:15:00Z" w16du:dateUtc="2026-01-20T02:15:00Z">
                    <w:rPr>
                      <w:rFonts w:ascii="ＭＳ 明朝" w:eastAsia="ＭＳ 明朝" w:hAnsi="ＭＳ 明朝" w:hint="eastAsia"/>
                      <w:szCs w:val="21"/>
                    </w:rPr>
                  </w:rPrChange>
                </w:rPr>
                <w:t>語彙</w:t>
              </w:r>
              <w:r w:rsidR="00AF18B0" w:rsidRPr="00F45A47" w:rsidDel="00717078">
                <w:rPr>
                  <w:rFonts w:ascii="Times New Roman" w:eastAsia="ＭＳ 明朝" w:hAnsi="Times New Roman" w:cs="Times New Roman" w:hint="eastAsia"/>
                  <w:szCs w:val="21"/>
                  <w:rPrChange w:id="2001" w:author="Masato YOSHIKAWA" w:date="2026-01-20T11:15:00Z" w16du:dateUtc="2026-01-20T02:15:00Z">
                    <w:rPr>
                      <w:rFonts w:ascii="ＭＳ 明朝" w:eastAsia="ＭＳ 明朝" w:hAnsi="ＭＳ 明朝" w:hint="eastAsia"/>
                      <w:szCs w:val="21"/>
                    </w:rPr>
                  </w:rPrChange>
                </w:rPr>
                <w:t>に加え、</w:t>
              </w:r>
              <w:r w:rsidR="005D66B5" w:rsidRPr="00F45A47" w:rsidDel="00717078">
                <w:rPr>
                  <w:rFonts w:ascii="Times New Roman" w:eastAsia="ＭＳ 明朝" w:hAnsi="Times New Roman" w:cs="Times New Roman" w:hint="eastAsia"/>
                  <w:szCs w:val="21"/>
                  <w:rPrChange w:id="2002" w:author="Masato YOSHIKAWA" w:date="2026-01-20T11:15:00Z" w16du:dateUtc="2026-01-20T02:15:00Z">
                    <w:rPr>
                      <w:rFonts w:ascii="ＭＳ 明朝" w:eastAsia="ＭＳ 明朝" w:hAnsi="ＭＳ 明朝" w:hint="eastAsia"/>
                      <w:szCs w:val="21"/>
                    </w:rPr>
                  </w:rPrChange>
                </w:rPr>
                <w:t>その意味や機能を補足する情報</w:t>
              </w:r>
              <w:r w:rsidR="009F3C75" w:rsidRPr="00F45A47" w:rsidDel="00717078">
                <w:rPr>
                  <w:rFonts w:ascii="Times New Roman" w:eastAsia="ＭＳ 明朝" w:hAnsi="Times New Roman" w:cs="Times New Roman" w:hint="eastAsia"/>
                  <w:szCs w:val="21"/>
                  <w:rPrChange w:id="2003" w:author="Masato YOSHIKAWA" w:date="2026-01-20T11:15:00Z" w16du:dateUtc="2026-01-20T02:15:00Z">
                    <w:rPr>
                      <w:rFonts w:ascii="ＭＳ 明朝" w:eastAsia="ＭＳ 明朝" w:hAnsi="ＭＳ 明朝" w:hint="eastAsia"/>
                      <w:szCs w:val="21"/>
                    </w:rPr>
                  </w:rPrChange>
                </w:rPr>
                <w:t>と共に記述されている。</w:t>
              </w:r>
            </w:moveFrom>
          </w:p>
        </w:tc>
        <w:tc>
          <w:tcPr>
            <w:tcW w:w="2832" w:type="dxa"/>
          </w:tcPr>
          <w:p w14:paraId="1FFE789E" w14:textId="4AFE36E1" w:rsidR="002C64CE" w:rsidRPr="00F45A47" w:rsidDel="00717078" w:rsidRDefault="002C64CE" w:rsidP="009A0C51">
            <w:pPr>
              <w:rPr>
                <w:moveFrom w:id="2004" w:author="Masato YOSHIKAWA" w:date="2026-01-20T12:10:00Z" w16du:dateUtc="2026-01-20T03:10:00Z"/>
                <w:rFonts w:ascii="Times New Roman" w:eastAsia="ＭＳ 明朝" w:hAnsi="Times New Roman" w:cs="Times New Roman"/>
                <w:szCs w:val="21"/>
                <w:rPrChange w:id="2005" w:author="Masato YOSHIKAWA" w:date="2026-01-20T11:15:00Z" w16du:dateUtc="2026-01-20T02:15:00Z">
                  <w:rPr>
                    <w:moveFrom w:id="2006" w:author="Masato YOSHIKAWA" w:date="2026-01-20T12:10:00Z" w16du:dateUtc="2026-01-20T03:10:00Z"/>
                    <w:rFonts w:ascii="ＭＳ 明朝" w:eastAsia="ＭＳ 明朝" w:hAnsi="ＭＳ 明朝"/>
                    <w:szCs w:val="21"/>
                  </w:rPr>
                </w:rPrChange>
              </w:rPr>
            </w:pPr>
            <w:moveFrom w:id="2007" w:author="Masato YOSHIKAWA" w:date="2026-01-20T12:10:00Z" w16du:dateUtc="2026-01-20T03:10:00Z">
              <w:r w:rsidRPr="00F45A47" w:rsidDel="00717078">
                <w:rPr>
                  <w:rFonts w:ascii="Times New Roman" w:eastAsia="ＭＳ 明朝" w:hAnsi="Times New Roman" w:cs="Times New Roman"/>
                  <w:szCs w:val="21"/>
                  <w:rPrChange w:id="2008" w:author="Masato YOSHIKAWA" w:date="2026-01-20T11:15:00Z" w16du:dateUtc="2026-01-20T02:15:00Z">
                    <w:rPr>
                      <w:rFonts w:ascii="ＭＳ 明朝" w:eastAsia="ＭＳ 明朝" w:hAnsi="ＭＳ 明朝"/>
                      <w:szCs w:val="21"/>
                    </w:rPr>
                  </w:rPrChange>
                </w:rPr>
                <w:t>文脈的理解・視点の転換</w:t>
              </w:r>
            </w:moveFrom>
          </w:p>
        </w:tc>
      </w:tr>
    </w:tbl>
    <w:moveFromRangeEnd w:id="1920"/>
    <w:p w14:paraId="587A85DD" w14:textId="3B276576" w:rsidR="000B4EF8" w:rsidRDefault="00E612FE">
      <w:pPr>
        <w:pStyle w:val="aff"/>
        <w:jc w:val="center"/>
        <w:rPr>
          <w:ins w:id="2009" w:author="Masato YOSHIKAWA" w:date="2026-01-20T12:10:00Z" w16du:dateUtc="2026-01-20T03:10:00Z"/>
          <w:rFonts w:ascii="Times New Roman" w:eastAsia="ＭＳ 明朝" w:hAnsi="Times New Roman" w:cs="Times New Roman"/>
        </w:rPr>
        <w:pPrChange w:id="2010" w:author="Masato YOSHIKAWA" w:date="2026-01-20T12:10:00Z" w16du:dateUtc="2026-01-20T03:10:00Z">
          <w:pPr>
            <w:pStyle w:val="aff"/>
          </w:pPr>
        </w:pPrChange>
      </w:pPr>
      <w:r w:rsidRPr="00F45A47">
        <w:rPr>
          <w:rFonts w:ascii="Times New Roman" w:hAnsi="Times New Roman" w:cs="Times New Roman"/>
          <w:rPrChange w:id="2011" w:author="Masato YOSHIKAWA" w:date="2026-01-20T11:15:00Z" w16du:dateUtc="2026-01-20T02:15:00Z">
            <w:rPr/>
          </w:rPrChange>
        </w:rPr>
        <w:t>表</w:t>
      </w:r>
      <w:r w:rsidRPr="00F45A47">
        <w:rPr>
          <w:rFonts w:ascii="Times New Roman" w:hAnsi="Times New Roman" w:cs="Times New Roman"/>
          <w:rPrChange w:id="2012" w:author="Masato YOSHIKAWA" w:date="2026-01-20T11:15:00Z" w16du:dateUtc="2026-01-20T02:15:00Z">
            <w:rPr/>
          </w:rPrChange>
        </w:rPr>
        <w:t xml:space="preserve"> </w:t>
      </w:r>
      <w:r w:rsidRPr="00F45A47">
        <w:rPr>
          <w:rFonts w:ascii="Times New Roman" w:hAnsi="Times New Roman" w:cs="Times New Roman"/>
          <w:rPrChange w:id="2013" w:author="Masato YOSHIKAWA" w:date="2026-01-20T11:15:00Z" w16du:dateUtc="2026-01-20T02:15:00Z">
            <w:rPr/>
          </w:rPrChange>
        </w:rPr>
        <w:fldChar w:fldCharType="begin"/>
      </w:r>
      <w:r w:rsidRPr="00F45A47">
        <w:rPr>
          <w:rFonts w:ascii="Times New Roman" w:hAnsi="Times New Roman" w:cs="Times New Roman"/>
          <w:rPrChange w:id="2014" w:author="Masato YOSHIKAWA" w:date="2026-01-20T11:15:00Z" w16du:dateUtc="2026-01-20T02:15:00Z">
            <w:rPr/>
          </w:rPrChange>
        </w:rPr>
        <w:instrText xml:space="preserve"> SEQ </w:instrText>
      </w:r>
      <w:r w:rsidRPr="00F45A47">
        <w:rPr>
          <w:rFonts w:ascii="Times New Roman" w:hAnsi="Times New Roman" w:cs="Times New Roman"/>
          <w:rPrChange w:id="2015" w:author="Masato YOSHIKAWA" w:date="2026-01-20T11:15:00Z" w16du:dateUtc="2026-01-20T02:15:00Z">
            <w:rPr/>
          </w:rPrChange>
        </w:rPr>
        <w:instrText>表</w:instrText>
      </w:r>
      <w:r w:rsidRPr="00F45A47">
        <w:rPr>
          <w:rFonts w:ascii="Times New Roman" w:hAnsi="Times New Roman" w:cs="Times New Roman"/>
          <w:rPrChange w:id="2016" w:author="Masato YOSHIKAWA" w:date="2026-01-20T11:15:00Z" w16du:dateUtc="2026-01-20T02:15:00Z">
            <w:rPr/>
          </w:rPrChange>
        </w:rPr>
        <w:instrText xml:space="preserve"> \* ARABIC </w:instrText>
      </w:r>
      <w:r w:rsidRPr="00F45A47">
        <w:rPr>
          <w:rFonts w:ascii="Times New Roman" w:hAnsi="Times New Roman" w:cs="Times New Roman"/>
          <w:rPrChange w:id="2017" w:author="Masato YOSHIKAWA" w:date="2026-01-20T11:15:00Z" w16du:dateUtc="2026-01-20T02:15:00Z">
            <w:rPr>
              <w:noProof/>
            </w:rPr>
          </w:rPrChange>
        </w:rPr>
        <w:fldChar w:fldCharType="separate"/>
      </w:r>
      <w:r w:rsidRPr="00F45A47">
        <w:rPr>
          <w:rFonts w:ascii="Times New Roman" w:hAnsi="Times New Roman" w:cs="Times New Roman"/>
          <w:noProof/>
          <w:rPrChange w:id="2018" w:author="Masato YOSHIKAWA" w:date="2026-01-20T11:15:00Z" w16du:dateUtc="2026-01-20T02:15:00Z">
            <w:rPr>
              <w:noProof/>
            </w:rPr>
          </w:rPrChange>
        </w:rPr>
        <w:t>5</w:t>
      </w:r>
      <w:r w:rsidRPr="00F45A47">
        <w:rPr>
          <w:rFonts w:ascii="Times New Roman" w:hAnsi="Times New Roman" w:cs="Times New Roman"/>
          <w:noProof/>
          <w:rPrChange w:id="2019" w:author="Masato YOSHIKAWA" w:date="2026-01-20T11:15:00Z" w16du:dateUtc="2026-01-20T02:15:00Z">
            <w:rPr>
              <w:noProof/>
            </w:rPr>
          </w:rPrChange>
        </w:rPr>
        <w:fldChar w:fldCharType="end"/>
      </w:r>
      <w:r w:rsidR="002C64CE" w:rsidRPr="00F45A47">
        <w:rPr>
          <w:rFonts w:ascii="Times New Roman" w:eastAsia="ＭＳ 明朝" w:hAnsi="Times New Roman" w:cs="Times New Roman" w:hint="eastAsia"/>
          <w:rPrChange w:id="2020" w:author="Masato YOSHIKAWA" w:date="2026-01-20T11:15:00Z" w16du:dateUtc="2026-01-20T02:15:00Z">
            <w:rPr>
              <w:rFonts w:ascii="ＭＳ 明朝" w:eastAsia="ＭＳ 明朝" w:hAnsi="ＭＳ 明朝" w:hint="eastAsia"/>
            </w:rPr>
          </w:rPrChange>
        </w:rPr>
        <w:t xml:space="preserve">　本研究</w:t>
      </w:r>
      <w:r w:rsidR="0096611F" w:rsidRPr="00F45A47">
        <w:rPr>
          <w:rFonts w:ascii="Times New Roman" w:eastAsia="ＭＳ 明朝" w:hAnsi="Times New Roman" w:cs="Times New Roman" w:hint="eastAsia"/>
          <w:rPrChange w:id="2021" w:author="Masato YOSHIKAWA" w:date="2026-01-20T11:15:00Z" w16du:dateUtc="2026-01-20T02:15:00Z">
            <w:rPr>
              <w:rFonts w:ascii="ＭＳ 明朝" w:eastAsia="ＭＳ 明朝" w:hAnsi="ＭＳ 明朝" w:hint="eastAsia"/>
            </w:rPr>
          </w:rPrChange>
        </w:rPr>
        <w:t>で採用する</w:t>
      </w:r>
      <w:r w:rsidR="0096611F" w:rsidRPr="00F45A47">
        <w:rPr>
          <w:rFonts w:ascii="Times New Roman" w:eastAsia="ＭＳ 明朝" w:hAnsi="Times New Roman" w:cs="Times New Roman"/>
          <w:rPrChange w:id="2022" w:author="Masato YOSHIKAWA" w:date="2026-01-20T11:15:00Z" w16du:dateUtc="2026-01-20T02:15:00Z">
            <w:rPr>
              <w:rFonts w:ascii="ＭＳ 明朝" w:eastAsia="ＭＳ 明朝" w:hAnsi="ＭＳ 明朝"/>
            </w:rPr>
          </w:rPrChange>
        </w:rPr>
        <w:t>DMIS</w:t>
      </w:r>
      <w:r w:rsidR="0096611F" w:rsidRPr="00F45A47">
        <w:rPr>
          <w:rFonts w:ascii="Times New Roman" w:eastAsia="ＭＳ 明朝" w:hAnsi="Times New Roman" w:cs="Times New Roman" w:hint="eastAsia"/>
          <w:rPrChange w:id="2023" w:author="Masato YOSHIKAWA" w:date="2026-01-20T11:15:00Z" w16du:dateUtc="2026-01-20T02:15:00Z">
            <w:rPr>
              <w:rFonts w:ascii="ＭＳ 明朝" w:eastAsia="ＭＳ 明朝" w:hAnsi="ＭＳ 明朝" w:hint="eastAsia"/>
            </w:rPr>
          </w:rPrChange>
        </w:rPr>
        <w:t>と翻訳</w:t>
      </w:r>
      <w:r w:rsidR="000B0D24" w:rsidRPr="00F45A47">
        <w:rPr>
          <w:rFonts w:ascii="Times New Roman" w:eastAsia="ＭＳ 明朝" w:hAnsi="Times New Roman" w:cs="Times New Roman" w:hint="eastAsia"/>
          <w:rPrChange w:id="2024" w:author="Masato YOSHIKAWA" w:date="2026-01-20T11:15:00Z" w16du:dateUtc="2026-01-20T02:15:00Z">
            <w:rPr>
              <w:rFonts w:ascii="ＭＳ 明朝" w:eastAsia="ＭＳ 明朝" w:hAnsi="ＭＳ 明朝" w:hint="eastAsia"/>
            </w:rPr>
          </w:rPrChange>
        </w:rPr>
        <w:t>テキスト</w:t>
      </w:r>
      <w:r w:rsidR="0096611F" w:rsidRPr="00F45A47">
        <w:rPr>
          <w:rFonts w:ascii="Times New Roman" w:eastAsia="ＭＳ 明朝" w:hAnsi="Times New Roman" w:cs="Times New Roman" w:hint="eastAsia"/>
          <w:rPrChange w:id="2025" w:author="Masato YOSHIKAWA" w:date="2026-01-20T11:15:00Z" w16du:dateUtc="2026-01-20T02:15:00Z">
            <w:rPr>
              <w:rFonts w:ascii="ＭＳ 明朝" w:eastAsia="ＭＳ 明朝" w:hAnsi="ＭＳ 明朝" w:hint="eastAsia"/>
            </w:rPr>
          </w:rPrChange>
        </w:rPr>
        <w:t>・想定される読者の状態</w:t>
      </w:r>
    </w:p>
    <w:tbl>
      <w:tblPr>
        <w:tblStyle w:val="af5"/>
        <w:tblW w:w="0" w:type="auto"/>
        <w:tblLook w:val="04A0" w:firstRow="1" w:lastRow="0" w:firstColumn="1" w:lastColumn="0" w:noHBand="0" w:noVBand="1"/>
      </w:tblPr>
      <w:tblGrid>
        <w:gridCol w:w="1838"/>
        <w:gridCol w:w="3824"/>
        <w:gridCol w:w="2832"/>
      </w:tblGrid>
      <w:tr w:rsidR="00717078" w:rsidRPr="00C45809" w14:paraId="3A509621" w14:textId="77777777" w:rsidTr="00C45809">
        <w:tc>
          <w:tcPr>
            <w:tcW w:w="1838" w:type="dxa"/>
          </w:tcPr>
          <w:p w14:paraId="71A64DEE" w14:textId="77777777" w:rsidR="00717078" w:rsidRPr="00C45809" w:rsidRDefault="00717078" w:rsidP="00C45809">
            <w:pPr>
              <w:rPr>
                <w:moveTo w:id="2026" w:author="Masato YOSHIKAWA" w:date="2026-01-20T12:10:00Z" w16du:dateUtc="2026-01-20T03:10:00Z"/>
                <w:rFonts w:ascii="Times New Roman" w:eastAsia="ＭＳ 明朝" w:hAnsi="Times New Roman" w:cs="Times New Roman"/>
                <w:szCs w:val="21"/>
              </w:rPr>
            </w:pPr>
            <w:moveToRangeStart w:id="2027" w:author="Masato YOSHIKAWA" w:date="2026-01-20T12:10:00Z" w:name="move219803456"/>
            <w:moveTo w:id="2028" w:author="Masato YOSHIKAWA" w:date="2026-01-20T12:10:00Z" w16du:dateUtc="2026-01-20T03:10:00Z">
              <w:r w:rsidRPr="00C45809">
                <w:rPr>
                  <w:rFonts w:ascii="Times New Roman" w:eastAsia="ＭＳ 明朝" w:hAnsi="Times New Roman" w:cs="Times New Roman"/>
                  <w:szCs w:val="21"/>
                </w:rPr>
                <w:t>DMIS</w:t>
              </w:r>
            </w:moveTo>
          </w:p>
        </w:tc>
        <w:tc>
          <w:tcPr>
            <w:tcW w:w="3824" w:type="dxa"/>
          </w:tcPr>
          <w:p w14:paraId="14089282" w14:textId="77777777" w:rsidR="00717078" w:rsidRPr="00C45809" w:rsidRDefault="00717078" w:rsidP="00C45809">
            <w:pPr>
              <w:rPr>
                <w:moveTo w:id="2029" w:author="Masato YOSHIKAWA" w:date="2026-01-20T12:10:00Z" w16du:dateUtc="2026-01-20T03:10:00Z"/>
                <w:rFonts w:ascii="Times New Roman" w:eastAsia="ＭＳ 明朝" w:hAnsi="Times New Roman" w:cs="Times New Roman"/>
                <w:szCs w:val="21"/>
              </w:rPr>
            </w:pPr>
            <w:moveTo w:id="2030" w:author="Masato YOSHIKAWA" w:date="2026-01-20T12:10:00Z" w16du:dateUtc="2026-01-20T03:10:00Z">
              <w:r w:rsidRPr="00C45809">
                <w:rPr>
                  <w:rFonts w:ascii="Times New Roman" w:eastAsia="ＭＳ 明朝" w:hAnsi="Times New Roman" w:cs="Times New Roman"/>
                  <w:szCs w:val="21"/>
                </w:rPr>
                <w:t>翻訳テキストの記述的特徴</w:t>
              </w:r>
            </w:moveTo>
          </w:p>
        </w:tc>
        <w:tc>
          <w:tcPr>
            <w:tcW w:w="2832" w:type="dxa"/>
          </w:tcPr>
          <w:p w14:paraId="27E94032" w14:textId="77777777" w:rsidR="00717078" w:rsidRPr="00C45809" w:rsidRDefault="00717078" w:rsidP="00C45809">
            <w:pPr>
              <w:rPr>
                <w:moveTo w:id="2031" w:author="Masato YOSHIKAWA" w:date="2026-01-20T12:10:00Z" w16du:dateUtc="2026-01-20T03:10:00Z"/>
                <w:rFonts w:ascii="Times New Roman" w:eastAsia="ＭＳ 明朝" w:hAnsi="Times New Roman" w:cs="Times New Roman"/>
                <w:szCs w:val="21"/>
              </w:rPr>
            </w:pPr>
            <w:moveTo w:id="2032" w:author="Masato YOSHIKAWA" w:date="2026-01-20T12:10:00Z" w16du:dateUtc="2026-01-20T03:10:00Z">
              <w:r w:rsidRPr="00C45809">
                <w:rPr>
                  <w:rFonts w:ascii="Times New Roman" w:eastAsia="ＭＳ 明朝" w:hAnsi="Times New Roman" w:cs="Times New Roman"/>
                  <w:szCs w:val="21"/>
                </w:rPr>
                <w:t>読者の状態</w:t>
              </w:r>
            </w:moveTo>
          </w:p>
        </w:tc>
      </w:tr>
      <w:tr w:rsidR="00717078" w:rsidRPr="00C45809" w14:paraId="1C33C64B" w14:textId="77777777" w:rsidTr="00C45809">
        <w:tc>
          <w:tcPr>
            <w:tcW w:w="1838" w:type="dxa"/>
          </w:tcPr>
          <w:p w14:paraId="409C5345" w14:textId="77777777" w:rsidR="00717078" w:rsidRPr="00C45809" w:rsidRDefault="00717078" w:rsidP="00C45809">
            <w:pPr>
              <w:rPr>
                <w:moveTo w:id="2033" w:author="Masato YOSHIKAWA" w:date="2026-01-20T12:10:00Z" w16du:dateUtc="2026-01-20T03:10:00Z"/>
                <w:rFonts w:ascii="Times New Roman" w:eastAsia="ＭＳ 明朝" w:hAnsi="Times New Roman" w:cs="Times New Roman"/>
                <w:szCs w:val="21"/>
              </w:rPr>
            </w:pPr>
            <w:moveTo w:id="2034" w:author="Masato YOSHIKAWA" w:date="2026-01-20T12:10:00Z" w16du:dateUtc="2026-01-20T03:10:00Z">
              <w:r w:rsidRPr="00C45809">
                <w:rPr>
                  <w:rFonts w:ascii="Times New Roman" w:eastAsia="ＭＳ 明朝" w:hAnsi="Times New Roman" w:cs="Times New Roman"/>
                  <w:szCs w:val="21"/>
                </w:rPr>
                <w:t>Denial</w:t>
              </w:r>
            </w:moveTo>
          </w:p>
        </w:tc>
        <w:tc>
          <w:tcPr>
            <w:tcW w:w="3824" w:type="dxa"/>
          </w:tcPr>
          <w:p w14:paraId="48334B64" w14:textId="77777777" w:rsidR="00717078" w:rsidRPr="00C45809" w:rsidRDefault="00717078" w:rsidP="00C45809">
            <w:pPr>
              <w:rPr>
                <w:moveTo w:id="2035" w:author="Masato YOSHIKAWA" w:date="2026-01-20T12:10:00Z" w16du:dateUtc="2026-01-20T03:10:00Z"/>
                <w:rFonts w:ascii="Times New Roman" w:eastAsia="ＭＳ 明朝" w:hAnsi="Times New Roman" w:cs="Times New Roman"/>
                <w:szCs w:val="21"/>
              </w:rPr>
            </w:pPr>
            <w:moveTo w:id="2036" w:author="Masato YOSHIKAWA" w:date="2026-01-20T12:10:00Z" w16du:dateUtc="2026-01-20T03:10:00Z">
              <w:r w:rsidRPr="00C45809">
                <w:rPr>
                  <w:rFonts w:ascii="Times New Roman" w:eastAsia="ＭＳ 明朝" w:hAnsi="Times New Roman" w:cs="Times New Roman"/>
                  <w:szCs w:val="21"/>
                </w:rPr>
                <w:t>語彙・記述が存在しない。</w:t>
              </w:r>
            </w:moveTo>
          </w:p>
        </w:tc>
        <w:tc>
          <w:tcPr>
            <w:tcW w:w="2832" w:type="dxa"/>
          </w:tcPr>
          <w:p w14:paraId="72E0268C" w14:textId="77777777" w:rsidR="00717078" w:rsidRPr="00C45809" w:rsidRDefault="00717078" w:rsidP="00C45809">
            <w:pPr>
              <w:rPr>
                <w:moveTo w:id="2037" w:author="Masato YOSHIKAWA" w:date="2026-01-20T12:10:00Z" w16du:dateUtc="2026-01-20T03:10:00Z"/>
                <w:rFonts w:ascii="Times New Roman" w:eastAsia="ＭＳ 明朝" w:hAnsi="Times New Roman" w:cs="Times New Roman"/>
                <w:szCs w:val="21"/>
              </w:rPr>
            </w:pPr>
            <w:moveTo w:id="2038" w:author="Masato YOSHIKAWA" w:date="2026-01-20T12:10:00Z" w16du:dateUtc="2026-01-20T03:10:00Z">
              <w:r w:rsidRPr="00C45809">
                <w:rPr>
                  <w:rFonts w:ascii="Times New Roman" w:eastAsia="ＭＳ 明朝" w:hAnsi="Times New Roman" w:cs="Times New Roman"/>
                  <w:szCs w:val="21"/>
                </w:rPr>
                <w:t>認知不能</w:t>
              </w:r>
            </w:moveTo>
          </w:p>
        </w:tc>
      </w:tr>
      <w:tr w:rsidR="00717078" w:rsidRPr="00C45809" w14:paraId="37DA6484" w14:textId="77777777" w:rsidTr="00C45809">
        <w:tc>
          <w:tcPr>
            <w:tcW w:w="1838" w:type="dxa"/>
          </w:tcPr>
          <w:p w14:paraId="094AE16C" w14:textId="77777777" w:rsidR="00717078" w:rsidRPr="00C45809" w:rsidRDefault="00717078" w:rsidP="00C45809">
            <w:pPr>
              <w:rPr>
                <w:moveTo w:id="2039" w:author="Masato YOSHIKAWA" w:date="2026-01-20T12:10:00Z" w16du:dateUtc="2026-01-20T03:10:00Z"/>
                <w:rFonts w:ascii="Times New Roman" w:eastAsia="ＭＳ 明朝" w:hAnsi="Times New Roman" w:cs="Times New Roman"/>
                <w:szCs w:val="21"/>
              </w:rPr>
            </w:pPr>
            <w:moveTo w:id="2040" w:author="Masato YOSHIKAWA" w:date="2026-01-20T12:10:00Z" w16du:dateUtc="2026-01-20T03:10:00Z">
              <w:r w:rsidRPr="00C45809">
                <w:rPr>
                  <w:rFonts w:ascii="Times New Roman" w:eastAsia="ＭＳ 明朝" w:hAnsi="Times New Roman" w:cs="Times New Roman"/>
                  <w:szCs w:val="21"/>
                </w:rPr>
                <w:t>Minimization</w:t>
              </w:r>
            </w:moveTo>
          </w:p>
        </w:tc>
        <w:tc>
          <w:tcPr>
            <w:tcW w:w="3824" w:type="dxa"/>
          </w:tcPr>
          <w:p w14:paraId="18B6AC3A" w14:textId="77777777" w:rsidR="00717078" w:rsidRPr="00C45809" w:rsidRDefault="00717078" w:rsidP="00C45809">
            <w:pPr>
              <w:rPr>
                <w:moveTo w:id="2041" w:author="Masato YOSHIKAWA" w:date="2026-01-20T12:10:00Z" w16du:dateUtc="2026-01-20T03:10:00Z"/>
                <w:rFonts w:ascii="Times New Roman" w:eastAsia="ＭＳ 明朝" w:hAnsi="Times New Roman" w:cs="Times New Roman"/>
                <w:szCs w:val="21"/>
              </w:rPr>
            </w:pPr>
            <w:moveTo w:id="2042" w:author="Masato YOSHIKAWA" w:date="2026-01-20T12:10:00Z" w16du:dateUtc="2026-01-20T03:10:00Z">
              <w:r w:rsidRPr="00C45809">
                <w:rPr>
                  <w:rFonts w:ascii="Times New Roman" w:eastAsia="ＭＳ 明朝" w:hAnsi="Times New Roman" w:cs="Times New Roman"/>
                  <w:szCs w:val="21"/>
                </w:rPr>
                <w:t>目標文化における既知の概念のみで構成されている。</w:t>
              </w:r>
            </w:moveTo>
          </w:p>
        </w:tc>
        <w:tc>
          <w:tcPr>
            <w:tcW w:w="2832" w:type="dxa"/>
          </w:tcPr>
          <w:p w14:paraId="32F9E531" w14:textId="77777777" w:rsidR="00717078" w:rsidRPr="00C45809" w:rsidRDefault="00717078" w:rsidP="00C45809">
            <w:pPr>
              <w:rPr>
                <w:moveTo w:id="2043" w:author="Masato YOSHIKAWA" w:date="2026-01-20T12:10:00Z" w16du:dateUtc="2026-01-20T03:10:00Z"/>
                <w:rFonts w:ascii="Times New Roman" w:eastAsia="ＭＳ 明朝" w:hAnsi="Times New Roman" w:cs="Times New Roman"/>
                <w:szCs w:val="21"/>
              </w:rPr>
            </w:pPr>
            <w:moveTo w:id="2044" w:author="Masato YOSHIKAWA" w:date="2026-01-20T12:10:00Z" w16du:dateUtc="2026-01-20T03:10:00Z">
              <w:r w:rsidRPr="00C45809">
                <w:rPr>
                  <w:rFonts w:ascii="Times New Roman" w:eastAsia="ＭＳ 明朝" w:hAnsi="Times New Roman" w:cs="Times New Roman"/>
                  <w:szCs w:val="21"/>
                </w:rPr>
                <w:t>同化や自文化視点での理解</w:t>
              </w:r>
            </w:moveTo>
          </w:p>
        </w:tc>
      </w:tr>
      <w:tr w:rsidR="00717078" w:rsidRPr="00C45809" w14:paraId="4383DAE3" w14:textId="77777777" w:rsidTr="00C45809">
        <w:tc>
          <w:tcPr>
            <w:tcW w:w="1838" w:type="dxa"/>
          </w:tcPr>
          <w:p w14:paraId="504EDC04" w14:textId="77777777" w:rsidR="00717078" w:rsidRPr="00C45809" w:rsidRDefault="00717078" w:rsidP="00C45809">
            <w:pPr>
              <w:rPr>
                <w:moveTo w:id="2045" w:author="Masato YOSHIKAWA" w:date="2026-01-20T12:10:00Z" w16du:dateUtc="2026-01-20T03:10:00Z"/>
                <w:rFonts w:ascii="Times New Roman" w:eastAsia="ＭＳ 明朝" w:hAnsi="Times New Roman" w:cs="Times New Roman"/>
                <w:szCs w:val="21"/>
              </w:rPr>
            </w:pPr>
            <w:moveTo w:id="2046" w:author="Masato YOSHIKAWA" w:date="2026-01-20T12:10:00Z" w16du:dateUtc="2026-01-20T03:10:00Z">
              <w:r w:rsidRPr="00C45809">
                <w:rPr>
                  <w:rFonts w:ascii="Times New Roman" w:eastAsia="ＭＳ 明朝" w:hAnsi="Times New Roman" w:cs="Times New Roman"/>
                  <w:szCs w:val="21"/>
                </w:rPr>
                <w:t>Acceptance</w:t>
              </w:r>
            </w:moveTo>
          </w:p>
        </w:tc>
        <w:tc>
          <w:tcPr>
            <w:tcW w:w="3824" w:type="dxa"/>
          </w:tcPr>
          <w:p w14:paraId="7C5B6AE7" w14:textId="77777777" w:rsidR="00717078" w:rsidRPr="00C45809" w:rsidRDefault="00717078" w:rsidP="00C45809">
            <w:pPr>
              <w:rPr>
                <w:moveTo w:id="2047" w:author="Masato YOSHIKAWA" w:date="2026-01-20T12:10:00Z" w16du:dateUtc="2026-01-20T03:10:00Z"/>
                <w:rFonts w:ascii="Times New Roman" w:eastAsia="ＭＳ 明朝" w:hAnsi="Times New Roman" w:cs="Times New Roman"/>
                <w:szCs w:val="21"/>
              </w:rPr>
            </w:pPr>
            <w:moveTo w:id="2048" w:author="Masato YOSHIKAWA" w:date="2026-01-20T12:10:00Z" w16du:dateUtc="2026-01-20T03:10:00Z">
              <w:r w:rsidRPr="00C45809">
                <w:rPr>
                  <w:rFonts w:ascii="Times New Roman" w:eastAsia="ＭＳ 明朝" w:hAnsi="Times New Roman" w:cs="Times New Roman"/>
                  <w:szCs w:val="21"/>
                </w:rPr>
                <w:t>目標言語の規範から逸脱した語彙や、異国の事物である旨の明示がある。</w:t>
              </w:r>
            </w:moveTo>
          </w:p>
        </w:tc>
        <w:tc>
          <w:tcPr>
            <w:tcW w:w="2832" w:type="dxa"/>
          </w:tcPr>
          <w:p w14:paraId="5A211DDF" w14:textId="77777777" w:rsidR="00717078" w:rsidRPr="00C45809" w:rsidRDefault="00717078" w:rsidP="00C45809">
            <w:pPr>
              <w:rPr>
                <w:moveTo w:id="2049" w:author="Masato YOSHIKAWA" w:date="2026-01-20T12:10:00Z" w16du:dateUtc="2026-01-20T03:10:00Z"/>
                <w:rFonts w:ascii="Times New Roman" w:eastAsia="ＭＳ 明朝" w:hAnsi="Times New Roman" w:cs="Times New Roman"/>
                <w:szCs w:val="21"/>
              </w:rPr>
            </w:pPr>
            <w:moveTo w:id="2050" w:author="Masato YOSHIKAWA" w:date="2026-01-20T12:10:00Z" w16du:dateUtc="2026-01-20T03:10:00Z">
              <w:r w:rsidRPr="00C45809">
                <w:rPr>
                  <w:rFonts w:ascii="Times New Roman" w:eastAsia="ＭＳ 明朝" w:hAnsi="Times New Roman" w:cs="Times New Roman"/>
                  <w:szCs w:val="21"/>
                </w:rPr>
                <w:t>表層的な差異の認識</w:t>
              </w:r>
            </w:moveTo>
          </w:p>
        </w:tc>
      </w:tr>
      <w:tr w:rsidR="00717078" w:rsidRPr="00C45809" w14:paraId="60547607" w14:textId="77777777" w:rsidTr="00C45809">
        <w:tc>
          <w:tcPr>
            <w:tcW w:w="1838" w:type="dxa"/>
          </w:tcPr>
          <w:p w14:paraId="34711F5E" w14:textId="77777777" w:rsidR="00717078" w:rsidRPr="00C45809" w:rsidRDefault="00717078" w:rsidP="00C45809">
            <w:pPr>
              <w:rPr>
                <w:moveTo w:id="2051" w:author="Masato YOSHIKAWA" w:date="2026-01-20T12:10:00Z" w16du:dateUtc="2026-01-20T03:10:00Z"/>
                <w:rFonts w:ascii="Times New Roman" w:eastAsia="ＭＳ 明朝" w:hAnsi="Times New Roman" w:cs="Times New Roman"/>
                <w:szCs w:val="21"/>
              </w:rPr>
            </w:pPr>
            <w:moveTo w:id="2052" w:author="Masato YOSHIKAWA" w:date="2026-01-20T12:10:00Z" w16du:dateUtc="2026-01-20T03:10:00Z">
              <w:r w:rsidRPr="00C45809">
                <w:rPr>
                  <w:rFonts w:ascii="Times New Roman" w:eastAsia="ＭＳ 明朝" w:hAnsi="Times New Roman" w:cs="Times New Roman"/>
                  <w:szCs w:val="21"/>
                </w:rPr>
                <w:t>Adaptation</w:t>
              </w:r>
            </w:moveTo>
          </w:p>
        </w:tc>
        <w:tc>
          <w:tcPr>
            <w:tcW w:w="3824" w:type="dxa"/>
          </w:tcPr>
          <w:p w14:paraId="72CD1803" w14:textId="77777777" w:rsidR="00717078" w:rsidRPr="00C45809" w:rsidRDefault="00717078" w:rsidP="00C45809">
            <w:pPr>
              <w:rPr>
                <w:moveTo w:id="2053" w:author="Masato YOSHIKAWA" w:date="2026-01-20T12:10:00Z" w16du:dateUtc="2026-01-20T03:10:00Z"/>
                <w:rFonts w:ascii="Times New Roman" w:eastAsia="ＭＳ 明朝" w:hAnsi="Times New Roman" w:cs="Times New Roman"/>
                <w:szCs w:val="21"/>
              </w:rPr>
            </w:pPr>
            <w:moveTo w:id="2054" w:author="Masato YOSHIKAWA" w:date="2026-01-20T12:10:00Z" w16du:dateUtc="2026-01-20T03:10:00Z">
              <w:r w:rsidRPr="00C45809">
                <w:rPr>
                  <w:rFonts w:ascii="Times New Roman" w:eastAsia="ＭＳ 明朝" w:hAnsi="Times New Roman" w:cs="Times New Roman"/>
                  <w:szCs w:val="21"/>
                </w:rPr>
                <w:t>目標言語の規範から逸脱した語彙に加え、その意味や機能を補足する情報と共に記述されている。</w:t>
              </w:r>
            </w:moveTo>
          </w:p>
        </w:tc>
        <w:tc>
          <w:tcPr>
            <w:tcW w:w="2832" w:type="dxa"/>
          </w:tcPr>
          <w:p w14:paraId="411F1424" w14:textId="77777777" w:rsidR="00717078" w:rsidRPr="00C45809" w:rsidRDefault="00717078" w:rsidP="00C45809">
            <w:pPr>
              <w:rPr>
                <w:moveTo w:id="2055" w:author="Masato YOSHIKAWA" w:date="2026-01-20T12:10:00Z" w16du:dateUtc="2026-01-20T03:10:00Z"/>
                <w:rFonts w:ascii="Times New Roman" w:eastAsia="ＭＳ 明朝" w:hAnsi="Times New Roman" w:cs="Times New Roman"/>
                <w:szCs w:val="21"/>
              </w:rPr>
            </w:pPr>
            <w:moveTo w:id="2056" w:author="Masato YOSHIKAWA" w:date="2026-01-20T12:10:00Z" w16du:dateUtc="2026-01-20T03:10:00Z">
              <w:r w:rsidRPr="00C45809">
                <w:rPr>
                  <w:rFonts w:ascii="Times New Roman" w:eastAsia="ＭＳ 明朝" w:hAnsi="Times New Roman" w:cs="Times New Roman"/>
                  <w:szCs w:val="21"/>
                </w:rPr>
                <w:t>文脈的理解・視点の転換</w:t>
              </w:r>
            </w:moveTo>
          </w:p>
        </w:tc>
      </w:tr>
      <w:moveToRangeEnd w:id="2027"/>
    </w:tbl>
    <w:p w14:paraId="1DD310C8" w14:textId="77777777" w:rsidR="00717078" w:rsidRPr="00717078" w:rsidRDefault="00717078">
      <w:pPr>
        <w:rPr>
          <w:rPrChange w:id="2057" w:author="Masato YOSHIKAWA" w:date="2026-01-20T12:10:00Z" w16du:dateUtc="2026-01-20T03:10:00Z">
            <w:rPr>
              <w:rFonts w:ascii="ＭＳ 明朝" w:eastAsia="ＭＳ 明朝" w:hAnsi="ＭＳ 明朝"/>
            </w:rPr>
          </w:rPrChange>
        </w:rPr>
        <w:pPrChange w:id="2058" w:author="Masato YOSHIKAWA" w:date="2026-01-20T12:10:00Z" w16du:dateUtc="2026-01-20T03:10:00Z">
          <w:pPr>
            <w:pStyle w:val="aff"/>
          </w:pPr>
        </w:pPrChange>
      </w:pPr>
    </w:p>
    <w:p w14:paraId="67A4727E" w14:textId="535A0894" w:rsidR="0023088C" w:rsidRPr="00F45A47" w:rsidRDefault="000B4EF8" w:rsidP="0023088C">
      <w:pPr>
        <w:ind w:firstLineChars="100" w:firstLine="210"/>
        <w:rPr>
          <w:rFonts w:ascii="Times New Roman" w:eastAsia="ＭＳ 明朝" w:hAnsi="Times New Roman" w:cs="Times New Roman"/>
          <w:szCs w:val="21"/>
          <w:rPrChange w:id="2059"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hint="eastAsia"/>
          <w:szCs w:val="21"/>
          <w:rPrChange w:id="2060" w:author="Masato YOSHIKAWA" w:date="2026-01-20T11:15:00Z" w16du:dateUtc="2026-01-20T02:15:00Z">
            <w:rPr>
              <w:rFonts w:ascii="ＭＳ 明朝" w:eastAsia="ＭＳ 明朝" w:hAnsi="ＭＳ 明朝" w:hint="eastAsia"/>
              <w:szCs w:val="21"/>
            </w:rPr>
          </w:rPrChange>
        </w:rPr>
        <w:t>まず、</w:t>
      </w:r>
      <w:r w:rsidR="00F802C6" w:rsidRPr="00F45A47">
        <w:rPr>
          <w:rFonts w:ascii="Times New Roman" w:eastAsia="ＭＳ 明朝" w:hAnsi="Times New Roman" w:cs="Times New Roman"/>
          <w:szCs w:val="21"/>
          <w:rPrChange w:id="2061" w:author="Masato YOSHIKAWA" w:date="2026-01-20T11:15:00Z" w16du:dateUtc="2026-01-20T02:15:00Z">
            <w:rPr>
              <w:rFonts w:ascii="ＭＳ 明朝" w:eastAsia="ＭＳ 明朝" w:hAnsi="ＭＳ 明朝"/>
              <w:szCs w:val="21"/>
            </w:rPr>
          </w:rPrChange>
        </w:rPr>
        <w:t>Denia</w:t>
      </w:r>
      <w:r w:rsidR="00377622" w:rsidRPr="00F45A47">
        <w:rPr>
          <w:rFonts w:ascii="Times New Roman" w:eastAsia="ＭＳ 明朝" w:hAnsi="Times New Roman" w:cs="Times New Roman"/>
          <w:szCs w:val="21"/>
          <w:rPrChange w:id="2062" w:author="Masato YOSHIKAWA" w:date="2026-01-20T11:15:00Z" w16du:dateUtc="2026-01-20T02:15:00Z">
            <w:rPr>
              <w:rFonts w:ascii="ＭＳ 明朝" w:eastAsia="ＭＳ 明朝" w:hAnsi="ＭＳ 明朝"/>
              <w:szCs w:val="21"/>
            </w:rPr>
          </w:rPrChange>
        </w:rPr>
        <w:t>l</w:t>
      </w:r>
      <w:r w:rsidR="00377622" w:rsidRPr="00F45A47">
        <w:rPr>
          <w:rFonts w:ascii="Times New Roman" w:eastAsia="ＭＳ 明朝" w:hAnsi="Times New Roman" w:cs="Times New Roman" w:hint="eastAsia"/>
          <w:szCs w:val="21"/>
          <w:rPrChange w:id="2063" w:author="Masato YOSHIKAWA" w:date="2026-01-20T11:15:00Z" w16du:dateUtc="2026-01-20T02:15:00Z">
            <w:rPr>
              <w:rFonts w:ascii="ＭＳ 明朝" w:eastAsia="ＭＳ 明朝" w:hAnsi="ＭＳ 明朝" w:hint="eastAsia"/>
              <w:szCs w:val="21"/>
            </w:rPr>
          </w:rPrChange>
        </w:rPr>
        <w:t>は、</w:t>
      </w:r>
      <w:r w:rsidR="00F802C6" w:rsidRPr="00F45A47">
        <w:rPr>
          <w:rFonts w:ascii="Times New Roman" w:eastAsia="ＭＳ 明朝" w:hAnsi="Times New Roman" w:cs="Times New Roman"/>
          <w:szCs w:val="21"/>
          <w:rPrChange w:id="2064" w:author="Masato YOSHIKAWA" w:date="2026-01-20T11:15:00Z" w16du:dateUtc="2026-01-20T02:15:00Z">
            <w:rPr>
              <w:rFonts w:ascii="ＭＳ 明朝" w:eastAsia="ＭＳ 明朝" w:hAnsi="ＭＳ 明朝"/>
              <w:szCs w:val="21"/>
            </w:rPr>
          </w:rPrChange>
        </w:rPr>
        <w:t>翻訳</w:t>
      </w:r>
      <w:r w:rsidR="000B0D24" w:rsidRPr="00F45A47">
        <w:rPr>
          <w:rFonts w:ascii="Times New Roman" w:eastAsia="ＭＳ 明朝" w:hAnsi="Times New Roman" w:cs="Times New Roman"/>
          <w:szCs w:val="21"/>
          <w:rPrChange w:id="2065" w:author="Masato YOSHIKAWA" w:date="2026-01-20T11:15:00Z" w16du:dateUtc="2026-01-20T02:15:00Z">
            <w:rPr>
              <w:rFonts w:ascii="ＭＳ 明朝" w:eastAsia="ＭＳ 明朝" w:hAnsi="ＭＳ 明朝"/>
              <w:szCs w:val="21"/>
            </w:rPr>
          </w:rPrChange>
        </w:rPr>
        <w:t>テキスト</w:t>
      </w:r>
      <w:r w:rsidR="00F802C6" w:rsidRPr="00F45A47">
        <w:rPr>
          <w:rFonts w:ascii="Times New Roman" w:eastAsia="ＭＳ 明朝" w:hAnsi="Times New Roman" w:cs="Times New Roman"/>
          <w:szCs w:val="21"/>
          <w:rPrChange w:id="2066" w:author="Masato YOSHIKAWA" w:date="2026-01-20T11:15:00Z" w16du:dateUtc="2026-01-20T02:15:00Z">
            <w:rPr>
              <w:rFonts w:ascii="ＭＳ 明朝" w:eastAsia="ＭＳ 明朝" w:hAnsi="ＭＳ 明朝"/>
              <w:szCs w:val="21"/>
            </w:rPr>
          </w:rPrChange>
        </w:rPr>
        <w:t>において文化的要素</w:t>
      </w:r>
      <w:r w:rsidR="00F00962" w:rsidRPr="00F45A47">
        <w:rPr>
          <w:rFonts w:ascii="Times New Roman" w:eastAsia="ＭＳ 明朝" w:hAnsi="Times New Roman" w:cs="Times New Roman" w:hint="eastAsia"/>
          <w:szCs w:val="21"/>
          <w:rPrChange w:id="2067" w:author="Masato YOSHIKAWA" w:date="2026-01-20T11:15:00Z" w16du:dateUtc="2026-01-20T02:15:00Z">
            <w:rPr>
              <w:rFonts w:ascii="ＭＳ 明朝" w:eastAsia="ＭＳ 明朝" w:hAnsi="ＭＳ 明朝" w:hint="eastAsia"/>
              <w:szCs w:val="21"/>
            </w:rPr>
          </w:rPrChange>
        </w:rPr>
        <w:t>を示す語彙や</w:t>
      </w:r>
      <w:r w:rsidR="008F45D0" w:rsidRPr="00F45A47">
        <w:rPr>
          <w:rFonts w:ascii="Times New Roman" w:eastAsia="ＭＳ 明朝" w:hAnsi="Times New Roman" w:cs="Times New Roman" w:hint="eastAsia"/>
          <w:szCs w:val="21"/>
          <w:rPrChange w:id="2068" w:author="Masato YOSHIKAWA" w:date="2026-01-20T11:15:00Z" w16du:dateUtc="2026-01-20T02:15:00Z">
            <w:rPr>
              <w:rFonts w:ascii="ＭＳ 明朝" w:eastAsia="ＭＳ 明朝" w:hAnsi="ＭＳ 明朝" w:hint="eastAsia"/>
              <w:szCs w:val="21"/>
            </w:rPr>
          </w:rPrChange>
        </w:rPr>
        <w:t>記述そのものが存在しない状態を指す。</w:t>
      </w:r>
      <w:r w:rsidR="008F45D0" w:rsidRPr="00F45A47">
        <w:rPr>
          <w:rFonts w:ascii="Times New Roman" w:eastAsia="ＭＳ 明朝" w:hAnsi="Times New Roman" w:cs="Times New Roman"/>
          <w:szCs w:val="21"/>
          <w:rPrChange w:id="2069" w:author="Masato YOSHIKAWA" w:date="2026-01-20T11:15:00Z" w16du:dateUtc="2026-01-20T02:15:00Z">
            <w:rPr>
              <w:rFonts w:ascii="ＭＳ 明朝" w:eastAsia="ＭＳ 明朝" w:hAnsi="ＭＳ 明朝"/>
              <w:szCs w:val="21"/>
            </w:rPr>
          </w:rPrChange>
        </w:rPr>
        <w:t>翻訳過程で削除された結果として、テキスト上には異文化を示す手がかりが一切残されていない。この状態において、読者は異文化要素との接触を物理的に遮断されるため、その意識上に「文化的な違い」が発生することはなく、認知不能の状態に置かれる。</w:t>
      </w:r>
    </w:p>
    <w:p w14:paraId="71EB99CE" w14:textId="3F8DCE2F" w:rsidR="002E4570" w:rsidRPr="00F45A47" w:rsidRDefault="00BA7F61" w:rsidP="001C7965">
      <w:pPr>
        <w:ind w:firstLineChars="100" w:firstLine="210"/>
        <w:rPr>
          <w:rFonts w:ascii="Times New Roman" w:eastAsia="ＭＳ 明朝" w:hAnsi="Times New Roman" w:cs="Times New Roman"/>
          <w:szCs w:val="21"/>
          <w:rPrChange w:id="2070"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hint="eastAsia"/>
          <w:szCs w:val="21"/>
          <w:rPrChange w:id="2071" w:author="Masato YOSHIKAWA" w:date="2026-01-20T11:15:00Z" w16du:dateUtc="2026-01-20T02:15:00Z">
            <w:rPr>
              <w:rFonts w:ascii="ＭＳ 明朝" w:eastAsia="ＭＳ 明朝" w:hAnsi="ＭＳ 明朝" w:hint="eastAsia"/>
              <w:szCs w:val="21"/>
            </w:rPr>
          </w:rPrChange>
        </w:rPr>
        <w:t>次に、</w:t>
      </w:r>
      <w:r w:rsidRPr="00F45A47">
        <w:rPr>
          <w:rFonts w:ascii="Times New Roman" w:eastAsia="ＭＳ 明朝" w:hAnsi="Times New Roman" w:cs="Times New Roman"/>
          <w:szCs w:val="21"/>
          <w:rPrChange w:id="2072" w:author="Masato YOSHIKAWA" w:date="2026-01-20T11:15:00Z" w16du:dateUtc="2026-01-20T02:15:00Z">
            <w:rPr>
              <w:rFonts w:ascii="ＭＳ 明朝" w:eastAsia="ＭＳ 明朝" w:hAnsi="ＭＳ 明朝"/>
              <w:szCs w:val="21"/>
            </w:rPr>
          </w:rPrChange>
        </w:rPr>
        <w:t>Minimization</w:t>
      </w:r>
      <w:r w:rsidRPr="00F45A47">
        <w:rPr>
          <w:rFonts w:ascii="Times New Roman" w:eastAsia="ＭＳ 明朝" w:hAnsi="Times New Roman" w:cs="Times New Roman"/>
          <w:szCs w:val="21"/>
          <w:rPrChange w:id="2073" w:author="Masato YOSHIKAWA" w:date="2026-01-20T11:15:00Z" w16du:dateUtc="2026-01-20T02:15:00Z">
            <w:rPr>
              <w:rFonts w:ascii="ＭＳ 明朝" w:eastAsia="ＭＳ 明朝" w:hAnsi="ＭＳ 明朝"/>
              <w:szCs w:val="21"/>
            </w:rPr>
          </w:rPrChange>
        </w:rPr>
        <w:t>は、</w:t>
      </w:r>
      <w:r w:rsidR="008C08F8" w:rsidRPr="00F45A47">
        <w:rPr>
          <w:rFonts w:ascii="Times New Roman" w:eastAsia="ＭＳ 明朝" w:hAnsi="Times New Roman" w:cs="Times New Roman" w:hint="eastAsia"/>
          <w:szCs w:val="21"/>
          <w:rPrChange w:id="2074" w:author="Masato YOSHIKAWA" w:date="2026-01-20T11:15:00Z" w16du:dateUtc="2026-01-20T02:15:00Z">
            <w:rPr>
              <w:rFonts w:ascii="ＭＳ 明朝" w:eastAsia="ＭＳ 明朝" w:hAnsi="ＭＳ 明朝" w:hint="eastAsia"/>
              <w:szCs w:val="21"/>
            </w:rPr>
          </w:rPrChange>
        </w:rPr>
        <w:t>文化的要素に対応する翻訳テキスト</w:t>
      </w:r>
      <w:r w:rsidRPr="00F45A47">
        <w:rPr>
          <w:rFonts w:ascii="Times New Roman" w:eastAsia="ＭＳ 明朝" w:hAnsi="Times New Roman" w:cs="Times New Roman"/>
          <w:szCs w:val="21"/>
          <w:rPrChange w:id="2075" w:author="Masato YOSHIKAWA" w:date="2026-01-20T11:15:00Z" w16du:dateUtc="2026-01-20T02:15:00Z">
            <w:rPr>
              <w:rFonts w:ascii="ＭＳ 明朝" w:eastAsia="ＭＳ 明朝" w:hAnsi="ＭＳ 明朝"/>
              <w:szCs w:val="21"/>
            </w:rPr>
          </w:rPrChange>
        </w:rPr>
        <w:t>が目標文化</w:t>
      </w:r>
      <w:r w:rsidR="008C08F8" w:rsidRPr="00F45A47">
        <w:rPr>
          <w:rFonts w:ascii="Times New Roman" w:eastAsia="ＭＳ 明朝" w:hAnsi="Times New Roman" w:cs="Times New Roman" w:hint="eastAsia"/>
          <w:szCs w:val="21"/>
          <w:rPrChange w:id="2076" w:author="Masato YOSHIKAWA" w:date="2026-01-20T11:15:00Z" w16du:dateUtc="2026-01-20T02:15:00Z">
            <w:rPr>
              <w:rFonts w:ascii="ＭＳ 明朝" w:eastAsia="ＭＳ 明朝" w:hAnsi="ＭＳ 明朝" w:hint="eastAsia"/>
              <w:szCs w:val="21"/>
            </w:rPr>
          </w:rPrChange>
        </w:rPr>
        <w:t>における</w:t>
      </w:r>
      <w:r w:rsidR="00EB3503" w:rsidRPr="00F45A47">
        <w:rPr>
          <w:rFonts w:ascii="Times New Roman" w:eastAsia="ＭＳ 明朝" w:hAnsi="Times New Roman" w:cs="Times New Roman" w:hint="eastAsia"/>
          <w:szCs w:val="21"/>
          <w:rPrChange w:id="2077" w:author="Masato YOSHIKAWA" w:date="2026-01-20T11:15:00Z" w16du:dateUtc="2026-01-20T02:15:00Z">
            <w:rPr>
              <w:rFonts w:ascii="ＭＳ 明朝" w:eastAsia="ＭＳ 明朝" w:hAnsi="ＭＳ 明朝" w:hint="eastAsia"/>
              <w:szCs w:val="21"/>
            </w:rPr>
          </w:rPrChange>
        </w:rPr>
        <w:t>「</w:t>
      </w:r>
      <w:r w:rsidRPr="00F45A47">
        <w:rPr>
          <w:rFonts w:ascii="Times New Roman" w:eastAsia="ＭＳ 明朝" w:hAnsi="Times New Roman" w:cs="Times New Roman"/>
          <w:szCs w:val="21"/>
          <w:rPrChange w:id="2078" w:author="Masato YOSHIKAWA" w:date="2026-01-20T11:15:00Z" w16du:dateUtc="2026-01-20T02:15:00Z">
            <w:rPr>
              <w:rFonts w:ascii="ＭＳ 明朝" w:eastAsia="ＭＳ 明朝" w:hAnsi="ＭＳ 明朝"/>
              <w:szCs w:val="21"/>
            </w:rPr>
          </w:rPrChange>
        </w:rPr>
        <w:t>既知の概念</w:t>
      </w:r>
      <w:r w:rsidR="00EB3503" w:rsidRPr="00F45A47">
        <w:rPr>
          <w:rFonts w:ascii="Times New Roman" w:eastAsia="ＭＳ 明朝" w:hAnsi="Times New Roman" w:cs="Times New Roman" w:hint="eastAsia"/>
          <w:szCs w:val="21"/>
          <w:rPrChange w:id="2079" w:author="Masato YOSHIKAWA" w:date="2026-01-20T11:15:00Z" w16du:dateUtc="2026-01-20T02:15:00Z">
            <w:rPr>
              <w:rFonts w:ascii="ＭＳ 明朝" w:eastAsia="ＭＳ 明朝" w:hAnsi="ＭＳ 明朝" w:hint="eastAsia"/>
              <w:szCs w:val="21"/>
            </w:rPr>
          </w:rPrChange>
        </w:rPr>
        <w:t>」のみで構成されている状態を指す。ここでは、</w:t>
      </w:r>
      <w:r w:rsidRPr="00F45A47">
        <w:rPr>
          <w:rFonts w:ascii="Times New Roman" w:eastAsia="ＭＳ 明朝" w:hAnsi="Times New Roman" w:cs="Times New Roman"/>
          <w:szCs w:val="21"/>
          <w:rPrChange w:id="2080" w:author="Masato YOSHIKAWA" w:date="2026-01-20T11:15:00Z" w16du:dateUtc="2026-01-20T02:15:00Z">
            <w:rPr>
              <w:rFonts w:ascii="ＭＳ 明朝" w:eastAsia="ＭＳ 明朝" w:hAnsi="ＭＳ 明朝"/>
              <w:szCs w:val="21"/>
            </w:rPr>
          </w:rPrChange>
        </w:rPr>
        <w:t>読者が異文化の固有性を意識せず、自国の文化的枠組みの中で処理してしまう状態を指す。読者は「文化的な差異は存在しない」という認知的錯覚を抱くこととなる。</w:t>
      </w:r>
      <w:r w:rsidR="006102C2" w:rsidRPr="00F45A47">
        <w:rPr>
          <w:rFonts w:ascii="Times New Roman" w:eastAsia="ＭＳ 明朝" w:hAnsi="Times New Roman" w:cs="Times New Roman" w:hint="eastAsia"/>
          <w:szCs w:val="21"/>
          <w:rPrChange w:id="2081" w:author="Masato YOSHIKAWA" w:date="2026-01-20T11:15:00Z" w16du:dateUtc="2026-01-20T02:15:00Z">
            <w:rPr>
              <w:rFonts w:ascii="ＭＳ 明朝" w:eastAsia="ＭＳ 明朝" w:hAnsi="ＭＳ 明朝" w:hint="eastAsia"/>
              <w:szCs w:val="21"/>
            </w:rPr>
          </w:rPrChange>
        </w:rPr>
        <w:t>なお、概念が既知であるかどうかの客観的判断基準としては、英英辞典において外来語であることを示す注釈がなく、一般的な語彙として掲載されているかどうかを用いる。</w:t>
      </w:r>
      <w:r w:rsidR="00E41BB3" w:rsidRPr="00F45A47">
        <w:rPr>
          <w:rFonts w:ascii="Times New Roman" w:eastAsia="ＭＳ 明朝" w:hAnsi="Times New Roman" w:cs="Times New Roman" w:hint="eastAsia"/>
          <w:szCs w:val="21"/>
          <w:rPrChange w:id="2082" w:author="Masato YOSHIKAWA" w:date="2026-01-20T11:15:00Z" w16du:dateUtc="2026-01-20T02:15:00Z">
            <w:rPr>
              <w:rFonts w:ascii="ＭＳ 明朝" w:eastAsia="ＭＳ 明朝" w:hAnsi="ＭＳ 明朝" w:hint="eastAsia"/>
              <w:szCs w:val="21"/>
            </w:rPr>
          </w:rPrChange>
        </w:rPr>
        <w:t>本研究では、この基準を適用するための参照辞典として、アメリカ英語の一般辞典として広く利用されている</w:t>
      </w:r>
      <w:r w:rsidR="00EA05FE" w:rsidRPr="00F45A47">
        <w:rPr>
          <w:rFonts w:ascii="Times New Roman" w:eastAsia="ＭＳ 明朝" w:hAnsi="Times New Roman" w:cs="Times New Roman" w:hint="eastAsia"/>
          <w:szCs w:val="21"/>
          <w:rPrChange w:id="2083" w:author="Masato YOSHIKAWA" w:date="2026-01-20T11:15:00Z" w16du:dateUtc="2026-01-20T02:15:00Z">
            <w:rPr>
              <w:rFonts w:ascii="ＭＳ 明朝" w:eastAsia="ＭＳ 明朝" w:hAnsi="ＭＳ 明朝" w:hint="eastAsia"/>
              <w:szCs w:val="21"/>
            </w:rPr>
          </w:rPrChange>
        </w:rPr>
        <w:t>『</w:t>
      </w:r>
      <w:r w:rsidR="007701EB" w:rsidRPr="00F45A47">
        <w:rPr>
          <w:rFonts w:ascii="Times New Roman" w:eastAsia="ＭＳ 明朝" w:hAnsi="Times New Roman" w:cs="Times New Roman"/>
          <w:szCs w:val="21"/>
          <w:rPrChange w:id="2084" w:author="Masato YOSHIKAWA" w:date="2026-01-20T11:15:00Z" w16du:dateUtc="2026-01-20T02:15:00Z">
            <w:rPr>
              <w:rFonts w:ascii="ＭＳ 明朝" w:eastAsia="ＭＳ 明朝" w:hAnsi="ＭＳ 明朝"/>
              <w:szCs w:val="21"/>
            </w:rPr>
          </w:rPrChange>
        </w:rPr>
        <w:t>Merriam-Webster</w:t>
      </w:r>
      <w:r w:rsidR="00827D16" w:rsidRPr="00F45A47">
        <w:rPr>
          <w:rFonts w:ascii="Times New Roman" w:eastAsia="ＭＳ 明朝" w:hAnsi="Times New Roman" w:cs="Times New Roman"/>
          <w:szCs w:val="21"/>
          <w:rPrChange w:id="2085" w:author="Masato YOSHIKAWA" w:date="2026-01-20T11:15:00Z" w16du:dateUtc="2026-01-20T02:15:00Z">
            <w:rPr>
              <w:rFonts w:ascii="ＭＳ 明朝" w:eastAsia="ＭＳ 明朝" w:hAnsi="ＭＳ 明朝"/>
              <w:szCs w:val="21"/>
            </w:rPr>
          </w:rPrChange>
        </w:rPr>
        <w:t xml:space="preserve"> </w:t>
      </w:r>
      <w:r w:rsidR="007701EB" w:rsidRPr="00F45A47">
        <w:rPr>
          <w:rFonts w:ascii="Times New Roman" w:eastAsia="ＭＳ 明朝" w:hAnsi="Times New Roman" w:cs="Times New Roman"/>
          <w:szCs w:val="21"/>
          <w:rPrChange w:id="2086" w:author="Masato YOSHIKAWA" w:date="2026-01-20T11:15:00Z" w16du:dateUtc="2026-01-20T02:15:00Z">
            <w:rPr>
              <w:rFonts w:ascii="ＭＳ 明朝" w:eastAsia="ＭＳ 明朝" w:hAnsi="ＭＳ 明朝"/>
              <w:szCs w:val="21"/>
            </w:rPr>
          </w:rPrChange>
        </w:rPr>
        <w:t>Online</w:t>
      </w:r>
      <w:r w:rsidR="00EA05FE" w:rsidRPr="00F45A47">
        <w:rPr>
          <w:rFonts w:ascii="Times New Roman" w:eastAsia="ＭＳ 明朝" w:hAnsi="Times New Roman" w:cs="Times New Roman" w:hint="eastAsia"/>
          <w:szCs w:val="21"/>
          <w:rPrChange w:id="2087" w:author="Masato YOSHIKAWA" w:date="2026-01-20T11:15:00Z" w16du:dateUtc="2026-01-20T02:15:00Z">
            <w:rPr>
              <w:rFonts w:ascii="ＭＳ 明朝" w:eastAsia="ＭＳ 明朝" w:hAnsi="ＭＳ 明朝" w:hint="eastAsia"/>
              <w:szCs w:val="21"/>
            </w:rPr>
          </w:rPrChange>
        </w:rPr>
        <w:t>』</w:t>
      </w:r>
      <w:r w:rsidR="002E4570" w:rsidRPr="00F45A47">
        <w:rPr>
          <w:rStyle w:val="afa"/>
          <w:rFonts w:ascii="Times New Roman" w:eastAsia="ＭＳ 明朝" w:hAnsi="Times New Roman" w:cs="Times New Roman"/>
          <w:szCs w:val="21"/>
          <w:rPrChange w:id="2088" w:author="Masato YOSHIKAWA" w:date="2026-01-20T11:15:00Z" w16du:dateUtc="2026-01-20T02:15:00Z">
            <w:rPr>
              <w:rStyle w:val="afa"/>
              <w:rFonts w:ascii="ＭＳ 明朝" w:eastAsia="ＭＳ 明朝" w:hAnsi="ＭＳ 明朝"/>
              <w:szCs w:val="21"/>
            </w:rPr>
          </w:rPrChange>
        </w:rPr>
        <w:footnoteReference w:id="2"/>
      </w:r>
      <w:ins w:id="2101" w:author="Masato YOSHIKAWA" w:date="2026-01-20T12:12:00Z" w16du:dateUtc="2026-01-20T03:12:00Z">
        <w:r w:rsidR="00717078">
          <w:rPr>
            <w:rFonts w:ascii="Times New Roman" w:eastAsia="ＭＳ 明朝" w:hAnsi="Times New Roman" w:cs="Times New Roman" w:hint="eastAsia"/>
            <w:szCs w:val="21"/>
          </w:rPr>
          <w:t xml:space="preserve"> </w:t>
        </w:r>
      </w:ins>
      <w:r w:rsidR="002E4570" w:rsidRPr="00F45A47">
        <w:rPr>
          <w:rFonts w:ascii="Times New Roman" w:eastAsia="ＭＳ 明朝" w:hAnsi="Times New Roman" w:cs="Times New Roman" w:hint="eastAsia"/>
          <w:szCs w:val="21"/>
          <w:rPrChange w:id="2102" w:author="Masato YOSHIKAWA" w:date="2026-01-20T11:15:00Z" w16du:dateUtc="2026-01-20T02:15:00Z">
            <w:rPr>
              <w:rFonts w:ascii="ＭＳ 明朝" w:eastAsia="ＭＳ 明朝" w:hAnsi="ＭＳ 明朝" w:hint="eastAsia"/>
              <w:szCs w:val="21"/>
            </w:rPr>
          </w:rPrChange>
        </w:rPr>
        <w:t>を採用した。</w:t>
      </w:r>
    </w:p>
    <w:p w14:paraId="5CB30C51" w14:textId="0DB4E0D0" w:rsidR="002E4570" w:rsidRPr="00F45A47" w:rsidRDefault="002E4570" w:rsidP="007E2CFB">
      <w:pPr>
        <w:ind w:firstLineChars="100" w:firstLine="210"/>
        <w:jc w:val="left"/>
        <w:rPr>
          <w:rFonts w:ascii="Times New Roman" w:eastAsia="ＭＳ 明朝" w:hAnsi="Times New Roman" w:cs="Times New Roman"/>
          <w:szCs w:val="21"/>
          <w:rPrChange w:id="2103"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hint="eastAsia"/>
          <w:szCs w:val="21"/>
          <w:rPrChange w:id="2104" w:author="Masato YOSHIKAWA" w:date="2026-01-20T11:15:00Z" w16du:dateUtc="2026-01-20T02:15:00Z">
            <w:rPr>
              <w:rFonts w:ascii="ＭＳ 明朝" w:eastAsia="ＭＳ 明朝" w:hAnsi="ＭＳ 明朝" w:hint="eastAsia"/>
              <w:szCs w:val="21"/>
            </w:rPr>
          </w:rPrChange>
        </w:rPr>
        <w:t>そして、</w:t>
      </w:r>
      <w:r w:rsidRPr="00F45A47">
        <w:rPr>
          <w:rFonts w:ascii="Times New Roman" w:eastAsia="ＭＳ 明朝" w:hAnsi="Times New Roman" w:cs="Times New Roman"/>
          <w:szCs w:val="21"/>
          <w:rPrChange w:id="2105" w:author="Masato YOSHIKAWA" w:date="2026-01-20T11:15:00Z" w16du:dateUtc="2026-01-20T02:15:00Z">
            <w:rPr>
              <w:rFonts w:ascii="ＭＳ 明朝" w:eastAsia="ＭＳ 明朝" w:hAnsi="ＭＳ 明朝"/>
              <w:szCs w:val="21"/>
            </w:rPr>
          </w:rPrChange>
        </w:rPr>
        <w:t>Acceptance</w:t>
      </w:r>
      <w:r w:rsidRPr="00F45A47">
        <w:rPr>
          <w:rFonts w:ascii="Times New Roman" w:eastAsia="ＭＳ 明朝" w:hAnsi="Times New Roman" w:cs="Times New Roman" w:hint="eastAsia"/>
          <w:szCs w:val="21"/>
          <w:rPrChange w:id="2106" w:author="Masato YOSHIKAWA" w:date="2026-01-20T11:15:00Z" w16du:dateUtc="2026-01-20T02:15:00Z">
            <w:rPr>
              <w:rFonts w:ascii="ＭＳ 明朝" w:eastAsia="ＭＳ 明朝" w:hAnsi="ＭＳ 明朝" w:hint="eastAsia"/>
              <w:szCs w:val="21"/>
            </w:rPr>
          </w:rPrChange>
        </w:rPr>
        <w:t>は、目標言語の音韻や統語的な規範から「逸脱」した語彙が使用されている、あるいは異国の事物である旨が明示されている状態で、読者が「自分化とは異なる異質なもの」が存在することを認識するが、その背景や深い意味までは把握できていない段階を指す。</w:t>
      </w:r>
    </w:p>
    <w:p w14:paraId="3ADAEBBD" w14:textId="19365609" w:rsidR="002E4570" w:rsidRPr="00F45A47" w:rsidRDefault="002E4570" w:rsidP="00386792">
      <w:pPr>
        <w:ind w:firstLineChars="100" w:firstLine="210"/>
        <w:rPr>
          <w:rFonts w:ascii="Times New Roman" w:eastAsia="ＭＳ 明朝" w:hAnsi="Times New Roman" w:cs="Times New Roman"/>
          <w:szCs w:val="21"/>
          <w:rPrChange w:id="2107"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hint="eastAsia"/>
          <w:szCs w:val="21"/>
          <w:rPrChange w:id="2108" w:author="Masato YOSHIKAWA" w:date="2026-01-20T11:15:00Z" w16du:dateUtc="2026-01-20T02:15:00Z">
            <w:rPr>
              <w:rFonts w:ascii="ＭＳ 明朝" w:eastAsia="ＭＳ 明朝" w:hAnsi="ＭＳ 明朝" w:hint="eastAsia"/>
              <w:szCs w:val="21"/>
            </w:rPr>
          </w:rPrChange>
        </w:rPr>
        <w:t>最後に</w:t>
      </w:r>
      <w:r w:rsidRPr="00F45A47">
        <w:rPr>
          <w:rFonts w:ascii="Times New Roman" w:eastAsia="ＭＳ 明朝" w:hAnsi="Times New Roman" w:cs="Times New Roman"/>
          <w:szCs w:val="21"/>
          <w:rPrChange w:id="2109" w:author="Masato YOSHIKAWA" w:date="2026-01-20T11:15:00Z" w16du:dateUtc="2026-01-20T02:15:00Z">
            <w:rPr>
              <w:rFonts w:ascii="ＭＳ 明朝" w:eastAsia="ＭＳ 明朝" w:hAnsi="ＭＳ 明朝"/>
              <w:szCs w:val="21"/>
            </w:rPr>
          </w:rPrChange>
        </w:rPr>
        <w:t>Adaptation</w:t>
      </w:r>
      <w:r w:rsidRPr="00F45A47">
        <w:rPr>
          <w:rFonts w:ascii="Times New Roman" w:eastAsia="ＭＳ 明朝" w:hAnsi="Times New Roman" w:cs="Times New Roman" w:hint="eastAsia"/>
          <w:szCs w:val="21"/>
          <w:rPrChange w:id="2110" w:author="Masato YOSHIKAWA" w:date="2026-01-20T11:15:00Z" w16du:dateUtc="2026-01-20T02:15:00Z">
            <w:rPr>
              <w:rFonts w:ascii="ＭＳ 明朝" w:eastAsia="ＭＳ 明朝" w:hAnsi="ＭＳ 明朝" w:hint="eastAsia"/>
              <w:szCs w:val="21"/>
            </w:rPr>
          </w:rPrChange>
        </w:rPr>
        <w:t>は</w:t>
      </w:r>
      <w:r w:rsidRPr="00F45A47">
        <w:rPr>
          <w:rFonts w:ascii="Times New Roman" w:eastAsia="ＭＳ 明朝" w:hAnsi="Times New Roman" w:cs="Times New Roman"/>
          <w:szCs w:val="21"/>
          <w:rPrChange w:id="2111" w:author="Masato YOSHIKAWA" w:date="2026-01-20T11:15:00Z" w16du:dateUtc="2026-01-20T02:15:00Z">
            <w:rPr>
              <w:rFonts w:ascii="ＭＳ 明朝" w:eastAsia="ＭＳ 明朝" w:hAnsi="ＭＳ 明朝"/>
              <w:szCs w:val="21"/>
            </w:rPr>
          </w:rPrChange>
        </w:rPr>
        <w:t>読者が自文化の視点を一時的に離れ、その要素が異文化の中で持つ機能や文脈を論理的に理解・共感できる状態を指す。</w:t>
      </w:r>
      <w:r w:rsidRPr="00F45A47">
        <w:rPr>
          <w:rFonts w:ascii="Times New Roman" w:eastAsia="ＭＳ 明朝" w:hAnsi="Times New Roman" w:cs="Times New Roman" w:hint="eastAsia"/>
          <w:szCs w:val="21"/>
          <w:rPrChange w:id="2112" w:author="Masato YOSHIKAWA" w:date="2026-01-20T11:15:00Z" w16du:dateUtc="2026-01-20T02:15:00Z">
            <w:rPr>
              <w:rFonts w:ascii="ＭＳ 明朝" w:eastAsia="ＭＳ 明朝" w:hAnsi="ＭＳ 明朝" w:hint="eastAsia"/>
              <w:szCs w:val="21"/>
            </w:rPr>
          </w:rPrChange>
        </w:rPr>
        <w:t>テキストの状態としては、</w:t>
      </w:r>
      <w:r w:rsidRPr="00F45A47">
        <w:rPr>
          <w:rFonts w:ascii="Times New Roman" w:eastAsia="ＭＳ 明朝" w:hAnsi="Times New Roman" w:cs="Times New Roman"/>
          <w:szCs w:val="21"/>
          <w:rPrChange w:id="2113" w:author="Masato YOSHIKAWA" w:date="2026-01-20T11:15:00Z" w16du:dateUtc="2026-01-20T02:15:00Z">
            <w:rPr>
              <w:rFonts w:ascii="ＭＳ 明朝" w:eastAsia="ＭＳ 明朝" w:hAnsi="ＭＳ 明朝"/>
              <w:szCs w:val="21"/>
            </w:rPr>
          </w:rPrChange>
        </w:rPr>
        <w:t>Acceptance</w:t>
      </w:r>
      <w:r w:rsidRPr="00F45A47">
        <w:rPr>
          <w:rFonts w:ascii="Times New Roman" w:eastAsia="ＭＳ 明朝" w:hAnsi="Times New Roman" w:cs="Times New Roman" w:hint="eastAsia"/>
          <w:szCs w:val="21"/>
          <w:rPrChange w:id="2114" w:author="Masato YOSHIKAWA" w:date="2026-01-20T11:15:00Z" w16du:dateUtc="2026-01-20T02:15:00Z">
            <w:rPr>
              <w:rFonts w:ascii="ＭＳ 明朝" w:eastAsia="ＭＳ 明朝" w:hAnsi="ＭＳ 明朝" w:hint="eastAsia"/>
              <w:szCs w:val="21"/>
            </w:rPr>
          </w:rPrChange>
        </w:rPr>
        <w:t>のテキストの状態に加え、</w:t>
      </w:r>
      <w:r w:rsidRPr="00F45A47">
        <w:rPr>
          <w:rFonts w:ascii="Times New Roman" w:eastAsia="ＭＳ 明朝" w:hAnsi="Times New Roman" w:cs="Times New Roman"/>
          <w:szCs w:val="21"/>
          <w:rPrChange w:id="2115" w:author="Masato YOSHIKAWA" w:date="2026-01-20T11:15:00Z" w16du:dateUtc="2026-01-20T02:15:00Z">
            <w:rPr>
              <w:rFonts w:ascii="ＭＳ 明朝" w:eastAsia="ＭＳ 明朝" w:hAnsi="ＭＳ 明朝"/>
              <w:szCs w:val="21"/>
            </w:rPr>
          </w:rPrChange>
        </w:rPr>
        <w:t>適切な注釈や文中での詳細な説明により、読者が異文化の視点を取り入れた深い理解</w:t>
      </w:r>
      <w:r w:rsidRPr="00F45A47">
        <w:rPr>
          <w:rFonts w:ascii="Times New Roman" w:eastAsia="ＭＳ 明朝" w:hAnsi="Times New Roman" w:cs="Times New Roman" w:hint="eastAsia"/>
          <w:szCs w:val="21"/>
          <w:rPrChange w:id="2116" w:author="Masato YOSHIKAWA" w:date="2026-01-20T11:15:00Z" w16du:dateUtc="2026-01-20T02:15:00Z">
            <w:rPr>
              <w:rFonts w:ascii="ＭＳ 明朝" w:eastAsia="ＭＳ 明朝" w:hAnsi="ＭＳ 明朝" w:hint="eastAsia"/>
              <w:szCs w:val="21"/>
            </w:rPr>
          </w:rPrChange>
        </w:rPr>
        <w:t>できる状態である場合に</w:t>
      </w:r>
      <w:r w:rsidRPr="00F45A47">
        <w:rPr>
          <w:rFonts w:ascii="Times New Roman" w:eastAsia="ＭＳ 明朝" w:hAnsi="Times New Roman" w:cs="Times New Roman"/>
          <w:szCs w:val="21"/>
          <w:rPrChange w:id="2117" w:author="Masato YOSHIKAWA" w:date="2026-01-20T11:15:00Z" w16du:dateUtc="2026-01-20T02:15:00Z">
            <w:rPr>
              <w:rFonts w:ascii="ＭＳ 明朝" w:eastAsia="ＭＳ 明朝" w:hAnsi="ＭＳ 明朝"/>
              <w:szCs w:val="21"/>
            </w:rPr>
          </w:rPrChange>
        </w:rPr>
        <w:t>Adaptation</w:t>
      </w:r>
      <w:r w:rsidRPr="00F45A47">
        <w:rPr>
          <w:rFonts w:ascii="Times New Roman" w:eastAsia="ＭＳ 明朝" w:hAnsi="Times New Roman" w:cs="Times New Roman" w:hint="eastAsia"/>
          <w:szCs w:val="21"/>
          <w:rPrChange w:id="2118" w:author="Masato YOSHIKAWA" w:date="2026-01-20T11:15:00Z" w16du:dateUtc="2026-01-20T02:15:00Z">
            <w:rPr>
              <w:rFonts w:ascii="ＭＳ 明朝" w:eastAsia="ＭＳ 明朝" w:hAnsi="ＭＳ 明朝" w:hint="eastAsia"/>
              <w:szCs w:val="21"/>
            </w:rPr>
          </w:rPrChange>
        </w:rPr>
        <w:t>と分類する事とする。</w:t>
      </w:r>
    </w:p>
    <w:p w14:paraId="17ABF27A" w14:textId="242D29A0" w:rsidR="002E4570" w:rsidRPr="00F45A47" w:rsidDel="00717078" w:rsidRDefault="002E4570" w:rsidP="00386792">
      <w:pPr>
        <w:rPr>
          <w:del w:id="2119" w:author="Masato YOSHIKAWA" w:date="2026-01-20T12:12:00Z" w16du:dateUtc="2026-01-20T03:12:00Z"/>
          <w:rFonts w:ascii="Times New Roman" w:eastAsia="ＭＳ 明朝" w:hAnsi="Times New Roman" w:cs="Times New Roman"/>
          <w:szCs w:val="21"/>
          <w:rPrChange w:id="2120" w:author="Masato YOSHIKAWA" w:date="2026-01-20T11:15:00Z" w16du:dateUtc="2026-01-20T02:15:00Z">
            <w:rPr>
              <w:del w:id="2121" w:author="Masato YOSHIKAWA" w:date="2026-01-20T12:12:00Z" w16du:dateUtc="2026-01-20T03:12:00Z"/>
              <w:rFonts w:ascii="ＭＳ 明朝" w:eastAsia="ＭＳ 明朝" w:hAnsi="ＭＳ 明朝"/>
              <w:szCs w:val="21"/>
            </w:rPr>
          </w:rPrChange>
        </w:rPr>
      </w:pPr>
    </w:p>
    <w:p w14:paraId="64A39755" w14:textId="3F044DF0" w:rsidR="002E4570" w:rsidRPr="00F45A47" w:rsidDel="00717078" w:rsidRDefault="002E4570" w:rsidP="00AB655D">
      <w:pPr>
        <w:pStyle w:val="a9"/>
        <w:numPr>
          <w:ilvl w:val="0"/>
          <w:numId w:val="56"/>
        </w:numPr>
        <w:rPr>
          <w:del w:id="2122" w:author="Masato YOSHIKAWA" w:date="2026-01-20T12:12:00Z" w16du:dateUtc="2026-01-20T03:12:00Z"/>
          <w:rFonts w:ascii="Times New Roman" w:eastAsia="ＭＳ 明朝" w:hAnsi="Times New Roman" w:cs="Times New Roman"/>
          <w:szCs w:val="21"/>
          <w:rPrChange w:id="2123" w:author="Masato YOSHIKAWA" w:date="2026-01-20T11:15:00Z" w16du:dateUtc="2026-01-20T02:15:00Z">
            <w:rPr>
              <w:del w:id="2124" w:author="Masato YOSHIKAWA" w:date="2026-01-20T12:12:00Z" w16du:dateUtc="2026-01-20T03:12:00Z"/>
              <w:rFonts w:ascii="ＭＳ 明朝" w:eastAsia="ＭＳ 明朝" w:hAnsi="ＭＳ 明朝"/>
              <w:szCs w:val="21"/>
            </w:rPr>
          </w:rPrChange>
        </w:rPr>
      </w:pPr>
      <w:del w:id="2125" w:author="Masato YOSHIKAWA" w:date="2026-01-20T12:12:00Z" w16du:dateUtc="2026-01-20T03:12:00Z">
        <w:r w:rsidRPr="00F45A47" w:rsidDel="00717078">
          <w:rPr>
            <w:rFonts w:ascii="Times New Roman" w:eastAsia="ＭＳ 明朝" w:hAnsi="Times New Roman" w:cs="Times New Roman" w:hint="eastAsia"/>
            <w:szCs w:val="21"/>
            <w:rPrChange w:id="2126" w:author="Masato YOSHIKAWA" w:date="2026-01-20T11:15:00Z" w16du:dateUtc="2026-01-20T02:15:00Z">
              <w:rPr>
                <w:rFonts w:ascii="ＭＳ 明朝" w:eastAsia="ＭＳ 明朝" w:hAnsi="ＭＳ 明朝" w:hint="eastAsia"/>
                <w:szCs w:val="21"/>
              </w:rPr>
            </w:rPrChange>
          </w:rPr>
          <w:lastRenderedPageBreak/>
          <w:delText>除外した段階とその理由</w:delText>
        </w:r>
      </w:del>
    </w:p>
    <w:p w14:paraId="26F6FB3C" w14:textId="0FF2F484" w:rsidR="002E4570" w:rsidRPr="00F45A47" w:rsidRDefault="00717078" w:rsidP="00386792">
      <w:pPr>
        <w:ind w:firstLineChars="100" w:firstLine="210"/>
        <w:rPr>
          <w:rFonts w:ascii="Times New Roman" w:eastAsia="ＭＳ 明朝" w:hAnsi="Times New Roman" w:cs="Times New Roman"/>
          <w:szCs w:val="21"/>
          <w:rPrChange w:id="2127" w:author="Masato YOSHIKAWA" w:date="2026-01-20T11:15:00Z" w16du:dateUtc="2026-01-20T02:15:00Z">
            <w:rPr>
              <w:rFonts w:ascii="ＭＳ 明朝" w:eastAsia="ＭＳ 明朝" w:hAnsi="ＭＳ 明朝"/>
              <w:szCs w:val="21"/>
            </w:rPr>
          </w:rPrChange>
        </w:rPr>
      </w:pPr>
      <w:ins w:id="2128" w:author="Masato YOSHIKAWA" w:date="2026-01-20T12:12:00Z" w16du:dateUtc="2026-01-20T03:12:00Z">
        <w:r>
          <w:rPr>
            <w:rFonts w:ascii="Times New Roman" w:eastAsia="ＭＳ 明朝" w:hAnsi="Times New Roman" w:cs="Times New Roman" w:hint="eastAsia"/>
            <w:szCs w:val="21"/>
          </w:rPr>
          <w:t>一方、</w:t>
        </w:r>
      </w:ins>
      <w:r w:rsidR="002E4570" w:rsidRPr="00F45A47">
        <w:rPr>
          <w:rFonts w:ascii="Times New Roman" w:eastAsia="ＭＳ 明朝" w:hAnsi="Times New Roman" w:cs="Times New Roman"/>
          <w:szCs w:val="21"/>
          <w:rPrChange w:id="2129" w:author="Masato YOSHIKAWA" w:date="2026-01-20T11:15:00Z" w16du:dateUtc="2026-01-20T02:15:00Z">
            <w:rPr>
              <w:rFonts w:ascii="ＭＳ 明朝" w:eastAsia="ＭＳ 明朝" w:hAnsi="ＭＳ 明朝"/>
              <w:szCs w:val="21"/>
            </w:rPr>
          </w:rPrChange>
        </w:rPr>
        <w:t>DMIS</w:t>
      </w:r>
      <w:r w:rsidR="002E4570" w:rsidRPr="00F45A47">
        <w:rPr>
          <w:rFonts w:ascii="Times New Roman" w:eastAsia="ＭＳ 明朝" w:hAnsi="Times New Roman" w:cs="Times New Roman"/>
          <w:szCs w:val="21"/>
          <w:rPrChange w:id="2130" w:author="Masato YOSHIKAWA" w:date="2026-01-20T11:15:00Z" w16du:dateUtc="2026-01-20T02:15:00Z">
            <w:rPr>
              <w:rFonts w:ascii="ＭＳ 明朝" w:eastAsia="ＭＳ 明朝" w:hAnsi="ＭＳ 明朝"/>
              <w:szCs w:val="21"/>
            </w:rPr>
          </w:rPrChange>
        </w:rPr>
        <w:t>に含まれ</w:t>
      </w:r>
      <w:r w:rsidR="002E4570" w:rsidRPr="00F45A47">
        <w:rPr>
          <w:rFonts w:ascii="Times New Roman" w:eastAsia="ＭＳ 明朝" w:hAnsi="Times New Roman" w:cs="Times New Roman" w:hint="eastAsia"/>
          <w:szCs w:val="21"/>
          <w:rPrChange w:id="2131" w:author="Masato YOSHIKAWA" w:date="2026-01-20T11:15:00Z" w16du:dateUtc="2026-01-20T02:15:00Z">
            <w:rPr>
              <w:rFonts w:ascii="ＭＳ 明朝" w:eastAsia="ＭＳ 明朝" w:hAnsi="ＭＳ 明朝" w:hint="eastAsia"/>
              <w:szCs w:val="21"/>
            </w:rPr>
          </w:rPrChange>
        </w:rPr>
        <w:t>る</w:t>
      </w:r>
      <w:r w:rsidR="002E4570" w:rsidRPr="00F45A47">
        <w:rPr>
          <w:rFonts w:ascii="Times New Roman" w:eastAsia="ＭＳ 明朝" w:hAnsi="Times New Roman" w:cs="Times New Roman"/>
          <w:szCs w:val="21"/>
          <w:rPrChange w:id="2132" w:author="Masato YOSHIKAWA" w:date="2026-01-20T11:15:00Z" w16du:dateUtc="2026-01-20T02:15:00Z">
            <w:rPr>
              <w:rFonts w:ascii="ＭＳ 明朝" w:eastAsia="ＭＳ 明朝" w:hAnsi="ＭＳ 明朝"/>
              <w:szCs w:val="21"/>
            </w:rPr>
          </w:rPrChange>
        </w:rPr>
        <w:t>Defense</w:t>
      </w:r>
      <w:r w:rsidR="002E4570" w:rsidRPr="00F45A47">
        <w:rPr>
          <w:rFonts w:ascii="Times New Roman" w:eastAsia="ＭＳ 明朝" w:hAnsi="Times New Roman" w:cs="Times New Roman"/>
          <w:szCs w:val="21"/>
          <w:rPrChange w:id="2133" w:author="Masato YOSHIKAWA" w:date="2026-01-20T11:15:00Z" w16du:dateUtc="2026-01-20T02:15:00Z">
            <w:rPr>
              <w:rFonts w:ascii="ＭＳ 明朝" w:eastAsia="ＭＳ 明朝" w:hAnsi="ＭＳ 明朝"/>
              <w:szCs w:val="21"/>
            </w:rPr>
          </w:rPrChange>
        </w:rPr>
        <w:t>およ</w:t>
      </w:r>
      <w:r w:rsidR="002E4570" w:rsidRPr="00F45A47">
        <w:rPr>
          <w:rFonts w:ascii="Times New Roman" w:eastAsia="ＭＳ 明朝" w:hAnsi="Times New Roman" w:cs="Times New Roman" w:hint="eastAsia"/>
          <w:szCs w:val="21"/>
          <w:rPrChange w:id="2134" w:author="Masato YOSHIKAWA" w:date="2026-01-20T11:15:00Z" w16du:dateUtc="2026-01-20T02:15:00Z">
            <w:rPr>
              <w:rFonts w:ascii="ＭＳ 明朝" w:eastAsia="ＭＳ 明朝" w:hAnsi="ＭＳ 明朝" w:hint="eastAsia"/>
              <w:szCs w:val="21"/>
            </w:rPr>
          </w:rPrChange>
        </w:rPr>
        <w:t>び</w:t>
      </w:r>
      <w:r w:rsidR="002E4570" w:rsidRPr="00F45A47">
        <w:rPr>
          <w:rFonts w:ascii="Times New Roman" w:eastAsia="ＭＳ 明朝" w:hAnsi="Times New Roman" w:cs="Times New Roman"/>
          <w:szCs w:val="21"/>
          <w:rPrChange w:id="2135" w:author="Masato YOSHIKAWA" w:date="2026-01-20T11:15:00Z" w16du:dateUtc="2026-01-20T02:15:00Z">
            <w:rPr>
              <w:rFonts w:ascii="ＭＳ 明朝" w:eastAsia="ＭＳ 明朝" w:hAnsi="ＭＳ 明朝"/>
              <w:szCs w:val="21"/>
            </w:rPr>
          </w:rPrChange>
        </w:rPr>
        <w:t>Integration</w:t>
      </w:r>
      <w:r w:rsidR="002E4570" w:rsidRPr="00F45A47">
        <w:rPr>
          <w:rFonts w:ascii="Times New Roman" w:eastAsia="ＭＳ 明朝" w:hAnsi="Times New Roman" w:cs="Times New Roman"/>
          <w:szCs w:val="21"/>
          <w:rPrChange w:id="2136" w:author="Masato YOSHIKAWA" w:date="2026-01-20T11:15:00Z" w16du:dateUtc="2026-01-20T02:15:00Z">
            <w:rPr>
              <w:rFonts w:ascii="ＭＳ 明朝" w:eastAsia="ＭＳ 明朝" w:hAnsi="ＭＳ 明朝"/>
              <w:szCs w:val="21"/>
            </w:rPr>
          </w:rPrChange>
        </w:rPr>
        <w:t>については、以下の理由から本研究の分析対象より除外した。</w:t>
      </w:r>
    </w:p>
    <w:p w14:paraId="611169C8" w14:textId="3A0B3565" w:rsidR="002E4570" w:rsidRPr="00F45A47" w:rsidRDefault="002E4570" w:rsidP="0034725B">
      <w:pPr>
        <w:ind w:firstLineChars="100" w:firstLine="210"/>
        <w:rPr>
          <w:rFonts w:ascii="Times New Roman" w:eastAsia="ＭＳ 明朝" w:hAnsi="Times New Roman" w:cs="Times New Roman"/>
          <w:szCs w:val="21"/>
          <w:rPrChange w:id="2137"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hint="eastAsia"/>
          <w:szCs w:val="21"/>
          <w:rPrChange w:id="2138" w:author="Masato YOSHIKAWA" w:date="2026-01-20T11:15:00Z" w16du:dateUtc="2026-01-20T02:15:00Z">
            <w:rPr>
              <w:rFonts w:ascii="ＭＳ 明朝" w:eastAsia="ＭＳ 明朝" w:hAnsi="ＭＳ 明朝" w:hint="eastAsia"/>
              <w:szCs w:val="21"/>
            </w:rPr>
          </w:rPrChange>
        </w:rPr>
        <w:t>まず、</w:t>
      </w:r>
      <w:commentRangeStart w:id="2139"/>
      <w:r w:rsidRPr="00F45A47">
        <w:rPr>
          <w:rFonts w:ascii="Times New Roman" w:eastAsia="ＭＳ 明朝" w:hAnsi="Times New Roman" w:cs="Times New Roman"/>
          <w:szCs w:val="21"/>
          <w:rPrChange w:id="2140" w:author="Masato YOSHIKAWA" w:date="2026-01-20T11:15:00Z" w16du:dateUtc="2026-01-20T02:15:00Z">
            <w:rPr>
              <w:rFonts w:ascii="ＭＳ 明朝" w:eastAsia="ＭＳ 明朝" w:hAnsi="ＭＳ 明朝"/>
              <w:szCs w:val="21"/>
            </w:rPr>
          </w:rPrChange>
        </w:rPr>
        <w:t>Defense</w:t>
      </w:r>
      <w:r w:rsidRPr="00F45A47">
        <w:rPr>
          <w:rFonts w:ascii="Times New Roman" w:eastAsia="ＭＳ 明朝" w:hAnsi="Times New Roman" w:cs="Times New Roman"/>
          <w:szCs w:val="21"/>
          <w:rPrChange w:id="2141" w:author="Masato YOSHIKAWA" w:date="2026-01-20T11:15:00Z" w16du:dateUtc="2026-01-20T02:15:00Z">
            <w:rPr>
              <w:rFonts w:ascii="ＭＳ 明朝" w:eastAsia="ＭＳ 明朝" w:hAnsi="ＭＳ 明朝"/>
              <w:szCs w:val="21"/>
            </w:rPr>
          </w:rPrChange>
        </w:rPr>
        <w:t>の除外理由</w:t>
      </w:r>
      <w:r w:rsidRPr="00F45A47">
        <w:rPr>
          <w:rFonts w:ascii="Times New Roman" w:eastAsia="ＭＳ 明朝" w:hAnsi="Times New Roman" w:cs="Times New Roman" w:hint="eastAsia"/>
          <w:szCs w:val="21"/>
          <w:rPrChange w:id="2142" w:author="Masato YOSHIKAWA" w:date="2026-01-20T11:15:00Z" w16du:dateUtc="2026-01-20T02:15:00Z">
            <w:rPr>
              <w:rFonts w:ascii="ＭＳ 明朝" w:eastAsia="ＭＳ 明朝" w:hAnsi="ＭＳ 明朝" w:hint="eastAsia"/>
              <w:szCs w:val="21"/>
            </w:rPr>
          </w:rPrChange>
        </w:rPr>
        <w:t>について</w:t>
      </w:r>
      <w:ins w:id="2143" w:author="Masato YOSHIKAWA" w:date="2026-01-20T12:13:00Z" w16du:dateUtc="2026-01-20T03:13:00Z">
        <w:r w:rsidR="00717078">
          <w:rPr>
            <w:rFonts w:ascii="Times New Roman" w:eastAsia="ＭＳ 明朝" w:hAnsi="Times New Roman" w:cs="Times New Roman" w:hint="eastAsia"/>
            <w:szCs w:val="21"/>
          </w:rPr>
          <w:t>だが</w:t>
        </w:r>
      </w:ins>
      <w:r w:rsidRPr="00F45A47">
        <w:rPr>
          <w:rFonts w:ascii="Times New Roman" w:eastAsia="ＭＳ 明朝" w:hAnsi="Times New Roman" w:cs="Times New Roman" w:hint="eastAsia"/>
          <w:szCs w:val="21"/>
          <w:rPrChange w:id="2144" w:author="Masato YOSHIKAWA" w:date="2026-01-20T11:15:00Z" w16du:dateUtc="2026-01-20T02:15:00Z">
            <w:rPr>
              <w:rFonts w:ascii="ＭＳ 明朝" w:eastAsia="ＭＳ 明朝" w:hAnsi="ＭＳ 明朝" w:hint="eastAsia"/>
              <w:szCs w:val="21"/>
            </w:rPr>
          </w:rPrChange>
        </w:rPr>
        <w:t>、この段階は、</w:t>
      </w:r>
      <w:r w:rsidRPr="00F45A47">
        <w:rPr>
          <w:rFonts w:ascii="Times New Roman" w:eastAsia="ＭＳ 明朝" w:hAnsi="Times New Roman" w:cs="Times New Roman"/>
          <w:szCs w:val="21"/>
          <w:rPrChange w:id="2145" w:author="Masato YOSHIKAWA" w:date="2026-01-20T11:15:00Z" w16du:dateUtc="2026-01-20T02:15:00Z">
            <w:rPr>
              <w:rFonts w:ascii="ＭＳ 明朝" w:eastAsia="ＭＳ 明朝" w:hAnsi="ＭＳ 明朝"/>
              <w:szCs w:val="21"/>
            </w:rPr>
          </w:rPrChange>
        </w:rPr>
        <w:t>自文化の優位性を強調するために異文化を意図的に歪曲したり、差別的な語彙に置き換えたりする段階である。『こころ』のような</w:t>
      </w:r>
      <w:r w:rsidRPr="00F45A47">
        <w:rPr>
          <w:rFonts w:ascii="Times New Roman" w:eastAsia="ＭＳ 明朝" w:hAnsi="Times New Roman" w:cs="Times New Roman" w:hint="eastAsia"/>
          <w:szCs w:val="21"/>
          <w:rPrChange w:id="2146" w:author="Masato YOSHIKAWA" w:date="2026-01-20T11:15:00Z" w16du:dateUtc="2026-01-20T02:15:00Z">
            <w:rPr>
              <w:rFonts w:ascii="ＭＳ 明朝" w:eastAsia="ＭＳ 明朝" w:hAnsi="ＭＳ 明朝" w:hint="eastAsia"/>
              <w:szCs w:val="21"/>
            </w:rPr>
          </w:rPrChange>
        </w:rPr>
        <w:t>一般的な学術的・商業的翻訳出版物を前提とする限り</w:t>
      </w:r>
      <w:r w:rsidRPr="00F45A47">
        <w:rPr>
          <w:rFonts w:ascii="Times New Roman" w:eastAsia="ＭＳ 明朝" w:hAnsi="Times New Roman" w:cs="Times New Roman"/>
          <w:szCs w:val="21"/>
          <w:rPrChange w:id="2147" w:author="Masato YOSHIKAWA" w:date="2026-01-20T11:15:00Z" w16du:dateUtc="2026-01-20T02:15:00Z">
            <w:rPr>
              <w:rFonts w:ascii="ＭＳ 明朝" w:eastAsia="ＭＳ 明朝" w:hAnsi="ＭＳ 明朝"/>
              <w:szCs w:val="21"/>
            </w:rPr>
          </w:rPrChange>
        </w:rPr>
        <w:t>、</w:t>
      </w:r>
      <w:r w:rsidRPr="00F45A47">
        <w:rPr>
          <w:rFonts w:ascii="Times New Roman" w:eastAsia="ＭＳ 明朝" w:hAnsi="Times New Roman" w:cs="Times New Roman" w:hint="eastAsia"/>
          <w:szCs w:val="21"/>
          <w:rPrChange w:id="2148" w:author="Masato YOSHIKAWA" w:date="2026-01-20T11:15:00Z" w16du:dateUtc="2026-01-20T02:15:00Z">
            <w:rPr>
              <w:rFonts w:ascii="ＭＳ 明朝" w:eastAsia="ＭＳ 明朝" w:hAnsi="ＭＳ 明朝" w:hint="eastAsia"/>
              <w:szCs w:val="21"/>
            </w:rPr>
          </w:rPrChange>
        </w:rPr>
        <w:t>こうした悪意的な変換が行われる事例は極めて少なく、</w:t>
      </w:r>
      <w:r w:rsidRPr="00F45A47">
        <w:rPr>
          <w:rFonts w:ascii="Times New Roman" w:eastAsia="ＭＳ 明朝" w:hAnsi="Times New Roman" w:cs="Times New Roman"/>
          <w:szCs w:val="21"/>
          <w:rPrChange w:id="2149" w:author="Masato YOSHIKAWA" w:date="2026-01-20T11:15:00Z" w16du:dateUtc="2026-01-20T02:15:00Z">
            <w:rPr>
              <w:rFonts w:ascii="ＭＳ 明朝" w:eastAsia="ＭＳ 明朝" w:hAnsi="ＭＳ 明朝"/>
              <w:szCs w:val="21"/>
            </w:rPr>
          </w:rPrChange>
        </w:rPr>
        <w:t>分析上の有効性が低いと判断したためである。</w:t>
      </w:r>
    </w:p>
    <w:p w14:paraId="035701DF" w14:textId="78B18D17" w:rsidR="002E4570" w:rsidRPr="00F45A47" w:rsidRDefault="002E4570" w:rsidP="0034725B">
      <w:pPr>
        <w:ind w:firstLineChars="100" w:firstLine="210"/>
        <w:rPr>
          <w:rFonts w:ascii="Times New Roman" w:eastAsia="ＭＳ 明朝" w:hAnsi="Times New Roman" w:cs="Times New Roman"/>
          <w:szCs w:val="21"/>
          <w:rPrChange w:id="2150"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hint="eastAsia"/>
          <w:szCs w:val="21"/>
          <w:rPrChange w:id="2151" w:author="Masato YOSHIKAWA" w:date="2026-01-20T11:15:00Z" w16du:dateUtc="2026-01-20T02:15:00Z">
            <w:rPr>
              <w:rFonts w:ascii="ＭＳ 明朝" w:eastAsia="ＭＳ 明朝" w:hAnsi="ＭＳ 明朝" w:hint="eastAsia"/>
              <w:szCs w:val="21"/>
            </w:rPr>
          </w:rPrChange>
        </w:rPr>
        <w:t>また、</w:t>
      </w:r>
      <w:r w:rsidRPr="00F45A47">
        <w:rPr>
          <w:rFonts w:ascii="Times New Roman" w:eastAsia="ＭＳ 明朝" w:hAnsi="Times New Roman" w:cs="Times New Roman"/>
          <w:szCs w:val="21"/>
          <w:rPrChange w:id="2152" w:author="Masato YOSHIKAWA" w:date="2026-01-20T11:15:00Z" w16du:dateUtc="2026-01-20T02:15:00Z">
            <w:rPr>
              <w:rFonts w:ascii="ＭＳ 明朝" w:eastAsia="ＭＳ 明朝" w:hAnsi="ＭＳ 明朝"/>
              <w:szCs w:val="21"/>
            </w:rPr>
          </w:rPrChange>
        </w:rPr>
        <w:t>Integration</w:t>
      </w:r>
      <w:r w:rsidRPr="00F45A47">
        <w:rPr>
          <w:rFonts w:ascii="Times New Roman" w:eastAsia="ＭＳ 明朝" w:hAnsi="Times New Roman" w:cs="Times New Roman"/>
          <w:szCs w:val="21"/>
          <w:rPrChange w:id="2153" w:author="Masato YOSHIKAWA" w:date="2026-01-20T11:15:00Z" w16du:dateUtc="2026-01-20T02:15:00Z">
            <w:rPr>
              <w:rFonts w:ascii="ＭＳ 明朝" w:eastAsia="ＭＳ 明朝" w:hAnsi="ＭＳ 明朝"/>
              <w:szCs w:val="21"/>
            </w:rPr>
          </w:rPrChange>
        </w:rPr>
        <w:t>の除外理由</w:t>
      </w:r>
      <w:r w:rsidRPr="00F45A47">
        <w:rPr>
          <w:rFonts w:ascii="Times New Roman" w:eastAsia="ＭＳ 明朝" w:hAnsi="Times New Roman" w:cs="Times New Roman" w:hint="eastAsia"/>
          <w:szCs w:val="21"/>
          <w:rPrChange w:id="2154" w:author="Masato YOSHIKAWA" w:date="2026-01-20T11:15:00Z" w16du:dateUtc="2026-01-20T02:15:00Z">
            <w:rPr>
              <w:rFonts w:ascii="ＭＳ 明朝" w:eastAsia="ＭＳ 明朝" w:hAnsi="ＭＳ 明朝" w:hint="eastAsia"/>
              <w:szCs w:val="21"/>
            </w:rPr>
          </w:rPrChange>
        </w:rPr>
        <w:t>について</w:t>
      </w:r>
      <w:ins w:id="2155" w:author="Masato YOSHIKAWA" w:date="2026-01-20T12:13:00Z" w16du:dateUtc="2026-01-20T03:13:00Z">
        <w:r w:rsidR="00717078">
          <w:rPr>
            <w:rFonts w:ascii="Times New Roman" w:eastAsia="ＭＳ 明朝" w:hAnsi="Times New Roman" w:cs="Times New Roman" w:hint="eastAsia"/>
            <w:szCs w:val="21"/>
          </w:rPr>
          <w:t>は</w:t>
        </w:r>
      </w:ins>
      <w:r w:rsidRPr="00F45A47">
        <w:rPr>
          <w:rFonts w:ascii="Times New Roman" w:eastAsia="ＭＳ 明朝" w:hAnsi="Times New Roman" w:cs="Times New Roman" w:hint="eastAsia"/>
          <w:szCs w:val="21"/>
          <w:rPrChange w:id="2156" w:author="Masato YOSHIKAWA" w:date="2026-01-20T11:15:00Z" w16du:dateUtc="2026-01-20T02:15:00Z">
            <w:rPr>
              <w:rFonts w:ascii="ＭＳ 明朝" w:eastAsia="ＭＳ 明朝" w:hAnsi="ＭＳ 明朝" w:hint="eastAsia"/>
              <w:szCs w:val="21"/>
            </w:rPr>
          </w:rPrChange>
        </w:rPr>
        <w:t>、この段階は、</w:t>
      </w:r>
      <w:r w:rsidRPr="00F45A47">
        <w:rPr>
          <w:rFonts w:ascii="Times New Roman" w:eastAsia="ＭＳ 明朝" w:hAnsi="Times New Roman" w:cs="Times New Roman"/>
          <w:szCs w:val="21"/>
          <w:rPrChange w:id="2157" w:author="Masato YOSHIKAWA" w:date="2026-01-20T11:15:00Z" w16du:dateUtc="2026-01-20T02:15:00Z">
            <w:rPr>
              <w:rFonts w:ascii="ＭＳ 明朝" w:eastAsia="ＭＳ 明朝" w:hAnsi="ＭＳ 明朝"/>
              <w:szCs w:val="21"/>
            </w:rPr>
          </w:rPrChange>
        </w:rPr>
        <w:t>複数の文化的アイデンティティを自己の中で融合させる高度な心理状態を指す</w:t>
      </w:r>
      <w:r w:rsidRPr="00F45A47">
        <w:rPr>
          <w:rFonts w:ascii="Times New Roman" w:eastAsia="ＭＳ 明朝" w:hAnsi="Times New Roman" w:cs="Times New Roman" w:hint="eastAsia"/>
          <w:szCs w:val="21"/>
          <w:rPrChange w:id="2158" w:author="Masato YOSHIKAWA" w:date="2026-01-20T11:15:00Z" w16du:dateUtc="2026-01-20T02:15:00Z">
            <w:rPr>
              <w:rFonts w:ascii="ＭＳ 明朝" w:eastAsia="ＭＳ 明朝" w:hAnsi="ＭＳ 明朝" w:hint="eastAsia"/>
              <w:szCs w:val="21"/>
            </w:rPr>
          </w:rPrChange>
        </w:rPr>
        <w:t>。</w:t>
      </w:r>
      <w:r w:rsidRPr="00F45A47">
        <w:rPr>
          <w:rFonts w:ascii="Times New Roman" w:eastAsia="ＭＳ 明朝" w:hAnsi="Times New Roman" w:cs="Times New Roman"/>
          <w:szCs w:val="21"/>
          <w:rPrChange w:id="2159" w:author="Masato YOSHIKAWA" w:date="2026-01-20T11:15:00Z" w16du:dateUtc="2026-01-20T02:15:00Z">
            <w:rPr>
              <w:rFonts w:ascii="ＭＳ 明朝" w:eastAsia="ＭＳ 明朝" w:hAnsi="ＭＳ 明朝"/>
              <w:szCs w:val="21"/>
            </w:rPr>
          </w:rPrChange>
        </w:rPr>
        <w:t xml:space="preserve">Bennett </w:t>
      </w:r>
      <w:sdt>
        <w:sdtPr>
          <w:rPr>
            <w:rFonts w:ascii="Times New Roman" w:eastAsia="ＭＳ 明朝" w:hAnsi="Times New Roman" w:cs="Times New Roman"/>
            <w:szCs w:val="21"/>
          </w:rPr>
          <w:id w:val="-1931960380"/>
          <w:citation/>
        </w:sdtPr>
        <w:sdtContent>
          <w:r w:rsidRPr="00F45A47">
            <w:rPr>
              <w:rFonts w:ascii="Times New Roman" w:eastAsia="ＭＳ 明朝" w:hAnsi="Times New Roman" w:cs="Times New Roman"/>
              <w:szCs w:val="21"/>
              <w:rPrChange w:id="2160" w:author="Masato YOSHIKAWA" w:date="2026-01-20T11:15:00Z" w16du:dateUtc="2026-01-20T02:15:00Z">
                <w:rPr>
                  <w:rFonts w:ascii="ＭＳ 明朝" w:eastAsia="ＭＳ 明朝" w:hAnsi="ＭＳ 明朝"/>
                  <w:szCs w:val="21"/>
                </w:rPr>
              </w:rPrChange>
            </w:rPr>
            <w:fldChar w:fldCharType="begin"/>
          </w:r>
          <w:r w:rsidRPr="00F45A47">
            <w:rPr>
              <w:rFonts w:ascii="Times New Roman" w:eastAsia="ＭＳ 明朝" w:hAnsi="Times New Roman" w:cs="Times New Roman"/>
              <w:szCs w:val="21"/>
              <w:rPrChange w:id="2161" w:author="Masato YOSHIKAWA" w:date="2026-01-20T11:15:00Z" w16du:dateUtc="2026-01-20T02:15:00Z">
                <w:rPr>
                  <w:rFonts w:ascii="ＭＳ 明朝" w:eastAsia="ＭＳ 明朝" w:hAnsi="ＭＳ 明朝"/>
                  <w:szCs w:val="21"/>
                </w:rPr>
              </w:rPrChange>
            </w:rPr>
            <w:instrText xml:space="preserve">CITATION Ben93 \n  \t  \l 1041 </w:instrText>
          </w:r>
          <w:r w:rsidRPr="00F45A47">
            <w:rPr>
              <w:rFonts w:ascii="Times New Roman" w:eastAsia="ＭＳ 明朝" w:hAnsi="Times New Roman" w:cs="Times New Roman"/>
              <w:szCs w:val="21"/>
              <w:rPrChange w:id="2162" w:author="Masato YOSHIKAWA" w:date="2026-01-20T11:15:00Z" w16du:dateUtc="2026-01-20T02:15:00Z">
                <w:rPr>
                  <w:rFonts w:ascii="ＭＳ 明朝" w:eastAsia="ＭＳ 明朝" w:hAnsi="ＭＳ 明朝"/>
                  <w:szCs w:val="21"/>
                </w:rPr>
              </w:rPrChange>
            </w:rPr>
            <w:fldChar w:fldCharType="separate"/>
          </w:r>
          <w:r w:rsidRPr="00F45A47">
            <w:rPr>
              <w:rFonts w:ascii="Times New Roman" w:eastAsia="ＭＳ 明朝" w:hAnsi="Times New Roman" w:cs="Times New Roman"/>
              <w:noProof/>
              <w:szCs w:val="21"/>
              <w:rPrChange w:id="2163" w:author="Masato YOSHIKAWA" w:date="2026-01-20T11:15:00Z" w16du:dateUtc="2026-01-20T02:15:00Z">
                <w:rPr>
                  <w:rFonts w:ascii="ＭＳ 明朝" w:eastAsia="ＭＳ 明朝" w:hAnsi="ＭＳ 明朝"/>
                  <w:noProof/>
                  <w:szCs w:val="21"/>
                </w:rPr>
              </w:rPrChange>
            </w:rPr>
            <w:t>(1993)</w:t>
          </w:r>
          <w:r w:rsidRPr="00F45A47">
            <w:rPr>
              <w:rFonts w:ascii="Times New Roman" w:eastAsia="ＭＳ 明朝" w:hAnsi="Times New Roman" w:cs="Times New Roman"/>
              <w:szCs w:val="21"/>
              <w:rPrChange w:id="2164" w:author="Masato YOSHIKAWA" w:date="2026-01-20T11:15:00Z" w16du:dateUtc="2026-01-20T02:15:00Z">
                <w:rPr>
                  <w:rFonts w:ascii="ＭＳ 明朝" w:eastAsia="ＭＳ 明朝" w:hAnsi="ＭＳ 明朝"/>
                  <w:szCs w:val="21"/>
                </w:rPr>
              </w:rPrChange>
            </w:rPr>
            <w:fldChar w:fldCharType="end"/>
          </w:r>
        </w:sdtContent>
      </w:sdt>
      <w:ins w:id="2165" w:author="Masato YOSHIKAWA" w:date="2026-01-20T12:13:00Z" w16du:dateUtc="2026-01-20T03:13:00Z">
        <w:r w:rsidR="00717078">
          <w:rPr>
            <w:rFonts w:ascii="Times New Roman" w:eastAsia="ＭＳ 明朝" w:hAnsi="Times New Roman" w:cs="Times New Roman" w:hint="eastAsia"/>
            <w:szCs w:val="21"/>
          </w:rPr>
          <w:t xml:space="preserve"> </w:t>
        </w:r>
      </w:ins>
      <w:r w:rsidRPr="00F45A47">
        <w:rPr>
          <w:rFonts w:ascii="Times New Roman" w:eastAsia="ＭＳ 明朝" w:hAnsi="Times New Roman" w:cs="Times New Roman" w:hint="eastAsia"/>
          <w:szCs w:val="21"/>
          <w:rPrChange w:id="2166" w:author="Masato YOSHIKAWA" w:date="2026-01-20T11:15:00Z" w16du:dateUtc="2026-01-20T02:15:00Z">
            <w:rPr>
              <w:rFonts w:ascii="ＭＳ 明朝" w:eastAsia="ＭＳ 明朝" w:hAnsi="ＭＳ 明朝" w:hint="eastAsia"/>
              <w:szCs w:val="21"/>
            </w:rPr>
          </w:rPrChange>
        </w:rPr>
        <w:t>は、</w:t>
      </w:r>
      <w:r w:rsidRPr="00F45A47">
        <w:rPr>
          <w:rFonts w:ascii="Times New Roman" w:eastAsia="ＭＳ 明朝" w:hAnsi="Times New Roman" w:cs="Times New Roman"/>
          <w:szCs w:val="21"/>
          <w:rPrChange w:id="2167" w:author="Masato YOSHIKAWA" w:date="2026-01-20T11:15:00Z" w16du:dateUtc="2026-01-20T02:15:00Z">
            <w:rPr>
              <w:rFonts w:ascii="ＭＳ 明朝" w:eastAsia="ＭＳ 明朝" w:hAnsi="ＭＳ 明朝"/>
              <w:szCs w:val="21"/>
            </w:rPr>
          </w:rPrChange>
        </w:rPr>
        <w:t>Integration</w:t>
      </w:r>
      <w:r w:rsidRPr="00F45A47">
        <w:rPr>
          <w:rFonts w:ascii="Times New Roman" w:eastAsia="ＭＳ 明朝" w:hAnsi="Times New Roman" w:cs="Times New Roman" w:hint="eastAsia"/>
          <w:szCs w:val="21"/>
          <w:rPrChange w:id="2168" w:author="Masato YOSHIKAWA" w:date="2026-01-20T11:15:00Z" w16du:dateUtc="2026-01-20T02:15:00Z">
            <w:rPr>
              <w:rFonts w:ascii="ＭＳ 明朝" w:eastAsia="ＭＳ 明朝" w:hAnsi="ＭＳ 明朝" w:hint="eastAsia"/>
              <w:szCs w:val="21"/>
            </w:rPr>
          </w:rPrChange>
        </w:rPr>
        <w:t>はアイデンティティの発達に強く関わる段階と述べている。つまり、</w:t>
      </w:r>
      <w:r w:rsidRPr="00F45A47">
        <w:rPr>
          <w:rFonts w:ascii="Times New Roman" w:eastAsia="ＭＳ 明朝" w:hAnsi="Times New Roman" w:cs="Times New Roman"/>
          <w:szCs w:val="21"/>
          <w:rPrChange w:id="2169" w:author="Masato YOSHIKAWA" w:date="2026-01-20T11:15:00Z" w16du:dateUtc="2026-01-20T02:15:00Z">
            <w:rPr>
              <w:rFonts w:ascii="ＭＳ 明朝" w:eastAsia="ＭＳ 明朝" w:hAnsi="ＭＳ 明朝"/>
              <w:szCs w:val="21"/>
            </w:rPr>
          </w:rPrChange>
        </w:rPr>
        <w:t>テキスト上の語彙選択のみから客観的に測定することが不可能であり、また</w:t>
      </w:r>
      <w:r w:rsidRPr="00F45A47">
        <w:rPr>
          <w:rFonts w:ascii="Times New Roman" w:eastAsia="ＭＳ 明朝" w:hAnsi="Times New Roman" w:cs="Times New Roman"/>
          <w:szCs w:val="21"/>
          <w:rPrChange w:id="2170" w:author="Masato YOSHIKAWA" w:date="2026-01-20T11:15:00Z" w16du:dateUtc="2026-01-20T02:15:00Z">
            <w:rPr>
              <w:rFonts w:ascii="ＭＳ 明朝" w:eastAsia="ＭＳ 明朝" w:hAnsi="ＭＳ 明朝"/>
              <w:szCs w:val="21"/>
            </w:rPr>
          </w:rPrChange>
        </w:rPr>
        <w:t>Adaptation</w:t>
      </w:r>
      <w:r w:rsidRPr="00F45A47">
        <w:rPr>
          <w:rFonts w:ascii="Times New Roman" w:eastAsia="ＭＳ 明朝" w:hAnsi="Times New Roman" w:cs="Times New Roman" w:hint="eastAsia"/>
          <w:szCs w:val="21"/>
          <w:rPrChange w:id="2171" w:author="Masato YOSHIKAWA" w:date="2026-01-20T11:15:00Z" w16du:dateUtc="2026-01-20T02:15:00Z">
            <w:rPr>
              <w:rFonts w:ascii="ＭＳ 明朝" w:eastAsia="ＭＳ 明朝" w:hAnsi="ＭＳ 明朝" w:hint="eastAsia"/>
              <w:szCs w:val="21"/>
            </w:rPr>
          </w:rPrChange>
        </w:rPr>
        <w:t>段階</w:t>
      </w:r>
      <w:r w:rsidRPr="00F45A47">
        <w:rPr>
          <w:rFonts w:ascii="Times New Roman" w:eastAsia="ＭＳ 明朝" w:hAnsi="Times New Roman" w:cs="Times New Roman"/>
          <w:szCs w:val="21"/>
          <w:rPrChange w:id="2172" w:author="Masato YOSHIKAWA" w:date="2026-01-20T11:15:00Z" w16du:dateUtc="2026-01-20T02:15:00Z">
            <w:rPr>
              <w:rFonts w:ascii="ＭＳ 明朝" w:eastAsia="ＭＳ 明朝" w:hAnsi="ＭＳ 明朝"/>
              <w:szCs w:val="21"/>
            </w:rPr>
          </w:rPrChange>
        </w:rPr>
        <w:t>との境界線が曖昧になることを避けるため、本研究の枠組みからは除外することとした。</w:t>
      </w:r>
      <w:commentRangeEnd w:id="2139"/>
      <w:r w:rsidRPr="00F45A47">
        <w:rPr>
          <w:rStyle w:val="ac"/>
          <w:rFonts w:ascii="Times New Roman" w:eastAsia="ＭＳ 明朝" w:hAnsi="Times New Roman" w:cs="Times New Roman"/>
          <w:sz w:val="21"/>
          <w:szCs w:val="21"/>
          <w:rPrChange w:id="2173" w:author="Masato YOSHIKAWA" w:date="2026-01-20T11:15:00Z" w16du:dateUtc="2026-01-20T02:15:00Z">
            <w:rPr>
              <w:rStyle w:val="ac"/>
              <w:rFonts w:ascii="ＭＳ 明朝" w:eastAsia="ＭＳ 明朝" w:hAnsi="ＭＳ 明朝"/>
              <w:sz w:val="21"/>
              <w:szCs w:val="21"/>
            </w:rPr>
          </w:rPrChange>
        </w:rPr>
        <w:commentReference w:id="2139"/>
      </w:r>
    </w:p>
    <w:p w14:paraId="5C32CAE0" w14:textId="77777777" w:rsidR="002E4570" w:rsidRPr="00F45A47" w:rsidRDefault="002E4570" w:rsidP="00F802C6">
      <w:pPr>
        <w:rPr>
          <w:rFonts w:ascii="Times New Roman" w:eastAsia="ＭＳ 明朝" w:hAnsi="Times New Roman" w:cs="Times New Roman"/>
          <w:szCs w:val="21"/>
          <w:rPrChange w:id="2174" w:author="Masato YOSHIKAWA" w:date="2026-01-20T11:15:00Z" w16du:dateUtc="2026-01-20T02:15:00Z">
            <w:rPr>
              <w:rFonts w:ascii="ＭＳ 明朝" w:eastAsia="ＭＳ 明朝" w:hAnsi="ＭＳ 明朝"/>
              <w:szCs w:val="21"/>
            </w:rPr>
          </w:rPrChange>
        </w:rPr>
      </w:pPr>
    </w:p>
    <w:p w14:paraId="30313BDD" w14:textId="7EFBB9F8" w:rsidR="002E4570" w:rsidRPr="00F45A47" w:rsidRDefault="002E4570" w:rsidP="003D6676">
      <w:pPr>
        <w:rPr>
          <w:rFonts w:ascii="Times New Roman" w:eastAsia="ＭＳ 明朝" w:hAnsi="Times New Roman" w:cs="Times New Roman"/>
          <w:szCs w:val="21"/>
          <w:rPrChange w:id="2175"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2176" w:author="Masato YOSHIKAWA" w:date="2026-01-20T11:15:00Z" w16du:dateUtc="2026-01-20T02:15:00Z">
            <w:rPr>
              <w:rFonts w:ascii="ＭＳ 明朝" w:eastAsia="ＭＳ 明朝" w:hAnsi="ＭＳ 明朝"/>
              <w:szCs w:val="21"/>
            </w:rPr>
          </w:rPrChange>
        </w:rPr>
        <w:t xml:space="preserve">3.5 </w:t>
      </w:r>
      <w:r w:rsidRPr="00F45A47">
        <w:rPr>
          <w:rFonts w:ascii="Times New Roman" w:eastAsia="ＭＳ 明朝" w:hAnsi="Times New Roman" w:cs="Times New Roman" w:hint="eastAsia"/>
          <w:szCs w:val="21"/>
          <w:rPrChange w:id="2177" w:author="Masato YOSHIKAWA" w:date="2026-01-20T11:15:00Z" w16du:dateUtc="2026-01-20T02:15:00Z">
            <w:rPr>
              <w:rFonts w:ascii="ＭＳ 明朝" w:eastAsia="ＭＳ 明朝" w:hAnsi="ＭＳ 明朝" w:hint="eastAsia"/>
              <w:szCs w:val="21"/>
            </w:rPr>
          </w:rPrChange>
        </w:rPr>
        <w:t>分析手順</w:t>
      </w:r>
    </w:p>
    <w:p w14:paraId="2F661EC2" w14:textId="40693878" w:rsidR="002E4570" w:rsidRPr="00F45A47" w:rsidRDefault="002E4570" w:rsidP="0026633F">
      <w:pPr>
        <w:ind w:firstLineChars="100" w:firstLine="210"/>
        <w:rPr>
          <w:rFonts w:ascii="Times New Roman" w:eastAsia="ＭＳ 明朝" w:hAnsi="Times New Roman" w:cs="Times New Roman"/>
          <w:szCs w:val="21"/>
          <w:rPrChange w:id="2178"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hint="eastAsia"/>
          <w:szCs w:val="21"/>
          <w:rPrChange w:id="2179" w:author="Masato YOSHIKAWA" w:date="2026-01-20T11:15:00Z" w16du:dateUtc="2026-01-20T02:15:00Z">
            <w:rPr>
              <w:rFonts w:ascii="ＭＳ 明朝" w:eastAsia="ＭＳ 明朝" w:hAnsi="ＭＳ 明朝" w:hint="eastAsia"/>
              <w:szCs w:val="21"/>
            </w:rPr>
          </w:rPrChange>
        </w:rPr>
        <w:t>本研究では、翻訳者の「戦略（</w:t>
      </w:r>
      <w:r w:rsidRPr="00F45A47">
        <w:rPr>
          <w:rFonts w:ascii="Times New Roman" w:eastAsia="ＭＳ 明朝" w:hAnsi="Times New Roman" w:cs="Times New Roman"/>
          <w:szCs w:val="21"/>
          <w:rPrChange w:id="2180" w:author="Masato YOSHIKAWA" w:date="2026-01-20T11:15:00Z" w16du:dateUtc="2026-01-20T02:15:00Z">
            <w:rPr>
              <w:rFonts w:ascii="ＭＳ 明朝" w:eastAsia="ＭＳ 明朝" w:hAnsi="ＭＳ 明朝"/>
              <w:szCs w:val="21"/>
            </w:rPr>
          </w:rPrChange>
        </w:rPr>
        <w:t>DMIS</w:t>
      </w:r>
      <w:r w:rsidRPr="00F45A47">
        <w:rPr>
          <w:rFonts w:ascii="Times New Roman" w:eastAsia="ＭＳ 明朝" w:hAnsi="Times New Roman" w:cs="Times New Roman"/>
          <w:szCs w:val="21"/>
          <w:rPrChange w:id="2181" w:author="Masato YOSHIKAWA" w:date="2026-01-20T11:15:00Z" w16du:dateUtc="2026-01-20T02:15:00Z">
            <w:rPr>
              <w:rFonts w:ascii="ＭＳ 明朝" w:eastAsia="ＭＳ 明朝" w:hAnsi="ＭＳ 明朝"/>
              <w:szCs w:val="21"/>
            </w:rPr>
          </w:rPrChange>
        </w:rPr>
        <w:t>段階の設定）」と「戦術（翻訳技法の選択）」の相関関係を明らかにするため、以下の</w:t>
      </w:r>
      <w:r w:rsidRPr="00F45A47">
        <w:rPr>
          <w:rFonts w:ascii="Times New Roman" w:eastAsia="ＭＳ 明朝" w:hAnsi="Times New Roman" w:cs="Times New Roman"/>
          <w:szCs w:val="21"/>
          <w:rPrChange w:id="2182" w:author="Masato YOSHIKAWA" w:date="2026-01-20T11:15:00Z" w16du:dateUtc="2026-01-20T02:15:00Z">
            <w:rPr>
              <w:rFonts w:ascii="ＭＳ 明朝" w:eastAsia="ＭＳ 明朝" w:hAnsi="ＭＳ 明朝"/>
              <w:szCs w:val="21"/>
            </w:rPr>
          </w:rPrChange>
        </w:rPr>
        <w:t>4</w:t>
      </w:r>
      <w:r w:rsidRPr="00F45A47">
        <w:rPr>
          <w:rFonts w:ascii="Times New Roman" w:eastAsia="ＭＳ 明朝" w:hAnsi="Times New Roman" w:cs="Times New Roman"/>
          <w:szCs w:val="21"/>
          <w:rPrChange w:id="2183" w:author="Masato YOSHIKAWA" w:date="2026-01-20T11:15:00Z" w16du:dateUtc="2026-01-20T02:15:00Z">
            <w:rPr>
              <w:rFonts w:ascii="ＭＳ 明朝" w:eastAsia="ＭＳ 明朝" w:hAnsi="ＭＳ 明朝"/>
              <w:szCs w:val="21"/>
            </w:rPr>
          </w:rPrChange>
        </w:rPr>
        <w:t>つのステップからなる分析プロセスを構築した。このプロセスは、定性的なテキスト分析と定量的な統計処理を組み合わせることで、翻訳者の意思決定過程のモデル化を試みるものである。</w:t>
      </w:r>
    </w:p>
    <w:p w14:paraId="29520F6D" w14:textId="77777777" w:rsidR="002E4570" w:rsidRPr="00F45A47" w:rsidRDefault="002E4570" w:rsidP="000B2760">
      <w:pPr>
        <w:rPr>
          <w:rFonts w:ascii="Times New Roman" w:eastAsia="ＭＳ 明朝" w:hAnsi="Times New Roman" w:cs="Times New Roman"/>
          <w:szCs w:val="21"/>
          <w:rPrChange w:id="2184" w:author="Masato YOSHIKAWA" w:date="2026-01-20T11:15:00Z" w16du:dateUtc="2026-01-20T02:15:00Z">
            <w:rPr>
              <w:rFonts w:ascii="ＭＳ 明朝" w:eastAsia="ＭＳ 明朝" w:hAnsi="ＭＳ 明朝"/>
              <w:szCs w:val="21"/>
            </w:rPr>
          </w:rPrChange>
        </w:rPr>
      </w:pPr>
    </w:p>
    <w:p w14:paraId="42F4DD9A" w14:textId="4E8ACB01" w:rsidR="002E4570" w:rsidRPr="00F45A47" w:rsidRDefault="002E4570" w:rsidP="008C6D97">
      <w:pPr>
        <w:rPr>
          <w:rFonts w:ascii="Times New Roman" w:eastAsia="ＭＳ 明朝" w:hAnsi="Times New Roman" w:cs="Times New Roman"/>
          <w:szCs w:val="21"/>
          <w:rPrChange w:id="2185"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2186" w:author="Masato YOSHIKAWA" w:date="2026-01-20T11:15:00Z" w16du:dateUtc="2026-01-20T02:15:00Z">
            <w:rPr>
              <w:rFonts w:ascii="ＭＳ 明朝" w:eastAsia="ＭＳ 明朝" w:hAnsi="ＭＳ 明朝"/>
              <w:szCs w:val="21"/>
            </w:rPr>
          </w:rPrChange>
        </w:rPr>
        <w:t xml:space="preserve">3.5.1 </w:t>
      </w:r>
      <w:commentRangeStart w:id="2187"/>
      <w:r w:rsidRPr="00F45A47">
        <w:rPr>
          <w:rFonts w:ascii="Times New Roman" w:eastAsia="ＭＳ 明朝" w:hAnsi="Times New Roman" w:cs="Times New Roman"/>
          <w:szCs w:val="21"/>
          <w:rPrChange w:id="2188" w:author="Masato YOSHIKAWA" w:date="2026-01-20T11:15:00Z" w16du:dateUtc="2026-01-20T02:15:00Z">
            <w:rPr>
              <w:rFonts w:ascii="ＭＳ 明朝" w:eastAsia="ＭＳ 明朝" w:hAnsi="ＭＳ 明朝"/>
              <w:szCs w:val="21"/>
            </w:rPr>
          </w:rPrChange>
        </w:rPr>
        <w:t>文化的要素の抽出とコーパスの</w:t>
      </w:r>
      <w:commentRangeEnd w:id="2187"/>
      <w:r w:rsidRPr="00F45A47">
        <w:rPr>
          <w:rStyle w:val="ac"/>
          <w:rFonts w:ascii="Times New Roman" w:eastAsia="ＭＳ 明朝" w:hAnsi="Times New Roman" w:cs="Times New Roman"/>
          <w:sz w:val="21"/>
          <w:szCs w:val="21"/>
          <w:rPrChange w:id="2189" w:author="Masato YOSHIKAWA" w:date="2026-01-20T11:15:00Z" w16du:dateUtc="2026-01-20T02:15:00Z">
            <w:rPr>
              <w:rStyle w:val="ac"/>
              <w:rFonts w:ascii="ＭＳ 明朝" w:eastAsia="ＭＳ 明朝" w:hAnsi="ＭＳ 明朝"/>
              <w:sz w:val="21"/>
              <w:szCs w:val="21"/>
            </w:rPr>
          </w:rPrChange>
        </w:rPr>
        <w:commentReference w:id="2187"/>
      </w:r>
      <w:r w:rsidRPr="00F45A47">
        <w:rPr>
          <w:rFonts w:ascii="Times New Roman" w:eastAsia="ＭＳ 明朝" w:hAnsi="Times New Roman" w:cs="Times New Roman" w:hint="eastAsia"/>
          <w:szCs w:val="21"/>
          <w:rPrChange w:id="2190" w:author="Masato YOSHIKAWA" w:date="2026-01-20T11:15:00Z" w16du:dateUtc="2026-01-20T02:15:00Z">
            <w:rPr>
              <w:rFonts w:ascii="ＭＳ 明朝" w:eastAsia="ＭＳ 明朝" w:hAnsi="ＭＳ 明朝" w:hint="eastAsia"/>
              <w:szCs w:val="21"/>
            </w:rPr>
          </w:rPrChange>
        </w:rPr>
        <w:t>構築</w:t>
      </w:r>
    </w:p>
    <w:p w14:paraId="7BB6CDD9" w14:textId="1A41313F" w:rsidR="002E4570" w:rsidRPr="00F45A47" w:rsidRDefault="002E4570" w:rsidP="008C6D97">
      <w:pPr>
        <w:ind w:firstLineChars="100" w:firstLine="210"/>
        <w:rPr>
          <w:rFonts w:ascii="Times New Roman" w:eastAsia="ＭＳ 明朝" w:hAnsi="Times New Roman" w:cs="Times New Roman"/>
          <w:szCs w:val="21"/>
          <w:rPrChange w:id="2191"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2192" w:author="Masato YOSHIKAWA" w:date="2026-01-20T11:15:00Z" w16du:dateUtc="2026-01-20T02:15:00Z">
            <w:rPr>
              <w:rFonts w:ascii="ＭＳ 明朝" w:eastAsia="ＭＳ 明朝" w:hAnsi="ＭＳ 明朝"/>
              <w:szCs w:val="21"/>
            </w:rPr>
          </w:rPrChange>
        </w:rPr>
        <w:t>まず、夏目『こころ』第一部「先生と私」の原文テキストを精読し、</w:t>
      </w:r>
      <w:r w:rsidRPr="00F45A47">
        <w:rPr>
          <w:rFonts w:ascii="Times New Roman" w:eastAsia="ＭＳ 明朝" w:hAnsi="Times New Roman" w:cs="Times New Roman"/>
          <w:szCs w:val="21"/>
          <w:rPrChange w:id="2193" w:author="Masato YOSHIKAWA" w:date="2026-01-20T11:15:00Z" w16du:dateUtc="2026-01-20T02:15:00Z">
            <w:rPr>
              <w:rFonts w:ascii="ＭＳ 明朝" w:eastAsia="ＭＳ 明朝" w:hAnsi="ＭＳ 明朝"/>
              <w:szCs w:val="21"/>
            </w:rPr>
          </w:rPrChange>
        </w:rPr>
        <w:t>3.2.1</w:t>
      </w:r>
      <w:r w:rsidRPr="00F45A47">
        <w:rPr>
          <w:rFonts w:ascii="Times New Roman" w:eastAsia="ＭＳ 明朝" w:hAnsi="Times New Roman" w:cs="Times New Roman"/>
          <w:szCs w:val="21"/>
          <w:rPrChange w:id="2194" w:author="Masato YOSHIKAWA" w:date="2026-01-20T11:15:00Z" w16du:dateUtc="2026-01-20T02:15:00Z">
            <w:rPr>
              <w:rFonts w:ascii="ＭＳ 明朝" w:eastAsia="ＭＳ 明朝" w:hAnsi="ＭＳ 明朝"/>
              <w:szCs w:val="21"/>
            </w:rPr>
          </w:rPrChange>
        </w:rPr>
        <w:t>項で定めた抽出基準に基づき、文化的要素</w:t>
      </w:r>
      <w:r w:rsidRPr="00F45A47">
        <w:rPr>
          <w:rFonts w:ascii="Times New Roman" w:eastAsia="ＭＳ 明朝" w:hAnsi="Times New Roman" w:cs="Times New Roman" w:hint="eastAsia"/>
          <w:szCs w:val="21"/>
          <w:rPrChange w:id="2195" w:author="Masato YOSHIKAWA" w:date="2026-01-20T11:15:00Z" w16du:dateUtc="2026-01-20T02:15:00Z">
            <w:rPr>
              <w:rFonts w:ascii="ＭＳ 明朝" w:eastAsia="ＭＳ 明朝" w:hAnsi="ＭＳ 明朝" w:hint="eastAsia"/>
              <w:szCs w:val="21"/>
            </w:rPr>
          </w:rPrChange>
        </w:rPr>
        <w:t>を含む語句と文</w:t>
      </w:r>
      <w:r w:rsidRPr="00F45A47">
        <w:rPr>
          <w:rFonts w:ascii="Times New Roman" w:eastAsia="ＭＳ 明朝" w:hAnsi="Times New Roman" w:cs="Times New Roman"/>
          <w:szCs w:val="21"/>
          <w:rPrChange w:id="2196" w:author="Masato YOSHIKAWA" w:date="2026-01-20T11:15:00Z" w16du:dateUtc="2026-01-20T02:15:00Z">
            <w:rPr>
              <w:rFonts w:ascii="ＭＳ 明朝" w:eastAsia="ＭＳ 明朝" w:hAnsi="ＭＳ 明朝"/>
              <w:szCs w:val="21"/>
            </w:rPr>
          </w:rPrChange>
        </w:rPr>
        <w:t>を抽出した。次に、抽出した各要素に対応する近藤</w:t>
      </w:r>
      <w:r w:rsidRPr="00F45A47">
        <w:rPr>
          <w:rFonts w:ascii="Times New Roman" w:eastAsia="ＭＳ 明朝" w:hAnsi="Times New Roman" w:cs="Times New Roman" w:hint="eastAsia"/>
          <w:szCs w:val="21"/>
          <w:rPrChange w:id="2197" w:author="Masato YOSHIKAWA" w:date="2026-01-20T11:15:00Z" w16du:dateUtc="2026-01-20T02:15:00Z">
            <w:rPr>
              <w:rFonts w:ascii="ＭＳ 明朝" w:eastAsia="ＭＳ 明朝" w:hAnsi="ＭＳ 明朝" w:hint="eastAsia"/>
              <w:szCs w:val="21"/>
            </w:rPr>
          </w:rPrChange>
        </w:rPr>
        <w:t>訳</w:t>
      </w:r>
      <w:r w:rsidRPr="00F45A47">
        <w:rPr>
          <w:rFonts w:ascii="Times New Roman" w:eastAsia="ＭＳ 明朝" w:hAnsi="Times New Roman" w:cs="Times New Roman"/>
          <w:szCs w:val="21"/>
          <w:rPrChange w:id="2198" w:author="Masato YOSHIKAWA" w:date="2026-01-20T11:15:00Z" w16du:dateUtc="2026-01-20T02:15:00Z">
            <w:rPr>
              <w:rFonts w:ascii="ＭＳ 明朝" w:eastAsia="ＭＳ 明朝" w:hAnsi="ＭＳ 明朝"/>
              <w:szCs w:val="21"/>
            </w:rPr>
          </w:rPrChange>
        </w:rPr>
        <w:t>および</w:t>
      </w:r>
      <w:r w:rsidRPr="00F45A47">
        <w:rPr>
          <w:rFonts w:ascii="Times New Roman" w:eastAsia="ＭＳ 明朝" w:hAnsi="Times New Roman" w:cs="Times New Roman"/>
          <w:szCs w:val="21"/>
          <w:rPrChange w:id="2199" w:author="Masato YOSHIKAWA" w:date="2026-01-20T11:15:00Z" w16du:dateUtc="2026-01-20T02:15:00Z">
            <w:rPr>
              <w:rFonts w:ascii="ＭＳ 明朝" w:eastAsia="ＭＳ 明朝" w:hAnsi="ＭＳ 明朝"/>
              <w:szCs w:val="21"/>
            </w:rPr>
          </w:rPrChange>
        </w:rPr>
        <w:t>McClellan</w:t>
      </w:r>
      <w:r w:rsidRPr="00F45A47">
        <w:rPr>
          <w:rFonts w:ascii="Times New Roman" w:eastAsia="ＭＳ 明朝" w:hAnsi="Times New Roman" w:cs="Times New Roman" w:hint="eastAsia"/>
          <w:szCs w:val="21"/>
          <w:rPrChange w:id="2200" w:author="Masato YOSHIKAWA" w:date="2026-01-20T11:15:00Z" w16du:dateUtc="2026-01-20T02:15:00Z">
            <w:rPr>
              <w:rFonts w:ascii="ＭＳ 明朝" w:eastAsia="ＭＳ 明朝" w:hAnsi="ＭＳ 明朝" w:hint="eastAsia"/>
              <w:szCs w:val="21"/>
            </w:rPr>
          </w:rPrChange>
        </w:rPr>
        <w:t>訳</w:t>
      </w:r>
      <w:r w:rsidRPr="00F45A47">
        <w:rPr>
          <w:rFonts w:ascii="Times New Roman" w:eastAsia="ＭＳ 明朝" w:hAnsi="Times New Roman" w:cs="Times New Roman"/>
          <w:szCs w:val="21"/>
          <w:rPrChange w:id="2201" w:author="Masato YOSHIKAWA" w:date="2026-01-20T11:15:00Z" w16du:dateUtc="2026-01-20T02:15:00Z">
            <w:rPr>
              <w:rFonts w:ascii="ＭＳ 明朝" w:eastAsia="ＭＳ 明朝" w:hAnsi="ＭＳ 明朝"/>
              <w:szCs w:val="21"/>
            </w:rPr>
          </w:rPrChange>
        </w:rPr>
        <w:t>の英訳箇所を特定し、原文・訳文・</w:t>
      </w:r>
      <w:r w:rsidRPr="00F45A47">
        <w:rPr>
          <w:rFonts w:ascii="Times New Roman" w:eastAsia="ＭＳ 明朝" w:hAnsi="Times New Roman" w:cs="Times New Roman" w:hint="eastAsia"/>
          <w:szCs w:val="21"/>
          <w:rPrChange w:id="2202" w:author="Masato YOSHIKAWA" w:date="2026-01-20T11:15:00Z" w16du:dateUtc="2026-01-20T02:15:00Z">
            <w:rPr>
              <w:rFonts w:ascii="ＭＳ 明朝" w:eastAsia="ＭＳ 明朝" w:hAnsi="ＭＳ 明朝" w:hint="eastAsia"/>
              <w:szCs w:val="21"/>
            </w:rPr>
          </w:rPrChange>
        </w:rPr>
        <w:t>文化的要素を相互に対応付けた</w:t>
      </w:r>
      <w:commentRangeStart w:id="2203"/>
      <w:r w:rsidRPr="00F45A47">
        <w:rPr>
          <w:rFonts w:ascii="Times New Roman" w:eastAsia="ＭＳ 明朝" w:hAnsi="Times New Roman" w:cs="Times New Roman"/>
          <w:szCs w:val="21"/>
          <w:rPrChange w:id="2204" w:author="Masato YOSHIKAWA" w:date="2026-01-20T11:15:00Z" w16du:dateUtc="2026-01-20T02:15:00Z">
            <w:rPr>
              <w:rFonts w:ascii="ＭＳ 明朝" w:eastAsia="ＭＳ 明朝" w:hAnsi="ＭＳ 明朝"/>
              <w:szCs w:val="21"/>
            </w:rPr>
          </w:rPrChange>
        </w:rPr>
        <w:t>分析用コーパス</w:t>
      </w:r>
      <w:commentRangeEnd w:id="2203"/>
      <w:r w:rsidRPr="00F45A47">
        <w:rPr>
          <w:rStyle w:val="ac"/>
          <w:rFonts w:ascii="Times New Roman" w:eastAsia="ＭＳ 明朝" w:hAnsi="Times New Roman" w:cs="Times New Roman"/>
          <w:sz w:val="21"/>
          <w:szCs w:val="21"/>
          <w:rPrChange w:id="2205" w:author="Masato YOSHIKAWA" w:date="2026-01-20T11:15:00Z" w16du:dateUtc="2026-01-20T02:15:00Z">
            <w:rPr>
              <w:rStyle w:val="ac"/>
              <w:rFonts w:ascii="ＭＳ 明朝" w:eastAsia="ＭＳ 明朝" w:hAnsi="ＭＳ 明朝"/>
              <w:sz w:val="21"/>
              <w:szCs w:val="21"/>
            </w:rPr>
          </w:rPrChange>
        </w:rPr>
        <w:commentReference w:id="2203"/>
      </w:r>
      <w:r w:rsidRPr="00F45A47">
        <w:rPr>
          <w:rFonts w:ascii="Times New Roman" w:eastAsia="ＭＳ 明朝" w:hAnsi="Times New Roman" w:cs="Times New Roman" w:hint="eastAsia"/>
          <w:szCs w:val="21"/>
          <w:rPrChange w:id="2206" w:author="Masato YOSHIKAWA" w:date="2026-01-20T11:15:00Z" w16du:dateUtc="2026-01-20T02:15:00Z">
            <w:rPr>
              <w:rFonts w:ascii="ＭＳ 明朝" w:eastAsia="ＭＳ 明朝" w:hAnsi="ＭＳ 明朝" w:hint="eastAsia"/>
              <w:szCs w:val="21"/>
            </w:rPr>
          </w:rPrChange>
        </w:rPr>
        <w:t>（</w:t>
      </w:r>
      <w:r w:rsidRPr="00F45A47">
        <w:rPr>
          <w:rFonts w:ascii="Times New Roman" w:eastAsia="ＭＳ 明朝" w:hAnsi="Times New Roman" w:cs="Times New Roman"/>
          <w:szCs w:val="21"/>
          <w:rPrChange w:id="2207" w:author="Masato YOSHIKAWA" w:date="2026-01-20T11:15:00Z" w16du:dateUtc="2026-01-20T02:15:00Z">
            <w:rPr>
              <w:rFonts w:ascii="ＭＳ 明朝" w:eastAsia="ＭＳ 明朝" w:hAnsi="ＭＳ 明朝"/>
              <w:szCs w:val="21"/>
            </w:rPr>
          </w:rPrChange>
        </w:rPr>
        <w:t>CSV</w:t>
      </w:r>
      <w:r w:rsidRPr="00F45A47">
        <w:rPr>
          <w:rFonts w:ascii="Times New Roman" w:eastAsia="ＭＳ 明朝" w:hAnsi="Times New Roman" w:cs="Times New Roman" w:hint="eastAsia"/>
          <w:szCs w:val="21"/>
          <w:rPrChange w:id="2208" w:author="Masato YOSHIKAWA" w:date="2026-01-20T11:15:00Z" w16du:dateUtc="2026-01-20T02:15:00Z">
            <w:rPr>
              <w:rFonts w:ascii="ＭＳ 明朝" w:eastAsia="ＭＳ 明朝" w:hAnsi="ＭＳ 明朝" w:hint="eastAsia"/>
              <w:szCs w:val="21"/>
            </w:rPr>
          </w:rPrChange>
        </w:rPr>
        <w:t>形式）</w:t>
      </w:r>
      <w:r w:rsidRPr="00F45A47">
        <w:rPr>
          <w:rStyle w:val="afa"/>
          <w:rFonts w:ascii="Times New Roman" w:eastAsia="ＭＳ 明朝" w:hAnsi="Times New Roman" w:cs="Times New Roman"/>
          <w:szCs w:val="21"/>
          <w:rPrChange w:id="2209" w:author="Masato YOSHIKAWA" w:date="2026-01-20T11:15:00Z" w16du:dateUtc="2026-01-20T02:15:00Z">
            <w:rPr>
              <w:rStyle w:val="afa"/>
              <w:rFonts w:ascii="ＭＳ 明朝" w:eastAsia="ＭＳ 明朝" w:hAnsi="ＭＳ 明朝"/>
              <w:szCs w:val="21"/>
            </w:rPr>
          </w:rPrChange>
        </w:rPr>
        <w:footnoteReference w:id="3"/>
      </w:r>
      <w:ins w:id="2226" w:author="Masato YOSHIKAWA" w:date="2026-01-20T12:14:00Z" w16du:dateUtc="2026-01-20T03:14:00Z">
        <w:r w:rsidR="005B6842">
          <w:rPr>
            <w:rFonts w:ascii="Times New Roman" w:eastAsia="ＭＳ 明朝" w:hAnsi="Times New Roman" w:cs="Times New Roman" w:hint="eastAsia"/>
            <w:szCs w:val="21"/>
          </w:rPr>
          <w:t xml:space="preserve"> </w:t>
        </w:r>
      </w:ins>
      <w:r w:rsidRPr="00F45A47">
        <w:rPr>
          <w:rFonts w:ascii="Times New Roman" w:eastAsia="ＭＳ 明朝" w:hAnsi="Times New Roman" w:cs="Times New Roman" w:hint="eastAsia"/>
          <w:szCs w:val="21"/>
          <w:rPrChange w:id="2227" w:author="Masato YOSHIKAWA" w:date="2026-01-20T11:15:00Z" w16du:dateUtc="2026-01-20T02:15:00Z">
            <w:rPr>
              <w:rFonts w:ascii="ＭＳ 明朝" w:eastAsia="ＭＳ 明朝" w:hAnsi="ＭＳ 明朝" w:hint="eastAsia"/>
              <w:szCs w:val="21"/>
            </w:rPr>
          </w:rPrChange>
        </w:rPr>
        <w:t>の</w:t>
      </w:r>
      <w:r w:rsidRPr="00F45A47">
        <w:rPr>
          <w:rFonts w:ascii="Times New Roman" w:eastAsia="ＭＳ 明朝" w:hAnsi="Times New Roman" w:cs="Times New Roman"/>
          <w:szCs w:val="21"/>
          <w:rPrChange w:id="2228" w:author="Masato YOSHIKAWA" w:date="2026-01-20T11:15:00Z" w16du:dateUtc="2026-01-20T02:15:00Z">
            <w:rPr>
              <w:rFonts w:ascii="ＭＳ 明朝" w:eastAsia="ＭＳ 明朝" w:hAnsi="ＭＳ 明朝"/>
              <w:szCs w:val="21"/>
            </w:rPr>
          </w:rPrChange>
        </w:rPr>
        <w:t>作成</w:t>
      </w:r>
      <w:r w:rsidRPr="00F45A47">
        <w:rPr>
          <w:rFonts w:ascii="Times New Roman" w:eastAsia="ＭＳ 明朝" w:hAnsi="Times New Roman" w:cs="Times New Roman" w:hint="eastAsia"/>
          <w:szCs w:val="21"/>
          <w:rPrChange w:id="2229" w:author="Masato YOSHIKAWA" w:date="2026-01-20T11:15:00Z" w16du:dateUtc="2026-01-20T02:15:00Z">
            <w:rPr>
              <w:rFonts w:ascii="ＭＳ 明朝" w:eastAsia="ＭＳ 明朝" w:hAnsi="ＭＳ 明朝" w:hint="eastAsia"/>
              <w:szCs w:val="21"/>
            </w:rPr>
          </w:rPrChange>
        </w:rPr>
        <w:t>を行った</w:t>
      </w:r>
      <w:r w:rsidRPr="00F45A47">
        <w:rPr>
          <w:rFonts w:ascii="Times New Roman" w:eastAsia="ＭＳ 明朝" w:hAnsi="Times New Roman" w:cs="Times New Roman"/>
          <w:szCs w:val="21"/>
          <w:rPrChange w:id="2230" w:author="Masato YOSHIKAWA" w:date="2026-01-20T11:15:00Z" w16du:dateUtc="2026-01-20T02:15:00Z">
            <w:rPr>
              <w:rFonts w:ascii="ＭＳ 明朝" w:eastAsia="ＭＳ 明朝" w:hAnsi="ＭＳ 明朝"/>
              <w:szCs w:val="21"/>
            </w:rPr>
          </w:rPrChange>
        </w:rPr>
        <w:t>。</w:t>
      </w:r>
    </w:p>
    <w:p w14:paraId="48D1EE7F" w14:textId="77777777" w:rsidR="002E4570" w:rsidRPr="00F45A47" w:rsidRDefault="002E4570" w:rsidP="00DD56D6">
      <w:pPr>
        <w:rPr>
          <w:rFonts w:ascii="Times New Roman" w:eastAsia="ＭＳ 明朝" w:hAnsi="Times New Roman" w:cs="Times New Roman"/>
          <w:szCs w:val="21"/>
          <w:rPrChange w:id="2231" w:author="Masato YOSHIKAWA" w:date="2026-01-20T11:15:00Z" w16du:dateUtc="2026-01-20T02:15:00Z">
            <w:rPr>
              <w:rFonts w:ascii="ＭＳ 明朝" w:eastAsia="ＭＳ 明朝" w:hAnsi="ＭＳ 明朝"/>
              <w:szCs w:val="21"/>
            </w:rPr>
          </w:rPrChange>
        </w:rPr>
      </w:pPr>
    </w:p>
    <w:p w14:paraId="4DED21A2" w14:textId="2B036F65" w:rsidR="002E4570" w:rsidRPr="00F45A47" w:rsidRDefault="002E4570" w:rsidP="008C6D97">
      <w:pPr>
        <w:rPr>
          <w:rFonts w:ascii="Times New Roman" w:eastAsia="ＭＳ 明朝" w:hAnsi="Times New Roman" w:cs="Times New Roman"/>
          <w:szCs w:val="21"/>
          <w:rPrChange w:id="2232"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2233" w:author="Masato YOSHIKAWA" w:date="2026-01-20T11:15:00Z" w16du:dateUtc="2026-01-20T02:15:00Z">
            <w:rPr>
              <w:rFonts w:ascii="ＭＳ 明朝" w:eastAsia="ＭＳ 明朝" w:hAnsi="ＭＳ 明朝"/>
              <w:szCs w:val="21"/>
            </w:rPr>
          </w:rPrChange>
        </w:rPr>
        <w:t xml:space="preserve">3.5.2 </w:t>
      </w:r>
      <w:commentRangeStart w:id="2234"/>
      <w:r w:rsidRPr="00F45A47">
        <w:rPr>
          <w:rFonts w:ascii="Times New Roman" w:eastAsia="ＭＳ 明朝" w:hAnsi="Times New Roman" w:cs="Times New Roman"/>
          <w:szCs w:val="21"/>
          <w:rPrChange w:id="2235" w:author="Masato YOSHIKAWA" w:date="2026-01-20T11:15:00Z" w16du:dateUtc="2026-01-20T02:15:00Z">
            <w:rPr>
              <w:rFonts w:ascii="ＭＳ 明朝" w:eastAsia="ＭＳ 明朝" w:hAnsi="ＭＳ 明朝"/>
              <w:szCs w:val="21"/>
            </w:rPr>
          </w:rPrChange>
        </w:rPr>
        <w:t>翻訳技法の同定と</w:t>
      </w:r>
      <w:commentRangeEnd w:id="2234"/>
      <w:r w:rsidRPr="00F45A47">
        <w:rPr>
          <w:rStyle w:val="ac"/>
          <w:rFonts w:ascii="Times New Roman" w:eastAsia="ＭＳ 明朝" w:hAnsi="Times New Roman" w:cs="Times New Roman"/>
          <w:sz w:val="21"/>
          <w:szCs w:val="21"/>
          <w:rPrChange w:id="2236" w:author="Masato YOSHIKAWA" w:date="2026-01-20T11:15:00Z" w16du:dateUtc="2026-01-20T02:15:00Z">
            <w:rPr>
              <w:rStyle w:val="ac"/>
              <w:rFonts w:ascii="ＭＳ 明朝" w:eastAsia="ＭＳ 明朝" w:hAnsi="ＭＳ 明朝"/>
              <w:sz w:val="21"/>
              <w:szCs w:val="21"/>
            </w:rPr>
          </w:rPrChange>
        </w:rPr>
        <w:commentReference w:id="2234"/>
      </w:r>
      <w:r w:rsidRPr="00F45A47">
        <w:rPr>
          <w:rFonts w:ascii="Times New Roman" w:eastAsia="ＭＳ 明朝" w:hAnsi="Times New Roman" w:cs="Times New Roman" w:hint="eastAsia"/>
          <w:szCs w:val="21"/>
          <w:rPrChange w:id="2237" w:author="Masato YOSHIKAWA" w:date="2026-01-20T11:15:00Z" w16du:dateUtc="2026-01-20T02:15:00Z">
            <w:rPr>
              <w:rFonts w:ascii="ＭＳ 明朝" w:eastAsia="ＭＳ 明朝" w:hAnsi="ＭＳ 明朝" w:hint="eastAsia"/>
              <w:szCs w:val="21"/>
            </w:rPr>
          </w:rPrChange>
        </w:rPr>
        <w:t>判定プロセス</w:t>
      </w:r>
    </w:p>
    <w:p w14:paraId="5D97113E" w14:textId="2B54E479" w:rsidR="002E4570" w:rsidRPr="00F45A47" w:rsidDel="005B6842" w:rsidRDefault="002E4570" w:rsidP="000A119C">
      <w:pPr>
        <w:ind w:firstLineChars="100" w:firstLine="210"/>
        <w:rPr>
          <w:del w:id="2238" w:author="Masato YOSHIKAWA" w:date="2026-01-20T12:15:00Z" w16du:dateUtc="2026-01-20T03:15:00Z"/>
          <w:rFonts w:ascii="Times New Roman" w:eastAsia="ＭＳ 明朝" w:hAnsi="Times New Roman" w:cs="Times New Roman"/>
          <w:szCs w:val="21"/>
          <w:rPrChange w:id="2239" w:author="Masato YOSHIKAWA" w:date="2026-01-20T11:15:00Z" w16du:dateUtc="2026-01-20T02:15:00Z">
            <w:rPr>
              <w:del w:id="2240" w:author="Masato YOSHIKAWA" w:date="2026-01-20T12:15:00Z" w16du:dateUtc="2026-01-20T03:15:00Z"/>
              <w:rFonts w:ascii="ＭＳ 明朝" w:eastAsia="ＭＳ 明朝" w:hAnsi="ＭＳ 明朝"/>
              <w:szCs w:val="21"/>
            </w:rPr>
          </w:rPrChange>
        </w:rPr>
        <w:sectPr w:rsidR="002E4570" w:rsidRPr="00F45A47" w:rsidDel="005B6842" w:rsidSect="002E4570">
          <w:footerReference w:type="default" r:id="rId12"/>
          <w:pgSz w:w="11906" w:h="16838"/>
          <w:pgMar w:top="1985" w:right="1701" w:bottom="1701" w:left="1701" w:header="851" w:footer="992" w:gutter="0"/>
          <w:cols w:space="425"/>
          <w:docGrid w:type="lines" w:linePitch="360"/>
        </w:sectPr>
      </w:pPr>
      <w:r w:rsidRPr="00F45A47">
        <w:rPr>
          <w:rFonts w:ascii="Times New Roman" w:eastAsia="ＭＳ 明朝" w:hAnsi="Times New Roman" w:cs="Times New Roman"/>
          <w:szCs w:val="21"/>
          <w:rPrChange w:id="2245" w:author="Masato YOSHIKAWA" w:date="2026-01-20T11:15:00Z" w16du:dateUtc="2026-01-20T02:15:00Z">
            <w:rPr>
              <w:rFonts w:ascii="ＭＳ 明朝" w:eastAsia="ＭＳ 明朝" w:hAnsi="ＭＳ 明朝"/>
              <w:szCs w:val="21"/>
            </w:rPr>
          </w:rPrChange>
        </w:rPr>
        <w:t>コーパス化された合計</w:t>
      </w:r>
      <w:r w:rsidRPr="00F45A47">
        <w:rPr>
          <w:rFonts w:ascii="Times New Roman" w:eastAsia="ＭＳ 明朝" w:hAnsi="Times New Roman" w:cs="Times New Roman"/>
          <w:szCs w:val="21"/>
          <w:rPrChange w:id="2246" w:author="Masato YOSHIKAWA" w:date="2026-01-20T11:15:00Z" w16du:dateUtc="2026-01-20T02:15:00Z">
            <w:rPr>
              <w:rFonts w:ascii="ＭＳ 明朝" w:eastAsia="ＭＳ 明朝" w:hAnsi="ＭＳ 明朝"/>
              <w:szCs w:val="21"/>
            </w:rPr>
          </w:rPrChange>
        </w:rPr>
        <w:t>304</w:t>
      </w:r>
      <w:r w:rsidRPr="00F45A47">
        <w:rPr>
          <w:rFonts w:ascii="Times New Roman" w:eastAsia="ＭＳ 明朝" w:hAnsi="Times New Roman" w:cs="Times New Roman"/>
          <w:szCs w:val="21"/>
          <w:rPrChange w:id="2247" w:author="Masato YOSHIKAWA" w:date="2026-01-20T11:15:00Z" w16du:dateUtc="2026-01-20T02:15:00Z">
            <w:rPr>
              <w:rFonts w:ascii="ＭＳ 明朝" w:eastAsia="ＭＳ 明朝" w:hAnsi="ＭＳ 明朝"/>
              <w:szCs w:val="21"/>
            </w:rPr>
          </w:rPrChange>
        </w:rPr>
        <w:t>件の事例（</w:t>
      </w:r>
      <w:r w:rsidRPr="00F45A47">
        <w:rPr>
          <w:rFonts w:ascii="Times New Roman" w:eastAsia="ＭＳ 明朝" w:hAnsi="Times New Roman" w:cs="Times New Roman"/>
          <w:szCs w:val="21"/>
          <w:rPrChange w:id="2248" w:author="Masato YOSHIKAWA" w:date="2026-01-20T11:15:00Z" w16du:dateUtc="2026-01-20T02:15:00Z">
            <w:rPr>
              <w:rFonts w:ascii="ＭＳ 明朝" w:eastAsia="ＭＳ 明朝" w:hAnsi="ＭＳ 明朝"/>
              <w:szCs w:val="21"/>
            </w:rPr>
          </w:rPrChange>
        </w:rPr>
        <w:t>152</w:t>
      </w:r>
      <w:r w:rsidRPr="00F45A47">
        <w:rPr>
          <w:rFonts w:ascii="Times New Roman" w:eastAsia="ＭＳ 明朝" w:hAnsi="Times New Roman" w:cs="Times New Roman"/>
          <w:szCs w:val="21"/>
          <w:rPrChange w:id="2249" w:author="Masato YOSHIKAWA" w:date="2026-01-20T11:15:00Z" w16du:dateUtc="2026-01-20T02:15:00Z">
            <w:rPr>
              <w:rFonts w:ascii="ＭＳ 明朝" w:eastAsia="ＭＳ 明朝" w:hAnsi="ＭＳ 明朝"/>
              <w:szCs w:val="21"/>
            </w:rPr>
          </w:rPrChange>
        </w:rPr>
        <w:t>要素</w:t>
      </w:r>
      <w:r w:rsidRPr="00F45A47">
        <w:rPr>
          <w:rFonts w:ascii="Times New Roman" w:eastAsia="ＭＳ 明朝" w:hAnsi="Times New Roman" w:cs="Times New Roman"/>
          <w:szCs w:val="21"/>
          <w:rPrChange w:id="2250" w:author="Masato YOSHIKAWA" w:date="2026-01-20T11:15:00Z" w16du:dateUtc="2026-01-20T02:15:00Z">
            <w:rPr>
              <w:rFonts w:ascii="ＭＳ 明朝" w:eastAsia="ＭＳ 明朝" w:hAnsi="ＭＳ 明朝"/>
              <w:szCs w:val="21"/>
            </w:rPr>
          </w:rPrChange>
        </w:rPr>
        <w:t xml:space="preserve"> × 2</w:t>
      </w:r>
      <w:r w:rsidRPr="00F45A47">
        <w:rPr>
          <w:rFonts w:ascii="Times New Roman" w:eastAsia="ＭＳ 明朝" w:hAnsi="Times New Roman" w:cs="Times New Roman"/>
          <w:szCs w:val="21"/>
          <w:rPrChange w:id="2251" w:author="Masato YOSHIKAWA" w:date="2026-01-20T11:15:00Z" w16du:dateUtc="2026-01-20T02:15:00Z">
            <w:rPr>
              <w:rFonts w:ascii="ＭＳ 明朝" w:eastAsia="ＭＳ 明朝" w:hAnsi="ＭＳ 明朝"/>
              <w:szCs w:val="21"/>
            </w:rPr>
          </w:rPrChange>
        </w:rPr>
        <w:t>名）に対し、</w:t>
      </w:r>
      <w:r w:rsidRPr="00F45A47">
        <w:rPr>
          <w:rFonts w:ascii="Times New Roman" w:eastAsia="ＭＳ 明朝" w:hAnsi="Times New Roman" w:cs="Times New Roman"/>
          <w:szCs w:val="21"/>
          <w:rPrChange w:id="2252" w:author="Masato YOSHIKAWA" w:date="2026-01-20T11:15:00Z" w16du:dateUtc="2026-01-20T02:15:00Z">
            <w:rPr>
              <w:rFonts w:ascii="ＭＳ 明朝" w:eastAsia="ＭＳ 明朝" w:hAnsi="ＭＳ 明朝"/>
              <w:szCs w:val="21"/>
            </w:rPr>
          </w:rPrChange>
        </w:rPr>
        <w:t>3.3.1</w:t>
      </w:r>
      <w:r w:rsidRPr="00F45A47">
        <w:rPr>
          <w:rFonts w:ascii="Times New Roman" w:eastAsia="ＭＳ 明朝" w:hAnsi="Times New Roman" w:cs="Times New Roman"/>
          <w:szCs w:val="21"/>
          <w:rPrChange w:id="2253" w:author="Masato YOSHIKAWA" w:date="2026-01-20T11:15:00Z" w16du:dateUtc="2026-01-20T02:15:00Z">
            <w:rPr>
              <w:rFonts w:ascii="ＭＳ 明朝" w:eastAsia="ＭＳ 明朝" w:hAnsi="ＭＳ 明朝"/>
              <w:szCs w:val="21"/>
            </w:rPr>
          </w:rPrChange>
        </w:rPr>
        <w:t>項で選定した</w:t>
      </w:r>
      <w:r w:rsidRPr="00F45A47">
        <w:rPr>
          <w:rFonts w:ascii="Times New Roman" w:eastAsia="ＭＳ 明朝" w:hAnsi="Times New Roman" w:cs="Times New Roman"/>
          <w:szCs w:val="21"/>
          <w:rPrChange w:id="2254" w:author="Masato YOSHIKAWA" w:date="2026-01-20T11:15:00Z" w16du:dateUtc="2026-01-20T02:15:00Z">
            <w:rPr>
              <w:rFonts w:ascii="ＭＳ 明朝" w:eastAsia="ＭＳ 明朝" w:hAnsi="ＭＳ 明朝"/>
              <w:szCs w:val="21"/>
            </w:rPr>
          </w:rPrChange>
        </w:rPr>
        <w:t>10</w:t>
      </w:r>
      <w:r w:rsidRPr="00F45A47">
        <w:rPr>
          <w:rFonts w:ascii="Times New Roman" w:eastAsia="ＭＳ 明朝" w:hAnsi="Times New Roman" w:cs="Times New Roman"/>
          <w:szCs w:val="21"/>
          <w:rPrChange w:id="2255" w:author="Masato YOSHIKAWA" w:date="2026-01-20T11:15:00Z" w16du:dateUtc="2026-01-20T02:15:00Z">
            <w:rPr>
              <w:rFonts w:ascii="ＭＳ 明朝" w:eastAsia="ＭＳ 明朝" w:hAnsi="ＭＳ 明朝"/>
              <w:szCs w:val="21"/>
            </w:rPr>
          </w:rPrChange>
        </w:rPr>
        <w:t>種類の翻訳技法を割り当てた。判定のプロセスにおいては、分類の恣意性を排除し、データの再現性を高めるために以下の手順を踏んだ。第一に、生成</w:t>
      </w:r>
      <w:r w:rsidRPr="00F45A47">
        <w:rPr>
          <w:rFonts w:ascii="Times New Roman" w:eastAsia="ＭＳ 明朝" w:hAnsi="Times New Roman" w:cs="Times New Roman"/>
          <w:szCs w:val="21"/>
          <w:rPrChange w:id="2256" w:author="Masato YOSHIKAWA" w:date="2026-01-20T11:15:00Z" w16du:dateUtc="2026-01-20T02:15:00Z">
            <w:rPr>
              <w:rFonts w:ascii="ＭＳ 明朝" w:eastAsia="ＭＳ 明朝" w:hAnsi="ＭＳ 明朝"/>
              <w:szCs w:val="21"/>
            </w:rPr>
          </w:rPrChange>
        </w:rPr>
        <w:t>AI</w:t>
      </w:r>
      <w:r w:rsidRPr="00F45A47">
        <w:rPr>
          <w:rFonts w:ascii="Times New Roman" w:eastAsia="ＭＳ 明朝" w:hAnsi="Times New Roman" w:cs="Times New Roman"/>
          <w:szCs w:val="21"/>
          <w:rPrChange w:id="2257" w:author="Masato YOSHIKAWA" w:date="2026-01-20T11:15:00Z" w16du:dateUtc="2026-01-20T02:15:00Z">
            <w:rPr>
              <w:rFonts w:ascii="ＭＳ 明朝" w:eastAsia="ＭＳ 明朝" w:hAnsi="ＭＳ 明朝"/>
              <w:szCs w:val="21"/>
            </w:rPr>
          </w:rPrChange>
        </w:rPr>
        <w:t>（</w:t>
      </w:r>
      <w:r w:rsidRPr="00F45A47">
        <w:rPr>
          <w:rFonts w:ascii="Times New Roman" w:eastAsia="ＭＳ 明朝" w:hAnsi="Times New Roman" w:cs="Times New Roman"/>
          <w:szCs w:val="21"/>
          <w:rPrChange w:id="2258" w:author="Masato YOSHIKAWA" w:date="2026-01-20T11:15:00Z" w16du:dateUtc="2026-01-20T02:15:00Z">
            <w:rPr>
              <w:rFonts w:ascii="ＭＳ 明朝" w:eastAsia="ＭＳ 明朝" w:hAnsi="ＭＳ 明朝"/>
              <w:szCs w:val="21"/>
            </w:rPr>
          </w:rPrChange>
        </w:rPr>
        <w:t>gemini-2.5-flash</w:t>
      </w:r>
    </w:p>
    <w:p w14:paraId="64FE839D" w14:textId="13435183" w:rsidR="002E4570" w:rsidRPr="00F45A47" w:rsidRDefault="002E4570" w:rsidP="000A119C">
      <w:pPr>
        <w:ind w:firstLineChars="100" w:firstLine="210"/>
        <w:rPr>
          <w:rFonts w:ascii="Times New Roman" w:eastAsia="ＭＳ 明朝" w:hAnsi="Times New Roman" w:cs="Times New Roman"/>
          <w:szCs w:val="21"/>
          <w:rPrChange w:id="2259" w:author="Masato YOSHIKAWA" w:date="2026-01-20T11:15:00Z" w16du:dateUtc="2026-01-20T02:15:00Z">
            <w:rPr>
              <w:rFonts w:ascii="ＭＳ 明朝" w:eastAsia="ＭＳ 明朝" w:hAnsi="ＭＳ 明朝"/>
              <w:szCs w:val="21"/>
            </w:rPr>
          </w:rPrChange>
        </w:rPr>
      </w:pPr>
      <w:r w:rsidRPr="00F45A47">
        <w:rPr>
          <w:rStyle w:val="afa"/>
          <w:rFonts w:ascii="Times New Roman" w:eastAsia="ＭＳ 明朝" w:hAnsi="Times New Roman" w:cs="Times New Roman"/>
          <w:szCs w:val="21"/>
          <w:rPrChange w:id="2260" w:author="Masato YOSHIKAWA" w:date="2026-01-20T11:15:00Z" w16du:dateUtc="2026-01-20T02:15:00Z">
            <w:rPr>
              <w:rStyle w:val="afa"/>
              <w:rFonts w:ascii="ＭＳ 明朝" w:eastAsia="ＭＳ 明朝" w:hAnsi="ＭＳ 明朝"/>
              <w:szCs w:val="21"/>
            </w:rPr>
          </w:rPrChange>
        </w:rPr>
        <w:footnoteReference w:id="4"/>
      </w:r>
      <w:r w:rsidRPr="00F45A47">
        <w:rPr>
          <w:rFonts w:ascii="Times New Roman" w:eastAsia="ＭＳ 明朝" w:hAnsi="Times New Roman" w:cs="Times New Roman"/>
          <w:szCs w:val="21"/>
          <w:rPrChange w:id="2291" w:author="Masato YOSHIKAWA" w:date="2026-01-20T11:15:00Z" w16du:dateUtc="2026-01-20T02:15:00Z">
            <w:rPr>
              <w:rFonts w:ascii="ＭＳ 明朝" w:eastAsia="ＭＳ 明朝" w:hAnsi="ＭＳ 明朝"/>
              <w:szCs w:val="21"/>
            </w:rPr>
          </w:rPrChange>
        </w:rPr>
        <w:t>）を用いた予備的分析を行った。各事例に対して推奨される技法とその選定理由、および根拠となるテキスト箇所を出力させ、判定の補助資料とした。第二に、客観的な基準を要</w:t>
      </w:r>
      <w:r w:rsidRPr="00F45A47">
        <w:rPr>
          <w:rFonts w:ascii="Times New Roman" w:eastAsia="ＭＳ 明朝" w:hAnsi="Times New Roman" w:cs="Times New Roman"/>
          <w:szCs w:val="21"/>
          <w:rPrChange w:id="2292" w:author="Masato YOSHIKAWA" w:date="2026-01-20T11:15:00Z" w16du:dateUtc="2026-01-20T02:15:00Z">
            <w:rPr>
              <w:rFonts w:ascii="ＭＳ 明朝" w:eastAsia="ＭＳ 明朝" w:hAnsi="ＭＳ 明朝"/>
              <w:szCs w:val="21"/>
            </w:rPr>
          </w:rPrChange>
        </w:rPr>
        <w:lastRenderedPageBreak/>
        <w:t>する</w:t>
      </w:r>
      <w:r w:rsidRPr="00F45A47">
        <w:rPr>
          <w:rFonts w:ascii="Times New Roman" w:eastAsia="ＭＳ 明朝" w:hAnsi="Times New Roman" w:cs="Times New Roman"/>
          <w:szCs w:val="21"/>
          <w:rPrChange w:id="2293" w:author="Masato YOSHIKAWA" w:date="2026-01-20T11:15:00Z" w16du:dateUtc="2026-01-20T02:15:00Z">
            <w:rPr>
              <w:rFonts w:ascii="ＭＳ 明朝" w:eastAsia="ＭＳ 明朝" w:hAnsi="ＭＳ 明朝"/>
              <w:szCs w:val="21"/>
            </w:rPr>
          </w:rPrChange>
        </w:rPr>
        <w:t>Established equivalent</w:t>
      </w:r>
      <w:r w:rsidRPr="00F45A47">
        <w:rPr>
          <w:rFonts w:ascii="Times New Roman" w:eastAsia="ＭＳ 明朝" w:hAnsi="Times New Roman" w:cs="Times New Roman"/>
          <w:szCs w:val="21"/>
          <w:rPrChange w:id="2294" w:author="Masato YOSHIKAWA" w:date="2026-01-20T11:15:00Z" w16du:dateUtc="2026-01-20T02:15:00Z">
            <w:rPr>
              <w:rFonts w:ascii="ＭＳ 明朝" w:eastAsia="ＭＳ 明朝" w:hAnsi="ＭＳ 明朝"/>
              <w:szCs w:val="21"/>
            </w:rPr>
          </w:rPrChange>
        </w:rPr>
        <w:t>の判定において、</w:t>
      </w:r>
      <w:r w:rsidRPr="00F45A47">
        <w:rPr>
          <w:rFonts w:ascii="Times New Roman" w:eastAsia="ＭＳ 明朝" w:hAnsi="Times New Roman" w:cs="Times New Roman"/>
          <w:szCs w:val="21"/>
          <w:rPrChange w:id="2295" w:author="Masato YOSHIKAWA" w:date="2026-01-20T11:15:00Z" w16du:dateUtc="2026-01-20T02:15:00Z">
            <w:rPr>
              <w:rFonts w:ascii="ＭＳ 明朝" w:eastAsia="ＭＳ 明朝" w:hAnsi="ＭＳ 明朝"/>
              <w:szCs w:val="21"/>
            </w:rPr>
          </w:rPrChange>
        </w:rPr>
        <w:t>3.3.1</w:t>
      </w:r>
      <w:r w:rsidRPr="00F45A47">
        <w:rPr>
          <w:rFonts w:ascii="Times New Roman" w:eastAsia="ＭＳ 明朝" w:hAnsi="Times New Roman" w:cs="Times New Roman"/>
          <w:szCs w:val="21"/>
          <w:rPrChange w:id="2296" w:author="Masato YOSHIKAWA" w:date="2026-01-20T11:15:00Z" w16du:dateUtc="2026-01-20T02:15:00Z">
            <w:rPr>
              <w:rFonts w:ascii="ＭＳ 明朝" w:eastAsia="ＭＳ 明朝" w:hAnsi="ＭＳ 明朝"/>
              <w:szCs w:val="21"/>
            </w:rPr>
          </w:rPrChange>
        </w:rPr>
        <w:t>項で定めた通り『</w:t>
      </w:r>
      <w:r w:rsidRPr="00F45A47">
        <w:rPr>
          <w:rFonts w:ascii="Times New Roman" w:eastAsia="ＭＳ 明朝" w:hAnsi="Times New Roman" w:cs="Times New Roman"/>
          <w:szCs w:val="21"/>
          <w:rPrChange w:id="2297" w:author="Masato YOSHIKAWA" w:date="2026-01-20T11:15:00Z" w16du:dateUtc="2026-01-20T02:15:00Z">
            <w:rPr>
              <w:rFonts w:ascii="ＭＳ 明朝" w:eastAsia="ＭＳ 明朝" w:hAnsi="ＭＳ 明朝"/>
              <w:szCs w:val="21"/>
            </w:rPr>
          </w:rPrChange>
        </w:rPr>
        <w:t>Weblio</w:t>
      </w:r>
      <w:r w:rsidRPr="00F45A47">
        <w:rPr>
          <w:rFonts w:ascii="Times New Roman" w:eastAsia="ＭＳ 明朝" w:hAnsi="Times New Roman" w:cs="Times New Roman"/>
          <w:szCs w:val="21"/>
          <w:rPrChange w:id="2298" w:author="Masato YOSHIKAWA" w:date="2026-01-20T11:15:00Z" w16du:dateUtc="2026-01-20T02:15:00Z">
            <w:rPr>
              <w:rFonts w:ascii="ＭＳ 明朝" w:eastAsia="ＭＳ 明朝" w:hAnsi="ＭＳ 明朝"/>
              <w:szCs w:val="21"/>
            </w:rPr>
          </w:rPrChange>
        </w:rPr>
        <w:t>英和・和英辞典』を参照した。該当語句が対訳として掲載</w:t>
      </w:r>
      <w:r w:rsidRPr="00F45A47">
        <w:rPr>
          <w:rFonts w:ascii="Times New Roman" w:eastAsia="ＭＳ 明朝" w:hAnsi="Times New Roman" w:cs="Times New Roman" w:hint="eastAsia"/>
          <w:szCs w:val="21"/>
          <w:rPrChange w:id="2299" w:author="Masato YOSHIKAWA" w:date="2026-01-20T11:15:00Z" w16du:dateUtc="2026-01-20T02:15:00Z">
            <w:rPr>
              <w:rFonts w:ascii="ＭＳ 明朝" w:eastAsia="ＭＳ 明朝" w:hAnsi="ＭＳ 明朝" w:hint="eastAsia"/>
              <w:szCs w:val="21"/>
            </w:rPr>
          </w:rPrChange>
        </w:rPr>
        <w:t>されているものは、データに</w:t>
      </w:r>
      <w:r w:rsidRPr="00F45A47">
        <w:rPr>
          <w:rFonts w:ascii="Times New Roman" w:eastAsia="ＭＳ 明朝" w:hAnsi="Times New Roman" w:cs="Times New Roman"/>
          <w:szCs w:val="21"/>
          <w:rPrChange w:id="2300" w:author="Masato YOSHIKAWA" w:date="2026-01-20T11:15:00Z" w16du:dateUtc="2026-01-20T02:15:00Z">
            <w:rPr>
              <w:rFonts w:ascii="ＭＳ 明朝" w:eastAsia="ＭＳ 明朝" w:hAnsi="ＭＳ 明朝"/>
              <w:szCs w:val="21"/>
            </w:rPr>
          </w:rPrChange>
        </w:rPr>
        <w:t>URL</w:t>
      </w:r>
      <w:r w:rsidRPr="00F45A47">
        <w:rPr>
          <w:rFonts w:ascii="Times New Roman" w:eastAsia="ＭＳ 明朝" w:hAnsi="Times New Roman" w:cs="Times New Roman" w:hint="eastAsia"/>
          <w:szCs w:val="21"/>
          <w:rPrChange w:id="2301" w:author="Masato YOSHIKAWA" w:date="2026-01-20T11:15:00Z" w16du:dateUtc="2026-01-20T02:15:00Z">
            <w:rPr>
              <w:rFonts w:ascii="ＭＳ 明朝" w:eastAsia="ＭＳ 明朝" w:hAnsi="ＭＳ 明朝" w:hint="eastAsia"/>
              <w:szCs w:val="21"/>
            </w:rPr>
          </w:rPrChange>
        </w:rPr>
        <w:t>と閲覧日を対応付け記録した。</w:t>
      </w:r>
      <w:commentRangeStart w:id="2302"/>
      <w:r w:rsidRPr="00F45A47">
        <w:rPr>
          <w:rFonts w:ascii="Times New Roman" w:eastAsia="ＭＳ 明朝" w:hAnsi="Times New Roman" w:cs="Times New Roman" w:hint="eastAsia"/>
          <w:szCs w:val="21"/>
          <w:rPrChange w:id="2303" w:author="Masato YOSHIKAWA" w:date="2026-01-20T11:15:00Z" w16du:dateUtc="2026-01-20T02:15:00Z">
            <w:rPr>
              <w:rFonts w:ascii="ＭＳ 明朝" w:eastAsia="ＭＳ 明朝" w:hAnsi="ＭＳ 明朝" w:hint="eastAsia"/>
              <w:szCs w:val="21"/>
            </w:rPr>
          </w:rPrChange>
        </w:rPr>
        <w:t>抽出すること</w:t>
      </w:r>
      <w:commentRangeEnd w:id="2302"/>
      <w:r w:rsidR="005B6842">
        <w:rPr>
          <w:rStyle w:val="ac"/>
        </w:rPr>
        <w:commentReference w:id="2302"/>
      </w:r>
      <w:r w:rsidRPr="00F45A47">
        <w:rPr>
          <w:rFonts w:ascii="Times New Roman" w:eastAsia="ＭＳ 明朝" w:hAnsi="Times New Roman" w:cs="Times New Roman" w:hint="eastAsia"/>
          <w:szCs w:val="21"/>
          <w:rPrChange w:id="2304" w:author="Masato YOSHIKAWA" w:date="2026-01-20T11:15:00Z" w16du:dateUtc="2026-01-20T02:15:00Z">
            <w:rPr>
              <w:rFonts w:ascii="ＭＳ 明朝" w:eastAsia="ＭＳ 明朝" w:hAnsi="ＭＳ 明朝" w:hint="eastAsia"/>
              <w:szCs w:val="21"/>
            </w:rPr>
          </w:rPrChange>
        </w:rPr>
        <w:t>で</w:t>
      </w:r>
      <w:r w:rsidRPr="00F45A47">
        <w:rPr>
          <w:rFonts w:ascii="Times New Roman" w:eastAsia="ＭＳ 明朝" w:hAnsi="Times New Roman" w:cs="Times New Roman"/>
          <w:szCs w:val="21"/>
          <w:rPrChange w:id="2305" w:author="Masato YOSHIKAWA" w:date="2026-01-20T11:15:00Z" w16du:dateUtc="2026-01-20T02:15:00Z">
            <w:rPr>
              <w:rFonts w:ascii="ＭＳ 明朝" w:eastAsia="ＭＳ 明朝" w:hAnsi="ＭＳ 明朝"/>
              <w:szCs w:val="21"/>
            </w:rPr>
          </w:rPrChange>
        </w:rPr>
        <w:t>、判定基準の統一を図った。第三に、筆者による全件精査を行った。</w:t>
      </w:r>
      <w:r w:rsidRPr="00F45A47">
        <w:rPr>
          <w:rFonts w:ascii="Times New Roman" w:eastAsia="ＭＳ 明朝" w:hAnsi="Times New Roman" w:cs="Times New Roman"/>
          <w:szCs w:val="21"/>
          <w:rPrChange w:id="2306" w:author="Masato YOSHIKAWA" w:date="2026-01-20T11:15:00Z" w16du:dateUtc="2026-01-20T02:15:00Z">
            <w:rPr>
              <w:rFonts w:ascii="ＭＳ 明朝" w:eastAsia="ＭＳ 明朝" w:hAnsi="ＭＳ 明朝"/>
              <w:szCs w:val="21"/>
            </w:rPr>
          </w:rPrChange>
        </w:rPr>
        <w:t>AI</w:t>
      </w:r>
      <w:r w:rsidRPr="00F45A47">
        <w:rPr>
          <w:rFonts w:ascii="Times New Roman" w:eastAsia="ＭＳ 明朝" w:hAnsi="Times New Roman" w:cs="Times New Roman"/>
          <w:szCs w:val="21"/>
          <w:rPrChange w:id="2307" w:author="Masato YOSHIKAWA" w:date="2026-01-20T11:15:00Z" w16du:dateUtc="2026-01-20T02:15:00Z">
            <w:rPr>
              <w:rFonts w:ascii="ＭＳ 明朝" w:eastAsia="ＭＳ 明朝" w:hAnsi="ＭＳ 明朝"/>
              <w:szCs w:val="21"/>
            </w:rPr>
          </w:rPrChange>
        </w:rPr>
        <w:t>の出力結果および辞書データを参照しつつ、文脈に照らして定義への適合性を最終確認した。なお、</w:t>
      </w:r>
      <w:r w:rsidRPr="00F45A47">
        <w:rPr>
          <w:rFonts w:ascii="Times New Roman" w:eastAsia="ＭＳ 明朝" w:hAnsi="Times New Roman" w:cs="Times New Roman"/>
          <w:szCs w:val="21"/>
          <w:rPrChange w:id="2308" w:author="Masato YOSHIKAWA" w:date="2026-01-20T11:15:00Z" w16du:dateUtc="2026-01-20T02:15:00Z">
            <w:rPr>
              <w:rFonts w:ascii="ＭＳ 明朝" w:eastAsia="ＭＳ 明朝" w:hAnsi="ＭＳ 明朝"/>
              <w:szCs w:val="21"/>
            </w:rPr>
          </w:rPrChange>
        </w:rPr>
        <w:t>AI</w:t>
      </w:r>
      <w:r w:rsidRPr="00F45A47">
        <w:rPr>
          <w:rFonts w:ascii="Times New Roman" w:eastAsia="ＭＳ 明朝" w:hAnsi="Times New Roman" w:cs="Times New Roman"/>
          <w:szCs w:val="21"/>
          <w:rPrChange w:id="2309" w:author="Masato YOSHIKAWA" w:date="2026-01-20T11:15:00Z" w16du:dateUtc="2026-01-20T02:15:00Z">
            <w:rPr>
              <w:rFonts w:ascii="ＭＳ 明朝" w:eastAsia="ＭＳ 明朝" w:hAnsi="ＭＳ 明朝"/>
              <w:szCs w:val="21"/>
            </w:rPr>
          </w:rPrChange>
        </w:rPr>
        <w:t>の判定と筆者の判断が乖離した場合は、</w:t>
      </w:r>
      <w:r w:rsidRPr="00F45A47">
        <w:rPr>
          <w:rFonts w:ascii="Times New Roman" w:eastAsia="ＭＳ 明朝" w:hAnsi="Times New Roman" w:cs="Times New Roman"/>
          <w:szCs w:val="21"/>
          <w:rPrChange w:id="2310" w:author="Masato YOSHIKAWA" w:date="2026-01-20T11:15:00Z" w16du:dateUtc="2026-01-20T02:15:00Z">
            <w:rPr>
              <w:rFonts w:ascii="ＭＳ 明朝" w:eastAsia="ＭＳ 明朝" w:hAnsi="ＭＳ 明朝"/>
              <w:szCs w:val="21"/>
            </w:rPr>
          </w:rPrChange>
        </w:rPr>
        <w:t>3.3.1</w:t>
      </w:r>
      <w:r w:rsidRPr="00F45A47">
        <w:rPr>
          <w:rFonts w:ascii="Times New Roman" w:eastAsia="ＭＳ 明朝" w:hAnsi="Times New Roman" w:cs="Times New Roman"/>
          <w:szCs w:val="21"/>
          <w:rPrChange w:id="2311" w:author="Masato YOSHIKAWA" w:date="2026-01-20T11:15:00Z" w16du:dateUtc="2026-01-20T02:15:00Z">
            <w:rPr>
              <w:rFonts w:ascii="ＭＳ 明朝" w:eastAsia="ＭＳ 明朝" w:hAnsi="ＭＳ 明朝"/>
              <w:szCs w:val="21"/>
            </w:rPr>
          </w:rPrChange>
        </w:rPr>
        <w:t>項の定義に立ち返り、筆者の判断を優先してデータを修正・確定させた。</w:t>
      </w:r>
      <w:r w:rsidRPr="00F45A47">
        <w:rPr>
          <w:rStyle w:val="afa"/>
          <w:rFonts w:ascii="Times New Roman" w:eastAsia="ＭＳ 明朝" w:hAnsi="Times New Roman" w:cs="Times New Roman"/>
          <w:szCs w:val="21"/>
          <w:rPrChange w:id="2312" w:author="Masato YOSHIKAWA" w:date="2026-01-20T11:15:00Z" w16du:dateUtc="2026-01-20T02:15:00Z">
            <w:rPr>
              <w:rStyle w:val="afa"/>
              <w:rFonts w:ascii="ＭＳ 明朝" w:eastAsia="ＭＳ 明朝" w:hAnsi="ＭＳ 明朝"/>
              <w:szCs w:val="21"/>
            </w:rPr>
          </w:rPrChange>
        </w:rPr>
        <w:footnoteReference w:id="5"/>
      </w:r>
    </w:p>
    <w:p w14:paraId="67C181D7" w14:textId="77777777" w:rsidR="002E4570" w:rsidRPr="00F45A47" w:rsidRDefault="002E4570" w:rsidP="001D6A17">
      <w:pPr>
        <w:rPr>
          <w:rFonts w:ascii="Times New Roman" w:eastAsia="ＭＳ 明朝" w:hAnsi="Times New Roman" w:cs="Times New Roman"/>
          <w:szCs w:val="21"/>
          <w:rPrChange w:id="2334" w:author="Masato YOSHIKAWA" w:date="2026-01-20T11:15:00Z" w16du:dateUtc="2026-01-20T02:15:00Z">
            <w:rPr>
              <w:rFonts w:ascii="ＭＳ 明朝" w:eastAsia="ＭＳ 明朝" w:hAnsi="ＭＳ 明朝"/>
              <w:szCs w:val="21"/>
            </w:rPr>
          </w:rPrChange>
        </w:rPr>
      </w:pPr>
    </w:p>
    <w:p w14:paraId="7DA5E3AF" w14:textId="3ED3893D" w:rsidR="002E4570" w:rsidRPr="00F45A47" w:rsidRDefault="002E4570" w:rsidP="008C6D97">
      <w:pPr>
        <w:pStyle w:val="a9"/>
        <w:ind w:left="0"/>
        <w:rPr>
          <w:rFonts w:ascii="Times New Roman" w:eastAsia="ＭＳ 明朝" w:hAnsi="Times New Roman" w:cs="Times New Roman"/>
          <w:szCs w:val="21"/>
          <w:rPrChange w:id="2335" w:author="Masato YOSHIKAWA" w:date="2026-01-20T11:15:00Z" w16du:dateUtc="2026-01-20T02:15:00Z">
            <w:rPr>
              <w:rFonts w:ascii="ＭＳ 明朝" w:eastAsia="ＭＳ 明朝" w:hAnsi="ＭＳ 明朝"/>
              <w:szCs w:val="21"/>
            </w:rPr>
          </w:rPrChange>
        </w:rPr>
      </w:pPr>
      <w:commentRangeStart w:id="2336"/>
      <w:commentRangeStart w:id="2337"/>
      <w:r w:rsidRPr="00F45A47">
        <w:rPr>
          <w:rFonts w:ascii="Times New Roman" w:eastAsia="ＭＳ 明朝" w:hAnsi="Times New Roman" w:cs="Times New Roman"/>
          <w:szCs w:val="21"/>
          <w:rPrChange w:id="2338" w:author="Masato YOSHIKAWA" w:date="2026-01-20T11:15:00Z" w16du:dateUtc="2026-01-20T02:15:00Z">
            <w:rPr>
              <w:rFonts w:ascii="ＭＳ 明朝" w:eastAsia="ＭＳ 明朝" w:hAnsi="ＭＳ 明朝"/>
              <w:szCs w:val="21"/>
            </w:rPr>
          </w:rPrChange>
        </w:rPr>
        <w:t>3.5.3 DMIS</w:t>
      </w:r>
      <w:r w:rsidRPr="00F45A47">
        <w:rPr>
          <w:rFonts w:ascii="Times New Roman" w:eastAsia="ＭＳ 明朝" w:hAnsi="Times New Roman" w:cs="Times New Roman"/>
          <w:szCs w:val="21"/>
          <w:rPrChange w:id="2339" w:author="Masato YOSHIKAWA" w:date="2026-01-20T11:15:00Z" w16du:dateUtc="2026-01-20T02:15:00Z">
            <w:rPr>
              <w:rFonts w:ascii="ＭＳ 明朝" w:eastAsia="ＭＳ 明朝" w:hAnsi="ＭＳ 明朝"/>
              <w:szCs w:val="21"/>
            </w:rPr>
          </w:rPrChange>
        </w:rPr>
        <w:t>（</w:t>
      </w:r>
      <w:r w:rsidRPr="00F45A47">
        <w:rPr>
          <w:rFonts w:ascii="Times New Roman" w:eastAsia="ＭＳ 明朝" w:hAnsi="Times New Roman" w:cs="Times New Roman" w:hint="eastAsia"/>
          <w:szCs w:val="21"/>
          <w:rPrChange w:id="2340" w:author="Masato YOSHIKAWA" w:date="2026-01-20T11:15:00Z" w16du:dateUtc="2026-01-20T02:15:00Z">
            <w:rPr>
              <w:rFonts w:ascii="ＭＳ 明朝" w:eastAsia="ＭＳ 明朝" w:hAnsi="ＭＳ 明朝" w:hint="eastAsia"/>
              <w:szCs w:val="21"/>
            </w:rPr>
          </w:rPrChange>
        </w:rPr>
        <w:t>読者の文化理解段階</w:t>
      </w:r>
      <w:r w:rsidRPr="00F45A47">
        <w:rPr>
          <w:rFonts w:ascii="Times New Roman" w:eastAsia="ＭＳ 明朝" w:hAnsi="Times New Roman" w:cs="Times New Roman"/>
          <w:szCs w:val="21"/>
          <w:rPrChange w:id="2341" w:author="Masato YOSHIKAWA" w:date="2026-01-20T11:15:00Z" w16du:dateUtc="2026-01-20T02:15:00Z">
            <w:rPr>
              <w:rFonts w:ascii="ＭＳ 明朝" w:eastAsia="ＭＳ 明朝" w:hAnsi="ＭＳ 明朝"/>
              <w:szCs w:val="21"/>
            </w:rPr>
          </w:rPrChange>
        </w:rPr>
        <w:t>）の判定</w:t>
      </w:r>
      <w:r w:rsidRPr="00F45A47">
        <w:rPr>
          <w:rFonts w:ascii="Times New Roman" w:eastAsia="ＭＳ 明朝" w:hAnsi="Times New Roman" w:cs="Times New Roman" w:hint="eastAsia"/>
          <w:szCs w:val="21"/>
          <w:rPrChange w:id="2342" w:author="Masato YOSHIKAWA" w:date="2026-01-20T11:15:00Z" w16du:dateUtc="2026-01-20T02:15:00Z">
            <w:rPr>
              <w:rFonts w:ascii="ＭＳ 明朝" w:eastAsia="ＭＳ 明朝" w:hAnsi="ＭＳ 明朝" w:hint="eastAsia"/>
              <w:szCs w:val="21"/>
            </w:rPr>
          </w:rPrChange>
        </w:rPr>
        <w:t>と判定プロセス</w:t>
      </w:r>
      <w:commentRangeEnd w:id="2336"/>
      <w:r w:rsidRPr="00F45A47">
        <w:rPr>
          <w:rStyle w:val="ac"/>
          <w:rFonts w:ascii="Times New Roman" w:eastAsia="ＭＳ 明朝" w:hAnsi="Times New Roman" w:cs="Times New Roman"/>
          <w:sz w:val="21"/>
          <w:szCs w:val="21"/>
          <w:rPrChange w:id="2343" w:author="Masato YOSHIKAWA" w:date="2026-01-20T11:15:00Z" w16du:dateUtc="2026-01-20T02:15:00Z">
            <w:rPr>
              <w:rStyle w:val="ac"/>
              <w:rFonts w:ascii="ＭＳ 明朝" w:eastAsia="ＭＳ 明朝" w:hAnsi="ＭＳ 明朝"/>
              <w:sz w:val="21"/>
              <w:szCs w:val="21"/>
            </w:rPr>
          </w:rPrChange>
        </w:rPr>
        <w:commentReference w:id="2336"/>
      </w:r>
      <w:commentRangeEnd w:id="2337"/>
      <w:r w:rsidR="005B6842">
        <w:rPr>
          <w:rStyle w:val="ac"/>
        </w:rPr>
        <w:commentReference w:id="2337"/>
      </w:r>
    </w:p>
    <w:p w14:paraId="23894412" w14:textId="2313D446" w:rsidR="002E4570" w:rsidRPr="00F45A47" w:rsidRDefault="002E4570" w:rsidP="00B9695D">
      <w:pPr>
        <w:rPr>
          <w:rFonts w:ascii="Times New Roman" w:eastAsia="ＭＳ 明朝" w:hAnsi="Times New Roman" w:cs="Times New Roman"/>
          <w:szCs w:val="21"/>
          <w:rPrChange w:id="2344"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hint="eastAsia"/>
          <w:szCs w:val="21"/>
          <w:rPrChange w:id="2345" w:author="Masato YOSHIKAWA" w:date="2026-01-20T11:15:00Z" w16du:dateUtc="2026-01-20T02:15:00Z">
            <w:rPr>
              <w:rFonts w:ascii="ＭＳ 明朝" w:eastAsia="ＭＳ 明朝" w:hAnsi="ＭＳ 明朝" w:hint="eastAsia"/>
              <w:szCs w:val="21"/>
            </w:rPr>
          </w:rPrChange>
        </w:rPr>
        <w:t xml:space="preserve">　</w:t>
      </w:r>
      <w:r w:rsidRPr="00F45A47">
        <w:rPr>
          <w:rFonts w:ascii="Times New Roman" w:eastAsia="ＭＳ 明朝" w:hAnsi="Times New Roman" w:cs="Times New Roman"/>
          <w:szCs w:val="21"/>
          <w:rPrChange w:id="2346" w:author="Masato YOSHIKAWA" w:date="2026-01-20T11:15:00Z" w16du:dateUtc="2026-01-20T02:15:00Z">
            <w:rPr>
              <w:rFonts w:ascii="ＭＳ 明朝" w:eastAsia="ＭＳ 明朝" w:hAnsi="ＭＳ 明朝"/>
              <w:szCs w:val="21"/>
            </w:rPr>
          </w:rPrChange>
        </w:rPr>
        <w:t>3.5.1</w:t>
      </w:r>
      <w:r w:rsidRPr="00F45A47">
        <w:rPr>
          <w:rFonts w:ascii="Times New Roman" w:eastAsia="ＭＳ 明朝" w:hAnsi="Times New Roman" w:cs="Times New Roman" w:hint="eastAsia"/>
          <w:szCs w:val="21"/>
          <w:rPrChange w:id="2347" w:author="Masato YOSHIKAWA" w:date="2026-01-20T11:15:00Z" w16du:dateUtc="2026-01-20T02:15:00Z">
            <w:rPr>
              <w:rFonts w:ascii="ＭＳ 明朝" w:eastAsia="ＭＳ 明朝" w:hAnsi="ＭＳ 明朝" w:hint="eastAsia"/>
              <w:szCs w:val="21"/>
            </w:rPr>
          </w:rPrChange>
        </w:rPr>
        <w:t>項で構築したコーパスの各事例に対し、</w:t>
      </w:r>
      <w:r w:rsidRPr="00F45A47">
        <w:rPr>
          <w:rFonts w:ascii="Times New Roman" w:eastAsia="ＭＳ 明朝" w:hAnsi="Times New Roman" w:cs="Times New Roman"/>
          <w:szCs w:val="21"/>
          <w:rPrChange w:id="2348" w:author="Masato YOSHIKAWA" w:date="2026-01-20T11:15:00Z" w16du:dateUtc="2026-01-20T02:15:00Z">
            <w:rPr>
              <w:rFonts w:ascii="ＭＳ 明朝" w:eastAsia="ＭＳ 明朝" w:hAnsi="ＭＳ 明朝"/>
              <w:szCs w:val="21"/>
            </w:rPr>
          </w:rPrChange>
        </w:rPr>
        <w:t>3.3.2</w:t>
      </w:r>
      <w:r w:rsidRPr="00F45A47">
        <w:rPr>
          <w:rFonts w:ascii="Times New Roman" w:eastAsia="ＭＳ 明朝" w:hAnsi="Times New Roman" w:cs="Times New Roman" w:hint="eastAsia"/>
          <w:szCs w:val="21"/>
          <w:rPrChange w:id="2349" w:author="Masato YOSHIKAWA" w:date="2026-01-20T11:15:00Z" w16du:dateUtc="2026-01-20T02:15:00Z">
            <w:rPr>
              <w:rFonts w:ascii="ＭＳ 明朝" w:eastAsia="ＭＳ 明朝" w:hAnsi="ＭＳ 明朝" w:hint="eastAsia"/>
              <w:szCs w:val="21"/>
            </w:rPr>
          </w:rPrChange>
        </w:rPr>
        <w:t>項で定義した</w:t>
      </w:r>
      <w:r w:rsidRPr="00F45A47">
        <w:rPr>
          <w:rFonts w:ascii="Times New Roman" w:eastAsia="ＭＳ 明朝" w:hAnsi="Times New Roman" w:cs="Times New Roman"/>
          <w:szCs w:val="21"/>
          <w:rPrChange w:id="2350" w:author="Masato YOSHIKAWA" w:date="2026-01-20T11:15:00Z" w16du:dateUtc="2026-01-20T02:15:00Z">
            <w:rPr>
              <w:rFonts w:ascii="ＭＳ 明朝" w:eastAsia="ＭＳ 明朝" w:hAnsi="ＭＳ 明朝"/>
              <w:szCs w:val="21"/>
            </w:rPr>
          </w:rPrChange>
        </w:rPr>
        <w:t>4</w:t>
      </w:r>
      <w:r w:rsidRPr="00F45A47">
        <w:rPr>
          <w:rFonts w:ascii="Times New Roman" w:eastAsia="ＭＳ 明朝" w:hAnsi="Times New Roman" w:cs="Times New Roman" w:hint="eastAsia"/>
          <w:szCs w:val="21"/>
          <w:rPrChange w:id="2351" w:author="Masato YOSHIKAWA" w:date="2026-01-20T11:15:00Z" w16du:dateUtc="2026-01-20T02:15:00Z">
            <w:rPr>
              <w:rFonts w:ascii="ＭＳ 明朝" w:eastAsia="ＭＳ 明朝" w:hAnsi="ＭＳ 明朝" w:hint="eastAsia"/>
              <w:szCs w:val="21"/>
            </w:rPr>
          </w:rPrChange>
        </w:rPr>
        <w:t>つの</w:t>
      </w:r>
      <w:r w:rsidRPr="00F45A47">
        <w:rPr>
          <w:rFonts w:ascii="Times New Roman" w:eastAsia="ＭＳ 明朝" w:hAnsi="Times New Roman" w:cs="Times New Roman"/>
          <w:szCs w:val="21"/>
          <w:rPrChange w:id="2352" w:author="Masato YOSHIKAWA" w:date="2026-01-20T11:15:00Z" w16du:dateUtc="2026-01-20T02:15:00Z">
            <w:rPr>
              <w:rFonts w:ascii="ＭＳ 明朝" w:eastAsia="ＭＳ 明朝" w:hAnsi="ＭＳ 明朝"/>
              <w:szCs w:val="21"/>
            </w:rPr>
          </w:rPrChange>
        </w:rPr>
        <w:t>DMIS</w:t>
      </w:r>
      <w:r w:rsidRPr="00F45A47">
        <w:rPr>
          <w:rFonts w:ascii="Times New Roman" w:eastAsia="ＭＳ 明朝" w:hAnsi="Times New Roman" w:cs="Times New Roman" w:hint="eastAsia"/>
          <w:szCs w:val="21"/>
          <w:rPrChange w:id="2353" w:author="Masato YOSHIKAWA" w:date="2026-01-20T11:15:00Z" w16du:dateUtc="2026-01-20T02:15:00Z">
            <w:rPr>
              <w:rFonts w:ascii="ＭＳ 明朝" w:eastAsia="ＭＳ 明朝" w:hAnsi="ＭＳ 明朝" w:hint="eastAsia"/>
              <w:szCs w:val="21"/>
            </w:rPr>
          </w:rPrChange>
        </w:rPr>
        <w:t>段階を判定した。</w:t>
      </w:r>
      <w:r w:rsidRPr="00F45A47">
        <w:rPr>
          <w:rFonts w:ascii="Times New Roman" w:eastAsia="ＭＳ 明朝" w:hAnsi="Times New Roman" w:cs="Times New Roman"/>
          <w:szCs w:val="21"/>
          <w:rPrChange w:id="2354" w:author="Masato YOSHIKAWA" w:date="2026-01-20T11:15:00Z" w16du:dateUtc="2026-01-20T02:15:00Z">
            <w:rPr>
              <w:rFonts w:ascii="ＭＳ 明朝" w:eastAsia="ＭＳ 明朝" w:hAnsi="ＭＳ 明朝"/>
              <w:szCs w:val="21"/>
            </w:rPr>
          </w:rPrChange>
        </w:rPr>
        <w:t>このプロセスにおいても、判定の効率化と多角的な視点の確保を目的として、生成</w:t>
      </w:r>
      <w:r w:rsidRPr="00F45A47">
        <w:rPr>
          <w:rFonts w:ascii="Times New Roman" w:eastAsia="ＭＳ 明朝" w:hAnsi="Times New Roman" w:cs="Times New Roman"/>
          <w:szCs w:val="21"/>
          <w:rPrChange w:id="2355" w:author="Masato YOSHIKAWA" w:date="2026-01-20T11:15:00Z" w16du:dateUtc="2026-01-20T02:15:00Z">
            <w:rPr>
              <w:rFonts w:ascii="ＭＳ 明朝" w:eastAsia="ＭＳ 明朝" w:hAnsi="ＭＳ 明朝"/>
              <w:szCs w:val="21"/>
            </w:rPr>
          </w:rPrChange>
        </w:rPr>
        <w:t>AI</w:t>
      </w:r>
      <w:r w:rsidRPr="00F45A47">
        <w:rPr>
          <w:rFonts w:ascii="Times New Roman" w:eastAsia="ＭＳ 明朝" w:hAnsi="Times New Roman" w:cs="Times New Roman" w:hint="eastAsia"/>
          <w:szCs w:val="21"/>
          <w:rPrChange w:id="2356" w:author="Masato YOSHIKAWA" w:date="2026-01-20T11:15:00Z" w16du:dateUtc="2026-01-20T02:15:00Z">
            <w:rPr>
              <w:rFonts w:ascii="ＭＳ 明朝" w:eastAsia="ＭＳ 明朝" w:hAnsi="ＭＳ 明朝" w:hint="eastAsia"/>
              <w:szCs w:val="21"/>
            </w:rPr>
          </w:rPrChange>
        </w:rPr>
        <w:t>（</w:t>
      </w:r>
      <w:r w:rsidRPr="00F45A47">
        <w:rPr>
          <w:rFonts w:ascii="Times New Roman" w:eastAsia="ＭＳ 明朝" w:hAnsi="Times New Roman" w:cs="Times New Roman"/>
          <w:szCs w:val="21"/>
          <w:rPrChange w:id="2357" w:author="Masato YOSHIKAWA" w:date="2026-01-20T11:15:00Z" w16du:dateUtc="2026-01-20T02:15:00Z">
            <w:rPr>
              <w:rFonts w:ascii="ＭＳ 明朝" w:eastAsia="ＭＳ 明朝" w:hAnsi="ＭＳ 明朝"/>
              <w:szCs w:val="21"/>
            </w:rPr>
          </w:rPrChange>
        </w:rPr>
        <w:t>gemini-2.5-flash</w:t>
      </w:r>
      <w:r w:rsidRPr="00F45A47">
        <w:rPr>
          <w:rStyle w:val="afa"/>
          <w:rFonts w:ascii="Times New Roman" w:eastAsia="ＭＳ 明朝" w:hAnsi="Times New Roman" w:cs="Times New Roman"/>
          <w:szCs w:val="21"/>
          <w:rPrChange w:id="2358" w:author="Masato YOSHIKAWA" w:date="2026-01-20T11:15:00Z" w16du:dateUtc="2026-01-20T02:15:00Z">
            <w:rPr>
              <w:rStyle w:val="afa"/>
              <w:rFonts w:ascii="ＭＳ 明朝" w:eastAsia="ＭＳ 明朝" w:hAnsi="ＭＳ 明朝"/>
              <w:szCs w:val="21"/>
            </w:rPr>
          </w:rPrChange>
        </w:rPr>
        <w:footnoteReference w:id="6"/>
      </w:r>
      <w:r w:rsidRPr="00F45A47">
        <w:rPr>
          <w:rFonts w:ascii="Times New Roman" w:eastAsia="ＭＳ 明朝" w:hAnsi="Times New Roman" w:cs="Times New Roman" w:hint="eastAsia"/>
          <w:szCs w:val="21"/>
          <w:rPrChange w:id="2388" w:author="Masato YOSHIKAWA" w:date="2026-01-20T11:15:00Z" w16du:dateUtc="2026-01-20T02:15:00Z">
            <w:rPr>
              <w:rFonts w:ascii="ＭＳ 明朝" w:eastAsia="ＭＳ 明朝" w:hAnsi="ＭＳ 明朝" w:hint="eastAsia"/>
              <w:szCs w:val="21"/>
            </w:rPr>
          </w:rPrChange>
        </w:rPr>
        <w:t>）</w:t>
      </w:r>
      <w:r w:rsidRPr="00F45A47">
        <w:rPr>
          <w:rFonts w:ascii="Times New Roman" w:eastAsia="ＭＳ 明朝" w:hAnsi="Times New Roman" w:cs="Times New Roman"/>
          <w:szCs w:val="21"/>
          <w:rPrChange w:id="2389" w:author="Masato YOSHIKAWA" w:date="2026-01-20T11:15:00Z" w16du:dateUtc="2026-01-20T02:15:00Z">
            <w:rPr>
              <w:rFonts w:ascii="ＭＳ 明朝" w:eastAsia="ＭＳ 明朝" w:hAnsi="ＭＳ 明朝"/>
              <w:szCs w:val="21"/>
            </w:rPr>
          </w:rPrChange>
        </w:rPr>
        <w:t>による予備的分析を</w:t>
      </w:r>
      <w:r w:rsidRPr="00F45A47">
        <w:rPr>
          <w:rFonts w:ascii="Times New Roman" w:eastAsia="ＭＳ 明朝" w:hAnsi="Times New Roman" w:cs="Times New Roman" w:hint="eastAsia"/>
          <w:szCs w:val="21"/>
          <w:rPrChange w:id="2390" w:author="Masato YOSHIKAWA" w:date="2026-01-20T11:15:00Z" w16du:dateUtc="2026-01-20T02:15:00Z">
            <w:rPr>
              <w:rFonts w:ascii="ＭＳ 明朝" w:eastAsia="ＭＳ 明朝" w:hAnsi="ＭＳ 明朝" w:hint="eastAsia"/>
              <w:szCs w:val="21"/>
            </w:rPr>
          </w:rPrChange>
        </w:rPr>
        <w:t>行った。</w:t>
      </w:r>
    </w:p>
    <w:p w14:paraId="78B79B91" w14:textId="46CD61A4" w:rsidR="002E4570" w:rsidRPr="00F45A47" w:rsidRDefault="002E4570" w:rsidP="009B6C9F">
      <w:pPr>
        <w:ind w:firstLineChars="100" w:firstLine="210"/>
        <w:rPr>
          <w:rFonts w:ascii="Times New Roman" w:eastAsia="ＭＳ 明朝" w:hAnsi="Times New Roman" w:cs="Times New Roman"/>
          <w:szCs w:val="21"/>
          <w:rPrChange w:id="2391"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hint="eastAsia"/>
          <w:szCs w:val="21"/>
          <w:rPrChange w:id="2392" w:author="Masato YOSHIKAWA" w:date="2026-01-20T11:15:00Z" w16du:dateUtc="2026-01-20T02:15:00Z">
            <w:rPr>
              <w:rFonts w:ascii="ＭＳ 明朝" w:eastAsia="ＭＳ 明朝" w:hAnsi="ＭＳ 明朝" w:hint="eastAsia"/>
              <w:szCs w:val="21"/>
            </w:rPr>
          </w:rPrChange>
        </w:rPr>
        <w:t>まず、</w:t>
      </w:r>
      <w:r w:rsidRPr="00F45A47">
        <w:rPr>
          <w:rFonts w:ascii="Times New Roman" w:eastAsia="ＭＳ 明朝" w:hAnsi="Times New Roman" w:cs="Times New Roman"/>
          <w:szCs w:val="21"/>
          <w:rPrChange w:id="2393" w:author="Masato YOSHIKAWA" w:date="2026-01-20T11:15:00Z" w16du:dateUtc="2026-01-20T02:15:00Z">
            <w:rPr>
              <w:rFonts w:ascii="ＭＳ 明朝" w:eastAsia="ＭＳ 明朝" w:hAnsi="ＭＳ 明朝"/>
              <w:szCs w:val="21"/>
            </w:rPr>
          </w:rPrChange>
        </w:rPr>
        <w:t>Denial</w:t>
      </w:r>
      <w:r w:rsidRPr="00F45A47">
        <w:rPr>
          <w:rFonts w:ascii="Times New Roman" w:eastAsia="ＭＳ 明朝" w:hAnsi="Times New Roman" w:cs="Times New Roman"/>
          <w:szCs w:val="21"/>
          <w:rPrChange w:id="2394" w:author="Masato YOSHIKAWA" w:date="2026-01-20T11:15:00Z" w16du:dateUtc="2026-01-20T02:15:00Z">
            <w:rPr>
              <w:rFonts w:ascii="ＭＳ 明朝" w:eastAsia="ＭＳ 明朝" w:hAnsi="ＭＳ 明朝"/>
              <w:szCs w:val="21"/>
            </w:rPr>
          </w:rPrChange>
        </w:rPr>
        <w:t>については、訳文において文化的要素の情報が完全に欠落（削除）している事例をこれに分類した。</w:t>
      </w:r>
      <w:r w:rsidRPr="00F45A47">
        <w:rPr>
          <w:rFonts w:ascii="Times New Roman" w:eastAsia="ＭＳ 明朝" w:hAnsi="Times New Roman" w:cs="Times New Roman" w:hint="eastAsia"/>
          <w:szCs w:val="21"/>
          <w:rPrChange w:id="2395" w:author="Masato YOSHIKAWA" w:date="2026-01-20T11:15:00Z" w16du:dateUtc="2026-01-20T02:15:00Z">
            <w:rPr>
              <w:rFonts w:ascii="ＭＳ 明朝" w:eastAsia="ＭＳ 明朝" w:hAnsi="ＭＳ 明朝" w:hint="eastAsia"/>
              <w:szCs w:val="21"/>
            </w:rPr>
          </w:rPrChange>
        </w:rPr>
        <w:t>次に、境界の判断が難しい</w:t>
      </w:r>
      <w:r w:rsidRPr="00F45A47">
        <w:rPr>
          <w:rFonts w:ascii="Times New Roman" w:eastAsia="ＭＳ 明朝" w:hAnsi="Times New Roman" w:cs="Times New Roman"/>
          <w:szCs w:val="21"/>
          <w:rPrChange w:id="2396" w:author="Masato YOSHIKAWA" w:date="2026-01-20T11:15:00Z" w16du:dateUtc="2026-01-20T02:15:00Z">
            <w:rPr>
              <w:rFonts w:ascii="ＭＳ 明朝" w:eastAsia="ＭＳ 明朝" w:hAnsi="ＭＳ 明朝"/>
              <w:szCs w:val="21"/>
            </w:rPr>
          </w:rPrChange>
        </w:rPr>
        <w:t>Minimization</w:t>
      </w:r>
      <w:r w:rsidRPr="00F45A47">
        <w:rPr>
          <w:rFonts w:ascii="Times New Roman" w:eastAsia="ＭＳ 明朝" w:hAnsi="Times New Roman" w:cs="Times New Roman"/>
          <w:szCs w:val="21"/>
          <w:rPrChange w:id="2397" w:author="Masato YOSHIKAWA" w:date="2026-01-20T11:15:00Z" w16du:dateUtc="2026-01-20T02:15:00Z">
            <w:rPr>
              <w:rFonts w:ascii="ＭＳ 明朝" w:eastAsia="ＭＳ 明朝" w:hAnsi="ＭＳ 明朝"/>
              <w:szCs w:val="21"/>
            </w:rPr>
          </w:rPrChange>
        </w:rPr>
        <w:t>と</w:t>
      </w:r>
      <w:r w:rsidRPr="00F45A47">
        <w:rPr>
          <w:rFonts w:ascii="Times New Roman" w:eastAsia="ＭＳ 明朝" w:hAnsi="Times New Roman" w:cs="Times New Roman"/>
          <w:szCs w:val="21"/>
          <w:rPrChange w:id="2398" w:author="Masato YOSHIKAWA" w:date="2026-01-20T11:15:00Z" w16du:dateUtc="2026-01-20T02:15:00Z">
            <w:rPr>
              <w:rFonts w:ascii="ＭＳ 明朝" w:eastAsia="ＭＳ 明朝" w:hAnsi="ＭＳ 明朝"/>
              <w:szCs w:val="21"/>
            </w:rPr>
          </w:rPrChange>
        </w:rPr>
        <w:t>Acceptance</w:t>
      </w:r>
      <w:r w:rsidRPr="00F45A47">
        <w:rPr>
          <w:rFonts w:ascii="Times New Roman" w:eastAsia="ＭＳ 明朝" w:hAnsi="Times New Roman" w:cs="Times New Roman"/>
          <w:szCs w:val="21"/>
          <w:rPrChange w:id="2399" w:author="Masato YOSHIKAWA" w:date="2026-01-20T11:15:00Z" w16du:dateUtc="2026-01-20T02:15:00Z">
            <w:rPr>
              <w:rFonts w:ascii="ＭＳ 明朝" w:eastAsia="ＭＳ 明朝" w:hAnsi="ＭＳ 明朝"/>
              <w:szCs w:val="21"/>
            </w:rPr>
          </w:rPrChange>
        </w:rPr>
        <w:t>については、読者が感じる異質性の有無を客観化するため、辞書の掲載有無を判断基準とした。具体的には『</w:t>
      </w:r>
      <w:commentRangeStart w:id="2400"/>
      <w:r w:rsidRPr="00F45A47">
        <w:rPr>
          <w:rFonts w:ascii="Times New Roman" w:eastAsia="ＭＳ 明朝" w:hAnsi="Times New Roman" w:cs="Times New Roman"/>
          <w:szCs w:val="21"/>
          <w:rPrChange w:id="2401" w:author="Masato YOSHIKAWA" w:date="2026-01-20T11:15:00Z" w16du:dateUtc="2026-01-20T02:15:00Z">
            <w:rPr>
              <w:rFonts w:ascii="ＭＳ 明朝" w:eastAsia="ＭＳ 明朝" w:hAnsi="ＭＳ 明朝"/>
              <w:szCs w:val="21"/>
            </w:rPr>
          </w:rPrChange>
        </w:rPr>
        <w:t>Merriam-Webster Onlin</w:t>
      </w:r>
      <w:commentRangeEnd w:id="2400"/>
      <w:r w:rsidRPr="00F45A47">
        <w:rPr>
          <w:rStyle w:val="ac"/>
          <w:rFonts w:ascii="Times New Roman" w:eastAsia="ＭＳ 明朝" w:hAnsi="Times New Roman" w:cs="Times New Roman"/>
          <w:sz w:val="21"/>
          <w:szCs w:val="21"/>
          <w:rPrChange w:id="2402" w:author="Masato YOSHIKAWA" w:date="2026-01-20T11:15:00Z" w16du:dateUtc="2026-01-20T02:15:00Z">
            <w:rPr>
              <w:rStyle w:val="ac"/>
              <w:rFonts w:ascii="ＭＳ 明朝" w:eastAsia="ＭＳ 明朝" w:hAnsi="ＭＳ 明朝"/>
              <w:sz w:val="21"/>
              <w:szCs w:val="21"/>
            </w:rPr>
          </w:rPrChange>
        </w:rPr>
        <w:commentReference w:id="2400"/>
      </w:r>
      <w:r w:rsidRPr="00F45A47">
        <w:rPr>
          <w:rFonts w:ascii="Times New Roman" w:eastAsia="ＭＳ 明朝" w:hAnsi="Times New Roman" w:cs="Times New Roman"/>
          <w:szCs w:val="21"/>
          <w:rPrChange w:id="2403" w:author="Masato YOSHIKAWA" w:date="2026-01-20T11:15:00Z" w16du:dateUtc="2026-01-20T02:15:00Z">
            <w:rPr>
              <w:rFonts w:ascii="ＭＳ 明朝" w:eastAsia="ＭＳ 明朝" w:hAnsi="ＭＳ 明朝"/>
              <w:szCs w:val="21"/>
            </w:rPr>
          </w:rPrChange>
        </w:rPr>
        <w:t>e</w:t>
      </w:r>
      <w:r w:rsidRPr="00F45A47">
        <w:rPr>
          <w:rFonts w:ascii="Times New Roman" w:eastAsia="ＭＳ 明朝" w:hAnsi="Times New Roman" w:cs="Times New Roman"/>
          <w:szCs w:val="21"/>
          <w:rPrChange w:id="2404" w:author="Masato YOSHIKAWA" w:date="2026-01-20T11:15:00Z" w16du:dateUtc="2026-01-20T02:15:00Z">
            <w:rPr>
              <w:rFonts w:ascii="ＭＳ 明朝" w:eastAsia="ＭＳ 明朝" w:hAnsi="ＭＳ 明朝"/>
              <w:szCs w:val="21"/>
            </w:rPr>
          </w:rPrChange>
        </w:rPr>
        <w:t>』を参照し、訳語が「外来語（</w:t>
      </w:r>
      <w:r w:rsidRPr="00F45A47">
        <w:rPr>
          <w:rFonts w:ascii="Times New Roman" w:eastAsia="ＭＳ 明朝" w:hAnsi="Times New Roman" w:cs="Times New Roman"/>
          <w:szCs w:val="21"/>
          <w:rPrChange w:id="2405" w:author="Masato YOSHIKAWA" w:date="2026-01-20T11:15:00Z" w16du:dateUtc="2026-01-20T02:15:00Z">
            <w:rPr>
              <w:rFonts w:ascii="ＭＳ 明朝" w:eastAsia="ＭＳ 明朝" w:hAnsi="ＭＳ 明朝"/>
              <w:szCs w:val="21"/>
            </w:rPr>
          </w:rPrChange>
        </w:rPr>
        <w:t>Foreign Word</w:t>
      </w:r>
      <w:r w:rsidRPr="00F45A47">
        <w:rPr>
          <w:rFonts w:ascii="Times New Roman" w:eastAsia="ＭＳ 明朝" w:hAnsi="Times New Roman" w:cs="Times New Roman"/>
          <w:szCs w:val="21"/>
          <w:rPrChange w:id="2406" w:author="Masato YOSHIKAWA" w:date="2026-01-20T11:15:00Z" w16du:dateUtc="2026-01-20T02:15:00Z">
            <w:rPr>
              <w:rFonts w:ascii="ＭＳ 明朝" w:eastAsia="ＭＳ 明朝" w:hAnsi="ＭＳ 明朝"/>
              <w:szCs w:val="21"/>
            </w:rPr>
          </w:rPrChange>
        </w:rPr>
        <w:t>）」としての注釈なしに一般語として掲載されている場合は、英語圏における既知の概念とみなして</w:t>
      </w:r>
      <w:r w:rsidRPr="00F45A47">
        <w:rPr>
          <w:rFonts w:ascii="Times New Roman" w:eastAsia="ＭＳ 明朝" w:hAnsi="Times New Roman" w:cs="Times New Roman"/>
          <w:szCs w:val="21"/>
          <w:rPrChange w:id="2407" w:author="Masato YOSHIKAWA" w:date="2026-01-20T11:15:00Z" w16du:dateUtc="2026-01-20T02:15:00Z">
            <w:rPr>
              <w:rFonts w:ascii="ＭＳ 明朝" w:eastAsia="ＭＳ 明朝" w:hAnsi="ＭＳ 明朝"/>
              <w:szCs w:val="21"/>
            </w:rPr>
          </w:rPrChange>
        </w:rPr>
        <w:t>Minimization</w:t>
      </w:r>
      <w:r w:rsidRPr="00F45A47">
        <w:rPr>
          <w:rFonts w:ascii="Times New Roman" w:eastAsia="ＭＳ 明朝" w:hAnsi="Times New Roman" w:cs="Times New Roman"/>
          <w:szCs w:val="21"/>
          <w:rPrChange w:id="2408" w:author="Masato YOSHIKAWA" w:date="2026-01-20T11:15:00Z" w16du:dateUtc="2026-01-20T02:15:00Z">
            <w:rPr>
              <w:rFonts w:ascii="ＭＳ 明朝" w:eastAsia="ＭＳ 明朝" w:hAnsi="ＭＳ 明朝"/>
              <w:szCs w:val="21"/>
            </w:rPr>
          </w:rPrChange>
        </w:rPr>
        <w:t>に分類した。対して、辞書に掲載されていない日本語の音写（ローマ字表記）や、英語として不自然な記述（直訳等）に留ま</w:t>
      </w:r>
      <w:r w:rsidRPr="00F45A47">
        <w:rPr>
          <w:rFonts w:ascii="Times New Roman" w:eastAsia="ＭＳ 明朝" w:hAnsi="Times New Roman" w:cs="Times New Roman" w:hint="eastAsia"/>
          <w:szCs w:val="21"/>
          <w:rPrChange w:id="2409" w:author="Masato YOSHIKAWA" w:date="2026-01-20T11:15:00Z" w16du:dateUtc="2026-01-20T02:15:00Z">
            <w:rPr>
              <w:rFonts w:ascii="ＭＳ 明朝" w:eastAsia="ＭＳ 明朝" w:hAnsi="ＭＳ 明朝" w:hint="eastAsia"/>
              <w:szCs w:val="21"/>
            </w:rPr>
          </w:rPrChange>
        </w:rPr>
        <w:t>る場合は、表層的な差異が残存していると判断し</w:t>
      </w:r>
      <w:r w:rsidRPr="00F45A47">
        <w:rPr>
          <w:rFonts w:ascii="Times New Roman" w:eastAsia="ＭＳ 明朝" w:hAnsi="Times New Roman" w:cs="Times New Roman"/>
          <w:szCs w:val="21"/>
          <w:rPrChange w:id="2410" w:author="Masato YOSHIKAWA" w:date="2026-01-20T11:15:00Z" w16du:dateUtc="2026-01-20T02:15:00Z">
            <w:rPr>
              <w:rFonts w:ascii="ＭＳ 明朝" w:eastAsia="ＭＳ 明朝" w:hAnsi="ＭＳ 明朝"/>
              <w:szCs w:val="21"/>
            </w:rPr>
          </w:rPrChange>
        </w:rPr>
        <w:t>Acceptance</w:t>
      </w:r>
      <w:r w:rsidRPr="00F45A47">
        <w:rPr>
          <w:rFonts w:ascii="Times New Roman" w:eastAsia="ＭＳ 明朝" w:hAnsi="Times New Roman" w:cs="Times New Roman"/>
          <w:szCs w:val="21"/>
          <w:rPrChange w:id="2411" w:author="Masato YOSHIKAWA" w:date="2026-01-20T11:15:00Z" w16du:dateUtc="2026-01-20T02:15:00Z">
            <w:rPr>
              <w:rFonts w:ascii="ＭＳ 明朝" w:eastAsia="ＭＳ 明朝" w:hAnsi="ＭＳ 明朝"/>
              <w:szCs w:val="21"/>
            </w:rPr>
          </w:rPrChange>
        </w:rPr>
        <w:t>とした。</w:t>
      </w:r>
      <w:r w:rsidRPr="00F45A47">
        <w:rPr>
          <w:rFonts w:ascii="Times New Roman" w:eastAsia="ＭＳ 明朝" w:hAnsi="Times New Roman" w:cs="Times New Roman" w:hint="eastAsia"/>
          <w:szCs w:val="21"/>
          <w:rPrChange w:id="2412" w:author="Masato YOSHIKAWA" w:date="2026-01-20T11:15:00Z" w16du:dateUtc="2026-01-20T02:15:00Z">
            <w:rPr>
              <w:rFonts w:ascii="ＭＳ 明朝" w:eastAsia="ＭＳ 明朝" w:hAnsi="ＭＳ 明朝" w:hint="eastAsia"/>
              <w:szCs w:val="21"/>
            </w:rPr>
          </w:rPrChange>
        </w:rPr>
        <w:t>最後に、訳文中での説明的加筆や脚注によって文化的背景が補足されている事例については、文脈的な理解が可能であるとして</w:t>
      </w:r>
      <w:r w:rsidRPr="00F45A47">
        <w:rPr>
          <w:rFonts w:ascii="Times New Roman" w:eastAsia="ＭＳ 明朝" w:hAnsi="Times New Roman" w:cs="Times New Roman"/>
          <w:szCs w:val="21"/>
          <w:rPrChange w:id="2413" w:author="Masato YOSHIKAWA" w:date="2026-01-20T11:15:00Z" w16du:dateUtc="2026-01-20T02:15:00Z">
            <w:rPr>
              <w:rFonts w:ascii="ＭＳ 明朝" w:eastAsia="ＭＳ 明朝" w:hAnsi="ＭＳ 明朝"/>
              <w:szCs w:val="21"/>
            </w:rPr>
          </w:rPrChange>
        </w:rPr>
        <w:t>Adaptation</w:t>
      </w:r>
      <w:r w:rsidRPr="00F45A47">
        <w:rPr>
          <w:rFonts w:ascii="Times New Roman" w:eastAsia="ＭＳ 明朝" w:hAnsi="Times New Roman" w:cs="Times New Roman"/>
          <w:szCs w:val="21"/>
          <w:rPrChange w:id="2414" w:author="Masato YOSHIKAWA" w:date="2026-01-20T11:15:00Z" w16du:dateUtc="2026-01-20T02:15:00Z">
            <w:rPr>
              <w:rFonts w:ascii="ＭＳ 明朝" w:eastAsia="ＭＳ 明朝" w:hAnsi="ＭＳ 明朝"/>
              <w:szCs w:val="21"/>
            </w:rPr>
          </w:rPrChange>
        </w:rPr>
        <w:t>と判定した。</w:t>
      </w:r>
    </w:p>
    <w:p w14:paraId="6FB0C7E6" w14:textId="3E33B385" w:rsidR="002E4570" w:rsidRPr="00F45A47" w:rsidRDefault="002E4570" w:rsidP="009B6C9F">
      <w:pPr>
        <w:ind w:firstLineChars="100" w:firstLine="210"/>
        <w:rPr>
          <w:rFonts w:ascii="Times New Roman" w:eastAsia="ＭＳ 明朝" w:hAnsi="Times New Roman" w:cs="Times New Roman"/>
          <w:szCs w:val="21"/>
          <w:rPrChange w:id="2415"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hint="eastAsia"/>
          <w:szCs w:val="21"/>
          <w:rPrChange w:id="2416" w:author="Masato YOSHIKAWA" w:date="2026-01-20T11:15:00Z" w16du:dateUtc="2026-01-20T02:15:00Z">
            <w:rPr>
              <w:rFonts w:ascii="ＭＳ 明朝" w:eastAsia="ＭＳ 明朝" w:hAnsi="ＭＳ 明朝" w:hint="eastAsia"/>
              <w:szCs w:val="21"/>
            </w:rPr>
          </w:rPrChange>
        </w:rPr>
        <w:t>以上の基準に基づき、</w:t>
      </w:r>
      <w:r w:rsidRPr="00F45A47">
        <w:rPr>
          <w:rFonts w:ascii="Times New Roman" w:eastAsia="ＭＳ 明朝" w:hAnsi="Times New Roman" w:cs="Times New Roman"/>
          <w:szCs w:val="21"/>
          <w:rPrChange w:id="2417" w:author="Masato YOSHIKAWA" w:date="2026-01-20T11:15:00Z" w16du:dateUtc="2026-01-20T02:15:00Z">
            <w:rPr>
              <w:rFonts w:ascii="ＭＳ 明朝" w:eastAsia="ＭＳ 明朝" w:hAnsi="ＭＳ 明朝"/>
              <w:szCs w:val="21"/>
            </w:rPr>
          </w:rPrChange>
        </w:rPr>
        <w:t>AI</w:t>
      </w:r>
      <w:r w:rsidRPr="00F45A47">
        <w:rPr>
          <w:rFonts w:ascii="Times New Roman" w:eastAsia="ＭＳ 明朝" w:hAnsi="Times New Roman" w:cs="Times New Roman"/>
          <w:szCs w:val="21"/>
          <w:rPrChange w:id="2418" w:author="Masato YOSHIKAWA" w:date="2026-01-20T11:15:00Z" w16du:dateUtc="2026-01-20T02:15:00Z">
            <w:rPr>
              <w:rFonts w:ascii="ＭＳ 明朝" w:eastAsia="ＭＳ 明朝" w:hAnsi="ＭＳ 明朝"/>
              <w:szCs w:val="21"/>
            </w:rPr>
          </w:rPrChange>
        </w:rPr>
        <w:t>の出力結果と辞書の照合結果を筆者が全件精査し、最終的な</w:t>
      </w:r>
      <w:r w:rsidRPr="00F45A47">
        <w:rPr>
          <w:rFonts w:ascii="Times New Roman" w:eastAsia="ＭＳ 明朝" w:hAnsi="Times New Roman" w:cs="Times New Roman"/>
          <w:szCs w:val="21"/>
          <w:rPrChange w:id="2419" w:author="Masato YOSHIKAWA" w:date="2026-01-20T11:15:00Z" w16du:dateUtc="2026-01-20T02:15:00Z">
            <w:rPr>
              <w:rFonts w:ascii="ＭＳ 明朝" w:eastAsia="ＭＳ 明朝" w:hAnsi="ＭＳ 明朝"/>
              <w:szCs w:val="21"/>
            </w:rPr>
          </w:rPrChange>
        </w:rPr>
        <w:t>DMIS</w:t>
      </w:r>
      <w:r w:rsidRPr="00F45A47">
        <w:rPr>
          <w:rFonts w:ascii="Times New Roman" w:eastAsia="ＭＳ 明朝" w:hAnsi="Times New Roman" w:cs="Times New Roman"/>
          <w:szCs w:val="21"/>
          <w:rPrChange w:id="2420" w:author="Masato YOSHIKAWA" w:date="2026-01-20T11:15:00Z" w16du:dateUtc="2026-01-20T02:15:00Z">
            <w:rPr>
              <w:rFonts w:ascii="ＭＳ 明朝" w:eastAsia="ＭＳ 明朝" w:hAnsi="ＭＳ 明朝"/>
              <w:szCs w:val="21"/>
            </w:rPr>
          </w:rPrChange>
        </w:rPr>
        <w:t>段階を確定させた。</w:t>
      </w:r>
      <w:r w:rsidRPr="00F45A47">
        <w:rPr>
          <w:rStyle w:val="afa"/>
          <w:rFonts w:ascii="Times New Roman" w:eastAsia="ＭＳ 明朝" w:hAnsi="Times New Roman" w:cs="Times New Roman"/>
          <w:szCs w:val="21"/>
          <w:rPrChange w:id="2421" w:author="Masato YOSHIKAWA" w:date="2026-01-20T11:15:00Z" w16du:dateUtc="2026-01-20T02:15:00Z">
            <w:rPr>
              <w:rStyle w:val="afa"/>
              <w:rFonts w:ascii="ＭＳ 明朝" w:eastAsia="ＭＳ 明朝" w:hAnsi="ＭＳ 明朝"/>
              <w:szCs w:val="21"/>
            </w:rPr>
          </w:rPrChange>
        </w:rPr>
        <w:footnoteReference w:id="7"/>
      </w:r>
    </w:p>
    <w:p w14:paraId="05313024" w14:textId="77777777" w:rsidR="002E4570" w:rsidRPr="00F45A47" w:rsidRDefault="002E4570" w:rsidP="00DD56D6">
      <w:pPr>
        <w:rPr>
          <w:rFonts w:ascii="Times New Roman" w:eastAsia="ＭＳ 明朝" w:hAnsi="Times New Roman" w:cs="Times New Roman"/>
          <w:szCs w:val="21"/>
          <w:rPrChange w:id="8879" w:author="Masato YOSHIKAWA" w:date="2026-01-20T11:15:00Z" w16du:dateUtc="2026-01-20T02:15:00Z">
            <w:rPr>
              <w:rFonts w:ascii="ＭＳ 明朝" w:eastAsia="ＭＳ 明朝" w:hAnsi="ＭＳ 明朝"/>
              <w:szCs w:val="21"/>
            </w:rPr>
          </w:rPrChange>
        </w:rPr>
      </w:pPr>
    </w:p>
    <w:p w14:paraId="6E1B28C7" w14:textId="5B938EC1" w:rsidR="00327917" w:rsidRPr="00F45A47" w:rsidRDefault="008C6D97" w:rsidP="008C6D97">
      <w:pPr>
        <w:rPr>
          <w:rFonts w:ascii="Times New Roman" w:eastAsia="ＭＳ 明朝" w:hAnsi="Times New Roman" w:cs="Times New Roman"/>
          <w:szCs w:val="21"/>
          <w:rPrChange w:id="8880"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8881" w:author="Masato YOSHIKAWA" w:date="2026-01-20T11:15:00Z" w16du:dateUtc="2026-01-20T02:15:00Z">
            <w:rPr>
              <w:rFonts w:ascii="ＭＳ 明朝" w:eastAsia="ＭＳ 明朝" w:hAnsi="ＭＳ 明朝"/>
              <w:szCs w:val="21"/>
            </w:rPr>
          </w:rPrChange>
        </w:rPr>
        <w:t>3.5.4</w:t>
      </w:r>
      <w:r w:rsidR="00E016CA" w:rsidRPr="00F45A47">
        <w:rPr>
          <w:rFonts w:ascii="Times New Roman" w:eastAsia="ＭＳ 明朝" w:hAnsi="Times New Roman" w:cs="Times New Roman"/>
          <w:szCs w:val="21"/>
          <w:rPrChange w:id="8882" w:author="Masato YOSHIKAWA" w:date="2026-01-20T11:15:00Z" w16du:dateUtc="2026-01-20T02:15:00Z">
            <w:rPr>
              <w:rFonts w:ascii="ＭＳ 明朝" w:eastAsia="ＭＳ 明朝" w:hAnsi="ＭＳ 明朝"/>
              <w:szCs w:val="21"/>
            </w:rPr>
          </w:rPrChange>
        </w:rPr>
        <w:t xml:space="preserve"> </w:t>
      </w:r>
      <w:r w:rsidR="00E016CA" w:rsidRPr="00F45A47">
        <w:rPr>
          <w:rFonts w:ascii="Times New Roman" w:eastAsia="ＭＳ 明朝" w:hAnsi="Times New Roman" w:cs="Times New Roman" w:hint="eastAsia"/>
          <w:szCs w:val="21"/>
          <w:rPrChange w:id="8883" w:author="Masato YOSHIKAWA" w:date="2026-01-20T11:15:00Z" w16du:dateUtc="2026-01-20T02:15:00Z">
            <w:rPr>
              <w:rFonts w:ascii="ＭＳ 明朝" w:eastAsia="ＭＳ 明朝" w:hAnsi="ＭＳ 明朝" w:hint="eastAsia"/>
              <w:szCs w:val="21"/>
            </w:rPr>
          </w:rPrChange>
        </w:rPr>
        <w:t>クロス集計と</w:t>
      </w:r>
      <w:r w:rsidR="00C911EA" w:rsidRPr="00F45A47">
        <w:rPr>
          <w:rFonts w:ascii="Times New Roman" w:eastAsia="ＭＳ 明朝" w:hAnsi="Times New Roman" w:cs="Times New Roman" w:hint="eastAsia"/>
          <w:szCs w:val="21"/>
          <w:rPrChange w:id="8884" w:author="Masato YOSHIKAWA" w:date="2026-01-20T11:15:00Z" w16du:dateUtc="2026-01-20T02:15:00Z">
            <w:rPr>
              <w:rFonts w:ascii="ＭＳ 明朝" w:eastAsia="ＭＳ 明朝" w:hAnsi="ＭＳ 明朝" w:hint="eastAsia"/>
              <w:szCs w:val="21"/>
            </w:rPr>
          </w:rPrChange>
        </w:rPr>
        <w:t>相関関係</w:t>
      </w:r>
      <w:r w:rsidR="00F728CF" w:rsidRPr="00F45A47">
        <w:rPr>
          <w:rFonts w:ascii="Times New Roman" w:eastAsia="ＭＳ 明朝" w:hAnsi="Times New Roman" w:cs="Times New Roman" w:hint="eastAsia"/>
          <w:szCs w:val="21"/>
          <w:rPrChange w:id="8885" w:author="Masato YOSHIKAWA" w:date="2026-01-20T11:15:00Z" w16du:dateUtc="2026-01-20T02:15:00Z">
            <w:rPr>
              <w:rFonts w:ascii="ＭＳ 明朝" w:eastAsia="ＭＳ 明朝" w:hAnsi="ＭＳ 明朝" w:hint="eastAsia"/>
              <w:szCs w:val="21"/>
            </w:rPr>
          </w:rPrChange>
        </w:rPr>
        <w:t>の検証</w:t>
      </w:r>
    </w:p>
    <w:p w14:paraId="2E90B280" w14:textId="45423562" w:rsidR="00740896" w:rsidRPr="00F45A47" w:rsidRDefault="00740896" w:rsidP="00740896">
      <w:pPr>
        <w:ind w:firstLineChars="100" w:firstLine="210"/>
        <w:rPr>
          <w:rFonts w:ascii="Times New Roman" w:eastAsia="ＭＳ 明朝" w:hAnsi="Times New Roman" w:cs="Times New Roman"/>
          <w:szCs w:val="21"/>
          <w:rPrChange w:id="8886"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hint="eastAsia"/>
          <w:szCs w:val="21"/>
          <w:rPrChange w:id="8887" w:author="Masato YOSHIKAWA" w:date="2026-01-20T11:15:00Z" w16du:dateUtc="2026-01-20T02:15:00Z">
            <w:rPr>
              <w:rFonts w:ascii="ＭＳ 明朝" w:eastAsia="ＭＳ 明朝" w:hAnsi="ＭＳ 明朝" w:hint="eastAsia"/>
              <w:szCs w:val="21"/>
            </w:rPr>
          </w:rPrChange>
        </w:rPr>
        <w:t>前項までに確定した「翻訳技法」と「</w:t>
      </w:r>
      <w:r w:rsidRPr="00F45A47">
        <w:rPr>
          <w:rFonts w:ascii="Times New Roman" w:eastAsia="ＭＳ 明朝" w:hAnsi="Times New Roman" w:cs="Times New Roman"/>
          <w:szCs w:val="21"/>
          <w:rPrChange w:id="8888" w:author="Masato YOSHIKAWA" w:date="2026-01-20T11:15:00Z" w16du:dateUtc="2026-01-20T02:15:00Z">
            <w:rPr>
              <w:rFonts w:ascii="ＭＳ 明朝" w:eastAsia="ＭＳ 明朝" w:hAnsi="ＭＳ 明朝"/>
              <w:szCs w:val="21"/>
            </w:rPr>
          </w:rPrChange>
        </w:rPr>
        <w:t>DMIS</w:t>
      </w:r>
      <w:r w:rsidRPr="00F45A47">
        <w:rPr>
          <w:rFonts w:ascii="Times New Roman" w:eastAsia="ＭＳ 明朝" w:hAnsi="Times New Roman" w:cs="Times New Roman"/>
          <w:szCs w:val="21"/>
          <w:rPrChange w:id="8889" w:author="Masato YOSHIKAWA" w:date="2026-01-20T11:15:00Z" w16du:dateUtc="2026-01-20T02:15:00Z">
            <w:rPr>
              <w:rFonts w:ascii="ＭＳ 明朝" w:eastAsia="ＭＳ 明朝" w:hAnsi="ＭＳ 明朝"/>
              <w:szCs w:val="21"/>
            </w:rPr>
          </w:rPrChange>
        </w:rPr>
        <w:t>」のデータセットを用い、両者の相関関係を明らかにするための統計処理を行った。</w:t>
      </w:r>
    </w:p>
    <w:p w14:paraId="001CA814" w14:textId="2B877631" w:rsidR="00740896" w:rsidRPr="00F45A47" w:rsidRDefault="00740896" w:rsidP="00740896">
      <w:pPr>
        <w:ind w:firstLineChars="100" w:firstLine="210"/>
        <w:rPr>
          <w:rFonts w:ascii="Times New Roman" w:eastAsia="ＭＳ 明朝" w:hAnsi="Times New Roman" w:cs="Times New Roman"/>
          <w:szCs w:val="21"/>
          <w:rPrChange w:id="8890"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hint="eastAsia"/>
          <w:szCs w:val="21"/>
          <w:rPrChange w:id="8891" w:author="Masato YOSHIKAWA" w:date="2026-01-20T11:15:00Z" w16du:dateUtc="2026-01-20T02:15:00Z">
            <w:rPr>
              <w:rFonts w:ascii="ＭＳ 明朝" w:eastAsia="ＭＳ 明朝" w:hAnsi="ＭＳ 明朝" w:hint="eastAsia"/>
              <w:szCs w:val="21"/>
            </w:rPr>
          </w:rPrChange>
        </w:rPr>
        <w:t>第一の手順として、翻訳者（近藤・</w:t>
      </w:r>
      <w:r w:rsidRPr="00F45A47">
        <w:rPr>
          <w:rFonts w:ascii="Times New Roman" w:eastAsia="ＭＳ 明朝" w:hAnsi="Times New Roman" w:cs="Times New Roman"/>
          <w:szCs w:val="21"/>
          <w:rPrChange w:id="8892" w:author="Masato YOSHIKAWA" w:date="2026-01-20T11:15:00Z" w16du:dateUtc="2026-01-20T02:15:00Z">
            <w:rPr>
              <w:rFonts w:ascii="ＭＳ 明朝" w:eastAsia="ＭＳ 明朝" w:hAnsi="ＭＳ 明朝"/>
              <w:szCs w:val="21"/>
            </w:rPr>
          </w:rPrChange>
        </w:rPr>
        <w:t>McClellan</w:t>
      </w:r>
      <w:r w:rsidRPr="00F45A47">
        <w:rPr>
          <w:rFonts w:ascii="Times New Roman" w:eastAsia="ＭＳ 明朝" w:hAnsi="Times New Roman" w:cs="Times New Roman"/>
          <w:szCs w:val="21"/>
          <w:rPrChange w:id="8893" w:author="Masato YOSHIKAWA" w:date="2026-01-20T11:15:00Z" w16du:dateUtc="2026-01-20T02:15:00Z">
            <w:rPr>
              <w:rFonts w:ascii="ＭＳ 明朝" w:eastAsia="ＭＳ 明朝" w:hAnsi="ＭＳ 明朝"/>
              <w:szCs w:val="21"/>
            </w:rPr>
          </w:rPrChange>
        </w:rPr>
        <w:t>）ごとのデータセットに対し、カイ二乗検定を実施した。これは、翻訳者の違いによって翻訳技法と</w:t>
      </w:r>
      <w:r w:rsidRPr="00F45A47">
        <w:rPr>
          <w:rFonts w:ascii="Times New Roman" w:eastAsia="ＭＳ 明朝" w:hAnsi="Times New Roman" w:cs="Times New Roman"/>
          <w:szCs w:val="21"/>
          <w:rPrChange w:id="8894" w:author="Masato YOSHIKAWA" w:date="2026-01-20T11:15:00Z" w16du:dateUtc="2026-01-20T02:15:00Z">
            <w:rPr>
              <w:rFonts w:ascii="ＭＳ 明朝" w:eastAsia="ＭＳ 明朝" w:hAnsi="ＭＳ 明朝"/>
              <w:szCs w:val="21"/>
            </w:rPr>
          </w:rPrChange>
        </w:rPr>
        <w:t>DMIS</w:t>
      </w:r>
      <w:r w:rsidRPr="00F45A47">
        <w:rPr>
          <w:rFonts w:ascii="Times New Roman" w:eastAsia="ＭＳ 明朝" w:hAnsi="Times New Roman" w:cs="Times New Roman"/>
          <w:szCs w:val="21"/>
          <w:rPrChange w:id="8895" w:author="Masato YOSHIKAWA" w:date="2026-01-20T11:15:00Z" w16du:dateUtc="2026-01-20T02:15:00Z">
            <w:rPr>
              <w:rFonts w:ascii="ＭＳ 明朝" w:eastAsia="ＭＳ 明朝" w:hAnsi="ＭＳ 明朝"/>
              <w:szCs w:val="21"/>
            </w:rPr>
          </w:rPrChange>
        </w:rPr>
        <w:t>の関係性に統計的な有意差（異質性）があるかを確認するためである。検定の結果、両者の傾向に有意な差が認められない（データが等質である）と判断された場合には、サンプルサイズを確保し分析の精度を高めるため、両者のデータを合算して全体のクロス集計を行うこととした。</w:t>
      </w:r>
    </w:p>
    <w:p w14:paraId="57531726" w14:textId="77777777" w:rsidR="0023465B" w:rsidRPr="00F45A47" w:rsidRDefault="00740896" w:rsidP="0023465B">
      <w:pPr>
        <w:ind w:firstLineChars="100" w:firstLine="210"/>
        <w:rPr>
          <w:rFonts w:ascii="Times New Roman" w:eastAsia="ＭＳ 明朝" w:hAnsi="Times New Roman" w:cs="Times New Roman"/>
          <w:szCs w:val="21"/>
          <w:rPrChange w:id="8896"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hint="eastAsia"/>
          <w:szCs w:val="21"/>
          <w:rPrChange w:id="8897" w:author="Masato YOSHIKAWA" w:date="2026-01-20T11:15:00Z" w16du:dateUtc="2026-01-20T02:15:00Z">
            <w:rPr>
              <w:rFonts w:ascii="ＭＳ 明朝" w:eastAsia="ＭＳ 明朝" w:hAnsi="ＭＳ 明朝" w:hint="eastAsia"/>
              <w:szCs w:val="21"/>
            </w:rPr>
          </w:rPrChange>
        </w:rPr>
        <w:t>第二の手順として、作成されたクロス集計表に対し、調整済み残差</w:t>
      </w:r>
      <w:r w:rsidRPr="00F45A47">
        <w:rPr>
          <w:rFonts w:ascii="Times New Roman" w:eastAsia="ＭＳ 明朝" w:hAnsi="Times New Roman" w:cs="Times New Roman"/>
          <w:szCs w:val="21"/>
          <w:rPrChange w:id="8898" w:author="Masato YOSHIKAWA" w:date="2026-01-20T11:15:00Z" w16du:dateUtc="2026-01-20T02:15:00Z">
            <w:rPr>
              <w:rFonts w:ascii="ＭＳ 明朝" w:eastAsia="ＭＳ 明朝" w:hAnsi="ＭＳ 明朝"/>
              <w:szCs w:val="21"/>
            </w:rPr>
          </w:rPrChange>
        </w:rPr>
        <w:t>を用いた残差分析を行った。クロス集計表におけるパーセンテージの偏りが、単なる偶然によるものか、あるいは統計的に意味のある相関によるものかを判別するためである。本研究では、調整済み残差の絶対値が</w:t>
      </w:r>
      <w:r w:rsidRPr="00F45A47">
        <w:rPr>
          <w:rFonts w:ascii="Times New Roman" w:eastAsia="ＭＳ 明朝" w:hAnsi="Times New Roman" w:cs="Times New Roman"/>
          <w:szCs w:val="21"/>
          <w:rPrChange w:id="8899" w:author="Masato YOSHIKAWA" w:date="2026-01-20T11:15:00Z" w16du:dateUtc="2026-01-20T02:15:00Z">
            <w:rPr>
              <w:rFonts w:ascii="ＭＳ 明朝" w:eastAsia="ＭＳ 明朝" w:hAnsi="ＭＳ 明朝"/>
              <w:szCs w:val="21"/>
            </w:rPr>
          </w:rPrChange>
        </w:rPr>
        <w:t>1.96</w:t>
      </w:r>
      <w:r w:rsidRPr="00F45A47">
        <w:rPr>
          <w:rFonts w:ascii="Times New Roman" w:eastAsia="ＭＳ 明朝" w:hAnsi="Times New Roman" w:cs="Times New Roman"/>
          <w:szCs w:val="21"/>
          <w:rPrChange w:id="8900" w:author="Masato YOSHIKAWA" w:date="2026-01-20T11:15:00Z" w16du:dateUtc="2026-01-20T02:15:00Z">
            <w:rPr>
              <w:rFonts w:ascii="ＭＳ 明朝" w:eastAsia="ＭＳ 明朝" w:hAnsi="ＭＳ 明朝"/>
              <w:szCs w:val="21"/>
            </w:rPr>
          </w:rPrChange>
        </w:rPr>
        <w:t>を超える場合を、有意水準</w:t>
      </w:r>
      <w:r w:rsidRPr="00F45A47">
        <w:rPr>
          <w:rFonts w:ascii="Times New Roman" w:eastAsia="ＭＳ 明朝" w:hAnsi="Times New Roman" w:cs="Times New Roman"/>
          <w:szCs w:val="21"/>
          <w:rPrChange w:id="8901" w:author="Masato YOSHIKAWA" w:date="2026-01-20T11:15:00Z" w16du:dateUtc="2026-01-20T02:15:00Z">
            <w:rPr>
              <w:rFonts w:ascii="ＭＳ 明朝" w:eastAsia="ＭＳ 明朝" w:hAnsi="ＭＳ 明朝"/>
              <w:szCs w:val="21"/>
            </w:rPr>
          </w:rPrChange>
        </w:rPr>
        <w:t>5%</w:t>
      </w:r>
      <w:r w:rsidRPr="00F45A47">
        <w:rPr>
          <w:rFonts w:ascii="Times New Roman" w:eastAsia="ＭＳ 明朝" w:hAnsi="Times New Roman" w:cs="Times New Roman"/>
          <w:szCs w:val="21"/>
          <w:rPrChange w:id="8902" w:author="Masato YOSHIKAWA" w:date="2026-01-20T11:15:00Z" w16du:dateUtc="2026-01-20T02:15:00Z">
            <w:rPr>
              <w:rFonts w:ascii="ＭＳ 明朝" w:eastAsia="ＭＳ 明朝" w:hAnsi="ＭＳ 明朝"/>
              <w:szCs w:val="21"/>
            </w:rPr>
          </w:rPrChange>
        </w:rPr>
        <w:t>（</w:t>
      </w:r>
      <w:del w:id="8903" w:author="Masato YOSHIKAWA" w:date="2026-01-20T12:26:00Z" w16du:dateUtc="2026-01-20T03:26:00Z">
        <w:r w:rsidRPr="00F45A47" w:rsidDel="00B83013">
          <w:rPr>
            <w:rFonts w:ascii="Times New Roman" w:eastAsia="ＭＳ 明朝" w:hAnsi="Times New Roman" w:cs="Times New Roman"/>
            <w:szCs w:val="21"/>
            <w:rPrChange w:id="8904" w:author="Masato YOSHIKAWA" w:date="2026-01-20T11:15:00Z" w16du:dateUtc="2026-01-20T02:15:00Z">
              <w:rPr>
                <w:rFonts w:ascii="ＭＳ 明朝" w:eastAsia="ＭＳ 明朝" w:hAnsi="ＭＳ 明朝"/>
                <w:szCs w:val="21"/>
              </w:rPr>
            </w:rPrChange>
          </w:rPr>
          <w:delText>$</w:delText>
        </w:r>
      </w:del>
      <w:r w:rsidRPr="00F45A47">
        <w:rPr>
          <w:rFonts w:ascii="Times New Roman" w:eastAsia="ＭＳ 明朝" w:hAnsi="Times New Roman" w:cs="Times New Roman"/>
          <w:szCs w:val="21"/>
          <w:rPrChange w:id="8905" w:author="Masato YOSHIKAWA" w:date="2026-01-20T11:15:00Z" w16du:dateUtc="2026-01-20T02:15:00Z">
            <w:rPr>
              <w:rFonts w:ascii="ＭＳ 明朝" w:eastAsia="ＭＳ 明朝" w:hAnsi="ＭＳ 明朝"/>
              <w:szCs w:val="21"/>
            </w:rPr>
          </w:rPrChange>
        </w:rPr>
        <w:t>p &lt; .05</w:t>
      </w:r>
      <w:del w:id="8906" w:author="Masato YOSHIKAWA" w:date="2026-01-20T12:26:00Z" w16du:dateUtc="2026-01-20T03:26:00Z">
        <w:r w:rsidRPr="00F45A47" w:rsidDel="00B83013">
          <w:rPr>
            <w:rFonts w:ascii="Times New Roman" w:eastAsia="ＭＳ 明朝" w:hAnsi="Times New Roman" w:cs="Times New Roman"/>
            <w:szCs w:val="21"/>
            <w:rPrChange w:id="8907" w:author="Masato YOSHIKAWA" w:date="2026-01-20T11:15:00Z" w16du:dateUtc="2026-01-20T02:15:00Z">
              <w:rPr>
                <w:rFonts w:ascii="ＭＳ 明朝" w:eastAsia="ＭＳ 明朝" w:hAnsi="ＭＳ 明朝"/>
                <w:szCs w:val="21"/>
              </w:rPr>
            </w:rPrChange>
          </w:rPr>
          <w:delText>$</w:delText>
        </w:r>
      </w:del>
      <w:r w:rsidRPr="00F45A47">
        <w:rPr>
          <w:rFonts w:ascii="Times New Roman" w:eastAsia="ＭＳ 明朝" w:hAnsi="Times New Roman" w:cs="Times New Roman"/>
          <w:szCs w:val="21"/>
          <w:rPrChange w:id="8908" w:author="Masato YOSHIKAWA" w:date="2026-01-20T11:15:00Z" w16du:dateUtc="2026-01-20T02:15:00Z">
            <w:rPr>
              <w:rFonts w:ascii="ＭＳ 明朝" w:eastAsia="ＭＳ 明朝" w:hAnsi="ＭＳ 明朝"/>
              <w:szCs w:val="21"/>
            </w:rPr>
          </w:rPrChange>
        </w:rPr>
        <w:t>）で統計的に有意な偏り（正の相関または負の相関）が存在すると判定する基準を採用した。</w:t>
      </w:r>
    </w:p>
    <w:p w14:paraId="46932D62" w14:textId="4977B69A" w:rsidR="0023465B" w:rsidRPr="00F45A47" w:rsidRDefault="00740896" w:rsidP="0023465B">
      <w:pPr>
        <w:ind w:firstLineChars="100" w:firstLine="210"/>
        <w:rPr>
          <w:rFonts w:ascii="Times New Roman" w:eastAsia="ＭＳ 明朝" w:hAnsi="Times New Roman" w:cs="Times New Roman"/>
          <w:szCs w:val="21"/>
          <w:rPrChange w:id="8909"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hint="eastAsia"/>
          <w:szCs w:val="21"/>
          <w:rPrChange w:id="8910" w:author="Masato YOSHIKAWA" w:date="2026-01-20T11:15:00Z" w16du:dateUtc="2026-01-20T02:15:00Z">
            <w:rPr>
              <w:rFonts w:ascii="ＭＳ 明朝" w:eastAsia="ＭＳ 明朝" w:hAnsi="ＭＳ 明朝" w:hint="eastAsia"/>
              <w:szCs w:val="21"/>
            </w:rPr>
          </w:rPrChange>
        </w:rPr>
        <w:t>これらの統計処理を通じて、特定の翻訳技法が選択された際に、特定の</w:t>
      </w:r>
      <w:r w:rsidRPr="00F45A47">
        <w:rPr>
          <w:rFonts w:ascii="Times New Roman" w:eastAsia="ＭＳ 明朝" w:hAnsi="Times New Roman" w:cs="Times New Roman"/>
          <w:szCs w:val="21"/>
          <w:rPrChange w:id="8911" w:author="Masato YOSHIKAWA" w:date="2026-01-20T11:15:00Z" w16du:dateUtc="2026-01-20T02:15:00Z">
            <w:rPr>
              <w:rFonts w:ascii="ＭＳ 明朝" w:eastAsia="ＭＳ 明朝" w:hAnsi="ＭＳ 明朝"/>
              <w:szCs w:val="21"/>
            </w:rPr>
          </w:rPrChange>
        </w:rPr>
        <w:t>DMIS</w:t>
      </w:r>
      <w:r w:rsidRPr="00F45A47">
        <w:rPr>
          <w:rFonts w:ascii="Times New Roman" w:eastAsia="ＭＳ 明朝" w:hAnsi="Times New Roman" w:cs="Times New Roman"/>
          <w:szCs w:val="21"/>
          <w:rPrChange w:id="8912" w:author="Masato YOSHIKAWA" w:date="2026-01-20T11:15:00Z" w16du:dateUtc="2026-01-20T02:15:00Z">
            <w:rPr>
              <w:rFonts w:ascii="ＭＳ 明朝" w:eastAsia="ＭＳ 明朝" w:hAnsi="ＭＳ 明朝"/>
              <w:szCs w:val="21"/>
            </w:rPr>
          </w:rPrChange>
        </w:rPr>
        <w:t>段階がいかなる確率と確度をもって導かれるかをモデル化する。</w:t>
      </w:r>
    </w:p>
    <w:p w14:paraId="2674532F" w14:textId="77777777" w:rsidR="0023465B" w:rsidRPr="00F45A47" w:rsidRDefault="0023465B" w:rsidP="0023465B">
      <w:pPr>
        <w:rPr>
          <w:rFonts w:ascii="Times New Roman" w:eastAsia="ＭＳ 明朝" w:hAnsi="Times New Roman" w:cs="Times New Roman"/>
          <w:szCs w:val="21"/>
          <w:rPrChange w:id="8913" w:author="Masato YOSHIKAWA" w:date="2026-01-20T11:15:00Z" w16du:dateUtc="2026-01-20T02:15:00Z">
            <w:rPr>
              <w:rFonts w:ascii="ＭＳ 明朝" w:eastAsia="ＭＳ 明朝" w:hAnsi="ＭＳ 明朝"/>
              <w:szCs w:val="21"/>
            </w:rPr>
          </w:rPrChange>
        </w:rPr>
      </w:pPr>
    </w:p>
    <w:p w14:paraId="69CB1418" w14:textId="6515DECA" w:rsidR="003124EA" w:rsidRPr="00F45A47" w:rsidRDefault="003124EA" w:rsidP="003D6676">
      <w:pPr>
        <w:rPr>
          <w:rFonts w:ascii="Times New Roman" w:eastAsia="ＭＳ 明朝" w:hAnsi="Times New Roman" w:cs="Times New Roman"/>
          <w:szCs w:val="21"/>
          <w:rPrChange w:id="8914"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8915" w:author="Masato YOSHIKAWA" w:date="2026-01-20T11:15:00Z" w16du:dateUtc="2026-01-20T02:15:00Z">
            <w:rPr>
              <w:rFonts w:ascii="ＭＳ 明朝" w:eastAsia="ＭＳ 明朝" w:hAnsi="ＭＳ 明朝"/>
              <w:szCs w:val="21"/>
            </w:rPr>
          </w:rPrChange>
        </w:rPr>
        <w:t>4</w:t>
      </w:r>
      <w:r w:rsidRPr="00F45A47">
        <w:rPr>
          <w:rFonts w:ascii="Times New Roman" w:eastAsia="ＭＳ 明朝" w:hAnsi="Times New Roman" w:cs="Times New Roman" w:hint="eastAsia"/>
          <w:szCs w:val="21"/>
          <w:rPrChange w:id="8916" w:author="Masato YOSHIKAWA" w:date="2026-01-20T11:15:00Z" w16du:dateUtc="2026-01-20T02:15:00Z">
            <w:rPr>
              <w:rFonts w:ascii="ＭＳ 明朝" w:eastAsia="ＭＳ 明朝" w:hAnsi="ＭＳ 明朝" w:hint="eastAsia"/>
              <w:szCs w:val="21"/>
            </w:rPr>
          </w:rPrChange>
        </w:rPr>
        <w:t>．分析結果</w:t>
      </w:r>
    </w:p>
    <w:p w14:paraId="2638A572" w14:textId="3EFB1193" w:rsidR="00CD492D" w:rsidRPr="00F45A47" w:rsidRDefault="00EB1C97" w:rsidP="003D6676">
      <w:pPr>
        <w:rPr>
          <w:rFonts w:ascii="Times New Roman" w:eastAsia="ＭＳ 明朝" w:hAnsi="Times New Roman" w:cs="Times New Roman"/>
          <w:szCs w:val="21"/>
          <w:rPrChange w:id="8917"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8918" w:author="Masato YOSHIKAWA" w:date="2026-01-20T11:15:00Z" w16du:dateUtc="2026-01-20T02:15:00Z">
            <w:rPr>
              <w:rFonts w:ascii="ＭＳ 明朝" w:eastAsia="ＭＳ 明朝" w:hAnsi="ＭＳ 明朝"/>
              <w:szCs w:val="21"/>
            </w:rPr>
          </w:rPrChange>
        </w:rPr>
        <w:lastRenderedPageBreak/>
        <w:t>4.1</w:t>
      </w:r>
      <w:r w:rsidR="00746436" w:rsidRPr="00F45A47">
        <w:rPr>
          <w:rFonts w:ascii="Times New Roman" w:eastAsia="ＭＳ 明朝" w:hAnsi="Times New Roman" w:cs="Times New Roman" w:hint="eastAsia"/>
          <w:szCs w:val="21"/>
          <w:rPrChange w:id="8919" w:author="Masato YOSHIKAWA" w:date="2026-01-20T11:15:00Z" w16du:dateUtc="2026-01-20T02:15:00Z">
            <w:rPr>
              <w:rFonts w:ascii="ＭＳ 明朝" w:eastAsia="ＭＳ 明朝" w:hAnsi="ＭＳ 明朝" w:hint="eastAsia"/>
              <w:szCs w:val="21"/>
            </w:rPr>
          </w:rPrChange>
        </w:rPr>
        <w:t>全体的な傾向</w:t>
      </w:r>
    </w:p>
    <w:p w14:paraId="1C4749EF" w14:textId="1B9067DB" w:rsidR="000F2F36" w:rsidRPr="00F45A47" w:rsidRDefault="000F2F36" w:rsidP="003D6676">
      <w:pPr>
        <w:rPr>
          <w:rFonts w:ascii="Times New Roman" w:eastAsia="ＭＳ 明朝" w:hAnsi="Times New Roman" w:cs="Times New Roman"/>
          <w:szCs w:val="21"/>
          <w:rPrChange w:id="8920"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8921" w:author="Masato YOSHIKAWA" w:date="2026-01-20T11:15:00Z" w16du:dateUtc="2026-01-20T02:15:00Z">
            <w:rPr>
              <w:rFonts w:ascii="ＭＳ 明朝" w:eastAsia="ＭＳ 明朝" w:hAnsi="ＭＳ 明朝"/>
              <w:szCs w:val="21"/>
            </w:rPr>
          </w:rPrChange>
        </w:rPr>
        <w:t xml:space="preserve">4.1.1 </w:t>
      </w:r>
      <w:r w:rsidRPr="00F45A47">
        <w:rPr>
          <w:rFonts w:ascii="Times New Roman" w:eastAsia="ＭＳ 明朝" w:hAnsi="Times New Roman" w:cs="Times New Roman" w:hint="eastAsia"/>
          <w:szCs w:val="21"/>
          <w:rPrChange w:id="8922" w:author="Masato YOSHIKAWA" w:date="2026-01-20T11:15:00Z" w16du:dateUtc="2026-01-20T02:15:00Z">
            <w:rPr>
              <w:rFonts w:ascii="ＭＳ 明朝" w:eastAsia="ＭＳ 明朝" w:hAnsi="ＭＳ 明朝" w:hint="eastAsia"/>
              <w:szCs w:val="21"/>
            </w:rPr>
          </w:rPrChange>
        </w:rPr>
        <w:t>翻訳技法の割合</w:t>
      </w:r>
    </w:p>
    <w:p w14:paraId="239E3DA2" w14:textId="6FFB2075" w:rsidR="00CD492D" w:rsidRDefault="009A7647" w:rsidP="004E52C8">
      <w:pPr>
        <w:rPr>
          <w:ins w:id="8923" w:author="Masato YOSHIKAWA" w:date="2026-01-20T12:27:00Z" w16du:dateUtc="2026-01-20T03:27:00Z"/>
          <w:rFonts w:ascii="Times New Roman" w:eastAsia="ＭＳ 明朝" w:hAnsi="Times New Roman" w:cs="Times New Roman"/>
          <w:szCs w:val="21"/>
        </w:rPr>
      </w:pPr>
      <w:r w:rsidRPr="00F45A47">
        <w:rPr>
          <w:rFonts w:ascii="Times New Roman" w:eastAsia="ＭＳ 明朝" w:hAnsi="Times New Roman" w:cs="Times New Roman" w:hint="eastAsia"/>
          <w:szCs w:val="21"/>
          <w:rPrChange w:id="8924" w:author="Masato YOSHIKAWA" w:date="2026-01-20T11:15:00Z" w16du:dateUtc="2026-01-20T02:15:00Z">
            <w:rPr>
              <w:rFonts w:ascii="ＭＳ 明朝" w:eastAsia="ＭＳ 明朝" w:hAnsi="ＭＳ 明朝" w:hint="eastAsia"/>
              <w:szCs w:val="21"/>
            </w:rPr>
          </w:rPrChange>
        </w:rPr>
        <w:t xml:space="preserve">　</w:t>
      </w:r>
      <w:r w:rsidR="004E52C8" w:rsidRPr="00F45A47">
        <w:rPr>
          <w:rFonts w:ascii="Times New Roman" w:eastAsia="ＭＳ 明朝" w:hAnsi="Times New Roman" w:cs="Times New Roman" w:hint="eastAsia"/>
          <w:szCs w:val="21"/>
          <w:rPrChange w:id="8925" w:author="Masato YOSHIKAWA" w:date="2026-01-20T11:15:00Z" w16du:dateUtc="2026-01-20T02:15:00Z">
            <w:rPr>
              <w:rFonts w:ascii="ＭＳ 明朝" w:eastAsia="ＭＳ 明朝" w:hAnsi="ＭＳ 明朝" w:hint="eastAsia"/>
              <w:szCs w:val="21"/>
            </w:rPr>
          </w:rPrChange>
        </w:rPr>
        <w:t>近藤と</w:t>
      </w:r>
      <w:r w:rsidR="004E52C8" w:rsidRPr="00F45A47">
        <w:rPr>
          <w:rFonts w:ascii="Times New Roman" w:eastAsia="ＭＳ 明朝" w:hAnsi="Times New Roman" w:cs="Times New Roman"/>
          <w:szCs w:val="21"/>
          <w:rPrChange w:id="8926" w:author="Masato YOSHIKAWA" w:date="2026-01-20T11:15:00Z" w16du:dateUtc="2026-01-20T02:15:00Z">
            <w:rPr>
              <w:rFonts w:ascii="ＭＳ 明朝" w:eastAsia="ＭＳ 明朝" w:hAnsi="ＭＳ 明朝"/>
              <w:szCs w:val="21"/>
            </w:rPr>
          </w:rPrChange>
        </w:rPr>
        <w:t>McClellan</w:t>
      </w:r>
      <w:r w:rsidR="004E52C8" w:rsidRPr="00F45A47">
        <w:rPr>
          <w:rFonts w:ascii="Times New Roman" w:eastAsia="ＭＳ 明朝" w:hAnsi="Times New Roman" w:cs="Times New Roman"/>
          <w:szCs w:val="21"/>
          <w:rPrChange w:id="8927" w:author="Masato YOSHIKAWA" w:date="2026-01-20T11:15:00Z" w16du:dateUtc="2026-01-20T02:15:00Z">
            <w:rPr>
              <w:rFonts w:ascii="ＭＳ 明朝" w:eastAsia="ＭＳ 明朝" w:hAnsi="ＭＳ 明朝"/>
              <w:szCs w:val="21"/>
            </w:rPr>
          </w:rPrChange>
        </w:rPr>
        <w:t>の両訳者における翻訳技法の出現回数および割合を比較した結果を</w:t>
      </w:r>
      <w:ins w:id="8928" w:author="Masato YOSHIKAWA" w:date="2026-01-20T12:27:00Z" w16du:dateUtc="2026-01-20T03:27:00Z">
        <w:r w:rsidR="00B83013">
          <w:rPr>
            <w:rFonts w:ascii="Times New Roman" w:eastAsia="ＭＳ 明朝" w:hAnsi="Times New Roman" w:cs="Times New Roman"/>
            <w:szCs w:val="21"/>
          </w:rPr>
          <w:fldChar w:fldCharType="begin"/>
        </w:r>
        <w:r w:rsidR="00B83013">
          <w:rPr>
            <w:rFonts w:ascii="Times New Roman" w:eastAsia="ＭＳ 明朝" w:hAnsi="Times New Roman" w:cs="Times New Roman"/>
            <w:szCs w:val="21"/>
          </w:rPr>
          <w:instrText xml:space="preserve"> REF _Ref219804470 \h </w:instrText>
        </w:r>
      </w:ins>
      <w:r w:rsidR="00B83013">
        <w:rPr>
          <w:rFonts w:ascii="Times New Roman" w:eastAsia="ＭＳ 明朝" w:hAnsi="Times New Roman" w:cs="Times New Roman"/>
          <w:szCs w:val="21"/>
        </w:rPr>
      </w:r>
      <w:ins w:id="8929" w:author="Masato YOSHIKAWA" w:date="2026-01-20T12:27:00Z" w16du:dateUtc="2026-01-20T03:27:00Z">
        <w:r w:rsidR="00B83013">
          <w:rPr>
            <w:rFonts w:ascii="Times New Roman" w:eastAsia="ＭＳ 明朝" w:hAnsi="Times New Roman" w:cs="Times New Roman"/>
            <w:szCs w:val="21"/>
          </w:rPr>
          <w:fldChar w:fldCharType="separate"/>
        </w:r>
        <w:r w:rsidR="00B83013" w:rsidRPr="00F45A47">
          <w:rPr>
            <w:rFonts w:ascii="Times New Roman" w:hAnsi="Times New Roman" w:cs="Times New Roman"/>
            <w:rPrChange w:id="8930" w:author="Masato YOSHIKAWA" w:date="2026-01-20T11:15:00Z" w16du:dateUtc="2026-01-20T02:15:00Z">
              <w:rPr/>
            </w:rPrChange>
          </w:rPr>
          <w:t>表</w:t>
        </w:r>
        <w:r w:rsidR="00B83013" w:rsidRPr="00F45A47">
          <w:rPr>
            <w:rFonts w:ascii="Times New Roman" w:hAnsi="Times New Roman" w:cs="Times New Roman"/>
            <w:rPrChange w:id="8931" w:author="Masato YOSHIKAWA" w:date="2026-01-20T11:15:00Z" w16du:dateUtc="2026-01-20T02:15:00Z">
              <w:rPr/>
            </w:rPrChange>
          </w:rPr>
          <w:t xml:space="preserve"> </w:t>
        </w:r>
        <w:r w:rsidR="00B83013" w:rsidRPr="00F45A47">
          <w:rPr>
            <w:rFonts w:ascii="Times New Roman" w:hAnsi="Times New Roman" w:cs="Times New Roman"/>
            <w:noProof/>
            <w:rPrChange w:id="8932" w:author="Masato YOSHIKAWA" w:date="2026-01-20T11:15:00Z" w16du:dateUtc="2026-01-20T02:15:00Z">
              <w:rPr>
                <w:noProof/>
              </w:rPr>
            </w:rPrChange>
          </w:rPr>
          <w:t>6</w:t>
        </w:r>
        <w:r w:rsidR="00B83013">
          <w:rPr>
            <w:rFonts w:ascii="Times New Roman" w:eastAsia="ＭＳ 明朝" w:hAnsi="Times New Roman" w:cs="Times New Roman"/>
            <w:szCs w:val="21"/>
          </w:rPr>
          <w:fldChar w:fldCharType="end"/>
        </w:r>
      </w:ins>
      <w:del w:id="8933" w:author="Masato YOSHIKAWA" w:date="2026-01-20T12:27:00Z" w16du:dateUtc="2026-01-20T03:27:00Z">
        <w:r w:rsidR="004E52C8" w:rsidRPr="00F45A47" w:rsidDel="00B83013">
          <w:rPr>
            <w:rFonts w:ascii="Times New Roman" w:eastAsia="ＭＳ 明朝" w:hAnsi="Times New Roman" w:cs="Times New Roman"/>
            <w:szCs w:val="21"/>
            <w:rPrChange w:id="8934" w:author="Masato YOSHIKAWA" w:date="2026-01-20T11:15:00Z" w16du:dateUtc="2026-01-20T02:15:00Z">
              <w:rPr>
                <w:rFonts w:ascii="ＭＳ 明朝" w:eastAsia="ＭＳ 明朝" w:hAnsi="ＭＳ 明朝"/>
                <w:szCs w:val="21"/>
              </w:rPr>
            </w:rPrChange>
          </w:rPr>
          <w:delText>表</w:delText>
        </w:r>
        <w:r w:rsidR="004E52C8" w:rsidRPr="00F45A47" w:rsidDel="00B83013">
          <w:rPr>
            <w:rFonts w:ascii="Times New Roman" w:eastAsia="ＭＳ 明朝" w:hAnsi="Times New Roman" w:cs="Times New Roman"/>
            <w:szCs w:val="21"/>
            <w:rPrChange w:id="8935" w:author="Masato YOSHIKAWA" w:date="2026-01-20T11:15:00Z" w16du:dateUtc="2026-01-20T02:15:00Z">
              <w:rPr>
                <w:rFonts w:ascii="ＭＳ 明朝" w:eastAsia="ＭＳ 明朝" w:hAnsi="ＭＳ 明朝"/>
                <w:szCs w:val="21"/>
              </w:rPr>
            </w:rPrChange>
          </w:rPr>
          <w:delText>1</w:delText>
        </w:r>
      </w:del>
      <w:r w:rsidR="004E52C8" w:rsidRPr="00F45A47">
        <w:rPr>
          <w:rFonts w:ascii="Times New Roman" w:eastAsia="ＭＳ 明朝" w:hAnsi="Times New Roman" w:cs="Times New Roman"/>
          <w:szCs w:val="21"/>
          <w:rPrChange w:id="8936" w:author="Masato YOSHIKAWA" w:date="2026-01-20T11:15:00Z" w16du:dateUtc="2026-01-20T02:15:00Z">
            <w:rPr>
              <w:rFonts w:ascii="ＭＳ 明朝" w:eastAsia="ＭＳ 明朝" w:hAnsi="ＭＳ 明朝"/>
              <w:szCs w:val="21"/>
            </w:rPr>
          </w:rPrChange>
        </w:rPr>
        <w:t>および図</w:t>
      </w:r>
      <w:r w:rsidR="004E52C8" w:rsidRPr="00F45A47">
        <w:rPr>
          <w:rFonts w:ascii="Times New Roman" w:eastAsia="ＭＳ 明朝" w:hAnsi="Times New Roman" w:cs="Times New Roman"/>
          <w:szCs w:val="21"/>
          <w:rPrChange w:id="8937" w:author="Masato YOSHIKAWA" w:date="2026-01-20T11:15:00Z" w16du:dateUtc="2026-01-20T02:15:00Z">
            <w:rPr>
              <w:rFonts w:ascii="ＭＳ 明朝" w:eastAsia="ＭＳ 明朝" w:hAnsi="ＭＳ 明朝"/>
              <w:szCs w:val="21"/>
            </w:rPr>
          </w:rPrChange>
        </w:rPr>
        <w:t>1</w:t>
      </w:r>
      <w:r w:rsidR="004E52C8" w:rsidRPr="00F45A47">
        <w:rPr>
          <w:rFonts w:ascii="Times New Roman" w:eastAsia="ＭＳ 明朝" w:hAnsi="Times New Roman" w:cs="Times New Roman"/>
          <w:szCs w:val="21"/>
          <w:rPrChange w:id="8938" w:author="Masato YOSHIKAWA" w:date="2026-01-20T11:15:00Z" w16du:dateUtc="2026-01-20T02:15:00Z">
            <w:rPr>
              <w:rFonts w:ascii="ＭＳ 明朝" w:eastAsia="ＭＳ 明朝" w:hAnsi="ＭＳ 明朝"/>
              <w:szCs w:val="21"/>
            </w:rPr>
          </w:rPrChange>
        </w:rPr>
        <w:t>に示す。</w:t>
      </w:r>
    </w:p>
    <w:p w14:paraId="552B2EE8" w14:textId="77777777" w:rsidR="00B83013" w:rsidRDefault="00B83013" w:rsidP="004E52C8">
      <w:pPr>
        <w:rPr>
          <w:ins w:id="8939" w:author="Masato YOSHIKAWA" w:date="2026-01-20T12:27:00Z" w16du:dateUtc="2026-01-20T03:27:00Z"/>
          <w:rFonts w:ascii="Times New Roman" w:eastAsia="ＭＳ 明朝" w:hAnsi="Times New Roman" w:cs="Times New Roman"/>
          <w:szCs w:val="21"/>
        </w:rPr>
      </w:pPr>
    </w:p>
    <w:p w14:paraId="17DB37E9" w14:textId="76833A38" w:rsidR="00B83013" w:rsidRPr="00B83013" w:rsidRDefault="00B83013">
      <w:pPr>
        <w:jc w:val="center"/>
        <w:rPr>
          <w:rFonts w:ascii="Times New Roman" w:eastAsia="ＭＳ 明朝" w:hAnsi="Times New Roman" w:cs="Times New Roman"/>
          <w:szCs w:val="21"/>
          <w:rPrChange w:id="8940" w:author="Masato YOSHIKAWA" w:date="2026-01-20T12:27:00Z" w16du:dateUtc="2026-01-20T03:27:00Z">
            <w:rPr>
              <w:rFonts w:ascii="ＭＳ 明朝" w:eastAsia="ＭＳ 明朝" w:hAnsi="ＭＳ 明朝"/>
              <w:szCs w:val="21"/>
            </w:rPr>
          </w:rPrChange>
        </w:rPr>
        <w:pPrChange w:id="8941" w:author="Masato YOSHIKAWA" w:date="2026-01-20T12:27:00Z" w16du:dateUtc="2026-01-20T03:27:00Z">
          <w:pPr/>
        </w:pPrChange>
      </w:pPr>
      <w:bookmarkStart w:id="8942" w:name="_Ref219804470"/>
      <w:moveToRangeStart w:id="8943" w:author="Masato YOSHIKAWA" w:date="2026-01-20T12:27:00Z" w:name="move219804487"/>
      <w:moveTo w:id="8944" w:author="Masato YOSHIKAWA" w:date="2026-01-20T12:27:00Z" w16du:dateUtc="2026-01-20T03:27:00Z">
        <w:r w:rsidRPr="00C45809">
          <w:rPr>
            <w:rFonts w:ascii="Times New Roman" w:hAnsi="Times New Roman" w:cs="Times New Roman"/>
          </w:rPr>
          <w:t>表</w:t>
        </w:r>
        <w:r w:rsidRPr="00C45809">
          <w:rPr>
            <w:rFonts w:ascii="Times New Roman" w:hAnsi="Times New Roman" w:cs="Times New Roman"/>
          </w:rPr>
          <w:t xml:space="preserve"> </w:t>
        </w:r>
        <w:r w:rsidRPr="00C45809">
          <w:rPr>
            <w:rFonts w:ascii="Times New Roman" w:hAnsi="Times New Roman" w:cs="Times New Roman"/>
          </w:rPr>
          <w:fldChar w:fldCharType="begin"/>
        </w:r>
        <w:r w:rsidRPr="00C45809">
          <w:rPr>
            <w:rFonts w:ascii="Times New Roman" w:hAnsi="Times New Roman" w:cs="Times New Roman"/>
          </w:rPr>
          <w:instrText xml:space="preserve"> SEQ </w:instrText>
        </w:r>
        <w:r w:rsidRPr="00C45809">
          <w:rPr>
            <w:rFonts w:ascii="Times New Roman" w:hAnsi="Times New Roman" w:cs="Times New Roman"/>
          </w:rPr>
          <w:instrText>表</w:instrText>
        </w:r>
        <w:r w:rsidRPr="00C45809">
          <w:rPr>
            <w:rFonts w:ascii="Times New Roman" w:hAnsi="Times New Roman" w:cs="Times New Roman"/>
          </w:rPr>
          <w:instrText xml:space="preserve"> \* ARABIC </w:instrText>
        </w:r>
        <w:r w:rsidRPr="00C45809">
          <w:rPr>
            <w:rFonts w:ascii="Times New Roman" w:hAnsi="Times New Roman" w:cs="Times New Roman"/>
          </w:rPr>
          <w:fldChar w:fldCharType="separate"/>
        </w:r>
        <w:r w:rsidRPr="00C45809">
          <w:rPr>
            <w:rFonts w:ascii="Times New Roman" w:hAnsi="Times New Roman" w:cs="Times New Roman"/>
            <w:noProof/>
          </w:rPr>
          <w:t>6</w:t>
        </w:r>
        <w:r w:rsidRPr="00C45809">
          <w:rPr>
            <w:rFonts w:ascii="Times New Roman" w:hAnsi="Times New Roman" w:cs="Times New Roman"/>
            <w:noProof/>
          </w:rPr>
          <w:fldChar w:fldCharType="end"/>
        </w:r>
        <w:bookmarkEnd w:id="8942"/>
        <w:r w:rsidRPr="00C45809">
          <w:rPr>
            <w:rFonts w:ascii="Times New Roman" w:eastAsia="ＭＳ 明朝" w:hAnsi="Times New Roman" w:cs="Times New Roman"/>
          </w:rPr>
          <w:t>翻訳技法の出現回数および割合の比較</w:t>
        </w:r>
      </w:moveTo>
      <w:moveToRangeEnd w:id="8943"/>
    </w:p>
    <w:tbl>
      <w:tblPr>
        <w:tblStyle w:val="af5"/>
        <w:tblW w:w="0" w:type="auto"/>
        <w:tblLook w:val="04A0" w:firstRow="1" w:lastRow="0" w:firstColumn="1" w:lastColumn="0" w:noHBand="0" w:noVBand="1"/>
      </w:tblPr>
      <w:tblGrid>
        <w:gridCol w:w="2001"/>
        <w:gridCol w:w="1596"/>
        <w:gridCol w:w="1621"/>
        <w:gridCol w:w="1655"/>
        <w:gridCol w:w="1621"/>
      </w:tblGrid>
      <w:tr w:rsidR="007612F5" w:rsidRPr="00F45A47" w14:paraId="41C39159" w14:textId="77777777" w:rsidTr="004E52C8">
        <w:tc>
          <w:tcPr>
            <w:tcW w:w="2001" w:type="dxa"/>
          </w:tcPr>
          <w:p w14:paraId="2067C8F5" w14:textId="2044B997" w:rsidR="007612F5" w:rsidRPr="00F45A47" w:rsidRDefault="007612F5" w:rsidP="009242F3">
            <w:pPr>
              <w:rPr>
                <w:rFonts w:ascii="Times New Roman" w:eastAsia="ＭＳ 明朝" w:hAnsi="Times New Roman" w:cs="Times New Roman"/>
                <w:szCs w:val="21"/>
                <w:rPrChange w:id="8945"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hint="eastAsia"/>
                <w:szCs w:val="21"/>
                <w:rPrChange w:id="8946" w:author="Masato YOSHIKAWA" w:date="2026-01-20T11:15:00Z" w16du:dateUtc="2026-01-20T02:15:00Z">
                  <w:rPr>
                    <w:rFonts w:ascii="ＭＳ 明朝" w:eastAsia="ＭＳ 明朝" w:hAnsi="ＭＳ 明朝" w:hint="eastAsia"/>
                    <w:szCs w:val="21"/>
                  </w:rPr>
                </w:rPrChange>
              </w:rPr>
              <w:t>翻訳技法</w:t>
            </w:r>
          </w:p>
        </w:tc>
        <w:tc>
          <w:tcPr>
            <w:tcW w:w="1596" w:type="dxa"/>
          </w:tcPr>
          <w:p w14:paraId="48951C12" w14:textId="517256B6" w:rsidR="007612F5" w:rsidRPr="00F45A47" w:rsidRDefault="007612F5" w:rsidP="009242F3">
            <w:pPr>
              <w:rPr>
                <w:rFonts w:ascii="Times New Roman" w:eastAsia="ＭＳ 明朝" w:hAnsi="Times New Roman" w:cs="Times New Roman"/>
                <w:szCs w:val="21"/>
                <w:rPrChange w:id="8947"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8948" w:author="Masato YOSHIKAWA" w:date="2026-01-20T11:15:00Z" w16du:dateUtc="2026-01-20T02:15:00Z">
                  <w:rPr>
                    <w:rFonts w:ascii="ＭＳ 明朝" w:eastAsia="ＭＳ 明朝" w:hAnsi="ＭＳ 明朝"/>
                    <w:szCs w:val="21"/>
                  </w:rPr>
                </w:rPrChange>
              </w:rPr>
              <w:t>近藤</w:t>
            </w:r>
          </w:p>
        </w:tc>
        <w:tc>
          <w:tcPr>
            <w:tcW w:w="1621" w:type="dxa"/>
          </w:tcPr>
          <w:p w14:paraId="1B62B9CE" w14:textId="799B207E" w:rsidR="007612F5" w:rsidRPr="00F45A47" w:rsidRDefault="007612F5" w:rsidP="009242F3">
            <w:pPr>
              <w:rPr>
                <w:rFonts w:ascii="Times New Roman" w:eastAsia="ＭＳ 明朝" w:hAnsi="Times New Roman" w:cs="Times New Roman"/>
                <w:szCs w:val="21"/>
                <w:rPrChange w:id="8949"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hint="eastAsia"/>
                <w:szCs w:val="21"/>
                <w:rPrChange w:id="8950" w:author="Masato YOSHIKAWA" w:date="2026-01-20T11:15:00Z" w16du:dateUtc="2026-01-20T02:15:00Z">
                  <w:rPr>
                    <w:rFonts w:ascii="ＭＳ 明朝" w:eastAsia="ＭＳ 明朝" w:hAnsi="ＭＳ 明朝" w:hint="eastAsia"/>
                    <w:szCs w:val="21"/>
                  </w:rPr>
                </w:rPrChange>
              </w:rPr>
              <w:t>比率</w:t>
            </w:r>
          </w:p>
        </w:tc>
        <w:tc>
          <w:tcPr>
            <w:tcW w:w="1655" w:type="dxa"/>
          </w:tcPr>
          <w:p w14:paraId="357ED074" w14:textId="0FFB63C7" w:rsidR="007612F5" w:rsidRPr="00F45A47" w:rsidRDefault="007612F5" w:rsidP="009242F3">
            <w:pPr>
              <w:rPr>
                <w:rFonts w:ascii="Times New Roman" w:eastAsia="ＭＳ 明朝" w:hAnsi="Times New Roman" w:cs="Times New Roman"/>
                <w:szCs w:val="21"/>
                <w:rPrChange w:id="8951"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8952" w:author="Masato YOSHIKAWA" w:date="2026-01-20T11:15:00Z" w16du:dateUtc="2026-01-20T02:15:00Z">
                  <w:rPr>
                    <w:rFonts w:ascii="ＭＳ 明朝" w:eastAsia="ＭＳ 明朝" w:hAnsi="ＭＳ 明朝"/>
                    <w:szCs w:val="21"/>
                  </w:rPr>
                </w:rPrChange>
              </w:rPr>
              <w:t xml:space="preserve">McClellan </w:t>
            </w:r>
          </w:p>
        </w:tc>
        <w:tc>
          <w:tcPr>
            <w:tcW w:w="1621" w:type="dxa"/>
          </w:tcPr>
          <w:p w14:paraId="5D0FC9F5" w14:textId="28FF7947" w:rsidR="007612F5" w:rsidRPr="00F45A47" w:rsidRDefault="007612F5" w:rsidP="009242F3">
            <w:pPr>
              <w:rPr>
                <w:rFonts w:ascii="Times New Roman" w:eastAsia="ＭＳ 明朝" w:hAnsi="Times New Roman" w:cs="Times New Roman"/>
                <w:szCs w:val="21"/>
                <w:rPrChange w:id="8953"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hint="eastAsia"/>
                <w:szCs w:val="21"/>
                <w:rPrChange w:id="8954" w:author="Masato YOSHIKAWA" w:date="2026-01-20T11:15:00Z" w16du:dateUtc="2026-01-20T02:15:00Z">
                  <w:rPr>
                    <w:rFonts w:ascii="ＭＳ 明朝" w:eastAsia="ＭＳ 明朝" w:hAnsi="ＭＳ 明朝" w:hint="eastAsia"/>
                    <w:szCs w:val="21"/>
                  </w:rPr>
                </w:rPrChange>
              </w:rPr>
              <w:t>比率</w:t>
            </w:r>
          </w:p>
        </w:tc>
      </w:tr>
      <w:tr w:rsidR="007612F5" w:rsidRPr="00F45A47" w14:paraId="22072113" w14:textId="77777777" w:rsidTr="004E52C8">
        <w:tc>
          <w:tcPr>
            <w:tcW w:w="2001" w:type="dxa"/>
          </w:tcPr>
          <w:p w14:paraId="06ABD8E7" w14:textId="77777777" w:rsidR="007612F5" w:rsidRPr="00F45A47" w:rsidRDefault="007612F5" w:rsidP="009242F3">
            <w:pPr>
              <w:rPr>
                <w:rFonts w:ascii="Times New Roman" w:eastAsia="ＭＳ 明朝" w:hAnsi="Times New Roman" w:cs="Times New Roman"/>
                <w:szCs w:val="21"/>
                <w:rPrChange w:id="8955"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8956" w:author="Masato YOSHIKAWA" w:date="2026-01-20T11:15:00Z" w16du:dateUtc="2026-01-20T02:15:00Z">
                  <w:rPr>
                    <w:rFonts w:ascii="ＭＳ 明朝" w:eastAsia="ＭＳ 明朝" w:hAnsi="ＭＳ 明朝"/>
                    <w:szCs w:val="21"/>
                  </w:rPr>
                </w:rPrChange>
              </w:rPr>
              <w:t>Established equivalent</w:t>
            </w:r>
          </w:p>
        </w:tc>
        <w:tc>
          <w:tcPr>
            <w:tcW w:w="1596" w:type="dxa"/>
          </w:tcPr>
          <w:p w14:paraId="09ACDA08" w14:textId="77777777" w:rsidR="007612F5" w:rsidRPr="00F45A47" w:rsidRDefault="007612F5" w:rsidP="009242F3">
            <w:pPr>
              <w:rPr>
                <w:rFonts w:ascii="Times New Roman" w:eastAsia="ＭＳ 明朝" w:hAnsi="Times New Roman" w:cs="Times New Roman"/>
                <w:szCs w:val="21"/>
                <w:rPrChange w:id="8957"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8958" w:author="Masato YOSHIKAWA" w:date="2026-01-20T11:15:00Z" w16du:dateUtc="2026-01-20T02:15:00Z">
                  <w:rPr>
                    <w:rFonts w:ascii="ＭＳ 明朝" w:eastAsia="ＭＳ 明朝" w:hAnsi="ＭＳ 明朝"/>
                    <w:szCs w:val="21"/>
                  </w:rPr>
                </w:rPrChange>
              </w:rPr>
              <w:t>64</w:t>
            </w:r>
          </w:p>
        </w:tc>
        <w:tc>
          <w:tcPr>
            <w:tcW w:w="1621" w:type="dxa"/>
          </w:tcPr>
          <w:p w14:paraId="47351CA7" w14:textId="77777777" w:rsidR="007612F5" w:rsidRPr="00F45A47" w:rsidRDefault="007612F5" w:rsidP="009242F3">
            <w:pPr>
              <w:rPr>
                <w:rFonts w:ascii="Times New Roman" w:eastAsia="ＭＳ 明朝" w:hAnsi="Times New Roman" w:cs="Times New Roman"/>
                <w:szCs w:val="21"/>
                <w:rPrChange w:id="8959"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8960" w:author="Masato YOSHIKAWA" w:date="2026-01-20T11:15:00Z" w16du:dateUtc="2026-01-20T02:15:00Z">
                  <w:rPr>
                    <w:rFonts w:ascii="ＭＳ 明朝" w:eastAsia="ＭＳ 明朝" w:hAnsi="ＭＳ 明朝"/>
                    <w:szCs w:val="21"/>
                  </w:rPr>
                </w:rPrChange>
              </w:rPr>
              <w:t>42.1%</w:t>
            </w:r>
          </w:p>
        </w:tc>
        <w:tc>
          <w:tcPr>
            <w:tcW w:w="1655" w:type="dxa"/>
          </w:tcPr>
          <w:p w14:paraId="5B9911E7" w14:textId="77777777" w:rsidR="007612F5" w:rsidRPr="00F45A47" w:rsidRDefault="007612F5" w:rsidP="009242F3">
            <w:pPr>
              <w:rPr>
                <w:rFonts w:ascii="Times New Roman" w:eastAsia="ＭＳ 明朝" w:hAnsi="Times New Roman" w:cs="Times New Roman"/>
                <w:szCs w:val="21"/>
                <w:rPrChange w:id="8961"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8962" w:author="Masato YOSHIKAWA" w:date="2026-01-20T11:15:00Z" w16du:dateUtc="2026-01-20T02:15:00Z">
                  <w:rPr>
                    <w:rFonts w:ascii="ＭＳ 明朝" w:eastAsia="ＭＳ 明朝" w:hAnsi="ＭＳ 明朝"/>
                    <w:szCs w:val="21"/>
                  </w:rPr>
                </w:rPrChange>
              </w:rPr>
              <w:t>62</w:t>
            </w:r>
          </w:p>
        </w:tc>
        <w:tc>
          <w:tcPr>
            <w:tcW w:w="1621" w:type="dxa"/>
          </w:tcPr>
          <w:p w14:paraId="1A509F97" w14:textId="77777777" w:rsidR="007612F5" w:rsidRPr="00F45A47" w:rsidRDefault="007612F5" w:rsidP="009242F3">
            <w:pPr>
              <w:rPr>
                <w:rFonts w:ascii="Times New Roman" w:eastAsia="ＭＳ 明朝" w:hAnsi="Times New Roman" w:cs="Times New Roman"/>
                <w:szCs w:val="21"/>
                <w:rPrChange w:id="8963"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8964" w:author="Masato YOSHIKAWA" w:date="2026-01-20T11:15:00Z" w16du:dateUtc="2026-01-20T02:15:00Z">
                  <w:rPr>
                    <w:rFonts w:ascii="ＭＳ 明朝" w:eastAsia="ＭＳ 明朝" w:hAnsi="ＭＳ 明朝"/>
                    <w:szCs w:val="21"/>
                  </w:rPr>
                </w:rPrChange>
              </w:rPr>
              <w:t>40.8%</w:t>
            </w:r>
          </w:p>
        </w:tc>
      </w:tr>
      <w:tr w:rsidR="007612F5" w:rsidRPr="00F45A47" w14:paraId="1D2ED380" w14:textId="77777777" w:rsidTr="004E52C8">
        <w:tc>
          <w:tcPr>
            <w:tcW w:w="2001" w:type="dxa"/>
          </w:tcPr>
          <w:p w14:paraId="068C98BE" w14:textId="77777777" w:rsidR="007612F5" w:rsidRPr="00F45A47" w:rsidRDefault="007612F5" w:rsidP="009242F3">
            <w:pPr>
              <w:rPr>
                <w:rFonts w:ascii="Times New Roman" w:eastAsia="ＭＳ 明朝" w:hAnsi="Times New Roman" w:cs="Times New Roman"/>
                <w:szCs w:val="21"/>
                <w:rPrChange w:id="8965"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8966" w:author="Masato YOSHIKAWA" w:date="2026-01-20T11:15:00Z" w16du:dateUtc="2026-01-20T02:15:00Z">
                  <w:rPr>
                    <w:rFonts w:ascii="ＭＳ 明朝" w:eastAsia="ＭＳ 明朝" w:hAnsi="ＭＳ 明朝"/>
                    <w:szCs w:val="21"/>
                  </w:rPr>
                </w:rPrChange>
              </w:rPr>
              <w:t xml:space="preserve">Generalization </w:t>
            </w:r>
          </w:p>
        </w:tc>
        <w:tc>
          <w:tcPr>
            <w:tcW w:w="1596" w:type="dxa"/>
          </w:tcPr>
          <w:p w14:paraId="5ACC6566" w14:textId="77777777" w:rsidR="007612F5" w:rsidRPr="00F45A47" w:rsidRDefault="007612F5" w:rsidP="009242F3">
            <w:pPr>
              <w:rPr>
                <w:rFonts w:ascii="Times New Roman" w:eastAsia="ＭＳ 明朝" w:hAnsi="Times New Roman" w:cs="Times New Roman"/>
                <w:szCs w:val="21"/>
                <w:rPrChange w:id="8967"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8968" w:author="Masato YOSHIKAWA" w:date="2026-01-20T11:15:00Z" w16du:dateUtc="2026-01-20T02:15:00Z">
                  <w:rPr>
                    <w:rFonts w:ascii="ＭＳ 明朝" w:eastAsia="ＭＳ 明朝" w:hAnsi="ＭＳ 明朝"/>
                    <w:szCs w:val="21"/>
                  </w:rPr>
                </w:rPrChange>
              </w:rPr>
              <w:t>19</w:t>
            </w:r>
          </w:p>
        </w:tc>
        <w:tc>
          <w:tcPr>
            <w:tcW w:w="1621" w:type="dxa"/>
          </w:tcPr>
          <w:p w14:paraId="6E5AD29E" w14:textId="77777777" w:rsidR="007612F5" w:rsidRPr="00F45A47" w:rsidRDefault="007612F5" w:rsidP="009242F3">
            <w:pPr>
              <w:rPr>
                <w:rFonts w:ascii="Times New Roman" w:eastAsia="ＭＳ 明朝" w:hAnsi="Times New Roman" w:cs="Times New Roman"/>
                <w:szCs w:val="21"/>
                <w:rPrChange w:id="8969"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8970" w:author="Masato YOSHIKAWA" w:date="2026-01-20T11:15:00Z" w16du:dateUtc="2026-01-20T02:15:00Z">
                  <w:rPr>
                    <w:rFonts w:ascii="ＭＳ 明朝" w:eastAsia="ＭＳ 明朝" w:hAnsi="ＭＳ 明朝"/>
                    <w:szCs w:val="21"/>
                  </w:rPr>
                </w:rPrChange>
              </w:rPr>
              <w:t>12.5%</w:t>
            </w:r>
          </w:p>
        </w:tc>
        <w:tc>
          <w:tcPr>
            <w:tcW w:w="1655" w:type="dxa"/>
          </w:tcPr>
          <w:p w14:paraId="2D4EEC10" w14:textId="77777777" w:rsidR="007612F5" w:rsidRPr="00F45A47" w:rsidRDefault="007612F5" w:rsidP="009242F3">
            <w:pPr>
              <w:rPr>
                <w:rFonts w:ascii="Times New Roman" w:eastAsia="ＭＳ 明朝" w:hAnsi="Times New Roman" w:cs="Times New Roman"/>
                <w:szCs w:val="21"/>
                <w:rPrChange w:id="8971"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8972" w:author="Masato YOSHIKAWA" w:date="2026-01-20T11:15:00Z" w16du:dateUtc="2026-01-20T02:15:00Z">
                  <w:rPr>
                    <w:rFonts w:ascii="ＭＳ 明朝" w:eastAsia="ＭＳ 明朝" w:hAnsi="ＭＳ 明朝"/>
                    <w:szCs w:val="21"/>
                  </w:rPr>
                </w:rPrChange>
              </w:rPr>
              <w:t>20</w:t>
            </w:r>
          </w:p>
        </w:tc>
        <w:tc>
          <w:tcPr>
            <w:tcW w:w="1621" w:type="dxa"/>
          </w:tcPr>
          <w:p w14:paraId="47C2F49C" w14:textId="77777777" w:rsidR="007612F5" w:rsidRPr="00F45A47" w:rsidRDefault="007612F5" w:rsidP="009242F3">
            <w:pPr>
              <w:rPr>
                <w:rFonts w:ascii="Times New Roman" w:eastAsia="ＭＳ 明朝" w:hAnsi="Times New Roman" w:cs="Times New Roman"/>
                <w:szCs w:val="21"/>
                <w:rPrChange w:id="8973"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8974" w:author="Masato YOSHIKAWA" w:date="2026-01-20T11:15:00Z" w16du:dateUtc="2026-01-20T02:15:00Z">
                  <w:rPr>
                    <w:rFonts w:ascii="ＭＳ 明朝" w:eastAsia="ＭＳ 明朝" w:hAnsi="ＭＳ 明朝"/>
                    <w:szCs w:val="21"/>
                  </w:rPr>
                </w:rPrChange>
              </w:rPr>
              <w:t>13.2%</w:t>
            </w:r>
          </w:p>
        </w:tc>
      </w:tr>
      <w:tr w:rsidR="007612F5" w:rsidRPr="00F45A47" w14:paraId="6B55DC55" w14:textId="77777777" w:rsidTr="004E52C8">
        <w:tc>
          <w:tcPr>
            <w:tcW w:w="2001" w:type="dxa"/>
          </w:tcPr>
          <w:p w14:paraId="28748C46" w14:textId="77777777" w:rsidR="007612F5" w:rsidRPr="00F45A47" w:rsidRDefault="007612F5" w:rsidP="009242F3">
            <w:pPr>
              <w:rPr>
                <w:rFonts w:ascii="Times New Roman" w:eastAsia="ＭＳ 明朝" w:hAnsi="Times New Roman" w:cs="Times New Roman"/>
                <w:szCs w:val="21"/>
                <w:rPrChange w:id="8975"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8976" w:author="Masato YOSHIKAWA" w:date="2026-01-20T11:15:00Z" w16du:dateUtc="2026-01-20T02:15:00Z">
                  <w:rPr>
                    <w:rFonts w:ascii="ＭＳ 明朝" w:eastAsia="ＭＳ 明朝" w:hAnsi="ＭＳ 明朝"/>
                    <w:szCs w:val="21"/>
                  </w:rPr>
                </w:rPrChange>
              </w:rPr>
              <w:t>Borrowing</w:t>
            </w:r>
          </w:p>
        </w:tc>
        <w:tc>
          <w:tcPr>
            <w:tcW w:w="1596" w:type="dxa"/>
          </w:tcPr>
          <w:p w14:paraId="1A362ACE" w14:textId="77777777" w:rsidR="007612F5" w:rsidRPr="00F45A47" w:rsidRDefault="007612F5" w:rsidP="009242F3">
            <w:pPr>
              <w:rPr>
                <w:rFonts w:ascii="Times New Roman" w:eastAsia="ＭＳ 明朝" w:hAnsi="Times New Roman" w:cs="Times New Roman"/>
                <w:szCs w:val="21"/>
                <w:rPrChange w:id="8977"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8978" w:author="Masato YOSHIKAWA" w:date="2026-01-20T11:15:00Z" w16du:dateUtc="2026-01-20T02:15:00Z">
                  <w:rPr>
                    <w:rFonts w:ascii="ＭＳ 明朝" w:eastAsia="ＭＳ 明朝" w:hAnsi="ＭＳ 明朝"/>
                    <w:szCs w:val="21"/>
                  </w:rPr>
                </w:rPrChange>
              </w:rPr>
              <w:t>18</w:t>
            </w:r>
          </w:p>
        </w:tc>
        <w:tc>
          <w:tcPr>
            <w:tcW w:w="1621" w:type="dxa"/>
          </w:tcPr>
          <w:p w14:paraId="2B14DE5B" w14:textId="77777777" w:rsidR="007612F5" w:rsidRPr="00F45A47" w:rsidRDefault="007612F5" w:rsidP="009242F3">
            <w:pPr>
              <w:rPr>
                <w:rFonts w:ascii="Times New Roman" w:eastAsia="ＭＳ 明朝" w:hAnsi="Times New Roman" w:cs="Times New Roman"/>
                <w:szCs w:val="21"/>
                <w:rPrChange w:id="8979"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8980" w:author="Masato YOSHIKAWA" w:date="2026-01-20T11:15:00Z" w16du:dateUtc="2026-01-20T02:15:00Z">
                  <w:rPr>
                    <w:rFonts w:ascii="ＭＳ 明朝" w:eastAsia="ＭＳ 明朝" w:hAnsi="ＭＳ 明朝"/>
                    <w:szCs w:val="21"/>
                  </w:rPr>
                </w:rPrChange>
              </w:rPr>
              <w:t>11.8%</w:t>
            </w:r>
          </w:p>
        </w:tc>
        <w:tc>
          <w:tcPr>
            <w:tcW w:w="1655" w:type="dxa"/>
          </w:tcPr>
          <w:p w14:paraId="5AA30167" w14:textId="77777777" w:rsidR="007612F5" w:rsidRPr="00F45A47" w:rsidRDefault="007612F5" w:rsidP="009242F3">
            <w:pPr>
              <w:rPr>
                <w:rFonts w:ascii="Times New Roman" w:eastAsia="ＭＳ 明朝" w:hAnsi="Times New Roman" w:cs="Times New Roman"/>
                <w:szCs w:val="21"/>
                <w:rPrChange w:id="8981"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8982" w:author="Masato YOSHIKAWA" w:date="2026-01-20T11:15:00Z" w16du:dateUtc="2026-01-20T02:15:00Z">
                  <w:rPr>
                    <w:rFonts w:ascii="ＭＳ 明朝" w:eastAsia="ＭＳ 明朝" w:hAnsi="ＭＳ 明朝"/>
                    <w:szCs w:val="21"/>
                  </w:rPr>
                </w:rPrChange>
              </w:rPr>
              <w:t>16</w:t>
            </w:r>
          </w:p>
        </w:tc>
        <w:tc>
          <w:tcPr>
            <w:tcW w:w="1621" w:type="dxa"/>
          </w:tcPr>
          <w:p w14:paraId="3A79BD09" w14:textId="77777777" w:rsidR="007612F5" w:rsidRPr="00F45A47" w:rsidRDefault="007612F5" w:rsidP="009242F3">
            <w:pPr>
              <w:rPr>
                <w:rFonts w:ascii="Times New Roman" w:eastAsia="ＭＳ 明朝" w:hAnsi="Times New Roman" w:cs="Times New Roman"/>
                <w:szCs w:val="21"/>
                <w:rPrChange w:id="8983"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8984" w:author="Masato YOSHIKAWA" w:date="2026-01-20T11:15:00Z" w16du:dateUtc="2026-01-20T02:15:00Z">
                  <w:rPr>
                    <w:rFonts w:ascii="ＭＳ 明朝" w:eastAsia="ＭＳ 明朝" w:hAnsi="ＭＳ 明朝"/>
                    <w:szCs w:val="21"/>
                  </w:rPr>
                </w:rPrChange>
              </w:rPr>
              <w:t>10.5%</w:t>
            </w:r>
          </w:p>
        </w:tc>
      </w:tr>
      <w:tr w:rsidR="007612F5" w:rsidRPr="00F45A47" w14:paraId="0C775ED1" w14:textId="77777777" w:rsidTr="004E52C8">
        <w:tc>
          <w:tcPr>
            <w:tcW w:w="2001" w:type="dxa"/>
          </w:tcPr>
          <w:p w14:paraId="57F28F74" w14:textId="77777777" w:rsidR="007612F5" w:rsidRPr="00F45A47" w:rsidRDefault="007612F5" w:rsidP="009242F3">
            <w:pPr>
              <w:rPr>
                <w:rFonts w:ascii="Times New Roman" w:eastAsia="ＭＳ 明朝" w:hAnsi="Times New Roman" w:cs="Times New Roman"/>
                <w:szCs w:val="21"/>
                <w:rPrChange w:id="8985"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8986" w:author="Masato YOSHIKAWA" w:date="2026-01-20T11:15:00Z" w16du:dateUtc="2026-01-20T02:15:00Z">
                  <w:rPr>
                    <w:rFonts w:ascii="ＭＳ 明朝" w:eastAsia="ＭＳ 明朝" w:hAnsi="ＭＳ 明朝"/>
                    <w:szCs w:val="21"/>
                  </w:rPr>
                </w:rPrChange>
              </w:rPr>
              <w:t>Reduction</w:t>
            </w:r>
          </w:p>
        </w:tc>
        <w:tc>
          <w:tcPr>
            <w:tcW w:w="1596" w:type="dxa"/>
          </w:tcPr>
          <w:p w14:paraId="0F76489C" w14:textId="77777777" w:rsidR="007612F5" w:rsidRPr="00F45A47" w:rsidRDefault="007612F5" w:rsidP="009242F3">
            <w:pPr>
              <w:rPr>
                <w:rFonts w:ascii="Times New Roman" w:eastAsia="ＭＳ 明朝" w:hAnsi="Times New Roman" w:cs="Times New Roman"/>
                <w:szCs w:val="21"/>
                <w:rPrChange w:id="8987"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8988" w:author="Masato YOSHIKAWA" w:date="2026-01-20T11:15:00Z" w16du:dateUtc="2026-01-20T02:15:00Z">
                  <w:rPr>
                    <w:rFonts w:ascii="ＭＳ 明朝" w:eastAsia="ＭＳ 明朝" w:hAnsi="ＭＳ 明朝"/>
                    <w:szCs w:val="21"/>
                  </w:rPr>
                </w:rPrChange>
              </w:rPr>
              <w:t>13</w:t>
            </w:r>
          </w:p>
        </w:tc>
        <w:tc>
          <w:tcPr>
            <w:tcW w:w="1621" w:type="dxa"/>
          </w:tcPr>
          <w:p w14:paraId="47CC38A0" w14:textId="77777777" w:rsidR="007612F5" w:rsidRPr="00F45A47" w:rsidRDefault="007612F5" w:rsidP="009242F3">
            <w:pPr>
              <w:rPr>
                <w:rFonts w:ascii="Times New Roman" w:eastAsia="ＭＳ 明朝" w:hAnsi="Times New Roman" w:cs="Times New Roman"/>
                <w:szCs w:val="21"/>
                <w:rPrChange w:id="8989"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8990" w:author="Masato YOSHIKAWA" w:date="2026-01-20T11:15:00Z" w16du:dateUtc="2026-01-20T02:15:00Z">
                  <w:rPr>
                    <w:rFonts w:ascii="ＭＳ 明朝" w:eastAsia="ＭＳ 明朝" w:hAnsi="ＭＳ 明朝"/>
                    <w:szCs w:val="21"/>
                  </w:rPr>
                </w:rPrChange>
              </w:rPr>
              <w:t>8.6%</w:t>
            </w:r>
          </w:p>
        </w:tc>
        <w:tc>
          <w:tcPr>
            <w:tcW w:w="1655" w:type="dxa"/>
          </w:tcPr>
          <w:p w14:paraId="00A5358F" w14:textId="77777777" w:rsidR="007612F5" w:rsidRPr="00F45A47" w:rsidRDefault="007612F5" w:rsidP="009242F3">
            <w:pPr>
              <w:rPr>
                <w:rFonts w:ascii="Times New Roman" w:eastAsia="ＭＳ 明朝" w:hAnsi="Times New Roman" w:cs="Times New Roman"/>
                <w:szCs w:val="21"/>
                <w:rPrChange w:id="8991"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8992" w:author="Masato YOSHIKAWA" w:date="2026-01-20T11:15:00Z" w16du:dateUtc="2026-01-20T02:15:00Z">
                  <w:rPr>
                    <w:rFonts w:ascii="ＭＳ 明朝" w:eastAsia="ＭＳ 明朝" w:hAnsi="ＭＳ 明朝"/>
                    <w:szCs w:val="21"/>
                  </w:rPr>
                </w:rPrChange>
              </w:rPr>
              <w:t>19</w:t>
            </w:r>
          </w:p>
        </w:tc>
        <w:tc>
          <w:tcPr>
            <w:tcW w:w="1621" w:type="dxa"/>
          </w:tcPr>
          <w:p w14:paraId="5D0463D9" w14:textId="77777777" w:rsidR="007612F5" w:rsidRPr="00F45A47" w:rsidRDefault="007612F5" w:rsidP="009242F3">
            <w:pPr>
              <w:rPr>
                <w:rFonts w:ascii="Times New Roman" w:eastAsia="ＭＳ 明朝" w:hAnsi="Times New Roman" w:cs="Times New Roman"/>
                <w:szCs w:val="21"/>
                <w:rPrChange w:id="8993"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8994" w:author="Masato YOSHIKAWA" w:date="2026-01-20T11:15:00Z" w16du:dateUtc="2026-01-20T02:15:00Z">
                  <w:rPr>
                    <w:rFonts w:ascii="ＭＳ 明朝" w:eastAsia="ＭＳ 明朝" w:hAnsi="ＭＳ 明朝"/>
                    <w:szCs w:val="21"/>
                  </w:rPr>
                </w:rPrChange>
              </w:rPr>
              <w:t>12.5%</w:t>
            </w:r>
          </w:p>
        </w:tc>
      </w:tr>
      <w:tr w:rsidR="007612F5" w:rsidRPr="00F45A47" w14:paraId="58797550" w14:textId="77777777" w:rsidTr="004E52C8">
        <w:tc>
          <w:tcPr>
            <w:tcW w:w="2001" w:type="dxa"/>
          </w:tcPr>
          <w:p w14:paraId="5A7D34D7" w14:textId="77777777" w:rsidR="007612F5" w:rsidRPr="00F45A47" w:rsidRDefault="007612F5" w:rsidP="009242F3">
            <w:pPr>
              <w:rPr>
                <w:rFonts w:ascii="Times New Roman" w:eastAsia="ＭＳ 明朝" w:hAnsi="Times New Roman" w:cs="Times New Roman"/>
                <w:szCs w:val="21"/>
                <w:rPrChange w:id="8995"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8996" w:author="Masato YOSHIKAWA" w:date="2026-01-20T11:15:00Z" w16du:dateUtc="2026-01-20T02:15:00Z">
                  <w:rPr>
                    <w:rFonts w:ascii="ＭＳ 明朝" w:eastAsia="ＭＳ 明朝" w:hAnsi="ＭＳ 明朝"/>
                    <w:szCs w:val="21"/>
                  </w:rPr>
                </w:rPrChange>
              </w:rPr>
              <w:t>Description</w:t>
            </w:r>
          </w:p>
        </w:tc>
        <w:tc>
          <w:tcPr>
            <w:tcW w:w="1596" w:type="dxa"/>
          </w:tcPr>
          <w:p w14:paraId="10610FCC" w14:textId="77777777" w:rsidR="007612F5" w:rsidRPr="00F45A47" w:rsidRDefault="007612F5" w:rsidP="009242F3">
            <w:pPr>
              <w:rPr>
                <w:rFonts w:ascii="Times New Roman" w:eastAsia="ＭＳ 明朝" w:hAnsi="Times New Roman" w:cs="Times New Roman"/>
                <w:szCs w:val="21"/>
                <w:rPrChange w:id="8997"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8998" w:author="Masato YOSHIKAWA" w:date="2026-01-20T11:15:00Z" w16du:dateUtc="2026-01-20T02:15:00Z">
                  <w:rPr>
                    <w:rFonts w:ascii="ＭＳ 明朝" w:eastAsia="ＭＳ 明朝" w:hAnsi="ＭＳ 明朝"/>
                    <w:szCs w:val="21"/>
                  </w:rPr>
                </w:rPrChange>
              </w:rPr>
              <w:t>13</w:t>
            </w:r>
          </w:p>
        </w:tc>
        <w:tc>
          <w:tcPr>
            <w:tcW w:w="1621" w:type="dxa"/>
          </w:tcPr>
          <w:p w14:paraId="76A7C9F7" w14:textId="77777777" w:rsidR="007612F5" w:rsidRPr="00F45A47" w:rsidRDefault="007612F5" w:rsidP="009242F3">
            <w:pPr>
              <w:rPr>
                <w:rFonts w:ascii="Times New Roman" w:eastAsia="ＭＳ 明朝" w:hAnsi="Times New Roman" w:cs="Times New Roman"/>
                <w:szCs w:val="21"/>
                <w:rPrChange w:id="8999"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9000" w:author="Masato YOSHIKAWA" w:date="2026-01-20T11:15:00Z" w16du:dateUtc="2026-01-20T02:15:00Z">
                  <w:rPr>
                    <w:rFonts w:ascii="ＭＳ 明朝" w:eastAsia="ＭＳ 明朝" w:hAnsi="ＭＳ 明朝"/>
                    <w:szCs w:val="21"/>
                  </w:rPr>
                </w:rPrChange>
              </w:rPr>
              <w:t>8.6%</w:t>
            </w:r>
          </w:p>
        </w:tc>
        <w:tc>
          <w:tcPr>
            <w:tcW w:w="1655" w:type="dxa"/>
          </w:tcPr>
          <w:p w14:paraId="1DFC062A" w14:textId="77777777" w:rsidR="007612F5" w:rsidRPr="00F45A47" w:rsidRDefault="007612F5" w:rsidP="009242F3">
            <w:pPr>
              <w:rPr>
                <w:rFonts w:ascii="Times New Roman" w:eastAsia="ＭＳ 明朝" w:hAnsi="Times New Roman" w:cs="Times New Roman"/>
                <w:szCs w:val="21"/>
                <w:rPrChange w:id="9001"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9002" w:author="Masato YOSHIKAWA" w:date="2026-01-20T11:15:00Z" w16du:dateUtc="2026-01-20T02:15:00Z">
                  <w:rPr>
                    <w:rFonts w:ascii="ＭＳ 明朝" w:eastAsia="ＭＳ 明朝" w:hAnsi="ＭＳ 明朝"/>
                    <w:szCs w:val="21"/>
                  </w:rPr>
                </w:rPrChange>
              </w:rPr>
              <w:t>14</w:t>
            </w:r>
          </w:p>
        </w:tc>
        <w:tc>
          <w:tcPr>
            <w:tcW w:w="1621" w:type="dxa"/>
          </w:tcPr>
          <w:p w14:paraId="68852F6E" w14:textId="77777777" w:rsidR="007612F5" w:rsidRPr="00F45A47" w:rsidRDefault="007612F5" w:rsidP="009242F3">
            <w:pPr>
              <w:rPr>
                <w:rFonts w:ascii="Times New Roman" w:eastAsia="ＭＳ 明朝" w:hAnsi="Times New Roman" w:cs="Times New Roman"/>
                <w:szCs w:val="21"/>
                <w:rPrChange w:id="9003"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9004" w:author="Masato YOSHIKAWA" w:date="2026-01-20T11:15:00Z" w16du:dateUtc="2026-01-20T02:15:00Z">
                  <w:rPr>
                    <w:rFonts w:ascii="ＭＳ 明朝" w:eastAsia="ＭＳ 明朝" w:hAnsi="ＭＳ 明朝"/>
                    <w:szCs w:val="21"/>
                  </w:rPr>
                </w:rPrChange>
              </w:rPr>
              <w:t>9.2%</w:t>
            </w:r>
          </w:p>
        </w:tc>
      </w:tr>
      <w:tr w:rsidR="007612F5" w:rsidRPr="00F45A47" w14:paraId="0DDF2E10" w14:textId="77777777" w:rsidTr="004E52C8">
        <w:tc>
          <w:tcPr>
            <w:tcW w:w="2001" w:type="dxa"/>
          </w:tcPr>
          <w:p w14:paraId="46965C8C" w14:textId="77777777" w:rsidR="007612F5" w:rsidRPr="00F45A47" w:rsidRDefault="007612F5" w:rsidP="009242F3">
            <w:pPr>
              <w:rPr>
                <w:rFonts w:ascii="Times New Roman" w:eastAsia="ＭＳ 明朝" w:hAnsi="Times New Roman" w:cs="Times New Roman"/>
                <w:szCs w:val="21"/>
                <w:rPrChange w:id="9005"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9006" w:author="Masato YOSHIKAWA" w:date="2026-01-20T11:15:00Z" w16du:dateUtc="2026-01-20T02:15:00Z">
                  <w:rPr>
                    <w:rFonts w:ascii="ＭＳ 明朝" w:eastAsia="ＭＳ 明朝" w:hAnsi="ＭＳ 明朝"/>
                    <w:szCs w:val="21"/>
                  </w:rPr>
                </w:rPrChange>
              </w:rPr>
              <w:t>Amplification</w:t>
            </w:r>
          </w:p>
        </w:tc>
        <w:tc>
          <w:tcPr>
            <w:tcW w:w="1596" w:type="dxa"/>
          </w:tcPr>
          <w:p w14:paraId="11694293" w14:textId="77777777" w:rsidR="007612F5" w:rsidRPr="00F45A47" w:rsidRDefault="007612F5" w:rsidP="009242F3">
            <w:pPr>
              <w:rPr>
                <w:rFonts w:ascii="Times New Roman" w:eastAsia="ＭＳ 明朝" w:hAnsi="Times New Roman" w:cs="Times New Roman"/>
                <w:szCs w:val="21"/>
                <w:rPrChange w:id="9007"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9008" w:author="Masato YOSHIKAWA" w:date="2026-01-20T11:15:00Z" w16du:dateUtc="2026-01-20T02:15:00Z">
                  <w:rPr>
                    <w:rFonts w:ascii="ＭＳ 明朝" w:eastAsia="ＭＳ 明朝" w:hAnsi="ＭＳ 明朝"/>
                    <w:szCs w:val="21"/>
                  </w:rPr>
                </w:rPrChange>
              </w:rPr>
              <w:t>11</w:t>
            </w:r>
          </w:p>
        </w:tc>
        <w:tc>
          <w:tcPr>
            <w:tcW w:w="1621" w:type="dxa"/>
          </w:tcPr>
          <w:p w14:paraId="0E2BC178" w14:textId="77777777" w:rsidR="007612F5" w:rsidRPr="00F45A47" w:rsidRDefault="007612F5" w:rsidP="009242F3">
            <w:pPr>
              <w:rPr>
                <w:rFonts w:ascii="Times New Roman" w:eastAsia="ＭＳ 明朝" w:hAnsi="Times New Roman" w:cs="Times New Roman"/>
                <w:szCs w:val="21"/>
                <w:rPrChange w:id="9009"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9010" w:author="Masato YOSHIKAWA" w:date="2026-01-20T11:15:00Z" w16du:dateUtc="2026-01-20T02:15:00Z">
                  <w:rPr>
                    <w:rFonts w:ascii="ＭＳ 明朝" w:eastAsia="ＭＳ 明朝" w:hAnsi="ＭＳ 明朝"/>
                    <w:szCs w:val="21"/>
                  </w:rPr>
                </w:rPrChange>
              </w:rPr>
              <w:t>7.2%</w:t>
            </w:r>
          </w:p>
        </w:tc>
        <w:tc>
          <w:tcPr>
            <w:tcW w:w="1655" w:type="dxa"/>
          </w:tcPr>
          <w:p w14:paraId="3FA9D7AF" w14:textId="77777777" w:rsidR="007612F5" w:rsidRPr="00F45A47" w:rsidRDefault="007612F5" w:rsidP="009242F3">
            <w:pPr>
              <w:rPr>
                <w:rFonts w:ascii="Times New Roman" w:eastAsia="ＭＳ 明朝" w:hAnsi="Times New Roman" w:cs="Times New Roman"/>
                <w:szCs w:val="21"/>
                <w:rPrChange w:id="9011"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9012" w:author="Masato YOSHIKAWA" w:date="2026-01-20T11:15:00Z" w16du:dateUtc="2026-01-20T02:15:00Z">
                  <w:rPr>
                    <w:rFonts w:ascii="ＭＳ 明朝" w:eastAsia="ＭＳ 明朝" w:hAnsi="ＭＳ 明朝"/>
                    <w:szCs w:val="21"/>
                  </w:rPr>
                </w:rPrChange>
              </w:rPr>
              <w:t>7</w:t>
            </w:r>
          </w:p>
        </w:tc>
        <w:tc>
          <w:tcPr>
            <w:tcW w:w="1621" w:type="dxa"/>
          </w:tcPr>
          <w:p w14:paraId="71C42C2A" w14:textId="77777777" w:rsidR="007612F5" w:rsidRPr="00F45A47" w:rsidRDefault="007612F5" w:rsidP="009242F3">
            <w:pPr>
              <w:rPr>
                <w:rFonts w:ascii="Times New Roman" w:eastAsia="ＭＳ 明朝" w:hAnsi="Times New Roman" w:cs="Times New Roman"/>
                <w:szCs w:val="21"/>
                <w:rPrChange w:id="9013"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9014" w:author="Masato YOSHIKAWA" w:date="2026-01-20T11:15:00Z" w16du:dateUtc="2026-01-20T02:15:00Z">
                  <w:rPr>
                    <w:rFonts w:ascii="ＭＳ 明朝" w:eastAsia="ＭＳ 明朝" w:hAnsi="ＭＳ 明朝"/>
                    <w:szCs w:val="21"/>
                  </w:rPr>
                </w:rPrChange>
              </w:rPr>
              <w:t>4.6%</w:t>
            </w:r>
          </w:p>
        </w:tc>
      </w:tr>
      <w:tr w:rsidR="007612F5" w:rsidRPr="00F45A47" w14:paraId="1C846E69" w14:textId="77777777" w:rsidTr="004E52C8">
        <w:tc>
          <w:tcPr>
            <w:tcW w:w="2001" w:type="dxa"/>
          </w:tcPr>
          <w:p w14:paraId="45F6D761" w14:textId="77777777" w:rsidR="007612F5" w:rsidRPr="00F45A47" w:rsidRDefault="007612F5" w:rsidP="009242F3">
            <w:pPr>
              <w:rPr>
                <w:rFonts w:ascii="Times New Roman" w:eastAsia="ＭＳ 明朝" w:hAnsi="Times New Roman" w:cs="Times New Roman"/>
                <w:szCs w:val="21"/>
                <w:rPrChange w:id="9015"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9016" w:author="Masato YOSHIKAWA" w:date="2026-01-20T11:15:00Z" w16du:dateUtc="2026-01-20T02:15:00Z">
                  <w:rPr>
                    <w:rFonts w:ascii="ＭＳ 明朝" w:eastAsia="ＭＳ 明朝" w:hAnsi="ＭＳ 明朝"/>
                    <w:szCs w:val="21"/>
                  </w:rPr>
                </w:rPrChange>
              </w:rPr>
              <w:t xml:space="preserve">Literal translation </w:t>
            </w:r>
          </w:p>
        </w:tc>
        <w:tc>
          <w:tcPr>
            <w:tcW w:w="1596" w:type="dxa"/>
          </w:tcPr>
          <w:p w14:paraId="29B18D97" w14:textId="77777777" w:rsidR="007612F5" w:rsidRPr="00F45A47" w:rsidRDefault="007612F5" w:rsidP="009242F3">
            <w:pPr>
              <w:rPr>
                <w:rFonts w:ascii="Times New Roman" w:eastAsia="ＭＳ 明朝" w:hAnsi="Times New Roman" w:cs="Times New Roman"/>
                <w:szCs w:val="21"/>
                <w:rPrChange w:id="9017"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9018" w:author="Masato YOSHIKAWA" w:date="2026-01-20T11:15:00Z" w16du:dateUtc="2026-01-20T02:15:00Z">
                  <w:rPr>
                    <w:rFonts w:ascii="ＭＳ 明朝" w:eastAsia="ＭＳ 明朝" w:hAnsi="ＭＳ 明朝"/>
                    <w:szCs w:val="21"/>
                  </w:rPr>
                </w:rPrChange>
              </w:rPr>
              <w:t>9</w:t>
            </w:r>
          </w:p>
        </w:tc>
        <w:tc>
          <w:tcPr>
            <w:tcW w:w="1621" w:type="dxa"/>
          </w:tcPr>
          <w:p w14:paraId="1B919C2B" w14:textId="77777777" w:rsidR="007612F5" w:rsidRPr="00F45A47" w:rsidRDefault="007612F5" w:rsidP="009242F3">
            <w:pPr>
              <w:rPr>
                <w:rFonts w:ascii="Times New Roman" w:eastAsia="ＭＳ 明朝" w:hAnsi="Times New Roman" w:cs="Times New Roman"/>
                <w:szCs w:val="21"/>
                <w:rPrChange w:id="9019"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9020" w:author="Masato YOSHIKAWA" w:date="2026-01-20T11:15:00Z" w16du:dateUtc="2026-01-20T02:15:00Z">
                  <w:rPr>
                    <w:rFonts w:ascii="ＭＳ 明朝" w:eastAsia="ＭＳ 明朝" w:hAnsi="ＭＳ 明朝"/>
                    <w:szCs w:val="21"/>
                  </w:rPr>
                </w:rPrChange>
              </w:rPr>
              <w:t>5.9%</w:t>
            </w:r>
          </w:p>
        </w:tc>
        <w:tc>
          <w:tcPr>
            <w:tcW w:w="1655" w:type="dxa"/>
          </w:tcPr>
          <w:p w14:paraId="3C20EDF2" w14:textId="77777777" w:rsidR="007612F5" w:rsidRPr="00F45A47" w:rsidRDefault="007612F5" w:rsidP="009242F3">
            <w:pPr>
              <w:rPr>
                <w:rFonts w:ascii="Times New Roman" w:eastAsia="ＭＳ 明朝" w:hAnsi="Times New Roman" w:cs="Times New Roman"/>
                <w:szCs w:val="21"/>
                <w:rPrChange w:id="9021"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9022" w:author="Masato YOSHIKAWA" w:date="2026-01-20T11:15:00Z" w16du:dateUtc="2026-01-20T02:15:00Z">
                  <w:rPr>
                    <w:rFonts w:ascii="ＭＳ 明朝" w:eastAsia="ＭＳ 明朝" w:hAnsi="ＭＳ 明朝"/>
                    <w:szCs w:val="21"/>
                  </w:rPr>
                </w:rPrChange>
              </w:rPr>
              <w:t>9</w:t>
            </w:r>
          </w:p>
        </w:tc>
        <w:tc>
          <w:tcPr>
            <w:tcW w:w="1621" w:type="dxa"/>
          </w:tcPr>
          <w:p w14:paraId="56552BF6" w14:textId="77777777" w:rsidR="007612F5" w:rsidRPr="00F45A47" w:rsidRDefault="007612F5" w:rsidP="009242F3">
            <w:pPr>
              <w:rPr>
                <w:rFonts w:ascii="Times New Roman" w:eastAsia="ＭＳ 明朝" w:hAnsi="Times New Roman" w:cs="Times New Roman"/>
                <w:szCs w:val="21"/>
                <w:rPrChange w:id="9023"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9024" w:author="Masato YOSHIKAWA" w:date="2026-01-20T11:15:00Z" w16du:dateUtc="2026-01-20T02:15:00Z">
                  <w:rPr>
                    <w:rFonts w:ascii="ＭＳ 明朝" w:eastAsia="ＭＳ 明朝" w:hAnsi="ＭＳ 明朝"/>
                    <w:szCs w:val="21"/>
                  </w:rPr>
                </w:rPrChange>
              </w:rPr>
              <w:t>5.9%</w:t>
            </w:r>
          </w:p>
        </w:tc>
      </w:tr>
      <w:tr w:rsidR="007612F5" w:rsidRPr="00F45A47" w14:paraId="4B87B50D" w14:textId="77777777" w:rsidTr="004E52C8">
        <w:tc>
          <w:tcPr>
            <w:tcW w:w="2001" w:type="dxa"/>
          </w:tcPr>
          <w:p w14:paraId="1F8C7728" w14:textId="77777777" w:rsidR="007612F5" w:rsidRPr="00F45A47" w:rsidRDefault="007612F5" w:rsidP="009242F3">
            <w:pPr>
              <w:rPr>
                <w:rFonts w:ascii="Times New Roman" w:eastAsia="ＭＳ 明朝" w:hAnsi="Times New Roman" w:cs="Times New Roman"/>
                <w:szCs w:val="21"/>
                <w:rPrChange w:id="9025"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9026" w:author="Masato YOSHIKAWA" w:date="2026-01-20T11:15:00Z" w16du:dateUtc="2026-01-20T02:15:00Z">
                  <w:rPr>
                    <w:rFonts w:ascii="ＭＳ 明朝" w:eastAsia="ＭＳ 明朝" w:hAnsi="ＭＳ 明朝"/>
                    <w:szCs w:val="21"/>
                  </w:rPr>
                </w:rPrChange>
              </w:rPr>
              <w:t>Adaptation</w:t>
            </w:r>
          </w:p>
        </w:tc>
        <w:tc>
          <w:tcPr>
            <w:tcW w:w="1596" w:type="dxa"/>
          </w:tcPr>
          <w:p w14:paraId="6AC3F82B" w14:textId="77777777" w:rsidR="007612F5" w:rsidRPr="00F45A47" w:rsidRDefault="007612F5" w:rsidP="009242F3">
            <w:pPr>
              <w:rPr>
                <w:rFonts w:ascii="Times New Roman" w:eastAsia="ＭＳ 明朝" w:hAnsi="Times New Roman" w:cs="Times New Roman"/>
                <w:szCs w:val="21"/>
                <w:rPrChange w:id="9027"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9028" w:author="Masato YOSHIKAWA" w:date="2026-01-20T11:15:00Z" w16du:dateUtc="2026-01-20T02:15:00Z">
                  <w:rPr>
                    <w:rFonts w:ascii="ＭＳ 明朝" w:eastAsia="ＭＳ 明朝" w:hAnsi="ＭＳ 明朝"/>
                    <w:szCs w:val="21"/>
                  </w:rPr>
                </w:rPrChange>
              </w:rPr>
              <w:t>5</w:t>
            </w:r>
          </w:p>
        </w:tc>
        <w:tc>
          <w:tcPr>
            <w:tcW w:w="1621" w:type="dxa"/>
          </w:tcPr>
          <w:p w14:paraId="7B148420" w14:textId="77777777" w:rsidR="007612F5" w:rsidRPr="00F45A47" w:rsidRDefault="007612F5" w:rsidP="009242F3">
            <w:pPr>
              <w:rPr>
                <w:rFonts w:ascii="Times New Roman" w:eastAsia="ＭＳ 明朝" w:hAnsi="Times New Roman" w:cs="Times New Roman"/>
                <w:szCs w:val="21"/>
                <w:rPrChange w:id="9029"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9030" w:author="Masato YOSHIKAWA" w:date="2026-01-20T11:15:00Z" w16du:dateUtc="2026-01-20T02:15:00Z">
                  <w:rPr>
                    <w:rFonts w:ascii="ＭＳ 明朝" w:eastAsia="ＭＳ 明朝" w:hAnsi="ＭＳ 明朝"/>
                    <w:szCs w:val="21"/>
                  </w:rPr>
                </w:rPrChange>
              </w:rPr>
              <w:t>3.3%</w:t>
            </w:r>
          </w:p>
        </w:tc>
        <w:tc>
          <w:tcPr>
            <w:tcW w:w="1655" w:type="dxa"/>
          </w:tcPr>
          <w:p w14:paraId="5D1DBF27" w14:textId="77777777" w:rsidR="007612F5" w:rsidRPr="00F45A47" w:rsidRDefault="007612F5" w:rsidP="009242F3">
            <w:pPr>
              <w:rPr>
                <w:rFonts w:ascii="Times New Roman" w:eastAsia="ＭＳ 明朝" w:hAnsi="Times New Roman" w:cs="Times New Roman"/>
                <w:szCs w:val="21"/>
                <w:rPrChange w:id="9031"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9032" w:author="Masato YOSHIKAWA" w:date="2026-01-20T11:15:00Z" w16du:dateUtc="2026-01-20T02:15:00Z">
                  <w:rPr>
                    <w:rFonts w:ascii="ＭＳ 明朝" w:eastAsia="ＭＳ 明朝" w:hAnsi="ＭＳ 明朝"/>
                    <w:szCs w:val="21"/>
                  </w:rPr>
                </w:rPrChange>
              </w:rPr>
              <w:t>5</w:t>
            </w:r>
          </w:p>
        </w:tc>
        <w:tc>
          <w:tcPr>
            <w:tcW w:w="1621" w:type="dxa"/>
          </w:tcPr>
          <w:p w14:paraId="593B1B00" w14:textId="77777777" w:rsidR="007612F5" w:rsidRPr="00F45A47" w:rsidRDefault="007612F5" w:rsidP="009242F3">
            <w:pPr>
              <w:rPr>
                <w:rFonts w:ascii="Times New Roman" w:eastAsia="ＭＳ 明朝" w:hAnsi="Times New Roman" w:cs="Times New Roman"/>
                <w:szCs w:val="21"/>
                <w:rPrChange w:id="9033"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9034" w:author="Masato YOSHIKAWA" w:date="2026-01-20T11:15:00Z" w16du:dateUtc="2026-01-20T02:15:00Z">
                  <w:rPr>
                    <w:rFonts w:ascii="ＭＳ 明朝" w:eastAsia="ＭＳ 明朝" w:hAnsi="ＭＳ 明朝"/>
                    <w:szCs w:val="21"/>
                  </w:rPr>
                </w:rPrChange>
              </w:rPr>
              <w:t>3.3%</w:t>
            </w:r>
          </w:p>
        </w:tc>
      </w:tr>
      <w:tr w:rsidR="007612F5" w:rsidRPr="00F45A47" w14:paraId="2F2A8E6B" w14:textId="77777777" w:rsidTr="004E52C8">
        <w:tc>
          <w:tcPr>
            <w:tcW w:w="2001" w:type="dxa"/>
          </w:tcPr>
          <w:p w14:paraId="30399CB3" w14:textId="77777777" w:rsidR="007612F5" w:rsidRPr="00F45A47" w:rsidRDefault="007612F5" w:rsidP="009242F3">
            <w:pPr>
              <w:rPr>
                <w:rFonts w:ascii="Times New Roman" w:eastAsia="ＭＳ 明朝" w:hAnsi="Times New Roman" w:cs="Times New Roman"/>
                <w:szCs w:val="21"/>
                <w:rPrChange w:id="9035"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9036" w:author="Masato YOSHIKAWA" w:date="2026-01-20T11:15:00Z" w16du:dateUtc="2026-01-20T02:15:00Z">
                  <w:rPr>
                    <w:rFonts w:ascii="ＭＳ 明朝" w:eastAsia="ＭＳ 明朝" w:hAnsi="ＭＳ 明朝"/>
                    <w:szCs w:val="21"/>
                  </w:rPr>
                </w:rPrChange>
              </w:rPr>
              <w:t>Particularization</w:t>
            </w:r>
          </w:p>
        </w:tc>
        <w:tc>
          <w:tcPr>
            <w:tcW w:w="1596" w:type="dxa"/>
          </w:tcPr>
          <w:p w14:paraId="2D3D44DD" w14:textId="77777777" w:rsidR="007612F5" w:rsidRPr="00F45A47" w:rsidRDefault="007612F5" w:rsidP="009242F3">
            <w:pPr>
              <w:rPr>
                <w:rFonts w:ascii="Times New Roman" w:eastAsia="ＭＳ 明朝" w:hAnsi="Times New Roman" w:cs="Times New Roman"/>
                <w:szCs w:val="21"/>
                <w:rPrChange w:id="9037"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9038" w:author="Masato YOSHIKAWA" w:date="2026-01-20T11:15:00Z" w16du:dateUtc="2026-01-20T02:15:00Z">
                  <w:rPr>
                    <w:rFonts w:ascii="ＭＳ 明朝" w:eastAsia="ＭＳ 明朝" w:hAnsi="ＭＳ 明朝"/>
                    <w:szCs w:val="21"/>
                  </w:rPr>
                </w:rPrChange>
              </w:rPr>
              <w:t>0</w:t>
            </w:r>
          </w:p>
        </w:tc>
        <w:tc>
          <w:tcPr>
            <w:tcW w:w="1621" w:type="dxa"/>
          </w:tcPr>
          <w:p w14:paraId="228790DA" w14:textId="77777777" w:rsidR="007612F5" w:rsidRPr="00F45A47" w:rsidRDefault="007612F5" w:rsidP="009242F3">
            <w:pPr>
              <w:rPr>
                <w:rFonts w:ascii="Times New Roman" w:eastAsia="ＭＳ 明朝" w:hAnsi="Times New Roman" w:cs="Times New Roman"/>
                <w:szCs w:val="21"/>
                <w:rPrChange w:id="9039"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9040" w:author="Masato YOSHIKAWA" w:date="2026-01-20T11:15:00Z" w16du:dateUtc="2026-01-20T02:15:00Z">
                  <w:rPr>
                    <w:rFonts w:ascii="ＭＳ 明朝" w:eastAsia="ＭＳ 明朝" w:hAnsi="ＭＳ 明朝"/>
                    <w:szCs w:val="21"/>
                  </w:rPr>
                </w:rPrChange>
              </w:rPr>
              <w:t>0.0%</w:t>
            </w:r>
          </w:p>
        </w:tc>
        <w:tc>
          <w:tcPr>
            <w:tcW w:w="1655" w:type="dxa"/>
          </w:tcPr>
          <w:p w14:paraId="45CCC85F" w14:textId="77777777" w:rsidR="007612F5" w:rsidRPr="00F45A47" w:rsidRDefault="007612F5" w:rsidP="009242F3">
            <w:pPr>
              <w:rPr>
                <w:rFonts w:ascii="Times New Roman" w:eastAsia="ＭＳ 明朝" w:hAnsi="Times New Roman" w:cs="Times New Roman"/>
                <w:szCs w:val="21"/>
                <w:rPrChange w:id="9041"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9042" w:author="Masato YOSHIKAWA" w:date="2026-01-20T11:15:00Z" w16du:dateUtc="2026-01-20T02:15:00Z">
                  <w:rPr>
                    <w:rFonts w:ascii="ＭＳ 明朝" w:eastAsia="ＭＳ 明朝" w:hAnsi="ＭＳ 明朝"/>
                    <w:szCs w:val="21"/>
                  </w:rPr>
                </w:rPrChange>
              </w:rPr>
              <w:t>0</w:t>
            </w:r>
          </w:p>
        </w:tc>
        <w:tc>
          <w:tcPr>
            <w:tcW w:w="1621" w:type="dxa"/>
          </w:tcPr>
          <w:p w14:paraId="5C2FC1CC" w14:textId="77777777" w:rsidR="007612F5" w:rsidRPr="00F45A47" w:rsidRDefault="007612F5" w:rsidP="009242F3">
            <w:pPr>
              <w:rPr>
                <w:rFonts w:ascii="Times New Roman" w:eastAsia="ＭＳ 明朝" w:hAnsi="Times New Roman" w:cs="Times New Roman"/>
                <w:szCs w:val="21"/>
                <w:rPrChange w:id="9043"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9044" w:author="Masato YOSHIKAWA" w:date="2026-01-20T11:15:00Z" w16du:dateUtc="2026-01-20T02:15:00Z">
                  <w:rPr>
                    <w:rFonts w:ascii="ＭＳ 明朝" w:eastAsia="ＭＳ 明朝" w:hAnsi="ＭＳ 明朝"/>
                    <w:szCs w:val="21"/>
                  </w:rPr>
                </w:rPrChange>
              </w:rPr>
              <w:t>0.0%</w:t>
            </w:r>
          </w:p>
        </w:tc>
      </w:tr>
      <w:tr w:rsidR="007612F5" w:rsidRPr="00F45A47" w14:paraId="3969A341" w14:textId="77777777" w:rsidTr="004E52C8">
        <w:tc>
          <w:tcPr>
            <w:tcW w:w="2001" w:type="dxa"/>
          </w:tcPr>
          <w:p w14:paraId="0EA67A83" w14:textId="77777777" w:rsidR="007612F5" w:rsidRPr="00F45A47" w:rsidRDefault="007612F5" w:rsidP="009242F3">
            <w:pPr>
              <w:rPr>
                <w:rFonts w:ascii="Times New Roman" w:eastAsia="ＭＳ 明朝" w:hAnsi="Times New Roman" w:cs="Times New Roman"/>
                <w:szCs w:val="21"/>
                <w:rPrChange w:id="9045"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9046" w:author="Masato YOSHIKAWA" w:date="2026-01-20T11:15:00Z" w16du:dateUtc="2026-01-20T02:15:00Z">
                  <w:rPr>
                    <w:rFonts w:ascii="ＭＳ 明朝" w:eastAsia="ＭＳ 明朝" w:hAnsi="ＭＳ 明朝"/>
                    <w:szCs w:val="21"/>
                  </w:rPr>
                </w:rPrChange>
              </w:rPr>
              <w:t>Calque</w:t>
            </w:r>
          </w:p>
        </w:tc>
        <w:tc>
          <w:tcPr>
            <w:tcW w:w="1596" w:type="dxa"/>
          </w:tcPr>
          <w:p w14:paraId="23B6ACB0" w14:textId="77777777" w:rsidR="007612F5" w:rsidRPr="00F45A47" w:rsidRDefault="007612F5" w:rsidP="009242F3">
            <w:pPr>
              <w:rPr>
                <w:rFonts w:ascii="Times New Roman" w:eastAsia="ＭＳ 明朝" w:hAnsi="Times New Roman" w:cs="Times New Roman"/>
                <w:szCs w:val="21"/>
                <w:rPrChange w:id="9047"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9048" w:author="Masato YOSHIKAWA" w:date="2026-01-20T11:15:00Z" w16du:dateUtc="2026-01-20T02:15:00Z">
                  <w:rPr>
                    <w:rFonts w:ascii="ＭＳ 明朝" w:eastAsia="ＭＳ 明朝" w:hAnsi="ＭＳ 明朝"/>
                    <w:szCs w:val="21"/>
                  </w:rPr>
                </w:rPrChange>
              </w:rPr>
              <w:t>0</w:t>
            </w:r>
          </w:p>
        </w:tc>
        <w:tc>
          <w:tcPr>
            <w:tcW w:w="1621" w:type="dxa"/>
          </w:tcPr>
          <w:p w14:paraId="320B9F26" w14:textId="77777777" w:rsidR="007612F5" w:rsidRPr="00F45A47" w:rsidRDefault="007612F5" w:rsidP="009242F3">
            <w:pPr>
              <w:rPr>
                <w:rFonts w:ascii="Times New Roman" w:eastAsia="ＭＳ 明朝" w:hAnsi="Times New Roman" w:cs="Times New Roman"/>
                <w:szCs w:val="21"/>
                <w:rPrChange w:id="9049"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9050" w:author="Masato YOSHIKAWA" w:date="2026-01-20T11:15:00Z" w16du:dateUtc="2026-01-20T02:15:00Z">
                  <w:rPr>
                    <w:rFonts w:ascii="ＭＳ 明朝" w:eastAsia="ＭＳ 明朝" w:hAnsi="ＭＳ 明朝"/>
                    <w:szCs w:val="21"/>
                  </w:rPr>
                </w:rPrChange>
              </w:rPr>
              <w:t>0.0%</w:t>
            </w:r>
          </w:p>
        </w:tc>
        <w:tc>
          <w:tcPr>
            <w:tcW w:w="1655" w:type="dxa"/>
          </w:tcPr>
          <w:p w14:paraId="02E54C06" w14:textId="77777777" w:rsidR="007612F5" w:rsidRPr="00F45A47" w:rsidRDefault="007612F5" w:rsidP="009242F3">
            <w:pPr>
              <w:rPr>
                <w:rFonts w:ascii="Times New Roman" w:eastAsia="ＭＳ 明朝" w:hAnsi="Times New Roman" w:cs="Times New Roman"/>
                <w:szCs w:val="21"/>
                <w:rPrChange w:id="9051"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9052" w:author="Masato YOSHIKAWA" w:date="2026-01-20T11:15:00Z" w16du:dateUtc="2026-01-20T02:15:00Z">
                  <w:rPr>
                    <w:rFonts w:ascii="ＭＳ 明朝" w:eastAsia="ＭＳ 明朝" w:hAnsi="ＭＳ 明朝"/>
                    <w:szCs w:val="21"/>
                  </w:rPr>
                </w:rPrChange>
              </w:rPr>
              <w:t>0</w:t>
            </w:r>
          </w:p>
        </w:tc>
        <w:tc>
          <w:tcPr>
            <w:tcW w:w="1621" w:type="dxa"/>
          </w:tcPr>
          <w:p w14:paraId="31A24624" w14:textId="77777777" w:rsidR="007612F5" w:rsidRPr="00F45A47" w:rsidRDefault="007612F5" w:rsidP="009242F3">
            <w:pPr>
              <w:rPr>
                <w:rFonts w:ascii="Times New Roman" w:eastAsia="ＭＳ 明朝" w:hAnsi="Times New Roman" w:cs="Times New Roman"/>
                <w:szCs w:val="21"/>
                <w:rPrChange w:id="9053"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9054" w:author="Masato YOSHIKAWA" w:date="2026-01-20T11:15:00Z" w16du:dateUtc="2026-01-20T02:15:00Z">
                  <w:rPr>
                    <w:rFonts w:ascii="ＭＳ 明朝" w:eastAsia="ＭＳ 明朝" w:hAnsi="ＭＳ 明朝"/>
                    <w:szCs w:val="21"/>
                  </w:rPr>
                </w:rPrChange>
              </w:rPr>
              <w:t>0.0%</w:t>
            </w:r>
          </w:p>
        </w:tc>
      </w:tr>
    </w:tbl>
    <w:p w14:paraId="230DDB74" w14:textId="1D758C14" w:rsidR="00F066F9" w:rsidRPr="00F45A47" w:rsidRDefault="00E612FE" w:rsidP="00E612FE">
      <w:pPr>
        <w:pStyle w:val="aff"/>
        <w:rPr>
          <w:rFonts w:ascii="Times New Roman" w:eastAsia="ＭＳ 明朝" w:hAnsi="Times New Roman" w:cs="Times New Roman"/>
          <w:rPrChange w:id="9055" w:author="Masato YOSHIKAWA" w:date="2026-01-20T11:15:00Z" w16du:dateUtc="2026-01-20T02:15:00Z">
            <w:rPr>
              <w:rFonts w:ascii="ＭＳ 明朝" w:eastAsia="ＭＳ 明朝" w:hAnsi="ＭＳ 明朝"/>
            </w:rPr>
          </w:rPrChange>
        </w:rPr>
      </w:pPr>
      <w:moveFromRangeStart w:id="9056" w:author="Masato YOSHIKAWA" w:date="2026-01-20T12:27:00Z" w:name="move219804487"/>
      <w:moveFrom w:id="9057" w:author="Masato YOSHIKAWA" w:date="2026-01-20T12:27:00Z" w16du:dateUtc="2026-01-20T03:27:00Z">
        <w:r w:rsidRPr="00F45A47" w:rsidDel="00B83013">
          <w:rPr>
            <w:rFonts w:ascii="Times New Roman" w:hAnsi="Times New Roman" w:cs="Times New Roman"/>
            <w:rPrChange w:id="9058" w:author="Masato YOSHIKAWA" w:date="2026-01-20T11:15:00Z" w16du:dateUtc="2026-01-20T02:15:00Z">
              <w:rPr/>
            </w:rPrChange>
          </w:rPr>
          <w:t>表</w:t>
        </w:r>
        <w:r w:rsidRPr="00F45A47" w:rsidDel="00B83013">
          <w:rPr>
            <w:rFonts w:ascii="Times New Roman" w:hAnsi="Times New Roman" w:cs="Times New Roman"/>
            <w:rPrChange w:id="9059" w:author="Masato YOSHIKAWA" w:date="2026-01-20T11:15:00Z" w16du:dateUtc="2026-01-20T02:15:00Z">
              <w:rPr/>
            </w:rPrChange>
          </w:rPr>
          <w:t xml:space="preserve"> </w:t>
        </w:r>
        <w:r w:rsidRPr="00F45A47" w:rsidDel="00B83013">
          <w:rPr>
            <w:rFonts w:ascii="Times New Roman" w:hAnsi="Times New Roman" w:cs="Times New Roman"/>
            <w:rPrChange w:id="9060" w:author="Masato YOSHIKAWA" w:date="2026-01-20T11:15:00Z" w16du:dateUtc="2026-01-20T02:15:00Z">
              <w:rPr/>
            </w:rPrChange>
          </w:rPr>
          <w:fldChar w:fldCharType="begin"/>
        </w:r>
        <w:r w:rsidRPr="00F45A47" w:rsidDel="00B83013">
          <w:rPr>
            <w:rFonts w:ascii="Times New Roman" w:hAnsi="Times New Roman" w:cs="Times New Roman"/>
            <w:rPrChange w:id="9061" w:author="Masato YOSHIKAWA" w:date="2026-01-20T11:15:00Z" w16du:dateUtc="2026-01-20T02:15:00Z">
              <w:rPr/>
            </w:rPrChange>
          </w:rPr>
          <w:instrText xml:space="preserve"> SEQ </w:instrText>
        </w:r>
        <w:r w:rsidRPr="00F45A47" w:rsidDel="00B83013">
          <w:rPr>
            <w:rFonts w:ascii="Times New Roman" w:hAnsi="Times New Roman" w:cs="Times New Roman"/>
            <w:rPrChange w:id="9062" w:author="Masato YOSHIKAWA" w:date="2026-01-20T11:15:00Z" w16du:dateUtc="2026-01-20T02:15:00Z">
              <w:rPr/>
            </w:rPrChange>
          </w:rPr>
          <w:instrText>表</w:instrText>
        </w:r>
        <w:r w:rsidRPr="00F45A47" w:rsidDel="00B83013">
          <w:rPr>
            <w:rFonts w:ascii="Times New Roman" w:hAnsi="Times New Roman" w:cs="Times New Roman"/>
            <w:rPrChange w:id="9063" w:author="Masato YOSHIKAWA" w:date="2026-01-20T11:15:00Z" w16du:dateUtc="2026-01-20T02:15:00Z">
              <w:rPr/>
            </w:rPrChange>
          </w:rPr>
          <w:instrText xml:space="preserve"> \* ARABIC </w:instrText>
        </w:r>
        <w:r w:rsidRPr="00F45A47" w:rsidDel="00B83013">
          <w:rPr>
            <w:rFonts w:ascii="Times New Roman" w:hAnsi="Times New Roman" w:cs="Times New Roman"/>
            <w:rPrChange w:id="9064" w:author="Masato YOSHIKAWA" w:date="2026-01-20T11:15:00Z" w16du:dateUtc="2026-01-20T02:15:00Z">
              <w:rPr>
                <w:noProof/>
              </w:rPr>
            </w:rPrChange>
          </w:rPr>
          <w:fldChar w:fldCharType="separate"/>
        </w:r>
        <w:r w:rsidRPr="00F45A47" w:rsidDel="00B83013">
          <w:rPr>
            <w:rFonts w:ascii="Times New Roman" w:hAnsi="Times New Roman" w:cs="Times New Roman"/>
            <w:noProof/>
            <w:rPrChange w:id="9065" w:author="Masato YOSHIKAWA" w:date="2026-01-20T11:15:00Z" w16du:dateUtc="2026-01-20T02:15:00Z">
              <w:rPr>
                <w:noProof/>
              </w:rPr>
            </w:rPrChange>
          </w:rPr>
          <w:t>6</w:t>
        </w:r>
        <w:r w:rsidRPr="00F45A47" w:rsidDel="00B83013">
          <w:rPr>
            <w:rFonts w:ascii="Times New Roman" w:hAnsi="Times New Roman" w:cs="Times New Roman"/>
            <w:noProof/>
            <w:rPrChange w:id="9066" w:author="Masato YOSHIKAWA" w:date="2026-01-20T11:15:00Z" w16du:dateUtc="2026-01-20T02:15:00Z">
              <w:rPr>
                <w:noProof/>
              </w:rPr>
            </w:rPrChange>
          </w:rPr>
          <w:fldChar w:fldCharType="end"/>
        </w:r>
        <w:r w:rsidR="004E52C8" w:rsidRPr="00F45A47" w:rsidDel="00B83013">
          <w:rPr>
            <w:rFonts w:ascii="Times New Roman" w:eastAsia="ＭＳ 明朝" w:hAnsi="Times New Roman" w:cs="Times New Roman"/>
            <w:rPrChange w:id="9067" w:author="Masato YOSHIKAWA" w:date="2026-01-20T11:15:00Z" w16du:dateUtc="2026-01-20T02:15:00Z">
              <w:rPr>
                <w:rFonts w:ascii="ＭＳ 明朝" w:eastAsia="ＭＳ 明朝" w:hAnsi="ＭＳ 明朝"/>
              </w:rPr>
            </w:rPrChange>
          </w:rPr>
          <w:t>翻訳技法の出現回数および割合</w:t>
        </w:r>
        <w:r w:rsidR="004E52C8" w:rsidRPr="00F45A47" w:rsidDel="00B83013">
          <w:rPr>
            <w:rFonts w:ascii="Times New Roman" w:eastAsia="ＭＳ 明朝" w:hAnsi="Times New Roman" w:cs="Times New Roman" w:hint="eastAsia"/>
            <w:rPrChange w:id="9068" w:author="Masato YOSHIKAWA" w:date="2026-01-20T11:15:00Z" w16du:dateUtc="2026-01-20T02:15:00Z">
              <w:rPr>
                <w:rFonts w:ascii="ＭＳ 明朝" w:eastAsia="ＭＳ 明朝" w:hAnsi="ＭＳ 明朝" w:hint="eastAsia"/>
              </w:rPr>
            </w:rPrChange>
          </w:rPr>
          <w:t>の比較</w:t>
        </w:r>
      </w:moveFrom>
      <w:moveFromRangeEnd w:id="9056"/>
    </w:p>
    <w:p w14:paraId="0075231C" w14:textId="0FB560CA" w:rsidR="00F066F9" w:rsidRPr="00F45A47" w:rsidRDefault="009A340B">
      <w:pPr>
        <w:jc w:val="center"/>
        <w:rPr>
          <w:rFonts w:ascii="Times New Roman" w:eastAsia="ＭＳ 明朝" w:hAnsi="Times New Roman" w:cs="Times New Roman"/>
          <w:szCs w:val="21"/>
          <w:rPrChange w:id="9069" w:author="Masato YOSHIKAWA" w:date="2026-01-20T11:15:00Z" w16du:dateUtc="2026-01-20T02:15:00Z">
            <w:rPr>
              <w:rFonts w:ascii="ＭＳ 明朝" w:eastAsia="ＭＳ 明朝" w:hAnsi="ＭＳ 明朝"/>
              <w:szCs w:val="21"/>
            </w:rPr>
          </w:rPrChange>
        </w:rPr>
        <w:pPrChange w:id="9070" w:author="Masato YOSHIKAWA" w:date="2026-01-20T12:28:00Z" w16du:dateUtc="2026-01-20T03:28:00Z">
          <w:pPr/>
        </w:pPrChange>
      </w:pPr>
      <w:r w:rsidRPr="00F45A47">
        <w:rPr>
          <w:rFonts w:ascii="Times New Roman" w:eastAsia="ＭＳ 明朝" w:hAnsi="Times New Roman" w:cs="Times New Roman"/>
          <w:noProof/>
          <w:szCs w:val="21"/>
          <w:rPrChange w:id="9071" w:author="Masato YOSHIKAWA" w:date="2026-01-20T11:15:00Z" w16du:dateUtc="2026-01-20T02:15:00Z">
            <w:rPr>
              <w:rFonts w:ascii="ＭＳ 明朝" w:eastAsia="ＭＳ 明朝" w:hAnsi="ＭＳ 明朝"/>
              <w:noProof/>
              <w:szCs w:val="21"/>
            </w:rPr>
          </w:rPrChange>
        </w:rPr>
        <w:drawing>
          <wp:inline distT="0" distB="0" distL="0" distR="0" wp14:anchorId="603345C8" wp14:editId="0FEFABAC">
            <wp:extent cx="5400040" cy="2852420"/>
            <wp:effectExtent l="0" t="0" r="0" b="5080"/>
            <wp:docPr id="1207480176" name="図 1" descr="グラフ&#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480176" name="図 1" descr="グラフ&#10;&#10;AI 生成コンテンツは誤りを含む可能性があります。"/>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00040" cy="2852420"/>
                    </a:xfrm>
                    <a:prstGeom prst="rect">
                      <a:avLst/>
                    </a:prstGeom>
                    <a:noFill/>
                    <a:ln>
                      <a:noFill/>
                    </a:ln>
                  </pic:spPr>
                </pic:pic>
              </a:graphicData>
            </a:graphic>
          </wp:inline>
        </w:drawing>
      </w:r>
    </w:p>
    <w:p w14:paraId="2157676F" w14:textId="71880710" w:rsidR="004E52C8" w:rsidRPr="00F45A47" w:rsidRDefault="00E612FE">
      <w:pPr>
        <w:pStyle w:val="aff"/>
        <w:jc w:val="center"/>
        <w:rPr>
          <w:rFonts w:ascii="Times New Roman" w:eastAsia="ＭＳ 明朝" w:hAnsi="Times New Roman" w:cs="Times New Roman"/>
          <w:rPrChange w:id="9072" w:author="Masato YOSHIKAWA" w:date="2026-01-20T11:15:00Z" w16du:dateUtc="2026-01-20T02:15:00Z">
            <w:rPr>
              <w:rFonts w:ascii="ＭＳ 明朝" w:eastAsia="ＭＳ 明朝" w:hAnsi="ＭＳ 明朝"/>
            </w:rPr>
          </w:rPrChange>
        </w:rPr>
        <w:pPrChange w:id="9073" w:author="Masato YOSHIKAWA" w:date="2026-01-20T12:28:00Z" w16du:dateUtc="2026-01-20T03:28:00Z">
          <w:pPr>
            <w:pStyle w:val="aff"/>
          </w:pPr>
        </w:pPrChange>
      </w:pPr>
      <w:r w:rsidRPr="00F45A47">
        <w:rPr>
          <w:rFonts w:ascii="Times New Roman" w:hAnsi="Times New Roman" w:cs="Times New Roman"/>
          <w:rPrChange w:id="9074" w:author="Masato YOSHIKAWA" w:date="2026-01-20T11:15:00Z" w16du:dateUtc="2026-01-20T02:15:00Z">
            <w:rPr/>
          </w:rPrChange>
        </w:rPr>
        <w:t>図</w:t>
      </w:r>
      <w:r w:rsidRPr="00F45A47">
        <w:rPr>
          <w:rFonts w:ascii="Times New Roman" w:hAnsi="Times New Roman" w:cs="Times New Roman"/>
          <w:rPrChange w:id="9075" w:author="Masato YOSHIKAWA" w:date="2026-01-20T11:15:00Z" w16du:dateUtc="2026-01-20T02:15:00Z">
            <w:rPr/>
          </w:rPrChange>
        </w:rPr>
        <w:t xml:space="preserve"> </w:t>
      </w:r>
      <w:r w:rsidRPr="00F45A47">
        <w:rPr>
          <w:rFonts w:ascii="Times New Roman" w:hAnsi="Times New Roman" w:cs="Times New Roman"/>
          <w:rPrChange w:id="9076" w:author="Masato YOSHIKAWA" w:date="2026-01-20T11:15:00Z" w16du:dateUtc="2026-01-20T02:15:00Z">
            <w:rPr/>
          </w:rPrChange>
        </w:rPr>
        <w:fldChar w:fldCharType="begin"/>
      </w:r>
      <w:r w:rsidRPr="00F45A47">
        <w:rPr>
          <w:rFonts w:ascii="Times New Roman" w:hAnsi="Times New Roman" w:cs="Times New Roman"/>
          <w:rPrChange w:id="9077" w:author="Masato YOSHIKAWA" w:date="2026-01-20T11:15:00Z" w16du:dateUtc="2026-01-20T02:15:00Z">
            <w:rPr/>
          </w:rPrChange>
        </w:rPr>
        <w:instrText xml:space="preserve"> SEQ </w:instrText>
      </w:r>
      <w:r w:rsidRPr="00F45A47">
        <w:rPr>
          <w:rFonts w:ascii="Times New Roman" w:hAnsi="Times New Roman" w:cs="Times New Roman"/>
          <w:rPrChange w:id="9078" w:author="Masato YOSHIKAWA" w:date="2026-01-20T11:15:00Z" w16du:dateUtc="2026-01-20T02:15:00Z">
            <w:rPr/>
          </w:rPrChange>
        </w:rPr>
        <w:instrText>図</w:instrText>
      </w:r>
      <w:r w:rsidRPr="00F45A47">
        <w:rPr>
          <w:rFonts w:ascii="Times New Roman" w:hAnsi="Times New Roman" w:cs="Times New Roman"/>
          <w:rPrChange w:id="9079" w:author="Masato YOSHIKAWA" w:date="2026-01-20T11:15:00Z" w16du:dateUtc="2026-01-20T02:15:00Z">
            <w:rPr/>
          </w:rPrChange>
        </w:rPr>
        <w:instrText xml:space="preserve"> \* ARABIC </w:instrText>
      </w:r>
      <w:r w:rsidRPr="00F45A47">
        <w:rPr>
          <w:rFonts w:ascii="Times New Roman" w:hAnsi="Times New Roman" w:cs="Times New Roman"/>
          <w:rPrChange w:id="9080" w:author="Masato YOSHIKAWA" w:date="2026-01-20T11:15:00Z" w16du:dateUtc="2026-01-20T02:15:00Z">
            <w:rPr>
              <w:noProof/>
            </w:rPr>
          </w:rPrChange>
        </w:rPr>
        <w:fldChar w:fldCharType="separate"/>
      </w:r>
      <w:r w:rsidRPr="00F45A47">
        <w:rPr>
          <w:rFonts w:ascii="Times New Roman" w:hAnsi="Times New Roman" w:cs="Times New Roman"/>
          <w:noProof/>
          <w:rPrChange w:id="9081" w:author="Masato YOSHIKAWA" w:date="2026-01-20T11:15:00Z" w16du:dateUtc="2026-01-20T02:15:00Z">
            <w:rPr>
              <w:noProof/>
            </w:rPr>
          </w:rPrChange>
        </w:rPr>
        <w:t>1</w:t>
      </w:r>
      <w:r w:rsidRPr="00F45A47">
        <w:rPr>
          <w:rFonts w:ascii="Times New Roman" w:hAnsi="Times New Roman" w:cs="Times New Roman"/>
          <w:noProof/>
          <w:rPrChange w:id="9082" w:author="Masato YOSHIKAWA" w:date="2026-01-20T11:15:00Z" w16du:dateUtc="2026-01-20T02:15:00Z">
            <w:rPr>
              <w:noProof/>
            </w:rPr>
          </w:rPrChange>
        </w:rPr>
        <w:fldChar w:fldCharType="end"/>
      </w:r>
      <w:r w:rsidR="004E52C8" w:rsidRPr="00F45A47">
        <w:rPr>
          <w:rFonts w:ascii="Times New Roman" w:eastAsia="ＭＳ 明朝" w:hAnsi="Times New Roman" w:cs="Times New Roman"/>
          <w:rPrChange w:id="9083" w:author="Masato YOSHIKAWA" w:date="2026-01-20T11:15:00Z" w16du:dateUtc="2026-01-20T02:15:00Z">
            <w:rPr>
              <w:rFonts w:ascii="ＭＳ 明朝" w:eastAsia="ＭＳ 明朝" w:hAnsi="ＭＳ 明朝"/>
            </w:rPr>
          </w:rPrChange>
        </w:rPr>
        <w:t xml:space="preserve"> </w:t>
      </w:r>
      <w:r w:rsidR="004E52C8" w:rsidRPr="00F45A47">
        <w:rPr>
          <w:rFonts w:ascii="Times New Roman" w:eastAsia="ＭＳ 明朝" w:hAnsi="Times New Roman" w:cs="Times New Roman"/>
          <w:rPrChange w:id="9084" w:author="Masato YOSHIKAWA" w:date="2026-01-20T11:15:00Z" w16du:dateUtc="2026-01-20T02:15:00Z">
            <w:rPr>
              <w:rFonts w:ascii="ＭＳ 明朝" w:eastAsia="ＭＳ 明朝" w:hAnsi="ＭＳ 明朝"/>
            </w:rPr>
          </w:rPrChange>
        </w:rPr>
        <w:t>各訳者における翻訳技法の構成比（</w:t>
      </w:r>
      <w:r w:rsidR="004E52C8" w:rsidRPr="00F45A47">
        <w:rPr>
          <w:rFonts w:ascii="Times New Roman" w:eastAsia="ＭＳ 明朝" w:hAnsi="Times New Roman" w:cs="Times New Roman"/>
          <w:rPrChange w:id="9085" w:author="Masato YOSHIKAWA" w:date="2026-01-20T11:15:00Z" w16du:dateUtc="2026-01-20T02:15:00Z">
            <w:rPr>
              <w:rFonts w:ascii="ＭＳ 明朝" w:eastAsia="ＭＳ 明朝" w:hAnsi="ＭＳ 明朝"/>
            </w:rPr>
          </w:rPrChange>
        </w:rPr>
        <w:t>100%</w:t>
      </w:r>
      <w:r w:rsidR="004E52C8" w:rsidRPr="00F45A47">
        <w:rPr>
          <w:rFonts w:ascii="Times New Roman" w:eastAsia="ＭＳ 明朝" w:hAnsi="Times New Roman" w:cs="Times New Roman"/>
          <w:rPrChange w:id="9086" w:author="Masato YOSHIKAWA" w:date="2026-01-20T11:15:00Z" w16du:dateUtc="2026-01-20T02:15:00Z">
            <w:rPr>
              <w:rFonts w:ascii="ＭＳ 明朝" w:eastAsia="ＭＳ 明朝" w:hAnsi="ＭＳ 明朝"/>
            </w:rPr>
          </w:rPrChange>
        </w:rPr>
        <w:t>積み上げグラフ）</w:t>
      </w:r>
    </w:p>
    <w:p w14:paraId="3F6D2AFF" w14:textId="77777777" w:rsidR="00D13C34" w:rsidRDefault="00D13C34" w:rsidP="003D6676">
      <w:pPr>
        <w:rPr>
          <w:ins w:id="9087" w:author="Masato YOSHIKAWA" w:date="2026-01-20T12:28:00Z" w16du:dateUtc="2026-01-20T03:28:00Z"/>
          <w:rFonts w:ascii="Times New Roman" w:eastAsia="ＭＳ 明朝" w:hAnsi="Times New Roman" w:cs="Times New Roman"/>
          <w:szCs w:val="21"/>
        </w:rPr>
      </w:pPr>
    </w:p>
    <w:p w14:paraId="5E25D9C2" w14:textId="09E55EA9" w:rsidR="009B6A07" w:rsidRPr="00F45A47" w:rsidRDefault="002C30B4" w:rsidP="003D6676">
      <w:pPr>
        <w:rPr>
          <w:rFonts w:ascii="Times New Roman" w:eastAsia="ＭＳ 明朝" w:hAnsi="Times New Roman" w:cs="Times New Roman"/>
          <w:szCs w:val="21"/>
          <w:rPrChange w:id="9088"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hint="eastAsia"/>
          <w:szCs w:val="21"/>
          <w:rPrChange w:id="9089" w:author="Masato YOSHIKAWA" w:date="2026-01-20T11:15:00Z" w16du:dateUtc="2026-01-20T02:15:00Z">
            <w:rPr>
              <w:rFonts w:ascii="ＭＳ 明朝" w:eastAsia="ＭＳ 明朝" w:hAnsi="ＭＳ 明朝" w:hint="eastAsia"/>
              <w:szCs w:val="21"/>
            </w:rPr>
          </w:rPrChange>
        </w:rPr>
        <w:t xml:space="preserve">　</w:t>
      </w:r>
      <w:r w:rsidRPr="00F45A47">
        <w:rPr>
          <w:rFonts w:ascii="Times New Roman" w:eastAsia="ＭＳ 明朝" w:hAnsi="Times New Roman" w:cs="Times New Roman"/>
          <w:szCs w:val="21"/>
          <w:rPrChange w:id="9090" w:author="Masato YOSHIKAWA" w:date="2026-01-20T11:15:00Z" w16du:dateUtc="2026-01-20T02:15:00Z">
            <w:rPr>
              <w:rFonts w:ascii="ＭＳ 明朝" w:eastAsia="ＭＳ 明朝" w:hAnsi="ＭＳ 明朝"/>
              <w:szCs w:val="21"/>
            </w:rPr>
          </w:rPrChange>
        </w:rPr>
        <w:t>全体的な傾向として、両訳者ともに</w:t>
      </w:r>
      <w:r w:rsidRPr="00F45A47">
        <w:rPr>
          <w:rFonts w:ascii="Times New Roman" w:eastAsia="ＭＳ 明朝" w:hAnsi="Times New Roman" w:cs="Times New Roman"/>
          <w:szCs w:val="21"/>
          <w:rPrChange w:id="9091" w:author="Masato YOSHIKAWA" w:date="2026-01-20T11:15:00Z" w16du:dateUtc="2026-01-20T02:15:00Z">
            <w:rPr>
              <w:rFonts w:ascii="ＭＳ 明朝" w:eastAsia="ＭＳ 明朝" w:hAnsi="ＭＳ 明朝"/>
              <w:szCs w:val="21"/>
            </w:rPr>
          </w:rPrChange>
        </w:rPr>
        <w:t>Established equivalent</w:t>
      </w:r>
      <w:r w:rsidRPr="00F45A47">
        <w:rPr>
          <w:rFonts w:ascii="Times New Roman" w:eastAsia="ＭＳ 明朝" w:hAnsi="Times New Roman" w:cs="Times New Roman"/>
          <w:szCs w:val="21"/>
          <w:rPrChange w:id="9092" w:author="Masato YOSHIKAWA" w:date="2026-01-20T11:15:00Z" w16du:dateUtc="2026-01-20T02:15:00Z">
            <w:rPr>
              <w:rFonts w:ascii="ＭＳ 明朝" w:eastAsia="ＭＳ 明朝" w:hAnsi="ＭＳ 明朝"/>
              <w:szCs w:val="21"/>
            </w:rPr>
          </w:rPrChange>
        </w:rPr>
        <w:t>が約</w:t>
      </w:r>
      <w:r w:rsidRPr="00F45A47">
        <w:rPr>
          <w:rFonts w:ascii="Times New Roman" w:eastAsia="ＭＳ 明朝" w:hAnsi="Times New Roman" w:cs="Times New Roman"/>
          <w:szCs w:val="21"/>
          <w:rPrChange w:id="9093" w:author="Masato YOSHIKAWA" w:date="2026-01-20T11:15:00Z" w16du:dateUtc="2026-01-20T02:15:00Z">
            <w:rPr>
              <w:rFonts w:ascii="ＭＳ 明朝" w:eastAsia="ＭＳ 明朝" w:hAnsi="ＭＳ 明朝"/>
              <w:szCs w:val="21"/>
            </w:rPr>
          </w:rPrChange>
        </w:rPr>
        <w:t>4</w:t>
      </w:r>
      <w:r w:rsidRPr="00F45A47">
        <w:rPr>
          <w:rFonts w:ascii="Times New Roman" w:eastAsia="ＭＳ 明朝" w:hAnsi="Times New Roman" w:cs="Times New Roman"/>
          <w:szCs w:val="21"/>
          <w:rPrChange w:id="9094" w:author="Masato YOSHIKAWA" w:date="2026-01-20T11:15:00Z" w16du:dateUtc="2026-01-20T02:15:00Z">
            <w:rPr>
              <w:rFonts w:ascii="ＭＳ 明朝" w:eastAsia="ＭＳ 明朝" w:hAnsi="ＭＳ 明朝"/>
              <w:szCs w:val="21"/>
            </w:rPr>
          </w:rPrChange>
        </w:rPr>
        <w:t>割と最も高い割合を占め、次いで</w:t>
      </w:r>
      <w:r w:rsidRPr="00F45A47">
        <w:rPr>
          <w:rFonts w:ascii="Times New Roman" w:eastAsia="ＭＳ 明朝" w:hAnsi="Times New Roman" w:cs="Times New Roman"/>
          <w:szCs w:val="21"/>
          <w:rPrChange w:id="9095" w:author="Masato YOSHIKAWA" w:date="2026-01-20T11:15:00Z" w16du:dateUtc="2026-01-20T02:15:00Z">
            <w:rPr>
              <w:rFonts w:ascii="ＭＳ 明朝" w:eastAsia="ＭＳ 明朝" w:hAnsi="ＭＳ 明朝"/>
              <w:szCs w:val="21"/>
            </w:rPr>
          </w:rPrChange>
        </w:rPr>
        <w:t>Generalization</w:t>
      </w:r>
      <w:r w:rsidRPr="00F45A47">
        <w:rPr>
          <w:rFonts w:ascii="Times New Roman" w:eastAsia="ＭＳ 明朝" w:hAnsi="Times New Roman" w:cs="Times New Roman"/>
          <w:szCs w:val="21"/>
          <w:rPrChange w:id="9096" w:author="Masato YOSHIKAWA" w:date="2026-01-20T11:15:00Z" w16du:dateUtc="2026-01-20T02:15:00Z">
            <w:rPr>
              <w:rFonts w:ascii="ＭＳ 明朝" w:eastAsia="ＭＳ 明朝" w:hAnsi="ＭＳ 明朝"/>
              <w:szCs w:val="21"/>
            </w:rPr>
          </w:rPrChange>
        </w:rPr>
        <w:t>が約</w:t>
      </w:r>
      <w:r w:rsidRPr="00F45A47">
        <w:rPr>
          <w:rFonts w:ascii="Times New Roman" w:eastAsia="ＭＳ 明朝" w:hAnsi="Times New Roman" w:cs="Times New Roman"/>
          <w:szCs w:val="21"/>
          <w:rPrChange w:id="9097" w:author="Masato YOSHIKAWA" w:date="2026-01-20T11:15:00Z" w16du:dateUtc="2026-01-20T02:15:00Z">
            <w:rPr>
              <w:rFonts w:ascii="ＭＳ 明朝" w:eastAsia="ＭＳ 明朝" w:hAnsi="ＭＳ 明朝"/>
              <w:szCs w:val="21"/>
            </w:rPr>
          </w:rPrChange>
        </w:rPr>
        <w:t>1</w:t>
      </w:r>
      <w:r w:rsidRPr="00F45A47">
        <w:rPr>
          <w:rFonts w:ascii="Times New Roman" w:eastAsia="ＭＳ 明朝" w:hAnsi="Times New Roman" w:cs="Times New Roman"/>
          <w:szCs w:val="21"/>
          <w:rPrChange w:id="9098" w:author="Masato YOSHIKAWA" w:date="2026-01-20T11:15:00Z" w16du:dateUtc="2026-01-20T02:15:00Z">
            <w:rPr>
              <w:rFonts w:ascii="ＭＳ 明朝" w:eastAsia="ＭＳ 明朝" w:hAnsi="ＭＳ 明朝"/>
              <w:szCs w:val="21"/>
            </w:rPr>
          </w:rPrChange>
        </w:rPr>
        <w:t>割強で続いている。</w:t>
      </w:r>
      <w:r w:rsidR="00301F53" w:rsidRPr="00F45A47">
        <w:rPr>
          <w:rFonts w:ascii="Times New Roman" w:eastAsia="ＭＳ 明朝" w:hAnsi="Times New Roman" w:cs="Times New Roman"/>
          <w:szCs w:val="21"/>
          <w:rPrChange w:id="9099" w:author="Masato YOSHIKAWA" w:date="2026-01-20T11:15:00Z" w16du:dateUtc="2026-01-20T02:15:00Z">
            <w:rPr>
              <w:rFonts w:ascii="ＭＳ 明朝" w:eastAsia="ＭＳ 明朝" w:hAnsi="ＭＳ 明朝"/>
              <w:szCs w:val="21"/>
            </w:rPr>
          </w:rPrChange>
        </w:rPr>
        <w:t>この上位</w:t>
      </w:r>
      <w:r w:rsidR="00301F53" w:rsidRPr="00F45A47">
        <w:rPr>
          <w:rFonts w:ascii="Times New Roman" w:eastAsia="ＭＳ 明朝" w:hAnsi="Times New Roman" w:cs="Times New Roman"/>
          <w:szCs w:val="21"/>
          <w:rPrChange w:id="9100" w:author="Masato YOSHIKAWA" w:date="2026-01-20T11:15:00Z" w16du:dateUtc="2026-01-20T02:15:00Z">
            <w:rPr>
              <w:rFonts w:ascii="ＭＳ 明朝" w:eastAsia="ＭＳ 明朝" w:hAnsi="ＭＳ 明朝"/>
              <w:szCs w:val="21"/>
            </w:rPr>
          </w:rPrChange>
        </w:rPr>
        <w:t>2</w:t>
      </w:r>
      <w:r w:rsidR="00301F53" w:rsidRPr="00F45A47">
        <w:rPr>
          <w:rFonts w:ascii="Times New Roman" w:eastAsia="ＭＳ 明朝" w:hAnsi="Times New Roman" w:cs="Times New Roman"/>
          <w:szCs w:val="21"/>
          <w:rPrChange w:id="9101" w:author="Masato YOSHIKAWA" w:date="2026-01-20T11:15:00Z" w16du:dateUtc="2026-01-20T02:15:00Z">
            <w:rPr>
              <w:rFonts w:ascii="ＭＳ 明朝" w:eastAsia="ＭＳ 明朝" w:hAnsi="ＭＳ 明朝"/>
              <w:szCs w:val="21"/>
            </w:rPr>
          </w:rPrChange>
        </w:rPr>
        <w:t>つの技法だけで全体の過半数を</w:t>
      </w:r>
      <w:r w:rsidR="00301F53" w:rsidRPr="00F45A47">
        <w:rPr>
          <w:rFonts w:ascii="Times New Roman" w:eastAsia="ＭＳ 明朝" w:hAnsi="Times New Roman" w:cs="Times New Roman"/>
          <w:szCs w:val="21"/>
          <w:rPrChange w:id="9102" w:author="Masato YOSHIKAWA" w:date="2026-01-20T11:15:00Z" w16du:dateUtc="2026-01-20T02:15:00Z">
            <w:rPr>
              <w:rFonts w:ascii="ＭＳ 明朝" w:eastAsia="ＭＳ 明朝" w:hAnsi="ＭＳ 明朝"/>
              <w:szCs w:val="21"/>
            </w:rPr>
          </w:rPrChange>
        </w:rPr>
        <w:lastRenderedPageBreak/>
        <w:t>占めており、両者ともに、</w:t>
      </w:r>
      <w:r w:rsidR="003F7FED" w:rsidRPr="00F45A47">
        <w:rPr>
          <w:rFonts w:ascii="Times New Roman" w:eastAsia="ＭＳ 明朝" w:hAnsi="Times New Roman" w:cs="Times New Roman" w:hint="eastAsia"/>
          <w:szCs w:val="21"/>
          <w:rPrChange w:id="9103" w:author="Masato YOSHIKAWA" w:date="2026-01-20T11:15:00Z" w16du:dateUtc="2026-01-20T02:15:00Z">
            <w:rPr>
              <w:rFonts w:ascii="ＭＳ 明朝" w:eastAsia="ＭＳ 明朝" w:hAnsi="ＭＳ 明朝" w:hint="eastAsia"/>
              <w:szCs w:val="21"/>
            </w:rPr>
          </w:rPrChange>
        </w:rPr>
        <w:t>ターゲット</w:t>
      </w:r>
      <w:r w:rsidR="00301F53" w:rsidRPr="00F45A47">
        <w:rPr>
          <w:rFonts w:ascii="Times New Roman" w:eastAsia="ＭＳ 明朝" w:hAnsi="Times New Roman" w:cs="Times New Roman"/>
          <w:szCs w:val="21"/>
          <w:rPrChange w:id="9104" w:author="Masato YOSHIKAWA" w:date="2026-01-20T11:15:00Z" w16du:dateUtc="2026-01-20T02:15:00Z">
            <w:rPr>
              <w:rFonts w:ascii="ＭＳ 明朝" w:eastAsia="ＭＳ 明朝" w:hAnsi="ＭＳ 明朝"/>
              <w:szCs w:val="21"/>
            </w:rPr>
          </w:rPrChange>
        </w:rPr>
        <w:t>読者にとって馴染みのある表現や、より一般的な概念へと置換することで</w:t>
      </w:r>
      <w:r w:rsidR="00551983" w:rsidRPr="00F45A47">
        <w:rPr>
          <w:rFonts w:ascii="Times New Roman" w:eastAsia="ＭＳ 明朝" w:hAnsi="Times New Roman" w:cs="Times New Roman" w:hint="eastAsia"/>
          <w:szCs w:val="21"/>
          <w:rPrChange w:id="9105" w:author="Masato YOSHIKAWA" w:date="2026-01-20T11:15:00Z" w16du:dateUtc="2026-01-20T02:15:00Z">
            <w:rPr>
              <w:rFonts w:ascii="ＭＳ 明朝" w:eastAsia="ＭＳ 明朝" w:hAnsi="ＭＳ 明朝" w:hint="eastAsia"/>
              <w:szCs w:val="21"/>
            </w:rPr>
          </w:rPrChange>
        </w:rPr>
        <w:t>、原文の文化的要素が持つ</w:t>
      </w:r>
      <w:r w:rsidR="00BE33C6" w:rsidRPr="00F45A47">
        <w:rPr>
          <w:rFonts w:ascii="Times New Roman" w:eastAsia="ＭＳ 明朝" w:hAnsi="Times New Roman" w:cs="Times New Roman" w:hint="eastAsia"/>
          <w:szCs w:val="21"/>
          <w:rPrChange w:id="9106" w:author="Masato YOSHIKAWA" w:date="2026-01-20T11:15:00Z" w16du:dateUtc="2026-01-20T02:15:00Z">
            <w:rPr>
              <w:rFonts w:ascii="ＭＳ 明朝" w:eastAsia="ＭＳ 明朝" w:hAnsi="ＭＳ 明朝" w:hint="eastAsia"/>
              <w:szCs w:val="21"/>
            </w:rPr>
          </w:rPrChange>
        </w:rPr>
        <w:t>異質性を緩和し</w:t>
      </w:r>
      <w:r w:rsidR="003F7FED" w:rsidRPr="00F45A47">
        <w:rPr>
          <w:rFonts w:ascii="Times New Roman" w:eastAsia="ＭＳ 明朝" w:hAnsi="Times New Roman" w:cs="Times New Roman" w:hint="eastAsia"/>
          <w:szCs w:val="21"/>
          <w:rPrChange w:id="9107" w:author="Masato YOSHIKAWA" w:date="2026-01-20T11:15:00Z" w16du:dateUtc="2026-01-20T02:15:00Z">
            <w:rPr>
              <w:rFonts w:ascii="ＭＳ 明朝" w:eastAsia="ＭＳ 明朝" w:hAnsi="ＭＳ 明朝" w:hint="eastAsia"/>
              <w:szCs w:val="21"/>
            </w:rPr>
          </w:rPrChange>
        </w:rPr>
        <w:t>ている</w:t>
      </w:r>
      <w:r w:rsidR="00320B3D" w:rsidRPr="00F45A47">
        <w:rPr>
          <w:rFonts w:ascii="Times New Roman" w:eastAsia="ＭＳ 明朝" w:hAnsi="Times New Roman" w:cs="Times New Roman" w:hint="eastAsia"/>
          <w:szCs w:val="21"/>
          <w:rPrChange w:id="9108" w:author="Masato YOSHIKAWA" w:date="2026-01-20T11:15:00Z" w16du:dateUtc="2026-01-20T02:15:00Z">
            <w:rPr>
              <w:rFonts w:ascii="ＭＳ 明朝" w:eastAsia="ＭＳ 明朝" w:hAnsi="ＭＳ 明朝" w:hint="eastAsia"/>
              <w:szCs w:val="21"/>
            </w:rPr>
          </w:rPrChange>
        </w:rPr>
        <w:t>ことが共通して読み取れる。また、</w:t>
      </w:r>
      <w:r w:rsidR="00320B3D" w:rsidRPr="00F45A47">
        <w:rPr>
          <w:rFonts w:ascii="Times New Roman" w:eastAsia="ＭＳ 明朝" w:hAnsi="Times New Roman" w:cs="Times New Roman"/>
          <w:szCs w:val="21"/>
          <w:rPrChange w:id="9109" w:author="Masato YOSHIKAWA" w:date="2026-01-20T11:15:00Z" w16du:dateUtc="2026-01-20T02:15:00Z">
            <w:rPr>
              <w:rFonts w:ascii="ＭＳ 明朝" w:eastAsia="ＭＳ 明朝" w:hAnsi="ＭＳ 明朝"/>
              <w:szCs w:val="21"/>
            </w:rPr>
          </w:rPrChange>
        </w:rPr>
        <w:t>Particularization</w:t>
      </w:r>
      <w:r w:rsidR="00320B3D" w:rsidRPr="00F45A47">
        <w:rPr>
          <w:rFonts w:ascii="Times New Roman" w:eastAsia="ＭＳ 明朝" w:hAnsi="Times New Roman" w:cs="Times New Roman" w:hint="eastAsia"/>
          <w:szCs w:val="21"/>
          <w:rPrChange w:id="9110" w:author="Masato YOSHIKAWA" w:date="2026-01-20T11:15:00Z" w16du:dateUtc="2026-01-20T02:15:00Z">
            <w:rPr>
              <w:rFonts w:ascii="ＭＳ 明朝" w:eastAsia="ＭＳ 明朝" w:hAnsi="ＭＳ 明朝" w:hint="eastAsia"/>
              <w:szCs w:val="21"/>
            </w:rPr>
          </w:rPrChange>
        </w:rPr>
        <w:t>と</w:t>
      </w:r>
      <w:r w:rsidR="00320B3D" w:rsidRPr="00F45A47">
        <w:rPr>
          <w:rFonts w:ascii="Times New Roman" w:eastAsia="ＭＳ 明朝" w:hAnsi="Times New Roman" w:cs="Times New Roman"/>
          <w:szCs w:val="21"/>
          <w:rPrChange w:id="9111" w:author="Masato YOSHIKAWA" w:date="2026-01-20T11:15:00Z" w16du:dateUtc="2026-01-20T02:15:00Z">
            <w:rPr>
              <w:rFonts w:ascii="ＭＳ 明朝" w:eastAsia="ＭＳ 明朝" w:hAnsi="ＭＳ 明朝"/>
              <w:szCs w:val="21"/>
            </w:rPr>
          </w:rPrChange>
        </w:rPr>
        <w:t>Calque</w:t>
      </w:r>
      <w:r w:rsidR="00320B3D" w:rsidRPr="00F45A47">
        <w:rPr>
          <w:rFonts w:ascii="Times New Roman" w:eastAsia="ＭＳ 明朝" w:hAnsi="Times New Roman" w:cs="Times New Roman" w:hint="eastAsia"/>
          <w:szCs w:val="21"/>
          <w:rPrChange w:id="9112" w:author="Masato YOSHIKAWA" w:date="2026-01-20T11:15:00Z" w16du:dateUtc="2026-01-20T02:15:00Z">
            <w:rPr>
              <w:rFonts w:ascii="ＭＳ 明朝" w:eastAsia="ＭＳ 明朝" w:hAnsi="ＭＳ 明朝" w:hint="eastAsia"/>
              <w:szCs w:val="21"/>
            </w:rPr>
          </w:rPrChange>
        </w:rPr>
        <w:t>の使用が両者共に見られなかったことも</w:t>
      </w:r>
      <w:r w:rsidR="001D159A" w:rsidRPr="00F45A47">
        <w:rPr>
          <w:rFonts w:ascii="Times New Roman" w:eastAsia="ＭＳ 明朝" w:hAnsi="Times New Roman" w:cs="Times New Roman" w:hint="eastAsia"/>
          <w:szCs w:val="21"/>
          <w:rPrChange w:id="9113" w:author="Masato YOSHIKAWA" w:date="2026-01-20T11:15:00Z" w16du:dateUtc="2026-01-20T02:15:00Z">
            <w:rPr>
              <w:rFonts w:ascii="ＭＳ 明朝" w:eastAsia="ＭＳ 明朝" w:hAnsi="ＭＳ 明朝" w:hint="eastAsia"/>
              <w:szCs w:val="21"/>
            </w:rPr>
          </w:rPrChange>
        </w:rPr>
        <w:t>、</w:t>
      </w:r>
      <w:r w:rsidR="00320B3D" w:rsidRPr="00F45A47">
        <w:rPr>
          <w:rFonts w:ascii="Times New Roman" w:eastAsia="ＭＳ 明朝" w:hAnsi="Times New Roman" w:cs="Times New Roman" w:hint="eastAsia"/>
          <w:szCs w:val="21"/>
          <w:rPrChange w:id="9114" w:author="Masato YOSHIKAWA" w:date="2026-01-20T11:15:00Z" w16du:dateUtc="2026-01-20T02:15:00Z">
            <w:rPr>
              <w:rFonts w:ascii="ＭＳ 明朝" w:eastAsia="ＭＳ 明朝" w:hAnsi="ＭＳ 明朝" w:hint="eastAsia"/>
              <w:szCs w:val="21"/>
            </w:rPr>
          </w:rPrChange>
        </w:rPr>
        <w:t>この傾向を裏付けている。</w:t>
      </w:r>
    </w:p>
    <w:p w14:paraId="29097252" w14:textId="479E1B7C" w:rsidR="007C33E1" w:rsidRPr="00F45A47" w:rsidRDefault="001D159A" w:rsidP="003D6676">
      <w:pPr>
        <w:rPr>
          <w:rFonts w:ascii="Times New Roman" w:eastAsia="ＭＳ 明朝" w:hAnsi="Times New Roman" w:cs="Times New Roman"/>
          <w:szCs w:val="21"/>
          <w:rPrChange w:id="9115"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hint="eastAsia"/>
          <w:szCs w:val="21"/>
          <w:rPrChange w:id="9116" w:author="Masato YOSHIKAWA" w:date="2026-01-20T11:15:00Z" w16du:dateUtc="2026-01-20T02:15:00Z">
            <w:rPr>
              <w:rFonts w:ascii="ＭＳ 明朝" w:eastAsia="ＭＳ 明朝" w:hAnsi="ＭＳ 明朝" w:hint="eastAsia"/>
              <w:szCs w:val="21"/>
            </w:rPr>
          </w:rPrChange>
        </w:rPr>
        <w:t xml:space="preserve">　一方で、</w:t>
      </w:r>
      <w:r w:rsidR="008A65A7" w:rsidRPr="00F45A47">
        <w:rPr>
          <w:rFonts w:ascii="Times New Roman" w:eastAsia="ＭＳ 明朝" w:hAnsi="Times New Roman" w:cs="Times New Roman" w:hint="eastAsia"/>
          <w:szCs w:val="21"/>
          <w:rPrChange w:id="9117" w:author="Masato YOSHIKAWA" w:date="2026-01-20T11:15:00Z" w16du:dateUtc="2026-01-20T02:15:00Z">
            <w:rPr>
              <w:rFonts w:ascii="ＭＳ 明朝" w:eastAsia="ＭＳ 明朝" w:hAnsi="ＭＳ 明朝" w:hint="eastAsia"/>
              <w:szCs w:val="21"/>
            </w:rPr>
          </w:rPrChange>
        </w:rPr>
        <w:t>使用順位下位の技法には</w:t>
      </w:r>
      <w:r w:rsidR="00817185" w:rsidRPr="00F45A47">
        <w:rPr>
          <w:rFonts w:ascii="Times New Roman" w:eastAsia="ＭＳ 明朝" w:hAnsi="Times New Roman" w:cs="Times New Roman" w:hint="eastAsia"/>
          <w:szCs w:val="21"/>
          <w:rPrChange w:id="9118" w:author="Masato YOSHIKAWA" w:date="2026-01-20T11:15:00Z" w16du:dateUtc="2026-01-20T02:15:00Z">
            <w:rPr>
              <w:rFonts w:ascii="ＭＳ 明朝" w:eastAsia="ＭＳ 明朝" w:hAnsi="ＭＳ 明朝" w:hint="eastAsia"/>
              <w:szCs w:val="21"/>
            </w:rPr>
          </w:rPrChange>
        </w:rPr>
        <w:t>訳者ごとのアプローチの違いも観察された。近藤は</w:t>
      </w:r>
      <w:r w:rsidR="00817185" w:rsidRPr="00F45A47">
        <w:rPr>
          <w:rFonts w:ascii="Times New Roman" w:eastAsia="ＭＳ 明朝" w:hAnsi="Times New Roman" w:cs="Times New Roman"/>
          <w:szCs w:val="21"/>
          <w:rPrChange w:id="9119" w:author="Masato YOSHIKAWA" w:date="2026-01-20T11:15:00Z" w16du:dateUtc="2026-01-20T02:15:00Z">
            <w:rPr>
              <w:rFonts w:ascii="ＭＳ 明朝" w:eastAsia="ＭＳ 明朝" w:hAnsi="ＭＳ 明朝"/>
              <w:szCs w:val="21"/>
            </w:rPr>
          </w:rPrChange>
        </w:rPr>
        <w:t>Amplification</w:t>
      </w:r>
      <w:r w:rsidR="00817185" w:rsidRPr="00F45A47">
        <w:rPr>
          <w:rFonts w:ascii="Times New Roman" w:eastAsia="ＭＳ 明朝" w:hAnsi="Times New Roman" w:cs="Times New Roman" w:hint="eastAsia"/>
          <w:szCs w:val="21"/>
          <w:rPrChange w:id="9120" w:author="Masato YOSHIKAWA" w:date="2026-01-20T11:15:00Z" w16du:dateUtc="2026-01-20T02:15:00Z">
            <w:rPr>
              <w:rFonts w:ascii="ＭＳ 明朝" w:eastAsia="ＭＳ 明朝" w:hAnsi="ＭＳ 明朝" w:hint="eastAsia"/>
              <w:szCs w:val="21"/>
            </w:rPr>
          </w:rPrChange>
        </w:rPr>
        <w:t>の</w:t>
      </w:r>
      <w:r w:rsidR="00E22C20" w:rsidRPr="00F45A47">
        <w:rPr>
          <w:rFonts w:ascii="Times New Roman" w:eastAsia="ＭＳ 明朝" w:hAnsi="Times New Roman" w:cs="Times New Roman" w:hint="eastAsia"/>
          <w:szCs w:val="21"/>
          <w:rPrChange w:id="9121" w:author="Masato YOSHIKAWA" w:date="2026-01-20T11:15:00Z" w16du:dateUtc="2026-01-20T02:15:00Z">
            <w:rPr>
              <w:rFonts w:ascii="ＭＳ 明朝" w:eastAsia="ＭＳ 明朝" w:hAnsi="ＭＳ 明朝" w:hint="eastAsia"/>
              <w:szCs w:val="21"/>
            </w:rPr>
          </w:rPrChange>
        </w:rPr>
        <w:t>割合が</w:t>
      </w:r>
      <w:r w:rsidR="00E22C20" w:rsidRPr="00F45A47">
        <w:rPr>
          <w:rFonts w:ascii="Times New Roman" w:eastAsia="ＭＳ 明朝" w:hAnsi="Times New Roman" w:cs="Times New Roman"/>
          <w:szCs w:val="21"/>
          <w:rPrChange w:id="9122" w:author="Masato YOSHIKAWA" w:date="2026-01-20T11:15:00Z" w16du:dateUtc="2026-01-20T02:15:00Z">
            <w:rPr>
              <w:rFonts w:ascii="ＭＳ 明朝" w:eastAsia="ＭＳ 明朝" w:hAnsi="ＭＳ 明朝"/>
              <w:szCs w:val="21"/>
            </w:rPr>
          </w:rPrChange>
        </w:rPr>
        <w:t>7.2%</w:t>
      </w:r>
      <w:r w:rsidR="009F7DDA" w:rsidRPr="00F45A47">
        <w:rPr>
          <w:rFonts w:ascii="Times New Roman" w:eastAsia="ＭＳ 明朝" w:hAnsi="Times New Roman" w:cs="Times New Roman" w:hint="eastAsia"/>
          <w:szCs w:val="21"/>
          <w:rPrChange w:id="9123" w:author="Masato YOSHIKAWA" w:date="2026-01-20T11:15:00Z" w16du:dateUtc="2026-01-20T02:15:00Z">
            <w:rPr>
              <w:rFonts w:ascii="ＭＳ 明朝" w:eastAsia="ＭＳ 明朝" w:hAnsi="ＭＳ 明朝" w:hint="eastAsia"/>
              <w:szCs w:val="21"/>
            </w:rPr>
          </w:rPrChange>
        </w:rPr>
        <w:t>（</w:t>
      </w:r>
      <w:r w:rsidR="00E22C20" w:rsidRPr="00F45A47">
        <w:rPr>
          <w:rFonts w:ascii="Times New Roman" w:eastAsia="ＭＳ 明朝" w:hAnsi="Times New Roman" w:cs="Times New Roman"/>
          <w:szCs w:val="21"/>
          <w:rPrChange w:id="9124" w:author="Masato YOSHIKAWA" w:date="2026-01-20T11:15:00Z" w16du:dateUtc="2026-01-20T02:15:00Z">
            <w:rPr>
              <w:rFonts w:ascii="ＭＳ 明朝" w:eastAsia="ＭＳ 明朝" w:hAnsi="ＭＳ 明朝"/>
              <w:szCs w:val="21"/>
            </w:rPr>
          </w:rPrChange>
        </w:rPr>
        <w:t>11</w:t>
      </w:r>
      <w:r w:rsidR="00E22C20" w:rsidRPr="00F45A47">
        <w:rPr>
          <w:rFonts w:ascii="Times New Roman" w:eastAsia="ＭＳ 明朝" w:hAnsi="Times New Roman" w:cs="Times New Roman" w:hint="eastAsia"/>
          <w:szCs w:val="21"/>
          <w:rPrChange w:id="9125" w:author="Masato YOSHIKAWA" w:date="2026-01-20T11:15:00Z" w16du:dateUtc="2026-01-20T02:15:00Z">
            <w:rPr>
              <w:rFonts w:ascii="ＭＳ 明朝" w:eastAsia="ＭＳ 明朝" w:hAnsi="ＭＳ 明朝" w:hint="eastAsia"/>
              <w:szCs w:val="21"/>
            </w:rPr>
          </w:rPrChange>
        </w:rPr>
        <w:t>回</w:t>
      </w:r>
      <w:r w:rsidR="009F7DDA" w:rsidRPr="00F45A47">
        <w:rPr>
          <w:rFonts w:ascii="Times New Roman" w:eastAsia="ＭＳ 明朝" w:hAnsi="Times New Roman" w:cs="Times New Roman" w:hint="eastAsia"/>
          <w:szCs w:val="21"/>
          <w:rPrChange w:id="9126" w:author="Masato YOSHIKAWA" w:date="2026-01-20T11:15:00Z" w16du:dateUtc="2026-01-20T02:15:00Z">
            <w:rPr>
              <w:rFonts w:ascii="ＭＳ 明朝" w:eastAsia="ＭＳ 明朝" w:hAnsi="ＭＳ 明朝" w:hint="eastAsia"/>
              <w:szCs w:val="21"/>
            </w:rPr>
          </w:rPrChange>
        </w:rPr>
        <w:t>）</w:t>
      </w:r>
      <w:r w:rsidR="00E22C20" w:rsidRPr="00F45A47">
        <w:rPr>
          <w:rFonts w:ascii="Times New Roman" w:eastAsia="ＭＳ 明朝" w:hAnsi="Times New Roman" w:cs="Times New Roman" w:hint="eastAsia"/>
          <w:szCs w:val="21"/>
          <w:rPrChange w:id="9127" w:author="Masato YOSHIKAWA" w:date="2026-01-20T11:15:00Z" w16du:dateUtc="2026-01-20T02:15:00Z">
            <w:rPr>
              <w:rFonts w:ascii="ＭＳ 明朝" w:eastAsia="ＭＳ 明朝" w:hAnsi="ＭＳ 明朝" w:hint="eastAsia"/>
              <w:szCs w:val="21"/>
            </w:rPr>
          </w:rPrChange>
        </w:rPr>
        <w:t>であり、</w:t>
      </w:r>
      <w:r w:rsidR="00E22C20" w:rsidRPr="00F45A47">
        <w:rPr>
          <w:rFonts w:ascii="Times New Roman" w:eastAsia="ＭＳ 明朝" w:hAnsi="Times New Roman" w:cs="Times New Roman"/>
          <w:szCs w:val="21"/>
          <w:rPrChange w:id="9128" w:author="Masato YOSHIKAWA" w:date="2026-01-20T11:15:00Z" w16du:dateUtc="2026-01-20T02:15:00Z">
            <w:rPr>
              <w:rFonts w:ascii="ＭＳ 明朝" w:eastAsia="ＭＳ 明朝" w:hAnsi="ＭＳ 明朝"/>
              <w:szCs w:val="21"/>
            </w:rPr>
          </w:rPrChange>
        </w:rPr>
        <w:t>McC</w:t>
      </w:r>
      <w:r w:rsidR="008B0E2A" w:rsidRPr="00F45A47">
        <w:rPr>
          <w:rFonts w:ascii="Times New Roman" w:eastAsia="ＭＳ 明朝" w:hAnsi="Times New Roman" w:cs="Times New Roman"/>
          <w:szCs w:val="21"/>
          <w:rPrChange w:id="9129" w:author="Masato YOSHIKAWA" w:date="2026-01-20T11:15:00Z" w16du:dateUtc="2026-01-20T02:15:00Z">
            <w:rPr>
              <w:rFonts w:ascii="ＭＳ 明朝" w:eastAsia="ＭＳ 明朝" w:hAnsi="ＭＳ 明朝"/>
              <w:szCs w:val="21"/>
            </w:rPr>
          </w:rPrChange>
        </w:rPr>
        <w:t>lellan</w:t>
      </w:r>
      <w:r w:rsidR="005A46BF" w:rsidRPr="00F45A47">
        <w:rPr>
          <w:rFonts w:ascii="Times New Roman" w:eastAsia="ＭＳ 明朝" w:hAnsi="Times New Roman" w:cs="Times New Roman" w:hint="eastAsia"/>
          <w:szCs w:val="21"/>
          <w:rPrChange w:id="9130" w:author="Masato YOSHIKAWA" w:date="2026-01-20T11:15:00Z" w16du:dateUtc="2026-01-20T02:15:00Z">
            <w:rPr>
              <w:rFonts w:ascii="ＭＳ 明朝" w:eastAsia="ＭＳ 明朝" w:hAnsi="ＭＳ 明朝" w:hint="eastAsia"/>
              <w:szCs w:val="21"/>
            </w:rPr>
          </w:rPrChange>
        </w:rPr>
        <w:t>の</w:t>
      </w:r>
      <w:r w:rsidR="008B0E2A" w:rsidRPr="00F45A47">
        <w:rPr>
          <w:rFonts w:ascii="Times New Roman" w:eastAsia="ＭＳ 明朝" w:hAnsi="Times New Roman" w:cs="Times New Roman"/>
          <w:szCs w:val="21"/>
          <w:rPrChange w:id="9131" w:author="Masato YOSHIKAWA" w:date="2026-01-20T11:15:00Z" w16du:dateUtc="2026-01-20T02:15:00Z">
            <w:rPr>
              <w:rFonts w:ascii="ＭＳ 明朝" w:eastAsia="ＭＳ 明朝" w:hAnsi="ＭＳ 明朝"/>
              <w:szCs w:val="21"/>
            </w:rPr>
          </w:rPrChange>
        </w:rPr>
        <w:t>4.6%</w:t>
      </w:r>
      <w:r w:rsidR="009F7DDA" w:rsidRPr="00F45A47">
        <w:rPr>
          <w:rFonts w:ascii="Times New Roman" w:eastAsia="ＭＳ 明朝" w:hAnsi="Times New Roman" w:cs="Times New Roman" w:hint="eastAsia"/>
          <w:szCs w:val="21"/>
          <w:rPrChange w:id="9132" w:author="Masato YOSHIKAWA" w:date="2026-01-20T11:15:00Z" w16du:dateUtc="2026-01-20T02:15:00Z">
            <w:rPr>
              <w:rFonts w:ascii="ＭＳ 明朝" w:eastAsia="ＭＳ 明朝" w:hAnsi="ＭＳ 明朝" w:hint="eastAsia"/>
              <w:szCs w:val="21"/>
            </w:rPr>
          </w:rPrChange>
        </w:rPr>
        <w:t>（</w:t>
      </w:r>
      <w:r w:rsidR="00A51EFA" w:rsidRPr="00F45A47">
        <w:rPr>
          <w:rFonts w:ascii="Times New Roman" w:eastAsia="ＭＳ 明朝" w:hAnsi="Times New Roman" w:cs="Times New Roman"/>
          <w:szCs w:val="21"/>
          <w:rPrChange w:id="9133" w:author="Masato YOSHIKAWA" w:date="2026-01-20T11:15:00Z" w16du:dateUtc="2026-01-20T02:15:00Z">
            <w:rPr>
              <w:rFonts w:ascii="ＭＳ 明朝" w:eastAsia="ＭＳ 明朝" w:hAnsi="ＭＳ 明朝"/>
              <w:szCs w:val="21"/>
            </w:rPr>
          </w:rPrChange>
        </w:rPr>
        <w:t>7</w:t>
      </w:r>
      <w:r w:rsidR="00A51EFA" w:rsidRPr="00F45A47">
        <w:rPr>
          <w:rFonts w:ascii="Times New Roman" w:eastAsia="ＭＳ 明朝" w:hAnsi="Times New Roman" w:cs="Times New Roman" w:hint="eastAsia"/>
          <w:szCs w:val="21"/>
          <w:rPrChange w:id="9134" w:author="Masato YOSHIKAWA" w:date="2026-01-20T11:15:00Z" w16du:dateUtc="2026-01-20T02:15:00Z">
            <w:rPr>
              <w:rFonts w:ascii="ＭＳ 明朝" w:eastAsia="ＭＳ 明朝" w:hAnsi="ＭＳ 明朝" w:hint="eastAsia"/>
              <w:szCs w:val="21"/>
            </w:rPr>
          </w:rPrChange>
        </w:rPr>
        <w:t>回</w:t>
      </w:r>
      <w:r w:rsidR="009F7DDA" w:rsidRPr="00F45A47">
        <w:rPr>
          <w:rFonts w:ascii="Times New Roman" w:eastAsia="ＭＳ 明朝" w:hAnsi="Times New Roman" w:cs="Times New Roman" w:hint="eastAsia"/>
          <w:szCs w:val="21"/>
          <w:rPrChange w:id="9135" w:author="Masato YOSHIKAWA" w:date="2026-01-20T11:15:00Z" w16du:dateUtc="2026-01-20T02:15:00Z">
            <w:rPr>
              <w:rFonts w:ascii="ＭＳ 明朝" w:eastAsia="ＭＳ 明朝" w:hAnsi="ＭＳ 明朝" w:hint="eastAsia"/>
              <w:szCs w:val="21"/>
            </w:rPr>
          </w:rPrChange>
        </w:rPr>
        <w:t>）</w:t>
      </w:r>
      <w:r w:rsidR="005A46BF" w:rsidRPr="00F45A47">
        <w:rPr>
          <w:rFonts w:ascii="Times New Roman" w:eastAsia="ＭＳ 明朝" w:hAnsi="Times New Roman" w:cs="Times New Roman" w:hint="eastAsia"/>
          <w:szCs w:val="21"/>
          <w:rPrChange w:id="9136" w:author="Masato YOSHIKAWA" w:date="2026-01-20T11:15:00Z" w16du:dateUtc="2026-01-20T02:15:00Z">
            <w:rPr>
              <w:rFonts w:ascii="ＭＳ 明朝" w:eastAsia="ＭＳ 明朝" w:hAnsi="ＭＳ 明朝" w:hint="eastAsia"/>
              <w:szCs w:val="21"/>
            </w:rPr>
          </w:rPrChange>
        </w:rPr>
        <w:t>と比較して高い数値を示している。また、</w:t>
      </w:r>
      <w:r w:rsidR="005A46BF" w:rsidRPr="00F45A47">
        <w:rPr>
          <w:rFonts w:ascii="Times New Roman" w:eastAsia="ＭＳ 明朝" w:hAnsi="Times New Roman" w:cs="Times New Roman"/>
          <w:szCs w:val="21"/>
          <w:rPrChange w:id="9137" w:author="Masato YOSHIKAWA" w:date="2026-01-20T11:15:00Z" w16du:dateUtc="2026-01-20T02:15:00Z">
            <w:rPr>
              <w:rFonts w:ascii="ＭＳ 明朝" w:eastAsia="ＭＳ 明朝" w:hAnsi="ＭＳ 明朝"/>
              <w:szCs w:val="21"/>
            </w:rPr>
          </w:rPrChange>
        </w:rPr>
        <w:t>Borrowing</w:t>
      </w:r>
      <w:r w:rsidR="00D71680" w:rsidRPr="00F45A47">
        <w:rPr>
          <w:rFonts w:ascii="Times New Roman" w:eastAsia="ＭＳ 明朝" w:hAnsi="Times New Roman" w:cs="Times New Roman" w:hint="eastAsia"/>
          <w:szCs w:val="21"/>
          <w:rPrChange w:id="9138" w:author="Masato YOSHIKAWA" w:date="2026-01-20T11:15:00Z" w16du:dateUtc="2026-01-20T02:15:00Z">
            <w:rPr>
              <w:rFonts w:ascii="ＭＳ 明朝" w:eastAsia="ＭＳ 明朝" w:hAnsi="ＭＳ 明朝" w:hint="eastAsia"/>
              <w:szCs w:val="21"/>
            </w:rPr>
          </w:rPrChange>
        </w:rPr>
        <w:t>においても</w:t>
      </w:r>
      <w:r w:rsidR="0095121A" w:rsidRPr="00F45A47">
        <w:rPr>
          <w:rFonts w:ascii="Times New Roman" w:eastAsia="ＭＳ 明朝" w:hAnsi="Times New Roman" w:cs="Times New Roman" w:hint="eastAsia"/>
          <w:szCs w:val="21"/>
          <w:rPrChange w:id="9139" w:author="Masato YOSHIKAWA" w:date="2026-01-20T11:15:00Z" w16du:dateUtc="2026-01-20T02:15:00Z">
            <w:rPr>
              <w:rFonts w:ascii="ＭＳ 明朝" w:eastAsia="ＭＳ 明朝" w:hAnsi="ＭＳ 明朝" w:hint="eastAsia"/>
              <w:szCs w:val="21"/>
            </w:rPr>
          </w:rPrChange>
        </w:rPr>
        <w:t>近藤が</w:t>
      </w:r>
      <w:r w:rsidR="00D71680" w:rsidRPr="00F45A47">
        <w:rPr>
          <w:rFonts w:ascii="Times New Roman" w:eastAsia="ＭＳ 明朝" w:hAnsi="Times New Roman" w:cs="Times New Roman"/>
          <w:szCs w:val="21"/>
          <w:rPrChange w:id="9140" w:author="Masato YOSHIKAWA" w:date="2026-01-20T11:15:00Z" w16du:dateUtc="2026-01-20T02:15:00Z">
            <w:rPr>
              <w:rFonts w:ascii="ＭＳ 明朝" w:eastAsia="ＭＳ 明朝" w:hAnsi="ＭＳ 明朝"/>
              <w:szCs w:val="21"/>
            </w:rPr>
          </w:rPrChange>
        </w:rPr>
        <w:t>McClellan</w:t>
      </w:r>
      <w:r w:rsidR="005B7065" w:rsidRPr="00F45A47">
        <w:rPr>
          <w:rFonts w:ascii="Times New Roman" w:eastAsia="ＭＳ 明朝" w:hAnsi="Times New Roman" w:cs="Times New Roman" w:hint="eastAsia"/>
          <w:szCs w:val="21"/>
          <w:rPrChange w:id="9141" w:author="Masato YOSHIKAWA" w:date="2026-01-20T11:15:00Z" w16du:dateUtc="2026-01-20T02:15:00Z">
            <w:rPr>
              <w:rFonts w:ascii="ＭＳ 明朝" w:eastAsia="ＭＳ 明朝" w:hAnsi="ＭＳ 明朝" w:hint="eastAsia"/>
              <w:szCs w:val="21"/>
            </w:rPr>
          </w:rPrChange>
        </w:rPr>
        <w:t>を上回</w:t>
      </w:r>
      <w:r w:rsidR="0095121A" w:rsidRPr="00F45A47">
        <w:rPr>
          <w:rFonts w:ascii="Times New Roman" w:eastAsia="ＭＳ 明朝" w:hAnsi="Times New Roman" w:cs="Times New Roman" w:hint="eastAsia"/>
          <w:szCs w:val="21"/>
          <w:rPrChange w:id="9142" w:author="Masato YOSHIKAWA" w:date="2026-01-20T11:15:00Z" w16du:dateUtc="2026-01-20T02:15:00Z">
            <w:rPr>
              <w:rFonts w:ascii="ＭＳ 明朝" w:eastAsia="ＭＳ 明朝" w:hAnsi="ＭＳ 明朝" w:hint="eastAsia"/>
              <w:szCs w:val="21"/>
            </w:rPr>
          </w:rPrChange>
        </w:rPr>
        <w:t>る結果となった</w:t>
      </w:r>
      <w:r w:rsidR="005B7065" w:rsidRPr="00F45A47">
        <w:rPr>
          <w:rFonts w:ascii="Times New Roman" w:eastAsia="ＭＳ 明朝" w:hAnsi="Times New Roman" w:cs="Times New Roman" w:hint="eastAsia"/>
          <w:szCs w:val="21"/>
          <w:rPrChange w:id="9143" w:author="Masato YOSHIKAWA" w:date="2026-01-20T11:15:00Z" w16du:dateUtc="2026-01-20T02:15:00Z">
            <w:rPr>
              <w:rFonts w:ascii="ＭＳ 明朝" w:eastAsia="ＭＳ 明朝" w:hAnsi="ＭＳ 明朝" w:hint="eastAsia"/>
              <w:szCs w:val="21"/>
            </w:rPr>
          </w:rPrChange>
        </w:rPr>
        <w:t>。</w:t>
      </w:r>
      <w:r w:rsidR="00A17336" w:rsidRPr="00F45A47">
        <w:rPr>
          <w:rFonts w:ascii="Times New Roman" w:eastAsia="ＭＳ 明朝" w:hAnsi="Times New Roman" w:cs="Times New Roman" w:hint="eastAsia"/>
          <w:szCs w:val="21"/>
          <w:rPrChange w:id="9144" w:author="Masato YOSHIKAWA" w:date="2026-01-20T11:15:00Z" w16du:dateUtc="2026-01-20T02:15:00Z">
            <w:rPr>
              <w:rFonts w:ascii="ＭＳ 明朝" w:eastAsia="ＭＳ 明朝" w:hAnsi="ＭＳ 明朝" w:hint="eastAsia"/>
              <w:szCs w:val="21"/>
            </w:rPr>
          </w:rPrChange>
        </w:rPr>
        <w:t>対照的に</w:t>
      </w:r>
      <w:r w:rsidR="00A17336" w:rsidRPr="00F45A47">
        <w:rPr>
          <w:rFonts w:ascii="Times New Roman" w:eastAsia="ＭＳ 明朝" w:hAnsi="Times New Roman" w:cs="Times New Roman"/>
          <w:szCs w:val="21"/>
          <w:rPrChange w:id="9145" w:author="Masato YOSHIKAWA" w:date="2026-01-20T11:15:00Z" w16du:dateUtc="2026-01-20T02:15:00Z">
            <w:rPr>
              <w:rFonts w:ascii="ＭＳ 明朝" w:eastAsia="ＭＳ 明朝" w:hAnsi="ＭＳ 明朝"/>
              <w:szCs w:val="21"/>
            </w:rPr>
          </w:rPrChange>
        </w:rPr>
        <w:t>McClellan</w:t>
      </w:r>
      <w:r w:rsidR="00A17336" w:rsidRPr="00F45A47">
        <w:rPr>
          <w:rFonts w:ascii="Times New Roman" w:eastAsia="ＭＳ 明朝" w:hAnsi="Times New Roman" w:cs="Times New Roman" w:hint="eastAsia"/>
          <w:szCs w:val="21"/>
          <w:rPrChange w:id="9146" w:author="Masato YOSHIKAWA" w:date="2026-01-20T11:15:00Z" w16du:dateUtc="2026-01-20T02:15:00Z">
            <w:rPr>
              <w:rFonts w:ascii="ＭＳ 明朝" w:eastAsia="ＭＳ 明朝" w:hAnsi="ＭＳ 明朝" w:hint="eastAsia"/>
              <w:szCs w:val="21"/>
            </w:rPr>
          </w:rPrChange>
        </w:rPr>
        <w:t>は</w:t>
      </w:r>
      <w:r w:rsidR="00A17336" w:rsidRPr="00F45A47">
        <w:rPr>
          <w:rFonts w:ascii="Times New Roman" w:eastAsia="ＭＳ 明朝" w:hAnsi="Times New Roman" w:cs="Times New Roman"/>
          <w:szCs w:val="21"/>
          <w:rPrChange w:id="9147" w:author="Masato YOSHIKAWA" w:date="2026-01-20T11:15:00Z" w16du:dateUtc="2026-01-20T02:15:00Z">
            <w:rPr>
              <w:rFonts w:ascii="ＭＳ 明朝" w:eastAsia="ＭＳ 明朝" w:hAnsi="ＭＳ 明朝"/>
              <w:szCs w:val="21"/>
            </w:rPr>
          </w:rPrChange>
        </w:rPr>
        <w:t>Reduction</w:t>
      </w:r>
      <w:r w:rsidR="00A17336" w:rsidRPr="00F45A47">
        <w:rPr>
          <w:rFonts w:ascii="Times New Roman" w:eastAsia="ＭＳ 明朝" w:hAnsi="Times New Roman" w:cs="Times New Roman" w:hint="eastAsia"/>
          <w:szCs w:val="21"/>
          <w:rPrChange w:id="9148" w:author="Masato YOSHIKAWA" w:date="2026-01-20T11:15:00Z" w16du:dateUtc="2026-01-20T02:15:00Z">
            <w:rPr>
              <w:rFonts w:ascii="ＭＳ 明朝" w:eastAsia="ＭＳ 明朝" w:hAnsi="ＭＳ 明朝" w:hint="eastAsia"/>
              <w:szCs w:val="21"/>
            </w:rPr>
          </w:rPrChange>
        </w:rPr>
        <w:t>の割合が</w:t>
      </w:r>
      <w:r w:rsidR="00A17336" w:rsidRPr="00F45A47">
        <w:rPr>
          <w:rFonts w:ascii="Times New Roman" w:eastAsia="ＭＳ 明朝" w:hAnsi="Times New Roman" w:cs="Times New Roman"/>
          <w:szCs w:val="21"/>
          <w:rPrChange w:id="9149" w:author="Masato YOSHIKAWA" w:date="2026-01-20T11:15:00Z" w16du:dateUtc="2026-01-20T02:15:00Z">
            <w:rPr>
              <w:rFonts w:ascii="ＭＳ 明朝" w:eastAsia="ＭＳ 明朝" w:hAnsi="ＭＳ 明朝"/>
              <w:szCs w:val="21"/>
            </w:rPr>
          </w:rPrChange>
        </w:rPr>
        <w:t>12.5%</w:t>
      </w:r>
      <w:r w:rsidR="009F7DDA" w:rsidRPr="00F45A47">
        <w:rPr>
          <w:rFonts w:ascii="Times New Roman" w:eastAsia="ＭＳ 明朝" w:hAnsi="Times New Roman" w:cs="Times New Roman" w:hint="eastAsia"/>
          <w:szCs w:val="21"/>
          <w:rPrChange w:id="9150" w:author="Masato YOSHIKAWA" w:date="2026-01-20T11:15:00Z" w16du:dateUtc="2026-01-20T02:15:00Z">
            <w:rPr>
              <w:rFonts w:ascii="ＭＳ 明朝" w:eastAsia="ＭＳ 明朝" w:hAnsi="ＭＳ 明朝" w:hint="eastAsia"/>
              <w:szCs w:val="21"/>
            </w:rPr>
          </w:rPrChange>
        </w:rPr>
        <w:t>（</w:t>
      </w:r>
      <w:r w:rsidR="00EE368D" w:rsidRPr="00F45A47">
        <w:rPr>
          <w:rFonts w:ascii="Times New Roman" w:eastAsia="ＭＳ 明朝" w:hAnsi="Times New Roman" w:cs="Times New Roman"/>
          <w:szCs w:val="21"/>
          <w:rPrChange w:id="9151" w:author="Masato YOSHIKAWA" w:date="2026-01-20T11:15:00Z" w16du:dateUtc="2026-01-20T02:15:00Z">
            <w:rPr>
              <w:rFonts w:ascii="ＭＳ 明朝" w:eastAsia="ＭＳ 明朝" w:hAnsi="ＭＳ 明朝"/>
              <w:szCs w:val="21"/>
            </w:rPr>
          </w:rPrChange>
        </w:rPr>
        <w:t>19</w:t>
      </w:r>
      <w:r w:rsidR="00EE368D" w:rsidRPr="00F45A47">
        <w:rPr>
          <w:rFonts w:ascii="Times New Roman" w:eastAsia="ＭＳ 明朝" w:hAnsi="Times New Roman" w:cs="Times New Roman" w:hint="eastAsia"/>
          <w:szCs w:val="21"/>
          <w:rPrChange w:id="9152" w:author="Masato YOSHIKAWA" w:date="2026-01-20T11:15:00Z" w16du:dateUtc="2026-01-20T02:15:00Z">
            <w:rPr>
              <w:rFonts w:ascii="ＭＳ 明朝" w:eastAsia="ＭＳ 明朝" w:hAnsi="ＭＳ 明朝" w:hint="eastAsia"/>
              <w:szCs w:val="21"/>
            </w:rPr>
          </w:rPrChange>
        </w:rPr>
        <w:t>回</w:t>
      </w:r>
      <w:r w:rsidR="009F7DDA" w:rsidRPr="00F45A47">
        <w:rPr>
          <w:rFonts w:ascii="Times New Roman" w:eastAsia="ＭＳ 明朝" w:hAnsi="Times New Roman" w:cs="Times New Roman" w:hint="eastAsia"/>
          <w:szCs w:val="21"/>
          <w:rPrChange w:id="9153" w:author="Masato YOSHIKAWA" w:date="2026-01-20T11:15:00Z" w16du:dateUtc="2026-01-20T02:15:00Z">
            <w:rPr>
              <w:rFonts w:ascii="ＭＳ 明朝" w:eastAsia="ＭＳ 明朝" w:hAnsi="ＭＳ 明朝" w:hint="eastAsia"/>
              <w:szCs w:val="21"/>
            </w:rPr>
          </w:rPrChange>
        </w:rPr>
        <w:t>）</w:t>
      </w:r>
      <w:r w:rsidR="00A17336" w:rsidRPr="00F45A47">
        <w:rPr>
          <w:rFonts w:ascii="Times New Roman" w:eastAsia="ＭＳ 明朝" w:hAnsi="Times New Roman" w:cs="Times New Roman" w:hint="eastAsia"/>
          <w:szCs w:val="21"/>
          <w:rPrChange w:id="9154" w:author="Masato YOSHIKAWA" w:date="2026-01-20T11:15:00Z" w16du:dateUtc="2026-01-20T02:15:00Z">
            <w:rPr>
              <w:rFonts w:ascii="ＭＳ 明朝" w:eastAsia="ＭＳ 明朝" w:hAnsi="ＭＳ 明朝" w:hint="eastAsia"/>
              <w:szCs w:val="21"/>
            </w:rPr>
          </w:rPrChange>
        </w:rPr>
        <w:t>と、近藤</w:t>
      </w:r>
      <w:r w:rsidR="00D57121" w:rsidRPr="00F45A47">
        <w:rPr>
          <w:rFonts w:ascii="Times New Roman" w:eastAsia="ＭＳ 明朝" w:hAnsi="Times New Roman" w:cs="Times New Roman" w:hint="eastAsia"/>
          <w:szCs w:val="21"/>
          <w:rPrChange w:id="9155" w:author="Masato YOSHIKAWA" w:date="2026-01-20T11:15:00Z" w16du:dateUtc="2026-01-20T02:15:00Z">
            <w:rPr>
              <w:rFonts w:ascii="ＭＳ 明朝" w:eastAsia="ＭＳ 明朝" w:hAnsi="ＭＳ 明朝" w:hint="eastAsia"/>
              <w:szCs w:val="21"/>
            </w:rPr>
          </w:rPrChange>
        </w:rPr>
        <w:t>の</w:t>
      </w:r>
      <w:r w:rsidR="00D57121" w:rsidRPr="00F45A47">
        <w:rPr>
          <w:rFonts w:ascii="Times New Roman" w:eastAsia="ＭＳ 明朝" w:hAnsi="Times New Roman" w:cs="Times New Roman"/>
          <w:szCs w:val="21"/>
          <w:rPrChange w:id="9156" w:author="Masato YOSHIKAWA" w:date="2026-01-20T11:15:00Z" w16du:dateUtc="2026-01-20T02:15:00Z">
            <w:rPr>
              <w:rFonts w:ascii="ＭＳ 明朝" w:eastAsia="ＭＳ 明朝" w:hAnsi="ＭＳ 明朝"/>
              <w:szCs w:val="21"/>
            </w:rPr>
          </w:rPrChange>
        </w:rPr>
        <w:t>8.6%</w:t>
      </w:r>
      <w:r w:rsidR="009F7DDA" w:rsidRPr="00F45A47">
        <w:rPr>
          <w:rFonts w:ascii="Times New Roman" w:eastAsia="ＭＳ 明朝" w:hAnsi="Times New Roman" w:cs="Times New Roman" w:hint="eastAsia"/>
          <w:szCs w:val="21"/>
          <w:rPrChange w:id="9157" w:author="Masato YOSHIKAWA" w:date="2026-01-20T11:15:00Z" w16du:dateUtc="2026-01-20T02:15:00Z">
            <w:rPr>
              <w:rFonts w:ascii="ＭＳ 明朝" w:eastAsia="ＭＳ 明朝" w:hAnsi="ＭＳ 明朝" w:hint="eastAsia"/>
              <w:szCs w:val="21"/>
            </w:rPr>
          </w:rPrChange>
        </w:rPr>
        <w:t>（</w:t>
      </w:r>
      <w:r w:rsidR="00EE368D" w:rsidRPr="00F45A47">
        <w:rPr>
          <w:rFonts w:ascii="Times New Roman" w:eastAsia="ＭＳ 明朝" w:hAnsi="Times New Roman" w:cs="Times New Roman"/>
          <w:szCs w:val="21"/>
          <w:rPrChange w:id="9158" w:author="Masato YOSHIKAWA" w:date="2026-01-20T11:15:00Z" w16du:dateUtc="2026-01-20T02:15:00Z">
            <w:rPr>
              <w:rFonts w:ascii="ＭＳ 明朝" w:eastAsia="ＭＳ 明朝" w:hAnsi="ＭＳ 明朝"/>
              <w:szCs w:val="21"/>
            </w:rPr>
          </w:rPrChange>
        </w:rPr>
        <w:t>13</w:t>
      </w:r>
      <w:r w:rsidR="00EE368D" w:rsidRPr="00F45A47">
        <w:rPr>
          <w:rFonts w:ascii="Times New Roman" w:eastAsia="ＭＳ 明朝" w:hAnsi="Times New Roman" w:cs="Times New Roman" w:hint="eastAsia"/>
          <w:szCs w:val="21"/>
          <w:rPrChange w:id="9159" w:author="Masato YOSHIKAWA" w:date="2026-01-20T11:15:00Z" w16du:dateUtc="2026-01-20T02:15:00Z">
            <w:rPr>
              <w:rFonts w:ascii="ＭＳ 明朝" w:eastAsia="ＭＳ 明朝" w:hAnsi="ＭＳ 明朝" w:hint="eastAsia"/>
              <w:szCs w:val="21"/>
            </w:rPr>
          </w:rPrChange>
        </w:rPr>
        <w:t>回</w:t>
      </w:r>
      <w:r w:rsidR="009F7DDA" w:rsidRPr="00F45A47">
        <w:rPr>
          <w:rFonts w:ascii="Times New Roman" w:eastAsia="ＭＳ 明朝" w:hAnsi="Times New Roman" w:cs="Times New Roman" w:hint="eastAsia"/>
          <w:szCs w:val="21"/>
          <w:rPrChange w:id="9160" w:author="Masato YOSHIKAWA" w:date="2026-01-20T11:15:00Z" w16du:dateUtc="2026-01-20T02:15:00Z">
            <w:rPr>
              <w:rFonts w:ascii="ＭＳ 明朝" w:eastAsia="ＭＳ 明朝" w:hAnsi="ＭＳ 明朝" w:hint="eastAsia"/>
              <w:szCs w:val="21"/>
            </w:rPr>
          </w:rPrChange>
        </w:rPr>
        <w:t>）</w:t>
      </w:r>
      <w:r w:rsidR="00D57121" w:rsidRPr="00F45A47">
        <w:rPr>
          <w:rFonts w:ascii="Times New Roman" w:eastAsia="ＭＳ 明朝" w:hAnsi="Times New Roman" w:cs="Times New Roman" w:hint="eastAsia"/>
          <w:szCs w:val="21"/>
          <w:rPrChange w:id="9161" w:author="Masato YOSHIKAWA" w:date="2026-01-20T11:15:00Z" w16du:dateUtc="2026-01-20T02:15:00Z">
            <w:rPr>
              <w:rFonts w:ascii="ＭＳ 明朝" w:eastAsia="ＭＳ 明朝" w:hAnsi="ＭＳ 明朝" w:hint="eastAsia"/>
              <w:szCs w:val="21"/>
            </w:rPr>
          </w:rPrChange>
        </w:rPr>
        <w:t>よりも顕著に高い</w:t>
      </w:r>
      <w:r w:rsidR="0095121A" w:rsidRPr="00F45A47">
        <w:rPr>
          <w:rFonts w:ascii="Times New Roman" w:eastAsia="ＭＳ 明朝" w:hAnsi="Times New Roman" w:cs="Times New Roman" w:hint="eastAsia"/>
          <w:szCs w:val="21"/>
          <w:rPrChange w:id="9162" w:author="Masato YOSHIKAWA" w:date="2026-01-20T11:15:00Z" w16du:dateUtc="2026-01-20T02:15:00Z">
            <w:rPr>
              <w:rFonts w:ascii="ＭＳ 明朝" w:eastAsia="ＭＳ 明朝" w:hAnsi="ＭＳ 明朝" w:hint="eastAsia"/>
              <w:szCs w:val="21"/>
            </w:rPr>
          </w:rPrChange>
        </w:rPr>
        <w:t>傾向が見られた。</w:t>
      </w:r>
    </w:p>
    <w:p w14:paraId="232C79AC" w14:textId="32C77612" w:rsidR="00EE15A5" w:rsidRPr="00F45A47" w:rsidRDefault="00E44EAD" w:rsidP="007C33E1">
      <w:pPr>
        <w:ind w:firstLineChars="100" w:firstLine="210"/>
        <w:rPr>
          <w:rFonts w:ascii="Times New Roman" w:eastAsia="ＭＳ 明朝" w:hAnsi="Times New Roman" w:cs="Times New Roman"/>
          <w:szCs w:val="21"/>
          <w:rPrChange w:id="9163"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hint="eastAsia"/>
          <w:szCs w:val="21"/>
          <w:rPrChange w:id="9164" w:author="Masato YOSHIKAWA" w:date="2026-01-20T11:15:00Z" w16du:dateUtc="2026-01-20T02:15:00Z">
            <w:rPr>
              <w:rFonts w:ascii="ＭＳ 明朝" w:eastAsia="ＭＳ 明朝" w:hAnsi="ＭＳ 明朝" w:hint="eastAsia"/>
              <w:szCs w:val="21"/>
            </w:rPr>
          </w:rPrChange>
        </w:rPr>
        <w:t>しかしながら</w:t>
      </w:r>
      <w:r w:rsidR="00804753" w:rsidRPr="00F45A47">
        <w:rPr>
          <w:rFonts w:ascii="Times New Roman" w:eastAsia="ＭＳ 明朝" w:hAnsi="Times New Roman" w:cs="Times New Roman" w:hint="eastAsia"/>
          <w:szCs w:val="21"/>
          <w:rPrChange w:id="9165" w:author="Masato YOSHIKAWA" w:date="2026-01-20T11:15:00Z" w16du:dateUtc="2026-01-20T02:15:00Z">
            <w:rPr>
              <w:rFonts w:ascii="ＭＳ 明朝" w:eastAsia="ＭＳ 明朝" w:hAnsi="ＭＳ 明朝" w:hint="eastAsia"/>
              <w:szCs w:val="21"/>
            </w:rPr>
          </w:rPrChange>
        </w:rPr>
        <w:t>、</w:t>
      </w:r>
      <w:r w:rsidR="00804753" w:rsidRPr="00F45A47">
        <w:rPr>
          <w:rFonts w:ascii="Times New Roman" w:eastAsia="ＭＳ 明朝" w:hAnsi="Times New Roman" w:cs="Times New Roman"/>
          <w:szCs w:val="21"/>
          <w:rPrChange w:id="9166" w:author="Masato YOSHIKAWA" w:date="2026-01-20T11:15:00Z" w16du:dateUtc="2026-01-20T02:15:00Z">
            <w:rPr>
              <w:rFonts w:ascii="ＭＳ 明朝" w:eastAsia="ＭＳ 明朝" w:hAnsi="ＭＳ 明朝"/>
              <w:szCs w:val="21"/>
            </w:rPr>
          </w:rPrChange>
        </w:rPr>
        <w:t>Literal translation</w:t>
      </w:r>
      <w:r w:rsidR="00804753" w:rsidRPr="00F45A47">
        <w:rPr>
          <w:rFonts w:ascii="Times New Roman" w:eastAsia="ＭＳ 明朝" w:hAnsi="Times New Roman" w:cs="Times New Roman" w:hint="eastAsia"/>
          <w:szCs w:val="21"/>
          <w:rPrChange w:id="9167" w:author="Masato YOSHIKAWA" w:date="2026-01-20T11:15:00Z" w16du:dateUtc="2026-01-20T02:15:00Z">
            <w:rPr>
              <w:rFonts w:ascii="ＭＳ 明朝" w:eastAsia="ＭＳ 明朝" w:hAnsi="ＭＳ 明朝" w:hint="eastAsia"/>
              <w:szCs w:val="21"/>
            </w:rPr>
          </w:rPrChange>
        </w:rPr>
        <w:t>と</w:t>
      </w:r>
      <w:r w:rsidR="00804753" w:rsidRPr="00F45A47">
        <w:rPr>
          <w:rFonts w:ascii="Times New Roman" w:eastAsia="ＭＳ 明朝" w:hAnsi="Times New Roman" w:cs="Times New Roman"/>
          <w:szCs w:val="21"/>
          <w:rPrChange w:id="9168" w:author="Masato YOSHIKAWA" w:date="2026-01-20T11:15:00Z" w16du:dateUtc="2026-01-20T02:15:00Z">
            <w:rPr>
              <w:rFonts w:ascii="ＭＳ 明朝" w:eastAsia="ＭＳ 明朝" w:hAnsi="ＭＳ 明朝"/>
              <w:szCs w:val="21"/>
            </w:rPr>
          </w:rPrChange>
        </w:rPr>
        <w:t>Adaptation</w:t>
      </w:r>
      <w:r w:rsidR="00804753" w:rsidRPr="00F45A47">
        <w:rPr>
          <w:rFonts w:ascii="Times New Roman" w:eastAsia="ＭＳ 明朝" w:hAnsi="Times New Roman" w:cs="Times New Roman" w:hint="eastAsia"/>
          <w:szCs w:val="21"/>
          <w:rPrChange w:id="9169" w:author="Masato YOSHIKAWA" w:date="2026-01-20T11:15:00Z" w16du:dateUtc="2026-01-20T02:15:00Z">
            <w:rPr>
              <w:rFonts w:ascii="ＭＳ 明朝" w:eastAsia="ＭＳ 明朝" w:hAnsi="ＭＳ 明朝" w:hint="eastAsia"/>
              <w:szCs w:val="21"/>
            </w:rPr>
          </w:rPrChange>
        </w:rPr>
        <w:t>の出現回数が両者で完全に一致</w:t>
      </w:r>
      <w:r w:rsidR="004161E6" w:rsidRPr="00F45A47">
        <w:rPr>
          <w:rFonts w:ascii="Times New Roman" w:eastAsia="ＭＳ 明朝" w:hAnsi="Times New Roman" w:cs="Times New Roman" w:hint="eastAsia"/>
          <w:szCs w:val="21"/>
          <w:rPrChange w:id="9170" w:author="Masato YOSHIKAWA" w:date="2026-01-20T11:15:00Z" w16du:dateUtc="2026-01-20T02:15:00Z">
            <w:rPr>
              <w:rFonts w:ascii="ＭＳ 明朝" w:eastAsia="ＭＳ 明朝" w:hAnsi="ＭＳ 明朝" w:hint="eastAsia"/>
              <w:szCs w:val="21"/>
            </w:rPr>
          </w:rPrChange>
        </w:rPr>
        <w:t>（それぞれ</w:t>
      </w:r>
      <w:r w:rsidR="004161E6" w:rsidRPr="00F45A47">
        <w:rPr>
          <w:rFonts w:ascii="Times New Roman" w:eastAsia="ＭＳ 明朝" w:hAnsi="Times New Roman" w:cs="Times New Roman"/>
          <w:szCs w:val="21"/>
          <w:rPrChange w:id="9171" w:author="Masato YOSHIKAWA" w:date="2026-01-20T11:15:00Z" w16du:dateUtc="2026-01-20T02:15:00Z">
            <w:rPr>
              <w:rFonts w:ascii="ＭＳ 明朝" w:eastAsia="ＭＳ 明朝" w:hAnsi="ＭＳ 明朝"/>
              <w:szCs w:val="21"/>
            </w:rPr>
          </w:rPrChange>
        </w:rPr>
        <w:t>9</w:t>
      </w:r>
      <w:r w:rsidR="004161E6" w:rsidRPr="00F45A47">
        <w:rPr>
          <w:rFonts w:ascii="Times New Roman" w:eastAsia="ＭＳ 明朝" w:hAnsi="Times New Roman" w:cs="Times New Roman" w:hint="eastAsia"/>
          <w:szCs w:val="21"/>
          <w:rPrChange w:id="9172" w:author="Masato YOSHIKAWA" w:date="2026-01-20T11:15:00Z" w16du:dateUtc="2026-01-20T02:15:00Z">
            <w:rPr>
              <w:rFonts w:ascii="ＭＳ 明朝" w:eastAsia="ＭＳ 明朝" w:hAnsi="ＭＳ 明朝" w:hint="eastAsia"/>
              <w:szCs w:val="21"/>
            </w:rPr>
          </w:rPrChange>
        </w:rPr>
        <w:t>回、</w:t>
      </w:r>
      <w:r w:rsidR="004161E6" w:rsidRPr="00F45A47">
        <w:rPr>
          <w:rFonts w:ascii="Times New Roman" w:eastAsia="ＭＳ 明朝" w:hAnsi="Times New Roman" w:cs="Times New Roman"/>
          <w:szCs w:val="21"/>
          <w:rPrChange w:id="9173" w:author="Masato YOSHIKAWA" w:date="2026-01-20T11:15:00Z" w16du:dateUtc="2026-01-20T02:15:00Z">
            <w:rPr>
              <w:rFonts w:ascii="ＭＳ 明朝" w:eastAsia="ＭＳ 明朝" w:hAnsi="ＭＳ 明朝"/>
              <w:szCs w:val="21"/>
            </w:rPr>
          </w:rPrChange>
        </w:rPr>
        <w:t>5</w:t>
      </w:r>
      <w:r w:rsidR="004161E6" w:rsidRPr="00F45A47">
        <w:rPr>
          <w:rFonts w:ascii="Times New Roman" w:eastAsia="ＭＳ 明朝" w:hAnsi="Times New Roman" w:cs="Times New Roman" w:hint="eastAsia"/>
          <w:szCs w:val="21"/>
          <w:rPrChange w:id="9174" w:author="Masato YOSHIKAWA" w:date="2026-01-20T11:15:00Z" w16du:dateUtc="2026-01-20T02:15:00Z">
            <w:rPr>
              <w:rFonts w:ascii="ＭＳ 明朝" w:eastAsia="ＭＳ 明朝" w:hAnsi="ＭＳ 明朝" w:hint="eastAsia"/>
              <w:szCs w:val="21"/>
            </w:rPr>
          </w:rPrChange>
        </w:rPr>
        <w:t>回）</w:t>
      </w:r>
      <w:r w:rsidR="00804753" w:rsidRPr="00F45A47">
        <w:rPr>
          <w:rFonts w:ascii="Times New Roman" w:eastAsia="ＭＳ 明朝" w:hAnsi="Times New Roman" w:cs="Times New Roman" w:hint="eastAsia"/>
          <w:szCs w:val="21"/>
          <w:rPrChange w:id="9175" w:author="Masato YOSHIKAWA" w:date="2026-01-20T11:15:00Z" w16du:dateUtc="2026-01-20T02:15:00Z">
            <w:rPr>
              <w:rFonts w:ascii="ＭＳ 明朝" w:eastAsia="ＭＳ 明朝" w:hAnsi="ＭＳ 明朝" w:hint="eastAsia"/>
              <w:szCs w:val="21"/>
            </w:rPr>
          </w:rPrChange>
        </w:rPr>
        <w:t>している</w:t>
      </w:r>
      <w:r w:rsidR="004161E6" w:rsidRPr="00F45A47">
        <w:rPr>
          <w:rFonts w:ascii="Times New Roman" w:eastAsia="ＭＳ 明朝" w:hAnsi="Times New Roman" w:cs="Times New Roman" w:hint="eastAsia"/>
          <w:szCs w:val="21"/>
          <w:rPrChange w:id="9176" w:author="Masato YOSHIKAWA" w:date="2026-01-20T11:15:00Z" w16du:dateUtc="2026-01-20T02:15:00Z">
            <w:rPr>
              <w:rFonts w:ascii="ＭＳ 明朝" w:eastAsia="ＭＳ 明朝" w:hAnsi="ＭＳ 明朝" w:hint="eastAsia"/>
              <w:szCs w:val="21"/>
            </w:rPr>
          </w:rPrChange>
        </w:rPr>
        <w:t>点や、技法全体の構成比の順位に大きな逆転が見られない点から、</w:t>
      </w:r>
      <w:r w:rsidR="006F494E" w:rsidRPr="00F45A47">
        <w:rPr>
          <w:rFonts w:ascii="Times New Roman" w:eastAsia="ＭＳ 明朝" w:hAnsi="Times New Roman" w:cs="Times New Roman" w:hint="eastAsia"/>
          <w:szCs w:val="21"/>
          <w:rPrChange w:id="9177" w:author="Masato YOSHIKAWA" w:date="2026-01-20T11:15:00Z" w16du:dateUtc="2026-01-20T02:15:00Z">
            <w:rPr>
              <w:rFonts w:ascii="ＭＳ 明朝" w:eastAsia="ＭＳ 明朝" w:hAnsi="ＭＳ 明朝" w:hint="eastAsia"/>
              <w:szCs w:val="21"/>
            </w:rPr>
          </w:rPrChange>
        </w:rPr>
        <w:t>両者の翻訳技法選択は極めて類似していると言える。</w:t>
      </w:r>
    </w:p>
    <w:p w14:paraId="23F0EBC3" w14:textId="77777777" w:rsidR="006F494E" w:rsidRPr="00F45A47" w:rsidRDefault="006F494E" w:rsidP="003D6676">
      <w:pPr>
        <w:rPr>
          <w:rFonts w:ascii="Times New Roman" w:eastAsia="ＭＳ 明朝" w:hAnsi="Times New Roman" w:cs="Times New Roman"/>
          <w:szCs w:val="21"/>
          <w:rPrChange w:id="9178" w:author="Masato YOSHIKAWA" w:date="2026-01-20T11:15:00Z" w16du:dateUtc="2026-01-20T02:15:00Z">
            <w:rPr>
              <w:rFonts w:ascii="ＭＳ 明朝" w:eastAsia="ＭＳ 明朝" w:hAnsi="ＭＳ 明朝"/>
              <w:szCs w:val="21"/>
            </w:rPr>
          </w:rPrChange>
        </w:rPr>
      </w:pPr>
    </w:p>
    <w:p w14:paraId="067D6879" w14:textId="2BA5E9F9" w:rsidR="000F2F36" w:rsidRPr="00F45A47" w:rsidRDefault="000F2F36" w:rsidP="003D6676">
      <w:pPr>
        <w:rPr>
          <w:rFonts w:ascii="Times New Roman" w:eastAsia="ＭＳ 明朝" w:hAnsi="Times New Roman" w:cs="Times New Roman"/>
          <w:szCs w:val="21"/>
          <w:rPrChange w:id="9179"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9180" w:author="Masato YOSHIKAWA" w:date="2026-01-20T11:15:00Z" w16du:dateUtc="2026-01-20T02:15:00Z">
            <w:rPr>
              <w:rFonts w:ascii="ＭＳ 明朝" w:eastAsia="ＭＳ 明朝" w:hAnsi="ＭＳ 明朝"/>
              <w:szCs w:val="21"/>
            </w:rPr>
          </w:rPrChange>
        </w:rPr>
        <w:t>4.1.2 DMIS</w:t>
      </w:r>
      <w:r w:rsidRPr="00F45A47">
        <w:rPr>
          <w:rFonts w:ascii="Times New Roman" w:eastAsia="ＭＳ 明朝" w:hAnsi="Times New Roman" w:cs="Times New Roman" w:hint="eastAsia"/>
          <w:szCs w:val="21"/>
          <w:rPrChange w:id="9181" w:author="Masato YOSHIKAWA" w:date="2026-01-20T11:15:00Z" w16du:dateUtc="2026-01-20T02:15:00Z">
            <w:rPr>
              <w:rFonts w:ascii="ＭＳ 明朝" w:eastAsia="ＭＳ 明朝" w:hAnsi="ＭＳ 明朝" w:hint="eastAsia"/>
              <w:szCs w:val="21"/>
            </w:rPr>
          </w:rPrChange>
        </w:rPr>
        <w:t>の割合</w:t>
      </w:r>
    </w:p>
    <w:p w14:paraId="2C00FA0C" w14:textId="08A78E60" w:rsidR="00282D92" w:rsidRDefault="009757CC" w:rsidP="00282D92">
      <w:pPr>
        <w:rPr>
          <w:ins w:id="9182" w:author="Masato YOSHIKAWA" w:date="2026-01-20T12:30:00Z" w16du:dateUtc="2026-01-20T03:30:00Z"/>
          <w:rFonts w:ascii="Times New Roman" w:eastAsia="ＭＳ 明朝" w:hAnsi="Times New Roman" w:cs="Times New Roman"/>
          <w:szCs w:val="21"/>
        </w:rPr>
      </w:pPr>
      <w:r w:rsidRPr="00F45A47">
        <w:rPr>
          <w:rFonts w:ascii="Times New Roman" w:eastAsia="ＭＳ 明朝" w:hAnsi="Times New Roman" w:cs="Times New Roman" w:hint="eastAsia"/>
          <w:szCs w:val="21"/>
          <w:rPrChange w:id="9183" w:author="Masato YOSHIKAWA" w:date="2026-01-20T11:15:00Z" w16du:dateUtc="2026-01-20T02:15:00Z">
            <w:rPr>
              <w:rFonts w:ascii="ＭＳ 明朝" w:eastAsia="ＭＳ 明朝" w:hAnsi="ＭＳ 明朝" w:hint="eastAsia"/>
              <w:szCs w:val="21"/>
            </w:rPr>
          </w:rPrChange>
        </w:rPr>
        <w:t xml:space="preserve">　</w:t>
      </w:r>
      <w:r w:rsidR="00A962F5" w:rsidRPr="00F45A47">
        <w:rPr>
          <w:rFonts w:ascii="Times New Roman" w:eastAsia="ＭＳ 明朝" w:hAnsi="Times New Roman" w:cs="Times New Roman" w:hint="eastAsia"/>
          <w:szCs w:val="21"/>
          <w:rPrChange w:id="9184" w:author="Masato YOSHIKAWA" w:date="2026-01-20T11:15:00Z" w16du:dateUtc="2026-01-20T02:15:00Z">
            <w:rPr>
              <w:rFonts w:ascii="ＭＳ 明朝" w:eastAsia="ＭＳ 明朝" w:hAnsi="ＭＳ 明朝" w:hint="eastAsia"/>
              <w:szCs w:val="21"/>
            </w:rPr>
          </w:rPrChange>
        </w:rPr>
        <w:t>近藤と</w:t>
      </w:r>
      <w:r w:rsidR="00A962F5" w:rsidRPr="00F45A47">
        <w:rPr>
          <w:rFonts w:ascii="Times New Roman" w:eastAsia="ＭＳ 明朝" w:hAnsi="Times New Roman" w:cs="Times New Roman"/>
          <w:szCs w:val="21"/>
          <w:rPrChange w:id="9185" w:author="Masato YOSHIKAWA" w:date="2026-01-20T11:15:00Z" w16du:dateUtc="2026-01-20T02:15:00Z">
            <w:rPr>
              <w:rFonts w:ascii="ＭＳ 明朝" w:eastAsia="ＭＳ 明朝" w:hAnsi="ＭＳ 明朝"/>
              <w:szCs w:val="21"/>
            </w:rPr>
          </w:rPrChange>
        </w:rPr>
        <w:t>McClellan</w:t>
      </w:r>
      <w:r w:rsidR="00A962F5" w:rsidRPr="00F45A47">
        <w:rPr>
          <w:rFonts w:ascii="Times New Roman" w:eastAsia="ＭＳ 明朝" w:hAnsi="Times New Roman" w:cs="Times New Roman"/>
          <w:szCs w:val="21"/>
          <w:rPrChange w:id="9186" w:author="Masato YOSHIKAWA" w:date="2026-01-20T11:15:00Z" w16du:dateUtc="2026-01-20T02:15:00Z">
            <w:rPr>
              <w:rFonts w:ascii="ＭＳ 明朝" w:eastAsia="ＭＳ 明朝" w:hAnsi="ＭＳ 明朝"/>
              <w:szCs w:val="21"/>
            </w:rPr>
          </w:rPrChange>
        </w:rPr>
        <w:t>の両訳者における</w:t>
      </w:r>
      <w:r w:rsidR="00A962F5" w:rsidRPr="00F45A47">
        <w:rPr>
          <w:rFonts w:ascii="Times New Roman" w:eastAsia="ＭＳ 明朝" w:hAnsi="Times New Roman" w:cs="Times New Roman" w:hint="eastAsia"/>
          <w:szCs w:val="21"/>
          <w:rPrChange w:id="9187" w:author="Masato YOSHIKAWA" w:date="2026-01-20T11:15:00Z" w16du:dateUtc="2026-01-20T02:15:00Z">
            <w:rPr>
              <w:rFonts w:ascii="ＭＳ 明朝" w:eastAsia="ＭＳ 明朝" w:hAnsi="ＭＳ 明朝" w:hint="eastAsia"/>
              <w:szCs w:val="21"/>
            </w:rPr>
          </w:rPrChange>
        </w:rPr>
        <w:t>各要素の翻訳箇所が、読者にどのような異文化</w:t>
      </w:r>
      <w:r w:rsidR="00A542E6" w:rsidRPr="00F45A47">
        <w:rPr>
          <w:rFonts w:ascii="Times New Roman" w:eastAsia="ＭＳ 明朝" w:hAnsi="Times New Roman" w:cs="Times New Roman" w:hint="eastAsia"/>
          <w:szCs w:val="21"/>
          <w:rPrChange w:id="9188" w:author="Masato YOSHIKAWA" w:date="2026-01-20T11:15:00Z" w16du:dateUtc="2026-01-20T02:15:00Z">
            <w:rPr>
              <w:rFonts w:ascii="ＭＳ 明朝" w:eastAsia="ＭＳ 明朝" w:hAnsi="ＭＳ 明朝" w:hint="eastAsia"/>
              <w:szCs w:val="21"/>
            </w:rPr>
          </w:rPrChange>
        </w:rPr>
        <w:t>受容段階（</w:t>
      </w:r>
      <w:r w:rsidR="00A542E6" w:rsidRPr="00F45A47">
        <w:rPr>
          <w:rFonts w:ascii="Times New Roman" w:eastAsia="ＭＳ 明朝" w:hAnsi="Times New Roman" w:cs="Times New Roman"/>
          <w:szCs w:val="21"/>
          <w:rPrChange w:id="9189" w:author="Masato YOSHIKAWA" w:date="2026-01-20T11:15:00Z" w16du:dateUtc="2026-01-20T02:15:00Z">
            <w:rPr>
              <w:rFonts w:ascii="ＭＳ 明朝" w:eastAsia="ＭＳ 明朝" w:hAnsi="ＭＳ 明朝"/>
              <w:szCs w:val="21"/>
            </w:rPr>
          </w:rPrChange>
        </w:rPr>
        <w:t>DMIS</w:t>
      </w:r>
      <w:r w:rsidR="00A542E6" w:rsidRPr="00F45A47">
        <w:rPr>
          <w:rFonts w:ascii="Times New Roman" w:eastAsia="ＭＳ 明朝" w:hAnsi="Times New Roman" w:cs="Times New Roman" w:hint="eastAsia"/>
          <w:szCs w:val="21"/>
          <w:rPrChange w:id="9190" w:author="Masato YOSHIKAWA" w:date="2026-01-20T11:15:00Z" w16du:dateUtc="2026-01-20T02:15:00Z">
            <w:rPr>
              <w:rFonts w:ascii="ＭＳ 明朝" w:eastAsia="ＭＳ 明朝" w:hAnsi="ＭＳ 明朝" w:hint="eastAsia"/>
              <w:szCs w:val="21"/>
            </w:rPr>
          </w:rPrChange>
        </w:rPr>
        <w:t>段階）をもたらしているか、</w:t>
      </w:r>
      <w:r w:rsidR="005E6C15" w:rsidRPr="00F45A47">
        <w:rPr>
          <w:rFonts w:ascii="Times New Roman" w:eastAsia="ＭＳ 明朝" w:hAnsi="Times New Roman" w:cs="Times New Roman" w:hint="eastAsia"/>
          <w:szCs w:val="21"/>
          <w:rPrChange w:id="9191" w:author="Masato YOSHIKAWA" w:date="2026-01-20T11:15:00Z" w16du:dateUtc="2026-01-20T02:15:00Z">
            <w:rPr>
              <w:rFonts w:ascii="ＭＳ 明朝" w:eastAsia="ＭＳ 明朝" w:hAnsi="ＭＳ 明朝" w:hint="eastAsia"/>
              <w:szCs w:val="21"/>
            </w:rPr>
          </w:rPrChange>
        </w:rPr>
        <w:t>その</w:t>
      </w:r>
      <w:r w:rsidR="005E6C15" w:rsidRPr="00F45A47">
        <w:rPr>
          <w:rFonts w:ascii="Times New Roman" w:eastAsia="ＭＳ 明朝" w:hAnsi="Times New Roman" w:cs="Times New Roman"/>
          <w:szCs w:val="21"/>
          <w:rPrChange w:id="9192" w:author="Masato YOSHIKAWA" w:date="2026-01-20T11:15:00Z" w16du:dateUtc="2026-01-20T02:15:00Z">
            <w:rPr>
              <w:rFonts w:ascii="ＭＳ 明朝" w:eastAsia="ＭＳ 明朝" w:hAnsi="ＭＳ 明朝"/>
              <w:szCs w:val="21"/>
            </w:rPr>
          </w:rPrChange>
        </w:rPr>
        <w:t>出現回数および割合</w:t>
      </w:r>
      <w:r w:rsidR="00B7708C" w:rsidRPr="00F45A47">
        <w:rPr>
          <w:rFonts w:ascii="Times New Roman" w:eastAsia="ＭＳ 明朝" w:hAnsi="Times New Roman" w:cs="Times New Roman" w:hint="eastAsia"/>
          <w:szCs w:val="21"/>
          <w:rPrChange w:id="9193" w:author="Masato YOSHIKAWA" w:date="2026-01-20T11:15:00Z" w16du:dateUtc="2026-01-20T02:15:00Z">
            <w:rPr>
              <w:rFonts w:ascii="ＭＳ 明朝" w:eastAsia="ＭＳ 明朝" w:hAnsi="ＭＳ 明朝" w:hint="eastAsia"/>
              <w:szCs w:val="21"/>
            </w:rPr>
          </w:rPrChange>
        </w:rPr>
        <w:t>を</w:t>
      </w:r>
      <w:r w:rsidR="00A962F5" w:rsidRPr="00F45A47">
        <w:rPr>
          <w:rFonts w:ascii="Times New Roman" w:eastAsia="ＭＳ 明朝" w:hAnsi="Times New Roman" w:cs="Times New Roman"/>
          <w:szCs w:val="21"/>
          <w:rPrChange w:id="9194" w:author="Masato YOSHIKAWA" w:date="2026-01-20T11:15:00Z" w16du:dateUtc="2026-01-20T02:15:00Z">
            <w:rPr>
              <w:rFonts w:ascii="ＭＳ 明朝" w:eastAsia="ＭＳ 明朝" w:hAnsi="ＭＳ 明朝"/>
              <w:szCs w:val="21"/>
            </w:rPr>
          </w:rPrChange>
        </w:rPr>
        <w:t>比較した結果を</w:t>
      </w:r>
      <w:ins w:id="9195" w:author="Masato YOSHIKAWA" w:date="2026-01-20T12:29:00Z" w16du:dateUtc="2026-01-20T03:29:00Z">
        <w:r w:rsidR="00D13C34">
          <w:rPr>
            <w:rFonts w:ascii="Times New Roman" w:eastAsia="ＭＳ 明朝" w:hAnsi="Times New Roman" w:cs="Times New Roman"/>
            <w:szCs w:val="21"/>
          </w:rPr>
          <w:fldChar w:fldCharType="begin"/>
        </w:r>
        <w:r w:rsidR="00D13C34">
          <w:rPr>
            <w:rFonts w:ascii="Times New Roman" w:eastAsia="ＭＳ 明朝" w:hAnsi="Times New Roman" w:cs="Times New Roman"/>
            <w:szCs w:val="21"/>
          </w:rPr>
          <w:instrText xml:space="preserve"> REF _Ref219804575 \h </w:instrText>
        </w:r>
      </w:ins>
      <w:r w:rsidR="00D13C34">
        <w:rPr>
          <w:rFonts w:ascii="Times New Roman" w:eastAsia="ＭＳ 明朝" w:hAnsi="Times New Roman" w:cs="Times New Roman"/>
          <w:szCs w:val="21"/>
        </w:rPr>
      </w:r>
      <w:ins w:id="9196" w:author="Masato YOSHIKAWA" w:date="2026-01-20T12:29:00Z" w16du:dateUtc="2026-01-20T03:29:00Z">
        <w:r w:rsidR="00D13C34">
          <w:rPr>
            <w:rFonts w:ascii="Times New Roman" w:eastAsia="ＭＳ 明朝" w:hAnsi="Times New Roman" w:cs="Times New Roman"/>
            <w:szCs w:val="21"/>
          </w:rPr>
          <w:fldChar w:fldCharType="separate"/>
        </w:r>
        <w:r w:rsidR="00D13C34" w:rsidRPr="00F45A47">
          <w:rPr>
            <w:rFonts w:ascii="Times New Roman" w:hAnsi="Times New Roman" w:cs="Times New Roman"/>
            <w:rPrChange w:id="9197" w:author="Masato YOSHIKAWA" w:date="2026-01-20T11:15:00Z" w16du:dateUtc="2026-01-20T02:15:00Z">
              <w:rPr/>
            </w:rPrChange>
          </w:rPr>
          <w:t>表</w:t>
        </w:r>
        <w:r w:rsidR="00D13C34" w:rsidRPr="00F45A47">
          <w:rPr>
            <w:rFonts w:ascii="Times New Roman" w:hAnsi="Times New Roman" w:cs="Times New Roman"/>
            <w:rPrChange w:id="9198" w:author="Masato YOSHIKAWA" w:date="2026-01-20T11:15:00Z" w16du:dateUtc="2026-01-20T02:15:00Z">
              <w:rPr/>
            </w:rPrChange>
          </w:rPr>
          <w:t xml:space="preserve"> </w:t>
        </w:r>
        <w:r w:rsidR="00D13C34" w:rsidRPr="00F45A47">
          <w:rPr>
            <w:rFonts w:ascii="Times New Roman" w:hAnsi="Times New Roman" w:cs="Times New Roman"/>
            <w:noProof/>
            <w:rPrChange w:id="9199" w:author="Masato YOSHIKAWA" w:date="2026-01-20T11:15:00Z" w16du:dateUtc="2026-01-20T02:15:00Z">
              <w:rPr>
                <w:noProof/>
              </w:rPr>
            </w:rPrChange>
          </w:rPr>
          <w:t>7</w:t>
        </w:r>
        <w:r w:rsidR="00D13C34">
          <w:rPr>
            <w:rFonts w:ascii="Times New Roman" w:eastAsia="ＭＳ 明朝" w:hAnsi="Times New Roman" w:cs="Times New Roman"/>
            <w:szCs w:val="21"/>
          </w:rPr>
          <w:fldChar w:fldCharType="end"/>
        </w:r>
      </w:ins>
      <w:del w:id="9200" w:author="Masato YOSHIKAWA" w:date="2026-01-20T12:29:00Z" w16du:dateUtc="2026-01-20T03:29:00Z">
        <w:r w:rsidR="00A962F5" w:rsidRPr="00F45A47" w:rsidDel="00D13C34">
          <w:rPr>
            <w:rFonts w:ascii="Times New Roman" w:eastAsia="ＭＳ 明朝" w:hAnsi="Times New Roman" w:cs="Times New Roman"/>
            <w:szCs w:val="21"/>
            <w:rPrChange w:id="9201" w:author="Masato YOSHIKAWA" w:date="2026-01-20T11:15:00Z" w16du:dateUtc="2026-01-20T02:15:00Z">
              <w:rPr>
                <w:rFonts w:ascii="ＭＳ 明朝" w:eastAsia="ＭＳ 明朝" w:hAnsi="ＭＳ 明朝"/>
                <w:szCs w:val="21"/>
              </w:rPr>
            </w:rPrChange>
          </w:rPr>
          <w:delText>表</w:delText>
        </w:r>
        <w:r w:rsidR="005E6C15" w:rsidRPr="00F45A47" w:rsidDel="00D13C34">
          <w:rPr>
            <w:rFonts w:ascii="Times New Roman" w:eastAsia="ＭＳ 明朝" w:hAnsi="Times New Roman" w:cs="Times New Roman"/>
            <w:szCs w:val="21"/>
            <w:rPrChange w:id="9202" w:author="Masato YOSHIKAWA" w:date="2026-01-20T11:15:00Z" w16du:dateUtc="2026-01-20T02:15:00Z">
              <w:rPr>
                <w:rFonts w:ascii="ＭＳ 明朝" w:eastAsia="ＭＳ 明朝" w:hAnsi="ＭＳ 明朝"/>
                <w:szCs w:val="21"/>
              </w:rPr>
            </w:rPrChange>
          </w:rPr>
          <w:delText>2</w:delText>
        </w:r>
      </w:del>
      <w:r w:rsidR="00A962F5" w:rsidRPr="00F45A47">
        <w:rPr>
          <w:rFonts w:ascii="Times New Roman" w:eastAsia="ＭＳ 明朝" w:hAnsi="Times New Roman" w:cs="Times New Roman"/>
          <w:szCs w:val="21"/>
          <w:rPrChange w:id="9203" w:author="Masato YOSHIKAWA" w:date="2026-01-20T11:15:00Z" w16du:dateUtc="2026-01-20T02:15:00Z">
            <w:rPr>
              <w:rFonts w:ascii="ＭＳ 明朝" w:eastAsia="ＭＳ 明朝" w:hAnsi="ＭＳ 明朝"/>
              <w:szCs w:val="21"/>
            </w:rPr>
          </w:rPrChange>
        </w:rPr>
        <w:t>および図</w:t>
      </w:r>
      <w:del w:id="9204" w:author="Masato YOSHIKAWA" w:date="2026-01-20T12:29:00Z" w16du:dateUtc="2026-01-20T03:29:00Z">
        <w:r w:rsidR="00925383" w:rsidRPr="00F45A47" w:rsidDel="00D13C34">
          <w:rPr>
            <w:rFonts w:ascii="Times New Roman" w:eastAsia="ＭＳ 明朝" w:hAnsi="Times New Roman" w:cs="Times New Roman" w:hint="eastAsia"/>
            <w:szCs w:val="21"/>
            <w:rPrChange w:id="9205" w:author="Masato YOSHIKAWA" w:date="2026-01-20T11:15:00Z" w16du:dateUtc="2026-01-20T02:15:00Z">
              <w:rPr>
                <w:rFonts w:ascii="ＭＳ 明朝" w:eastAsia="ＭＳ 明朝" w:hAnsi="ＭＳ 明朝" w:hint="eastAsia"/>
                <w:szCs w:val="21"/>
              </w:rPr>
            </w:rPrChange>
          </w:rPr>
          <w:delText>２</w:delText>
        </w:r>
      </w:del>
      <w:ins w:id="9206" w:author="Masato YOSHIKAWA" w:date="2026-01-20T12:29:00Z" w16du:dateUtc="2026-01-20T03:29:00Z">
        <w:r w:rsidR="00D13C34">
          <w:rPr>
            <w:rFonts w:ascii="Times New Roman" w:eastAsia="ＭＳ 明朝" w:hAnsi="Times New Roman" w:cs="Times New Roman" w:hint="eastAsia"/>
            <w:szCs w:val="21"/>
          </w:rPr>
          <w:t>2</w:t>
        </w:r>
      </w:ins>
      <w:r w:rsidR="00A962F5" w:rsidRPr="00F45A47">
        <w:rPr>
          <w:rFonts w:ascii="Times New Roman" w:eastAsia="ＭＳ 明朝" w:hAnsi="Times New Roman" w:cs="Times New Roman"/>
          <w:szCs w:val="21"/>
          <w:rPrChange w:id="9207" w:author="Masato YOSHIKAWA" w:date="2026-01-20T11:15:00Z" w16du:dateUtc="2026-01-20T02:15:00Z">
            <w:rPr>
              <w:rFonts w:ascii="ＭＳ 明朝" w:eastAsia="ＭＳ 明朝" w:hAnsi="ＭＳ 明朝"/>
              <w:szCs w:val="21"/>
            </w:rPr>
          </w:rPrChange>
        </w:rPr>
        <w:t>に示す。</w:t>
      </w:r>
    </w:p>
    <w:p w14:paraId="2A387B21" w14:textId="77777777" w:rsidR="00D13C34" w:rsidRDefault="00D13C34" w:rsidP="00282D92">
      <w:pPr>
        <w:rPr>
          <w:ins w:id="9208" w:author="Masato YOSHIKAWA" w:date="2026-01-20T12:30:00Z" w16du:dateUtc="2026-01-20T03:30:00Z"/>
          <w:rFonts w:ascii="Times New Roman" w:eastAsia="ＭＳ 明朝" w:hAnsi="Times New Roman" w:cs="Times New Roman"/>
          <w:szCs w:val="21"/>
        </w:rPr>
      </w:pPr>
    </w:p>
    <w:p w14:paraId="3085DB5E" w14:textId="7294001E" w:rsidR="00D13C34" w:rsidRPr="00F45A47" w:rsidRDefault="00D13C34">
      <w:pPr>
        <w:jc w:val="center"/>
        <w:rPr>
          <w:rFonts w:ascii="Times New Roman" w:eastAsia="ＭＳ 明朝" w:hAnsi="Times New Roman" w:cs="Times New Roman"/>
          <w:szCs w:val="21"/>
          <w:rPrChange w:id="9209" w:author="Masato YOSHIKAWA" w:date="2026-01-20T11:15:00Z" w16du:dateUtc="2026-01-20T02:15:00Z">
            <w:rPr>
              <w:rFonts w:ascii="ＭＳ 明朝" w:eastAsia="ＭＳ 明朝" w:hAnsi="ＭＳ 明朝"/>
              <w:szCs w:val="21"/>
            </w:rPr>
          </w:rPrChange>
        </w:rPr>
        <w:pPrChange w:id="9210" w:author="Masato YOSHIKAWA" w:date="2026-01-20T12:30:00Z" w16du:dateUtc="2026-01-20T03:30:00Z">
          <w:pPr/>
        </w:pPrChange>
      </w:pPr>
      <w:bookmarkStart w:id="9211" w:name="_Ref219804575"/>
      <w:moveToRangeStart w:id="9212" w:author="Masato YOSHIKAWA" w:date="2026-01-20T12:30:00Z" w:name="move219804617"/>
      <w:moveTo w:id="9213" w:author="Masato YOSHIKAWA" w:date="2026-01-20T12:30:00Z" w16du:dateUtc="2026-01-20T03:30:00Z">
        <w:r w:rsidRPr="00C45809">
          <w:rPr>
            <w:rFonts w:ascii="Times New Roman" w:hAnsi="Times New Roman" w:cs="Times New Roman"/>
          </w:rPr>
          <w:t>表</w:t>
        </w:r>
        <w:r w:rsidRPr="00C45809">
          <w:rPr>
            <w:rFonts w:ascii="Times New Roman" w:hAnsi="Times New Roman" w:cs="Times New Roman"/>
          </w:rPr>
          <w:t xml:space="preserve"> </w:t>
        </w:r>
        <w:r w:rsidRPr="00C45809">
          <w:rPr>
            <w:rFonts w:ascii="Times New Roman" w:hAnsi="Times New Roman" w:cs="Times New Roman"/>
          </w:rPr>
          <w:fldChar w:fldCharType="begin"/>
        </w:r>
        <w:r w:rsidRPr="00C45809">
          <w:rPr>
            <w:rFonts w:ascii="Times New Roman" w:hAnsi="Times New Roman" w:cs="Times New Roman"/>
          </w:rPr>
          <w:instrText xml:space="preserve"> SEQ </w:instrText>
        </w:r>
        <w:r w:rsidRPr="00C45809">
          <w:rPr>
            <w:rFonts w:ascii="Times New Roman" w:hAnsi="Times New Roman" w:cs="Times New Roman"/>
          </w:rPr>
          <w:instrText>表</w:instrText>
        </w:r>
        <w:r w:rsidRPr="00C45809">
          <w:rPr>
            <w:rFonts w:ascii="Times New Roman" w:hAnsi="Times New Roman" w:cs="Times New Roman"/>
          </w:rPr>
          <w:instrText xml:space="preserve"> \* ARABIC </w:instrText>
        </w:r>
        <w:r w:rsidRPr="00C45809">
          <w:rPr>
            <w:rFonts w:ascii="Times New Roman" w:hAnsi="Times New Roman" w:cs="Times New Roman"/>
          </w:rPr>
          <w:fldChar w:fldCharType="separate"/>
        </w:r>
        <w:r w:rsidRPr="00C45809">
          <w:rPr>
            <w:rFonts w:ascii="Times New Roman" w:hAnsi="Times New Roman" w:cs="Times New Roman"/>
            <w:noProof/>
          </w:rPr>
          <w:t>7</w:t>
        </w:r>
        <w:r w:rsidRPr="00C45809">
          <w:rPr>
            <w:rFonts w:ascii="Times New Roman" w:hAnsi="Times New Roman" w:cs="Times New Roman"/>
            <w:noProof/>
          </w:rPr>
          <w:fldChar w:fldCharType="end"/>
        </w:r>
        <w:bookmarkEnd w:id="9211"/>
        <w:r w:rsidRPr="00C45809">
          <w:rPr>
            <w:rFonts w:ascii="Times New Roman" w:eastAsia="ＭＳ 明朝" w:hAnsi="Times New Roman" w:cs="Times New Roman"/>
          </w:rPr>
          <w:t xml:space="preserve"> DMIS</w:t>
        </w:r>
        <w:r w:rsidRPr="00C45809">
          <w:rPr>
            <w:rFonts w:ascii="Times New Roman" w:eastAsia="ＭＳ 明朝" w:hAnsi="Times New Roman" w:cs="Times New Roman"/>
          </w:rPr>
          <w:t>の出現回数および割合の比較</w:t>
        </w:r>
      </w:moveTo>
      <w:moveToRangeEnd w:id="9212"/>
    </w:p>
    <w:tbl>
      <w:tblPr>
        <w:tblStyle w:val="af5"/>
        <w:tblW w:w="0" w:type="auto"/>
        <w:tblLook w:val="04A0" w:firstRow="1" w:lastRow="0" w:firstColumn="1" w:lastColumn="0" w:noHBand="0" w:noVBand="1"/>
      </w:tblPr>
      <w:tblGrid>
        <w:gridCol w:w="1698"/>
        <w:gridCol w:w="1699"/>
        <w:gridCol w:w="1699"/>
        <w:gridCol w:w="1699"/>
        <w:gridCol w:w="1699"/>
      </w:tblGrid>
      <w:tr w:rsidR="005E0013" w:rsidRPr="00F45A47" w14:paraId="4B3717BB" w14:textId="77777777">
        <w:tc>
          <w:tcPr>
            <w:tcW w:w="1698" w:type="dxa"/>
          </w:tcPr>
          <w:p w14:paraId="549E058B" w14:textId="77777777" w:rsidR="005E0013" w:rsidRPr="00F45A47" w:rsidRDefault="005E0013" w:rsidP="00BB7BF2">
            <w:pPr>
              <w:rPr>
                <w:rFonts w:ascii="Times New Roman" w:eastAsia="ＭＳ 明朝" w:hAnsi="Times New Roman" w:cs="Times New Roman"/>
                <w:szCs w:val="21"/>
                <w:rPrChange w:id="9214"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9215" w:author="Masato YOSHIKAWA" w:date="2026-01-20T11:15:00Z" w16du:dateUtc="2026-01-20T02:15:00Z">
                  <w:rPr>
                    <w:rFonts w:ascii="ＭＳ 明朝" w:eastAsia="ＭＳ 明朝" w:hAnsi="ＭＳ 明朝"/>
                    <w:szCs w:val="21"/>
                  </w:rPr>
                </w:rPrChange>
              </w:rPr>
              <w:t>DMIS</w:t>
            </w:r>
          </w:p>
        </w:tc>
        <w:tc>
          <w:tcPr>
            <w:tcW w:w="1699" w:type="dxa"/>
          </w:tcPr>
          <w:p w14:paraId="4D47912B" w14:textId="3ADCE990" w:rsidR="005E0013" w:rsidRPr="00F45A47" w:rsidRDefault="005E0013" w:rsidP="00BB7BF2">
            <w:pPr>
              <w:rPr>
                <w:rFonts w:ascii="Times New Roman" w:eastAsia="ＭＳ 明朝" w:hAnsi="Times New Roman" w:cs="Times New Roman"/>
                <w:szCs w:val="21"/>
                <w:rPrChange w:id="9216"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9217" w:author="Masato YOSHIKAWA" w:date="2026-01-20T11:15:00Z" w16du:dateUtc="2026-01-20T02:15:00Z">
                  <w:rPr>
                    <w:rFonts w:ascii="ＭＳ 明朝" w:eastAsia="ＭＳ 明朝" w:hAnsi="ＭＳ 明朝"/>
                    <w:szCs w:val="21"/>
                  </w:rPr>
                </w:rPrChange>
              </w:rPr>
              <w:t>近藤</w:t>
            </w:r>
          </w:p>
        </w:tc>
        <w:tc>
          <w:tcPr>
            <w:tcW w:w="1699" w:type="dxa"/>
          </w:tcPr>
          <w:p w14:paraId="4D98F922" w14:textId="0D2E2277" w:rsidR="005E0013" w:rsidRPr="00F45A47" w:rsidRDefault="000C26C6" w:rsidP="00BB7BF2">
            <w:pPr>
              <w:rPr>
                <w:rFonts w:ascii="Times New Roman" w:eastAsia="ＭＳ 明朝" w:hAnsi="Times New Roman" w:cs="Times New Roman"/>
                <w:szCs w:val="21"/>
                <w:rPrChange w:id="9218"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hint="eastAsia"/>
                <w:szCs w:val="21"/>
                <w:rPrChange w:id="9219" w:author="Masato YOSHIKAWA" w:date="2026-01-20T11:15:00Z" w16du:dateUtc="2026-01-20T02:15:00Z">
                  <w:rPr>
                    <w:rFonts w:ascii="ＭＳ 明朝" w:eastAsia="ＭＳ 明朝" w:hAnsi="ＭＳ 明朝" w:hint="eastAsia"/>
                    <w:szCs w:val="21"/>
                  </w:rPr>
                </w:rPrChange>
              </w:rPr>
              <w:t>比率</w:t>
            </w:r>
          </w:p>
        </w:tc>
        <w:tc>
          <w:tcPr>
            <w:tcW w:w="1699" w:type="dxa"/>
          </w:tcPr>
          <w:p w14:paraId="009A7761" w14:textId="46F266B2" w:rsidR="005E0013" w:rsidRPr="00F45A47" w:rsidRDefault="005E0013" w:rsidP="00BB7BF2">
            <w:pPr>
              <w:rPr>
                <w:rFonts w:ascii="Times New Roman" w:eastAsia="ＭＳ 明朝" w:hAnsi="Times New Roman" w:cs="Times New Roman"/>
                <w:szCs w:val="21"/>
                <w:rPrChange w:id="9220"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9221" w:author="Masato YOSHIKAWA" w:date="2026-01-20T11:15:00Z" w16du:dateUtc="2026-01-20T02:15:00Z">
                  <w:rPr>
                    <w:rFonts w:ascii="ＭＳ 明朝" w:eastAsia="ＭＳ 明朝" w:hAnsi="ＭＳ 明朝"/>
                    <w:szCs w:val="21"/>
                  </w:rPr>
                </w:rPrChange>
              </w:rPr>
              <w:t>McClellan</w:t>
            </w:r>
            <w:r w:rsidR="000C26C6" w:rsidRPr="00F45A47">
              <w:rPr>
                <w:rFonts w:ascii="Times New Roman" w:eastAsia="ＭＳ 明朝" w:hAnsi="Times New Roman" w:cs="Times New Roman"/>
                <w:szCs w:val="21"/>
                <w:rPrChange w:id="9222" w:author="Masato YOSHIKAWA" w:date="2026-01-20T11:15:00Z" w16du:dateUtc="2026-01-20T02:15:00Z">
                  <w:rPr>
                    <w:rFonts w:ascii="ＭＳ 明朝" w:eastAsia="ＭＳ 明朝" w:hAnsi="ＭＳ 明朝"/>
                    <w:szCs w:val="21"/>
                  </w:rPr>
                </w:rPrChange>
              </w:rPr>
              <w:t xml:space="preserve"> </w:t>
            </w:r>
          </w:p>
        </w:tc>
        <w:tc>
          <w:tcPr>
            <w:tcW w:w="1699" w:type="dxa"/>
          </w:tcPr>
          <w:p w14:paraId="40E2788A" w14:textId="0C851745" w:rsidR="005E0013" w:rsidRPr="00F45A47" w:rsidRDefault="000C26C6" w:rsidP="00BB7BF2">
            <w:pPr>
              <w:rPr>
                <w:rFonts w:ascii="Times New Roman" w:eastAsia="ＭＳ 明朝" w:hAnsi="Times New Roman" w:cs="Times New Roman"/>
                <w:szCs w:val="21"/>
                <w:rPrChange w:id="9223"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hint="eastAsia"/>
                <w:szCs w:val="21"/>
                <w:rPrChange w:id="9224" w:author="Masato YOSHIKAWA" w:date="2026-01-20T11:15:00Z" w16du:dateUtc="2026-01-20T02:15:00Z">
                  <w:rPr>
                    <w:rFonts w:ascii="ＭＳ 明朝" w:eastAsia="ＭＳ 明朝" w:hAnsi="ＭＳ 明朝" w:hint="eastAsia"/>
                    <w:szCs w:val="21"/>
                  </w:rPr>
                </w:rPrChange>
              </w:rPr>
              <w:t>比率</w:t>
            </w:r>
          </w:p>
        </w:tc>
      </w:tr>
      <w:tr w:rsidR="005E0013" w:rsidRPr="00F45A47" w14:paraId="27064D26" w14:textId="77777777">
        <w:tc>
          <w:tcPr>
            <w:tcW w:w="1698" w:type="dxa"/>
          </w:tcPr>
          <w:p w14:paraId="1B963ED2" w14:textId="77777777" w:rsidR="005E0013" w:rsidRPr="00F45A47" w:rsidRDefault="005E0013" w:rsidP="00BB7BF2">
            <w:pPr>
              <w:rPr>
                <w:rFonts w:ascii="Times New Roman" w:eastAsia="ＭＳ 明朝" w:hAnsi="Times New Roman" w:cs="Times New Roman"/>
                <w:szCs w:val="21"/>
                <w:rPrChange w:id="9225"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9226" w:author="Masato YOSHIKAWA" w:date="2026-01-20T11:15:00Z" w16du:dateUtc="2026-01-20T02:15:00Z">
                  <w:rPr>
                    <w:rFonts w:ascii="ＭＳ 明朝" w:eastAsia="ＭＳ 明朝" w:hAnsi="ＭＳ 明朝"/>
                    <w:szCs w:val="21"/>
                  </w:rPr>
                </w:rPrChange>
              </w:rPr>
              <w:t>Minimization</w:t>
            </w:r>
          </w:p>
        </w:tc>
        <w:tc>
          <w:tcPr>
            <w:tcW w:w="1699" w:type="dxa"/>
          </w:tcPr>
          <w:p w14:paraId="6DF4C89E" w14:textId="77777777" w:rsidR="005E0013" w:rsidRPr="00F45A47" w:rsidRDefault="005E0013" w:rsidP="00BB7BF2">
            <w:pPr>
              <w:rPr>
                <w:rFonts w:ascii="Times New Roman" w:eastAsia="ＭＳ 明朝" w:hAnsi="Times New Roman" w:cs="Times New Roman"/>
                <w:szCs w:val="21"/>
                <w:rPrChange w:id="9227"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9228" w:author="Masato YOSHIKAWA" w:date="2026-01-20T11:15:00Z" w16du:dateUtc="2026-01-20T02:15:00Z">
                  <w:rPr>
                    <w:rFonts w:ascii="ＭＳ 明朝" w:eastAsia="ＭＳ 明朝" w:hAnsi="ＭＳ 明朝"/>
                    <w:szCs w:val="21"/>
                  </w:rPr>
                </w:rPrChange>
              </w:rPr>
              <w:t>105</w:t>
            </w:r>
          </w:p>
        </w:tc>
        <w:tc>
          <w:tcPr>
            <w:tcW w:w="1699" w:type="dxa"/>
          </w:tcPr>
          <w:p w14:paraId="62C1366E" w14:textId="77777777" w:rsidR="005E0013" w:rsidRPr="00F45A47" w:rsidRDefault="005E0013" w:rsidP="00BB7BF2">
            <w:pPr>
              <w:rPr>
                <w:rFonts w:ascii="Times New Roman" w:eastAsia="ＭＳ 明朝" w:hAnsi="Times New Roman" w:cs="Times New Roman"/>
                <w:szCs w:val="21"/>
                <w:rPrChange w:id="9229"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9230" w:author="Masato YOSHIKAWA" w:date="2026-01-20T11:15:00Z" w16du:dateUtc="2026-01-20T02:15:00Z">
                  <w:rPr>
                    <w:rFonts w:ascii="ＭＳ 明朝" w:eastAsia="ＭＳ 明朝" w:hAnsi="ＭＳ 明朝"/>
                    <w:szCs w:val="21"/>
                  </w:rPr>
                </w:rPrChange>
              </w:rPr>
              <w:t>69.1%</w:t>
            </w:r>
          </w:p>
        </w:tc>
        <w:tc>
          <w:tcPr>
            <w:tcW w:w="1699" w:type="dxa"/>
          </w:tcPr>
          <w:p w14:paraId="2951FC7E" w14:textId="77777777" w:rsidR="005E0013" w:rsidRPr="00F45A47" w:rsidRDefault="005E0013" w:rsidP="00BB7BF2">
            <w:pPr>
              <w:rPr>
                <w:rFonts w:ascii="Times New Roman" w:eastAsia="ＭＳ 明朝" w:hAnsi="Times New Roman" w:cs="Times New Roman"/>
                <w:szCs w:val="21"/>
                <w:rPrChange w:id="9231"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9232" w:author="Masato YOSHIKAWA" w:date="2026-01-20T11:15:00Z" w16du:dateUtc="2026-01-20T02:15:00Z">
                  <w:rPr>
                    <w:rFonts w:ascii="ＭＳ 明朝" w:eastAsia="ＭＳ 明朝" w:hAnsi="ＭＳ 明朝"/>
                    <w:szCs w:val="21"/>
                  </w:rPr>
                </w:rPrChange>
              </w:rPr>
              <w:t>106</w:t>
            </w:r>
          </w:p>
        </w:tc>
        <w:tc>
          <w:tcPr>
            <w:tcW w:w="1699" w:type="dxa"/>
          </w:tcPr>
          <w:p w14:paraId="49504224" w14:textId="77777777" w:rsidR="005E0013" w:rsidRPr="00F45A47" w:rsidRDefault="005E0013" w:rsidP="00BB7BF2">
            <w:pPr>
              <w:rPr>
                <w:rFonts w:ascii="Times New Roman" w:eastAsia="ＭＳ 明朝" w:hAnsi="Times New Roman" w:cs="Times New Roman"/>
                <w:szCs w:val="21"/>
                <w:rPrChange w:id="9233"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9234" w:author="Masato YOSHIKAWA" w:date="2026-01-20T11:15:00Z" w16du:dateUtc="2026-01-20T02:15:00Z">
                  <w:rPr>
                    <w:rFonts w:ascii="ＭＳ 明朝" w:eastAsia="ＭＳ 明朝" w:hAnsi="ＭＳ 明朝"/>
                    <w:szCs w:val="21"/>
                  </w:rPr>
                </w:rPrChange>
              </w:rPr>
              <w:t>69.7%</w:t>
            </w:r>
          </w:p>
        </w:tc>
      </w:tr>
      <w:tr w:rsidR="005E0013" w:rsidRPr="00F45A47" w14:paraId="0C3404AF" w14:textId="77777777">
        <w:tc>
          <w:tcPr>
            <w:tcW w:w="1698" w:type="dxa"/>
          </w:tcPr>
          <w:p w14:paraId="37CA7E20" w14:textId="77777777" w:rsidR="005E0013" w:rsidRPr="00F45A47" w:rsidRDefault="005E0013" w:rsidP="00BB7BF2">
            <w:pPr>
              <w:rPr>
                <w:rFonts w:ascii="Times New Roman" w:eastAsia="ＭＳ 明朝" w:hAnsi="Times New Roman" w:cs="Times New Roman"/>
                <w:szCs w:val="21"/>
                <w:rPrChange w:id="9235"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9236" w:author="Masato YOSHIKAWA" w:date="2026-01-20T11:15:00Z" w16du:dateUtc="2026-01-20T02:15:00Z">
                  <w:rPr>
                    <w:rFonts w:ascii="ＭＳ 明朝" w:eastAsia="ＭＳ 明朝" w:hAnsi="ＭＳ 明朝"/>
                    <w:szCs w:val="21"/>
                  </w:rPr>
                </w:rPrChange>
              </w:rPr>
              <w:t>Acceptance</w:t>
            </w:r>
          </w:p>
        </w:tc>
        <w:tc>
          <w:tcPr>
            <w:tcW w:w="1699" w:type="dxa"/>
          </w:tcPr>
          <w:p w14:paraId="6E556ADD" w14:textId="77777777" w:rsidR="005E0013" w:rsidRPr="00F45A47" w:rsidRDefault="005E0013" w:rsidP="00BB7BF2">
            <w:pPr>
              <w:rPr>
                <w:rFonts w:ascii="Times New Roman" w:eastAsia="ＭＳ 明朝" w:hAnsi="Times New Roman" w:cs="Times New Roman"/>
                <w:szCs w:val="21"/>
                <w:rPrChange w:id="9237"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9238" w:author="Masato YOSHIKAWA" w:date="2026-01-20T11:15:00Z" w16du:dateUtc="2026-01-20T02:15:00Z">
                  <w:rPr>
                    <w:rFonts w:ascii="ＭＳ 明朝" w:eastAsia="ＭＳ 明朝" w:hAnsi="ＭＳ 明朝"/>
                    <w:szCs w:val="21"/>
                  </w:rPr>
                </w:rPrChange>
              </w:rPr>
              <w:t>20</w:t>
            </w:r>
          </w:p>
        </w:tc>
        <w:tc>
          <w:tcPr>
            <w:tcW w:w="1699" w:type="dxa"/>
          </w:tcPr>
          <w:p w14:paraId="5DF186EF" w14:textId="77777777" w:rsidR="005E0013" w:rsidRPr="00F45A47" w:rsidRDefault="005E0013" w:rsidP="00BB7BF2">
            <w:pPr>
              <w:rPr>
                <w:rFonts w:ascii="Times New Roman" w:eastAsia="ＭＳ 明朝" w:hAnsi="Times New Roman" w:cs="Times New Roman"/>
                <w:szCs w:val="21"/>
                <w:rPrChange w:id="9239"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9240" w:author="Masato YOSHIKAWA" w:date="2026-01-20T11:15:00Z" w16du:dateUtc="2026-01-20T02:15:00Z">
                  <w:rPr>
                    <w:rFonts w:ascii="ＭＳ 明朝" w:eastAsia="ＭＳ 明朝" w:hAnsi="ＭＳ 明朝"/>
                    <w:szCs w:val="21"/>
                  </w:rPr>
                </w:rPrChange>
              </w:rPr>
              <w:t>13.2%</w:t>
            </w:r>
          </w:p>
        </w:tc>
        <w:tc>
          <w:tcPr>
            <w:tcW w:w="1699" w:type="dxa"/>
          </w:tcPr>
          <w:p w14:paraId="15D27956" w14:textId="77777777" w:rsidR="005E0013" w:rsidRPr="00F45A47" w:rsidRDefault="005E0013" w:rsidP="00BB7BF2">
            <w:pPr>
              <w:rPr>
                <w:rFonts w:ascii="Times New Roman" w:eastAsia="ＭＳ 明朝" w:hAnsi="Times New Roman" w:cs="Times New Roman"/>
                <w:szCs w:val="21"/>
                <w:rPrChange w:id="9241"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9242" w:author="Masato YOSHIKAWA" w:date="2026-01-20T11:15:00Z" w16du:dateUtc="2026-01-20T02:15:00Z">
                  <w:rPr>
                    <w:rFonts w:ascii="ＭＳ 明朝" w:eastAsia="ＭＳ 明朝" w:hAnsi="ＭＳ 明朝"/>
                    <w:szCs w:val="21"/>
                  </w:rPr>
                </w:rPrChange>
              </w:rPr>
              <w:t>22</w:t>
            </w:r>
          </w:p>
        </w:tc>
        <w:tc>
          <w:tcPr>
            <w:tcW w:w="1699" w:type="dxa"/>
          </w:tcPr>
          <w:p w14:paraId="46858B0B" w14:textId="77777777" w:rsidR="005E0013" w:rsidRPr="00F45A47" w:rsidRDefault="005E0013" w:rsidP="00BB7BF2">
            <w:pPr>
              <w:rPr>
                <w:rFonts w:ascii="Times New Roman" w:eastAsia="ＭＳ 明朝" w:hAnsi="Times New Roman" w:cs="Times New Roman"/>
                <w:szCs w:val="21"/>
                <w:rPrChange w:id="9243"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9244" w:author="Masato YOSHIKAWA" w:date="2026-01-20T11:15:00Z" w16du:dateUtc="2026-01-20T02:15:00Z">
                  <w:rPr>
                    <w:rFonts w:ascii="ＭＳ 明朝" w:eastAsia="ＭＳ 明朝" w:hAnsi="ＭＳ 明朝"/>
                    <w:szCs w:val="21"/>
                  </w:rPr>
                </w:rPrChange>
              </w:rPr>
              <w:t>14.5%</w:t>
            </w:r>
          </w:p>
        </w:tc>
      </w:tr>
      <w:tr w:rsidR="005E0013" w:rsidRPr="00F45A47" w14:paraId="09755732" w14:textId="77777777">
        <w:tc>
          <w:tcPr>
            <w:tcW w:w="1698" w:type="dxa"/>
          </w:tcPr>
          <w:p w14:paraId="42A45F54" w14:textId="77777777" w:rsidR="005E0013" w:rsidRPr="00F45A47" w:rsidRDefault="005E0013" w:rsidP="00BB7BF2">
            <w:pPr>
              <w:rPr>
                <w:rFonts w:ascii="Times New Roman" w:eastAsia="ＭＳ 明朝" w:hAnsi="Times New Roman" w:cs="Times New Roman"/>
                <w:szCs w:val="21"/>
                <w:rPrChange w:id="9245"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9246" w:author="Masato YOSHIKAWA" w:date="2026-01-20T11:15:00Z" w16du:dateUtc="2026-01-20T02:15:00Z">
                  <w:rPr>
                    <w:rFonts w:ascii="ＭＳ 明朝" w:eastAsia="ＭＳ 明朝" w:hAnsi="ＭＳ 明朝"/>
                    <w:szCs w:val="21"/>
                  </w:rPr>
                </w:rPrChange>
              </w:rPr>
              <w:t>Denial</w:t>
            </w:r>
          </w:p>
        </w:tc>
        <w:tc>
          <w:tcPr>
            <w:tcW w:w="1699" w:type="dxa"/>
          </w:tcPr>
          <w:p w14:paraId="36E9E45F" w14:textId="77777777" w:rsidR="005E0013" w:rsidRPr="00F45A47" w:rsidRDefault="005E0013" w:rsidP="00BB7BF2">
            <w:pPr>
              <w:rPr>
                <w:rFonts w:ascii="Times New Roman" w:eastAsia="ＭＳ 明朝" w:hAnsi="Times New Roman" w:cs="Times New Roman"/>
                <w:szCs w:val="21"/>
                <w:rPrChange w:id="9247"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9248" w:author="Masato YOSHIKAWA" w:date="2026-01-20T11:15:00Z" w16du:dateUtc="2026-01-20T02:15:00Z">
                  <w:rPr>
                    <w:rFonts w:ascii="ＭＳ 明朝" w:eastAsia="ＭＳ 明朝" w:hAnsi="ＭＳ 明朝"/>
                    <w:szCs w:val="21"/>
                  </w:rPr>
                </w:rPrChange>
              </w:rPr>
              <w:t>15</w:t>
            </w:r>
          </w:p>
        </w:tc>
        <w:tc>
          <w:tcPr>
            <w:tcW w:w="1699" w:type="dxa"/>
          </w:tcPr>
          <w:p w14:paraId="45EAD598" w14:textId="77777777" w:rsidR="005E0013" w:rsidRPr="00F45A47" w:rsidRDefault="005E0013" w:rsidP="00BB7BF2">
            <w:pPr>
              <w:rPr>
                <w:rFonts w:ascii="Times New Roman" w:eastAsia="ＭＳ 明朝" w:hAnsi="Times New Roman" w:cs="Times New Roman"/>
                <w:szCs w:val="21"/>
                <w:rPrChange w:id="9249"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9250" w:author="Masato YOSHIKAWA" w:date="2026-01-20T11:15:00Z" w16du:dateUtc="2026-01-20T02:15:00Z">
                  <w:rPr>
                    <w:rFonts w:ascii="ＭＳ 明朝" w:eastAsia="ＭＳ 明朝" w:hAnsi="ＭＳ 明朝"/>
                    <w:szCs w:val="21"/>
                  </w:rPr>
                </w:rPrChange>
              </w:rPr>
              <w:t>9.9%</w:t>
            </w:r>
          </w:p>
        </w:tc>
        <w:tc>
          <w:tcPr>
            <w:tcW w:w="1699" w:type="dxa"/>
          </w:tcPr>
          <w:p w14:paraId="5D111430" w14:textId="77777777" w:rsidR="005E0013" w:rsidRPr="00F45A47" w:rsidRDefault="005E0013" w:rsidP="00BB7BF2">
            <w:pPr>
              <w:rPr>
                <w:rFonts w:ascii="Times New Roman" w:eastAsia="ＭＳ 明朝" w:hAnsi="Times New Roman" w:cs="Times New Roman"/>
                <w:szCs w:val="21"/>
                <w:rPrChange w:id="9251"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9252" w:author="Masato YOSHIKAWA" w:date="2026-01-20T11:15:00Z" w16du:dateUtc="2026-01-20T02:15:00Z">
                  <w:rPr>
                    <w:rFonts w:ascii="ＭＳ 明朝" w:eastAsia="ＭＳ 明朝" w:hAnsi="ＭＳ 明朝"/>
                    <w:szCs w:val="21"/>
                  </w:rPr>
                </w:rPrChange>
              </w:rPr>
              <w:t>19</w:t>
            </w:r>
          </w:p>
        </w:tc>
        <w:tc>
          <w:tcPr>
            <w:tcW w:w="1699" w:type="dxa"/>
          </w:tcPr>
          <w:p w14:paraId="73406BD2" w14:textId="77777777" w:rsidR="005E0013" w:rsidRPr="00F45A47" w:rsidRDefault="005E0013" w:rsidP="00BB7BF2">
            <w:pPr>
              <w:rPr>
                <w:rFonts w:ascii="Times New Roman" w:eastAsia="ＭＳ 明朝" w:hAnsi="Times New Roman" w:cs="Times New Roman"/>
                <w:szCs w:val="21"/>
                <w:rPrChange w:id="9253"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9254" w:author="Masato YOSHIKAWA" w:date="2026-01-20T11:15:00Z" w16du:dateUtc="2026-01-20T02:15:00Z">
                  <w:rPr>
                    <w:rFonts w:ascii="ＭＳ 明朝" w:eastAsia="ＭＳ 明朝" w:hAnsi="ＭＳ 明朝"/>
                    <w:szCs w:val="21"/>
                  </w:rPr>
                </w:rPrChange>
              </w:rPr>
              <w:t>12.5%</w:t>
            </w:r>
          </w:p>
        </w:tc>
      </w:tr>
      <w:tr w:rsidR="005E0013" w:rsidRPr="00F45A47" w14:paraId="2E80D652" w14:textId="77777777">
        <w:tc>
          <w:tcPr>
            <w:tcW w:w="1698" w:type="dxa"/>
          </w:tcPr>
          <w:p w14:paraId="759ECF09" w14:textId="77777777" w:rsidR="005E0013" w:rsidRPr="00F45A47" w:rsidRDefault="005E0013" w:rsidP="00BB7BF2">
            <w:pPr>
              <w:rPr>
                <w:rFonts w:ascii="Times New Roman" w:eastAsia="ＭＳ 明朝" w:hAnsi="Times New Roman" w:cs="Times New Roman"/>
                <w:szCs w:val="21"/>
                <w:rPrChange w:id="9255"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9256" w:author="Masato YOSHIKAWA" w:date="2026-01-20T11:15:00Z" w16du:dateUtc="2026-01-20T02:15:00Z">
                  <w:rPr>
                    <w:rFonts w:ascii="ＭＳ 明朝" w:eastAsia="ＭＳ 明朝" w:hAnsi="ＭＳ 明朝"/>
                    <w:szCs w:val="21"/>
                  </w:rPr>
                </w:rPrChange>
              </w:rPr>
              <w:t>Adaptation</w:t>
            </w:r>
          </w:p>
        </w:tc>
        <w:tc>
          <w:tcPr>
            <w:tcW w:w="1699" w:type="dxa"/>
          </w:tcPr>
          <w:p w14:paraId="68797D1C" w14:textId="77777777" w:rsidR="005E0013" w:rsidRPr="00F45A47" w:rsidRDefault="005E0013" w:rsidP="00BB7BF2">
            <w:pPr>
              <w:rPr>
                <w:rFonts w:ascii="Times New Roman" w:eastAsia="ＭＳ 明朝" w:hAnsi="Times New Roman" w:cs="Times New Roman"/>
                <w:szCs w:val="21"/>
                <w:rPrChange w:id="9257"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9258" w:author="Masato YOSHIKAWA" w:date="2026-01-20T11:15:00Z" w16du:dateUtc="2026-01-20T02:15:00Z">
                  <w:rPr>
                    <w:rFonts w:ascii="ＭＳ 明朝" w:eastAsia="ＭＳ 明朝" w:hAnsi="ＭＳ 明朝"/>
                    <w:szCs w:val="21"/>
                  </w:rPr>
                </w:rPrChange>
              </w:rPr>
              <w:t>12</w:t>
            </w:r>
          </w:p>
        </w:tc>
        <w:tc>
          <w:tcPr>
            <w:tcW w:w="1699" w:type="dxa"/>
          </w:tcPr>
          <w:p w14:paraId="17C18A4B" w14:textId="77777777" w:rsidR="005E0013" w:rsidRPr="00F45A47" w:rsidRDefault="005E0013" w:rsidP="00BB7BF2">
            <w:pPr>
              <w:rPr>
                <w:rFonts w:ascii="Times New Roman" w:eastAsia="ＭＳ 明朝" w:hAnsi="Times New Roman" w:cs="Times New Roman"/>
                <w:szCs w:val="21"/>
                <w:rPrChange w:id="9259"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9260" w:author="Masato YOSHIKAWA" w:date="2026-01-20T11:15:00Z" w16du:dateUtc="2026-01-20T02:15:00Z">
                  <w:rPr>
                    <w:rFonts w:ascii="ＭＳ 明朝" w:eastAsia="ＭＳ 明朝" w:hAnsi="ＭＳ 明朝"/>
                    <w:szCs w:val="21"/>
                  </w:rPr>
                </w:rPrChange>
              </w:rPr>
              <w:t>7.9%</w:t>
            </w:r>
          </w:p>
        </w:tc>
        <w:tc>
          <w:tcPr>
            <w:tcW w:w="1699" w:type="dxa"/>
          </w:tcPr>
          <w:p w14:paraId="76E32108" w14:textId="77777777" w:rsidR="005E0013" w:rsidRPr="00F45A47" w:rsidRDefault="005E0013" w:rsidP="00BB7BF2">
            <w:pPr>
              <w:rPr>
                <w:rFonts w:ascii="Times New Roman" w:eastAsia="ＭＳ 明朝" w:hAnsi="Times New Roman" w:cs="Times New Roman"/>
                <w:szCs w:val="21"/>
                <w:rPrChange w:id="9261"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9262" w:author="Masato YOSHIKAWA" w:date="2026-01-20T11:15:00Z" w16du:dateUtc="2026-01-20T02:15:00Z">
                  <w:rPr>
                    <w:rFonts w:ascii="ＭＳ 明朝" w:eastAsia="ＭＳ 明朝" w:hAnsi="ＭＳ 明朝"/>
                    <w:szCs w:val="21"/>
                  </w:rPr>
                </w:rPrChange>
              </w:rPr>
              <w:t>5</w:t>
            </w:r>
          </w:p>
        </w:tc>
        <w:tc>
          <w:tcPr>
            <w:tcW w:w="1699" w:type="dxa"/>
          </w:tcPr>
          <w:p w14:paraId="02771C2F" w14:textId="77777777" w:rsidR="005E0013" w:rsidRPr="00F45A47" w:rsidRDefault="005E0013" w:rsidP="00BB7BF2">
            <w:pPr>
              <w:rPr>
                <w:rFonts w:ascii="Times New Roman" w:eastAsia="ＭＳ 明朝" w:hAnsi="Times New Roman" w:cs="Times New Roman"/>
                <w:szCs w:val="21"/>
                <w:rPrChange w:id="9263"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9264" w:author="Masato YOSHIKAWA" w:date="2026-01-20T11:15:00Z" w16du:dateUtc="2026-01-20T02:15:00Z">
                  <w:rPr>
                    <w:rFonts w:ascii="ＭＳ 明朝" w:eastAsia="ＭＳ 明朝" w:hAnsi="ＭＳ 明朝"/>
                    <w:szCs w:val="21"/>
                  </w:rPr>
                </w:rPrChange>
              </w:rPr>
              <w:t>3.3%</w:t>
            </w:r>
          </w:p>
        </w:tc>
      </w:tr>
    </w:tbl>
    <w:p w14:paraId="00E9700A" w14:textId="765A1190" w:rsidR="00282D92" w:rsidRPr="00F45A47" w:rsidRDefault="00E612FE" w:rsidP="00E612FE">
      <w:pPr>
        <w:pStyle w:val="aff"/>
        <w:rPr>
          <w:rFonts w:ascii="Times New Roman" w:eastAsia="ＭＳ 明朝" w:hAnsi="Times New Roman" w:cs="Times New Roman"/>
          <w:rPrChange w:id="9265" w:author="Masato YOSHIKAWA" w:date="2026-01-20T11:15:00Z" w16du:dateUtc="2026-01-20T02:15:00Z">
            <w:rPr>
              <w:rFonts w:ascii="ＭＳ 明朝" w:eastAsia="ＭＳ 明朝" w:hAnsi="ＭＳ 明朝"/>
            </w:rPr>
          </w:rPrChange>
        </w:rPr>
      </w:pPr>
      <w:moveFromRangeStart w:id="9266" w:author="Masato YOSHIKAWA" w:date="2026-01-20T12:30:00Z" w:name="move219804617"/>
      <w:moveFrom w:id="9267" w:author="Masato YOSHIKAWA" w:date="2026-01-20T12:30:00Z" w16du:dateUtc="2026-01-20T03:30:00Z">
        <w:r w:rsidRPr="00F45A47" w:rsidDel="00D13C34">
          <w:rPr>
            <w:rFonts w:ascii="Times New Roman" w:hAnsi="Times New Roman" w:cs="Times New Roman"/>
            <w:rPrChange w:id="9268" w:author="Masato YOSHIKAWA" w:date="2026-01-20T11:15:00Z" w16du:dateUtc="2026-01-20T02:15:00Z">
              <w:rPr/>
            </w:rPrChange>
          </w:rPr>
          <w:t>表</w:t>
        </w:r>
        <w:r w:rsidRPr="00F45A47" w:rsidDel="00D13C34">
          <w:rPr>
            <w:rFonts w:ascii="Times New Roman" w:hAnsi="Times New Roman" w:cs="Times New Roman"/>
            <w:rPrChange w:id="9269" w:author="Masato YOSHIKAWA" w:date="2026-01-20T11:15:00Z" w16du:dateUtc="2026-01-20T02:15:00Z">
              <w:rPr/>
            </w:rPrChange>
          </w:rPr>
          <w:t xml:space="preserve"> </w:t>
        </w:r>
        <w:r w:rsidRPr="00F45A47" w:rsidDel="00D13C34">
          <w:rPr>
            <w:rFonts w:ascii="Times New Roman" w:hAnsi="Times New Roman" w:cs="Times New Roman"/>
            <w:rPrChange w:id="9270" w:author="Masato YOSHIKAWA" w:date="2026-01-20T11:15:00Z" w16du:dateUtc="2026-01-20T02:15:00Z">
              <w:rPr/>
            </w:rPrChange>
          </w:rPr>
          <w:fldChar w:fldCharType="begin"/>
        </w:r>
        <w:r w:rsidRPr="00F45A47" w:rsidDel="00D13C34">
          <w:rPr>
            <w:rFonts w:ascii="Times New Roman" w:hAnsi="Times New Roman" w:cs="Times New Roman"/>
            <w:rPrChange w:id="9271" w:author="Masato YOSHIKAWA" w:date="2026-01-20T11:15:00Z" w16du:dateUtc="2026-01-20T02:15:00Z">
              <w:rPr/>
            </w:rPrChange>
          </w:rPr>
          <w:instrText xml:space="preserve"> SEQ </w:instrText>
        </w:r>
        <w:r w:rsidRPr="00F45A47" w:rsidDel="00D13C34">
          <w:rPr>
            <w:rFonts w:ascii="Times New Roman" w:hAnsi="Times New Roman" w:cs="Times New Roman"/>
            <w:rPrChange w:id="9272" w:author="Masato YOSHIKAWA" w:date="2026-01-20T11:15:00Z" w16du:dateUtc="2026-01-20T02:15:00Z">
              <w:rPr/>
            </w:rPrChange>
          </w:rPr>
          <w:instrText>表</w:instrText>
        </w:r>
        <w:r w:rsidRPr="00F45A47" w:rsidDel="00D13C34">
          <w:rPr>
            <w:rFonts w:ascii="Times New Roman" w:hAnsi="Times New Roman" w:cs="Times New Roman"/>
            <w:rPrChange w:id="9273" w:author="Masato YOSHIKAWA" w:date="2026-01-20T11:15:00Z" w16du:dateUtc="2026-01-20T02:15:00Z">
              <w:rPr/>
            </w:rPrChange>
          </w:rPr>
          <w:instrText xml:space="preserve"> \* ARABIC </w:instrText>
        </w:r>
        <w:r w:rsidRPr="00F45A47" w:rsidDel="00D13C34">
          <w:rPr>
            <w:rFonts w:ascii="Times New Roman" w:hAnsi="Times New Roman" w:cs="Times New Roman"/>
            <w:rPrChange w:id="9274" w:author="Masato YOSHIKAWA" w:date="2026-01-20T11:15:00Z" w16du:dateUtc="2026-01-20T02:15:00Z">
              <w:rPr>
                <w:noProof/>
              </w:rPr>
            </w:rPrChange>
          </w:rPr>
          <w:fldChar w:fldCharType="separate"/>
        </w:r>
        <w:r w:rsidRPr="00F45A47" w:rsidDel="00D13C34">
          <w:rPr>
            <w:rFonts w:ascii="Times New Roman" w:hAnsi="Times New Roman" w:cs="Times New Roman"/>
            <w:noProof/>
            <w:rPrChange w:id="9275" w:author="Masato YOSHIKAWA" w:date="2026-01-20T11:15:00Z" w16du:dateUtc="2026-01-20T02:15:00Z">
              <w:rPr>
                <w:noProof/>
              </w:rPr>
            </w:rPrChange>
          </w:rPr>
          <w:t>7</w:t>
        </w:r>
        <w:r w:rsidRPr="00F45A47" w:rsidDel="00D13C34">
          <w:rPr>
            <w:rFonts w:ascii="Times New Roman" w:hAnsi="Times New Roman" w:cs="Times New Roman"/>
            <w:noProof/>
            <w:rPrChange w:id="9276" w:author="Masato YOSHIKAWA" w:date="2026-01-20T11:15:00Z" w16du:dateUtc="2026-01-20T02:15:00Z">
              <w:rPr>
                <w:noProof/>
              </w:rPr>
            </w:rPrChange>
          </w:rPr>
          <w:fldChar w:fldCharType="end"/>
        </w:r>
        <w:r w:rsidR="005E6C15" w:rsidRPr="00F45A47" w:rsidDel="00D13C34">
          <w:rPr>
            <w:rFonts w:ascii="Times New Roman" w:eastAsia="ＭＳ 明朝" w:hAnsi="Times New Roman" w:cs="Times New Roman"/>
            <w:rPrChange w:id="9277" w:author="Masato YOSHIKAWA" w:date="2026-01-20T11:15:00Z" w16du:dateUtc="2026-01-20T02:15:00Z">
              <w:rPr>
                <w:rFonts w:ascii="ＭＳ 明朝" w:eastAsia="ＭＳ 明朝" w:hAnsi="ＭＳ 明朝"/>
              </w:rPr>
            </w:rPrChange>
          </w:rPr>
          <w:t xml:space="preserve"> DMIS</w:t>
        </w:r>
        <w:r w:rsidR="005E6C15" w:rsidRPr="00F45A47" w:rsidDel="00D13C34">
          <w:rPr>
            <w:rFonts w:ascii="Times New Roman" w:eastAsia="ＭＳ 明朝" w:hAnsi="Times New Roman" w:cs="Times New Roman"/>
            <w:rPrChange w:id="9278" w:author="Masato YOSHIKAWA" w:date="2026-01-20T11:15:00Z" w16du:dateUtc="2026-01-20T02:15:00Z">
              <w:rPr>
                <w:rFonts w:ascii="ＭＳ 明朝" w:eastAsia="ＭＳ 明朝" w:hAnsi="ＭＳ 明朝"/>
              </w:rPr>
            </w:rPrChange>
          </w:rPr>
          <w:t>の出現回数および割合</w:t>
        </w:r>
        <w:r w:rsidR="005E6C15" w:rsidRPr="00F45A47" w:rsidDel="00D13C34">
          <w:rPr>
            <w:rFonts w:ascii="Times New Roman" w:eastAsia="ＭＳ 明朝" w:hAnsi="Times New Roman" w:cs="Times New Roman" w:hint="eastAsia"/>
            <w:rPrChange w:id="9279" w:author="Masato YOSHIKAWA" w:date="2026-01-20T11:15:00Z" w16du:dateUtc="2026-01-20T02:15:00Z">
              <w:rPr>
                <w:rFonts w:ascii="ＭＳ 明朝" w:eastAsia="ＭＳ 明朝" w:hAnsi="ＭＳ 明朝" w:hint="eastAsia"/>
              </w:rPr>
            </w:rPrChange>
          </w:rPr>
          <w:t>の比較</w:t>
        </w:r>
      </w:moveFrom>
      <w:moveFromRangeEnd w:id="9266"/>
    </w:p>
    <w:p w14:paraId="2612C8EA" w14:textId="6BB67384" w:rsidR="000E6B56" w:rsidRPr="00F45A47" w:rsidRDefault="00413410" w:rsidP="00282D92">
      <w:pPr>
        <w:rPr>
          <w:rFonts w:ascii="Times New Roman" w:eastAsia="ＭＳ 明朝" w:hAnsi="Times New Roman" w:cs="Times New Roman"/>
          <w:szCs w:val="21"/>
          <w:rPrChange w:id="9280"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noProof/>
          <w:szCs w:val="21"/>
          <w:rPrChange w:id="9281" w:author="Masato YOSHIKAWA" w:date="2026-01-20T11:15:00Z" w16du:dateUtc="2026-01-20T02:15:00Z">
            <w:rPr>
              <w:rFonts w:ascii="ＭＳ 明朝" w:eastAsia="ＭＳ 明朝" w:hAnsi="ＭＳ 明朝"/>
              <w:noProof/>
              <w:szCs w:val="21"/>
            </w:rPr>
          </w:rPrChange>
        </w:rPr>
        <w:lastRenderedPageBreak/>
        <w:drawing>
          <wp:inline distT="0" distB="0" distL="0" distR="0" wp14:anchorId="6C7EC54A" wp14:editId="075ED178">
            <wp:extent cx="5400040" cy="2852420"/>
            <wp:effectExtent l="0" t="0" r="0" b="5080"/>
            <wp:docPr id="722961078" name="図 2" descr="グラフ&#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961078" name="図 2" descr="グラフ&#10;&#10;AI 生成コンテンツは誤りを含む可能性があります。"/>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400040" cy="2852420"/>
                    </a:xfrm>
                    <a:prstGeom prst="rect">
                      <a:avLst/>
                    </a:prstGeom>
                    <a:noFill/>
                    <a:ln>
                      <a:noFill/>
                    </a:ln>
                  </pic:spPr>
                </pic:pic>
              </a:graphicData>
            </a:graphic>
          </wp:inline>
        </w:drawing>
      </w:r>
    </w:p>
    <w:p w14:paraId="5C7F6A16" w14:textId="2700671C" w:rsidR="005E6C15" w:rsidRDefault="00E612FE">
      <w:pPr>
        <w:pStyle w:val="aff"/>
        <w:jc w:val="center"/>
        <w:rPr>
          <w:ins w:id="9282" w:author="Masato YOSHIKAWA" w:date="2026-01-20T12:30:00Z" w16du:dateUtc="2026-01-20T03:30:00Z"/>
          <w:rFonts w:ascii="Times New Roman" w:eastAsia="ＭＳ 明朝" w:hAnsi="Times New Roman" w:cs="Times New Roman"/>
        </w:rPr>
        <w:pPrChange w:id="9283" w:author="Masato YOSHIKAWA" w:date="2026-01-20T12:30:00Z" w16du:dateUtc="2026-01-20T03:30:00Z">
          <w:pPr>
            <w:pStyle w:val="aff"/>
          </w:pPr>
        </w:pPrChange>
      </w:pPr>
      <w:r w:rsidRPr="00F45A47">
        <w:rPr>
          <w:rFonts w:ascii="Times New Roman" w:hAnsi="Times New Roman" w:cs="Times New Roman"/>
          <w:rPrChange w:id="9284" w:author="Masato YOSHIKAWA" w:date="2026-01-20T11:15:00Z" w16du:dateUtc="2026-01-20T02:15:00Z">
            <w:rPr/>
          </w:rPrChange>
        </w:rPr>
        <w:t>図</w:t>
      </w:r>
      <w:r w:rsidRPr="00F45A47">
        <w:rPr>
          <w:rFonts w:ascii="Times New Roman" w:hAnsi="Times New Roman" w:cs="Times New Roman"/>
          <w:rPrChange w:id="9285" w:author="Masato YOSHIKAWA" w:date="2026-01-20T11:15:00Z" w16du:dateUtc="2026-01-20T02:15:00Z">
            <w:rPr/>
          </w:rPrChange>
        </w:rPr>
        <w:t xml:space="preserve"> </w:t>
      </w:r>
      <w:r w:rsidRPr="00F45A47">
        <w:rPr>
          <w:rFonts w:ascii="Times New Roman" w:hAnsi="Times New Roman" w:cs="Times New Roman"/>
          <w:rPrChange w:id="9286" w:author="Masato YOSHIKAWA" w:date="2026-01-20T11:15:00Z" w16du:dateUtc="2026-01-20T02:15:00Z">
            <w:rPr/>
          </w:rPrChange>
        </w:rPr>
        <w:fldChar w:fldCharType="begin"/>
      </w:r>
      <w:r w:rsidRPr="00F45A47">
        <w:rPr>
          <w:rFonts w:ascii="Times New Roman" w:hAnsi="Times New Roman" w:cs="Times New Roman"/>
          <w:rPrChange w:id="9287" w:author="Masato YOSHIKAWA" w:date="2026-01-20T11:15:00Z" w16du:dateUtc="2026-01-20T02:15:00Z">
            <w:rPr/>
          </w:rPrChange>
        </w:rPr>
        <w:instrText xml:space="preserve"> SEQ </w:instrText>
      </w:r>
      <w:r w:rsidRPr="00F45A47">
        <w:rPr>
          <w:rFonts w:ascii="Times New Roman" w:hAnsi="Times New Roman" w:cs="Times New Roman"/>
          <w:rPrChange w:id="9288" w:author="Masato YOSHIKAWA" w:date="2026-01-20T11:15:00Z" w16du:dateUtc="2026-01-20T02:15:00Z">
            <w:rPr/>
          </w:rPrChange>
        </w:rPr>
        <w:instrText>図</w:instrText>
      </w:r>
      <w:r w:rsidRPr="00F45A47">
        <w:rPr>
          <w:rFonts w:ascii="Times New Roman" w:hAnsi="Times New Roman" w:cs="Times New Roman"/>
          <w:rPrChange w:id="9289" w:author="Masato YOSHIKAWA" w:date="2026-01-20T11:15:00Z" w16du:dateUtc="2026-01-20T02:15:00Z">
            <w:rPr/>
          </w:rPrChange>
        </w:rPr>
        <w:instrText xml:space="preserve"> \* ARABIC </w:instrText>
      </w:r>
      <w:r w:rsidRPr="00F45A47">
        <w:rPr>
          <w:rFonts w:ascii="Times New Roman" w:hAnsi="Times New Roman" w:cs="Times New Roman"/>
          <w:rPrChange w:id="9290" w:author="Masato YOSHIKAWA" w:date="2026-01-20T11:15:00Z" w16du:dateUtc="2026-01-20T02:15:00Z">
            <w:rPr>
              <w:noProof/>
            </w:rPr>
          </w:rPrChange>
        </w:rPr>
        <w:fldChar w:fldCharType="separate"/>
      </w:r>
      <w:r w:rsidRPr="00F45A47">
        <w:rPr>
          <w:rFonts w:ascii="Times New Roman" w:hAnsi="Times New Roman" w:cs="Times New Roman"/>
          <w:noProof/>
          <w:rPrChange w:id="9291" w:author="Masato YOSHIKAWA" w:date="2026-01-20T11:15:00Z" w16du:dateUtc="2026-01-20T02:15:00Z">
            <w:rPr>
              <w:noProof/>
            </w:rPr>
          </w:rPrChange>
        </w:rPr>
        <w:t>2</w:t>
      </w:r>
      <w:r w:rsidRPr="00F45A47">
        <w:rPr>
          <w:rFonts w:ascii="Times New Roman" w:hAnsi="Times New Roman" w:cs="Times New Roman"/>
          <w:noProof/>
          <w:rPrChange w:id="9292" w:author="Masato YOSHIKAWA" w:date="2026-01-20T11:15:00Z" w16du:dateUtc="2026-01-20T02:15:00Z">
            <w:rPr>
              <w:noProof/>
            </w:rPr>
          </w:rPrChange>
        </w:rPr>
        <w:fldChar w:fldCharType="end"/>
      </w:r>
      <w:r w:rsidR="005E6C15" w:rsidRPr="00F45A47">
        <w:rPr>
          <w:rFonts w:ascii="Times New Roman" w:eastAsia="ＭＳ 明朝" w:hAnsi="Times New Roman" w:cs="Times New Roman"/>
          <w:rPrChange w:id="9293" w:author="Masato YOSHIKAWA" w:date="2026-01-20T11:15:00Z" w16du:dateUtc="2026-01-20T02:15:00Z">
            <w:rPr>
              <w:rFonts w:ascii="ＭＳ 明朝" w:eastAsia="ＭＳ 明朝" w:hAnsi="ＭＳ 明朝"/>
            </w:rPr>
          </w:rPrChange>
        </w:rPr>
        <w:t xml:space="preserve"> </w:t>
      </w:r>
      <w:r w:rsidR="005E6C15" w:rsidRPr="00F45A47">
        <w:rPr>
          <w:rFonts w:ascii="Times New Roman" w:eastAsia="ＭＳ 明朝" w:hAnsi="Times New Roman" w:cs="Times New Roman"/>
          <w:rPrChange w:id="9294" w:author="Masato YOSHIKAWA" w:date="2026-01-20T11:15:00Z" w16du:dateUtc="2026-01-20T02:15:00Z">
            <w:rPr>
              <w:rFonts w:ascii="ＭＳ 明朝" w:eastAsia="ＭＳ 明朝" w:hAnsi="ＭＳ 明朝"/>
            </w:rPr>
          </w:rPrChange>
        </w:rPr>
        <w:t>各訳者における</w:t>
      </w:r>
      <w:r w:rsidR="005E6C15" w:rsidRPr="00F45A47">
        <w:rPr>
          <w:rFonts w:ascii="Times New Roman" w:eastAsia="ＭＳ 明朝" w:hAnsi="Times New Roman" w:cs="Times New Roman"/>
          <w:rPrChange w:id="9295" w:author="Masato YOSHIKAWA" w:date="2026-01-20T11:15:00Z" w16du:dateUtc="2026-01-20T02:15:00Z">
            <w:rPr>
              <w:rFonts w:ascii="ＭＳ 明朝" w:eastAsia="ＭＳ 明朝" w:hAnsi="ＭＳ 明朝"/>
            </w:rPr>
          </w:rPrChange>
        </w:rPr>
        <w:t>DMIS</w:t>
      </w:r>
      <w:r w:rsidR="005E6C15" w:rsidRPr="00F45A47">
        <w:rPr>
          <w:rFonts w:ascii="Times New Roman" w:eastAsia="ＭＳ 明朝" w:hAnsi="Times New Roman" w:cs="Times New Roman"/>
          <w:rPrChange w:id="9296" w:author="Masato YOSHIKAWA" w:date="2026-01-20T11:15:00Z" w16du:dateUtc="2026-01-20T02:15:00Z">
            <w:rPr>
              <w:rFonts w:ascii="ＭＳ 明朝" w:eastAsia="ＭＳ 明朝" w:hAnsi="ＭＳ 明朝"/>
            </w:rPr>
          </w:rPrChange>
        </w:rPr>
        <w:t>の構成比（</w:t>
      </w:r>
      <w:r w:rsidR="005E6C15" w:rsidRPr="00F45A47">
        <w:rPr>
          <w:rFonts w:ascii="Times New Roman" w:eastAsia="ＭＳ 明朝" w:hAnsi="Times New Roman" w:cs="Times New Roman"/>
          <w:rPrChange w:id="9297" w:author="Masato YOSHIKAWA" w:date="2026-01-20T11:15:00Z" w16du:dateUtc="2026-01-20T02:15:00Z">
            <w:rPr>
              <w:rFonts w:ascii="ＭＳ 明朝" w:eastAsia="ＭＳ 明朝" w:hAnsi="ＭＳ 明朝"/>
            </w:rPr>
          </w:rPrChange>
        </w:rPr>
        <w:t>100%</w:t>
      </w:r>
      <w:r w:rsidR="005E6C15" w:rsidRPr="00F45A47">
        <w:rPr>
          <w:rFonts w:ascii="Times New Roman" w:eastAsia="ＭＳ 明朝" w:hAnsi="Times New Roman" w:cs="Times New Roman"/>
          <w:rPrChange w:id="9298" w:author="Masato YOSHIKAWA" w:date="2026-01-20T11:15:00Z" w16du:dateUtc="2026-01-20T02:15:00Z">
            <w:rPr>
              <w:rFonts w:ascii="ＭＳ 明朝" w:eastAsia="ＭＳ 明朝" w:hAnsi="ＭＳ 明朝"/>
            </w:rPr>
          </w:rPrChange>
        </w:rPr>
        <w:t>積み上げグラフ）</w:t>
      </w:r>
    </w:p>
    <w:p w14:paraId="20B002A4" w14:textId="77777777" w:rsidR="00D13C34" w:rsidRPr="00D13C34" w:rsidRDefault="00D13C34">
      <w:pPr>
        <w:rPr>
          <w:rPrChange w:id="9299" w:author="Masato YOSHIKAWA" w:date="2026-01-20T12:30:00Z" w16du:dateUtc="2026-01-20T03:30:00Z">
            <w:rPr>
              <w:rFonts w:ascii="ＭＳ 明朝" w:eastAsia="ＭＳ 明朝" w:hAnsi="ＭＳ 明朝"/>
            </w:rPr>
          </w:rPrChange>
        </w:rPr>
        <w:pPrChange w:id="9300" w:author="Masato YOSHIKAWA" w:date="2026-01-20T12:30:00Z" w16du:dateUtc="2026-01-20T03:30:00Z">
          <w:pPr>
            <w:pStyle w:val="aff"/>
          </w:pPr>
        </w:pPrChange>
      </w:pPr>
    </w:p>
    <w:p w14:paraId="223E0F19" w14:textId="156FCEF1" w:rsidR="00EB1C97" w:rsidRPr="00F45A47" w:rsidRDefault="00B00AB7" w:rsidP="003D6676">
      <w:pPr>
        <w:rPr>
          <w:rFonts w:ascii="Times New Roman" w:eastAsia="ＭＳ 明朝" w:hAnsi="Times New Roman" w:cs="Times New Roman"/>
          <w:szCs w:val="21"/>
          <w:rPrChange w:id="9301"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hint="eastAsia"/>
          <w:szCs w:val="21"/>
          <w:rPrChange w:id="9302" w:author="Masato YOSHIKAWA" w:date="2026-01-20T11:15:00Z" w16du:dateUtc="2026-01-20T02:15:00Z">
            <w:rPr>
              <w:rFonts w:ascii="ＭＳ 明朝" w:eastAsia="ＭＳ 明朝" w:hAnsi="ＭＳ 明朝" w:hint="eastAsia"/>
              <w:szCs w:val="21"/>
            </w:rPr>
          </w:rPrChange>
        </w:rPr>
        <w:t xml:space="preserve">　全体的な傾向として、両訳ともに</w:t>
      </w:r>
      <w:r w:rsidRPr="00F45A47">
        <w:rPr>
          <w:rFonts w:ascii="Times New Roman" w:eastAsia="ＭＳ 明朝" w:hAnsi="Times New Roman" w:cs="Times New Roman"/>
          <w:szCs w:val="21"/>
          <w:rPrChange w:id="9303" w:author="Masato YOSHIKAWA" w:date="2026-01-20T11:15:00Z" w16du:dateUtc="2026-01-20T02:15:00Z">
            <w:rPr>
              <w:rFonts w:ascii="ＭＳ 明朝" w:eastAsia="ＭＳ 明朝" w:hAnsi="ＭＳ 明朝"/>
              <w:szCs w:val="21"/>
            </w:rPr>
          </w:rPrChange>
        </w:rPr>
        <w:t>Minimization</w:t>
      </w:r>
      <w:r w:rsidRPr="00F45A47">
        <w:rPr>
          <w:rFonts w:ascii="Times New Roman" w:eastAsia="ＭＳ 明朝" w:hAnsi="Times New Roman" w:cs="Times New Roman" w:hint="eastAsia"/>
          <w:szCs w:val="21"/>
          <w:rPrChange w:id="9304" w:author="Masato YOSHIKAWA" w:date="2026-01-20T11:15:00Z" w16du:dateUtc="2026-01-20T02:15:00Z">
            <w:rPr>
              <w:rFonts w:ascii="ＭＳ 明朝" w:eastAsia="ＭＳ 明朝" w:hAnsi="ＭＳ 明朝" w:hint="eastAsia"/>
              <w:szCs w:val="21"/>
            </w:rPr>
          </w:rPrChange>
        </w:rPr>
        <w:t>が約</w:t>
      </w:r>
      <w:r w:rsidRPr="00F45A47">
        <w:rPr>
          <w:rFonts w:ascii="Times New Roman" w:eastAsia="ＭＳ 明朝" w:hAnsi="Times New Roman" w:cs="Times New Roman"/>
          <w:szCs w:val="21"/>
          <w:rPrChange w:id="9305" w:author="Masato YOSHIKAWA" w:date="2026-01-20T11:15:00Z" w16du:dateUtc="2026-01-20T02:15:00Z">
            <w:rPr>
              <w:rFonts w:ascii="ＭＳ 明朝" w:eastAsia="ＭＳ 明朝" w:hAnsi="ＭＳ 明朝"/>
              <w:szCs w:val="21"/>
            </w:rPr>
          </w:rPrChange>
        </w:rPr>
        <w:t>7</w:t>
      </w:r>
      <w:r w:rsidRPr="00F45A47">
        <w:rPr>
          <w:rFonts w:ascii="Times New Roman" w:eastAsia="ＭＳ 明朝" w:hAnsi="Times New Roman" w:cs="Times New Roman" w:hint="eastAsia"/>
          <w:szCs w:val="21"/>
          <w:rPrChange w:id="9306" w:author="Masato YOSHIKAWA" w:date="2026-01-20T11:15:00Z" w16du:dateUtc="2026-01-20T02:15:00Z">
            <w:rPr>
              <w:rFonts w:ascii="ＭＳ 明朝" w:eastAsia="ＭＳ 明朝" w:hAnsi="ＭＳ 明朝" w:hint="eastAsia"/>
              <w:szCs w:val="21"/>
            </w:rPr>
          </w:rPrChange>
        </w:rPr>
        <w:t>割（近藤：</w:t>
      </w:r>
      <w:r w:rsidRPr="00F45A47">
        <w:rPr>
          <w:rFonts w:ascii="Times New Roman" w:eastAsia="ＭＳ 明朝" w:hAnsi="Times New Roman" w:cs="Times New Roman"/>
          <w:szCs w:val="21"/>
          <w:rPrChange w:id="9307" w:author="Masato YOSHIKAWA" w:date="2026-01-20T11:15:00Z" w16du:dateUtc="2026-01-20T02:15:00Z">
            <w:rPr>
              <w:rFonts w:ascii="ＭＳ 明朝" w:eastAsia="ＭＳ 明朝" w:hAnsi="ＭＳ 明朝"/>
              <w:szCs w:val="21"/>
            </w:rPr>
          </w:rPrChange>
        </w:rPr>
        <w:t>69.1%</w:t>
      </w:r>
      <w:r w:rsidRPr="00F45A47">
        <w:rPr>
          <w:rFonts w:ascii="Times New Roman" w:eastAsia="ＭＳ 明朝" w:hAnsi="Times New Roman" w:cs="Times New Roman" w:hint="eastAsia"/>
          <w:szCs w:val="21"/>
          <w:rPrChange w:id="9308" w:author="Masato YOSHIKAWA" w:date="2026-01-20T11:15:00Z" w16du:dateUtc="2026-01-20T02:15:00Z">
            <w:rPr>
              <w:rFonts w:ascii="ＭＳ 明朝" w:eastAsia="ＭＳ 明朝" w:hAnsi="ＭＳ 明朝" w:hint="eastAsia"/>
              <w:szCs w:val="21"/>
            </w:rPr>
          </w:rPrChange>
        </w:rPr>
        <w:t>、</w:t>
      </w:r>
      <w:r w:rsidRPr="00F45A47">
        <w:rPr>
          <w:rFonts w:ascii="Times New Roman" w:eastAsia="ＭＳ 明朝" w:hAnsi="Times New Roman" w:cs="Times New Roman"/>
          <w:szCs w:val="21"/>
          <w:rPrChange w:id="9309" w:author="Masato YOSHIKAWA" w:date="2026-01-20T11:15:00Z" w16du:dateUtc="2026-01-20T02:15:00Z">
            <w:rPr>
              <w:rFonts w:ascii="ＭＳ 明朝" w:eastAsia="ＭＳ 明朝" w:hAnsi="ＭＳ 明朝"/>
              <w:szCs w:val="21"/>
            </w:rPr>
          </w:rPrChange>
        </w:rPr>
        <w:t>McClellan</w:t>
      </w:r>
      <w:r w:rsidRPr="00F45A47">
        <w:rPr>
          <w:rFonts w:ascii="Times New Roman" w:eastAsia="ＭＳ 明朝" w:hAnsi="Times New Roman" w:cs="Times New Roman" w:hint="eastAsia"/>
          <w:szCs w:val="21"/>
          <w:rPrChange w:id="9310" w:author="Masato YOSHIKAWA" w:date="2026-01-20T11:15:00Z" w16du:dateUtc="2026-01-20T02:15:00Z">
            <w:rPr>
              <w:rFonts w:ascii="ＭＳ 明朝" w:eastAsia="ＭＳ 明朝" w:hAnsi="ＭＳ 明朝" w:hint="eastAsia"/>
              <w:szCs w:val="21"/>
            </w:rPr>
          </w:rPrChange>
        </w:rPr>
        <w:t>：</w:t>
      </w:r>
      <w:r w:rsidRPr="00F45A47">
        <w:rPr>
          <w:rFonts w:ascii="Times New Roman" w:eastAsia="ＭＳ 明朝" w:hAnsi="Times New Roman" w:cs="Times New Roman"/>
          <w:szCs w:val="21"/>
          <w:rPrChange w:id="9311" w:author="Masato YOSHIKAWA" w:date="2026-01-20T11:15:00Z" w16du:dateUtc="2026-01-20T02:15:00Z">
            <w:rPr>
              <w:rFonts w:ascii="ＭＳ 明朝" w:eastAsia="ＭＳ 明朝" w:hAnsi="ＭＳ 明朝"/>
              <w:szCs w:val="21"/>
            </w:rPr>
          </w:rPrChange>
        </w:rPr>
        <w:t>69.7%</w:t>
      </w:r>
      <w:r w:rsidRPr="00F45A47">
        <w:rPr>
          <w:rFonts w:ascii="Times New Roman" w:eastAsia="ＭＳ 明朝" w:hAnsi="Times New Roman" w:cs="Times New Roman" w:hint="eastAsia"/>
          <w:szCs w:val="21"/>
          <w:rPrChange w:id="9312" w:author="Masato YOSHIKAWA" w:date="2026-01-20T11:15:00Z" w16du:dateUtc="2026-01-20T02:15:00Z">
            <w:rPr>
              <w:rFonts w:ascii="ＭＳ 明朝" w:eastAsia="ＭＳ 明朝" w:hAnsi="ＭＳ 明朝" w:hint="eastAsia"/>
              <w:szCs w:val="21"/>
            </w:rPr>
          </w:rPrChange>
        </w:rPr>
        <w:t>）と</w:t>
      </w:r>
      <w:r w:rsidR="009F7DDA" w:rsidRPr="00F45A47">
        <w:rPr>
          <w:rFonts w:ascii="Times New Roman" w:eastAsia="ＭＳ 明朝" w:hAnsi="Times New Roman" w:cs="Times New Roman" w:hint="eastAsia"/>
          <w:szCs w:val="21"/>
          <w:rPrChange w:id="9313" w:author="Masato YOSHIKAWA" w:date="2026-01-20T11:15:00Z" w16du:dateUtc="2026-01-20T02:15:00Z">
            <w:rPr>
              <w:rFonts w:ascii="ＭＳ 明朝" w:eastAsia="ＭＳ 明朝" w:hAnsi="ＭＳ 明朝" w:hint="eastAsia"/>
              <w:szCs w:val="21"/>
            </w:rPr>
          </w:rPrChange>
        </w:rPr>
        <w:t>、過半数を大きく超える割合</w:t>
      </w:r>
      <w:r w:rsidRPr="00F45A47">
        <w:rPr>
          <w:rFonts w:ascii="Times New Roman" w:eastAsia="ＭＳ 明朝" w:hAnsi="Times New Roman" w:cs="Times New Roman" w:hint="eastAsia"/>
          <w:szCs w:val="21"/>
          <w:rPrChange w:id="9314" w:author="Masato YOSHIKAWA" w:date="2026-01-20T11:15:00Z" w16du:dateUtc="2026-01-20T02:15:00Z">
            <w:rPr>
              <w:rFonts w:ascii="ＭＳ 明朝" w:eastAsia="ＭＳ 明朝" w:hAnsi="ＭＳ 明朝" w:hint="eastAsia"/>
              <w:szCs w:val="21"/>
            </w:rPr>
          </w:rPrChange>
        </w:rPr>
        <w:t>を占めている。</w:t>
      </w:r>
      <w:r w:rsidR="009F7DDA" w:rsidRPr="00F45A47">
        <w:rPr>
          <w:rFonts w:ascii="Times New Roman" w:eastAsia="ＭＳ 明朝" w:hAnsi="Times New Roman" w:cs="Times New Roman" w:hint="eastAsia"/>
          <w:szCs w:val="21"/>
          <w:rPrChange w:id="9315" w:author="Masato YOSHIKAWA" w:date="2026-01-20T11:15:00Z" w16du:dateUtc="2026-01-20T02:15:00Z">
            <w:rPr>
              <w:rFonts w:ascii="ＭＳ 明朝" w:eastAsia="ＭＳ 明朝" w:hAnsi="ＭＳ 明朝" w:hint="eastAsia"/>
              <w:szCs w:val="21"/>
            </w:rPr>
          </w:rPrChange>
        </w:rPr>
        <w:t>これは、原文に含まれる日本固有の文化的要素が、英語圏の読者</w:t>
      </w:r>
      <w:r w:rsidR="00BE27E0" w:rsidRPr="00F45A47">
        <w:rPr>
          <w:rFonts w:ascii="Times New Roman" w:eastAsia="ＭＳ 明朝" w:hAnsi="Times New Roman" w:cs="Times New Roman" w:hint="eastAsia"/>
          <w:szCs w:val="21"/>
          <w:rPrChange w:id="9316" w:author="Masato YOSHIKAWA" w:date="2026-01-20T11:15:00Z" w16du:dateUtc="2026-01-20T02:15:00Z">
            <w:rPr>
              <w:rFonts w:ascii="ＭＳ 明朝" w:eastAsia="ＭＳ 明朝" w:hAnsi="ＭＳ 明朝" w:hint="eastAsia"/>
              <w:szCs w:val="21"/>
            </w:rPr>
          </w:rPrChange>
        </w:rPr>
        <w:t>にとって</w:t>
      </w:r>
      <w:r w:rsidR="009F7DDA" w:rsidRPr="00F45A47">
        <w:rPr>
          <w:rFonts w:ascii="Times New Roman" w:eastAsia="ＭＳ 明朝" w:hAnsi="Times New Roman" w:cs="Times New Roman" w:hint="eastAsia"/>
          <w:szCs w:val="21"/>
          <w:rPrChange w:id="9317" w:author="Masato YOSHIKAWA" w:date="2026-01-20T11:15:00Z" w16du:dateUtc="2026-01-20T02:15:00Z">
            <w:rPr>
              <w:rFonts w:ascii="ＭＳ 明朝" w:eastAsia="ＭＳ 明朝" w:hAnsi="ＭＳ 明朝" w:hint="eastAsia"/>
              <w:szCs w:val="21"/>
            </w:rPr>
          </w:rPrChange>
        </w:rPr>
        <w:t>既知の概念や普遍的な事象として</w:t>
      </w:r>
      <w:r w:rsidR="00A45539" w:rsidRPr="00F45A47">
        <w:rPr>
          <w:rFonts w:ascii="Times New Roman" w:eastAsia="ＭＳ 明朝" w:hAnsi="Times New Roman" w:cs="Times New Roman" w:hint="eastAsia"/>
          <w:szCs w:val="21"/>
          <w:rPrChange w:id="9318" w:author="Masato YOSHIKAWA" w:date="2026-01-20T11:15:00Z" w16du:dateUtc="2026-01-20T02:15:00Z">
            <w:rPr>
              <w:rFonts w:ascii="ＭＳ 明朝" w:eastAsia="ＭＳ 明朝" w:hAnsi="ＭＳ 明朝" w:hint="eastAsia"/>
              <w:szCs w:val="21"/>
            </w:rPr>
          </w:rPrChange>
        </w:rPr>
        <w:t>掲示されていること</w:t>
      </w:r>
      <w:r w:rsidR="009F7DDA" w:rsidRPr="00F45A47">
        <w:rPr>
          <w:rFonts w:ascii="Times New Roman" w:eastAsia="ＭＳ 明朝" w:hAnsi="Times New Roman" w:cs="Times New Roman" w:hint="eastAsia"/>
          <w:szCs w:val="21"/>
          <w:rPrChange w:id="9319" w:author="Masato YOSHIKAWA" w:date="2026-01-20T11:15:00Z" w16du:dateUtc="2026-01-20T02:15:00Z">
            <w:rPr>
              <w:rFonts w:ascii="ＭＳ 明朝" w:eastAsia="ＭＳ 明朝" w:hAnsi="ＭＳ 明朝" w:hint="eastAsia"/>
              <w:szCs w:val="21"/>
            </w:rPr>
          </w:rPrChange>
        </w:rPr>
        <w:t>を意味する。結果として</w:t>
      </w:r>
      <w:r w:rsidR="00A45539" w:rsidRPr="00F45A47">
        <w:rPr>
          <w:rFonts w:ascii="Times New Roman" w:eastAsia="ＭＳ 明朝" w:hAnsi="Times New Roman" w:cs="Times New Roman" w:hint="eastAsia"/>
          <w:szCs w:val="21"/>
          <w:rPrChange w:id="9320" w:author="Masato YOSHIKAWA" w:date="2026-01-20T11:15:00Z" w16du:dateUtc="2026-01-20T02:15:00Z">
            <w:rPr>
              <w:rFonts w:ascii="ＭＳ 明朝" w:eastAsia="ＭＳ 明朝" w:hAnsi="ＭＳ 明朝" w:hint="eastAsia"/>
              <w:szCs w:val="21"/>
            </w:rPr>
          </w:rPrChange>
        </w:rPr>
        <w:t>、</w:t>
      </w:r>
      <w:r w:rsidR="006547A4" w:rsidRPr="00F45A47">
        <w:rPr>
          <w:rFonts w:ascii="Times New Roman" w:eastAsia="ＭＳ 明朝" w:hAnsi="Times New Roman" w:cs="Times New Roman" w:hint="eastAsia"/>
          <w:szCs w:val="21"/>
          <w:rPrChange w:id="9321" w:author="Masato YOSHIKAWA" w:date="2026-01-20T11:15:00Z" w16du:dateUtc="2026-01-20T02:15:00Z">
            <w:rPr>
              <w:rFonts w:ascii="ＭＳ 明朝" w:eastAsia="ＭＳ 明朝" w:hAnsi="ＭＳ 明朝" w:hint="eastAsia"/>
              <w:szCs w:val="21"/>
            </w:rPr>
          </w:rPrChange>
        </w:rPr>
        <w:t>読者が</w:t>
      </w:r>
      <w:r w:rsidR="006B2684" w:rsidRPr="00F45A47">
        <w:rPr>
          <w:rFonts w:ascii="Times New Roman" w:eastAsia="ＭＳ 明朝" w:hAnsi="Times New Roman" w:cs="Times New Roman" w:hint="eastAsia"/>
          <w:szCs w:val="21"/>
          <w:rPrChange w:id="9322" w:author="Masato YOSHIKAWA" w:date="2026-01-20T11:15:00Z" w16du:dateUtc="2026-01-20T02:15:00Z">
            <w:rPr>
              <w:rFonts w:ascii="ＭＳ 明朝" w:eastAsia="ＭＳ 明朝" w:hAnsi="ＭＳ 明朝" w:hint="eastAsia"/>
              <w:szCs w:val="21"/>
            </w:rPr>
          </w:rPrChange>
        </w:rPr>
        <w:t>両訳とも</w:t>
      </w:r>
      <w:r w:rsidR="009F7DDA" w:rsidRPr="00F45A47">
        <w:rPr>
          <w:rFonts w:ascii="Times New Roman" w:eastAsia="ＭＳ 明朝" w:hAnsi="Times New Roman" w:cs="Times New Roman" w:hint="eastAsia"/>
          <w:szCs w:val="21"/>
          <w:rPrChange w:id="9323" w:author="Masato YOSHIKAWA" w:date="2026-01-20T11:15:00Z" w16du:dateUtc="2026-01-20T02:15:00Z">
            <w:rPr>
              <w:rFonts w:ascii="ＭＳ 明朝" w:eastAsia="ＭＳ 明朝" w:hAnsi="ＭＳ 明朝" w:hint="eastAsia"/>
              <w:szCs w:val="21"/>
            </w:rPr>
          </w:rPrChange>
        </w:rPr>
        <w:t>文化的な差異による違和感を覚えることなく、自分化の枠組みの中でスムーズに物語を享受できる状態に置かれていると言える。</w:t>
      </w:r>
    </w:p>
    <w:p w14:paraId="277CF6C6" w14:textId="6717BF57" w:rsidR="009F7DDA" w:rsidRPr="00F45A47" w:rsidRDefault="009F7DDA" w:rsidP="009F7DDA">
      <w:pPr>
        <w:ind w:firstLineChars="100" w:firstLine="210"/>
        <w:rPr>
          <w:rFonts w:ascii="Times New Roman" w:eastAsia="ＭＳ 明朝" w:hAnsi="Times New Roman" w:cs="Times New Roman"/>
          <w:szCs w:val="21"/>
          <w:rPrChange w:id="9324"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hint="eastAsia"/>
          <w:szCs w:val="21"/>
          <w:rPrChange w:id="9325" w:author="Masato YOSHIKAWA" w:date="2026-01-20T11:15:00Z" w16du:dateUtc="2026-01-20T02:15:00Z">
            <w:rPr>
              <w:rFonts w:ascii="ＭＳ 明朝" w:eastAsia="ＭＳ 明朝" w:hAnsi="ＭＳ 明朝" w:hint="eastAsia"/>
              <w:szCs w:val="21"/>
            </w:rPr>
          </w:rPrChange>
        </w:rPr>
        <w:t>また、</w:t>
      </w:r>
      <w:r w:rsidR="00902FD0" w:rsidRPr="00F45A47">
        <w:rPr>
          <w:rFonts w:ascii="Times New Roman" w:eastAsia="ＭＳ 明朝" w:hAnsi="Times New Roman" w:cs="Times New Roman" w:hint="eastAsia"/>
          <w:szCs w:val="21"/>
          <w:rPrChange w:id="9326" w:author="Masato YOSHIKAWA" w:date="2026-01-20T11:15:00Z" w16du:dateUtc="2026-01-20T02:15:00Z">
            <w:rPr>
              <w:rFonts w:ascii="ＭＳ 明朝" w:eastAsia="ＭＳ 明朝" w:hAnsi="ＭＳ 明朝" w:hint="eastAsia"/>
              <w:szCs w:val="21"/>
            </w:rPr>
          </w:rPrChange>
        </w:rPr>
        <w:t>各段階の</w:t>
      </w:r>
      <w:r w:rsidRPr="00F45A47">
        <w:rPr>
          <w:rFonts w:ascii="Times New Roman" w:eastAsia="ＭＳ 明朝" w:hAnsi="Times New Roman" w:cs="Times New Roman"/>
          <w:szCs w:val="21"/>
          <w:rPrChange w:id="9327" w:author="Masato YOSHIKAWA" w:date="2026-01-20T11:15:00Z" w16du:dateUtc="2026-01-20T02:15:00Z">
            <w:rPr>
              <w:rFonts w:ascii="ＭＳ 明朝" w:eastAsia="ＭＳ 明朝" w:hAnsi="ＭＳ 明朝"/>
              <w:szCs w:val="21"/>
            </w:rPr>
          </w:rPrChange>
        </w:rPr>
        <w:t>出現頻度</w:t>
      </w:r>
      <w:r w:rsidR="00902FD0" w:rsidRPr="00F45A47">
        <w:rPr>
          <w:rFonts w:ascii="Times New Roman" w:eastAsia="ＭＳ 明朝" w:hAnsi="Times New Roman" w:cs="Times New Roman" w:hint="eastAsia"/>
          <w:szCs w:val="21"/>
          <w:rPrChange w:id="9328" w:author="Masato YOSHIKAWA" w:date="2026-01-20T11:15:00Z" w16du:dateUtc="2026-01-20T02:15:00Z">
            <w:rPr>
              <w:rFonts w:ascii="ＭＳ 明朝" w:eastAsia="ＭＳ 明朝" w:hAnsi="ＭＳ 明朝" w:hint="eastAsia"/>
              <w:szCs w:val="21"/>
            </w:rPr>
          </w:rPrChange>
        </w:rPr>
        <w:t>の</w:t>
      </w:r>
      <w:r w:rsidRPr="00F45A47">
        <w:rPr>
          <w:rFonts w:ascii="Times New Roman" w:eastAsia="ＭＳ 明朝" w:hAnsi="Times New Roman" w:cs="Times New Roman"/>
          <w:szCs w:val="21"/>
          <w:rPrChange w:id="9329" w:author="Masato YOSHIKAWA" w:date="2026-01-20T11:15:00Z" w16du:dateUtc="2026-01-20T02:15:00Z">
            <w:rPr>
              <w:rFonts w:ascii="ＭＳ 明朝" w:eastAsia="ＭＳ 明朝" w:hAnsi="ＭＳ 明朝"/>
              <w:szCs w:val="21"/>
            </w:rPr>
          </w:rPrChange>
        </w:rPr>
        <w:t>順位においても、両者とも</w:t>
      </w:r>
      <w:r w:rsidRPr="00F45A47">
        <w:rPr>
          <w:rFonts w:ascii="Times New Roman" w:eastAsia="ＭＳ 明朝" w:hAnsi="Times New Roman" w:cs="Times New Roman" w:hint="eastAsia"/>
          <w:szCs w:val="21"/>
          <w:rPrChange w:id="9330" w:author="Masato YOSHIKAWA" w:date="2026-01-20T11:15:00Z" w16du:dateUtc="2026-01-20T02:15:00Z">
            <w:rPr>
              <w:rFonts w:ascii="ＭＳ 明朝" w:eastAsia="ＭＳ 明朝" w:hAnsi="ＭＳ 明朝" w:hint="eastAsia"/>
              <w:szCs w:val="21"/>
            </w:rPr>
          </w:rPrChange>
        </w:rPr>
        <w:t>に</w:t>
      </w:r>
      <w:r w:rsidRPr="00F45A47">
        <w:rPr>
          <w:rFonts w:ascii="Times New Roman" w:eastAsia="ＭＳ 明朝" w:hAnsi="Times New Roman" w:cs="Times New Roman"/>
          <w:szCs w:val="21"/>
          <w:rPrChange w:id="9331" w:author="Masato YOSHIKAWA" w:date="2026-01-20T11:15:00Z" w16du:dateUtc="2026-01-20T02:15:00Z">
            <w:rPr>
              <w:rFonts w:ascii="ＭＳ 明朝" w:eastAsia="ＭＳ 明朝" w:hAnsi="ＭＳ 明朝"/>
              <w:szCs w:val="21"/>
            </w:rPr>
          </w:rPrChange>
        </w:rPr>
        <w:t>Minimization&gt; Acceptance&gt;Denial&gt;Adaptation</w:t>
      </w:r>
      <w:r w:rsidRPr="00F45A47">
        <w:rPr>
          <w:rFonts w:ascii="Times New Roman" w:eastAsia="ＭＳ 明朝" w:hAnsi="Times New Roman" w:cs="Times New Roman"/>
          <w:szCs w:val="21"/>
          <w:rPrChange w:id="9332" w:author="Masato YOSHIKAWA" w:date="2026-01-20T11:15:00Z" w16du:dateUtc="2026-01-20T02:15:00Z">
            <w:rPr>
              <w:rFonts w:ascii="ＭＳ 明朝" w:eastAsia="ＭＳ 明朝" w:hAnsi="ＭＳ 明朝"/>
              <w:szCs w:val="21"/>
            </w:rPr>
          </w:rPrChange>
        </w:rPr>
        <w:t>という同一の傾向を示した。</w:t>
      </w:r>
      <w:r w:rsidRPr="00F45A47">
        <w:rPr>
          <w:rFonts w:ascii="Times New Roman" w:eastAsia="ＭＳ 明朝" w:hAnsi="Times New Roman" w:cs="Times New Roman"/>
          <w:szCs w:val="21"/>
          <w:rPrChange w:id="9333" w:author="Masato YOSHIKAWA" w:date="2026-01-20T11:15:00Z" w16du:dateUtc="2026-01-20T02:15:00Z">
            <w:rPr>
              <w:rFonts w:ascii="ＭＳ 明朝" w:eastAsia="ＭＳ 明朝" w:hAnsi="ＭＳ 明朝"/>
              <w:szCs w:val="21"/>
            </w:rPr>
          </w:rPrChange>
        </w:rPr>
        <w:t>2</w:t>
      </w:r>
      <w:r w:rsidRPr="00F45A47">
        <w:rPr>
          <w:rFonts w:ascii="Times New Roman" w:eastAsia="ＭＳ 明朝" w:hAnsi="Times New Roman" w:cs="Times New Roman"/>
          <w:szCs w:val="21"/>
          <w:rPrChange w:id="9334" w:author="Masato YOSHIKAWA" w:date="2026-01-20T11:15:00Z" w16du:dateUtc="2026-01-20T02:15:00Z">
            <w:rPr>
              <w:rFonts w:ascii="ＭＳ 明朝" w:eastAsia="ＭＳ 明朝" w:hAnsi="ＭＳ 明朝"/>
              <w:szCs w:val="21"/>
            </w:rPr>
          </w:rPrChange>
        </w:rPr>
        <w:t>番目に多い</w:t>
      </w:r>
      <w:r w:rsidRPr="00F45A47">
        <w:rPr>
          <w:rFonts w:ascii="Times New Roman" w:eastAsia="ＭＳ 明朝" w:hAnsi="Times New Roman" w:cs="Times New Roman"/>
          <w:szCs w:val="21"/>
          <w:rPrChange w:id="9335" w:author="Masato YOSHIKAWA" w:date="2026-01-20T11:15:00Z" w16du:dateUtc="2026-01-20T02:15:00Z">
            <w:rPr>
              <w:rFonts w:ascii="ＭＳ 明朝" w:eastAsia="ＭＳ 明朝" w:hAnsi="ＭＳ 明朝"/>
              <w:szCs w:val="21"/>
            </w:rPr>
          </w:rPrChange>
        </w:rPr>
        <w:t>Acceptance</w:t>
      </w:r>
      <w:r w:rsidRPr="00F45A47">
        <w:rPr>
          <w:rFonts w:ascii="Times New Roman" w:eastAsia="ＭＳ 明朝" w:hAnsi="Times New Roman" w:cs="Times New Roman"/>
          <w:szCs w:val="21"/>
          <w:rPrChange w:id="9336" w:author="Masato YOSHIKAWA" w:date="2026-01-20T11:15:00Z" w16du:dateUtc="2026-01-20T02:15:00Z">
            <w:rPr>
              <w:rFonts w:ascii="ＭＳ 明朝" w:eastAsia="ＭＳ 明朝" w:hAnsi="ＭＳ 明朝"/>
              <w:szCs w:val="21"/>
            </w:rPr>
          </w:rPrChange>
        </w:rPr>
        <w:t>は</w:t>
      </w:r>
      <w:r w:rsidRPr="00F45A47">
        <w:rPr>
          <w:rFonts w:ascii="Times New Roman" w:eastAsia="ＭＳ 明朝" w:hAnsi="Times New Roman" w:cs="Times New Roman"/>
          <w:szCs w:val="21"/>
          <w:rPrChange w:id="9337" w:author="Masato YOSHIKAWA" w:date="2026-01-20T11:15:00Z" w16du:dateUtc="2026-01-20T02:15:00Z">
            <w:rPr>
              <w:rFonts w:ascii="ＭＳ 明朝" w:eastAsia="ＭＳ 明朝" w:hAnsi="ＭＳ 明朝"/>
              <w:szCs w:val="21"/>
            </w:rPr>
          </w:rPrChange>
        </w:rPr>
        <w:t>13</w:t>
      </w:r>
      <w:r w:rsidRPr="00F45A47">
        <w:rPr>
          <w:rFonts w:ascii="Times New Roman" w:eastAsia="ＭＳ 明朝" w:hAnsi="Times New Roman" w:cs="Times New Roman" w:hint="eastAsia"/>
          <w:szCs w:val="21"/>
          <w:rPrChange w:id="9338" w:author="Masato YOSHIKAWA" w:date="2026-01-20T11:15:00Z" w16du:dateUtc="2026-01-20T02:15:00Z">
            <w:rPr>
              <w:rFonts w:ascii="ＭＳ 明朝" w:eastAsia="ＭＳ 明朝" w:hAnsi="ＭＳ 明朝" w:cs="ＭＳ 明朝" w:hint="eastAsia"/>
              <w:szCs w:val="21"/>
            </w:rPr>
          </w:rPrChange>
        </w:rPr>
        <w:t>〜</w:t>
      </w:r>
      <w:r w:rsidRPr="00F45A47">
        <w:rPr>
          <w:rFonts w:ascii="Times New Roman" w:eastAsia="ＭＳ 明朝" w:hAnsi="Times New Roman" w:cs="Times New Roman"/>
          <w:szCs w:val="21"/>
          <w:rPrChange w:id="9339" w:author="Masato YOSHIKAWA" w:date="2026-01-20T11:15:00Z" w16du:dateUtc="2026-01-20T02:15:00Z">
            <w:rPr>
              <w:rFonts w:ascii="ＭＳ 明朝" w:eastAsia="ＭＳ 明朝" w:hAnsi="ＭＳ 明朝"/>
              <w:szCs w:val="21"/>
            </w:rPr>
          </w:rPrChange>
        </w:rPr>
        <w:t>14%</w:t>
      </w:r>
      <w:r w:rsidRPr="00F45A47">
        <w:rPr>
          <w:rFonts w:ascii="Times New Roman" w:eastAsia="ＭＳ 明朝" w:hAnsi="Times New Roman" w:cs="Times New Roman"/>
          <w:szCs w:val="21"/>
          <w:rPrChange w:id="9340" w:author="Masato YOSHIKAWA" w:date="2026-01-20T11:15:00Z" w16du:dateUtc="2026-01-20T02:15:00Z">
            <w:rPr>
              <w:rFonts w:ascii="ＭＳ 明朝" w:eastAsia="ＭＳ 明朝" w:hAnsi="ＭＳ 明朝"/>
              <w:szCs w:val="21"/>
            </w:rPr>
          </w:rPrChange>
        </w:rPr>
        <w:t>程度であり、ここでは読者は</w:t>
      </w:r>
      <w:r w:rsidRPr="00F45A47">
        <w:rPr>
          <w:rFonts w:ascii="Times New Roman" w:eastAsia="ＭＳ 明朝" w:hAnsi="Times New Roman" w:cs="Times New Roman" w:hint="eastAsia"/>
          <w:szCs w:val="21"/>
          <w:rPrChange w:id="9341" w:author="Masato YOSHIKAWA" w:date="2026-01-20T11:15:00Z" w16du:dateUtc="2026-01-20T02:15:00Z">
            <w:rPr>
              <w:rFonts w:ascii="ＭＳ 明朝" w:eastAsia="ＭＳ 明朝" w:hAnsi="ＭＳ 明朝" w:hint="eastAsia"/>
              <w:szCs w:val="21"/>
            </w:rPr>
          </w:rPrChange>
        </w:rPr>
        <w:t>、自文化にはない</w:t>
      </w:r>
      <w:r w:rsidRPr="00F45A47">
        <w:rPr>
          <w:rFonts w:ascii="Times New Roman" w:eastAsia="ＭＳ 明朝" w:hAnsi="Times New Roman" w:cs="Times New Roman"/>
          <w:szCs w:val="21"/>
          <w:rPrChange w:id="9342" w:author="Masato YOSHIKAWA" w:date="2026-01-20T11:15:00Z" w16du:dateUtc="2026-01-20T02:15:00Z">
            <w:rPr>
              <w:rFonts w:ascii="ＭＳ 明朝" w:eastAsia="ＭＳ 明朝" w:hAnsi="ＭＳ 明朝"/>
              <w:szCs w:val="21"/>
            </w:rPr>
          </w:rPrChange>
        </w:rPr>
        <w:t>日本独自の文化要素であると</w:t>
      </w:r>
      <w:r w:rsidRPr="00F45A47">
        <w:rPr>
          <w:rFonts w:ascii="Times New Roman" w:eastAsia="ＭＳ 明朝" w:hAnsi="Times New Roman" w:cs="Times New Roman" w:hint="eastAsia"/>
          <w:szCs w:val="21"/>
          <w:rPrChange w:id="9343" w:author="Masato YOSHIKAWA" w:date="2026-01-20T11:15:00Z" w16du:dateUtc="2026-01-20T02:15:00Z">
            <w:rPr>
              <w:rFonts w:ascii="ＭＳ 明朝" w:eastAsia="ＭＳ 明朝" w:hAnsi="ＭＳ 明朝" w:hint="eastAsia"/>
              <w:szCs w:val="21"/>
            </w:rPr>
          </w:rPrChange>
        </w:rPr>
        <w:t>、</w:t>
      </w:r>
      <w:r w:rsidRPr="00F45A47">
        <w:rPr>
          <w:rFonts w:ascii="Times New Roman" w:eastAsia="ＭＳ 明朝" w:hAnsi="Times New Roman" w:cs="Times New Roman"/>
          <w:szCs w:val="21"/>
          <w:rPrChange w:id="9344" w:author="Masato YOSHIKAWA" w:date="2026-01-20T11:15:00Z" w16du:dateUtc="2026-01-20T02:15:00Z">
            <w:rPr>
              <w:rFonts w:ascii="ＭＳ 明朝" w:eastAsia="ＭＳ 明朝" w:hAnsi="ＭＳ 明朝"/>
              <w:szCs w:val="21"/>
            </w:rPr>
          </w:rPrChange>
        </w:rPr>
        <w:t>表層的な差異は認識するものの、その背景にある深い意味や文脈までは理解しない状態に留まっている</w:t>
      </w:r>
      <w:r w:rsidR="006547A4" w:rsidRPr="00F45A47">
        <w:rPr>
          <w:rFonts w:ascii="Times New Roman" w:eastAsia="ＭＳ 明朝" w:hAnsi="Times New Roman" w:cs="Times New Roman" w:hint="eastAsia"/>
          <w:szCs w:val="21"/>
          <w:rPrChange w:id="9345" w:author="Masato YOSHIKAWA" w:date="2026-01-20T11:15:00Z" w16du:dateUtc="2026-01-20T02:15:00Z">
            <w:rPr>
              <w:rFonts w:ascii="ＭＳ 明朝" w:eastAsia="ＭＳ 明朝" w:hAnsi="ＭＳ 明朝" w:hint="eastAsia"/>
              <w:szCs w:val="21"/>
            </w:rPr>
          </w:rPrChange>
        </w:rPr>
        <w:t>ことがデータから読み取れる。</w:t>
      </w:r>
    </w:p>
    <w:p w14:paraId="14665000" w14:textId="26C823FB" w:rsidR="00ED06BC" w:rsidRPr="00F45A47" w:rsidRDefault="009F7DDA" w:rsidP="00ED06BC">
      <w:pPr>
        <w:ind w:firstLineChars="100" w:firstLine="210"/>
        <w:rPr>
          <w:rFonts w:ascii="Times New Roman" w:eastAsia="ＭＳ 明朝" w:hAnsi="Times New Roman" w:cs="Times New Roman"/>
          <w:szCs w:val="21"/>
          <w:rPrChange w:id="9346"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9347" w:author="Masato YOSHIKAWA" w:date="2026-01-20T11:15:00Z" w16du:dateUtc="2026-01-20T02:15:00Z">
            <w:rPr>
              <w:rFonts w:ascii="ＭＳ 明朝" w:eastAsia="ＭＳ 明朝" w:hAnsi="ＭＳ 明朝"/>
              <w:szCs w:val="21"/>
            </w:rPr>
          </w:rPrChange>
        </w:rPr>
        <w:t>一方で、両者の</w:t>
      </w:r>
      <w:r w:rsidR="00BB5B7B" w:rsidRPr="00F45A47">
        <w:rPr>
          <w:rFonts w:ascii="Times New Roman" w:eastAsia="ＭＳ 明朝" w:hAnsi="Times New Roman" w:cs="Times New Roman" w:hint="eastAsia"/>
          <w:szCs w:val="21"/>
          <w:rPrChange w:id="9348" w:author="Masato YOSHIKAWA" w:date="2026-01-20T11:15:00Z" w16du:dateUtc="2026-01-20T02:15:00Z">
            <w:rPr>
              <w:rFonts w:ascii="ＭＳ 明朝" w:eastAsia="ＭＳ 明朝" w:hAnsi="ＭＳ 明朝" w:hint="eastAsia"/>
              <w:szCs w:val="21"/>
            </w:rPr>
          </w:rPrChange>
        </w:rPr>
        <w:t>訳文</w:t>
      </w:r>
      <w:r w:rsidRPr="00F45A47">
        <w:rPr>
          <w:rFonts w:ascii="Times New Roman" w:eastAsia="ＭＳ 明朝" w:hAnsi="Times New Roman" w:cs="Times New Roman"/>
          <w:szCs w:val="21"/>
          <w:rPrChange w:id="9349" w:author="Masato YOSHIKAWA" w:date="2026-01-20T11:15:00Z" w16du:dateUtc="2026-01-20T02:15:00Z">
            <w:rPr>
              <w:rFonts w:ascii="ＭＳ 明朝" w:eastAsia="ＭＳ 明朝" w:hAnsi="ＭＳ 明朝"/>
              <w:szCs w:val="21"/>
            </w:rPr>
          </w:rPrChange>
        </w:rPr>
        <w:t>に</w:t>
      </w:r>
      <w:r w:rsidR="00E66331" w:rsidRPr="00F45A47">
        <w:rPr>
          <w:rFonts w:ascii="Times New Roman" w:eastAsia="ＭＳ 明朝" w:hAnsi="Times New Roman" w:cs="Times New Roman" w:hint="eastAsia"/>
          <w:szCs w:val="21"/>
          <w:rPrChange w:id="9350" w:author="Masato YOSHIKAWA" w:date="2026-01-20T11:15:00Z" w16du:dateUtc="2026-01-20T02:15:00Z">
            <w:rPr>
              <w:rFonts w:ascii="ＭＳ 明朝" w:eastAsia="ＭＳ 明朝" w:hAnsi="ＭＳ 明朝" w:hint="eastAsia"/>
              <w:szCs w:val="21"/>
            </w:rPr>
          </w:rPrChange>
        </w:rPr>
        <w:t>は</w:t>
      </w:r>
      <w:commentRangeStart w:id="9351"/>
      <w:r w:rsidRPr="00F45A47">
        <w:rPr>
          <w:rFonts w:ascii="Times New Roman" w:eastAsia="ＭＳ 明朝" w:hAnsi="Times New Roman" w:cs="Times New Roman"/>
          <w:szCs w:val="21"/>
          <w:rPrChange w:id="9352" w:author="Masato YOSHIKAWA" w:date="2026-01-20T11:15:00Z" w16du:dateUtc="2026-01-20T02:15:00Z">
            <w:rPr>
              <w:rFonts w:ascii="ＭＳ 明朝" w:eastAsia="ＭＳ 明朝" w:hAnsi="ＭＳ 明朝"/>
              <w:szCs w:val="21"/>
            </w:rPr>
          </w:rPrChange>
        </w:rPr>
        <w:t>質的な</w:t>
      </w:r>
      <w:commentRangeEnd w:id="9351"/>
      <w:r w:rsidR="004C180E">
        <w:rPr>
          <w:rStyle w:val="ac"/>
        </w:rPr>
        <w:commentReference w:id="9351"/>
      </w:r>
      <w:r w:rsidRPr="00F45A47">
        <w:rPr>
          <w:rFonts w:ascii="Times New Roman" w:eastAsia="ＭＳ 明朝" w:hAnsi="Times New Roman" w:cs="Times New Roman"/>
          <w:szCs w:val="21"/>
          <w:rPrChange w:id="9353" w:author="Masato YOSHIKAWA" w:date="2026-01-20T11:15:00Z" w16du:dateUtc="2026-01-20T02:15:00Z">
            <w:rPr>
              <w:rFonts w:ascii="ＭＳ 明朝" w:eastAsia="ＭＳ 明朝" w:hAnsi="ＭＳ 明朝"/>
              <w:szCs w:val="21"/>
            </w:rPr>
          </w:rPrChange>
        </w:rPr>
        <w:t>差異も見られた。最も顕著な違いは、異文化理解の深化を示す</w:t>
      </w:r>
      <w:r w:rsidRPr="00F45A47">
        <w:rPr>
          <w:rFonts w:ascii="Times New Roman" w:eastAsia="ＭＳ 明朝" w:hAnsi="Times New Roman" w:cs="Times New Roman"/>
          <w:szCs w:val="21"/>
          <w:rPrChange w:id="9354" w:author="Masato YOSHIKAWA" w:date="2026-01-20T11:15:00Z" w16du:dateUtc="2026-01-20T02:15:00Z">
            <w:rPr>
              <w:rFonts w:ascii="ＭＳ 明朝" w:eastAsia="ＭＳ 明朝" w:hAnsi="ＭＳ 明朝"/>
              <w:szCs w:val="21"/>
            </w:rPr>
          </w:rPrChange>
        </w:rPr>
        <w:t>Adaptation</w:t>
      </w:r>
      <w:r w:rsidRPr="00F45A47">
        <w:rPr>
          <w:rFonts w:ascii="Times New Roman" w:eastAsia="ＭＳ 明朝" w:hAnsi="Times New Roman" w:cs="Times New Roman"/>
          <w:szCs w:val="21"/>
          <w:rPrChange w:id="9355" w:author="Masato YOSHIKAWA" w:date="2026-01-20T11:15:00Z" w16du:dateUtc="2026-01-20T02:15:00Z">
            <w:rPr>
              <w:rFonts w:ascii="ＭＳ 明朝" w:eastAsia="ＭＳ 明朝" w:hAnsi="ＭＳ 明朝"/>
              <w:szCs w:val="21"/>
            </w:rPr>
          </w:rPrChange>
        </w:rPr>
        <w:t>の割合である。近藤</w:t>
      </w:r>
      <w:r w:rsidR="00185834" w:rsidRPr="00F45A47">
        <w:rPr>
          <w:rFonts w:ascii="Times New Roman" w:eastAsia="ＭＳ 明朝" w:hAnsi="Times New Roman" w:cs="Times New Roman" w:hint="eastAsia"/>
          <w:szCs w:val="21"/>
          <w:rPrChange w:id="9356" w:author="Masato YOSHIKAWA" w:date="2026-01-20T11:15:00Z" w16du:dateUtc="2026-01-20T02:15:00Z">
            <w:rPr>
              <w:rFonts w:ascii="ＭＳ 明朝" w:eastAsia="ＭＳ 明朝" w:hAnsi="ＭＳ 明朝" w:hint="eastAsia"/>
              <w:szCs w:val="21"/>
            </w:rPr>
          </w:rPrChange>
        </w:rPr>
        <w:t>の</w:t>
      </w:r>
      <w:r w:rsidR="00185834" w:rsidRPr="00F45A47">
        <w:rPr>
          <w:rFonts w:ascii="Times New Roman" w:eastAsia="ＭＳ 明朝" w:hAnsi="Times New Roman" w:cs="Times New Roman"/>
          <w:szCs w:val="21"/>
          <w:rPrChange w:id="9357" w:author="Masato YOSHIKAWA" w:date="2026-01-20T11:15:00Z" w16du:dateUtc="2026-01-20T02:15:00Z">
            <w:rPr>
              <w:rFonts w:ascii="ＭＳ 明朝" w:eastAsia="ＭＳ 明朝" w:hAnsi="ＭＳ 明朝"/>
              <w:szCs w:val="21"/>
            </w:rPr>
          </w:rPrChange>
        </w:rPr>
        <w:t>Adaptation</w:t>
      </w:r>
      <w:r w:rsidR="00185834" w:rsidRPr="00F45A47">
        <w:rPr>
          <w:rFonts w:ascii="Times New Roman" w:eastAsia="ＭＳ 明朝" w:hAnsi="Times New Roman" w:cs="Times New Roman" w:hint="eastAsia"/>
          <w:szCs w:val="21"/>
          <w:rPrChange w:id="9358" w:author="Masato YOSHIKAWA" w:date="2026-01-20T11:15:00Z" w16du:dateUtc="2026-01-20T02:15:00Z">
            <w:rPr>
              <w:rFonts w:ascii="ＭＳ 明朝" w:eastAsia="ＭＳ 明朝" w:hAnsi="ＭＳ 明朝" w:hint="eastAsia"/>
              <w:szCs w:val="21"/>
            </w:rPr>
          </w:rPrChange>
        </w:rPr>
        <w:t>の割合</w:t>
      </w:r>
      <w:r w:rsidRPr="00F45A47">
        <w:rPr>
          <w:rFonts w:ascii="Times New Roman" w:eastAsia="ＭＳ 明朝" w:hAnsi="Times New Roman" w:cs="Times New Roman"/>
          <w:szCs w:val="21"/>
          <w:rPrChange w:id="9359" w:author="Masato YOSHIKAWA" w:date="2026-01-20T11:15:00Z" w16du:dateUtc="2026-01-20T02:15:00Z">
            <w:rPr>
              <w:rFonts w:ascii="ＭＳ 明朝" w:eastAsia="ＭＳ 明朝" w:hAnsi="ＭＳ 明朝"/>
              <w:szCs w:val="21"/>
            </w:rPr>
          </w:rPrChange>
        </w:rPr>
        <w:t>は</w:t>
      </w:r>
      <w:r w:rsidRPr="00F45A47">
        <w:rPr>
          <w:rFonts w:ascii="Times New Roman" w:eastAsia="ＭＳ 明朝" w:hAnsi="Times New Roman" w:cs="Times New Roman"/>
          <w:szCs w:val="21"/>
          <w:rPrChange w:id="9360" w:author="Masato YOSHIKAWA" w:date="2026-01-20T11:15:00Z" w16du:dateUtc="2026-01-20T02:15:00Z">
            <w:rPr>
              <w:rFonts w:ascii="ＭＳ 明朝" w:eastAsia="ＭＳ 明朝" w:hAnsi="ＭＳ 明朝"/>
              <w:szCs w:val="21"/>
            </w:rPr>
          </w:rPrChange>
        </w:rPr>
        <w:t>7.9%</w:t>
      </w:r>
      <w:r w:rsidRPr="00F45A47">
        <w:rPr>
          <w:rFonts w:ascii="Times New Roman" w:eastAsia="ＭＳ 明朝" w:hAnsi="Times New Roman" w:cs="Times New Roman"/>
          <w:szCs w:val="21"/>
          <w:rPrChange w:id="9361" w:author="Masato YOSHIKAWA" w:date="2026-01-20T11:15:00Z" w16du:dateUtc="2026-01-20T02:15:00Z">
            <w:rPr>
              <w:rFonts w:ascii="ＭＳ 明朝" w:eastAsia="ＭＳ 明朝" w:hAnsi="ＭＳ 明朝"/>
              <w:szCs w:val="21"/>
            </w:rPr>
          </w:rPrChange>
        </w:rPr>
        <w:t>（</w:t>
      </w:r>
      <w:r w:rsidRPr="00F45A47">
        <w:rPr>
          <w:rFonts w:ascii="Times New Roman" w:eastAsia="ＭＳ 明朝" w:hAnsi="Times New Roman" w:cs="Times New Roman"/>
          <w:szCs w:val="21"/>
          <w:rPrChange w:id="9362" w:author="Masato YOSHIKAWA" w:date="2026-01-20T11:15:00Z" w16du:dateUtc="2026-01-20T02:15:00Z">
            <w:rPr>
              <w:rFonts w:ascii="ＭＳ 明朝" w:eastAsia="ＭＳ 明朝" w:hAnsi="ＭＳ 明朝"/>
              <w:szCs w:val="21"/>
            </w:rPr>
          </w:rPrChange>
        </w:rPr>
        <w:t>12</w:t>
      </w:r>
      <w:r w:rsidRPr="00F45A47">
        <w:rPr>
          <w:rFonts w:ascii="Times New Roman" w:eastAsia="ＭＳ 明朝" w:hAnsi="Times New Roman" w:cs="Times New Roman"/>
          <w:szCs w:val="21"/>
          <w:rPrChange w:id="9363" w:author="Masato YOSHIKAWA" w:date="2026-01-20T11:15:00Z" w16du:dateUtc="2026-01-20T02:15:00Z">
            <w:rPr>
              <w:rFonts w:ascii="ＭＳ 明朝" w:eastAsia="ＭＳ 明朝" w:hAnsi="ＭＳ 明朝"/>
              <w:szCs w:val="21"/>
            </w:rPr>
          </w:rPrChange>
        </w:rPr>
        <w:t>回）と、</w:t>
      </w:r>
      <w:r w:rsidRPr="00F45A47">
        <w:rPr>
          <w:rFonts w:ascii="Times New Roman" w:eastAsia="ＭＳ 明朝" w:hAnsi="Times New Roman" w:cs="Times New Roman"/>
          <w:szCs w:val="21"/>
          <w:rPrChange w:id="9364" w:author="Masato YOSHIKAWA" w:date="2026-01-20T11:15:00Z" w16du:dateUtc="2026-01-20T02:15:00Z">
            <w:rPr>
              <w:rFonts w:ascii="ＭＳ 明朝" w:eastAsia="ＭＳ 明朝" w:hAnsi="ＭＳ 明朝"/>
              <w:szCs w:val="21"/>
            </w:rPr>
          </w:rPrChange>
        </w:rPr>
        <w:t>McClellan</w:t>
      </w:r>
      <w:r w:rsidRPr="00F45A47">
        <w:rPr>
          <w:rFonts w:ascii="Times New Roman" w:eastAsia="ＭＳ 明朝" w:hAnsi="Times New Roman" w:cs="Times New Roman"/>
          <w:szCs w:val="21"/>
          <w:rPrChange w:id="9365" w:author="Masato YOSHIKAWA" w:date="2026-01-20T11:15:00Z" w16du:dateUtc="2026-01-20T02:15:00Z">
            <w:rPr>
              <w:rFonts w:ascii="ＭＳ 明朝" w:eastAsia="ＭＳ 明朝" w:hAnsi="ＭＳ 明朝"/>
              <w:szCs w:val="21"/>
            </w:rPr>
          </w:rPrChange>
        </w:rPr>
        <w:t>の</w:t>
      </w:r>
      <w:r w:rsidRPr="00F45A47">
        <w:rPr>
          <w:rFonts w:ascii="Times New Roman" w:eastAsia="ＭＳ 明朝" w:hAnsi="Times New Roman" w:cs="Times New Roman"/>
          <w:szCs w:val="21"/>
          <w:rPrChange w:id="9366" w:author="Masato YOSHIKAWA" w:date="2026-01-20T11:15:00Z" w16du:dateUtc="2026-01-20T02:15:00Z">
            <w:rPr>
              <w:rFonts w:ascii="ＭＳ 明朝" w:eastAsia="ＭＳ 明朝" w:hAnsi="ＭＳ 明朝"/>
              <w:szCs w:val="21"/>
            </w:rPr>
          </w:rPrChange>
        </w:rPr>
        <w:t>3.3%</w:t>
      </w:r>
      <w:r w:rsidRPr="00F45A47">
        <w:rPr>
          <w:rFonts w:ascii="Times New Roman" w:eastAsia="ＭＳ 明朝" w:hAnsi="Times New Roman" w:cs="Times New Roman"/>
          <w:szCs w:val="21"/>
          <w:rPrChange w:id="9367" w:author="Masato YOSHIKAWA" w:date="2026-01-20T11:15:00Z" w16du:dateUtc="2026-01-20T02:15:00Z">
            <w:rPr>
              <w:rFonts w:ascii="ＭＳ 明朝" w:eastAsia="ＭＳ 明朝" w:hAnsi="ＭＳ 明朝"/>
              <w:szCs w:val="21"/>
            </w:rPr>
          </w:rPrChange>
        </w:rPr>
        <w:t>（</w:t>
      </w:r>
      <w:r w:rsidRPr="00F45A47">
        <w:rPr>
          <w:rFonts w:ascii="Times New Roman" w:eastAsia="ＭＳ 明朝" w:hAnsi="Times New Roman" w:cs="Times New Roman"/>
          <w:szCs w:val="21"/>
          <w:rPrChange w:id="9368" w:author="Masato YOSHIKAWA" w:date="2026-01-20T11:15:00Z" w16du:dateUtc="2026-01-20T02:15:00Z">
            <w:rPr>
              <w:rFonts w:ascii="ＭＳ 明朝" w:eastAsia="ＭＳ 明朝" w:hAnsi="ＭＳ 明朝"/>
              <w:szCs w:val="21"/>
            </w:rPr>
          </w:rPrChange>
        </w:rPr>
        <w:t>5</w:t>
      </w:r>
      <w:r w:rsidRPr="00F45A47">
        <w:rPr>
          <w:rFonts w:ascii="Times New Roman" w:eastAsia="ＭＳ 明朝" w:hAnsi="Times New Roman" w:cs="Times New Roman"/>
          <w:szCs w:val="21"/>
          <w:rPrChange w:id="9369" w:author="Masato YOSHIKAWA" w:date="2026-01-20T11:15:00Z" w16du:dateUtc="2026-01-20T02:15:00Z">
            <w:rPr>
              <w:rFonts w:ascii="ＭＳ 明朝" w:eastAsia="ＭＳ 明朝" w:hAnsi="ＭＳ 明朝"/>
              <w:szCs w:val="21"/>
            </w:rPr>
          </w:rPrChange>
        </w:rPr>
        <w:t>回）と比較して高い数値を示している。これは、近藤</w:t>
      </w:r>
      <w:r w:rsidR="000811E2" w:rsidRPr="00F45A47">
        <w:rPr>
          <w:rFonts w:ascii="Times New Roman" w:eastAsia="ＭＳ 明朝" w:hAnsi="Times New Roman" w:cs="Times New Roman" w:hint="eastAsia"/>
          <w:szCs w:val="21"/>
          <w:rPrChange w:id="9370" w:author="Masato YOSHIKAWA" w:date="2026-01-20T11:15:00Z" w16du:dateUtc="2026-01-20T02:15:00Z">
            <w:rPr>
              <w:rFonts w:ascii="ＭＳ 明朝" w:eastAsia="ＭＳ 明朝" w:hAnsi="ＭＳ 明朝" w:hint="eastAsia"/>
              <w:szCs w:val="21"/>
            </w:rPr>
          </w:rPrChange>
        </w:rPr>
        <w:t>訳</w:t>
      </w:r>
      <w:r w:rsidRPr="00F45A47">
        <w:rPr>
          <w:rFonts w:ascii="Times New Roman" w:eastAsia="ＭＳ 明朝" w:hAnsi="Times New Roman" w:cs="Times New Roman"/>
          <w:szCs w:val="21"/>
          <w:rPrChange w:id="9371" w:author="Masato YOSHIKAWA" w:date="2026-01-20T11:15:00Z" w16du:dateUtc="2026-01-20T02:15:00Z">
            <w:rPr>
              <w:rFonts w:ascii="ＭＳ 明朝" w:eastAsia="ＭＳ 明朝" w:hAnsi="ＭＳ 明朝"/>
              <w:szCs w:val="21"/>
            </w:rPr>
          </w:rPrChange>
        </w:rPr>
        <w:t>の方が、読者</w:t>
      </w:r>
      <w:r w:rsidR="000811E2" w:rsidRPr="00F45A47">
        <w:rPr>
          <w:rFonts w:ascii="Times New Roman" w:eastAsia="ＭＳ 明朝" w:hAnsi="Times New Roman" w:cs="Times New Roman" w:hint="eastAsia"/>
          <w:szCs w:val="21"/>
          <w:rPrChange w:id="9372" w:author="Masato YOSHIKAWA" w:date="2026-01-20T11:15:00Z" w16du:dateUtc="2026-01-20T02:15:00Z">
            <w:rPr>
              <w:rFonts w:ascii="ＭＳ 明朝" w:eastAsia="ＭＳ 明朝" w:hAnsi="ＭＳ 明朝" w:hint="eastAsia"/>
              <w:szCs w:val="21"/>
            </w:rPr>
          </w:rPrChange>
        </w:rPr>
        <w:t>が</w:t>
      </w:r>
      <w:r w:rsidRPr="00F45A47">
        <w:rPr>
          <w:rFonts w:ascii="Times New Roman" w:eastAsia="ＭＳ 明朝" w:hAnsi="Times New Roman" w:cs="Times New Roman"/>
          <w:szCs w:val="21"/>
          <w:rPrChange w:id="9373" w:author="Masato YOSHIKAWA" w:date="2026-01-20T11:15:00Z" w16du:dateUtc="2026-01-20T02:15:00Z">
            <w:rPr>
              <w:rFonts w:ascii="ＭＳ 明朝" w:eastAsia="ＭＳ 明朝" w:hAnsi="ＭＳ 明朝"/>
              <w:szCs w:val="21"/>
            </w:rPr>
          </w:rPrChange>
        </w:rPr>
        <w:t>単なる差異の認知を超え、その文化的要素が持つ本来の機能や文脈を論理的</w:t>
      </w:r>
      <w:r w:rsidR="000811E2" w:rsidRPr="00F45A47">
        <w:rPr>
          <w:rFonts w:ascii="Times New Roman" w:eastAsia="ＭＳ 明朝" w:hAnsi="Times New Roman" w:cs="Times New Roman" w:hint="eastAsia"/>
          <w:szCs w:val="21"/>
          <w:rPrChange w:id="9374" w:author="Masato YOSHIKAWA" w:date="2026-01-20T11:15:00Z" w16du:dateUtc="2026-01-20T02:15:00Z">
            <w:rPr>
              <w:rFonts w:ascii="ＭＳ 明朝" w:eastAsia="ＭＳ 明朝" w:hAnsi="ＭＳ 明朝" w:hint="eastAsia"/>
              <w:szCs w:val="21"/>
            </w:rPr>
          </w:rPrChange>
        </w:rPr>
        <w:t>に理解</w:t>
      </w:r>
      <w:r w:rsidR="00EB668E" w:rsidRPr="00F45A47">
        <w:rPr>
          <w:rFonts w:ascii="Times New Roman" w:eastAsia="ＭＳ 明朝" w:hAnsi="Times New Roman" w:cs="Times New Roman" w:hint="eastAsia"/>
          <w:szCs w:val="21"/>
          <w:rPrChange w:id="9375" w:author="Masato YOSHIKAWA" w:date="2026-01-20T11:15:00Z" w16du:dateUtc="2026-01-20T02:15:00Z">
            <w:rPr>
              <w:rFonts w:ascii="ＭＳ 明朝" w:eastAsia="ＭＳ 明朝" w:hAnsi="ＭＳ 明朝" w:hint="eastAsia"/>
              <w:szCs w:val="21"/>
            </w:rPr>
          </w:rPrChange>
        </w:rPr>
        <w:t>できる</w:t>
      </w:r>
      <w:r w:rsidRPr="00F45A47">
        <w:rPr>
          <w:rFonts w:ascii="Times New Roman" w:eastAsia="ＭＳ 明朝" w:hAnsi="Times New Roman" w:cs="Times New Roman"/>
          <w:szCs w:val="21"/>
          <w:rPrChange w:id="9376" w:author="Masato YOSHIKAWA" w:date="2026-01-20T11:15:00Z" w16du:dateUtc="2026-01-20T02:15:00Z">
            <w:rPr>
              <w:rFonts w:ascii="ＭＳ 明朝" w:eastAsia="ＭＳ 明朝" w:hAnsi="ＭＳ 明朝"/>
              <w:szCs w:val="21"/>
            </w:rPr>
          </w:rPrChange>
        </w:rPr>
        <w:t>箇所が多いことを</w:t>
      </w:r>
      <w:r w:rsidR="006547A4" w:rsidRPr="00F45A47">
        <w:rPr>
          <w:rFonts w:ascii="Times New Roman" w:eastAsia="ＭＳ 明朝" w:hAnsi="Times New Roman" w:cs="Times New Roman" w:hint="eastAsia"/>
          <w:szCs w:val="21"/>
          <w:rPrChange w:id="9377" w:author="Masato YOSHIKAWA" w:date="2026-01-20T11:15:00Z" w16du:dateUtc="2026-01-20T02:15:00Z">
            <w:rPr>
              <w:rFonts w:ascii="ＭＳ 明朝" w:eastAsia="ＭＳ 明朝" w:hAnsi="ＭＳ 明朝" w:hint="eastAsia"/>
              <w:szCs w:val="21"/>
            </w:rPr>
          </w:rPrChange>
        </w:rPr>
        <w:t>示している。</w:t>
      </w:r>
    </w:p>
    <w:p w14:paraId="1E6860F7" w14:textId="4212AC4E" w:rsidR="00ED06BC" w:rsidRPr="00F45A47" w:rsidRDefault="00ED06BC" w:rsidP="00ED06BC">
      <w:pPr>
        <w:rPr>
          <w:rFonts w:ascii="Times New Roman" w:eastAsia="ＭＳ 明朝" w:hAnsi="Times New Roman" w:cs="Times New Roman"/>
          <w:szCs w:val="21"/>
          <w:rPrChange w:id="9378"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hint="eastAsia"/>
          <w:szCs w:val="21"/>
          <w:rPrChange w:id="9379" w:author="Masato YOSHIKAWA" w:date="2026-01-20T11:15:00Z" w16du:dateUtc="2026-01-20T02:15:00Z">
            <w:rPr>
              <w:rFonts w:ascii="ＭＳ 明朝" w:eastAsia="ＭＳ 明朝" w:hAnsi="ＭＳ 明朝" w:hint="eastAsia"/>
              <w:szCs w:val="21"/>
            </w:rPr>
          </w:rPrChange>
        </w:rPr>
        <w:t xml:space="preserve">　対照的に、</w:t>
      </w:r>
      <w:r w:rsidRPr="00F45A47">
        <w:rPr>
          <w:rFonts w:ascii="Times New Roman" w:eastAsia="ＭＳ 明朝" w:hAnsi="Times New Roman" w:cs="Times New Roman"/>
          <w:szCs w:val="21"/>
          <w:rPrChange w:id="9380" w:author="Masato YOSHIKAWA" w:date="2026-01-20T11:15:00Z" w16du:dateUtc="2026-01-20T02:15:00Z">
            <w:rPr>
              <w:rFonts w:ascii="ＭＳ 明朝" w:eastAsia="ＭＳ 明朝" w:hAnsi="ＭＳ 明朝"/>
              <w:szCs w:val="21"/>
            </w:rPr>
          </w:rPrChange>
        </w:rPr>
        <w:t>McClellan</w:t>
      </w:r>
      <w:r w:rsidRPr="00F45A47">
        <w:rPr>
          <w:rFonts w:ascii="Times New Roman" w:eastAsia="ＭＳ 明朝" w:hAnsi="Times New Roman" w:cs="Times New Roman" w:hint="eastAsia"/>
          <w:szCs w:val="21"/>
          <w:rPrChange w:id="9381" w:author="Masato YOSHIKAWA" w:date="2026-01-20T11:15:00Z" w16du:dateUtc="2026-01-20T02:15:00Z">
            <w:rPr>
              <w:rFonts w:ascii="ＭＳ 明朝" w:eastAsia="ＭＳ 明朝" w:hAnsi="ＭＳ 明朝" w:hint="eastAsia"/>
              <w:szCs w:val="21"/>
            </w:rPr>
          </w:rPrChange>
        </w:rPr>
        <w:t>は</w:t>
      </w:r>
      <w:r w:rsidRPr="00F45A47">
        <w:rPr>
          <w:rFonts w:ascii="Times New Roman" w:eastAsia="ＭＳ 明朝" w:hAnsi="Times New Roman" w:cs="Times New Roman"/>
          <w:szCs w:val="21"/>
          <w:rPrChange w:id="9382" w:author="Masato YOSHIKAWA" w:date="2026-01-20T11:15:00Z" w16du:dateUtc="2026-01-20T02:15:00Z">
            <w:rPr>
              <w:rFonts w:ascii="ＭＳ 明朝" w:eastAsia="ＭＳ 明朝" w:hAnsi="ＭＳ 明朝"/>
              <w:szCs w:val="21"/>
            </w:rPr>
          </w:rPrChange>
        </w:rPr>
        <w:t>Denial</w:t>
      </w:r>
      <w:r w:rsidRPr="00F45A47">
        <w:rPr>
          <w:rFonts w:ascii="Times New Roman" w:eastAsia="ＭＳ 明朝" w:hAnsi="Times New Roman" w:cs="Times New Roman" w:hint="eastAsia"/>
          <w:szCs w:val="21"/>
          <w:rPrChange w:id="9383" w:author="Masato YOSHIKAWA" w:date="2026-01-20T11:15:00Z" w16du:dateUtc="2026-01-20T02:15:00Z">
            <w:rPr>
              <w:rFonts w:ascii="ＭＳ 明朝" w:eastAsia="ＭＳ 明朝" w:hAnsi="ＭＳ 明朝" w:hint="eastAsia"/>
              <w:szCs w:val="21"/>
            </w:rPr>
          </w:rPrChange>
        </w:rPr>
        <w:t>の割合が</w:t>
      </w:r>
      <w:r w:rsidRPr="00F45A47">
        <w:rPr>
          <w:rFonts w:ascii="Times New Roman" w:eastAsia="ＭＳ 明朝" w:hAnsi="Times New Roman" w:cs="Times New Roman"/>
          <w:szCs w:val="21"/>
          <w:rPrChange w:id="9384" w:author="Masato YOSHIKAWA" w:date="2026-01-20T11:15:00Z" w16du:dateUtc="2026-01-20T02:15:00Z">
            <w:rPr>
              <w:rFonts w:ascii="ＭＳ 明朝" w:eastAsia="ＭＳ 明朝" w:hAnsi="ＭＳ 明朝"/>
              <w:szCs w:val="21"/>
            </w:rPr>
          </w:rPrChange>
        </w:rPr>
        <w:t>12.5%</w:t>
      </w:r>
      <w:r w:rsidRPr="00F45A47">
        <w:rPr>
          <w:rFonts w:ascii="Times New Roman" w:eastAsia="ＭＳ 明朝" w:hAnsi="Times New Roman" w:cs="Times New Roman" w:hint="eastAsia"/>
          <w:szCs w:val="21"/>
          <w:rPrChange w:id="9385" w:author="Masato YOSHIKAWA" w:date="2026-01-20T11:15:00Z" w16du:dateUtc="2026-01-20T02:15:00Z">
            <w:rPr>
              <w:rFonts w:ascii="ＭＳ 明朝" w:eastAsia="ＭＳ 明朝" w:hAnsi="ＭＳ 明朝" w:hint="eastAsia"/>
              <w:szCs w:val="21"/>
            </w:rPr>
          </w:rPrChange>
        </w:rPr>
        <w:t>（</w:t>
      </w:r>
      <w:r w:rsidRPr="00F45A47">
        <w:rPr>
          <w:rFonts w:ascii="Times New Roman" w:eastAsia="ＭＳ 明朝" w:hAnsi="Times New Roman" w:cs="Times New Roman"/>
          <w:szCs w:val="21"/>
          <w:rPrChange w:id="9386" w:author="Masato YOSHIKAWA" w:date="2026-01-20T11:15:00Z" w16du:dateUtc="2026-01-20T02:15:00Z">
            <w:rPr>
              <w:rFonts w:ascii="ＭＳ 明朝" w:eastAsia="ＭＳ 明朝" w:hAnsi="ＭＳ 明朝"/>
              <w:szCs w:val="21"/>
            </w:rPr>
          </w:rPrChange>
        </w:rPr>
        <w:t>19</w:t>
      </w:r>
      <w:r w:rsidRPr="00F45A47">
        <w:rPr>
          <w:rFonts w:ascii="Times New Roman" w:eastAsia="ＭＳ 明朝" w:hAnsi="Times New Roman" w:cs="Times New Roman" w:hint="eastAsia"/>
          <w:szCs w:val="21"/>
          <w:rPrChange w:id="9387" w:author="Masato YOSHIKAWA" w:date="2026-01-20T11:15:00Z" w16du:dateUtc="2026-01-20T02:15:00Z">
            <w:rPr>
              <w:rFonts w:ascii="ＭＳ 明朝" w:eastAsia="ＭＳ 明朝" w:hAnsi="ＭＳ 明朝" w:hint="eastAsia"/>
              <w:szCs w:val="21"/>
            </w:rPr>
          </w:rPrChange>
        </w:rPr>
        <w:t>回）と、近藤の</w:t>
      </w:r>
      <w:r w:rsidRPr="00F45A47">
        <w:rPr>
          <w:rFonts w:ascii="Times New Roman" w:eastAsia="ＭＳ 明朝" w:hAnsi="Times New Roman" w:cs="Times New Roman"/>
          <w:szCs w:val="21"/>
          <w:rPrChange w:id="9388" w:author="Masato YOSHIKAWA" w:date="2026-01-20T11:15:00Z" w16du:dateUtc="2026-01-20T02:15:00Z">
            <w:rPr>
              <w:rFonts w:ascii="ＭＳ 明朝" w:eastAsia="ＭＳ 明朝" w:hAnsi="ＭＳ 明朝"/>
              <w:szCs w:val="21"/>
            </w:rPr>
          </w:rPrChange>
        </w:rPr>
        <w:t>9.9%</w:t>
      </w:r>
      <w:r w:rsidRPr="00F45A47">
        <w:rPr>
          <w:rFonts w:ascii="Times New Roman" w:eastAsia="ＭＳ 明朝" w:hAnsi="Times New Roman" w:cs="Times New Roman" w:hint="eastAsia"/>
          <w:szCs w:val="21"/>
          <w:rPrChange w:id="9389" w:author="Masato YOSHIKAWA" w:date="2026-01-20T11:15:00Z" w16du:dateUtc="2026-01-20T02:15:00Z">
            <w:rPr>
              <w:rFonts w:ascii="ＭＳ 明朝" w:eastAsia="ＭＳ 明朝" w:hAnsi="ＭＳ 明朝" w:hint="eastAsia"/>
              <w:szCs w:val="21"/>
            </w:rPr>
          </w:rPrChange>
        </w:rPr>
        <w:t>（</w:t>
      </w:r>
      <w:r w:rsidRPr="00F45A47">
        <w:rPr>
          <w:rFonts w:ascii="Times New Roman" w:eastAsia="ＭＳ 明朝" w:hAnsi="Times New Roman" w:cs="Times New Roman"/>
          <w:szCs w:val="21"/>
          <w:rPrChange w:id="9390" w:author="Masato YOSHIKAWA" w:date="2026-01-20T11:15:00Z" w16du:dateUtc="2026-01-20T02:15:00Z">
            <w:rPr>
              <w:rFonts w:ascii="ＭＳ 明朝" w:eastAsia="ＭＳ 明朝" w:hAnsi="ＭＳ 明朝"/>
              <w:szCs w:val="21"/>
            </w:rPr>
          </w:rPrChange>
        </w:rPr>
        <w:t>15</w:t>
      </w:r>
      <w:r w:rsidRPr="00F45A47">
        <w:rPr>
          <w:rFonts w:ascii="Times New Roman" w:eastAsia="ＭＳ 明朝" w:hAnsi="Times New Roman" w:cs="Times New Roman" w:hint="eastAsia"/>
          <w:szCs w:val="21"/>
          <w:rPrChange w:id="9391" w:author="Masato YOSHIKAWA" w:date="2026-01-20T11:15:00Z" w16du:dateUtc="2026-01-20T02:15:00Z">
            <w:rPr>
              <w:rFonts w:ascii="ＭＳ 明朝" w:eastAsia="ＭＳ 明朝" w:hAnsi="ＭＳ 明朝" w:hint="eastAsia"/>
              <w:szCs w:val="21"/>
            </w:rPr>
          </w:rPrChange>
        </w:rPr>
        <w:t>回）よりもやや高い傾向にある。</w:t>
      </w:r>
      <w:r w:rsidR="00987438" w:rsidRPr="00F45A47">
        <w:rPr>
          <w:rFonts w:ascii="Times New Roman" w:eastAsia="ＭＳ 明朝" w:hAnsi="Times New Roman" w:cs="Times New Roman"/>
          <w:szCs w:val="21"/>
          <w:rPrChange w:id="9392" w:author="Masato YOSHIKAWA" w:date="2026-01-20T11:15:00Z" w16du:dateUtc="2026-01-20T02:15:00Z">
            <w:rPr>
              <w:rFonts w:ascii="ＭＳ 明朝" w:eastAsia="ＭＳ 明朝" w:hAnsi="ＭＳ 明朝"/>
              <w:szCs w:val="21"/>
            </w:rPr>
          </w:rPrChange>
        </w:rPr>
        <w:t>Denial</w:t>
      </w:r>
      <w:r w:rsidR="00987438" w:rsidRPr="00F45A47">
        <w:rPr>
          <w:rFonts w:ascii="Times New Roman" w:eastAsia="ＭＳ 明朝" w:hAnsi="Times New Roman" w:cs="Times New Roman"/>
          <w:szCs w:val="21"/>
          <w:rPrChange w:id="9393" w:author="Masato YOSHIKAWA" w:date="2026-01-20T11:15:00Z" w16du:dateUtc="2026-01-20T02:15:00Z">
            <w:rPr>
              <w:rFonts w:ascii="ＭＳ 明朝" w:eastAsia="ＭＳ 明朝" w:hAnsi="ＭＳ 明朝"/>
              <w:szCs w:val="21"/>
            </w:rPr>
          </w:rPrChange>
        </w:rPr>
        <w:t>は、文化的要素そのものが読者から</w:t>
      </w:r>
      <w:r w:rsidR="00072674" w:rsidRPr="00F45A47">
        <w:rPr>
          <w:rFonts w:ascii="Times New Roman" w:eastAsia="ＭＳ 明朝" w:hAnsi="Times New Roman" w:cs="Times New Roman" w:hint="eastAsia"/>
          <w:szCs w:val="21"/>
          <w:rPrChange w:id="9394" w:author="Masato YOSHIKAWA" w:date="2026-01-20T11:15:00Z" w16du:dateUtc="2026-01-20T02:15:00Z">
            <w:rPr>
              <w:rFonts w:ascii="ＭＳ 明朝" w:eastAsia="ＭＳ 明朝" w:hAnsi="ＭＳ 明朝" w:hint="eastAsia"/>
              <w:szCs w:val="21"/>
            </w:rPr>
          </w:rPrChange>
        </w:rPr>
        <w:t>不可視化</w:t>
      </w:r>
      <w:r w:rsidR="00987438" w:rsidRPr="00F45A47">
        <w:rPr>
          <w:rFonts w:ascii="Times New Roman" w:eastAsia="ＭＳ 明朝" w:hAnsi="Times New Roman" w:cs="Times New Roman"/>
          <w:szCs w:val="21"/>
          <w:rPrChange w:id="9395" w:author="Masato YOSHIKAWA" w:date="2026-01-20T11:15:00Z" w16du:dateUtc="2026-01-20T02:15:00Z">
            <w:rPr>
              <w:rFonts w:ascii="ＭＳ 明朝" w:eastAsia="ＭＳ 明朝" w:hAnsi="ＭＳ 明朝"/>
              <w:szCs w:val="21"/>
            </w:rPr>
          </w:rPrChange>
        </w:rPr>
        <w:t>され</w:t>
      </w:r>
      <w:r w:rsidR="00987438" w:rsidRPr="00F45A47">
        <w:rPr>
          <w:rFonts w:ascii="Times New Roman" w:eastAsia="ＭＳ 明朝" w:hAnsi="Times New Roman" w:cs="Times New Roman" w:hint="eastAsia"/>
          <w:szCs w:val="21"/>
          <w:rPrChange w:id="9396" w:author="Masato YOSHIKAWA" w:date="2026-01-20T11:15:00Z" w16du:dateUtc="2026-01-20T02:15:00Z">
            <w:rPr>
              <w:rFonts w:ascii="ＭＳ 明朝" w:eastAsia="ＭＳ 明朝" w:hAnsi="ＭＳ 明朝" w:hint="eastAsia"/>
              <w:szCs w:val="21"/>
            </w:rPr>
          </w:rPrChange>
        </w:rPr>
        <w:t>て</w:t>
      </w:r>
      <w:r w:rsidR="00072674" w:rsidRPr="00F45A47">
        <w:rPr>
          <w:rFonts w:ascii="Times New Roman" w:eastAsia="ＭＳ 明朝" w:hAnsi="Times New Roman" w:cs="Times New Roman" w:hint="eastAsia"/>
          <w:szCs w:val="21"/>
          <w:rPrChange w:id="9397" w:author="Masato YOSHIKAWA" w:date="2026-01-20T11:15:00Z" w16du:dateUtc="2026-01-20T02:15:00Z">
            <w:rPr>
              <w:rFonts w:ascii="ＭＳ 明朝" w:eastAsia="ＭＳ 明朝" w:hAnsi="ＭＳ 明朝" w:hint="eastAsia"/>
              <w:szCs w:val="21"/>
            </w:rPr>
          </w:rPrChange>
        </w:rPr>
        <w:t>認識できない</w:t>
      </w:r>
      <w:r w:rsidR="00987438" w:rsidRPr="00F45A47">
        <w:rPr>
          <w:rFonts w:ascii="Times New Roman" w:eastAsia="ＭＳ 明朝" w:hAnsi="Times New Roman" w:cs="Times New Roman"/>
          <w:szCs w:val="21"/>
          <w:rPrChange w:id="9398" w:author="Masato YOSHIKAWA" w:date="2026-01-20T11:15:00Z" w16du:dateUtc="2026-01-20T02:15:00Z">
            <w:rPr>
              <w:rFonts w:ascii="ＭＳ 明朝" w:eastAsia="ＭＳ 明朝" w:hAnsi="ＭＳ 明朝"/>
              <w:szCs w:val="21"/>
            </w:rPr>
          </w:rPrChange>
        </w:rPr>
        <w:t>状態</w:t>
      </w:r>
      <w:r w:rsidR="00D63524" w:rsidRPr="00F45A47">
        <w:rPr>
          <w:rFonts w:ascii="Times New Roman" w:eastAsia="ＭＳ 明朝" w:hAnsi="Times New Roman" w:cs="Times New Roman" w:hint="eastAsia"/>
          <w:szCs w:val="21"/>
          <w:rPrChange w:id="9399" w:author="Masato YOSHIKAWA" w:date="2026-01-20T11:15:00Z" w16du:dateUtc="2026-01-20T02:15:00Z">
            <w:rPr>
              <w:rFonts w:ascii="ＭＳ 明朝" w:eastAsia="ＭＳ 明朝" w:hAnsi="ＭＳ 明朝" w:hint="eastAsia"/>
              <w:szCs w:val="21"/>
            </w:rPr>
          </w:rPrChange>
        </w:rPr>
        <w:t>を指すため、</w:t>
      </w:r>
      <w:r w:rsidR="00D63524" w:rsidRPr="00F45A47">
        <w:rPr>
          <w:rFonts w:ascii="Times New Roman" w:eastAsia="ＭＳ 明朝" w:hAnsi="Times New Roman" w:cs="Times New Roman"/>
          <w:szCs w:val="21"/>
          <w:rPrChange w:id="9400" w:author="Masato YOSHIKAWA" w:date="2026-01-20T11:15:00Z" w16du:dateUtc="2026-01-20T02:15:00Z">
            <w:rPr>
              <w:rFonts w:ascii="ＭＳ 明朝" w:eastAsia="ＭＳ 明朝" w:hAnsi="ＭＳ 明朝"/>
              <w:szCs w:val="21"/>
            </w:rPr>
          </w:rPrChange>
        </w:rPr>
        <w:t>McClellan</w:t>
      </w:r>
      <w:r w:rsidR="00D63524" w:rsidRPr="00F45A47">
        <w:rPr>
          <w:rFonts w:ascii="Times New Roman" w:eastAsia="ＭＳ 明朝" w:hAnsi="Times New Roman" w:cs="Times New Roman" w:hint="eastAsia"/>
          <w:szCs w:val="21"/>
          <w:rPrChange w:id="9401" w:author="Masato YOSHIKAWA" w:date="2026-01-20T11:15:00Z" w16du:dateUtc="2026-01-20T02:15:00Z">
            <w:rPr>
              <w:rFonts w:ascii="ＭＳ 明朝" w:eastAsia="ＭＳ 明朝" w:hAnsi="ＭＳ 明朝" w:hint="eastAsia"/>
              <w:szCs w:val="21"/>
            </w:rPr>
          </w:rPrChange>
        </w:rPr>
        <w:t>訳では</w:t>
      </w:r>
      <w:r w:rsidR="002B7511" w:rsidRPr="00F45A47">
        <w:rPr>
          <w:rFonts w:ascii="Times New Roman" w:eastAsia="ＭＳ 明朝" w:hAnsi="Times New Roman" w:cs="Times New Roman" w:hint="eastAsia"/>
          <w:szCs w:val="21"/>
          <w:rPrChange w:id="9402" w:author="Masato YOSHIKAWA" w:date="2026-01-20T11:15:00Z" w16du:dateUtc="2026-01-20T02:15:00Z">
            <w:rPr>
              <w:rFonts w:ascii="ＭＳ 明朝" w:eastAsia="ＭＳ 明朝" w:hAnsi="ＭＳ 明朝" w:hint="eastAsia"/>
              <w:szCs w:val="21"/>
            </w:rPr>
          </w:rPrChange>
        </w:rPr>
        <w:t>読者が異文化的な要素に接触するその機会そのものが、近藤</w:t>
      </w:r>
      <w:r w:rsidR="004200A2" w:rsidRPr="00F45A47">
        <w:rPr>
          <w:rFonts w:ascii="Times New Roman" w:eastAsia="ＭＳ 明朝" w:hAnsi="Times New Roman" w:cs="Times New Roman" w:hint="eastAsia"/>
          <w:szCs w:val="21"/>
          <w:rPrChange w:id="9403" w:author="Masato YOSHIKAWA" w:date="2026-01-20T11:15:00Z" w16du:dateUtc="2026-01-20T02:15:00Z">
            <w:rPr>
              <w:rFonts w:ascii="ＭＳ 明朝" w:eastAsia="ＭＳ 明朝" w:hAnsi="ＭＳ 明朝" w:hint="eastAsia"/>
              <w:szCs w:val="21"/>
            </w:rPr>
          </w:rPrChange>
        </w:rPr>
        <w:t>よりも限定的になっていると言える。</w:t>
      </w:r>
    </w:p>
    <w:p w14:paraId="430E6AC5" w14:textId="1D69DAEB" w:rsidR="00167A33" w:rsidRPr="00F45A47" w:rsidRDefault="004200A2" w:rsidP="00ED06BC">
      <w:pPr>
        <w:rPr>
          <w:rFonts w:ascii="Times New Roman" w:eastAsia="ＭＳ 明朝" w:hAnsi="Times New Roman" w:cs="Times New Roman"/>
          <w:szCs w:val="21"/>
          <w:rPrChange w:id="9404"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hint="eastAsia"/>
          <w:szCs w:val="21"/>
          <w:rPrChange w:id="9405" w:author="Masato YOSHIKAWA" w:date="2026-01-20T11:15:00Z" w16du:dateUtc="2026-01-20T02:15:00Z">
            <w:rPr>
              <w:rFonts w:ascii="ＭＳ 明朝" w:eastAsia="ＭＳ 明朝" w:hAnsi="ＭＳ 明朝" w:hint="eastAsia"/>
              <w:szCs w:val="21"/>
            </w:rPr>
          </w:rPrChange>
        </w:rPr>
        <w:t xml:space="preserve">　</w:t>
      </w:r>
      <w:r w:rsidR="00D7016D" w:rsidRPr="00F45A47">
        <w:rPr>
          <w:rFonts w:ascii="Times New Roman" w:eastAsia="ＭＳ 明朝" w:hAnsi="Times New Roman" w:cs="Times New Roman" w:hint="eastAsia"/>
          <w:szCs w:val="21"/>
          <w:rPrChange w:id="9406" w:author="Masato YOSHIKAWA" w:date="2026-01-20T11:15:00Z" w16du:dateUtc="2026-01-20T02:15:00Z">
            <w:rPr>
              <w:rFonts w:ascii="ＭＳ 明朝" w:eastAsia="ＭＳ 明朝" w:hAnsi="ＭＳ 明朝" w:hint="eastAsia"/>
              <w:szCs w:val="21"/>
            </w:rPr>
          </w:rPrChange>
        </w:rPr>
        <w:t>以上の結果から、両訳ともに</w:t>
      </w:r>
      <w:r w:rsidR="00EA4052" w:rsidRPr="00F45A47">
        <w:rPr>
          <w:rFonts w:ascii="Times New Roman" w:eastAsia="ＭＳ 明朝" w:hAnsi="Times New Roman" w:cs="Times New Roman" w:hint="eastAsia"/>
          <w:szCs w:val="21"/>
          <w:rPrChange w:id="9407" w:author="Masato YOSHIKAWA" w:date="2026-01-20T11:15:00Z" w16du:dateUtc="2026-01-20T02:15:00Z">
            <w:rPr>
              <w:rFonts w:ascii="ＭＳ 明朝" w:eastAsia="ＭＳ 明朝" w:hAnsi="ＭＳ 明朝" w:hint="eastAsia"/>
              <w:szCs w:val="21"/>
            </w:rPr>
          </w:rPrChange>
        </w:rPr>
        <w:t>基本的には</w:t>
      </w:r>
      <w:r w:rsidR="00311263" w:rsidRPr="00F45A47">
        <w:rPr>
          <w:rFonts w:ascii="Times New Roman" w:eastAsia="ＭＳ 明朝" w:hAnsi="Times New Roman" w:cs="Times New Roman" w:hint="eastAsia"/>
          <w:szCs w:val="21"/>
          <w:rPrChange w:id="9408" w:author="Masato YOSHIKAWA" w:date="2026-01-20T11:15:00Z" w16du:dateUtc="2026-01-20T02:15:00Z">
            <w:rPr>
              <w:rFonts w:ascii="ＭＳ 明朝" w:eastAsia="ＭＳ 明朝" w:hAnsi="ＭＳ 明朝" w:hint="eastAsia"/>
              <w:szCs w:val="21"/>
            </w:rPr>
          </w:rPrChange>
        </w:rPr>
        <w:t>読者は</w:t>
      </w:r>
      <w:r w:rsidR="00D7016D" w:rsidRPr="00F45A47">
        <w:rPr>
          <w:rFonts w:ascii="Times New Roman" w:eastAsia="ＭＳ 明朝" w:hAnsi="Times New Roman" w:cs="Times New Roman"/>
          <w:szCs w:val="21"/>
          <w:rPrChange w:id="9409" w:author="Masato YOSHIKAWA" w:date="2026-01-20T11:15:00Z" w16du:dateUtc="2026-01-20T02:15:00Z">
            <w:rPr>
              <w:rFonts w:ascii="ＭＳ 明朝" w:eastAsia="ＭＳ 明朝" w:hAnsi="ＭＳ 明朝"/>
              <w:szCs w:val="21"/>
            </w:rPr>
          </w:rPrChange>
        </w:rPr>
        <w:t>Minimization</w:t>
      </w:r>
      <w:r w:rsidR="00DC14AC" w:rsidRPr="00F45A47">
        <w:rPr>
          <w:rFonts w:ascii="Times New Roman" w:eastAsia="ＭＳ 明朝" w:hAnsi="Times New Roman" w:cs="Times New Roman" w:hint="eastAsia"/>
          <w:szCs w:val="21"/>
          <w:rPrChange w:id="9410" w:author="Masato YOSHIKAWA" w:date="2026-01-20T11:15:00Z" w16du:dateUtc="2026-01-20T02:15:00Z">
            <w:rPr>
              <w:rFonts w:ascii="ＭＳ 明朝" w:eastAsia="ＭＳ 明朝" w:hAnsi="ＭＳ 明朝" w:hint="eastAsia"/>
              <w:szCs w:val="21"/>
            </w:rPr>
          </w:rPrChange>
        </w:rPr>
        <w:t>の段階を基調としながらも</w:t>
      </w:r>
      <w:r w:rsidR="00D7016D" w:rsidRPr="00F45A47">
        <w:rPr>
          <w:rFonts w:ascii="Times New Roman" w:eastAsia="ＭＳ 明朝" w:hAnsi="Times New Roman" w:cs="Times New Roman" w:hint="eastAsia"/>
          <w:szCs w:val="21"/>
          <w:rPrChange w:id="9411" w:author="Masato YOSHIKAWA" w:date="2026-01-20T11:15:00Z" w16du:dateUtc="2026-01-20T02:15:00Z">
            <w:rPr>
              <w:rFonts w:ascii="ＭＳ 明朝" w:eastAsia="ＭＳ 明朝" w:hAnsi="ＭＳ 明朝" w:hint="eastAsia"/>
              <w:szCs w:val="21"/>
            </w:rPr>
          </w:rPrChange>
        </w:rPr>
        <w:t>、近藤</w:t>
      </w:r>
      <w:r w:rsidR="0039781A" w:rsidRPr="00F45A47">
        <w:rPr>
          <w:rFonts w:ascii="Times New Roman" w:eastAsia="ＭＳ 明朝" w:hAnsi="Times New Roman" w:cs="Times New Roman" w:hint="eastAsia"/>
          <w:szCs w:val="21"/>
          <w:rPrChange w:id="9412" w:author="Masato YOSHIKAWA" w:date="2026-01-20T11:15:00Z" w16du:dateUtc="2026-01-20T02:15:00Z">
            <w:rPr>
              <w:rFonts w:ascii="ＭＳ 明朝" w:eastAsia="ＭＳ 明朝" w:hAnsi="ＭＳ 明朝" w:hint="eastAsia"/>
              <w:szCs w:val="21"/>
            </w:rPr>
          </w:rPrChange>
        </w:rPr>
        <w:t>訳</w:t>
      </w:r>
      <w:r w:rsidR="00D7016D" w:rsidRPr="00F45A47">
        <w:rPr>
          <w:rFonts w:ascii="Times New Roman" w:eastAsia="ＭＳ 明朝" w:hAnsi="Times New Roman" w:cs="Times New Roman" w:hint="eastAsia"/>
          <w:szCs w:val="21"/>
          <w:rPrChange w:id="9413" w:author="Masato YOSHIKAWA" w:date="2026-01-20T11:15:00Z" w16du:dateUtc="2026-01-20T02:15:00Z">
            <w:rPr>
              <w:rFonts w:ascii="ＭＳ 明朝" w:eastAsia="ＭＳ 明朝" w:hAnsi="ＭＳ 明朝" w:hint="eastAsia"/>
              <w:szCs w:val="21"/>
            </w:rPr>
          </w:rPrChange>
        </w:rPr>
        <w:t>は要所で</w:t>
      </w:r>
      <w:r w:rsidR="00D7016D" w:rsidRPr="00F45A47">
        <w:rPr>
          <w:rFonts w:ascii="Times New Roman" w:eastAsia="ＭＳ 明朝" w:hAnsi="Times New Roman" w:cs="Times New Roman"/>
          <w:szCs w:val="21"/>
          <w:rPrChange w:id="9414" w:author="Masato YOSHIKAWA" w:date="2026-01-20T11:15:00Z" w16du:dateUtc="2026-01-20T02:15:00Z">
            <w:rPr>
              <w:rFonts w:ascii="ＭＳ 明朝" w:eastAsia="ＭＳ 明朝" w:hAnsi="ＭＳ 明朝"/>
              <w:szCs w:val="21"/>
            </w:rPr>
          </w:rPrChange>
        </w:rPr>
        <w:t>Adaptation</w:t>
      </w:r>
      <w:r w:rsidR="00D7016D" w:rsidRPr="00F45A47">
        <w:rPr>
          <w:rFonts w:ascii="Times New Roman" w:eastAsia="ＭＳ 明朝" w:hAnsi="Times New Roman" w:cs="Times New Roman" w:hint="eastAsia"/>
          <w:szCs w:val="21"/>
          <w:rPrChange w:id="9415" w:author="Masato YOSHIKAWA" w:date="2026-01-20T11:15:00Z" w16du:dateUtc="2026-01-20T02:15:00Z">
            <w:rPr>
              <w:rFonts w:ascii="ＭＳ 明朝" w:eastAsia="ＭＳ 明朝" w:hAnsi="ＭＳ 明朝" w:hint="eastAsia"/>
              <w:szCs w:val="21"/>
            </w:rPr>
          </w:rPrChange>
        </w:rPr>
        <w:t>による深い文化理解を</w:t>
      </w:r>
      <w:r w:rsidR="00DC14AC" w:rsidRPr="00F45A47">
        <w:rPr>
          <w:rFonts w:ascii="Times New Roman" w:eastAsia="ＭＳ 明朝" w:hAnsi="Times New Roman" w:cs="Times New Roman" w:hint="eastAsia"/>
          <w:szCs w:val="21"/>
          <w:rPrChange w:id="9416" w:author="Masato YOSHIKAWA" w:date="2026-01-20T11:15:00Z" w16du:dateUtc="2026-01-20T02:15:00Z">
            <w:rPr>
              <w:rFonts w:ascii="ＭＳ 明朝" w:eastAsia="ＭＳ 明朝" w:hAnsi="ＭＳ 明朝" w:hint="eastAsia"/>
              <w:szCs w:val="21"/>
            </w:rPr>
          </w:rPrChange>
        </w:rPr>
        <w:t>提供し</w:t>
      </w:r>
      <w:r w:rsidR="00D7016D" w:rsidRPr="00F45A47">
        <w:rPr>
          <w:rFonts w:ascii="Times New Roman" w:eastAsia="ＭＳ 明朝" w:hAnsi="Times New Roman" w:cs="Times New Roman" w:hint="eastAsia"/>
          <w:szCs w:val="21"/>
          <w:rPrChange w:id="9417" w:author="Masato YOSHIKAWA" w:date="2026-01-20T11:15:00Z" w16du:dateUtc="2026-01-20T02:15:00Z">
            <w:rPr>
              <w:rFonts w:ascii="ＭＳ 明朝" w:eastAsia="ＭＳ 明朝" w:hAnsi="ＭＳ 明朝" w:hint="eastAsia"/>
              <w:szCs w:val="21"/>
            </w:rPr>
          </w:rPrChange>
        </w:rPr>
        <w:t>、</w:t>
      </w:r>
      <w:r w:rsidR="00D7016D" w:rsidRPr="00F45A47">
        <w:rPr>
          <w:rFonts w:ascii="Times New Roman" w:eastAsia="ＭＳ 明朝" w:hAnsi="Times New Roman" w:cs="Times New Roman"/>
          <w:szCs w:val="21"/>
          <w:rPrChange w:id="9418" w:author="Masato YOSHIKAWA" w:date="2026-01-20T11:15:00Z" w16du:dateUtc="2026-01-20T02:15:00Z">
            <w:rPr>
              <w:rFonts w:ascii="ＭＳ 明朝" w:eastAsia="ＭＳ 明朝" w:hAnsi="ＭＳ 明朝"/>
              <w:szCs w:val="21"/>
            </w:rPr>
          </w:rPrChange>
        </w:rPr>
        <w:t>McClellan</w:t>
      </w:r>
      <w:r w:rsidR="0039781A" w:rsidRPr="00F45A47">
        <w:rPr>
          <w:rFonts w:ascii="Times New Roman" w:eastAsia="ＭＳ 明朝" w:hAnsi="Times New Roman" w:cs="Times New Roman" w:hint="eastAsia"/>
          <w:szCs w:val="21"/>
          <w:rPrChange w:id="9419" w:author="Masato YOSHIKAWA" w:date="2026-01-20T11:15:00Z" w16du:dateUtc="2026-01-20T02:15:00Z">
            <w:rPr>
              <w:rFonts w:ascii="ＭＳ 明朝" w:eastAsia="ＭＳ 明朝" w:hAnsi="ＭＳ 明朝" w:hint="eastAsia"/>
              <w:szCs w:val="21"/>
            </w:rPr>
          </w:rPrChange>
        </w:rPr>
        <w:t>訳</w:t>
      </w:r>
      <w:r w:rsidR="00D7016D" w:rsidRPr="00F45A47">
        <w:rPr>
          <w:rFonts w:ascii="Times New Roman" w:eastAsia="ＭＳ 明朝" w:hAnsi="Times New Roman" w:cs="Times New Roman" w:hint="eastAsia"/>
          <w:szCs w:val="21"/>
          <w:rPrChange w:id="9420" w:author="Masato YOSHIKAWA" w:date="2026-01-20T11:15:00Z" w16du:dateUtc="2026-01-20T02:15:00Z">
            <w:rPr>
              <w:rFonts w:ascii="ＭＳ 明朝" w:eastAsia="ＭＳ 明朝" w:hAnsi="ＭＳ 明朝" w:hint="eastAsia"/>
              <w:szCs w:val="21"/>
            </w:rPr>
          </w:rPrChange>
        </w:rPr>
        <w:t>は</w:t>
      </w:r>
      <w:r w:rsidR="00CD617E" w:rsidRPr="00F45A47">
        <w:rPr>
          <w:rFonts w:ascii="Times New Roman" w:eastAsia="ＭＳ 明朝" w:hAnsi="Times New Roman" w:cs="Times New Roman"/>
          <w:szCs w:val="21"/>
          <w:rPrChange w:id="9421" w:author="Masato YOSHIKAWA" w:date="2026-01-20T11:15:00Z" w16du:dateUtc="2026-01-20T02:15:00Z">
            <w:rPr>
              <w:rFonts w:ascii="ＭＳ 明朝" w:eastAsia="ＭＳ 明朝" w:hAnsi="ＭＳ 明朝"/>
              <w:szCs w:val="21"/>
            </w:rPr>
          </w:rPrChange>
        </w:rPr>
        <w:t>Denial</w:t>
      </w:r>
      <w:r w:rsidR="007A21EC" w:rsidRPr="00F45A47">
        <w:rPr>
          <w:rFonts w:ascii="Times New Roman" w:eastAsia="ＭＳ 明朝" w:hAnsi="Times New Roman" w:cs="Times New Roman" w:hint="eastAsia"/>
          <w:szCs w:val="21"/>
          <w:rPrChange w:id="9422" w:author="Masato YOSHIKAWA" w:date="2026-01-20T11:15:00Z" w16du:dateUtc="2026-01-20T02:15:00Z">
            <w:rPr>
              <w:rFonts w:ascii="ＭＳ 明朝" w:eastAsia="ＭＳ 明朝" w:hAnsi="ＭＳ 明朝" w:hint="eastAsia"/>
              <w:szCs w:val="21"/>
            </w:rPr>
          </w:rPrChange>
        </w:rPr>
        <w:t>によって読</w:t>
      </w:r>
      <w:r w:rsidR="007A21EC" w:rsidRPr="00F45A47">
        <w:rPr>
          <w:rFonts w:ascii="Times New Roman" w:eastAsia="ＭＳ 明朝" w:hAnsi="Times New Roman" w:cs="Times New Roman" w:hint="eastAsia"/>
          <w:szCs w:val="21"/>
          <w:rPrChange w:id="9423" w:author="Masato YOSHIKAWA" w:date="2026-01-20T11:15:00Z" w16du:dateUtc="2026-01-20T02:15:00Z">
            <w:rPr>
              <w:rFonts w:ascii="ＭＳ 明朝" w:eastAsia="ＭＳ 明朝" w:hAnsi="ＭＳ 明朝" w:hint="eastAsia"/>
              <w:szCs w:val="21"/>
            </w:rPr>
          </w:rPrChange>
        </w:rPr>
        <w:lastRenderedPageBreak/>
        <w:t>者</w:t>
      </w:r>
      <w:r w:rsidR="00694E0A" w:rsidRPr="00F45A47">
        <w:rPr>
          <w:rFonts w:ascii="Times New Roman" w:eastAsia="ＭＳ 明朝" w:hAnsi="Times New Roman" w:cs="Times New Roman" w:hint="eastAsia"/>
          <w:szCs w:val="21"/>
          <w:rPrChange w:id="9424" w:author="Masato YOSHIKAWA" w:date="2026-01-20T11:15:00Z" w16du:dateUtc="2026-01-20T02:15:00Z">
            <w:rPr>
              <w:rFonts w:ascii="ＭＳ 明朝" w:eastAsia="ＭＳ 明朝" w:hAnsi="ＭＳ 明朝" w:hint="eastAsia"/>
              <w:szCs w:val="21"/>
            </w:rPr>
          </w:rPrChange>
        </w:rPr>
        <w:t>の異文化接触</w:t>
      </w:r>
      <w:r w:rsidR="00304DD0" w:rsidRPr="00F45A47">
        <w:rPr>
          <w:rFonts w:ascii="Times New Roman" w:eastAsia="ＭＳ 明朝" w:hAnsi="Times New Roman" w:cs="Times New Roman" w:hint="eastAsia"/>
          <w:szCs w:val="21"/>
          <w:rPrChange w:id="9425" w:author="Masato YOSHIKAWA" w:date="2026-01-20T11:15:00Z" w16du:dateUtc="2026-01-20T02:15:00Z">
            <w:rPr>
              <w:rFonts w:ascii="ＭＳ 明朝" w:eastAsia="ＭＳ 明朝" w:hAnsi="ＭＳ 明朝" w:hint="eastAsia"/>
              <w:szCs w:val="21"/>
            </w:rPr>
          </w:rPrChange>
        </w:rPr>
        <w:t>を遮断する傾向がある</w:t>
      </w:r>
      <w:r w:rsidR="007A21EC" w:rsidRPr="00F45A47">
        <w:rPr>
          <w:rFonts w:ascii="Times New Roman" w:eastAsia="ＭＳ 明朝" w:hAnsi="Times New Roman" w:cs="Times New Roman" w:hint="eastAsia"/>
          <w:szCs w:val="21"/>
          <w:rPrChange w:id="9426" w:author="Masato YOSHIKAWA" w:date="2026-01-20T11:15:00Z" w16du:dateUtc="2026-01-20T02:15:00Z">
            <w:rPr>
              <w:rFonts w:ascii="ＭＳ 明朝" w:eastAsia="ＭＳ 明朝" w:hAnsi="ＭＳ 明朝" w:hint="eastAsia"/>
              <w:szCs w:val="21"/>
            </w:rPr>
          </w:rPrChange>
        </w:rPr>
        <w:t>という、</w:t>
      </w:r>
      <w:r w:rsidR="00B71913" w:rsidRPr="00F45A47">
        <w:rPr>
          <w:rFonts w:ascii="Times New Roman" w:eastAsia="ＭＳ 明朝" w:hAnsi="Times New Roman" w:cs="Times New Roman" w:hint="eastAsia"/>
          <w:szCs w:val="21"/>
          <w:rPrChange w:id="9427" w:author="Masato YOSHIKAWA" w:date="2026-01-20T11:15:00Z" w16du:dateUtc="2026-01-20T02:15:00Z">
            <w:rPr>
              <w:rFonts w:ascii="ＭＳ 明朝" w:eastAsia="ＭＳ 明朝" w:hAnsi="ＭＳ 明朝" w:hint="eastAsia"/>
              <w:szCs w:val="21"/>
            </w:rPr>
          </w:rPrChange>
        </w:rPr>
        <w:t>読者</w:t>
      </w:r>
      <w:r w:rsidR="0039781A" w:rsidRPr="00F45A47">
        <w:rPr>
          <w:rFonts w:ascii="Times New Roman" w:eastAsia="ＭＳ 明朝" w:hAnsi="Times New Roman" w:cs="Times New Roman" w:hint="eastAsia"/>
          <w:szCs w:val="21"/>
          <w:rPrChange w:id="9428" w:author="Masato YOSHIKAWA" w:date="2026-01-20T11:15:00Z" w16du:dateUtc="2026-01-20T02:15:00Z">
            <w:rPr>
              <w:rFonts w:ascii="ＭＳ 明朝" w:eastAsia="ＭＳ 明朝" w:hAnsi="ＭＳ 明朝" w:hint="eastAsia"/>
              <w:szCs w:val="21"/>
            </w:rPr>
          </w:rPrChange>
        </w:rPr>
        <w:t>の理解度</w:t>
      </w:r>
      <w:r w:rsidR="00B71913" w:rsidRPr="00F45A47">
        <w:rPr>
          <w:rFonts w:ascii="Times New Roman" w:eastAsia="ＭＳ 明朝" w:hAnsi="Times New Roman" w:cs="Times New Roman" w:hint="eastAsia"/>
          <w:szCs w:val="21"/>
          <w:rPrChange w:id="9429" w:author="Masato YOSHIKAWA" w:date="2026-01-20T11:15:00Z" w16du:dateUtc="2026-01-20T02:15:00Z">
            <w:rPr>
              <w:rFonts w:ascii="ＭＳ 明朝" w:eastAsia="ＭＳ 明朝" w:hAnsi="ＭＳ 明朝" w:hint="eastAsia"/>
              <w:szCs w:val="21"/>
            </w:rPr>
          </w:rPrChange>
        </w:rPr>
        <w:t>の違いが</w:t>
      </w:r>
      <w:r w:rsidR="0080279D" w:rsidRPr="00F45A47">
        <w:rPr>
          <w:rFonts w:ascii="Times New Roman" w:eastAsia="ＭＳ 明朝" w:hAnsi="Times New Roman" w:cs="Times New Roman" w:hint="eastAsia"/>
          <w:szCs w:val="21"/>
          <w:rPrChange w:id="9430" w:author="Masato YOSHIKAWA" w:date="2026-01-20T11:15:00Z" w16du:dateUtc="2026-01-20T02:15:00Z">
            <w:rPr>
              <w:rFonts w:ascii="ＭＳ 明朝" w:eastAsia="ＭＳ 明朝" w:hAnsi="ＭＳ 明朝" w:hint="eastAsia"/>
              <w:szCs w:val="21"/>
            </w:rPr>
          </w:rPrChange>
        </w:rPr>
        <w:t>確認された</w:t>
      </w:r>
      <w:r w:rsidR="00CD617E" w:rsidRPr="00F45A47">
        <w:rPr>
          <w:rFonts w:ascii="Times New Roman" w:eastAsia="ＭＳ 明朝" w:hAnsi="Times New Roman" w:cs="Times New Roman" w:hint="eastAsia"/>
          <w:szCs w:val="21"/>
          <w:rPrChange w:id="9431" w:author="Masato YOSHIKAWA" w:date="2026-01-20T11:15:00Z" w16du:dateUtc="2026-01-20T02:15:00Z">
            <w:rPr>
              <w:rFonts w:ascii="ＭＳ 明朝" w:eastAsia="ＭＳ 明朝" w:hAnsi="ＭＳ 明朝" w:hint="eastAsia"/>
              <w:szCs w:val="21"/>
            </w:rPr>
          </w:rPrChange>
        </w:rPr>
        <w:t>。</w:t>
      </w:r>
      <w:r w:rsidR="009E6149" w:rsidRPr="00F45A47">
        <w:rPr>
          <w:rFonts w:ascii="Times New Roman" w:eastAsia="ＭＳ 明朝" w:hAnsi="Times New Roman" w:cs="Times New Roman" w:hint="eastAsia"/>
          <w:szCs w:val="21"/>
          <w:rPrChange w:id="9432" w:author="Masato YOSHIKAWA" w:date="2026-01-20T11:15:00Z" w16du:dateUtc="2026-01-20T02:15:00Z">
            <w:rPr>
              <w:rFonts w:ascii="ＭＳ 明朝" w:eastAsia="ＭＳ 明朝" w:hAnsi="ＭＳ 明朝" w:hint="eastAsia"/>
              <w:szCs w:val="21"/>
            </w:rPr>
          </w:rPrChange>
        </w:rPr>
        <w:t>一方で</w:t>
      </w:r>
      <w:r w:rsidR="009E6149" w:rsidRPr="00F45A47">
        <w:rPr>
          <w:rFonts w:ascii="Times New Roman" w:eastAsia="ＭＳ 明朝" w:hAnsi="Times New Roman" w:cs="Times New Roman"/>
          <w:szCs w:val="21"/>
          <w:rPrChange w:id="9433" w:author="Masato YOSHIKAWA" w:date="2026-01-20T11:15:00Z" w16du:dateUtc="2026-01-20T02:15:00Z">
            <w:rPr>
              <w:rFonts w:ascii="ＭＳ 明朝" w:eastAsia="ＭＳ 明朝" w:hAnsi="ＭＳ 明朝"/>
              <w:szCs w:val="21"/>
            </w:rPr>
          </w:rPrChange>
        </w:rPr>
        <w:t>DMIS</w:t>
      </w:r>
      <w:r w:rsidR="009E6149" w:rsidRPr="00F45A47">
        <w:rPr>
          <w:rFonts w:ascii="Times New Roman" w:eastAsia="ＭＳ 明朝" w:hAnsi="Times New Roman" w:cs="Times New Roman" w:hint="eastAsia"/>
          <w:szCs w:val="21"/>
          <w:rPrChange w:id="9434" w:author="Masato YOSHIKAWA" w:date="2026-01-20T11:15:00Z" w16du:dateUtc="2026-01-20T02:15:00Z">
            <w:rPr>
              <w:rFonts w:ascii="ＭＳ 明朝" w:eastAsia="ＭＳ 明朝" w:hAnsi="ＭＳ 明朝" w:hint="eastAsia"/>
              <w:szCs w:val="21"/>
            </w:rPr>
          </w:rPrChange>
        </w:rPr>
        <w:t>の構成比の順位</w:t>
      </w:r>
      <w:r w:rsidR="00167A33" w:rsidRPr="00F45A47">
        <w:rPr>
          <w:rFonts w:ascii="Times New Roman" w:eastAsia="ＭＳ 明朝" w:hAnsi="Times New Roman" w:cs="Times New Roman" w:hint="eastAsia"/>
          <w:szCs w:val="21"/>
          <w:rPrChange w:id="9435" w:author="Masato YOSHIKAWA" w:date="2026-01-20T11:15:00Z" w16du:dateUtc="2026-01-20T02:15:00Z">
            <w:rPr>
              <w:rFonts w:ascii="ＭＳ 明朝" w:eastAsia="ＭＳ 明朝" w:hAnsi="ＭＳ 明朝" w:hint="eastAsia"/>
              <w:szCs w:val="21"/>
            </w:rPr>
          </w:rPrChange>
        </w:rPr>
        <w:t>が同じである</w:t>
      </w:r>
      <w:r w:rsidR="009E6149" w:rsidRPr="00F45A47">
        <w:rPr>
          <w:rFonts w:ascii="Times New Roman" w:eastAsia="ＭＳ 明朝" w:hAnsi="Times New Roman" w:cs="Times New Roman" w:hint="eastAsia"/>
          <w:szCs w:val="21"/>
          <w:rPrChange w:id="9436" w:author="Masato YOSHIKAWA" w:date="2026-01-20T11:15:00Z" w16du:dateUtc="2026-01-20T02:15:00Z">
            <w:rPr>
              <w:rFonts w:ascii="ＭＳ 明朝" w:eastAsia="ＭＳ 明朝" w:hAnsi="ＭＳ 明朝" w:hint="eastAsia"/>
              <w:szCs w:val="21"/>
            </w:rPr>
          </w:rPrChange>
        </w:rPr>
        <w:t>点から、両者の</w:t>
      </w:r>
      <w:r w:rsidR="00167A33" w:rsidRPr="00F45A47">
        <w:rPr>
          <w:rFonts w:ascii="Times New Roman" w:eastAsia="ＭＳ 明朝" w:hAnsi="Times New Roman" w:cs="Times New Roman" w:hint="eastAsia"/>
          <w:szCs w:val="21"/>
          <w:rPrChange w:id="9437" w:author="Masato YOSHIKAWA" w:date="2026-01-20T11:15:00Z" w16du:dateUtc="2026-01-20T02:15:00Z">
            <w:rPr>
              <w:rFonts w:ascii="ＭＳ 明朝" w:eastAsia="ＭＳ 明朝" w:hAnsi="ＭＳ 明朝" w:hint="eastAsia"/>
              <w:szCs w:val="21"/>
            </w:rPr>
          </w:rPrChange>
        </w:rPr>
        <w:t>翻訳戦略</w:t>
      </w:r>
      <w:r w:rsidR="00304DD0" w:rsidRPr="00F45A47">
        <w:rPr>
          <w:rFonts w:ascii="Times New Roman" w:eastAsia="ＭＳ 明朝" w:hAnsi="Times New Roman" w:cs="Times New Roman" w:hint="eastAsia"/>
          <w:szCs w:val="21"/>
          <w:rPrChange w:id="9438" w:author="Masato YOSHIKAWA" w:date="2026-01-20T11:15:00Z" w16du:dateUtc="2026-01-20T02:15:00Z">
            <w:rPr>
              <w:rFonts w:ascii="ＭＳ 明朝" w:eastAsia="ＭＳ 明朝" w:hAnsi="ＭＳ 明朝" w:hint="eastAsia"/>
              <w:szCs w:val="21"/>
            </w:rPr>
          </w:rPrChange>
        </w:rPr>
        <w:t>の大枠は</w:t>
      </w:r>
      <w:r w:rsidR="009E6149" w:rsidRPr="00F45A47">
        <w:rPr>
          <w:rFonts w:ascii="Times New Roman" w:eastAsia="ＭＳ 明朝" w:hAnsi="Times New Roman" w:cs="Times New Roman" w:hint="eastAsia"/>
          <w:szCs w:val="21"/>
          <w:rPrChange w:id="9439" w:author="Masato YOSHIKAWA" w:date="2026-01-20T11:15:00Z" w16du:dateUtc="2026-01-20T02:15:00Z">
            <w:rPr>
              <w:rFonts w:ascii="ＭＳ 明朝" w:eastAsia="ＭＳ 明朝" w:hAnsi="ＭＳ 明朝" w:hint="eastAsia"/>
              <w:szCs w:val="21"/>
            </w:rPr>
          </w:rPrChange>
        </w:rPr>
        <w:t>類似していると</w:t>
      </w:r>
      <w:r w:rsidR="00167A33" w:rsidRPr="00F45A47">
        <w:rPr>
          <w:rFonts w:ascii="Times New Roman" w:eastAsia="ＭＳ 明朝" w:hAnsi="Times New Roman" w:cs="Times New Roman" w:hint="eastAsia"/>
          <w:szCs w:val="21"/>
          <w:rPrChange w:id="9440" w:author="Masato YOSHIKAWA" w:date="2026-01-20T11:15:00Z" w16du:dateUtc="2026-01-20T02:15:00Z">
            <w:rPr>
              <w:rFonts w:ascii="ＭＳ 明朝" w:eastAsia="ＭＳ 明朝" w:hAnsi="ＭＳ 明朝" w:hint="eastAsia"/>
              <w:szCs w:val="21"/>
            </w:rPr>
          </w:rPrChange>
        </w:rPr>
        <w:t>も</w:t>
      </w:r>
      <w:r w:rsidR="009E6149" w:rsidRPr="00F45A47">
        <w:rPr>
          <w:rFonts w:ascii="Times New Roman" w:eastAsia="ＭＳ 明朝" w:hAnsi="Times New Roman" w:cs="Times New Roman" w:hint="eastAsia"/>
          <w:szCs w:val="21"/>
          <w:rPrChange w:id="9441" w:author="Masato YOSHIKAWA" w:date="2026-01-20T11:15:00Z" w16du:dateUtc="2026-01-20T02:15:00Z">
            <w:rPr>
              <w:rFonts w:ascii="ＭＳ 明朝" w:eastAsia="ＭＳ 明朝" w:hAnsi="ＭＳ 明朝" w:hint="eastAsia"/>
              <w:szCs w:val="21"/>
            </w:rPr>
          </w:rPrChange>
        </w:rPr>
        <w:t>言える。</w:t>
      </w:r>
    </w:p>
    <w:p w14:paraId="0ACD1051" w14:textId="77777777" w:rsidR="00C30E80" w:rsidRPr="00F45A47" w:rsidRDefault="00C30E80" w:rsidP="00ED06BC">
      <w:pPr>
        <w:rPr>
          <w:rFonts w:ascii="Times New Roman" w:eastAsia="ＭＳ 明朝" w:hAnsi="Times New Roman" w:cs="Times New Roman"/>
          <w:szCs w:val="21"/>
          <w:rPrChange w:id="9442" w:author="Masato YOSHIKAWA" w:date="2026-01-20T11:15:00Z" w16du:dateUtc="2026-01-20T02:15:00Z">
            <w:rPr>
              <w:rFonts w:ascii="ＭＳ 明朝" w:eastAsia="ＭＳ 明朝" w:hAnsi="ＭＳ 明朝"/>
              <w:szCs w:val="21"/>
            </w:rPr>
          </w:rPrChange>
        </w:rPr>
      </w:pPr>
    </w:p>
    <w:p w14:paraId="3D2605D6" w14:textId="075AD2F8" w:rsidR="00EB1C97" w:rsidRPr="00F45A47" w:rsidRDefault="000A6E91" w:rsidP="00A578AF">
      <w:pPr>
        <w:pStyle w:val="a9"/>
        <w:numPr>
          <w:ilvl w:val="1"/>
          <w:numId w:val="36"/>
        </w:numPr>
        <w:rPr>
          <w:rFonts w:ascii="Times New Roman" w:eastAsia="ＭＳ 明朝" w:hAnsi="Times New Roman" w:cs="Times New Roman"/>
          <w:szCs w:val="21"/>
          <w:rPrChange w:id="9443"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9444" w:author="Masato YOSHIKAWA" w:date="2026-01-20T11:15:00Z" w16du:dateUtc="2026-01-20T02:15:00Z">
            <w:rPr>
              <w:rFonts w:ascii="ＭＳ 明朝" w:eastAsia="ＭＳ 明朝" w:hAnsi="ＭＳ 明朝"/>
              <w:szCs w:val="21"/>
            </w:rPr>
          </w:rPrChange>
        </w:rPr>
        <w:t xml:space="preserve"> </w:t>
      </w:r>
      <w:r w:rsidR="00C16296" w:rsidRPr="00F45A47">
        <w:rPr>
          <w:rFonts w:ascii="Times New Roman" w:eastAsia="ＭＳ 明朝" w:hAnsi="Times New Roman" w:cs="Times New Roman" w:hint="eastAsia"/>
          <w:szCs w:val="21"/>
          <w:rPrChange w:id="9445" w:author="Masato YOSHIKAWA" w:date="2026-01-20T11:15:00Z" w16du:dateUtc="2026-01-20T02:15:00Z">
            <w:rPr>
              <w:rFonts w:ascii="ＭＳ 明朝" w:eastAsia="ＭＳ 明朝" w:hAnsi="ＭＳ 明朝" w:hint="eastAsia"/>
              <w:szCs w:val="21"/>
            </w:rPr>
          </w:rPrChange>
        </w:rPr>
        <w:t>クロス集計分析と統計的傾向</w:t>
      </w:r>
    </w:p>
    <w:p w14:paraId="50DF285F" w14:textId="17AE601F" w:rsidR="00D969F9" w:rsidRPr="00F45A47" w:rsidRDefault="00D969F9" w:rsidP="00D969F9">
      <w:pPr>
        <w:rPr>
          <w:rFonts w:ascii="Times New Roman" w:eastAsia="ＭＳ 明朝" w:hAnsi="Times New Roman" w:cs="Times New Roman"/>
          <w:szCs w:val="21"/>
          <w:rPrChange w:id="9446"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9447" w:author="Masato YOSHIKAWA" w:date="2026-01-20T11:15:00Z" w16du:dateUtc="2026-01-20T02:15:00Z">
            <w:rPr>
              <w:rFonts w:ascii="ＭＳ 明朝" w:eastAsia="ＭＳ 明朝" w:hAnsi="ＭＳ 明朝"/>
              <w:szCs w:val="21"/>
            </w:rPr>
          </w:rPrChange>
        </w:rPr>
        <w:t xml:space="preserve">4.2.1 </w:t>
      </w:r>
      <w:r w:rsidRPr="00F45A47">
        <w:rPr>
          <w:rFonts w:ascii="Times New Roman" w:eastAsia="ＭＳ 明朝" w:hAnsi="Times New Roman" w:cs="Times New Roman" w:hint="eastAsia"/>
          <w:szCs w:val="21"/>
          <w:rPrChange w:id="9448" w:author="Masato YOSHIKAWA" w:date="2026-01-20T11:15:00Z" w16du:dateUtc="2026-01-20T02:15:00Z">
            <w:rPr>
              <w:rFonts w:ascii="ＭＳ 明朝" w:eastAsia="ＭＳ 明朝" w:hAnsi="ＭＳ 明朝" w:hint="eastAsia"/>
              <w:szCs w:val="21"/>
            </w:rPr>
          </w:rPrChange>
        </w:rPr>
        <w:t>翻訳技法と</w:t>
      </w:r>
      <w:r w:rsidRPr="00F45A47">
        <w:rPr>
          <w:rFonts w:ascii="Times New Roman" w:eastAsia="ＭＳ 明朝" w:hAnsi="Times New Roman" w:cs="Times New Roman"/>
          <w:szCs w:val="21"/>
          <w:rPrChange w:id="9449" w:author="Masato YOSHIKAWA" w:date="2026-01-20T11:15:00Z" w16du:dateUtc="2026-01-20T02:15:00Z">
            <w:rPr>
              <w:rFonts w:ascii="ＭＳ 明朝" w:eastAsia="ＭＳ 明朝" w:hAnsi="ＭＳ 明朝"/>
              <w:szCs w:val="21"/>
            </w:rPr>
          </w:rPrChange>
        </w:rPr>
        <w:t>DMIS</w:t>
      </w:r>
      <w:r w:rsidRPr="00F45A47">
        <w:rPr>
          <w:rFonts w:ascii="Times New Roman" w:eastAsia="ＭＳ 明朝" w:hAnsi="Times New Roman" w:cs="Times New Roman" w:hint="eastAsia"/>
          <w:szCs w:val="21"/>
          <w:rPrChange w:id="9450" w:author="Masato YOSHIKAWA" w:date="2026-01-20T11:15:00Z" w16du:dateUtc="2026-01-20T02:15:00Z">
            <w:rPr>
              <w:rFonts w:ascii="ＭＳ 明朝" w:eastAsia="ＭＳ 明朝" w:hAnsi="ＭＳ 明朝" w:hint="eastAsia"/>
              <w:szCs w:val="21"/>
            </w:rPr>
          </w:rPrChange>
        </w:rPr>
        <w:t>の分布傾向（クロス集計結果）</w:t>
      </w:r>
    </w:p>
    <w:p w14:paraId="5C64AFDC" w14:textId="0A2FA67C" w:rsidR="004301ED" w:rsidRDefault="004301ED" w:rsidP="004301ED">
      <w:pPr>
        <w:rPr>
          <w:ins w:id="9451" w:author="Masato YOSHIKAWA" w:date="2026-01-20T12:35:00Z" w16du:dateUtc="2026-01-20T03:35:00Z"/>
          <w:rFonts w:ascii="Times New Roman" w:eastAsia="ＭＳ 明朝" w:hAnsi="Times New Roman" w:cs="Times New Roman"/>
          <w:szCs w:val="21"/>
        </w:rPr>
      </w:pPr>
      <w:r w:rsidRPr="00F45A47">
        <w:rPr>
          <w:rFonts w:ascii="Times New Roman" w:eastAsia="ＭＳ 明朝" w:hAnsi="Times New Roman" w:cs="Times New Roman" w:hint="eastAsia"/>
          <w:szCs w:val="21"/>
          <w:rPrChange w:id="9452" w:author="Masato YOSHIKAWA" w:date="2026-01-20T11:15:00Z" w16du:dateUtc="2026-01-20T02:15:00Z">
            <w:rPr>
              <w:rFonts w:ascii="ＭＳ 明朝" w:eastAsia="ＭＳ 明朝" w:hAnsi="ＭＳ 明朝" w:hint="eastAsia"/>
              <w:szCs w:val="21"/>
            </w:rPr>
          </w:rPrChange>
        </w:rPr>
        <w:t xml:space="preserve">　</w:t>
      </w:r>
      <w:r w:rsidRPr="00F45A47">
        <w:rPr>
          <w:rFonts w:ascii="Times New Roman" w:eastAsia="ＭＳ 明朝" w:hAnsi="Times New Roman" w:cs="Times New Roman"/>
          <w:szCs w:val="21"/>
          <w:rPrChange w:id="9453" w:author="Masato YOSHIKAWA" w:date="2026-01-20T11:15:00Z" w16du:dateUtc="2026-01-20T02:15:00Z">
            <w:rPr>
              <w:rFonts w:ascii="ＭＳ 明朝" w:eastAsia="ＭＳ 明朝" w:hAnsi="ＭＳ 明朝"/>
              <w:szCs w:val="21"/>
            </w:rPr>
          </w:rPrChange>
        </w:rPr>
        <w:t>近藤と</w:t>
      </w:r>
      <w:r w:rsidRPr="00F45A47">
        <w:rPr>
          <w:rFonts w:ascii="Times New Roman" w:eastAsia="ＭＳ 明朝" w:hAnsi="Times New Roman" w:cs="Times New Roman"/>
          <w:szCs w:val="21"/>
          <w:rPrChange w:id="9454" w:author="Masato YOSHIKAWA" w:date="2026-01-20T11:15:00Z" w16du:dateUtc="2026-01-20T02:15:00Z">
            <w:rPr>
              <w:rFonts w:ascii="ＭＳ 明朝" w:eastAsia="ＭＳ 明朝" w:hAnsi="ＭＳ 明朝"/>
              <w:szCs w:val="21"/>
            </w:rPr>
          </w:rPrChange>
        </w:rPr>
        <w:t>McClellan</w:t>
      </w:r>
      <w:r w:rsidRPr="00F45A47">
        <w:rPr>
          <w:rFonts w:ascii="Times New Roman" w:eastAsia="ＭＳ 明朝" w:hAnsi="Times New Roman" w:cs="Times New Roman"/>
          <w:szCs w:val="21"/>
          <w:rPrChange w:id="9455" w:author="Masato YOSHIKAWA" w:date="2026-01-20T11:15:00Z" w16du:dateUtc="2026-01-20T02:15:00Z">
            <w:rPr>
              <w:rFonts w:ascii="ＭＳ 明朝" w:eastAsia="ＭＳ 明朝" w:hAnsi="ＭＳ 明朝"/>
              <w:szCs w:val="21"/>
            </w:rPr>
          </w:rPrChange>
        </w:rPr>
        <w:t>の</w:t>
      </w:r>
      <w:r w:rsidRPr="00F45A47">
        <w:rPr>
          <w:rFonts w:ascii="Times New Roman" w:eastAsia="ＭＳ 明朝" w:hAnsi="Times New Roman" w:cs="Times New Roman"/>
          <w:szCs w:val="21"/>
          <w:rPrChange w:id="9456" w:author="Masato YOSHIKAWA" w:date="2026-01-20T11:15:00Z" w16du:dateUtc="2026-01-20T02:15:00Z">
            <w:rPr>
              <w:rFonts w:ascii="ＭＳ 明朝" w:eastAsia="ＭＳ 明朝" w:hAnsi="ＭＳ 明朝"/>
              <w:szCs w:val="21"/>
            </w:rPr>
          </w:rPrChange>
        </w:rPr>
        <w:t>2</w:t>
      </w:r>
      <w:r w:rsidRPr="00F45A47">
        <w:rPr>
          <w:rFonts w:ascii="Times New Roman" w:eastAsia="ＭＳ 明朝" w:hAnsi="Times New Roman" w:cs="Times New Roman"/>
          <w:szCs w:val="21"/>
          <w:rPrChange w:id="9457" w:author="Masato YOSHIKAWA" w:date="2026-01-20T11:15:00Z" w16du:dateUtc="2026-01-20T02:15:00Z">
            <w:rPr>
              <w:rFonts w:ascii="ＭＳ 明朝" w:eastAsia="ＭＳ 明朝" w:hAnsi="ＭＳ 明朝"/>
              <w:szCs w:val="21"/>
            </w:rPr>
          </w:rPrChange>
        </w:rPr>
        <w:t>名の翻訳者における翻訳技法の選択傾向と、</w:t>
      </w:r>
      <w:r w:rsidRPr="00F45A47">
        <w:rPr>
          <w:rFonts w:ascii="Times New Roman" w:eastAsia="ＭＳ 明朝" w:hAnsi="Times New Roman" w:cs="Times New Roman"/>
          <w:szCs w:val="21"/>
          <w:rPrChange w:id="9458" w:author="Masato YOSHIKAWA" w:date="2026-01-20T11:15:00Z" w16du:dateUtc="2026-01-20T02:15:00Z">
            <w:rPr>
              <w:rFonts w:ascii="ＭＳ 明朝" w:eastAsia="ＭＳ 明朝" w:hAnsi="ＭＳ 明朝"/>
              <w:szCs w:val="21"/>
            </w:rPr>
          </w:rPrChange>
        </w:rPr>
        <w:t>DMIS</w:t>
      </w:r>
      <w:r w:rsidRPr="00F45A47">
        <w:rPr>
          <w:rFonts w:ascii="Times New Roman" w:eastAsia="ＭＳ 明朝" w:hAnsi="Times New Roman" w:cs="Times New Roman"/>
          <w:szCs w:val="21"/>
          <w:rPrChange w:id="9459" w:author="Masato YOSHIKAWA" w:date="2026-01-20T11:15:00Z" w16du:dateUtc="2026-01-20T02:15:00Z">
            <w:rPr>
              <w:rFonts w:ascii="ＭＳ 明朝" w:eastAsia="ＭＳ 明朝" w:hAnsi="ＭＳ 明朝"/>
              <w:szCs w:val="21"/>
            </w:rPr>
          </w:rPrChange>
        </w:rPr>
        <w:t>段階との関連性を検証するため、クロス集計を行った。各翻訳者の集計結果を図</w:t>
      </w:r>
      <w:r w:rsidRPr="00F45A47">
        <w:rPr>
          <w:rFonts w:ascii="Times New Roman" w:eastAsia="ＭＳ 明朝" w:hAnsi="Times New Roman" w:cs="Times New Roman"/>
          <w:szCs w:val="21"/>
          <w:rPrChange w:id="9460" w:author="Masato YOSHIKAWA" w:date="2026-01-20T11:15:00Z" w16du:dateUtc="2026-01-20T02:15:00Z">
            <w:rPr>
              <w:rFonts w:ascii="ＭＳ 明朝" w:eastAsia="ＭＳ 明朝" w:hAnsi="ＭＳ 明朝"/>
              <w:szCs w:val="21"/>
            </w:rPr>
          </w:rPrChange>
        </w:rPr>
        <w:t>3</w:t>
      </w:r>
      <w:r w:rsidRPr="00F45A47">
        <w:rPr>
          <w:rFonts w:ascii="Times New Roman" w:eastAsia="ＭＳ 明朝" w:hAnsi="Times New Roman" w:cs="Times New Roman"/>
          <w:szCs w:val="21"/>
          <w:rPrChange w:id="9461" w:author="Masato YOSHIKAWA" w:date="2026-01-20T11:15:00Z" w16du:dateUtc="2026-01-20T02:15:00Z">
            <w:rPr>
              <w:rFonts w:ascii="ＭＳ 明朝" w:eastAsia="ＭＳ 明朝" w:hAnsi="ＭＳ 明朝"/>
              <w:szCs w:val="21"/>
            </w:rPr>
          </w:rPrChange>
        </w:rPr>
        <w:t>に示す。</w:t>
      </w:r>
    </w:p>
    <w:p w14:paraId="7D40F585" w14:textId="77777777" w:rsidR="004C180E" w:rsidRPr="00F45A47" w:rsidRDefault="004C180E" w:rsidP="004301ED">
      <w:pPr>
        <w:rPr>
          <w:rFonts w:ascii="Times New Roman" w:eastAsia="ＭＳ 明朝" w:hAnsi="Times New Roman" w:cs="Times New Roman"/>
          <w:szCs w:val="21"/>
          <w:rPrChange w:id="9462" w:author="Masato YOSHIKAWA" w:date="2026-01-20T11:15:00Z" w16du:dateUtc="2026-01-20T02:15:00Z">
            <w:rPr>
              <w:rFonts w:ascii="ＭＳ 明朝" w:eastAsia="ＭＳ 明朝" w:hAnsi="ＭＳ 明朝"/>
              <w:szCs w:val="21"/>
            </w:rPr>
          </w:rPrChange>
        </w:rPr>
      </w:pPr>
    </w:p>
    <w:tbl>
      <w:tblPr>
        <w:tblW w:w="8488" w:type="dxa"/>
        <w:tblLayout w:type="fixed"/>
        <w:tblCellMar>
          <w:left w:w="0" w:type="dxa"/>
          <w:right w:w="0" w:type="dxa"/>
        </w:tblCellMar>
        <w:tblLook w:val="04A0" w:firstRow="1" w:lastRow="0" w:firstColumn="1" w:lastColumn="0" w:noHBand="0" w:noVBand="1"/>
      </w:tblPr>
      <w:tblGrid>
        <w:gridCol w:w="276"/>
        <w:gridCol w:w="1134"/>
        <w:gridCol w:w="752"/>
        <w:gridCol w:w="495"/>
        <w:gridCol w:w="766"/>
        <w:gridCol w:w="766"/>
        <w:gridCol w:w="110"/>
        <w:gridCol w:w="371"/>
        <w:gridCol w:w="992"/>
        <w:gridCol w:w="799"/>
        <w:gridCol w:w="495"/>
        <w:gridCol w:w="766"/>
        <w:gridCol w:w="766"/>
      </w:tblGrid>
      <w:tr w:rsidR="00F86FFC" w:rsidRPr="00F45A47" w14:paraId="2B0C1EF7" w14:textId="77777777" w:rsidTr="00E2325D">
        <w:trPr>
          <w:trHeight w:val="315"/>
        </w:trPr>
        <w:tc>
          <w:tcPr>
            <w:tcW w:w="1410" w:type="dxa"/>
            <w:gridSpan w:val="2"/>
            <w:vMerge w:val="restar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94488E6" w14:textId="77777777" w:rsidR="00F86FFC" w:rsidRPr="00F45A47" w:rsidRDefault="00F86FFC" w:rsidP="0037682B">
            <w:pPr>
              <w:rPr>
                <w:rFonts w:ascii="Times New Roman" w:eastAsia="ＭＳ 明朝" w:hAnsi="Times New Roman" w:cs="Times New Roman"/>
                <w:szCs w:val="21"/>
                <w:rPrChange w:id="9463" w:author="Masato YOSHIKAWA" w:date="2026-01-20T11:15:00Z" w16du:dateUtc="2026-01-20T02:15:00Z">
                  <w:rPr>
                    <w:rFonts w:ascii="ＭＳ 明朝" w:eastAsia="ＭＳ 明朝" w:hAnsi="ＭＳ 明朝"/>
                    <w:szCs w:val="21"/>
                  </w:rPr>
                </w:rPrChange>
              </w:rPr>
            </w:pPr>
            <w:commentRangeStart w:id="9464"/>
          </w:p>
        </w:tc>
        <w:tc>
          <w:tcPr>
            <w:tcW w:w="2779" w:type="dxa"/>
            <w:gridSpan w:val="4"/>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54493A0" w14:textId="77777777" w:rsidR="00F86FFC" w:rsidRPr="00F45A47" w:rsidRDefault="00F86FFC" w:rsidP="0037682B">
            <w:pPr>
              <w:rPr>
                <w:rFonts w:ascii="Times New Roman" w:eastAsia="ＭＳ 明朝" w:hAnsi="Times New Roman" w:cs="Times New Roman"/>
                <w:szCs w:val="21"/>
                <w:rPrChange w:id="9465"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9466" w:author="Masato YOSHIKAWA" w:date="2026-01-20T11:15:00Z" w16du:dateUtc="2026-01-20T02:15:00Z">
                  <w:rPr>
                    <w:rFonts w:ascii="ＭＳ 明朝" w:eastAsia="ＭＳ 明朝" w:hAnsi="ＭＳ 明朝"/>
                    <w:szCs w:val="21"/>
                  </w:rPr>
                </w:rPrChange>
              </w:rPr>
              <w:t>DMIS</w:t>
            </w:r>
          </w:p>
        </w:tc>
        <w:tc>
          <w:tcPr>
            <w:tcW w:w="11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2E06A8B" w14:textId="77777777" w:rsidR="00F86FFC" w:rsidRPr="00F45A47" w:rsidRDefault="00F86FFC" w:rsidP="0037682B">
            <w:pPr>
              <w:rPr>
                <w:rFonts w:ascii="Times New Roman" w:eastAsia="ＭＳ 明朝" w:hAnsi="Times New Roman" w:cs="Times New Roman"/>
                <w:szCs w:val="21"/>
                <w:rPrChange w:id="9467" w:author="Masato YOSHIKAWA" w:date="2026-01-20T11:15:00Z" w16du:dateUtc="2026-01-20T02:15:00Z">
                  <w:rPr>
                    <w:rFonts w:ascii="ＭＳ 明朝" w:eastAsia="ＭＳ 明朝" w:hAnsi="ＭＳ 明朝"/>
                    <w:szCs w:val="21"/>
                  </w:rPr>
                </w:rPrChange>
              </w:rPr>
            </w:pPr>
          </w:p>
        </w:tc>
        <w:tc>
          <w:tcPr>
            <w:tcW w:w="1363" w:type="dxa"/>
            <w:gridSpan w:val="2"/>
            <w:vMerge w:val="restar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664356E" w14:textId="77777777" w:rsidR="00F86FFC" w:rsidRPr="00F45A47" w:rsidRDefault="00F86FFC" w:rsidP="0037682B">
            <w:pPr>
              <w:rPr>
                <w:rFonts w:ascii="Times New Roman" w:eastAsia="ＭＳ 明朝" w:hAnsi="Times New Roman" w:cs="Times New Roman"/>
                <w:szCs w:val="21"/>
                <w:rPrChange w:id="9468" w:author="Masato YOSHIKAWA" w:date="2026-01-20T11:15:00Z" w16du:dateUtc="2026-01-20T02:15:00Z">
                  <w:rPr>
                    <w:rFonts w:ascii="ＭＳ 明朝" w:eastAsia="ＭＳ 明朝" w:hAnsi="ＭＳ 明朝"/>
                    <w:szCs w:val="21"/>
                  </w:rPr>
                </w:rPrChange>
              </w:rPr>
            </w:pPr>
          </w:p>
        </w:tc>
        <w:tc>
          <w:tcPr>
            <w:tcW w:w="2826" w:type="dxa"/>
            <w:gridSpan w:val="4"/>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D629C1E" w14:textId="77777777" w:rsidR="00F86FFC" w:rsidRPr="00F45A47" w:rsidRDefault="00F86FFC" w:rsidP="0037682B">
            <w:pPr>
              <w:rPr>
                <w:rFonts w:ascii="Times New Roman" w:eastAsia="ＭＳ 明朝" w:hAnsi="Times New Roman" w:cs="Times New Roman"/>
                <w:szCs w:val="21"/>
                <w:rPrChange w:id="9469"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9470" w:author="Masato YOSHIKAWA" w:date="2026-01-20T11:15:00Z" w16du:dateUtc="2026-01-20T02:15:00Z">
                  <w:rPr>
                    <w:rFonts w:ascii="ＭＳ 明朝" w:eastAsia="ＭＳ 明朝" w:hAnsi="ＭＳ 明朝"/>
                    <w:szCs w:val="21"/>
                  </w:rPr>
                </w:rPrChange>
              </w:rPr>
              <w:t>DMIS</w:t>
            </w:r>
          </w:p>
        </w:tc>
      </w:tr>
      <w:tr w:rsidR="00F86FFC" w:rsidRPr="00F45A47" w14:paraId="24421EB6" w14:textId="77777777" w:rsidTr="00E2325D">
        <w:trPr>
          <w:trHeight w:val="426"/>
        </w:trPr>
        <w:tc>
          <w:tcPr>
            <w:tcW w:w="1410" w:type="dxa"/>
            <w:gridSpan w:val="2"/>
            <w:vMerge/>
            <w:tcBorders>
              <w:top w:val="single" w:sz="6" w:space="0" w:color="CCCCCC"/>
              <w:left w:val="single" w:sz="6" w:space="0" w:color="CCCCCC"/>
              <w:bottom w:val="single" w:sz="6" w:space="0" w:color="CCCCCC"/>
              <w:right w:val="single" w:sz="6" w:space="0" w:color="CCCCCC"/>
            </w:tcBorders>
            <w:vAlign w:val="center"/>
            <w:hideMark/>
          </w:tcPr>
          <w:p w14:paraId="0B0CAB12" w14:textId="77777777" w:rsidR="00F86FFC" w:rsidRPr="00F45A47" w:rsidRDefault="00F86FFC" w:rsidP="0037682B">
            <w:pPr>
              <w:rPr>
                <w:rFonts w:ascii="Times New Roman" w:eastAsia="ＭＳ 明朝" w:hAnsi="Times New Roman" w:cs="Times New Roman"/>
                <w:szCs w:val="21"/>
                <w:rPrChange w:id="9471" w:author="Masato YOSHIKAWA" w:date="2026-01-20T11:15:00Z" w16du:dateUtc="2026-01-20T02:15:00Z">
                  <w:rPr>
                    <w:rFonts w:ascii="ＭＳ 明朝" w:eastAsia="ＭＳ 明朝" w:hAnsi="ＭＳ 明朝"/>
                    <w:szCs w:val="21"/>
                  </w:rPr>
                </w:rPrChange>
              </w:rPr>
            </w:pPr>
          </w:p>
        </w:tc>
        <w:tc>
          <w:tcPr>
            <w:tcW w:w="75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00B9401" w14:textId="77777777" w:rsidR="00F86FFC" w:rsidRPr="00F45A47" w:rsidRDefault="00F86FFC" w:rsidP="0037682B">
            <w:pPr>
              <w:rPr>
                <w:rFonts w:ascii="Times New Roman" w:eastAsia="ＭＳ 明朝" w:hAnsi="Times New Roman" w:cs="Times New Roman"/>
                <w:szCs w:val="21"/>
                <w:rPrChange w:id="9472"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9473" w:author="Masato YOSHIKAWA" w:date="2026-01-20T11:15:00Z" w16du:dateUtc="2026-01-20T02:15:00Z">
                  <w:rPr>
                    <w:rFonts w:ascii="ＭＳ 明朝" w:eastAsia="ＭＳ 明朝" w:hAnsi="ＭＳ 明朝"/>
                    <w:szCs w:val="21"/>
                  </w:rPr>
                </w:rPrChange>
              </w:rPr>
              <w:t>Minimization</w:t>
            </w:r>
          </w:p>
        </w:tc>
        <w:tc>
          <w:tcPr>
            <w:tcW w:w="49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739A242" w14:textId="77777777" w:rsidR="00F86FFC" w:rsidRPr="00F45A47" w:rsidRDefault="00F86FFC" w:rsidP="0037682B">
            <w:pPr>
              <w:rPr>
                <w:rFonts w:ascii="Times New Roman" w:eastAsia="ＭＳ 明朝" w:hAnsi="Times New Roman" w:cs="Times New Roman"/>
                <w:szCs w:val="21"/>
                <w:rPrChange w:id="9474"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9475" w:author="Masato YOSHIKAWA" w:date="2026-01-20T11:15:00Z" w16du:dateUtc="2026-01-20T02:15:00Z">
                  <w:rPr>
                    <w:rFonts w:ascii="ＭＳ 明朝" w:eastAsia="ＭＳ 明朝" w:hAnsi="ＭＳ 明朝"/>
                    <w:szCs w:val="21"/>
                  </w:rPr>
                </w:rPrChange>
              </w:rPr>
              <w:t>Denial</w:t>
            </w:r>
          </w:p>
        </w:tc>
        <w:tc>
          <w:tcPr>
            <w:tcW w:w="76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912AB26" w14:textId="77777777" w:rsidR="00F86FFC" w:rsidRPr="00F45A47" w:rsidRDefault="00F86FFC" w:rsidP="0037682B">
            <w:pPr>
              <w:rPr>
                <w:rFonts w:ascii="Times New Roman" w:eastAsia="ＭＳ 明朝" w:hAnsi="Times New Roman" w:cs="Times New Roman"/>
                <w:szCs w:val="21"/>
                <w:rPrChange w:id="9476"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9477" w:author="Masato YOSHIKAWA" w:date="2026-01-20T11:15:00Z" w16du:dateUtc="2026-01-20T02:15:00Z">
                  <w:rPr>
                    <w:rFonts w:ascii="ＭＳ 明朝" w:eastAsia="ＭＳ 明朝" w:hAnsi="ＭＳ 明朝"/>
                    <w:szCs w:val="21"/>
                  </w:rPr>
                </w:rPrChange>
              </w:rPr>
              <w:t>Adaptation</w:t>
            </w:r>
          </w:p>
        </w:tc>
        <w:tc>
          <w:tcPr>
            <w:tcW w:w="76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C3CAADE" w14:textId="77777777" w:rsidR="00F86FFC" w:rsidRPr="00F45A47" w:rsidRDefault="00F86FFC" w:rsidP="0037682B">
            <w:pPr>
              <w:rPr>
                <w:rFonts w:ascii="Times New Roman" w:eastAsia="ＭＳ 明朝" w:hAnsi="Times New Roman" w:cs="Times New Roman"/>
                <w:szCs w:val="21"/>
                <w:rPrChange w:id="9478"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9479" w:author="Masato YOSHIKAWA" w:date="2026-01-20T11:15:00Z" w16du:dateUtc="2026-01-20T02:15:00Z">
                  <w:rPr>
                    <w:rFonts w:ascii="ＭＳ 明朝" w:eastAsia="ＭＳ 明朝" w:hAnsi="ＭＳ 明朝"/>
                    <w:szCs w:val="21"/>
                  </w:rPr>
                </w:rPrChange>
              </w:rPr>
              <w:t>Acceptance</w:t>
            </w:r>
          </w:p>
        </w:tc>
        <w:tc>
          <w:tcPr>
            <w:tcW w:w="11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E73ED39" w14:textId="77777777" w:rsidR="00F86FFC" w:rsidRPr="00F45A47" w:rsidRDefault="00F86FFC" w:rsidP="0037682B">
            <w:pPr>
              <w:rPr>
                <w:rFonts w:ascii="Times New Roman" w:eastAsia="ＭＳ 明朝" w:hAnsi="Times New Roman" w:cs="Times New Roman"/>
                <w:szCs w:val="21"/>
                <w:rPrChange w:id="9480" w:author="Masato YOSHIKAWA" w:date="2026-01-20T11:15:00Z" w16du:dateUtc="2026-01-20T02:15:00Z">
                  <w:rPr>
                    <w:rFonts w:ascii="ＭＳ 明朝" w:eastAsia="ＭＳ 明朝" w:hAnsi="ＭＳ 明朝"/>
                    <w:szCs w:val="21"/>
                  </w:rPr>
                </w:rPrChange>
              </w:rPr>
            </w:pPr>
          </w:p>
        </w:tc>
        <w:tc>
          <w:tcPr>
            <w:tcW w:w="1363" w:type="dxa"/>
            <w:gridSpan w:val="2"/>
            <w:vMerge/>
            <w:tcBorders>
              <w:top w:val="single" w:sz="6" w:space="0" w:color="CCCCCC"/>
              <w:left w:val="single" w:sz="6" w:space="0" w:color="CCCCCC"/>
              <w:bottom w:val="single" w:sz="6" w:space="0" w:color="CCCCCC"/>
              <w:right w:val="single" w:sz="6" w:space="0" w:color="CCCCCC"/>
            </w:tcBorders>
            <w:vAlign w:val="center"/>
            <w:hideMark/>
          </w:tcPr>
          <w:p w14:paraId="40609719" w14:textId="77777777" w:rsidR="00F86FFC" w:rsidRPr="00F45A47" w:rsidRDefault="00F86FFC" w:rsidP="0037682B">
            <w:pPr>
              <w:rPr>
                <w:rFonts w:ascii="Times New Roman" w:eastAsia="ＭＳ 明朝" w:hAnsi="Times New Roman" w:cs="Times New Roman"/>
                <w:szCs w:val="21"/>
                <w:rPrChange w:id="9481" w:author="Masato YOSHIKAWA" w:date="2026-01-20T11:15:00Z" w16du:dateUtc="2026-01-20T02:15:00Z">
                  <w:rPr>
                    <w:rFonts w:ascii="ＭＳ 明朝" w:eastAsia="ＭＳ 明朝" w:hAnsi="ＭＳ 明朝"/>
                    <w:szCs w:val="21"/>
                  </w:rPr>
                </w:rPrChange>
              </w:rPr>
            </w:pPr>
          </w:p>
        </w:tc>
        <w:tc>
          <w:tcPr>
            <w:tcW w:w="79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491696E" w14:textId="77777777" w:rsidR="00F86FFC" w:rsidRPr="00F45A47" w:rsidRDefault="00F86FFC" w:rsidP="0037682B">
            <w:pPr>
              <w:rPr>
                <w:rFonts w:ascii="Times New Roman" w:eastAsia="ＭＳ 明朝" w:hAnsi="Times New Roman" w:cs="Times New Roman"/>
                <w:szCs w:val="21"/>
                <w:rPrChange w:id="9482"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9483" w:author="Masato YOSHIKAWA" w:date="2026-01-20T11:15:00Z" w16du:dateUtc="2026-01-20T02:15:00Z">
                  <w:rPr>
                    <w:rFonts w:ascii="ＭＳ 明朝" w:eastAsia="ＭＳ 明朝" w:hAnsi="ＭＳ 明朝"/>
                    <w:szCs w:val="21"/>
                  </w:rPr>
                </w:rPrChange>
              </w:rPr>
              <w:t>Minimization</w:t>
            </w:r>
          </w:p>
        </w:tc>
        <w:tc>
          <w:tcPr>
            <w:tcW w:w="49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9868882" w14:textId="77777777" w:rsidR="00F86FFC" w:rsidRPr="00F45A47" w:rsidRDefault="00F86FFC" w:rsidP="0037682B">
            <w:pPr>
              <w:rPr>
                <w:rFonts w:ascii="Times New Roman" w:eastAsia="ＭＳ 明朝" w:hAnsi="Times New Roman" w:cs="Times New Roman"/>
                <w:szCs w:val="21"/>
                <w:rPrChange w:id="9484"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9485" w:author="Masato YOSHIKAWA" w:date="2026-01-20T11:15:00Z" w16du:dateUtc="2026-01-20T02:15:00Z">
                  <w:rPr>
                    <w:rFonts w:ascii="ＭＳ 明朝" w:eastAsia="ＭＳ 明朝" w:hAnsi="ＭＳ 明朝"/>
                    <w:szCs w:val="21"/>
                  </w:rPr>
                </w:rPrChange>
              </w:rPr>
              <w:t>Denial</w:t>
            </w:r>
          </w:p>
        </w:tc>
        <w:tc>
          <w:tcPr>
            <w:tcW w:w="76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92FE47A" w14:textId="77777777" w:rsidR="00F86FFC" w:rsidRPr="00F45A47" w:rsidRDefault="00F86FFC" w:rsidP="0037682B">
            <w:pPr>
              <w:rPr>
                <w:rFonts w:ascii="Times New Roman" w:eastAsia="ＭＳ 明朝" w:hAnsi="Times New Roman" w:cs="Times New Roman"/>
                <w:szCs w:val="21"/>
                <w:rPrChange w:id="9486"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9487" w:author="Masato YOSHIKAWA" w:date="2026-01-20T11:15:00Z" w16du:dateUtc="2026-01-20T02:15:00Z">
                  <w:rPr>
                    <w:rFonts w:ascii="ＭＳ 明朝" w:eastAsia="ＭＳ 明朝" w:hAnsi="ＭＳ 明朝"/>
                    <w:szCs w:val="21"/>
                  </w:rPr>
                </w:rPrChange>
              </w:rPr>
              <w:t>Adaptation</w:t>
            </w:r>
          </w:p>
        </w:tc>
        <w:tc>
          <w:tcPr>
            <w:tcW w:w="766"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D5D02D2" w14:textId="77777777" w:rsidR="00F86FFC" w:rsidRPr="00F45A47" w:rsidRDefault="00F86FFC" w:rsidP="0037682B">
            <w:pPr>
              <w:rPr>
                <w:rFonts w:ascii="Times New Roman" w:eastAsia="ＭＳ 明朝" w:hAnsi="Times New Roman" w:cs="Times New Roman"/>
                <w:szCs w:val="21"/>
                <w:rPrChange w:id="9488"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9489" w:author="Masato YOSHIKAWA" w:date="2026-01-20T11:15:00Z" w16du:dateUtc="2026-01-20T02:15:00Z">
                  <w:rPr>
                    <w:rFonts w:ascii="ＭＳ 明朝" w:eastAsia="ＭＳ 明朝" w:hAnsi="ＭＳ 明朝"/>
                    <w:szCs w:val="21"/>
                  </w:rPr>
                </w:rPrChange>
              </w:rPr>
              <w:t>Acceptance</w:t>
            </w:r>
          </w:p>
        </w:tc>
      </w:tr>
      <w:tr w:rsidR="00384414" w:rsidRPr="00F45A47" w14:paraId="76BC3165" w14:textId="77777777" w:rsidTr="00E2325D">
        <w:trPr>
          <w:trHeight w:val="315"/>
        </w:trPr>
        <w:tc>
          <w:tcPr>
            <w:tcW w:w="276" w:type="dxa"/>
            <w:vMerge w:val="restar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7A0FFAA" w14:textId="77777777" w:rsidR="00F86FFC" w:rsidRPr="00F45A47" w:rsidRDefault="00F86FFC" w:rsidP="0037682B">
            <w:pPr>
              <w:rPr>
                <w:rFonts w:ascii="Times New Roman" w:eastAsia="ＭＳ 明朝" w:hAnsi="Times New Roman" w:cs="Times New Roman"/>
                <w:szCs w:val="21"/>
                <w:rPrChange w:id="9490"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9491" w:author="Masato YOSHIKAWA" w:date="2026-01-20T11:15:00Z" w16du:dateUtc="2026-01-20T02:15:00Z">
                  <w:rPr>
                    <w:rFonts w:ascii="ＭＳ 明朝" w:eastAsia="ＭＳ 明朝" w:hAnsi="ＭＳ 明朝"/>
                    <w:szCs w:val="21"/>
                  </w:rPr>
                </w:rPrChange>
              </w:rPr>
              <w:t>翻訳技法</w:t>
            </w:r>
          </w:p>
        </w:tc>
        <w:tc>
          <w:tcPr>
            <w:tcW w:w="11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67CE48B" w14:textId="77777777" w:rsidR="00F86FFC" w:rsidRPr="00F45A47" w:rsidRDefault="00F86FFC" w:rsidP="0037682B">
            <w:pPr>
              <w:rPr>
                <w:rFonts w:ascii="Times New Roman" w:eastAsia="ＭＳ 明朝" w:hAnsi="Times New Roman" w:cs="Times New Roman"/>
                <w:szCs w:val="21"/>
                <w:rPrChange w:id="9492"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9493" w:author="Masato YOSHIKAWA" w:date="2026-01-20T11:15:00Z" w16du:dateUtc="2026-01-20T02:15:00Z">
                  <w:rPr>
                    <w:rFonts w:ascii="ＭＳ 明朝" w:eastAsia="ＭＳ 明朝" w:hAnsi="ＭＳ 明朝"/>
                    <w:szCs w:val="21"/>
                  </w:rPr>
                </w:rPrChange>
              </w:rPr>
              <w:t>Reduction</w:t>
            </w:r>
          </w:p>
        </w:tc>
        <w:tc>
          <w:tcPr>
            <w:tcW w:w="752"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50585C6C" w14:textId="77777777" w:rsidR="00F86FFC" w:rsidRPr="00F45A47" w:rsidRDefault="00F86FFC" w:rsidP="0037682B">
            <w:pPr>
              <w:rPr>
                <w:rFonts w:ascii="Times New Roman" w:eastAsia="ＭＳ 明朝" w:hAnsi="Times New Roman" w:cs="Times New Roman"/>
                <w:szCs w:val="21"/>
                <w:rPrChange w:id="9494"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9495" w:author="Masato YOSHIKAWA" w:date="2026-01-20T11:15:00Z" w16du:dateUtc="2026-01-20T02:15:00Z">
                  <w:rPr>
                    <w:rFonts w:ascii="ＭＳ 明朝" w:eastAsia="ＭＳ 明朝" w:hAnsi="ＭＳ 明朝"/>
                    <w:szCs w:val="21"/>
                  </w:rPr>
                </w:rPrChange>
              </w:rPr>
              <w:t>0</w:t>
            </w:r>
          </w:p>
        </w:tc>
        <w:tc>
          <w:tcPr>
            <w:tcW w:w="495" w:type="dxa"/>
            <w:tcBorders>
              <w:top w:val="single" w:sz="6" w:space="0" w:color="CCCCCC"/>
              <w:left w:val="single" w:sz="6" w:space="0" w:color="CCCCCC"/>
              <w:bottom w:val="single" w:sz="6" w:space="0" w:color="CCCCCC"/>
              <w:right w:val="single" w:sz="6" w:space="0" w:color="CCCCCC"/>
            </w:tcBorders>
            <w:shd w:val="clear" w:color="auto" w:fill="57BB8A"/>
            <w:tcMar>
              <w:top w:w="30" w:type="dxa"/>
              <w:left w:w="45" w:type="dxa"/>
              <w:bottom w:w="30" w:type="dxa"/>
              <w:right w:w="45" w:type="dxa"/>
            </w:tcMar>
            <w:vAlign w:val="bottom"/>
            <w:hideMark/>
          </w:tcPr>
          <w:p w14:paraId="68DE705A" w14:textId="77777777" w:rsidR="00F86FFC" w:rsidRPr="00F45A47" w:rsidRDefault="00F86FFC" w:rsidP="0037682B">
            <w:pPr>
              <w:rPr>
                <w:rFonts w:ascii="Times New Roman" w:eastAsia="ＭＳ 明朝" w:hAnsi="Times New Roman" w:cs="Times New Roman"/>
                <w:szCs w:val="21"/>
                <w:rPrChange w:id="9496"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9497" w:author="Masato YOSHIKAWA" w:date="2026-01-20T11:15:00Z" w16du:dateUtc="2026-01-20T02:15:00Z">
                  <w:rPr>
                    <w:rFonts w:ascii="ＭＳ 明朝" w:eastAsia="ＭＳ 明朝" w:hAnsi="ＭＳ 明朝"/>
                    <w:szCs w:val="21"/>
                  </w:rPr>
                </w:rPrChange>
              </w:rPr>
              <w:t>13</w:t>
            </w:r>
          </w:p>
        </w:tc>
        <w:tc>
          <w:tcPr>
            <w:tcW w:w="766"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388913B9" w14:textId="77777777" w:rsidR="00F86FFC" w:rsidRPr="00F45A47" w:rsidRDefault="00F86FFC" w:rsidP="0037682B">
            <w:pPr>
              <w:rPr>
                <w:rFonts w:ascii="Times New Roman" w:eastAsia="ＭＳ 明朝" w:hAnsi="Times New Roman" w:cs="Times New Roman"/>
                <w:szCs w:val="21"/>
                <w:rPrChange w:id="9498"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9499" w:author="Masato YOSHIKAWA" w:date="2026-01-20T11:15:00Z" w16du:dateUtc="2026-01-20T02:15:00Z">
                  <w:rPr>
                    <w:rFonts w:ascii="ＭＳ 明朝" w:eastAsia="ＭＳ 明朝" w:hAnsi="ＭＳ 明朝"/>
                    <w:szCs w:val="21"/>
                  </w:rPr>
                </w:rPrChange>
              </w:rPr>
              <w:t>0</w:t>
            </w:r>
          </w:p>
        </w:tc>
        <w:tc>
          <w:tcPr>
            <w:tcW w:w="766"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7DC670AD" w14:textId="77777777" w:rsidR="00F86FFC" w:rsidRPr="00F45A47" w:rsidRDefault="00F86FFC" w:rsidP="0037682B">
            <w:pPr>
              <w:rPr>
                <w:rFonts w:ascii="Times New Roman" w:eastAsia="ＭＳ 明朝" w:hAnsi="Times New Roman" w:cs="Times New Roman"/>
                <w:szCs w:val="21"/>
                <w:rPrChange w:id="9500"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9501" w:author="Masato YOSHIKAWA" w:date="2026-01-20T11:15:00Z" w16du:dateUtc="2026-01-20T02:15:00Z">
                  <w:rPr>
                    <w:rFonts w:ascii="ＭＳ 明朝" w:eastAsia="ＭＳ 明朝" w:hAnsi="ＭＳ 明朝"/>
                    <w:szCs w:val="21"/>
                  </w:rPr>
                </w:rPrChange>
              </w:rPr>
              <w:t>0</w:t>
            </w:r>
          </w:p>
        </w:tc>
        <w:tc>
          <w:tcPr>
            <w:tcW w:w="11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0DDA032" w14:textId="77777777" w:rsidR="00F86FFC" w:rsidRPr="00F45A47" w:rsidRDefault="00F86FFC" w:rsidP="0037682B">
            <w:pPr>
              <w:rPr>
                <w:rFonts w:ascii="Times New Roman" w:eastAsia="ＭＳ 明朝" w:hAnsi="Times New Roman" w:cs="Times New Roman"/>
                <w:szCs w:val="21"/>
                <w:rPrChange w:id="9502" w:author="Masato YOSHIKAWA" w:date="2026-01-20T11:15:00Z" w16du:dateUtc="2026-01-20T02:15:00Z">
                  <w:rPr>
                    <w:rFonts w:ascii="ＭＳ 明朝" w:eastAsia="ＭＳ 明朝" w:hAnsi="ＭＳ 明朝"/>
                    <w:szCs w:val="21"/>
                  </w:rPr>
                </w:rPrChange>
              </w:rPr>
            </w:pPr>
          </w:p>
        </w:tc>
        <w:tc>
          <w:tcPr>
            <w:tcW w:w="371" w:type="dxa"/>
            <w:vMerge w:val="restar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157880A" w14:textId="77777777" w:rsidR="00F86FFC" w:rsidRPr="00F45A47" w:rsidRDefault="00F86FFC" w:rsidP="0037682B">
            <w:pPr>
              <w:rPr>
                <w:rFonts w:ascii="Times New Roman" w:eastAsia="ＭＳ 明朝" w:hAnsi="Times New Roman" w:cs="Times New Roman"/>
                <w:szCs w:val="21"/>
                <w:rPrChange w:id="9503"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9504" w:author="Masato YOSHIKAWA" w:date="2026-01-20T11:15:00Z" w16du:dateUtc="2026-01-20T02:15:00Z">
                  <w:rPr>
                    <w:rFonts w:ascii="ＭＳ 明朝" w:eastAsia="ＭＳ 明朝" w:hAnsi="ＭＳ 明朝"/>
                    <w:szCs w:val="21"/>
                  </w:rPr>
                </w:rPrChange>
              </w:rPr>
              <w:t>翻訳技法</w:t>
            </w:r>
          </w:p>
        </w:tc>
        <w:tc>
          <w:tcPr>
            <w:tcW w:w="9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60AB45B" w14:textId="77777777" w:rsidR="00F86FFC" w:rsidRPr="00F45A47" w:rsidRDefault="00F86FFC" w:rsidP="0037682B">
            <w:pPr>
              <w:rPr>
                <w:rFonts w:ascii="Times New Roman" w:eastAsia="ＭＳ 明朝" w:hAnsi="Times New Roman" w:cs="Times New Roman"/>
                <w:szCs w:val="21"/>
                <w:rPrChange w:id="9505"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9506" w:author="Masato YOSHIKAWA" w:date="2026-01-20T11:15:00Z" w16du:dateUtc="2026-01-20T02:15:00Z">
                  <w:rPr>
                    <w:rFonts w:ascii="ＭＳ 明朝" w:eastAsia="ＭＳ 明朝" w:hAnsi="ＭＳ 明朝"/>
                    <w:szCs w:val="21"/>
                  </w:rPr>
                </w:rPrChange>
              </w:rPr>
              <w:t>Reduction</w:t>
            </w:r>
          </w:p>
        </w:tc>
        <w:tc>
          <w:tcPr>
            <w:tcW w:w="799"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43B60743" w14:textId="77777777" w:rsidR="00F86FFC" w:rsidRPr="00F45A47" w:rsidRDefault="00F86FFC" w:rsidP="0037682B">
            <w:pPr>
              <w:rPr>
                <w:rFonts w:ascii="Times New Roman" w:eastAsia="ＭＳ 明朝" w:hAnsi="Times New Roman" w:cs="Times New Roman"/>
                <w:szCs w:val="21"/>
                <w:rPrChange w:id="9507"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9508" w:author="Masato YOSHIKAWA" w:date="2026-01-20T11:15:00Z" w16du:dateUtc="2026-01-20T02:15:00Z">
                  <w:rPr>
                    <w:rFonts w:ascii="ＭＳ 明朝" w:eastAsia="ＭＳ 明朝" w:hAnsi="ＭＳ 明朝"/>
                    <w:szCs w:val="21"/>
                  </w:rPr>
                </w:rPrChange>
              </w:rPr>
              <w:t>0</w:t>
            </w:r>
          </w:p>
        </w:tc>
        <w:tc>
          <w:tcPr>
            <w:tcW w:w="495" w:type="dxa"/>
            <w:tcBorders>
              <w:top w:val="single" w:sz="6" w:space="0" w:color="CCCCCC"/>
              <w:left w:val="single" w:sz="6" w:space="0" w:color="CCCCCC"/>
              <w:bottom w:val="single" w:sz="6" w:space="0" w:color="CCCCCC"/>
              <w:right w:val="single" w:sz="6" w:space="0" w:color="CCCCCC"/>
            </w:tcBorders>
            <w:shd w:val="clear" w:color="auto" w:fill="57BB8A"/>
            <w:tcMar>
              <w:top w:w="30" w:type="dxa"/>
              <w:left w:w="45" w:type="dxa"/>
              <w:bottom w:w="30" w:type="dxa"/>
              <w:right w:w="45" w:type="dxa"/>
            </w:tcMar>
            <w:vAlign w:val="bottom"/>
            <w:hideMark/>
          </w:tcPr>
          <w:p w14:paraId="39416703" w14:textId="77777777" w:rsidR="00F86FFC" w:rsidRPr="00F45A47" w:rsidRDefault="00F86FFC" w:rsidP="0037682B">
            <w:pPr>
              <w:rPr>
                <w:rFonts w:ascii="Times New Roman" w:eastAsia="ＭＳ 明朝" w:hAnsi="Times New Roman" w:cs="Times New Roman"/>
                <w:szCs w:val="21"/>
                <w:rPrChange w:id="9509"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9510" w:author="Masato YOSHIKAWA" w:date="2026-01-20T11:15:00Z" w16du:dateUtc="2026-01-20T02:15:00Z">
                  <w:rPr>
                    <w:rFonts w:ascii="ＭＳ 明朝" w:eastAsia="ＭＳ 明朝" w:hAnsi="ＭＳ 明朝"/>
                    <w:szCs w:val="21"/>
                  </w:rPr>
                </w:rPrChange>
              </w:rPr>
              <w:t>19</w:t>
            </w:r>
          </w:p>
        </w:tc>
        <w:tc>
          <w:tcPr>
            <w:tcW w:w="766"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1D19B77B" w14:textId="77777777" w:rsidR="00F86FFC" w:rsidRPr="00F45A47" w:rsidRDefault="00F86FFC" w:rsidP="0037682B">
            <w:pPr>
              <w:rPr>
                <w:rFonts w:ascii="Times New Roman" w:eastAsia="ＭＳ 明朝" w:hAnsi="Times New Roman" w:cs="Times New Roman"/>
                <w:szCs w:val="21"/>
                <w:rPrChange w:id="9511"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9512" w:author="Masato YOSHIKAWA" w:date="2026-01-20T11:15:00Z" w16du:dateUtc="2026-01-20T02:15:00Z">
                  <w:rPr>
                    <w:rFonts w:ascii="ＭＳ 明朝" w:eastAsia="ＭＳ 明朝" w:hAnsi="ＭＳ 明朝"/>
                    <w:szCs w:val="21"/>
                  </w:rPr>
                </w:rPrChange>
              </w:rPr>
              <w:t>0</w:t>
            </w:r>
          </w:p>
        </w:tc>
        <w:tc>
          <w:tcPr>
            <w:tcW w:w="766"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7EA0B7E8" w14:textId="77777777" w:rsidR="00F86FFC" w:rsidRPr="00F45A47" w:rsidRDefault="00F86FFC" w:rsidP="0037682B">
            <w:pPr>
              <w:rPr>
                <w:rFonts w:ascii="Times New Roman" w:eastAsia="ＭＳ 明朝" w:hAnsi="Times New Roman" w:cs="Times New Roman"/>
                <w:szCs w:val="21"/>
                <w:rPrChange w:id="9513"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9514" w:author="Masato YOSHIKAWA" w:date="2026-01-20T11:15:00Z" w16du:dateUtc="2026-01-20T02:15:00Z">
                  <w:rPr>
                    <w:rFonts w:ascii="ＭＳ 明朝" w:eastAsia="ＭＳ 明朝" w:hAnsi="ＭＳ 明朝"/>
                    <w:szCs w:val="21"/>
                  </w:rPr>
                </w:rPrChange>
              </w:rPr>
              <w:t>0</w:t>
            </w:r>
          </w:p>
        </w:tc>
      </w:tr>
      <w:tr w:rsidR="00384414" w:rsidRPr="00F45A47" w14:paraId="0CE1444E" w14:textId="77777777" w:rsidTr="00E2325D">
        <w:trPr>
          <w:trHeight w:val="315"/>
        </w:trPr>
        <w:tc>
          <w:tcPr>
            <w:tcW w:w="276" w:type="dxa"/>
            <w:vMerge/>
            <w:tcBorders>
              <w:top w:val="single" w:sz="6" w:space="0" w:color="CCCCCC"/>
              <w:left w:val="single" w:sz="6" w:space="0" w:color="CCCCCC"/>
              <w:bottom w:val="single" w:sz="6" w:space="0" w:color="CCCCCC"/>
              <w:right w:val="single" w:sz="6" w:space="0" w:color="CCCCCC"/>
            </w:tcBorders>
            <w:vAlign w:val="center"/>
            <w:hideMark/>
          </w:tcPr>
          <w:p w14:paraId="2CBFE21C" w14:textId="77777777" w:rsidR="00F86FFC" w:rsidRPr="00F45A47" w:rsidRDefault="00F86FFC" w:rsidP="0037682B">
            <w:pPr>
              <w:rPr>
                <w:rFonts w:ascii="Times New Roman" w:eastAsia="ＭＳ 明朝" w:hAnsi="Times New Roman" w:cs="Times New Roman"/>
                <w:szCs w:val="21"/>
                <w:rPrChange w:id="9515" w:author="Masato YOSHIKAWA" w:date="2026-01-20T11:15:00Z" w16du:dateUtc="2026-01-20T02:15:00Z">
                  <w:rPr>
                    <w:rFonts w:ascii="ＭＳ 明朝" w:eastAsia="ＭＳ 明朝" w:hAnsi="ＭＳ 明朝"/>
                    <w:szCs w:val="21"/>
                  </w:rPr>
                </w:rPrChange>
              </w:rPr>
            </w:pPr>
          </w:p>
        </w:tc>
        <w:tc>
          <w:tcPr>
            <w:tcW w:w="11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8520DBC" w14:textId="77777777" w:rsidR="00F86FFC" w:rsidRPr="00F45A47" w:rsidRDefault="00F86FFC" w:rsidP="0037682B">
            <w:pPr>
              <w:rPr>
                <w:rFonts w:ascii="Times New Roman" w:eastAsia="ＭＳ 明朝" w:hAnsi="Times New Roman" w:cs="Times New Roman"/>
                <w:szCs w:val="21"/>
                <w:rPrChange w:id="9516"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9517" w:author="Masato YOSHIKAWA" w:date="2026-01-20T11:15:00Z" w16du:dateUtc="2026-01-20T02:15:00Z">
                  <w:rPr>
                    <w:rFonts w:ascii="ＭＳ 明朝" w:eastAsia="ＭＳ 明朝" w:hAnsi="ＭＳ 明朝"/>
                    <w:szCs w:val="21"/>
                  </w:rPr>
                </w:rPrChange>
              </w:rPr>
              <w:t>Literal translation</w:t>
            </w:r>
          </w:p>
        </w:tc>
        <w:tc>
          <w:tcPr>
            <w:tcW w:w="752" w:type="dxa"/>
            <w:tcBorders>
              <w:top w:val="single" w:sz="6" w:space="0" w:color="CCCCCC"/>
              <w:left w:val="single" w:sz="6" w:space="0" w:color="CCCCCC"/>
              <w:bottom w:val="single" w:sz="6" w:space="0" w:color="CCCCCC"/>
              <w:right w:val="single" w:sz="6" w:space="0" w:color="CCCCCC"/>
            </w:tcBorders>
            <w:shd w:val="clear" w:color="auto" w:fill="57BB8A"/>
            <w:tcMar>
              <w:top w:w="30" w:type="dxa"/>
              <w:left w:w="45" w:type="dxa"/>
              <w:bottom w:w="30" w:type="dxa"/>
              <w:right w:w="45" w:type="dxa"/>
            </w:tcMar>
            <w:vAlign w:val="bottom"/>
            <w:hideMark/>
          </w:tcPr>
          <w:p w14:paraId="5EE5BCA9" w14:textId="77777777" w:rsidR="00F86FFC" w:rsidRPr="00F45A47" w:rsidRDefault="00F86FFC" w:rsidP="0037682B">
            <w:pPr>
              <w:rPr>
                <w:rFonts w:ascii="Times New Roman" w:eastAsia="ＭＳ 明朝" w:hAnsi="Times New Roman" w:cs="Times New Roman"/>
                <w:szCs w:val="21"/>
                <w:rPrChange w:id="9518"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9519" w:author="Masato YOSHIKAWA" w:date="2026-01-20T11:15:00Z" w16du:dateUtc="2026-01-20T02:15:00Z">
                  <w:rPr>
                    <w:rFonts w:ascii="ＭＳ 明朝" w:eastAsia="ＭＳ 明朝" w:hAnsi="ＭＳ 明朝"/>
                    <w:szCs w:val="21"/>
                  </w:rPr>
                </w:rPrChange>
              </w:rPr>
              <w:t>8</w:t>
            </w:r>
          </w:p>
        </w:tc>
        <w:tc>
          <w:tcPr>
            <w:tcW w:w="495"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2E8397A8" w14:textId="77777777" w:rsidR="00F86FFC" w:rsidRPr="00F45A47" w:rsidRDefault="00F86FFC" w:rsidP="0037682B">
            <w:pPr>
              <w:rPr>
                <w:rFonts w:ascii="Times New Roman" w:eastAsia="ＭＳ 明朝" w:hAnsi="Times New Roman" w:cs="Times New Roman"/>
                <w:szCs w:val="21"/>
                <w:rPrChange w:id="9520"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9521" w:author="Masato YOSHIKAWA" w:date="2026-01-20T11:15:00Z" w16du:dateUtc="2026-01-20T02:15:00Z">
                  <w:rPr>
                    <w:rFonts w:ascii="ＭＳ 明朝" w:eastAsia="ＭＳ 明朝" w:hAnsi="ＭＳ 明朝"/>
                    <w:szCs w:val="21"/>
                  </w:rPr>
                </w:rPrChange>
              </w:rPr>
              <w:t>0</w:t>
            </w:r>
          </w:p>
        </w:tc>
        <w:tc>
          <w:tcPr>
            <w:tcW w:w="766"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095DCFF7" w14:textId="77777777" w:rsidR="00F86FFC" w:rsidRPr="00F45A47" w:rsidRDefault="00F86FFC" w:rsidP="0037682B">
            <w:pPr>
              <w:rPr>
                <w:rFonts w:ascii="Times New Roman" w:eastAsia="ＭＳ 明朝" w:hAnsi="Times New Roman" w:cs="Times New Roman"/>
                <w:szCs w:val="21"/>
                <w:rPrChange w:id="9522"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9523" w:author="Masato YOSHIKAWA" w:date="2026-01-20T11:15:00Z" w16du:dateUtc="2026-01-20T02:15:00Z">
                  <w:rPr>
                    <w:rFonts w:ascii="ＭＳ 明朝" w:eastAsia="ＭＳ 明朝" w:hAnsi="ＭＳ 明朝"/>
                    <w:szCs w:val="21"/>
                  </w:rPr>
                </w:rPrChange>
              </w:rPr>
              <w:t>0</w:t>
            </w:r>
          </w:p>
        </w:tc>
        <w:tc>
          <w:tcPr>
            <w:tcW w:w="766" w:type="dxa"/>
            <w:tcBorders>
              <w:top w:val="single" w:sz="6" w:space="0" w:color="CCCCCC"/>
              <w:left w:val="single" w:sz="6" w:space="0" w:color="CCCCCC"/>
              <w:bottom w:val="single" w:sz="6" w:space="0" w:color="CCCCCC"/>
              <w:right w:val="single" w:sz="6" w:space="0" w:color="CCCCCC"/>
            </w:tcBorders>
            <w:shd w:val="clear" w:color="auto" w:fill="EAF7F1"/>
            <w:tcMar>
              <w:top w:w="30" w:type="dxa"/>
              <w:left w:w="45" w:type="dxa"/>
              <w:bottom w:w="30" w:type="dxa"/>
              <w:right w:w="45" w:type="dxa"/>
            </w:tcMar>
            <w:vAlign w:val="bottom"/>
            <w:hideMark/>
          </w:tcPr>
          <w:p w14:paraId="6EFFF897" w14:textId="77777777" w:rsidR="00F86FFC" w:rsidRPr="00F45A47" w:rsidRDefault="00F86FFC" w:rsidP="0037682B">
            <w:pPr>
              <w:rPr>
                <w:rFonts w:ascii="Times New Roman" w:eastAsia="ＭＳ 明朝" w:hAnsi="Times New Roman" w:cs="Times New Roman"/>
                <w:szCs w:val="21"/>
                <w:rPrChange w:id="9524"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9525" w:author="Masato YOSHIKAWA" w:date="2026-01-20T11:15:00Z" w16du:dateUtc="2026-01-20T02:15:00Z">
                  <w:rPr>
                    <w:rFonts w:ascii="ＭＳ 明朝" w:eastAsia="ＭＳ 明朝" w:hAnsi="ＭＳ 明朝"/>
                    <w:szCs w:val="21"/>
                  </w:rPr>
                </w:rPrChange>
              </w:rPr>
              <w:t>1</w:t>
            </w:r>
          </w:p>
        </w:tc>
        <w:tc>
          <w:tcPr>
            <w:tcW w:w="11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CF0AC18" w14:textId="77777777" w:rsidR="00F86FFC" w:rsidRPr="00F45A47" w:rsidRDefault="00F86FFC" w:rsidP="0037682B">
            <w:pPr>
              <w:rPr>
                <w:rFonts w:ascii="Times New Roman" w:eastAsia="ＭＳ 明朝" w:hAnsi="Times New Roman" w:cs="Times New Roman"/>
                <w:szCs w:val="21"/>
                <w:rPrChange w:id="9526" w:author="Masato YOSHIKAWA" w:date="2026-01-20T11:15:00Z" w16du:dateUtc="2026-01-20T02:15:00Z">
                  <w:rPr>
                    <w:rFonts w:ascii="ＭＳ 明朝" w:eastAsia="ＭＳ 明朝" w:hAnsi="ＭＳ 明朝"/>
                    <w:szCs w:val="21"/>
                  </w:rPr>
                </w:rPrChange>
              </w:rPr>
            </w:pPr>
          </w:p>
        </w:tc>
        <w:tc>
          <w:tcPr>
            <w:tcW w:w="371" w:type="dxa"/>
            <w:vMerge/>
            <w:tcBorders>
              <w:top w:val="single" w:sz="6" w:space="0" w:color="CCCCCC"/>
              <w:left w:val="single" w:sz="6" w:space="0" w:color="CCCCCC"/>
              <w:bottom w:val="single" w:sz="6" w:space="0" w:color="CCCCCC"/>
              <w:right w:val="single" w:sz="6" w:space="0" w:color="CCCCCC"/>
            </w:tcBorders>
            <w:vAlign w:val="center"/>
            <w:hideMark/>
          </w:tcPr>
          <w:p w14:paraId="6806FCA4" w14:textId="77777777" w:rsidR="00F86FFC" w:rsidRPr="00F45A47" w:rsidRDefault="00F86FFC" w:rsidP="0037682B">
            <w:pPr>
              <w:rPr>
                <w:rFonts w:ascii="Times New Roman" w:eastAsia="ＭＳ 明朝" w:hAnsi="Times New Roman" w:cs="Times New Roman"/>
                <w:szCs w:val="21"/>
                <w:rPrChange w:id="9527" w:author="Masato YOSHIKAWA" w:date="2026-01-20T11:15:00Z" w16du:dateUtc="2026-01-20T02:15:00Z">
                  <w:rPr>
                    <w:rFonts w:ascii="ＭＳ 明朝" w:eastAsia="ＭＳ 明朝" w:hAnsi="ＭＳ 明朝"/>
                    <w:szCs w:val="21"/>
                  </w:rPr>
                </w:rPrChange>
              </w:rPr>
            </w:pPr>
          </w:p>
        </w:tc>
        <w:tc>
          <w:tcPr>
            <w:tcW w:w="9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F171D61" w14:textId="77777777" w:rsidR="00F86FFC" w:rsidRPr="00F45A47" w:rsidRDefault="00F86FFC" w:rsidP="0037682B">
            <w:pPr>
              <w:rPr>
                <w:rFonts w:ascii="Times New Roman" w:eastAsia="ＭＳ 明朝" w:hAnsi="Times New Roman" w:cs="Times New Roman"/>
                <w:szCs w:val="21"/>
                <w:rPrChange w:id="9528"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9529" w:author="Masato YOSHIKAWA" w:date="2026-01-20T11:15:00Z" w16du:dateUtc="2026-01-20T02:15:00Z">
                  <w:rPr>
                    <w:rFonts w:ascii="ＭＳ 明朝" w:eastAsia="ＭＳ 明朝" w:hAnsi="ＭＳ 明朝"/>
                    <w:szCs w:val="21"/>
                  </w:rPr>
                </w:rPrChange>
              </w:rPr>
              <w:t>Literal translation</w:t>
            </w:r>
          </w:p>
        </w:tc>
        <w:tc>
          <w:tcPr>
            <w:tcW w:w="799" w:type="dxa"/>
            <w:tcBorders>
              <w:top w:val="single" w:sz="6" w:space="0" w:color="CCCCCC"/>
              <w:left w:val="single" w:sz="6" w:space="0" w:color="CCCCCC"/>
              <w:bottom w:val="single" w:sz="6" w:space="0" w:color="CCCCCC"/>
              <w:right w:val="single" w:sz="6" w:space="0" w:color="CCCCCC"/>
            </w:tcBorders>
            <w:shd w:val="clear" w:color="auto" w:fill="57BB8A"/>
            <w:tcMar>
              <w:top w:w="30" w:type="dxa"/>
              <w:left w:w="45" w:type="dxa"/>
              <w:bottom w:w="30" w:type="dxa"/>
              <w:right w:w="45" w:type="dxa"/>
            </w:tcMar>
            <w:vAlign w:val="bottom"/>
            <w:hideMark/>
          </w:tcPr>
          <w:p w14:paraId="64CF1177" w14:textId="77777777" w:rsidR="00F86FFC" w:rsidRPr="00F45A47" w:rsidRDefault="00F86FFC" w:rsidP="0037682B">
            <w:pPr>
              <w:rPr>
                <w:rFonts w:ascii="Times New Roman" w:eastAsia="ＭＳ 明朝" w:hAnsi="Times New Roman" w:cs="Times New Roman"/>
                <w:szCs w:val="21"/>
                <w:rPrChange w:id="9530"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9531" w:author="Masato YOSHIKAWA" w:date="2026-01-20T11:15:00Z" w16du:dateUtc="2026-01-20T02:15:00Z">
                  <w:rPr>
                    <w:rFonts w:ascii="ＭＳ 明朝" w:eastAsia="ＭＳ 明朝" w:hAnsi="ＭＳ 明朝"/>
                    <w:szCs w:val="21"/>
                  </w:rPr>
                </w:rPrChange>
              </w:rPr>
              <w:t>7</w:t>
            </w:r>
          </w:p>
        </w:tc>
        <w:tc>
          <w:tcPr>
            <w:tcW w:w="495"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76DDEC8D" w14:textId="77777777" w:rsidR="00F86FFC" w:rsidRPr="00F45A47" w:rsidRDefault="00F86FFC" w:rsidP="0037682B">
            <w:pPr>
              <w:rPr>
                <w:rFonts w:ascii="Times New Roman" w:eastAsia="ＭＳ 明朝" w:hAnsi="Times New Roman" w:cs="Times New Roman"/>
                <w:szCs w:val="21"/>
                <w:rPrChange w:id="9532"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9533" w:author="Masato YOSHIKAWA" w:date="2026-01-20T11:15:00Z" w16du:dateUtc="2026-01-20T02:15:00Z">
                  <w:rPr>
                    <w:rFonts w:ascii="ＭＳ 明朝" w:eastAsia="ＭＳ 明朝" w:hAnsi="ＭＳ 明朝"/>
                    <w:szCs w:val="21"/>
                  </w:rPr>
                </w:rPrChange>
              </w:rPr>
              <w:t>0</w:t>
            </w:r>
          </w:p>
        </w:tc>
        <w:tc>
          <w:tcPr>
            <w:tcW w:w="766"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3AC8D3C3" w14:textId="77777777" w:rsidR="00F86FFC" w:rsidRPr="00F45A47" w:rsidRDefault="00F86FFC" w:rsidP="0037682B">
            <w:pPr>
              <w:rPr>
                <w:rFonts w:ascii="Times New Roman" w:eastAsia="ＭＳ 明朝" w:hAnsi="Times New Roman" w:cs="Times New Roman"/>
                <w:szCs w:val="21"/>
                <w:rPrChange w:id="9534"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9535" w:author="Masato YOSHIKAWA" w:date="2026-01-20T11:15:00Z" w16du:dateUtc="2026-01-20T02:15:00Z">
                  <w:rPr>
                    <w:rFonts w:ascii="ＭＳ 明朝" w:eastAsia="ＭＳ 明朝" w:hAnsi="ＭＳ 明朝"/>
                    <w:szCs w:val="21"/>
                  </w:rPr>
                </w:rPrChange>
              </w:rPr>
              <w:t>0</w:t>
            </w:r>
          </w:p>
        </w:tc>
        <w:tc>
          <w:tcPr>
            <w:tcW w:w="766" w:type="dxa"/>
            <w:tcBorders>
              <w:top w:val="single" w:sz="6" w:space="0" w:color="CCCCCC"/>
              <w:left w:val="single" w:sz="6" w:space="0" w:color="CCCCCC"/>
              <w:bottom w:val="single" w:sz="6" w:space="0" w:color="CCCCCC"/>
              <w:right w:val="single" w:sz="6" w:space="0" w:color="CCCCCC"/>
            </w:tcBorders>
            <w:shd w:val="clear" w:color="auto" w:fill="CFECDE"/>
            <w:tcMar>
              <w:top w:w="30" w:type="dxa"/>
              <w:left w:w="45" w:type="dxa"/>
              <w:bottom w:w="30" w:type="dxa"/>
              <w:right w:w="45" w:type="dxa"/>
            </w:tcMar>
            <w:vAlign w:val="bottom"/>
            <w:hideMark/>
          </w:tcPr>
          <w:p w14:paraId="4570A11A" w14:textId="77777777" w:rsidR="00F86FFC" w:rsidRPr="00F45A47" w:rsidRDefault="00F86FFC" w:rsidP="0037682B">
            <w:pPr>
              <w:rPr>
                <w:rFonts w:ascii="Times New Roman" w:eastAsia="ＭＳ 明朝" w:hAnsi="Times New Roman" w:cs="Times New Roman"/>
                <w:szCs w:val="21"/>
                <w:rPrChange w:id="9536"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9537" w:author="Masato YOSHIKAWA" w:date="2026-01-20T11:15:00Z" w16du:dateUtc="2026-01-20T02:15:00Z">
                  <w:rPr>
                    <w:rFonts w:ascii="ＭＳ 明朝" w:eastAsia="ＭＳ 明朝" w:hAnsi="ＭＳ 明朝"/>
                    <w:szCs w:val="21"/>
                  </w:rPr>
                </w:rPrChange>
              </w:rPr>
              <w:t>2</w:t>
            </w:r>
          </w:p>
        </w:tc>
      </w:tr>
      <w:tr w:rsidR="00384414" w:rsidRPr="00F45A47" w14:paraId="5CB8D329" w14:textId="77777777" w:rsidTr="00E2325D">
        <w:trPr>
          <w:trHeight w:val="315"/>
        </w:trPr>
        <w:tc>
          <w:tcPr>
            <w:tcW w:w="276" w:type="dxa"/>
            <w:vMerge/>
            <w:tcBorders>
              <w:top w:val="single" w:sz="6" w:space="0" w:color="CCCCCC"/>
              <w:left w:val="single" w:sz="6" w:space="0" w:color="CCCCCC"/>
              <w:bottom w:val="single" w:sz="6" w:space="0" w:color="CCCCCC"/>
              <w:right w:val="single" w:sz="6" w:space="0" w:color="CCCCCC"/>
            </w:tcBorders>
            <w:vAlign w:val="center"/>
            <w:hideMark/>
          </w:tcPr>
          <w:p w14:paraId="3906205B" w14:textId="77777777" w:rsidR="00F86FFC" w:rsidRPr="00F45A47" w:rsidRDefault="00F86FFC" w:rsidP="0037682B">
            <w:pPr>
              <w:rPr>
                <w:rFonts w:ascii="Times New Roman" w:eastAsia="ＭＳ 明朝" w:hAnsi="Times New Roman" w:cs="Times New Roman"/>
                <w:szCs w:val="21"/>
                <w:rPrChange w:id="9538" w:author="Masato YOSHIKAWA" w:date="2026-01-20T11:15:00Z" w16du:dateUtc="2026-01-20T02:15:00Z">
                  <w:rPr>
                    <w:rFonts w:ascii="ＭＳ 明朝" w:eastAsia="ＭＳ 明朝" w:hAnsi="ＭＳ 明朝"/>
                    <w:szCs w:val="21"/>
                  </w:rPr>
                </w:rPrChange>
              </w:rPr>
            </w:pPr>
          </w:p>
        </w:tc>
        <w:tc>
          <w:tcPr>
            <w:tcW w:w="11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B14097E" w14:textId="77777777" w:rsidR="00F86FFC" w:rsidRPr="00F45A47" w:rsidRDefault="00F86FFC" w:rsidP="0037682B">
            <w:pPr>
              <w:rPr>
                <w:rFonts w:ascii="Times New Roman" w:eastAsia="ＭＳ 明朝" w:hAnsi="Times New Roman" w:cs="Times New Roman"/>
                <w:szCs w:val="21"/>
                <w:rPrChange w:id="9539"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9540" w:author="Masato YOSHIKAWA" w:date="2026-01-20T11:15:00Z" w16du:dateUtc="2026-01-20T02:15:00Z">
                  <w:rPr>
                    <w:rFonts w:ascii="ＭＳ 明朝" w:eastAsia="ＭＳ 明朝" w:hAnsi="ＭＳ 明朝"/>
                    <w:szCs w:val="21"/>
                  </w:rPr>
                </w:rPrChange>
              </w:rPr>
              <w:t>Generalization</w:t>
            </w:r>
          </w:p>
        </w:tc>
        <w:tc>
          <w:tcPr>
            <w:tcW w:w="752" w:type="dxa"/>
            <w:tcBorders>
              <w:top w:val="single" w:sz="6" w:space="0" w:color="CCCCCC"/>
              <w:left w:val="single" w:sz="6" w:space="0" w:color="CCCCCC"/>
              <w:bottom w:val="single" w:sz="6" w:space="0" w:color="CCCCCC"/>
              <w:right w:val="single" w:sz="6" w:space="0" w:color="CCCCCC"/>
            </w:tcBorders>
            <w:shd w:val="clear" w:color="auto" w:fill="57BB8A"/>
            <w:tcMar>
              <w:top w:w="30" w:type="dxa"/>
              <w:left w:w="45" w:type="dxa"/>
              <w:bottom w:w="30" w:type="dxa"/>
              <w:right w:w="45" w:type="dxa"/>
            </w:tcMar>
            <w:vAlign w:val="bottom"/>
            <w:hideMark/>
          </w:tcPr>
          <w:p w14:paraId="0ABCF6BA" w14:textId="77777777" w:rsidR="00F86FFC" w:rsidRPr="00F45A47" w:rsidRDefault="00F86FFC" w:rsidP="0037682B">
            <w:pPr>
              <w:rPr>
                <w:rFonts w:ascii="Times New Roman" w:eastAsia="ＭＳ 明朝" w:hAnsi="Times New Roman" w:cs="Times New Roman"/>
                <w:szCs w:val="21"/>
                <w:rPrChange w:id="9541"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9542" w:author="Masato YOSHIKAWA" w:date="2026-01-20T11:15:00Z" w16du:dateUtc="2026-01-20T02:15:00Z">
                  <w:rPr>
                    <w:rFonts w:ascii="ＭＳ 明朝" w:eastAsia="ＭＳ 明朝" w:hAnsi="ＭＳ 明朝"/>
                    <w:szCs w:val="21"/>
                  </w:rPr>
                </w:rPrChange>
              </w:rPr>
              <w:t>18</w:t>
            </w:r>
          </w:p>
        </w:tc>
        <w:tc>
          <w:tcPr>
            <w:tcW w:w="495" w:type="dxa"/>
            <w:tcBorders>
              <w:top w:val="single" w:sz="6" w:space="0" w:color="CCCCCC"/>
              <w:left w:val="single" w:sz="6" w:space="0" w:color="CCCCCC"/>
              <w:bottom w:val="single" w:sz="6" w:space="0" w:color="CCCCCC"/>
              <w:right w:val="single" w:sz="6" w:space="0" w:color="CCCCCC"/>
            </w:tcBorders>
            <w:shd w:val="clear" w:color="auto" w:fill="F6FCF9"/>
            <w:tcMar>
              <w:top w:w="30" w:type="dxa"/>
              <w:left w:w="45" w:type="dxa"/>
              <w:bottom w:w="30" w:type="dxa"/>
              <w:right w:w="45" w:type="dxa"/>
            </w:tcMar>
            <w:vAlign w:val="bottom"/>
            <w:hideMark/>
          </w:tcPr>
          <w:p w14:paraId="0E51E9C8" w14:textId="77777777" w:rsidR="00F86FFC" w:rsidRPr="00F45A47" w:rsidRDefault="00F86FFC" w:rsidP="0037682B">
            <w:pPr>
              <w:rPr>
                <w:rFonts w:ascii="Times New Roman" w:eastAsia="ＭＳ 明朝" w:hAnsi="Times New Roman" w:cs="Times New Roman"/>
                <w:szCs w:val="21"/>
                <w:rPrChange w:id="9543"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9544" w:author="Masato YOSHIKAWA" w:date="2026-01-20T11:15:00Z" w16du:dateUtc="2026-01-20T02:15:00Z">
                  <w:rPr>
                    <w:rFonts w:ascii="ＭＳ 明朝" w:eastAsia="ＭＳ 明朝" w:hAnsi="ＭＳ 明朝"/>
                    <w:szCs w:val="21"/>
                  </w:rPr>
                </w:rPrChange>
              </w:rPr>
              <w:t>1</w:t>
            </w:r>
          </w:p>
        </w:tc>
        <w:tc>
          <w:tcPr>
            <w:tcW w:w="766"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77825793" w14:textId="77777777" w:rsidR="00F86FFC" w:rsidRPr="00F45A47" w:rsidRDefault="00F86FFC" w:rsidP="0037682B">
            <w:pPr>
              <w:rPr>
                <w:rFonts w:ascii="Times New Roman" w:eastAsia="ＭＳ 明朝" w:hAnsi="Times New Roman" w:cs="Times New Roman"/>
                <w:szCs w:val="21"/>
                <w:rPrChange w:id="9545"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9546" w:author="Masato YOSHIKAWA" w:date="2026-01-20T11:15:00Z" w16du:dateUtc="2026-01-20T02:15:00Z">
                  <w:rPr>
                    <w:rFonts w:ascii="ＭＳ 明朝" w:eastAsia="ＭＳ 明朝" w:hAnsi="ＭＳ 明朝"/>
                    <w:szCs w:val="21"/>
                  </w:rPr>
                </w:rPrChange>
              </w:rPr>
              <w:t>0</w:t>
            </w:r>
          </w:p>
        </w:tc>
        <w:tc>
          <w:tcPr>
            <w:tcW w:w="766"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5E668BE6" w14:textId="77777777" w:rsidR="00F86FFC" w:rsidRPr="00F45A47" w:rsidRDefault="00F86FFC" w:rsidP="0037682B">
            <w:pPr>
              <w:rPr>
                <w:rFonts w:ascii="Times New Roman" w:eastAsia="ＭＳ 明朝" w:hAnsi="Times New Roman" w:cs="Times New Roman"/>
                <w:szCs w:val="21"/>
                <w:rPrChange w:id="9547"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9548" w:author="Masato YOSHIKAWA" w:date="2026-01-20T11:15:00Z" w16du:dateUtc="2026-01-20T02:15:00Z">
                  <w:rPr>
                    <w:rFonts w:ascii="ＭＳ 明朝" w:eastAsia="ＭＳ 明朝" w:hAnsi="ＭＳ 明朝"/>
                    <w:szCs w:val="21"/>
                  </w:rPr>
                </w:rPrChange>
              </w:rPr>
              <w:t>0</w:t>
            </w:r>
          </w:p>
        </w:tc>
        <w:tc>
          <w:tcPr>
            <w:tcW w:w="11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F11ED2B" w14:textId="77777777" w:rsidR="00F86FFC" w:rsidRPr="00F45A47" w:rsidRDefault="00F86FFC" w:rsidP="0037682B">
            <w:pPr>
              <w:rPr>
                <w:rFonts w:ascii="Times New Roman" w:eastAsia="ＭＳ 明朝" w:hAnsi="Times New Roman" w:cs="Times New Roman"/>
                <w:szCs w:val="21"/>
                <w:rPrChange w:id="9549" w:author="Masato YOSHIKAWA" w:date="2026-01-20T11:15:00Z" w16du:dateUtc="2026-01-20T02:15:00Z">
                  <w:rPr>
                    <w:rFonts w:ascii="ＭＳ 明朝" w:eastAsia="ＭＳ 明朝" w:hAnsi="ＭＳ 明朝"/>
                    <w:szCs w:val="21"/>
                  </w:rPr>
                </w:rPrChange>
              </w:rPr>
            </w:pPr>
          </w:p>
        </w:tc>
        <w:tc>
          <w:tcPr>
            <w:tcW w:w="371" w:type="dxa"/>
            <w:vMerge/>
            <w:tcBorders>
              <w:top w:val="single" w:sz="6" w:space="0" w:color="CCCCCC"/>
              <w:left w:val="single" w:sz="6" w:space="0" w:color="CCCCCC"/>
              <w:bottom w:val="single" w:sz="6" w:space="0" w:color="CCCCCC"/>
              <w:right w:val="single" w:sz="6" w:space="0" w:color="CCCCCC"/>
            </w:tcBorders>
            <w:vAlign w:val="center"/>
            <w:hideMark/>
          </w:tcPr>
          <w:p w14:paraId="0DC452B5" w14:textId="77777777" w:rsidR="00F86FFC" w:rsidRPr="00F45A47" w:rsidRDefault="00F86FFC" w:rsidP="0037682B">
            <w:pPr>
              <w:rPr>
                <w:rFonts w:ascii="Times New Roman" w:eastAsia="ＭＳ 明朝" w:hAnsi="Times New Roman" w:cs="Times New Roman"/>
                <w:szCs w:val="21"/>
                <w:rPrChange w:id="9550" w:author="Masato YOSHIKAWA" w:date="2026-01-20T11:15:00Z" w16du:dateUtc="2026-01-20T02:15:00Z">
                  <w:rPr>
                    <w:rFonts w:ascii="ＭＳ 明朝" w:eastAsia="ＭＳ 明朝" w:hAnsi="ＭＳ 明朝"/>
                    <w:szCs w:val="21"/>
                  </w:rPr>
                </w:rPrChange>
              </w:rPr>
            </w:pPr>
          </w:p>
        </w:tc>
        <w:tc>
          <w:tcPr>
            <w:tcW w:w="9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FA59331" w14:textId="77777777" w:rsidR="00F86FFC" w:rsidRPr="00F45A47" w:rsidRDefault="00F86FFC" w:rsidP="0037682B">
            <w:pPr>
              <w:rPr>
                <w:rFonts w:ascii="Times New Roman" w:eastAsia="ＭＳ 明朝" w:hAnsi="Times New Roman" w:cs="Times New Roman"/>
                <w:szCs w:val="21"/>
                <w:rPrChange w:id="9551"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9552" w:author="Masato YOSHIKAWA" w:date="2026-01-20T11:15:00Z" w16du:dateUtc="2026-01-20T02:15:00Z">
                  <w:rPr>
                    <w:rFonts w:ascii="ＭＳ 明朝" w:eastAsia="ＭＳ 明朝" w:hAnsi="ＭＳ 明朝"/>
                    <w:szCs w:val="21"/>
                  </w:rPr>
                </w:rPrChange>
              </w:rPr>
              <w:t>Generalization</w:t>
            </w:r>
          </w:p>
        </w:tc>
        <w:tc>
          <w:tcPr>
            <w:tcW w:w="799" w:type="dxa"/>
            <w:tcBorders>
              <w:top w:val="single" w:sz="6" w:space="0" w:color="CCCCCC"/>
              <w:left w:val="single" w:sz="6" w:space="0" w:color="CCCCCC"/>
              <w:bottom w:val="single" w:sz="6" w:space="0" w:color="CCCCCC"/>
              <w:right w:val="single" w:sz="6" w:space="0" w:color="CCCCCC"/>
            </w:tcBorders>
            <w:shd w:val="clear" w:color="auto" w:fill="57BB8A"/>
            <w:tcMar>
              <w:top w:w="30" w:type="dxa"/>
              <w:left w:w="45" w:type="dxa"/>
              <w:bottom w:w="30" w:type="dxa"/>
              <w:right w:w="45" w:type="dxa"/>
            </w:tcMar>
            <w:vAlign w:val="bottom"/>
            <w:hideMark/>
          </w:tcPr>
          <w:p w14:paraId="4E0C836F" w14:textId="77777777" w:rsidR="00F86FFC" w:rsidRPr="00F45A47" w:rsidRDefault="00F86FFC" w:rsidP="0037682B">
            <w:pPr>
              <w:rPr>
                <w:rFonts w:ascii="Times New Roman" w:eastAsia="ＭＳ 明朝" w:hAnsi="Times New Roman" w:cs="Times New Roman"/>
                <w:szCs w:val="21"/>
                <w:rPrChange w:id="9553"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9554" w:author="Masato YOSHIKAWA" w:date="2026-01-20T11:15:00Z" w16du:dateUtc="2026-01-20T02:15:00Z">
                  <w:rPr>
                    <w:rFonts w:ascii="ＭＳ 明朝" w:eastAsia="ＭＳ 明朝" w:hAnsi="ＭＳ 明朝"/>
                    <w:szCs w:val="21"/>
                  </w:rPr>
                </w:rPrChange>
              </w:rPr>
              <w:t>20</w:t>
            </w:r>
          </w:p>
        </w:tc>
        <w:tc>
          <w:tcPr>
            <w:tcW w:w="495"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511B21D9" w14:textId="77777777" w:rsidR="00F86FFC" w:rsidRPr="00F45A47" w:rsidRDefault="00F86FFC" w:rsidP="0037682B">
            <w:pPr>
              <w:rPr>
                <w:rFonts w:ascii="Times New Roman" w:eastAsia="ＭＳ 明朝" w:hAnsi="Times New Roman" w:cs="Times New Roman"/>
                <w:szCs w:val="21"/>
                <w:rPrChange w:id="9555"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9556" w:author="Masato YOSHIKAWA" w:date="2026-01-20T11:15:00Z" w16du:dateUtc="2026-01-20T02:15:00Z">
                  <w:rPr>
                    <w:rFonts w:ascii="ＭＳ 明朝" w:eastAsia="ＭＳ 明朝" w:hAnsi="ＭＳ 明朝"/>
                    <w:szCs w:val="21"/>
                  </w:rPr>
                </w:rPrChange>
              </w:rPr>
              <w:t>0</w:t>
            </w:r>
          </w:p>
        </w:tc>
        <w:tc>
          <w:tcPr>
            <w:tcW w:w="766"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18EE6A96" w14:textId="77777777" w:rsidR="00F86FFC" w:rsidRPr="00F45A47" w:rsidRDefault="00F86FFC" w:rsidP="0037682B">
            <w:pPr>
              <w:rPr>
                <w:rFonts w:ascii="Times New Roman" w:eastAsia="ＭＳ 明朝" w:hAnsi="Times New Roman" w:cs="Times New Roman"/>
                <w:szCs w:val="21"/>
                <w:rPrChange w:id="9557"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9558" w:author="Masato YOSHIKAWA" w:date="2026-01-20T11:15:00Z" w16du:dateUtc="2026-01-20T02:15:00Z">
                  <w:rPr>
                    <w:rFonts w:ascii="ＭＳ 明朝" w:eastAsia="ＭＳ 明朝" w:hAnsi="ＭＳ 明朝"/>
                    <w:szCs w:val="21"/>
                  </w:rPr>
                </w:rPrChange>
              </w:rPr>
              <w:t>0</w:t>
            </w:r>
          </w:p>
        </w:tc>
        <w:tc>
          <w:tcPr>
            <w:tcW w:w="766"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0D7BAD6C" w14:textId="77777777" w:rsidR="00F86FFC" w:rsidRPr="00F45A47" w:rsidRDefault="00F86FFC" w:rsidP="0037682B">
            <w:pPr>
              <w:rPr>
                <w:rFonts w:ascii="Times New Roman" w:eastAsia="ＭＳ 明朝" w:hAnsi="Times New Roman" w:cs="Times New Roman"/>
                <w:szCs w:val="21"/>
                <w:rPrChange w:id="9559"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9560" w:author="Masato YOSHIKAWA" w:date="2026-01-20T11:15:00Z" w16du:dateUtc="2026-01-20T02:15:00Z">
                  <w:rPr>
                    <w:rFonts w:ascii="ＭＳ 明朝" w:eastAsia="ＭＳ 明朝" w:hAnsi="ＭＳ 明朝"/>
                    <w:szCs w:val="21"/>
                  </w:rPr>
                </w:rPrChange>
              </w:rPr>
              <w:t>0</w:t>
            </w:r>
          </w:p>
        </w:tc>
      </w:tr>
      <w:tr w:rsidR="00384414" w:rsidRPr="00F45A47" w14:paraId="7EF28390" w14:textId="77777777" w:rsidTr="00E2325D">
        <w:trPr>
          <w:trHeight w:val="315"/>
        </w:trPr>
        <w:tc>
          <w:tcPr>
            <w:tcW w:w="276" w:type="dxa"/>
            <w:vMerge/>
            <w:tcBorders>
              <w:top w:val="single" w:sz="6" w:space="0" w:color="CCCCCC"/>
              <w:left w:val="single" w:sz="6" w:space="0" w:color="CCCCCC"/>
              <w:bottom w:val="single" w:sz="6" w:space="0" w:color="CCCCCC"/>
              <w:right w:val="single" w:sz="6" w:space="0" w:color="CCCCCC"/>
            </w:tcBorders>
            <w:vAlign w:val="center"/>
            <w:hideMark/>
          </w:tcPr>
          <w:p w14:paraId="3989BE50" w14:textId="77777777" w:rsidR="00F86FFC" w:rsidRPr="00F45A47" w:rsidRDefault="00F86FFC" w:rsidP="0037682B">
            <w:pPr>
              <w:rPr>
                <w:rFonts w:ascii="Times New Roman" w:eastAsia="ＭＳ 明朝" w:hAnsi="Times New Roman" w:cs="Times New Roman"/>
                <w:szCs w:val="21"/>
                <w:rPrChange w:id="9561" w:author="Masato YOSHIKAWA" w:date="2026-01-20T11:15:00Z" w16du:dateUtc="2026-01-20T02:15:00Z">
                  <w:rPr>
                    <w:rFonts w:ascii="ＭＳ 明朝" w:eastAsia="ＭＳ 明朝" w:hAnsi="ＭＳ 明朝"/>
                    <w:szCs w:val="21"/>
                  </w:rPr>
                </w:rPrChange>
              </w:rPr>
            </w:pPr>
          </w:p>
        </w:tc>
        <w:tc>
          <w:tcPr>
            <w:tcW w:w="11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456C48C" w14:textId="77777777" w:rsidR="00F86FFC" w:rsidRPr="00F45A47" w:rsidRDefault="00F86FFC" w:rsidP="0037682B">
            <w:pPr>
              <w:rPr>
                <w:rFonts w:ascii="Times New Roman" w:eastAsia="ＭＳ 明朝" w:hAnsi="Times New Roman" w:cs="Times New Roman"/>
                <w:szCs w:val="21"/>
                <w:rPrChange w:id="9562"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9563" w:author="Masato YOSHIKAWA" w:date="2026-01-20T11:15:00Z" w16du:dateUtc="2026-01-20T02:15:00Z">
                  <w:rPr>
                    <w:rFonts w:ascii="ＭＳ 明朝" w:eastAsia="ＭＳ 明朝" w:hAnsi="ＭＳ 明朝"/>
                    <w:szCs w:val="21"/>
                  </w:rPr>
                </w:rPrChange>
              </w:rPr>
              <w:t>Established equivalent</w:t>
            </w:r>
          </w:p>
        </w:tc>
        <w:tc>
          <w:tcPr>
            <w:tcW w:w="752" w:type="dxa"/>
            <w:tcBorders>
              <w:top w:val="single" w:sz="6" w:space="0" w:color="CCCCCC"/>
              <w:left w:val="single" w:sz="6" w:space="0" w:color="CCCCCC"/>
              <w:bottom w:val="single" w:sz="6" w:space="0" w:color="CCCCCC"/>
              <w:right w:val="single" w:sz="6" w:space="0" w:color="CCCCCC"/>
            </w:tcBorders>
            <w:shd w:val="clear" w:color="auto" w:fill="57BB8A"/>
            <w:tcMar>
              <w:top w:w="30" w:type="dxa"/>
              <w:left w:w="45" w:type="dxa"/>
              <w:bottom w:w="30" w:type="dxa"/>
              <w:right w:w="45" w:type="dxa"/>
            </w:tcMar>
            <w:vAlign w:val="bottom"/>
            <w:hideMark/>
          </w:tcPr>
          <w:p w14:paraId="3FBF259F" w14:textId="77777777" w:rsidR="00F86FFC" w:rsidRPr="00F45A47" w:rsidRDefault="00F86FFC" w:rsidP="0037682B">
            <w:pPr>
              <w:rPr>
                <w:rFonts w:ascii="Times New Roman" w:eastAsia="ＭＳ 明朝" w:hAnsi="Times New Roman" w:cs="Times New Roman"/>
                <w:szCs w:val="21"/>
                <w:rPrChange w:id="9564"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9565" w:author="Masato YOSHIKAWA" w:date="2026-01-20T11:15:00Z" w16du:dateUtc="2026-01-20T02:15:00Z">
                  <w:rPr>
                    <w:rFonts w:ascii="ＭＳ 明朝" w:eastAsia="ＭＳ 明朝" w:hAnsi="ＭＳ 明朝"/>
                    <w:szCs w:val="21"/>
                  </w:rPr>
                </w:rPrChange>
              </w:rPr>
              <w:t>63</w:t>
            </w:r>
          </w:p>
        </w:tc>
        <w:tc>
          <w:tcPr>
            <w:tcW w:w="495"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23131ADB" w14:textId="77777777" w:rsidR="00F86FFC" w:rsidRPr="00F45A47" w:rsidRDefault="00F86FFC" w:rsidP="0037682B">
            <w:pPr>
              <w:rPr>
                <w:rFonts w:ascii="Times New Roman" w:eastAsia="ＭＳ 明朝" w:hAnsi="Times New Roman" w:cs="Times New Roman"/>
                <w:szCs w:val="21"/>
                <w:rPrChange w:id="9566"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9567" w:author="Masato YOSHIKAWA" w:date="2026-01-20T11:15:00Z" w16du:dateUtc="2026-01-20T02:15:00Z">
                  <w:rPr>
                    <w:rFonts w:ascii="ＭＳ 明朝" w:eastAsia="ＭＳ 明朝" w:hAnsi="ＭＳ 明朝"/>
                    <w:szCs w:val="21"/>
                  </w:rPr>
                </w:rPrChange>
              </w:rPr>
              <w:t>0</w:t>
            </w:r>
          </w:p>
        </w:tc>
        <w:tc>
          <w:tcPr>
            <w:tcW w:w="766"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2EFA1216" w14:textId="77777777" w:rsidR="00F86FFC" w:rsidRPr="00F45A47" w:rsidRDefault="00F86FFC" w:rsidP="0037682B">
            <w:pPr>
              <w:rPr>
                <w:rFonts w:ascii="Times New Roman" w:eastAsia="ＭＳ 明朝" w:hAnsi="Times New Roman" w:cs="Times New Roman"/>
                <w:szCs w:val="21"/>
                <w:rPrChange w:id="9568"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9569" w:author="Masato YOSHIKAWA" w:date="2026-01-20T11:15:00Z" w16du:dateUtc="2026-01-20T02:15:00Z">
                  <w:rPr>
                    <w:rFonts w:ascii="ＭＳ 明朝" w:eastAsia="ＭＳ 明朝" w:hAnsi="ＭＳ 明朝"/>
                    <w:szCs w:val="21"/>
                  </w:rPr>
                </w:rPrChange>
              </w:rPr>
              <w:t>0</w:t>
            </w:r>
          </w:p>
        </w:tc>
        <w:tc>
          <w:tcPr>
            <w:tcW w:w="766" w:type="dxa"/>
            <w:tcBorders>
              <w:top w:val="single" w:sz="6" w:space="0" w:color="CCCCCC"/>
              <w:left w:val="single" w:sz="6" w:space="0" w:color="CCCCCC"/>
              <w:bottom w:val="single" w:sz="6" w:space="0" w:color="CCCCCC"/>
              <w:right w:val="single" w:sz="6" w:space="0" w:color="CCCCCC"/>
            </w:tcBorders>
            <w:shd w:val="clear" w:color="auto" w:fill="FDFEFE"/>
            <w:tcMar>
              <w:top w:w="30" w:type="dxa"/>
              <w:left w:w="45" w:type="dxa"/>
              <w:bottom w:w="30" w:type="dxa"/>
              <w:right w:w="45" w:type="dxa"/>
            </w:tcMar>
            <w:vAlign w:val="bottom"/>
            <w:hideMark/>
          </w:tcPr>
          <w:p w14:paraId="4A949741" w14:textId="77777777" w:rsidR="00F86FFC" w:rsidRPr="00F45A47" w:rsidRDefault="00F86FFC" w:rsidP="0037682B">
            <w:pPr>
              <w:rPr>
                <w:rFonts w:ascii="Times New Roman" w:eastAsia="ＭＳ 明朝" w:hAnsi="Times New Roman" w:cs="Times New Roman"/>
                <w:szCs w:val="21"/>
                <w:rPrChange w:id="9570"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9571" w:author="Masato YOSHIKAWA" w:date="2026-01-20T11:15:00Z" w16du:dateUtc="2026-01-20T02:15:00Z">
                  <w:rPr>
                    <w:rFonts w:ascii="ＭＳ 明朝" w:eastAsia="ＭＳ 明朝" w:hAnsi="ＭＳ 明朝"/>
                    <w:szCs w:val="21"/>
                  </w:rPr>
                </w:rPrChange>
              </w:rPr>
              <w:t>1</w:t>
            </w:r>
          </w:p>
        </w:tc>
        <w:tc>
          <w:tcPr>
            <w:tcW w:w="11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17B7A78" w14:textId="77777777" w:rsidR="00F86FFC" w:rsidRPr="00F45A47" w:rsidRDefault="00F86FFC" w:rsidP="0037682B">
            <w:pPr>
              <w:rPr>
                <w:rFonts w:ascii="Times New Roman" w:eastAsia="ＭＳ 明朝" w:hAnsi="Times New Roman" w:cs="Times New Roman"/>
                <w:szCs w:val="21"/>
                <w:rPrChange w:id="9572" w:author="Masato YOSHIKAWA" w:date="2026-01-20T11:15:00Z" w16du:dateUtc="2026-01-20T02:15:00Z">
                  <w:rPr>
                    <w:rFonts w:ascii="ＭＳ 明朝" w:eastAsia="ＭＳ 明朝" w:hAnsi="ＭＳ 明朝"/>
                    <w:szCs w:val="21"/>
                  </w:rPr>
                </w:rPrChange>
              </w:rPr>
            </w:pPr>
          </w:p>
        </w:tc>
        <w:tc>
          <w:tcPr>
            <w:tcW w:w="371" w:type="dxa"/>
            <w:vMerge/>
            <w:tcBorders>
              <w:top w:val="single" w:sz="6" w:space="0" w:color="CCCCCC"/>
              <w:left w:val="single" w:sz="6" w:space="0" w:color="CCCCCC"/>
              <w:bottom w:val="single" w:sz="6" w:space="0" w:color="CCCCCC"/>
              <w:right w:val="single" w:sz="6" w:space="0" w:color="CCCCCC"/>
            </w:tcBorders>
            <w:vAlign w:val="center"/>
            <w:hideMark/>
          </w:tcPr>
          <w:p w14:paraId="39162FFA" w14:textId="77777777" w:rsidR="00F86FFC" w:rsidRPr="00F45A47" w:rsidRDefault="00F86FFC" w:rsidP="0037682B">
            <w:pPr>
              <w:rPr>
                <w:rFonts w:ascii="Times New Roman" w:eastAsia="ＭＳ 明朝" w:hAnsi="Times New Roman" w:cs="Times New Roman"/>
                <w:szCs w:val="21"/>
                <w:rPrChange w:id="9573" w:author="Masato YOSHIKAWA" w:date="2026-01-20T11:15:00Z" w16du:dateUtc="2026-01-20T02:15:00Z">
                  <w:rPr>
                    <w:rFonts w:ascii="ＭＳ 明朝" w:eastAsia="ＭＳ 明朝" w:hAnsi="ＭＳ 明朝"/>
                    <w:szCs w:val="21"/>
                  </w:rPr>
                </w:rPrChange>
              </w:rPr>
            </w:pPr>
          </w:p>
        </w:tc>
        <w:tc>
          <w:tcPr>
            <w:tcW w:w="9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33B5041" w14:textId="77777777" w:rsidR="00F86FFC" w:rsidRPr="00F45A47" w:rsidRDefault="00F86FFC" w:rsidP="0037682B">
            <w:pPr>
              <w:rPr>
                <w:rFonts w:ascii="Times New Roman" w:eastAsia="ＭＳ 明朝" w:hAnsi="Times New Roman" w:cs="Times New Roman"/>
                <w:szCs w:val="21"/>
                <w:rPrChange w:id="9574"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9575" w:author="Masato YOSHIKAWA" w:date="2026-01-20T11:15:00Z" w16du:dateUtc="2026-01-20T02:15:00Z">
                  <w:rPr>
                    <w:rFonts w:ascii="ＭＳ 明朝" w:eastAsia="ＭＳ 明朝" w:hAnsi="ＭＳ 明朝"/>
                    <w:szCs w:val="21"/>
                  </w:rPr>
                </w:rPrChange>
              </w:rPr>
              <w:t>Established equivalent</w:t>
            </w:r>
          </w:p>
        </w:tc>
        <w:tc>
          <w:tcPr>
            <w:tcW w:w="799" w:type="dxa"/>
            <w:tcBorders>
              <w:top w:val="single" w:sz="6" w:space="0" w:color="CCCCCC"/>
              <w:left w:val="single" w:sz="6" w:space="0" w:color="CCCCCC"/>
              <w:bottom w:val="single" w:sz="6" w:space="0" w:color="CCCCCC"/>
              <w:right w:val="single" w:sz="6" w:space="0" w:color="CCCCCC"/>
            </w:tcBorders>
            <w:shd w:val="clear" w:color="auto" w:fill="57BB8A"/>
            <w:tcMar>
              <w:top w:w="30" w:type="dxa"/>
              <w:left w:w="45" w:type="dxa"/>
              <w:bottom w:w="30" w:type="dxa"/>
              <w:right w:w="45" w:type="dxa"/>
            </w:tcMar>
            <w:vAlign w:val="bottom"/>
            <w:hideMark/>
          </w:tcPr>
          <w:p w14:paraId="35829D90" w14:textId="77777777" w:rsidR="00F86FFC" w:rsidRPr="00F45A47" w:rsidRDefault="00F86FFC" w:rsidP="0037682B">
            <w:pPr>
              <w:rPr>
                <w:rFonts w:ascii="Times New Roman" w:eastAsia="ＭＳ 明朝" w:hAnsi="Times New Roman" w:cs="Times New Roman"/>
                <w:szCs w:val="21"/>
                <w:rPrChange w:id="9576"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9577" w:author="Masato YOSHIKAWA" w:date="2026-01-20T11:15:00Z" w16du:dateUtc="2026-01-20T02:15:00Z">
                  <w:rPr>
                    <w:rFonts w:ascii="ＭＳ 明朝" w:eastAsia="ＭＳ 明朝" w:hAnsi="ＭＳ 明朝"/>
                    <w:szCs w:val="21"/>
                  </w:rPr>
                </w:rPrChange>
              </w:rPr>
              <w:t>61</w:t>
            </w:r>
          </w:p>
        </w:tc>
        <w:tc>
          <w:tcPr>
            <w:tcW w:w="495"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6EE36FE2" w14:textId="77777777" w:rsidR="00F86FFC" w:rsidRPr="00F45A47" w:rsidRDefault="00F86FFC" w:rsidP="0037682B">
            <w:pPr>
              <w:rPr>
                <w:rFonts w:ascii="Times New Roman" w:eastAsia="ＭＳ 明朝" w:hAnsi="Times New Roman" w:cs="Times New Roman"/>
                <w:szCs w:val="21"/>
                <w:rPrChange w:id="9578"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9579" w:author="Masato YOSHIKAWA" w:date="2026-01-20T11:15:00Z" w16du:dateUtc="2026-01-20T02:15:00Z">
                  <w:rPr>
                    <w:rFonts w:ascii="ＭＳ 明朝" w:eastAsia="ＭＳ 明朝" w:hAnsi="ＭＳ 明朝"/>
                    <w:szCs w:val="21"/>
                  </w:rPr>
                </w:rPrChange>
              </w:rPr>
              <w:t>0</w:t>
            </w:r>
          </w:p>
        </w:tc>
        <w:tc>
          <w:tcPr>
            <w:tcW w:w="766"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26481163" w14:textId="77777777" w:rsidR="00F86FFC" w:rsidRPr="00F45A47" w:rsidRDefault="00F86FFC" w:rsidP="0037682B">
            <w:pPr>
              <w:rPr>
                <w:rFonts w:ascii="Times New Roman" w:eastAsia="ＭＳ 明朝" w:hAnsi="Times New Roman" w:cs="Times New Roman"/>
                <w:szCs w:val="21"/>
                <w:rPrChange w:id="9580"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9581" w:author="Masato YOSHIKAWA" w:date="2026-01-20T11:15:00Z" w16du:dateUtc="2026-01-20T02:15:00Z">
                  <w:rPr>
                    <w:rFonts w:ascii="ＭＳ 明朝" w:eastAsia="ＭＳ 明朝" w:hAnsi="ＭＳ 明朝"/>
                    <w:szCs w:val="21"/>
                  </w:rPr>
                </w:rPrChange>
              </w:rPr>
              <w:t>0</w:t>
            </w:r>
          </w:p>
        </w:tc>
        <w:tc>
          <w:tcPr>
            <w:tcW w:w="766" w:type="dxa"/>
            <w:tcBorders>
              <w:top w:val="single" w:sz="6" w:space="0" w:color="CCCCCC"/>
              <w:left w:val="single" w:sz="6" w:space="0" w:color="CCCCCC"/>
              <w:bottom w:val="single" w:sz="6" w:space="0" w:color="CCCCCC"/>
              <w:right w:val="single" w:sz="6" w:space="0" w:color="CCCCCC"/>
            </w:tcBorders>
            <w:shd w:val="clear" w:color="auto" w:fill="FDFEFE"/>
            <w:tcMar>
              <w:top w:w="30" w:type="dxa"/>
              <w:left w:w="45" w:type="dxa"/>
              <w:bottom w:w="30" w:type="dxa"/>
              <w:right w:w="45" w:type="dxa"/>
            </w:tcMar>
            <w:vAlign w:val="bottom"/>
            <w:hideMark/>
          </w:tcPr>
          <w:p w14:paraId="35CFC62D" w14:textId="77777777" w:rsidR="00F86FFC" w:rsidRPr="00F45A47" w:rsidRDefault="00F86FFC" w:rsidP="0037682B">
            <w:pPr>
              <w:rPr>
                <w:rFonts w:ascii="Times New Roman" w:eastAsia="ＭＳ 明朝" w:hAnsi="Times New Roman" w:cs="Times New Roman"/>
                <w:szCs w:val="21"/>
                <w:rPrChange w:id="9582"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9583" w:author="Masato YOSHIKAWA" w:date="2026-01-20T11:15:00Z" w16du:dateUtc="2026-01-20T02:15:00Z">
                  <w:rPr>
                    <w:rFonts w:ascii="ＭＳ 明朝" w:eastAsia="ＭＳ 明朝" w:hAnsi="ＭＳ 明朝"/>
                    <w:szCs w:val="21"/>
                  </w:rPr>
                </w:rPrChange>
              </w:rPr>
              <w:t>1</w:t>
            </w:r>
          </w:p>
        </w:tc>
      </w:tr>
      <w:tr w:rsidR="00384414" w:rsidRPr="00F45A47" w14:paraId="32CE18AA" w14:textId="77777777" w:rsidTr="00E2325D">
        <w:trPr>
          <w:trHeight w:val="315"/>
        </w:trPr>
        <w:tc>
          <w:tcPr>
            <w:tcW w:w="276" w:type="dxa"/>
            <w:vMerge/>
            <w:tcBorders>
              <w:top w:val="single" w:sz="6" w:space="0" w:color="CCCCCC"/>
              <w:left w:val="single" w:sz="6" w:space="0" w:color="CCCCCC"/>
              <w:bottom w:val="single" w:sz="6" w:space="0" w:color="CCCCCC"/>
              <w:right w:val="single" w:sz="6" w:space="0" w:color="CCCCCC"/>
            </w:tcBorders>
            <w:vAlign w:val="center"/>
            <w:hideMark/>
          </w:tcPr>
          <w:p w14:paraId="38AE15A3" w14:textId="77777777" w:rsidR="00F86FFC" w:rsidRPr="00F45A47" w:rsidRDefault="00F86FFC" w:rsidP="0037682B">
            <w:pPr>
              <w:rPr>
                <w:rFonts w:ascii="Times New Roman" w:eastAsia="ＭＳ 明朝" w:hAnsi="Times New Roman" w:cs="Times New Roman"/>
                <w:szCs w:val="21"/>
                <w:rPrChange w:id="9584" w:author="Masato YOSHIKAWA" w:date="2026-01-20T11:15:00Z" w16du:dateUtc="2026-01-20T02:15:00Z">
                  <w:rPr>
                    <w:rFonts w:ascii="ＭＳ 明朝" w:eastAsia="ＭＳ 明朝" w:hAnsi="ＭＳ 明朝"/>
                    <w:szCs w:val="21"/>
                  </w:rPr>
                </w:rPrChange>
              </w:rPr>
            </w:pPr>
          </w:p>
        </w:tc>
        <w:tc>
          <w:tcPr>
            <w:tcW w:w="11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980DE77" w14:textId="77777777" w:rsidR="00F86FFC" w:rsidRPr="00F45A47" w:rsidRDefault="00F86FFC" w:rsidP="0037682B">
            <w:pPr>
              <w:rPr>
                <w:rFonts w:ascii="Times New Roman" w:eastAsia="ＭＳ 明朝" w:hAnsi="Times New Roman" w:cs="Times New Roman"/>
                <w:szCs w:val="21"/>
                <w:rPrChange w:id="9585"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9586" w:author="Masato YOSHIKAWA" w:date="2026-01-20T11:15:00Z" w16du:dateUtc="2026-01-20T02:15:00Z">
                  <w:rPr>
                    <w:rFonts w:ascii="ＭＳ 明朝" w:eastAsia="ＭＳ 明朝" w:hAnsi="ＭＳ 明朝"/>
                    <w:szCs w:val="21"/>
                  </w:rPr>
                </w:rPrChange>
              </w:rPr>
              <w:t>Description</w:t>
            </w:r>
          </w:p>
        </w:tc>
        <w:tc>
          <w:tcPr>
            <w:tcW w:w="752" w:type="dxa"/>
            <w:tcBorders>
              <w:top w:val="single" w:sz="6" w:space="0" w:color="CCCCCC"/>
              <w:left w:val="single" w:sz="6" w:space="0" w:color="CCCCCC"/>
              <w:bottom w:val="single" w:sz="6" w:space="0" w:color="CCCCCC"/>
              <w:right w:val="single" w:sz="6" w:space="0" w:color="CCCCCC"/>
            </w:tcBorders>
            <w:shd w:val="clear" w:color="auto" w:fill="57BB8A"/>
            <w:tcMar>
              <w:top w:w="30" w:type="dxa"/>
              <w:left w:w="45" w:type="dxa"/>
              <w:bottom w:w="30" w:type="dxa"/>
              <w:right w:w="45" w:type="dxa"/>
            </w:tcMar>
            <w:vAlign w:val="bottom"/>
            <w:hideMark/>
          </w:tcPr>
          <w:p w14:paraId="2FE34350" w14:textId="77777777" w:rsidR="00F86FFC" w:rsidRPr="00F45A47" w:rsidRDefault="00F86FFC" w:rsidP="0037682B">
            <w:pPr>
              <w:rPr>
                <w:rFonts w:ascii="Times New Roman" w:eastAsia="ＭＳ 明朝" w:hAnsi="Times New Roman" w:cs="Times New Roman"/>
                <w:szCs w:val="21"/>
                <w:rPrChange w:id="9587"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9588" w:author="Masato YOSHIKAWA" w:date="2026-01-20T11:15:00Z" w16du:dateUtc="2026-01-20T02:15:00Z">
                  <w:rPr>
                    <w:rFonts w:ascii="ＭＳ 明朝" w:eastAsia="ＭＳ 明朝" w:hAnsi="ＭＳ 明朝"/>
                    <w:szCs w:val="21"/>
                  </w:rPr>
                </w:rPrChange>
              </w:rPr>
              <w:t>12</w:t>
            </w:r>
          </w:p>
        </w:tc>
        <w:tc>
          <w:tcPr>
            <w:tcW w:w="495"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3C9A23DD" w14:textId="77777777" w:rsidR="00F86FFC" w:rsidRPr="00F45A47" w:rsidRDefault="00F86FFC" w:rsidP="0037682B">
            <w:pPr>
              <w:rPr>
                <w:rFonts w:ascii="Times New Roman" w:eastAsia="ＭＳ 明朝" w:hAnsi="Times New Roman" w:cs="Times New Roman"/>
                <w:szCs w:val="21"/>
                <w:rPrChange w:id="9589"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9590" w:author="Masato YOSHIKAWA" w:date="2026-01-20T11:15:00Z" w16du:dateUtc="2026-01-20T02:15:00Z">
                  <w:rPr>
                    <w:rFonts w:ascii="ＭＳ 明朝" w:eastAsia="ＭＳ 明朝" w:hAnsi="ＭＳ 明朝"/>
                    <w:szCs w:val="21"/>
                  </w:rPr>
                </w:rPrChange>
              </w:rPr>
              <w:t>0</w:t>
            </w:r>
          </w:p>
        </w:tc>
        <w:tc>
          <w:tcPr>
            <w:tcW w:w="766" w:type="dxa"/>
            <w:tcBorders>
              <w:top w:val="single" w:sz="6" w:space="0" w:color="CCCCCC"/>
              <w:left w:val="single" w:sz="6" w:space="0" w:color="CCCCCC"/>
              <w:bottom w:val="single" w:sz="6" w:space="0" w:color="CCCCCC"/>
              <w:right w:val="single" w:sz="6" w:space="0" w:color="CCCCCC"/>
            </w:tcBorders>
            <w:shd w:val="clear" w:color="auto" w:fill="F1FAF6"/>
            <w:tcMar>
              <w:top w:w="30" w:type="dxa"/>
              <w:left w:w="45" w:type="dxa"/>
              <w:bottom w:w="30" w:type="dxa"/>
              <w:right w:w="45" w:type="dxa"/>
            </w:tcMar>
            <w:vAlign w:val="bottom"/>
            <w:hideMark/>
          </w:tcPr>
          <w:p w14:paraId="005E99EC" w14:textId="77777777" w:rsidR="00F86FFC" w:rsidRPr="00F45A47" w:rsidRDefault="00F86FFC" w:rsidP="0037682B">
            <w:pPr>
              <w:rPr>
                <w:rFonts w:ascii="Times New Roman" w:eastAsia="ＭＳ 明朝" w:hAnsi="Times New Roman" w:cs="Times New Roman"/>
                <w:szCs w:val="21"/>
                <w:rPrChange w:id="9591"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9592" w:author="Masato YOSHIKAWA" w:date="2026-01-20T11:15:00Z" w16du:dateUtc="2026-01-20T02:15:00Z">
                  <w:rPr>
                    <w:rFonts w:ascii="ＭＳ 明朝" w:eastAsia="ＭＳ 明朝" w:hAnsi="ＭＳ 明朝"/>
                    <w:szCs w:val="21"/>
                  </w:rPr>
                </w:rPrChange>
              </w:rPr>
              <w:t>1</w:t>
            </w:r>
          </w:p>
        </w:tc>
        <w:tc>
          <w:tcPr>
            <w:tcW w:w="766"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4843B4E5" w14:textId="77777777" w:rsidR="00F86FFC" w:rsidRPr="00F45A47" w:rsidRDefault="00F86FFC" w:rsidP="0037682B">
            <w:pPr>
              <w:rPr>
                <w:rFonts w:ascii="Times New Roman" w:eastAsia="ＭＳ 明朝" w:hAnsi="Times New Roman" w:cs="Times New Roman"/>
                <w:szCs w:val="21"/>
                <w:rPrChange w:id="9593"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9594" w:author="Masato YOSHIKAWA" w:date="2026-01-20T11:15:00Z" w16du:dateUtc="2026-01-20T02:15:00Z">
                  <w:rPr>
                    <w:rFonts w:ascii="ＭＳ 明朝" w:eastAsia="ＭＳ 明朝" w:hAnsi="ＭＳ 明朝"/>
                    <w:szCs w:val="21"/>
                  </w:rPr>
                </w:rPrChange>
              </w:rPr>
              <w:t>0</w:t>
            </w:r>
          </w:p>
        </w:tc>
        <w:tc>
          <w:tcPr>
            <w:tcW w:w="11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87F9DF1" w14:textId="77777777" w:rsidR="00F86FFC" w:rsidRPr="00F45A47" w:rsidRDefault="00F86FFC" w:rsidP="0037682B">
            <w:pPr>
              <w:rPr>
                <w:rFonts w:ascii="Times New Roman" w:eastAsia="ＭＳ 明朝" w:hAnsi="Times New Roman" w:cs="Times New Roman"/>
                <w:szCs w:val="21"/>
                <w:rPrChange w:id="9595" w:author="Masato YOSHIKAWA" w:date="2026-01-20T11:15:00Z" w16du:dateUtc="2026-01-20T02:15:00Z">
                  <w:rPr>
                    <w:rFonts w:ascii="ＭＳ 明朝" w:eastAsia="ＭＳ 明朝" w:hAnsi="ＭＳ 明朝"/>
                    <w:szCs w:val="21"/>
                  </w:rPr>
                </w:rPrChange>
              </w:rPr>
            </w:pPr>
          </w:p>
        </w:tc>
        <w:tc>
          <w:tcPr>
            <w:tcW w:w="371" w:type="dxa"/>
            <w:vMerge/>
            <w:tcBorders>
              <w:top w:val="single" w:sz="6" w:space="0" w:color="CCCCCC"/>
              <w:left w:val="single" w:sz="6" w:space="0" w:color="CCCCCC"/>
              <w:bottom w:val="single" w:sz="6" w:space="0" w:color="CCCCCC"/>
              <w:right w:val="single" w:sz="6" w:space="0" w:color="CCCCCC"/>
            </w:tcBorders>
            <w:vAlign w:val="center"/>
            <w:hideMark/>
          </w:tcPr>
          <w:p w14:paraId="02DB0C3C" w14:textId="77777777" w:rsidR="00F86FFC" w:rsidRPr="00F45A47" w:rsidRDefault="00F86FFC" w:rsidP="0037682B">
            <w:pPr>
              <w:rPr>
                <w:rFonts w:ascii="Times New Roman" w:eastAsia="ＭＳ 明朝" w:hAnsi="Times New Roman" w:cs="Times New Roman"/>
                <w:szCs w:val="21"/>
                <w:rPrChange w:id="9596" w:author="Masato YOSHIKAWA" w:date="2026-01-20T11:15:00Z" w16du:dateUtc="2026-01-20T02:15:00Z">
                  <w:rPr>
                    <w:rFonts w:ascii="ＭＳ 明朝" w:eastAsia="ＭＳ 明朝" w:hAnsi="ＭＳ 明朝"/>
                    <w:szCs w:val="21"/>
                  </w:rPr>
                </w:rPrChange>
              </w:rPr>
            </w:pPr>
          </w:p>
        </w:tc>
        <w:tc>
          <w:tcPr>
            <w:tcW w:w="9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870F991" w14:textId="77777777" w:rsidR="00F86FFC" w:rsidRPr="00F45A47" w:rsidRDefault="00F86FFC" w:rsidP="0037682B">
            <w:pPr>
              <w:rPr>
                <w:rFonts w:ascii="Times New Roman" w:eastAsia="ＭＳ 明朝" w:hAnsi="Times New Roman" w:cs="Times New Roman"/>
                <w:szCs w:val="21"/>
                <w:rPrChange w:id="9597"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9598" w:author="Masato YOSHIKAWA" w:date="2026-01-20T11:15:00Z" w16du:dateUtc="2026-01-20T02:15:00Z">
                  <w:rPr>
                    <w:rFonts w:ascii="ＭＳ 明朝" w:eastAsia="ＭＳ 明朝" w:hAnsi="ＭＳ 明朝"/>
                    <w:szCs w:val="21"/>
                  </w:rPr>
                </w:rPrChange>
              </w:rPr>
              <w:t>Description</w:t>
            </w:r>
          </w:p>
        </w:tc>
        <w:tc>
          <w:tcPr>
            <w:tcW w:w="799" w:type="dxa"/>
            <w:tcBorders>
              <w:top w:val="single" w:sz="6" w:space="0" w:color="CCCCCC"/>
              <w:left w:val="single" w:sz="6" w:space="0" w:color="CCCCCC"/>
              <w:bottom w:val="single" w:sz="6" w:space="0" w:color="CCCCCC"/>
              <w:right w:val="single" w:sz="6" w:space="0" w:color="CCCCCC"/>
            </w:tcBorders>
            <w:shd w:val="clear" w:color="auto" w:fill="57BB8A"/>
            <w:tcMar>
              <w:top w:w="30" w:type="dxa"/>
              <w:left w:w="45" w:type="dxa"/>
              <w:bottom w:w="30" w:type="dxa"/>
              <w:right w:w="45" w:type="dxa"/>
            </w:tcMar>
            <w:vAlign w:val="bottom"/>
            <w:hideMark/>
          </w:tcPr>
          <w:p w14:paraId="11230A1F" w14:textId="77777777" w:rsidR="00F86FFC" w:rsidRPr="00F45A47" w:rsidRDefault="00F86FFC" w:rsidP="0037682B">
            <w:pPr>
              <w:rPr>
                <w:rFonts w:ascii="Times New Roman" w:eastAsia="ＭＳ 明朝" w:hAnsi="Times New Roman" w:cs="Times New Roman"/>
                <w:szCs w:val="21"/>
                <w:rPrChange w:id="9599"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9600" w:author="Masato YOSHIKAWA" w:date="2026-01-20T11:15:00Z" w16du:dateUtc="2026-01-20T02:15:00Z">
                  <w:rPr>
                    <w:rFonts w:ascii="ＭＳ 明朝" w:eastAsia="ＭＳ 明朝" w:hAnsi="ＭＳ 明朝"/>
                    <w:szCs w:val="21"/>
                  </w:rPr>
                </w:rPrChange>
              </w:rPr>
              <w:t>12</w:t>
            </w:r>
          </w:p>
        </w:tc>
        <w:tc>
          <w:tcPr>
            <w:tcW w:w="495"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0847F499" w14:textId="77777777" w:rsidR="00F86FFC" w:rsidRPr="00F45A47" w:rsidRDefault="00F86FFC" w:rsidP="0037682B">
            <w:pPr>
              <w:rPr>
                <w:rFonts w:ascii="Times New Roman" w:eastAsia="ＭＳ 明朝" w:hAnsi="Times New Roman" w:cs="Times New Roman"/>
                <w:szCs w:val="21"/>
                <w:rPrChange w:id="9601"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9602" w:author="Masato YOSHIKAWA" w:date="2026-01-20T11:15:00Z" w16du:dateUtc="2026-01-20T02:15:00Z">
                  <w:rPr>
                    <w:rFonts w:ascii="ＭＳ 明朝" w:eastAsia="ＭＳ 明朝" w:hAnsi="ＭＳ 明朝"/>
                    <w:szCs w:val="21"/>
                  </w:rPr>
                </w:rPrChange>
              </w:rPr>
              <w:t>0</w:t>
            </w:r>
          </w:p>
        </w:tc>
        <w:tc>
          <w:tcPr>
            <w:tcW w:w="766"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4B7F40F0" w14:textId="77777777" w:rsidR="00F86FFC" w:rsidRPr="00F45A47" w:rsidRDefault="00F86FFC" w:rsidP="0037682B">
            <w:pPr>
              <w:rPr>
                <w:rFonts w:ascii="Times New Roman" w:eastAsia="ＭＳ 明朝" w:hAnsi="Times New Roman" w:cs="Times New Roman"/>
                <w:szCs w:val="21"/>
                <w:rPrChange w:id="9603"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9604" w:author="Masato YOSHIKAWA" w:date="2026-01-20T11:15:00Z" w16du:dateUtc="2026-01-20T02:15:00Z">
                  <w:rPr>
                    <w:rFonts w:ascii="ＭＳ 明朝" w:eastAsia="ＭＳ 明朝" w:hAnsi="ＭＳ 明朝"/>
                    <w:szCs w:val="21"/>
                  </w:rPr>
                </w:rPrChange>
              </w:rPr>
              <w:t>0</w:t>
            </w:r>
          </w:p>
        </w:tc>
        <w:tc>
          <w:tcPr>
            <w:tcW w:w="766" w:type="dxa"/>
            <w:tcBorders>
              <w:top w:val="single" w:sz="6" w:space="0" w:color="CCCCCC"/>
              <w:left w:val="single" w:sz="6" w:space="0" w:color="CCCCCC"/>
              <w:bottom w:val="single" w:sz="6" w:space="0" w:color="CCCCCC"/>
              <w:right w:val="single" w:sz="6" w:space="0" w:color="CCCCCC"/>
            </w:tcBorders>
            <w:shd w:val="clear" w:color="auto" w:fill="E3F4EC"/>
            <w:tcMar>
              <w:top w:w="30" w:type="dxa"/>
              <w:left w:w="45" w:type="dxa"/>
              <w:bottom w:w="30" w:type="dxa"/>
              <w:right w:w="45" w:type="dxa"/>
            </w:tcMar>
            <w:vAlign w:val="bottom"/>
            <w:hideMark/>
          </w:tcPr>
          <w:p w14:paraId="6BEB093B" w14:textId="77777777" w:rsidR="00F86FFC" w:rsidRPr="00F45A47" w:rsidRDefault="00F86FFC" w:rsidP="0037682B">
            <w:pPr>
              <w:rPr>
                <w:rFonts w:ascii="Times New Roman" w:eastAsia="ＭＳ 明朝" w:hAnsi="Times New Roman" w:cs="Times New Roman"/>
                <w:szCs w:val="21"/>
                <w:rPrChange w:id="9605"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9606" w:author="Masato YOSHIKAWA" w:date="2026-01-20T11:15:00Z" w16du:dateUtc="2026-01-20T02:15:00Z">
                  <w:rPr>
                    <w:rFonts w:ascii="ＭＳ 明朝" w:eastAsia="ＭＳ 明朝" w:hAnsi="ＭＳ 明朝"/>
                    <w:szCs w:val="21"/>
                  </w:rPr>
                </w:rPrChange>
              </w:rPr>
              <w:t>2</w:t>
            </w:r>
          </w:p>
        </w:tc>
      </w:tr>
      <w:tr w:rsidR="00384414" w:rsidRPr="00F45A47" w14:paraId="4F8F00CF" w14:textId="77777777" w:rsidTr="00E2325D">
        <w:trPr>
          <w:trHeight w:val="315"/>
        </w:trPr>
        <w:tc>
          <w:tcPr>
            <w:tcW w:w="276" w:type="dxa"/>
            <w:vMerge/>
            <w:tcBorders>
              <w:top w:val="single" w:sz="6" w:space="0" w:color="CCCCCC"/>
              <w:left w:val="single" w:sz="6" w:space="0" w:color="CCCCCC"/>
              <w:bottom w:val="single" w:sz="6" w:space="0" w:color="CCCCCC"/>
              <w:right w:val="single" w:sz="6" w:space="0" w:color="CCCCCC"/>
            </w:tcBorders>
            <w:vAlign w:val="center"/>
            <w:hideMark/>
          </w:tcPr>
          <w:p w14:paraId="279511E5" w14:textId="77777777" w:rsidR="00F86FFC" w:rsidRPr="00F45A47" w:rsidRDefault="00F86FFC" w:rsidP="0037682B">
            <w:pPr>
              <w:rPr>
                <w:rFonts w:ascii="Times New Roman" w:eastAsia="ＭＳ 明朝" w:hAnsi="Times New Roman" w:cs="Times New Roman"/>
                <w:szCs w:val="21"/>
                <w:rPrChange w:id="9607" w:author="Masato YOSHIKAWA" w:date="2026-01-20T11:15:00Z" w16du:dateUtc="2026-01-20T02:15:00Z">
                  <w:rPr>
                    <w:rFonts w:ascii="ＭＳ 明朝" w:eastAsia="ＭＳ 明朝" w:hAnsi="ＭＳ 明朝"/>
                    <w:szCs w:val="21"/>
                  </w:rPr>
                </w:rPrChange>
              </w:rPr>
            </w:pPr>
          </w:p>
        </w:tc>
        <w:tc>
          <w:tcPr>
            <w:tcW w:w="11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CDC3365" w14:textId="77777777" w:rsidR="00F86FFC" w:rsidRPr="00F45A47" w:rsidRDefault="00F86FFC" w:rsidP="0037682B">
            <w:pPr>
              <w:rPr>
                <w:rFonts w:ascii="Times New Roman" w:eastAsia="ＭＳ 明朝" w:hAnsi="Times New Roman" w:cs="Times New Roman"/>
                <w:szCs w:val="21"/>
                <w:rPrChange w:id="9608"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9609" w:author="Masato YOSHIKAWA" w:date="2026-01-20T11:15:00Z" w16du:dateUtc="2026-01-20T02:15:00Z">
                  <w:rPr>
                    <w:rFonts w:ascii="ＭＳ 明朝" w:eastAsia="ＭＳ 明朝" w:hAnsi="ＭＳ 明朝"/>
                    <w:szCs w:val="21"/>
                  </w:rPr>
                </w:rPrChange>
              </w:rPr>
              <w:t>Borrowing</w:t>
            </w:r>
          </w:p>
        </w:tc>
        <w:tc>
          <w:tcPr>
            <w:tcW w:w="752"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46AC5BD1" w14:textId="77777777" w:rsidR="00F86FFC" w:rsidRPr="00F45A47" w:rsidRDefault="00F86FFC" w:rsidP="0037682B">
            <w:pPr>
              <w:rPr>
                <w:rFonts w:ascii="Times New Roman" w:eastAsia="ＭＳ 明朝" w:hAnsi="Times New Roman" w:cs="Times New Roman"/>
                <w:szCs w:val="21"/>
                <w:rPrChange w:id="9610"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9611" w:author="Masato YOSHIKAWA" w:date="2026-01-20T11:15:00Z" w16du:dateUtc="2026-01-20T02:15:00Z">
                  <w:rPr>
                    <w:rFonts w:ascii="ＭＳ 明朝" w:eastAsia="ＭＳ 明朝" w:hAnsi="ＭＳ 明朝"/>
                    <w:szCs w:val="21"/>
                  </w:rPr>
                </w:rPrChange>
              </w:rPr>
              <w:t>0</w:t>
            </w:r>
          </w:p>
        </w:tc>
        <w:tc>
          <w:tcPr>
            <w:tcW w:w="495"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5D4B4E9F" w14:textId="77777777" w:rsidR="00F86FFC" w:rsidRPr="00F45A47" w:rsidRDefault="00F86FFC" w:rsidP="0037682B">
            <w:pPr>
              <w:rPr>
                <w:rFonts w:ascii="Times New Roman" w:eastAsia="ＭＳ 明朝" w:hAnsi="Times New Roman" w:cs="Times New Roman"/>
                <w:szCs w:val="21"/>
                <w:rPrChange w:id="9612"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9613" w:author="Masato YOSHIKAWA" w:date="2026-01-20T11:15:00Z" w16du:dateUtc="2026-01-20T02:15:00Z">
                  <w:rPr>
                    <w:rFonts w:ascii="ＭＳ 明朝" w:eastAsia="ＭＳ 明朝" w:hAnsi="ＭＳ 明朝"/>
                    <w:szCs w:val="21"/>
                  </w:rPr>
                </w:rPrChange>
              </w:rPr>
              <w:t>0</w:t>
            </w:r>
          </w:p>
        </w:tc>
        <w:tc>
          <w:tcPr>
            <w:tcW w:w="766"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2D14009B" w14:textId="77777777" w:rsidR="00F86FFC" w:rsidRPr="00F45A47" w:rsidRDefault="00F86FFC" w:rsidP="0037682B">
            <w:pPr>
              <w:rPr>
                <w:rFonts w:ascii="Times New Roman" w:eastAsia="ＭＳ 明朝" w:hAnsi="Times New Roman" w:cs="Times New Roman"/>
                <w:szCs w:val="21"/>
                <w:rPrChange w:id="9614"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9615" w:author="Masato YOSHIKAWA" w:date="2026-01-20T11:15:00Z" w16du:dateUtc="2026-01-20T02:15:00Z">
                  <w:rPr>
                    <w:rFonts w:ascii="ＭＳ 明朝" w:eastAsia="ＭＳ 明朝" w:hAnsi="ＭＳ 明朝"/>
                    <w:szCs w:val="21"/>
                  </w:rPr>
                </w:rPrChange>
              </w:rPr>
              <w:t>0</w:t>
            </w:r>
          </w:p>
        </w:tc>
        <w:tc>
          <w:tcPr>
            <w:tcW w:w="766" w:type="dxa"/>
            <w:tcBorders>
              <w:top w:val="single" w:sz="6" w:space="0" w:color="CCCCCC"/>
              <w:left w:val="single" w:sz="6" w:space="0" w:color="CCCCCC"/>
              <w:bottom w:val="single" w:sz="6" w:space="0" w:color="CCCCCC"/>
              <w:right w:val="single" w:sz="6" w:space="0" w:color="CCCCCC"/>
            </w:tcBorders>
            <w:shd w:val="clear" w:color="auto" w:fill="57BB8A"/>
            <w:tcMar>
              <w:top w:w="30" w:type="dxa"/>
              <w:left w:w="45" w:type="dxa"/>
              <w:bottom w:w="30" w:type="dxa"/>
              <w:right w:w="45" w:type="dxa"/>
            </w:tcMar>
            <w:vAlign w:val="bottom"/>
            <w:hideMark/>
          </w:tcPr>
          <w:p w14:paraId="736801CA" w14:textId="77777777" w:rsidR="00F86FFC" w:rsidRPr="00F45A47" w:rsidRDefault="00F86FFC" w:rsidP="0037682B">
            <w:pPr>
              <w:rPr>
                <w:rFonts w:ascii="Times New Roman" w:eastAsia="ＭＳ 明朝" w:hAnsi="Times New Roman" w:cs="Times New Roman"/>
                <w:szCs w:val="21"/>
                <w:rPrChange w:id="9616"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9617" w:author="Masato YOSHIKAWA" w:date="2026-01-20T11:15:00Z" w16du:dateUtc="2026-01-20T02:15:00Z">
                  <w:rPr>
                    <w:rFonts w:ascii="ＭＳ 明朝" w:eastAsia="ＭＳ 明朝" w:hAnsi="ＭＳ 明朝"/>
                    <w:szCs w:val="21"/>
                  </w:rPr>
                </w:rPrChange>
              </w:rPr>
              <w:t>18</w:t>
            </w:r>
          </w:p>
        </w:tc>
        <w:tc>
          <w:tcPr>
            <w:tcW w:w="11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8198729" w14:textId="77777777" w:rsidR="00F86FFC" w:rsidRPr="00F45A47" w:rsidRDefault="00F86FFC" w:rsidP="0037682B">
            <w:pPr>
              <w:rPr>
                <w:rFonts w:ascii="Times New Roman" w:eastAsia="ＭＳ 明朝" w:hAnsi="Times New Roman" w:cs="Times New Roman"/>
                <w:szCs w:val="21"/>
                <w:rPrChange w:id="9618" w:author="Masato YOSHIKAWA" w:date="2026-01-20T11:15:00Z" w16du:dateUtc="2026-01-20T02:15:00Z">
                  <w:rPr>
                    <w:rFonts w:ascii="ＭＳ 明朝" w:eastAsia="ＭＳ 明朝" w:hAnsi="ＭＳ 明朝"/>
                    <w:szCs w:val="21"/>
                  </w:rPr>
                </w:rPrChange>
              </w:rPr>
            </w:pPr>
          </w:p>
        </w:tc>
        <w:tc>
          <w:tcPr>
            <w:tcW w:w="371" w:type="dxa"/>
            <w:vMerge/>
            <w:tcBorders>
              <w:top w:val="single" w:sz="6" w:space="0" w:color="CCCCCC"/>
              <w:left w:val="single" w:sz="6" w:space="0" w:color="CCCCCC"/>
              <w:bottom w:val="single" w:sz="6" w:space="0" w:color="CCCCCC"/>
              <w:right w:val="single" w:sz="6" w:space="0" w:color="CCCCCC"/>
            </w:tcBorders>
            <w:vAlign w:val="center"/>
            <w:hideMark/>
          </w:tcPr>
          <w:p w14:paraId="06631593" w14:textId="77777777" w:rsidR="00F86FFC" w:rsidRPr="00F45A47" w:rsidRDefault="00F86FFC" w:rsidP="0037682B">
            <w:pPr>
              <w:rPr>
                <w:rFonts w:ascii="Times New Roman" w:eastAsia="ＭＳ 明朝" w:hAnsi="Times New Roman" w:cs="Times New Roman"/>
                <w:szCs w:val="21"/>
                <w:rPrChange w:id="9619" w:author="Masato YOSHIKAWA" w:date="2026-01-20T11:15:00Z" w16du:dateUtc="2026-01-20T02:15:00Z">
                  <w:rPr>
                    <w:rFonts w:ascii="ＭＳ 明朝" w:eastAsia="ＭＳ 明朝" w:hAnsi="ＭＳ 明朝"/>
                    <w:szCs w:val="21"/>
                  </w:rPr>
                </w:rPrChange>
              </w:rPr>
            </w:pPr>
          </w:p>
        </w:tc>
        <w:tc>
          <w:tcPr>
            <w:tcW w:w="9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23F6E9D" w14:textId="77777777" w:rsidR="00F86FFC" w:rsidRPr="00F45A47" w:rsidRDefault="00F86FFC" w:rsidP="0037682B">
            <w:pPr>
              <w:rPr>
                <w:rFonts w:ascii="Times New Roman" w:eastAsia="ＭＳ 明朝" w:hAnsi="Times New Roman" w:cs="Times New Roman"/>
                <w:szCs w:val="21"/>
                <w:rPrChange w:id="9620"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9621" w:author="Masato YOSHIKAWA" w:date="2026-01-20T11:15:00Z" w16du:dateUtc="2026-01-20T02:15:00Z">
                  <w:rPr>
                    <w:rFonts w:ascii="ＭＳ 明朝" w:eastAsia="ＭＳ 明朝" w:hAnsi="ＭＳ 明朝"/>
                    <w:szCs w:val="21"/>
                  </w:rPr>
                </w:rPrChange>
              </w:rPr>
              <w:t>Borrowing</w:t>
            </w:r>
          </w:p>
        </w:tc>
        <w:tc>
          <w:tcPr>
            <w:tcW w:w="799"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76833813" w14:textId="77777777" w:rsidR="00F86FFC" w:rsidRPr="00F45A47" w:rsidRDefault="00F86FFC" w:rsidP="0037682B">
            <w:pPr>
              <w:rPr>
                <w:rFonts w:ascii="Times New Roman" w:eastAsia="ＭＳ 明朝" w:hAnsi="Times New Roman" w:cs="Times New Roman"/>
                <w:szCs w:val="21"/>
                <w:rPrChange w:id="9622"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9623" w:author="Masato YOSHIKAWA" w:date="2026-01-20T11:15:00Z" w16du:dateUtc="2026-01-20T02:15:00Z">
                  <w:rPr>
                    <w:rFonts w:ascii="ＭＳ 明朝" w:eastAsia="ＭＳ 明朝" w:hAnsi="ＭＳ 明朝"/>
                    <w:szCs w:val="21"/>
                  </w:rPr>
                </w:rPrChange>
              </w:rPr>
              <w:t>0</w:t>
            </w:r>
          </w:p>
        </w:tc>
        <w:tc>
          <w:tcPr>
            <w:tcW w:w="495"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230B3634" w14:textId="77777777" w:rsidR="00F86FFC" w:rsidRPr="00F45A47" w:rsidRDefault="00F86FFC" w:rsidP="0037682B">
            <w:pPr>
              <w:rPr>
                <w:rFonts w:ascii="Times New Roman" w:eastAsia="ＭＳ 明朝" w:hAnsi="Times New Roman" w:cs="Times New Roman"/>
                <w:szCs w:val="21"/>
                <w:rPrChange w:id="9624"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9625" w:author="Masato YOSHIKAWA" w:date="2026-01-20T11:15:00Z" w16du:dateUtc="2026-01-20T02:15:00Z">
                  <w:rPr>
                    <w:rFonts w:ascii="ＭＳ 明朝" w:eastAsia="ＭＳ 明朝" w:hAnsi="ＭＳ 明朝"/>
                    <w:szCs w:val="21"/>
                  </w:rPr>
                </w:rPrChange>
              </w:rPr>
              <w:t>0</w:t>
            </w:r>
          </w:p>
        </w:tc>
        <w:tc>
          <w:tcPr>
            <w:tcW w:w="766"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002B21C4" w14:textId="77777777" w:rsidR="00F86FFC" w:rsidRPr="00F45A47" w:rsidRDefault="00F86FFC" w:rsidP="0037682B">
            <w:pPr>
              <w:rPr>
                <w:rFonts w:ascii="Times New Roman" w:eastAsia="ＭＳ 明朝" w:hAnsi="Times New Roman" w:cs="Times New Roman"/>
                <w:szCs w:val="21"/>
                <w:rPrChange w:id="9626"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9627" w:author="Masato YOSHIKAWA" w:date="2026-01-20T11:15:00Z" w16du:dateUtc="2026-01-20T02:15:00Z">
                  <w:rPr>
                    <w:rFonts w:ascii="ＭＳ 明朝" w:eastAsia="ＭＳ 明朝" w:hAnsi="ＭＳ 明朝"/>
                    <w:szCs w:val="21"/>
                  </w:rPr>
                </w:rPrChange>
              </w:rPr>
              <w:t>0</w:t>
            </w:r>
          </w:p>
        </w:tc>
        <w:tc>
          <w:tcPr>
            <w:tcW w:w="766" w:type="dxa"/>
            <w:tcBorders>
              <w:top w:val="single" w:sz="6" w:space="0" w:color="CCCCCC"/>
              <w:left w:val="single" w:sz="6" w:space="0" w:color="CCCCCC"/>
              <w:bottom w:val="single" w:sz="6" w:space="0" w:color="CCCCCC"/>
              <w:right w:val="single" w:sz="6" w:space="0" w:color="CCCCCC"/>
            </w:tcBorders>
            <w:shd w:val="clear" w:color="auto" w:fill="57BB8A"/>
            <w:tcMar>
              <w:top w:w="30" w:type="dxa"/>
              <w:left w:w="45" w:type="dxa"/>
              <w:bottom w:w="30" w:type="dxa"/>
              <w:right w:w="45" w:type="dxa"/>
            </w:tcMar>
            <w:vAlign w:val="bottom"/>
            <w:hideMark/>
          </w:tcPr>
          <w:p w14:paraId="11BB0A83" w14:textId="77777777" w:rsidR="00F86FFC" w:rsidRPr="00F45A47" w:rsidRDefault="00F86FFC" w:rsidP="0037682B">
            <w:pPr>
              <w:rPr>
                <w:rFonts w:ascii="Times New Roman" w:eastAsia="ＭＳ 明朝" w:hAnsi="Times New Roman" w:cs="Times New Roman"/>
                <w:szCs w:val="21"/>
                <w:rPrChange w:id="9628"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9629" w:author="Masato YOSHIKAWA" w:date="2026-01-20T11:15:00Z" w16du:dateUtc="2026-01-20T02:15:00Z">
                  <w:rPr>
                    <w:rFonts w:ascii="ＭＳ 明朝" w:eastAsia="ＭＳ 明朝" w:hAnsi="ＭＳ 明朝"/>
                    <w:szCs w:val="21"/>
                  </w:rPr>
                </w:rPrChange>
              </w:rPr>
              <w:t>16</w:t>
            </w:r>
          </w:p>
        </w:tc>
      </w:tr>
      <w:tr w:rsidR="00384414" w:rsidRPr="00F45A47" w14:paraId="69E2BA3C" w14:textId="77777777" w:rsidTr="00E2325D">
        <w:trPr>
          <w:trHeight w:val="315"/>
        </w:trPr>
        <w:tc>
          <w:tcPr>
            <w:tcW w:w="276" w:type="dxa"/>
            <w:vMerge/>
            <w:tcBorders>
              <w:top w:val="single" w:sz="6" w:space="0" w:color="CCCCCC"/>
              <w:left w:val="single" w:sz="6" w:space="0" w:color="CCCCCC"/>
              <w:bottom w:val="single" w:sz="6" w:space="0" w:color="CCCCCC"/>
              <w:right w:val="single" w:sz="6" w:space="0" w:color="CCCCCC"/>
            </w:tcBorders>
            <w:vAlign w:val="center"/>
            <w:hideMark/>
          </w:tcPr>
          <w:p w14:paraId="3C1ED667" w14:textId="77777777" w:rsidR="00F86FFC" w:rsidRPr="00F45A47" w:rsidRDefault="00F86FFC" w:rsidP="0037682B">
            <w:pPr>
              <w:rPr>
                <w:rFonts w:ascii="Times New Roman" w:eastAsia="ＭＳ 明朝" w:hAnsi="Times New Roman" w:cs="Times New Roman"/>
                <w:szCs w:val="21"/>
                <w:rPrChange w:id="9630" w:author="Masato YOSHIKAWA" w:date="2026-01-20T11:15:00Z" w16du:dateUtc="2026-01-20T02:15:00Z">
                  <w:rPr>
                    <w:rFonts w:ascii="ＭＳ 明朝" w:eastAsia="ＭＳ 明朝" w:hAnsi="ＭＳ 明朝"/>
                    <w:szCs w:val="21"/>
                  </w:rPr>
                </w:rPrChange>
              </w:rPr>
            </w:pPr>
          </w:p>
        </w:tc>
        <w:tc>
          <w:tcPr>
            <w:tcW w:w="11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6140B3B" w14:textId="77777777" w:rsidR="00F86FFC" w:rsidRPr="00F45A47" w:rsidRDefault="00F86FFC" w:rsidP="0037682B">
            <w:pPr>
              <w:rPr>
                <w:rFonts w:ascii="Times New Roman" w:eastAsia="ＭＳ 明朝" w:hAnsi="Times New Roman" w:cs="Times New Roman"/>
                <w:szCs w:val="21"/>
                <w:rPrChange w:id="9631"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9632" w:author="Masato YOSHIKAWA" w:date="2026-01-20T11:15:00Z" w16du:dateUtc="2026-01-20T02:15:00Z">
                  <w:rPr>
                    <w:rFonts w:ascii="ＭＳ 明朝" w:eastAsia="ＭＳ 明朝" w:hAnsi="ＭＳ 明朝"/>
                    <w:szCs w:val="21"/>
                  </w:rPr>
                </w:rPrChange>
              </w:rPr>
              <w:t>Amplification</w:t>
            </w:r>
          </w:p>
        </w:tc>
        <w:tc>
          <w:tcPr>
            <w:tcW w:w="752"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49FF99CB" w14:textId="77777777" w:rsidR="00F86FFC" w:rsidRPr="00F45A47" w:rsidRDefault="00F86FFC" w:rsidP="0037682B">
            <w:pPr>
              <w:rPr>
                <w:rFonts w:ascii="Times New Roman" w:eastAsia="ＭＳ 明朝" w:hAnsi="Times New Roman" w:cs="Times New Roman"/>
                <w:szCs w:val="21"/>
                <w:rPrChange w:id="9633"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9634" w:author="Masato YOSHIKAWA" w:date="2026-01-20T11:15:00Z" w16du:dateUtc="2026-01-20T02:15:00Z">
                  <w:rPr>
                    <w:rFonts w:ascii="ＭＳ 明朝" w:eastAsia="ＭＳ 明朝" w:hAnsi="ＭＳ 明朝"/>
                    <w:szCs w:val="21"/>
                  </w:rPr>
                </w:rPrChange>
              </w:rPr>
              <w:t>0</w:t>
            </w:r>
          </w:p>
        </w:tc>
        <w:tc>
          <w:tcPr>
            <w:tcW w:w="495"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6DBBE5E6" w14:textId="77777777" w:rsidR="00F86FFC" w:rsidRPr="00F45A47" w:rsidRDefault="00F86FFC" w:rsidP="0037682B">
            <w:pPr>
              <w:rPr>
                <w:rFonts w:ascii="Times New Roman" w:eastAsia="ＭＳ 明朝" w:hAnsi="Times New Roman" w:cs="Times New Roman"/>
                <w:szCs w:val="21"/>
                <w:rPrChange w:id="9635"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9636" w:author="Masato YOSHIKAWA" w:date="2026-01-20T11:15:00Z" w16du:dateUtc="2026-01-20T02:15:00Z">
                  <w:rPr>
                    <w:rFonts w:ascii="ＭＳ 明朝" w:eastAsia="ＭＳ 明朝" w:hAnsi="ＭＳ 明朝"/>
                    <w:szCs w:val="21"/>
                  </w:rPr>
                </w:rPrChange>
              </w:rPr>
              <w:t>0</w:t>
            </w:r>
          </w:p>
        </w:tc>
        <w:tc>
          <w:tcPr>
            <w:tcW w:w="766" w:type="dxa"/>
            <w:tcBorders>
              <w:top w:val="single" w:sz="6" w:space="0" w:color="CCCCCC"/>
              <w:left w:val="single" w:sz="6" w:space="0" w:color="CCCCCC"/>
              <w:bottom w:val="single" w:sz="6" w:space="0" w:color="CCCCCC"/>
              <w:right w:val="single" w:sz="6" w:space="0" w:color="CCCCCC"/>
            </w:tcBorders>
            <w:shd w:val="clear" w:color="auto" w:fill="57BB8A"/>
            <w:tcMar>
              <w:top w:w="30" w:type="dxa"/>
              <w:left w:w="45" w:type="dxa"/>
              <w:bottom w:w="30" w:type="dxa"/>
              <w:right w:w="45" w:type="dxa"/>
            </w:tcMar>
            <w:vAlign w:val="bottom"/>
            <w:hideMark/>
          </w:tcPr>
          <w:p w14:paraId="5C6F8AA2" w14:textId="77777777" w:rsidR="00F86FFC" w:rsidRPr="00F45A47" w:rsidRDefault="00F86FFC" w:rsidP="0037682B">
            <w:pPr>
              <w:rPr>
                <w:rFonts w:ascii="Times New Roman" w:eastAsia="ＭＳ 明朝" w:hAnsi="Times New Roman" w:cs="Times New Roman"/>
                <w:szCs w:val="21"/>
                <w:rPrChange w:id="9637"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9638" w:author="Masato YOSHIKAWA" w:date="2026-01-20T11:15:00Z" w16du:dateUtc="2026-01-20T02:15:00Z">
                  <w:rPr>
                    <w:rFonts w:ascii="ＭＳ 明朝" w:eastAsia="ＭＳ 明朝" w:hAnsi="ＭＳ 明朝"/>
                    <w:szCs w:val="21"/>
                  </w:rPr>
                </w:rPrChange>
              </w:rPr>
              <w:t>11</w:t>
            </w:r>
          </w:p>
        </w:tc>
        <w:tc>
          <w:tcPr>
            <w:tcW w:w="766"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3E266036" w14:textId="77777777" w:rsidR="00F86FFC" w:rsidRPr="00F45A47" w:rsidRDefault="00F86FFC" w:rsidP="0037682B">
            <w:pPr>
              <w:rPr>
                <w:rFonts w:ascii="Times New Roman" w:eastAsia="ＭＳ 明朝" w:hAnsi="Times New Roman" w:cs="Times New Roman"/>
                <w:szCs w:val="21"/>
                <w:rPrChange w:id="9639"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9640" w:author="Masato YOSHIKAWA" w:date="2026-01-20T11:15:00Z" w16du:dateUtc="2026-01-20T02:15:00Z">
                  <w:rPr>
                    <w:rFonts w:ascii="ＭＳ 明朝" w:eastAsia="ＭＳ 明朝" w:hAnsi="ＭＳ 明朝"/>
                    <w:szCs w:val="21"/>
                  </w:rPr>
                </w:rPrChange>
              </w:rPr>
              <w:t>0</w:t>
            </w:r>
          </w:p>
        </w:tc>
        <w:tc>
          <w:tcPr>
            <w:tcW w:w="11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145DF04" w14:textId="77777777" w:rsidR="00F86FFC" w:rsidRPr="00F45A47" w:rsidRDefault="00F86FFC" w:rsidP="0037682B">
            <w:pPr>
              <w:rPr>
                <w:rFonts w:ascii="Times New Roman" w:eastAsia="ＭＳ 明朝" w:hAnsi="Times New Roman" w:cs="Times New Roman"/>
                <w:szCs w:val="21"/>
                <w:rPrChange w:id="9641" w:author="Masato YOSHIKAWA" w:date="2026-01-20T11:15:00Z" w16du:dateUtc="2026-01-20T02:15:00Z">
                  <w:rPr>
                    <w:rFonts w:ascii="ＭＳ 明朝" w:eastAsia="ＭＳ 明朝" w:hAnsi="ＭＳ 明朝"/>
                    <w:szCs w:val="21"/>
                  </w:rPr>
                </w:rPrChange>
              </w:rPr>
            </w:pPr>
          </w:p>
        </w:tc>
        <w:tc>
          <w:tcPr>
            <w:tcW w:w="371" w:type="dxa"/>
            <w:vMerge/>
            <w:tcBorders>
              <w:top w:val="single" w:sz="6" w:space="0" w:color="CCCCCC"/>
              <w:left w:val="single" w:sz="6" w:space="0" w:color="CCCCCC"/>
              <w:bottom w:val="single" w:sz="6" w:space="0" w:color="CCCCCC"/>
              <w:right w:val="single" w:sz="6" w:space="0" w:color="CCCCCC"/>
            </w:tcBorders>
            <w:vAlign w:val="center"/>
            <w:hideMark/>
          </w:tcPr>
          <w:p w14:paraId="50898FC4" w14:textId="77777777" w:rsidR="00F86FFC" w:rsidRPr="00F45A47" w:rsidRDefault="00F86FFC" w:rsidP="0037682B">
            <w:pPr>
              <w:rPr>
                <w:rFonts w:ascii="Times New Roman" w:eastAsia="ＭＳ 明朝" w:hAnsi="Times New Roman" w:cs="Times New Roman"/>
                <w:szCs w:val="21"/>
                <w:rPrChange w:id="9642" w:author="Masato YOSHIKAWA" w:date="2026-01-20T11:15:00Z" w16du:dateUtc="2026-01-20T02:15:00Z">
                  <w:rPr>
                    <w:rFonts w:ascii="ＭＳ 明朝" w:eastAsia="ＭＳ 明朝" w:hAnsi="ＭＳ 明朝"/>
                    <w:szCs w:val="21"/>
                  </w:rPr>
                </w:rPrChange>
              </w:rPr>
            </w:pPr>
          </w:p>
        </w:tc>
        <w:tc>
          <w:tcPr>
            <w:tcW w:w="9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85D40F2" w14:textId="77777777" w:rsidR="00F86FFC" w:rsidRPr="00F45A47" w:rsidRDefault="00F86FFC" w:rsidP="0037682B">
            <w:pPr>
              <w:rPr>
                <w:rFonts w:ascii="Times New Roman" w:eastAsia="ＭＳ 明朝" w:hAnsi="Times New Roman" w:cs="Times New Roman"/>
                <w:szCs w:val="21"/>
                <w:rPrChange w:id="9643"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9644" w:author="Masato YOSHIKAWA" w:date="2026-01-20T11:15:00Z" w16du:dateUtc="2026-01-20T02:15:00Z">
                  <w:rPr>
                    <w:rFonts w:ascii="ＭＳ 明朝" w:eastAsia="ＭＳ 明朝" w:hAnsi="ＭＳ 明朝"/>
                    <w:szCs w:val="21"/>
                  </w:rPr>
                </w:rPrChange>
              </w:rPr>
              <w:t>Amplification</w:t>
            </w:r>
          </w:p>
        </w:tc>
        <w:tc>
          <w:tcPr>
            <w:tcW w:w="799" w:type="dxa"/>
            <w:tcBorders>
              <w:top w:val="single" w:sz="6" w:space="0" w:color="CCCCCC"/>
              <w:left w:val="single" w:sz="6" w:space="0" w:color="CCCCCC"/>
              <w:bottom w:val="single" w:sz="6" w:space="0" w:color="CCCCCC"/>
              <w:right w:val="single" w:sz="6" w:space="0" w:color="CCCCCC"/>
            </w:tcBorders>
            <w:shd w:val="clear" w:color="auto" w:fill="DEF2E8"/>
            <w:tcMar>
              <w:top w:w="30" w:type="dxa"/>
              <w:left w:w="45" w:type="dxa"/>
              <w:bottom w:w="30" w:type="dxa"/>
              <w:right w:w="45" w:type="dxa"/>
            </w:tcMar>
            <w:vAlign w:val="bottom"/>
            <w:hideMark/>
          </w:tcPr>
          <w:p w14:paraId="3C916F96" w14:textId="77777777" w:rsidR="00F86FFC" w:rsidRPr="00F45A47" w:rsidRDefault="00F86FFC" w:rsidP="0037682B">
            <w:pPr>
              <w:rPr>
                <w:rFonts w:ascii="Times New Roman" w:eastAsia="ＭＳ 明朝" w:hAnsi="Times New Roman" w:cs="Times New Roman"/>
                <w:szCs w:val="21"/>
                <w:rPrChange w:id="9645"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9646" w:author="Masato YOSHIKAWA" w:date="2026-01-20T11:15:00Z" w16du:dateUtc="2026-01-20T02:15:00Z">
                  <w:rPr>
                    <w:rFonts w:ascii="ＭＳ 明朝" w:eastAsia="ＭＳ 明朝" w:hAnsi="ＭＳ 明朝"/>
                    <w:szCs w:val="21"/>
                  </w:rPr>
                </w:rPrChange>
              </w:rPr>
              <w:t>1</w:t>
            </w:r>
          </w:p>
        </w:tc>
        <w:tc>
          <w:tcPr>
            <w:tcW w:w="495"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3272A802" w14:textId="77777777" w:rsidR="00F86FFC" w:rsidRPr="00F45A47" w:rsidRDefault="00F86FFC" w:rsidP="0037682B">
            <w:pPr>
              <w:rPr>
                <w:rFonts w:ascii="Times New Roman" w:eastAsia="ＭＳ 明朝" w:hAnsi="Times New Roman" w:cs="Times New Roman"/>
                <w:szCs w:val="21"/>
                <w:rPrChange w:id="9647"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9648" w:author="Masato YOSHIKAWA" w:date="2026-01-20T11:15:00Z" w16du:dateUtc="2026-01-20T02:15:00Z">
                  <w:rPr>
                    <w:rFonts w:ascii="ＭＳ 明朝" w:eastAsia="ＭＳ 明朝" w:hAnsi="ＭＳ 明朝"/>
                    <w:szCs w:val="21"/>
                  </w:rPr>
                </w:rPrChange>
              </w:rPr>
              <w:t>0</w:t>
            </w:r>
          </w:p>
        </w:tc>
        <w:tc>
          <w:tcPr>
            <w:tcW w:w="766" w:type="dxa"/>
            <w:tcBorders>
              <w:top w:val="single" w:sz="6" w:space="0" w:color="CCCCCC"/>
              <w:left w:val="single" w:sz="6" w:space="0" w:color="CCCCCC"/>
              <w:bottom w:val="single" w:sz="6" w:space="0" w:color="CCCCCC"/>
              <w:right w:val="single" w:sz="6" w:space="0" w:color="CCCCCC"/>
            </w:tcBorders>
            <w:shd w:val="clear" w:color="auto" w:fill="57BB8A"/>
            <w:tcMar>
              <w:top w:w="30" w:type="dxa"/>
              <w:left w:w="45" w:type="dxa"/>
              <w:bottom w:w="30" w:type="dxa"/>
              <w:right w:w="45" w:type="dxa"/>
            </w:tcMar>
            <w:vAlign w:val="bottom"/>
            <w:hideMark/>
          </w:tcPr>
          <w:p w14:paraId="73A41862" w14:textId="77777777" w:rsidR="00F86FFC" w:rsidRPr="00F45A47" w:rsidRDefault="00F86FFC" w:rsidP="0037682B">
            <w:pPr>
              <w:rPr>
                <w:rFonts w:ascii="Times New Roman" w:eastAsia="ＭＳ 明朝" w:hAnsi="Times New Roman" w:cs="Times New Roman"/>
                <w:szCs w:val="21"/>
                <w:rPrChange w:id="9649"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9650" w:author="Masato YOSHIKAWA" w:date="2026-01-20T11:15:00Z" w16du:dateUtc="2026-01-20T02:15:00Z">
                  <w:rPr>
                    <w:rFonts w:ascii="ＭＳ 明朝" w:eastAsia="ＭＳ 明朝" w:hAnsi="ＭＳ 明朝"/>
                    <w:szCs w:val="21"/>
                  </w:rPr>
                </w:rPrChange>
              </w:rPr>
              <w:t>5</w:t>
            </w:r>
          </w:p>
        </w:tc>
        <w:tc>
          <w:tcPr>
            <w:tcW w:w="766" w:type="dxa"/>
            <w:tcBorders>
              <w:top w:val="single" w:sz="6" w:space="0" w:color="CCCCCC"/>
              <w:left w:val="single" w:sz="6" w:space="0" w:color="CCCCCC"/>
              <w:bottom w:val="single" w:sz="6" w:space="0" w:color="CCCCCC"/>
              <w:right w:val="single" w:sz="6" w:space="0" w:color="CCCCCC"/>
            </w:tcBorders>
            <w:shd w:val="clear" w:color="auto" w:fill="DEF2E8"/>
            <w:tcMar>
              <w:top w:w="30" w:type="dxa"/>
              <w:left w:w="45" w:type="dxa"/>
              <w:bottom w:w="30" w:type="dxa"/>
              <w:right w:w="45" w:type="dxa"/>
            </w:tcMar>
            <w:vAlign w:val="bottom"/>
            <w:hideMark/>
          </w:tcPr>
          <w:p w14:paraId="794868A0" w14:textId="77777777" w:rsidR="00F86FFC" w:rsidRPr="00F45A47" w:rsidRDefault="00F86FFC" w:rsidP="0037682B">
            <w:pPr>
              <w:rPr>
                <w:rFonts w:ascii="Times New Roman" w:eastAsia="ＭＳ 明朝" w:hAnsi="Times New Roman" w:cs="Times New Roman"/>
                <w:szCs w:val="21"/>
                <w:rPrChange w:id="9651"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9652" w:author="Masato YOSHIKAWA" w:date="2026-01-20T11:15:00Z" w16du:dateUtc="2026-01-20T02:15:00Z">
                  <w:rPr>
                    <w:rFonts w:ascii="ＭＳ 明朝" w:eastAsia="ＭＳ 明朝" w:hAnsi="ＭＳ 明朝"/>
                    <w:szCs w:val="21"/>
                  </w:rPr>
                </w:rPrChange>
              </w:rPr>
              <w:t>1</w:t>
            </w:r>
          </w:p>
        </w:tc>
      </w:tr>
      <w:tr w:rsidR="00384414" w:rsidRPr="00F45A47" w14:paraId="42562C85" w14:textId="77777777" w:rsidTr="00E2325D">
        <w:trPr>
          <w:trHeight w:val="315"/>
        </w:trPr>
        <w:tc>
          <w:tcPr>
            <w:tcW w:w="276" w:type="dxa"/>
            <w:vMerge/>
            <w:tcBorders>
              <w:top w:val="single" w:sz="6" w:space="0" w:color="CCCCCC"/>
              <w:left w:val="single" w:sz="6" w:space="0" w:color="CCCCCC"/>
              <w:bottom w:val="single" w:sz="6" w:space="0" w:color="CCCCCC"/>
              <w:right w:val="single" w:sz="6" w:space="0" w:color="CCCCCC"/>
            </w:tcBorders>
            <w:vAlign w:val="center"/>
            <w:hideMark/>
          </w:tcPr>
          <w:p w14:paraId="3A0F703B" w14:textId="77777777" w:rsidR="00F86FFC" w:rsidRPr="00F45A47" w:rsidRDefault="00F86FFC" w:rsidP="0037682B">
            <w:pPr>
              <w:rPr>
                <w:rFonts w:ascii="Times New Roman" w:eastAsia="ＭＳ 明朝" w:hAnsi="Times New Roman" w:cs="Times New Roman"/>
                <w:szCs w:val="21"/>
                <w:rPrChange w:id="9653" w:author="Masato YOSHIKAWA" w:date="2026-01-20T11:15:00Z" w16du:dateUtc="2026-01-20T02:15:00Z">
                  <w:rPr>
                    <w:rFonts w:ascii="ＭＳ 明朝" w:eastAsia="ＭＳ 明朝" w:hAnsi="ＭＳ 明朝"/>
                    <w:szCs w:val="21"/>
                  </w:rPr>
                </w:rPrChange>
              </w:rPr>
            </w:pPr>
          </w:p>
        </w:tc>
        <w:tc>
          <w:tcPr>
            <w:tcW w:w="11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D515881" w14:textId="77777777" w:rsidR="00F86FFC" w:rsidRPr="00F45A47" w:rsidRDefault="00F86FFC" w:rsidP="0037682B">
            <w:pPr>
              <w:rPr>
                <w:rFonts w:ascii="Times New Roman" w:eastAsia="ＭＳ 明朝" w:hAnsi="Times New Roman" w:cs="Times New Roman"/>
                <w:szCs w:val="21"/>
                <w:rPrChange w:id="9654"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9655" w:author="Masato YOSHIKAWA" w:date="2026-01-20T11:15:00Z" w16du:dateUtc="2026-01-20T02:15:00Z">
                  <w:rPr>
                    <w:rFonts w:ascii="ＭＳ 明朝" w:eastAsia="ＭＳ 明朝" w:hAnsi="ＭＳ 明朝"/>
                    <w:szCs w:val="21"/>
                  </w:rPr>
                </w:rPrChange>
              </w:rPr>
              <w:t>Adaptation</w:t>
            </w:r>
          </w:p>
        </w:tc>
        <w:tc>
          <w:tcPr>
            <w:tcW w:w="752" w:type="dxa"/>
            <w:tcBorders>
              <w:top w:val="single" w:sz="6" w:space="0" w:color="CCCCCC"/>
              <w:left w:val="single" w:sz="6" w:space="0" w:color="CCCCCC"/>
              <w:bottom w:val="single" w:sz="6" w:space="0" w:color="CCCCCC"/>
              <w:right w:val="single" w:sz="6" w:space="0" w:color="CCCCCC"/>
            </w:tcBorders>
            <w:shd w:val="clear" w:color="auto" w:fill="57BB8A"/>
            <w:tcMar>
              <w:top w:w="30" w:type="dxa"/>
              <w:left w:w="45" w:type="dxa"/>
              <w:bottom w:w="30" w:type="dxa"/>
              <w:right w:w="45" w:type="dxa"/>
            </w:tcMar>
            <w:vAlign w:val="bottom"/>
            <w:hideMark/>
          </w:tcPr>
          <w:p w14:paraId="34BD3B3C" w14:textId="77777777" w:rsidR="00F86FFC" w:rsidRPr="00F45A47" w:rsidRDefault="00F86FFC" w:rsidP="0037682B">
            <w:pPr>
              <w:rPr>
                <w:rFonts w:ascii="Times New Roman" w:eastAsia="ＭＳ 明朝" w:hAnsi="Times New Roman" w:cs="Times New Roman"/>
                <w:szCs w:val="21"/>
                <w:rPrChange w:id="9656"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9657" w:author="Masato YOSHIKAWA" w:date="2026-01-20T11:15:00Z" w16du:dateUtc="2026-01-20T02:15:00Z">
                  <w:rPr>
                    <w:rFonts w:ascii="ＭＳ 明朝" w:eastAsia="ＭＳ 明朝" w:hAnsi="ＭＳ 明朝"/>
                    <w:szCs w:val="21"/>
                  </w:rPr>
                </w:rPrChange>
              </w:rPr>
              <w:t>4</w:t>
            </w:r>
          </w:p>
        </w:tc>
        <w:tc>
          <w:tcPr>
            <w:tcW w:w="495" w:type="dxa"/>
            <w:tcBorders>
              <w:top w:val="single" w:sz="6" w:space="0" w:color="CCCCCC"/>
              <w:left w:val="single" w:sz="6" w:space="0" w:color="CCCCCC"/>
              <w:bottom w:val="single" w:sz="6" w:space="0" w:color="CCCCCC"/>
              <w:right w:val="single" w:sz="6" w:space="0" w:color="CCCCCC"/>
            </w:tcBorders>
            <w:shd w:val="clear" w:color="auto" w:fill="D5EEE2"/>
            <w:tcMar>
              <w:top w:w="30" w:type="dxa"/>
              <w:left w:w="45" w:type="dxa"/>
              <w:bottom w:w="30" w:type="dxa"/>
              <w:right w:w="45" w:type="dxa"/>
            </w:tcMar>
            <w:vAlign w:val="bottom"/>
            <w:hideMark/>
          </w:tcPr>
          <w:p w14:paraId="5A9635B3" w14:textId="77777777" w:rsidR="00F86FFC" w:rsidRPr="00F45A47" w:rsidRDefault="00F86FFC" w:rsidP="0037682B">
            <w:pPr>
              <w:rPr>
                <w:rFonts w:ascii="Times New Roman" w:eastAsia="ＭＳ 明朝" w:hAnsi="Times New Roman" w:cs="Times New Roman"/>
                <w:szCs w:val="21"/>
                <w:rPrChange w:id="9658"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9659" w:author="Masato YOSHIKAWA" w:date="2026-01-20T11:15:00Z" w16du:dateUtc="2026-01-20T02:15:00Z">
                  <w:rPr>
                    <w:rFonts w:ascii="ＭＳ 明朝" w:eastAsia="ＭＳ 明朝" w:hAnsi="ＭＳ 明朝"/>
                    <w:szCs w:val="21"/>
                  </w:rPr>
                </w:rPrChange>
              </w:rPr>
              <w:t>1</w:t>
            </w:r>
          </w:p>
        </w:tc>
        <w:tc>
          <w:tcPr>
            <w:tcW w:w="766"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4F970A1D" w14:textId="77777777" w:rsidR="00F86FFC" w:rsidRPr="00F45A47" w:rsidRDefault="00F86FFC" w:rsidP="0037682B">
            <w:pPr>
              <w:rPr>
                <w:rFonts w:ascii="Times New Roman" w:eastAsia="ＭＳ 明朝" w:hAnsi="Times New Roman" w:cs="Times New Roman"/>
                <w:szCs w:val="21"/>
                <w:rPrChange w:id="9660"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9661" w:author="Masato YOSHIKAWA" w:date="2026-01-20T11:15:00Z" w16du:dateUtc="2026-01-20T02:15:00Z">
                  <w:rPr>
                    <w:rFonts w:ascii="ＭＳ 明朝" w:eastAsia="ＭＳ 明朝" w:hAnsi="ＭＳ 明朝"/>
                    <w:szCs w:val="21"/>
                  </w:rPr>
                </w:rPrChange>
              </w:rPr>
              <w:t>0</w:t>
            </w:r>
          </w:p>
        </w:tc>
        <w:tc>
          <w:tcPr>
            <w:tcW w:w="766"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706BDE90" w14:textId="77777777" w:rsidR="00F86FFC" w:rsidRPr="00F45A47" w:rsidRDefault="00F86FFC" w:rsidP="0037682B">
            <w:pPr>
              <w:rPr>
                <w:rFonts w:ascii="Times New Roman" w:eastAsia="ＭＳ 明朝" w:hAnsi="Times New Roman" w:cs="Times New Roman"/>
                <w:szCs w:val="21"/>
                <w:rPrChange w:id="9662"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9663" w:author="Masato YOSHIKAWA" w:date="2026-01-20T11:15:00Z" w16du:dateUtc="2026-01-20T02:15:00Z">
                  <w:rPr>
                    <w:rFonts w:ascii="ＭＳ 明朝" w:eastAsia="ＭＳ 明朝" w:hAnsi="ＭＳ 明朝"/>
                    <w:szCs w:val="21"/>
                  </w:rPr>
                </w:rPrChange>
              </w:rPr>
              <w:t>0</w:t>
            </w:r>
          </w:p>
        </w:tc>
        <w:tc>
          <w:tcPr>
            <w:tcW w:w="11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54626F5" w14:textId="77777777" w:rsidR="00F86FFC" w:rsidRPr="00F45A47" w:rsidRDefault="00F86FFC" w:rsidP="0037682B">
            <w:pPr>
              <w:rPr>
                <w:rFonts w:ascii="Times New Roman" w:eastAsia="ＭＳ 明朝" w:hAnsi="Times New Roman" w:cs="Times New Roman"/>
                <w:szCs w:val="21"/>
                <w:rPrChange w:id="9664" w:author="Masato YOSHIKAWA" w:date="2026-01-20T11:15:00Z" w16du:dateUtc="2026-01-20T02:15:00Z">
                  <w:rPr>
                    <w:rFonts w:ascii="ＭＳ 明朝" w:eastAsia="ＭＳ 明朝" w:hAnsi="ＭＳ 明朝"/>
                    <w:szCs w:val="21"/>
                  </w:rPr>
                </w:rPrChange>
              </w:rPr>
            </w:pPr>
          </w:p>
        </w:tc>
        <w:tc>
          <w:tcPr>
            <w:tcW w:w="371" w:type="dxa"/>
            <w:vMerge/>
            <w:tcBorders>
              <w:top w:val="single" w:sz="6" w:space="0" w:color="CCCCCC"/>
              <w:left w:val="single" w:sz="6" w:space="0" w:color="CCCCCC"/>
              <w:bottom w:val="single" w:sz="6" w:space="0" w:color="CCCCCC"/>
              <w:right w:val="single" w:sz="6" w:space="0" w:color="CCCCCC"/>
            </w:tcBorders>
            <w:vAlign w:val="center"/>
            <w:hideMark/>
          </w:tcPr>
          <w:p w14:paraId="1F516D88" w14:textId="77777777" w:rsidR="00F86FFC" w:rsidRPr="00F45A47" w:rsidRDefault="00F86FFC" w:rsidP="0037682B">
            <w:pPr>
              <w:rPr>
                <w:rFonts w:ascii="Times New Roman" w:eastAsia="ＭＳ 明朝" w:hAnsi="Times New Roman" w:cs="Times New Roman"/>
                <w:szCs w:val="21"/>
                <w:rPrChange w:id="9665" w:author="Masato YOSHIKAWA" w:date="2026-01-20T11:15:00Z" w16du:dateUtc="2026-01-20T02:15:00Z">
                  <w:rPr>
                    <w:rFonts w:ascii="ＭＳ 明朝" w:eastAsia="ＭＳ 明朝" w:hAnsi="ＭＳ 明朝"/>
                    <w:szCs w:val="21"/>
                  </w:rPr>
                </w:rPrChange>
              </w:rPr>
            </w:pPr>
          </w:p>
        </w:tc>
        <w:tc>
          <w:tcPr>
            <w:tcW w:w="9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1E3BCDF" w14:textId="77777777" w:rsidR="00F86FFC" w:rsidRPr="00F45A47" w:rsidRDefault="00F86FFC" w:rsidP="0037682B">
            <w:pPr>
              <w:rPr>
                <w:rFonts w:ascii="Times New Roman" w:eastAsia="ＭＳ 明朝" w:hAnsi="Times New Roman" w:cs="Times New Roman"/>
                <w:szCs w:val="21"/>
                <w:rPrChange w:id="9666"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9667" w:author="Masato YOSHIKAWA" w:date="2026-01-20T11:15:00Z" w16du:dateUtc="2026-01-20T02:15:00Z">
                  <w:rPr>
                    <w:rFonts w:ascii="ＭＳ 明朝" w:eastAsia="ＭＳ 明朝" w:hAnsi="ＭＳ 明朝"/>
                    <w:szCs w:val="21"/>
                  </w:rPr>
                </w:rPrChange>
              </w:rPr>
              <w:t>Adaptation</w:t>
            </w:r>
          </w:p>
        </w:tc>
        <w:tc>
          <w:tcPr>
            <w:tcW w:w="799" w:type="dxa"/>
            <w:tcBorders>
              <w:top w:val="single" w:sz="6" w:space="0" w:color="CCCCCC"/>
              <w:left w:val="single" w:sz="6" w:space="0" w:color="CCCCCC"/>
              <w:bottom w:val="single" w:sz="6" w:space="0" w:color="CCCCCC"/>
              <w:right w:val="single" w:sz="6" w:space="0" w:color="CCCCCC"/>
            </w:tcBorders>
            <w:shd w:val="clear" w:color="auto" w:fill="57BB8A"/>
            <w:tcMar>
              <w:top w:w="30" w:type="dxa"/>
              <w:left w:w="45" w:type="dxa"/>
              <w:bottom w:w="30" w:type="dxa"/>
              <w:right w:w="45" w:type="dxa"/>
            </w:tcMar>
            <w:vAlign w:val="bottom"/>
            <w:hideMark/>
          </w:tcPr>
          <w:p w14:paraId="68D16EE8" w14:textId="77777777" w:rsidR="00F86FFC" w:rsidRPr="00F45A47" w:rsidRDefault="00F86FFC" w:rsidP="0037682B">
            <w:pPr>
              <w:rPr>
                <w:rFonts w:ascii="Times New Roman" w:eastAsia="ＭＳ 明朝" w:hAnsi="Times New Roman" w:cs="Times New Roman"/>
                <w:szCs w:val="21"/>
                <w:rPrChange w:id="9668"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9669" w:author="Masato YOSHIKAWA" w:date="2026-01-20T11:15:00Z" w16du:dateUtc="2026-01-20T02:15:00Z">
                  <w:rPr>
                    <w:rFonts w:ascii="ＭＳ 明朝" w:eastAsia="ＭＳ 明朝" w:hAnsi="ＭＳ 明朝"/>
                    <w:szCs w:val="21"/>
                  </w:rPr>
                </w:rPrChange>
              </w:rPr>
              <w:t>5</w:t>
            </w:r>
          </w:p>
        </w:tc>
        <w:tc>
          <w:tcPr>
            <w:tcW w:w="495"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4598A774" w14:textId="77777777" w:rsidR="00F86FFC" w:rsidRPr="00F45A47" w:rsidRDefault="00F86FFC" w:rsidP="0037682B">
            <w:pPr>
              <w:rPr>
                <w:rFonts w:ascii="Times New Roman" w:eastAsia="ＭＳ 明朝" w:hAnsi="Times New Roman" w:cs="Times New Roman"/>
                <w:szCs w:val="21"/>
                <w:rPrChange w:id="9670"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9671" w:author="Masato YOSHIKAWA" w:date="2026-01-20T11:15:00Z" w16du:dateUtc="2026-01-20T02:15:00Z">
                  <w:rPr>
                    <w:rFonts w:ascii="ＭＳ 明朝" w:eastAsia="ＭＳ 明朝" w:hAnsi="ＭＳ 明朝"/>
                    <w:szCs w:val="21"/>
                  </w:rPr>
                </w:rPrChange>
              </w:rPr>
              <w:t>0</w:t>
            </w:r>
          </w:p>
        </w:tc>
        <w:tc>
          <w:tcPr>
            <w:tcW w:w="766"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0C5CD992" w14:textId="77777777" w:rsidR="00F86FFC" w:rsidRPr="00F45A47" w:rsidRDefault="00F86FFC" w:rsidP="0037682B">
            <w:pPr>
              <w:rPr>
                <w:rFonts w:ascii="Times New Roman" w:eastAsia="ＭＳ 明朝" w:hAnsi="Times New Roman" w:cs="Times New Roman"/>
                <w:szCs w:val="21"/>
                <w:rPrChange w:id="9672"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9673" w:author="Masato YOSHIKAWA" w:date="2026-01-20T11:15:00Z" w16du:dateUtc="2026-01-20T02:15:00Z">
                  <w:rPr>
                    <w:rFonts w:ascii="ＭＳ 明朝" w:eastAsia="ＭＳ 明朝" w:hAnsi="ＭＳ 明朝"/>
                    <w:szCs w:val="21"/>
                  </w:rPr>
                </w:rPrChange>
              </w:rPr>
              <w:t>0</w:t>
            </w:r>
          </w:p>
        </w:tc>
        <w:tc>
          <w:tcPr>
            <w:tcW w:w="766" w:type="dxa"/>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14:paraId="61137401" w14:textId="77777777" w:rsidR="00F86FFC" w:rsidRPr="00F45A47" w:rsidRDefault="00F86FFC" w:rsidP="0037682B">
            <w:pPr>
              <w:rPr>
                <w:rFonts w:ascii="Times New Roman" w:eastAsia="ＭＳ 明朝" w:hAnsi="Times New Roman" w:cs="Times New Roman"/>
                <w:szCs w:val="21"/>
                <w:rPrChange w:id="9674"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9675" w:author="Masato YOSHIKAWA" w:date="2026-01-20T11:15:00Z" w16du:dateUtc="2026-01-20T02:15:00Z">
                  <w:rPr>
                    <w:rFonts w:ascii="ＭＳ 明朝" w:eastAsia="ＭＳ 明朝" w:hAnsi="ＭＳ 明朝"/>
                    <w:szCs w:val="21"/>
                  </w:rPr>
                </w:rPrChange>
              </w:rPr>
              <w:t>0</w:t>
            </w:r>
            <w:commentRangeEnd w:id="9464"/>
            <w:r w:rsidR="004C180E">
              <w:rPr>
                <w:rStyle w:val="ac"/>
              </w:rPr>
              <w:commentReference w:id="9464"/>
            </w:r>
          </w:p>
        </w:tc>
      </w:tr>
    </w:tbl>
    <w:p w14:paraId="0552FDA3" w14:textId="1B3BF7AB" w:rsidR="00C30F4B" w:rsidRPr="00F45A47" w:rsidRDefault="00E612FE">
      <w:pPr>
        <w:pStyle w:val="aff"/>
        <w:jc w:val="center"/>
        <w:rPr>
          <w:rFonts w:ascii="Times New Roman" w:eastAsia="ＭＳ 明朝" w:hAnsi="Times New Roman" w:cs="Times New Roman"/>
          <w:rPrChange w:id="9676" w:author="Masato YOSHIKAWA" w:date="2026-01-20T11:15:00Z" w16du:dateUtc="2026-01-20T02:15:00Z">
            <w:rPr>
              <w:rFonts w:ascii="ＭＳ 明朝" w:eastAsia="ＭＳ 明朝" w:hAnsi="ＭＳ 明朝"/>
            </w:rPr>
          </w:rPrChange>
        </w:rPr>
        <w:pPrChange w:id="9677" w:author="Masato YOSHIKAWA" w:date="2026-01-20T12:35:00Z" w16du:dateUtc="2026-01-20T03:35:00Z">
          <w:pPr>
            <w:pStyle w:val="aff"/>
          </w:pPr>
        </w:pPrChange>
      </w:pPr>
      <w:r w:rsidRPr="00F45A47">
        <w:rPr>
          <w:rFonts w:ascii="Times New Roman" w:hAnsi="Times New Roman" w:cs="Times New Roman"/>
          <w:rPrChange w:id="9678" w:author="Masato YOSHIKAWA" w:date="2026-01-20T11:15:00Z" w16du:dateUtc="2026-01-20T02:15:00Z">
            <w:rPr/>
          </w:rPrChange>
        </w:rPr>
        <w:t>図</w:t>
      </w:r>
      <w:r w:rsidRPr="00F45A47">
        <w:rPr>
          <w:rFonts w:ascii="Times New Roman" w:hAnsi="Times New Roman" w:cs="Times New Roman"/>
          <w:rPrChange w:id="9679" w:author="Masato YOSHIKAWA" w:date="2026-01-20T11:15:00Z" w16du:dateUtc="2026-01-20T02:15:00Z">
            <w:rPr/>
          </w:rPrChange>
        </w:rPr>
        <w:t xml:space="preserve"> </w:t>
      </w:r>
      <w:r w:rsidRPr="00F45A47">
        <w:rPr>
          <w:rFonts w:ascii="Times New Roman" w:hAnsi="Times New Roman" w:cs="Times New Roman"/>
          <w:rPrChange w:id="9680" w:author="Masato YOSHIKAWA" w:date="2026-01-20T11:15:00Z" w16du:dateUtc="2026-01-20T02:15:00Z">
            <w:rPr/>
          </w:rPrChange>
        </w:rPr>
        <w:fldChar w:fldCharType="begin"/>
      </w:r>
      <w:r w:rsidRPr="00F45A47">
        <w:rPr>
          <w:rFonts w:ascii="Times New Roman" w:hAnsi="Times New Roman" w:cs="Times New Roman"/>
          <w:rPrChange w:id="9681" w:author="Masato YOSHIKAWA" w:date="2026-01-20T11:15:00Z" w16du:dateUtc="2026-01-20T02:15:00Z">
            <w:rPr/>
          </w:rPrChange>
        </w:rPr>
        <w:instrText xml:space="preserve"> SEQ </w:instrText>
      </w:r>
      <w:r w:rsidRPr="00F45A47">
        <w:rPr>
          <w:rFonts w:ascii="Times New Roman" w:hAnsi="Times New Roman" w:cs="Times New Roman"/>
          <w:rPrChange w:id="9682" w:author="Masato YOSHIKAWA" w:date="2026-01-20T11:15:00Z" w16du:dateUtc="2026-01-20T02:15:00Z">
            <w:rPr/>
          </w:rPrChange>
        </w:rPr>
        <w:instrText>図</w:instrText>
      </w:r>
      <w:r w:rsidRPr="00F45A47">
        <w:rPr>
          <w:rFonts w:ascii="Times New Roman" w:hAnsi="Times New Roman" w:cs="Times New Roman"/>
          <w:rPrChange w:id="9683" w:author="Masato YOSHIKAWA" w:date="2026-01-20T11:15:00Z" w16du:dateUtc="2026-01-20T02:15:00Z">
            <w:rPr/>
          </w:rPrChange>
        </w:rPr>
        <w:instrText xml:space="preserve"> \* ARABIC </w:instrText>
      </w:r>
      <w:r w:rsidRPr="00F45A47">
        <w:rPr>
          <w:rFonts w:ascii="Times New Roman" w:hAnsi="Times New Roman" w:cs="Times New Roman"/>
          <w:rPrChange w:id="9684" w:author="Masato YOSHIKAWA" w:date="2026-01-20T11:15:00Z" w16du:dateUtc="2026-01-20T02:15:00Z">
            <w:rPr>
              <w:noProof/>
            </w:rPr>
          </w:rPrChange>
        </w:rPr>
        <w:fldChar w:fldCharType="separate"/>
      </w:r>
      <w:r w:rsidRPr="00F45A47">
        <w:rPr>
          <w:rFonts w:ascii="Times New Roman" w:hAnsi="Times New Roman" w:cs="Times New Roman"/>
          <w:noProof/>
          <w:rPrChange w:id="9685" w:author="Masato YOSHIKAWA" w:date="2026-01-20T11:15:00Z" w16du:dateUtc="2026-01-20T02:15:00Z">
            <w:rPr>
              <w:noProof/>
            </w:rPr>
          </w:rPrChange>
        </w:rPr>
        <w:t>3</w:t>
      </w:r>
      <w:r w:rsidRPr="00F45A47">
        <w:rPr>
          <w:rFonts w:ascii="Times New Roman" w:hAnsi="Times New Roman" w:cs="Times New Roman"/>
          <w:noProof/>
          <w:rPrChange w:id="9686" w:author="Masato YOSHIKAWA" w:date="2026-01-20T11:15:00Z" w16du:dateUtc="2026-01-20T02:15:00Z">
            <w:rPr>
              <w:noProof/>
            </w:rPr>
          </w:rPrChange>
        </w:rPr>
        <w:fldChar w:fldCharType="end"/>
      </w:r>
      <w:r w:rsidR="006C606F" w:rsidRPr="00F45A47">
        <w:rPr>
          <w:rFonts w:ascii="Times New Roman" w:eastAsia="ＭＳ 明朝" w:hAnsi="Times New Roman" w:cs="Times New Roman" w:hint="eastAsia"/>
          <w:rPrChange w:id="9687" w:author="Masato YOSHIKAWA" w:date="2026-01-20T11:15:00Z" w16du:dateUtc="2026-01-20T02:15:00Z">
            <w:rPr>
              <w:rFonts w:ascii="ＭＳ 明朝" w:eastAsia="ＭＳ 明朝" w:hAnsi="ＭＳ 明朝" w:hint="eastAsia"/>
            </w:rPr>
          </w:rPrChange>
        </w:rPr>
        <w:t>各翻訳者の翻訳技法と</w:t>
      </w:r>
      <w:r w:rsidR="006C606F" w:rsidRPr="00F45A47">
        <w:rPr>
          <w:rFonts w:ascii="Times New Roman" w:eastAsia="ＭＳ 明朝" w:hAnsi="Times New Roman" w:cs="Times New Roman"/>
          <w:rPrChange w:id="9688" w:author="Masato YOSHIKAWA" w:date="2026-01-20T11:15:00Z" w16du:dateUtc="2026-01-20T02:15:00Z">
            <w:rPr>
              <w:rFonts w:ascii="ＭＳ 明朝" w:eastAsia="ＭＳ 明朝" w:hAnsi="ＭＳ 明朝"/>
            </w:rPr>
          </w:rPrChange>
        </w:rPr>
        <w:t>DMIS</w:t>
      </w:r>
      <w:r w:rsidR="006C606F" w:rsidRPr="00F45A47">
        <w:rPr>
          <w:rFonts w:ascii="Times New Roman" w:eastAsia="ＭＳ 明朝" w:hAnsi="Times New Roman" w:cs="Times New Roman"/>
          <w:rPrChange w:id="9689" w:author="Masato YOSHIKAWA" w:date="2026-01-20T11:15:00Z" w16du:dateUtc="2026-01-20T02:15:00Z">
            <w:rPr>
              <w:rFonts w:ascii="ＭＳ 明朝" w:eastAsia="ＭＳ 明朝" w:hAnsi="ＭＳ 明朝"/>
            </w:rPr>
          </w:rPrChange>
        </w:rPr>
        <w:t>段階の</w:t>
      </w:r>
      <w:r w:rsidR="003D0FD7" w:rsidRPr="00F45A47">
        <w:rPr>
          <w:rFonts w:ascii="Times New Roman" w:eastAsia="ＭＳ 明朝" w:hAnsi="Times New Roman" w:cs="Times New Roman" w:hint="eastAsia"/>
          <w:rPrChange w:id="9690" w:author="Masato YOSHIKAWA" w:date="2026-01-20T11:15:00Z" w16du:dateUtc="2026-01-20T02:15:00Z">
            <w:rPr>
              <w:rFonts w:ascii="ＭＳ 明朝" w:eastAsia="ＭＳ 明朝" w:hAnsi="ＭＳ 明朝" w:hint="eastAsia"/>
            </w:rPr>
          </w:rPrChange>
        </w:rPr>
        <w:t>クロス集計表（翻訳技法ごとのヒートマップ）</w:t>
      </w:r>
      <w:r w:rsidR="006C606F" w:rsidRPr="00F45A47">
        <w:rPr>
          <w:rFonts w:ascii="Times New Roman" w:eastAsia="ＭＳ 明朝" w:hAnsi="Times New Roman" w:cs="Times New Roman"/>
          <w:rPrChange w:id="9691" w:author="Masato YOSHIKAWA" w:date="2026-01-20T11:15:00Z" w16du:dateUtc="2026-01-20T02:15:00Z">
            <w:rPr>
              <w:rFonts w:ascii="ＭＳ 明朝" w:eastAsia="ＭＳ 明朝" w:hAnsi="ＭＳ 明朝"/>
            </w:rPr>
          </w:rPrChange>
        </w:rPr>
        <w:t>（左：近藤、右：</w:t>
      </w:r>
      <w:r w:rsidR="006C606F" w:rsidRPr="00F45A47">
        <w:rPr>
          <w:rFonts w:ascii="Times New Roman" w:eastAsia="ＭＳ 明朝" w:hAnsi="Times New Roman" w:cs="Times New Roman"/>
          <w:rPrChange w:id="9692" w:author="Masato YOSHIKAWA" w:date="2026-01-20T11:15:00Z" w16du:dateUtc="2026-01-20T02:15:00Z">
            <w:rPr>
              <w:rFonts w:ascii="ＭＳ 明朝" w:eastAsia="ＭＳ 明朝" w:hAnsi="ＭＳ 明朝"/>
            </w:rPr>
          </w:rPrChange>
        </w:rPr>
        <w:t>McClellan</w:t>
      </w:r>
      <w:r w:rsidR="006C606F" w:rsidRPr="00F45A47">
        <w:rPr>
          <w:rFonts w:ascii="Times New Roman" w:eastAsia="ＭＳ 明朝" w:hAnsi="Times New Roman" w:cs="Times New Roman"/>
          <w:rPrChange w:id="9693" w:author="Masato YOSHIKAWA" w:date="2026-01-20T11:15:00Z" w16du:dateUtc="2026-01-20T02:15:00Z">
            <w:rPr>
              <w:rFonts w:ascii="ＭＳ 明朝" w:eastAsia="ＭＳ 明朝" w:hAnsi="ＭＳ 明朝"/>
            </w:rPr>
          </w:rPrChange>
        </w:rPr>
        <w:t>）</w:t>
      </w:r>
    </w:p>
    <w:p w14:paraId="2D73BBD0" w14:textId="77777777" w:rsidR="004C180E" w:rsidRDefault="004C180E" w:rsidP="003D6676">
      <w:pPr>
        <w:rPr>
          <w:ins w:id="9694" w:author="Masato YOSHIKAWA" w:date="2026-01-20T12:35:00Z" w16du:dateUtc="2026-01-20T03:35:00Z"/>
          <w:rFonts w:ascii="Times New Roman" w:eastAsia="ＭＳ 明朝" w:hAnsi="Times New Roman" w:cs="Times New Roman"/>
          <w:szCs w:val="21"/>
        </w:rPr>
      </w:pPr>
    </w:p>
    <w:p w14:paraId="17975F5B" w14:textId="6A4D18B0" w:rsidR="00C10E0F" w:rsidRDefault="00E81F33" w:rsidP="003D6676">
      <w:pPr>
        <w:rPr>
          <w:ins w:id="9695" w:author="Masato YOSHIKAWA" w:date="2026-01-20T12:37:00Z" w16du:dateUtc="2026-01-20T03:37:00Z"/>
          <w:rFonts w:ascii="Times New Roman" w:eastAsia="ＭＳ 明朝" w:hAnsi="Times New Roman" w:cs="Times New Roman"/>
          <w:szCs w:val="21"/>
        </w:rPr>
      </w:pPr>
      <w:r w:rsidRPr="00F45A47">
        <w:rPr>
          <w:rFonts w:ascii="Times New Roman" w:eastAsia="ＭＳ 明朝" w:hAnsi="Times New Roman" w:cs="Times New Roman" w:hint="eastAsia"/>
          <w:szCs w:val="21"/>
          <w:rPrChange w:id="9696" w:author="Masato YOSHIKAWA" w:date="2026-01-20T11:15:00Z" w16du:dateUtc="2026-01-20T02:15:00Z">
            <w:rPr>
              <w:rFonts w:ascii="ＭＳ 明朝" w:eastAsia="ＭＳ 明朝" w:hAnsi="ＭＳ 明朝" w:hint="eastAsia"/>
              <w:szCs w:val="21"/>
            </w:rPr>
          </w:rPrChange>
        </w:rPr>
        <w:t xml:space="preserve">　</w:t>
      </w:r>
      <w:r w:rsidR="00606251" w:rsidRPr="00F45A47">
        <w:rPr>
          <w:rFonts w:ascii="Times New Roman" w:eastAsia="ＭＳ 明朝" w:hAnsi="Times New Roman" w:cs="Times New Roman" w:hint="eastAsia"/>
          <w:szCs w:val="21"/>
          <w:rPrChange w:id="9697" w:author="Masato YOSHIKAWA" w:date="2026-01-20T11:15:00Z" w16du:dateUtc="2026-01-20T02:15:00Z">
            <w:rPr>
              <w:rFonts w:ascii="ＭＳ 明朝" w:eastAsia="ＭＳ 明朝" w:hAnsi="ＭＳ 明朝" w:hint="eastAsia"/>
              <w:szCs w:val="21"/>
            </w:rPr>
          </w:rPrChange>
        </w:rPr>
        <w:t>これら</w:t>
      </w:r>
      <w:r w:rsidR="00AC65F4" w:rsidRPr="00F45A47">
        <w:rPr>
          <w:rFonts w:ascii="Times New Roman" w:eastAsia="ＭＳ 明朝" w:hAnsi="Times New Roman" w:cs="Times New Roman" w:hint="eastAsia"/>
          <w:szCs w:val="21"/>
          <w:rPrChange w:id="9698" w:author="Masato YOSHIKAWA" w:date="2026-01-20T11:15:00Z" w16du:dateUtc="2026-01-20T02:15:00Z">
            <w:rPr>
              <w:rFonts w:ascii="ＭＳ 明朝" w:eastAsia="ＭＳ 明朝" w:hAnsi="ＭＳ 明朝" w:hint="eastAsia"/>
              <w:szCs w:val="21"/>
            </w:rPr>
          </w:rPrChange>
        </w:rPr>
        <w:t>２つのデータセット</w:t>
      </w:r>
      <w:r w:rsidR="00606251" w:rsidRPr="00F45A47">
        <w:rPr>
          <w:rFonts w:ascii="Times New Roman" w:eastAsia="ＭＳ 明朝" w:hAnsi="Times New Roman" w:cs="Times New Roman"/>
          <w:szCs w:val="21"/>
          <w:rPrChange w:id="9699" w:author="Masato YOSHIKAWA" w:date="2026-01-20T11:15:00Z" w16du:dateUtc="2026-01-20T02:15:00Z">
            <w:rPr>
              <w:rFonts w:ascii="ＭＳ 明朝" w:eastAsia="ＭＳ 明朝" w:hAnsi="ＭＳ 明朝"/>
              <w:szCs w:val="21"/>
            </w:rPr>
          </w:rPrChange>
        </w:rPr>
        <w:t>の均質性を</w:t>
      </w:r>
      <w:ins w:id="9700" w:author="Masato YOSHIKAWA" w:date="2026-01-20T12:35:00Z" w16du:dateUtc="2026-01-20T03:35:00Z">
        <w:r w:rsidR="004C180E" w:rsidRPr="00C45809">
          <w:rPr>
            <w:rFonts w:ascii="Times New Roman" w:eastAsia="ＭＳ 明朝" w:hAnsi="Times New Roman" w:cs="Times New Roman"/>
            <w:szCs w:val="21"/>
          </w:rPr>
          <w:t>χ</w:t>
        </w:r>
        <w:r w:rsidR="004C180E" w:rsidRPr="00C45809">
          <w:rPr>
            <w:rFonts w:ascii="Times New Roman" w:eastAsia="ＭＳ 明朝" w:hAnsi="Times New Roman" w:cs="Times New Roman"/>
            <w:szCs w:val="21"/>
          </w:rPr>
          <w:t>二乗検定</w:t>
        </w:r>
      </w:ins>
      <w:ins w:id="9701" w:author="Masato YOSHIKAWA" w:date="2026-01-20T12:36:00Z" w16du:dateUtc="2026-01-20T03:36:00Z">
        <w:r w:rsidR="004C180E">
          <w:rPr>
            <w:rFonts w:ascii="Times New Roman" w:eastAsia="ＭＳ 明朝" w:hAnsi="Times New Roman" w:cs="Times New Roman" w:hint="eastAsia"/>
            <w:szCs w:val="21"/>
          </w:rPr>
          <w:t>により検定したが，</w:t>
        </w:r>
      </w:ins>
      <w:del w:id="9702" w:author="Masato YOSHIKAWA" w:date="2026-01-20T12:36:00Z" w16du:dateUtc="2026-01-20T03:36:00Z">
        <w:r w:rsidR="00606251" w:rsidRPr="00F45A47" w:rsidDel="004C180E">
          <w:rPr>
            <w:rFonts w:ascii="Times New Roman" w:eastAsia="ＭＳ 明朝" w:hAnsi="Times New Roman" w:cs="Times New Roman"/>
            <w:szCs w:val="21"/>
            <w:rPrChange w:id="9703" w:author="Masato YOSHIKAWA" w:date="2026-01-20T11:15:00Z" w16du:dateUtc="2026-01-20T02:15:00Z">
              <w:rPr>
                <w:rFonts w:ascii="ＭＳ 明朝" w:eastAsia="ＭＳ 明朝" w:hAnsi="ＭＳ 明朝"/>
                <w:szCs w:val="21"/>
              </w:rPr>
            </w:rPrChange>
          </w:rPr>
          <w:delText>確認するため、</w:delText>
        </w:r>
      </w:del>
      <w:del w:id="9704" w:author="Masato YOSHIKAWA" w:date="2026-01-20T12:35:00Z" w16du:dateUtc="2026-01-20T03:35:00Z">
        <w:r w:rsidR="00606251" w:rsidRPr="00F45A47" w:rsidDel="004C180E">
          <w:rPr>
            <w:rFonts w:ascii="Times New Roman" w:eastAsia="ＭＳ 明朝" w:hAnsi="Times New Roman" w:cs="Times New Roman" w:hint="eastAsia"/>
            <w:szCs w:val="21"/>
            <w:rPrChange w:id="9705" w:author="Masato YOSHIKAWA" w:date="2026-01-20T11:15:00Z" w16du:dateUtc="2026-01-20T02:15:00Z">
              <w:rPr>
                <w:rFonts w:ascii="ＭＳ 明朝" w:eastAsia="ＭＳ 明朝" w:hAnsi="ＭＳ 明朝" w:hint="eastAsia"/>
                <w:szCs w:val="21"/>
              </w:rPr>
            </w:rPrChange>
          </w:rPr>
          <w:delText>χ</w:delText>
        </w:r>
        <w:r w:rsidR="00606251" w:rsidRPr="00F45A47" w:rsidDel="004C180E">
          <w:rPr>
            <w:rFonts w:ascii="Times New Roman" w:eastAsia="ＭＳ 明朝" w:hAnsi="Times New Roman" w:cs="Times New Roman"/>
            <w:szCs w:val="21"/>
            <w:rPrChange w:id="9706" w:author="Masato YOSHIKAWA" w:date="2026-01-20T11:15:00Z" w16du:dateUtc="2026-01-20T02:15:00Z">
              <w:rPr>
                <w:rFonts w:ascii="ＭＳ 明朝" w:eastAsia="ＭＳ 明朝" w:hAnsi="ＭＳ 明朝"/>
                <w:szCs w:val="21"/>
              </w:rPr>
            </w:rPrChange>
          </w:rPr>
          <w:delText>二乗検定</w:delText>
        </w:r>
      </w:del>
      <w:del w:id="9707" w:author="Masato YOSHIKAWA" w:date="2026-01-20T12:36:00Z" w16du:dateUtc="2026-01-20T03:36:00Z">
        <w:r w:rsidR="00606251" w:rsidRPr="00F45A47" w:rsidDel="004C180E">
          <w:rPr>
            <w:rFonts w:ascii="Times New Roman" w:eastAsia="ＭＳ 明朝" w:hAnsi="Times New Roman" w:cs="Times New Roman"/>
            <w:szCs w:val="21"/>
            <w:rPrChange w:id="9708" w:author="Masato YOSHIKAWA" w:date="2026-01-20T11:15:00Z" w16du:dateUtc="2026-01-20T02:15:00Z">
              <w:rPr>
                <w:rFonts w:ascii="ＭＳ 明朝" w:eastAsia="ＭＳ 明朝" w:hAnsi="ＭＳ 明朝"/>
                <w:szCs w:val="21"/>
              </w:rPr>
            </w:rPrChange>
          </w:rPr>
          <w:delText>を行った。その結果</w:delText>
        </w:r>
      </w:del>
      <w:r w:rsidR="00606251" w:rsidRPr="00F45A47">
        <w:rPr>
          <w:rFonts w:ascii="Times New Roman" w:eastAsia="ＭＳ 明朝" w:hAnsi="Times New Roman" w:cs="Times New Roman"/>
          <w:szCs w:val="21"/>
          <w:rPrChange w:id="9709" w:author="Masato YOSHIKAWA" w:date="2026-01-20T11:15:00Z" w16du:dateUtc="2026-01-20T02:15:00Z">
            <w:rPr>
              <w:rFonts w:ascii="ＭＳ 明朝" w:eastAsia="ＭＳ 明朝" w:hAnsi="ＭＳ 明朝"/>
              <w:szCs w:val="21"/>
            </w:rPr>
          </w:rPrChange>
        </w:rPr>
        <w:t>、有意差は認められなかった</w:t>
      </w:r>
      <w:r w:rsidR="00606251" w:rsidRPr="00F45A47">
        <w:rPr>
          <w:rFonts w:ascii="Times New Roman" w:eastAsia="ＭＳ 明朝" w:hAnsi="Times New Roman" w:cs="Times New Roman"/>
          <w:szCs w:val="21"/>
          <w:rPrChange w:id="9710" w:author="Masato YOSHIKAWA" w:date="2026-01-20T11:15:00Z" w16du:dateUtc="2026-01-20T02:15:00Z">
            <w:rPr>
              <w:rFonts w:ascii="ＭＳ 明朝" w:eastAsia="ＭＳ 明朝" w:hAnsi="ＭＳ 明朝"/>
              <w:szCs w:val="21"/>
            </w:rPr>
          </w:rPrChange>
        </w:rPr>
        <w:t xml:space="preserve"> (</w:t>
      </w:r>
      <w:del w:id="9711" w:author="Masato YOSHIKAWA" w:date="2026-01-20T12:36:00Z" w16du:dateUtc="2026-01-20T03:36:00Z">
        <w:r w:rsidR="00F07013" w:rsidRPr="00F45A47" w:rsidDel="004C180E">
          <w:rPr>
            <w:rFonts w:ascii="Times New Roman" w:eastAsia="ＭＳ 明朝" w:hAnsi="Times New Roman" w:cs="Times New Roman"/>
            <w:szCs w:val="21"/>
            <w:rPrChange w:id="9712" w:author="Masato YOSHIKAWA" w:date="2026-01-20T11:15:00Z" w16du:dateUtc="2026-01-20T02:15:00Z">
              <w:rPr>
                <w:rFonts w:ascii="ＭＳ 明朝" w:eastAsia="ＭＳ 明朝" w:hAnsi="ＭＳ 明朝"/>
                <w:szCs w:val="21"/>
              </w:rPr>
            </w:rPrChange>
          </w:rPr>
          <w:delText>P</w:delText>
        </w:r>
        <w:r w:rsidR="00371860" w:rsidRPr="00F45A47" w:rsidDel="004C180E">
          <w:rPr>
            <w:rFonts w:ascii="Times New Roman" w:eastAsia="ＭＳ 明朝" w:hAnsi="Times New Roman" w:cs="Times New Roman"/>
            <w:szCs w:val="21"/>
            <w:rPrChange w:id="9713" w:author="Masato YOSHIKAWA" w:date="2026-01-20T11:15:00Z" w16du:dateUtc="2026-01-20T02:15:00Z">
              <w:rPr>
                <w:rFonts w:ascii="ＭＳ 明朝" w:eastAsia="ＭＳ 明朝" w:hAnsi="ＭＳ 明朝"/>
                <w:szCs w:val="21"/>
              </w:rPr>
            </w:rPrChange>
          </w:rPr>
          <w:delText xml:space="preserve"> </w:delText>
        </w:r>
      </w:del>
      <w:ins w:id="9714" w:author="Masato YOSHIKAWA" w:date="2026-01-20T12:36:00Z" w16du:dateUtc="2026-01-20T03:36:00Z">
        <w:r w:rsidR="004C180E">
          <w:rPr>
            <w:rFonts w:ascii="Times New Roman" w:eastAsia="ＭＳ 明朝" w:hAnsi="Times New Roman" w:cs="Times New Roman" w:hint="eastAsia"/>
            <w:szCs w:val="21"/>
          </w:rPr>
          <w:t>p</w:t>
        </w:r>
        <w:r w:rsidR="004C180E" w:rsidRPr="00F45A47">
          <w:rPr>
            <w:rFonts w:ascii="Times New Roman" w:eastAsia="ＭＳ 明朝" w:hAnsi="Times New Roman" w:cs="Times New Roman"/>
            <w:szCs w:val="21"/>
            <w:rPrChange w:id="9715" w:author="Masato YOSHIKAWA" w:date="2026-01-20T11:15:00Z" w16du:dateUtc="2026-01-20T02:15:00Z">
              <w:rPr>
                <w:rFonts w:ascii="ＭＳ 明朝" w:eastAsia="ＭＳ 明朝" w:hAnsi="ＭＳ 明朝"/>
                <w:szCs w:val="21"/>
              </w:rPr>
            </w:rPrChange>
          </w:rPr>
          <w:t xml:space="preserve"> </w:t>
        </w:r>
      </w:ins>
      <w:r w:rsidR="00606251" w:rsidRPr="00F45A47">
        <w:rPr>
          <w:rFonts w:ascii="Times New Roman" w:eastAsia="ＭＳ 明朝" w:hAnsi="Times New Roman" w:cs="Times New Roman"/>
          <w:szCs w:val="21"/>
          <w:rPrChange w:id="9716" w:author="Masato YOSHIKAWA" w:date="2026-01-20T11:15:00Z" w16du:dateUtc="2026-01-20T02:15:00Z">
            <w:rPr>
              <w:rFonts w:ascii="ＭＳ 明朝" w:eastAsia="ＭＳ 明朝" w:hAnsi="ＭＳ 明朝"/>
              <w:szCs w:val="21"/>
            </w:rPr>
          </w:rPrChange>
        </w:rPr>
        <w:t>&gt; .97)</w:t>
      </w:r>
      <w:ins w:id="9717" w:author="Masato YOSHIKAWA" w:date="2026-01-20T12:36:00Z" w16du:dateUtc="2026-01-20T03:36:00Z">
        <w:r w:rsidR="004C180E">
          <w:rPr>
            <w:rFonts w:ascii="Times New Roman" w:eastAsia="ＭＳ 明朝" w:hAnsi="Times New Roman" w:cs="Times New Roman" w:hint="eastAsia"/>
            <w:szCs w:val="21"/>
          </w:rPr>
          <w:t xml:space="preserve"> </w:t>
        </w:r>
      </w:ins>
      <w:del w:id="9718" w:author="Masato YOSHIKAWA" w:date="2026-01-20T12:36:00Z" w16du:dateUtc="2026-01-20T03:36:00Z">
        <w:r w:rsidR="004C180E" w:rsidRPr="00F45A47" w:rsidDel="004C180E">
          <w:rPr>
            <w:rFonts w:ascii="Times New Roman" w:eastAsia="ＭＳ 明朝" w:hAnsi="Times New Roman" w:cs="Times New Roman"/>
            <w:szCs w:val="21"/>
            <w:rPrChange w:id="9719" w:author="Masato YOSHIKAWA" w:date="2026-01-20T11:15:00Z" w16du:dateUtc="2026-01-20T02:15:00Z">
              <w:rPr>
                <w:rFonts w:ascii="ＭＳ 明朝" w:eastAsia="ＭＳ 明朝" w:hAnsi="ＭＳ 明朝"/>
                <w:szCs w:val="21"/>
              </w:rPr>
            </w:rPrChange>
          </w:rPr>
          <w:delText>。したがって</w:delText>
        </w:r>
      </w:del>
      <w:ins w:id="9720" w:author="Masato YOSHIKAWA" w:date="2026-01-20T12:36:00Z" w16du:dateUtc="2026-01-20T03:36:00Z">
        <w:r w:rsidR="004C180E">
          <w:rPr>
            <w:rFonts w:ascii="Times New Roman" w:eastAsia="ＭＳ 明朝" w:hAnsi="Times New Roman" w:cs="Times New Roman" w:hint="eastAsia"/>
            <w:szCs w:val="21"/>
          </w:rPr>
          <w:t>ため</w:t>
        </w:r>
      </w:ins>
      <w:r w:rsidR="00606251" w:rsidRPr="00F45A47">
        <w:rPr>
          <w:rFonts w:ascii="Times New Roman" w:eastAsia="ＭＳ 明朝" w:hAnsi="Times New Roman" w:cs="Times New Roman"/>
          <w:szCs w:val="21"/>
          <w:rPrChange w:id="9721" w:author="Masato YOSHIKAWA" w:date="2026-01-20T11:15:00Z" w16du:dateUtc="2026-01-20T02:15:00Z">
            <w:rPr>
              <w:rFonts w:ascii="ＭＳ 明朝" w:eastAsia="ＭＳ 明朝" w:hAnsi="ＭＳ 明朝"/>
              <w:szCs w:val="21"/>
            </w:rPr>
          </w:rPrChange>
        </w:rPr>
        <w:t>、両翻訳者の傾向は統計的に同質であると判断し、これら</w:t>
      </w:r>
      <w:r w:rsidR="00606251" w:rsidRPr="00F45A47">
        <w:rPr>
          <w:rFonts w:ascii="Times New Roman" w:eastAsia="ＭＳ 明朝" w:hAnsi="Times New Roman" w:cs="Times New Roman"/>
          <w:szCs w:val="21"/>
          <w:rPrChange w:id="9722" w:author="Masato YOSHIKAWA" w:date="2026-01-20T11:15:00Z" w16du:dateUtc="2026-01-20T02:15:00Z">
            <w:rPr>
              <w:rFonts w:ascii="ＭＳ 明朝" w:eastAsia="ＭＳ 明朝" w:hAnsi="ＭＳ 明朝"/>
              <w:szCs w:val="21"/>
            </w:rPr>
          </w:rPrChange>
        </w:rPr>
        <w:t>2</w:t>
      </w:r>
      <w:r w:rsidR="00606251" w:rsidRPr="00F45A47">
        <w:rPr>
          <w:rFonts w:ascii="Times New Roman" w:eastAsia="ＭＳ 明朝" w:hAnsi="Times New Roman" w:cs="Times New Roman"/>
          <w:szCs w:val="21"/>
          <w:rPrChange w:id="9723" w:author="Masato YOSHIKAWA" w:date="2026-01-20T11:15:00Z" w16du:dateUtc="2026-01-20T02:15:00Z">
            <w:rPr>
              <w:rFonts w:ascii="ＭＳ 明朝" w:eastAsia="ＭＳ 明朝" w:hAnsi="ＭＳ 明朝"/>
              <w:szCs w:val="21"/>
            </w:rPr>
          </w:rPrChange>
        </w:rPr>
        <w:t>つのデータを合算して全体的な分</w:t>
      </w:r>
      <w:r w:rsidR="00606251" w:rsidRPr="00F45A47">
        <w:rPr>
          <w:rFonts w:ascii="Times New Roman" w:eastAsia="ＭＳ 明朝" w:hAnsi="Times New Roman" w:cs="Times New Roman"/>
          <w:szCs w:val="21"/>
          <w:rPrChange w:id="9724" w:author="Masato YOSHIKAWA" w:date="2026-01-20T11:15:00Z" w16du:dateUtc="2026-01-20T02:15:00Z">
            <w:rPr>
              <w:rFonts w:ascii="ＭＳ 明朝" w:eastAsia="ＭＳ 明朝" w:hAnsi="ＭＳ 明朝"/>
              <w:szCs w:val="21"/>
            </w:rPr>
          </w:rPrChange>
        </w:rPr>
        <w:lastRenderedPageBreak/>
        <w:t>析を行った。</w:t>
      </w:r>
      <w:r w:rsidR="009E7F34" w:rsidRPr="00F45A47">
        <w:rPr>
          <w:rFonts w:ascii="Times New Roman" w:eastAsia="ＭＳ 明朝" w:hAnsi="Times New Roman" w:cs="Times New Roman" w:hint="eastAsia"/>
          <w:szCs w:val="21"/>
          <w:rPrChange w:id="9725" w:author="Masato YOSHIKAWA" w:date="2026-01-20T11:15:00Z" w16du:dateUtc="2026-01-20T02:15:00Z">
            <w:rPr>
              <w:rFonts w:ascii="ＭＳ 明朝" w:eastAsia="ＭＳ 明朝" w:hAnsi="ＭＳ 明朝" w:hint="eastAsia"/>
              <w:szCs w:val="21"/>
            </w:rPr>
          </w:rPrChange>
        </w:rPr>
        <w:t>翻訳技法ごとの</w:t>
      </w:r>
      <w:r w:rsidR="009E7F34" w:rsidRPr="00F45A47">
        <w:rPr>
          <w:rFonts w:ascii="Times New Roman" w:eastAsia="ＭＳ 明朝" w:hAnsi="Times New Roman" w:cs="Times New Roman"/>
          <w:szCs w:val="21"/>
          <w:rPrChange w:id="9726" w:author="Masato YOSHIKAWA" w:date="2026-01-20T11:15:00Z" w16du:dateUtc="2026-01-20T02:15:00Z">
            <w:rPr>
              <w:rFonts w:ascii="ＭＳ 明朝" w:eastAsia="ＭＳ 明朝" w:hAnsi="ＭＳ 明朝"/>
              <w:szCs w:val="21"/>
            </w:rPr>
          </w:rPrChange>
        </w:rPr>
        <w:t>DMIS</w:t>
      </w:r>
      <w:r w:rsidR="009E7F34" w:rsidRPr="00F45A47">
        <w:rPr>
          <w:rFonts w:ascii="Times New Roman" w:eastAsia="ＭＳ 明朝" w:hAnsi="Times New Roman" w:cs="Times New Roman" w:hint="eastAsia"/>
          <w:szCs w:val="21"/>
          <w:rPrChange w:id="9727" w:author="Masato YOSHIKAWA" w:date="2026-01-20T11:15:00Z" w16du:dateUtc="2026-01-20T02:15:00Z">
            <w:rPr>
              <w:rFonts w:ascii="ＭＳ 明朝" w:eastAsia="ＭＳ 明朝" w:hAnsi="ＭＳ 明朝" w:hint="eastAsia"/>
              <w:szCs w:val="21"/>
            </w:rPr>
          </w:rPrChange>
        </w:rPr>
        <w:t>段階への分類比率</w:t>
      </w:r>
      <w:r w:rsidR="00182C78" w:rsidRPr="00F45A47">
        <w:rPr>
          <w:rFonts w:ascii="Times New Roman" w:eastAsia="ＭＳ 明朝" w:hAnsi="Times New Roman" w:cs="Times New Roman" w:hint="eastAsia"/>
          <w:szCs w:val="21"/>
          <w:rPrChange w:id="9728" w:author="Masato YOSHIKAWA" w:date="2026-01-20T11:15:00Z" w16du:dateUtc="2026-01-20T02:15:00Z">
            <w:rPr>
              <w:rFonts w:ascii="ＭＳ 明朝" w:eastAsia="ＭＳ 明朝" w:hAnsi="ＭＳ 明朝" w:hint="eastAsia"/>
              <w:szCs w:val="21"/>
            </w:rPr>
          </w:rPrChange>
        </w:rPr>
        <w:t>を示したヒートマップ</w:t>
      </w:r>
      <w:r w:rsidR="00A259A8" w:rsidRPr="00F45A47">
        <w:rPr>
          <w:rFonts w:ascii="Times New Roman" w:eastAsia="ＭＳ 明朝" w:hAnsi="Times New Roman" w:cs="Times New Roman" w:hint="eastAsia"/>
          <w:szCs w:val="21"/>
          <w:rPrChange w:id="9729" w:author="Masato YOSHIKAWA" w:date="2026-01-20T11:15:00Z" w16du:dateUtc="2026-01-20T02:15:00Z">
            <w:rPr>
              <w:rFonts w:ascii="ＭＳ 明朝" w:eastAsia="ＭＳ 明朝" w:hAnsi="ＭＳ 明朝" w:hint="eastAsia"/>
              <w:szCs w:val="21"/>
            </w:rPr>
          </w:rPrChange>
        </w:rPr>
        <w:t>（図４）に基づき、各技法がどのような文化的体験をもたらしているかを確認する。</w:t>
      </w:r>
    </w:p>
    <w:p w14:paraId="5797E32F" w14:textId="77777777" w:rsidR="004C180E" w:rsidRPr="00F45A47" w:rsidRDefault="004C180E" w:rsidP="003D6676">
      <w:pPr>
        <w:rPr>
          <w:rFonts w:ascii="Times New Roman" w:eastAsia="ＭＳ 明朝" w:hAnsi="Times New Roman" w:cs="Times New Roman"/>
          <w:szCs w:val="21"/>
          <w:rPrChange w:id="9730" w:author="Masato YOSHIKAWA" w:date="2026-01-20T11:15:00Z" w16du:dateUtc="2026-01-20T02:15:00Z">
            <w:rPr>
              <w:rFonts w:ascii="ＭＳ 明朝" w:eastAsia="ＭＳ 明朝" w:hAnsi="ＭＳ 明朝"/>
              <w:szCs w:val="21"/>
            </w:rPr>
          </w:rPrChange>
        </w:rPr>
      </w:pPr>
    </w:p>
    <w:tbl>
      <w:tblPr>
        <w:tblW w:w="0" w:type="dxa"/>
        <w:jc w:val="center"/>
        <w:tblCellMar>
          <w:left w:w="0" w:type="dxa"/>
          <w:right w:w="0" w:type="dxa"/>
        </w:tblCellMar>
        <w:tblLook w:val="04A0" w:firstRow="1" w:lastRow="0" w:firstColumn="1" w:lastColumn="0" w:noHBand="0" w:noVBand="1"/>
        <w:tblPrChange w:id="9731" w:author="Masato YOSHIKAWA" w:date="2026-01-20T12:36:00Z" w16du:dateUtc="2026-01-20T03:36:00Z">
          <w:tblPr>
            <w:tblW w:w="0" w:type="dxa"/>
            <w:tblCellMar>
              <w:left w:w="0" w:type="dxa"/>
              <w:right w:w="0" w:type="dxa"/>
            </w:tblCellMar>
            <w:tblLook w:val="04A0" w:firstRow="1" w:lastRow="0" w:firstColumn="1" w:lastColumn="0" w:noHBand="0" w:noVBand="1"/>
          </w:tblPr>
        </w:tblPrChange>
      </w:tblPr>
      <w:tblGrid>
        <w:gridCol w:w="930"/>
        <w:gridCol w:w="1986"/>
        <w:gridCol w:w="1234"/>
        <w:gridCol w:w="650"/>
        <w:gridCol w:w="1024"/>
        <w:gridCol w:w="1070"/>
        <w:tblGridChange w:id="9732">
          <w:tblGrid>
            <w:gridCol w:w="930"/>
            <w:gridCol w:w="1986"/>
            <w:gridCol w:w="1234"/>
            <w:gridCol w:w="650"/>
            <w:gridCol w:w="1024"/>
            <w:gridCol w:w="1070"/>
          </w:tblGrid>
        </w:tblGridChange>
      </w:tblGrid>
      <w:tr w:rsidR="005A5D58" w:rsidRPr="00F45A47" w14:paraId="4F7F67E3" w14:textId="77777777" w:rsidTr="004C180E">
        <w:trPr>
          <w:trHeight w:val="315"/>
          <w:jc w:val="center"/>
          <w:trPrChange w:id="9733" w:author="Masato YOSHIKAWA" w:date="2026-01-20T12:36:00Z" w16du:dateUtc="2026-01-20T03:36:00Z">
            <w:trPr>
              <w:trHeight w:val="315"/>
            </w:trPr>
          </w:trPrChange>
        </w:trPr>
        <w:tc>
          <w:tcPr>
            <w:tcW w:w="0" w:type="auto"/>
            <w:gridSpan w:val="2"/>
            <w:vMerge w:val="restar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Change w:id="9734" w:author="Masato YOSHIKAWA" w:date="2026-01-20T12:36:00Z" w16du:dateUtc="2026-01-20T03:36:00Z">
              <w:tcPr>
                <w:tcW w:w="0" w:type="auto"/>
                <w:gridSpan w:val="2"/>
                <w:vMerge w:val="restar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tcPrChange>
          </w:tcPr>
          <w:p w14:paraId="3DF55FBF" w14:textId="77777777" w:rsidR="005A5D58" w:rsidRPr="00F45A47" w:rsidRDefault="005A5D58" w:rsidP="004E414D">
            <w:pPr>
              <w:jc w:val="center"/>
              <w:rPr>
                <w:rFonts w:ascii="Times New Roman" w:eastAsia="ＭＳ 明朝" w:hAnsi="Times New Roman" w:cs="Times New Roman"/>
                <w:szCs w:val="21"/>
                <w:rPrChange w:id="9735" w:author="Masato YOSHIKAWA" w:date="2026-01-20T11:15:00Z" w16du:dateUtc="2026-01-20T02:15:00Z">
                  <w:rPr>
                    <w:rFonts w:ascii="ＭＳ 明朝" w:eastAsia="ＭＳ 明朝" w:hAnsi="ＭＳ 明朝"/>
                    <w:szCs w:val="21"/>
                  </w:rPr>
                </w:rPrChange>
              </w:rPr>
            </w:pPr>
          </w:p>
        </w:tc>
        <w:tc>
          <w:tcPr>
            <w:tcW w:w="0" w:type="auto"/>
            <w:gridSpan w:val="4"/>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Change w:id="9736" w:author="Masato YOSHIKAWA" w:date="2026-01-20T12:36:00Z" w16du:dateUtc="2026-01-20T03:36:00Z">
              <w:tcPr>
                <w:tcW w:w="0" w:type="auto"/>
                <w:gridSpan w:val="4"/>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tcPrChange>
          </w:tcPr>
          <w:p w14:paraId="09670033" w14:textId="77777777" w:rsidR="005A5D58" w:rsidRPr="00F45A47" w:rsidRDefault="005A5D58" w:rsidP="004E414D">
            <w:pPr>
              <w:jc w:val="center"/>
              <w:rPr>
                <w:rFonts w:ascii="Times New Roman" w:eastAsia="ＭＳ 明朝" w:hAnsi="Times New Roman" w:cs="Times New Roman"/>
                <w:szCs w:val="21"/>
                <w:rPrChange w:id="9737"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9738" w:author="Masato YOSHIKAWA" w:date="2026-01-20T11:15:00Z" w16du:dateUtc="2026-01-20T02:15:00Z">
                  <w:rPr>
                    <w:rFonts w:ascii="ＭＳ 明朝" w:eastAsia="ＭＳ 明朝" w:hAnsi="ＭＳ 明朝"/>
                    <w:szCs w:val="21"/>
                  </w:rPr>
                </w:rPrChange>
              </w:rPr>
              <w:t>DMIS</w:t>
            </w:r>
          </w:p>
        </w:tc>
      </w:tr>
      <w:tr w:rsidR="005A5D58" w:rsidRPr="00F45A47" w14:paraId="58779116" w14:textId="77777777" w:rsidTr="004C180E">
        <w:trPr>
          <w:trHeight w:val="315"/>
          <w:jc w:val="center"/>
          <w:trPrChange w:id="9739" w:author="Masato YOSHIKAWA" w:date="2026-01-20T12:36:00Z" w16du:dateUtc="2026-01-20T03:36:00Z">
            <w:trPr>
              <w:trHeight w:val="315"/>
            </w:trPr>
          </w:trPrChange>
        </w:trPr>
        <w:tc>
          <w:tcPr>
            <w:tcW w:w="0" w:type="auto"/>
            <w:gridSpan w:val="2"/>
            <w:vMerge/>
            <w:tcBorders>
              <w:top w:val="single" w:sz="6" w:space="0" w:color="CCCCCC"/>
              <w:left w:val="single" w:sz="6" w:space="0" w:color="CCCCCC"/>
              <w:bottom w:val="single" w:sz="6" w:space="0" w:color="CCCCCC"/>
              <w:right w:val="single" w:sz="6" w:space="0" w:color="CCCCCC"/>
            </w:tcBorders>
            <w:vAlign w:val="center"/>
            <w:hideMark/>
            <w:tcPrChange w:id="9740" w:author="Masato YOSHIKAWA" w:date="2026-01-20T12:36:00Z" w16du:dateUtc="2026-01-20T03:36:00Z">
              <w:tcPr>
                <w:tcW w:w="0" w:type="auto"/>
                <w:gridSpan w:val="2"/>
                <w:vMerge/>
                <w:tcBorders>
                  <w:top w:val="single" w:sz="6" w:space="0" w:color="CCCCCC"/>
                  <w:left w:val="single" w:sz="6" w:space="0" w:color="CCCCCC"/>
                  <w:bottom w:val="single" w:sz="6" w:space="0" w:color="CCCCCC"/>
                  <w:right w:val="single" w:sz="6" w:space="0" w:color="CCCCCC"/>
                </w:tcBorders>
                <w:vAlign w:val="center"/>
                <w:hideMark/>
              </w:tcPr>
            </w:tcPrChange>
          </w:tcPr>
          <w:p w14:paraId="65C1549E" w14:textId="77777777" w:rsidR="005A5D58" w:rsidRPr="00F45A47" w:rsidRDefault="005A5D58" w:rsidP="005A5D58">
            <w:pPr>
              <w:rPr>
                <w:rFonts w:ascii="Times New Roman" w:eastAsia="ＭＳ 明朝" w:hAnsi="Times New Roman" w:cs="Times New Roman"/>
                <w:szCs w:val="21"/>
                <w:rPrChange w:id="9741" w:author="Masato YOSHIKAWA" w:date="2026-01-20T11:15:00Z" w16du:dateUtc="2026-01-20T02:15:00Z">
                  <w:rPr>
                    <w:rFonts w:ascii="ＭＳ 明朝" w:eastAsia="ＭＳ 明朝" w:hAnsi="ＭＳ 明朝"/>
                    <w:szCs w:val="21"/>
                  </w:rPr>
                </w:rPrChange>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Change w:id="9742" w:author="Masato YOSHIKAWA" w:date="2026-01-20T12:36:00Z" w16du:dateUtc="2026-01-20T03:36:00Z">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tcPrChange>
          </w:tcPr>
          <w:p w14:paraId="44D8137B" w14:textId="77777777" w:rsidR="005A5D58" w:rsidRPr="00F45A47" w:rsidRDefault="005A5D58" w:rsidP="005A5D58">
            <w:pPr>
              <w:rPr>
                <w:rFonts w:ascii="Times New Roman" w:eastAsia="ＭＳ 明朝" w:hAnsi="Times New Roman" w:cs="Times New Roman"/>
                <w:szCs w:val="21"/>
                <w:rPrChange w:id="9743"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9744" w:author="Masato YOSHIKAWA" w:date="2026-01-20T11:15:00Z" w16du:dateUtc="2026-01-20T02:15:00Z">
                  <w:rPr>
                    <w:rFonts w:ascii="ＭＳ 明朝" w:eastAsia="ＭＳ 明朝" w:hAnsi="ＭＳ 明朝"/>
                    <w:szCs w:val="21"/>
                  </w:rPr>
                </w:rPrChange>
              </w:rPr>
              <w:t>Minimization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Change w:id="9745" w:author="Masato YOSHIKAWA" w:date="2026-01-20T12:36:00Z" w16du:dateUtc="2026-01-20T03:36:00Z">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tcPrChange>
          </w:tcPr>
          <w:p w14:paraId="3070269C" w14:textId="77777777" w:rsidR="005A5D58" w:rsidRPr="00F45A47" w:rsidRDefault="005A5D58" w:rsidP="005A5D58">
            <w:pPr>
              <w:rPr>
                <w:rFonts w:ascii="Times New Roman" w:eastAsia="ＭＳ 明朝" w:hAnsi="Times New Roman" w:cs="Times New Roman"/>
                <w:szCs w:val="21"/>
                <w:rPrChange w:id="9746"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9747" w:author="Masato YOSHIKAWA" w:date="2026-01-20T11:15:00Z" w16du:dateUtc="2026-01-20T02:15:00Z">
                  <w:rPr>
                    <w:rFonts w:ascii="ＭＳ 明朝" w:eastAsia="ＭＳ 明朝" w:hAnsi="ＭＳ 明朝"/>
                    <w:szCs w:val="21"/>
                  </w:rPr>
                </w:rPrChange>
              </w:rPr>
              <w:t>Denial</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Change w:id="9748" w:author="Masato YOSHIKAWA" w:date="2026-01-20T12:36:00Z" w16du:dateUtc="2026-01-20T03:36:00Z">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tcPrChange>
          </w:tcPr>
          <w:p w14:paraId="5985E8BD" w14:textId="77777777" w:rsidR="005A5D58" w:rsidRPr="00F45A47" w:rsidRDefault="005A5D58" w:rsidP="005A5D58">
            <w:pPr>
              <w:rPr>
                <w:rFonts w:ascii="Times New Roman" w:eastAsia="ＭＳ 明朝" w:hAnsi="Times New Roman" w:cs="Times New Roman"/>
                <w:szCs w:val="21"/>
                <w:rPrChange w:id="9749"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9750" w:author="Masato YOSHIKAWA" w:date="2026-01-20T11:15:00Z" w16du:dateUtc="2026-01-20T02:15:00Z">
                  <w:rPr>
                    <w:rFonts w:ascii="ＭＳ 明朝" w:eastAsia="ＭＳ 明朝" w:hAnsi="ＭＳ 明朝"/>
                    <w:szCs w:val="21"/>
                  </w:rPr>
                </w:rPrChange>
              </w:rPr>
              <w:t>Adaptation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Change w:id="9751" w:author="Masato YOSHIKAWA" w:date="2026-01-20T12:36:00Z" w16du:dateUtc="2026-01-20T03:36:00Z">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tcPrChange>
          </w:tcPr>
          <w:p w14:paraId="013E921A" w14:textId="77777777" w:rsidR="005A5D58" w:rsidRPr="00F45A47" w:rsidRDefault="005A5D58" w:rsidP="005A5D58">
            <w:pPr>
              <w:rPr>
                <w:rFonts w:ascii="Times New Roman" w:eastAsia="ＭＳ 明朝" w:hAnsi="Times New Roman" w:cs="Times New Roman"/>
                <w:szCs w:val="21"/>
                <w:rPrChange w:id="9752"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9753" w:author="Masato YOSHIKAWA" w:date="2026-01-20T11:15:00Z" w16du:dateUtc="2026-01-20T02:15:00Z">
                  <w:rPr>
                    <w:rFonts w:ascii="ＭＳ 明朝" w:eastAsia="ＭＳ 明朝" w:hAnsi="ＭＳ 明朝"/>
                    <w:szCs w:val="21"/>
                  </w:rPr>
                </w:rPrChange>
              </w:rPr>
              <w:t>Acceptance</w:t>
            </w:r>
          </w:p>
        </w:tc>
      </w:tr>
      <w:tr w:rsidR="005A5D58" w:rsidRPr="00F45A47" w14:paraId="459297C1" w14:textId="77777777" w:rsidTr="004C180E">
        <w:trPr>
          <w:trHeight w:val="315"/>
          <w:jc w:val="center"/>
          <w:trPrChange w:id="9754" w:author="Masato YOSHIKAWA" w:date="2026-01-20T12:36:00Z" w16du:dateUtc="2026-01-20T03:36:00Z">
            <w:trPr>
              <w:trHeight w:val="315"/>
            </w:trPr>
          </w:trPrChange>
        </w:trPr>
        <w:tc>
          <w:tcPr>
            <w:tcW w:w="0" w:type="auto"/>
            <w:vMerge w:val="restar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Change w:id="9755" w:author="Masato YOSHIKAWA" w:date="2026-01-20T12:36:00Z" w16du:dateUtc="2026-01-20T03:36:00Z">
              <w:tcPr>
                <w:tcW w:w="0" w:type="auto"/>
                <w:vMerge w:val="restar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tcPrChange>
          </w:tcPr>
          <w:p w14:paraId="7E05E82F" w14:textId="77777777" w:rsidR="005A5D58" w:rsidRPr="00F45A47" w:rsidRDefault="005A5D58" w:rsidP="005A5D58">
            <w:pPr>
              <w:rPr>
                <w:rFonts w:ascii="Times New Roman" w:eastAsia="ＭＳ 明朝" w:hAnsi="Times New Roman" w:cs="Times New Roman"/>
                <w:szCs w:val="21"/>
                <w:rPrChange w:id="9756"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9757" w:author="Masato YOSHIKAWA" w:date="2026-01-20T11:15:00Z" w16du:dateUtc="2026-01-20T02:15:00Z">
                  <w:rPr>
                    <w:rFonts w:ascii="ＭＳ 明朝" w:eastAsia="ＭＳ 明朝" w:hAnsi="ＭＳ 明朝"/>
                    <w:szCs w:val="21"/>
                  </w:rPr>
                </w:rPrChange>
              </w:rPr>
              <w:t>翻訳技法</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Change w:id="9758" w:author="Masato YOSHIKAWA" w:date="2026-01-20T12:36:00Z" w16du:dateUtc="2026-01-20T03:36:00Z">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tcPrChange>
          </w:tcPr>
          <w:p w14:paraId="43A94DA8" w14:textId="77777777" w:rsidR="005A5D58" w:rsidRPr="00F45A47" w:rsidRDefault="005A5D58" w:rsidP="005A5D58">
            <w:pPr>
              <w:rPr>
                <w:rFonts w:ascii="Times New Roman" w:eastAsia="ＭＳ 明朝" w:hAnsi="Times New Roman" w:cs="Times New Roman"/>
                <w:szCs w:val="21"/>
                <w:rPrChange w:id="9759"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9760" w:author="Masato YOSHIKAWA" w:date="2026-01-20T11:15:00Z" w16du:dateUtc="2026-01-20T02:15:00Z">
                  <w:rPr>
                    <w:rFonts w:ascii="ＭＳ 明朝" w:eastAsia="ＭＳ 明朝" w:hAnsi="ＭＳ 明朝"/>
                    <w:szCs w:val="21"/>
                  </w:rPr>
                </w:rPrChange>
              </w:rPr>
              <w:t>Reduction</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Change w:id="9761" w:author="Masato YOSHIKAWA" w:date="2026-01-20T12:36:00Z" w16du:dateUtc="2026-01-20T03:36:00Z">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tcPrChange>
          </w:tcPr>
          <w:p w14:paraId="5115062A" w14:textId="77777777" w:rsidR="005A5D58" w:rsidRPr="00F45A47" w:rsidRDefault="005A5D58" w:rsidP="005A5D58">
            <w:pPr>
              <w:rPr>
                <w:rFonts w:ascii="Times New Roman" w:eastAsia="ＭＳ 明朝" w:hAnsi="Times New Roman" w:cs="Times New Roman"/>
                <w:szCs w:val="21"/>
                <w:rPrChange w:id="9762"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9763" w:author="Masato YOSHIKAWA" w:date="2026-01-20T11:15:00Z" w16du:dateUtc="2026-01-20T02:15:00Z">
                  <w:rPr>
                    <w:rFonts w:ascii="ＭＳ 明朝" w:eastAsia="ＭＳ 明朝" w:hAnsi="ＭＳ 明朝"/>
                    <w:szCs w:val="21"/>
                  </w:rPr>
                </w:rPrChange>
              </w:rPr>
              <w:t>0</w:t>
            </w:r>
          </w:p>
        </w:tc>
        <w:tc>
          <w:tcPr>
            <w:tcW w:w="0" w:type="auto"/>
            <w:tcBorders>
              <w:top w:val="single" w:sz="6" w:space="0" w:color="CCCCCC"/>
              <w:left w:val="single" w:sz="6" w:space="0" w:color="CCCCCC"/>
              <w:bottom w:val="single" w:sz="6" w:space="0" w:color="CCCCCC"/>
              <w:right w:val="single" w:sz="6" w:space="0" w:color="CCCCCC"/>
            </w:tcBorders>
            <w:shd w:val="clear" w:color="auto" w:fill="57BB8A"/>
            <w:tcMar>
              <w:top w:w="30" w:type="dxa"/>
              <w:left w:w="45" w:type="dxa"/>
              <w:bottom w:w="30" w:type="dxa"/>
              <w:right w:w="45" w:type="dxa"/>
            </w:tcMar>
            <w:vAlign w:val="bottom"/>
            <w:hideMark/>
            <w:tcPrChange w:id="9764" w:author="Masato YOSHIKAWA" w:date="2026-01-20T12:36:00Z" w16du:dateUtc="2026-01-20T03:36:00Z">
              <w:tcPr>
                <w:tcW w:w="0" w:type="auto"/>
                <w:tcBorders>
                  <w:top w:val="single" w:sz="6" w:space="0" w:color="CCCCCC"/>
                  <w:left w:val="single" w:sz="6" w:space="0" w:color="CCCCCC"/>
                  <w:bottom w:val="single" w:sz="6" w:space="0" w:color="CCCCCC"/>
                  <w:right w:val="single" w:sz="6" w:space="0" w:color="CCCCCC"/>
                </w:tcBorders>
                <w:shd w:val="clear" w:color="auto" w:fill="57BB8A"/>
                <w:tcMar>
                  <w:top w:w="30" w:type="dxa"/>
                  <w:left w:w="45" w:type="dxa"/>
                  <w:bottom w:w="30" w:type="dxa"/>
                  <w:right w:w="45" w:type="dxa"/>
                </w:tcMar>
                <w:vAlign w:val="bottom"/>
                <w:hideMark/>
              </w:tcPr>
            </w:tcPrChange>
          </w:tcPr>
          <w:p w14:paraId="2E9A54D2" w14:textId="77777777" w:rsidR="005A5D58" w:rsidRPr="00F45A47" w:rsidRDefault="005A5D58" w:rsidP="005A5D58">
            <w:pPr>
              <w:rPr>
                <w:rFonts w:ascii="Times New Roman" w:eastAsia="ＭＳ 明朝" w:hAnsi="Times New Roman" w:cs="Times New Roman"/>
                <w:szCs w:val="21"/>
                <w:rPrChange w:id="9765"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9766" w:author="Masato YOSHIKAWA" w:date="2026-01-20T11:15:00Z" w16du:dateUtc="2026-01-20T02:15:00Z">
                  <w:rPr>
                    <w:rFonts w:ascii="ＭＳ 明朝" w:eastAsia="ＭＳ 明朝" w:hAnsi="ＭＳ 明朝"/>
                    <w:szCs w:val="21"/>
                  </w:rPr>
                </w:rPrChange>
              </w:rPr>
              <w:t>32</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Change w:id="9767" w:author="Masato YOSHIKAWA" w:date="2026-01-20T12:36:00Z" w16du:dateUtc="2026-01-20T03:36:00Z">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tcPrChange>
          </w:tcPr>
          <w:p w14:paraId="71B4D4C7" w14:textId="77777777" w:rsidR="005A5D58" w:rsidRPr="00F45A47" w:rsidRDefault="005A5D58" w:rsidP="005A5D58">
            <w:pPr>
              <w:rPr>
                <w:rFonts w:ascii="Times New Roman" w:eastAsia="ＭＳ 明朝" w:hAnsi="Times New Roman" w:cs="Times New Roman"/>
                <w:szCs w:val="21"/>
                <w:rPrChange w:id="9768"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9769" w:author="Masato YOSHIKAWA" w:date="2026-01-20T11:15:00Z" w16du:dateUtc="2026-01-20T02:15:00Z">
                  <w:rPr>
                    <w:rFonts w:ascii="ＭＳ 明朝" w:eastAsia="ＭＳ 明朝" w:hAnsi="ＭＳ 明朝"/>
                    <w:szCs w:val="21"/>
                  </w:rPr>
                </w:rPrChange>
              </w:rPr>
              <w:t>0</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Change w:id="9770" w:author="Masato YOSHIKAWA" w:date="2026-01-20T12:36:00Z" w16du:dateUtc="2026-01-20T03:36:00Z">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tcPrChange>
          </w:tcPr>
          <w:p w14:paraId="4153C3FD" w14:textId="77777777" w:rsidR="005A5D58" w:rsidRPr="00F45A47" w:rsidRDefault="005A5D58" w:rsidP="005A5D58">
            <w:pPr>
              <w:rPr>
                <w:rFonts w:ascii="Times New Roman" w:eastAsia="ＭＳ 明朝" w:hAnsi="Times New Roman" w:cs="Times New Roman"/>
                <w:szCs w:val="21"/>
                <w:rPrChange w:id="9771"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9772" w:author="Masato YOSHIKAWA" w:date="2026-01-20T11:15:00Z" w16du:dateUtc="2026-01-20T02:15:00Z">
                  <w:rPr>
                    <w:rFonts w:ascii="ＭＳ 明朝" w:eastAsia="ＭＳ 明朝" w:hAnsi="ＭＳ 明朝"/>
                    <w:szCs w:val="21"/>
                  </w:rPr>
                </w:rPrChange>
              </w:rPr>
              <w:t>0</w:t>
            </w:r>
          </w:p>
        </w:tc>
      </w:tr>
      <w:tr w:rsidR="005A5D58" w:rsidRPr="00F45A47" w14:paraId="32451A3C" w14:textId="77777777" w:rsidTr="004C180E">
        <w:trPr>
          <w:trHeight w:val="315"/>
          <w:jc w:val="center"/>
          <w:trPrChange w:id="9773" w:author="Masato YOSHIKAWA" w:date="2026-01-20T12:36:00Z" w16du:dateUtc="2026-01-20T03:36:00Z">
            <w:trPr>
              <w:trHeight w:val="315"/>
            </w:trPr>
          </w:trPrChange>
        </w:trPr>
        <w:tc>
          <w:tcPr>
            <w:tcW w:w="0" w:type="auto"/>
            <w:vMerge/>
            <w:tcBorders>
              <w:top w:val="single" w:sz="6" w:space="0" w:color="CCCCCC"/>
              <w:left w:val="single" w:sz="6" w:space="0" w:color="CCCCCC"/>
              <w:bottom w:val="single" w:sz="6" w:space="0" w:color="CCCCCC"/>
              <w:right w:val="single" w:sz="6" w:space="0" w:color="CCCCCC"/>
            </w:tcBorders>
            <w:vAlign w:val="center"/>
            <w:hideMark/>
            <w:tcPrChange w:id="9774" w:author="Masato YOSHIKAWA" w:date="2026-01-20T12:36:00Z" w16du:dateUtc="2026-01-20T03:36:00Z">
              <w:tcPr>
                <w:tcW w:w="0" w:type="auto"/>
                <w:vMerge/>
                <w:tcBorders>
                  <w:top w:val="single" w:sz="6" w:space="0" w:color="CCCCCC"/>
                  <w:left w:val="single" w:sz="6" w:space="0" w:color="CCCCCC"/>
                  <w:bottom w:val="single" w:sz="6" w:space="0" w:color="CCCCCC"/>
                  <w:right w:val="single" w:sz="6" w:space="0" w:color="CCCCCC"/>
                </w:tcBorders>
                <w:vAlign w:val="center"/>
                <w:hideMark/>
              </w:tcPr>
            </w:tcPrChange>
          </w:tcPr>
          <w:p w14:paraId="23D48E99" w14:textId="77777777" w:rsidR="005A5D58" w:rsidRPr="00F45A47" w:rsidRDefault="005A5D58" w:rsidP="005A5D58">
            <w:pPr>
              <w:rPr>
                <w:rFonts w:ascii="Times New Roman" w:eastAsia="ＭＳ 明朝" w:hAnsi="Times New Roman" w:cs="Times New Roman"/>
                <w:szCs w:val="21"/>
                <w:rPrChange w:id="9775" w:author="Masato YOSHIKAWA" w:date="2026-01-20T11:15:00Z" w16du:dateUtc="2026-01-20T02:15:00Z">
                  <w:rPr>
                    <w:rFonts w:ascii="ＭＳ 明朝" w:eastAsia="ＭＳ 明朝" w:hAnsi="ＭＳ 明朝"/>
                    <w:szCs w:val="21"/>
                  </w:rPr>
                </w:rPrChange>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Change w:id="9776" w:author="Masato YOSHIKAWA" w:date="2026-01-20T12:36:00Z" w16du:dateUtc="2026-01-20T03:36:00Z">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tcPrChange>
          </w:tcPr>
          <w:p w14:paraId="2C6F4200" w14:textId="77777777" w:rsidR="005A5D58" w:rsidRPr="00F45A47" w:rsidRDefault="005A5D58" w:rsidP="005A5D58">
            <w:pPr>
              <w:rPr>
                <w:rFonts w:ascii="Times New Roman" w:eastAsia="ＭＳ 明朝" w:hAnsi="Times New Roman" w:cs="Times New Roman"/>
                <w:szCs w:val="21"/>
                <w:rPrChange w:id="9777"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9778" w:author="Masato YOSHIKAWA" w:date="2026-01-20T11:15:00Z" w16du:dateUtc="2026-01-20T02:15:00Z">
                  <w:rPr>
                    <w:rFonts w:ascii="ＭＳ 明朝" w:eastAsia="ＭＳ 明朝" w:hAnsi="ＭＳ 明朝"/>
                    <w:szCs w:val="21"/>
                  </w:rPr>
                </w:rPrChange>
              </w:rPr>
              <w:t>Literal translation</w:t>
            </w:r>
          </w:p>
        </w:tc>
        <w:tc>
          <w:tcPr>
            <w:tcW w:w="0" w:type="auto"/>
            <w:tcBorders>
              <w:top w:val="single" w:sz="6" w:space="0" w:color="CCCCCC"/>
              <w:left w:val="single" w:sz="6" w:space="0" w:color="CCCCCC"/>
              <w:bottom w:val="single" w:sz="6" w:space="0" w:color="CCCCCC"/>
              <w:right w:val="single" w:sz="6" w:space="0" w:color="CCCCCC"/>
            </w:tcBorders>
            <w:shd w:val="clear" w:color="auto" w:fill="57BB8A"/>
            <w:tcMar>
              <w:top w:w="30" w:type="dxa"/>
              <w:left w:w="45" w:type="dxa"/>
              <w:bottom w:w="30" w:type="dxa"/>
              <w:right w:w="45" w:type="dxa"/>
            </w:tcMar>
            <w:vAlign w:val="bottom"/>
            <w:hideMark/>
            <w:tcPrChange w:id="9779" w:author="Masato YOSHIKAWA" w:date="2026-01-20T12:36:00Z" w16du:dateUtc="2026-01-20T03:36:00Z">
              <w:tcPr>
                <w:tcW w:w="0" w:type="auto"/>
                <w:tcBorders>
                  <w:top w:val="single" w:sz="6" w:space="0" w:color="CCCCCC"/>
                  <w:left w:val="single" w:sz="6" w:space="0" w:color="CCCCCC"/>
                  <w:bottom w:val="single" w:sz="6" w:space="0" w:color="CCCCCC"/>
                  <w:right w:val="single" w:sz="6" w:space="0" w:color="CCCCCC"/>
                </w:tcBorders>
                <w:shd w:val="clear" w:color="auto" w:fill="57BB8A"/>
                <w:tcMar>
                  <w:top w:w="30" w:type="dxa"/>
                  <w:left w:w="45" w:type="dxa"/>
                  <w:bottom w:w="30" w:type="dxa"/>
                  <w:right w:w="45" w:type="dxa"/>
                </w:tcMar>
                <w:vAlign w:val="bottom"/>
                <w:hideMark/>
              </w:tcPr>
            </w:tcPrChange>
          </w:tcPr>
          <w:p w14:paraId="4343B93D" w14:textId="77777777" w:rsidR="005A5D58" w:rsidRPr="00F45A47" w:rsidRDefault="005A5D58" w:rsidP="005A5D58">
            <w:pPr>
              <w:rPr>
                <w:rFonts w:ascii="Times New Roman" w:eastAsia="ＭＳ 明朝" w:hAnsi="Times New Roman" w:cs="Times New Roman"/>
                <w:szCs w:val="21"/>
                <w:rPrChange w:id="9780"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9781" w:author="Masato YOSHIKAWA" w:date="2026-01-20T11:15:00Z" w16du:dateUtc="2026-01-20T02:15:00Z">
                  <w:rPr>
                    <w:rFonts w:ascii="ＭＳ 明朝" w:eastAsia="ＭＳ 明朝" w:hAnsi="ＭＳ 明朝"/>
                    <w:szCs w:val="21"/>
                  </w:rPr>
                </w:rPrChange>
              </w:rPr>
              <w:t>15</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Change w:id="9782" w:author="Masato YOSHIKAWA" w:date="2026-01-20T12:36:00Z" w16du:dateUtc="2026-01-20T03:36:00Z">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tcPrChange>
          </w:tcPr>
          <w:p w14:paraId="18263EB1" w14:textId="77777777" w:rsidR="005A5D58" w:rsidRPr="00F45A47" w:rsidRDefault="005A5D58" w:rsidP="005A5D58">
            <w:pPr>
              <w:rPr>
                <w:rFonts w:ascii="Times New Roman" w:eastAsia="ＭＳ 明朝" w:hAnsi="Times New Roman" w:cs="Times New Roman"/>
                <w:szCs w:val="21"/>
                <w:rPrChange w:id="9783"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9784" w:author="Masato YOSHIKAWA" w:date="2026-01-20T11:15:00Z" w16du:dateUtc="2026-01-20T02:15:00Z">
                  <w:rPr>
                    <w:rFonts w:ascii="ＭＳ 明朝" w:eastAsia="ＭＳ 明朝" w:hAnsi="ＭＳ 明朝"/>
                    <w:szCs w:val="21"/>
                  </w:rPr>
                </w:rPrChange>
              </w:rPr>
              <w:t>0</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Change w:id="9785" w:author="Masato YOSHIKAWA" w:date="2026-01-20T12:36:00Z" w16du:dateUtc="2026-01-20T03:36:00Z">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tcPrChange>
          </w:tcPr>
          <w:p w14:paraId="0E3FC480" w14:textId="77777777" w:rsidR="005A5D58" w:rsidRPr="00F45A47" w:rsidRDefault="005A5D58" w:rsidP="005A5D58">
            <w:pPr>
              <w:rPr>
                <w:rFonts w:ascii="Times New Roman" w:eastAsia="ＭＳ 明朝" w:hAnsi="Times New Roman" w:cs="Times New Roman"/>
                <w:szCs w:val="21"/>
                <w:rPrChange w:id="9786"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9787" w:author="Masato YOSHIKAWA" w:date="2026-01-20T11:15:00Z" w16du:dateUtc="2026-01-20T02:15:00Z">
                  <w:rPr>
                    <w:rFonts w:ascii="ＭＳ 明朝" w:eastAsia="ＭＳ 明朝" w:hAnsi="ＭＳ 明朝"/>
                    <w:szCs w:val="21"/>
                  </w:rPr>
                </w:rPrChange>
              </w:rPr>
              <w:t>0</w:t>
            </w:r>
          </w:p>
        </w:tc>
        <w:tc>
          <w:tcPr>
            <w:tcW w:w="0" w:type="auto"/>
            <w:tcBorders>
              <w:top w:val="single" w:sz="6" w:space="0" w:color="CCCCCC"/>
              <w:left w:val="single" w:sz="6" w:space="0" w:color="CCCCCC"/>
              <w:bottom w:val="single" w:sz="6" w:space="0" w:color="CCCCCC"/>
              <w:right w:val="single" w:sz="6" w:space="0" w:color="CCCCCC"/>
            </w:tcBorders>
            <w:shd w:val="clear" w:color="auto" w:fill="DEF2E8"/>
            <w:tcMar>
              <w:top w:w="30" w:type="dxa"/>
              <w:left w:w="45" w:type="dxa"/>
              <w:bottom w:w="30" w:type="dxa"/>
              <w:right w:w="45" w:type="dxa"/>
            </w:tcMar>
            <w:vAlign w:val="bottom"/>
            <w:hideMark/>
            <w:tcPrChange w:id="9788" w:author="Masato YOSHIKAWA" w:date="2026-01-20T12:36:00Z" w16du:dateUtc="2026-01-20T03:36:00Z">
              <w:tcPr>
                <w:tcW w:w="0" w:type="auto"/>
                <w:tcBorders>
                  <w:top w:val="single" w:sz="6" w:space="0" w:color="CCCCCC"/>
                  <w:left w:val="single" w:sz="6" w:space="0" w:color="CCCCCC"/>
                  <w:bottom w:val="single" w:sz="6" w:space="0" w:color="CCCCCC"/>
                  <w:right w:val="single" w:sz="6" w:space="0" w:color="CCCCCC"/>
                </w:tcBorders>
                <w:shd w:val="clear" w:color="auto" w:fill="DEF2E8"/>
                <w:tcMar>
                  <w:top w:w="30" w:type="dxa"/>
                  <w:left w:w="45" w:type="dxa"/>
                  <w:bottom w:w="30" w:type="dxa"/>
                  <w:right w:w="45" w:type="dxa"/>
                </w:tcMar>
                <w:vAlign w:val="bottom"/>
                <w:hideMark/>
              </w:tcPr>
            </w:tcPrChange>
          </w:tcPr>
          <w:p w14:paraId="3F621ED1" w14:textId="77777777" w:rsidR="005A5D58" w:rsidRPr="00F45A47" w:rsidRDefault="005A5D58" w:rsidP="005A5D58">
            <w:pPr>
              <w:rPr>
                <w:rFonts w:ascii="Times New Roman" w:eastAsia="ＭＳ 明朝" w:hAnsi="Times New Roman" w:cs="Times New Roman"/>
                <w:szCs w:val="21"/>
                <w:rPrChange w:id="9789"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9790" w:author="Masato YOSHIKAWA" w:date="2026-01-20T11:15:00Z" w16du:dateUtc="2026-01-20T02:15:00Z">
                  <w:rPr>
                    <w:rFonts w:ascii="ＭＳ 明朝" w:eastAsia="ＭＳ 明朝" w:hAnsi="ＭＳ 明朝"/>
                    <w:szCs w:val="21"/>
                  </w:rPr>
                </w:rPrChange>
              </w:rPr>
              <w:t>3</w:t>
            </w:r>
          </w:p>
        </w:tc>
      </w:tr>
      <w:tr w:rsidR="005A5D58" w:rsidRPr="00F45A47" w14:paraId="320172F2" w14:textId="77777777" w:rsidTr="004C180E">
        <w:trPr>
          <w:trHeight w:val="315"/>
          <w:jc w:val="center"/>
          <w:trPrChange w:id="9791" w:author="Masato YOSHIKAWA" w:date="2026-01-20T12:36:00Z" w16du:dateUtc="2026-01-20T03:36:00Z">
            <w:trPr>
              <w:trHeight w:val="315"/>
            </w:trPr>
          </w:trPrChange>
        </w:trPr>
        <w:tc>
          <w:tcPr>
            <w:tcW w:w="0" w:type="auto"/>
            <w:vMerge/>
            <w:tcBorders>
              <w:top w:val="single" w:sz="6" w:space="0" w:color="CCCCCC"/>
              <w:left w:val="single" w:sz="6" w:space="0" w:color="CCCCCC"/>
              <w:bottom w:val="single" w:sz="6" w:space="0" w:color="CCCCCC"/>
              <w:right w:val="single" w:sz="6" w:space="0" w:color="CCCCCC"/>
            </w:tcBorders>
            <w:vAlign w:val="center"/>
            <w:hideMark/>
            <w:tcPrChange w:id="9792" w:author="Masato YOSHIKAWA" w:date="2026-01-20T12:36:00Z" w16du:dateUtc="2026-01-20T03:36:00Z">
              <w:tcPr>
                <w:tcW w:w="0" w:type="auto"/>
                <w:vMerge/>
                <w:tcBorders>
                  <w:top w:val="single" w:sz="6" w:space="0" w:color="CCCCCC"/>
                  <w:left w:val="single" w:sz="6" w:space="0" w:color="CCCCCC"/>
                  <w:bottom w:val="single" w:sz="6" w:space="0" w:color="CCCCCC"/>
                  <w:right w:val="single" w:sz="6" w:space="0" w:color="CCCCCC"/>
                </w:tcBorders>
                <w:vAlign w:val="center"/>
                <w:hideMark/>
              </w:tcPr>
            </w:tcPrChange>
          </w:tcPr>
          <w:p w14:paraId="200C2F43" w14:textId="77777777" w:rsidR="005A5D58" w:rsidRPr="00F45A47" w:rsidRDefault="005A5D58" w:rsidP="005A5D58">
            <w:pPr>
              <w:rPr>
                <w:rFonts w:ascii="Times New Roman" w:eastAsia="ＭＳ 明朝" w:hAnsi="Times New Roman" w:cs="Times New Roman"/>
                <w:szCs w:val="21"/>
                <w:rPrChange w:id="9793" w:author="Masato YOSHIKAWA" w:date="2026-01-20T11:15:00Z" w16du:dateUtc="2026-01-20T02:15:00Z">
                  <w:rPr>
                    <w:rFonts w:ascii="ＭＳ 明朝" w:eastAsia="ＭＳ 明朝" w:hAnsi="ＭＳ 明朝"/>
                    <w:szCs w:val="21"/>
                  </w:rPr>
                </w:rPrChange>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Change w:id="9794" w:author="Masato YOSHIKAWA" w:date="2026-01-20T12:36:00Z" w16du:dateUtc="2026-01-20T03:36:00Z">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tcPrChange>
          </w:tcPr>
          <w:p w14:paraId="0E7DF16A" w14:textId="77777777" w:rsidR="005A5D58" w:rsidRPr="00F45A47" w:rsidRDefault="005A5D58" w:rsidP="005A5D58">
            <w:pPr>
              <w:rPr>
                <w:rFonts w:ascii="Times New Roman" w:eastAsia="ＭＳ 明朝" w:hAnsi="Times New Roman" w:cs="Times New Roman"/>
                <w:szCs w:val="21"/>
                <w:rPrChange w:id="9795"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9796" w:author="Masato YOSHIKAWA" w:date="2026-01-20T11:15:00Z" w16du:dateUtc="2026-01-20T02:15:00Z">
                  <w:rPr>
                    <w:rFonts w:ascii="ＭＳ 明朝" w:eastAsia="ＭＳ 明朝" w:hAnsi="ＭＳ 明朝"/>
                    <w:szCs w:val="21"/>
                  </w:rPr>
                </w:rPrChange>
              </w:rPr>
              <w:t>Generalization</w:t>
            </w:r>
          </w:p>
        </w:tc>
        <w:tc>
          <w:tcPr>
            <w:tcW w:w="0" w:type="auto"/>
            <w:tcBorders>
              <w:top w:val="single" w:sz="6" w:space="0" w:color="CCCCCC"/>
              <w:left w:val="single" w:sz="6" w:space="0" w:color="CCCCCC"/>
              <w:bottom w:val="single" w:sz="6" w:space="0" w:color="CCCCCC"/>
              <w:right w:val="single" w:sz="6" w:space="0" w:color="CCCCCC"/>
            </w:tcBorders>
            <w:shd w:val="clear" w:color="auto" w:fill="57BB8A"/>
            <w:tcMar>
              <w:top w:w="30" w:type="dxa"/>
              <w:left w:w="45" w:type="dxa"/>
              <w:bottom w:w="30" w:type="dxa"/>
              <w:right w:w="45" w:type="dxa"/>
            </w:tcMar>
            <w:vAlign w:val="bottom"/>
            <w:hideMark/>
            <w:tcPrChange w:id="9797" w:author="Masato YOSHIKAWA" w:date="2026-01-20T12:36:00Z" w16du:dateUtc="2026-01-20T03:36:00Z">
              <w:tcPr>
                <w:tcW w:w="0" w:type="auto"/>
                <w:tcBorders>
                  <w:top w:val="single" w:sz="6" w:space="0" w:color="CCCCCC"/>
                  <w:left w:val="single" w:sz="6" w:space="0" w:color="CCCCCC"/>
                  <w:bottom w:val="single" w:sz="6" w:space="0" w:color="CCCCCC"/>
                  <w:right w:val="single" w:sz="6" w:space="0" w:color="CCCCCC"/>
                </w:tcBorders>
                <w:shd w:val="clear" w:color="auto" w:fill="57BB8A"/>
                <w:tcMar>
                  <w:top w:w="30" w:type="dxa"/>
                  <w:left w:w="45" w:type="dxa"/>
                  <w:bottom w:w="30" w:type="dxa"/>
                  <w:right w:w="45" w:type="dxa"/>
                </w:tcMar>
                <w:vAlign w:val="bottom"/>
                <w:hideMark/>
              </w:tcPr>
            </w:tcPrChange>
          </w:tcPr>
          <w:p w14:paraId="10A31B58" w14:textId="77777777" w:rsidR="005A5D58" w:rsidRPr="00F45A47" w:rsidRDefault="005A5D58" w:rsidP="005A5D58">
            <w:pPr>
              <w:rPr>
                <w:rFonts w:ascii="Times New Roman" w:eastAsia="ＭＳ 明朝" w:hAnsi="Times New Roman" w:cs="Times New Roman"/>
                <w:szCs w:val="21"/>
                <w:rPrChange w:id="9798"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9799" w:author="Masato YOSHIKAWA" w:date="2026-01-20T11:15:00Z" w16du:dateUtc="2026-01-20T02:15:00Z">
                  <w:rPr>
                    <w:rFonts w:ascii="ＭＳ 明朝" w:eastAsia="ＭＳ 明朝" w:hAnsi="ＭＳ 明朝"/>
                    <w:szCs w:val="21"/>
                  </w:rPr>
                </w:rPrChange>
              </w:rPr>
              <w:t>38</w:t>
            </w:r>
          </w:p>
        </w:tc>
        <w:tc>
          <w:tcPr>
            <w:tcW w:w="0" w:type="auto"/>
            <w:tcBorders>
              <w:top w:val="single" w:sz="6" w:space="0" w:color="CCCCCC"/>
              <w:left w:val="single" w:sz="6" w:space="0" w:color="CCCCCC"/>
              <w:bottom w:val="single" w:sz="6" w:space="0" w:color="CCCCCC"/>
              <w:right w:val="single" w:sz="6" w:space="0" w:color="CCCCCC"/>
            </w:tcBorders>
            <w:shd w:val="clear" w:color="auto" w:fill="FBFEFC"/>
            <w:tcMar>
              <w:top w:w="30" w:type="dxa"/>
              <w:left w:w="45" w:type="dxa"/>
              <w:bottom w:w="30" w:type="dxa"/>
              <w:right w:w="45" w:type="dxa"/>
            </w:tcMar>
            <w:vAlign w:val="bottom"/>
            <w:hideMark/>
            <w:tcPrChange w:id="9800" w:author="Masato YOSHIKAWA" w:date="2026-01-20T12:36:00Z" w16du:dateUtc="2026-01-20T03:36:00Z">
              <w:tcPr>
                <w:tcW w:w="0" w:type="auto"/>
                <w:tcBorders>
                  <w:top w:val="single" w:sz="6" w:space="0" w:color="CCCCCC"/>
                  <w:left w:val="single" w:sz="6" w:space="0" w:color="CCCCCC"/>
                  <w:bottom w:val="single" w:sz="6" w:space="0" w:color="CCCCCC"/>
                  <w:right w:val="single" w:sz="6" w:space="0" w:color="CCCCCC"/>
                </w:tcBorders>
                <w:shd w:val="clear" w:color="auto" w:fill="FBFEFC"/>
                <w:tcMar>
                  <w:top w:w="30" w:type="dxa"/>
                  <w:left w:w="45" w:type="dxa"/>
                  <w:bottom w:w="30" w:type="dxa"/>
                  <w:right w:w="45" w:type="dxa"/>
                </w:tcMar>
                <w:vAlign w:val="bottom"/>
                <w:hideMark/>
              </w:tcPr>
            </w:tcPrChange>
          </w:tcPr>
          <w:p w14:paraId="5C5CBC69" w14:textId="77777777" w:rsidR="005A5D58" w:rsidRPr="00F45A47" w:rsidRDefault="005A5D58" w:rsidP="005A5D58">
            <w:pPr>
              <w:rPr>
                <w:rFonts w:ascii="Times New Roman" w:eastAsia="ＭＳ 明朝" w:hAnsi="Times New Roman" w:cs="Times New Roman"/>
                <w:szCs w:val="21"/>
                <w:rPrChange w:id="9801"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9802" w:author="Masato YOSHIKAWA" w:date="2026-01-20T11:15:00Z" w16du:dateUtc="2026-01-20T02:15:00Z">
                  <w:rPr>
                    <w:rFonts w:ascii="ＭＳ 明朝" w:eastAsia="ＭＳ 明朝" w:hAnsi="ＭＳ 明朝"/>
                    <w:szCs w:val="21"/>
                  </w:rPr>
                </w:rPrChange>
              </w:rPr>
              <w:t>1</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Change w:id="9803" w:author="Masato YOSHIKAWA" w:date="2026-01-20T12:36:00Z" w16du:dateUtc="2026-01-20T03:36:00Z">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tcPrChange>
          </w:tcPr>
          <w:p w14:paraId="6CB4DFE2" w14:textId="77777777" w:rsidR="005A5D58" w:rsidRPr="00F45A47" w:rsidRDefault="005A5D58" w:rsidP="005A5D58">
            <w:pPr>
              <w:rPr>
                <w:rFonts w:ascii="Times New Roman" w:eastAsia="ＭＳ 明朝" w:hAnsi="Times New Roman" w:cs="Times New Roman"/>
                <w:szCs w:val="21"/>
                <w:rPrChange w:id="9804"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9805" w:author="Masato YOSHIKAWA" w:date="2026-01-20T11:15:00Z" w16du:dateUtc="2026-01-20T02:15:00Z">
                  <w:rPr>
                    <w:rFonts w:ascii="ＭＳ 明朝" w:eastAsia="ＭＳ 明朝" w:hAnsi="ＭＳ 明朝"/>
                    <w:szCs w:val="21"/>
                  </w:rPr>
                </w:rPrChange>
              </w:rPr>
              <w:t>0</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Change w:id="9806" w:author="Masato YOSHIKAWA" w:date="2026-01-20T12:36:00Z" w16du:dateUtc="2026-01-20T03:36:00Z">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tcPrChange>
          </w:tcPr>
          <w:p w14:paraId="71FDD5D6" w14:textId="77777777" w:rsidR="005A5D58" w:rsidRPr="00F45A47" w:rsidRDefault="005A5D58" w:rsidP="005A5D58">
            <w:pPr>
              <w:rPr>
                <w:rFonts w:ascii="Times New Roman" w:eastAsia="ＭＳ 明朝" w:hAnsi="Times New Roman" w:cs="Times New Roman"/>
                <w:szCs w:val="21"/>
                <w:rPrChange w:id="9807"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9808" w:author="Masato YOSHIKAWA" w:date="2026-01-20T11:15:00Z" w16du:dateUtc="2026-01-20T02:15:00Z">
                  <w:rPr>
                    <w:rFonts w:ascii="ＭＳ 明朝" w:eastAsia="ＭＳ 明朝" w:hAnsi="ＭＳ 明朝"/>
                    <w:szCs w:val="21"/>
                  </w:rPr>
                </w:rPrChange>
              </w:rPr>
              <w:t>0</w:t>
            </w:r>
          </w:p>
        </w:tc>
      </w:tr>
      <w:tr w:rsidR="005A5D58" w:rsidRPr="00F45A47" w14:paraId="066A8BEF" w14:textId="77777777" w:rsidTr="004C180E">
        <w:trPr>
          <w:trHeight w:val="315"/>
          <w:jc w:val="center"/>
          <w:trPrChange w:id="9809" w:author="Masato YOSHIKAWA" w:date="2026-01-20T12:36:00Z" w16du:dateUtc="2026-01-20T03:36:00Z">
            <w:trPr>
              <w:trHeight w:val="315"/>
            </w:trPr>
          </w:trPrChange>
        </w:trPr>
        <w:tc>
          <w:tcPr>
            <w:tcW w:w="0" w:type="auto"/>
            <w:vMerge/>
            <w:tcBorders>
              <w:top w:val="single" w:sz="6" w:space="0" w:color="CCCCCC"/>
              <w:left w:val="single" w:sz="6" w:space="0" w:color="CCCCCC"/>
              <w:bottom w:val="single" w:sz="6" w:space="0" w:color="CCCCCC"/>
              <w:right w:val="single" w:sz="6" w:space="0" w:color="CCCCCC"/>
            </w:tcBorders>
            <w:vAlign w:val="center"/>
            <w:hideMark/>
            <w:tcPrChange w:id="9810" w:author="Masato YOSHIKAWA" w:date="2026-01-20T12:36:00Z" w16du:dateUtc="2026-01-20T03:36:00Z">
              <w:tcPr>
                <w:tcW w:w="0" w:type="auto"/>
                <w:vMerge/>
                <w:tcBorders>
                  <w:top w:val="single" w:sz="6" w:space="0" w:color="CCCCCC"/>
                  <w:left w:val="single" w:sz="6" w:space="0" w:color="CCCCCC"/>
                  <w:bottom w:val="single" w:sz="6" w:space="0" w:color="CCCCCC"/>
                  <w:right w:val="single" w:sz="6" w:space="0" w:color="CCCCCC"/>
                </w:tcBorders>
                <w:vAlign w:val="center"/>
                <w:hideMark/>
              </w:tcPr>
            </w:tcPrChange>
          </w:tcPr>
          <w:p w14:paraId="7CA37FA8" w14:textId="77777777" w:rsidR="005A5D58" w:rsidRPr="00F45A47" w:rsidRDefault="005A5D58" w:rsidP="005A5D58">
            <w:pPr>
              <w:rPr>
                <w:rFonts w:ascii="Times New Roman" w:eastAsia="ＭＳ 明朝" w:hAnsi="Times New Roman" w:cs="Times New Roman"/>
                <w:szCs w:val="21"/>
                <w:rPrChange w:id="9811" w:author="Masato YOSHIKAWA" w:date="2026-01-20T11:15:00Z" w16du:dateUtc="2026-01-20T02:15:00Z">
                  <w:rPr>
                    <w:rFonts w:ascii="ＭＳ 明朝" w:eastAsia="ＭＳ 明朝" w:hAnsi="ＭＳ 明朝"/>
                    <w:szCs w:val="21"/>
                  </w:rPr>
                </w:rPrChange>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Change w:id="9812" w:author="Masato YOSHIKAWA" w:date="2026-01-20T12:36:00Z" w16du:dateUtc="2026-01-20T03:36:00Z">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tcPrChange>
          </w:tcPr>
          <w:p w14:paraId="276556C1" w14:textId="77777777" w:rsidR="005A5D58" w:rsidRPr="00F45A47" w:rsidRDefault="005A5D58" w:rsidP="005A5D58">
            <w:pPr>
              <w:rPr>
                <w:rFonts w:ascii="Times New Roman" w:eastAsia="ＭＳ 明朝" w:hAnsi="Times New Roman" w:cs="Times New Roman"/>
                <w:szCs w:val="21"/>
                <w:rPrChange w:id="9813"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9814" w:author="Masato YOSHIKAWA" w:date="2026-01-20T11:15:00Z" w16du:dateUtc="2026-01-20T02:15:00Z">
                  <w:rPr>
                    <w:rFonts w:ascii="ＭＳ 明朝" w:eastAsia="ＭＳ 明朝" w:hAnsi="ＭＳ 明朝"/>
                    <w:szCs w:val="21"/>
                  </w:rPr>
                </w:rPrChange>
              </w:rPr>
              <w:t>Established equivalent</w:t>
            </w:r>
          </w:p>
        </w:tc>
        <w:tc>
          <w:tcPr>
            <w:tcW w:w="0" w:type="auto"/>
            <w:tcBorders>
              <w:top w:val="single" w:sz="6" w:space="0" w:color="CCCCCC"/>
              <w:left w:val="single" w:sz="6" w:space="0" w:color="CCCCCC"/>
              <w:bottom w:val="single" w:sz="6" w:space="0" w:color="CCCCCC"/>
              <w:right w:val="single" w:sz="6" w:space="0" w:color="CCCCCC"/>
            </w:tcBorders>
            <w:shd w:val="clear" w:color="auto" w:fill="57BB8A"/>
            <w:tcMar>
              <w:top w:w="30" w:type="dxa"/>
              <w:left w:w="45" w:type="dxa"/>
              <w:bottom w:w="30" w:type="dxa"/>
              <w:right w:w="45" w:type="dxa"/>
            </w:tcMar>
            <w:vAlign w:val="bottom"/>
            <w:hideMark/>
            <w:tcPrChange w:id="9815" w:author="Masato YOSHIKAWA" w:date="2026-01-20T12:36:00Z" w16du:dateUtc="2026-01-20T03:36:00Z">
              <w:tcPr>
                <w:tcW w:w="0" w:type="auto"/>
                <w:tcBorders>
                  <w:top w:val="single" w:sz="6" w:space="0" w:color="CCCCCC"/>
                  <w:left w:val="single" w:sz="6" w:space="0" w:color="CCCCCC"/>
                  <w:bottom w:val="single" w:sz="6" w:space="0" w:color="CCCCCC"/>
                  <w:right w:val="single" w:sz="6" w:space="0" w:color="CCCCCC"/>
                </w:tcBorders>
                <w:shd w:val="clear" w:color="auto" w:fill="57BB8A"/>
                <w:tcMar>
                  <w:top w:w="30" w:type="dxa"/>
                  <w:left w:w="45" w:type="dxa"/>
                  <w:bottom w:w="30" w:type="dxa"/>
                  <w:right w:w="45" w:type="dxa"/>
                </w:tcMar>
                <w:vAlign w:val="bottom"/>
                <w:hideMark/>
              </w:tcPr>
            </w:tcPrChange>
          </w:tcPr>
          <w:p w14:paraId="75BDF45D" w14:textId="77777777" w:rsidR="005A5D58" w:rsidRPr="00F45A47" w:rsidRDefault="005A5D58" w:rsidP="005A5D58">
            <w:pPr>
              <w:rPr>
                <w:rFonts w:ascii="Times New Roman" w:eastAsia="ＭＳ 明朝" w:hAnsi="Times New Roman" w:cs="Times New Roman"/>
                <w:szCs w:val="21"/>
                <w:rPrChange w:id="9816"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9817" w:author="Masato YOSHIKAWA" w:date="2026-01-20T11:15:00Z" w16du:dateUtc="2026-01-20T02:15:00Z">
                  <w:rPr>
                    <w:rFonts w:ascii="ＭＳ 明朝" w:eastAsia="ＭＳ 明朝" w:hAnsi="ＭＳ 明朝"/>
                    <w:szCs w:val="21"/>
                  </w:rPr>
                </w:rPrChange>
              </w:rPr>
              <w:t>124</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Change w:id="9818" w:author="Masato YOSHIKAWA" w:date="2026-01-20T12:36:00Z" w16du:dateUtc="2026-01-20T03:36:00Z">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tcPrChange>
          </w:tcPr>
          <w:p w14:paraId="13549437" w14:textId="77777777" w:rsidR="005A5D58" w:rsidRPr="00F45A47" w:rsidRDefault="005A5D58" w:rsidP="005A5D58">
            <w:pPr>
              <w:rPr>
                <w:rFonts w:ascii="Times New Roman" w:eastAsia="ＭＳ 明朝" w:hAnsi="Times New Roman" w:cs="Times New Roman"/>
                <w:szCs w:val="21"/>
                <w:rPrChange w:id="9819"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9820" w:author="Masato YOSHIKAWA" w:date="2026-01-20T11:15:00Z" w16du:dateUtc="2026-01-20T02:15:00Z">
                  <w:rPr>
                    <w:rFonts w:ascii="ＭＳ 明朝" w:eastAsia="ＭＳ 明朝" w:hAnsi="ＭＳ 明朝"/>
                    <w:szCs w:val="21"/>
                  </w:rPr>
                </w:rPrChange>
              </w:rPr>
              <w:t>0</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Change w:id="9821" w:author="Masato YOSHIKAWA" w:date="2026-01-20T12:36:00Z" w16du:dateUtc="2026-01-20T03:36:00Z">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tcPrChange>
          </w:tcPr>
          <w:p w14:paraId="2EC6C258" w14:textId="77777777" w:rsidR="005A5D58" w:rsidRPr="00F45A47" w:rsidRDefault="005A5D58" w:rsidP="005A5D58">
            <w:pPr>
              <w:rPr>
                <w:rFonts w:ascii="Times New Roman" w:eastAsia="ＭＳ 明朝" w:hAnsi="Times New Roman" w:cs="Times New Roman"/>
                <w:szCs w:val="21"/>
                <w:rPrChange w:id="9822"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9823" w:author="Masato YOSHIKAWA" w:date="2026-01-20T11:15:00Z" w16du:dateUtc="2026-01-20T02:15:00Z">
                  <w:rPr>
                    <w:rFonts w:ascii="ＭＳ 明朝" w:eastAsia="ＭＳ 明朝" w:hAnsi="ＭＳ 明朝"/>
                    <w:szCs w:val="21"/>
                  </w:rPr>
                </w:rPrChange>
              </w:rPr>
              <w:t>0</w:t>
            </w:r>
          </w:p>
        </w:tc>
        <w:tc>
          <w:tcPr>
            <w:tcW w:w="0" w:type="auto"/>
            <w:tcBorders>
              <w:top w:val="single" w:sz="6" w:space="0" w:color="CCCCCC"/>
              <w:left w:val="single" w:sz="6" w:space="0" w:color="CCCCCC"/>
              <w:bottom w:val="single" w:sz="6" w:space="0" w:color="CCCCCC"/>
              <w:right w:val="single" w:sz="6" w:space="0" w:color="CCCCCC"/>
            </w:tcBorders>
            <w:shd w:val="clear" w:color="auto" w:fill="FDFEFE"/>
            <w:tcMar>
              <w:top w:w="30" w:type="dxa"/>
              <w:left w:w="45" w:type="dxa"/>
              <w:bottom w:w="30" w:type="dxa"/>
              <w:right w:w="45" w:type="dxa"/>
            </w:tcMar>
            <w:vAlign w:val="bottom"/>
            <w:hideMark/>
            <w:tcPrChange w:id="9824" w:author="Masato YOSHIKAWA" w:date="2026-01-20T12:36:00Z" w16du:dateUtc="2026-01-20T03:36:00Z">
              <w:tcPr>
                <w:tcW w:w="0" w:type="auto"/>
                <w:tcBorders>
                  <w:top w:val="single" w:sz="6" w:space="0" w:color="CCCCCC"/>
                  <w:left w:val="single" w:sz="6" w:space="0" w:color="CCCCCC"/>
                  <w:bottom w:val="single" w:sz="6" w:space="0" w:color="CCCCCC"/>
                  <w:right w:val="single" w:sz="6" w:space="0" w:color="CCCCCC"/>
                </w:tcBorders>
                <w:shd w:val="clear" w:color="auto" w:fill="FDFEFE"/>
                <w:tcMar>
                  <w:top w:w="30" w:type="dxa"/>
                  <w:left w:w="45" w:type="dxa"/>
                  <w:bottom w:w="30" w:type="dxa"/>
                  <w:right w:w="45" w:type="dxa"/>
                </w:tcMar>
                <w:vAlign w:val="bottom"/>
                <w:hideMark/>
              </w:tcPr>
            </w:tcPrChange>
          </w:tcPr>
          <w:p w14:paraId="1A1A84EF" w14:textId="77777777" w:rsidR="005A5D58" w:rsidRPr="00F45A47" w:rsidRDefault="005A5D58" w:rsidP="005A5D58">
            <w:pPr>
              <w:rPr>
                <w:rFonts w:ascii="Times New Roman" w:eastAsia="ＭＳ 明朝" w:hAnsi="Times New Roman" w:cs="Times New Roman"/>
                <w:szCs w:val="21"/>
                <w:rPrChange w:id="9825"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9826" w:author="Masato YOSHIKAWA" w:date="2026-01-20T11:15:00Z" w16du:dateUtc="2026-01-20T02:15:00Z">
                  <w:rPr>
                    <w:rFonts w:ascii="ＭＳ 明朝" w:eastAsia="ＭＳ 明朝" w:hAnsi="ＭＳ 明朝"/>
                    <w:szCs w:val="21"/>
                  </w:rPr>
                </w:rPrChange>
              </w:rPr>
              <w:t>2</w:t>
            </w:r>
          </w:p>
        </w:tc>
      </w:tr>
      <w:tr w:rsidR="005A5D58" w:rsidRPr="00F45A47" w14:paraId="0956C894" w14:textId="77777777" w:rsidTr="004C180E">
        <w:trPr>
          <w:trHeight w:val="315"/>
          <w:jc w:val="center"/>
          <w:trPrChange w:id="9827" w:author="Masato YOSHIKAWA" w:date="2026-01-20T12:36:00Z" w16du:dateUtc="2026-01-20T03:36:00Z">
            <w:trPr>
              <w:trHeight w:val="315"/>
            </w:trPr>
          </w:trPrChange>
        </w:trPr>
        <w:tc>
          <w:tcPr>
            <w:tcW w:w="0" w:type="auto"/>
            <w:vMerge/>
            <w:tcBorders>
              <w:top w:val="single" w:sz="6" w:space="0" w:color="CCCCCC"/>
              <w:left w:val="single" w:sz="6" w:space="0" w:color="CCCCCC"/>
              <w:bottom w:val="single" w:sz="6" w:space="0" w:color="CCCCCC"/>
              <w:right w:val="single" w:sz="6" w:space="0" w:color="CCCCCC"/>
            </w:tcBorders>
            <w:vAlign w:val="center"/>
            <w:hideMark/>
            <w:tcPrChange w:id="9828" w:author="Masato YOSHIKAWA" w:date="2026-01-20T12:36:00Z" w16du:dateUtc="2026-01-20T03:36:00Z">
              <w:tcPr>
                <w:tcW w:w="0" w:type="auto"/>
                <w:vMerge/>
                <w:tcBorders>
                  <w:top w:val="single" w:sz="6" w:space="0" w:color="CCCCCC"/>
                  <w:left w:val="single" w:sz="6" w:space="0" w:color="CCCCCC"/>
                  <w:bottom w:val="single" w:sz="6" w:space="0" w:color="CCCCCC"/>
                  <w:right w:val="single" w:sz="6" w:space="0" w:color="CCCCCC"/>
                </w:tcBorders>
                <w:vAlign w:val="center"/>
                <w:hideMark/>
              </w:tcPr>
            </w:tcPrChange>
          </w:tcPr>
          <w:p w14:paraId="408711C3" w14:textId="77777777" w:rsidR="005A5D58" w:rsidRPr="00F45A47" w:rsidRDefault="005A5D58" w:rsidP="005A5D58">
            <w:pPr>
              <w:rPr>
                <w:rFonts w:ascii="Times New Roman" w:eastAsia="ＭＳ 明朝" w:hAnsi="Times New Roman" w:cs="Times New Roman"/>
                <w:szCs w:val="21"/>
                <w:rPrChange w:id="9829" w:author="Masato YOSHIKAWA" w:date="2026-01-20T11:15:00Z" w16du:dateUtc="2026-01-20T02:15:00Z">
                  <w:rPr>
                    <w:rFonts w:ascii="ＭＳ 明朝" w:eastAsia="ＭＳ 明朝" w:hAnsi="ＭＳ 明朝"/>
                    <w:szCs w:val="21"/>
                  </w:rPr>
                </w:rPrChange>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Change w:id="9830" w:author="Masato YOSHIKAWA" w:date="2026-01-20T12:36:00Z" w16du:dateUtc="2026-01-20T03:36:00Z">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tcPrChange>
          </w:tcPr>
          <w:p w14:paraId="18C139B0" w14:textId="77777777" w:rsidR="005A5D58" w:rsidRPr="00F45A47" w:rsidRDefault="005A5D58" w:rsidP="005A5D58">
            <w:pPr>
              <w:rPr>
                <w:rFonts w:ascii="Times New Roman" w:eastAsia="ＭＳ 明朝" w:hAnsi="Times New Roman" w:cs="Times New Roman"/>
                <w:szCs w:val="21"/>
                <w:rPrChange w:id="9831"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9832" w:author="Masato YOSHIKAWA" w:date="2026-01-20T11:15:00Z" w16du:dateUtc="2026-01-20T02:15:00Z">
                  <w:rPr>
                    <w:rFonts w:ascii="ＭＳ 明朝" w:eastAsia="ＭＳ 明朝" w:hAnsi="ＭＳ 明朝"/>
                    <w:szCs w:val="21"/>
                  </w:rPr>
                </w:rPrChange>
              </w:rPr>
              <w:t>Description</w:t>
            </w:r>
          </w:p>
        </w:tc>
        <w:tc>
          <w:tcPr>
            <w:tcW w:w="0" w:type="auto"/>
            <w:tcBorders>
              <w:top w:val="single" w:sz="6" w:space="0" w:color="CCCCCC"/>
              <w:left w:val="single" w:sz="6" w:space="0" w:color="CCCCCC"/>
              <w:bottom w:val="single" w:sz="6" w:space="0" w:color="CCCCCC"/>
              <w:right w:val="single" w:sz="6" w:space="0" w:color="CCCCCC"/>
            </w:tcBorders>
            <w:shd w:val="clear" w:color="auto" w:fill="57BB8A"/>
            <w:tcMar>
              <w:top w:w="30" w:type="dxa"/>
              <w:left w:w="45" w:type="dxa"/>
              <w:bottom w:w="30" w:type="dxa"/>
              <w:right w:w="45" w:type="dxa"/>
            </w:tcMar>
            <w:vAlign w:val="bottom"/>
            <w:hideMark/>
            <w:tcPrChange w:id="9833" w:author="Masato YOSHIKAWA" w:date="2026-01-20T12:36:00Z" w16du:dateUtc="2026-01-20T03:36:00Z">
              <w:tcPr>
                <w:tcW w:w="0" w:type="auto"/>
                <w:tcBorders>
                  <w:top w:val="single" w:sz="6" w:space="0" w:color="CCCCCC"/>
                  <w:left w:val="single" w:sz="6" w:space="0" w:color="CCCCCC"/>
                  <w:bottom w:val="single" w:sz="6" w:space="0" w:color="CCCCCC"/>
                  <w:right w:val="single" w:sz="6" w:space="0" w:color="CCCCCC"/>
                </w:tcBorders>
                <w:shd w:val="clear" w:color="auto" w:fill="57BB8A"/>
                <w:tcMar>
                  <w:top w:w="30" w:type="dxa"/>
                  <w:left w:w="45" w:type="dxa"/>
                  <w:bottom w:w="30" w:type="dxa"/>
                  <w:right w:w="45" w:type="dxa"/>
                </w:tcMar>
                <w:vAlign w:val="bottom"/>
                <w:hideMark/>
              </w:tcPr>
            </w:tcPrChange>
          </w:tcPr>
          <w:p w14:paraId="47CED23B" w14:textId="77777777" w:rsidR="005A5D58" w:rsidRPr="00F45A47" w:rsidRDefault="005A5D58" w:rsidP="005A5D58">
            <w:pPr>
              <w:rPr>
                <w:rFonts w:ascii="Times New Roman" w:eastAsia="ＭＳ 明朝" w:hAnsi="Times New Roman" w:cs="Times New Roman"/>
                <w:szCs w:val="21"/>
                <w:rPrChange w:id="9834"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9835" w:author="Masato YOSHIKAWA" w:date="2026-01-20T11:15:00Z" w16du:dateUtc="2026-01-20T02:15:00Z">
                  <w:rPr>
                    <w:rFonts w:ascii="ＭＳ 明朝" w:eastAsia="ＭＳ 明朝" w:hAnsi="ＭＳ 明朝"/>
                    <w:szCs w:val="21"/>
                  </w:rPr>
                </w:rPrChange>
              </w:rPr>
              <w:t>24</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Change w:id="9836" w:author="Masato YOSHIKAWA" w:date="2026-01-20T12:36:00Z" w16du:dateUtc="2026-01-20T03:36:00Z">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tcPrChange>
          </w:tcPr>
          <w:p w14:paraId="6463EB3C" w14:textId="77777777" w:rsidR="005A5D58" w:rsidRPr="00F45A47" w:rsidRDefault="005A5D58" w:rsidP="005A5D58">
            <w:pPr>
              <w:rPr>
                <w:rFonts w:ascii="Times New Roman" w:eastAsia="ＭＳ 明朝" w:hAnsi="Times New Roman" w:cs="Times New Roman"/>
                <w:szCs w:val="21"/>
                <w:rPrChange w:id="9837"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9838" w:author="Masato YOSHIKAWA" w:date="2026-01-20T11:15:00Z" w16du:dateUtc="2026-01-20T02:15:00Z">
                  <w:rPr>
                    <w:rFonts w:ascii="ＭＳ 明朝" w:eastAsia="ＭＳ 明朝" w:hAnsi="ＭＳ 明朝"/>
                    <w:szCs w:val="21"/>
                  </w:rPr>
                </w:rPrChange>
              </w:rPr>
              <w:t>0</w:t>
            </w:r>
          </w:p>
        </w:tc>
        <w:tc>
          <w:tcPr>
            <w:tcW w:w="0" w:type="auto"/>
            <w:tcBorders>
              <w:top w:val="single" w:sz="6" w:space="0" w:color="CCCCCC"/>
              <w:left w:val="single" w:sz="6" w:space="0" w:color="CCCCCC"/>
              <w:bottom w:val="single" w:sz="6" w:space="0" w:color="CCCCCC"/>
              <w:right w:val="single" w:sz="6" w:space="0" w:color="CCCCCC"/>
            </w:tcBorders>
            <w:shd w:val="clear" w:color="auto" w:fill="F8FDFB"/>
            <w:tcMar>
              <w:top w:w="30" w:type="dxa"/>
              <w:left w:w="45" w:type="dxa"/>
              <w:bottom w:w="30" w:type="dxa"/>
              <w:right w:w="45" w:type="dxa"/>
            </w:tcMar>
            <w:vAlign w:val="bottom"/>
            <w:hideMark/>
            <w:tcPrChange w:id="9839" w:author="Masato YOSHIKAWA" w:date="2026-01-20T12:36:00Z" w16du:dateUtc="2026-01-20T03:36:00Z">
              <w:tcPr>
                <w:tcW w:w="0" w:type="auto"/>
                <w:tcBorders>
                  <w:top w:val="single" w:sz="6" w:space="0" w:color="CCCCCC"/>
                  <w:left w:val="single" w:sz="6" w:space="0" w:color="CCCCCC"/>
                  <w:bottom w:val="single" w:sz="6" w:space="0" w:color="CCCCCC"/>
                  <w:right w:val="single" w:sz="6" w:space="0" w:color="CCCCCC"/>
                </w:tcBorders>
                <w:shd w:val="clear" w:color="auto" w:fill="F8FDFB"/>
                <w:tcMar>
                  <w:top w:w="30" w:type="dxa"/>
                  <w:left w:w="45" w:type="dxa"/>
                  <w:bottom w:w="30" w:type="dxa"/>
                  <w:right w:w="45" w:type="dxa"/>
                </w:tcMar>
                <w:vAlign w:val="bottom"/>
                <w:hideMark/>
              </w:tcPr>
            </w:tcPrChange>
          </w:tcPr>
          <w:p w14:paraId="684459C6" w14:textId="77777777" w:rsidR="005A5D58" w:rsidRPr="00F45A47" w:rsidRDefault="005A5D58" w:rsidP="005A5D58">
            <w:pPr>
              <w:rPr>
                <w:rFonts w:ascii="Times New Roman" w:eastAsia="ＭＳ 明朝" w:hAnsi="Times New Roman" w:cs="Times New Roman"/>
                <w:szCs w:val="21"/>
                <w:rPrChange w:id="9840"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9841" w:author="Masato YOSHIKAWA" w:date="2026-01-20T11:15:00Z" w16du:dateUtc="2026-01-20T02:15:00Z">
                  <w:rPr>
                    <w:rFonts w:ascii="ＭＳ 明朝" w:eastAsia="ＭＳ 明朝" w:hAnsi="ＭＳ 明朝"/>
                    <w:szCs w:val="21"/>
                  </w:rPr>
                </w:rPrChange>
              </w:rPr>
              <w:t>1</w:t>
            </w:r>
          </w:p>
        </w:tc>
        <w:tc>
          <w:tcPr>
            <w:tcW w:w="0" w:type="auto"/>
            <w:tcBorders>
              <w:top w:val="single" w:sz="6" w:space="0" w:color="CCCCCC"/>
              <w:left w:val="single" w:sz="6" w:space="0" w:color="CCCCCC"/>
              <w:bottom w:val="single" w:sz="6" w:space="0" w:color="CCCCCC"/>
              <w:right w:val="single" w:sz="6" w:space="0" w:color="CCCCCC"/>
            </w:tcBorders>
            <w:shd w:val="clear" w:color="auto" w:fill="F1FAF6"/>
            <w:tcMar>
              <w:top w:w="30" w:type="dxa"/>
              <w:left w:w="45" w:type="dxa"/>
              <w:bottom w:w="30" w:type="dxa"/>
              <w:right w:w="45" w:type="dxa"/>
            </w:tcMar>
            <w:vAlign w:val="bottom"/>
            <w:hideMark/>
            <w:tcPrChange w:id="9842" w:author="Masato YOSHIKAWA" w:date="2026-01-20T12:36:00Z" w16du:dateUtc="2026-01-20T03:36:00Z">
              <w:tcPr>
                <w:tcW w:w="0" w:type="auto"/>
                <w:tcBorders>
                  <w:top w:val="single" w:sz="6" w:space="0" w:color="CCCCCC"/>
                  <w:left w:val="single" w:sz="6" w:space="0" w:color="CCCCCC"/>
                  <w:bottom w:val="single" w:sz="6" w:space="0" w:color="CCCCCC"/>
                  <w:right w:val="single" w:sz="6" w:space="0" w:color="CCCCCC"/>
                </w:tcBorders>
                <w:shd w:val="clear" w:color="auto" w:fill="F1FAF6"/>
                <w:tcMar>
                  <w:top w:w="30" w:type="dxa"/>
                  <w:left w:w="45" w:type="dxa"/>
                  <w:bottom w:w="30" w:type="dxa"/>
                  <w:right w:w="45" w:type="dxa"/>
                </w:tcMar>
                <w:vAlign w:val="bottom"/>
                <w:hideMark/>
              </w:tcPr>
            </w:tcPrChange>
          </w:tcPr>
          <w:p w14:paraId="2135003C" w14:textId="77777777" w:rsidR="005A5D58" w:rsidRPr="00F45A47" w:rsidRDefault="005A5D58" w:rsidP="005A5D58">
            <w:pPr>
              <w:rPr>
                <w:rFonts w:ascii="Times New Roman" w:eastAsia="ＭＳ 明朝" w:hAnsi="Times New Roman" w:cs="Times New Roman"/>
                <w:szCs w:val="21"/>
                <w:rPrChange w:id="9843"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9844" w:author="Masato YOSHIKAWA" w:date="2026-01-20T11:15:00Z" w16du:dateUtc="2026-01-20T02:15:00Z">
                  <w:rPr>
                    <w:rFonts w:ascii="ＭＳ 明朝" w:eastAsia="ＭＳ 明朝" w:hAnsi="ＭＳ 明朝"/>
                    <w:szCs w:val="21"/>
                  </w:rPr>
                </w:rPrChange>
              </w:rPr>
              <w:t>2</w:t>
            </w:r>
          </w:p>
        </w:tc>
      </w:tr>
      <w:tr w:rsidR="005A5D58" w:rsidRPr="00F45A47" w14:paraId="67CC653B" w14:textId="77777777" w:rsidTr="004C180E">
        <w:trPr>
          <w:trHeight w:val="315"/>
          <w:jc w:val="center"/>
          <w:trPrChange w:id="9845" w:author="Masato YOSHIKAWA" w:date="2026-01-20T12:36:00Z" w16du:dateUtc="2026-01-20T03:36:00Z">
            <w:trPr>
              <w:trHeight w:val="315"/>
            </w:trPr>
          </w:trPrChange>
        </w:trPr>
        <w:tc>
          <w:tcPr>
            <w:tcW w:w="0" w:type="auto"/>
            <w:vMerge/>
            <w:tcBorders>
              <w:top w:val="single" w:sz="6" w:space="0" w:color="CCCCCC"/>
              <w:left w:val="single" w:sz="6" w:space="0" w:color="CCCCCC"/>
              <w:bottom w:val="single" w:sz="6" w:space="0" w:color="CCCCCC"/>
              <w:right w:val="single" w:sz="6" w:space="0" w:color="CCCCCC"/>
            </w:tcBorders>
            <w:vAlign w:val="center"/>
            <w:hideMark/>
            <w:tcPrChange w:id="9846" w:author="Masato YOSHIKAWA" w:date="2026-01-20T12:36:00Z" w16du:dateUtc="2026-01-20T03:36:00Z">
              <w:tcPr>
                <w:tcW w:w="0" w:type="auto"/>
                <w:vMerge/>
                <w:tcBorders>
                  <w:top w:val="single" w:sz="6" w:space="0" w:color="CCCCCC"/>
                  <w:left w:val="single" w:sz="6" w:space="0" w:color="CCCCCC"/>
                  <w:bottom w:val="single" w:sz="6" w:space="0" w:color="CCCCCC"/>
                  <w:right w:val="single" w:sz="6" w:space="0" w:color="CCCCCC"/>
                </w:tcBorders>
                <w:vAlign w:val="center"/>
                <w:hideMark/>
              </w:tcPr>
            </w:tcPrChange>
          </w:tcPr>
          <w:p w14:paraId="615993E1" w14:textId="77777777" w:rsidR="005A5D58" w:rsidRPr="00F45A47" w:rsidRDefault="005A5D58" w:rsidP="005A5D58">
            <w:pPr>
              <w:rPr>
                <w:rFonts w:ascii="Times New Roman" w:eastAsia="ＭＳ 明朝" w:hAnsi="Times New Roman" w:cs="Times New Roman"/>
                <w:szCs w:val="21"/>
                <w:rPrChange w:id="9847" w:author="Masato YOSHIKAWA" w:date="2026-01-20T11:15:00Z" w16du:dateUtc="2026-01-20T02:15:00Z">
                  <w:rPr>
                    <w:rFonts w:ascii="ＭＳ 明朝" w:eastAsia="ＭＳ 明朝" w:hAnsi="ＭＳ 明朝"/>
                    <w:szCs w:val="21"/>
                  </w:rPr>
                </w:rPrChange>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Change w:id="9848" w:author="Masato YOSHIKAWA" w:date="2026-01-20T12:36:00Z" w16du:dateUtc="2026-01-20T03:36:00Z">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tcPrChange>
          </w:tcPr>
          <w:p w14:paraId="448B0ED5" w14:textId="77777777" w:rsidR="005A5D58" w:rsidRPr="00F45A47" w:rsidRDefault="005A5D58" w:rsidP="005A5D58">
            <w:pPr>
              <w:rPr>
                <w:rFonts w:ascii="Times New Roman" w:eastAsia="ＭＳ 明朝" w:hAnsi="Times New Roman" w:cs="Times New Roman"/>
                <w:szCs w:val="21"/>
                <w:rPrChange w:id="9849"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9850" w:author="Masato YOSHIKAWA" w:date="2026-01-20T11:15:00Z" w16du:dateUtc="2026-01-20T02:15:00Z">
                  <w:rPr>
                    <w:rFonts w:ascii="ＭＳ 明朝" w:eastAsia="ＭＳ 明朝" w:hAnsi="ＭＳ 明朝"/>
                    <w:szCs w:val="21"/>
                  </w:rPr>
                </w:rPrChange>
              </w:rPr>
              <w:t>Borrowing</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Change w:id="9851" w:author="Masato YOSHIKAWA" w:date="2026-01-20T12:36:00Z" w16du:dateUtc="2026-01-20T03:36:00Z">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tcPrChange>
          </w:tcPr>
          <w:p w14:paraId="25C4D108" w14:textId="77777777" w:rsidR="005A5D58" w:rsidRPr="00F45A47" w:rsidRDefault="005A5D58" w:rsidP="005A5D58">
            <w:pPr>
              <w:rPr>
                <w:rFonts w:ascii="Times New Roman" w:eastAsia="ＭＳ 明朝" w:hAnsi="Times New Roman" w:cs="Times New Roman"/>
                <w:szCs w:val="21"/>
                <w:rPrChange w:id="9852"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9853" w:author="Masato YOSHIKAWA" w:date="2026-01-20T11:15:00Z" w16du:dateUtc="2026-01-20T02:15:00Z">
                  <w:rPr>
                    <w:rFonts w:ascii="ＭＳ 明朝" w:eastAsia="ＭＳ 明朝" w:hAnsi="ＭＳ 明朝"/>
                    <w:szCs w:val="21"/>
                  </w:rPr>
                </w:rPrChange>
              </w:rPr>
              <w:t>0</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Change w:id="9854" w:author="Masato YOSHIKAWA" w:date="2026-01-20T12:36:00Z" w16du:dateUtc="2026-01-20T03:36:00Z">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tcPrChange>
          </w:tcPr>
          <w:p w14:paraId="0A93D69C" w14:textId="77777777" w:rsidR="005A5D58" w:rsidRPr="00F45A47" w:rsidRDefault="005A5D58" w:rsidP="005A5D58">
            <w:pPr>
              <w:rPr>
                <w:rFonts w:ascii="Times New Roman" w:eastAsia="ＭＳ 明朝" w:hAnsi="Times New Roman" w:cs="Times New Roman"/>
                <w:szCs w:val="21"/>
                <w:rPrChange w:id="9855"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9856" w:author="Masato YOSHIKAWA" w:date="2026-01-20T11:15:00Z" w16du:dateUtc="2026-01-20T02:15:00Z">
                  <w:rPr>
                    <w:rFonts w:ascii="ＭＳ 明朝" w:eastAsia="ＭＳ 明朝" w:hAnsi="ＭＳ 明朝"/>
                    <w:szCs w:val="21"/>
                  </w:rPr>
                </w:rPrChange>
              </w:rPr>
              <w:t>0</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Change w:id="9857" w:author="Masato YOSHIKAWA" w:date="2026-01-20T12:36:00Z" w16du:dateUtc="2026-01-20T03:36:00Z">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tcPrChange>
          </w:tcPr>
          <w:p w14:paraId="649CC2B6" w14:textId="77777777" w:rsidR="005A5D58" w:rsidRPr="00F45A47" w:rsidRDefault="005A5D58" w:rsidP="005A5D58">
            <w:pPr>
              <w:rPr>
                <w:rFonts w:ascii="Times New Roman" w:eastAsia="ＭＳ 明朝" w:hAnsi="Times New Roman" w:cs="Times New Roman"/>
                <w:szCs w:val="21"/>
                <w:rPrChange w:id="9858"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9859" w:author="Masato YOSHIKAWA" w:date="2026-01-20T11:15:00Z" w16du:dateUtc="2026-01-20T02:15:00Z">
                  <w:rPr>
                    <w:rFonts w:ascii="ＭＳ 明朝" w:eastAsia="ＭＳ 明朝" w:hAnsi="ＭＳ 明朝"/>
                    <w:szCs w:val="21"/>
                  </w:rPr>
                </w:rPrChange>
              </w:rPr>
              <w:t>0</w:t>
            </w:r>
          </w:p>
        </w:tc>
        <w:tc>
          <w:tcPr>
            <w:tcW w:w="0" w:type="auto"/>
            <w:tcBorders>
              <w:top w:val="single" w:sz="6" w:space="0" w:color="CCCCCC"/>
              <w:left w:val="single" w:sz="6" w:space="0" w:color="CCCCCC"/>
              <w:bottom w:val="single" w:sz="6" w:space="0" w:color="CCCCCC"/>
              <w:right w:val="single" w:sz="6" w:space="0" w:color="CCCCCC"/>
            </w:tcBorders>
            <w:shd w:val="clear" w:color="auto" w:fill="57BB8A"/>
            <w:tcMar>
              <w:top w:w="30" w:type="dxa"/>
              <w:left w:w="45" w:type="dxa"/>
              <w:bottom w:w="30" w:type="dxa"/>
              <w:right w:w="45" w:type="dxa"/>
            </w:tcMar>
            <w:vAlign w:val="bottom"/>
            <w:hideMark/>
            <w:tcPrChange w:id="9860" w:author="Masato YOSHIKAWA" w:date="2026-01-20T12:36:00Z" w16du:dateUtc="2026-01-20T03:36:00Z">
              <w:tcPr>
                <w:tcW w:w="0" w:type="auto"/>
                <w:tcBorders>
                  <w:top w:val="single" w:sz="6" w:space="0" w:color="CCCCCC"/>
                  <w:left w:val="single" w:sz="6" w:space="0" w:color="CCCCCC"/>
                  <w:bottom w:val="single" w:sz="6" w:space="0" w:color="CCCCCC"/>
                  <w:right w:val="single" w:sz="6" w:space="0" w:color="CCCCCC"/>
                </w:tcBorders>
                <w:shd w:val="clear" w:color="auto" w:fill="57BB8A"/>
                <w:tcMar>
                  <w:top w:w="30" w:type="dxa"/>
                  <w:left w:w="45" w:type="dxa"/>
                  <w:bottom w:w="30" w:type="dxa"/>
                  <w:right w:w="45" w:type="dxa"/>
                </w:tcMar>
                <w:vAlign w:val="bottom"/>
                <w:hideMark/>
              </w:tcPr>
            </w:tcPrChange>
          </w:tcPr>
          <w:p w14:paraId="6CE6A81E" w14:textId="77777777" w:rsidR="005A5D58" w:rsidRPr="00F45A47" w:rsidRDefault="005A5D58" w:rsidP="005A5D58">
            <w:pPr>
              <w:rPr>
                <w:rFonts w:ascii="Times New Roman" w:eastAsia="ＭＳ 明朝" w:hAnsi="Times New Roman" w:cs="Times New Roman"/>
                <w:szCs w:val="21"/>
                <w:rPrChange w:id="9861"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9862" w:author="Masato YOSHIKAWA" w:date="2026-01-20T11:15:00Z" w16du:dateUtc="2026-01-20T02:15:00Z">
                  <w:rPr>
                    <w:rFonts w:ascii="ＭＳ 明朝" w:eastAsia="ＭＳ 明朝" w:hAnsi="ＭＳ 明朝"/>
                    <w:szCs w:val="21"/>
                  </w:rPr>
                </w:rPrChange>
              </w:rPr>
              <w:t>34</w:t>
            </w:r>
          </w:p>
        </w:tc>
      </w:tr>
      <w:tr w:rsidR="005A5D58" w:rsidRPr="00F45A47" w14:paraId="291C07A8" w14:textId="77777777" w:rsidTr="004C180E">
        <w:trPr>
          <w:trHeight w:val="315"/>
          <w:jc w:val="center"/>
          <w:trPrChange w:id="9863" w:author="Masato YOSHIKAWA" w:date="2026-01-20T12:36:00Z" w16du:dateUtc="2026-01-20T03:36:00Z">
            <w:trPr>
              <w:trHeight w:val="315"/>
            </w:trPr>
          </w:trPrChange>
        </w:trPr>
        <w:tc>
          <w:tcPr>
            <w:tcW w:w="0" w:type="auto"/>
            <w:vMerge/>
            <w:tcBorders>
              <w:top w:val="single" w:sz="6" w:space="0" w:color="CCCCCC"/>
              <w:left w:val="single" w:sz="6" w:space="0" w:color="CCCCCC"/>
              <w:bottom w:val="single" w:sz="6" w:space="0" w:color="CCCCCC"/>
              <w:right w:val="single" w:sz="6" w:space="0" w:color="CCCCCC"/>
            </w:tcBorders>
            <w:vAlign w:val="center"/>
            <w:hideMark/>
            <w:tcPrChange w:id="9864" w:author="Masato YOSHIKAWA" w:date="2026-01-20T12:36:00Z" w16du:dateUtc="2026-01-20T03:36:00Z">
              <w:tcPr>
                <w:tcW w:w="0" w:type="auto"/>
                <w:vMerge/>
                <w:tcBorders>
                  <w:top w:val="single" w:sz="6" w:space="0" w:color="CCCCCC"/>
                  <w:left w:val="single" w:sz="6" w:space="0" w:color="CCCCCC"/>
                  <w:bottom w:val="single" w:sz="6" w:space="0" w:color="CCCCCC"/>
                  <w:right w:val="single" w:sz="6" w:space="0" w:color="CCCCCC"/>
                </w:tcBorders>
                <w:vAlign w:val="center"/>
                <w:hideMark/>
              </w:tcPr>
            </w:tcPrChange>
          </w:tcPr>
          <w:p w14:paraId="27547CA6" w14:textId="77777777" w:rsidR="005A5D58" w:rsidRPr="00F45A47" w:rsidRDefault="005A5D58" w:rsidP="005A5D58">
            <w:pPr>
              <w:rPr>
                <w:rFonts w:ascii="Times New Roman" w:eastAsia="ＭＳ 明朝" w:hAnsi="Times New Roman" w:cs="Times New Roman"/>
                <w:szCs w:val="21"/>
                <w:rPrChange w:id="9865" w:author="Masato YOSHIKAWA" w:date="2026-01-20T11:15:00Z" w16du:dateUtc="2026-01-20T02:15:00Z">
                  <w:rPr>
                    <w:rFonts w:ascii="ＭＳ 明朝" w:eastAsia="ＭＳ 明朝" w:hAnsi="ＭＳ 明朝"/>
                    <w:szCs w:val="21"/>
                  </w:rPr>
                </w:rPrChange>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Change w:id="9866" w:author="Masato YOSHIKAWA" w:date="2026-01-20T12:36:00Z" w16du:dateUtc="2026-01-20T03:36:00Z">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tcPrChange>
          </w:tcPr>
          <w:p w14:paraId="6F3EBB94" w14:textId="77777777" w:rsidR="005A5D58" w:rsidRPr="00F45A47" w:rsidRDefault="005A5D58" w:rsidP="005A5D58">
            <w:pPr>
              <w:rPr>
                <w:rFonts w:ascii="Times New Roman" w:eastAsia="ＭＳ 明朝" w:hAnsi="Times New Roman" w:cs="Times New Roman"/>
                <w:szCs w:val="21"/>
                <w:rPrChange w:id="9867"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9868" w:author="Masato YOSHIKAWA" w:date="2026-01-20T11:15:00Z" w16du:dateUtc="2026-01-20T02:15:00Z">
                  <w:rPr>
                    <w:rFonts w:ascii="ＭＳ 明朝" w:eastAsia="ＭＳ 明朝" w:hAnsi="ＭＳ 明朝"/>
                    <w:szCs w:val="21"/>
                  </w:rPr>
                </w:rPrChange>
              </w:rPr>
              <w:t>Amplification</w:t>
            </w:r>
          </w:p>
        </w:tc>
        <w:tc>
          <w:tcPr>
            <w:tcW w:w="0" w:type="auto"/>
            <w:tcBorders>
              <w:top w:val="single" w:sz="6" w:space="0" w:color="CCCCCC"/>
              <w:left w:val="single" w:sz="6" w:space="0" w:color="CCCCCC"/>
              <w:bottom w:val="single" w:sz="6" w:space="0" w:color="CCCCCC"/>
              <w:right w:val="single" w:sz="6" w:space="0" w:color="CCCCCC"/>
            </w:tcBorders>
            <w:shd w:val="clear" w:color="auto" w:fill="F5FBF8"/>
            <w:tcMar>
              <w:top w:w="30" w:type="dxa"/>
              <w:left w:w="45" w:type="dxa"/>
              <w:bottom w:w="30" w:type="dxa"/>
              <w:right w:w="45" w:type="dxa"/>
            </w:tcMar>
            <w:vAlign w:val="bottom"/>
            <w:hideMark/>
            <w:tcPrChange w:id="9869" w:author="Masato YOSHIKAWA" w:date="2026-01-20T12:36:00Z" w16du:dateUtc="2026-01-20T03:36:00Z">
              <w:tcPr>
                <w:tcW w:w="0" w:type="auto"/>
                <w:tcBorders>
                  <w:top w:val="single" w:sz="6" w:space="0" w:color="CCCCCC"/>
                  <w:left w:val="single" w:sz="6" w:space="0" w:color="CCCCCC"/>
                  <w:bottom w:val="single" w:sz="6" w:space="0" w:color="CCCCCC"/>
                  <w:right w:val="single" w:sz="6" w:space="0" w:color="CCCCCC"/>
                </w:tcBorders>
                <w:shd w:val="clear" w:color="auto" w:fill="F5FBF8"/>
                <w:tcMar>
                  <w:top w:w="30" w:type="dxa"/>
                  <w:left w:w="45" w:type="dxa"/>
                  <w:bottom w:w="30" w:type="dxa"/>
                  <w:right w:w="45" w:type="dxa"/>
                </w:tcMar>
                <w:vAlign w:val="bottom"/>
                <w:hideMark/>
              </w:tcPr>
            </w:tcPrChange>
          </w:tcPr>
          <w:p w14:paraId="54AEFD59" w14:textId="77777777" w:rsidR="005A5D58" w:rsidRPr="00F45A47" w:rsidRDefault="005A5D58" w:rsidP="005A5D58">
            <w:pPr>
              <w:rPr>
                <w:rFonts w:ascii="Times New Roman" w:eastAsia="ＭＳ 明朝" w:hAnsi="Times New Roman" w:cs="Times New Roman"/>
                <w:szCs w:val="21"/>
                <w:rPrChange w:id="9870"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9871" w:author="Masato YOSHIKAWA" w:date="2026-01-20T11:15:00Z" w16du:dateUtc="2026-01-20T02:15:00Z">
                  <w:rPr>
                    <w:rFonts w:ascii="ＭＳ 明朝" w:eastAsia="ＭＳ 明朝" w:hAnsi="ＭＳ 明朝"/>
                    <w:szCs w:val="21"/>
                  </w:rPr>
                </w:rPrChange>
              </w:rPr>
              <w:t>1</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Change w:id="9872" w:author="Masato YOSHIKAWA" w:date="2026-01-20T12:36:00Z" w16du:dateUtc="2026-01-20T03:36:00Z">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tcPrChange>
          </w:tcPr>
          <w:p w14:paraId="583A1E6A" w14:textId="77777777" w:rsidR="005A5D58" w:rsidRPr="00F45A47" w:rsidRDefault="005A5D58" w:rsidP="005A5D58">
            <w:pPr>
              <w:rPr>
                <w:rFonts w:ascii="Times New Roman" w:eastAsia="ＭＳ 明朝" w:hAnsi="Times New Roman" w:cs="Times New Roman"/>
                <w:szCs w:val="21"/>
                <w:rPrChange w:id="9873"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9874" w:author="Masato YOSHIKAWA" w:date="2026-01-20T11:15:00Z" w16du:dateUtc="2026-01-20T02:15:00Z">
                  <w:rPr>
                    <w:rFonts w:ascii="ＭＳ 明朝" w:eastAsia="ＭＳ 明朝" w:hAnsi="ＭＳ 明朝"/>
                    <w:szCs w:val="21"/>
                  </w:rPr>
                </w:rPrChange>
              </w:rPr>
              <w:t>0</w:t>
            </w:r>
          </w:p>
        </w:tc>
        <w:tc>
          <w:tcPr>
            <w:tcW w:w="0" w:type="auto"/>
            <w:tcBorders>
              <w:top w:val="single" w:sz="6" w:space="0" w:color="CCCCCC"/>
              <w:left w:val="single" w:sz="6" w:space="0" w:color="CCCCCC"/>
              <w:bottom w:val="single" w:sz="6" w:space="0" w:color="CCCCCC"/>
              <w:right w:val="single" w:sz="6" w:space="0" w:color="CCCCCC"/>
            </w:tcBorders>
            <w:shd w:val="clear" w:color="auto" w:fill="57BB8A"/>
            <w:tcMar>
              <w:top w:w="30" w:type="dxa"/>
              <w:left w:w="45" w:type="dxa"/>
              <w:bottom w:w="30" w:type="dxa"/>
              <w:right w:w="45" w:type="dxa"/>
            </w:tcMar>
            <w:vAlign w:val="bottom"/>
            <w:hideMark/>
            <w:tcPrChange w:id="9875" w:author="Masato YOSHIKAWA" w:date="2026-01-20T12:36:00Z" w16du:dateUtc="2026-01-20T03:36:00Z">
              <w:tcPr>
                <w:tcW w:w="0" w:type="auto"/>
                <w:tcBorders>
                  <w:top w:val="single" w:sz="6" w:space="0" w:color="CCCCCC"/>
                  <w:left w:val="single" w:sz="6" w:space="0" w:color="CCCCCC"/>
                  <w:bottom w:val="single" w:sz="6" w:space="0" w:color="CCCCCC"/>
                  <w:right w:val="single" w:sz="6" w:space="0" w:color="CCCCCC"/>
                </w:tcBorders>
                <w:shd w:val="clear" w:color="auto" w:fill="57BB8A"/>
                <w:tcMar>
                  <w:top w:w="30" w:type="dxa"/>
                  <w:left w:w="45" w:type="dxa"/>
                  <w:bottom w:w="30" w:type="dxa"/>
                  <w:right w:w="45" w:type="dxa"/>
                </w:tcMar>
                <w:vAlign w:val="bottom"/>
                <w:hideMark/>
              </w:tcPr>
            </w:tcPrChange>
          </w:tcPr>
          <w:p w14:paraId="48ADB59A" w14:textId="77777777" w:rsidR="005A5D58" w:rsidRPr="00F45A47" w:rsidRDefault="005A5D58" w:rsidP="005A5D58">
            <w:pPr>
              <w:rPr>
                <w:rFonts w:ascii="Times New Roman" w:eastAsia="ＭＳ 明朝" w:hAnsi="Times New Roman" w:cs="Times New Roman"/>
                <w:szCs w:val="21"/>
                <w:rPrChange w:id="9876"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9877" w:author="Masato YOSHIKAWA" w:date="2026-01-20T11:15:00Z" w16du:dateUtc="2026-01-20T02:15:00Z">
                  <w:rPr>
                    <w:rFonts w:ascii="ＭＳ 明朝" w:eastAsia="ＭＳ 明朝" w:hAnsi="ＭＳ 明朝"/>
                    <w:szCs w:val="21"/>
                  </w:rPr>
                </w:rPrChange>
              </w:rPr>
              <w:t>16</w:t>
            </w:r>
          </w:p>
        </w:tc>
        <w:tc>
          <w:tcPr>
            <w:tcW w:w="0" w:type="auto"/>
            <w:tcBorders>
              <w:top w:val="single" w:sz="6" w:space="0" w:color="CCCCCC"/>
              <w:left w:val="single" w:sz="6" w:space="0" w:color="CCCCCC"/>
              <w:bottom w:val="single" w:sz="6" w:space="0" w:color="CCCCCC"/>
              <w:right w:val="single" w:sz="6" w:space="0" w:color="CCCCCC"/>
            </w:tcBorders>
            <w:shd w:val="clear" w:color="auto" w:fill="F5FBF8"/>
            <w:tcMar>
              <w:top w:w="30" w:type="dxa"/>
              <w:left w:w="45" w:type="dxa"/>
              <w:bottom w:w="30" w:type="dxa"/>
              <w:right w:w="45" w:type="dxa"/>
            </w:tcMar>
            <w:vAlign w:val="bottom"/>
            <w:hideMark/>
            <w:tcPrChange w:id="9878" w:author="Masato YOSHIKAWA" w:date="2026-01-20T12:36:00Z" w16du:dateUtc="2026-01-20T03:36:00Z">
              <w:tcPr>
                <w:tcW w:w="0" w:type="auto"/>
                <w:tcBorders>
                  <w:top w:val="single" w:sz="6" w:space="0" w:color="CCCCCC"/>
                  <w:left w:val="single" w:sz="6" w:space="0" w:color="CCCCCC"/>
                  <w:bottom w:val="single" w:sz="6" w:space="0" w:color="CCCCCC"/>
                  <w:right w:val="single" w:sz="6" w:space="0" w:color="CCCCCC"/>
                </w:tcBorders>
                <w:shd w:val="clear" w:color="auto" w:fill="F5FBF8"/>
                <w:tcMar>
                  <w:top w:w="30" w:type="dxa"/>
                  <w:left w:w="45" w:type="dxa"/>
                  <w:bottom w:w="30" w:type="dxa"/>
                  <w:right w:w="45" w:type="dxa"/>
                </w:tcMar>
                <w:vAlign w:val="bottom"/>
                <w:hideMark/>
              </w:tcPr>
            </w:tcPrChange>
          </w:tcPr>
          <w:p w14:paraId="4B1CC0C4" w14:textId="77777777" w:rsidR="005A5D58" w:rsidRPr="00F45A47" w:rsidRDefault="005A5D58" w:rsidP="005A5D58">
            <w:pPr>
              <w:rPr>
                <w:rFonts w:ascii="Times New Roman" w:eastAsia="ＭＳ 明朝" w:hAnsi="Times New Roman" w:cs="Times New Roman"/>
                <w:szCs w:val="21"/>
                <w:rPrChange w:id="9879"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9880" w:author="Masato YOSHIKAWA" w:date="2026-01-20T11:15:00Z" w16du:dateUtc="2026-01-20T02:15:00Z">
                  <w:rPr>
                    <w:rFonts w:ascii="ＭＳ 明朝" w:eastAsia="ＭＳ 明朝" w:hAnsi="ＭＳ 明朝"/>
                    <w:szCs w:val="21"/>
                  </w:rPr>
                </w:rPrChange>
              </w:rPr>
              <w:t>1</w:t>
            </w:r>
          </w:p>
        </w:tc>
      </w:tr>
      <w:tr w:rsidR="005A5D58" w:rsidRPr="00F45A47" w14:paraId="5086B850" w14:textId="77777777" w:rsidTr="004C180E">
        <w:trPr>
          <w:trHeight w:val="315"/>
          <w:jc w:val="center"/>
          <w:trPrChange w:id="9881" w:author="Masato YOSHIKAWA" w:date="2026-01-20T12:36:00Z" w16du:dateUtc="2026-01-20T03:36:00Z">
            <w:trPr>
              <w:trHeight w:val="315"/>
            </w:trPr>
          </w:trPrChange>
        </w:trPr>
        <w:tc>
          <w:tcPr>
            <w:tcW w:w="0" w:type="auto"/>
            <w:vMerge/>
            <w:tcBorders>
              <w:top w:val="single" w:sz="6" w:space="0" w:color="CCCCCC"/>
              <w:left w:val="single" w:sz="6" w:space="0" w:color="CCCCCC"/>
              <w:bottom w:val="single" w:sz="6" w:space="0" w:color="CCCCCC"/>
              <w:right w:val="single" w:sz="6" w:space="0" w:color="CCCCCC"/>
            </w:tcBorders>
            <w:vAlign w:val="center"/>
            <w:hideMark/>
            <w:tcPrChange w:id="9882" w:author="Masato YOSHIKAWA" w:date="2026-01-20T12:36:00Z" w16du:dateUtc="2026-01-20T03:36:00Z">
              <w:tcPr>
                <w:tcW w:w="0" w:type="auto"/>
                <w:vMerge/>
                <w:tcBorders>
                  <w:top w:val="single" w:sz="6" w:space="0" w:color="CCCCCC"/>
                  <w:left w:val="single" w:sz="6" w:space="0" w:color="CCCCCC"/>
                  <w:bottom w:val="single" w:sz="6" w:space="0" w:color="CCCCCC"/>
                  <w:right w:val="single" w:sz="6" w:space="0" w:color="CCCCCC"/>
                </w:tcBorders>
                <w:vAlign w:val="center"/>
                <w:hideMark/>
              </w:tcPr>
            </w:tcPrChange>
          </w:tcPr>
          <w:p w14:paraId="335E7373" w14:textId="77777777" w:rsidR="005A5D58" w:rsidRPr="00F45A47" w:rsidRDefault="005A5D58" w:rsidP="005A5D58">
            <w:pPr>
              <w:rPr>
                <w:rFonts w:ascii="Times New Roman" w:eastAsia="ＭＳ 明朝" w:hAnsi="Times New Roman" w:cs="Times New Roman"/>
                <w:szCs w:val="21"/>
                <w:rPrChange w:id="9883" w:author="Masato YOSHIKAWA" w:date="2026-01-20T11:15:00Z" w16du:dateUtc="2026-01-20T02:15:00Z">
                  <w:rPr>
                    <w:rFonts w:ascii="ＭＳ 明朝" w:eastAsia="ＭＳ 明朝" w:hAnsi="ＭＳ 明朝"/>
                    <w:szCs w:val="21"/>
                  </w:rPr>
                </w:rPrChange>
              </w:rPr>
            </w:pP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Change w:id="9884" w:author="Masato YOSHIKAWA" w:date="2026-01-20T12:36:00Z" w16du:dateUtc="2026-01-20T03:36:00Z">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tcPrChange>
          </w:tcPr>
          <w:p w14:paraId="497FDE31" w14:textId="77777777" w:rsidR="005A5D58" w:rsidRPr="00F45A47" w:rsidRDefault="005A5D58" w:rsidP="005A5D58">
            <w:pPr>
              <w:rPr>
                <w:rFonts w:ascii="Times New Roman" w:eastAsia="ＭＳ 明朝" w:hAnsi="Times New Roman" w:cs="Times New Roman"/>
                <w:szCs w:val="21"/>
                <w:rPrChange w:id="9885"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9886" w:author="Masato YOSHIKAWA" w:date="2026-01-20T11:15:00Z" w16du:dateUtc="2026-01-20T02:15:00Z">
                  <w:rPr>
                    <w:rFonts w:ascii="ＭＳ 明朝" w:eastAsia="ＭＳ 明朝" w:hAnsi="ＭＳ 明朝"/>
                    <w:szCs w:val="21"/>
                  </w:rPr>
                </w:rPrChange>
              </w:rPr>
              <w:t>Adaptation</w:t>
            </w:r>
          </w:p>
        </w:tc>
        <w:tc>
          <w:tcPr>
            <w:tcW w:w="0" w:type="auto"/>
            <w:tcBorders>
              <w:top w:val="single" w:sz="6" w:space="0" w:color="CCCCCC"/>
              <w:left w:val="single" w:sz="6" w:space="0" w:color="CCCCCC"/>
              <w:bottom w:val="single" w:sz="6" w:space="0" w:color="CCCCCC"/>
              <w:right w:val="single" w:sz="6" w:space="0" w:color="CCCCCC"/>
            </w:tcBorders>
            <w:shd w:val="clear" w:color="auto" w:fill="57BB8A"/>
            <w:tcMar>
              <w:top w:w="30" w:type="dxa"/>
              <w:left w:w="45" w:type="dxa"/>
              <w:bottom w:w="30" w:type="dxa"/>
              <w:right w:w="45" w:type="dxa"/>
            </w:tcMar>
            <w:vAlign w:val="bottom"/>
            <w:hideMark/>
            <w:tcPrChange w:id="9887" w:author="Masato YOSHIKAWA" w:date="2026-01-20T12:36:00Z" w16du:dateUtc="2026-01-20T03:36:00Z">
              <w:tcPr>
                <w:tcW w:w="0" w:type="auto"/>
                <w:tcBorders>
                  <w:top w:val="single" w:sz="6" w:space="0" w:color="CCCCCC"/>
                  <w:left w:val="single" w:sz="6" w:space="0" w:color="CCCCCC"/>
                  <w:bottom w:val="single" w:sz="6" w:space="0" w:color="CCCCCC"/>
                  <w:right w:val="single" w:sz="6" w:space="0" w:color="CCCCCC"/>
                </w:tcBorders>
                <w:shd w:val="clear" w:color="auto" w:fill="57BB8A"/>
                <w:tcMar>
                  <w:top w:w="30" w:type="dxa"/>
                  <w:left w:w="45" w:type="dxa"/>
                  <w:bottom w:w="30" w:type="dxa"/>
                  <w:right w:w="45" w:type="dxa"/>
                </w:tcMar>
                <w:vAlign w:val="bottom"/>
                <w:hideMark/>
              </w:tcPr>
            </w:tcPrChange>
          </w:tcPr>
          <w:p w14:paraId="497BC85B" w14:textId="77777777" w:rsidR="005A5D58" w:rsidRPr="00F45A47" w:rsidRDefault="005A5D58" w:rsidP="005A5D58">
            <w:pPr>
              <w:rPr>
                <w:rFonts w:ascii="Times New Roman" w:eastAsia="ＭＳ 明朝" w:hAnsi="Times New Roman" w:cs="Times New Roman"/>
                <w:szCs w:val="21"/>
                <w:rPrChange w:id="9888"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9889" w:author="Masato YOSHIKAWA" w:date="2026-01-20T11:15:00Z" w16du:dateUtc="2026-01-20T02:15:00Z">
                  <w:rPr>
                    <w:rFonts w:ascii="ＭＳ 明朝" w:eastAsia="ＭＳ 明朝" w:hAnsi="ＭＳ 明朝"/>
                    <w:szCs w:val="21"/>
                  </w:rPr>
                </w:rPrChange>
              </w:rPr>
              <w:t>9</w:t>
            </w:r>
          </w:p>
        </w:tc>
        <w:tc>
          <w:tcPr>
            <w:tcW w:w="0" w:type="auto"/>
            <w:tcBorders>
              <w:top w:val="single" w:sz="6" w:space="0" w:color="CCCCCC"/>
              <w:left w:val="single" w:sz="6" w:space="0" w:color="CCCCCC"/>
              <w:bottom w:val="single" w:sz="6" w:space="0" w:color="CCCCCC"/>
              <w:right w:val="single" w:sz="6" w:space="0" w:color="CCCCCC"/>
            </w:tcBorders>
            <w:shd w:val="clear" w:color="auto" w:fill="EDF8F2"/>
            <w:tcMar>
              <w:top w:w="30" w:type="dxa"/>
              <w:left w:w="45" w:type="dxa"/>
              <w:bottom w:w="30" w:type="dxa"/>
              <w:right w:w="45" w:type="dxa"/>
            </w:tcMar>
            <w:vAlign w:val="bottom"/>
            <w:hideMark/>
            <w:tcPrChange w:id="9890" w:author="Masato YOSHIKAWA" w:date="2026-01-20T12:36:00Z" w16du:dateUtc="2026-01-20T03:36:00Z">
              <w:tcPr>
                <w:tcW w:w="0" w:type="auto"/>
                <w:tcBorders>
                  <w:top w:val="single" w:sz="6" w:space="0" w:color="CCCCCC"/>
                  <w:left w:val="single" w:sz="6" w:space="0" w:color="CCCCCC"/>
                  <w:bottom w:val="single" w:sz="6" w:space="0" w:color="CCCCCC"/>
                  <w:right w:val="single" w:sz="6" w:space="0" w:color="CCCCCC"/>
                </w:tcBorders>
                <w:shd w:val="clear" w:color="auto" w:fill="EDF8F2"/>
                <w:tcMar>
                  <w:top w:w="30" w:type="dxa"/>
                  <w:left w:w="45" w:type="dxa"/>
                  <w:bottom w:w="30" w:type="dxa"/>
                  <w:right w:w="45" w:type="dxa"/>
                </w:tcMar>
                <w:vAlign w:val="bottom"/>
                <w:hideMark/>
              </w:tcPr>
            </w:tcPrChange>
          </w:tcPr>
          <w:p w14:paraId="2CC21AA2" w14:textId="77777777" w:rsidR="005A5D58" w:rsidRPr="00F45A47" w:rsidRDefault="005A5D58" w:rsidP="005A5D58">
            <w:pPr>
              <w:rPr>
                <w:rFonts w:ascii="Times New Roman" w:eastAsia="ＭＳ 明朝" w:hAnsi="Times New Roman" w:cs="Times New Roman"/>
                <w:szCs w:val="21"/>
                <w:rPrChange w:id="9891"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9892" w:author="Masato YOSHIKAWA" w:date="2026-01-20T11:15:00Z" w16du:dateUtc="2026-01-20T02:15:00Z">
                  <w:rPr>
                    <w:rFonts w:ascii="ＭＳ 明朝" w:eastAsia="ＭＳ 明朝" w:hAnsi="ＭＳ 明朝"/>
                    <w:szCs w:val="21"/>
                  </w:rPr>
                </w:rPrChange>
              </w:rPr>
              <w:t>1</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Change w:id="9893" w:author="Masato YOSHIKAWA" w:date="2026-01-20T12:36:00Z" w16du:dateUtc="2026-01-20T03:36:00Z">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tcPrChange>
          </w:tcPr>
          <w:p w14:paraId="2D848EF2" w14:textId="77777777" w:rsidR="005A5D58" w:rsidRPr="00F45A47" w:rsidRDefault="005A5D58" w:rsidP="005A5D58">
            <w:pPr>
              <w:rPr>
                <w:rFonts w:ascii="Times New Roman" w:eastAsia="ＭＳ 明朝" w:hAnsi="Times New Roman" w:cs="Times New Roman"/>
                <w:szCs w:val="21"/>
                <w:rPrChange w:id="9894"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9895" w:author="Masato YOSHIKAWA" w:date="2026-01-20T11:15:00Z" w16du:dateUtc="2026-01-20T02:15:00Z">
                  <w:rPr>
                    <w:rFonts w:ascii="ＭＳ 明朝" w:eastAsia="ＭＳ 明朝" w:hAnsi="ＭＳ 明朝"/>
                    <w:szCs w:val="21"/>
                  </w:rPr>
                </w:rPrChange>
              </w:rPr>
              <w:t>0</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Change w:id="9896" w:author="Masato YOSHIKAWA" w:date="2026-01-20T12:36:00Z" w16du:dateUtc="2026-01-20T03:36:00Z">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tcPrChange>
          </w:tcPr>
          <w:p w14:paraId="516CA870" w14:textId="77777777" w:rsidR="005A5D58" w:rsidRPr="00F45A47" w:rsidRDefault="005A5D58" w:rsidP="005A5D58">
            <w:pPr>
              <w:rPr>
                <w:rFonts w:ascii="Times New Roman" w:eastAsia="ＭＳ 明朝" w:hAnsi="Times New Roman" w:cs="Times New Roman"/>
                <w:szCs w:val="21"/>
                <w:rPrChange w:id="9897"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9898" w:author="Masato YOSHIKAWA" w:date="2026-01-20T11:15:00Z" w16du:dateUtc="2026-01-20T02:15:00Z">
                  <w:rPr>
                    <w:rFonts w:ascii="ＭＳ 明朝" w:eastAsia="ＭＳ 明朝" w:hAnsi="ＭＳ 明朝"/>
                    <w:szCs w:val="21"/>
                  </w:rPr>
                </w:rPrChange>
              </w:rPr>
              <w:t>0</w:t>
            </w:r>
          </w:p>
        </w:tc>
      </w:tr>
    </w:tbl>
    <w:p w14:paraId="29D30BCE" w14:textId="0F44B2BB" w:rsidR="00BC3996" w:rsidRDefault="00E612FE" w:rsidP="004C180E">
      <w:pPr>
        <w:pStyle w:val="aff"/>
        <w:jc w:val="center"/>
        <w:rPr>
          <w:ins w:id="9899" w:author="Masato YOSHIKAWA" w:date="2026-01-20T12:37:00Z" w16du:dateUtc="2026-01-20T03:37:00Z"/>
          <w:rFonts w:ascii="Times New Roman" w:eastAsia="ＭＳ 明朝" w:hAnsi="Times New Roman" w:cs="Times New Roman"/>
        </w:rPr>
      </w:pPr>
      <w:r w:rsidRPr="00F45A47">
        <w:rPr>
          <w:rFonts w:ascii="Times New Roman" w:hAnsi="Times New Roman" w:cs="Times New Roman"/>
          <w:rPrChange w:id="9900" w:author="Masato YOSHIKAWA" w:date="2026-01-20T11:15:00Z" w16du:dateUtc="2026-01-20T02:15:00Z">
            <w:rPr/>
          </w:rPrChange>
        </w:rPr>
        <w:t>図</w:t>
      </w:r>
      <w:r w:rsidRPr="00F45A47">
        <w:rPr>
          <w:rFonts w:ascii="Times New Roman" w:hAnsi="Times New Roman" w:cs="Times New Roman"/>
          <w:rPrChange w:id="9901" w:author="Masato YOSHIKAWA" w:date="2026-01-20T11:15:00Z" w16du:dateUtc="2026-01-20T02:15:00Z">
            <w:rPr/>
          </w:rPrChange>
        </w:rPr>
        <w:t xml:space="preserve"> </w:t>
      </w:r>
      <w:r w:rsidRPr="00F45A47">
        <w:rPr>
          <w:rFonts w:ascii="Times New Roman" w:hAnsi="Times New Roman" w:cs="Times New Roman"/>
          <w:rPrChange w:id="9902" w:author="Masato YOSHIKAWA" w:date="2026-01-20T11:15:00Z" w16du:dateUtc="2026-01-20T02:15:00Z">
            <w:rPr/>
          </w:rPrChange>
        </w:rPr>
        <w:fldChar w:fldCharType="begin"/>
      </w:r>
      <w:r w:rsidRPr="00F45A47">
        <w:rPr>
          <w:rFonts w:ascii="Times New Roman" w:hAnsi="Times New Roman" w:cs="Times New Roman"/>
          <w:rPrChange w:id="9903" w:author="Masato YOSHIKAWA" w:date="2026-01-20T11:15:00Z" w16du:dateUtc="2026-01-20T02:15:00Z">
            <w:rPr/>
          </w:rPrChange>
        </w:rPr>
        <w:instrText xml:space="preserve"> SEQ </w:instrText>
      </w:r>
      <w:r w:rsidRPr="00F45A47">
        <w:rPr>
          <w:rFonts w:ascii="Times New Roman" w:hAnsi="Times New Roman" w:cs="Times New Roman"/>
          <w:rPrChange w:id="9904" w:author="Masato YOSHIKAWA" w:date="2026-01-20T11:15:00Z" w16du:dateUtc="2026-01-20T02:15:00Z">
            <w:rPr/>
          </w:rPrChange>
        </w:rPr>
        <w:instrText>図</w:instrText>
      </w:r>
      <w:r w:rsidRPr="00F45A47">
        <w:rPr>
          <w:rFonts w:ascii="Times New Roman" w:hAnsi="Times New Roman" w:cs="Times New Roman"/>
          <w:rPrChange w:id="9905" w:author="Masato YOSHIKAWA" w:date="2026-01-20T11:15:00Z" w16du:dateUtc="2026-01-20T02:15:00Z">
            <w:rPr/>
          </w:rPrChange>
        </w:rPr>
        <w:instrText xml:space="preserve"> \* ARABIC </w:instrText>
      </w:r>
      <w:r w:rsidRPr="00F45A47">
        <w:rPr>
          <w:rFonts w:ascii="Times New Roman" w:hAnsi="Times New Roman" w:cs="Times New Roman"/>
          <w:rPrChange w:id="9906" w:author="Masato YOSHIKAWA" w:date="2026-01-20T11:15:00Z" w16du:dateUtc="2026-01-20T02:15:00Z">
            <w:rPr>
              <w:noProof/>
            </w:rPr>
          </w:rPrChange>
        </w:rPr>
        <w:fldChar w:fldCharType="separate"/>
      </w:r>
      <w:r w:rsidRPr="00F45A47">
        <w:rPr>
          <w:rFonts w:ascii="Times New Roman" w:hAnsi="Times New Roman" w:cs="Times New Roman"/>
          <w:noProof/>
          <w:rPrChange w:id="9907" w:author="Masato YOSHIKAWA" w:date="2026-01-20T11:15:00Z" w16du:dateUtc="2026-01-20T02:15:00Z">
            <w:rPr>
              <w:noProof/>
            </w:rPr>
          </w:rPrChange>
        </w:rPr>
        <w:t>4</w:t>
      </w:r>
      <w:r w:rsidRPr="00F45A47">
        <w:rPr>
          <w:rFonts w:ascii="Times New Roman" w:hAnsi="Times New Roman" w:cs="Times New Roman"/>
          <w:noProof/>
          <w:rPrChange w:id="9908" w:author="Masato YOSHIKAWA" w:date="2026-01-20T11:15:00Z" w16du:dateUtc="2026-01-20T02:15:00Z">
            <w:rPr>
              <w:noProof/>
            </w:rPr>
          </w:rPrChange>
        </w:rPr>
        <w:fldChar w:fldCharType="end"/>
      </w:r>
      <w:r w:rsidR="003937E3" w:rsidRPr="00F45A47">
        <w:rPr>
          <w:rFonts w:ascii="Times New Roman" w:eastAsia="ＭＳ 明朝" w:hAnsi="Times New Roman" w:cs="Times New Roman" w:hint="eastAsia"/>
          <w:rPrChange w:id="9909" w:author="Masato YOSHIKAWA" w:date="2026-01-20T11:15:00Z" w16du:dateUtc="2026-01-20T02:15:00Z">
            <w:rPr>
              <w:rFonts w:ascii="ＭＳ 明朝" w:eastAsia="ＭＳ 明朝" w:hAnsi="ＭＳ 明朝" w:hint="eastAsia"/>
            </w:rPr>
          </w:rPrChange>
        </w:rPr>
        <w:t>翻訳技法と</w:t>
      </w:r>
      <w:r w:rsidR="003937E3" w:rsidRPr="00F45A47">
        <w:rPr>
          <w:rFonts w:ascii="Times New Roman" w:eastAsia="ＭＳ 明朝" w:hAnsi="Times New Roman" w:cs="Times New Roman"/>
          <w:rPrChange w:id="9910" w:author="Masato YOSHIKAWA" w:date="2026-01-20T11:15:00Z" w16du:dateUtc="2026-01-20T02:15:00Z">
            <w:rPr>
              <w:rFonts w:ascii="ＭＳ 明朝" w:eastAsia="ＭＳ 明朝" w:hAnsi="ＭＳ 明朝"/>
            </w:rPr>
          </w:rPrChange>
        </w:rPr>
        <w:t>DMIS</w:t>
      </w:r>
      <w:r w:rsidR="003937E3" w:rsidRPr="00F45A47">
        <w:rPr>
          <w:rFonts w:ascii="Times New Roman" w:eastAsia="ＭＳ 明朝" w:hAnsi="Times New Roman" w:cs="Times New Roman" w:hint="eastAsia"/>
          <w:rPrChange w:id="9911" w:author="Masato YOSHIKAWA" w:date="2026-01-20T11:15:00Z" w16du:dateUtc="2026-01-20T02:15:00Z">
            <w:rPr>
              <w:rFonts w:ascii="ＭＳ 明朝" w:eastAsia="ＭＳ 明朝" w:hAnsi="ＭＳ 明朝" w:hint="eastAsia"/>
            </w:rPr>
          </w:rPrChange>
        </w:rPr>
        <w:t>段階のクロス集計（</w:t>
      </w:r>
      <w:commentRangeStart w:id="9912"/>
      <w:r w:rsidR="003937E3" w:rsidRPr="00F45A47">
        <w:rPr>
          <w:rFonts w:ascii="Times New Roman" w:eastAsia="ＭＳ 明朝" w:hAnsi="Times New Roman" w:cs="Times New Roman" w:hint="eastAsia"/>
          <w:rPrChange w:id="9913" w:author="Masato YOSHIKAWA" w:date="2026-01-20T11:15:00Z" w16du:dateUtc="2026-01-20T02:15:00Z">
            <w:rPr>
              <w:rFonts w:ascii="ＭＳ 明朝" w:eastAsia="ＭＳ 明朝" w:hAnsi="ＭＳ 明朝" w:hint="eastAsia"/>
            </w:rPr>
          </w:rPrChange>
        </w:rPr>
        <w:t>行方向パーセンテージ</w:t>
      </w:r>
      <w:commentRangeEnd w:id="9912"/>
      <w:r w:rsidR="004C180E">
        <w:rPr>
          <w:rStyle w:val="ac"/>
          <w:b w:val="0"/>
          <w:bCs w:val="0"/>
        </w:rPr>
        <w:commentReference w:id="9912"/>
      </w:r>
      <w:r w:rsidR="003937E3" w:rsidRPr="00F45A47">
        <w:rPr>
          <w:rFonts w:ascii="Times New Roman" w:eastAsia="ＭＳ 明朝" w:hAnsi="Times New Roman" w:cs="Times New Roman" w:hint="eastAsia"/>
          <w:rPrChange w:id="9914" w:author="Masato YOSHIKAWA" w:date="2026-01-20T11:15:00Z" w16du:dateUtc="2026-01-20T02:15:00Z">
            <w:rPr>
              <w:rFonts w:ascii="ＭＳ 明朝" w:eastAsia="ＭＳ 明朝" w:hAnsi="ＭＳ 明朝" w:hint="eastAsia"/>
            </w:rPr>
          </w:rPrChange>
        </w:rPr>
        <w:t>）</w:t>
      </w:r>
    </w:p>
    <w:p w14:paraId="483A920B" w14:textId="77777777" w:rsidR="004C180E" w:rsidRPr="004C180E" w:rsidRDefault="004C180E">
      <w:pPr>
        <w:rPr>
          <w:rPrChange w:id="9915" w:author="Masato YOSHIKAWA" w:date="2026-01-20T12:37:00Z" w16du:dateUtc="2026-01-20T03:37:00Z">
            <w:rPr>
              <w:rFonts w:ascii="ＭＳ 明朝" w:eastAsia="ＭＳ 明朝" w:hAnsi="ＭＳ 明朝"/>
            </w:rPr>
          </w:rPrChange>
        </w:rPr>
        <w:pPrChange w:id="9916" w:author="Masato YOSHIKAWA" w:date="2026-01-20T12:37:00Z" w16du:dateUtc="2026-01-20T03:37:00Z">
          <w:pPr>
            <w:pStyle w:val="aff"/>
          </w:pPr>
        </w:pPrChange>
      </w:pPr>
    </w:p>
    <w:p w14:paraId="65F3BF27" w14:textId="5A473845" w:rsidR="006854CE" w:rsidRPr="00F45A47" w:rsidRDefault="00C2354E" w:rsidP="00610EF7">
      <w:pPr>
        <w:rPr>
          <w:rFonts w:ascii="Times New Roman" w:eastAsia="ＭＳ 明朝" w:hAnsi="Times New Roman" w:cs="Times New Roman"/>
          <w:szCs w:val="21"/>
          <w:rPrChange w:id="9917"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hint="eastAsia"/>
          <w:szCs w:val="21"/>
          <w:rPrChange w:id="9918" w:author="Masato YOSHIKAWA" w:date="2026-01-20T11:15:00Z" w16du:dateUtc="2026-01-20T02:15:00Z">
            <w:rPr>
              <w:rFonts w:ascii="ＭＳ 明朝" w:eastAsia="ＭＳ 明朝" w:hAnsi="ＭＳ 明朝" w:hint="eastAsia"/>
              <w:szCs w:val="21"/>
            </w:rPr>
          </w:rPrChange>
        </w:rPr>
        <w:t xml:space="preserve">　</w:t>
      </w:r>
      <w:r w:rsidR="00770811" w:rsidRPr="00F45A47">
        <w:rPr>
          <w:rFonts w:ascii="Times New Roman" w:eastAsia="ＭＳ 明朝" w:hAnsi="Times New Roman" w:cs="Times New Roman" w:hint="eastAsia"/>
          <w:szCs w:val="21"/>
          <w:rPrChange w:id="9919" w:author="Masato YOSHIKAWA" w:date="2026-01-20T11:15:00Z" w16du:dateUtc="2026-01-20T02:15:00Z">
            <w:rPr>
              <w:rFonts w:ascii="ＭＳ 明朝" w:eastAsia="ＭＳ 明朝" w:hAnsi="ＭＳ 明朝" w:hint="eastAsia"/>
              <w:szCs w:val="21"/>
            </w:rPr>
          </w:rPrChange>
        </w:rPr>
        <w:t>全体的な傾向として、まず特定の技法と</w:t>
      </w:r>
      <w:r w:rsidR="00770811" w:rsidRPr="00F45A47">
        <w:rPr>
          <w:rFonts w:ascii="Times New Roman" w:eastAsia="ＭＳ 明朝" w:hAnsi="Times New Roman" w:cs="Times New Roman"/>
          <w:szCs w:val="21"/>
          <w:rPrChange w:id="9920" w:author="Masato YOSHIKAWA" w:date="2026-01-20T11:15:00Z" w16du:dateUtc="2026-01-20T02:15:00Z">
            <w:rPr>
              <w:rFonts w:ascii="ＭＳ 明朝" w:eastAsia="ＭＳ 明朝" w:hAnsi="ＭＳ 明朝"/>
              <w:szCs w:val="21"/>
            </w:rPr>
          </w:rPrChange>
        </w:rPr>
        <w:t>DMIS</w:t>
      </w:r>
      <w:r w:rsidR="00770811" w:rsidRPr="00F45A47">
        <w:rPr>
          <w:rFonts w:ascii="Times New Roman" w:eastAsia="ＭＳ 明朝" w:hAnsi="Times New Roman" w:cs="Times New Roman"/>
          <w:szCs w:val="21"/>
          <w:rPrChange w:id="9921" w:author="Masato YOSHIKAWA" w:date="2026-01-20T11:15:00Z" w16du:dateUtc="2026-01-20T02:15:00Z">
            <w:rPr>
              <w:rFonts w:ascii="ＭＳ 明朝" w:eastAsia="ＭＳ 明朝" w:hAnsi="ＭＳ 明朝"/>
              <w:szCs w:val="21"/>
            </w:rPr>
          </w:rPrChange>
        </w:rPr>
        <w:t>段階の間に極めて強い結びつきが確認された。具体的には、</w:t>
      </w:r>
      <w:r w:rsidR="00770811" w:rsidRPr="00F45A47">
        <w:rPr>
          <w:rFonts w:ascii="Times New Roman" w:eastAsia="ＭＳ 明朝" w:hAnsi="Times New Roman" w:cs="Times New Roman"/>
          <w:szCs w:val="21"/>
          <w:rPrChange w:id="9922" w:author="Masato YOSHIKAWA" w:date="2026-01-20T11:15:00Z" w16du:dateUtc="2026-01-20T02:15:00Z">
            <w:rPr>
              <w:rFonts w:ascii="ＭＳ 明朝" w:eastAsia="ＭＳ 明朝" w:hAnsi="ＭＳ 明朝"/>
              <w:szCs w:val="21"/>
            </w:rPr>
          </w:rPrChange>
        </w:rPr>
        <w:t>Reduction</w:t>
      </w:r>
      <w:r w:rsidR="00770811" w:rsidRPr="00F45A47">
        <w:rPr>
          <w:rFonts w:ascii="Times New Roman" w:eastAsia="ＭＳ 明朝" w:hAnsi="Times New Roman" w:cs="Times New Roman"/>
          <w:szCs w:val="21"/>
          <w:rPrChange w:id="9923" w:author="Masato YOSHIKAWA" w:date="2026-01-20T11:15:00Z" w16du:dateUtc="2026-01-20T02:15:00Z">
            <w:rPr>
              <w:rFonts w:ascii="ＭＳ 明朝" w:eastAsia="ＭＳ 明朝" w:hAnsi="ＭＳ 明朝"/>
              <w:szCs w:val="21"/>
            </w:rPr>
          </w:rPrChange>
        </w:rPr>
        <w:t>は</w:t>
      </w:r>
      <w:r w:rsidR="00770811" w:rsidRPr="00F45A47">
        <w:rPr>
          <w:rFonts w:ascii="Times New Roman" w:eastAsia="ＭＳ 明朝" w:hAnsi="Times New Roman" w:cs="Times New Roman"/>
          <w:szCs w:val="21"/>
          <w:rPrChange w:id="9924" w:author="Masato YOSHIKAWA" w:date="2026-01-20T11:15:00Z" w16du:dateUtc="2026-01-20T02:15:00Z">
            <w:rPr>
              <w:rFonts w:ascii="ＭＳ 明朝" w:eastAsia="ＭＳ 明朝" w:hAnsi="ＭＳ 明朝"/>
              <w:szCs w:val="21"/>
            </w:rPr>
          </w:rPrChange>
        </w:rPr>
        <w:t>100%</w:t>
      </w:r>
      <w:r w:rsidR="00770811" w:rsidRPr="00F45A47">
        <w:rPr>
          <w:rFonts w:ascii="Times New Roman" w:eastAsia="ＭＳ 明朝" w:hAnsi="Times New Roman" w:cs="Times New Roman"/>
          <w:szCs w:val="21"/>
          <w:rPrChange w:id="9925" w:author="Masato YOSHIKAWA" w:date="2026-01-20T11:15:00Z" w16du:dateUtc="2026-01-20T02:15:00Z">
            <w:rPr>
              <w:rFonts w:ascii="ＭＳ 明朝" w:eastAsia="ＭＳ 明朝" w:hAnsi="ＭＳ 明朝"/>
              <w:szCs w:val="21"/>
            </w:rPr>
          </w:rPrChange>
        </w:rPr>
        <w:t>の確率で</w:t>
      </w:r>
      <w:r w:rsidR="00770811" w:rsidRPr="00F45A47">
        <w:rPr>
          <w:rFonts w:ascii="Times New Roman" w:eastAsia="ＭＳ 明朝" w:hAnsi="Times New Roman" w:cs="Times New Roman"/>
          <w:szCs w:val="21"/>
          <w:rPrChange w:id="9926" w:author="Masato YOSHIKAWA" w:date="2026-01-20T11:15:00Z" w16du:dateUtc="2026-01-20T02:15:00Z">
            <w:rPr>
              <w:rFonts w:ascii="ＭＳ 明朝" w:eastAsia="ＭＳ 明朝" w:hAnsi="ＭＳ 明朝"/>
              <w:szCs w:val="21"/>
            </w:rPr>
          </w:rPrChange>
        </w:rPr>
        <w:t>Denial</w:t>
      </w:r>
      <w:r w:rsidR="00770811" w:rsidRPr="00F45A47">
        <w:rPr>
          <w:rFonts w:ascii="Times New Roman" w:eastAsia="ＭＳ 明朝" w:hAnsi="Times New Roman" w:cs="Times New Roman"/>
          <w:szCs w:val="21"/>
          <w:rPrChange w:id="9927" w:author="Masato YOSHIKAWA" w:date="2026-01-20T11:15:00Z" w16du:dateUtc="2026-01-20T02:15:00Z">
            <w:rPr>
              <w:rFonts w:ascii="ＭＳ 明朝" w:eastAsia="ＭＳ 明朝" w:hAnsi="ＭＳ 明朝"/>
              <w:szCs w:val="21"/>
            </w:rPr>
          </w:rPrChange>
        </w:rPr>
        <w:t>に分類されている。情報を削除するという行為は、読者から文化認知の機会を完全に奪う結果に直結していると言える。同様に、</w:t>
      </w:r>
      <w:r w:rsidR="00770811" w:rsidRPr="00F45A47">
        <w:rPr>
          <w:rFonts w:ascii="Times New Roman" w:eastAsia="ＭＳ 明朝" w:hAnsi="Times New Roman" w:cs="Times New Roman"/>
          <w:szCs w:val="21"/>
          <w:rPrChange w:id="9928" w:author="Masato YOSHIKAWA" w:date="2026-01-20T11:15:00Z" w16du:dateUtc="2026-01-20T02:15:00Z">
            <w:rPr>
              <w:rFonts w:ascii="ＭＳ 明朝" w:eastAsia="ＭＳ 明朝" w:hAnsi="ＭＳ 明朝"/>
              <w:szCs w:val="21"/>
            </w:rPr>
          </w:rPrChange>
        </w:rPr>
        <w:t>Borrowing</w:t>
      </w:r>
      <w:r w:rsidR="00770811" w:rsidRPr="00F45A47">
        <w:rPr>
          <w:rFonts w:ascii="Times New Roman" w:eastAsia="ＭＳ 明朝" w:hAnsi="Times New Roman" w:cs="Times New Roman"/>
          <w:szCs w:val="21"/>
          <w:rPrChange w:id="9929" w:author="Masato YOSHIKAWA" w:date="2026-01-20T11:15:00Z" w16du:dateUtc="2026-01-20T02:15:00Z">
            <w:rPr>
              <w:rFonts w:ascii="ＭＳ 明朝" w:eastAsia="ＭＳ 明朝" w:hAnsi="ＭＳ 明朝"/>
              <w:szCs w:val="21"/>
            </w:rPr>
          </w:rPrChange>
        </w:rPr>
        <w:t>もその大半が</w:t>
      </w:r>
      <w:r w:rsidR="00770811" w:rsidRPr="00F45A47">
        <w:rPr>
          <w:rFonts w:ascii="Times New Roman" w:eastAsia="ＭＳ 明朝" w:hAnsi="Times New Roman" w:cs="Times New Roman"/>
          <w:szCs w:val="21"/>
          <w:rPrChange w:id="9930" w:author="Masato YOSHIKAWA" w:date="2026-01-20T11:15:00Z" w16du:dateUtc="2026-01-20T02:15:00Z">
            <w:rPr>
              <w:rFonts w:ascii="ＭＳ 明朝" w:eastAsia="ＭＳ 明朝" w:hAnsi="ＭＳ 明朝"/>
              <w:szCs w:val="21"/>
            </w:rPr>
          </w:rPrChange>
        </w:rPr>
        <w:t>Acceptance</w:t>
      </w:r>
      <w:r w:rsidR="00770811" w:rsidRPr="00F45A47">
        <w:rPr>
          <w:rFonts w:ascii="Times New Roman" w:eastAsia="ＭＳ 明朝" w:hAnsi="Times New Roman" w:cs="Times New Roman"/>
          <w:szCs w:val="21"/>
          <w:rPrChange w:id="9931" w:author="Masato YOSHIKAWA" w:date="2026-01-20T11:15:00Z" w16du:dateUtc="2026-01-20T02:15:00Z">
            <w:rPr>
              <w:rFonts w:ascii="ＭＳ 明朝" w:eastAsia="ＭＳ 明朝" w:hAnsi="ＭＳ 明朝"/>
              <w:szCs w:val="21"/>
            </w:rPr>
          </w:rPrChange>
        </w:rPr>
        <w:t>に分類された。音写によって異文化の存在自体は提示されるものの、そこに適切な補足情報が伴わない場合、読者の認識は差異の確認のみに留まる傾向にある。</w:t>
      </w:r>
    </w:p>
    <w:p w14:paraId="2166A4CF" w14:textId="7B181A9D" w:rsidR="00770811" w:rsidRPr="00F45A47" w:rsidRDefault="00770811" w:rsidP="00610EF7">
      <w:pPr>
        <w:rPr>
          <w:rFonts w:ascii="Times New Roman" w:eastAsia="ＭＳ 明朝" w:hAnsi="Times New Roman" w:cs="Times New Roman"/>
          <w:szCs w:val="21"/>
          <w:rPrChange w:id="9932"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hint="eastAsia"/>
          <w:szCs w:val="21"/>
          <w:rPrChange w:id="9933" w:author="Masato YOSHIKAWA" w:date="2026-01-20T11:15:00Z" w16du:dateUtc="2026-01-20T02:15:00Z">
            <w:rPr>
              <w:rFonts w:ascii="ＭＳ 明朝" w:eastAsia="ＭＳ 明朝" w:hAnsi="ＭＳ 明朝" w:hint="eastAsia"/>
              <w:szCs w:val="21"/>
            </w:rPr>
          </w:rPrChange>
        </w:rPr>
        <w:t xml:space="preserve">　</w:t>
      </w:r>
      <w:r w:rsidR="00D655BF" w:rsidRPr="00F45A47">
        <w:rPr>
          <w:rFonts w:ascii="Times New Roman" w:eastAsia="ＭＳ 明朝" w:hAnsi="Times New Roman" w:cs="Times New Roman"/>
          <w:szCs w:val="21"/>
          <w:rPrChange w:id="9934" w:author="Masato YOSHIKAWA" w:date="2026-01-20T11:15:00Z" w16du:dateUtc="2026-01-20T02:15:00Z">
            <w:rPr>
              <w:rFonts w:ascii="ＭＳ 明朝" w:eastAsia="ＭＳ 明朝" w:hAnsi="ＭＳ 明朝"/>
              <w:szCs w:val="21"/>
            </w:rPr>
          </w:rPrChange>
        </w:rPr>
        <w:t>次に、</w:t>
      </w:r>
      <w:r w:rsidR="00D655BF" w:rsidRPr="00F45A47">
        <w:rPr>
          <w:rFonts w:ascii="Times New Roman" w:eastAsia="ＭＳ 明朝" w:hAnsi="Times New Roman" w:cs="Times New Roman"/>
          <w:szCs w:val="21"/>
          <w:rPrChange w:id="9935" w:author="Masato YOSHIKAWA" w:date="2026-01-20T11:15:00Z" w16du:dateUtc="2026-01-20T02:15:00Z">
            <w:rPr>
              <w:rFonts w:ascii="ＭＳ 明朝" w:eastAsia="ＭＳ 明朝" w:hAnsi="ＭＳ 明朝"/>
              <w:szCs w:val="21"/>
            </w:rPr>
          </w:rPrChange>
        </w:rPr>
        <w:t>Minimization</w:t>
      </w:r>
      <w:r w:rsidR="00D655BF" w:rsidRPr="00F45A47">
        <w:rPr>
          <w:rFonts w:ascii="Times New Roman" w:eastAsia="ＭＳ 明朝" w:hAnsi="Times New Roman" w:cs="Times New Roman"/>
          <w:szCs w:val="21"/>
          <w:rPrChange w:id="9936" w:author="Masato YOSHIKAWA" w:date="2026-01-20T11:15:00Z" w16du:dateUtc="2026-01-20T02:15:00Z">
            <w:rPr>
              <w:rFonts w:ascii="ＭＳ 明朝" w:eastAsia="ＭＳ 明朝" w:hAnsi="ＭＳ 明朝"/>
              <w:szCs w:val="21"/>
            </w:rPr>
          </w:rPrChange>
        </w:rPr>
        <w:t>への集中が挙げられる。</w:t>
      </w:r>
      <w:r w:rsidR="00D655BF" w:rsidRPr="00F45A47">
        <w:rPr>
          <w:rFonts w:ascii="Times New Roman" w:eastAsia="ＭＳ 明朝" w:hAnsi="Times New Roman" w:cs="Times New Roman"/>
          <w:szCs w:val="21"/>
          <w:rPrChange w:id="9937" w:author="Masato YOSHIKAWA" w:date="2026-01-20T11:15:00Z" w16du:dateUtc="2026-01-20T02:15:00Z">
            <w:rPr>
              <w:rFonts w:ascii="ＭＳ 明朝" w:eastAsia="ＭＳ 明朝" w:hAnsi="ＭＳ 明朝"/>
              <w:szCs w:val="21"/>
            </w:rPr>
          </w:rPrChange>
        </w:rPr>
        <w:t>Established Equivalent</w:t>
      </w:r>
      <w:r w:rsidR="00D655BF" w:rsidRPr="00F45A47">
        <w:rPr>
          <w:rFonts w:ascii="Times New Roman" w:eastAsia="ＭＳ 明朝" w:hAnsi="Times New Roman" w:cs="Times New Roman"/>
          <w:szCs w:val="21"/>
          <w:rPrChange w:id="9938" w:author="Masato YOSHIKAWA" w:date="2026-01-20T11:15:00Z" w16du:dateUtc="2026-01-20T02:15:00Z">
            <w:rPr>
              <w:rFonts w:ascii="ＭＳ 明朝" w:eastAsia="ＭＳ 明朝" w:hAnsi="ＭＳ 明朝"/>
              <w:szCs w:val="21"/>
            </w:rPr>
          </w:rPrChange>
        </w:rPr>
        <w:t>、</w:t>
      </w:r>
      <w:r w:rsidR="00D655BF" w:rsidRPr="00F45A47">
        <w:rPr>
          <w:rFonts w:ascii="Times New Roman" w:eastAsia="ＭＳ 明朝" w:hAnsi="Times New Roman" w:cs="Times New Roman"/>
          <w:szCs w:val="21"/>
          <w:rPrChange w:id="9939" w:author="Masato YOSHIKAWA" w:date="2026-01-20T11:15:00Z" w16du:dateUtc="2026-01-20T02:15:00Z">
            <w:rPr>
              <w:rFonts w:ascii="ＭＳ 明朝" w:eastAsia="ＭＳ 明朝" w:hAnsi="ＭＳ 明朝"/>
              <w:szCs w:val="21"/>
            </w:rPr>
          </w:rPrChange>
        </w:rPr>
        <w:t>Generalization</w:t>
      </w:r>
      <w:r w:rsidR="00D655BF" w:rsidRPr="00F45A47">
        <w:rPr>
          <w:rFonts w:ascii="Times New Roman" w:eastAsia="ＭＳ 明朝" w:hAnsi="Times New Roman" w:cs="Times New Roman"/>
          <w:szCs w:val="21"/>
          <w:rPrChange w:id="9940" w:author="Masato YOSHIKAWA" w:date="2026-01-20T11:15:00Z" w16du:dateUtc="2026-01-20T02:15:00Z">
            <w:rPr>
              <w:rFonts w:ascii="ＭＳ 明朝" w:eastAsia="ＭＳ 明朝" w:hAnsi="ＭＳ 明朝"/>
              <w:szCs w:val="21"/>
            </w:rPr>
          </w:rPrChange>
        </w:rPr>
        <w:t>、</w:t>
      </w:r>
      <w:r w:rsidR="00D655BF" w:rsidRPr="00F45A47">
        <w:rPr>
          <w:rFonts w:ascii="Times New Roman" w:eastAsia="ＭＳ 明朝" w:hAnsi="Times New Roman" w:cs="Times New Roman"/>
          <w:szCs w:val="21"/>
          <w:rPrChange w:id="9941" w:author="Masato YOSHIKAWA" w:date="2026-01-20T11:15:00Z" w16du:dateUtc="2026-01-20T02:15:00Z">
            <w:rPr>
              <w:rFonts w:ascii="ＭＳ 明朝" w:eastAsia="ＭＳ 明朝" w:hAnsi="ＭＳ 明朝"/>
              <w:szCs w:val="21"/>
            </w:rPr>
          </w:rPrChange>
        </w:rPr>
        <w:t>Description</w:t>
      </w:r>
      <w:r w:rsidR="00D655BF" w:rsidRPr="00F45A47">
        <w:rPr>
          <w:rFonts w:ascii="Times New Roman" w:eastAsia="ＭＳ 明朝" w:hAnsi="Times New Roman" w:cs="Times New Roman"/>
          <w:szCs w:val="21"/>
          <w:rPrChange w:id="9942" w:author="Masato YOSHIKAWA" w:date="2026-01-20T11:15:00Z" w16du:dateUtc="2026-01-20T02:15:00Z">
            <w:rPr>
              <w:rFonts w:ascii="ＭＳ 明朝" w:eastAsia="ＭＳ 明朝" w:hAnsi="ＭＳ 明朝"/>
              <w:szCs w:val="21"/>
            </w:rPr>
          </w:rPrChange>
        </w:rPr>
        <w:t>、</w:t>
      </w:r>
      <w:r w:rsidR="00D655BF" w:rsidRPr="00F45A47">
        <w:rPr>
          <w:rFonts w:ascii="Times New Roman" w:eastAsia="ＭＳ 明朝" w:hAnsi="Times New Roman" w:cs="Times New Roman"/>
          <w:szCs w:val="21"/>
          <w:rPrChange w:id="9943" w:author="Masato YOSHIKAWA" w:date="2026-01-20T11:15:00Z" w16du:dateUtc="2026-01-20T02:15:00Z">
            <w:rPr>
              <w:rFonts w:ascii="ＭＳ 明朝" w:eastAsia="ＭＳ 明朝" w:hAnsi="ＭＳ 明朝"/>
              <w:szCs w:val="21"/>
            </w:rPr>
          </w:rPrChange>
        </w:rPr>
        <w:t>Literal translation</w:t>
      </w:r>
      <w:r w:rsidR="00D655BF" w:rsidRPr="00F45A47">
        <w:rPr>
          <w:rFonts w:ascii="Times New Roman" w:eastAsia="ＭＳ 明朝" w:hAnsi="Times New Roman" w:cs="Times New Roman"/>
          <w:szCs w:val="21"/>
          <w:rPrChange w:id="9944" w:author="Masato YOSHIKAWA" w:date="2026-01-20T11:15:00Z" w16du:dateUtc="2026-01-20T02:15:00Z">
            <w:rPr>
              <w:rFonts w:ascii="ＭＳ 明朝" w:eastAsia="ＭＳ 明朝" w:hAnsi="ＭＳ 明朝"/>
              <w:szCs w:val="21"/>
            </w:rPr>
          </w:rPrChange>
        </w:rPr>
        <w:t>といった技法の多くは、</w:t>
      </w:r>
      <w:r w:rsidR="00D655BF" w:rsidRPr="00F45A47">
        <w:rPr>
          <w:rFonts w:ascii="Times New Roman" w:eastAsia="ＭＳ 明朝" w:hAnsi="Times New Roman" w:cs="Times New Roman"/>
          <w:szCs w:val="21"/>
          <w:rPrChange w:id="9945" w:author="Masato YOSHIKAWA" w:date="2026-01-20T11:15:00Z" w16du:dateUtc="2026-01-20T02:15:00Z">
            <w:rPr>
              <w:rFonts w:ascii="ＭＳ 明朝" w:eastAsia="ＭＳ 明朝" w:hAnsi="ＭＳ 明朝"/>
              <w:szCs w:val="21"/>
            </w:rPr>
          </w:rPrChange>
        </w:rPr>
        <w:t>Minimization</w:t>
      </w:r>
      <w:r w:rsidR="00D655BF" w:rsidRPr="00F45A47">
        <w:rPr>
          <w:rFonts w:ascii="Times New Roman" w:eastAsia="ＭＳ 明朝" w:hAnsi="Times New Roman" w:cs="Times New Roman"/>
          <w:szCs w:val="21"/>
          <w:rPrChange w:id="9946" w:author="Masato YOSHIKAWA" w:date="2026-01-20T11:15:00Z" w16du:dateUtc="2026-01-20T02:15:00Z">
            <w:rPr>
              <w:rFonts w:ascii="ＭＳ 明朝" w:eastAsia="ＭＳ 明朝" w:hAnsi="ＭＳ 明朝"/>
              <w:szCs w:val="21"/>
            </w:rPr>
          </w:rPrChange>
        </w:rPr>
        <w:t>に分類された。これらの技法は、異文化要素を自文化の枠組みや既知の概念へと置き換える働きをしており、読者の認知的負荷を低減させる効果を持つと考えられる。ただし、</w:t>
      </w:r>
      <w:r w:rsidR="00D655BF" w:rsidRPr="00F45A47">
        <w:rPr>
          <w:rFonts w:ascii="Times New Roman" w:eastAsia="ＭＳ 明朝" w:hAnsi="Times New Roman" w:cs="Times New Roman"/>
          <w:szCs w:val="21"/>
          <w:rPrChange w:id="9947" w:author="Masato YOSHIKAWA" w:date="2026-01-20T11:15:00Z" w16du:dateUtc="2026-01-20T02:15:00Z">
            <w:rPr>
              <w:rFonts w:ascii="ＭＳ 明朝" w:eastAsia="ＭＳ 明朝" w:hAnsi="ＭＳ 明朝"/>
              <w:szCs w:val="21"/>
            </w:rPr>
          </w:rPrChange>
        </w:rPr>
        <w:t>Literal translation</w:t>
      </w:r>
      <w:r w:rsidR="00D655BF" w:rsidRPr="00F45A47">
        <w:rPr>
          <w:rFonts w:ascii="Times New Roman" w:eastAsia="ＭＳ 明朝" w:hAnsi="Times New Roman" w:cs="Times New Roman"/>
          <w:szCs w:val="21"/>
          <w:rPrChange w:id="9948" w:author="Masato YOSHIKAWA" w:date="2026-01-20T11:15:00Z" w16du:dateUtc="2026-01-20T02:15:00Z">
            <w:rPr>
              <w:rFonts w:ascii="ＭＳ 明朝" w:eastAsia="ＭＳ 明朝" w:hAnsi="ＭＳ 明朝"/>
              <w:szCs w:val="21"/>
            </w:rPr>
          </w:rPrChange>
        </w:rPr>
        <w:t>の約</w:t>
      </w:r>
      <w:r w:rsidR="00D655BF" w:rsidRPr="00F45A47">
        <w:rPr>
          <w:rFonts w:ascii="Times New Roman" w:eastAsia="ＭＳ 明朝" w:hAnsi="Times New Roman" w:cs="Times New Roman"/>
          <w:szCs w:val="21"/>
          <w:rPrChange w:id="9949" w:author="Masato YOSHIKAWA" w:date="2026-01-20T11:15:00Z" w16du:dateUtc="2026-01-20T02:15:00Z">
            <w:rPr>
              <w:rFonts w:ascii="ＭＳ 明朝" w:eastAsia="ＭＳ 明朝" w:hAnsi="ＭＳ 明朝"/>
              <w:szCs w:val="21"/>
            </w:rPr>
          </w:rPrChange>
        </w:rPr>
        <w:t>17%</w:t>
      </w:r>
      <w:r w:rsidR="00D655BF" w:rsidRPr="00F45A47">
        <w:rPr>
          <w:rFonts w:ascii="Times New Roman" w:eastAsia="ＭＳ 明朝" w:hAnsi="Times New Roman" w:cs="Times New Roman"/>
          <w:szCs w:val="21"/>
          <w:rPrChange w:id="9950" w:author="Masato YOSHIKAWA" w:date="2026-01-20T11:15:00Z" w16du:dateUtc="2026-01-20T02:15:00Z">
            <w:rPr>
              <w:rFonts w:ascii="ＭＳ 明朝" w:eastAsia="ＭＳ 明朝" w:hAnsi="ＭＳ 明朝"/>
              <w:szCs w:val="21"/>
            </w:rPr>
          </w:rPrChange>
        </w:rPr>
        <w:t>や</w:t>
      </w:r>
      <w:r w:rsidR="00D655BF" w:rsidRPr="00F45A47">
        <w:rPr>
          <w:rFonts w:ascii="Times New Roman" w:eastAsia="ＭＳ 明朝" w:hAnsi="Times New Roman" w:cs="Times New Roman"/>
          <w:szCs w:val="21"/>
          <w:rPrChange w:id="9951" w:author="Masato YOSHIKAWA" w:date="2026-01-20T11:15:00Z" w16du:dateUtc="2026-01-20T02:15:00Z">
            <w:rPr>
              <w:rFonts w:ascii="ＭＳ 明朝" w:eastAsia="ＭＳ 明朝" w:hAnsi="ＭＳ 明朝"/>
              <w:szCs w:val="21"/>
            </w:rPr>
          </w:rPrChange>
        </w:rPr>
        <w:t>Description</w:t>
      </w:r>
      <w:r w:rsidR="00D655BF" w:rsidRPr="00F45A47">
        <w:rPr>
          <w:rFonts w:ascii="Times New Roman" w:eastAsia="ＭＳ 明朝" w:hAnsi="Times New Roman" w:cs="Times New Roman"/>
          <w:szCs w:val="21"/>
          <w:rPrChange w:id="9952" w:author="Masato YOSHIKAWA" w:date="2026-01-20T11:15:00Z" w16du:dateUtc="2026-01-20T02:15:00Z">
            <w:rPr>
              <w:rFonts w:ascii="ＭＳ 明朝" w:eastAsia="ＭＳ 明朝" w:hAnsi="ＭＳ 明朝"/>
              <w:szCs w:val="21"/>
            </w:rPr>
          </w:rPrChange>
        </w:rPr>
        <w:t>の一部などは、</w:t>
      </w:r>
      <w:r w:rsidR="00D655BF" w:rsidRPr="00F45A47">
        <w:rPr>
          <w:rFonts w:ascii="Times New Roman" w:eastAsia="ＭＳ 明朝" w:hAnsi="Times New Roman" w:cs="Times New Roman"/>
          <w:szCs w:val="21"/>
          <w:rPrChange w:id="9953" w:author="Masato YOSHIKAWA" w:date="2026-01-20T11:15:00Z" w16du:dateUtc="2026-01-20T02:15:00Z">
            <w:rPr>
              <w:rFonts w:ascii="ＭＳ 明朝" w:eastAsia="ＭＳ 明朝" w:hAnsi="ＭＳ 明朝"/>
              <w:szCs w:val="21"/>
            </w:rPr>
          </w:rPrChange>
        </w:rPr>
        <w:t>Minimization</w:t>
      </w:r>
      <w:r w:rsidR="00D655BF" w:rsidRPr="00F45A47">
        <w:rPr>
          <w:rFonts w:ascii="Times New Roman" w:eastAsia="ＭＳ 明朝" w:hAnsi="Times New Roman" w:cs="Times New Roman"/>
          <w:szCs w:val="21"/>
          <w:rPrChange w:id="9954" w:author="Masato YOSHIKAWA" w:date="2026-01-20T11:15:00Z" w16du:dateUtc="2026-01-20T02:15:00Z">
            <w:rPr>
              <w:rFonts w:ascii="ＭＳ 明朝" w:eastAsia="ＭＳ 明朝" w:hAnsi="ＭＳ 明朝"/>
              <w:szCs w:val="21"/>
            </w:rPr>
          </w:rPrChange>
        </w:rPr>
        <w:t>ではなく</w:t>
      </w:r>
      <w:r w:rsidR="00D655BF" w:rsidRPr="00F45A47">
        <w:rPr>
          <w:rFonts w:ascii="Times New Roman" w:eastAsia="ＭＳ 明朝" w:hAnsi="Times New Roman" w:cs="Times New Roman"/>
          <w:szCs w:val="21"/>
          <w:rPrChange w:id="9955" w:author="Masato YOSHIKAWA" w:date="2026-01-20T11:15:00Z" w16du:dateUtc="2026-01-20T02:15:00Z">
            <w:rPr>
              <w:rFonts w:ascii="ＭＳ 明朝" w:eastAsia="ＭＳ 明朝" w:hAnsi="ＭＳ 明朝"/>
              <w:szCs w:val="21"/>
            </w:rPr>
          </w:rPrChange>
        </w:rPr>
        <w:t>Acceptance</w:t>
      </w:r>
      <w:r w:rsidR="00D655BF" w:rsidRPr="00F45A47">
        <w:rPr>
          <w:rFonts w:ascii="Times New Roman" w:eastAsia="ＭＳ 明朝" w:hAnsi="Times New Roman" w:cs="Times New Roman"/>
          <w:szCs w:val="21"/>
          <w:rPrChange w:id="9956" w:author="Masato YOSHIKAWA" w:date="2026-01-20T11:15:00Z" w16du:dateUtc="2026-01-20T02:15:00Z">
            <w:rPr>
              <w:rFonts w:ascii="ＭＳ 明朝" w:eastAsia="ＭＳ 明朝" w:hAnsi="ＭＳ 明朝"/>
              <w:szCs w:val="21"/>
            </w:rPr>
          </w:rPrChange>
        </w:rPr>
        <w:t>等に分類されるケースも見られた。このことは、これらの技法を用いたからといって必ずしも同化に至るわけではなく、文脈によっては異質感が残り続ける「揺らぎ」が存在することを示唆している。</w:t>
      </w:r>
    </w:p>
    <w:p w14:paraId="372511B5" w14:textId="3327B7AA" w:rsidR="00D655BF" w:rsidRPr="00F45A47" w:rsidRDefault="00D655BF" w:rsidP="00610EF7">
      <w:pPr>
        <w:rPr>
          <w:rFonts w:ascii="Times New Roman" w:eastAsia="ＭＳ 明朝" w:hAnsi="Times New Roman" w:cs="Times New Roman"/>
          <w:szCs w:val="21"/>
          <w:rPrChange w:id="9957"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hint="eastAsia"/>
          <w:szCs w:val="21"/>
          <w:rPrChange w:id="9958" w:author="Masato YOSHIKAWA" w:date="2026-01-20T11:15:00Z" w16du:dateUtc="2026-01-20T02:15:00Z">
            <w:rPr>
              <w:rFonts w:ascii="ＭＳ 明朝" w:eastAsia="ＭＳ 明朝" w:hAnsi="ＭＳ 明朝" w:hint="eastAsia"/>
              <w:szCs w:val="21"/>
            </w:rPr>
          </w:rPrChange>
        </w:rPr>
        <w:t xml:space="preserve">　</w:t>
      </w:r>
      <w:r w:rsidR="00060121" w:rsidRPr="00F45A47">
        <w:rPr>
          <w:rFonts w:ascii="Times New Roman" w:eastAsia="ＭＳ 明朝" w:hAnsi="Times New Roman" w:cs="Times New Roman"/>
          <w:szCs w:val="21"/>
          <w:rPrChange w:id="9959" w:author="Masato YOSHIKAWA" w:date="2026-01-20T11:15:00Z" w16du:dateUtc="2026-01-20T02:15:00Z">
            <w:rPr>
              <w:rFonts w:ascii="ＭＳ 明朝" w:eastAsia="ＭＳ 明朝" w:hAnsi="ＭＳ 明朝"/>
              <w:szCs w:val="21"/>
            </w:rPr>
          </w:rPrChange>
        </w:rPr>
        <w:t>一方で、</w:t>
      </w:r>
      <w:r w:rsidR="00060121" w:rsidRPr="00F45A47">
        <w:rPr>
          <w:rFonts w:ascii="Times New Roman" w:eastAsia="ＭＳ 明朝" w:hAnsi="Times New Roman" w:cs="Times New Roman"/>
          <w:szCs w:val="21"/>
          <w:rPrChange w:id="9960" w:author="Masato YOSHIKAWA" w:date="2026-01-20T11:15:00Z" w16du:dateUtc="2026-01-20T02:15:00Z">
            <w:rPr>
              <w:rFonts w:ascii="ＭＳ 明朝" w:eastAsia="ＭＳ 明朝" w:hAnsi="ＭＳ 明朝"/>
              <w:szCs w:val="21"/>
            </w:rPr>
          </w:rPrChange>
        </w:rPr>
        <w:t>Adaptation</w:t>
      </w:r>
      <w:r w:rsidR="00060121" w:rsidRPr="00F45A47">
        <w:rPr>
          <w:rFonts w:ascii="Times New Roman" w:eastAsia="ＭＳ 明朝" w:hAnsi="Times New Roman" w:cs="Times New Roman"/>
          <w:szCs w:val="21"/>
          <w:rPrChange w:id="9961" w:author="Masato YOSHIKAWA" w:date="2026-01-20T11:15:00Z" w16du:dateUtc="2026-01-20T02:15:00Z">
            <w:rPr>
              <w:rFonts w:ascii="ＭＳ 明朝" w:eastAsia="ＭＳ 明朝" w:hAnsi="ＭＳ 明朝"/>
              <w:szCs w:val="21"/>
            </w:rPr>
          </w:rPrChange>
        </w:rPr>
        <w:t>へと至る経路は限定的である。全データの中で</w:t>
      </w:r>
      <w:r w:rsidR="00060121" w:rsidRPr="00F45A47">
        <w:rPr>
          <w:rFonts w:ascii="Times New Roman" w:eastAsia="ＭＳ 明朝" w:hAnsi="Times New Roman" w:cs="Times New Roman"/>
          <w:szCs w:val="21"/>
          <w:rPrChange w:id="9962" w:author="Masato YOSHIKAWA" w:date="2026-01-20T11:15:00Z" w16du:dateUtc="2026-01-20T02:15:00Z">
            <w:rPr>
              <w:rFonts w:ascii="ＭＳ 明朝" w:eastAsia="ＭＳ 明朝" w:hAnsi="ＭＳ 明朝"/>
              <w:szCs w:val="21"/>
            </w:rPr>
          </w:rPrChange>
        </w:rPr>
        <w:t>Adaptation</w:t>
      </w:r>
      <w:r w:rsidR="00060121" w:rsidRPr="00F45A47">
        <w:rPr>
          <w:rFonts w:ascii="Times New Roman" w:eastAsia="ＭＳ 明朝" w:hAnsi="Times New Roman" w:cs="Times New Roman"/>
          <w:szCs w:val="21"/>
          <w:rPrChange w:id="9963" w:author="Masato YOSHIKAWA" w:date="2026-01-20T11:15:00Z" w16du:dateUtc="2026-01-20T02:15:00Z">
            <w:rPr>
              <w:rFonts w:ascii="ＭＳ 明朝" w:eastAsia="ＭＳ 明朝" w:hAnsi="ＭＳ 明朝"/>
              <w:szCs w:val="21"/>
            </w:rPr>
          </w:rPrChange>
        </w:rPr>
        <w:t>へ到達した事例は少数であったが、その多くにおいて</w:t>
      </w:r>
      <w:r w:rsidR="00060121" w:rsidRPr="00F45A47">
        <w:rPr>
          <w:rFonts w:ascii="Times New Roman" w:eastAsia="ＭＳ 明朝" w:hAnsi="Times New Roman" w:cs="Times New Roman"/>
          <w:szCs w:val="21"/>
          <w:rPrChange w:id="9964" w:author="Masato YOSHIKAWA" w:date="2026-01-20T11:15:00Z" w16du:dateUtc="2026-01-20T02:15:00Z">
            <w:rPr>
              <w:rFonts w:ascii="ＭＳ 明朝" w:eastAsia="ＭＳ 明朝" w:hAnsi="ＭＳ 明朝"/>
              <w:szCs w:val="21"/>
            </w:rPr>
          </w:rPrChange>
        </w:rPr>
        <w:t>Amplification</w:t>
      </w:r>
      <w:r w:rsidR="00060121" w:rsidRPr="00F45A47">
        <w:rPr>
          <w:rFonts w:ascii="Times New Roman" w:eastAsia="ＭＳ 明朝" w:hAnsi="Times New Roman" w:cs="Times New Roman"/>
          <w:szCs w:val="21"/>
          <w:rPrChange w:id="9965" w:author="Masato YOSHIKAWA" w:date="2026-01-20T11:15:00Z" w16du:dateUtc="2026-01-20T02:15:00Z">
            <w:rPr>
              <w:rFonts w:ascii="ＭＳ 明朝" w:eastAsia="ＭＳ 明朝" w:hAnsi="ＭＳ 明朝"/>
              <w:szCs w:val="21"/>
            </w:rPr>
          </w:rPrChange>
        </w:rPr>
        <w:t>（増幅）が用いられていた点は注目に値する。</w:t>
      </w:r>
      <w:r w:rsidR="00060121" w:rsidRPr="00F45A47">
        <w:rPr>
          <w:rFonts w:ascii="Times New Roman" w:eastAsia="ＭＳ 明朝" w:hAnsi="Times New Roman" w:cs="Times New Roman"/>
          <w:szCs w:val="21"/>
          <w:rPrChange w:id="9966" w:author="Masato YOSHIKAWA" w:date="2026-01-20T11:15:00Z" w16du:dateUtc="2026-01-20T02:15:00Z">
            <w:rPr>
              <w:rFonts w:ascii="ＭＳ 明朝" w:eastAsia="ＭＳ 明朝" w:hAnsi="ＭＳ 明朝"/>
              <w:szCs w:val="21"/>
            </w:rPr>
          </w:rPrChange>
        </w:rPr>
        <w:t>Amplification</w:t>
      </w:r>
      <w:r w:rsidR="00060121" w:rsidRPr="00F45A47">
        <w:rPr>
          <w:rFonts w:ascii="Times New Roman" w:eastAsia="ＭＳ 明朝" w:hAnsi="Times New Roman" w:cs="Times New Roman"/>
          <w:szCs w:val="21"/>
          <w:rPrChange w:id="9967" w:author="Masato YOSHIKAWA" w:date="2026-01-20T11:15:00Z" w16du:dateUtc="2026-01-20T02:15:00Z">
            <w:rPr>
              <w:rFonts w:ascii="ＭＳ 明朝" w:eastAsia="ＭＳ 明朝" w:hAnsi="ＭＳ 明朝"/>
              <w:szCs w:val="21"/>
            </w:rPr>
          </w:rPrChange>
        </w:rPr>
        <w:t>を用いた場合の</w:t>
      </w:r>
      <w:r w:rsidR="00060121" w:rsidRPr="00F45A47">
        <w:rPr>
          <w:rFonts w:ascii="Times New Roman" w:eastAsia="ＭＳ 明朝" w:hAnsi="Times New Roman" w:cs="Times New Roman"/>
          <w:szCs w:val="21"/>
          <w:rPrChange w:id="9968" w:author="Masato YOSHIKAWA" w:date="2026-01-20T11:15:00Z" w16du:dateUtc="2026-01-20T02:15:00Z">
            <w:rPr>
              <w:rFonts w:ascii="ＭＳ 明朝" w:eastAsia="ＭＳ 明朝" w:hAnsi="ＭＳ 明朝"/>
              <w:szCs w:val="21"/>
            </w:rPr>
          </w:rPrChange>
        </w:rPr>
        <w:t>Adaptation</w:t>
      </w:r>
      <w:r w:rsidR="00060121" w:rsidRPr="00F45A47">
        <w:rPr>
          <w:rFonts w:ascii="Times New Roman" w:eastAsia="ＭＳ 明朝" w:hAnsi="Times New Roman" w:cs="Times New Roman"/>
          <w:szCs w:val="21"/>
          <w:rPrChange w:id="9969" w:author="Masato YOSHIKAWA" w:date="2026-01-20T11:15:00Z" w16du:dateUtc="2026-01-20T02:15:00Z">
            <w:rPr>
              <w:rFonts w:ascii="ＭＳ 明朝" w:eastAsia="ＭＳ 明朝" w:hAnsi="ＭＳ 明朝"/>
              <w:szCs w:val="21"/>
            </w:rPr>
          </w:rPrChange>
        </w:rPr>
        <w:t>到達率は、他の技法と比較して顕著に高い結果となった。</w:t>
      </w:r>
    </w:p>
    <w:p w14:paraId="2B3051D6" w14:textId="77777777" w:rsidR="00060121" w:rsidRPr="00F45A47" w:rsidRDefault="00060121" w:rsidP="00610EF7">
      <w:pPr>
        <w:rPr>
          <w:rFonts w:ascii="Times New Roman" w:eastAsia="ＭＳ 明朝" w:hAnsi="Times New Roman" w:cs="Times New Roman"/>
          <w:szCs w:val="21"/>
          <w:rPrChange w:id="9970" w:author="Masato YOSHIKAWA" w:date="2026-01-20T11:15:00Z" w16du:dateUtc="2026-01-20T02:15:00Z">
            <w:rPr>
              <w:rFonts w:ascii="ＭＳ 明朝" w:eastAsia="ＭＳ 明朝" w:hAnsi="ＭＳ 明朝"/>
              <w:szCs w:val="21"/>
            </w:rPr>
          </w:rPrChange>
        </w:rPr>
      </w:pPr>
    </w:p>
    <w:p w14:paraId="3D76080C" w14:textId="04DF2B97" w:rsidR="006854CE" w:rsidRPr="00F45A47" w:rsidRDefault="00603E23" w:rsidP="00610EF7">
      <w:pPr>
        <w:rPr>
          <w:rFonts w:ascii="Times New Roman" w:eastAsia="ＭＳ 明朝" w:hAnsi="Times New Roman" w:cs="Times New Roman"/>
          <w:szCs w:val="21"/>
          <w:rPrChange w:id="9971"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9972" w:author="Masato YOSHIKAWA" w:date="2026-01-20T11:15:00Z" w16du:dateUtc="2026-01-20T02:15:00Z">
            <w:rPr>
              <w:rFonts w:ascii="ＭＳ 明朝" w:eastAsia="ＭＳ 明朝" w:hAnsi="ＭＳ 明朝"/>
              <w:szCs w:val="21"/>
            </w:rPr>
          </w:rPrChange>
        </w:rPr>
        <w:t xml:space="preserve">4.2.2 </w:t>
      </w:r>
      <w:r w:rsidRPr="00F45A47">
        <w:rPr>
          <w:rFonts w:ascii="Times New Roman" w:eastAsia="ＭＳ 明朝" w:hAnsi="Times New Roman" w:cs="Times New Roman" w:hint="eastAsia"/>
          <w:szCs w:val="21"/>
          <w:rPrChange w:id="9973" w:author="Masato YOSHIKAWA" w:date="2026-01-20T11:15:00Z" w16du:dateUtc="2026-01-20T02:15:00Z">
            <w:rPr>
              <w:rFonts w:ascii="ＭＳ 明朝" w:eastAsia="ＭＳ 明朝" w:hAnsi="ＭＳ 明朝" w:hint="eastAsia"/>
              <w:szCs w:val="21"/>
            </w:rPr>
          </w:rPrChange>
        </w:rPr>
        <w:t>翻訳技法</w:t>
      </w:r>
      <w:del w:id="9974" w:author="Masato YOSHIKAWA" w:date="2026-01-20T13:30:00Z" w16du:dateUtc="2026-01-20T04:30:00Z">
        <w:r w:rsidR="00063DE3" w:rsidRPr="00F45A47" w:rsidDel="00063DE3">
          <w:rPr>
            <w:rFonts w:ascii="Times New Roman" w:eastAsia="ＭＳ 明朝" w:hAnsi="Times New Roman" w:cs="Times New Roman" w:hint="eastAsia"/>
            <w:szCs w:val="21"/>
            <w:rPrChange w:id="9975" w:author="Masato YOSHIKAWA" w:date="2026-01-20T11:15:00Z" w16du:dateUtc="2026-01-20T02:15:00Z">
              <w:rPr>
                <w:rFonts w:ascii="ＭＳ 明朝" w:eastAsia="ＭＳ 明朝" w:hAnsi="ＭＳ 明朝" w:hint="eastAsia"/>
                <w:szCs w:val="21"/>
              </w:rPr>
            </w:rPrChange>
          </w:rPr>
          <w:delText>と</w:delText>
        </w:r>
      </w:del>
      <w:ins w:id="9976" w:author="Masato YOSHIKAWA" w:date="2026-01-20T13:30:00Z" w16du:dateUtc="2026-01-20T04:30:00Z">
        <w:r w:rsidR="00063DE3">
          <w:rPr>
            <w:rFonts w:ascii="Times New Roman" w:eastAsia="ＭＳ 明朝" w:hAnsi="Times New Roman" w:cs="Times New Roman" w:hint="eastAsia"/>
            <w:szCs w:val="21"/>
          </w:rPr>
          <w:t>×</w:t>
        </w:r>
      </w:ins>
      <w:r w:rsidRPr="00F45A47">
        <w:rPr>
          <w:rFonts w:ascii="Times New Roman" w:eastAsia="ＭＳ 明朝" w:hAnsi="Times New Roman" w:cs="Times New Roman"/>
          <w:szCs w:val="21"/>
          <w:rPrChange w:id="9977" w:author="Masato YOSHIKAWA" w:date="2026-01-20T11:15:00Z" w16du:dateUtc="2026-01-20T02:15:00Z">
            <w:rPr>
              <w:rFonts w:ascii="ＭＳ 明朝" w:eastAsia="ＭＳ 明朝" w:hAnsi="ＭＳ 明朝"/>
              <w:szCs w:val="21"/>
            </w:rPr>
          </w:rPrChange>
        </w:rPr>
        <w:t>DMIS</w:t>
      </w:r>
      <w:r w:rsidRPr="00F45A47">
        <w:rPr>
          <w:rFonts w:ascii="Times New Roman" w:eastAsia="ＭＳ 明朝" w:hAnsi="Times New Roman" w:cs="Times New Roman" w:hint="eastAsia"/>
          <w:szCs w:val="21"/>
          <w:rPrChange w:id="9978" w:author="Masato YOSHIKAWA" w:date="2026-01-20T11:15:00Z" w16du:dateUtc="2026-01-20T02:15:00Z">
            <w:rPr>
              <w:rFonts w:ascii="ＭＳ 明朝" w:eastAsia="ＭＳ 明朝" w:hAnsi="ＭＳ 明朝" w:hint="eastAsia"/>
              <w:szCs w:val="21"/>
            </w:rPr>
          </w:rPrChange>
        </w:rPr>
        <w:t>の統計的有意性（調整済み</w:t>
      </w:r>
      <w:ins w:id="9979" w:author="Masato YOSHIKAWA" w:date="2026-01-20T12:39:00Z" w16du:dateUtc="2026-01-20T03:39:00Z">
        <w:r w:rsidR="00DE3181">
          <w:rPr>
            <w:rFonts w:ascii="Times New Roman" w:eastAsia="ＭＳ 明朝" w:hAnsi="Times New Roman" w:cs="Times New Roman" w:hint="eastAsia"/>
            <w:szCs w:val="21"/>
          </w:rPr>
          <w:t>標準化</w:t>
        </w:r>
      </w:ins>
      <w:r w:rsidRPr="00F45A47">
        <w:rPr>
          <w:rFonts w:ascii="Times New Roman" w:eastAsia="ＭＳ 明朝" w:hAnsi="Times New Roman" w:cs="Times New Roman" w:hint="eastAsia"/>
          <w:szCs w:val="21"/>
          <w:rPrChange w:id="9980" w:author="Masato YOSHIKAWA" w:date="2026-01-20T11:15:00Z" w16du:dateUtc="2026-01-20T02:15:00Z">
            <w:rPr>
              <w:rFonts w:ascii="ＭＳ 明朝" w:eastAsia="ＭＳ 明朝" w:hAnsi="ＭＳ 明朝" w:hint="eastAsia"/>
              <w:szCs w:val="21"/>
            </w:rPr>
          </w:rPrChange>
        </w:rPr>
        <w:t>残差分析）</w:t>
      </w:r>
    </w:p>
    <w:p w14:paraId="5FD99CAC" w14:textId="288C321B" w:rsidR="00603E23" w:rsidRDefault="00603E23" w:rsidP="00610EF7">
      <w:pPr>
        <w:rPr>
          <w:ins w:id="9981" w:author="Masato YOSHIKAWA" w:date="2026-01-20T12:38:00Z" w16du:dateUtc="2026-01-20T03:38:00Z"/>
          <w:rFonts w:ascii="Times New Roman" w:eastAsia="ＭＳ 明朝" w:hAnsi="Times New Roman" w:cs="Times New Roman"/>
          <w:szCs w:val="21"/>
        </w:rPr>
      </w:pPr>
      <w:r w:rsidRPr="00F45A47">
        <w:rPr>
          <w:rFonts w:ascii="Times New Roman" w:eastAsia="ＭＳ 明朝" w:hAnsi="Times New Roman" w:cs="Times New Roman" w:hint="eastAsia"/>
          <w:szCs w:val="21"/>
          <w:rPrChange w:id="9982" w:author="Masato YOSHIKAWA" w:date="2026-01-20T11:15:00Z" w16du:dateUtc="2026-01-20T02:15:00Z">
            <w:rPr>
              <w:rFonts w:ascii="ＭＳ 明朝" w:eastAsia="ＭＳ 明朝" w:hAnsi="ＭＳ 明朝" w:hint="eastAsia"/>
              <w:szCs w:val="21"/>
            </w:rPr>
          </w:rPrChange>
        </w:rPr>
        <w:lastRenderedPageBreak/>
        <w:t xml:space="preserve">　</w:t>
      </w:r>
      <w:r w:rsidR="00060121" w:rsidRPr="00F45A47">
        <w:rPr>
          <w:rFonts w:ascii="Times New Roman" w:eastAsia="ＭＳ 明朝" w:hAnsi="Times New Roman" w:cs="Times New Roman"/>
          <w:szCs w:val="21"/>
          <w:rPrChange w:id="9983" w:author="Masato YOSHIKAWA" w:date="2026-01-20T11:15:00Z" w16du:dateUtc="2026-01-20T02:15:00Z">
            <w:rPr>
              <w:rFonts w:ascii="ＭＳ 明朝" w:eastAsia="ＭＳ 明朝" w:hAnsi="ＭＳ 明朝"/>
              <w:szCs w:val="21"/>
            </w:rPr>
          </w:rPrChange>
        </w:rPr>
        <w:t>前項で確認されたパーセンテージによる傾向が、単なる偶然の偏りではなく統計的に有意であるかを検証するため、調整済み</w:t>
      </w:r>
      <w:ins w:id="9984" w:author="Masato YOSHIKAWA" w:date="2026-01-20T12:39:00Z" w16du:dateUtc="2026-01-20T03:39:00Z">
        <w:r w:rsidR="00DE3181">
          <w:rPr>
            <w:rFonts w:ascii="Times New Roman" w:eastAsia="ＭＳ 明朝" w:hAnsi="Times New Roman" w:cs="Times New Roman" w:hint="eastAsia"/>
            <w:szCs w:val="21"/>
          </w:rPr>
          <w:t>標準化</w:t>
        </w:r>
      </w:ins>
      <w:r w:rsidR="00216EFE" w:rsidRPr="00F45A47">
        <w:rPr>
          <w:rFonts w:ascii="Times New Roman" w:eastAsia="ＭＳ 明朝" w:hAnsi="Times New Roman" w:cs="Times New Roman" w:hint="eastAsia"/>
          <w:szCs w:val="21"/>
          <w:rPrChange w:id="9985" w:author="Masato YOSHIKAWA" w:date="2026-01-20T11:15:00Z" w16du:dateUtc="2026-01-20T02:15:00Z">
            <w:rPr>
              <w:rFonts w:ascii="ＭＳ 明朝" w:eastAsia="ＭＳ 明朝" w:hAnsi="ＭＳ 明朝" w:hint="eastAsia"/>
              <w:szCs w:val="21"/>
            </w:rPr>
          </w:rPrChange>
        </w:rPr>
        <w:t>残差</w:t>
      </w:r>
      <w:r w:rsidR="00060121" w:rsidRPr="00F45A47">
        <w:rPr>
          <w:rFonts w:ascii="Times New Roman" w:eastAsia="ＭＳ 明朝" w:hAnsi="Times New Roman" w:cs="Times New Roman"/>
          <w:szCs w:val="21"/>
          <w:rPrChange w:id="9986" w:author="Masato YOSHIKAWA" w:date="2026-01-20T11:15:00Z" w16du:dateUtc="2026-01-20T02:15:00Z">
            <w:rPr>
              <w:rFonts w:ascii="ＭＳ 明朝" w:eastAsia="ＭＳ 明朝" w:hAnsi="ＭＳ 明朝"/>
              <w:szCs w:val="21"/>
            </w:rPr>
          </w:rPrChange>
        </w:rPr>
        <w:t>を算出した。その結果をヒートマップ（図</w:t>
      </w:r>
      <w:del w:id="9987" w:author="Masato YOSHIKAWA" w:date="2026-01-20T12:38:00Z" w16du:dateUtc="2026-01-20T03:38:00Z">
        <w:r w:rsidR="00216EFE" w:rsidRPr="00F45A47" w:rsidDel="00DE3181">
          <w:rPr>
            <w:rFonts w:ascii="Times New Roman" w:eastAsia="ＭＳ 明朝" w:hAnsi="Times New Roman" w:cs="Times New Roman" w:hint="eastAsia"/>
            <w:szCs w:val="21"/>
            <w:rPrChange w:id="9988" w:author="Masato YOSHIKAWA" w:date="2026-01-20T11:15:00Z" w16du:dateUtc="2026-01-20T02:15:00Z">
              <w:rPr>
                <w:rFonts w:ascii="ＭＳ 明朝" w:eastAsia="ＭＳ 明朝" w:hAnsi="ＭＳ 明朝" w:hint="eastAsia"/>
                <w:szCs w:val="21"/>
              </w:rPr>
            </w:rPrChange>
          </w:rPr>
          <w:delText>５</w:delText>
        </w:r>
      </w:del>
      <w:ins w:id="9989" w:author="Masato YOSHIKAWA" w:date="2026-01-20T12:38:00Z" w16du:dateUtc="2026-01-20T03:38:00Z">
        <w:r w:rsidR="00DE3181">
          <w:rPr>
            <w:rFonts w:ascii="Times New Roman" w:eastAsia="ＭＳ 明朝" w:hAnsi="Times New Roman" w:cs="Times New Roman" w:hint="eastAsia"/>
            <w:szCs w:val="21"/>
          </w:rPr>
          <w:t>5</w:t>
        </w:r>
      </w:ins>
      <w:r w:rsidR="00060121" w:rsidRPr="00F45A47">
        <w:rPr>
          <w:rFonts w:ascii="Times New Roman" w:eastAsia="ＭＳ 明朝" w:hAnsi="Times New Roman" w:cs="Times New Roman"/>
          <w:szCs w:val="21"/>
          <w:rPrChange w:id="9990" w:author="Masato YOSHIKAWA" w:date="2026-01-20T11:15:00Z" w16du:dateUtc="2026-01-20T02:15:00Z">
            <w:rPr>
              <w:rFonts w:ascii="ＭＳ 明朝" w:eastAsia="ＭＳ 明朝" w:hAnsi="ＭＳ 明朝"/>
              <w:szCs w:val="21"/>
            </w:rPr>
          </w:rPrChange>
        </w:rPr>
        <w:t>）に示す。なお、</w:t>
      </w:r>
      <w:r w:rsidR="00B531A5" w:rsidRPr="00F45A47">
        <w:rPr>
          <w:rFonts w:ascii="Times New Roman" w:eastAsia="ＭＳ 明朝" w:hAnsi="Times New Roman" w:cs="Times New Roman" w:hint="eastAsia"/>
          <w:szCs w:val="21"/>
          <w:rPrChange w:id="9991" w:author="Masato YOSHIKAWA" w:date="2026-01-20T11:15:00Z" w16du:dateUtc="2026-01-20T02:15:00Z">
            <w:rPr>
              <w:rFonts w:ascii="ＭＳ 明朝" w:eastAsia="ＭＳ 明朝" w:hAnsi="ＭＳ 明朝" w:hint="eastAsia"/>
              <w:szCs w:val="21"/>
            </w:rPr>
          </w:rPrChange>
        </w:rPr>
        <w:t>調整済み</w:t>
      </w:r>
      <w:ins w:id="9992" w:author="Masato YOSHIKAWA" w:date="2026-01-20T12:39:00Z" w16du:dateUtc="2026-01-20T03:39:00Z">
        <w:r w:rsidR="00DE3181">
          <w:rPr>
            <w:rFonts w:ascii="Times New Roman" w:eastAsia="ＭＳ 明朝" w:hAnsi="Times New Roman" w:cs="Times New Roman" w:hint="eastAsia"/>
            <w:szCs w:val="21"/>
          </w:rPr>
          <w:t>標準化</w:t>
        </w:r>
      </w:ins>
      <w:r w:rsidR="00B531A5" w:rsidRPr="00F45A47">
        <w:rPr>
          <w:rFonts w:ascii="Times New Roman" w:eastAsia="ＭＳ 明朝" w:hAnsi="Times New Roman" w:cs="Times New Roman" w:hint="eastAsia"/>
          <w:szCs w:val="21"/>
          <w:rPrChange w:id="9993" w:author="Masato YOSHIKAWA" w:date="2026-01-20T11:15:00Z" w16du:dateUtc="2026-01-20T02:15:00Z">
            <w:rPr>
              <w:rFonts w:ascii="ＭＳ 明朝" w:eastAsia="ＭＳ 明朝" w:hAnsi="ＭＳ 明朝" w:hint="eastAsia"/>
              <w:szCs w:val="21"/>
            </w:rPr>
          </w:rPrChange>
        </w:rPr>
        <w:t>残差の絶対値が</w:t>
      </w:r>
      <w:r w:rsidR="00B531A5" w:rsidRPr="00F45A47">
        <w:rPr>
          <w:rFonts w:ascii="Times New Roman" w:eastAsia="ＭＳ 明朝" w:hAnsi="Times New Roman" w:cs="Times New Roman"/>
          <w:szCs w:val="21"/>
          <w:rPrChange w:id="9994" w:author="Masato YOSHIKAWA" w:date="2026-01-20T11:15:00Z" w16du:dateUtc="2026-01-20T02:15:00Z">
            <w:rPr>
              <w:rFonts w:ascii="ＭＳ 明朝" w:eastAsia="ＭＳ 明朝" w:hAnsi="ＭＳ 明朝"/>
              <w:szCs w:val="21"/>
            </w:rPr>
          </w:rPrChange>
        </w:rPr>
        <w:t>1.96</w:t>
      </w:r>
      <w:r w:rsidR="00B531A5" w:rsidRPr="00F45A47">
        <w:rPr>
          <w:rFonts w:ascii="Times New Roman" w:eastAsia="ＭＳ 明朝" w:hAnsi="Times New Roman" w:cs="Times New Roman"/>
          <w:szCs w:val="21"/>
          <w:rPrChange w:id="9995" w:author="Masato YOSHIKAWA" w:date="2026-01-20T11:15:00Z" w16du:dateUtc="2026-01-20T02:15:00Z">
            <w:rPr>
              <w:rFonts w:ascii="ＭＳ 明朝" w:eastAsia="ＭＳ 明朝" w:hAnsi="ＭＳ 明朝"/>
              <w:szCs w:val="21"/>
            </w:rPr>
          </w:rPrChange>
        </w:rPr>
        <w:t>を超える場合、有意水準</w:t>
      </w:r>
      <w:r w:rsidR="00B531A5" w:rsidRPr="00F45A47">
        <w:rPr>
          <w:rFonts w:ascii="Times New Roman" w:eastAsia="ＭＳ 明朝" w:hAnsi="Times New Roman" w:cs="Times New Roman"/>
          <w:szCs w:val="21"/>
          <w:rPrChange w:id="9996" w:author="Masato YOSHIKAWA" w:date="2026-01-20T11:15:00Z" w16du:dateUtc="2026-01-20T02:15:00Z">
            <w:rPr>
              <w:rFonts w:ascii="ＭＳ 明朝" w:eastAsia="ＭＳ 明朝" w:hAnsi="ＭＳ 明朝"/>
              <w:szCs w:val="21"/>
            </w:rPr>
          </w:rPrChange>
        </w:rPr>
        <w:t>5%</w:t>
      </w:r>
      <w:r w:rsidR="00B531A5" w:rsidRPr="00F45A47">
        <w:rPr>
          <w:rFonts w:ascii="Times New Roman" w:eastAsia="ＭＳ 明朝" w:hAnsi="Times New Roman" w:cs="Times New Roman"/>
          <w:szCs w:val="21"/>
          <w:rPrChange w:id="9997" w:author="Masato YOSHIKAWA" w:date="2026-01-20T11:15:00Z" w16du:dateUtc="2026-01-20T02:15:00Z">
            <w:rPr>
              <w:rFonts w:ascii="ＭＳ 明朝" w:eastAsia="ＭＳ 明朝" w:hAnsi="ＭＳ 明朝"/>
              <w:szCs w:val="21"/>
            </w:rPr>
          </w:rPrChange>
        </w:rPr>
        <w:t>で統計的に有意とみなされ、その組み合わせの出現が偶然ではなく有意に多い、または少ないことを示す。</w:t>
      </w:r>
    </w:p>
    <w:p w14:paraId="2DD3AA97" w14:textId="77777777" w:rsidR="00DE3181" w:rsidRPr="00F45A47" w:rsidRDefault="00DE3181" w:rsidP="00610EF7">
      <w:pPr>
        <w:rPr>
          <w:rFonts w:ascii="Times New Roman" w:eastAsia="ＭＳ 明朝" w:hAnsi="Times New Roman" w:cs="Times New Roman"/>
          <w:szCs w:val="21"/>
          <w:rPrChange w:id="9998" w:author="Masato YOSHIKAWA" w:date="2026-01-20T11:15:00Z" w16du:dateUtc="2026-01-20T02:15:00Z">
            <w:rPr>
              <w:rFonts w:ascii="ＭＳ 明朝" w:eastAsia="ＭＳ 明朝" w:hAnsi="ＭＳ 明朝"/>
              <w:szCs w:val="21"/>
            </w:rPr>
          </w:rPrChange>
        </w:rPr>
      </w:pPr>
    </w:p>
    <w:tbl>
      <w:tblPr>
        <w:tblW w:w="8681" w:type="dxa"/>
        <w:tblCellMar>
          <w:left w:w="0" w:type="dxa"/>
          <w:right w:w="0" w:type="dxa"/>
        </w:tblCellMar>
        <w:tblLook w:val="04A0" w:firstRow="1" w:lastRow="0" w:firstColumn="1" w:lastColumn="0" w:noHBand="0" w:noVBand="1"/>
      </w:tblPr>
      <w:tblGrid>
        <w:gridCol w:w="932"/>
        <w:gridCol w:w="2462"/>
        <w:gridCol w:w="1381"/>
        <w:gridCol w:w="1313"/>
        <w:gridCol w:w="1428"/>
        <w:gridCol w:w="1165"/>
      </w:tblGrid>
      <w:tr w:rsidR="006818C0" w:rsidRPr="00F45A47" w14:paraId="2999E1B6" w14:textId="77777777" w:rsidTr="006818C0">
        <w:trPr>
          <w:trHeight w:val="390"/>
        </w:trPr>
        <w:tc>
          <w:tcPr>
            <w:tcW w:w="3394" w:type="dxa"/>
            <w:gridSpan w:val="2"/>
            <w:vMerge w:val="restar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F363817" w14:textId="77777777" w:rsidR="006818C0" w:rsidRPr="00F45A47" w:rsidRDefault="006818C0" w:rsidP="006818C0">
            <w:pPr>
              <w:rPr>
                <w:rFonts w:ascii="Times New Roman" w:eastAsia="ＭＳ 明朝" w:hAnsi="Times New Roman" w:cs="Times New Roman"/>
                <w:szCs w:val="21"/>
                <w:rPrChange w:id="9999"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10000" w:author="Masato YOSHIKAWA" w:date="2026-01-20T11:15:00Z" w16du:dateUtc="2026-01-20T02:15:00Z">
                  <w:rPr>
                    <w:rFonts w:ascii="ＭＳ 明朝" w:eastAsia="ＭＳ 明朝" w:hAnsi="ＭＳ 明朝"/>
                    <w:szCs w:val="21"/>
                  </w:rPr>
                </w:rPrChange>
              </w:rPr>
              <w:t>調整済み残差</w:t>
            </w:r>
          </w:p>
        </w:tc>
        <w:tc>
          <w:tcPr>
            <w:tcW w:w="5287" w:type="dxa"/>
            <w:gridSpan w:val="4"/>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E1292E2" w14:textId="77777777" w:rsidR="006818C0" w:rsidRPr="00F45A47" w:rsidRDefault="006818C0" w:rsidP="006818C0">
            <w:pPr>
              <w:rPr>
                <w:rFonts w:ascii="Times New Roman" w:eastAsia="ＭＳ 明朝" w:hAnsi="Times New Roman" w:cs="Times New Roman"/>
                <w:szCs w:val="21"/>
                <w:rPrChange w:id="10001"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10002" w:author="Masato YOSHIKAWA" w:date="2026-01-20T11:15:00Z" w16du:dateUtc="2026-01-20T02:15:00Z">
                  <w:rPr>
                    <w:rFonts w:ascii="ＭＳ 明朝" w:eastAsia="ＭＳ 明朝" w:hAnsi="ＭＳ 明朝"/>
                    <w:szCs w:val="21"/>
                  </w:rPr>
                </w:rPrChange>
              </w:rPr>
              <w:t>DMIS</w:t>
            </w:r>
          </w:p>
        </w:tc>
      </w:tr>
      <w:tr w:rsidR="006818C0" w:rsidRPr="00F45A47" w14:paraId="1A644D2E" w14:textId="77777777" w:rsidTr="006818C0">
        <w:trPr>
          <w:trHeight w:val="390"/>
        </w:trPr>
        <w:tc>
          <w:tcPr>
            <w:tcW w:w="3394" w:type="dxa"/>
            <w:gridSpan w:val="2"/>
            <w:vMerge/>
            <w:tcBorders>
              <w:top w:val="single" w:sz="6" w:space="0" w:color="CCCCCC"/>
              <w:left w:val="single" w:sz="6" w:space="0" w:color="CCCCCC"/>
              <w:bottom w:val="single" w:sz="6" w:space="0" w:color="CCCCCC"/>
              <w:right w:val="single" w:sz="6" w:space="0" w:color="CCCCCC"/>
            </w:tcBorders>
            <w:vAlign w:val="center"/>
            <w:hideMark/>
          </w:tcPr>
          <w:p w14:paraId="0F74D577" w14:textId="77777777" w:rsidR="006818C0" w:rsidRPr="00F45A47" w:rsidRDefault="006818C0" w:rsidP="006818C0">
            <w:pPr>
              <w:rPr>
                <w:rFonts w:ascii="Times New Roman" w:eastAsia="ＭＳ 明朝" w:hAnsi="Times New Roman" w:cs="Times New Roman"/>
                <w:szCs w:val="21"/>
                <w:rPrChange w:id="10003" w:author="Masato YOSHIKAWA" w:date="2026-01-20T11:15:00Z" w16du:dateUtc="2026-01-20T02:15:00Z">
                  <w:rPr>
                    <w:rFonts w:ascii="ＭＳ 明朝" w:eastAsia="ＭＳ 明朝" w:hAnsi="ＭＳ 明朝"/>
                    <w:szCs w:val="21"/>
                  </w:rPr>
                </w:rPrChange>
              </w:rPr>
            </w:pPr>
          </w:p>
        </w:tc>
        <w:tc>
          <w:tcPr>
            <w:tcW w:w="1381"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02E019D" w14:textId="77777777" w:rsidR="006818C0" w:rsidRPr="00F45A47" w:rsidRDefault="006818C0" w:rsidP="006818C0">
            <w:pPr>
              <w:rPr>
                <w:rFonts w:ascii="Times New Roman" w:eastAsia="ＭＳ 明朝" w:hAnsi="Times New Roman" w:cs="Times New Roman"/>
                <w:szCs w:val="21"/>
                <w:rPrChange w:id="10004"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10005" w:author="Masato YOSHIKAWA" w:date="2026-01-20T11:15:00Z" w16du:dateUtc="2026-01-20T02:15:00Z">
                  <w:rPr>
                    <w:rFonts w:ascii="ＭＳ 明朝" w:eastAsia="ＭＳ 明朝" w:hAnsi="ＭＳ 明朝"/>
                    <w:szCs w:val="21"/>
                  </w:rPr>
                </w:rPrChange>
              </w:rPr>
              <w:t>Minimization</w:t>
            </w:r>
          </w:p>
        </w:tc>
        <w:tc>
          <w:tcPr>
            <w:tcW w:w="131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0008D2C" w14:textId="77777777" w:rsidR="006818C0" w:rsidRPr="00F45A47" w:rsidRDefault="006818C0" w:rsidP="006818C0">
            <w:pPr>
              <w:rPr>
                <w:rFonts w:ascii="Times New Roman" w:eastAsia="ＭＳ 明朝" w:hAnsi="Times New Roman" w:cs="Times New Roman"/>
                <w:szCs w:val="21"/>
                <w:rPrChange w:id="10006"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10007" w:author="Masato YOSHIKAWA" w:date="2026-01-20T11:15:00Z" w16du:dateUtc="2026-01-20T02:15:00Z">
                  <w:rPr>
                    <w:rFonts w:ascii="ＭＳ 明朝" w:eastAsia="ＭＳ 明朝" w:hAnsi="ＭＳ 明朝"/>
                    <w:szCs w:val="21"/>
                  </w:rPr>
                </w:rPrChange>
              </w:rPr>
              <w:t>Denial</w:t>
            </w:r>
          </w:p>
        </w:tc>
        <w:tc>
          <w:tcPr>
            <w:tcW w:w="142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034A01C" w14:textId="77777777" w:rsidR="006818C0" w:rsidRPr="00F45A47" w:rsidRDefault="006818C0" w:rsidP="006818C0">
            <w:pPr>
              <w:rPr>
                <w:rFonts w:ascii="Times New Roman" w:eastAsia="ＭＳ 明朝" w:hAnsi="Times New Roman" w:cs="Times New Roman"/>
                <w:szCs w:val="21"/>
                <w:rPrChange w:id="10008"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10009" w:author="Masato YOSHIKAWA" w:date="2026-01-20T11:15:00Z" w16du:dateUtc="2026-01-20T02:15:00Z">
                  <w:rPr>
                    <w:rFonts w:ascii="ＭＳ 明朝" w:eastAsia="ＭＳ 明朝" w:hAnsi="ＭＳ 明朝"/>
                    <w:szCs w:val="21"/>
                  </w:rPr>
                </w:rPrChange>
              </w:rPr>
              <w:t>Adaptation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DEF24D1" w14:textId="77777777" w:rsidR="006818C0" w:rsidRPr="00F45A47" w:rsidRDefault="006818C0" w:rsidP="006818C0">
            <w:pPr>
              <w:rPr>
                <w:rFonts w:ascii="Times New Roman" w:eastAsia="ＭＳ 明朝" w:hAnsi="Times New Roman" w:cs="Times New Roman"/>
                <w:szCs w:val="21"/>
                <w:rPrChange w:id="10010"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10011" w:author="Masato YOSHIKAWA" w:date="2026-01-20T11:15:00Z" w16du:dateUtc="2026-01-20T02:15:00Z">
                  <w:rPr>
                    <w:rFonts w:ascii="ＭＳ 明朝" w:eastAsia="ＭＳ 明朝" w:hAnsi="ＭＳ 明朝"/>
                    <w:szCs w:val="21"/>
                  </w:rPr>
                </w:rPrChange>
              </w:rPr>
              <w:t>Acceptance</w:t>
            </w:r>
          </w:p>
        </w:tc>
      </w:tr>
      <w:tr w:rsidR="006818C0" w:rsidRPr="00F45A47" w14:paraId="35CCCDB8" w14:textId="77777777" w:rsidTr="006818C0">
        <w:trPr>
          <w:trHeight w:val="390"/>
        </w:trPr>
        <w:tc>
          <w:tcPr>
            <w:tcW w:w="0" w:type="auto"/>
            <w:vMerge w:val="restart"/>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4F19CBB" w14:textId="77777777" w:rsidR="006818C0" w:rsidRPr="00F45A47" w:rsidRDefault="006818C0" w:rsidP="006818C0">
            <w:pPr>
              <w:rPr>
                <w:rFonts w:ascii="Times New Roman" w:eastAsia="ＭＳ 明朝" w:hAnsi="Times New Roman" w:cs="Times New Roman"/>
                <w:szCs w:val="21"/>
                <w:rPrChange w:id="10012"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10013" w:author="Masato YOSHIKAWA" w:date="2026-01-20T11:15:00Z" w16du:dateUtc="2026-01-20T02:15:00Z">
                  <w:rPr>
                    <w:rFonts w:ascii="ＭＳ 明朝" w:eastAsia="ＭＳ 明朝" w:hAnsi="ＭＳ 明朝"/>
                    <w:szCs w:val="21"/>
                  </w:rPr>
                </w:rPrChange>
              </w:rPr>
              <w:t>翻訳技法</w:t>
            </w:r>
          </w:p>
        </w:tc>
        <w:tc>
          <w:tcPr>
            <w:tcW w:w="246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4165C32" w14:textId="77777777" w:rsidR="006818C0" w:rsidRPr="00F45A47" w:rsidRDefault="006818C0" w:rsidP="006818C0">
            <w:pPr>
              <w:rPr>
                <w:rFonts w:ascii="Times New Roman" w:eastAsia="ＭＳ 明朝" w:hAnsi="Times New Roman" w:cs="Times New Roman"/>
                <w:szCs w:val="21"/>
                <w:rPrChange w:id="10014"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10015" w:author="Masato YOSHIKAWA" w:date="2026-01-20T11:15:00Z" w16du:dateUtc="2026-01-20T02:15:00Z">
                  <w:rPr>
                    <w:rFonts w:ascii="ＭＳ 明朝" w:eastAsia="ＭＳ 明朝" w:hAnsi="ＭＳ 明朝"/>
                    <w:szCs w:val="21"/>
                  </w:rPr>
                </w:rPrChange>
              </w:rPr>
              <w:t>Reduction</w:t>
            </w:r>
          </w:p>
        </w:tc>
        <w:tc>
          <w:tcPr>
            <w:tcW w:w="1381" w:type="dxa"/>
            <w:tcBorders>
              <w:top w:val="single" w:sz="6" w:space="0" w:color="CCCCCC"/>
              <w:left w:val="single" w:sz="6" w:space="0" w:color="CCCCCC"/>
              <w:bottom w:val="single" w:sz="6" w:space="0" w:color="CCCCCC"/>
              <w:right w:val="single" w:sz="6" w:space="0" w:color="CCCCCC"/>
            </w:tcBorders>
            <w:shd w:val="clear" w:color="auto" w:fill="ABC7F4"/>
            <w:tcMar>
              <w:top w:w="30" w:type="dxa"/>
              <w:left w:w="45" w:type="dxa"/>
              <w:bottom w:w="30" w:type="dxa"/>
              <w:right w:w="45" w:type="dxa"/>
            </w:tcMar>
            <w:vAlign w:val="bottom"/>
            <w:hideMark/>
          </w:tcPr>
          <w:p w14:paraId="38DBAEB9" w14:textId="77777777" w:rsidR="006818C0" w:rsidRPr="00F45A47" w:rsidRDefault="006818C0" w:rsidP="006818C0">
            <w:pPr>
              <w:rPr>
                <w:rFonts w:ascii="Times New Roman" w:eastAsia="ＭＳ 明朝" w:hAnsi="Times New Roman" w:cs="Times New Roman"/>
                <w:szCs w:val="21"/>
                <w:rPrChange w:id="10016"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10017" w:author="Masato YOSHIKAWA" w:date="2026-01-20T11:15:00Z" w16du:dateUtc="2026-01-20T02:15:00Z">
                  <w:rPr>
                    <w:rFonts w:ascii="ＭＳ 明朝" w:eastAsia="ＭＳ 明朝" w:hAnsi="ＭＳ 明朝"/>
                    <w:szCs w:val="21"/>
                  </w:rPr>
                </w:rPrChange>
              </w:rPr>
              <w:t>-9.01</w:t>
            </w:r>
          </w:p>
        </w:tc>
        <w:tc>
          <w:tcPr>
            <w:tcW w:w="1313" w:type="dxa"/>
            <w:tcBorders>
              <w:top w:val="single" w:sz="6" w:space="0" w:color="CCCCCC"/>
              <w:left w:val="single" w:sz="6" w:space="0" w:color="CCCCCC"/>
              <w:bottom w:val="single" w:sz="6" w:space="0" w:color="CCCCCC"/>
              <w:right w:val="single" w:sz="6" w:space="0" w:color="CCCCCC"/>
            </w:tcBorders>
            <w:shd w:val="clear" w:color="auto" w:fill="EE0000"/>
            <w:tcMar>
              <w:top w:w="30" w:type="dxa"/>
              <w:left w:w="45" w:type="dxa"/>
              <w:bottom w:w="30" w:type="dxa"/>
              <w:right w:w="45" w:type="dxa"/>
            </w:tcMar>
            <w:vAlign w:val="bottom"/>
            <w:hideMark/>
          </w:tcPr>
          <w:p w14:paraId="5ECAD0C3" w14:textId="77777777" w:rsidR="006818C0" w:rsidRPr="00F45A47" w:rsidRDefault="006818C0" w:rsidP="006818C0">
            <w:pPr>
              <w:rPr>
                <w:rFonts w:ascii="Times New Roman" w:eastAsia="ＭＳ 明朝" w:hAnsi="Times New Roman" w:cs="Times New Roman"/>
                <w:szCs w:val="21"/>
                <w:rPrChange w:id="10018"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10019" w:author="Masato YOSHIKAWA" w:date="2026-01-20T11:15:00Z" w16du:dateUtc="2026-01-20T02:15:00Z">
                  <w:rPr>
                    <w:rFonts w:ascii="ＭＳ 明朝" w:eastAsia="ＭＳ 明朝" w:hAnsi="ＭＳ 明朝"/>
                    <w:szCs w:val="21"/>
                  </w:rPr>
                </w:rPrChange>
              </w:rPr>
              <w:t>16.85</w:t>
            </w:r>
          </w:p>
        </w:tc>
        <w:tc>
          <w:tcPr>
            <w:tcW w:w="1428" w:type="dxa"/>
            <w:tcBorders>
              <w:top w:val="single" w:sz="6" w:space="0" w:color="CCCCCC"/>
              <w:left w:val="single" w:sz="6" w:space="0" w:color="CCCCCC"/>
              <w:bottom w:val="single" w:sz="6" w:space="0" w:color="CCCCCC"/>
              <w:right w:val="single" w:sz="6" w:space="0" w:color="CCCCCC"/>
            </w:tcBorders>
            <w:shd w:val="clear" w:color="auto" w:fill="E5EDFB"/>
            <w:tcMar>
              <w:top w:w="30" w:type="dxa"/>
              <w:left w:w="45" w:type="dxa"/>
              <w:bottom w:w="30" w:type="dxa"/>
              <w:right w:w="45" w:type="dxa"/>
            </w:tcMar>
            <w:vAlign w:val="bottom"/>
            <w:hideMark/>
          </w:tcPr>
          <w:p w14:paraId="25B7B5B6" w14:textId="77777777" w:rsidR="006818C0" w:rsidRPr="00F45A47" w:rsidRDefault="006818C0" w:rsidP="006818C0">
            <w:pPr>
              <w:rPr>
                <w:rFonts w:ascii="Times New Roman" w:eastAsia="ＭＳ 明朝" w:hAnsi="Times New Roman" w:cs="Times New Roman"/>
                <w:szCs w:val="21"/>
                <w:rPrChange w:id="10020"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10021" w:author="Masato YOSHIKAWA" w:date="2026-01-20T11:15:00Z" w16du:dateUtc="2026-01-20T02:15:00Z">
                  <w:rPr>
                    <w:rFonts w:ascii="ＭＳ 明朝" w:eastAsia="ＭＳ 明朝" w:hAnsi="ＭＳ 明朝"/>
                    <w:szCs w:val="21"/>
                  </w:rPr>
                </w:rPrChange>
              </w:rPr>
              <w:t>-1.46</w:t>
            </w:r>
          </w:p>
        </w:tc>
        <w:tc>
          <w:tcPr>
            <w:tcW w:w="0" w:type="auto"/>
            <w:tcBorders>
              <w:top w:val="single" w:sz="6" w:space="0" w:color="CCCCCC"/>
              <w:left w:val="single" w:sz="6" w:space="0" w:color="CCCCCC"/>
              <w:bottom w:val="single" w:sz="6" w:space="0" w:color="CCCCCC"/>
              <w:right w:val="single" w:sz="6" w:space="0" w:color="CCCCCC"/>
            </w:tcBorders>
            <w:shd w:val="clear" w:color="auto" w:fill="DDE8FA"/>
            <w:tcMar>
              <w:top w:w="30" w:type="dxa"/>
              <w:left w:w="45" w:type="dxa"/>
              <w:bottom w:w="30" w:type="dxa"/>
              <w:right w:w="45" w:type="dxa"/>
            </w:tcMar>
            <w:vAlign w:val="bottom"/>
            <w:hideMark/>
          </w:tcPr>
          <w:p w14:paraId="13C2DE09" w14:textId="77777777" w:rsidR="006818C0" w:rsidRPr="00F45A47" w:rsidRDefault="006818C0" w:rsidP="006818C0">
            <w:pPr>
              <w:rPr>
                <w:rFonts w:ascii="Times New Roman" w:eastAsia="ＭＳ 明朝" w:hAnsi="Times New Roman" w:cs="Times New Roman"/>
                <w:szCs w:val="21"/>
                <w:rPrChange w:id="10022"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10023" w:author="Masato YOSHIKAWA" w:date="2026-01-20T11:15:00Z" w16du:dateUtc="2026-01-20T02:15:00Z">
                  <w:rPr>
                    <w:rFonts w:ascii="ＭＳ 明朝" w:eastAsia="ＭＳ 明朝" w:hAnsi="ＭＳ 明朝"/>
                    <w:szCs w:val="21"/>
                  </w:rPr>
                </w:rPrChange>
              </w:rPr>
              <w:t>-2.39</w:t>
            </w:r>
          </w:p>
        </w:tc>
      </w:tr>
      <w:tr w:rsidR="006818C0" w:rsidRPr="00F45A47" w14:paraId="736EF463" w14:textId="77777777" w:rsidTr="00361BF3">
        <w:trPr>
          <w:trHeight w:val="390"/>
        </w:trPr>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0CFCEC81" w14:textId="77777777" w:rsidR="006818C0" w:rsidRPr="00F45A47" w:rsidRDefault="006818C0" w:rsidP="006818C0">
            <w:pPr>
              <w:rPr>
                <w:rFonts w:ascii="Times New Roman" w:eastAsia="ＭＳ 明朝" w:hAnsi="Times New Roman" w:cs="Times New Roman"/>
                <w:szCs w:val="21"/>
                <w:rPrChange w:id="10024" w:author="Masato YOSHIKAWA" w:date="2026-01-20T11:15:00Z" w16du:dateUtc="2026-01-20T02:15:00Z">
                  <w:rPr>
                    <w:rFonts w:ascii="ＭＳ 明朝" w:eastAsia="ＭＳ 明朝" w:hAnsi="ＭＳ 明朝"/>
                    <w:szCs w:val="21"/>
                  </w:rPr>
                </w:rPrChange>
              </w:rPr>
            </w:pPr>
          </w:p>
        </w:tc>
        <w:tc>
          <w:tcPr>
            <w:tcW w:w="246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E09D07A" w14:textId="77777777" w:rsidR="006818C0" w:rsidRPr="00F45A47" w:rsidRDefault="006818C0" w:rsidP="006818C0">
            <w:pPr>
              <w:rPr>
                <w:rFonts w:ascii="Times New Roman" w:eastAsia="ＭＳ 明朝" w:hAnsi="Times New Roman" w:cs="Times New Roman"/>
                <w:szCs w:val="21"/>
                <w:rPrChange w:id="10025"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10026" w:author="Masato YOSHIKAWA" w:date="2026-01-20T11:15:00Z" w16du:dateUtc="2026-01-20T02:15:00Z">
                  <w:rPr>
                    <w:rFonts w:ascii="ＭＳ 明朝" w:eastAsia="ＭＳ 明朝" w:hAnsi="ＭＳ 明朝"/>
                    <w:szCs w:val="21"/>
                  </w:rPr>
                </w:rPrChange>
              </w:rPr>
              <w:t>Literal translation</w:t>
            </w:r>
          </w:p>
        </w:tc>
        <w:tc>
          <w:tcPr>
            <w:tcW w:w="1381" w:type="dxa"/>
            <w:tcBorders>
              <w:top w:val="single" w:sz="6" w:space="0" w:color="CCCCCC"/>
              <w:left w:val="single" w:sz="6" w:space="0" w:color="CCCCCC"/>
              <w:bottom w:val="single" w:sz="6" w:space="0" w:color="CCCCCC"/>
              <w:right w:val="single" w:sz="6" w:space="0" w:color="CCCCCC"/>
            </w:tcBorders>
            <w:shd w:val="clear" w:color="auto" w:fill="FAFBFE"/>
            <w:tcMar>
              <w:top w:w="30" w:type="dxa"/>
              <w:left w:w="45" w:type="dxa"/>
              <w:bottom w:w="30" w:type="dxa"/>
              <w:right w:w="45" w:type="dxa"/>
            </w:tcMar>
            <w:vAlign w:val="bottom"/>
            <w:hideMark/>
          </w:tcPr>
          <w:p w14:paraId="398FBA54" w14:textId="77777777" w:rsidR="006818C0" w:rsidRPr="00F45A47" w:rsidRDefault="006818C0" w:rsidP="006818C0">
            <w:pPr>
              <w:rPr>
                <w:rFonts w:ascii="Times New Roman" w:eastAsia="ＭＳ 明朝" w:hAnsi="Times New Roman" w:cs="Times New Roman"/>
                <w:szCs w:val="21"/>
                <w:rPrChange w:id="10027"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10028" w:author="Masato YOSHIKAWA" w:date="2026-01-20T11:15:00Z" w16du:dateUtc="2026-01-20T02:15:00Z">
                  <w:rPr>
                    <w:rFonts w:ascii="ＭＳ 明朝" w:eastAsia="ＭＳ 明朝" w:hAnsi="ＭＳ 明朝"/>
                    <w:szCs w:val="21"/>
                  </w:rPr>
                </w:rPrChange>
              </w:rPr>
              <w:t>1.32</w:t>
            </w:r>
          </w:p>
        </w:tc>
        <w:tc>
          <w:tcPr>
            <w:tcW w:w="1313" w:type="dxa"/>
            <w:tcBorders>
              <w:top w:val="single" w:sz="6" w:space="0" w:color="CCCCCC"/>
              <w:left w:val="single" w:sz="6" w:space="0" w:color="CCCCCC"/>
              <w:bottom w:val="single" w:sz="6" w:space="0" w:color="CCCCCC"/>
              <w:right w:val="single" w:sz="6" w:space="0" w:color="CCCCCC"/>
            </w:tcBorders>
            <w:shd w:val="clear" w:color="auto" w:fill="E4EDFB"/>
            <w:tcMar>
              <w:top w:w="30" w:type="dxa"/>
              <w:left w:w="45" w:type="dxa"/>
              <w:bottom w:w="30" w:type="dxa"/>
              <w:right w:w="45" w:type="dxa"/>
            </w:tcMar>
            <w:vAlign w:val="bottom"/>
            <w:hideMark/>
          </w:tcPr>
          <w:p w14:paraId="59EBF278" w14:textId="77777777" w:rsidR="006818C0" w:rsidRPr="00F45A47" w:rsidRDefault="006818C0" w:rsidP="006818C0">
            <w:pPr>
              <w:rPr>
                <w:rFonts w:ascii="Times New Roman" w:eastAsia="ＭＳ 明朝" w:hAnsi="Times New Roman" w:cs="Times New Roman"/>
                <w:szCs w:val="21"/>
                <w:rPrChange w:id="10029"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10030" w:author="Masato YOSHIKAWA" w:date="2026-01-20T11:15:00Z" w16du:dateUtc="2026-01-20T02:15:00Z">
                  <w:rPr>
                    <w:rFonts w:ascii="ＭＳ 明朝" w:eastAsia="ＭＳ 明朝" w:hAnsi="ＭＳ 明朝"/>
                    <w:szCs w:val="21"/>
                  </w:rPr>
                </w:rPrChange>
              </w:rPr>
              <w:t>-1.55</w:t>
            </w:r>
          </w:p>
        </w:tc>
        <w:tc>
          <w:tcPr>
            <w:tcW w:w="1428" w:type="dxa"/>
            <w:tcBorders>
              <w:top w:val="single" w:sz="6" w:space="0" w:color="CCCCCC"/>
              <w:left w:val="single" w:sz="6" w:space="0" w:color="CCCCCC"/>
              <w:bottom w:val="single" w:sz="6" w:space="0" w:color="CCCCCC"/>
              <w:right w:val="single" w:sz="6" w:space="0" w:color="CCCCCC"/>
            </w:tcBorders>
            <w:shd w:val="clear" w:color="auto" w:fill="E7EFFC"/>
            <w:tcMar>
              <w:top w:w="30" w:type="dxa"/>
              <w:left w:w="45" w:type="dxa"/>
              <w:bottom w:w="30" w:type="dxa"/>
              <w:right w:w="45" w:type="dxa"/>
            </w:tcMar>
            <w:vAlign w:val="bottom"/>
            <w:hideMark/>
          </w:tcPr>
          <w:p w14:paraId="4BC1CA26" w14:textId="77777777" w:rsidR="006818C0" w:rsidRPr="00F45A47" w:rsidRDefault="006818C0" w:rsidP="006818C0">
            <w:pPr>
              <w:rPr>
                <w:rFonts w:ascii="Times New Roman" w:eastAsia="ＭＳ 明朝" w:hAnsi="Times New Roman" w:cs="Times New Roman"/>
                <w:szCs w:val="21"/>
                <w:rPrChange w:id="10031"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10032" w:author="Masato YOSHIKAWA" w:date="2026-01-20T11:15:00Z" w16du:dateUtc="2026-01-20T02:15:00Z">
                  <w:rPr>
                    <w:rFonts w:ascii="ＭＳ 明朝" w:eastAsia="ＭＳ 明朝" w:hAnsi="ＭＳ 明朝"/>
                    <w:szCs w:val="21"/>
                  </w:rPr>
                </w:rPrChange>
              </w:rPr>
              <w:t>-1.06</w:t>
            </w:r>
          </w:p>
        </w:tc>
        <w:tc>
          <w:tcPr>
            <w:tcW w:w="0" w:type="auto"/>
            <w:tcBorders>
              <w:top w:val="single" w:sz="6" w:space="0" w:color="CCCCCC"/>
              <w:left w:val="single" w:sz="6" w:space="0" w:color="CCCCCC"/>
              <w:bottom w:val="single" w:sz="6" w:space="0" w:color="CCCCCC"/>
              <w:right w:val="single" w:sz="6" w:space="0" w:color="CCCCCC"/>
            </w:tcBorders>
            <w:shd w:val="clear" w:color="auto" w:fill="FFFFFF" w:themeFill="background1"/>
            <w:tcMar>
              <w:top w:w="30" w:type="dxa"/>
              <w:left w:w="45" w:type="dxa"/>
              <w:bottom w:w="30" w:type="dxa"/>
              <w:right w:w="45" w:type="dxa"/>
            </w:tcMar>
            <w:vAlign w:val="bottom"/>
            <w:hideMark/>
          </w:tcPr>
          <w:p w14:paraId="6474E480" w14:textId="77777777" w:rsidR="006818C0" w:rsidRPr="00F45A47" w:rsidRDefault="006818C0" w:rsidP="006818C0">
            <w:pPr>
              <w:rPr>
                <w:rFonts w:ascii="Times New Roman" w:eastAsia="ＭＳ 明朝" w:hAnsi="Times New Roman" w:cs="Times New Roman"/>
                <w:szCs w:val="21"/>
                <w:rPrChange w:id="10033"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10034" w:author="Masato YOSHIKAWA" w:date="2026-01-20T11:15:00Z" w16du:dateUtc="2026-01-20T02:15:00Z">
                  <w:rPr>
                    <w:rFonts w:ascii="ＭＳ 明朝" w:eastAsia="ＭＳ 明朝" w:hAnsi="ＭＳ 明朝"/>
                    <w:szCs w:val="21"/>
                  </w:rPr>
                </w:rPrChange>
              </w:rPr>
              <w:t>0.36</w:t>
            </w:r>
          </w:p>
        </w:tc>
      </w:tr>
      <w:tr w:rsidR="006818C0" w:rsidRPr="00F45A47" w14:paraId="7E195F03" w14:textId="77777777" w:rsidTr="006818C0">
        <w:trPr>
          <w:trHeight w:val="390"/>
        </w:trPr>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02A27DC5" w14:textId="77777777" w:rsidR="006818C0" w:rsidRPr="00F45A47" w:rsidRDefault="006818C0" w:rsidP="006818C0">
            <w:pPr>
              <w:rPr>
                <w:rFonts w:ascii="Times New Roman" w:eastAsia="ＭＳ 明朝" w:hAnsi="Times New Roman" w:cs="Times New Roman"/>
                <w:szCs w:val="21"/>
                <w:rPrChange w:id="10035" w:author="Masato YOSHIKAWA" w:date="2026-01-20T11:15:00Z" w16du:dateUtc="2026-01-20T02:15:00Z">
                  <w:rPr>
                    <w:rFonts w:ascii="ＭＳ 明朝" w:eastAsia="ＭＳ 明朝" w:hAnsi="ＭＳ 明朝"/>
                    <w:szCs w:val="21"/>
                  </w:rPr>
                </w:rPrChange>
              </w:rPr>
            </w:pPr>
          </w:p>
        </w:tc>
        <w:tc>
          <w:tcPr>
            <w:tcW w:w="246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EBF8F29" w14:textId="77777777" w:rsidR="006818C0" w:rsidRPr="00F45A47" w:rsidRDefault="006818C0" w:rsidP="006818C0">
            <w:pPr>
              <w:rPr>
                <w:rFonts w:ascii="Times New Roman" w:eastAsia="ＭＳ 明朝" w:hAnsi="Times New Roman" w:cs="Times New Roman"/>
                <w:szCs w:val="21"/>
                <w:rPrChange w:id="10036"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10037" w:author="Masato YOSHIKAWA" w:date="2026-01-20T11:15:00Z" w16du:dateUtc="2026-01-20T02:15:00Z">
                  <w:rPr>
                    <w:rFonts w:ascii="ＭＳ 明朝" w:eastAsia="ＭＳ 明朝" w:hAnsi="ＭＳ 明朝"/>
                    <w:szCs w:val="21"/>
                  </w:rPr>
                </w:rPrChange>
              </w:rPr>
              <w:t>Generalization</w:t>
            </w:r>
          </w:p>
        </w:tc>
        <w:tc>
          <w:tcPr>
            <w:tcW w:w="1381" w:type="dxa"/>
            <w:tcBorders>
              <w:top w:val="single" w:sz="6" w:space="0" w:color="CCCCCC"/>
              <w:left w:val="single" w:sz="6" w:space="0" w:color="CCCCCC"/>
              <w:bottom w:val="single" w:sz="6" w:space="0" w:color="CCCCCC"/>
              <w:right w:val="single" w:sz="6" w:space="0" w:color="CCCCCC"/>
            </w:tcBorders>
            <w:shd w:val="clear" w:color="auto" w:fill="E06666"/>
            <w:tcMar>
              <w:top w:w="30" w:type="dxa"/>
              <w:left w:w="45" w:type="dxa"/>
              <w:bottom w:w="30" w:type="dxa"/>
              <w:right w:w="45" w:type="dxa"/>
            </w:tcMar>
            <w:vAlign w:val="bottom"/>
            <w:hideMark/>
          </w:tcPr>
          <w:p w14:paraId="05E3F244" w14:textId="77777777" w:rsidR="006818C0" w:rsidRPr="00F45A47" w:rsidRDefault="006818C0" w:rsidP="006818C0">
            <w:pPr>
              <w:rPr>
                <w:rFonts w:ascii="Times New Roman" w:eastAsia="ＭＳ 明朝" w:hAnsi="Times New Roman" w:cs="Times New Roman"/>
                <w:szCs w:val="21"/>
                <w:rPrChange w:id="10038"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10039" w:author="Masato YOSHIKAWA" w:date="2026-01-20T11:15:00Z" w16du:dateUtc="2026-01-20T02:15:00Z">
                  <w:rPr>
                    <w:rFonts w:ascii="ＭＳ 明朝" w:eastAsia="ＭＳ 明朝" w:hAnsi="ＭＳ 明朝"/>
                    <w:szCs w:val="21"/>
                  </w:rPr>
                </w:rPrChange>
              </w:rPr>
              <w:t>4.07</w:t>
            </w:r>
          </w:p>
        </w:tc>
        <w:tc>
          <w:tcPr>
            <w:tcW w:w="1313" w:type="dxa"/>
            <w:tcBorders>
              <w:top w:val="single" w:sz="6" w:space="0" w:color="CCCCCC"/>
              <w:left w:val="single" w:sz="6" w:space="0" w:color="CCCCCC"/>
              <w:bottom w:val="single" w:sz="6" w:space="0" w:color="CCCCCC"/>
              <w:right w:val="single" w:sz="6" w:space="0" w:color="CCCCCC"/>
            </w:tcBorders>
            <w:shd w:val="clear" w:color="auto" w:fill="E2EBFB"/>
            <w:tcMar>
              <w:top w:w="30" w:type="dxa"/>
              <w:left w:w="45" w:type="dxa"/>
              <w:bottom w:w="30" w:type="dxa"/>
              <w:right w:w="45" w:type="dxa"/>
            </w:tcMar>
            <w:vAlign w:val="bottom"/>
            <w:hideMark/>
          </w:tcPr>
          <w:p w14:paraId="14D1C112" w14:textId="77777777" w:rsidR="006818C0" w:rsidRPr="00F45A47" w:rsidRDefault="006818C0" w:rsidP="006818C0">
            <w:pPr>
              <w:rPr>
                <w:rFonts w:ascii="Times New Roman" w:eastAsia="ＭＳ 明朝" w:hAnsi="Times New Roman" w:cs="Times New Roman"/>
                <w:szCs w:val="21"/>
                <w:rPrChange w:id="10040"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10041" w:author="Masato YOSHIKAWA" w:date="2026-01-20T11:15:00Z" w16du:dateUtc="2026-01-20T02:15:00Z">
                  <w:rPr>
                    <w:rFonts w:ascii="ＭＳ 明朝" w:eastAsia="ＭＳ 明朝" w:hAnsi="ＭＳ 明朝"/>
                    <w:szCs w:val="21"/>
                  </w:rPr>
                </w:rPrChange>
              </w:rPr>
              <w:t>-1.83</w:t>
            </w:r>
          </w:p>
        </w:tc>
        <w:tc>
          <w:tcPr>
            <w:tcW w:w="1428" w:type="dxa"/>
            <w:tcBorders>
              <w:top w:val="single" w:sz="6" w:space="0" w:color="CCCCCC"/>
              <w:left w:val="single" w:sz="6" w:space="0" w:color="CCCCCC"/>
              <w:bottom w:val="single" w:sz="6" w:space="0" w:color="CCCCCC"/>
              <w:right w:val="single" w:sz="6" w:space="0" w:color="CCCCCC"/>
            </w:tcBorders>
            <w:shd w:val="clear" w:color="auto" w:fill="E3ECFB"/>
            <w:tcMar>
              <w:top w:w="30" w:type="dxa"/>
              <w:left w:w="45" w:type="dxa"/>
              <w:bottom w:w="30" w:type="dxa"/>
              <w:right w:w="45" w:type="dxa"/>
            </w:tcMar>
            <w:vAlign w:val="bottom"/>
            <w:hideMark/>
          </w:tcPr>
          <w:p w14:paraId="4DE88304" w14:textId="77777777" w:rsidR="006818C0" w:rsidRPr="00F45A47" w:rsidRDefault="006818C0" w:rsidP="006818C0">
            <w:pPr>
              <w:rPr>
                <w:rFonts w:ascii="Times New Roman" w:eastAsia="ＭＳ 明朝" w:hAnsi="Times New Roman" w:cs="Times New Roman"/>
                <w:szCs w:val="21"/>
                <w:rPrChange w:id="10042"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10043" w:author="Masato YOSHIKAWA" w:date="2026-01-20T11:15:00Z" w16du:dateUtc="2026-01-20T02:15:00Z">
                  <w:rPr>
                    <w:rFonts w:ascii="ＭＳ 明朝" w:eastAsia="ＭＳ 明朝" w:hAnsi="ＭＳ 明朝"/>
                    <w:szCs w:val="21"/>
                  </w:rPr>
                </w:rPrChange>
              </w:rPr>
              <w:t>-1.63</w:t>
            </w:r>
          </w:p>
        </w:tc>
        <w:tc>
          <w:tcPr>
            <w:tcW w:w="0" w:type="auto"/>
            <w:tcBorders>
              <w:top w:val="single" w:sz="6" w:space="0" w:color="CCCCCC"/>
              <w:left w:val="single" w:sz="6" w:space="0" w:color="CCCCCC"/>
              <w:bottom w:val="single" w:sz="6" w:space="0" w:color="CCCCCC"/>
              <w:right w:val="single" w:sz="6" w:space="0" w:color="CCCCCC"/>
            </w:tcBorders>
            <w:shd w:val="clear" w:color="auto" w:fill="DBE7FA"/>
            <w:tcMar>
              <w:top w:w="30" w:type="dxa"/>
              <w:left w:w="45" w:type="dxa"/>
              <w:bottom w:w="30" w:type="dxa"/>
              <w:right w:w="45" w:type="dxa"/>
            </w:tcMar>
            <w:vAlign w:val="bottom"/>
            <w:hideMark/>
          </w:tcPr>
          <w:p w14:paraId="6BF7021F" w14:textId="77777777" w:rsidR="006818C0" w:rsidRPr="00F45A47" w:rsidRDefault="006818C0" w:rsidP="006818C0">
            <w:pPr>
              <w:rPr>
                <w:rFonts w:ascii="Times New Roman" w:eastAsia="ＭＳ 明朝" w:hAnsi="Times New Roman" w:cs="Times New Roman"/>
                <w:szCs w:val="21"/>
                <w:rPrChange w:id="10044"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10045" w:author="Masato YOSHIKAWA" w:date="2026-01-20T11:15:00Z" w16du:dateUtc="2026-01-20T02:15:00Z">
                  <w:rPr>
                    <w:rFonts w:ascii="ＭＳ 明朝" w:eastAsia="ＭＳ 明朝" w:hAnsi="ＭＳ 明朝"/>
                    <w:szCs w:val="21"/>
                  </w:rPr>
                </w:rPrChange>
              </w:rPr>
              <w:t>-2.68</w:t>
            </w:r>
          </w:p>
        </w:tc>
      </w:tr>
      <w:tr w:rsidR="006818C0" w:rsidRPr="00F45A47" w14:paraId="5217B0B0" w14:textId="77777777" w:rsidTr="006818C0">
        <w:trPr>
          <w:trHeight w:val="390"/>
        </w:trPr>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2E5EEAC1" w14:textId="77777777" w:rsidR="006818C0" w:rsidRPr="00F45A47" w:rsidRDefault="006818C0" w:rsidP="006818C0">
            <w:pPr>
              <w:rPr>
                <w:rFonts w:ascii="Times New Roman" w:eastAsia="ＭＳ 明朝" w:hAnsi="Times New Roman" w:cs="Times New Roman"/>
                <w:szCs w:val="21"/>
                <w:rPrChange w:id="10046" w:author="Masato YOSHIKAWA" w:date="2026-01-20T11:15:00Z" w16du:dateUtc="2026-01-20T02:15:00Z">
                  <w:rPr>
                    <w:rFonts w:ascii="ＭＳ 明朝" w:eastAsia="ＭＳ 明朝" w:hAnsi="ＭＳ 明朝"/>
                    <w:szCs w:val="21"/>
                  </w:rPr>
                </w:rPrChange>
              </w:rPr>
            </w:pPr>
          </w:p>
        </w:tc>
        <w:tc>
          <w:tcPr>
            <w:tcW w:w="246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A60C0EA" w14:textId="77777777" w:rsidR="006818C0" w:rsidRPr="00F45A47" w:rsidRDefault="006818C0" w:rsidP="006818C0">
            <w:pPr>
              <w:rPr>
                <w:rFonts w:ascii="Times New Roman" w:eastAsia="ＭＳ 明朝" w:hAnsi="Times New Roman" w:cs="Times New Roman"/>
                <w:szCs w:val="21"/>
                <w:rPrChange w:id="10047"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10048" w:author="Masato YOSHIKAWA" w:date="2026-01-20T11:15:00Z" w16du:dateUtc="2026-01-20T02:15:00Z">
                  <w:rPr>
                    <w:rFonts w:ascii="ＭＳ 明朝" w:eastAsia="ＭＳ 明朝" w:hAnsi="ＭＳ 明朝"/>
                    <w:szCs w:val="21"/>
                  </w:rPr>
                </w:rPrChange>
              </w:rPr>
              <w:t>Established equivalent</w:t>
            </w:r>
          </w:p>
        </w:tc>
        <w:tc>
          <w:tcPr>
            <w:tcW w:w="1381" w:type="dxa"/>
            <w:tcBorders>
              <w:top w:val="single" w:sz="6" w:space="0" w:color="CCCCCC"/>
              <w:left w:val="single" w:sz="6" w:space="0" w:color="CCCCCC"/>
              <w:bottom w:val="single" w:sz="6" w:space="0" w:color="CCCCCC"/>
              <w:right w:val="single" w:sz="6" w:space="0" w:color="CCCCCC"/>
            </w:tcBorders>
            <w:shd w:val="clear" w:color="auto" w:fill="E06666"/>
            <w:tcMar>
              <w:top w:w="30" w:type="dxa"/>
              <w:left w:w="45" w:type="dxa"/>
              <w:bottom w:w="30" w:type="dxa"/>
              <w:right w:w="45" w:type="dxa"/>
            </w:tcMar>
            <w:vAlign w:val="bottom"/>
            <w:hideMark/>
          </w:tcPr>
          <w:p w14:paraId="3CD57978" w14:textId="77777777" w:rsidR="006818C0" w:rsidRPr="00F45A47" w:rsidRDefault="006818C0" w:rsidP="006818C0">
            <w:pPr>
              <w:rPr>
                <w:rFonts w:ascii="Times New Roman" w:eastAsia="ＭＳ 明朝" w:hAnsi="Times New Roman" w:cs="Times New Roman"/>
                <w:szCs w:val="21"/>
                <w:rPrChange w:id="10049"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10050" w:author="Masato YOSHIKAWA" w:date="2026-01-20T11:15:00Z" w16du:dateUtc="2026-01-20T02:15:00Z">
                  <w:rPr>
                    <w:rFonts w:ascii="ＭＳ 明朝" w:eastAsia="ＭＳ 明朝" w:hAnsi="ＭＳ 明朝"/>
                    <w:szCs w:val="21"/>
                  </w:rPr>
                </w:rPrChange>
              </w:rPr>
              <w:t>9.23</w:t>
            </w:r>
          </w:p>
        </w:tc>
        <w:tc>
          <w:tcPr>
            <w:tcW w:w="1313" w:type="dxa"/>
            <w:tcBorders>
              <w:top w:val="single" w:sz="6" w:space="0" w:color="CCCCCC"/>
              <w:left w:val="single" w:sz="6" w:space="0" w:color="CCCCCC"/>
              <w:bottom w:val="single" w:sz="6" w:space="0" w:color="CCCCCC"/>
              <w:right w:val="single" w:sz="6" w:space="0" w:color="CCCCCC"/>
            </w:tcBorders>
            <w:shd w:val="clear" w:color="auto" w:fill="C8DAF8"/>
            <w:tcMar>
              <w:top w:w="30" w:type="dxa"/>
              <w:left w:w="45" w:type="dxa"/>
              <w:bottom w:w="30" w:type="dxa"/>
              <w:right w:w="45" w:type="dxa"/>
            </w:tcMar>
            <w:vAlign w:val="bottom"/>
            <w:hideMark/>
          </w:tcPr>
          <w:p w14:paraId="64A1CDBA" w14:textId="77777777" w:rsidR="006818C0" w:rsidRPr="00F45A47" w:rsidRDefault="006818C0" w:rsidP="006818C0">
            <w:pPr>
              <w:rPr>
                <w:rFonts w:ascii="Times New Roman" w:eastAsia="ＭＳ 明朝" w:hAnsi="Times New Roman" w:cs="Times New Roman"/>
                <w:szCs w:val="21"/>
                <w:rPrChange w:id="10051"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10052" w:author="Masato YOSHIKAWA" w:date="2026-01-20T11:15:00Z" w16du:dateUtc="2026-01-20T02:15:00Z">
                  <w:rPr>
                    <w:rFonts w:ascii="ＭＳ 明朝" w:eastAsia="ＭＳ 明朝" w:hAnsi="ＭＳ 明朝"/>
                    <w:szCs w:val="21"/>
                  </w:rPr>
                </w:rPrChange>
              </w:rPr>
              <w:t>-5.21</w:t>
            </w:r>
          </w:p>
        </w:tc>
        <w:tc>
          <w:tcPr>
            <w:tcW w:w="1428" w:type="dxa"/>
            <w:tcBorders>
              <w:top w:val="single" w:sz="6" w:space="0" w:color="CCCCCC"/>
              <w:left w:val="single" w:sz="6" w:space="0" w:color="CCCCCC"/>
              <w:bottom w:val="single" w:sz="6" w:space="0" w:color="CCCCCC"/>
              <w:right w:val="single" w:sz="6" w:space="0" w:color="CCCCCC"/>
            </w:tcBorders>
            <w:shd w:val="clear" w:color="auto" w:fill="D4E2F9"/>
            <w:tcMar>
              <w:top w:w="30" w:type="dxa"/>
              <w:left w:w="45" w:type="dxa"/>
              <w:bottom w:w="30" w:type="dxa"/>
              <w:right w:w="45" w:type="dxa"/>
            </w:tcMar>
            <w:vAlign w:val="bottom"/>
            <w:hideMark/>
          </w:tcPr>
          <w:p w14:paraId="2E5E504F" w14:textId="77777777" w:rsidR="006818C0" w:rsidRPr="00F45A47" w:rsidRDefault="006818C0" w:rsidP="006818C0">
            <w:pPr>
              <w:rPr>
                <w:rFonts w:ascii="Times New Roman" w:eastAsia="ＭＳ 明朝" w:hAnsi="Times New Roman" w:cs="Times New Roman"/>
                <w:szCs w:val="21"/>
                <w:rPrChange w:id="10053"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10054" w:author="Masato YOSHIKAWA" w:date="2026-01-20T11:15:00Z" w16du:dateUtc="2026-01-20T02:15:00Z">
                  <w:rPr>
                    <w:rFonts w:ascii="ＭＳ 明朝" w:eastAsia="ＭＳ 明朝" w:hAnsi="ＭＳ 明朝"/>
                    <w:szCs w:val="21"/>
                  </w:rPr>
                </w:rPrChange>
              </w:rPr>
              <w:t>-3.57</w:t>
            </w:r>
          </w:p>
        </w:tc>
        <w:tc>
          <w:tcPr>
            <w:tcW w:w="0" w:type="auto"/>
            <w:tcBorders>
              <w:top w:val="single" w:sz="6" w:space="0" w:color="CCCCCC"/>
              <w:left w:val="single" w:sz="6" w:space="0" w:color="CCCCCC"/>
              <w:bottom w:val="single" w:sz="6" w:space="0" w:color="CCCCCC"/>
              <w:right w:val="single" w:sz="6" w:space="0" w:color="CCCCCC"/>
            </w:tcBorders>
            <w:shd w:val="clear" w:color="auto" w:fill="C8DAF8"/>
            <w:tcMar>
              <w:top w:w="30" w:type="dxa"/>
              <w:left w:w="45" w:type="dxa"/>
              <w:bottom w:w="30" w:type="dxa"/>
              <w:right w:w="45" w:type="dxa"/>
            </w:tcMar>
            <w:vAlign w:val="bottom"/>
            <w:hideMark/>
          </w:tcPr>
          <w:p w14:paraId="733BA436" w14:textId="77777777" w:rsidR="006818C0" w:rsidRPr="00F45A47" w:rsidRDefault="006818C0" w:rsidP="006818C0">
            <w:pPr>
              <w:rPr>
                <w:rFonts w:ascii="Times New Roman" w:eastAsia="ＭＳ 明朝" w:hAnsi="Times New Roman" w:cs="Times New Roman"/>
                <w:szCs w:val="21"/>
                <w:rPrChange w:id="10055"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10056" w:author="Masato YOSHIKAWA" w:date="2026-01-20T11:15:00Z" w16du:dateUtc="2026-01-20T02:15:00Z">
                  <w:rPr>
                    <w:rFonts w:ascii="ＭＳ 明朝" w:eastAsia="ＭＳ 明朝" w:hAnsi="ＭＳ 明朝"/>
                    <w:szCs w:val="21"/>
                  </w:rPr>
                </w:rPrChange>
              </w:rPr>
              <w:t>-5.20</w:t>
            </w:r>
          </w:p>
        </w:tc>
      </w:tr>
      <w:tr w:rsidR="006818C0" w:rsidRPr="00F45A47" w14:paraId="0B268A3F" w14:textId="77777777" w:rsidTr="001D6A17">
        <w:trPr>
          <w:trHeight w:val="292"/>
        </w:trPr>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71E2408D" w14:textId="77777777" w:rsidR="006818C0" w:rsidRPr="00F45A47" w:rsidRDefault="006818C0" w:rsidP="006818C0">
            <w:pPr>
              <w:rPr>
                <w:rFonts w:ascii="Times New Roman" w:eastAsia="ＭＳ 明朝" w:hAnsi="Times New Roman" w:cs="Times New Roman"/>
                <w:szCs w:val="21"/>
                <w:rPrChange w:id="10057" w:author="Masato YOSHIKAWA" w:date="2026-01-20T11:15:00Z" w16du:dateUtc="2026-01-20T02:15:00Z">
                  <w:rPr>
                    <w:rFonts w:ascii="ＭＳ 明朝" w:eastAsia="ＭＳ 明朝" w:hAnsi="ＭＳ 明朝"/>
                    <w:szCs w:val="21"/>
                  </w:rPr>
                </w:rPrChange>
              </w:rPr>
            </w:pPr>
          </w:p>
        </w:tc>
        <w:tc>
          <w:tcPr>
            <w:tcW w:w="246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FD361A7" w14:textId="77777777" w:rsidR="006818C0" w:rsidRPr="00F45A47" w:rsidRDefault="006818C0" w:rsidP="006818C0">
            <w:pPr>
              <w:rPr>
                <w:rFonts w:ascii="Times New Roman" w:eastAsia="ＭＳ 明朝" w:hAnsi="Times New Roman" w:cs="Times New Roman"/>
                <w:szCs w:val="21"/>
                <w:rPrChange w:id="10058"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10059" w:author="Masato YOSHIKAWA" w:date="2026-01-20T11:15:00Z" w16du:dateUtc="2026-01-20T02:15:00Z">
                  <w:rPr>
                    <w:rFonts w:ascii="ＭＳ 明朝" w:eastAsia="ＭＳ 明朝" w:hAnsi="ＭＳ 明朝"/>
                    <w:szCs w:val="21"/>
                  </w:rPr>
                </w:rPrChange>
              </w:rPr>
              <w:t>Description</w:t>
            </w:r>
          </w:p>
        </w:tc>
        <w:tc>
          <w:tcPr>
            <w:tcW w:w="1381" w:type="dxa"/>
            <w:tcBorders>
              <w:top w:val="single" w:sz="6" w:space="0" w:color="CCCCCC"/>
              <w:left w:val="single" w:sz="6" w:space="0" w:color="CCCCCC"/>
              <w:bottom w:val="single" w:sz="6" w:space="0" w:color="CCCCCC"/>
              <w:right w:val="single" w:sz="6" w:space="0" w:color="CCCCCC"/>
            </w:tcBorders>
            <w:shd w:val="clear" w:color="auto" w:fill="E06666"/>
            <w:tcMar>
              <w:top w:w="30" w:type="dxa"/>
              <w:left w:w="45" w:type="dxa"/>
              <w:bottom w:w="30" w:type="dxa"/>
              <w:right w:w="45" w:type="dxa"/>
            </w:tcMar>
            <w:vAlign w:val="bottom"/>
            <w:hideMark/>
          </w:tcPr>
          <w:p w14:paraId="3B560408" w14:textId="77777777" w:rsidR="006818C0" w:rsidRPr="00F45A47" w:rsidRDefault="006818C0" w:rsidP="006818C0">
            <w:pPr>
              <w:rPr>
                <w:rFonts w:ascii="Times New Roman" w:eastAsia="ＭＳ 明朝" w:hAnsi="Times New Roman" w:cs="Times New Roman"/>
                <w:szCs w:val="21"/>
                <w:rPrChange w:id="10060"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10061" w:author="Masato YOSHIKAWA" w:date="2026-01-20T11:15:00Z" w16du:dateUtc="2026-01-20T02:15:00Z">
                  <w:rPr>
                    <w:rFonts w:ascii="ＭＳ 明朝" w:eastAsia="ＭＳ 明朝" w:hAnsi="ＭＳ 明朝"/>
                    <w:szCs w:val="21"/>
                  </w:rPr>
                </w:rPrChange>
              </w:rPr>
              <w:t>2.30</w:t>
            </w:r>
          </w:p>
        </w:tc>
        <w:tc>
          <w:tcPr>
            <w:tcW w:w="1313" w:type="dxa"/>
            <w:tcBorders>
              <w:top w:val="single" w:sz="6" w:space="0" w:color="CCCCCC"/>
              <w:left w:val="single" w:sz="6" w:space="0" w:color="CCCCCC"/>
              <w:bottom w:val="single" w:sz="6" w:space="0" w:color="CCCCCC"/>
              <w:right w:val="single" w:sz="6" w:space="0" w:color="CCCCCC"/>
            </w:tcBorders>
            <w:shd w:val="clear" w:color="auto" w:fill="E1EBFB"/>
            <w:tcMar>
              <w:top w:w="30" w:type="dxa"/>
              <w:left w:w="45" w:type="dxa"/>
              <w:bottom w:w="30" w:type="dxa"/>
              <w:right w:w="45" w:type="dxa"/>
            </w:tcMar>
            <w:vAlign w:val="bottom"/>
            <w:hideMark/>
          </w:tcPr>
          <w:p w14:paraId="6DE581DE" w14:textId="77777777" w:rsidR="006818C0" w:rsidRPr="00F45A47" w:rsidRDefault="006818C0" w:rsidP="006818C0">
            <w:pPr>
              <w:rPr>
                <w:rFonts w:ascii="Times New Roman" w:eastAsia="ＭＳ 明朝" w:hAnsi="Times New Roman" w:cs="Times New Roman"/>
                <w:szCs w:val="21"/>
                <w:rPrChange w:id="10062"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10063" w:author="Masato YOSHIKAWA" w:date="2026-01-20T11:15:00Z" w16du:dateUtc="2026-01-20T02:15:00Z">
                  <w:rPr>
                    <w:rFonts w:ascii="ＭＳ 明朝" w:eastAsia="ＭＳ 明朝" w:hAnsi="ＭＳ 明朝"/>
                    <w:szCs w:val="21"/>
                  </w:rPr>
                </w:rPrChange>
              </w:rPr>
              <w:t>-1.93</w:t>
            </w:r>
          </w:p>
        </w:tc>
        <w:tc>
          <w:tcPr>
            <w:tcW w:w="1428" w:type="dxa"/>
            <w:tcBorders>
              <w:top w:val="single" w:sz="6" w:space="0" w:color="CCCCCC"/>
              <w:left w:val="single" w:sz="6" w:space="0" w:color="CCCCCC"/>
              <w:bottom w:val="single" w:sz="6" w:space="0" w:color="CCCCCC"/>
              <w:right w:val="single" w:sz="6" w:space="0" w:color="CCCCCC"/>
            </w:tcBorders>
            <w:shd w:val="clear" w:color="auto" w:fill="ECF2FC"/>
            <w:tcMar>
              <w:top w:w="30" w:type="dxa"/>
              <w:left w:w="45" w:type="dxa"/>
              <w:bottom w:w="30" w:type="dxa"/>
              <w:right w:w="45" w:type="dxa"/>
            </w:tcMar>
            <w:vAlign w:val="bottom"/>
            <w:hideMark/>
          </w:tcPr>
          <w:p w14:paraId="18B40F1F" w14:textId="77777777" w:rsidR="006818C0" w:rsidRPr="00F45A47" w:rsidRDefault="006818C0" w:rsidP="006818C0">
            <w:pPr>
              <w:rPr>
                <w:rFonts w:ascii="Times New Roman" w:eastAsia="ＭＳ 明朝" w:hAnsi="Times New Roman" w:cs="Times New Roman"/>
                <w:szCs w:val="21"/>
                <w:rPrChange w:id="10064"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10065" w:author="Masato YOSHIKAWA" w:date="2026-01-20T11:15:00Z" w16du:dateUtc="2026-01-20T02:15:00Z">
                  <w:rPr>
                    <w:rFonts w:ascii="ＭＳ 明朝" w:eastAsia="ＭＳ 明朝" w:hAnsi="ＭＳ 明朝"/>
                    <w:szCs w:val="21"/>
                  </w:rPr>
                </w:rPrChange>
              </w:rPr>
              <w:t>-0.45</w:t>
            </w:r>
          </w:p>
        </w:tc>
        <w:tc>
          <w:tcPr>
            <w:tcW w:w="0" w:type="auto"/>
            <w:tcBorders>
              <w:top w:val="single" w:sz="6" w:space="0" w:color="CCCCCC"/>
              <w:left w:val="single" w:sz="6" w:space="0" w:color="CCCCCC"/>
              <w:bottom w:val="single" w:sz="6" w:space="0" w:color="CCCCCC"/>
              <w:right w:val="single" w:sz="6" w:space="0" w:color="CCCCCC"/>
            </w:tcBorders>
            <w:shd w:val="clear" w:color="auto" w:fill="E8EFFC"/>
            <w:tcMar>
              <w:top w:w="30" w:type="dxa"/>
              <w:left w:w="45" w:type="dxa"/>
              <w:bottom w:w="30" w:type="dxa"/>
              <w:right w:w="45" w:type="dxa"/>
            </w:tcMar>
            <w:vAlign w:val="bottom"/>
            <w:hideMark/>
          </w:tcPr>
          <w:p w14:paraId="4EB4DA46" w14:textId="77777777" w:rsidR="006818C0" w:rsidRPr="00F45A47" w:rsidRDefault="006818C0" w:rsidP="006818C0">
            <w:pPr>
              <w:rPr>
                <w:rFonts w:ascii="Times New Roman" w:eastAsia="ＭＳ 明朝" w:hAnsi="Times New Roman" w:cs="Times New Roman"/>
                <w:szCs w:val="21"/>
                <w:rPrChange w:id="10066"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10067" w:author="Masato YOSHIKAWA" w:date="2026-01-20T11:15:00Z" w16du:dateUtc="2026-01-20T02:15:00Z">
                  <w:rPr>
                    <w:rFonts w:ascii="ＭＳ 明朝" w:eastAsia="ＭＳ 明朝" w:hAnsi="ＭＳ 明朝"/>
                    <w:szCs w:val="21"/>
                  </w:rPr>
                </w:rPrChange>
              </w:rPr>
              <w:t>-1.01</w:t>
            </w:r>
          </w:p>
        </w:tc>
      </w:tr>
      <w:tr w:rsidR="006818C0" w:rsidRPr="00F45A47" w14:paraId="27C18338" w14:textId="77777777" w:rsidTr="006818C0">
        <w:trPr>
          <w:trHeight w:val="390"/>
        </w:trPr>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60924C0E" w14:textId="77777777" w:rsidR="006818C0" w:rsidRPr="00F45A47" w:rsidRDefault="006818C0" w:rsidP="006818C0">
            <w:pPr>
              <w:rPr>
                <w:rFonts w:ascii="Times New Roman" w:eastAsia="ＭＳ 明朝" w:hAnsi="Times New Roman" w:cs="Times New Roman"/>
                <w:szCs w:val="21"/>
                <w:rPrChange w:id="10068" w:author="Masato YOSHIKAWA" w:date="2026-01-20T11:15:00Z" w16du:dateUtc="2026-01-20T02:15:00Z">
                  <w:rPr>
                    <w:rFonts w:ascii="ＭＳ 明朝" w:eastAsia="ＭＳ 明朝" w:hAnsi="ＭＳ 明朝"/>
                    <w:szCs w:val="21"/>
                  </w:rPr>
                </w:rPrChange>
              </w:rPr>
            </w:pPr>
          </w:p>
        </w:tc>
        <w:tc>
          <w:tcPr>
            <w:tcW w:w="246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77CA5A0" w14:textId="77777777" w:rsidR="006818C0" w:rsidRPr="00F45A47" w:rsidRDefault="006818C0" w:rsidP="006818C0">
            <w:pPr>
              <w:rPr>
                <w:rFonts w:ascii="Times New Roman" w:eastAsia="ＭＳ 明朝" w:hAnsi="Times New Roman" w:cs="Times New Roman"/>
                <w:szCs w:val="21"/>
                <w:rPrChange w:id="10069"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10070" w:author="Masato YOSHIKAWA" w:date="2026-01-20T11:15:00Z" w16du:dateUtc="2026-01-20T02:15:00Z">
                  <w:rPr>
                    <w:rFonts w:ascii="ＭＳ 明朝" w:eastAsia="ＭＳ 明朝" w:hAnsi="ＭＳ 明朝"/>
                    <w:szCs w:val="21"/>
                  </w:rPr>
                </w:rPrChange>
              </w:rPr>
              <w:t>Borrowing</w:t>
            </w:r>
          </w:p>
        </w:tc>
        <w:tc>
          <w:tcPr>
            <w:tcW w:w="1381" w:type="dxa"/>
            <w:tcBorders>
              <w:top w:val="single" w:sz="6" w:space="0" w:color="CCCCCC"/>
              <w:left w:val="single" w:sz="6" w:space="0" w:color="CCCCCC"/>
              <w:bottom w:val="single" w:sz="6" w:space="0" w:color="CCCCCC"/>
              <w:right w:val="single" w:sz="6" w:space="0" w:color="CCCCCC"/>
            </w:tcBorders>
            <w:shd w:val="clear" w:color="auto" w:fill="A9C5F4"/>
            <w:tcMar>
              <w:top w:w="30" w:type="dxa"/>
              <w:left w:w="45" w:type="dxa"/>
              <w:bottom w:w="30" w:type="dxa"/>
              <w:right w:w="45" w:type="dxa"/>
            </w:tcMar>
            <w:vAlign w:val="bottom"/>
            <w:hideMark/>
          </w:tcPr>
          <w:p w14:paraId="33EAE496" w14:textId="77777777" w:rsidR="006818C0" w:rsidRPr="00F45A47" w:rsidRDefault="006818C0" w:rsidP="006818C0">
            <w:pPr>
              <w:rPr>
                <w:rFonts w:ascii="Times New Roman" w:eastAsia="ＭＳ 明朝" w:hAnsi="Times New Roman" w:cs="Times New Roman"/>
                <w:szCs w:val="21"/>
                <w:rPrChange w:id="10071"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10072" w:author="Masato YOSHIKAWA" w:date="2026-01-20T11:15:00Z" w16du:dateUtc="2026-01-20T02:15:00Z">
                  <w:rPr>
                    <w:rFonts w:ascii="ＭＳ 明朝" w:eastAsia="ＭＳ 明朝" w:hAnsi="ＭＳ 明朝"/>
                    <w:szCs w:val="21"/>
                  </w:rPr>
                </w:rPrChange>
              </w:rPr>
              <w:t>-9.32</w:t>
            </w:r>
          </w:p>
        </w:tc>
        <w:tc>
          <w:tcPr>
            <w:tcW w:w="1313" w:type="dxa"/>
            <w:tcBorders>
              <w:top w:val="single" w:sz="6" w:space="0" w:color="CCCCCC"/>
              <w:left w:val="single" w:sz="6" w:space="0" w:color="CCCCCC"/>
              <w:bottom w:val="single" w:sz="6" w:space="0" w:color="CCCCCC"/>
              <w:right w:val="single" w:sz="6" w:space="0" w:color="CCCCCC"/>
            </w:tcBorders>
            <w:shd w:val="clear" w:color="auto" w:fill="DFE9FB"/>
            <w:tcMar>
              <w:top w:w="30" w:type="dxa"/>
              <w:left w:w="45" w:type="dxa"/>
              <w:bottom w:w="30" w:type="dxa"/>
              <w:right w:w="45" w:type="dxa"/>
            </w:tcMar>
            <w:vAlign w:val="bottom"/>
            <w:hideMark/>
          </w:tcPr>
          <w:p w14:paraId="555012D3" w14:textId="77777777" w:rsidR="006818C0" w:rsidRPr="00F45A47" w:rsidRDefault="006818C0" w:rsidP="006818C0">
            <w:pPr>
              <w:rPr>
                <w:rFonts w:ascii="Times New Roman" w:eastAsia="ＭＳ 明朝" w:hAnsi="Times New Roman" w:cs="Times New Roman"/>
                <w:szCs w:val="21"/>
                <w:rPrChange w:id="10073"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10074" w:author="Masato YOSHIKAWA" w:date="2026-01-20T11:15:00Z" w16du:dateUtc="2026-01-20T02:15:00Z">
                  <w:rPr>
                    <w:rFonts w:ascii="ＭＳ 明朝" w:eastAsia="ＭＳ 明朝" w:hAnsi="ＭＳ 明朝"/>
                    <w:szCs w:val="21"/>
                  </w:rPr>
                </w:rPrChange>
              </w:rPr>
              <w:t>-2.20</w:t>
            </w:r>
          </w:p>
        </w:tc>
        <w:tc>
          <w:tcPr>
            <w:tcW w:w="1428" w:type="dxa"/>
            <w:tcBorders>
              <w:top w:val="single" w:sz="6" w:space="0" w:color="CCCCCC"/>
              <w:left w:val="single" w:sz="6" w:space="0" w:color="CCCCCC"/>
              <w:bottom w:val="single" w:sz="6" w:space="0" w:color="CCCCCC"/>
              <w:right w:val="single" w:sz="6" w:space="0" w:color="CCCCCC"/>
            </w:tcBorders>
            <w:shd w:val="clear" w:color="auto" w:fill="E4EDFB"/>
            <w:tcMar>
              <w:top w:w="30" w:type="dxa"/>
              <w:left w:w="45" w:type="dxa"/>
              <w:bottom w:w="30" w:type="dxa"/>
              <w:right w:w="45" w:type="dxa"/>
            </w:tcMar>
            <w:vAlign w:val="bottom"/>
            <w:hideMark/>
          </w:tcPr>
          <w:p w14:paraId="7BEF1BAA" w14:textId="77777777" w:rsidR="006818C0" w:rsidRPr="00F45A47" w:rsidRDefault="006818C0" w:rsidP="006818C0">
            <w:pPr>
              <w:rPr>
                <w:rFonts w:ascii="Times New Roman" w:eastAsia="ＭＳ 明朝" w:hAnsi="Times New Roman" w:cs="Times New Roman"/>
                <w:szCs w:val="21"/>
                <w:rPrChange w:id="10075"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10076" w:author="Masato YOSHIKAWA" w:date="2026-01-20T11:15:00Z" w16du:dateUtc="2026-01-20T02:15:00Z">
                  <w:rPr>
                    <w:rFonts w:ascii="ＭＳ 明朝" w:eastAsia="ＭＳ 明朝" w:hAnsi="ＭＳ 明朝"/>
                    <w:szCs w:val="21"/>
                  </w:rPr>
                </w:rPrChange>
              </w:rPr>
              <w:t>-1.51</w:t>
            </w:r>
          </w:p>
        </w:tc>
        <w:tc>
          <w:tcPr>
            <w:tcW w:w="0" w:type="auto"/>
            <w:tcBorders>
              <w:top w:val="single" w:sz="6" w:space="0" w:color="CCCCCC"/>
              <w:left w:val="single" w:sz="6" w:space="0" w:color="CCCCCC"/>
              <w:bottom w:val="single" w:sz="6" w:space="0" w:color="CCCCCC"/>
              <w:right w:val="single" w:sz="6" w:space="0" w:color="CCCCCC"/>
            </w:tcBorders>
            <w:shd w:val="clear" w:color="auto" w:fill="EE0000"/>
            <w:tcMar>
              <w:top w:w="30" w:type="dxa"/>
              <w:left w:w="45" w:type="dxa"/>
              <w:bottom w:w="30" w:type="dxa"/>
              <w:right w:w="45" w:type="dxa"/>
            </w:tcMar>
            <w:vAlign w:val="bottom"/>
            <w:hideMark/>
          </w:tcPr>
          <w:p w14:paraId="1F0541FE" w14:textId="77777777" w:rsidR="006818C0" w:rsidRPr="00F45A47" w:rsidRDefault="006818C0" w:rsidP="006818C0">
            <w:pPr>
              <w:rPr>
                <w:rFonts w:ascii="Times New Roman" w:eastAsia="ＭＳ 明朝" w:hAnsi="Times New Roman" w:cs="Times New Roman"/>
                <w:szCs w:val="21"/>
                <w:rPrChange w:id="10077"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10078" w:author="Masato YOSHIKAWA" w:date="2026-01-20T11:15:00Z" w16du:dateUtc="2026-01-20T02:15:00Z">
                  <w:rPr>
                    <w:rFonts w:ascii="ＭＳ 明朝" w:eastAsia="ＭＳ 明朝" w:hAnsi="ＭＳ 明朝"/>
                    <w:szCs w:val="21"/>
                  </w:rPr>
                </w:rPrChange>
              </w:rPr>
              <w:t>15.45</w:t>
            </w:r>
          </w:p>
        </w:tc>
      </w:tr>
      <w:tr w:rsidR="006818C0" w:rsidRPr="00F45A47" w14:paraId="49D315C8" w14:textId="77777777" w:rsidTr="006818C0">
        <w:trPr>
          <w:trHeight w:val="390"/>
        </w:trPr>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45D3BBEF" w14:textId="77777777" w:rsidR="006818C0" w:rsidRPr="00F45A47" w:rsidRDefault="006818C0" w:rsidP="006818C0">
            <w:pPr>
              <w:rPr>
                <w:rFonts w:ascii="Times New Roman" w:eastAsia="ＭＳ 明朝" w:hAnsi="Times New Roman" w:cs="Times New Roman"/>
                <w:szCs w:val="21"/>
                <w:rPrChange w:id="10079" w:author="Masato YOSHIKAWA" w:date="2026-01-20T11:15:00Z" w16du:dateUtc="2026-01-20T02:15:00Z">
                  <w:rPr>
                    <w:rFonts w:ascii="ＭＳ 明朝" w:eastAsia="ＭＳ 明朝" w:hAnsi="ＭＳ 明朝"/>
                    <w:szCs w:val="21"/>
                  </w:rPr>
                </w:rPrChange>
              </w:rPr>
            </w:pPr>
          </w:p>
        </w:tc>
        <w:tc>
          <w:tcPr>
            <w:tcW w:w="246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6DD8954" w14:textId="77777777" w:rsidR="006818C0" w:rsidRPr="00F45A47" w:rsidRDefault="006818C0" w:rsidP="006818C0">
            <w:pPr>
              <w:rPr>
                <w:rFonts w:ascii="Times New Roman" w:eastAsia="ＭＳ 明朝" w:hAnsi="Times New Roman" w:cs="Times New Roman"/>
                <w:szCs w:val="21"/>
                <w:rPrChange w:id="10080"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10081" w:author="Masato YOSHIKAWA" w:date="2026-01-20T11:15:00Z" w16du:dateUtc="2026-01-20T02:15:00Z">
                  <w:rPr>
                    <w:rFonts w:ascii="ＭＳ 明朝" w:eastAsia="ＭＳ 明朝" w:hAnsi="ＭＳ 明朝"/>
                    <w:szCs w:val="21"/>
                  </w:rPr>
                </w:rPrChange>
              </w:rPr>
              <w:t>Amplification</w:t>
            </w:r>
          </w:p>
        </w:tc>
        <w:tc>
          <w:tcPr>
            <w:tcW w:w="1381" w:type="dxa"/>
            <w:tcBorders>
              <w:top w:val="single" w:sz="6" w:space="0" w:color="CCCCCC"/>
              <w:left w:val="single" w:sz="6" w:space="0" w:color="CCCCCC"/>
              <w:bottom w:val="single" w:sz="6" w:space="0" w:color="CCCCCC"/>
              <w:right w:val="single" w:sz="6" w:space="0" w:color="CCCCCC"/>
            </w:tcBorders>
            <w:shd w:val="clear" w:color="auto" w:fill="C1D6F7"/>
            <w:tcMar>
              <w:top w:w="30" w:type="dxa"/>
              <w:left w:w="45" w:type="dxa"/>
              <w:bottom w:w="30" w:type="dxa"/>
              <w:right w:w="45" w:type="dxa"/>
            </w:tcMar>
            <w:vAlign w:val="bottom"/>
            <w:hideMark/>
          </w:tcPr>
          <w:p w14:paraId="5BEA3C9F" w14:textId="77777777" w:rsidR="006818C0" w:rsidRPr="00F45A47" w:rsidRDefault="006818C0" w:rsidP="006818C0">
            <w:pPr>
              <w:rPr>
                <w:rFonts w:ascii="Times New Roman" w:eastAsia="ＭＳ 明朝" w:hAnsi="Times New Roman" w:cs="Times New Roman"/>
                <w:szCs w:val="21"/>
                <w:rPrChange w:id="10082"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10083" w:author="Masato YOSHIKAWA" w:date="2026-01-20T11:15:00Z" w16du:dateUtc="2026-01-20T02:15:00Z">
                  <w:rPr>
                    <w:rFonts w:ascii="ＭＳ 明朝" w:eastAsia="ＭＳ 明朝" w:hAnsi="ＭＳ 明朝"/>
                    <w:szCs w:val="21"/>
                  </w:rPr>
                </w:rPrChange>
              </w:rPr>
              <w:t>-6.06</w:t>
            </w:r>
          </w:p>
        </w:tc>
        <w:tc>
          <w:tcPr>
            <w:tcW w:w="1313" w:type="dxa"/>
            <w:tcBorders>
              <w:top w:val="single" w:sz="6" w:space="0" w:color="CCCCCC"/>
              <w:left w:val="single" w:sz="6" w:space="0" w:color="CCCCCC"/>
              <w:bottom w:val="single" w:sz="6" w:space="0" w:color="CCCCCC"/>
              <w:right w:val="single" w:sz="6" w:space="0" w:color="CCCCCC"/>
            </w:tcBorders>
            <w:shd w:val="clear" w:color="auto" w:fill="E4EDFB"/>
            <w:tcMar>
              <w:top w:w="30" w:type="dxa"/>
              <w:left w:w="45" w:type="dxa"/>
              <w:bottom w:w="30" w:type="dxa"/>
              <w:right w:w="45" w:type="dxa"/>
            </w:tcMar>
            <w:vAlign w:val="bottom"/>
            <w:hideMark/>
          </w:tcPr>
          <w:p w14:paraId="44248930" w14:textId="77777777" w:rsidR="006818C0" w:rsidRPr="00F45A47" w:rsidRDefault="006818C0" w:rsidP="006818C0">
            <w:pPr>
              <w:rPr>
                <w:rFonts w:ascii="Times New Roman" w:eastAsia="ＭＳ 明朝" w:hAnsi="Times New Roman" w:cs="Times New Roman"/>
                <w:szCs w:val="21"/>
                <w:rPrChange w:id="10084"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10085" w:author="Masato YOSHIKAWA" w:date="2026-01-20T11:15:00Z" w16du:dateUtc="2026-01-20T02:15:00Z">
                  <w:rPr>
                    <w:rFonts w:ascii="ＭＳ 明朝" w:eastAsia="ＭＳ 明朝" w:hAnsi="ＭＳ 明朝"/>
                    <w:szCs w:val="21"/>
                  </w:rPr>
                </w:rPrChange>
              </w:rPr>
              <w:t>-1.55</w:t>
            </w:r>
          </w:p>
        </w:tc>
        <w:tc>
          <w:tcPr>
            <w:tcW w:w="1428" w:type="dxa"/>
            <w:tcBorders>
              <w:top w:val="single" w:sz="6" w:space="0" w:color="CCCCCC"/>
              <w:left w:val="single" w:sz="6" w:space="0" w:color="CCCCCC"/>
              <w:bottom w:val="single" w:sz="6" w:space="0" w:color="CCCCCC"/>
              <w:right w:val="single" w:sz="6" w:space="0" w:color="CCCCCC"/>
            </w:tcBorders>
            <w:shd w:val="clear" w:color="auto" w:fill="EE0000"/>
            <w:tcMar>
              <w:top w:w="30" w:type="dxa"/>
              <w:left w:w="45" w:type="dxa"/>
              <w:bottom w:w="30" w:type="dxa"/>
              <w:right w:w="45" w:type="dxa"/>
            </w:tcMar>
            <w:vAlign w:val="bottom"/>
            <w:hideMark/>
          </w:tcPr>
          <w:p w14:paraId="48AFBFB8" w14:textId="77777777" w:rsidR="006818C0" w:rsidRPr="00F45A47" w:rsidRDefault="006818C0" w:rsidP="006818C0">
            <w:pPr>
              <w:rPr>
                <w:rFonts w:ascii="Times New Roman" w:eastAsia="ＭＳ 明朝" w:hAnsi="Times New Roman" w:cs="Times New Roman"/>
                <w:szCs w:val="21"/>
                <w:rPrChange w:id="10086"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10087" w:author="Masato YOSHIKAWA" w:date="2026-01-20T11:15:00Z" w16du:dateUtc="2026-01-20T02:15:00Z">
                  <w:rPr>
                    <w:rFonts w:ascii="ＭＳ 明朝" w:eastAsia="ＭＳ 明朝" w:hAnsi="ＭＳ 明朝"/>
                    <w:szCs w:val="21"/>
                  </w:rPr>
                </w:rPrChange>
              </w:rPr>
              <w:t>15.86</w:t>
            </w:r>
          </w:p>
        </w:tc>
        <w:tc>
          <w:tcPr>
            <w:tcW w:w="0" w:type="auto"/>
            <w:tcBorders>
              <w:top w:val="single" w:sz="6" w:space="0" w:color="CCCCCC"/>
              <w:left w:val="single" w:sz="6" w:space="0" w:color="CCCCCC"/>
              <w:bottom w:val="single" w:sz="6" w:space="0" w:color="CCCCCC"/>
              <w:right w:val="single" w:sz="6" w:space="0" w:color="CCCCCC"/>
            </w:tcBorders>
            <w:shd w:val="clear" w:color="auto" w:fill="E8EFFC"/>
            <w:tcMar>
              <w:top w:w="30" w:type="dxa"/>
              <w:left w:w="45" w:type="dxa"/>
              <w:bottom w:w="30" w:type="dxa"/>
              <w:right w:w="45" w:type="dxa"/>
            </w:tcMar>
            <w:vAlign w:val="bottom"/>
            <w:hideMark/>
          </w:tcPr>
          <w:p w14:paraId="195AC20C" w14:textId="77777777" w:rsidR="006818C0" w:rsidRPr="00F45A47" w:rsidRDefault="006818C0" w:rsidP="006818C0">
            <w:pPr>
              <w:rPr>
                <w:rFonts w:ascii="Times New Roman" w:eastAsia="ＭＳ 明朝" w:hAnsi="Times New Roman" w:cs="Times New Roman"/>
                <w:szCs w:val="21"/>
                <w:rPrChange w:id="10088"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10089" w:author="Masato YOSHIKAWA" w:date="2026-01-20T11:15:00Z" w16du:dateUtc="2026-01-20T02:15:00Z">
                  <w:rPr>
                    <w:rFonts w:ascii="ＭＳ 明朝" w:eastAsia="ＭＳ 明朝" w:hAnsi="ＭＳ 明朝"/>
                    <w:szCs w:val="21"/>
                  </w:rPr>
                </w:rPrChange>
              </w:rPr>
              <w:t>-1.05</w:t>
            </w:r>
          </w:p>
        </w:tc>
      </w:tr>
      <w:tr w:rsidR="006818C0" w:rsidRPr="00F45A47" w14:paraId="122EAA48" w14:textId="77777777" w:rsidTr="006818C0">
        <w:trPr>
          <w:trHeight w:val="390"/>
        </w:trPr>
        <w:tc>
          <w:tcPr>
            <w:tcW w:w="0" w:type="auto"/>
            <w:vMerge/>
            <w:tcBorders>
              <w:top w:val="single" w:sz="6" w:space="0" w:color="CCCCCC"/>
              <w:left w:val="single" w:sz="6" w:space="0" w:color="CCCCCC"/>
              <w:bottom w:val="single" w:sz="6" w:space="0" w:color="CCCCCC"/>
              <w:right w:val="single" w:sz="6" w:space="0" w:color="CCCCCC"/>
            </w:tcBorders>
            <w:vAlign w:val="center"/>
            <w:hideMark/>
          </w:tcPr>
          <w:p w14:paraId="41F7882D" w14:textId="77777777" w:rsidR="006818C0" w:rsidRPr="00F45A47" w:rsidRDefault="006818C0" w:rsidP="006818C0">
            <w:pPr>
              <w:rPr>
                <w:rFonts w:ascii="Times New Roman" w:eastAsia="ＭＳ 明朝" w:hAnsi="Times New Roman" w:cs="Times New Roman"/>
                <w:szCs w:val="21"/>
                <w:rPrChange w:id="10090" w:author="Masato YOSHIKAWA" w:date="2026-01-20T11:15:00Z" w16du:dateUtc="2026-01-20T02:15:00Z">
                  <w:rPr>
                    <w:rFonts w:ascii="ＭＳ 明朝" w:eastAsia="ＭＳ 明朝" w:hAnsi="ＭＳ 明朝"/>
                    <w:szCs w:val="21"/>
                  </w:rPr>
                </w:rPrChange>
              </w:rPr>
            </w:pPr>
          </w:p>
        </w:tc>
        <w:tc>
          <w:tcPr>
            <w:tcW w:w="246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02FFD1D" w14:textId="77777777" w:rsidR="006818C0" w:rsidRPr="00F45A47" w:rsidRDefault="006818C0" w:rsidP="006818C0">
            <w:pPr>
              <w:rPr>
                <w:rFonts w:ascii="Times New Roman" w:eastAsia="ＭＳ 明朝" w:hAnsi="Times New Roman" w:cs="Times New Roman"/>
                <w:szCs w:val="21"/>
                <w:rPrChange w:id="10091"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10092" w:author="Masato YOSHIKAWA" w:date="2026-01-20T11:15:00Z" w16du:dateUtc="2026-01-20T02:15:00Z">
                  <w:rPr>
                    <w:rFonts w:ascii="ＭＳ 明朝" w:eastAsia="ＭＳ 明朝" w:hAnsi="ＭＳ 明朝"/>
                    <w:szCs w:val="21"/>
                  </w:rPr>
                </w:rPrChange>
              </w:rPr>
              <w:t>Adaptation</w:t>
            </w:r>
          </w:p>
        </w:tc>
        <w:tc>
          <w:tcPr>
            <w:tcW w:w="1381" w:type="dxa"/>
            <w:tcBorders>
              <w:top w:val="single" w:sz="6" w:space="0" w:color="CCCCCC"/>
              <w:left w:val="single" w:sz="6" w:space="0" w:color="CCCCCC"/>
              <w:bottom w:val="single" w:sz="6" w:space="0" w:color="CCCCCC"/>
              <w:right w:val="single" w:sz="6" w:space="0" w:color="CCCCCC"/>
            </w:tcBorders>
            <w:shd w:val="clear" w:color="auto" w:fill="FBFCFE"/>
            <w:tcMar>
              <w:top w:w="30" w:type="dxa"/>
              <w:left w:w="45" w:type="dxa"/>
              <w:bottom w:w="30" w:type="dxa"/>
              <w:right w:w="45" w:type="dxa"/>
            </w:tcMar>
            <w:vAlign w:val="bottom"/>
            <w:hideMark/>
          </w:tcPr>
          <w:p w14:paraId="5C0E2869" w14:textId="77777777" w:rsidR="006818C0" w:rsidRPr="00F45A47" w:rsidRDefault="006818C0" w:rsidP="006818C0">
            <w:pPr>
              <w:rPr>
                <w:rFonts w:ascii="Times New Roman" w:eastAsia="ＭＳ 明朝" w:hAnsi="Times New Roman" w:cs="Times New Roman"/>
                <w:szCs w:val="21"/>
                <w:rPrChange w:id="10093"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10094" w:author="Masato YOSHIKAWA" w:date="2026-01-20T11:15:00Z" w16du:dateUtc="2026-01-20T02:15:00Z">
                  <w:rPr>
                    <w:rFonts w:ascii="ＭＳ 明朝" w:eastAsia="ＭＳ 明朝" w:hAnsi="ＭＳ 明朝"/>
                    <w:szCs w:val="21"/>
                  </w:rPr>
                </w:rPrChange>
              </w:rPr>
              <w:t>1.44</w:t>
            </w:r>
          </w:p>
        </w:tc>
        <w:tc>
          <w:tcPr>
            <w:tcW w:w="1313" w:type="dxa"/>
            <w:tcBorders>
              <w:top w:val="single" w:sz="6" w:space="0" w:color="CCCCCC"/>
              <w:left w:val="single" w:sz="6" w:space="0" w:color="CCCCCC"/>
              <w:bottom w:val="single" w:sz="6" w:space="0" w:color="CCCCCC"/>
              <w:right w:val="single" w:sz="6" w:space="0" w:color="CCCCCC"/>
            </w:tcBorders>
            <w:shd w:val="clear" w:color="auto" w:fill="EFF4FD"/>
            <w:tcMar>
              <w:top w:w="30" w:type="dxa"/>
              <w:left w:w="45" w:type="dxa"/>
              <w:bottom w:w="30" w:type="dxa"/>
              <w:right w:w="45" w:type="dxa"/>
            </w:tcMar>
            <w:vAlign w:val="bottom"/>
            <w:hideMark/>
          </w:tcPr>
          <w:p w14:paraId="26312D0C" w14:textId="77777777" w:rsidR="006818C0" w:rsidRPr="00F45A47" w:rsidRDefault="006818C0" w:rsidP="006818C0">
            <w:pPr>
              <w:rPr>
                <w:rFonts w:ascii="Times New Roman" w:eastAsia="ＭＳ 明朝" w:hAnsi="Times New Roman" w:cs="Times New Roman"/>
                <w:szCs w:val="21"/>
                <w:rPrChange w:id="10095"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10096" w:author="Masato YOSHIKAWA" w:date="2026-01-20T11:15:00Z" w16du:dateUtc="2026-01-20T02:15:00Z">
                  <w:rPr>
                    <w:rFonts w:ascii="ＭＳ 明朝" w:eastAsia="ＭＳ 明朝" w:hAnsi="ＭＳ 明朝"/>
                    <w:szCs w:val="21"/>
                  </w:rPr>
                </w:rPrChange>
              </w:rPr>
              <w:t>-0.12</w:t>
            </w:r>
          </w:p>
        </w:tc>
        <w:tc>
          <w:tcPr>
            <w:tcW w:w="1428" w:type="dxa"/>
            <w:tcBorders>
              <w:top w:val="single" w:sz="6" w:space="0" w:color="CCCCCC"/>
              <w:left w:val="single" w:sz="6" w:space="0" w:color="CCCCCC"/>
              <w:bottom w:val="single" w:sz="6" w:space="0" w:color="CCCCCC"/>
              <w:right w:val="single" w:sz="6" w:space="0" w:color="CCCCCC"/>
            </w:tcBorders>
            <w:shd w:val="clear" w:color="auto" w:fill="EAF1FC"/>
            <w:tcMar>
              <w:top w:w="30" w:type="dxa"/>
              <w:left w:w="45" w:type="dxa"/>
              <w:bottom w:w="30" w:type="dxa"/>
              <w:right w:w="45" w:type="dxa"/>
            </w:tcMar>
            <w:vAlign w:val="bottom"/>
            <w:hideMark/>
          </w:tcPr>
          <w:p w14:paraId="4799E439" w14:textId="77777777" w:rsidR="006818C0" w:rsidRPr="00F45A47" w:rsidRDefault="006818C0" w:rsidP="006818C0">
            <w:pPr>
              <w:rPr>
                <w:rFonts w:ascii="Times New Roman" w:eastAsia="ＭＳ 明朝" w:hAnsi="Times New Roman" w:cs="Times New Roman"/>
                <w:szCs w:val="21"/>
                <w:rPrChange w:id="10097"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10098" w:author="Masato YOSHIKAWA" w:date="2026-01-20T11:15:00Z" w16du:dateUtc="2026-01-20T02:15:00Z">
                  <w:rPr>
                    <w:rFonts w:ascii="ＭＳ 明朝" w:eastAsia="ＭＳ 明朝" w:hAnsi="ＭＳ 明朝"/>
                    <w:szCs w:val="21"/>
                  </w:rPr>
                </w:rPrChange>
              </w:rPr>
              <w:t>-0.78</w:t>
            </w:r>
          </w:p>
        </w:tc>
        <w:tc>
          <w:tcPr>
            <w:tcW w:w="0" w:type="auto"/>
            <w:tcBorders>
              <w:top w:val="single" w:sz="6" w:space="0" w:color="CCCCCC"/>
              <w:left w:val="single" w:sz="6" w:space="0" w:color="CCCCCC"/>
              <w:bottom w:val="single" w:sz="6" w:space="0" w:color="CCCCCC"/>
              <w:right w:val="single" w:sz="6" w:space="0" w:color="CCCCCC"/>
            </w:tcBorders>
            <w:shd w:val="clear" w:color="auto" w:fill="E6EEFC"/>
            <w:tcMar>
              <w:top w:w="30" w:type="dxa"/>
              <w:left w:w="45" w:type="dxa"/>
              <w:bottom w:w="30" w:type="dxa"/>
              <w:right w:w="45" w:type="dxa"/>
            </w:tcMar>
            <w:vAlign w:val="bottom"/>
            <w:hideMark/>
          </w:tcPr>
          <w:p w14:paraId="75D547C1" w14:textId="77777777" w:rsidR="006818C0" w:rsidRPr="00F45A47" w:rsidRDefault="006818C0" w:rsidP="006818C0">
            <w:pPr>
              <w:rPr>
                <w:rFonts w:ascii="Times New Roman" w:eastAsia="ＭＳ 明朝" w:hAnsi="Times New Roman" w:cs="Times New Roman"/>
                <w:szCs w:val="21"/>
                <w:rPrChange w:id="10099"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10100" w:author="Masato YOSHIKAWA" w:date="2026-01-20T11:15:00Z" w16du:dateUtc="2026-01-20T02:15:00Z">
                  <w:rPr>
                    <w:rFonts w:ascii="ＭＳ 明朝" w:eastAsia="ＭＳ 明朝" w:hAnsi="ＭＳ 明朝"/>
                    <w:szCs w:val="21"/>
                  </w:rPr>
                </w:rPrChange>
              </w:rPr>
              <w:t>-1.29</w:t>
            </w:r>
          </w:p>
        </w:tc>
      </w:tr>
    </w:tbl>
    <w:p w14:paraId="42EA4252" w14:textId="16D8F16E" w:rsidR="00B56A03" w:rsidRDefault="00E612FE">
      <w:pPr>
        <w:pStyle w:val="aff"/>
        <w:jc w:val="center"/>
        <w:rPr>
          <w:ins w:id="10101" w:author="Masato YOSHIKAWA" w:date="2026-01-20T12:39:00Z" w16du:dateUtc="2026-01-20T03:39:00Z"/>
          <w:rFonts w:ascii="Times New Roman" w:eastAsia="ＭＳ 明朝" w:hAnsi="Times New Roman" w:cs="Times New Roman"/>
        </w:rPr>
        <w:pPrChange w:id="10102" w:author="Masato YOSHIKAWA" w:date="2026-01-20T12:39:00Z" w16du:dateUtc="2026-01-20T03:39:00Z">
          <w:pPr>
            <w:pStyle w:val="aff"/>
          </w:pPr>
        </w:pPrChange>
      </w:pPr>
      <w:r w:rsidRPr="00F45A47">
        <w:rPr>
          <w:rFonts w:ascii="Times New Roman" w:hAnsi="Times New Roman" w:cs="Times New Roman"/>
          <w:rPrChange w:id="10103" w:author="Masato YOSHIKAWA" w:date="2026-01-20T11:15:00Z" w16du:dateUtc="2026-01-20T02:15:00Z">
            <w:rPr/>
          </w:rPrChange>
        </w:rPr>
        <w:t>図</w:t>
      </w:r>
      <w:r w:rsidRPr="00F45A47">
        <w:rPr>
          <w:rFonts w:ascii="Times New Roman" w:hAnsi="Times New Roman" w:cs="Times New Roman"/>
          <w:rPrChange w:id="10104" w:author="Masato YOSHIKAWA" w:date="2026-01-20T11:15:00Z" w16du:dateUtc="2026-01-20T02:15:00Z">
            <w:rPr/>
          </w:rPrChange>
        </w:rPr>
        <w:t xml:space="preserve"> </w:t>
      </w:r>
      <w:r w:rsidRPr="00F45A47">
        <w:rPr>
          <w:rFonts w:ascii="Times New Roman" w:hAnsi="Times New Roman" w:cs="Times New Roman"/>
          <w:rPrChange w:id="10105" w:author="Masato YOSHIKAWA" w:date="2026-01-20T11:15:00Z" w16du:dateUtc="2026-01-20T02:15:00Z">
            <w:rPr/>
          </w:rPrChange>
        </w:rPr>
        <w:fldChar w:fldCharType="begin"/>
      </w:r>
      <w:r w:rsidRPr="00F45A47">
        <w:rPr>
          <w:rFonts w:ascii="Times New Roman" w:hAnsi="Times New Roman" w:cs="Times New Roman"/>
          <w:rPrChange w:id="10106" w:author="Masato YOSHIKAWA" w:date="2026-01-20T11:15:00Z" w16du:dateUtc="2026-01-20T02:15:00Z">
            <w:rPr/>
          </w:rPrChange>
        </w:rPr>
        <w:instrText xml:space="preserve"> SEQ </w:instrText>
      </w:r>
      <w:r w:rsidRPr="00F45A47">
        <w:rPr>
          <w:rFonts w:ascii="Times New Roman" w:hAnsi="Times New Roman" w:cs="Times New Roman"/>
          <w:rPrChange w:id="10107" w:author="Masato YOSHIKAWA" w:date="2026-01-20T11:15:00Z" w16du:dateUtc="2026-01-20T02:15:00Z">
            <w:rPr/>
          </w:rPrChange>
        </w:rPr>
        <w:instrText>図</w:instrText>
      </w:r>
      <w:r w:rsidRPr="00F45A47">
        <w:rPr>
          <w:rFonts w:ascii="Times New Roman" w:hAnsi="Times New Roman" w:cs="Times New Roman"/>
          <w:rPrChange w:id="10108" w:author="Masato YOSHIKAWA" w:date="2026-01-20T11:15:00Z" w16du:dateUtc="2026-01-20T02:15:00Z">
            <w:rPr/>
          </w:rPrChange>
        </w:rPr>
        <w:instrText xml:space="preserve"> \* ARABIC </w:instrText>
      </w:r>
      <w:r w:rsidRPr="00F45A47">
        <w:rPr>
          <w:rFonts w:ascii="Times New Roman" w:hAnsi="Times New Roman" w:cs="Times New Roman"/>
          <w:rPrChange w:id="10109" w:author="Masato YOSHIKAWA" w:date="2026-01-20T11:15:00Z" w16du:dateUtc="2026-01-20T02:15:00Z">
            <w:rPr>
              <w:noProof/>
            </w:rPr>
          </w:rPrChange>
        </w:rPr>
        <w:fldChar w:fldCharType="separate"/>
      </w:r>
      <w:r w:rsidRPr="00F45A47">
        <w:rPr>
          <w:rFonts w:ascii="Times New Roman" w:hAnsi="Times New Roman" w:cs="Times New Roman"/>
          <w:noProof/>
          <w:rPrChange w:id="10110" w:author="Masato YOSHIKAWA" w:date="2026-01-20T11:15:00Z" w16du:dateUtc="2026-01-20T02:15:00Z">
            <w:rPr>
              <w:noProof/>
            </w:rPr>
          </w:rPrChange>
        </w:rPr>
        <w:t>5</w:t>
      </w:r>
      <w:r w:rsidRPr="00F45A47">
        <w:rPr>
          <w:rFonts w:ascii="Times New Roman" w:hAnsi="Times New Roman" w:cs="Times New Roman"/>
          <w:noProof/>
          <w:rPrChange w:id="10111" w:author="Masato YOSHIKAWA" w:date="2026-01-20T11:15:00Z" w16du:dateUtc="2026-01-20T02:15:00Z">
            <w:rPr>
              <w:noProof/>
            </w:rPr>
          </w:rPrChange>
        </w:rPr>
        <w:fldChar w:fldCharType="end"/>
      </w:r>
      <w:r w:rsidR="00F85851" w:rsidRPr="00F45A47">
        <w:rPr>
          <w:rFonts w:ascii="Times New Roman" w:eastAsia="ＭＳ 明朝" w:hAnsi="Times New Roman" w:cs="Times New Roman"/>
          <w:rPrChange w:id="10112" w:author="Masato YOSHIKAWA" w:date="2026-01-20T11:15:00Z" w16du:dateUtc="2026-01-20T02:15:00Z">
            <w:rPr>
              <w:rFonts w:ascii="ＭＳ 明朝" w:eastAsia="ＭＳ 明朝" w:hAnsi="ＭＳ 明朝"/>
            </w:rPr>
          </w:rPrChange>
        </w:rPr>
        <w:t>翻訳技法と</w:t>
      </w:r>
      <w:r w:rsidR="00F85851" w:rsidRPr="00F45A47">
        <w:rPr>
          <w:rFonts w:ascii="Times New Roman" w:eastAsia="ＭＳ 明朝" w:hAnsi="Times New Roman" w:cs="Times New Roman"/>
          <w:rPrChange w:id="10113" w:author="Masato YOSHIKAWA" w:date="2026-01-20T11:15:00Z" w16du:dateUtc="2026-01-20T02:15:00Z">
            <w:rPr>
              <w:rFonts w:ascii="ＭＳ 明朝" w:eastAsia="ＭＳ 明朝" w:hAnsi="ＭＳ 明朝"/>
            </w:rPr>
          </w:rPrChange>
        </w:rPr>
        <w:t>DMIS</w:t>
      </w:r>
      <w:r w:rsidR="00F85851" w:rsidRPr="00F45A47">
        <w:rPr>
          <w:rFonts w:ascii="Times New Roman" w:eastAsia="ＭＳ 明朝" w:hAnsi="Times New Roman" w:cs="Times New Roman"/>
          <w:rPrChange w:id="10114" w:author="Masato YOSHIKAWA" w:date="2026-01-20T11:15:00Z" w16du:dateUtc="2026-01-20T02:15:00Z">
            <w:rPr>
              <w:rFonts w:ascii="ＭＳ 明朝" w:eastAsia="ＭＳ 明朝" w:hAnsi="ＭＳ 明朝"/>
            </w:rPr>
          </w:rPrChange>
        </w:rPr>
        <w:t>の調整済み残差ヒートマップ</w:t>
      </w:r>
    </w:p>
    <w:p w14:paraId="24DF7C52" w14:textId="77777777" w:rsidR="00DE3181" w:rsidRPr="00DE3181" w:rsidRDefault="00DE3181">
      <w:pPr>
        <w:rPr>
          <w:rPrChange w:id="10115" w:author="Masato YOSHIKAWA" w:date="2026-01-20T12:39:00Z" w16du:dateUtc="2026-01-20T03:39:00Z">
            <w:rPr>
              <w:rFonts w:ascii="ＭＳ 明朝" w:eastAsia="ＭＳ 明朝" w:hAnsi="ＭＳ 明朝"/>
            </w:rPr>
          </w:rPrChange>
        </w:rPr>
        <w:pPrChange w:id="10116" w:author="Masato YOSHIKAWA" w:date="2026-01-20T12:39:00Z" w16du:dateUtc="2026-01-20T03:39:00Z">
          <w:pPr>
            <w:pStyle w:val="aff"/>
          </w:pPr>
        </w:pPrChange>
      </w:pPr>
    </w:p>
    <w:p w14:paraId="671B1270" w14:textId="3253C617" w:rsidR="00B56A03" w:rsidRPr="00F45A47" w:rsidRDefault="00963FAC" w:rsidP="00610EF7">
      <w:pPr>
        <w:rPr>
          <w:rFonts w:ascii="Times New Roman" w:eastAsia="ＭＳ 明朝" w:hAnsi="Times New Roman" w:cs="Times New Roman"/>
          <w:szCs w:val="21"/>
          <w:rPrChange w:id="10117"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hint="eastAsia"/>
          <w:szCs w:val="21"/>
          <w:rPrChange w:id="10118" w:author="Masato YOSHIKAWA" w:date="2026-01-20T11:15:00Z" w16du:dateUtc="2026-01-20T02:15:00Z">
            <w:rPr>
              <w:rFonts w:ascii="ＭＳ 明朝" w:eastAsia="ＭＳ 明朝" w:hAnsi="ＭＳ 明朝" w:hint="eastAsia"/>
              <w:szCs w:val="21"/>
            </w:rPr>
          </w:rPrChange>
        </w:rPr>
        <w:t xml:space="preserve">　</w:t>
      </w:r>
      <w:r w:rsidRPr="00F45A47">
        <w:rPr>
          <w:rFonts w:ascii="Times New Roman" w:eastAsia="ＭＳ 明朝" w:hAnsi="Times New Roman" w:cs="Times New Roman"/>
          <w:szCs w:val="21"/>
          <w:rPrChange w:id="10119" w:author="Masato YOSHIKAWA" w:date="2026-01-20T11:15:00Z" w16du:dateUtc="2026-01-20T02:15:00Z">
            <w:rPr>
              <w:rFonts w:ascii="ＭＳ 明朝" w:eastAsia="ＭＳ 明朝" w:hAnsi="ＭＳ 明朝"/>
              <w:szCs w:val="21"/>
            </w:rPr>
          </w:rPrChange>
        </w:rPr>
        <w:t>統計解析の結果、技法と</w:t>
      </w:r>
      <w:r w:rsidRPr="00F45A47">
        <w:rPr>
          <w:rFonts w:ascii="Times New Roman" w:eastAsia="ＭＳ 明朝" w:hAnsi="Times New Roman" w:cs="Times New Roman"/>
          <w:szCs w:val="21"/>
          <w:rPrChange w:id="10120" w:author="Masato YOSHIKAWA" w:date="2026-01-20T11:15:00Z" w16du:dateUtc="2026-01-20T02:15:00Z">
            <w:rPr>
              <w:rFonts w:ascii="ＭＳ 明朝" w:eastAsia="ＭＳ 明朝" w:hAnsi="ＭＳ 明朝"/>
              <w:szCs w:val="21"/>
            </w:rPr>
          </w:rPrChange>
        </w:rPr>
        <w:t>DMIS</w:t>
      </w:r>
      <w:r w:rsidRPr="00F45A47">
        <w:rPr>
          <w:rFonts w:ascii="Times New Roman" w:eastAsia="ＭＳ 明朝" w:hAnsi="Times New Roman" w:cs="Times New Roman"/>
          <w:szCs w:val="21"/>
          <w:rPrChange w:id="10121" w:author="Masato YOSHIKAWA" w:date="2026-01-20T11:15:00Z" w16du:dateUtc="2026-01-20T02:15:00Z">
            <w:rPr>
              <w:rFonts w:ascii="ＭＳ 明朝" w:eastAsia="ＭＳ 明朝" w:hAnsi="ＭＳ 明朝"/>
              <w:szCs w:val="21"/>
            </w:rPr>
          </w:rPrChange>
        </w:rPr>
        <w:t>の関係は、結合の強さに応じて以下の</w:t>
      </w:r>
      <w:r w:rsidRPr="00F45A47">
        <w:rPr>
          <w:rFonts w:ascii="Times New Roman" w:eastAsia="ＭＳ 明朝" w:hAnsi="Times New Roman" w:cs="Times New Roman"/>
          <w:szCs w:val="21"/>
          <w:rPrChange w:id="10122" w:author="Masato YOSHIKAWA" w:date="2026-01-20T11:15:00Z" w16du:dateUtc="2026-01-20T02:15:00Z">
            <w:rPr>
              <w:rFonts w:ascii="ＭＳ 明朝" w:eastAsia="ＭＳ 明朝" w:hAnsi="ＭＳ 明朝"/>
              <w:szCs w:val="21"/>
            </w:rPr>
          </w:rPrChange>
        </w:rPr>
        <w:t>3</w:t>
      </w:r>
      <w:r w:rsidRPr="00F45A47">
        <w:rPr>
          <w:rFonts w:ascii="Times New Roman" w:eastAsia="ＭＳ 明朝" w:hAnsi="Times New Roman" w:cs="Times New Roman"/>
          <w:szCs w:val="21"/>
          <w:rPrChange w:id="10123" w:author="Masato YOSHIKAWA" w:date="2026-01-20T11:15:00Z" w16du:dateUtc="2026-01-20T02:15:00Z">
            <w:rPr>
              <w:rFonts w:ascii="ＭＳ 明朝" w:eastAsia="ＭＳ 明朝" w:hAnsi="ＭＳ 明朝"/>
              <w:szCs w:val="21"/>
            </w:rPr>
          </w:rPrChange>
        </w:rPr>
        <w:t>つのグループに大別できることが明らかとなった。</w:t>
      </w:r>
    </w:p>
    <w:p w14:paraId="649E81BB" w14:textId="3460603C" w:rsidR="005E2A0E" w:rsidRPr="00F45A47" w:rsidRDefault="005E2A0E" w:rsidP="005E2A0E">
      <w:pPr>
        <w:ind w:firstLineChars="100" w:firstLine="210"/>
        <w:rPr>
          <w:rFonts w:ascii="Times New Roman" w:eastAsia="ＭＳ 明朝" w:hAnsi="Times New Roman" w:cs="Times New Roman"/>
          <w:szCs w:val="21"/>
          <w:rPrChange w:id="10124"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hint="eastAsia"/>
          <w:szCs w:val="21"/>
          <w:rPrChange w:id="10125" w:author="Masato YOSHIKAWA" w:date="2026-01-20T11:15:00Z" w16du:dateUtc="2026-01-20T02:15:00Z">
            <w:rPr>
              <w:rFonts w:ascii="ＭＳ 明朝" w:eastAsia="ＭＳ 明朝" w:hAnsi="ＭＳ 明朝" w:hint="eastAsia"/>
              <w:szCs w:val="21"/>
            </w:rPr>
          </w:rPrChange>
        </w:rPr>
        <w:t>第一に、</w:t>
      </w:r>
      <w:commentRangeStart w:id="10126"/>
      <w:r w:rsidRPr="00F45A47">
        <w:rPr>
          <w:rFonts w:ascii="Times New Roman" w:eastAsia="ＭＳ 明朝" w:hAnsi="Times New Roman" w:cs="Times New Roman" w:hint="eastAsia"/>
          <w:szCs w:val="21"/>
          <w:rPrChange w:id="10127" w:author="Masato YOSHIKAWA" w:date="2026-01-20T11:15:00Z" w16du:dateUtc="2026-01-20T02:15:00Z">
            <w:rPr>
              <w:rFonts w:ascii="ＭＳ 明朝" w:eastAsia="ＭＳ 明朝" w:hAnsi="ＭＳ 明朝" w:hint="eastAsia"/>
              <w:szCs w:val="21"/>
            </w:rPr>
          </w:rPrChange>
        </w:rPr>
        <w:t>調整済み</w:t>
      </w:r>
      <w:ins w:id="10128" w:author="Masato YOSHIKAWA" w:date="2026-01-20T12:40:00Z" w16du:dateUtc="2026-01-20T03:40:00Z">
        <w:r w:rsidR="00DE3181">
          <w:rPr>
            <w:rFonts w:ascii="Times New Roman" w:eastAsia="ＭＳ 明朝" w:hAnsi="Times New Roman" w:cs="Times New Roman" w:hint="eastAsia"/>
            <w:szCs w:val="21"/>
          </w:rPr>
          <w:t>標準化</w:t>
        </w:r>
      </w:ins>
      <w:r w:rsidRPr="00F45A47">
        <w:rPr>
          <w:rFonts w:ascii="Times New Roman" w:eastAsia="ＭＳ 明朝" w:hAnsi="Times New Roman" w:cs="Times New Roman" w:hint="eastAsia"/>
          <w:szCs w:val="21"/>
          <w:rPrChange w:id="10129" w:author="Masato YOSHIKAWA" w:date="2026-01-20T11:15:00Z" w16du:dateUtc="2026-01-20T02:15:00Z">
            <w:rPr>
              <w:rFonts w:ascii="ＭＳ 明朝" w:eastAsia="ＭＳ 明朝" w:hAnsi="ＭＳ 明朝" w:hint="eastAsia"/>
              <w:szCs w:val="21"/>
            </w:rPr>
          </w:rPrChange>
        </w:rPr>
        <w:t>残差が</w:t>
      </w:r>
      <w:r w:rsidRPr="00F45A47">
        <w:rPr>
          <w:rFonts w:ascii="Times New Roman" w:eastAsia="ＭＳ 明朝" w:hAnsi="Times New Roman" w:cs="Times New Roman"/>
          <w:szCs w:val="21"/>
          <w:rPrChange w:id="10130" w:author="Masato YOSHIKAWA" w:date="2026-01-20T11:15:00Z" w16du:dateUtc="2026-01-20T02:15:00Z">
            <w:rPr>
              <w:rFonts w:ascii="ＭＳ 明朝" w:eastAsia="ＭＳ 明朝" w:hAnsi="ＭＳ 明朝"/>
              <w:szCs w:val="21"/>
            </w:rPr>
          </w:rPrChange>
        </w:rPr>
        <w:t>10.0</w:t>
      </w:r>
      <w:r w:rsidRPr="00F45A47">
        <w:rPr>
          <w:rFonts w:ascii="Times New Roman" w:eastAsia="ＭＳ 明朝" w:hAnsi="Times New Roman" w:cs="Times New Roman"/>
          <w:szCs w:val="21"/>
          <w:rPrChange w:id="10131" w:author="Masato YOSHIKAWA" w:date="2026-01-20T11:15:00Z" w16du:dateUtc="2026-01-20T02:15:00Z">
            <w:rPr>
              <w:rFonts w:ascii="ＭＳ 明朝" w:eastAsia="ＭＳ 明朝" w:hAnsi="ＭＳ 明朝"/>
              <w:szCs w:val="21"/>
            </w:rPr>
          </w:rPrChange>
        </w:rPr>
        <w:t>を超える「強固な結合」を示すグループである。</w:t>
      </w:r>
      <w:commentRangeEnd w:id="10126"/>
      <w:r w:rsidR="00435509" w:rsidRPr="00F45A47">
        <w:rPr>
          <w:rStyle w:val="ac"/>
          <w:rFonts w:ascii="Times New Roman" w:eastAsia="ＭＳ 明朝" w:hAnsi="Times New Roman" w:cs="Times New Roman"/>
          <w:sz w:val="21"/>
          <w:szCs w:val="21"/>
          <w:rPrChange w:id="10132" w:author="Masato YOSHIKAWA" w:date="2026-01-20T11:15:00Z" w16du:dateUtc="2026-01-20T02:15:00Z">
            <w:rPr>
              <w:rStyle w:val="ac"/>
              <w:rFonts w:ascii="ＭＳ 明朝" w:eastAsia="ＭＳ 明朝" w:hAnsi="ＭＳ 明朝"/>
              <w:sz w:val="21"/>
              <w:szCs w:val="21"/>
            </w:rPr>
          </w:rPrChange>
        </w:rPr>
        <w:commentReference w:id="10126"/>
      </w:r>
      <w:r w:rsidRPr="00F45A47">
        <w:rPr>
          <w:rFonts w:ascii="Times New Roman" w:eastAsia="ＭＳ 明朝" w:hAnsi="Times New Roman" w:cs="Times New Roman"/>
          <w:szCs w:val="21"/>
          <w:rPrChange w:id="10133" w:author="Masato YOSHIKAWA" w:date="2026-01-20T11:15:00Z" w16du:dateUtc="2026-01-20T02:15:00Z">
            <w:rPr>
              <w:rFonts w:ascii="ＭＳ 明朝" w:eastAsia="ＭＳ 明朝" w:hAnsi="ＭＳ 明朝"/>
              <w:szCs w:val="21"/>
            </w:rPr>
          </w:rPrChange>
        </w:rPr>
        <w:t>これらは極めて高い数値を示しており、技法の選択が特定の</w:t>
      </w:r>
      <w:r w:rsidRPr="00F45A47">
        <w:rPr>
          <w:rFonts w:ascii="Times New Roman" w:eastAsia="ＭＳ 明朝" w:hAnsi="Times New Roman" w:cs="Times New Roman"/>
          <w:szCs w:val="21"/>
          <w:rPrChange w:id="10134" w:author="Masato YOSHIKAWA" w:date="2026-01-20T11:15:00Z" w16du:dateUtc="2026-01-20T02:15:00Z">
            <w:rPr>
              <w:rFonts w:ascii="ＭＳ 明朝" w:eastAsia="ＭＳ 明朝" w:hAnsi="ＭＳ 明朝"/>
              <w:szCs w:val="21"/>
            </w:rPr>
          </w:rPrChange>
        </w:rPr>
        <w:t>DMIS</w:t>
      </w:r>
      <w:r w:rsidRPr="00F45A47">
        <w:rPr>
          <w:rFonts w:ascii="Times New Roman" w:eastAsia="ＭＳ 明朝" w:hAnsi="Times New Roman" w:cs="Times New Roman"/>
          <w:szCs w:val="21"/>
          <w:rPrChange w:id="10135" w:author="Masato YOSHIKAWA" w:date="2026-01-20T11:15:00Z" w16du:dateUtc="2026-01-20T02:15:00Z">
            <w:rPr>
              <w:rFonts w:ascii="ＭＳ 明朝" w:eastAsia="ＭＳ 明朝" w:hAnsi="ＭＳ 明朝"/>
              <w:szCs w:val="21"/>
            </w:rPr>
          </w:rPrChange>
        </w:rPr>
        <w:t>段階を決定づける主要因となっている。</w:t>
      </w:r>
      <w:r w:rsidRPr="00F45A47">
        <w:rPr>
          <w:rFonts w:ascii="Times New Roman" w:eastAsia="ＭＳ 明朝" w:hAnsi="Times New Roman" w:cs="Times New Roman"/>
          <w:szCs w:val="21"/>
          <w:rPrChange w:id="10136" w:author="Masato YOSHIKAWA" w:date="2026-01-20T11:15:00Z" w16du:dateUtc="2026-01-20T02:15:00Z">
            <w:rPr>
              <w:rFonts w:ascii="ＭＳ 明朝" w:eastAsia="ＭＳ 明朝" w:hAnsi="ＭＳ 明朝"/>
              <w:szCs w:val="21"/>
            </w:rPr>
          </w:rPrChange>
        </w:rPr>
        <w:t xml:space="preserve"> </w:t>
      </w:r>
      <w:r w:rsidRPr="00F45A47">
        <w:rPr>
          <w:rFonts w:ascii="Times New Roman" w:eastAsia="ＭＳ 明朝" w:hAnsi="Times New Roman" w:cs="Times New Roman"/>
          <w:szCs w:val="21"/>
          <w:rPrChange w:id="10137" w:author="Masato YOSHIKAWA" w:date="2026-01-20T11:15:00Z" w16du:dateUtc="2026-01-20T02:15:00Z">
            <w:rPr>
              <w:rFonts w:ascii="ＭＳ 明朝" w:eastAsia="ＭＳ 明朝" w:hAnsi="ＭＳ 明朝"/>
              <w:szCs w:val="21"/>
            </w:rPr>
          </w:rPrChange>
        </w:rPr>
        <w:t>具体的には、</w:t>
      </w:r>
      <w:r w:rsidRPr="00F45A47">
        <w:rPr>
          <w:rFonts w:ascii="Times New Roman" w:eastAsia="ＭＳ 明朝" w:hAnsi="Times New Roman" w:cs="Times New Roman"/>
          <w:szCs w:val="21"/>
          <w:rPrChange w:id="10138" w:author="Masato YOSHIKAWA" w:date="2026-01-20T11:15:00Z" w16du:dateUtc="2026-01-20T02:15:00Z">
            <w:rPr>
              <w:rFonts w:ascii="ＭＳ 明朝" w:eastAsia="ＭＳ 明朝" w:hAnsi="ＭＳ 明朝"/>
              <w:szCs w:val="21"/>
            </w:rPr>
          </w:rPrChange>
        </w:rPr>
        <w:t>Reduction</w:t>
      </w:r>
      <w:r w:rsidRPr="00F45A47">
        <w:rPr>
          <w:rFonts w:ascii="Times New Roman" w:eastAsia="ＭＳ 明朝" w:hAnsi="Times New Roman" w:cs="Times New Roman"/>
          <w:szCs w:val="21"/>
          <w:rPrChange w:id="10139" w:author="Masato YOSHIKAWA" w:date="2026-01-20T11:15:00Z" w16du:dateUtc="2026-01-20T02:15:00Z">
            <w:rPr>
              <w:rFonts w:ascii="ＭＳ 明朝" w:eastAsia="ＭＳ 明朝" w:hAnsi="ＭＳ 明朝"/>
              <w:szCs w:val="21"/>
            </w:rPr>
          </w:rPrChange>
        </w:rPr>
        <w:t>と</w:t>
      </w:r>
      <w:r w:rsidRPr="00F45A47">
        <w:rPr>
          <w:rFonts w:ascii="Times New Roman" w:eastAsia="ＭＳ 明朝" w:hAnsi="Times New Roman" w:cs="Times New Roman"/>
          <w:szCs w:val="21"/>
          <w:rPrChange w:id="10140" w:author="Masato YOSHIKAWA" w:date="2026-01-20T11:15:00Z" w16du:dateUtc="2026-01-20T02:15:00Z">
            <w:rPr>
              <w:rFonts w:ascii="ＭＳ 明朝" w:eastAsia="ＭＳ 明朝" w:hAnsi="ＭＳ 明朝"/>
              <w:szCs w:val="21"/>
            </w:rPr>
          </w:rPrChange>
        </w:rPr>
        <w:t>Denial</w:t>
      </w:r>
      <w:r w:rsidRPr="00F45A47">
        <w:rPr>
          <w:rFonts w:ascii="Times New Roman" w:eastAsia="ＭＳ 明朝" w:hAnsi="Times New Roman" w:cs="Times New Roman"/>
          <w:szCs w:val="21"/>
          <w:rPrChange w:id="10141" w:author="Masato YOSHIKAWA" w:date="2026-01-20T11:15:00Z" w16du:dateUtc="2026-01-20T02:15:00Z">
            <w:rPr>
              <w:rFonts w:ascii="ＭＳ 明朝" w:eastAsia="ＭＳ 明朝" w:hAnsi="ＭＳ 明朝"/>
              <w:szCs w:val="21"/>
            </w:rPr>
          </w:rPrChange>
        </w:rPr>
        <w:t>の間には</w:t>
      </w:r>
      <w:r w:rsidRPr="00F45A47">
        <w:rPr>
          <w:rFonts w:ascii="Times New Roman" w:eastAsia="ＭＳ 明朝" w:hAnsi="Times New Roman" w:cs="Times New Roman"/>
          <w:szCs w:val="21"/>
          <w:rPrChange w:id="10142" w:author="Masato YOSHIKAWA" w:date="2026-01-20T11:15:00Z" w16du:dateUtc="2026-01-20T02:15:00Z">
            <w:rPr>
              <w:rFonts w:ascii="ＭＳ 明朝" w:eastAsia="ＭＳ 明朝" w:hAnsi="ＭＳ 明朝"/>
              <w:szCs w:val="21"/>
            </w:rPr>
          </w:rPrChange>
        </w:rPr>
        <w:t>16.85</w:t>
      </w:r>
      <w:r w:rsidRPr="00F45A47">
        <w:rPr>
          <w:rFonts w:ascii="Times New Roman" w:eastAsia="ＭＳ 明朝" w:hAnsi="Times New Roman" w:cs="Times New Roman"/>
          <w:szCs w:val="21"/>
          <w:rPrChange w:id="10143" w:author="Masato YOSHIKAWA" w:date="2026-01-20T11:15:00Z" w16du:dateUtc="2026-01-20T02:15:00Z">
            <w:rPr>
              <w:rFonts w:ascii="ＭＳ 明朝" w:eastAsia="ＭＳ 明朝" w:hAnsi="ＭＳ 明朝"/>
              <w:szCs w:val="21"/>
            </w:rPr>
          </w:rPrChange>
        </w:rPr>
        <w:t>という残差が算出され</w:t>
      </w:r>
      <w:r w:rsidR="007C0559" w:rsidRPr="00F45A47">
        <w:rPr>
          <w:rFonts w:ascii="Times New Roman" w:eastAsia="ＭＳ 明朝" w:hAnsi="Times New Roman" w:cs="Times New Roman" w:hint="eastAsia"/>
          <w:szCs w:val="21"/>
          <w:rPrChange w:id="10144" w:author="Masato YOSHIKAWA" w:date="2026-01-20T11:15:00Z" w16du:dateUtc="2026-01-20T02:15:00Z">
            <w:rPr>
              <w:rFonts w:ascii="ＭＳ 明朝" w:eastAsia="ＭＳ 明朝" w:hAnsi="ＭＳ 明朝" w:hint="eastAsia"/>
              <w:szCs w:val="21"/>
            </w:rPr>
          </w:rPrChange>
        </w:rPr>
        <w:t>た。</w:t>
      </w:r>
      <w:r w:rsidR="007C0559" w:rsidRPr="00F45A47">
        <w:rPr>
          <w:rFonts w:ascii="Times New Roman" w:eastAsia="ＭＳ 明朝" w:hAnsi="Times New Roman" w:cs="Times New Roman"/>
          <w:szCs w:val="21"/>
          <w:rPrChange w:id="10145" w:author="Masato YOSHIKAWA" w:date="2026-01-20T11:15:00Z" w16du:dateUtc="2026-01-20T02:15:00Z">
            <w:rPr>
              <w:rFonts w:ascii="ＭＳ 明朝" w:eastAsia="ＭＳ 明朝" w:hAnsi="ＭＳ 明朝"/>
              <w:szCs w:val="21"/>
            </w:rPr>
          </w:rPrChange>
        </w:rPr>
        <w:t>Reduction</w:t>
      </w:r>
      <w:r w:rsidR="007C0559" w:rsidRPr="00F45A47">
        <w:rPr>
          <w:rFonts w:ascii="Times New Roman" w:eastAsia="ＭＳ 明朝" w:hAnsi="Times New Roman" w:cs="Times New Roman"/>
          <w:szCs w:val="21"/>
          <w:rPrChange w:id="10146" w:author="Masato YOSHIKAWA" w:date="2026-01-20T11:15:00Z" w16du:dateUtc="2026-01-20T02:15:00Z">
            <w:rPr>
              <w:rFonts w:ascii="ＭＳ 明朝" w:eastAsia="ＭＳ 明朝" w:hAnsi="ＭＳ 明朝"/>
              <w:szCs w:val="21"/>
            </w:rPr>
          </w:rPrChange>
        </w:rPr>
        <w:t>は情報の削除と定義されるため、この結果は分析フレームワークの論理的整合性が保たれていることを追認するものであるが、同時に、情報を物理的に遮断する行為が読者の認知機会を確実に奪う（</w:t>
      </w:r>
      <w:r w:rsidR="007C0559" w:rsidRPr="00F45A47">
        <w:rPr>
          <w:rFonts w:ascii="Times New Roman" w:eastAsia="ＭＳ 明朝" w:hAnsi="Times New Roman" w:cs="Times New Roman"/>
          <w:szCs w:val="21"/>
          <w:rPrChange w:id="10147" w:author="Masato YOSHIKAWA" w:date="2026-01-20T11:15:00Z" w16du:dateUtc="2026-01-20T02:15:00Z">
            <w:rPr>
              <w:rFonts w:ascii="ＭＳ 明朝" w:eastAsia="ＭＳ 明朝" w:hAnsi="ＭＳ 明朝"/>
              <w:szCs w:val="21"/>
            </w:rPr>
          </w:rPrChange>
        </w:rPr>
        <w:t>Denial</w:t>
      </w:r>
      <w:r w:rsidR="007C0559" w:rsidRPr="00F45A47">
        <w:rPr>
          <w:rFonts w:ascii="Times New Roman" w:eastAsia="ＭＳ 明朝" w:hAnsi="Times New Roman" w:cs="Times New Roman"/>
          <w:szCs w:val="21"/>
          <w:rPrChange w:id="10148" w:author="Masato YOSHIKAWA" w:date="2026-01-20T11:15:00Z" w16du:dateUtc="2026-01-20T02:15:00Z">
            <w:rPr>
              <w:rFonts w:ascii="ＭＳ 明朝" w:eastAsia="ＭＳ 明朝" w:hAnsi="ＭＳ 明朝"/>
              <w:szCs w:val="21"/>
            </w:rPr>
          </w:rPrChange>
        </w:rPr>
        <w:t>）という事実を、定量的にも裏付けている。</w:t>
      </w:r>
      <w:r w:rsidRPr="00F45A47">
        <w:rPr>
          <w:rFonts w:ascii="Times New Roman" w:eastAsia="ＭＳ 明朝" w:hAnsi="Times New Roman" w:cs="Times New Roman"/>
          <w:szCs w:val="21"/>
          <w:rPrChange w:id="10149" w:author="Masato YOSHIKAWA" w:date="2026-01-20T11:15:00Z" w16du:dateUtc="2026-01-20T02:15:00Z">
            <w:rPr>
              <w:rFonts w:ascii="ＭＳ 明朝" w:eastAsia="ＭＳ 明朝" w:hAnsi="ＭＳ 明朝"/>
              <w:szCs w:val="21"/>
            </w:rPr>
          </w:rPrChange>
        </w:rPr>
        <w:t>また、</w:t>
      </w:r>
      <w:r w:rsidRPr="00F45A47">
        <w:rPr>
          <w:rFonts w:ascii="Times New Roman" w:eastAsia="ＭＳ 明朝" w:hAnsi="Times New Roman" w:cs="Times New Roman"/>
          <w:szCs w:val="21"/>
          <w:rPrChange w:id="10150" w:author="Masato YOSHIKAWA" w:date="2026-01-20T11:15:00Z" w16du:dateUtc="2026-01-20T02:15:00Z">
            <w:rPr>
              <w:rFonts w:ascii="ＭＳ 明朝" w:eastAsia="ＭＳ 明朝" w:hAnsi="ＭＳ 明朝"/>
              <w:szCs w:val="21"/>
            </w:rPr>
          </w:rPrChange>
        </w:rPr>
        <w:t>Amplification</w:t>
      </w:r>
      <w:r w:rsidRPr="00F45A47">
        <w:rPr>
          <w:rFonts w:ascii="Times New Roman" w:eastAsia="ＭＳ 明朝" w:hAnsi="Times New Roman" w:cs="Times New Roman"/>
          <w:szCs w:val="21"/>
          <w:rPrChange w:id="10151" w:author="Masato YOSHIKAWA" w:date="2026-01-20T11:15:00Z" w16du:dateUtc="2026-01-20T02:15:00Z">
            <w:rPr>
              <w:rFonts w:ascii="ＭＳ 明朝" w:eastAsia="ＭＳ 明朝" w:hAnsi="ＭＳ 明朝"/>
              <w:szCs w:val="21"/>
            </w:rPr>
          </w:rPrChange>
        </w:rPr>
        <w:t>と</w:t>
      </w:r>
      <w:r w:rsidRPr="00F45A47">
        <w:rPr>
          <w:rFonts w:ascii="Times New Roman" w:eastAsia="ＭＳ 明朝" w:hAnsi="Times New Roman" w:cs="Times New Roman"/>
          <w:szCs w:val="21"/>
          <w:rPrChange w:id="10152" w:author="Masato YOSHIKAWA" w:date="2026-01-20T11:15:00Z" w16du:dateUtc="2026-01-20T02:15:00Z">
            <w:rPr>
              <w:rFonts w:ascii="ＭＳ 明朝" w:eastAsia="ＭＳ 明朝" w:hAnsi="ＭＳ 明朝"/>
              <w:szCs w:val="21"/>
            </w:rPr>
          </w:rPrChange>
        </w:rPr>
        <w:t>Adaptation</w:t>
      </w:r>
      <w:r w:rsidRPr="00F45A47">
        <w:rPr>
          <w:rFonts w:ascii="Times New Roman" w:eastAsia="ＭＳ 明朝" w:hAnsi="Times New Roman" w:cs="Times New Roman"/>
          <w:szCs w:val="21"/>
          <w:rPrChange w:id="10153" w:author="Masato YOSHIKAWA" w:date="2026-01-20T11:15:00Z" w16du:dateUtc="2026-01-20T02:15:00Z">
            <w:rPr>
              <w:rFonts w:ascii="ＭＳ 明朝" w:eastAsia="ＭＳ 明朝" w:hAnsi="ＭＳ 明朝"/>
              <w:szCs w:val="21"/>
            </w:rPr>
          </w:rPrChange>
        </w:rPr>
        <w:t>の間にも</w:t>
      </w:r>
      <w:r w:rsidRPr="00F45A47">
        <w:rPr>
          <w:rFonts w:ascii="Times New Roman" w:eastAsia="ＭＳ 明朝" w:hAnsi="Times New Roman" w:cs="Times New Roman"/>
          <w:szCs w:val="21"/>
          <w:rPrChange w:id="10154" w:author="Masato YOSHIKAWA" w:date="2026-01-20T11:15:00Z" w16du:dateUtc="2026-01-20T02:15:00Z">
            <w:rPr>
              <w:rFonts w:ascii="ＭＳ 明朝" w:eastAsia="ＭＳ 明朝" w:hAnsi="ＭＳ 明朝"/>
              <w:szCs w:val="21"/>
            </w:rPr>
          </w:rPrChange>
        </w:rPr>
        <w:t>15.86</w:t>
      </w:r>
      <w:r w:rsidRPr="00F45A47">
        <w:rPr>
          <w:rFonts w:ascii="Times New Roman" w:eastAsia="ＭＳ 明朝" w:hAnsi="Times New Roman" w:cs="Times New Roman"/>
          <w:szCs w:val="21"/>
          <w:rPrChange w:id="10155" w:author="Masato YOSHIKAWA" w:date="2026-01-20T11:15:00Z" w16du:dateUtc="2026-01-20T02:15:00Z">
            <w:rPr>
              <w:rFonts w:ascii="ＭＳ 明朝" w:eastAsia="ＭＳ 明朝" w:hAnsi="ＭＳ 明朝"/>
              <w:szCs w:val="21"/>
            </w:rPr>
          </w:rPrChange>
        </w:rPr>
        <w:t>という高い数値が確認された。</w:t>
      </w:r>
      <w:r w:rsidR="00F619B7" w:rsidRPr="00F45A47">
        <w:rPr>
          <w:rFonts w:ascii="Times New Roman" w:eastAsia="ＭＳ 明朝" w:hAnsi="Times New Roman" w:cs="Times New Roman"/>
          <w:szCs w:val="21"/>
          <w:rPrChange w:id="10156" w:author="Masato YOSHIKAWA" w:date="2026-01-20T11:15:00Z" w16du:dateUtc="2026-01-20T02:15:00Z">
            <w:rPr>
              <w:rFonts w:ascii="ＭＳ 明朝" w:eastAsia="ＭＳ 明朝" w:hAnsi="ＭＳ 明朝"/>
              <w:szCs w:val="21"/>
            </w:rPr>
          </w:rPrChange>
        </w:rPr>
        <w:t>定義上、</w:t>
      </w:r>
      <w:r w:rsidR="00F619B7" w:rsidRPr="00F45A47">
        <w:rPr>
          <w:rFonts w:ascii="Times New Roman" w:eastAsia="ＭＳ 明朝" w:hAnsi="Times New Roman" w:cs="Times New Roman"/>
          <w:szCs w:val="21"/>
          <w:rPrChange w:id="10157" w:author="Masato YOSHIKAWA" w:date="2026-01-20T11:15:00Z" w16du:dateUtc="2026-01-20T02:15:00Z">
            <w:rPr>
              <w:rFonts w:ascii="ＭＳ 明朝" w:eastAsia="ＭＳ 明朝" w:hAnsi="ＭＳ 明朝"/>
              <w:szCs w:val="21"/>
            </w:rPr>
          </w:rPrChange>
        </w:rPr>
        <w:t>Adaptation</w:t>
      </w:r>
      <w:r w:rsidR="00F619B7" w:rsidRPr="00F45A47">
        <w:rPr>
          <w:rFonts w:ascii="Times New Roman" w:eastAsia="ＭＳ 明朝" w:hAnsi="Times New Roman" w:cs="Times New Roman"/>
          <w:szCs w:val="21"/>
          <w:rPrChange w:id="10158" w:author="Masato YOSHIKAWA" w:date="2026-01-20T11:15:00Z" w16du:dateUtc="2026-01-20T02:15:00Z">
            <w:rPr>
              <w:rFonts w:ascii="ＭＳ 明朝" w:eastAsia="ＭＳ 明朝" w:hAnsi="ＭＳ 明朝"/>
              <w:szCs w:val="21"/>
            </w:rPr>
          </w:rPrChange>
        </w:rPr>
        <w:t>は文脈的な補足を要するため</w:t>
      </w:r>
      <w:r w:rsidR="00F619B7" w:rsidRPr="00F45A47">
        <w:rPr>
          <w:rFonts w:ascii="Times New Roman" w:eastAsia="ＭＳ 明朝" w:hAnsi="Times New Roman" w:cs="Times New Roman"/>
          <w:szCs w:val="21"/>
          <w:rPrChange w:id="10159" w:author="Masato YOSHIKAWA" w:date="2026-01-20T11:15:00Z" w16du:dateUtc="2026-01-20T02:15:00Z">
            <w:rPr>
              <w:rFonts w:ascii="ＭＳ 明朝" w:eastAsia="ＭＳ 明朝" w:hAnsi="ＭＳ 明朝"/>
              <w:szCs w:val="21"/>
            </w:rPr>
          </w:rPrChange>
        </w:rPr>
        <w:t>Amplification</w:t>
      </w:r>
      <w:r w:rsidR="00F619B7" w:rsidRPr="00F45A47">
        <w:rPr>
          <w:rFonts w:ascii="Times New Roman" w:eastAsia="ＭＳ 明朝" w:hAnsi="Times New Roman" w:cs="Times New Roman"/>
          <w:szCs w:val="21"/>
          <w:rPrChange w:id="10160" w:author="Masato YOSHIKAWA" w:date="2026-01-20T11:15:00Z" w16du:dateUtc="2026-01-20T02:15:00Z">
            <w:rPr>
              <w:rFonts w:ascii="ＭＳ 明朝" w:eastAsia="ＭＳ 明朝" w:hAnsi="ＭＳ 明朝"/>
              <w:szCs w:val="21"/>
            </w:rPr>
          </w:rPrChange>
        </w:rPr>
        <w:t>との親和性は自明であるとも言える</w:t>
      </w:r>
      <w:r w:rsidR="00F619B7" w:rsidRPr="00F45A47">
        <w:rPr>
          <w:rFonts w:ascii="Times New Roman" w:eastAsia="ＭＳ 明朝" w:hAnsi="Times New Roman" w:cs="Times New Roman" w:hint="eastAsia"/>
          <w:szCs w:val="21"/>
          <w:rPrChange w:id="10161" w:author="Masato YOSHIKAWA" w:date="2026-01-20T11:15:00Z" w16du:dateUtc="2026-01-20T02:15:00Z">
            <w:rPr>
              <w:rFonts w:ascii="ＭＳ 明朝" w:eastAsia="ＭＳ 明朝" w:hAnsi="ＭＳ 明朝" w:hint="eastAsia"/>
              <w:szCs w:val="21"/>
            </w:rPr>
          </w:rPrChange>
        </w:rPr>
        <w:t>。</w:t>
      </w:r>
      <w:r w:rsidR="001B3639" w:rsidRPr="00F45A47">
        <w:rPr>
          <w:rFonts w:ascii="Times New Roman" w:eastAsia="ＭＳ 明朝" w:hAnsi="Times New Roman" w:cs="Times New Roman" w:hint="eastAsia"/>
          <w:szCs w:val="21"/>
          <w:rPrChange w:id="10162" w:author="Masato YOSHIKAWA" w:date="2026-01-20T11:15:00Z" w16du:dateUtc="2026-01-20T02:15:00Z">
            <w:rPr>
              <w:rFonts w:ascii="ＭＳ 明朝" w:eastAsia="ＭＳ 明朝" w:hAnsi="ＭＳ 明朝" w:hint="eastAsia"/>
              <w:szCs w:val="21"/>
            </w:rPr>
          </w:rPrChange>
        </w:rPr>
        <w:t>しかし重要なのは、</w:t>
      </w:r>
      <w:r w:rsidR="001B3639" w:rsidRPr="00F45A47">
        <w:rPr>
          <w:rFonts w:ascii="Times New Roman" w:eastAsia="ＭＳ 明朝" w:hAnsi="Times New Roman" w:cs="Times New Roman"/>
          <w:szCs w:val="21"/>
          <w:rPrChange w:id="10163" w:author="Masato YOSHIKAWA" w:date="2026-01-20T11:15:00Z" w16du:dateUtc="2026-01-20T02:15:00Z">
            <w:rPr>
              <w:rFonts w:ascii="ＭＳ 明朝" w:eastAsia="ＭＳ 明朝" w:hAnsi="ＭＳ 明朝"/>
              <w:szCs w:val="21"/>
            </w:rPr>
          </w:rPrChange>
        </w:rPr>
        <w:t>Amplification</w:t>
      </w:r>
      <w:r w:rsidR="001B3639" w:rsidRPr="00F45A47">
        <w:rPr>
          <w:rFonts w:ascii="Times New Roman" w:eastAsia="ＭＳ 明朝" w:hAnsi="Times New Roman" w:cs="Times New Roman"/>
          <w:szCs w:val="21"/>
          <w:rPrChange w:id="10164" w:author="Masato YOSHIKAWA" w:date="2026-01-20T11:15:00Z" w16du:dateUtc="2026-01-20T02:15:00Z">
            <w:rPr>
              <w:rFonts w:ascii="ＭＳ 明朝" w:eastAsia="ＭＳ 明朝" w:hAnsi="ＭＳ 明朝"/>
              <w:szCs w:val="21"/>
            </w:rPr>
          </w:rPrChange>
        </w:rPr>
        <w:t>が</w:t>
      </w:r>
      <w:r w:rsidR="001B3639" w:rsidRPr="00F45A47">
        <w:rPr>
          <w:rFonts w:ascii="Times New Roman" w:eastAsia="ＭＳ 明朝" w:hAnsi="Times New Roman" w:cs="Times New Roman"/>
          <w:szCs w:val="21"/>
          <w:rPrChange w:id="10165" w:author="Masato YOSHIKAWA" w:date="2026-01-20T11:15:00Z" w16du:dateUtc="2026-01-20T02:15:00Z">
            <w:rPr>
              <w:rFonts w:ascii="ＭＳ 明朝" w:eastAsia="ＭＳ 明朝" w:hAnsi="ＭＳ 明朝"/>
              <w:szCs w:val="21"/>
            </w:rPr>
          </w:rPrChange>
        </w:rPr>
        <w:t>Adaptation</w:t>
      </w:r>
      <w:r w:rsidR="001B3639" w:rsidRPr="00F45A47">
        <w:rPr>
          <w:rFonts w:ascii="Times New Roman" w:eastAsia="ＭＳ 明朝" w:hAnsi="Times New Roman" w:cs="Times New Roman"/>
          <w:szCs w:val="21"/>
          <w:rPrChange w:id="10166" w:author="Masato YOSHIKAWA" w:date="2026-01-20T11:15:00Z" w16du:dateUtc="2026-01-20T02:15:00Z">
            <w:rPr>
              <w:rFonts w:ascii="ＭＳ 明朝" w:eastAsia="ＭＳ 明朝" w:hAnsi="ＭＳ 明朝"/>
              <w:szCs w:val="21"/>
            </w:rPr>
          </w:rPrChange>
        </w:rPr>
        <w:t>への到達を統計的に保証する唯一の技法として抽出された点にある。これは、他の技法では読者をこの理解段階へ導くことが困難であることを逆説的に証明しており、</w:t>
      </w:r>
      <w:r w:rsidR="001B3639" w:rsidRPr="00F45A47">
        <w:rPr>
          <w:rFonts w:ascii="Times New Roman" w:eastAsia="ＭＳ 明朝" w:hAnsi="Times New Roman" w:cs="Times New Roman"/>
          <w:szCs w:val="21"/>
          <w:rPrChange w:id="10167" w:author="Masato YOSHIKAWA" w:date="2026-01-20T11:15:00Z" w16du:dateUtc="2026-01-20T02:15:00Z">
            <w:rPr>
              <w:rFonts w:ascii="ＭＳ 明朝" w:eastAsia="ＭＳ 明朝" w:hAnsi="ＭＳ 明朝"/>
              <w:szCs w:val="21"/>
            </w:rPr>
          </w:rPrChange>
        </w:rPr>
        <w:t>Amplification</w:t>
      </w:r>
      <w:r w:rsidR="001B3639" w:rsidRPr="00F45A47">
        <w:rPr>
          <w:rFonts w:ascii="Times New Roman" w:eastAsia="ＭＳ 明朝" w:hAnsi="Times New Roman" w:cs="Times New Roman"/>
          <w:szCs w:val="21"/>
          <w:rPrChange w:id="10168" w:author="Masato YOSHIKAWA" w:date="2026-01-20T11:15:00Z" w16du:dateUtc="2026-01-20T02:15:00Z">
            <w:rPr>
              <w:rFonts w:ascii="ＭＳ 明朝" w:eastAsia="ＭＳ 明朝" w:hAnsi="ＭＳ 明朝"/>
              <w:szCs w:val="21"/>
            </w:rPr>
          </w:rPrChange>
        </w:rPr>
        <w:t>が同段階に至るための事実上の必要条件であることを示唆している。</w:t>
      </w:r>
      <w:r w:rsidRPr="00F45A47">
        <w:rPr>
          <w:rFonts w:ascii="Times New Roman" w:eastAsia="ＭＳ 明朝" w:hAnsi="Times New Roman" w:cs="Times New Roman"/>
          <w:szCs w:val="21"/>
          <w:rPrChange w:id="10169" w:author="Masato YOSHIKAWA" w:date="2026-01-20T11:15:00Z" w16du:dateUtc="2026-01-20T02:15:00Z">
            <w:rPr>
              <w:rFonts w:ascii="ＭＳ 明朝" w:eastAsia="ＭＳ 明朝" w:hAnsi="ＭＳ 明朝"/>
              <w:szCs w:val="21"/>
            </w:rPr>
          </w:rPrChange>
        </w:rPr>
        <w:t>さらに、</w:t>
      </w:r>
      <w:r w:rsidRPr="00F45A47">
        <w:rPr>
          <w:rFonts w:ascii="Times New Roman" w:eastAsia="ＭＳ 明朝" w:hAnsi="Times New Roman" w:cs="Times New Roman"/>
          <w:szCs w:val="21"/>
          <w:rPrChange w:id="10170" w:author="Masato YOSHIKAWA" w:date="2026-01-20T11:15:00Z" w16du:dateUtc="2026-01-20T02:15:00Z">
            <w:rPr>
              <w:rFonts w:ascii="ＭＳ 明朝" w:eastAsia="ＭＳ 明朝" w:hAnsi="ＭＳ 明朝"/>
              <w:szCs w:val="21"/>
            </w:rPr>
          </w:rPrChange>
        </w:rPr>
        <w:t>Borrowing</w:t>
      </w:r>
      <w:r w:rsidRPr="00F45A47">
        <w:rPr>
          <w:rFonts w:ascii="Times New Roman" w:eastAsia="ＭＳ 明朝" w:hAnsi="Times New Roman" w:cs="Times New Roman"/>
          <w:szCs w:val="21"/>
          <w:rPrChange w:id="10171" w:author="Masato YOSHIKAWA" w:date="2026-01-20T11:15:00Z" w16du:dateUtc="2026-01-20T02:15:00Z">
            <w:rPr>
              <w:rFonts w:ascii="ＭＳ 明朝" w:eastAsia="ＭＳ 明朝" w:hAnsi="ＭＳ 明朝"/>
              <w:szCs w:val="21"/>
            </w:rPr>
          </w:rPrChange>
        </w:rPr>
        <w:t>と</w:t>
      </w:r>
      <w:r w:rsidRPr="00F45A47">
        <w:rPr>
          <w:rFonts w:ascii="Times New Roman" w:eastAsia="ＭＳ 明朝" w:hAnsi="Times New Roman" w:cs="Times New Roman"/>
          <w:szCs w:val="21"/>
          <w:rPrChange w:id="10172" w:author="Masato YOSHIKAWA" w:date="2026-01-20T11:15:00Z" w16du:dateUtc="2026-01-20T02:15:00Z">
            <w:rPr>
              <w:rFonts w:ascii="ＭＳ 明朝" w:eastAsia="ＭＳ 明朝" w:hAnsi="ＭＳ 明朝"/>
              <w:szCs w:val="21"/>
            </w:rPr>
          </w:rPrChange>
        </w:rPr>
        <w:t>Acceptance</w:t>
      </w:r>
      <w:r w:rsidRPr="00F45A47">
        <w:rPr>
          <w:rFonts w:ascii="Times New Roman" w:eastAsia="ＭＳ 明朝" w:hAnsi="Times New Roman" w:cs="Times New Roman"/>
          <w:szCs w:val="21"/>
          <w:rPrChange w:id="10173" w:author="Masato YOSHIKAWA" w:date="2026-01-20T11:15:00Z" w16du:dateUtc="2026-01-20T02:15:00Z">
            <w:rPr>
              <w:rFonts w:ascii="ＭＳ 明朝" w:eastAsia="ＭＳ 明朝" w:hAnsi="ＭＳ 明朝"/>
              <w:szCs w:val="21"/>
            </w:rPr>
          </w:rPrChange>
        </w:rPr>
        <w:t>の間にも</w:t>
      </w:r>
      <w:r w:rsidRPr="00F45A47">
        <w:rPr>
          <w:rFonts w:ascii="Times New Roman" w:eastAsia="ＭＳ 明朝" w:hAnsi="Times New Roman" w:cs="Times New Roman"/>
          <w:szCs w:val="21"/>
          <w:rPrChange w:id="10174" w:author="Masato YOSHIKAWA" w:date="2026-01-20T11:15:00Z" w16du:dateUtc="2026-01-20T02:15:00Z">
            <w:rPr>
              <w:rFonts w:ascii="ＭＳ 明朝" w:eastAsia="ＭＳ 明朝" w:hAnsi="ＭＳ 明朝"/>
              <w:szCs w:val="21"/>
            </w:rPr>
          </w:rPrChange>
        </w:rPr>
        <w:t>15.45</w:t>
      </w:r>
      <w:r w:rsidRPr="00F45A47">
        <w:rPr>
          <w:rFonts w:ascii="Times New Roman" w:eastAsia="ＭＳ 明朝" w:hAnsi="Times New Roman" w:cs="Times New Roman"/>
          <w:szCs w:val="21"/>
          <w:rPrChange w:id="10175" w:author="Masato YOSHIKAWA" w:date="2026-01-20T11:15:00Z" w16du:dateUtc="2026-01-20T02:15:00Z">
            <w:rPr>
              <w:rFonts w:ascii="ＭＳ 明朝" w:eastAsia="ＭＳ 明朝" w:hAnsi="ＭＳ 明朝"/>
              <w:szCs w:val="21"/>
            </w:rPr>
          </w:rPrChange>
        </w:rPr>
        <w:t>という強い結びつきが確認された。</w:t>
      </w:r>
      <w:r w:rsidRPr="00F45A47">
        <w:rPr>
          <w:rFonts w:ascii="Times New Roman" w:eastAsia="ＭＳ 明朝" w:hAnsi="Times New Roman" w:cs="Times New Roman"/>
          <w:szCs w:val="21"/>
          <w:rPrChange w:id="10176" w:author="Masato YOSHIKAWA" w:date="2026-01-20T11:15:00Z" w16du:dateUtc="2026-01-20T02:15:00Z">
            <w:rPr>
              <w:rFonts w:ascii="ＭＳ 明朝" w:eastAsia="ＭＳ 明朝" w:hAnsi="ＭＳ 明朝"/>
              <w:szCs w:val="21"/>
            </w:rPr>
          </w:rPrChange>
        </w:rPr>
        <w:t>Borrowing</w:t>
      </w:r>
      <w:r w:rsidRPr="00F45A47">
        <w:rPr>
          <w:rFonts w:ascii="Times New Roman" w:eastAsia="ＭＳ 明朝" w:hAnsi="Times New Roman" w:cs="Times New Roman"/>
          <w:szCs w:val="21"/>
          <w:rPrChange w:id="10177" w:author="Masato YOSHIKAWA" w:date="2026-01-20T11:15:00Z" w16du:dateUtc="2026-01-20T02:15:00Z">
            <w:rPr>
              <w:rFonts w:ascii="ＭＳ 明朝" w:eastAsia="ＭＳ 明朝" w:hAnsi="ＭＳ 明朝"/>
              <w:szCs w:val="21"/>
            </w:rPr>
          </w:rPrChange>
        </w:rPr>
        <w:t>は異質性を提示する機能には優れているものの、</w:t>
      </w:r>
      <w:r w:rsidR="002A7819" w:rsidRPr="00F45A47">
        <w:rPr>
          <w:rFonts w:ascii="Times New Roman" w:eastAsia="ＭＳ 明朝" w:hAnsi="Times New Roman" w:cs="Times New Roman" w:hint="eastAsia"/>
          <w:szCs w:val="21"/>
          <w:rPrChange w:id="10178" w:author="Masato YOSHIKAWA" w:date="2026-01-20T11:15:00Z" w16du:dateUtc="2026-01-20T02:15:00Z">
            <w:rPr>
              <w:rFonts w:ascii="ＭＳ 明朝" w:eastAsia="ＭＳ 明朝" w:hAnsi="ＭＳ 明朝" w:hint="eastAsia"/>
              <w:szCs w:val="21"/>
            </w:rPr>
          </w:rPrChange>
        </w:rPr>
        <w:t>単独</w:t>
      </w:r>
      <w:r w:rsidRPr="00F45A47">
        <w:rPr>
          <w:rFonts w:ascii="Times New Roman" w:eastAsia="ＭＳ 明朝" w:hAnsi="Times New Roman" w:cs="Times New Roman"/>
          <w:szCs w:val="21"/>
          <w:rPrChange w:id="10179" w:author="Masato YOSHIKAWA" w:date="2026-01-20T11:15:00Z" w16du:dateUtc="2026-01-20T02:15:00Z">
            <w:rPr>
              <w:rFonts w:ascii="ＭＳ 明朝" w:eastAsia="ＭＳ 明朝" w:hAnsi="ＭＳ 明朝"/>
              <w:szCs w:val="21"/>
            </w:rPr>
          </w:rPrChange>
        </w:rPr>
        <w:t>では深い理解である</w:t>
      </w:r>
      <w:r w:rsidRPr="00F45A47">
        <w:rPr>
          <w:rFonts w:ascii="Times New Roman" w:eastAsia="ＭＳ 明朝" w:hAnsi="Times New Roman" w:cs="Times New Roman"/>
          <w:szCs w:val="21"/>
          <w:rPrChange w:id="10180" w:author="Masato YOSHIKAWA" w:date="2026-01-20T11:15:00Z" w16du:dateUtc="2026-01-20T02:15:00Z">
            <w:rPr>
              <w:rFonts w:ascii="ＭＳ 明朝" w:eastAsia="ＭＳ 明朝" w:hAnsi="ＭＳ 明朝"/>
              <w:szCs w:val="21"/>
            </w:rPr>
          </w:rPrChange>
        </w:rPr>
        <w:lastRenderedPageBreak/>
        <w:t>Adaptation</w:t>
      </w:r>
      <w:r w:rsidRPr="00F45A47">
        <w:rPr>
          <w:rFonts w:ascii="Times New Roman" w:eastAsia="ＭＳ 明朝" w:hAnsi="Times New Roman" w:cs="Times New Roman"/>
          <w:szCs w:val="21"/>
          <w:rPrChange w:id="10181" w:author="Masato YOSHIKAWA" w:date="2026-01-20T11:15:00Z" w16du:dateUtc="2026-01-20T02:15:00Z">
            <w:rPr>
              <w:rFonts w:ascii="ＭＳ 明朝" w:eastAsia="ＭＳ 明朝" w:hAnsi="ＭＳ 明朝"/>
              <w:szCs w:val="21"/>
            </w:rPr>
          </w:rPrChange>
        </w:rPr>
        <w:t>へ読者を導くには至らない傾向があることが示唆される。</w:t>
      </w:r>
    </w:p>
    <w:p w14:paraId="537993CD" w14:textId="0719CC6E" w:rsidR="005E2A0E" w:rsidRPr="00F45A47" w:rsidRDefault="005E2A0E" w:rsidP="005E2A0E">
      <w:pPr>
        <w:ind w:firstLineChars="100" w:firstLine="210"/>
        <w:rPr>
          <w:rFonts w:ascii="Times New Roman" w:eastAsia="ＭＳ 明朝" w:hAnsi="Times New Roman" w:cs="Times New Roman"/>
          <w:szCs w:val="21"/>
          <w:rPrChange w:id="10182"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hint="eastAsia"/>
          <w:szCs w:val="21"/>
          <w:rPrChange w:id="10183" w:author="Masato YOSHIKAWA" w:date="2026-01-20T11:15:00Z" w16du:dateUtc="2026-01-20T02:15:00Z">
            <w:rPr>
              <w:rFonts w:ascii="ＭＳ 明朝" w:eastAsia="ＭＳ 明朝" w:hAnsi="ＭＳ 明朝" w:hint="eastAsia"/>
              <w:szCs w:val="21"/>
            </w:rPr>
          </w:rPrChange>
        </w:rPr>
        <w:t>第二に、調整済み残差が</w:t>
      </w:r>
      <w:r w:rsidRPr="00F45A47">
        <w:rPr>
          <w:rFonts w:ascii="Times New Roman" w:eastAsia="ＭＳ 明朝" w:hAnsi="Times New Roman" w:cs="Times New Roman"/>
          <w:szCs w:val="21"/>
          <w:rPrChange w:id="10184" w:author="Masato YOSHIKAWA" w:date="2026-01-20T11:15:00Z" w16du:dateUtc="2026-01-20T02:15:00Z">
            <w:rPr>
              <w:rFonts w:ascii="ＭＳ 明朝" w:eastAsia="ＭＳ 明朝" w:hAnsi="ＭＳ 明朝"/>
              <w:szCs w:val="21"/>
            </w:rPr>
          </w:rPrChange>
        </w:rPr>
        <w:t>1.96</w:t>
      </w:r>
      <w:r w:rsidRPr="00F45A47">
        <w:rPr>
          <w:rFonts w:ascii="Times New Roman" w:eastAsia="ＭＳ 明朝" w:hAnsi="Times New Roman" w:cs="Times New Roman"/>
          <w:szCs w:val="21"/>
          <w:rPrChange w:id="10185" w:author="Masato YOSHIKAWA" w:date="2026-01-20T11:15:00Z" w16du:dateUtc="2026-01-20T02:15:00Z">
            <w:rPr>
              <w:rFonts w:ascii="ＭＳ 明朝" w:eastAsia="ＭＳ 明朝" w:hAnsi="ＭＳ 明朝"/>
              <w:szCs w:val="21"/>
            </w:rPr>
          </w:rPrChange>
        </w:rPr>
        <w:t>を超え</w:t>
      </w:r>
      <w:r w:rsidRPr="00F45A47">
        <w:rPr>
          <w:rFonts w:ascii="Times New Roman" w:eastAsia="ＭＳ 明朝" w:hAnsi="Times New Roman" w:cs="Times New Roman"/>
          <w:szCs w:val="21"/>
          <w:rPrChange w:id="10186" w:author="Masato YOSHIKAWA" w:date="2026-01-20T11:15:00Z" w16du:dateUtc="2026-01-20T02:15:00Z">
            <w:rPr>
              <w:rFonts w:ascii="ＭＳ 明朝" w:eastAsia="ＭＳ 明朝" w:hAnsi="ＭＳ 明朝"/>
              <w:szCs w:val="21"/>
            </w:rPr>
          </w:rPrChange>
        </w:rPr>
        <w:t>10.0</w:t>
      </w:r>
      <w:r w:rsidRPr="00F45A47">
        <w:rPr>
          <w:rFonts w:ascii="Times New Roman" w:eastAsia="ＭＳ 明朝" w:hAnsi="Times New Roman" w:cs="Times New Roman"/>
          <w:szCs w:val="21"/>
          <w:rPrChange w:id="10187" w:author="Masato YOSHIKAWA" w:date="2026-01-20T11:15:00Z" w16du:dateUtc="2026-01-20T02:15:00Z">
            <w:rPr>
              <w:rFonts w:ascii="ＭＳ 明朝" w:eastAsia="ＭＳ 明朝" w:hAnsi="ＭＳ 明朝"/>
              <w:szCs w:val="21"/>
            </w:rPr>
          </w:rPrChange>
        </w:rPr>
        <w:t>未満の「安定した傾向」を示すグループである。ここでは、</w:t>
      </w:r>
      <w:r w:rsidRPr="00F45A47">
        <w:rPr>
          <w:rFonts w:ascii="Times New Roman" w:eastAsia="ＭＳ 明朝" w:hAnsi="Times New Roman" w:cs="Times New Roman"/>
          <w:szCs w:val="21"/>
          <w:rPrChange w:id="10188" w:author="Masato YOSHIKAWA" w:date="2026-01-20T11:15:00Z" w16du:dateUtc="2026-01-20T02:15:00Z">
            <w:rPr>
              <w:rFonts w:ascii="ＭＳ 明朝" w:eastAsia="ＭＳ 明朝" w:hAnsi="ＭＳ 明朝"/>
              <w:szCs w:val="21"/>
            </w:rPr>
          </w:rPrChange>
        </w:rPr>
        <w:t>Minimization</w:t>
      </w:r>
      <w:r w:rsidRPr="00F45A47">
        <w:rPr>
          <w:rFonts w:ascii="Times New Roman" w:eastAsia="ＭＳ 明朝" w:hAnsi="Times New Roman" w:cs="Times New Roman"/>
          <w:szCs w:val="21"/>
          <w:rPrChange w:id="10189" w:author="Masato YOSHIKAWA" w:date="2026-01-20T11:15:00Z" w16du:dateUtc="2026-01-20T02:15:00Z">
            <w:rPr>
              <w:rFonts w:ascii="ＭＳ 明朝" w:eastAsia="ＭＳ 明朝" w:hAnsi="ＭＳ 明朝"/>
              <w:szCs w:val="21"/>
            </w:rPr>
          </w:rPrChange>
        </w:rPr>
        <w:t>段階との間に、</w:t>
      </w:r>
      <w:r w:rsidRPr="00F45A47">
        <w:rPr>
          <w:rFonts w:ascii="Times New Roman" w:eastAsia="ＭＳ 明朝" w:hAnsi="Times New Roman" w:cs="Times New Roman"/>
          <w:szCs w:val="21"/>
          <w:rPrChange w:id="10190" w:author="Masato YOSHIKAWA" w:date="2026-01-20T11:15:00Z" w16du:dateUtc="2026-01-20T02:15:00Z">
            <w:rPr>
              <w:rFonts w:ascii="ＭＳ 明朝" w:eastAsia="ＭＳ 明朝" w:hAnsi="ＭＳ 明朝"/>
              <w:szCs w:val="21"/>
            </w:rPr>
          </w:rPrChange>
        </w:rPr>
        <w:t>Established Equivalent</w:t>
      </w:r>
      <w:r w:rsidRPr="00F45A47">
        <w:rPr>
          <w:rFonts w:ascii="Times New Roman" w:eastAsia="ＭＳ 明朝" w:hAnsi="Times New Roman" w:cs="Times New Roman"/>
          <w:szCs w:val="21"/>
          <w:rPrChange w:id="10191" w:author="Masato YOSHIKAWA" w:date="2026-01-20T11:15:00Z" w16du:dateUtc="2026-01-20T02:15:00Z">
            <w:rPr>
              <w:rFonts w:ascii="ＭＳ 明朝" w:eastAsia="ＭＳ 明朝" w:hAnsi="ＭＳ 明朝"/>
              <w:szCs w:val="21"/>
            </w:rPr>
          </w:rPrChange>
        </w:rPr>
        <w:t>（</w:t>
      </w:r>
      <w:r w:rsidRPr="00F45A47">
        <w:rPr>
          <w:rFonts w:ascii="Times New Roman" w:eastAsia="ＭＳ 明朝" w:hAnsi="Times New Roman" w:cs="Times New Roman"/>
          <w:szCs w:val="21"/>
          <w:rPrChange w:id="10192" w:author="Masato YOSHIKAWA" w:date="2026-01-20T11:15:00Z" w16du:dateUtc="2026-01-20T02:15:00Z">
            <w:rPr>
              <w:rFonts w:ascii="ＭＳ 明朝" w:eastAsia="ＭＳ 明朝" w:hAnsi="ＭＳ 明朝"/>
              <w:szCs w:val="21"/>
            </w:rPr>
          </w:rPrChange>
        </w:rPr>
        <w:t>9.23</w:t>
      </w:r>
      <w:r w:rsidRPr="00F45A47">
        <w:rPr>
          <w:rFonts w:ascii="Times New Roman" w:eastAsia="ＭＳ 明朝" w:hAnsi="Times New Roman" w:cs="Times New Roman"/>
          <w:szCs w:val="21"/>
          <w:rPrChange w:id="10193" w:author="Masato YOSHIKAWA" w:date="2026-01-20T11:15:00Z" w16du:dateUtc="2026-01-20T02:15:00Z">
            <w:rPr>
              <w:rFonts w:ascii="ＭＳ 明朝" w:eastAsia="ＭＳ 明朝" w:hAnsi="ＭＳ 明朝"/>
              <w:szCs w:val="21"/>
            </w:rPr>
          </w:rPrChange>
        </w:rPr>
        <w:t>）、</w:t>
      </w:r>
      <w:r w:rsidRPr="00F45A47">
        <w:rPr>
          <w:rFonts w:ascii="Times New Roman" w:eastAsia="ＭＳ 明朝" w:hAnsi="Times New Roman" w:cs="Times New Roman"/>
          <w:szCs w:val="21"/>
          <w:rPrChange w:id="10194" w:author="Masato YOSHIKAWA" w:date="2026-01-20T11:15:00Z" w16du:dateUtc="2026-01-20T02:15:00Z">
            <w:rPr>
              <w:rFonts w:ascii="ＭＳ 明朝" w:eastAsia="ＭＳ 明朝" w:hAnsi="ＭＳ 明朝"/>
              <w:szCs w:val="21"/>
            </w:rPr>
          </w:rPrChange>
        </w:rPr>
        <w:t>Generalization</w:t>
      </w:r>
      <w:r w:rsidRPr="00F45A47">
        <w:rPr>
          <w:rFonts w:ascii="Times New Roman" w:eastAsia="ＭＳ 明朝" w:hAnsi="Times New Roman" w:cs="Times New Roman"/>
          <w:szCs w:val="21"/>
          <w:rPrChange w:id="10195" w:author="Masato YOSHIKAWA" w:date="2026-01-20T11:15:00Z" w16du:dateUtc="2026-01-20T02:15:00Z">
            <w:rPr>
              <w:rFonts w:ascii="ＭＳ 明朝" w:eastAsia="ＭＳ 明朝" w:hAnsi="ＭＳ 明朝"/>
              <w:szCs w:val="21"/>
            </w:rPr>
          </w:rPrChange>
        </w:rPr>
        <w:t>（</w:t>
      </w:r>
      <w:r w:rsidRPr="00F45A47">
        <w:rPr>
          <w:rFonts w:ascii="Times New Roman" w:eastAsia="ＭＳ 明朝" w:hAnsi="Times New Roman" w:cs="Times New Roman"/>
          <w:szCs w:val="21"/>
          <w:rPrChange w:id="10196" w:author="Masato YOSHIKAWA" w:date="2026-01-20T11:15:00Z" w16du:dateUtc="2026-01-20T02:15:00Z">
            <w:rPr>
              <w:rFonts w:ascii="ＭＳ 明朝" w:eastAsia="ＭＳ 明朝" w:hAnsi="ＭＳ 明朝"/>
              <w:szCs w:val="21"/>
            </w:rPr>
          </w:rPrChange>
        </w:rPr>
        <w:t>4.07</w:t>
      </w:r>
      <w:r w:rsidRPr="00F45A47">
        <w:rPr>
          <w:rFonts w:ascii="Times New Roman" w:eastAsia="ＭＳ 明朝" w:hAnsi="Times New Roman" w:cs="Times New Roman"/>
          <w:szCs w:val="21"/>
          <w:rPrChange w:id="10197" w:author="Masato YOSHIKAWA" w:date="2026-01-20T11:15:00Z" w16du:dateUtc="2026-01-20T02:15:00Z">
            <w:rPr>
              <w:rFonts w:ascii="ＭＳ 明朝" w:eastAsia="ＭＳ 明朝" w:hAnsi="ＭＳ 明朝"/>
              <w:szCs w:val="21"/>
            </w:rPr>
          </w:rPrChange>
        </w:rPr>
        <w:t>）、</w:t>
      </w:r>
      <w:r w:rsidRPr="00F45A47">
        <w:rPr>
          <w:rFonts w:ascii="Times New Roman" w:eastAsia="ＭＳ 明朝" w:hAnsi="Times New Roman" w:cs="Times New Roman"/>
          <w:szCs w:val="21"/>
          <w:rPrChange w:id="10198" w:author="Masato YOSHIKAWA" w:date="2026-01-20T11:15:00Z" w16du:dateUtc="2026-01-20T02:15:00Z">
            <w:rPr>
              <w:rFonts w:ascii="ＭＳ 明朝" w:eastAsia="ＭＳ 明朝" w:hAnsi="ＭＳ 明朝"/>
              <w:szCs w:val="21"/>
            </w:rPr>
          </w:rPrChange>
        </w:rPr>
        <w:t>Description</w:t>
      </w:r>
      <w:r w:rsidRPr="00F45A47">
        <w:rPr>
          <w:rFonts w:ascii="Times New Roman" w:eastAsia="ＭＳ 明朝" w:hAnsi="Times New Roman" w:cs="Times New Roman"/>
          <w:szCs w:val="21"/>
          <w:rPrChange w:id="10199" w:author="Masato YOSHIKAWA" w:date="2026-01-20T11:15:00Z" w16du:dateUtc="2026-01-20T02:15:00Z">
            <w:rPr>
              <w:rFonts w:ascii="ＭＳ 明朝" w:eastAsia="ＭＳ 明朝" w:hAnsi="ＭＳ 明朝"/>
              <w:szCs w:val="21"/>
            </w:rPr>
          </w:rPrChange>
        </w:rPr>
        <w:t>（</w:t>
      </w:r>
      <w:r w:rsidRPr="00F45A47">
        <w:rPr>
          <w:rFonts w:ascii="Times New Roman" w:eastAsia="ＭＳ 明朝" w:hAnsi="Times New Roman" w:cs="Times New Roman"/>
          <w:szCs w:val="21"/>
          <w:rPrChange w:id="10200" w:author="Masato YOSHIKAWA" w:date="2026-01-20T11:15:00Z" w16du:dateUtc="2026-01-20T02:15:00Z">
            <w:rPr>
              <w:rFonts w:ascii="ＭＳ 明朝" w:eastAsia="ＭＳ 明朝" w:hAnsi="ＭＳ 明朝"/>
              <w:szCs w:val="21"/>
            </w:rPr>
          </w:rPrChange>
        </w:rPr>
        <w:t>2.30</w:t>
      </w:r>
      <w:r w:rsidRPr="00F45A47">
        <w:rPr>
          <w:rFonts w:ascii="Times New Roman" w:eastAsia="ＭＳ 明朝" w:hAnsi="Times New Roman" w:cs="Times New Roman"/>
          <w:szCs w:val="21"/>
          <w:rPrChange w:id="10201" w:author="Masato YOSHIKAWA" w:date="2026-01-20T11:15:00Z" w16du:dateUtc="2026-01-20T02:15:00Z">
            <w:rPr>
              <w:rFonts w:ascii="ＭＳ 明朝" w:eastAsia="ＭＳ 明朝" w:hAnsi="ＭＳ 明朝"/>
              <w:szCs w:val="21"/>
            </w:rPr>
          </w:rPrChange>
        </w:rPr>
        <w:t>）が算出され、有意な正の相関が認められた。これらはすべて統計的に有意に</w:t>
      </w:r>
      <w:r w:rsidRPr="00F45A47">
        <w:rPr>
          <w:rFonts w:ascii="Times New Roman" w:eastAsia="ＭＳ 明朝" w:hAnsi="Times New Roman" w:cs="Times New Roman"/>
          <w:szCs w:val="21"/>
          <w:rPrChange w:id="10202" w:author="Masato YOSHIKAWA" w:date="2026-01-20T11:15:00Z" w16du:dateUtc="2026-01-20T02:15:00Z">
            <w:rPr>
              <w:rFonts w:ascii="ＭＳ 明朝" w:eastAsia="ＭＳ 明朝" w:hAnsi="ＭＳ 明朝"/>
              <w:szCs w:val="21"/>
            </w:rPr>
          </w:rPrChange>
        </w:rPr>
        <w:t>Minimization</w:t>
      </w:r>
      <w:r w:rsidRPr="00F45A47">
        <w:rPr>
          <w:rFonts w:ascii="Times New Roman" w:eastAsia="ＭＳ 明朝" w:hAnsi="Times New Roman" w:cs="Times New Roman"/>
          <w:szCs w:val="21"/>
          <w:rPrChange w:id="10203" w:author="Masato YOSHIKAWA" w:date="2026-01-20T11:15:00Z" w16du:dateUtc="2026-01-20T02:15:00Z">
            <w:rPr>
              <w:rFonts w:ascii="ＭＳ 明朝" w:eastAsia="ＭＳ 明朝" w:hAnsi="ＭＳ 明朝"/>
              <w:szCs w:val="21"/>
            </w:rPr>
          </w:rPrChange>
        </w:rPr>
        <w:t>と結びついている。</w:t>
      </w:r>
      <w:r w:rsidR="00384DE0" w:rsidRPr="00F45A47">
        <w:rPr>
          <w:rFonts w:ascii="Times New Roman" w:eastAsia="ＭＳ 明朝" w:hAnsi="Times New Roman" w:cs="Times New Roman" w:hint="eastAsia"/>
          <w:szCs w:val="21"/>
          <w:rPrChange w:id="10204" w:author="Masato YOSHIKAWA" w:date="2026-01-20T11:15:00Z" w16du:dateUtc="2026-01-20T02:15:00Z">
            <w:rPr>
              <w:rFonts w:ascii="ＭＳ 明朝" w:eastAsia="ＭＳ 明朝" w:hAnsi="ＭＳ 明朝" w:hint="eastAsia"/>
              <w:szCs w:val="21"/>
            </w:rPr>
          </w:rPrChange>
        </w:rPr>
        <w:t>ただし、残差の大きさを見ると</w:t>
      </w:r>
      <w:r w:rsidR="00384DE0" w:rsidRPr="00F45A47">
        <w:rPr>
          <w:rFonts w:ascii="Times New Roman" w:eastAsia="ＭＳ 明朝" w:hAnsi="Times New Roman" w:cs="Times New Roman"/>
          <w:szCs w:val="21"/>
          <w:rPrChange w:id="10205" w:author="Masato YOSHIKAWA" w:date="2026-01-20T11:15:00Z" w16du:dateUtc="2026-01-20T02:15:00Z">
            <w:rPr>
              <w:rFonts w:ascii="ＭＳ 明朝" w:eastAsia="ＭＳ 明朝" w:hAnsi="ＭＳ 明朝"/>
              <w:szCs w:val="21"/>
            </w:rPr>
          </w:rPrChange>
        </w:rPr>
        <w:t>Established Equivalent</w:t>
      </w:r>
      <w:r w:rsidR="00384DE0" w:rsidRPr="00F45A47">
        <w:rPr>
          <w:rFonts w:ascii="Times New Roman" w:eastAsia="ＭＳ 明朝" w:hAnsi="Times New Roman" w:cs="Times New Roman"/>
          <w:szCs w:val="21"/>
          <w:rPrChange w:id="10206" w:author="Masato YOSHIKAWA" w:date="2026-01-20T11:15:00Z" w16du:dateUtc="2026-01-20T02:15:00Z">
            <w:rPr>
              <w:rFonts w:ascii="ＭＳ 明朝" w:eastAsia="ＭＳ 明朝" w:hAnsi="ＭＳ 明朝"/>
              <w:szCs w:val="21"/>
            </w:rPr>
          </w:rPrChange>
        </w:rPr>
        <w:t>（</w:t>
      </w:r>
      <w:r w:rsidR="00384DE0" w:rsidRPr="00F45A47">
        <w:rPr>
          <w:rFonts w:ascii="Times New Roman" w:eastAsia="ＭＳ 明朝" w:hAnsi="Times New Roman" w:cs="Times New Roman"/>
          <w:szCs w:val="21"/>
          <w:rPrChange w:id="10207" w:author="Masato YOSHIKAWA" w:date="2026-01-20T11:15:00Z" w16du:dateUtc="2026-01-20T02:15:00Z">
            <w:rPr>
              <w:rFonts w:ascii="ＭＳ 明朝" w:eastAsia="ＭＳ 明朝" w:hAnsi="ＭＳ 明朝"/>
              <w:szCs w:val="21"/>
            </w:rPr>
          </w:rPrChange>
        </w:rPr>
        <w:t>9.23</w:t>
      </w:r>
      <w:r w:rsidR="00384DE0" w:rsidRPr="00F45A47">
        <w:rPr>
          <w:rFonts w:ascii="Times New Roman" w:eastAsia="ＭＳ 明朝" w:hAnsi="Times New Roman" w:cs="Times New Roman"/>
          <w:szCs w:val="21"/>
          <w:rPrChange w:id="10208" w:author="Masato YOSHIKAWA" w:date="2026-01-20T11:15:00Z" w16du:dateUtc="2026-01-20T02:15:00Z">
            <w:rPr>
              <w:rFonts w:ascii="ＭＳ 明朝" w:eastAsia="ＭＳ 明朝" w:hAnsi="ＭＳ 明朝"/>
              <w:szCs w:val="21"/>
            </w:rPr>
          </w:rPrChange>
        </w:rPr>
        <w:t>）が突出しており、</w:t>
      </w:r>
      <w:r w:rsidR="00384DE0" w:rsidRPr="00F45A47">
        <w:rPr>
          <w:rFonts w:ascii="Times New Roman" w:eastAsia="ＭＳ 明朝" w:hAnsi="Times New Roman" w:cs="Times New Roman"/>
          <w:szCs w:val="21"/>
          <w:rPrChange w:id="10209" w:author="Masato YOSHIKAWA" w:date="2026-01-20T11:15:00Z" w16du:dateUtc="2026-01-20T02:15:00Z">
            <w:rPr>
              <w:rFonts w:ascii="ＭＳ 明朝" w:eastAsia="ＭＳ 明朝" w:hAnsi="ＭＳ 明朝"/>
              <w:szCs w:val="21"/>
            </w:rPr>
          </w:rPrChange>
        </w:rPr>
        <w:t>Generalization</w:t>
      </w:r>
      <w:r w:rsidR="00384DE0" w:rsidRPr="00F45A47">
        <w:rPr>
          <w:rFonts w:ascii="Times New Roman" w:eastAsia="ＭＳ 明朝" w:hAnsi="Times New Roman" w:cs="Times New Roman"/>
          <w:szCs w:val="21"/>
          <w:rPrChange w:id="10210" w:author="Masato YOSHIKAWA" w:date="2026-01-20T11:15:00Z" w16du:dateUtc="2026-01-20T02:15:00Z">
            <w:rPr>
              <w:rFonts w:ascii="ＭＳ 明朝" w:eastAsia="ＭＳ 明朝" w:hAnsi="ＭＳ 明朝"/>
              <w:szCs w:val="21"/>
            </w:rPr>
          </w:rPrChange>
        </w:rPr>
        <w:t>や</w:t>
      </w:r>
      <w:r w:rsidR="00384DE0" w:rsidRPr="00F45A47">
        <w:rPr>
          <w:rFonts w:ascii="Times New Roman" w:eastAsia="ＭＳ 明朝" w:hAnsi="Times New Roman" w:cs="Times New Roman"/>
          <w:szCs w:val="21"/>
          <w:rPrChange w:id="10211" w:author="Masato YOSHIKAWA" w:date="2026-01-20T11:15:00Z" w16du:dateUtc="2026-01-20T02:15:00Z">
            <w:rPr>
              <w:rFonts w:ascii="ＭＳ 明朝" w:eastAsia="ＭＳ 明朝" w:hAnsi="ＭＳ 明朝"/>
              <w:szCs w:val="21"/>
            </w:rPr>
          </w:rPrChange>
        </w:rPr>
        <w:t>Description</w:t>
      </w:r>
      <w:r w:rsidR="00384DE0" w:rsidRPr="00F45A47">
        <w:rPr>
          <w:rFonts w:ascii="Times New Roman" w:eastAsia="ＭＳ 明朝" w:hAnsi="Times New Roman" w:cs="Times New Roman"/>
          <w:szCs w:val="21"/>
          <w:rPrChange w:id="10212" w:author="Masato YOSHIKAWA" w:date="2026-01-20T11:15:00Z" w16du:dateUtc="2026-01-20T02:15:00Z">
            <w:rPr>
              <w:rFonts w:ascii="ＭＳ 明朝" w:eastAsia="ＭＳ 明朝" w:hAnsi="ＭＳ 明朝"/>
              <w:szCs w:val="21"/>
            </w:rPr>
          </w:rPrChange>
        </w:rPr>
        <w:t>はそれに比べて結合度が低い。</w:t>
      </w:r>
      <w:r w:rsidR="008F2941" w:rsidRPr="00F45A47">
        <w:rPr>
          <w:rFonts w:ascii="Times New Roman" w:eastAsia="ＭＳ 明朝" w:hAnsi="Times New Roman" w:cs="Times New Roman" w:hint="eastAsia"/>
          <w:szCs w:val="21"/>
          <w:rPrChange w:id="10213" w:author="Masato YOSHIKAWA" w:date="2026-01-20T11:15:00Z" w16du:dateUtc="2026-01-20T02:15:00Z">
            <w:rPr>
              <w:rFonts w:ascii="ＭＳ 明朝" w:eastAsia="ＭＳ 明朝" w:hAnsi="ＭＳ 明朝" w:hint="eastAsia"/>
              <w:szCs w:val="21"/>
            </w:rPr>
          </w:rPrChange>
        </w:rPr>
        <w:t>このことから、辞書的な等価語への置き換え（</w:t>
      </w:r>
      <w:r w:rsidR="008F2941" w:rsidRPr="00F45A47">
        <w:rPr>
          <w:rFonts w:ascii="Times New Roman" w:eastAsia="ＭＳ 明朝" w:hAnsi="Times New Roman" w:cs="Times New Roman"/>
          <w:szCs w:val="21"/>
          <w:rPrChange w:id="10214" w:author="Masato YOSHIKAWA" w:date="2026-01-20T11:15:00Z" w16du:dateUtc="2026-01-20T02:15:00Z">
            <w:rPr>
              <w:rFonts w:ascii="ＭＳ 明朝" w:eastAsia="ＭＳ 明朝" w:hAnsi="ＭＳ 明朝"/>
              <w:szCs w:val="21"/>
            </w:rPr>
          </w:rPrChange>
        </w:rPr>
        <w:t>Established Equivalent</w:t>
      </w:r>
      <w:r w:rsidR="008F2941" w:rsidRPr="00F45A47">
        <w:rPr>
          <w:rFonts w:ascii="Times New Roman" w:eastAsia="ＭＳ 明朝" w:hAnsi="Times New Roman" w:cs="Times New Roman"/>
          <w:szCs w:val="21"/>
          <w:rPrChange w:id="10215" w:author="Masato YOSHIKAWA" w:date="2026-01-20T11:15:00Z" w16du:dateUtc="2026-01-20T02:15:00Z">
            <w:rPr>
              <w:rFonts w:ascii="ＭＳ 明朝" w:eastAsia="ＭＳ 明朝" w:hAnsi="ＭＳ 明朝"/>
              <w:szCs w:val="21"/>
            </w:rPr>
          </w:rPrChange>
        </w:rPr>
        <w:t>）は、異質感を消去し、読者を</w:t>
      </w:r>
      <w:r w:rsidR="008F2941" w:rsidRPr="00F45A47">
        <w:rPr>
          <w:rFonts w:ascii="Times New Roman" w:eastAsia="ＭＳ 明朝" w:hAnsi="Times New Roman" w:cs="Times New Roman"/>
          <w:szCs w:val="21"/>
          <w:rPrChange w:id="10216" w:author="Masato YOSHIKAWA" w:date="2026-01-20T11:15:00Z" w16du:dateUtc="2026-01-20T02:15:00Z">
            <w:rPr>
              <w:rFonts w:ascii="ＭＳ 明朝" w:eastAsia="ＭＳ 明朝" w:hAnsi="ＭＳ 明朝"/>
              <w:szCs w:val="21"/>
            </w:rPr>
          </w:rPrChange>
        </w:rPr>
        <w:t>Minimization</w:t>
      </w:r>
      <w:r w:rsidR="008F2941" w:rsidRPr="00F45A47">
        <w:rPr>
          <w:rFonts w:ascii="Times New Roman" w:eastAsia="ＭＳ 明朝" w:hAnsi="Times New Roman" w:cs="Times New Roman"/>
          <w:szCs w:val="21"/>
          <w:rPrChange w:id="10217" w:author="Masato YOSHIKAWA" w:date="2026-01-20T11:15:00Z" w16du:dateUtc="2026-01-20T02:15:00Z">
            <w:rPr>
              <w:rFonts w:ascii="ＭＳ 明朝" w:eastAsia="ＭＳ 明朝" w:hAnsi="ＭＳ 明朝"/>
              <w:szCs w:val="21"/>
            </w:rPr>
          </w:rPrChange>
        </w:rPr>
        <w:t>へと誘導する最も確実な技法であることが示された。</w:t>
      </w:r>
    </w:p>
    <w:p w14:paraId="5548F5DC" w14:textId="77777777" w:rsidR="00D24437" w:rsidRPr="00F45A47" w:rsidRDefault="00375A6C" w:rsidP="00D24437">
      <w:pPr>
        <w:ind w:firstLineChars="100" w:firstLine="210"/>
        <w:rPr>
          <w:rFonts w:ascii="Times New Roman" w:eastAsia="ＭＳ 明朝" w:hAnsi="Times New Roman" w:cs="Times New Roman"/>
          <w:szCs w:val="21"/>
          <w:rPrChange w:id="10218"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hint="eastAsia"/>
          <w:szCs w:val="21"/>
          <w:rPrChange w:id="10219" w:author="Masato YOSHIKAWA" w:date="2026-01-20T11:15:00Z" w16du:dateUtc="2026-01-20T02:15:00Z">
            <w:rPr>
              <w:rFonts w:ascii="ＭＳ 明朝" w:eastAsia="ＭＳ 明朝" w:hAnsi="ＭＳ 明朝" w:hint="eastAsia"/>
              <w:szCs w:val="21"/>
            </w:rPr>
          </w:rPrChange>
        </w:rPr>
        <w:t>第三に、調整済み残差が</w:t>
      </w:r>
      <w:r w:rsidRPr="00F45A47">
        <w:rPr>
          <w:rFonts w:ascii="Times New Roman" w:eastAsia="ＭＳ 明朝" w:hAnsi="Times New Roman" w:cs="Times New Roman"/>
          <w:szCs w:val="21"/>
          <w:rPrChange w:id="10220" w:author="Masato YOSHIKAWA" w:date="2026-01-20T11:15:00Z" w16du:dateUtc="2026-01-20T02:15:00Z">
            <w:rPr>
              <w:rFonts w:ascii="ＭＳ 明朝" w:eastAsia="ＭＳ 明朝" w:hAnsi="ＭＳ 明朝"/>
              <w:szCs w:val="21"/>
            </w:rPr>
          </w:rPrChange>
        </w:rPr>
        <w:t>1.96</w:t>
      </w:r>
      <w:r w:rsidRPr="00F45A47">
        <w:rPr>
          <w:rFonts w:ascii="Times New Roman" w:eastAsia="ＭＳ 明朝" w:hAnsi="Times New Roman" w:cs="Times New Roman"/>
          <w:szCs w:val="21"/>
          <w:rPrChange w:id="10221" w:author="Masato YOSHIKAWA" w:date="2026-01-20T11:15:00Z" w16du:dateUtc="2026-01-20T02:15:00Z">
            <w:rPr>
              <w:rFonts w:ascii="ＭＳ 明朝" w:eastAsia="ＭＳ 明朝" w:hAnsi="ＭＳ 明朝"/>
              <w:szCs w:val="21"/>
            </w:rPr>
          </w:rPrChange>
        </w:rPr>
        <w:t>を下回り、統計的有意性が認められない「境界領域の技法」である。</w:t>
      </w:r>
      <w:r w:rsidR="005E2A0E" w:rsidRPr="00F45A47">
        <w:rPr>
          <w:rFonts w:ascii="Times New Roman" w:eastAsia="ＭＳ 明朝" w:hAnsi="Times New Roman" w:cs="Times New Roman"/>
          <w:szCs w:val="21"/>
          <w:rPrChange w:id="10222" w:author="Masato YOSHIKAWA" w:date="2026-01-20T11:15:00Z" w16du:dateUtc="2026-01-20T02:15:00Z">
            <w:rPr>
              <w:rFonts w:ascii="ＭＳ 明朝" w:eastAsia="ＭＳ 明朝" w:hAnsi="ＭＳ 明朝"/>
              <w:szCs w:val="21"/>
            </w:rPr>
          </w:rPrChange>
        </w:rPr>
        <w:t>Literal translation</w:t>
      </w:r>
      <w:r w:rsidR="005E2A0E" w:rsidRPr="00F45A47">
        <w:rPr>
          <w:rFonts w:ascii="Times New Roman" w:eastAsia="ＭＳ 明朝" w:hAnsi="Times New Roman" w:cs="Times New Roman"/>
          <w:szCs w:val="21"/>
          <w:rPrChange w:id="10223" w:author="Masato YOSHIKAWA" w:date="2026-01-20T11:15:00Z" w16du:dateUtc="2026-01-20T02:15:00Z">
            <w:rPr>
              <w:rFonts w:ascii="ＭＳ 明朝" w:eastAsia="ＭＳ 明朝" w:hAnsi="ＭＳ 明朝"/>
              <w:szCs w:val="21"/>
            </w:rPr>
          </w:rPrChange>
        </w:rPr>
        <w:t>（</w:t>
      </w:r>
      <w:r w:rsidR="005E2A0E" w:rsidRPr="00F45A47">
        <w:rPr>
          <w:rFonts w:ascii="Times New Roman" w:eastAsia="ＭＳ 明朝" w:hAnsi="Times New Roman" w:cs="Times New Roman"/>
          <w:szCs w:val="21"/>
          <w:rPrChange w:id="10224" w:author="Masato YOSHIKAWA" w:date="2026-01-20T11:15:00Z" w16du:dateUtc="2026-01-20T02:15:00Z">
            <w:rPr>
              <w:rFonts w:ascii="ＭＳ 明朝" w:eastAsia="ＭＳ 明朝" w:hAnsi="ＭＳ 明朝"/>
              <w:szCs w:val="21"/>
            </w:rPr>
          </w:rPrChange>
        </w:rPr>
        <w:t>1.32</w:t>
      </w:r>
      <w:r w:rsidR="005E2A0E" w:rsidRPr="00F45A47">
        <w:rPr>
          <w:rFonts w:ascii="Times New Roman" w:eastAsia="ＭＳ 明朝" w:hAnsi="Times New Roman" w:cs="Times New Roman"/>
          <w:szCs w:val="21"/>
          <w:rPrChange w:id="10225" w:author="Masato YOSHIKAWA" w:date="2026-01-20T11:15:00Z" w16du:dateUtc="2026-01-20T02:15:00Z">
            <w:rPr>
              <w:rFonts w:ascii="ＭＳ 明朝" w:eastAsia="ＭＳ 明朝" w:hAnsi="ＭＳ 明朝"/>
              <w:szCs w:val="21"/>
            </w:rPr>
          </w:rPrChange>
        </w:rPr>
        <w:t>）や</w:t>
      </w:r>
      <w:r w:rsidR="005E2A0E" w:rsidRPr="00F45A47">
        <w:rPr>
          <w:rFonts w:ascii="Times New Roman" w:eastAsia="ＭＳ 明朝" w:hAnsi="Times New Roman" w:cs="Times New Roman"/>
          <w:szCs w:val="21"/>
          <w:rPrChange w:id="10226" w:author="Masato YOSHIKAWA" w:date="2026-01-20T11:15:00Z" w16du:dateUtc="2026-01-20T02:15:00Z">
            <w:rPr>
              <w:rFonts w:ascii="ＭＳ 明朝" w:eastAsia="ＭＳ 明朝" w:hAnsi="ＭＳ 明朝"/>
              <w:szCs w:val="21"/>
            </w:rPr>
          </w:rPrChange>
        </w:rPr>
        <w:t>Adaptation</w:t>
      </w:r>
      <w:r w:rsidR="005E2A0E" w:rsidRPr="00F45A47">
        <w:rPr>
          <w:rFonts w:ascii="Times New Roman" w:eastAsia="ＭＳ 明朝" w:hAnsi="Times New Roman" w:cs="Times New Roman"/>
          <w:szCs w:val="21"/>
          <w:rPrChange w:id="10227" w:author="Masato YOSHIKAWA" w:date="2026-01-20T11:15:00Z" w16du:dateUtc="2026-01-20T02:15:00Z">
            <w:rPr>
              <w:rFonts w:ascii="ＭＳ 明朝" w:eastAsia="ＭＳ 明朝" w:hAnsi="ＭＳ 明朝"/>
              <w:szCs w:val="21"/>
            </w:rPr>
          </w:rPrChange>
        </w:rPr>
        <w:t>（技法）（</w:t>
      </w:r>
      <w:r w:rsidR="005E2A0E" w:rsidRPr="00F45A47">
        <w:rPr>
          <w:rFonts w:ascii="Times New Roman" w:eastAsia="ＭＳ 明朝" w:hAnsi="Times New Roman" w:cs="Times New Roman"/>
          <w:szCs w:val="21"/>
          <w:rPrChange w:id="10228" w:author="Masato YOSHIKAWA" w:date="2026-01-20T11:15:00Z" w16du:dateUtc="2026-01-20T02:15:00Z">
            <w:rPr>
              <w:rFonts w:ascii="ＭＳ 明朝" w:eastAsia="ＭＳ 明朝" w:hAnsi="ＭＳ 明朝"/>
              <w:szCs w:val="21"/>
            </w:rPr>
          </w:rPrChange>
        </w:rPr>
        <w:t>1.44</w:t>
      </w:r>
      <w:r w:rsidR="005E2A0E" w:rsidRPr="00F45A47">
        <w:rPr>
          <w:rFonts w:ascii="Times New Roman" w:eastAsia="ＭＳ 明朝" w:hAnsi="Times New Roman" w:cs="Times New Roman"/>
          <w:szCs w:val="21"/>
          <w:rPrChange w:id="10229" w:author="Masato YOSHIKAWA" w:date="2026-01-20T11:15:00Z" w16du:dateUtc="2026-01-20T02:15:00Z">
            <w:rPr>
              <w:rFonts w:ascii="ＭＳ 明朝" w:eastAsia="ＭＳ 明朝" w:hAnsi="ＭＳ 明朝"/>
              <w:szCs w:val="21"/>
            </w:rPr>
          </w:rPrChange>
        </w:rPr>
        <w:t>）といった技法は、パーセンテージ上では</w:t>
      </w:r>
      <w:r w:rsidR="005E2A0E" w:rsidRPr="00F45A47">
        <w:rPr>
          <w:rFonts w:ascii="Times New Roman" w:eastAsia="ＭＳ 明朝" w:hAnsi="Times New Roman" w:cs="Times New Roman"/>
          <w:szCs w:val="21"/>
          <w:rPrChange w:id="10230" w:author="Masato YOSHIKAWA" w:date="2026-01-20T11:15:00Z" w16du:dateUtc="2026-01-20T02:15:00Z">
            <w:rPr>
              <w:rFonts w:ascii="ＭＳ 明朝" w:eastAsia="ＭＳ 明朝" w:hAnsi="ＭＳ 明朝"/>
              <w:szCs w:val="21"/>
            </w:rPr>
          </w:rPrChange>
        </w:rPr>
        <w:t>Minimization</w:t>
      </w:r>
      <w:r w:rsidR="005E2A0E" w:rsidRPr="00F45A47">
        <w:rPr>
          <w:rFonts w:ascii="Times New Roman" w:eastAsia="ＭＳ 明朝" w:hAnsi="Times New Roman" w:cs="Times New Roman"/>
          <w:szCs w:val="21"/>
          <w:rPrChange w:id="10231" w:author="Masato YOSHIKAWA" w:date="2026-01-20T11:15:00Z" w16du:dateUtc="2026-01-20T02:15:00Z">
            <w:rPr>
              <w:rFonts w:ascii="ＭＳ 明朝" w:eastAsia="ＭＳ 明朝" w:hAnsi="ＭＳ 明朝"/>
              <w:szCs w:val="21"/>
            </w:rPr>
          </w:rPrChange>
        </w:rPr>
        <w:t>に分類される割合が高いものの、統計的には「有意な相関」までは認められなかった。</w:t>
      </w:r>
      <w:r w:rsidR="00D24437" w:rsidRPr="00F45A47">
        <w:rPr>
          <w:rFonts w:ascii="Times New Roman" w:eastAsia="ＭＳ 明朝" w:hAnsi="Times New Roman" w:cs="Times New Roman"/>
          <w:szCs w:val="21"/>
          <w:rPrChange w:id="10232" w:author="Masato YOSHIKAWA" w:date="2026-01-20T11:15:00Z" w16du:dateUtc="2026-01-20T02:15:00Z">
            <w:rPr>
              <w:rFonts w:ascii="ＭＳ 明朝" w:eastAsia="ＭＳ 明朝" w:hAnsi="ＭＳ 明朝"/>
              <w:szCs w:val="21"/>
            </w:rPr>
          </w:rPrChange>
        </w:rPr>
        <w:t>これらの技法における残差の低さは、結果のバラつきを示している。すなわち、これらの技法は特定の</w:t>
      </w:r>
      <w:r w:rsidR="00D24437" w:rsidRPr="00F45A47">
        <w:rPr>
          <w:rFonts w:ascii="Times New Roman" w:eastAsia="ＭＳ 明朝" w:hAnsi="Times New Roman" w:cs="Times New Roman"/>
          <w:szCs w:val="21"/>
          <w:rPrChange w:id="10233" w:author="Masato YOSHIKAWA" w:date="2026-01-20T11:15:00Z" w16du:dateUtc="2026-01-20T02:15:00Z">
            <w:rPr>
              <w:rFonts w:ascii="ＭＳ 明朝" w:eastAsia="ＭＳ 明朝" w:hAnsi="ＭＳ 明朝"/>
              <w:szCs w:val="21"/>
            </w:rPr>
          </w:rPrChange>
        </w:rPr>
        <w:t>DMIS</w:t>
      </w:r>
      <w:r w:rsidR="00D24437" w:rsidRPr="00F45A47">
        <w:rPr>
          <w:rFonts w:ascii="Times New Roman" w:eastAsia="ＭＳ 明朝" w:hAnsi="Times New Roman" w:cs="Times New Roman"/>
          <w:szCs w:val="21"/>
          <w:rPrChange w:id="10234" w:author="Masato YOSHIKAWA" w:date="2026-01-20T11:15:00Z" w16du:dateUtc="2026-01-20T02:15:00Z">
            <w:rPr>
              <w:rFonts w:ascii="ＭＳ 明朝" w:eastAsia="ＭＳ 明朝" w:hAnsi="ＭＳ 明朝"/>
              <w:szCs w:val="21"/>
            </w:rPr>
          </w:rPrChange>
        </w:rPr>
        <w:t>段階を自動的に決定するものではなく、翻訳の文脈や実行の質によって、</w:t>
      </w:r>
      <w:r w:rsidR="00D24437" w:rsidRPr="00F45A47">
        <w:rPr>
          <w:rFonts w:ascii="Times New Roman" w:eastAsia="ＭＳ 明朝" w:hAnsi="Times New Roman" w:cs="Times New Roman"/>
          <w:szCs w:val="21"/>
          <w:rPrChange w:id="10235" w:author="Masato YOSHIKAWA" w:date="2026-01-20T11:15:00Z" w16du:dateUtc="2026-01-20T02:15:00Z">
            <w:rPr>
              <w:rFonts w:ascii="ＭＳ 明朝" w:eastAsia="ＭＳ 明朝" w:hAnsi="ＭＳ 明朝"/>
              <w:szCs w:val="21"/>
            </w:rPr>
          </w:rPrChange>
        </w:rPr>
        <w:t>Minimization</w:t>
      </w:r>
      <w:r w:rsidR="00D24437" w:rsidRPr="00F45A47">
        <w:rPr>
          <w:rFonts w:ascii="Times New Roman" w:eastAsia="ＭＳ 明朝" w:hAnsi="Times New Roman" w:cs="Times New Roman"/>
          <w:szCs w:val="21"/>
          <w:rPrChange w:id="10236" w:author="Masato YOSHIKAWA" w:date="2026-01-20T11:15:00Z" w16du:dateUtc="2026-01-20T02:15:00Z">
            <w:rPr>
              <w:rFonts w:ascii="ＭＳ 明朝" w:eastAsia="ＭＳ 明朝" w:hAnsi="ＭＳ 明朝"/>
              <w:szCs w:val="21"/>
            </w:rPr>
          </w:rPrChange>
        </w:rPr>
        <w:t>にも</w:t>
      </w:r>
      <w:r w:rsidR="00D24437" w:rsidRPr="00F45A47">
        <w:rPr>
          <w:rFonts w:ascii="Times New Roman" w:eastAsia="ＭＳ 明朝" w:hAnsi="Times New Roman" w:cs="Times New Roman"/>
          <w:szCs w:val="21"/>
          <w:rPrChange w:id="10237" w:author="Masato YOSHIKAWA" w:date="2026-01-20T11:15:00Z" w16du:dateUtc="2026-01-20T02:15:00Z">
            <w:rPr>
              <w:rFonts w:ascii="ＭＳ 明朝" w:eastAsia="ＭＳ 明朝" w:hAnsi="ＭＳ 明朝"/>
              <w:szCs w:val="21"/>
            </w:rPr>
          </w:rPrChange>
        </w:rPr>
        <w:t xml:space="preserve"> Acceptance</w:t>
      </w:r>
      <w:r w:rsidR="00D24437" w:rsidRPr="00F45A47">
        <w:rPr>
          <w:rFonts w:ascii="Times New Roman" w:eastAsia="ＭＳ 明朝" w:hAnsi="Times New Roman" w:cs="Times New Roman"/>
          <w:szCs w:val="21"/>
          <w:rPrChange w:id="10238" w:author="Masato YOSHIKAWA" w:date="2026-01-20T11:15:00Z" w16du:dateUtc="2026-01-20T02:15:00Z">
            <w:rPr>
              <w:rFonts w:ascii="ＭＳ 明朝" w:eastAsia="ＭＳ 明朝" w:hAnsi="ＭＳ 明朝"/>
              <w:szCs w:val="21"/>
            </w:rPr>
          </w:rPrChange>
        </w:rPr>
        <w:t>にも転じうる可変的な性質を持つことがデータから示唆される。</w:t>
      </w:r>
    </w:p>
    <w:p w14:paraId="4AA64849" w14:textId="096E6C1A" w:rsidR="000E7C81" w:rsidRPr="00F45A47" w:rsidRDefault="000E7C81" w:rsidP="00D24437">
      <w:pPr>
        <w:ind w:firstLineChars="100" w:firstLine="210"/>
        <w:rPr>
          <w:rFonts w:ascii="Times New Roman" w:eastAsia="ＭＳ 明朝" w:hAnsi="Times New Roman" w:cs="Times New Roman"/>
          <w:szCs w:val="21"/>
          <w:rPrChange w:id="10239"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hint="eastAsia"/>
          <w:szCs w:val="21"/>
          <w:rPrChange w:id="10240" w:author="Masato YOSHIKAWA" w:date="2026-01-20T11:15:00Z" w16du:dateUtc="2026-01-20T02:15:00Z">
            <w:rPr>
              <w:rFonts w:ascii="ＭＳ 明朝" w:eastAsia="ＭＳ 明朝" w:hAnsi="ＭＳ 明朝" w:hint="eastAsia"/>
              <w:szCs w:val="21"/>
            </w:rPr>
          </w:rPrChange>
        </w:rPr>
        <w:t>なお、本分析において</w:t>
      </w:r>
      <w:r w:rsidRPr="00F45A47">
        <w:rPr>
          <w:rFonts w:ascii="Times New Roman" w:eastAsia="ＭＳ 明朝" w:hAnsi="Times New Roman" w:cs="Times New Roman"/>
          <w:szCs w:val="21"/>
          <w:rPrChange w:id="10241" w:author="Masato YOSHIKAWA" w:date="2026-01-20T11:15:00Z" w16du:dateUtc="2026-01-20T02:15:00Z">
            <w:rPr>
              <w:rFonts w:ascii="ＭＳ 明朝" w:eastAsia="ＭＳ 明朝" w:hAnsi="ＭＳ 明朝"/>
              <w:szCs w:val="21"/>
            </w:rPr>
          </w:rPrChange>
        </w:rPr>
        <w:t>Literal translation</w:t>
      </w:r>
      <w:r w:rsidRPr="00F45A47">
        <w:rPr>
          <w:rFonts w:ascii="Times New Roman" w:eastAsia="ＭＳ 明朝" w:hAnsi="Times New Roman" w:cs="Times New Roman"/>
          <w:szCs w:val="21"/>
          <w:rPrChange w:id="10242" w:author="Masato YOSHIKAWA" w:date="2026-01-20T11:15:00Z" w16du:dateUtc="2026-01-20T02:15:00Z">
            <w:rPr>
              <w:rFonts w:ascii="ＭＳ 明朝" w:eastAsia="ＭＳ 明朝" w:hAnsi="ＭＳ 明朝"/>
              <w:szCs w:val="21"/>
            </w:rPr>
          </w:rPrChange>
        </w:rPr>
        <w:t>（直訳）は特定の</w:t>
      </w:r>
      <w:r w:rsidRPr="00F45A47">
        <w:rPr>
          <w:rFonts w:ascii="Times New Roman" w:eastAsia="ＭＳ 明朝" w:hAnsi="Times New Roman" w:cs="Times New Roman"/>
          <w:szCs w:val="21"/>
          <w:rPrChange w:id="10243" w:author="Masato YOSHIKAWA" w:date="2026-01-20T11:15:00Z" w16du:dateUtc="2026-01-20T02:15:00Z">
            <w:rPr>
              <w:rFonts w:ascii="ＭＳ 明朝" w:eastAsia="ＭＳ 明朝" w:hAnsi="ＭＳ 明朝"/>
              <w:szCs w:val="21"/>
            </w:rPr>
          </w:rPrChange>
        </w:rPr>
        <w:t>DMIS</w:t>
      </w:r>
      <w:r w:rsidRPr="00F45A47">
        <w:rPr>
          <w:rFonts w:ascii="Times New Roman" w:eastAsia="ＭＳ 明朝" w:hAnsi="Times New Roman" w:cs="Times New Roman"/>
          <w:szCs w:val="21"/>
          <w:rPrChange w:id="10244" w:author="Masato YOSHIKAWA" w:date="2026-01-20T11:15:00Z" w16du:dateUtc="2026-01-20T02:15:00Z">
            <w:rPr>
              <w:rFonts w:ascii="ＭＳ 明朝" w:eastAsia="ＭＳ 明朝" w:hAnsi="ＭＳ 明朝"/>
              <w:szCs w:val="21"/>
            </w:rPr>
          </w:rPrChange>
        </w:rPr>
        <w:t>段階との有意な相関を示さなかった。これは、直訳された全</w:t>
      </w:r>
      <w:r w:rsidRPr="00F45A47">
        <w:rPr>
          <w:rFonts w:ascii="Times New Roman" w:eastAsia="ＭＳ 明朝" w:hAnsi="Times New Roman" w:cs="Times New Roman"/>
          <w:szCs w:val="21"/>
          <w:rPrChange w:id="10245" w:author="Masato YOSHIKAWA" w:date="2026-01-20T11:15:00Z" w16du:dateUtc="2026-01-20T02:15:00Z">
            <w:rPr>
              <w:rFonts w:ascii="ＭＳ 明朝" w:eastAsia="ＭＳ 明朝" w:hAnsi="ＭＳ 明朝"/>
              <w:szCs w:val="21"/>
            </w:rPr>
          </w:rPrChange>
        </w:rPr>
        <w:t>18</w:t>
      </w:r>
      <w:r w:rsidRPr="00F45A47">
        <w:rPr>
          <w:rFonts w:ascii="Times New Roman" w:eastAsia="ＭＳ 明朝" w:hAnsi="Times New Roman" w:cs="Times New Roman"/>
          <w:szCs w:val="21"/>
          <w:rPrChange w:id="10246" w:author="Masato YOSHIKAWA" w:date="2026-01-20T11:15:00Z" w16du:dateUtc="2026-01-20T02:15:00Z">
            <w:rPr>
              <w:rFonts w:ascii="ＭＳ 明朝" w:eastAsia="ＭＳ 明朝" w:hAnsi="ＭＳ 明朝"/>
              <w:szCs w:val="21"/>
            </w:rPr>
          </w:rPrChange>
        </w:rPr>
        <w:t>事例のうち</w:t>
      </w:r>
      <w:r w:rsidRPr="00F45A47">
        <w:rPr>
          <w:rFonts w:ascii="Times New Roman" w:eastAsia="ＭＳ 明朝" w:hAnsi="Times New Roman" w:cs="Times New Roman"/>
          <w:szCs w:val="21"/>
          <w:rPrChange w:id="10247" w:author="Masato YOSHIKAWA" w:date="2026-01-20T11:15:00Z" w16du:dateUtc="2026-01-20T02:15:00Z">
            <w:rPr>
              <w:rFonts w:ascii="ＭＳ 明朝" w:eastAsia="ＭＳ 明朝" w:hAnsi="ＭＳ 明朝"/>
              <w:szCs w:val="21"/>
            </w:rPr>
          </w:rPrChange>
        </w:rPr>
        <w:t>15</w:t>
      </w:r>
      <w:r w:rsidRPr="00F45A47">
        <w:rPr>
          <w:rFonts w:ascii="Times New Roman" w:eastAsia="ＭＳ 明朝" w:hAnsi="Times New Roman" w:cs="Times New Roman"/>
          <w:szCs w:val="21"/>
          <w:rPrChange w:id="10248" w:author="Masato YOSHIKAWA" w:date="2026-01-20T11:15:00Z" w16du:dateUtc="2026-01-20T02:15:00Z">
            <w:rPr>
              <w:rFonts w:ascii="ＭＳ 明朝" w:eastAsia="ＭＳ 明朝" w:hAnsi="ＭＳ 明朝"/>
              <w:szCs w:val="21"/>
            </w:rPr>
          </w:rPrChange>
        </w:rPr>
        <w:t>事例が</w:t>
      </w:r>
      <w:r w:rsidRPr="00F45A47">
        <w:rPr>
          <w:rFonts w:ascii="Times New Roman" w:eastAsia="ＭＳ 明朝" w:hAnsi="Times New Roman" w:cs="Times New Roman"/>
          <w:szCs w:val="21"/>
          <w:rPrChange w:id="10249" w:author="Masato YOSHIKAWA" w:date="2026-01-20T11:15:00Z" w16du:dateUtc="2026-01-20T02:15:00Z">
            <w:rPr>
              <w:rFonts w:ascii="ＭＳ 明朝" w:eastAsia="ＭＳ 明朝" w:hAnsi="ＭＳ 明朝"/>
              <w:szCs w:val="21"/>
            </w:rPr>
          </w:rPrChange>
        </w:rPr>
        <w:t>Minimization</w:t>
      </w:r>
      <w:r w:rsidRPr="00F45A47">
        <w:rPr>
          <w:rFonts w:ascii="Times New Roman" w:eastAsia="ＭＳ 明朝" w:hAnsi="Times New Roman" w:cs="Times New Roman"/>
          <w:szCs w:val="21"/>
          <w:rPrChange w:id="10250" w:author="Masato YOSHIKAWA" w:date="2026-01-20T11:15:00Z" w16du:dateUtc="2026-01-20T02:15:00Z">
            <w:rPr>
              <w:rFonts w:ascii="ＭＳ 明朝" w:eastAsia="ＭＳ 明朝" w:hAnsi="ＭＳ 明朝"/>
              <w:szCs w:val="21"/>
            </w:rPr>
          </w:rPrChange>
        </w:rPr>
        <w:t>に分類される一方で、「一切衆生悉有仏</w:t>
      </w:r>
      <w:r w:rsidR="00E131DF" w:rsidRPr="00F45A47">
        <w:rPr>
          <w:rFonts w:ascii="Times New Roman" w:eastAsia="ＭＳ 明朝" w:hAnsi="Times New Roman" w:cs="Times New Roman" w:hint="eastAsia"/>
          <w:szCs w:val="21"/>
          <w:rPrChange w:id="10251" w:author="Masato YOSHIKAWA" w:date="2026-01-20T11:15:00Z" w16du:dateUtc="2026-01-20T02:15:00Z">
            <w:rPr>
              <w:rFonts w:ascii="ＭＳ 明朝" w:eastAsia="ＭＳ 明朝" w:hAnsi="ＭＳ 明朝" w:hint="eastAsia"/>
              <w:szCs w:val="21"/>
            </w:rPr>
          </w:rPrChange>
        </w:rPr>
        <w:t>生</w:t>
      </w:r>
      <w:r w:rsidRPr="00F45A47">
        <w:rPr>
          <w:rFonts w:ascii="Times New Roman" w:eastAsia="ＭＳ 明朝" w:hAnsi="Times New Roman" w:cs="Times New Roman"/>
          <w:szCs w:val="21"/>
          <w:rPrChange w:id="10252" w:author="Masato YOSHIKAWA" w:date="2026-01-20T11:15:00Z" w16du:dateUtc="2026-01-20T02:15:00Z">
            <w:rPr>
              <w:rFonts w:ascii="ＭＳ 明朝" w:eastAsia="ＭＳ 明朝" w:hAnsi="ＭＳ 明朝"/>
              <w:szCs w:val="21"/>
            </w:rPr>
          </w:rPrChange>
        </w:rPr>
        <w:t>」</w:t>
      </w:r>
      <w:r w:rsidR="00F5086C" w:rsidRPr="00F45A47">
        <w:rPr>
          <w:rFonts w:ascii="Times New Roman" w:eastAsia="ＭＳ 明朝" w:hAnsi="Times New Roman" w:cs="Times New Roman" w:hint="eastAsia"/>
          <w:szCs w:val="21"/>
          <w:rPrChange w:id="10253" w:author="Masato YOSHIKAWA" w:date="2026-01-20T11:15:00Z" w16du:dateUtc="2026-01-20T02:15:00Z">
            <w:rPr>
              <w:rFonts w:ascii="ＭＳ 明朝" w:eastAsia="ＭＳ 明朝" w:hAnsi="ＭＳ 明朝" w:hint="eastAsia"/>
              <w:szCs w:val="21"/>
            </w:rPr>
          </w:rPrChange>
        </w:rPr>
        <w:t>が「</w:t>
      </w:r>
      <w:r w:rsidR="00913F60" w:rsidRPr="00F45A47">
        <w:rPr>
          <w:rFonts w:ascii="Times New Roman" w:eastAsia="ＭＳ 明朝" w:hAnsi="Times New Roman" w:cs="Times New Roman"/>
          <w:szCs w:val="21"/>
          <w:rPrChange w:id="10254" w:author="Masato YOSHIKAWA" w:date="2026-01-20T11:15:00Z" w16du:dateUtc="2026-01-20T02:15:00Z">
            <w:rPr>
              <w:rFonts w:ascii="ＭＳ 明朝" w:eastAsia="ＭＳ 明朝" w:hAnsi="ＭＳ 明朝"/>
              <w:szCs w:val="21"/>
            </w:rPr>
          </w:rPrChange>
        </w:rPr>
        <w:t>All living things possess the quality of Buddha</w:t>
      </w:r>
      <w:r w:rsidR="00913F60" w:rsidRPr="00F45A47">
        <w:rPr>
          <w:rFonts w:ascii="Times New Roman" w:eastAsia="ＭＳ 明朝" w:hAnsi="Times New Roman" w:cs="Times New Roman" w:hint="eastAsia"/>
          <w:szCs w:val="21"/>
          <w:rPrChange w:id="10255" w:author="Masato YOSHIKAWA" w:date="2026-01-20T11:15:00Z" w16du:dateUtc="2026-01-20T02:15:00Z">
            <w:rPr>
              <w:rFonts w:ascii="ＭＳ 明朝" w:eastAsia="ＭＳ 明朝" w:hAnsi="ＭＳ 明朝" w:hint="eastAsia"/>
              <w:szCs w:val="21"/>
            </w:rPr>
          </w:rPrChange>
        </w:rPr>
        <w:t>」と</w:t>
      </w:r>
      <w:r w:rsidR="005C17EC" w:rsidRPr="00F45A47">
        <w:rPr>
          <w:rFonts w:ascii="Times New Roman" w:eastAsia="ＭＳ 明朝" w:hAnsi="Times New Roman" w:cs="Times New Roman" w:hint="eastAsia"/>
          <w:szCs w:val="21"/>
          <w:rPrChange w:id="10256" w:author="Masato YOSHIKAWA" w:date="2026-01-20T11:15:00Z" w16du:dateUtc="2026-01-20T02:15:00Z">
            <w:rPr>
              <w:rFonts w:ascii="ＭＳ 明朝" w:eastAsia="ＭＳ 明朝" w:hAnsi="ＭＳ 明朝" w:hint="eastAsia"/>
              <w:szCs w:val="21"/>
            </w:rPr>
          </w:rPrChange>
        </w:rPr>
        <w:t>訳されている</w:t>
      </w:r>
      <w:r w:rsidR="00913F60" w:rsidRPr="00F45A47">
        <w:rPr>
          <w:rFonts w:ascii="Times New Roman" w:eastAsia="ＭＳ 明朝" w:hAnsi="Times New Roman" w:cs="Times New Roman" w:hint="eastAsia"/>
          <w:szCs w:val="21"/>
          <w:rPrChange w:id="10257" w:author="Masato YOSHIKAWA" w:date="2026-01-20T11:15:00Z" w16du:dateUtc="2026-01-20T02:15:00Z">
            <w:rPr>
              <w:rFonts w:ascii="ＭＳ 明朝" w:eastAsia="ＭＳ 明朝" w:hAnsi="ＭＳ 明朝" w:hint="eastAsia"/>
              <w:szCs w:val="21"/>
            </w:rPr>
          </w:rPrChange>
        </w:rPr>
        <w:t>例</w:t>
      </w:r>
      <w:r w:rsidRPr="00F45A47">
        <w:rPr>
          <w:rFonts w:ascii="Times New Roman" w:eastAsia="ＭＳ 明朝" w:hAnsi="Times New Roman" w:cs="Times New Roman"/>
          <w:szCs w:val="21"/>
          <w:rPrChange w:id="10258" w:author="Masato YOSHIKAWA" w:date="2026-01-20T11:15:00Z" w16du:dateUtc="2026-01-20T02:15:00Z">
            <w:rPr>
              <w:rFonts w:ascii="ＭＳ 明朝" w:eastAsia="ＭＳ 明朝" w:hAnsi="ＭＳ 明朝"/>
              <w:szCs w:val="21"/>
            </w:rPr>
          </w:rPrChange>
        </w:rPr>
        <w:t>のように、言語的に正確な置換がなされていても、その語彙が持つ宗教的・文化的背景の特殊性から</w:t>
      </w:r>
      <w:r w:rsidRPr="00F45A47">
        <w:rPr>
          <w:rFonts w:ascii="Times New Roman" w:eastAsia="ＭＳ 明朝" w:hAnsi="Times New Roman" w:cs="Times New Roman"/>
          <w:szCs w:val="21"/>
          <w:rPrChange w:id="10259" w:author="Masato YOSHIKAWA" w:date="2026-01-20T11:15:00Z" w16du:dateUtc="2026-01-20T02:15:00Z">
            <w:rPr>
              <w:rFonts w:ascii="ＭＳ 明朝" w:eastAsia="ＭＳ 明朝" w:hAnsi="ＭＳ 明朝"/>
              <w:szCs w:val="21"/>
            </w:rPr>
          </w:rPrChange>
        </w:rPr>
        <w:t>Acceptance</w:t>
      </w:r>
      <w:r w:rsidRPr="00F45A47">
        <w:rPr>
          <w:rFonts w:ascii="Times New Roman" w:eastAsia="ＭＳ 明朝" w:hAnsi="Times New Roman" w:cs="Times New Roman"/>
          <w:szCs w:val="21"/>
          <w:rPrChange w:id="10260" w:author="Masato YOSHIKAWA" w:date="2026-01-20T11:15:00Z" w16du:dateUtc="2026-01-20T02:15:00Z">
            <w:rPr>
              <w:rFonts w:ascii="ＭＳ 明朝" w:eastAsia="ＭＳ 明朝" w:hAnsi="ＭＳ 明朝"/>
              <w:szCs w:val="21"/>
            </w:rPr>
          </w:rPrChange>
        </w:rPr>
        <w:t>へと分類が分散した事例がわずかに含まれていたためである。このように、</w:t>
      </w:r>
      <w:r w:rsidRPr="00F45A47">
        <w:rPr>
          <w:rFonts w:ascii="Times New Roman" w:eastAsia="ＭＳ 明朝" w:hAnsi="Times New Roman" w:cs="Times New Roman"/>
          <w:szCs w:val="21"/>
          <w:rPrChange w:id="10261" w:author="Masato YOSHIKAWA" w:date="2026-01-20T11:15:00Z" w16du:dateUtc="2026-01-20T02:15:00Z">
            <w:rPr>
              <w:rFonts w:ascii="ＭＳ 明朝" w:eastAsia="ＭＳ 明朝" w:hAnsi="ＭＳ 明朝"/>
              <w:szCs w:val="21"/>
            </w:rPr>
          </w:rPrChange>
        </w:rPr>
        <w:t>Literal translation</w:t>
      </w:r>
      <w:r w:rsidRPr="00F45A47">
        <w:rPr>
          <w:rFonts w:ascii="Times New Roman" w:eastAsia="ＭＳ 明朝" w:hAnsi="Times New Roman" w:cs="Times New Roman"/>
          <w:szCs w:val="21"/>
          <w:rPrChange w:id="10262" w:author="Masato YOSHIKAWA" w:date="2026-01-20T11:15:00Z" w16du:dateUtc="2026-01-20T02:15:00Z">
            <w:rPr>
              <w:rFonts w:ascii="ＭＳ 明朝" w:eastAsia="ＭＳ 明朝" w:hAnsi="ＭＳ 明朝"/>
              <w:szCs w:val="21"/>
            </w:rPr>
          </w:rPrChange>
        </w:rPr>
        <w:t>は技法そのものが特定の受容段階を</w:t>
      </w:r>
      <w:r w:rsidRPr="00F45A47">
        <w:rPr>
          <w:rFonts w:ascii="Times New Roman" w:eastAsia="ＭＳ 明朝" w:hAnsi="Times New Roman" w:cs="Times New Roman" w:hint="eastAsia"/>
          <w:szCs w:val="21"/>
          <w:rPrChange w:id="10263" w:author="Masato YOSHIKAWA" w:date="2026-01-20T11:15:00Z" w16du:dateUtc="2026-01-20T02:15:00Z">
            <w:rPr>
              <w:rFonts w:ascii="ＭＳ 明朝" w:eastAsia="ＭＳ 明朝" w:hAnsi="ＭＳ 明朝" w:hint="eastAsia"/>
              <w:szCs w:val="21"/>
            </w:rPr>
          </w:rPrChange>
        </w:rPr>
        <w:t>決定づける力が弱く、対象となる語彙の性質によって結果が変動する中立的</w:t>
      </w:r>
      <w:r w:rsidR="003D6364" w:rsidRPr="00F45A47">
        <w:rPr>
          <w:rFonts w:ascii="Times New Roman" w:eastAsia="ＭＳ 明朝" w:hAnsi="Times New Roman" w:cs="Times New Roman" w:hint="eastAsia"/>
          <w:szCs w:val="21"/>
          <w:rPrChange w:id="10264" w:author="Masato YOSHIKAWA" w:date="2026-01-20T11:15:00Z" w16du:dateUtc="2026-01-20T02:15:00Z">
            <w:rPr>
              <w:rFonts w:ascii="ＭＳ 明朝" w:eastAsia="ＭＳ 明朝" w:hAnsi="ＭＳ 明朝" w:hint="eastAsia"/>
              <w:szCs w:val="21"/>
            </w:rPr>
          </w:rPrChange>
        </w:rPr>
        <w:t>な</w:t>
      </w:r>
      <w:r w:rsidRPr="00F45A47">
        <w:rPr>
          <w:rFonts w:ascii="Times New Roman" w:eastAsia="ＭＳ 明朝" w:hAnsi="Times New Roman" w:cs="Times New Roman" w:hint="eastAsia"/>
          <w:szCs w:val="21"/>
          <w:rPrChange w:id="10265" w:author="Masato YOSHIKAWA" w:date="2026-01-20T11:15:00Z" w16du:dateUtc="2026-01-20T02:15:00Z">
            <w:rPr>
              <w:rFonts w:ascii="ＭＳ 明朝" w:eastAsia="ＭＳ 明朝" w:hAnsi="ＭＳ 明朝" w:hint="eastAsia"/>
              <w:szCs w:val="21"/>
            </w:rPr>
          </w:rPrChange>
        </w:rPr>
        <w:t>性質を持つことが、統計上の有意差の欠如に繋がったと考えられる。</w:t>
      </w:r>
    </w:p>
    <w:p w14:paraId="07FF4C4D" w14:textId="77777777" w:rsidR="009C46B3" w:rsidRPr="00F45A47" w:rsidRDefault="009C46B3" w:rsidP="009C46B3">
      <w:pPr>
        <w:rPr>
          <w:rFonts w:ascii="Times New Roman" w:eastAsia="ＭＳ 明朝" w:hAnsi="Times New Roman" w:cs="Times New Roman"/>
          <w:szCs w:val="21"/>
          <w:rPrChange w:id="10266" w:author="Masato YOSHIKAWA" w:date="2026-01-20T11:15:00Z" w16du:dateUtc="2026-01-20T02:15:00Z">
            <w:rPr>
              <w:rFonts w:ascii="ＭＳ 明朝" w:eastAsia="ＭＳ 明朝" w:hAnsi="ＭＳ 明朝"/>
              <w:szCs w:val="21"/>
            </w:rPr>
          </w:rPrChange>
        </w:rPr>
      </w:pPr>
    </w:p>
    <w:p w14:paraId="69ADA262" w14:textId="65B71539" w:rsidR="00A36820" w:rsidRPr="00F45A47" w:rsidRDefault="009C46B3" w:rsidP="009C46B3">
      <w:pPr>
        <w:rPr>
          <w:rFonts w:ascii="Times New Roman" w:eastAsia="ＭＳ 明朝" w:hAnsi="Times New Roman" w:cs="Times New Roman"/>
          <w:szCs w:val="21"/>
          <w:rPrChange w:id="10267"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10268" w:author="Masato YOSHIKAWA" w:date="2026-01-20T11:15:00Z" w16du:dateUtc="2026-01-20T02:15:00Z">
            <w:rPr>
              <w:rFonts w:ascii="ＭＳ 明朝" w:eastAsia="ＭＳ 明朝" w:hAnsi="ＭＳ 明朝"/>
              <w:szCs w:val="21"/>
            </w:rPr>
          </w:rPrChange>
        </w:rPr>
        <w:t xml:space="preserve">5. </w:t>
      </w:r>
      <w:r w:rsidR="00C97445" w:rsidRPr="00F45A47">
        <w:rPr>
          <w:rFonts w:ascii="Times New Roman" w:eastAsia="ＭＳ 明朝" w:hAnsi="Times New Roman" w:cs="Times New Roman" w:hint="eastAsia"/>
          <w:szCs w:val="21"/>
          <w:rPrChange w:id="10269" w:author="Masato YOSHIKAWA" w:date="2026-01-20T11:15:00Z" w16du:dateUtc="2026-01-20T02:15:00Z">
            <w:rPr>
              <w:rFonts w:ascii="ＭＳ 明朝" w:eastAsia="ＭＳ 明朝" w:hAnsi="ＭＳ 明朝" w:hint="eastAsia"/>
              <w:szCs w:val="21"/>
            </w:rPr>
          </w:rPrChange>
        </w:rPr>
        <w:t>考察</w:t>
      </w:r>
    </w:p>
    <w:p w14:paraId="7E53B47C" w14:textId="28F0F28B" w:rsidR="00435D1D" w:rsidRPr="00F45A47" w:rsidRDefault="000A6E91" w:rsidP="000A6E91">
      <w:pPr>
        <w:rPr>
          <w:rFonts w:ascii="Times New Roman" w:eastAsia="ＭＳ 明朝" w:hAnsi="Times New Roman" w:cs="Times New Roman"/>
          <w:szCs w:val="21"/>
          <w:rPrChange w:id="10270"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10271" w:author="Masato YOSHIKAWA" w:date="2026-01-20T11:15:00Z" w16du:dateUtc="2026-01-20T02:15:00Z">
            <w:rPr>
              <w:rFonts w:ascii="ＭＳ 明朝" w:eastAsia="ＭＳ 明朝" w:hAnsi="ＭＳ 明朝"/>
              <w:szCs w:val="21"/>
            </w:rPr>
          </w:rPrChange>
        </w:rPr>
        <w:t>5.1</w:t>
      </w:r>
      <w:r w:rsidR="00090371" w:rsidRPr="00F45A47">
        <w:rPr>
          <w:rFonts w:ascii="Times New Roman" w:eastAsia="ＭＳ 明朝" w:hAnsi="Times New Roman" w:cs="Times New Roman" w:hint="eastAsia"/>
          <w:szCs w:val="21"/>
          <w:rPrChange w:id="10272" w:author="Masato YOSHIKAWA" w:date="2026-01-20T11:15:00Z" w16du:dateUtc="2026-01-20T02:15:00Z">
            <w:rPr>
              <w:rFonts w:ascii="ＭＳ 明朝" w:eastAsia="ＭＳ 明朝" w:hAnsi="ＭＳ 明朝" w:hint="eastAsia"/>
              <w:szCs w:val="21"/>
            </w:rPr>
          </w:rPrChange>
        </w:rPr>
        <w:t>戦略（</w:t>
      </w:r>
      <w:r w:rsidR="00090371" w:rsidRPr="00F45A47">
        <w:rPr>
          <w:rFonts w:ascii="Times New Roman" w:eastAsia="ＭＳ 明朝" w:hAnsi="Times New Roman" w:cs="Times New Roman"/>
          <w:szCs w:val="21"/>
          <w:rPrChange w:id="10273" w:author="Masato YOSHIKAWA" w:date="2026-01-20T11:15:00Z" w16du:dateUtc="2026-01-20T02:15:00Z">
            <w:rPr>
              <w:rFonts w:ascii="ＭＳ 明朝" w:eastAsia="ＭＳ 明朝" w:hAnsi="ＭＳ 明朝"/>
              <w:szCs w:val="21"/>
            </w:rPr>
          </w:rPrChange>
        </w:rPr>
        <w:t>DMIS</w:t>
      </w:r>
      <w:r w:rsidR="00090371" w:rsidRPr="00F45A47">
        <w:rPr>
          <w:rFonts w:ascii="Times New Roman" w:eastAsia="ＭＳ 明朝" w:hAnsi="Times New Roman" w:cs="Times New Roman"/>
          <w:szCs w:val="21"/>
          <w:rPrChange w:id="10274" w:author="Masato YOSHIKAWA" w:date="2026-01-20T11:15:00Z" w16du:dateUtc="2026-01-20T02:15:00Z">
            <w:rPr>
              <w:rFonts w:ascii="ＭＳ 明朝" w:eastAsia="ＭＳ 明朝" w:hAnsi="ＭＳ 明朝"/>
              <w:szCs w:val="21"/>
            </w:rPr>
          </w:rPrChange>
        </w:rPr>
        <w:t>）と戦術（技法）の</w:t>
      </w:r>
      <w:r w:rsidR="00E53128" w:rsidRPr="00F45A47">
        <w:rPr>
          <w:rFonts w:ascii="Times New Roman" w:eastAsia="ＭＳ 明朝" w:hAnsi="Times New Roman" w:cs="Times New Roman" w:hint="eastAsia"/>
          <w:szCs w:val="21"/>
          <w:rPrChange w:id="10275" w:author="Masato YOSHIKAWA" w:date="2026-01-20T11:15:00Z" w16du:dateUtc="2026-01-20T02:15:00Z">
            <w:rPr>
              <w:rFonts w:ascii="ＭＳ 明朝" w:eastAsia="ＭＳ 明朝" w:hAnsi="ＭＳ 明朝" w:hint="eastAsia"/>
              <w:szCs w:val="21"/>
            </w:rPr>
          </w:rPrChange>
        </w:rPr>
        <w:t>翻訳フレームワーク</w:t>
      </w:r>
    </w:p>
    <w:p w14:paraId="03DD5C0C" w14:textId="6371085F" w:rsidR="00AE462D" w:rsidRPr="00F45A47" w:rsidRDefault="00FE17B8" w:rsidP="000A6E91">
      <w:pPr>
        <w:rPr>
          <w:rFonts w:ascii="Times New Roman" w:eastAsia="ＭＳ 明朝" w:hAnsi="Times New Roman" w:cs="Times New Roman"/>
          <w:szCs w:val="21"/>
          <w:rPrChange w:id="10276"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hint="eastAsia"/>
          <w:szCs w:val="21"/>
          <w:rPrChange w:id="10277" w:author="Masato YOSHIKAWA" w:date="2026-01-20T11:15:00Z" w16du:dateUtc="2026-01-20T02:15:00Z">
            <w:rPr>
              <w:rFonts w:ascii="ＭＳ 明朝" w:eastAsia="ＭＳ 明朝" w:hAnsi="ＭＳ 明朝" w:hint="eastAsia"/>
              <w:szCs w:val="21"/>
            </w:rPr>
          </w:rPrChange>
        </w:rPr>
        <w:t xml:space="preserve">　</w:t>
      </w:r>
      <w:r w:rsidR="007103B0" w:rsidRPr="00F45A47">
        <w:rPr>
          <w:rFonts w:ascii="Times New Roman" w:eastAsia="ＭＳ 明朝" w:hAnsi="Times New Roman" w:cs="Times New Roman" w:hint="eastAsia"/>
          <w:szCs w:val="21"/>
          <w:rPrChange w:id="10278" w:author="Masato YOSHIKAWA" w:date="2026-01-20T11:15:00Z" w16du:dateUtc="2026-01-20T02:15:00Z">
            <w:rPr>
              <w:rFonts w:ascii="ＭＳ 明朝" w:eastAsia="ＭＳ 明朝" w:hAnsi="ＭＳ 明朝" w:hint="eastAsia"/>
              <w:szCs w:val="21"/>
            </w:rPr>
          </w:rPrChange>
        </w:rPr>
        <w:t>４章で行った定量分析の結果、特定の翻訳技法と、それが読者にもたらす</w:t>
      </w:r>
      <w:r w:rsidR="005A5AC3" w:rsidRPr="00F45A47">
        <w:rPr>
          <w:rFonts w:ascii="Times New Roman" w:eastAsia="ＭＳ 明朝" w:hAnsi="Times New Roman" w:cs="Times New Roman" w:hint="eastAsia"/>
          <w:szCs w:val="21"/>
          <w:rPrChange w:id="10279" w:author="Masato YOSHIKAWA" w:date="2026-01-20T11:15:00Z" w16du:dateUtc="2026-01-20T02:15:00Z">
            <w:rPr>
              <w:rFonts w:ascii="ＭＳ 明朝" w:eastAsia="ＭＳ 明朝" w:hAnsi="ＭＳ 明朝" w:hint="eastAsia"/>
              <w:szCs w:val="21"/>
            </w:rPr>
          </w:rPrChange>
        </w:rPr>
        <w:t>異文化受容段階（</w:t>
      </w:r>
      <w:r w:rsidR="005A5AC3" w:rsidRPr="00F45A47">
        <w:rPr>
          <w:rFonts w:ascii="Times New Roman" w:eastAsia="ＭＳ 明朝" w:hAnsi="Times New Roman" w:cs="Times New Roman"/>
          <w:szCs w:val="21"/>
          <w:rPrChange w:id="10280" w:author="Masato YOSHIKAWA" w:date="2026-01-20T11:15:00Z" w16du:dateUtc="2026-01-20T02:15:00Z">
            <w:rPr>
              <w:rFonts w:ascii="ＭＳ 明朝" w:eastAsia="ＭＳ 明朝" w:hAnsi="ＭＳ 明朝"/>
              <w:szCs w:val="21"/>
            </w:rPr>
          </w:rPrChange>
        </w:rPr>
        <w:t>DMIS</w:t>
      </w:r>
      <w:r w:rsidR="005A5AC3" w:rsidRPr="00F45A47">
        <w:rPr>
          <w:rFonts w:ascii="Times New Roman" w:eastAsia="ＭＳ 明朝" w:hAnsi="Times New Roman" w:cs="Times New Roman" w:hint="eastAsia"/>
          <w:szCs w:val="21"/>
          <w:rPrChange w:id="10281" w:author="Masato YOSHIKAWA" w:date="2026-01-20T11:15:00Z" w16du:dateUtc="2026-01-20T02:15:00Z">
            <w:rPr>
              <w:rFonts w:ascii="ＭＳ 明朝" w:eastAsia="ＭＳ 明朝" w:hAnsi="ＭＳ 明朝" w:hint="eastAsia"/>
              <w:szCs w:val="21"/>
            </w:rPr>
          </w:rPrChange>
        </w:rPr>
        <w:t>）との間には、統計的に有意な相関が存在する事が明らかとなった。</w:t>
      </w:r>
      <w:r w:rsidR="001A1EB7" w:rsidRPr="00F45A47">
        <w:rPr>
          <w:rFonts w:ascii="Times New Roman" w:eastAsia="ＭＳ 明朝" w:hAnsi="Times New Roman" w:cs="Times New Roman" w:hint="eastAsia"/>
          <w:szCs w:val="21"/>
          <w:rPrChange w:id="10282" w:author="Masato YOSHIKAWA" w:date="2026-01-20T11:15:00Z" w16du:dateUtc="2026-01-20T02:15:00Z">
            <w:rPr>
              <w:rFonts w:ascii="ＭＳ 明朝" w:eastAsia="ＭＳ 明朝" w:hAnsi="ＭＳ 明朝" w:hint="eastAsia"/>
              <w:szCs w:val="21"/>
            </w:rPr>
          </w:rPrChange>
        </w:rPr>
        <w:t>本節では、この分析結果を基盤として、翻訳者が意図する戦略（</w:t>
      </w:r>
      <w:r w:rsidR="001A1EB7" w:rsidRPr="00F45A47">
        <w:rPr>
          <w:rFonts w:ascii="Times New Roman" w:eastAsia="ＭＳ 明朝" w:hAnsi="Times New Roman" w:cs="Times New Roman"/>
          <w:szCs w:val="21"/>
          <w:rPrChange w:id="10283" w:author="Masato YOSHIKAWA" w:date="2026-01-20T11:15:00Z" w16du:dateUtc="2026-01-20T02:15:00Z">
            <w:rPr>
              <w:rFonts w:ascii="ＭＳ 明朝" w:eastAsia="ＭＳ 明朝" w:hAnsi="ＭＳ 明朝"/>
              <w:szCs w:val="21"/>
            </w:rPr>
          </w:rPrChange>
        </w:rPr>
        <w:t>DMIS</w:t>
      </w:r>
      <w:r w:rsidR="001A1EB7" w:rsidRPr="00F45A47">
        <w:rPr>
          <w:rFonts w:ascii="Times New Roman" w:eastAsia="ＭＳ 明朝" w:hAnsi="Times New Roman" w:cs="Times New Roman"/>
          <w:szCs w:val="21"/>
          <w:rPrChange w:id="10284" w:author="Masato YOSHIKAWA" w:date="2026-01-20T11:15:00Z" w16du:dateUtc="2026-01-20T02:15:00Z">
            <w:rPr>
              <w:rFonts w:ascii="ＭＳ 明朝" w:eastAsia="ＭＳ 明朝" w:hAnsi="ＭＳ 明朝"/>
              <w:szCs w:val="21"/>
            </w:rPr>
          </w:rPrChange>
        </w:rPr>
        <w:t>）から最適な戦術（</w:t>
      </w:r>
      <w:r w:rsidR="00A51D63" w:rsidRPr="00F45A47">
        <w:rPr>
          <w:rFonts w:ascii="Times New Roman" w:eastAsia="ＭＳ 明朝" w:hAnsi="Times New Roman" w:cs="Times New Roman" w:hint="eastAsia"/>
          <w:szCs w:val="21"/>
          <w:rPrChange w:id="10285" w:author="Masato YOSHIKAWA" w:date="2026-01-20T11:15:00Z" w16du:dateUtc="2026-01-20T02:15:00Z">
            <w:rPr>
              <w:rFonts w:ascii="ＭＳ 明朝" w:eastAsia="ＭＳ 明朝" w:hAnsi="ＭＳ 明朝" w:hint="eastAsia"/>
              <w:szCs w:val="21"/>
            </w:rPr>
          </w:rPrChange>
        </w:rPr>
        <w:t>翻訳</w:t>
      </w:r>
      <w:r w:rsidR="001A1EB7" w:rsidRPr="00F45A47">
        <w:rPr>
          <w:rFonts w:ascii="Times New Roman" w:eastAsia="ＭＳ 明朝" w:hAnsi="Times New Roman" w:cs="Times New Roman"/>
          <w:szCs w:val="21"/>
          <w:rPrChange w:id="10286" w:author="Masato YOSHIKAWA" w:date="2026-01-20T11:15:00Z" w16du:dateUtc="2026-01-20T02:15:00Z">
            <w:rPr>
              <w:rFonts w:ascii="ＭＳ 明朝" w:eastAsia="ＭＳ 明朝" w:hAnsi="ＭＳ 明朝"/>
              <w:szCs w:val="21"/>
            </w:rPr>
          </w:rPrChange>
        </w:rPr>
        <w:t>技法）を導き出すための意思決定フレームワークを提唱する</w:t>
      </w:r>
      <w:r w:rsidR="001A1EB7" w:rsidRPr="00F45A47">
        <w:rPr>
          <w:rFonts w:ascii="Times New Roman" w:eastAsia="ＭＳ 明朝" w:hAnsi="Times New Roman" w:cs="Times New Roman" w:hint="eastAsia"/>
          <w:szCs w:val="21"/>
          <w:rPrChange w:id="10287" w:author="Masato YOSHIKAWA" w:date="2026-01-20T11:15:00Z" w16du:dateUtc="2026-01-20T02:15:00Z">
            <w:rPr>
              <w:rFonts w:ascii="ＭＳ 明朝" w:eastAsia="ＭＳ 明朝" w:hAnsi="ＭＳ 明朝" w:hint="eastAsia"/>
              <w:szCs w:val="21"/>
            </w:rPr>
          </w:rPrChange>
        </w:rPr>
        <w:t>。</w:t>
      </w:r>
    </w:p>
    <w:p w14:paraId="170AE84F" w14:textId="68BC7007" w:rsidR="001A1EB7" w:rsidRDefault="001A1EB7" w:rsidP="000A6E91">
      <w:pPr>
        <w:rPr>
          <w:ins w:id="10288" w:author="Masato YOSHIKAWA" w:date="2026-01-20T12:44:00Z" w16du:dateUtc="2026-01-20T03:44:00Z"/>
          <w:rFonts w:ascii="Times New Roman" w:eastAsia="ＭＳ 明朝" w:hAnsi="Times New Roman" w:cs="Times New Roman"/>
          <w:szCs w:val="21"/>
        </w:rPr>
      </w:pPr>
      <w:r w:rsidRPr="00F45A47">
        <w:rPr>
          <w:rFonts w:ascii="Times New Roman" w:eastAsia="ＭＳ 明朝" w:hAnsi="Times New Roman" w:cs="Times New Roman" w:hint="eastAsia"/>
          <w:szCs w:val="21"/>
          <w:rPrChange w:id="10289" w:author="Masato YOSHIKAWA" w:date="2026-01-20T11:15:00Z" w16du:dateUtc="2026-01-20T02:15:00Z">
            <w:rPr>
              <w:rFonts w:ascii="ＭＳ 明朝" w:eastAsia="ＭＳ 明朝" w:hAnsi="ＭＳ 明朝" w:hint="eastAsia"/>
              <w:szCs w:val="21"/>
            </w:rPr>
          </w:rPrChange>
        </w:rPr>
        <w:t xml:space="preserve">　</w:t>
      </w:r>
      <w:r w:rsidR="00A51D63" w:rsidRPr="00F45A47">
        <w:rPr>
          <w:rFonts w:ascii="Times New Roman" w:eastAsia="ＭＳ 明朝" w:hAnsi="Times New Roman" w:cs="Times New Roman"/>
          <w:szCs w:val="21"/>
          <w:rPrChange w:id="10290" w:author="Masato YOSHIKAWA" w:date="2026-01-20T11:15:00Z" w16du:dateUtc="2026-01-20T02:15:00Z">
            <w:rPr>
              <w:rFonts w:ascii="ＭＳ 明朝" w:eastAsia="ＭＳ 明朝" w:hAnsi="ＭＳ 明朝"/>
              <w:szCs w:val="21"/>
            </w:rPr>
          </w:rPrChange>
        </w:rPr>
        <w:t>まず、統計分析によって確認された、各</w:t>
      </w:r>
      <w:r w:rsidR="00A51D63" w:rsidRPr="00F45A47">
        <w:rPr>
          <w:rFonts w:ascii="Times New Roman" w:eastAsia="ＭＳ 明朝" w:hAnsi="Times New Roman" w:cs="Times New Roman"/>
          <w:szCs w:val="21"/>
          <w:rPrChange w:id="10291" w:author="Masato YOSHIKAWA" w:date="2026-01-20T11:15:00Z" w16du:dateUtc="2026-01-20T02:15:00Z">
            <w:rPr>
              <w:rFonts w:ascii="ＭＳ 明朝" w:eastAsia="ＭＳ 明朝" w:hAnsi="ＭＳ 明朝"/>
              <w:szCs w:val="21"/>
            </w:rPr>
          </w:rPrChange>
        </w:rPr>
        <w:t>DMIS</w:t>
      </w:r>
      <w:r w:rsidR="00A51D63" w:rsidRPr="00F45A47">
        <w:rPr>
          <w:rFonts w:ascii="Times New Roman" w:eastAsia="ＭＳ 明朝" w:hAnsi="Times New Roman" w:cs="Times New Roman"/>
          <w:szCs w:val="21"/>
          <w:rPrChange w:id="10292" w:author="Masato YOSHIKAWA" w:date="2026-01-20T11:15:00Z" w16du:dateUtc="2026-01-20T02:15:00Z">
            <w:rPr>
              <w:rFonts w:ascii="ＭＳ 明朝" w:eastAsia="ＭＳ 明朝" w:hAnsi="ＭＳ 明朝"/>
              <w:szCs w:val="21"/>
            </w:rPr>
          </w:rPrChange>
        </w:rPr>
        <w:t>段階への誘導効果が高い翻訳技法をまとめたものを表</w:t>
      </w:r>
      <w:r w:rsidR="00A51D63" w:rsidRPr="00F45A47">
        <w:rPr>
          <w:rFonts w:ascii="Times New Roman" w:eastAsia="ＭＳ 明朝" w:hAnsi="Times New Roman" w:cs="Times New Roman"/>
          <w:szCs w:val="21"/>
          <w:rPrChange w:id="10293" w:author="Masato YOSHIKAWA" w:date="2026-01-20T11:15:00Z" w16du:dateUtc="2026-01-20T02:15:00Z">
            <w:rPr>
              <w:rFonts w:ascii="ＭＳ 明朝" w:eastAsia="ＭＳ 明朝" w:hAnsi="ＭＳ 明朝"/>
              <w:szCs w:val="21"/>
            </w:rPr>
          </w:rPrChange>
        </w:rPr>
        <w:t>3</w:t>
      </w:r>
      <w:r w:rsidR="00A51D63" w:rsidRPr="00F45A47">
        <w:rPr>
          <w:rFonts w:ascii="Times New Roman" w:eastAsia="ＭＳ 明朝" w:hAnsi="Times New Roman" w:cs="Times New Roman"/>
          <w:szCs w:val="21"/>
          <w:rPrChange w:id="10294" w:author="Masato YOSHIKAWA" w:date="2026-01-20T11:15:00Z" w16du:dateUtc="2026-01-20T02:15:00Z">
            <w:rPr>
              <w:rFonts w:ascii="ＭＳ 明朝" w:eastAsia="ＭＳ 明朝" w:hAnsi="ＭＳ 明朝"/>
              <w:szCs w:val="21"/>
            </w:rPr>
          </w:rPrChange>
        </w:rPr>
        <w:t>に示す。なお、表中の</w:t>
      </w:r>
      <w:r w:rsidR="00A51D63" w:rsidRPr="00F45A47">
        <w:rPr>
          <w:rFonts w:ascii="Times New Roman" w:eastAsia="ＭＳ 明朝" w:hAnsi="Times New Roman" w:cs="Times New Roman"/>
          <w:szCs w:val="21"/>
          <w:rPrChange w:id="10295" w:author="Masato YOSHIKAWA" w:date="2026-01-20T11:15:00Z" w16du:dateUtc="2026-01-20T02:15:00Z">
            <w:rPr>
              <w:rFonts w:ascii="ＭＳ 明朝" w:eastAsia="ＭＳ 明朝" w:hAnsi="ＭＳ 明朝"/>
              <w:szCs w:val="21"/>
            </w:rPr>
          </w:rPrChange>
        </w:rPr>
        <w:t>Adaptation</w:t>
      </w:r>
      <w:r w:rsidR="00A51D63" w:rsidRPr="00F45A47">
        <w:rPr>
          <w:rFonts w:ascii="Times New Roman" w:eastAsia="ＭＳ 明朝" w:hAnsi="Times New Roman" w:cs="Times New Roman"/>
          <w:szCs w:val="21"/>
          <w:rPrChange w:id="10296" w:author="Masato YOSHIKAWA" w:date="2026-01-20T11:15:00Z" w16du:dateUtc="2026-01-20T02:15:00Z">
            <w:rPr>
              <w:rFonts w:ascii="ＭＳ 明朝" w:eastAsia="ＭＳ 明朝" w:hAnsi="ＭＳ 明朝"/>
              <w:szCs w:val="21"/>
            </w:rPr>
          </w:rPrChange>
        </w:rPr>
        <w:t>については、</w:t>
      </w:r>
      <w:r w:rsidR="00A51D63" w:rsidRPr="00F45A47">
        <w:rPr>
          <w:rFonts w:ascii="Times New Roman" w:eastAsia="ＭＳ 明朝" w:hAnsi="Times New Roman" w:cs="Times New Roman"/>
          <w:szCs w:val="21"/>
          <w:rPrChange w:id="10297" w:author="Masato YOSHIKAWA" w:date="2026-01-20T11:15:00Z" w16du:dateUtc="2026-01-20T02:15:00Z">
            <w:rPr>
              <w:rFonts w:ascii="ＭＳ 明朝" w:eastAsia="ＭＳ 明朝" w:hAnsi="ＭＳ 明朝"/>
              <w:szCs w:val="21"/>
            </w:rPr>
          </w:rPrChange>
        </w:rPr>
        <w:t>DMIS</w:t>
      </w:r>
      <w:r w:rsidR="00A51D63" w:rsidRPr="00F45A47">
        <w:rPr>
          <w:rFonts w:ascii="Times New Roman" w:eastAsia="ＭＳ 明朝" w:hAnsi="Times New Roman" w:cs="Times New Roman"/>
          <w:szCs w:val="21"/>
          <w:rPrChange w:id="10298" w:author="Masato YOSHIKAWA" w:date="2026-01-20T11:15:00Z" w16du:dateUtc="2026-01-20T02:15:00Z">
            <w:rPr>
              <w:rFonts w:ascii="ＭＳ 明朝" w:eastAsia="ＭＳ 明朝" w:hAnsi="ＭＳ 明朝"/>
              <w:szCs w:val="21"/>
            </w:rPr>
          </w:rPrChange>
        </w:rPr>
        <w:t>段階としての</w:t>
      </w:r>
      <w:r w:rsidR="00A51D63" w:rsidRPr="00F45A47">
        <w:rPr>
          <w:rFonts w:ascii="Times New Roman" w:eastAsia="ＭＳ 明朝" w:hAnsi="Times New Roman" w:cs="Times New Roman"/>
          <w:szCs w:val="21"/>
          <w:rPrChange w:id="10299" w:author="Masato YOSHIKAWA" w:date="2026-01-20T11:15:00Z" w16du:dateUtc="2026-01-20T02:15:00Z">
            <w:rPr>
              <w:rFonts w:ascii="ＭＳ 明朝" w:eastAsia="ＭＳ 明朝" w:hAnsi="ＭＳ 明朝"/>
              <w:szCs w:val="21"/>
            </w:rPr>
          </w:rPrChange>
        </w:rPr>
        <w:t>Adaptation</w:t>
      </w:r>
      <w:r w:rsidR="00A51D63" w:rsidRPr="00F45A47">
        <w:rPr>
          <w:rFonts w:ascii="Times New Roman" w:eastAsia="ＭＳ 明朝" w:hAnsi="Times New Roman" w:cs="Times New Roman"/>
          <w:szCs w:val="21"/>
          <w:rPrChange w:id="10300" w:author="Masato YOSHIKAWA" w:date="2026-01-20T11:15:00Z" w16du:dateUtc="2026-01-20T02:15:00Z">
            <w:rPr>
              <w:rFonts w:ascii="ＭＳ 明朝" w:eastAsia="ＭＳ 明朝" w:hAnsi="ＭＳ 明朝"/>
              <w:szCs w:val="21"/>
            </w:rPr>
          </w:rPrChange>
        </w:rPr>
        <w:t>と区別するため、技法名には（技法）と付記する。</w:t>
      </w:r>
    </w:p>
    <w:p w14:paraId="584E2E36" w14:textId="77777777" w:rsidR="00DE3181" w:rsidRDefault="00DE3181" w:rsidP="000A6E91">
      <w:pPr>
        <w:rPr>
          <w:ins w:id="10301" w:author="Masato YOSHIKAWA" w:date="2026-01-20T12:44:00Z" w16du:dateUtc="2026-01-20T03:44:00Z"/>
          <w:rFonts w:ascii="Times New Roman" w:eastAsia="ＭＳ 明朝" w:hAnsi="Times New Roman" w:cs="Times New Roman"/>
          <w:szCs w:val="21"/>
        </w:rPr>
      </w:pPr>
    </w:p>
    <w:p w14:paraId="60BCB636" w14:textId="056C4F60" w:rsidR="00DE3181" w:rsidRPr="00F45A47" w:rsidRDefault="00DE3181">
      <w:pPr>
        <w:jc w:val="center"/>
        <w:rPr>
          <w:rFonts w:ascii="Times New Roman" w:eastAsia="ＭＳ 明朝" w:hAnsi="Times New Roman" w:cs="Times New Roman"/>
          <w:szCs w:val="21"/>
          <w:rPrChange w:id="10302" w:author="Masato YOSHIKAWA" w:date="2026-01-20T11:15:00Z" w16du:dateUtc="2026-01-20T02:15:00Z">
            <w:rPr>
              <w:rFonts w:ascii="ＭＳ 明朝" w:eastAsia="ＭＳ 明朝" w:hAnsi="ＭＳ 明朝"/>
              <w:szCs w:val="21"/>
            </w:rPr>
          </w:rPrChange>
        </w:rPr>
        <w:pPrChange w:id="10303" w:author="Masato YOSHIKAWA" w:date="2026-01-20T12:44:00Z" w16du:dateUtc="2026-01-20T03:44:00Z">
          <w:pPr/>
        </w:pPrChange>
      </w:pPr>
      <w:bookmarkStart w:id="10304" w:name="_Ref219805517"/>
      <w:moveToRangeStart w:id="10305" w:author="Masato YOSHIKAWA" w:date="2026-01-20T12:44:00Z" w:name="move219805499"/>
      <w:moveTo w:id="10306" w:author="Masato YOSHIKAWA" w:date="2026-01-20T12:44:00Z" w16du:dateUtc="2026-01-20T03:44:00Z">
        <w:r w:rsidRPr="00C45809">
          <w:rPr>
            <w:rFonts w:ascii="Times New Roman" w:hAnsi="Times New Roman" w:cs="Times New Roman"/>
          </w:rPr>
          <w:t>表</w:t>
        </w:r>
        <w:r w:rsidRPr="00C45809">
          <w:rPr>
            <w:rFonts w:ascii="Times New Roman" w:hAnsi="Times New Roman" w:cs="Times New Roman"/>
          </w:rPr>
          <w:t xml:space="preserve"> </w:t>
        </w:r>
        <w:r w:rsidRPr="00C45809">
          <w:rPr>
            <w:rFonts w:ascii="Times New Roman" w:hAnsi="Times New Roman" w:cs="Times New Roman"/>
          </w:rPr>
          <w:fldChar w:fldCharType="begin"/>
        </w:r>
        <w:r w:rsidRPr="00C45809">
          <w:rPr>
            <w:rFonts w:ascii="Times New Roman" w:hAnsi="Times New Roman" w:cs="Times New Roman"/>
          </w:rPr>
          <w:instrText xml:space="preserve"> SEQ </w:instrText>
        </w:r>
        <w:r w:rsidRPr="00C45809">
          <w:rPr>
            <w:rFonts w:ascii="Times New Roman" w:hAnsi="Times New Roman" w:cs="Times New Roman"/>
          </w:rPr>
          <w:instrText>表</w:instrText>
        </w:r>
        <w:r w:rsidRPr="00C45809">
          <w:rPr>
            <w:rFonts w:ascii="Times New Roman" w:hAnsi="Times New Roman" w:cs="Times New Roman"/>
          </w:rPr>
          <w:instrText xml:space="preserve"> \* ARABIC </w:instrText>
        </w:r>
        <w:r w:rsidRPr="00C45809">
          <w:rPr>
            <w:rFonts w:ascii="Times New Roman" w:hAnsi="Times New Roman" w:cs="Times New Roman"/>
          </w:rPr>
          <w:fldChar w:fldCharType="separate"/>
        </w:r>
        <w:r w:rsidRPr="00C45809">
          <w:rPr>
            <w:rFonts w:ascii="Times New Roman" w:hAnsi="Times New Roman" w:cs="Times New Roman"/>
            <w:noProof/>
          </w:rPr>
          <w:t>8</w:t>
        </w:r>
        <w:r w:rsidRPr="00C45809">
          <w:rPr>
            <w:rFonts w:ascii="Times New Roman" w:hAnsi="Times New Roman" w:cs="Times New Roman"/>
            <w:noProof/>
          </w:rPr>
          <w:fldChar w:fldCharType="end"/>
        </w:r>
        <w:bookmarkEnd w:id="10304"/>
        <w:r w:rsidRPr="00C45809">
          <w:rPr>
            <w:rFonts w:ascii="Times New Roman" w:eastAsia="ＭＳ 明朝" w:hAnsi="Times New Roman" w:cs="Times New Roman"/>
          </w:rPr>
          <w:t xml:space="preserve"> </w:t>
        </w:r>
        <w:r w:rsidRPr="00C45809">
          <w:rPr>
            <w:rFonts w:ascii="Times New Roman" w:eastAsia="ＭＳ 明朝" w:hAnsi="Times New Roman" w:cs="Times New Roman"/>
          </w:rPr>
          <w:t>読者に体験させたい理解の深さ（</w:t>
        </w:r>
        <w:r w:rsidRPr="00C45809">
          <w:rPr>
            <w:rFonts w:ascii="Times New Roman" w:eastAsia="ＭＳ 明朝" w:hAnsi="Times New Roman" w:cs="Times New Roman"/>
          </w:rPr>
          <w:t>DMIS</w:t>
        </w:r>
        <w:r w:rsidRPr="00C45809">
          <w:rPr>
            <w:rFonts w:ascii="Times New Roman" w:eastAsia="ＭＳ 明朝" w:hAnsi="Times New Roman" w:cs="Times New Roman"/>
          </w:rPr>
          <w:t>段階）と翻訳技法の対応表</w:t>
        </w:r>
      </w:moveTo>
      <w:moveToRangeEnd w:id="10305"/>
    </w:p>
    <w:tbl>
      <w:tblPr>
        <w:tblStyle w:val="af5"/>
        <w:tblW w:w="0" w:type="auto"/>
        <w:tblLook w:val="04A0" w:firstRow="1" w:lastRow="0" w:firstColumn="1" w:lastColumn="0" w:noHBand="0" w:noVBand="1"/>
      </w:tblPr>
      <w:tblGrid>
        <w:gridCol w:w="4247"/>
        <w:gridCol w:w="4247"/>
      </w:tblGrid>
      <w:tr w:rsidR="001C10F8" w:rsidRPr="00F45A47" w14:paraId="2073BCE0" w14:textId="77777777">
        <w:tc>
          <w:tcPr>
            <w:tcW w:w="4247" w:type="dxa"/>
          </w:tcPr>
          <w:p w14:paraId="690CDC34" w14:textId="77777777" w:rsidR="001C10F8" w:rsidRPr="00F45A47" w:rsidRDefault="001C10F8" w:rsidP="00466828">
            <w:pPr>
              <w:rPr>
                <w:rFonts w:ascii="Times New Roman" w:eastAsia="ＭＳ 明朝" w:hAnsi="Times New Roman" w:cs="Times New Roman"/>
                <w:szCs w:val="21"/>
                <w:rPrChange w:id="10307"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10308" w:author="Masato YOSHIKAWA" w:date="2026-01-20T11:15:00Z" w16du:dateUtc="2026-01-20T02:15:00Z">
                  <w:rPr>
                    <w:rFonts w:ascii="ＭＳ 明朝" w:eastAsia="ＭＳ 明朝" w:hAnsi="ＭＳ 明朝"/>
                    <w:szCs w:val="21"/>
                  </w:rPr>
                </w:rPrChange>
              </w:rPr>
              <w:t>DMIS</w:t>
            </w:r>
          </w:p>
        </w:tc>
        <w:tc>
          <w:tcPr>
            <w:tcW w:w="4247" w:type="dxa"/>
          </w:tcPr>
          <w:p w14:paraId="2D6896F3" w14:textId="77777777" w:rsidR="001C10F8" w:rsidRPr="00F45A47" w:rsidRDefault="001C10F8" w:rsidP="00466828">
            <w:pPr>
              <w:rPr>
                <w:rFonts w:ascii="Times New Roman" w:eastAsia="ＭＳ 明朝" w:hAnsi="Times New Roman" w:cs="Times New Roman"/>
                <w:szCs w:val="21"/>
                <w:rPrChange w:id="10309"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10310" w:author="Masato YOSHIKAWA" w:date="2026-01-20T11:15:00Z" w16du:dateUtc="2026-01-20T02:15:00Z">
                  <w:rPr>
                    <w:rFonts w:ascii="ＭＳ 明朝" w:eastAsia="ＭＳ 明朝" w:hAnsi="ＭＳ 明朝"/>
                    <w:szCs w:val="21"/>
                  </w:rPr>
                </w:rPrChange>
              </w:rPr>
              <w:t>翻訳技法</w:t>
            </w:r>
          </w:p>
        </w:tc>
      </w:tr>
      <w:tr w:rsidR="001C10F8" w:rsidRPr="00F45A47" w14:paraId="67F387FE" w14:textId="77777777">
        <w:tc>
          <w:tcPr>
            <w:tcW w:w="4247" w:type="dxa"/>
          </w:tcPr>
          <w:p w14:paraId="132193A0" w14:textId="77777777" w:rsidR="001C10F8" w:rsidRPr="00F45A47" w:rsidRDefault="001C10F8" w:rsidP="00466828">
            <w:pPr>
              <w:rPr>
                <w:rFonts w:ascii="Times New Roman" w:eastAsia="ＭＳ 明朝" w:hAnsi="Times New Roman" w:cs="Times New Roman"/>
                <w:szCs w:val="21"/>
                <w:rPrChange w:id="10311"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10312" w:author="Masato YOSHIKAWA" w:date="2026-01-20T11:15:00Z" w16du:dateUtc="2026-01-20T02:15:00Z">
                  <w:rPr>
                    <w:rFonts w:ascii="ＭＳ 明朝" w:eastAsia="ＭＳ 明朝" w:hAnsi="ＭＳ 明朝"/>
                    <w:szCs w:val="21"/>
                  </w:rPr>
                </w:rPrChange>
              </w:rPr>
              <w:lastRenderedPageBreak/>
              <w:t>Denial</w:t>
            </w:r>
          </w:p>
        </w:tc>
        <w:tc>
          <w:tcPr>
            <w:tcW w:w="4247" w:type="dxa"/>
          </w:tcPr>
          <w:p w14:paraId="0A292816" w14:textId="77777777" w:rsidR="001C10F8" w:rsidRPr="00F45A47" w:rsidRDefault="001C10F8" w:rsidP="00466828">
            <w:pPr>
              <w:rPr>
                <w:rFonts w:ascii="Times New Roman" w:eastAsia="ＭＳ 明朝" w:hAnsi="Times New Roman" w:cs="Times New Roman"/>
                <w:szCs w:val="21"/>
                <w:rPrChange w:id="10313"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10314" w:author="Masato YOSHIKAWA" w:date="2026-01-20T11:15:00Z" w16du:dateUtc="2026-01-20T02:15:00Z">
                  <w:rPr>
                    <w:rFonts w:ascii="ＭＳ 明朝" w:eastAsia="ＭＳ 明朝" w:hAnsi="ＭＳ 明朝"/>
                    <w:szCs w:val="21"/>
                  </w:rPr>
                </w:rPrChange>
              </w:rPr>
              <w:t>Reduction</w:t>
            </w:r>
          </w:p>
        </w:tc>
      </w:tr>
      <w:tr w:rsidR="001C10F8" w:rsidRPr="00F45A47" w14:paraId="7EC2D25C" w14:textId="77777777">
        <w:tc>
          <w:tcPr>
            <w:tcW w:w="4247" w:type="dxa"/>
          </w:tcPr>
          <w:p w14:paraId="04B4F75D" w14:textId="77777777" w:rsidR="001C10F8" w:rsidRPr="00F45A47" w:rsidRDefault="001C10F8" w:rsidP="00466828">
            <w:pPr>
              <w:rPr>
                <w:rFonts w:ascii="Times New Roman" w:eastAsia="ＭＳ 明朝" w:hAnsi="Times New Roman" w:cs="Times New Roman"/>
                <w:szCs w:val="21"/>
                <w:rPrChange w:id="10315"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10316" w:author="Masato YOSHIKAWA" w:date="2026-01-20T11:15:00Z" w16du:dateUtc="2026-01-20T02:15:00Z">
                  <w:rPr>
                    <w:rFonts w:ascii="ＭＳ 明朝" w:eastAsia="ＭＳ 明朝" w:hAnsi="ＭＳ 明朝"/>
                    <w:szCs w:val="21"/>
                  </w:rPr>
                </w:rPrChange>
              </w:rPr>
              <w:t>Minimization</w:t>
            </w:r>
          </w:p>
        </w:tc>
        <w:tc>
          <w:tcPr>
            <w:tcW w:w="4247" w:type="dxa"/>
          </w:tcPr>
          <w:p w14:paraId="37D0A3EC" w14:textId="7389EC08" w:rsidR="00881BE3" w:rsidRPr="00F45A47" w:rsidRDefault="001C10F8" w:rsidP="00466828">
            <w:pPr>
              <w:rPr>
                <w:rFonts w:ascii="Times New Roman" w:eastAsia="ＭＳ 明朝" w:hAnsi="Times New Roman" w:cs="Times New Roman"/>
                <w:szCs w:val="21"/>
                <w:rPrChange w:id="10317"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10318" w:author="Masato YOSHIKAWA" w:date="2026-01-20T11:15:00Z" w16du:dateUtc="2026-01-20T02:15:00Z">
                  <w:rPr>
                    <w:rFonts w:ascii="ＭＳ 明朝" w:eastAsia="ＭＳ 明朝" w:hAnsi="ＭＳ 明朝"/>
                    <w:szCs w:val="21"/>
                  </w:rPr>
                </w:rPrChange>
              </w:rPr>
              <w:t xml:space="preserve">Established </w:t>
            </w:r>
            <w:r w:rsidR="00862B6F" w:rsidRPr="00F45A47">
              <w:rPr>
                <w:rFonts w:ascii="Times New Roman" w:eastAsia="ＭＳ 明朝" w:hAnsi="Times New Roman" w:cs="Times New Roman"/>
                <w:szCs w:val="21"/>
                <w:rPrChange w:id="10319" w:author="Masato YOSHIKAWA" w:date="2026-01-20T11:15:00Z" w16du:dateUtc="2026-01-20T02:15:00Z">
                  <w:rPr>
                    <w:rFonts w:ascii="ＭＳ 明朝" w:eastAsia="ＭＳ 明朝" w:hAnsi="ＭＳ 明朝"/>
                    <w:szCs w:val="21"/>
                  </w:rPr>
                </w:rPrChange>
              </w:rPr>
              <w:t>equivalent</w:t>
            </w:r>
          </w:p>
          <w:p w14:paraId="2F8F07EE" w14:textId="1AF4E280" w:rsidR="001C10F8" w:rsidRPr="00F45A47" w:rsidRDefault="001C10F8" w:rsidP="00466828">
            <w:pPr>
              <w:rPr>
                <w:rFonts w:ascii="Times New Roman" w:eastAsia="ＭＳ 明朝" w:hAnsi="Times New Roman" w:cs="Times New Roman"/>
                <w:szCs w:val="21"/>
                <w:rPrChange w:id="10320"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10321" w:author="Masato YOSHIKAWA" w:date="2026-01-20T11:15:00Z" w16du:dateUtc="2026-01-20T02:15:00Z">
                  <w:rPr>
                    <w:rFonts w:ascii="ＭＳ 明朝" w:eastAsia="ＭＳ 明朝" w:hAnsi="ＭＳ 明朝"/>
                    <w:szCs w:val="21"/>
                  </w:rPr>
                </w:rPrChange>
              </w:rPr>
              <w:t>Description</w:t>
            </w:r>
          </w:p>
          <w:p w14:paraId="4F6A296D" w14:textId="3FA20C4F" w:rsidR="001C10F8" w:rsidRPr="00F45A47" w:rsidRDefault="001C10F8" w:rsidP="00466828">
            <w:pPr>
              <w:rPr>
                <w:rFonts w:ascii="Times New Roman" w:eastAsia="ＭＳ 明朝" w:hAnsi="Times New Roman" w:cs="Times New Roman"/>
                <w:szCs w:val="21"/>
                <w:rPrChange w:id="10322"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10323" w:author="Masato YOSHIKAWA" w:date="2026-01-20T11:15:00Z" w16du:dateUtc="2026-01-20T02:15:00Z">
                  <w:rPr>
                    <w:rFonts w:ascii="ＭＳ 明朝" w:eastAsia="ＭＳ 明朝" w:hAnsi="ＭＳ 明朝"/>
                    <w:szCs w:val="21"/>
                  </w:rPr>
                </w:rPrChange>
              </w:rPr>
              <w:t>Generalization</w:t>
            </w:r>
          </w:p>
          <w:p w14:paraId="2680574E" w14:textId="3B209E7E" w:rsidR="0013574C" w:rsidRPr="00F45A47" w:rsidRDefault="0013574C" w:rsidP="00466828">
            <w:pPr>
              <w:rPr>
                <w:rFonts w:ascii="Times New Roman" w:eastAsia="ＭＳ 明朝" w:hAnsi="Times New Roman" w:cs="Times New Roman"/>
                <w:szCs w:val="21"/>
                <w:rPrChange w:id="10324" w:author="Masato YOSHIKAWA" w:date="2026-01-20T11:15:00Z" w16du:dateUtc="2026-01-20T02:15:00Z">
                  <w:rPr>
                    <w:rFonts w:ascii="ＭＳ 明朝" w:eastAsia="ＭＳ 明朝" w:hAnsi="ＭＳ 明朝"/>
                    <w:szCs w:val="21"/>
                  </w:rPr>
                </w:rPrChange>
              </w:rPr>
            </w:pPr>
            <w:commentRangeStart w:id="10325"/>
            <w:commentRangeStart w:id="10326"/>
            <w:r w:rsidRPr="00F45A47">
              <w:rPr>
                <w:rFonts w:ascii="Times New Roman" w:eastAsia="ＭＳ 明朝" w:hAnsi="Times New Roman" w:cs="Times New Roman"/>
                <w:szCs w:val="21"/>
                <w:rPrChange w:id="10327" w:author="Masato YOSHIKAWA" w:date="2026-01-20T11:15:00Z" w16du:dateUtc="2026-01-20T02:15:00Z">
                  <w:rPr>
                    <w:rFonts w:ascii="ＭＳ 明朝" w:eastAsia="ＭＳ 明朝" w:hAnsi="ＭＳ 明朝"/>
                    <w:szCs w:val="21"/>
                  </w:rPr>
                </w:rPrChange>
              </w:rPr>
              <w:t>Adaptation</w:t>
            </w:r>
            <w:r w:rsidRPr="00F45A47">
              <w:rPr>
                <w:rFonts w:ascii="Times New Roman" w:eastAsia="ＭＳ 明朝" w:hAnsi="Times New Roman" w:cs="Times New Roman" w:hint="eastAsia"/>
                <w:szCs w:val="21"/>
                <w:rPrChange w:id="10328" w:author="Masato YOSHIKAWA" w:date="2026-01-20T11:15:00Z" w16du:dateUtc="2026-01-20T02:15:00Z">
                  <w:rPr>
                    <w:rFonts w:ascii="ＭＳ 明朝" w:eastAsia="ＭＳ 明朝" w:hAnsi="ＭＳ 明朝" w:hint="eastAsia"/>
                    <w:szCs w:val="21"/>
                  </w:rPr>
                </w:rPrChange>
              </w:rPr>
              <w:t>（技法）</w:t>
            </w:r>
            <w:commentRangeEnd w:id="10325"/>
            <w:r w:rsidR="00B6621A" w:rsidRPr="00F45A47">
              <w:rPr>
                <w:rStyle w:val="ac"/>
                <w:rFonts w:ascii="Times New Roman" w:eastAsia="ＭＳ 明朝" w:hAnsi="Times New Roman" w:cs="Times New Roman"/>
                <w:sz w:val="21"/>
                <w:szCs w:val="21"/>
                <w:rPrChange w:id="10329" w:author="Masato YOSHIKAWA" w:date="2026-01-20T11:15:00Z" w16du:dateUtc="2026-01-20T02:15:00Z">
                  <w:rPr>
                    <w:rStyle w:val="ac"/>
                    <w:rFonts w:ascii="ＭＳ 明朝" w:eastAsia="ＭＳ 明朝" w:hAnsi="ＭＳ 明朝"/>
                    <w:sz w:val="21"/>
                    <w:szCs w:val="21"/>
                  </w:rPr>
                </w:rPrChange>
              </w:rPr>
              <w:commentReference w:id="10325"/>
            </w:r>
            <w:commentRangeEnd w:id="10326"/>
            <w:r w:rsidR="00063DE3">
              <w:rPr>
                <w:rStyle w:val="ac"/>
              </w:rPr>
              <w:commentReference w:id="10326"/>
            </w:r>
          </w:p>
          <w:p w14:paraId="2D826754" w14:textId="5375206F" w:rsidR="001C10F8" w:rsidRPr="00F45A47" w:rsidRDefault="001C10F8" w:rsidP="00466828">
            <w:pPr>
              <w:rPr>
                <w:rFonts w:ascii="Times New Roman" w:eastAsia="ＭＳ 明朝" w:hAnsi="Times New Roman" w:cs="Times New Roman"/>
                <w:szCs w:val="21"/>
                <w:rPrChange w:id="10330" w:author="Masato YOSHIKAWA" w:date="2026-01-20T11:15:00Z" w16du:dateUtc="2026-01-20T02:15:00Z">
                  <w:rPr>
                    <w:rFonts w:ascii="ＭＳ 明朝" w:eastAsia="ＭＳ 明朝" w:hAnsi="ＭＳ 明朝"/>
                    <w:szCs w:val="21"/>
                  </w:rPr>
                </w:rPrChange>
              </w:rPr>
            </w:pPr>
            <w:commentRangeStart w:id="10331"/>
            <w:r w:rsidRPr="00F45A47">
              <w:rPr>
                <w:rFonts w:ascii="Times New Roman" w:eastAsia="ＭＳ 明朝" w:hAnsi="Times New Roman" w:cs="Times New Roman"/>
                <w:szCs w:val="21"/>
                <w:rPrChange w:id="10332" w:author="Masato YOSHIKAWA" w:date="2026-01-20T11:15:00Z" w16du:dateUtc="2026-01-20T02:15:00Z">
                  <w:rPr>
                    <w:rFonts w:ascii="ＭＳ 明朝" w:eastAsia="ＭＳ 明朝" w:hAnsi="ＭＳ 明朝"/>
                    <w:szCs w:val="21"/>
                  </w:rPr>
                </w:rPrChange>
              </w:rPr>
              <w:t>（</w:t>
            </w:r>
            <w:r w:rsidRPr="00F45A47">
              <w:rPr>
                <w:rFonts w:ascii="Times New Roman" w:eastAsia="ＭＳ 明朝" w:hAnsi="Times New Roman" w:cs="Times New Roman"/>
                <w:szCs w:val="21"/>
                <w:rPrChange w:id="10333" w:author="Masato YOSHIKAWA" w:date="2026-01-20T11:15:00Z" w16du:dateUtc="2026-01-20T02:15:00Z">
                  <w:rPr>
                    <w:rFonts w:ascii="ＭＳ 明朝" w:eastAsia="ＭＳ 明朝" w:hAnsi="ＭＳ 明朝"/>
                    <w:szCs w:val="21"/>
                  </w:rPr>
                </w:rPrChange>
              </w:rPr>
              <w:t>Literal translation</w:t>
            </w:r>
            <w:r w:rsidRPr="00F45A47">
              <w:rPr>
                <w:rFonts w:ascii="Times New Roman" w:eastAsia="ＭＳ 明朝" w:hAnsi="Times New Roman" w:cs="Times New Roman"/>
                <w:szCs w:val="21"/>
                <w:rPrChange w:id="10334" w:author="Masato YOSHIKAWA" w:date="2026-01-20T11:15:00Z" w16du:dateUtc="2026-01-20T02:15:00Z">
                  <w:rPr>
                    <w:rFonts w:ascii="ＭＳ 明朝" w:eastAsia="ＭＳ 明朝" w:hAnsi="ＭＳ 明朝"/>
                    <w:szCs w:val="21"/>
                  </w:rPr>
                </w:rPrChange>
              </w:rPr>
              <w:t>）</w:t>
            </w:r>
            <w:commentRangeEnd w:id="10331"/>
            <w:r w:rsidR="00B6621A" w:rsidRPr="00F45A47">
              <w:rPr>
                <w:rStyle w:val="ac"/>
                <w:rFonts w:ascii="Times New Roman" w:eastAsia="ＭＳ 明朝" w:hAnsi="Times New Roman" w:cs="Times New Roman"/>
                <w:sz w:val="21"/>
                <w:szCs w:val="21"/>
                <w:rPrChange w:id="10335" w:author="Masato YOSHIKAWA" w:date="2026-01-20T11:15:00Z" w16du:dateUtc="2026-01-20T02:15:00Z">
                  <w:rPr>
                    <w:rStyle w:val="ac"/>
                    <w:rFonts w:ascii="ＭＳ 明朝" w:eastAsia="ＭＳ 明朝" w:hAnsi="ＭＳ 明朝"/>
                    <w:sz w:val="21"/>
                    <w:szCs w:val="21"/>
                  </w:rPr>
                </w:rPrChange>
              </w:rPr>
              <w:commentReference w:id="10331"/>
            </w:r>
          </w:p>
        </w:tc>
      </w:tr>
      <w:tr w:rsidR="001C10F8" w:rsidRPr="00F45A47" w14:paraId="0F9BC3CA" w14:textId="77777777">
        <w:tc>
          <w:tcPr>
            <w:tcW w:w="4247" w:type="dxa"/>
          </w:tcPr>
          <w:p w14:paraId="130D1341" w14:textId="77777777" w:rsidR="001C10F8" w:rsidRPr="00F45A47" w:rsidRDefault="001C10F8" w:rsidP="00466828">
            <w:pPr>
              <w:rPr>
                <w:rFonts w:ascii="Times New Roman" w:eastAsia="ＭＳ 明朝" w:hAnsi="Times New Roman" w:cs="Times New Roman"/>
                <w:szCs w:val="21"/>
                <w:rPrChange w:id="10336"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10337" w:author="Masato YOSHIKAWA" w:date="2026-01-20T11:15:00Z" w16du:dateUtc="2026-01-20T02:15:00Z">
                  <w:rPr>
                    <w:rFonts w:ascii="ＭＳ 明朝" w:eastAsia="ＭＳ 明朝" w:hAnsi="ＭＳ 明朝"/>
                    <w:szCs w:val="21"/>
                  </w:rPr>
                </w:rPrChange>
              </w:rPr>
              <w:t>Adaptation</w:t>
            </w:r>
          </w:p>
        </w:tc>
        <w:tc>
          <w:tcPr>
            <w:tcW w:w="4247" w:type="dxa"/>
          </w:tcPr>
          <w:p w14:paraId="77A85397" w14:textId="77777777" w:rsidR="001C10F8" w:rsidRPr="00F45A47" w:rsidRDefault="001C10F8" w:rsidP="00466828">
            <w:pPr>
              <w:rPr>
                <w:rFonts w:ascii="Times New Roman" w:eastAsia="ＭＳ 明朝" w:hAnsi="Times New Roman" w:cs="Times New Roman"/>
                <w:szCs w:val="21"/>
                <w:rPrChange w:id="10338"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10339" w:author="Masato YOSHIKAWA" w:date="2026-01-20T11:15:00Z" w16du:dateUtc="2026-01-20T02:15:00Z">
                  <w:rPr>
                    <w:rFonts w:ascii="ＭＳ 明朝" w:eastAsia="ＭＳ 明朝" w:hAnsi="ＭＳ 明朝"/>
                    <w:szCs w:val="21"/>
                  </w:rPr>
                </w:rPrChange>
              </w:rPr>
              <w:t>Amplification</w:t>
            </w:r>
          </w:p>
        </w:tc>
      </w:tr>
      <w:tr w:rsidR="001C10F8" w:rsidRPr="00F45A47" w14:paraId="116FD41F" w14:textId="77777777">
        <w:tc>
          <w:tcPr>
            <w:tcW w:w="4247" w:type="dxa"/>
          </w:tcPr>
          <w:p w14:paraId="65B2E0A4" w14:textId="77777777" w:rsidR="001C10F8" w:rsidRPr="00F45A47" w:rsidRDefault="001C10F8" w:rsidP="00466828">
            <w:pPr>
              <w:rPr>
                <w:rFonts w:ascii="Times New Roman" w:eastAsia="ＭＳ 明朝" w:hAnsi="Times New Roman" w:cs="Times New Roman"/>
                <w:szCs w:val="21"/>
                <w:rPrChange w:id="10340"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10341" w:author="Masato YOSHIKAWA" w:date="2026-01-20T11:15:00Z" w16du:dateUtc="2026-01-20T02:15:00Z">
                  <w:rPr>
                    <w:rFonts w:ascii="ＭＳ 明朝" w:eastAsia="ＭＳ 明朝" w:hAnsi="ＭＳ 明朝"/>
                    <w:szCs w:val="21"/>
                  </w:rPr>
                </w:rPrChange>
              </w:rPr>
              <w:t>Acceptance</w:t>
            </w:r>
          </w:p>
        </w:tc>
        <w:tc>
          <w:tcPr>
            <w:tcW w:w="4247" w:type="dxa"/>
          </w:tcPr>
          <w:p w14:paraId="57DA5463" w14:textId="77777777" w:rsidR="00862B6F" w:rsidRPr="00F45A47" w:rsidRDefault="001C10F8" w:rsidP="00466828">
            <w:pPr>
              <w:rPr>
                <w:rFonts w:ascii="Times New Roman" w:eastAsia="ＭＳ 明朝" w:hAnsi="Times New Roman" w:cs="Times New Roman"/>
                <w:szCs w:val="21"/>
                <w:rPrChange w:id="10342"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10343" w:author="Masato YOSHIKAWA" w:date="2026-01-20T11:15:00Z" w16du:dateUtc="2026-01-20T02:15:00Z">
                  <w:rPr>
                    <w:rFonts w:ascii="ＭＳ 明朝" w:eastAsia="ＭＳ 明朝" w:hAnsi="ＭＳ 明朝"/>
                    <w:szCs w:val="21"/>
                  </w:rPr>
                </w:rPrChange>
              </w:rPr>
              <w:t>Borrowing</w:t>
            </w:r>
          </w:p>
          <w:p w14:paraId="1A60DFA1" w14:textId="1727404C" w:rsidR="001C10F8" w:rsidRPr="00F45A47" w:rsidRDefault="001C10F8" w:rsidP="00466828">
            <w:pPr>
              <w:rPr>
                <w:rFonts w:ascii="Times New Roman" w:eastAsia="ＭＳ 明朝" w:hAnsi="Times New Roman" w:cs="Times New Roman"/>
                <w:szCs w:val="21"/>
                <w:rPrChange w:id="10344" w:author="Masato YOSHIKAWA" w:date="2026-01-20T11:15:00Z" w16du:dateUtc="2026-01-20T02:15:00Z">
                  <w:rPr>
                    <w:rFonts w:ascii="ＭＳ 明朝" w:eastAsia="ＭＳ 明朝" w:hAnsi="ＭＳ 明朝"/>
                    <w:szCs w:val="21"/>
                  </w:rPr>
                </w:rPrChange>
              </w:rPr>
            </w:pPr>
            <w:commentRangeStart w:id="10345"/>
            <w:r w:rsidRPr="00F45A47">
              <w:rPr>
                <w:rFonts w:ascii="Times New Roman" w:eastAsia="ＭＳ 明朝" w:hAnsi="Times New Roman" w:cs="Times New Roman"/>
                <w:szCs w:val="21"/>
                <w:rPrChange w:id="10346" w:author="Masato YOSHIKAWA" w:date="2026-01-20T11:15:00Z" w16du:dateUtc="2026-01-20T02:15:00Z">
                  <w:rPr>
                    <w:rFonts w:ascii="ＭＳ 明朝" w:eastAsia="ＭＳ 明朝" w:hAnsi="ＭＳ 明朝"/>
                    <w:szCs w:val="21"/>
                  </w:rPr>
                </w:rPrChange>
              </w:rPr>
              <w:t>（</w:t>
            </w:r>
            <w:r w:rsidRPr="00F45A47">
              <w:rPr>
                <w:rFonts w:ascii="Times New Roman" w:eastAsia="ＭＳ 明朝" w:hAnsi="Times New Roman" w:cs="Times New Roman"/>
                <w:szCs w:val="21"/>
                <w:rPrChange w:id="10347" w:author="Masato YOSHIKAWA" w:date="2026-01-20T11:15:00Z" w16du:dateUtc="2026-01-20T02:15:00Z">
                  <w:rPr>
                    <w:rFonts w:ascii="ＭＳ 明朝" w:eastAsia="ＭＳ 明朝" w:hAnsi="ＭＳ 明朝"/>
                    <w:szCs w:val="21"/>
                  </w:rPr>
                </w:rPrChange>
              </w:rPr>
              <w:t>Literal translation</w:t>
            </w:r>
            <w:r w:rsidRPr="00F45A47">
              <w:rPr>
                <w:rFonts w:ascii="Times New Roman" w:eastAsia="ＭＳ 明朝" w:hAnsi="Times New Roman" w:cs="Times New Roman"/>
                <w:szCs w:val="21"/>
                <w:rPrChange w:id="10348" w:author="Masato YOSHIKAWA" w:date="2026-01-20T11:15:00Z" w16du:dateUtc="2026-01-20T02:15:00Z">
                  <w:rPr>
                    <w:rFonts w:ascii="ＭＳ 明朝" w:eastAsia="ＭＳ 明朝" w:hAnsi="ＭＳ 明朝"/>
                    <w:szCs w:val="21"/>
                  </w:rPr>
                </w:rPrChange>
              </w:rPr>
              <w:t>）</w:t>
            </w:r>
            <w:commentRangeEnd w:id="10345"/>
            <w:r w:rsidR="00B6621A" w:rsidRPr="00F45A47">
              <w:rPr>
                <w:rStyle w:val="ac"/>
                <w:rFonts w:ascii="Times New Roman" w:eastAsia="ＭＳ 明朝" w:hAnsi="Times New Roman" w:cs="Times New Roman"/>
                <w:sz w:val="21"/>
                <w:szCs w:val="21"/>
                <w:rPrChange w:id="10349" w:author="Masato YOSHIKAWA" w:date="2026-01-20T11:15:00Z" w16du:dateUtc="2026-01-20T02:15:00Z">
                  <w:rPr>
                    <w:rStyle w:val="ac"/>
                    <w:rFonts w:ascii="ＭＳ 明朝" w:eastAsia="ＭＳ 明朝" w:hAnsi="ＭＳ 明朝"/>
                    <w:sz w:val="21"/>
                    <w:szCs w:val="21"/>
                  </w:rPr>
                </w:rPrChange>
              </w:rPr>
              <w:commentReference w:id="10345"/>
            </w:r>
          </w:p>
        </w:tc>
      </w:tr>
    </w:tbl>
    <w:p w14:paraId="3C549D96" w14:textId="0FA5FEF8" w:rsidR="00FE17B8" w:rsidRPr="00F45A47" w:rsidRDefault="00E612FE" w:rsidP="00E612FE">
      <w:pPr>
        <w:pStyle w:val="aff"/>
        <w:rPr>
          <w:rFonts w:ascii="Times New Roman" w:eastAsia="ＭＳ 明朝" w:hAnsi="Times New Roman" w:cs="Times New Roman"/>
          <w:rPrChange w:id="10350" w:author="Masato YOSHIKAWA" w:date="2026-01-20T11:15:00Z" w16du:dateUtc="2026-01-20T02:15:00Z">
            <w:rPr>
              <w:rFonts w:ascii="ＭＳ 明朝" w:eastAsia="ＭＳ 明朝" w:hAnsi="ＭＳ 明朝"/>
            </w:rPr>
          </w:rPrChange>
        </w:rPr>
      </w:pPr>
      <w:moveFromRangeStart w:id="10351" w:author="Masato YOSHIKAWA" w:date="2026-01-20T12:44:00Z" w:name="move219805499"/>
      <w:moveFrom w:id="10352" w:author="Masato YOSHIKAWA" w:date="2026-01-20T12:44:00Z" w16du:dateUtc="2026-01-20T03:44:00Z">
        <w:r w:rsidRPr="00F45A47" w:rsidDel="00DE3181">
          <w:rPr>
            <w:rFonts w:ascii="Times New Roman" w:hAnsi="Times New Roman" w:cs="Times New Roman"/>
            <w:rPrChange w:id="10353" w:author="Masato YOSHIKAWA" w:date="2026-01-20T11:15:00Z" w16du:dateUtc="2026-01-20T02:15:00Z">
              <w:rPr/>
            </w:rPrChange>
          </w:rPr>
          <w:t>表</w:t>
        </w:r>
        <w:r w:rsidRPr="00F45A47" w:rsidDel="00DE3181">
          <w:rPr>
            <w:rFonts w:ascii="Times New Roman" w:hAnsi="Times New Roman" w:cs="Times New Roman"/>
            <w:rPrChange w:id="10354" w:author="Masato YOSHIKAWA" w:date="2026-01-20T11:15:00Z" w16du:dateUtc="2026-01-20T02:15:00Z">
              <w:rPr/>
            </w:rPrChange>
          </w:rPr>
          <w:t xml:space="preserve"> </w:t>
        </w:r>
        <w:r w:rsidRPr="00F45A47" w:rsidDel="00DE3181">
          <w:rPr>
            <w:rFonts w:ascii="Times New Roman" w:hAnsi="Times New Roman" w:cs="Times New Roman"/>
            <w:rPrChange w:id="10355" w:author="Masato YOSHIKAWA" w:date="2026-01-20T11:15:00Z" w16du:dateUtc="2026-01-20T02:15:00Z">
              <w:rPr/>
            </w:rPrChange>
          </w:rPr>
          <w:fldChar w:fldCharType="begin"/>
        </w:r>
        <w:r w:rsidRPr="00F45A47" w:rsidDel="00DE3181">
          <w:rPr>
            <w:rFonts w:ascii="Times New Roman" w:hAnsi="Times New Roman" w:cs="Times New Roman"/>
            <w:rPrChange w:id="10356" w:author="Masato YOSHIKAWA" w:date="2026-01-20T11:15:00Z" w16du:dateUtc="2026-01-20T02:15:00Z">
              <w:rPr/>
            </w:rPrChange>
          </w:rPr>
          <w:instrText xml:space="preserve"> SEQ </w:instrText>
        </w:r>
        <w:r w:rsidRPr="00F45A47" w:rsidDel="00DE3181">
          <w:rPr>
            <w:rFonts w:ascii="Times New Roman" w:hAnsi="Times New Roman" w:cs="Times New Roman"/>
            <w:rPrChange w:id="10357" w:author="Masato YOSHIKAWA" w:date="2026-01-20T11:15:00Z" w16du:dateUtc="2026-01-20T02:15:00Z">
              <w:rPr/>
            </w:rPrChange>
          </w:rPr>
          <w:instrText>表</w:instrText>
        </w:r>
        <w:r w:rsidRPr="00F45A47" w:rsidDel="00DE3181">
          <w:rPr>
            <w:rFonts w:ascii="Times New Roman" w:hAnsi="Times New Roman" w:cs="Times New Roman"/>
            <w:rPrChange w:id="10358" w:author="Masato YOSHIKAWA" w:date="2026-01-20T11:15:00Z" w16du:dateUtc="2026-01-20T02:15:00Z">
              <w:rPr/>
            </w:rPrChange>
          </w:rPr>
          <w:instrText xml:space="preserve"> \* ARABIC </w:instrText>
        </w:r>
        <w:r w:rsidRPr="00F45A47" w:rsidDel="00DE3181">
          <w:rPr>
            <w:rFonts w:ascii="Times New Roman" w:hAnsi="Times New Roman" w:cs="Times New Roman"/>
            <w:rPrChange w:id="10359" w:author="Masato YOSHIKAWA" w:date="2026-01-20T11:15:00Z" w16du:dateUtc="2026-01-20T02:15:00Z">
              <w:rPr>
                <w:noProof/>
              </w:rPr>
            </w:rPrChange>
          </w:rPr>
          <w:fldChar w:fldCharType="separate"/>
        </w:r>
        <w:r w:rsidRPr="00F45A47" w:rsidDel="00DE3181">
          <w:rPr>
            <w:rFonts w:ascii="Times New Roman" w:hAnsi="Times New Roman" w:cs="Times New Roman"/>
            <w:noProof/>
            <w:rPrChange w:id="10360" w:author="Masato YOSHIKAWA" w:date="2026-01-20T11:15:00Z" w16du:dateUtc="2026-01-20T02:15:00Z">
              <w:rPr>
                <w:noProof/>
              </w:rPr>
            </w:rPrChange>
          </w:rPr>
          <w:t>8</w:t>
        </w:r>
        <w:r w:rsidRPr="00F45A47" w:rsidDel="00DE3181">
          <w:rPr>
            <w:rFonts w:ascii="Times New Roman" w:hAnsi="Times New Roman" w:cs="Times New Roman"/>
            <w:noProof/>
            <w:rPrChange w:id="10361" w:author="Masato YOSHIKAWA" w:date="2026-01-20T11:15:00Z" w16du:dateUtc="2026-01-20T02:15:00Z">
              <w:rPr>
                <w:noProof/>
              </w:rPr>
            </w:rPrChange>
          </w:rPr>
          <w:fldChar w:fldCharType="end"/>
        </w:r>
        <w:r w:rsidR="00FE17B8" w:rsidRPr="00F45A47" w:rsidDel="00DE3181">
          <w:rPr>
            <w:rFonts w:ascii="Times New Roman" w:eastAsia="ＭＳ 明朝" w:hAnsi="Times New Roman" w:cs="Times New Roman"/>
            <w:rPrChange w:id="10362" w:author="Masato YOSHIKAWA" w:date="2026-01-20T11:15:00Z" w16du:dateUtc="2026-01-20T02:15:00Z">
              <w:rPr>
                <w:rFonts w:ascii="ＭＳ 明朝" w:eastAsia="ＭＳ 明朝" w:hAnsi="ＭＳ 明朝"/>
              </w:rPr>
            </w:rPrChange>
          </w:rPr>
          <w:t xml:space="preserve"> </w:t>
        </w:r>
        <w:r w:rsidR="00577C39" w:rsidRPr="00F45A47" w:rsidDel="00DE3181">
          <w:rPr>
            <w:rFonts w:ascii="Times New Roman" w:eastAsia="ＭＳ 明朝" w:hAnsi="Times New Roman" w:cs="Times New Roman"/>
            <w:rPrChange w:id="10363" w:author="Masato YOSHIKAWA" w:date="2026-01-20T11:15:00Z" w16du:dateUtc="2026-01-20T02:15:00Z">
              <w:rPr>
                <w:rFonts w:ascii="ＭＳ 明朝" w:eastAsia="ＭＳ 明朝" w:hAnsi="ＭＳ 明朝"/>
              </w:rPr>
            </w:rPrChange>
          </w:rPr>
          <w:t>読者に体験させたい理解の深さ</w:t>
        </w:r>
        <w:r w:rsidR="00B2682C" w:rsidRPr="00F45A47" w:rsidDel="00DE3181">
          <w:rPr>
            <w:rFonts w:ascii="Times New Roman" w:eastAsia="ＭＳ 明朝" w:hAnsi="Times New Roman" w:cs="Times New Roman"/>
            <w:rPrChange w:id="10364" w:author="Masato YOSHIKAWA" w:date="2026-01-20T11:15:00Z" w16du:dateUtc="2026-01-20T02:15:00Z">
              <w:rPr>
                <w:rFonts w:ascii="ＭＳ 明朝" w:eastAsia="ＭＳ 明朝" w:hAnsi="ＭＳ 明朝"/>
              </w:rPr>
            </w:rPrChange>
          </w:rPr>
          <w:t>（</w:t>
        </w:r>
        <w:r w:rsidR="00B2682C" w:rsidRPr="00F45A47" w:rsidDel="00DE3181">
          <w:rPr>
            <w:rFonts w:ascii="Times New Roman" w:eastAsia="ＭＳ 明朝" w:hAnsi="Times New Roman" w:cs="Times New Roman"/>
            <w:rPrChange w:id="10365" w:author="Masato YOSHIKAWA" w:date="2026-01-20T11:15:00Z" w16du:dateUtc="2026-01-20T02:15:00Z">
              <w:rPr>
                <w:rFonts w:ascii="ＭＳ 明朝" w:eastAsia="ＭＳ 明朝" w:hAnsi="ＭＳ 明朝"/>
              </w:rPr>
            </w:rPrChange>
          </w:rPr>
          <w:t>DMIS</w:t>
        </w:r>
        <w:r w:rsidR="00B2682C" w:rsidRPr="00F45A47" w:rsidDel="00DE3181">
          <w:rPr>
            <w:rFonts w:ascii="Times New Roman" w:eastAsia="ＭＳ 明朝" w:hAnsi="Times New Roman" w:cs="Times New Roman"/>
            <w:rPrChange w:id="10366" w:author="Masato YOSHIKAWA" w:date="2026-01-20T11:15:00Z" w16du:dateUtc="2026-01-20T02:15:00Z">
              <w:rPr>
                <w:rFonts w:ascii="ＭＳ 明朝" w:eastAsia="ＭＳ 明朝" w:hAnsi="ＭＳ 明朝"/>
              </w:rPr>
            </w:rPrChange>
          </w:rPr>
          <w:t>段階）と</w:t>
        </w:r>
        <w:r w:rsidR="007629B9" w:rsidRPr="00F45A47" w:rsidDel="00DE3181">
          <w:rPr>
            <w:rFonts w:ascii="Times New Roman" w:eastAsia="ＭＳ 明朝" w:hAnsi="Times New Roman" w:cs="Times New Roman"/>
            <w:rPrChange w:id="10367" w:author="Masato YOSHIKAWA" w:date="2026-01-20T11:15:00Z" w16du:dateUtc="2026-01-20T02:15:00Z">
              <w:rPr>
                <w:rFonts w:ascii="ＭＳ 明朝" w:eastAsia="ＭＳ 明朝" w:hAnsi="ＭＳ 明朝"/>
              </w:rPr>
            </w:rPrChange>
          </w:rPr>
          <w:t>翻訳技法の対応表</w:t>
        </w:r>
      </w:moveFrom>
      <w:moveFromRangeEnd w:id="10351"/>
    </w:p>
    <w:p w14:paraId="3E39D520" w14:textId="2BCF2EF9" w:rsidR="001C1043" w:rsidRPr="00F45A47" w:rsidRDefault="00DE3181" w:rsidP="00676DD8">
      <w:pPr>
        <w:ind w:firstLineChars="100" w:firstLine="210"/>
        <w:rPr>
          <w:rFonts w:ascii="Times New Roman" w:eastAsia="ＭＳ 明朝" w:hAnsi="Times New Roman" w:cs="Times New Roman"/>
          <w:szCs w:val="21"/>
          <w:rPrChange w:id="10368" w:author="Masato YOSHIKAWA" w:date="2026-01-20T11:15:00Z" w16du:dateUtc="2026-01-20T02:15:00Z">
            <w:rPr>
              <w:rFonts w:ascii="ＭＳ 明朝" w:eastAsia="ＭＳ 明朝" w:hAnsi="ＭＳ 明朝"/>
              <w:szCs w:val="21"/>
            </w:rPr>
          </w:rPrChange>
        </w:rPr>
      </w:pPr>
      <w:ins w:id="10369" w:author="Masato YOSHIKAWA" w:date="2026-01-20T12:45:00Z" w16du:dateUtc="2026-01-20T03:45:00Z">
        <w:r>
          <w:rPr>
            <w:rFonts w:ascii="Times New Roman" w:eastAsia="ＭＳ 明朝" w:hAnsi="Times New Roman" w:cs="Times New Roman"/>
            <w:szCs w:val="21"/>
          </w:rPr>
          <w:fldChar w:fldCharType="begin"/>
        </w:r>
        <w:r>
          <w:rPr>
            <w:rFonts w:ascii="Times New Roman" w:eastAsia="ＭＳ 明朝" w:hAnsi="Times New Roman" w:cs="Times New Roman"/>
            <w:szCs w:val="21"/>
          </w:rPr>
          <w:instrText xml:space="preserve"> REF _Ref219805517 \h </w:instrText>
        </w:r>
      </w:ins>
      <w:r>
        <w:rPr>
          <w:rFonts w:ascii="Times New Roman" w:eastAsia="ＭＳ 明朝" w:hAnsi="Times New Roman" w:cs="Times New Roman"/>
          <w:szCs w:val="21"/>
        </w:rPr>
      </w:r>
      <w:ins w:id="10370" w:author="Masato YOSHIKAWA" w:date="2026-01-20T12:45:00Z" w16du:dateUtc="2026-01-20T03:45:00Z">
        <w:r>
          <w:rPr>
            <w:rFonts w:ascii="Times New Roman" w:eastAsia="ＭＳ 明朝" w:hAnsi="Times New Roman" w:cs="Times New Roman"/>
            <w:szCs w:val="21"/>
          </w:rPr>
          <w:fldChar w:fldCharType="separate"/>
        </w:r>
      </w:ins>
      <w:ins w:id="10371" w:author="Masato YOSHIKAWA" w:date="2026-01-20T12:44:00Z" w16du:dateUtc="2026-01-20T03:44:00Z">
        <w:r w:rsidRPr="00C45809">
          <w:rPr>
            <w:rFonts w:ascii="Times New Roman" w:hAnsi="Times New Roman" w:cs="Times New Roman"/>
          </w:rPr>
          <w:t>表</w:t>
        </w:r>
        <w:r w:rsidRPr="00C45809">
          <w:rPr>
            <w:rFonts w:ascii="Times New Roman" w:hAnsi="Times New Roman" w:cs="Times New Roman"/>
          </w:rPr>
          <w:t xml:space="preserve"> </w:t>
        </w:r>
        <w:r w:rsidRPr="00C45809">
          <w:rPr>
            <w:rFonts w:ascii="Times New Roman" w:hAnsi="Times New Roman" w:cs="Times New Roman"/>
            <w:noProof/>
          </w:rPr>
          <w:t>8</w:t>
        </w:r>
      </w:ins>
      <w:ins w:id="10372" w:author="Masato YOSHIKAWA" w:date="2026-01-20T12:45:00Z" w16du:dateUtc="2026-01-20T03:45:00Z">
        <w:r>
          <w:rPr>
            <w:rFonts w:ascii="Times New Roman" w:eastAsia="ＭＳ 明朝" w:hAnsi="Times New Roman" w:cs="Times New Roman"/>
            <w:szCs w:val="21"/>
          </w:rPr>
          <w:fldChar w:fldCharType="end"/>
        </w:r>
      </w:ins>
      <w:del w:id="10373" w:author="Masato YOSHIKAWA" w:date="2026-01-20T12:45:00Z" w16du:dateUtc="2026-01-20T03:45:00Z">
        <w:r w:rsidR="009B3B49" w:rsidRPr="00F45A47" w:rsidDel="00DE3181">
          <w:rPr>
            <w:rFonts w:ascii="Times New Roman" w:eastAsia="ＭＳ 明朝" w:hAnsi="Times New Roman" w:cs="Times New Roman" w:hint="eastAsia"/>
            <w:szCs w:val="21"/>
            <w:rPrChange w:id="10374" w:author="Masato YOSHIKAWA" w:date="2026-01-20T11:15:00Z" w16du:dateUtc="2026-01-20T02:15:00Z">
              <w:rPr>
                <w:rFonts w:ascii="ＭＳ 明朝" w:eastAsia="ＭＳ 明朝" w:hAnsi="ＭＳ 明朝" w:hint="eastAsia"/>
                <w:szCs w:val="21"/>
              </w:rPr>
            </w:rPrChange>
          </w:rPr>
          <w:delText>表３</w:delText>
        </w:r>
      </w:del>
      <w:r w:rsidR="009B3B49" w:rsidRPr="00F45A47">
        <w:rPr>
          <w:rFonts w:ascii="Times New Roman" w:eastAsia="ＭＳ 明朝" w:hAnsi="Times New Roman" w:cs="Times New Roman" w:hint="eastAsia"/>
          <w:szCs w:val="21"/>
          <w:rPrChange w:id="10375" w:author="Masato YOSHIKAWA" w:date="2026-01-20T11:15:00Z" w16du:dateUtc="2026-01-20T02:15:00Z">
            <w:rPr>
              <w:rFonts w:ascii="ＭＳ 明朝" w:eastAsia="ＭＳ 明朝" w:hAnsi="ＭＳ 明朝" w:hint="eastAsia"/>
              <w:szCs w:val="21"/>
            </w:rPr>
          </w:rPrChange>
        </w:rPr>
        <w:t>に示した統計的相関に基づき、本研究では翻訳者のための</w:t>
      </w:r>
      <w:r w:rsidR="00B8477E" w:rsidRPr="00F45A47">
        <w:rPr>
          <w:rFonts w:ascii="Times New Roman" w:eastAsia="ＭＳ 明朝" w:hAnsi="Times New Roman" w:cs="Times New Roman" w:hint="eastAsia"/>
          <w:szCs w:val="21"/>
          <w:rPrChange w:id="10376" w:author="Masato YOSHIKAWA" w:date="2026-01-20T11:15:00Z" w16du:dateUtc="2026-01-20T02:15:00Z">
            <w:rPr>
              <w:rFonts w:ascii="ＭＳ 明朝" w:eastAsia="ＭＳ 明朝" w:hAnsi="ＭＳ 明朝" w:hint="eastAsia"/>
              <w:szCs w:val="21"/>
            </w:rPr>
          </w:rPrChange>
        </w:rPr>
        <w:t>意思決定</w:t>
      </w:r>
      <w:r w:rsidR="009A29DF" w:rsidRPr="00F45A47">
        <w:rPr>
          <w:rFonts w:ascii="Times New Roman" w:eastAsia="ＭＳ 明朝" w:hAnsi="Times New Roman" w:cs="Times New Roman" w:hint="eastAsia"/>
          <w:szCs w:val="21"/>
          <w:rPrChange w:id="10377" w:author="Masato YOSHIKAWA" w:date="2026-01-20T11:15:00Z" w16du:dateUtc="2026-01-20T02:15:00Z">
            <w:rPr>
              <w:rFonts w:ascii="ＭＳ 明朝" w:eastAsia="ＭＳ 明朝" w:hAnsi="ＭＳ 明朝" w:hint="eastAsia"/>
              <w:szCs w:val="21"/>
            </w:rPr>
          </w:rPrChange>
        </w:rPr>
        <w:t>プロセス</w:t>
      </w:r>
      <w:r w:rsidR="00B8477E" w:rsidRPr="00F45A47">
        <w:rPr>
          <w:rFonts w:ascii="Times New Roman" w:eastAsia="ＭＳ 明朝" w:hAnsi="Times New Roman" w:cs="Times New Roman" w:hint="eastAsia"/>
          <w:szCs w:val="21"/>
          <w:rPrChange w:id="10378" w:author="Masato YOSHIKAWA" w:date="2026-01-20T11:15:00Z" w16du:dateUtc="2026-01-20T02:15:00Z">
            <w:rPr>
              <w:rFonts w:ascii="ＭＳ 明朝" w:eastAsia="ＭＳ 明朝" w:hAnsi="ＭＳ 明朝" w:hint="eastAsia"/>
              <w:szCs w:val="21"/>
            </w:rPr>
          </w:rPrChange>
        </w:rPr>
        <w:t>を構築した。</w:t>
      </w:r>
      <w:r w:rsidR="001C1043" w:rsidRPr="00F45A47">
        <w:rPr>
          <w:rFonts w:ascii="Times New Roman" w:eastAsia="ＭＳ 明朝" w:hAnsi="Times New Roman" w:cs="Times New Roman" w:hint="eastAsia"/>
          <w:szCs w:val="21"/>
          <w:rPrChange w:id="10379" w:author="Masato YOSHIKAWA" w:date="2026-01-20T11:15:00Z" w16du:dateUtc="2026-01-20T02:15:00Z">
            <w:rPr>
              <w:rFonts w:ascii="ＭＳ 明朝" w:eastAsia="ＭＳ 明朝" w:hAnsi="ＭＳ 明朝" w:hint="eastAsia"/>
              <w:szCs w:val="21"/>
            </w:rPr>
          </w:rPrChange>
        </w:rPr>
        <w:t>このモデルは</w:t>
      </w:r>
      <w:r w:rsidR="00B04BE1" w:rsidRPr="00F45A47">
        <w:rPr>
          <w:rFonts w:ascii="Times New Roman" w:eastAsia="ＭＳ 明朝" w:hAnsi="Times New Roman" w:cs="Times New Roman" w:hint="eastAsia"/>
          <w:szCs w:val="21"/>
          <w:rPrChange w:id="10380" w:author="Masato YOSHIKAWA" w:date="2026-01-20T11:15:00Z" w16du:dateUtc="2026-01-20T02:15:00Z">
            <w:rPr>
              <w:rFonts w:ascii="ＭＳ 明朝" w:eastAsia="ＭＳ 明朝" w:hAnsi="ＭＳ 明朝" w:hint="eastAsia"/>
              <w:szCs w:val="21"/>
            </w:rPr>
          </w:rPrChange>
        </w:rPr>
        <w:t>、翻訳における戦略、すなわち</w:t>
      </w:r>
      <w:r w:rsidR="00362E1F" w:rsidRPr="00F45A47">
        <w:rPr>
          <w:rFonts w:ascii="Times New Roman" w:eastAsia="ＭＳ 明朝" w:hAnsi="Times New Roman" w:cs="Times New Roman" w:hint="eastAsia"/>
          <w:szCs w:val="21"/>
          <w:rPrChange w:id="10381" w:author="Masato YOSHIKAWA" w:date="2026-01-20T11:15:00Z" w16du:dateUtc="2026-01-20T02:15:00Z">
            <w:rPr>
              <w:rFonts w:ascii="ＭＳ 明朝" w:eastAsia="ＭＳ 明朝" w:hAnsi="ＭＳ 明朝" w:hint="eastAsia"/>
              <w:szCs w:val="21"/>
            </w:rPr>
          </w:rPrChange>
        </w:rPr>
        <w:t>読者に提供したい文化的体験</w:t>
      </w:r>
      <w:r w:rsidR="00537C78" w:rsidRPr="00F45A47">
        <w:rPr>
          <w:rFonts w:ascii="Times New Roman" w:eastAsia="ＭＳ 明朝" w:hAnsi="Times New Roman" w:cs="Times New Roman" w:hint="eastAsia"/>
          <w:szCs w:val="21"/>
          <w:rPrChange w:id="10382" w:author="Masato YOSHIKAWA" w:date="2026-01-20T11:15:00Z" w16du:dateUtc="2026-01-20T02:15:00Z">
            <w:rPr>
              <w:rFonts w:ascii="ＭＳ 明朝" w:eastAsia="ＭＳ 明朝" w:hAnsi="ＭＳ 明朝" w:hint="eastAsia"/>
              <w:szCs w:val="21"/>
            </w:rPr>
          </w:rPrChange>
        </w:rPr>
        <w:t>（</w:t>
      </w:r>
      <w:r w:rsidR="00537C78" w:rsidRPr="00F45A47">
        <w:rPr>
          <w:rFonts w:ascii="Times New Roman" w:eastAsia="ＭＳ 明朝" w:hAnsi="Times New Roman" w:cs="Times New Roman"/>
          <w:szCs w:val="21"/>
          <w:rPrChange w:id="10383" w:author="Masato YOSHIKAWA" w:date="2026-01-20T11:15:00Z" w16du:dateUtc="2026-01-20T02:15:00Z">
            <w:rPr>
              <w:rFonts w:ascii="ＭＳ 明朝" w:eastAsia="ＭＳ 明朝" w:hAnsi="ＭＳ 明朝"/>
              <w:szCs w:val="21"/>
            </w:rPr>
          </w:rPrChange>
        </w:rPr>
        <w:t>DMIS</w:t>
      </w:r>
      <w:r w:rsidR="00537C78" w:rsidRPr="00F45A47">
        <w:rPr>
          <w:rFonts w:ascii="Times New Roman" w:eastAsia="ＭＳ 明朝" w:hAnsi="Times New Roman" w:cs="Times New Roman" w:hint="eastAsia"/>
          <w:szCs w:val="21"/>
          <w:rPrChange w:id="10384" w:author="Masato YOSHIKAWA" w:date="2026-01-20T11:15:00Z" w16du:dateUtc="2026-01-20T02:15:00Z">
            <w:rPr>
              <w:rFonts w:ascii="ＭＳ 明朝" w:eastAsia="ＭＳ 明朝" w:hAnsi="ＭＳ 明朝" w:hint="eastAsia"/>
              <w:szCs w:val="21"/>
            </w:rPr>
          </w:rPrChange>
        </w:rPr>
        <w:t>）</w:t>
      </w:r>
      <w:r w:rsidR="00362E1F" w:rsidRPr="00F45A47">
        <w:rPr>
          <w:rFonts w:ascii="Times New Roman" w:eastAsia="ＭＳ 明朝" w:hAnsi="Times New Roman" w:cs="Times New Roman" w:hint="eastAsia"/>
          <w:szCs w:val="21"/>
          <w:rPrChange w:id="10385" w:author="Masato YOSHIKAWA" w:date="2026-01-20T11:15:00Z" w16du:dateUtc="2026-01-20T02:15:00Z">
            <w:rPr>
              <w:rFonts w:ascii="ＭＳ 明朝" w:eastAsia="ＭＳ 明朝" w:hAnsi="ＭＳ 明朝" w:hint="eastAsia"/>
              <w:szCs w:val="21"/>
            </w:rPr>
          </w:rPrChange>
        </w:rPr>
        <w:t>を設定することで</w:t>
      </w:r>
      <w:r w:rsidR="00537C78" w:rsidRPr="00F45A47">
        <w:rPr>
          <w:rFonts w:ascii="Times New Roman" w:eastAsia="ＭＳ 明朝" w:hAnsi="Times New Roman" w:cs="Times New Roman" w:hint="eastAsia"/>
          <w:szCs w:val="21"/>
          <w:rPrChange w:id="10386" w:author="Masato YOSHIKAWA" w:date="2026-01-20T11:15:00Z" w16du:dateUtc="2026-01-20T02:15:00Z">
            <w:rPr>
              <w:rFonts w:ascii="ＭＳ 明朝" w:eastAsia="ＭＳ 明朝" w:hAnsi="ＭＳ 明朝" w:hint="eastAsia"/>
              <w:szCs w:val="21"/>
            </w:rPr>
          </w:rPrChange>
        </w:rPr>
        <w:t>、その戦略に統計的</w:t>
      </w:r>
      <w:r w:rsidR="00B87056" w:rsidRPr="00F45A47">
        <w:rPr>
          <w:rFonts w:ascii="Times New Roman" w:eastAsia="ＭＳ 明朝" w:hAnsi="Times New Roman" w:cs="Times New Roman" w:hint="eastAsia"/>
          <w:szCs w:val="21"/>
          <w:rPrChange w:id="10387" w:author="Masato YOSHIKAWA" w:date="2026-01-20T11:15:00Z" w16du:dateUtc="2026-01-20T02:15:00Z">
            <w:rPr>
              <w:rFonts w:ascii="ＭＳ 明朝" w:eastAsia="ＭＳ 明朝" w:hAnsi="ＭＳ 明朝" w:hint="eastAsia"/>
              <w:szCs w:val="21"/>
            </w:rPr>
          </w:rPrChange>
        </w:rPr>
        <w:t>に</w:t>
      </w:r>
      <w:ins w:id="10388" w:author="Masato YOSHIKAWA" w:date="2026-01-20T12:45:00Z" w16du:dateUtc="2026-01-20T03:45:00Z">
        <w:r>
          <w:rPr>
            <w:rFonts w:ascii="Times New Roman" w:eastAsia="ＭＳ 明朝" w:hAnsi="Times New Roman" w:cs="Times New Roman" w:hint="eastAsia"/>
            <w:szCs w:val="21"/>
          </w:rPr>
          <w:t>裏付けられた</w:t>
        </w:r>
      </w:ins>
      <w:del w:id="10389" w:author="Masato YOSHIKAWA" w:date="2026-01-20T12:45:00Z" w16du:dateUtc="2026-01-20T03:45:00Z">
        <w:r w:rsidRPr="00F45A47" w:rsidDel="00DE3181">
          <w:rPr>
            <w:rFonts w:ascii="Times New Roman" w:eastAsia="ＭＳ 明朝" w:hAnsi="Times New Roman" w:cs="Times New Roman" w:hint="eastAsia"/>
            <w:szCs w:val="21"/>
            <w:rPrChange w:id="10390" w:author="Masato YOSHIKAWA" w:date="2026-01-20T11:15:00Z" w16du:dateUtc="2026-01-20T02:15:00Z">
              <w:rPr>
                <w:rFonts w:ascii="ＭＳ 明朝" w:eastAsia="ＭＳ 明朝" w:hAnsi="ＭＳ 明朝" w:hint="eastAsia"/>
                <w:szCs w:val="21"/>
              </w:rPr>
            </w:rPrChange>
          </w:rPr>
          <w:delText>適した</w:delText>
        </w:r>
      </w:del>
      <w:ins w:id="10391" w:author="Masato YOSHIKAWA" w:date="2026-01-20T12:45:00Z" w16du:dateUtc="2026-01-20T03:45:00Z">
        <w:r>
          <w:rPr>
            <w:rFonts w:ascii="Times New Roman" w:eastAsia="ＭＳ 明朝" w:hAnsi="Times New Roman" w:cs="Times New Roman" w:hint="eastAsia"/>
            <w:szCs w:val="21"/>
          </w:rPr>
          <w:t>適切な</w:t>
        </w:r>
      </w:ins>
      <w:r w:rsidR="00785D4A" w:rsidRPr="00F45A47">
        <w:rPr>
          <w:rFonts w:ascii="Times New Roman" w:eastAsia="ＭＳ 明朝" w:hAnsi="Times New Roman" w:cs="Times New Roman" w:hint="eastAsia"/>
          <w:szCs w:val="21"/>
          <w:rPrChange w:id="10392" w:author="Masato YOSHIKAWA" w:date="2026-01-20T11:15:00Z" w16du:dateUtc="2026-01-20T02:15:00Z">
            <w:rPr>
              <w:rFonts w:ascii="ＭＳ 明朝" w:eastAsia="ＭＳ 明朝" w:hAnsi="ＭＳ 明朝" w:hint="eastAsia"/>
              <w:szCs w:val="21"/>
            </w:rPr>
          </w:rPrChange>
        </w:rPr>
        <w:t>翻訳技法を選択できるよう設計されている。</w:t>
      </w:r>
    </w:p>
    <w:p w14:paraId="04B1C740" w14:textId="0B8C4783" w:rsidR="00885FFB" w:rsidRPr="00F45A47" w:rsidRDefault="00785D4A" w:rsidP="000A6E91">
      <w:pPr>
        <w:rPr>
          <w:rFonts w:ascii="Times New Roman" w:eastAsia="ＭＳ 明朝" w:hAnsi="Times New Roman" w:cs="Times New Roman"/>
          <w:szCs w:val="21"/>
          <w:rPrChange w:id="10393"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hint="eastAsia"/>
          <w:szCs w:val="21"/>
          <w:rPrChange w:id="10394" w:author="Masato YOSHIKAWA" w:date="2026-01-20T11:15:00Z" w16du:dateUtc="2026-01-20T02:15:00Z">
            <w:rPr>
              <w:rFonts w:ascii="ＭＳ 明朝" w:eastAsia="ＭＳ 明朝" w:hAnsi="ＭＳ 明朝" w:hint="eastAsia"/>
              <w:szCs w:val="21"/>
            </w:rPr>
          </w:rPrChange>
        </w:rPr>
        <w:t xml:space="preserve">　</w:t>
      </w:r>
      <w:r w:rsidR="0064353E" w:rsidRPr="00F45A47">
        <w:rPr>
          <w:rFonts w:ascii="Times New Roman" w:eastAsia="ＭＳ 明朝" w:hAnsi="Times New Roman" w:cs="Times New Roman" w:hint="eastAsia"/>
          <w:szCs w:val="21"/>
          <w:rPrChange w:id="10395" w:author="Masato YOSHIKAWA" w:date="2026-01-20T11:15:00Z" w16du:dateUtc="2026-01-20T02:15:00Z">
            <w:rPr>
              <w:rFonts w:ascii="ＭＳ 明朝" w:eastAsia="ＭＳ 明朝" w:hAnsi="ＭＳ 明朝" w:hint="eastAsia"/>
              <w:szCs w:val="21"/>
            </w:rPr>
          </w:rPrChange>
        </w:rPr>
        <w:t>まず、</w:t>
      </w:r>
      <w:r w:rsidR="0064353E" w:rsidRPr="00F45A47">
        <w:rPr>
          <w:rFonts w:ascii="Times New Roman" w:eastAsia="ＭＳ 明朝" w:hAnsi="Times New Roman" w:cs="Times New Roman"/>
          <w:szCs w:val="21"/>
          <w:rPrChange w:id="10396" w:author="Masato YOSHIKAWA" w:date="2026-01-20T11:15:00Z" w16du:dateUtc="2026-01-20T02:15:00Z">
            <w:rPr>
              <w:rFonts w:ascii="ＭＳ 明朝" w:eastAsia="ＭＳ 明朝" w:hAnsi="ＭＳ 明朝"/>
              <w:szCs w:val="21"/>
            </w:rPr>
          </w:rPrChange>
        </w:rPr>
        <w:t>翻訳者が最初に行うべき判断は、対象となる文化的要素を翻訳先の</w:t>
      </w:r>
      <w:r w:rsidR="000B0D24" w:rsidRPr="00F45A47">
        <w:rPr>
          <w:rFonts w:ascii="Times New Roman" w:eastAsia="ＭＳ 明朝" w:hAnsi="Times New Roman" w:cs="Times New Roman"/>
          <w:szCs w:val="21"/>
          <w:rPrChange w:id="10397" w:author="Masato YOSHIKAWA" w:date="2026-01-20T11:15:00Z" w16du:dateUtc="2026-01-20T02:15:00Z">
            <w:rPr>
              <w:rFonts w:ascii="ＭＳ 明朝" w:eastAsia="ＭＳ 明朝" w:hAnsi="ＭＳ 明朝"/>
              <w:szCs w:val="21"/>
            </w:rPr>
          </w:rPrChange>
        </w:rPr>
        <w:t>テキスト</w:t>
      </w:r>
      <w:r w:rsidR="0064353E" w:rsidRPr="00F45A47">
        <w:rPr>
          <w:rFonts w:ascii="Times New Roman" w:eastAsia="ＭＳ 明朝" w:hAnsi="Times New Roman" w:cs="Times New Roman"/>
          <w:szCs w:val="21"/>
          <w:rPrChange w:id="10398" w:author="Masato YOSHIKAWA" w:date="2026-01-20T11:15:00Z" w16du:dateUtc="2026-01-20T02:15:00Z">
            <w:rPr>
              <w:rFonts w:ascii="ＭＳ 明朝" w:eastAsia="ＭＳ 明朝" w:hAnsi="ＭＳ 明朝"/>
              <w:szCs w:val="21"/>
            </w:rPr>
          </w:rPrChange>
        </w:rPr>
        <w:t>において明示的に存在させるか否かである。</w:t>
      </w:r>
      <w:r w:rsidR="00AE3F64" w:rsidRPr="00F45A47">
        <w:rPr>
          <w:rFonts w:ascii="Times New Roman" w:eastAsia="ＭＳ 明朝" w:hAnsi="Times New Roman" w:cs="Times New Roman" w:hint="eastAsia"/>
          <w:szCs w:val="21"/>
          <w:rPrChange w:id="10399" w:author="Masato YOSHIKAWA" w:date="2026-01-20T11:15:00Z" w16du:dateUtc="2026-01-20T02:15:00Z">
            <w:rPr>
              <w:rFonts w:ascii="ＭＳ 明朝" w:eastAsia="ＭＳ 明朝" w:hAnsi="ＭＳ 明朝" w:hint="eastAsia"/>
              <w:szCs w:val="21"/>
            </w:rPr>
          </w:rPrChange>
        </w:rPr>
        <w:t>文化的要素を</w:t>
      </w:r>
      <w:r w:rsidR="00BC2071" w:rsidRPr="00F45A47">
        <w:rPr>
          <w:rFonts w:ascii="Times New Roman" w:eastAsia="ＭＳ 明朝" w:hAnsi="Times New Roman" w:cs="Times New Roman" w:hint="eastAsia"/>
          <w:szCs w:val="21"/>
          <w:rPrChange w:id="10400" w:author="Masato YOSHIKAWA" w:date="2026-01-20T11:15:00Z" w16du:dateUtc="2026-01-20T02:15:00Z">
            <w:rPr>
              <w:rFonts w:ascii="ＭＳ 明朝" w:eastAsia="ＭＳ 明朝" w:hAnsi="ＭＳ 明朝" w:hint="eastAsia"/>
              <w:szCs w:val="21"/>
            </w:rPr>
          </w:rPrChange>
        </w:rPr>
        <w:t>直接的には物語に関係ない</w:t>
      </w:r>
      <w:r w:rsidR="00F647A9" w:rsidRPr="00F45A47">
        <w:rPr>
          <w:rFonts w:ascii="Times New Roman" w:eastAsia="ＭＳ 明朝" w:hAnsi="Times New Roman" w:cs="Times New Roman" w:hint="eastAsia"/>
          <w:szCs w:val="21"/>
          <w:rPrChange w:id="10401" w:author="Masato YOSHIKAWA" w:date="2026-01-20T11:15:00Z" w16du:dateUtc="2026-01-20T02:15:00Z">
            <w:rPr>
              <w:rFonts w:ascii="ＭＳ 明朝" w:eastAsia="ＭＳ 明朝" w:hAnsi="ＭＳ 明朝" w:hint="eastAsia"/>
              <w:szCs w:val="21"/>
            </w:rPr>
          </w:rPrChange>
        </w:rPr>
        <w:t>ものであると判断し、</w:t>
      </w:r>
      <w:r w:rsidR="00BC2071" w:rsidRPr="00F45A47">
        <w:rPr>
          <w:rFonts w:ascii="Times New Roman" w:eastAsia="ＭＳ 明朝" w:hAnsi="Times New Roman" w:cs="Times New Roman" w:hint="eastAsia"/>
          <w:szCs w:val="21"/>
          <w:rPrChange w:id="10402" w:author="Masato YOSHIKAWA" w:date="2026-01-20T11:15:00Z" w16du:dateUtc="2026-01-20T02:15:00Z">
            <w:rPr>
              <w:rFonts w:ascii="ＭＳ 明朝" w:eastAsia="ＭＳ 明朝" w:hAnsi="ＭＳ 明朝" w:hint="eastAsia"/>
              <w:szCs w:val="21"/>
            </w:rPr>
          </w:rPrChange>
        </w:rPr>
        <w:t>物語の進行を優先</w:t>
      </w:r>
      <w:r w:rsidR="00A1252B" w:rsidRPr="00F45A47">
        <w:rPr>
          <w:rFonts w:ascii="Times New Roman" w:eastAsia="ＭＳ 明朝" w:hAnsi="Times New Roman" w:cs="Times New Roman" w:hint="eastAsia"/>
          <w:szCs w:val="21"/>
          <w:rPrChange w:id="10403" w:author="Masato YOSHIKAWA" w:date="2026-01-20T11:15:00Z" w16du:dateUtc="2026-01-20T02:15:00Z">
            <w:rPr>
              <w:rFonts w:ascii="ＭＳ 明朝" w:eastAsia="ＭＳ 明朝" w:hAnsi="ＭＳ 明朝" w:hint="eastAsia"/>
              <w:szCs w:val="21"/>
            </w:rPr>
          </w:rPrChange>
        </w:rPr>
        <w:t>する場合、その戦略は</w:t>
      </w:r>
      <w:r w:rsidR="00A1252B" w:rsidRPr="00F45A47">
        <w:rPr>
          <w:rFonts w:ascii="Times New Roman" w:eastAsia="ＭＳ 明朝" w:hAnsi="Times New Roman" w:cs="Times New Roman"/>
          <w:szCs w:val="21"/>
          <w:rPrChange w:id="10404" w:author="Masato YOSHIKAWA" w:date="2026-01-20T11:15:00Z" w16du:dateUtc="2026-01-20T02:15:00Z">
            <w:rPr>
              <w:rFonts w:ascii="ＭＳ 明朝" w:eastAsia="ＭＳ 明朝" w:hAnsi="ＭＳ 明朝"/>
              <w:szCs w:val="21"/>
            </w:rPr>
          </w:rPrChange>
        </w:rPr>
        <w:t>Denial</w:t>
      </w:r>
      <w:r w:rsidR="00A1252B" w:rsidRPr="00F45A47">
        <w:rPr>
          <w:rFonts w:ascii="Times New Roman" w:eastAsia="ＭＳ 明朝" w:hAnsi="Times New Roman" w:cs="Times New Roman" w:hint="eastAsia"/>
          <w:szCs w:val="21"/>
          <w:rPrChange w:id="10405" w:author="Masato YOSHIKAWA" w:date="2026-01-20T11:15:00Z" w16du:dateUtc="2026-01-20T02:15:00Z">
            <w:rPr>
              <w:rFonts w:ascii="ＭＳ 明朝" w:eastAsia="ＭＳ 明朝" w:hAnsi="ＭＳ 明朝" w:hint="eastAsia"/>
              <w:szCs w:val="21"/>
            </w:rPr>
          </w:rPrChange>
        </w:rPr>
        <w:t>に相当する。</w:t>
      </w:r>
      <w:r w:rsidR="00B26E59" w:rsidRPr="00F45A47">
        <w:rPr>
          <w:rFonts w:ascii="Times New Roman" w:eastAsia="ＭＳ 明朝" w:hAnsi="Times New Roman" w:cs="Times New Roman" w:hint="eastAsia"/>
          <w:szCs w:val="21"/>
          <w:rPrChange w:id="10406" w:author="Masato YOSHIKAWA" w:date="2026-01-20T11:15:00Z" w16du:dateUtc="2026-01-20T02:15:00Z">
            <w:rPr>
              <w:rFonts w:ascii="ＭＳ 明朝" w:eastAsia="ＭＳ 明朝" w:hAnsi="ＭＳ 明朝" w:hint="eastAsia"/>
              <w:szCs w:val="21"/>
            </w:rPr>
          </w:rPrChange>
        </w:rPr>
        <w:t>この</w:t>
      </w:r>
      <w:r w:rsidR="00A05AF6" w:rsidRPr="00F45A47">
        <w:rPr>
          <w:rFonts w:ascii="Times New Roman" w:eastAsia="ＭＳ 明朝" w:hAnsi="Times New Roman" w:cs="Times New Roman" w:hint="eastAsia"/>
          <w:szCs w:val="21"/>
          <w:rPrChange w:id="10407" w:author="Masato YOSHIKAWA" w:date="2026-01-20T11:15:00Z" w16du:dateUtc="2026-01-20T02:15:00Z">
            <w:rPr>
              <w:rFonts w:ascii="ＭＳ 明朝" w:eastAsia="ＭＳ 明朝" w:hAnsi="ＭＳ 明朝" w:hint="eastAsia"/>
              <w:szCs w:val="21"/>
            </w:rPr>
          </w:rPrChange>
        </w:rPr>
        <w:t>場合</w:t>
      </w:r>
      <w:r w:rsidR="00B26E59" w:rsidRPr="00F45A47">
        <w:rPr>
          <w:rFonts w:ascii="Times New Roman" w:eastAsia="ＭＳ 明朝" w:hAnsi="Times New Roman" w:cs="Times New Roman" w:hint="eastAsia"/>
          <w:szCs w:val="21"/>
          <w:rPrChange w:id="10408" w:author="Masato YOSHIKAWA" w:date="2026-01-20T11:15:00Z" w16du:dateUtc="2026-01-20T02:15:00Z">
            <w:rPr>
              <w:rFonts w:ascii="ＭＳ 明朝" w:eastAsia="ＭＳ 明朝" w:hAnsi="ＭＳ 明朝" w:hint="eastAsia"/>
              <w:szCs w:val="21"/>
            </w:rPr>
          </w:rPrChange>
        </w:rPr>
        <w:t>、分析結果が示す通り、情報を完全に</w:t>
      </w:r>
      <w:r w:rsidR="00A033FD" w:rsidRPr="00F45A47">
        <w:rPr>
          <w:rFonts w:ascii="Times New Roman" w:eastAsia="ＭＳ 明朝" w:hAnsi="Times New Roman" w:cs="Times New Roman" w:hint="eastAsia"/>
          <w:szCs w:val="21"/>
          <w:rPrChange w:id="10409" w:author="Masato YOSHIKAWA" w:date="2026-01-20T11:15:00Z" w16du:dateUtc="2026-01-20T02:15:00Z">
            <w:rPr>
              <w:rFonts w:ascii="ＭＳ 明朝" w:eastAsia="ＭＳ 明朝" w:hAnsi="ＭＳ 明朝" w:hint="eastAsia"/>
              <w:szCs w:val="21"/>
            </w:rPr>
          </w:rPrChange>
        </w:rPr>
        <w:t>削ぎ</w:t>
      </w:r>
      <w:r w:rsidR="00B26E59" w:rsidRPr="00F45A47">
        <w:rPr>
          <w:rFonts w:ascii="Times New Roman" w:eastAsia="ＭＳ 明朝" w:hAnsi="Times New Roman" w:cs="Times New Roman" w:hint="eastAsia"/>
          <w:szCs w:val="21"/>
          <w:rPrChange w:id="10410" w:author="Masato YOSHIKAWA" w:date="2026-01-20T11:15:00Z" w16du:dateUtc="2026-01-20T02:15:00Z">
            <w:rPr>
              <w:rFonts w:ascii="ＭＳ 明朝" w:eastAsia="ＭＳ 明朝" w:hAnsi="ＭＳ 明朝" w:hint="eastAsia"/>
              <w:szCs w:val="21"/>
            </w:rPr>
          </w:rPrChange>
        </w:rPr>
        <w:t>落とす</w:t>
      </w:r>
      <w:r w:rsidR="00654892" w:rsidRPr="00F45A47">
        <w:rPr>
          <w:rFonts w:ascii="Times New Roman" w:eastAsia="ＭＳ 明朝" w:hAnsi="Times New Roman" w:cs="Times New Roman"/>
          <w:szCs w:val="21"/>
          <w:rPrChange w:id="10411" w:author="Masato YOSHIKAWA" w:date="2026-01-20T11:15:00Z" w16du:dateUtc="2026-01-20T02:15:00Z">
            <w:rPr>
              <w:rFonts w:ascii="ＭＳ 明朝" w:eastAsia="ＭＳ 明朝" w:hAnsi="ＭＳ 明朝"/>
              <w:szCs w:val="21"/>
            </w:rPr>
          </w:rPrChange>
        </w:rPr>
        <w:t>Reduction</w:t>
      </w:r>
      <w:r w:rsidR="00654892" w:rsidRPr="00F45A47">
        <w:rPr>
          <w:rFonts w:ascii="Times New Roman" w:eastAsia="ＭＳ 明朝" w:hAnsi="Times New Roman" w:cs="Times New Roman" w:hint="eastAsia"/>
          <w:szCs w:val="21"/>
          <w:rPrChange w:id="10412" w:author="Masato YOSHIKAWA" w:date="2026-01-20T11:15:00Z" w16du:dateUtc="2026-01-20T02:15:00Z">
            <w:rPr>
              <w:rFonts w:ascii="ＭＳ 明朝" w:eastAsia="ＭＳ 明朝" w:hAnsi="ＭＳ 明朝" w:hint="eastAsia"/>
              <w:szCs w:val="21"/>
            </w:rPr>
          </w:rPrChange>
        </w:rPr>
        <w:t>が</w:t>
      </w:r>
      <w:r w:rsidR="00102A14" w:rsidRPr="00F45A47">
        <w:rPr>
          <w:rFonts w:ascii="Times New Roman" w:eastAsia="ＭＳ 明朝" w:hAnsi="Times New Roman" w:cs="Times New Roman" w:hint="eastAsia"/>
          <w:szCs w:val="21"/>
          <w:rPrChange w:id="10413" w:author="Masato YOSHIKAWA" w:date="2026-01-20T11:15:00Z" w16du:dateUtc="2026-01-20T02:15:00Z">
            <w:rPr>
              <w:rFonts w:ascii="ＭＳ 明朝" w:eastAsia="ＭＳ 明朝" w:hAnsi="ＭＳ 明朝" w:hint="eastAsia"/>
              <w:szCs w:val="21"/>
            </w:rPr>
          </w:rPrChange>
        </w:rPr>
        <w:t>統計的に裏付けられた</w:t>
      </w:r>
      <w:r w:rsidR="00654892" w:rsidRPr="00F45A47">
        <w:rPr>
          <w:rFonts w:ascii="Times New Roman" w:eastAsia="ＭＳ 明朝" w:hAnsi="Times New Roman" w:cs="Times New Roman" w:hint="eastAsia"/>
          <w:szCs w:val="21"/>
          <w:rPrChange w:id="10414" w:author="Masato YOSHIKAWA" w:date="2026-01-20T11:15:00Z" w16du:dateUtc="2026-01-20T02:15:00Z">
            <w:rPr>
              <w:rFonts w:ascii="ＭＳ 明朝" w:eastAsia="ＭＳ 明朝" w:hAnsi="ＭＳ 明朝" w:hint="eastAsia"/>
              <w:szCs w:val="21"/>
            </w:rPr>
          </w:rPrChange>
        </w:rPr>
        <w:t>唯一かつ確実な</w:t>
      </w:r>
      <w:r w:rsidR="00102A14" w:rsidRPr="00F45A47">
        <w:rPr>
          <w:rFonts w:ascii="Times New Roman" w:eastAsia="ＭＳ 明朝" w:hAnsi="Times New Roman" w:cs="Times New Roman" w:hint="eastAsia"/>
          <w:szCs w:val="21"/>
          <w:rPrChange w:id="10415" w:author="Masato YOSHIKAWA" w:date="2026-01-20T11:15:00Z" w16du:dateUtc="2026-01-20T02:15:00Z">
            <w:rPr>
              <w:rFonts w:ascii="ＭＳ 明朝" w:eastAsia="ＭＳ 明朝" w:hAnsi="ＭＳ 明朝" w:hint="eastAsia"/>
              <w:szCs w:val="21"/>
            </w:rPr>
          </w:rPrChange>
        </w:rPr>
        <w:t>翻訳技法となる</w:t>
      </w:r>
      <w:r w:rsidR="00654892" w:rsidRPr="00F45A47">
        <w:rPr>
          <w:rFonts w:ascii="Times New Roman" w:eastAsia="ＭＳ 明朝" w:hAnsi="Times New Roman" w:cs="Times New Roman" w:hint="eastAsia"/>
          <w:szCs w:val="21"/>
          <w:rPrChange w:id="10416" w:author="Masato YOSHIKAWA" w:date="2026-01-20T11:15:00Z" w16du:dateUtc="2026-01-20T02:15:00Z">
            <w:rPr>
              <w:rFonts w:ascii="ＭＳ 明朝" w:eastAsia="ＭＳ 明朝" w:hAnsi="ＭＳ 明朝" w:hint="eastAsia"/>
              <w:szCs w:val="21"/>
            </w:rPr>
          </w:rPrChange>
        </w:rPr>
        <w:t>。一方で</w:t>
      </w:r>
      <w:r w:rsidR="00A222C1" w:rsidRPr="00F45A47">
        <w:rPr>
          <w:rFonts w:ascii="Times New Roman" w:eastAsia="ＭＳ 明朝" w:hAnsi="Times New Roman" w:cs="Times New Roman" w:hint="eastAsia"/>
          <w:szCs w:val="21"/>
          <w:rPrChange w:id="10417" w:author="Masato YOSHIKAWA" w:date="2026-01-20T11:15:00Z" w16du:dateUtc="2026-01-20T02:15:00Z">
            <w:rPr>
              <w:rFonts w:ascii="ＭＳ 明朝" w:eastAsia="ＭＳ 明朝" w:hAnsi="ＭＳ 明朝" w:hint="eastAsia"/>
              <w:szCs w:val="21"/>
            </w:rPr>
          </w:rPrChange>
        </w:rPr>
        <w:t>、その要素を何らかの形で</w:t>
      </w:r>
      <w:r w:rsidR="000B0D24" w:rsidRPr="00F45A47">
        <w:rPr>
          <w:rFonts w:ascii="Times New Roman" w:eastAsia="ＭＳ 明朝" w:hAnsi="Times New Roman" w:cs="Times New Roman" w:hint="eastAsia"/>
          <w:szCs w:val="21"/>
          <w:rPrChange w:id="10418" w:author="Masato YOSHIKAWA" w:date="2026-01-20T11:15:00Z" w16du:dateUtc="2026-01-20T02:15:00Z">
            <w:rPr>
              <w:rFonts w:ascii="ＭＳ 明朝" w:eastAsia="ＭＳ 明朝" w:hAnsi="ＭＳ 明朝" w:hint="eastAsia"/>
              <w:szCs w:val="21"/>
            </w:rPr>
          </w:rPrChange>
        </w:rPr>
        <w:t>テキスト</w:t>
      </w:r>
      <w:r w:rsidR="00A222C1" w:rsidRPr="00F45A47">
        <w:rPr>
          <w:rFonts w:ascii="Times New Roman" w:eastAsia="ＭＳ 明朝" w:hAnsi="Times New Roman" w:cs="Times New Roman" w:hint="eastAsia"/>
          <w:szCs w:val="21"/>
          <w:rPrChange w:id="10419" w:author="Masato YOSHIKAWA" w:date="2026-01-20T11:15:00Z" w16du:dateUtc="2026-01-20T02:15:00Z">
            <w:rPr>
              <w:rFonts w:ascii="ＭＳ 明朝" w:eastAsia="ＭＳ 明朝" w:hAnsi="ＭＳ 明朝" w:hint="eastAsia"/>
              <w:szCs w:val="21"/>
            </w:rPr>
          </w:rPrChange>
        </w:rPr>
        <w:t>内に留め、</w:t>
      </w:r>
      <w:r w:rsidR="00885FFB" w:rsidRPr="00F45A47">
        <w:rPr>
          <w:rFonts w:ascii="Times New Roman" w:eastAsia="ＭＳ 明朝" w:hAnsi="Times New Roman" w:cs="Times New Roman" w:hint="eastAsia"/>
          <w:szCs w:val="21"/>
          <w:rPrChange w:id="10420" w:author="Masato YOSHIKAWA" w:date="2026-01-20T11:15:00Z" w16du:dateUtc="2026-01-20T02:15:00Z">
            <w:rPr>
              <w:rFonts w:ascii="ＭＳ 明朝" w:eastAsia="ＭＳ 明朝" w:hAnsi="ＭＳ 明朝" w:hint="eastAsia"/>
              <w:szCs w:val="21"/>
            </w:rPr>
          </w:rPrChange>
        </w:rPr>
        <w:t>読者に提示した方が良いと判断した場合には、</w:t>
      </w:r>
      <w:r w:rsidR="00064F25" w:rsidRPr="00F45A47">
        <w:rPr>
          <w:rFonts w:ascii="Times New Roman" w:eastAsia="ＭＳ 明朝" w:hAnsi="Times New Roman" w:cs="Times New Roman" w:hint="eastAsia"/>
          <w:szCs w:val="21"/>
          <w:rPrChange w:id="10421" w:author="Masato YOSHIKAWA" w:date="2026-01-20T11:15:00Z" w16du:dateUtc="2026-01-20T02:15:00Z">
            <w:rPr>
              <w:rFonts w:ascii="ＭＳ 明朝" w:eastAsia="ＭＳ 明朝" w:hAnsi="ＭＳ 明朝" w:hint="eastAsia"/>
              <w:szCs w:val="21"/>
            </w:rPr>
          </w:rPrChange>
        </w:rPr>
        <w:t>次の判断へと進むことになる。</w:t>
      </w:r>
    </w:p>
    <w:p w14:paraId="0FA680F2" w14:textId="1F9BDC2B" w:rsidR="00885FFB" w:rsidRPr="00F45A47" w:rsidRDefault="00885FFB" w:rsidP="000A6E91">
      <w:pPr>
        <w:rPr>
          <w:rFonts w:ascii="Times New Roman" w:eastAsia="ＭＳ 明朝" w:hAnsi="Times New Roman" w:cs="Times New Roman"/>
          <w:szCs w:val="21"/>
          <w:rPrChange w:id="10422"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hint="eastAsia"/>
          <w:szCs w:val="21"/>
          <w:rPrChange w:id="10423" w:author="Masato YOSHIKAWA" w:date="2026-01-20T11:15:00Z" w16du:dateUtc="2026-01-20T02:15:00Z">
            <w:rPr>
              <w:rFonts w:ascii="ＭＳ 明朝" w:eastAsia="ＭＳ 明朝" w:hAnsi="ＭＳ 明朝" w:hint="eastAsia"/>
              <w:szCs w:val="21"/>
            </w:rPr>
          </w:rPrChange>
        </w:rPr>
        <w:t xml:space="preserve">　</w:t>
      </w:r>
      <w:r w:rsidR="00443175" w:rsidRPr="00F45A47">
        <w:rPr>
          <w:rFonts w:ascii="Times New Roman" w:eastAsia="ＭＳ 明朝" w:hAnsi="Times New Roman" w:cs="Times New Roman" w:hint="eastAsia"/>
          <w:szCs w:val="21"/>
          <w:rPrChange w:id="10424" w:author="Masato YOSHIKAWA" w:date="2026-01-20T11:15:00Z" w16du:dateUtc="2026-01-20T02:15:00Z">
            <w:rPr>
              <w:rFonts w:ascii="ＭＳ 明朝" w:eastAsia="ＭＳ 明朝" w:hAnsi="ＭＳ 明朝" w:hint="eastAsia"/>
              <w:szCs w:val="21"/>
            </w:rPr>
          </w:rPrChange>
        </w:rPr>
        <w:t>次に</w:t>
      </w:r>
      <w:r w:rsidR="00856F5F" w:rsidRPr="00F45A47">
        <w:rPr>
          <w:rFonts w:ascii="Times New Roman" w:eastAsia="ＭＳ 明朝" w:hAnsi="Times New Roman" w:cs="Times New Roman" w:hint="eastAsia"/>
          <w:szCs w:val="21"/>
          <w:rPrChange w:id="10425" w:author="Masato YOSHIKAWA" w:date="2026-01-20T11:15:00Z" w16du:dateUtc="2026-01-20T02:15:00Z">
            <w:rPr>
              <w:rFonts w:ascii="ＭＳ 明朝" w:eastAsia="ＭＳ 明朝" w:hAnsi="ＭＳ 明朝" w:hint="eastAsia"/>
              <w:szCs w:val="21"/>
            </w:rPr>
          </w:rPrChange>
        </w:rPr>
        <w:t>、残すと決めた要素を通じて</w:t>
      </w:r>
      <w:r w:rsidR="00423D45" w:rsidRPr="00F45A47">
        <w:rPr>
          <w:rFonts w:ascii="Times New Roman" w:eastAsia="ＭＳ 明朝" w:hAnsi="Times New Roman" w:cs="Times New Roman" w:hint="eastAsia"/>
          <w:szCs w:val="21"/>
          <w:rPrChange w:id="10426" w:author="Masato YOSHIKAWA" w:date="2026-01-20T11:15:00Z" w16du:dateUtc="2026-01-20T02:15:00Z">
            <w:rPr>
              <w:rFonts w:ascii="ＭＳ 明朝" w:eastAsia="ＭＳ 明朝" w:hAnsi="ＭＳ 明朝" w:hint="eastAsia"/>
              <w:szCs w:val="21"/>
            </w:rPr>
          </w:rPrChange>
        </w:rPr>
        <w:t>、</w:t>
      </w:r>
      <w:r w:rsidR="00856F5F" w:rsidRPr="00F45A47">
        <w:rPr>
          <w:rFonts w:ascii="Times New Roman" w:eastAsia="ＭＳ 明朝" w:hAnsi="Times New Roman" w:cs="Times New Roman" w:hint="eastAsia"/>
          <w:szCs w:val="21"/>
          <w:rPrChange w:id="10427" w:author="Masato YOSHIKAWA" w:date="2026-01-20T11:15:00Z" w16du:dateUtc="2026-01-20T02:15:00Z">
            <w:rPr>
              <w:rFonts w:ascii="ＭＳ 明朝" w:eastAsia="ＭＳ 明朝" w:hAnsi="ＭＳ 明朝" w:hint="eastAsia"/>
              <w:szCs w:val="21"/>
            </w:rPr>
          </w:rPrChange>
        </w:rPr>
        <w:t>読者に異質感や違和感をどの程度抱かせたいかを検討する。</w:t>
      </w:r>
      <w:r w:rsidR="001B0D4E" w:rsidRPr="00F45A47">
        <w:rPr>
          <w:rFonts w:ascii="Times New Roman" w:eastAsia="ＭＳ 明朝" w:hAnsi="Times New Roman" w:cs="Times New Roman" w:hint="eastAsia"/>
          <w:szCs w:val="21"/>
          <w:rPrChange w:id="10428" w:author="Masato YOSHIKAWA" w:date="2026-01-20T11:15:00Z" w16du:dateUtc="2026-01-20T02:15:00Z">
            <w:rPr>
              <w:rFonts w:ascii="ＭＳ 明朝" w:eastAsia="ＭＳ 明朝" w:hAnsi="ＭＳ 明朝" w:hint="eastAsia"/>
              <w:szCs w:val="21"/>
            </w:rPr>
          </w:rPrChange>
        </w:rPr>
        <w:t>ここで、</w:t>
      </w:r>
      <w:r w:rsidR="00990424" w:rsidRPr="00F45A47">
        <w:rPr>
          <w:rFonts w:ascii="Times New Roman" w:eastAsia="ＭＳ 明朝" w:hAnsi="Times New Roman" w:cs="Times New Roman" w:hint="eastAsia"/>
          <w:szCs w:val="21"/>
          <w:rPrChange w:id="10429" w:author="Masato YOSHIKAWA" w:date="2026-01-20T11:15:00Z" w16du:dateUtc="2026-01-20T02:15:00Z">
            <w:rPr>
              <w:rFonts w:ascii="ＭＳ 明朝" w:eastAsia="ＭＳ 明朝" w:hAnsi="ＭＳ 明朝" w:hint="eastAsia"/>
              <w:szCs w:val="21"/>
            </w:rPr>
          </w:rPrChange>
        </w:rPr>
        <w:t>異文化要素をターゲット文化における既知の概念や枠組みへと読み替え</w:t>
      </w:r>
      <w:r w:rsidR="0047639C" w:rsidRPr="00F45A47">
        <w:rPr>
          <w:rFonts w:ascii="Times New Roman" w:eastAsia="ＭＳ 明朝" w:hAnsi="Times New Roman" w:cs="Times New Roman" w:hint="eastAsia"/>
          <w:szCs w:val="21"/>
          <w:rPrChange w:id="10430" w:author="Masato YOSHIKAWA" w:date="2026-01-20T11:15:00Z" w16du:dateUtc="2026-01-20T02:15:00Z">
            <w:rPr>
              <w:rFonts w:ascii="ＭＳ 明朝" w:eastAsia="ＭＳ 明朝" w:hAnsi="ＭＳ 明朝" w:hint="eastAsia"/>
              <w:szCs w:val="21"/>
            </w:rPr>
          </w:rPrChange>
        </w:rPr>
        <w:t>、</w:t>
      </w:r>
      <w:r w:rsidR="00A61611" w:rsidRPr="00F45A47">
        <w:rPr>
          <w:rFonts w:ascii="Times New Roman" w:eastAsia="ＭＳ 明朝" w:hAnsi="Times New Roman" w:cs="Times New Roman" w:hint="eastAsia"/>
          <w:szCs w:val="21"/>
          <w:rPrChange w:id="10431" w:author="Masato YOSHIKAWA" w:date="2026-01-20T11:15:00Z" w16du:dateUtc="2026-01-20T02:15:00Z">
            <w:rPr>
              <w:rFonts w:ascii="ＭＳ 明朝" w:eastAsia="ＭＳ 明朝" w:hAnsi="ＭＳ 明朝" w:hint="eastAsia"/>
              <w:szCs w:val="21"/>
            </w:rPr>
          </w:rPrChange>
        </w:rPr>
        <w:t>読者に翻訳であることを意識させずに物語への没入を促したい場合、</w:t>
      </w:r>
      <w:r w:rsidR="00044559" w:rsidRPr="00F45A47">
        <w:rPr>
          <w:rFonts w:ascii="Times New Roman" w:eastAsia="ＭＳ 明朝" w:hAnsi="Times New Roman" w:cs="Times New Roman"/>
          <w:szCs w:val="21"/>
          <w:rPrChange w:id="10432" w:author="Masato YOSHIKAWA" w:date="2026-01-20T11:15:00Z" w16du:dateUtc="2026-01-20T02:15:00Z">
            <w:rPr>
              <w:rFonts w:ascii="ＭＳ 明朝" w:eastAsia="ＭＳ 明朝" w:hAnsi="ＭＳ 明朝"/>
              <w:szCs w:val="21"/>
            </w:rPr>
          </w:rPrChange>
        </w:rPr>
        <w:t>戦略は</w:t>
      </w:r>
      <w:r w:rsidR="00044559" w:rsidRPr="00F45A47">
        <w:rPr>
          <w:rFonts w:ascii="Times New Roman" w:eastAsia="ＭＳ 明朝" w:hAnsi="Times New Roman" w:cs="Times New Roman"/>
          <w:szCs w:val="21"/>
          <w:rPrChange w:id="10433" w:author="Masato YOSHIKAWA" w:date="2026-01-20T11:15:00Z" w16du:dateUtc="2026-01-20T02:15:00Z">
            <w:rPr>
              <w:rFonts w:ascii="ＭＳ 明朝" w:eastAsia="ＭＳ 明朝" w:hAnsi="ＭＳ 明朝"/>
              <w:szCs w:val="21"/>
            </w:rPr>
          </w:rPrChange>
        </w:rPr>
        <w:t>Minimization</w:t>
      </w:r>
      <w:r w:rsidR="00044559" w:rsidRPr="00F45A47">
        <w:rPr>
          <w:rFonts w:ascii="Times New Roman" w:eastAsia="ＭＳ 明朝" w:hAnsi="Times New Roman" w:cs="Times New Roman"/>
          <w:szCs w:val="21"/>
          <w:rPrChange w:id="10434" w:author="Masato YOSHIKAWA" w:date="2026-01-20T11:15:00Z" w16du:dateUtc="2026-01-20T02:15:00Z">
            <w:rPr>
              <w:rFonts w:ascii="ＭＳ 明朝" w:eastAsia="ＭＳ 明朝" w:hAnsi="ＭＳ 明朝"/>
              <w:szCs w:val="21"/>
            </w:rPr>
          </w:rPrChange>
        </w:rPr>
        <w:t>となる。</w:t>
      </w:r>
      <w:r w:rsidR="005B0320" w:rsidRPr="00F45A47">
        <w:rPr>
          <w:rFonts w:ascii="Times New Roman" w:eastAsia="ＭＳ 明朝" w:hAnsi="Times New Roman" w:cs="Times New Roman" w:hint="eastAsia"/>
          <w:szCs w:val="21"/>
          <w:rPrChange w:id="10435" w:author="Masato YOSHIKAWA" w:date="2026-01-20T11:15:00Z" w16du:dateUtc="2026-01-20T02:15:00Z">
            <w:rPr>
              <w:rFonts w:ascii="ＭＳ 明朝" w:eastAsia="ＭＳ 明朝" w:hAnsi="ＭＳ 明朝" w:hint="eastAsia"/>
              <w:szCs w:val="21"/>
            </w:rPr>
          </w:rPrChange>
        </w:rPr>
        <w:t>この</w:t>
      </w:r>
      <w:r w:rsidR="00A61611" w:rsidRPr="00F45A47">
        <w:rPr>
          <w:rFonts w:ascii="Times New Roman" w:eastAsia="ＭＳ 明朝" w:hAnsi="Times New Roman" w:cs="Times New Roman" w:hint="eastAsia"/>
          <w:szCs w:val="21"/>
          <w:rPrChange w:id="10436" w:author="Masato YOSHIKAWA" w:date="2026-01-20T11:15:00Z" w16du:dateUtc="2026-01-20T02:15:00Z">
            <w:rPr>
              <w:rFonts w:ascii="ＭＳ 明朝" w:eastAsia="ＭＳ 明朝" w:hAnsi="ＭＳ 明朝" w:hint="eastAsia"/>
              <w:szCs w:val="21"/>
            </w:rPr>
          </w:rPrChange>
        </w:rPr>
        <w:t>段階を読者に体験させるに</w:t>
      </w:r>
      <w:r w:rsidR="005B0320" w:rsidRPr="00F45A47">
        <w:rPr>
          <w:rFonts w:ascii="Times New Roman" w:eastAsia="ＭＳ 明朝" w:hAnsi="Times New Roman" w:cs="Times New Roman" w:hint="eastAsia"/>
          <w:szCs w:val="21"/>
          <w:rPrChange w:id="10437" w:author="Masato YOSHIKAWA" w:date="2026-01-20T11:15:00Z" w16du:dateUtc="2026-01-20T02:15:00Z">
            <w:rPr>
              <w:rFonts w:ascii="ＭＳ 明朝" w:eastAsia="ＭＳ 明朝" w:hAnsi="ＭＳ 明朝" w:hint="eastAsia"/>
              <w:szCs w:val="21"/>
            </w:rPr>
          </w:rPrChange>
        </w:rPr>
        <w:t>は、</w:t>
      </w:r>
      <w:r w:rsidR="00186E5A" w:rsidRPr="00F45A47">
        <w:rPr>
          <w:rFonts w:ascii="Times New Roman" w:eastAsia="ＭＳ 明朝" w:hAnsi="Times New Roman" w:cs="Times New Roman"/>
          <w:szCs w:val="21"/>
          <w:rPrChange w:id="10438" w:author="Masato YOSHIKAWA" w:date="2026-01-20T11:15:00Z" w16du:dateUtc="2026-01-20T02:15:00Z">
            <w:rPr>
              <w:rFonts w:ascii="ＭＳ 明朝" w:eastAsia="ＭＳ 明朝" w:hAnsi="ＭＳ 明朝"/>
              <w:szCs w:val="21"/>
            </w:rPr>
          </w:rPrChange>
        </w:rPr>
        <w:t>統計的に最も安定した相関を示した</w:t>
      </w:r>
      <w:r w:rsidR="00186E5A" w:rsidRPr="00F45A47">
        <w:rPr>
          <w:rFonts w:ascii="Times New Roman" w:eastAsia="ＭＳ 明朝" w:hAnsi="Times New Roman" w:cs="Times New Roman"/>
          <w:szCs w:val="21"/>
          <w:rPrChange w:id="10439" w:author="Masato YOSHIKAWA" w:date="2026-01-20T11:15:00Z" w16du:dateUtc="2026-01-20T02:15:00Z">
            <w:rPr>
              <w:rFonts w:ascii="ＭＳ 明朝" w:eastAsia="ＭＳ 明朝" w:hAnsi="ＭＳ 明朝"/>
              <w:szCs w:val="21"/>
            </w:rPr>
          </w:rPrChange>
        </w:rPr>
        <w:t>Established equivalent</w:t>
      </w:r>
      <w:r w:rsidR="00186E5A" w:rsidRPr="00F45A47">
        <w:rPr>
          <w:rFonts w:ascii="Times New Roman" w:eastAsia="ＭＳ 明朝" w:hAnsi="Times New Roman" w:cs="Times New Roman"/>
          <w:szCs w:val="21"/>
          <w:rPrChange w:id="10440" w:author="Masato YOSHIKAWA" w:date="2026-01-20T11:15:00Z" w16du:dateUtc="2026-01-20T02:15:00Z">
            <w:rPr>
              <w:rFonts w:ascii="ＭＳ 明朝" w:eastAsia="ＭＳ 明朝" w:hAnsi="ＭＳ 明朝"/>
              <w:szCs w:val="21"/>
            </w:rPr>
          </w:rPrChange>
        </w:rPr>
        <w:t>が</w:t>
      </w:r>
      <w:r w:rsidR="001D113A" w:rsidRPr="00F45A47">
        <w:rPr>
          <w:rFonts w:ascii="Times New Roman" w:eastAsia="ＭＳ 明朝" w:hAnsi="Times New Roman" w:cs="Times New Roman" w:hint="eastAsia"/>
          <w:szCs w:val="21"/>
          <w:rPrChange w:id="10441" w:author="Masato YOSHIKAWA" w:date="2026-01-20T11:15:00Z" w16du:dateUtc="2026-01-20T02:15:00Z">
            <w:rPr>
              <w:rFonts w:ascii="ＭＳ 明朝" w:eastAsia="ＭＳ 明朝" w:hAnsi="ＭＳ 明朝" w:hint="eastAsia"/>
              <w:szCs w:val="21"/>
            </w:rPr>
          </w:rPrChange>
        </w:rPr>
        <w:t>最も推奨する翻訳技法</w:t>
      </w:r>
      <w:r w:rsidR="00186E5A" w:rsidRPr="00F45A47">
        <w:rPr>
          <w:rFonts w:ascii="Times New Roman" w:eastAsia="ＭＳ 明朝" w:hAnsi="Times New Roman" w:cs="Times New Roman"/>
          <w:szCs w:val="21"/>
          <w:rPrChange w:id="10442" w:author="Masato YOSHIKAWA" w:date="2026-01-20T11:15:00Z" w16du:dateUtc="2026-01-20T02:15:00Z">
            <w:rPr>
              <w:rFonts w:ascii="ＭＳ 明朝" w:eastAsia="ＭＳ 明朝" w:hAnsi="ＭＳ 明朝"/>
              <w:szCs w:val="21"/>
            </w:rPr>
          </w:rPrChange>
        </w:rPr>
        <w:t>となるが、文脈に応じて</w:t>
      </w:r>
      <w:r w:rsidR="00186E5A" w:rsidRPr="00F45A47">
        <w:rPr>
          <w:rFonts w:ascii="Times New Roman" w:eastAsia="ＭＳ 明朝" w:hAnsi="Times New Roman" w:cs="Times New Roman"/>
          <w:szCs w:val="21"/>
          <w:rPrChange w:id="10443" w:author="Masato YOSHIKAWA" w:date="2026-01-20T11:15:00Z" w16du:dateUtc="2026-01-20T02:15:00Z">
            <w:rPr>
              <w:rFonts w:ascii="ＭＳ 明朝" w:eastAsia="ＭＳ 明朝" w:hAnsi="ＭＳ 明朝"/>
              <w:szCs w:val="21"/>
            </w:rPr>
          </w:rPrChange>
        </w:rPr>
        <w:t>Description</w:t>
      </w:r>
      <w:r w:rsidR="00186E5A" w:rsidRPr="00F45A47">
        <w:rPr>
          <w:rFonts w:ascii="Times New Roman" w:eastAsia="ＭＳ 明朝" w:hAnsi="Times New Roman" w:cs="Times New Roman"/>
          <w:szCs w:val="21"/>
          <w:rPrChange w:id="10444" w:author="Masato YOSHIKAWA" w:date="2026-01-20T11:15:00Z" w16du:dateUtc="2026-01-20T02:15:00Z">
            <w:rPr>
              <w:rFonts w:ascii="ＭＳ 明朝" w:eastAsia="ＭＳ 明朝" w:hAnsi="ＭＳ 明朝"/>
              <w:szCs w:val="21"/>
            </w:rPr>
          </w:rPrChange>
        </w:rPr>
        <w:t>や</w:t>
      </w:r>
      <w:r w:rsidR="00186E5A" w:rsidRPr="00F45A47">
        <w:rPr>
          <w:rFonts w:ascii="Times New Roman" w:eastAsia="ＭＳ 明朝" w:hAnsi="Times New Roman" w:cs="Times New Roman"/>
          <w:szCs w:val="21"/>
          <w:rPrChange w:id="10445" w:author="Masato YOSHIKAWA" w:date="2026-01-20T11:15:00Z" w16du:dateUtc="2026-01-20T02:15:00Z">
            <w:rPr>
              <w:rFonts w:ascii="ＭＳ 明朝" w:eastAsia="ＭＳ 明朝" w:hAnsi="ＭＳ 明朝"/>
              <w:szCs w:val="21"/>
            </w:rPr>
          </w:rPrChange>
        </w:rPr>
        <w:t>Generalization</w:t>
      </w:r>
      <w:r w:rsidR="00186E5A" w:rsidRPr="00F45A47">
        <w:rPr>
          <w:rFonts w:ascii="Times New Roman" w:eastAsia="ＭＳ 明朝" w:hAnsi="Times New Roman" w:cs="Times New Roman"/>
          <w:szCs w:val="21"/>
          <w:rPrChange w:id="10446" w:author="Masato YOSHIKAWA" w:date="2026-01-20T11:15:00Z" w16du:dateUtc="2026-01-20T02:15:00Z">
            <w:rPr>
              <w:rFonts w:ascii="ＭＳ 明朝" w:eastAsia="ＭＳ 明朝" w:hAnsi="ＭＳ 明朝"/>
              <w:szCs w:val="21"/>
            </w:rPr>
          </w:rPrChange>
        </w:rPr>
        <w:t>を併用することも極めて有効である。</w:t>
      </w:r>
      <w:r w:rsidR="00352E0D" w:rsidRPr="00F45A47">
        <w:rPr>
          <w:rFonts w:ascii="Times New Roman" w:eastAsia="ＭＳ 明朝" w:hAnsi="Times New Roman" w:cs="Times New Roman" w:hint="eastAsia"/>
          <w:szCs w:val="21"/>
          <w:rPrChange w:id="10447" w:author="Masato YOSHIKAWA" w:date="2026-01-20T11:15:00Z" w16du:dateUtc="2026-01-20T02:15:00Z">
            <w:rPr>
              <w:rFonts w:ascii="ＭＳ 明朝" w:eastAsia="ＭＳ 明朝" w:hAnsi="ＭＳ 明朝" w:hint="eastAsia"/>
              <w:szCs w:val="21"/>
            </w:rPr>
          </w:rPrChange>
        </w:rPr>
        <w:t>これらの技法は、読者の認知的負荷を最小限に抑えつつ、自文化の知識体系内でのスムーズな理解を可能にする。</w:t>
      </w:r>
    </w:p>
    <w:p w14:paraId="4247AD5B" w14:textId="0097E9BF" w:rsidR="009A0CED" w:rsidRPr="00F45A47" w:rsidRDefault="004C2F50" w:rsidP="000A6E91">
      <w:pPr>
        <w:rPr>
          <w:rFonts w:ascii="Times New Roman" w:eastAsia="ＭＳ 明朝" w:hAnsi="Times New Roman" w:cs="Times New Roman"/>
          <w:szCs w:val="21"/>
          <w:rPrChange w:id="10448"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hint="eastAsia"/>
          <w:szCs w:val="21"/>
          <w:rPrChange w:id="10449" w:author="Masato YOSHIKAWA" w:date="2026-01-20T11:15:00Z" w16du:dateUtc="2026-01-20T02:15:00Z">
            <w:rPr>
              <w:rFonts w:ascii="ＭＳ 明朝" w:eastAsia="ＭＳ 明朝" w:hAnsi="ＭＳ 明朝" w:hint="eastAsia"/>
              <w:szCs w:val="21"/>
            </w:rPr>
          </w:rPrChange>
        </w:rPr>
        <w:t xml:space="preserve">　</w:t>
      </w:r>
      <w:r w:rsidR="00DA5996" w:rsidRPr="00F45A47">
        <w:rPr>
          <w:rFonts w:ascii="Times New Roman" w:eastAsia="ＭＳ 明朝" w:hAnsi="Times New Roman" w:cs="Times New Roman" w:hint="eastAsia"/>
          <w:szCs w:val="21"/>
          <w:rPrChange w:id="10450" w:author="Masato YOSHIKAWA" w:date="2026-01-20T11:15:00Z" w16du:dateUtc="2026-01-20T02:15:00Z">
            <w:rPr>
              <w:rFonts w:ascii="ＭＳ 明朝" w:eastAsia="ＭＳ 明朝" w:hAnsi="ＭＳ 明朝" w:hint="eastAsia"/>
              <w:szCs w:val="21"/>
            </w:rPr>
          </w:rPrChange>
        </w:rPr>
        <w:t>対照的に、読者に自</w:t>
      </w:r>
      <w:r w:rsidR="002707D7" w:rsidRPr="00F45A47">
        <w:rPr>
          <w:rFonts w:ascii="Times New Roman" w:eastAsia="ＭＳ 明朝" w:hAnsi="Times New Roman" w:cs="Times New Roman" w:hint="eastAsia"/>
          <w:szCs w:val="21"/>
          <w:rPrChange w:id="10451" w:author="Masato YOSHIKAWA" w:date="2026-01-20T11:15:00Z" w16du:dateUtc="2026-01-20T02:15:00Z">
            <w:rPr>
              <w:rFonts w:ascii="ＭＳ 明朝" w:eastAsia="ＭＳ 明朝" w:hAnsi="ＭＳ 明朝" w:hint="eastAsia"/>
              <w:szCs w:val="21"/>
            </w:rPr>
          </w:rPrChange>
        </w:rPr>
        <w:t>文化</w:t>
      </w:r>
      <w:r w:rsidR="00DA5996" w:rsidRPr="00F45A47">
        <w:rPr>
          <w:rFonts w:ascii="Times New Roman" w:eastAsia="ＭＳ 明朝" w:hAnsi="Times New Roman" w:cs="Times New Roman" w:hint="eastAsia"/>
          <w:szCs w:val="21"/>
          <w:rPrChange w:id="10452" w:author="Masato YOSHIKAWA" w:date="2026-01-20T11:15:00Z" w16du:dateUtc="2026-01-20T02:15:00Z">
            <w:rPr>
              <w:rFonts w:ascii="ＭＳ 明朝" w:eastAsia="ＭＳ 明朝" w:hAnsi="ＭＳ 明朝" w:hint="eastAsia"/>
              <w:szCs w:val="21"/>
            </w:rPr>
          </w:rPrChange>
        </w:rPr>
        <w:t>とは異なる存在である事を</w:t>
      </w:r>
      <w:del w:id="10453" w:author="Masato YOSHIKAWA" w:date="2026-01-20T13:34:00Z" w16du:dateUtc="2026-01-20T04:34:00Z">
        <w:r w:rsidR="00DA5996" w:rsidRPr="00F45A47" w:rsidDel="00063DE3">
          <w:rPr>
            <w:rFonts w:ascii="Times New Roman" w:eastAsia="ＭＳ 明朝" w:hAnsi="Times New Roman" w:cs="Times New Roman" w:hint="eastAsia"/>
            <w:szCs w:val="21"/>
            <w:rPrChange w:id="10454" w:author="Masato YOSHIKAWA" w:date="2026-01-20T11:15:00Z" w16du:dateUtc="2026-01-20T02:15:00Z">
              <w:rPr>
                <w:rFonts w:ascii="ＭＳ 明朝" w:eastAsia="ＭＳ 明朝" w:hAnsi="ＭＳ 明朝" w:hint="eastAsia"/>
                <w:szCs w:val="21"/>
              </w:rPr>
            </w:rPrChange>
          </w:rPr>
          <w:delText>読者に</w:delText>
        </w:r>
      </w:del>
      <w:r w:rsidR="00DA5996" w:rsidRPr="00F45A47">
        <w:rPr>
          <w:rFonts w:ascii="Times New Roman" w:eastAsia="ＭＳ 明朝" w:hAnsi="Times New Roman" w:cs="Times New Roman" w:hint="eastAsia"/>
          <w:szCs w:val="21"/>
          <w:rPrChange w:id="10455" w:author="Masato YOSHIKAWA" w:date="2026-01-20T11:15:00Z" w16du:dateUtc="2026-01-20T02:15:00Z">
            <w:rPr>
              <w:rFonts w:ascii="ＭＳ 明朝" w:eastAsia="ＭＳ 明朝" w:hAnsi="ＭＳ 明朝" w:hint="eastAsia"/>
              <w:szCs w:val="21"/>
            </w:rPr>
          </w:rPrChange>
        </w:rPr>
        <w:t>明示し、異文化との接触体験を</w:t>
      </w:r>
      <w:r w:rsidR="00BA1932" w:rsidRPr="00F45A47">
        <w:rPr>
          <w:rFonts w:ascii="Times New Roman" w:eastAsia="ＭＳ 明朝" w:hAnsi="Times New Roman" w:cs="Times New Roman" w:hint="eastAsia"/>
          <w:szCs w:val="21"/>
          <w:rPrChange w:id="10456" w:author="Masato YOSHIKAWA" w:date="2026-01-20T11:15:00Z" w16du:dateUtc="2026-01-20T02:15:00Z">
            <w:rPr>
              <w:rFonts w:ascii="ＭＳ 明朝" w:eastAsia="ＭＳ 明朝" w:hAnsi="ＭＳ 明朝" w:hint="eastAsia"/>
              <w:szCs w:val="21"/>
            </w:rPr>
          </w:rPrChange>
        </w:rPr>
        <w:t>提供し、</w:t>
      </w:r>
      <w:r w:rsidR="003B01B3" w:rsidRPr="00F45A47">
        <w:rPr>
          <w:rFonts w:ascii="Times New Roman" w:eastAsia="ＭＳ 明朝" w:hAnsi="Times New Roman" w:cs="Times New Roman" w:hint="eastAsia"/>
          <w:szCs w:val="21"/>
          <w:rPrChange w:id="10457" w:author="Masato YOSHIKAWA" w:date="2026-01-20T11:15:00Z" w16du:dateUtc="2026-01-20T02:15:00Z">
            <w:rPr>
              <w:rFonts w:ascii="ＭＳ 明朝" w:eastAsia="ＭＳ 明朝" w:hAnsi="ＭＳ 明朝" w:hint="eastAsia"/>
              <w:szCs w:val="21"/>
            </w:rPr>
          </w:rPrChange>
        </w:rPr>
        <w:t>その異質性の提示によって読者にどのような理解を要求するかを決定する。単に異国情緒を演出し、異文化の存在を示す程度に</w:t>
      </w:r>
      <w:r w:rsidR="00765792" w:rsidRPr="00F45A47">
        <w:rPr>
          <w:rFonts w:ascii="Times New Roman" w:eastAsia="ＭＳ 明朝" w:hAnsi="Times New Roman" w:cs="Times New Roman" w:hint="eastAsia"/>
          <w:szCs w:val="21"/>
          <w:rPrChange w:id="10458" w:author="Masato YOSHIKAWA" w:date="2026-01-20T11:15:00Z" w16du:dateUtc="2026-01-20T02:15:00Z">
            <w:rPr>
              <w:rFonts w:ascii="ＭＳ 明朝" w:eastAsia="ＭＳ 明朝" w:hAnsi="ＭＳ 明朝" w:hint="eastAsia"/>
              <w:szCs w:val="21"/>
            </w:rPr>
          </w:rPrChange>
        </w:rPr>
        <w:t>留め、詳細な意味内容や</w:t>
      </w:r>
      <w:r w:rsidR="00D221D6" w:rsidRPr="00F45A47">
        <w:rPr>
          <w:rFonts w:ascii="Times New Roman" w:eastAsia="ＭＳ 明朝" w:hAnsi="Times New Roman" w:cs="Times New Roman" w:hint="eastAsia"/>
          <w:szCs w:val="21"/>
          <w:rPrChange w:id="10459" w:author="Masato YOSHIKAWA" w:date="2026-01-20T11:15:00Z" w16du:dateUtc="2026-01-20T02:15:00Z">
            <w:rPr>
              <w:rFonts w:ascii="ＭＳ 明朝" w:eastAsia="ＭＳ 明朝" w:hAnsi="ＭＳ 明朝" w:hint="eastAsia"/>
              <w:szCs w:val="21"/>
            </w:rPr>
          </w:rPrChange>
        </w:rPr>
        <w:t>背景の理解ま</w:t>
      </w:r>
      <w:r w:rsidR="00765792" w:rsidRPr="00F45A47">
        <w:rPr>
          <w:rFonts w:ascii="Times New Roman" w:eastAsia="ＭＳ 明朝" w:hAnsi="Times New Roman" w:cs="Times New Roman" w:hint="eastAsia"/>
          <w:szCs w:val="21"/>
          <w:rPrChange w:id="10460" w:author="Masato YOSHIKAWA" w:date="2026-01-20T11:15:00Z" w16du:dateUtc="2026-01-20T02:15:00Z">
            <w:rPr>
              <w:rFonts w:ascii="ＭＳ 明朝" w:eastAsia="ＭＳ 明朝" w:hAnsi="ＭＳ 明朝" w:hint="eastAsia"/>
              <w:szCs w:val="21"/>
            </w:rPr>
          </w:rPrChange>
        </w:rPr>
        <w:t>では問わないのであれば、戦略は</w:t>
      </w:r>
      <w:r w:rsidR="00765792" w:rsidRPr="00F45A47">
        <w:rPr>
          <w:rFonts w:ascii="Times New Roman" w:eastAsia="ＭＳ 明朝" w:hAnsi="Times New Roman" w:cs="Times New Roman"/>
          <w:szCs w:val="21"/>
          <w:rPrChange w:id="10461" w:author="Masato YOSHIKAWA" w:date="2026-01-20T11:15:00Z" w16du:dateUtc="2026-01-20T02:15:00Z">
            <w:rPr>
              <w:rFonts w:ascii="ＭＳ 明朝" w:eastAsia="ＭＳ 明朝" w:hAnsi="ＭＳ 明朝"/>
              <w:szCs w:val="21"/>
            </w:rPr>
          </w:rPrChange>
        </w:rPr>
        <w:t>Acceptance</w:t>
      </w:r>
      <w:r w:rsidR="00765792" w:rsidRPr="00F45A47">
        <w:rPr>
          <w:rFonts w:ascii="Times New Roman" w:eastAsia="ＭＳ 明朝" w:hAnsi="Times New Roman" w:cs="Times New Roman" w:hint="eastAsia"/>
          <w:szCs w:val="21"/>
          <w:rPrChange w:id="10462" w:author="Masato YOSHIKAWA" w:date="2026-01-20T11:15:00Z" w16du:dateUtc="2026-01-20T02:15:00Z">
            <w:rPr>
              <w:rFonts w:ascii="ＭＳ 明朝" w:eastAsia="ＭＳ 明朝" w:hAnsi="ＭＳ 明朝" w:hint="eastAsia"/>
              <w:szCs w:val="21"/>
            </w:rPr>
          </w:rPrChange>
        </w:rPr>
        <w:t>に分類される。この際、推奨される翻訳技法は</w:t>
      </w:r>
      <w:r w:rsidR="00765792" w:rsidRPr="00F45A47">
        <w:rPr>
          <w:rFonts w:ascii="Times New Roman" w:eastAsia="ＭＳ 明朝" w:hAnsi="Times New Roman" w:cs="Times New Roman"/>
          <w:szCs w:val="21"/>
          <w:rPrChange w:id="10463" w:author="Masato YOSHIKAWA" w:date="2026-01-20T11:15:00Z" w16du:dateUtc="2026-01-20T02:15:00Z">
            <w:rPr>
              <w:rFonts w:ascii="ＭＳ 明朝" w:eastAsia="ＭＳ 明朝" w:hAnsi="ＭＳ 明朝"/>
              <w:szCs w:val="21"/>
            </w:rPr>
          </w:rPrChange>
        </w:rPr>
        <w:t>Borrowing</w:t>
      </w:r>
      <w:r w:rsidR="00765792" w:rsidRPr="00F45A47">
        <w:rPr>
          <w:rFonts w:ascii="Times New Roman" w:eastAsia="ＭＳ 明朝" w:hAnsi="Times New Roman" w:cs="Times New Roman" w:hint="eastAsia"/>
          <w:szCs w:val="21"/>
          <w:rPrChange w:id="10464" w:author="Masato YOSHIKAWA" w:date="2026-01-20T11:15:00Z" w16du:dateUtc="2026-01-20T02:15:00Z">
            <w:rPr>
              <w:rFonts w:ascii="ＭＳ 明朝" w:eastAsia="ＭＳ 明朝" w:hAnsi="ＭＳ 明朝" w:hint="eastAsia"/>
              <w:szCs w:val="21"/>
            </w:rPr>
          </w:rPrChange>
        </w:rPr>
        <w:t>である。音写された語彙は</w:t>
      </w:r>
      <w:r w:rsidR="00D221D6" w:rsidRPr="00F45A47">
        <w:rPr>
          <w:rFonts w:ascii="Times New Roman" w:eastAsia="ＭＳ 明朝" w:hAnsi="Times New Roman" w:cs="Times New Roman" w:hint="eastAsia"/>
          <w:szCs w:val="21"/>
          <w:rPrChange w:id="10465" w:author="Masato YOSHIKAWA" w:date="2026-01-20T11:15:00Z" w16du:dateUtc="2026-01-20T02:15:00Z">
            <w:rPr>
              <w:rFonts w:ascii="ＭＳ 明朝" w:eastAsia="ＭＳ 明朝" w:hAnsi="ＭＳ 明朝" w:hint="eastAsia"/>
              <w:szCs w:val="21"/>
            </w:rPr>
          </w:rPrChange>
        </w:rPr>
        <w:t>視覚的・聴覚的に強力な異化効果を発揮するが、補足情報が伴わない限り、読者の理解は表層的な差異の認知に留まることとなる。</w:t>
      </w:r>
    </w:p>
    <w:p w14:paraId="5ECB0662" w14:textId="77777777" w:rsidR="005A0E34" w:rsidRPr="00F45A47" w:rsidRDefault="007449B9" w:rsidP="007449B9">
      <w:pPr>
        <w:ind w:firstLineChars="100" w:firstLine="210"/>
        <w:rPr>
          <w:rFonts w:ascii="Times New Roman" w:eastAsia="ＭＳ 明朝" w:hAnsi="Times New Roman" w:cs="Times New Roman"/>
          <w:szCs w:val="21"/>
          <w:rPrChange w:id="10466"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10467" w:author="Masato YOSHIKAWA" w:date="2026-01-20T11:15:00Z" w16du:dateUtc="2026-01-20T02:15:00Z">
            <w:rPr>
              <w:rFonts w:ascii="ＭＳ 明朝" w:eastAsia="ＭＳ 明朝" w:hAnsi="ＭＳ 明朝"/>
              <w:szCs w:val="21"/>
            </w:rPr>
          </w:rPrChange>
        </w:rPr>
        <w:t>しかし、読者に自文化中心的な視点を一時的に離れさせ、その要素が本来の文化圏で持つ機能や文脈を論理的に共感・理解させたい場合、戦略は</w:t>
      </w:r>
      <w:r w:rsidRPr="00F45A47">
        <w:rPr>
          <w:rFonts w:ascii="Times New Roman" w:eastAsia="ＭＳ 明朝" w:hAnsi="Times New Roman" w:cs="Times New Roman"/>
          <w:szCs w:val="21"/>
          <w:rPrChange w:id="10468" w:author="Masato YOSHIKAWA" w:date="2026-01-20T11:15:00Z" w16du:dateUtc="2026-01-20T02:15:00Z">
            <w:rPr>
              <w:rFonts w:ascii="ＭＳ 明朝" w:eastAsia="ＭＳ 明朝" w:hAnsi="ＭＳ 明朝"/>
              <w:szCs w:val="21"/>
            </w:rPr>
          </w:rPrChange>
        </w:rPr>
        <w:t>Adaptation</w:t>
      </w:r>
      <w:r w:rsidRPr="00F45A47">
        <w:rPr>
          <w:rFonts w:ascii="Times New Roman" w:eastAsia="ＭＳ 明朝" w:hAnsi="Times New Roman" w:cs="Times New Roman"/>
          <w:szCs w:val="21"/>
          <w:rPrChange w:id="10469" w:author="Masato YOSHIKAWA" w:date="2026-01-20T11:15:00Z" w16du:dateUtc="2026-01-20T02:15:00Z">
            <w:rPr>
              <w:rFonts w:ascii="ＭＳ 明朝" w:eastAsia="ＭＳ 明朝" w:hAnsi="ＭＳ 明朝"/>
              <w:szCs w:val="21"/>
            </w:rPr>
          </w:rPrChange>
        </w:rPr>
        <w:t>となる。この段階を体験させるには、データの偏りが示す通り、</w:t>
      </w:r>
      <w:r w:rsidRPr="00F45A47">
        <w:rPr>
          <w:rFonts w:ascii="Times New Roman" w:eastAsia="ＭＳ 明朝" w:hAnsi="Times New Roman" w:cs="Times New Roman"/>
          <w:szCs w:val="21"/>
          <w:rPrChange w:id="10470" w:author="Masato YOSHIKAWA" w:date="2026-01-20T11:15:00Z" w16du:dateUtc="2026-01-20T02:15:00Z">
            <w:rPr>
              <w:rFonts w:ascii="ＭＳ 明朝" w:eastAsia="ＭＳ 明朝" w:hAnsi="ＭＳ 明朝"/>
              <w:szCs w:val="21"/>
            </w:rPr>
          </w:rPrChange>
        </w:rPr>
        <w:t>Amplification</w:t>
      </w:r>
      <w:r w:rsidRPr="00F45A47">
        <w:rPr>
          <w:rFonts w:ascii="Times New Roman" w:eastAsia="ＭＳ 明朝" w:hAnsi="Times New Roman" w:cs="Times New Roman"/>
          <w:szCs w:val="21"/>
          <w:rPrChange w:id="10471" w:author="Masato YOSHIKAWA" w:date="2026-01-20T11:15:00Z" w16du:dateUtc="2026-01-20T02:15:00Z">
            <w:rPr>
              <w:rFonts w:ascii="ＭＳ 明朝" w:eastAsia="ＭＳ 明朝" w:hAnsi="ＭＳ 明朝"/>
              <w:szCs w:val="21"/>
            </w:rPr>
          </w:rPrChange>
        </w:rPr>
        <w:t>が不可欠な翻訳技法となる。</w:t>
      </w:r>
      <w:r w:rsidRPr="00F45A47">
        <w:rPr>
          <w:rFonts w:ascii="Times New Roman" w:eastAsia="ＭＳ 明朝" w:hAnsi="Times New Roman" w:cs="Times New Roman"/>
          <w:szCs w:val="21"/>
          <w:rPrChange w:id="10472" w:author="Masato YOSHIKAWA" w:date="2026-01-20T11:15:00Z" w16du:dateUtc="2026-01-20T02:15:00Z">
            <w:rPr>
              <w:rFonts w:ascii="ＭＳ 明朝" w:eastAsia="ＭＳ 明朝" w:hAnsi="ＭＳ 明朝"/>
              <w:szCs w:val="21"/>
            </w:rPr>
          </w:rPrChange>
        </w:rPr>
        <w:t>Borrowing</w:t>
      </w:r>
      <w:r w:rsidRPr="00F45A47">
        <w:rPr>
          <w:rFonts w:ascii="Times New Roman" w:eastAsia="ＭＳ 明朝" w:hAnsi="Times New Roman" w:cs="Times New Roman"/>
          <w:szCs w:val="21"/>
          <w:rPrChange w:id="10473" w:author="Masato YOSHIKAWA" w:date="2026-01-20T11:15:00Z" w16du:dateUtc="2026-01-20T02:15:00Z">
            <w:rPr>
              <w:rFonts w:ascii="ＭＳ 明朝" w:eastAsia="ＭＳ 明朝" w:hAnsi="ＭＳ 明朝"/>
              <w:szCs w:val="21"/>
            </w:rPr>
          </w:rPrChange>
        </w:rPr>
        <w:lastRenderedPageBreak/>
        <w:t>や</w:t>
      </w:r>
      <w:r w:rsidRPr="00F45A47">
        <w:rPr>
          <w:rFonts w:ascii="Times New Roman" w:eastAsia="ＭＳ 明朝" w:hAnsi="Times New Roman" w:cs="Times New Roman"/>
          <w:szCs w:val="21"/>
          <w:rPrChange w:id="10474" w:author="Masato YOSHIKAWA" w:date="2026-01-20T11:15:00Z" w16du:dateUtc="2026-01-20T02:15:00Z">
            <w:rPr>
              <w:rFonts w:ascii="ＭＳ 明朝" w:eastAsia="ＭＳ 明朝" w:hAnsi="ＭＳ 明朝"/>
              <w:szCs w:val="21"/>
            </w:rPr>
          </w:rPrChange>
        </w:rPr>
        <w:t>Literal translation</w:t>
      </w:r>
      <w:r w:rsidRPr="00F45A47">
        <w:rPr>
          <w:rFonts w:ascii="Times New Roman" w:eastAsia="ＭＳ 明朝" w:hAnsi="Times New Roman" w:cs="Times New Roman"/>
          <w:szCs w:val="21"/>
          <w:rPrChange w:id="10475" w:author="Masato YOSHIKAWA" w:date="2026-01-20T11:15:00Z" w16du:dateUtc="2026-01-20T02:15:00Z">
            <w:rPr>
              <w:rFonts w:ascii="ＭＳ 明朝" w:eastAsia="ＭＳ 明朝" w:hAnsi="ＭＳ 明朝"/>
              <w:szCs w:val="21"/>
            </w:rPr>
          </w:rPrChange>
        </w:rPr>
        <w:t>だけでは読者の理解が表層（</w:t>
      </w:r>
      <w:r w:rsidRPr="00F45A47">
        <w:rPr>
          <w:rFonts w:ascii="Times New Roman" w:eastAsia="ＭＳ 明朝" w:hAnsi="Times New Roman" w:cs="Times New Roman"/>
          <w:szCs w:val="21"/>
          <w:rPrChange w:id="10476" w:author="Masato YOSHIKAWA" w:date="2026-01-20T11:15:00Z" w16du:dateUtc="2026-01-20T02:15:00Z">
            <w:rPr>
              <w:rFonts w:ascii="ＭＳ 明朝" w:eastAsia="ＭＳ 明朝" w:hAnsi="ＭＳ 明朝"/>
              <w:szCs w:val="21"/>
            </w:rPr>
          </w:rPrChange>
        </w:rPr>
        <w:t>Acceptance</w:t>
      </w:r>
      <w:r w:rsidRPr="00F45A47">
        <w:rPr>
          <w:rFonts w:ascii="Times New Roman" w:eastAsia="ＭＳ 明朝" w:hAnsi="Times New Roman" w:cs="Times New Roman"/>
          <w:szCs w:val="21"/>
          <w:rPrChange w:id="10477" w:author="Masato YOSHIKAWA" w:date="2026-01-20T11:15:00Z" w16du:dateUtc="2026-01-20T02:15:00Z">
            <w:rPr>
              <w:rFonts w:ascii="ＭＳ 明朝" w:eastAsia="ＭＳ 明朝" w:hAnsi="ＭＳ 明朝"/>
              <w:szCs w:val="21"/>
            </w:rPr>
          </w:rPrChange>
        </w:rPr>
        <w:t>）に留まる確率が高いことがデータから判明しており、加筆や注釈という記述上のコストを敢えて払い、読者に積極的な学習を促すことによって初めて、統計的にも有意な確率で深い適応段階への誘導が可能となるのである。</w:t>
      </w:r>
    </w:p>
    <w:p w14:paraId="1940A30A" w14:textId="41D5E7CA" w:rsidR="00FE17B8" w:rsidRPr="00F45A47" w:rsidRDefault="00D221D6" w:rsidP="005A0E34">
      <w:pPr>
        <w:ind w:firstLineChars="100" w:firstLine="210"/>
        <w:rPr>
          <w:rFonts w:ascii="Times New Roman" w:eastAsia="ＭＳ 明朝" w:hAnsi="Times New Roman" w:cs="Times New Roman"/>
          <w:szCs w:val="21"/>
          <w:rPrChange w:id="10478"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hint="eastAsia"/>
          <w:szCs w:val="21"/>
          <w:rPrChange w:id="10479" w:author="Masato YOSHIKAWA" w:date="2026-01-20T11:15:00Z" w16du:dateUtc="2026-01-20T02:15:00Z">
            <w:rPr>
              <w:rFonts w:ascii="ＭＳ 明朝" w:eastAsia="ＭＳ 明朝" w:hAnsi="ＭＳ 明朝" w:hint="eastAsia"/>
              <w:szCs w:val="21"/>
            </w:rPr>
          </w:rPrChange>
        </w:rPr>
        <w:t>なお、本フレームワークの構築において留意すべき点として、</w:t>
      </w:r>
      <w:ins w:id="10480" w:author="Masato YOSHIKAWA" w:date="2026-01-20T13:37:00Z" w16du:dateUtc="2026-01-20T04:37:00Z">
        <w:r w:rsidR="00063DE3">
          <w:rPr>
            <w:rFonts w:ascii="Times New Roman" w:eastAsia="ＭＳ 明朝" w:hAnsi="Times New Roman" w:cs="Times New Roman"/>
            <w:szCs w:val="21"/>
          </w:rPr>
          <w:fldChar w:fldCharType="begin"/>
        </w:r>
        <w:r w:rsidR="00063DE3">
          <w:rPr>
            <w:rFonts w:ascii="Times New Roman" w:eastAsia="ＭＳ 明朝" w:hAnsi="Times New Roman" w:cs="Times New Roman"/>
            <w:szCs w:val="21"/>
          </w:rPr>
          <w:instrText xml:space="preserve"> REF _Ref219805517 \h </w:instrText>
        </w:r>
      </w:ins>
      <w:r w:rsidR="00063DE3">
        <w:rPr>
          <w:rFonts w:ascii="Times New Roman" w:eastAsia="ＭＳ 明朝" w:hAnsi="Times New Roman" w:cs="Times New Roman"/>
          <w:szCs w:val="21"/>
        </w:rPr>
      </w:r>
      <w:ins w:id="10481" w:author="Masato YOSHIKAWA" w:date="2026-01-20T13:37:00Z" w16du:dateUtc="2026-01-20T04:37:00Z">
        <w:r w:rsidR="00063DE3">
          <w:rPr>
            <w:rFonts w:ascii="Times New Roman" w:eastAsia="ＭＳ 明朝" w:hAnsi="Times New Roman" w:cs="Times New Roman"/>
            <w:szCs w:val="21"/>
          </w:rPr>
          <w:fldChar w:fldCharType="separate"/>
        </w:r>
      </w:ins>
      <w:ins w:id="10482" w:author="Masato YOSHIKAWA" w:date="2026-01-20T12:44:00Z" w16du:dateUtc="2026-01-20T03:44:00Z">
        <w:r w:rsidR="00063DE3" w:rsidRPr="00C45809">
          <w:rPr>
            <w:rFonts w:ascii="Times New Roman" w:hAnsi="Times New Roman" w:cs="Times New Roman"/>
          </w:rPr>
          <w:t>表</w:t>
        </w:r>
        <w:r w:rsidR="00063DE3" w:rsidRPr="00C45809">
          <w:rPr>
            <w:rFonts w:ascii="Times New Roman" w:hAnsi="Times New Roman" w:cs="Times New Roman"/>
          </w:rPr>
          <w:t xml:space="preserve"> </w:t>
        </w:r>
        <w:r w:rsidR="00063DE3" w:rsidRPr="00C45809">
          <w:rPr>
            <w:rFonts w:ascii="Times New Roman" w:hAnsi="Times New Roman" w:cs="Times New Roman"/>
            <w:noProof/>
          </w:rPr>
          <w:t>8</w:t>
        </w:r>
      </w:ins>
      <w:ins w:id="10483" w:author="Masato YOSHIKAWA" w:date="2026-01-20T13:37:00Z" w16du:dateUtc="2026-01-20T04:37:00Z">
        <w:r w:rsidR="00063DE3">
          <w:rPr>
            <w:rFonts w:ascii="Times New Roman" w:eastAsia="ＭＳ 明朝" w:hAnsi="Times New Roman" w:cs="Times New Roman"/>
            <w:szCs w:val="21"/>
          </w:rPr>
          <w:fldChar w:fldCharType="end"/>
        </w:r>
      </w:ins>
      <w:del w:id="10484" w:author="Masato YOSHIKAWA" w:date="2026-01-20T13:37:00Z" w16du:dateUtc="2026-01-20T04:37:00Z">
        <w:r w:rsidRPr="00F45A47" w:rsidDel="00063DE3">
          <w:rPr>
            <w:rFonts w:ascii="Times New Roman" w:eastAsia="ＭＳ 明朝" w:hAnsi="Times New Roman" w:cs="Times New Roman" w:hint="eastAsia"/>
            <w:szCs w:val="21"/>
            <w:rPrChange w:id="10485" w:author="Masato YOSHIKAWA" w:date="2026-01-20T11:15:00Z" w16du:dateUtc="2026-01-20T02:15:00Z">
              <w:rPr>
                <w:rFonts w:ascii="ＭＳ 明朝" w:eastAsia="ＭＳ 明朝" w:hAnsi="ＭＳ 明朝" w:hint="eastAsia"/>
                <w:szCs w:val="21"/>
              </w:rPr>
            </w:rPrChange>
          </w:rPr>
          <w:delText>表</w:delText>
        </w:r>
        <w:r w:rsidRPr="00F45A47" w:rsidDel="00063DE3">
          <w:rPr>
            <w:rFonts w:ascii="Times New Roman" w:eastAsia="ＭＳ 明朝" w:hAnsi="Times New Roman" w:cs="Times New Roman"/>
            <w:szCs w:val="21"/>
            <w:rPrChange w:id="10486" w:author="Masato YOSHIKAWA" w:date="2026-01-20T11:15:00Z" w16du:dateUtc="2026-01-20T02:15:00Z">
              <w:rPr>
                <w:rFonts w:ascii="ＭＳ 明朝" w:eastAsia="ＭＳ 明朝" w:hAnsi="ＭＳ 明朝"/>
                <w:szCs w:val="21"/>
              </w:rPr>
            </w:rPrChange>
          </w:rPr>
          <w:delText>3</w:delText>
        </w:r>
      </w:del>
      <w:r w:rsidRPr="00F45A47">
        <w:rPr>
          <w:rFonts w:ascii="Times New Roman" w:eastAsia="ＭＳ 明朝" w:hAnsi="Times New Roman" w:cs="Times New Roman"/>
          <w:szCs w:val="21"/>
          <w:rPrChange w:id="10487" w:author="Masato YOSHIKAWA" w:date="2026-01-20T11:15:00Z" w16du:dateUtc="2026-01-20T02:15:00Z">
            <w:rPr>
              <w:rFonts w:ascii="ＭＳ 明朝" w:eastAsia="ＭＳ 明朝" w:hAnsi="ＭＳ 明朝"/>
              <w:szCs w:val="21"/>
            </w:rPr>
          </w:rPrChange>
        </w:rPr>
        <w:t>では</w:t>
      </w:r>
      <w:r w:rsidRPr="00F45A47">
        <w:rPr>
          <w:rFonts w:ascii="Times New Roman" w:eastAsia="ＭＳ 明朝" w:hAnsi="Times New Roman" w:cs="Times New Roman"/>
          <w:szCs w:val="21"/>
          <w:rPrChange w:id="10488" w:author="Masato YOSHIKAWA" w:date="2026-01-20T11:15:00Z" w16du:dateUtc="2026-01-20T02:15:00Z">
            <w:rPr>
              <w:rFonts w:ascii="ＭＳ 明朝" w:eastAsia="ＭＳ 明朝" w:hAnsi="ＭＳ 明朝"/>
              <w:szCs w:val="21"/>
            </w:rPr>
          </w:rPrChange>
        </w:rPr>
        <w:t>Literal translation</w:t>
      </w:r>
      <w:del w:id="10489" w:author="Masato YOSHIKAWA" w:date="2026-01-20T13:37:00Z" w16du:dateUtc="2026-01-20T04:37:00Z">
        <w:r w:rsidR="00063DE3" w:rsidRPr="00F45A47" w:rsidDel="00063DE3">
          <w:rPr>
            <w:rFonts w:ascii="Times New Roman" w:eastAsia="ＭＳ 明朝" w:hAnsi="Times New Roman" w:cs="Times New Roman"/>
            <w:szCs w:val="21"/>
            <w:rPrChange w:id="10490" w:author="Masato YOSHIKAWA" w:date="2026-01-20T11:15:00Z" w16du:dateUtc="2026-01-20T02:15:00Z">
              <w:rPr>
                <w:rFonts w:ascii="ＭＳ 明朝" w:eastAsia="ＭＳ 明朝" w:hAnsi="ＭＳ 明朝"/>
                <w:szCs w:val="21"/>
              </w:rPr>
            </w:rPrChange>
          </w:rPr>
          <w:delText>を</w:delText>
        </w:r>
      </w:del>
      <w:ins w:id="10491" w:author="Masato YOSHIKAWA" w:date="2026-01-20T13:37:00Z" w16du:dateUtc="2026-01-20T04:37:00Z">
        <w:r w:rsidR="00063DE3">
          <w:rPr>
            <w:rFonts w:ascii="Times New Roman" w:eastAsia="ＭＳ 明朝" w:hAnsi="Times New Roman" w:cs="Times New Roman" w:hint="eastAsia"/>
            <w:szCs w:val="21"/>
          </w:rPr>
          <w:t>が</w:t>
        </w:r>
      </w:ins>
      <w:r w:rsidRPr="00F45A47">
        <w:rPr>
          <w:rFonts w:ascii="Times New Roman" w:eastAsia="ＭＳ 明朝" w:hAnsi="Times New Roman" w:cs="Times New Roman"/>
          <w:szCs w:val="21"/>
          <w:rPrChange w:id="10492" w:author="Masato YOSHIKAWA" w:date="2026-01-20T11:15:00Z" w16du:dateUtc="2026-01-20T02:15:00Z">
            <w:rPr>
              <w:rFonts w:ascii="ＭＳ 明朝" w:eastAsia="ＭＳ 明朝" w:hAnsi="ＭＳ 明朝"/>
              <w:szCs w:val="21"/>
            </w:rPr>
          </w:rPrChange>
        </w:rPr>
        <w:t>Minimization</w:t>
      </w:r>
      <w:r w:rsidRPr="00F45A47">
        <w:rPr>
          <w:rFonts w:ascii="Times New Roman" w:eastAsia="ＭＳ 明朝" w:hAnsi="Times New Roman" w:cs="Times New Roman"/>
          <w:szCs w:val="21"/>
          <w:rPrChange w:id="10493" w:author="Masato YOSHIKAWA" w:date="2026-01-20T11:15:00Z" w16du:dateUtc="2026-01-20T02:15:00Z">
            <w:rPr>
              <w:rFonts w:ascii="ＭＳ 明朝" w:eastAsia="ＭＳ 明朝" w:hAnsi="ＭＳ 明朝"/>
              <w:szCs w:val="21"/>
            </w:rPr>
          </w:rPrChange>
        </w:rPr>
        <w:t>と</w:t>
      </w:r>
      <w:r w:rsidRPr="00F45A47">
        <w:rPr>
          <w:rFonts w:ascii="Times New Roman" w:eastAsia="ＭＳ 明朝" w:hAnsi="Times New Roman" w:cs="Times New Roman"/>
          <w:szCs w:val="21"/>
          <w:rPrChange w:id="10494" w:author="Masato YOSHIKAWA" w:date="2026-01-20T11:15:00Z" w16du:dateUtc="2026-01-20T02:15:00Z">
            <w:rPr>
              <w:rFonts w:ascii="ＭＳ 明朝" w:eastAsia="ＭＳ 明朝" w:hAnsi="ＭＳ 明朝"/>
              <w:szCs w:val="21"/>
            </w:rPr>
          </w:rPrChange>
        </w:rPr>
        <w:t>Acceptance</w:t>
      </w:r>
      <w:r w:rsidRPr="00F45A47">
        <w:rPr>
          <w:rFonts w:ascii="Times New Roman" w:eastAsia="ＭＳ 明朝" w:hAnsi="Times New Roman" w:cs="Times New Roman"/>
          <w:szCs w:val="21"/>
          <w:rPrChange w:id="10495" w:author="Masato YOSHIKAWA" w:date="2026-01-20T11:15:00Z" w16du:dateUtc="2026-01-20T02:15:00Z">
            <w:rPr>
              <w:rFonts w:ascii="ＭＳ 明朝" w:eastAsia="ＭＳ 明朝" w:hAnsi="ＭＳ 明朝"/>
              <w:szCs w:val="21"/>
            </w:rPr>
          </w:rPrChange>
        </w:rPr>
        <w:t>の二箇所に配置</w:t>
      </w:r>
      <w:del w:id="10496" w:author="Masato YOSHIKAWA" w:date="2026-01-20T13:37:00Z" w16du:dateUtc="2026-01-20T04:37:00Z">
        <w:r w:rsidR="00063DE3" w:rsidRPr="00F45A47" w:rsidDel="00063DE3">
          <w:rPr>
            <w:rFonts w:ascii="Times New Roman" w:eastAsia="ＭＳ 明朝" w:hAnsi="Times New Roman" w:cs="Times New Roman"/>
            <w:szCs w:val="21"/>
            <w:rPrChange w:id="10497" w:author="Masato YOSHIKAWA" w:date="2026-01-20T11:15:00Z" w16du:dateUtc="2026-01-20T02:15:00Z">
              <w:rPr>
                <w:rFonts w:ascii="ＭＳ 明朝" w:eastAsia="ＭＳ 明朝" w:hAnsi="ＭＳ 明朝"/>
                <w:szCs w:val="21"/>
              </w:rPr>
            </w:rPrChange>
          </w:rPr>
          <w:delText>し</w:delText>
        </w:r>
      </w:del>
      <w:ins w:id="10498" w:author="Masato YOSHIKAWA" w:date="2026-01-20T13:37:00Z" w16du:dateUtc="2026-01-20T04:37:00Z">
        <w:r w:rsidR="00063DE3">
          <w:rPr>
            <w:rFonts w:ascii="Times New Roman" w:eastAsia="ＭＳ 明朝" w:hAnsi="Times New Roman" w:cs="Times New Roman" w:hint="eastAsia"/>
            <w:szCs w:val="21"/>
          </w:rPr>
          <w:t>され</w:t>
        </w:r>
      </w:ins>
      <w:r w:rsidRPr="00F45A47">
        <w:rPr>
          <w:rFonts w:ascii="Times New Roman" w:eastAsia="ＭＳ 明朝" w:hAnsi="Times New Roman" w:cs="Times New Roman"/>
          <w:szCs w:val="21"/>
          <w:rPrChange w:id="10499" w:author="Masato YOSHIKAWA" w:date="2026-01-20T11:15:00Z" w16du:dateUtc="2026-01-20T02:15:00Z">
            <w:rPr>
              <w:rFonts w:ascii="ＭＳ 明朝" w:eastAsia="ＭＳ 明朝" w:hAnsi="ＭＳ 明朝"/>
              <w:szCs w:val="21"/>
            </w:rPr>
          </w:rPrChange>
        </w:rPr>
        <w:t>ている</w:t>
      </w:r>
      <w:ins w:id="10500" w:author="Masato YOSHIKAWA" w:date="2026-01-20T13:37:00Z" w16du:dateUtc="2026-01-20T04:37:00Z">
        <w:r w:rsidR="00063DE3">
          <w:rPr>
            <w:rFonts w:ascii="Times New Roman" w:eastAsia="ＭＳ 明朝" w:hAnsi="Times New Roman" w:cs="Times New Roman" w:hint="eastAsia"/>
            <w:szCs w:val="21"/>
          </w:rPr>
          <w:t>ことが挙げられる</w:t>
        </w:r>
      </w:ins>
      <w:r w:rsidRPr="00F45A47">
        <w:rPr>
          <w:rFonts w:ascii="Times New Roman" w:eastAsia="ＭＳ 明朝" w:hAnsi="Times New Roman" w:cs="Times New Roman"/>
          <w:szCs w:val="21"/>
          <w:rPrChange w:id="10501" w:author="Masato YOSHIKAWA" w:date="2026-01-20T11:15:00Z" w16du:dateUtc="2026-01-20T02:15:00Z">
            <w:rPr>
              <w:rFonts w:ascii="ＭＳ 明朝" w:eastAsia="ＭＳ 明朝" w:hAnsi="ＭＳ 明朝"/>
              <w:szCs w:val="21"/>
            </w:rPr>
          </w:rPrChange>
        </w:rPr>
        <w:t>。これは、第</w:t>
      </w:r>
      <w:r w:rsidRPr="00F45A47">
        <w:rPr>
          <w:rFonts w:ascii="Times New Roman" w:eastAsia="ＭＳ 明朝" w:hAnsi="Times New Roman" w:cs="Times New Roman"/>
          <w:szCs w:val="21"/>
          <w:rPrChange w:id="10502" w:author="Masato YOSHIKAWA" w:date="2026-01-20T11:15:00Z" w16du:dateUtc="2026-01-20T02:15:00Z">
            <w:rPr>
              <w:rFonts w:ascii="ＭＳ 明朝" w:eastAsia="ＭＳ 明朝" w:hAnsi="ＭＳ 明朝"/>
              <w:szCs w:val="21"/>
            </w:rPr>
          </w:rPrChange>
        </w:rPr>
        <w:t>4</w:t>
      </w:r>
      <w:r w:rsidRPr="00F45A47">
        <w:rPr>
          <w:rFonts w:ascii="Times New Roman" w:eastAsia="ＭＳ 明朝" w:hAnsi="Times New Roman" w:cs="Times New Roman"/>
          <w:szCs w:val="21"/>
          <w:rPrChange w:id="10503" w:author="Masato YOSHIKAWA" w:date="2026-01-20T11:15:00Z" w16du:dateUtc="2026-01-20T02:15:00Z">
            <w:rPr>
              <w:rFonts w:ascii="ＭＳ 明朝" w:eastAsia="ＭＳ 明朝" w:hAnsi="ＭＳ 明朝"/>
              <w:szCs w:val="21"/>
            </w:rPr>
          </w:rPrChange>
        </w:rPr>
        <w:t>章の定量分析において直訳が特定の段階へ有意に偏る結果を示さなかった事実を反映したものである。すなわち、直訳という技法は文脈の適合性や読者の既有知識量といった外部要因によってその効果が左右される可変的な性質を内包していると言える。したがって、翻訳者が特定の</w:t>
      </w:r>
      <w:r w:rsidRPr="00F45A47">
        <w:rPr>
          <w:rFonts w:ascii="Times New Roman" w:eastAsia="ＭＳ 明朝" w:hAnsi="Times New Roman" w:cs="Times New Roman"/>
          <w:szCs w:val="21"/>
          <w:rPrChange w:id="10504" w:author="Masato YOSHIKAWA" w:date="2026-01-20T11:15:00Z" w16du:dateUtc="2026-01-20T02:15:00Z">
            <w:rPr>
              <w:rFonts w:ascii="ＭＳ 明朝" w:eastAsia="ＭＳ 明朝" w:hAnsi="ＭＳ 明朝"/>
              <w:szCs w:val="21"/>
            </w:rPr>
          </w:rPrChange>
        </w:rPr>
        <w:t>DMIS</w:t>
      </w:r>
      <w:r w:rsidRPr="00F45A47">
        <w:rPr>
          <w:rFonts w:ascii="Times New Roman" w:eastAsia="ＭＳ 明朝" w:hAnsi="Times New Roman" w:cs="Times New Roman"/>
          <w:szCs w:val="21"/>
          <w:rPrChange w:id="10505" w:author="Masato YOSHIKAWA" w:date="2026-01-20T11:15:00Z" w16du:dateUtc="2026-01-20T02:15:00Z">
            <w:rPr>
              <w:rFonts w:ascii="ＭＳ 明朝" w:eastAsia="ＭＳ 明朝" w:hAnsi="ＭＳ 明朝"/>
              <w:szCs w:val="21"/>
            </w:rPr>
          </w:rPrChange>
        </w:rPr>
        <w:t>段階への誘導を確実に制御しようとする戦略</w:t>
      </w:r>
      <w:r w:rsidRPr="00F45A47">
        <w:rPr>
          <w:rFonts w:ascii="Times New Roman" w:eastAsia="ＭＳ 明朝" w:hAnsi="Times New Roman" w:cs="Times New Roman" w:hint="eastAsia"/>
          <w:szCs w:val="21"/>
          <w:rPrChange w:id="10506" w:author="Masato YOSHIKAWA" w:date="2026-01-20T11:15:00Z" w16du:dateUtc="2026-01-20T02:15:00Z">
            <w:rPr>
              <w:rFonts w:ascii="ＭＳ 明朝" w:eastAsia="ＭＳ 明朝" w:hAnsi="ＭＳ 明朝" w:hint="eastAsia"/>
              <w:szCs w:val="21"/>
            </w:rPr>
          </w:rPrChange>
        </w:rPr>
        <w:t>的な状況においては、この不確実性を伴う直訳を避け、目的に応じて</w:t>
      </w:r>
      <w:r w:rsidRPr="00F45A47">
        <w:rPr>
          <w:rFonts w:ascii="Times New Roman" w:eastAsia="ＭＳ 明朝" w:hAnsi="Times New Roman" w:cs="Times New Roman"/>
          <w:szCs w:val="21"/>
          <w:rPrChange w:id="10507" w:author="Masato YOSHIKAWA" w:date="2026-01-20T11:15:00Z" w16du:dateUtc="2026-01-20T02:15:00Z">
            <w:rPr>
              <w:rFonts w:ascii="ＭＳ 明朝" w:eastAsia="ＭＳ 明朝" w:hAnsi="ＭＳ 明朝"/>
              <w:szCs w:val="21"/>
            </w:rPr>
          </w:rPrChange>
        </w:rPr>
        <w:t>Established equivalent</w:t>
      </w:r>
      <w:r w:rsidRPr="00F45A47">
        <w:rPr>
          <w:rFonts w:ascii="Times New Roman" w:eastAsia="ＭＳ 明朝" w:hAnsi="Times New Roman" w:cs="Times New Roman"/>
          <w:szCs w:val="21"/>
          <w:rPrChange w:id="10508" w:author="Masato YOSHIKAWA" w:date="2026-01-20T11:15:00Z" w16du:dateUtc="2026-01-20T02:15:00Z">
            <w:rPr>
              <w:rFonts w:ascii="ＭＳ 明朝" w:eastAsia="ＭＳ 明朝" w:hAnsi="ＭＳ 明朝"/>
              <w:szCs w:val="21"/>
            </w:rPr>
          </w:rPrChange>
        </w:rPr>
        <w:t>や</w:t>
      </w:r>
      <w:r w:rsidRPr="00F45A47">
        <w:rPr>
          <w:rFonts w:ascii="Times New Roman" w:eastAsia="ＭＳ 明朝" w:hAnsi="Times New Roman" w:cs="Times New Roman"/>
          <w:szCs w:val="21"/>
          <w:rPrChange w:id="10509" w:author="Masato YOSHIKAWA" w:date="2026-01-20T11:15:00Z" w16du:dateUtc="2026-01-20T02:15:00Z">
            <w:rPr>
              <w:rFonts w:ascii="ＭＳ 明朝" w:eastAsia="ＭＳ 明朝" w:hAnsi="ＭＳ 明朝"/>
              <w:szCs w:val="21"/>
            </w:rPr>
          </w:rPrChange>
        </w:rPr>
        <w:t>Borrowing</w:t>
      </w:r>
      <w:r w:rsidRPr="00F45A47">
        <w:rPr>
          <w:rFonts w:ascii="Times New Roman" w:eastAsia="ＭＳ 明朝" w:hAnsi="Times New Roman" w:cs="Times New Roman"/>
          <w:szCs w:val="21"/>
          <w:rPrChange w:id="10510" w:author="Masato YOSHIKAWA" w:date="2026-01-20T11:15:00Z" w16du:dateUtc="2026-01-20T02:15:00Z">
            <w:rPr>
              <w:rFonts w:ascii="ＭＳ 明朝" w:eastAsia="ＭＳ 明朝" w:hAnsi="ＭＳ 明朝"/>
              <w:szCs w:val="21"/>
            </w:rPr>
          </w:rPrChange>
        </w:rPr>
        <w:t>といった、結果の予測可能性が統計的に保証された技法を優先的に選択すべきであることが本モデルの示唆するところである。</w:t>
      </w:r>
    </w:p>
    <w:p w14:paraId="30F3BD4F" w14:textId="77777777" w:rsidR="00983D54" w:rsidRPr="00F45A47" w:rsidRDefault="00983D54" w:rsidP="000A6E91">
      <w:pPr>
        <w:rPr>
          <w:rFonts w:ascii="Times New Roman" w:eastAsia="ＭＳ 明朝" w:hAnsi="Times New Roman" w:cs="Times New Roman"/>
          <w:szCs w:val="21"/>
          <w:rPrChange w:id="10511" w:author="Masato YOSHIKAWA" w:date="2026-01-20T11:15:00Z" w16du:dateUtc="2026-01-20T02:15:00Z">
            <w:rPr>
              <w:rFonts w:ascii="ＭＳ 明朝" w:eastAsia="ＭＳ 明朝" w:hAnsi="ＭＳ 明朝"/>
              <w:szCs w:val="21"/>
            </w:rPr>
          </w:rPrChange>
        </w:rPr>
      </w:pPr>
    </w:p>
    <w:p w14:paraId="7CC6A9A3" w14:textId="1C511AA9" w:rsidR="00E50073" w:rsidRPr="00F45A47" w:rsidRDefault="000A6E91" w:rsidP="000A6E91">
      <w:pPr>
        <w:rPr>
          <w:rFonts w:ascii="Times New Roman" w:eastAsia="ＭＳ 明朝" w:hAnsi="Times New Roman" w:cs="Times New Roman"/>
          <w:szCs w:val="21"/>
          <w:rPrChange w:id="10512"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10513" w:author="Masato YOSHIKAWA" w:date="2026-01-20T11:15:00Z" w16du:dateUtc="2026-01-20T02:15:00Z">
            <w:rPr>
              <w:rFonts w:ascii="ＭＳ 明朝" w:eastAsia="ＭＳ 明朝" w:hAnsi="ＭＳ 明朝"/>
              <w:szCs w:val="21"/>
            </w:rPr>
          </w:rPrChange>
        </w:rPr>
        <w:t xml:space="preserve">5.2 </w:t>
      </w:r>
      <w:r w:rsidR="00E50073" w:rsidRPr="00F45A47">
        <w:rPr>
          <w:rFonts w:ascii="Times New Roman" w:eastAsia="ＭＳ 明朝" w:hAnsi="Times New Roman" w:cs="Times New Roman"/>
          <w:szCs w:val="21"/>
          <w:rPrChange w:id="10514" w:author="Masato YOSHIKAWA" w:date="2026-01-20T11:15:00Z" w16du:dateUtc="2026-01-20T02:15:00Z">
            <w:rPr>
              <w:rFonts w:ascii="ＭＳ 明朝" w:eastAsia="ＭＳ 明朝" w:hAnsi="ＭＳ 明朝"/>
              <w:szCs w:val="21"/>
            </w:rPr>
          </w:rPrChange>
        </w:rPr>
        <w:t>Minimization</w:t>
      </w:r>
      <w:r w:rsidR="00E50073" w:rsidRPr="00F45A47">
        <w:rPr>
          <w:rFonts w:ascii="Times New Roman" w:eastAsia="ＭＳ 明朝" w:hAnsi="Times New Roman" w:cs="Times New Roman" w:hint="eastAsia"/>
          <w:szCs w:val="21"/>
          <w:rPrChange w:id="10515" w:author="Masato YOSHIKAWA" w:date="2026-01-20T11:15:00Z" w16du:dateUtc="2026-01-20T02:15:00Z">
            <w:rPr>
              <w:rFonts w:ascii="ＭＳ 明朝" w:eastAsia="ＭＳ 明朝" w:hAnsi="ＭＳ 明朝" w:hint="eastAsia"/>
              <w:szCs w:val="21"/>
            </w:rPr>
          </w:rPrChange>
        </w:rPr>
        <w:t>の多さから読み取れる文学翻訳の性質</w:t>
      </w:r>
    </w:p>
    <w:p w14:paraId="5068CF94" w14:textId="7EC0D6D0" w:rsidR="00090371" w:rsidRPr="00F45A47" w:rsidRDefault="009115E1" w:rsidP="000A6E91">
      <w:pPr>
        <w:rPr>
          <w:rFonts w:ascii="Times New Roman" w:eastAsia="ＭＳ 明朝" w:hAnsi="Times New Roman" w:cs="Times New Roman"/>
          <w:szCs w:val="21"/>
          <w:rPrChange w:id="10516"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hint="eastAsia"/>
          <w:szCs w:val="21"/>
          <w:rPrChange w:id="10517" w:author="Masato YOSHIKAWA" w:date="2026-01-20T11:15:00Z" w16du:dateUtc="2026-01-20T02:15:00Z">
            <w:rPr>
              <w:rFonts w:ascii="ＭＳ 明朝" w:eastAsia="ＭＳ 明朝" w:hAnsi="ＭＳ 明朝" w:hint="eastAsia"/>
              <w:szCs w:val="21"/>
            </w:rPr>
          </w:rPrChange>
        </w:rPr>
        <w:t xml:space="preserve">　第４章の全体分析において、近藤・</w:t>
      </w:r>
      <w:r w:rsidRPr="00F45A47">
        <w:rPr>
          <w:rFonts w:ascii="Times New Roman" w:eastAsia="ＭＳ 明朝" w:hAnsi="Times New Roman" w:cs="Times New Roman"/>
          <w:szCs w:val="21"/>
          <w:rPrChange w:id="10518" w:author="Masato YOSHIKAWA" w:date="2026-01-20T11:15:00Z" w16du:dateUtc="2026-01-20T02:15:00Z">
            <w:rPr>
              <w:rFonts w:ascii="ＭＳ 明朝" w:eastAsia="ＭＳ 明朝" w:hAnsi="ＭＳ 明朝"/>
              <w:szCs w:val="21"/>
            </w:rPr>
          </w:rPrChange>
        </w:rPr>
        <w:t>McClellan</w:t>
      </w:r>
      <w:r w:rsidRPr="00F45A47">
        <w:rPr>
          <w:rFonts w:ascii="Times New Roman" w:eastAsia="ＭＳ 明朝" w:hAnsi="Times New Roman" w:cs="Times New Roman" w:hint="eastAsia"/>
          <w:szCs w:val="21"/>
          <w:rPrChange w:id="10519" w:author="Masato YOSHIKAWA" w:date="2026-01-20T11:15:00Z" w16du:dateUtc="2026-01-20T02:15:00Z">
            <w:rPr>
              <w:rFonts w:ascii="ＭＳ 明朝" w:eastAsia="ＭＳ 明朝" w:hAnsi="ＭＳ 明朝" w:hint="eastAsia"/>
              <w:szCs w:val="21"/>
            </w:rPr>
          </w:rPrChange>
        </w:rPr>
        <w:t>の両訳ともに、読者の体験する</w:t>
      </w:r>
      <w:r w:rsidRPr="00F45A47">
        <w:rPr>
          <w:rFonts w:ascii="Times New Roman" w:eastAsia="ＭＳ 明朝" w:hAnsi="Times New Roman" w:cs="Times New Roman"/>
          <w:szCs w:val="21"/>
          <w:rPrChange w:id="10520" w:author="Masato YOSHIKAWA" w:date="2026-01-20T11:15:00Z" w16du:dateUtc="2026-01-20T02:15:00Z">
            <w:rPr>
              <w:rFonts w:ascii="ＭＳ 明朝" w:eastAsia="ＭＳ 明朝" w:hAnsi="ＭＳ 明朝"/>
              <w:szCs w:val="21"/>
            </w:rPr>
          </w:rPrChange>
        </w:rPr>
        <w:t>DMIS</w:t>
      </w:r>
      <w:r w:rsidRPr="00F45A47">
        <w:rPr>
          <w:rFonts w:ascii="Times New Roman" w:eastAsia="ＭＳ 明朝" w:hAnsi="Times New Roman" w:cs="Times New Roman" w:hint="eastAsia"/>
          <w:szCs w:val="21"/>
          <w:rPrChange w:id="10521" w:author="Masato YOSHIKAWA" w:date="2026-01-20T11:15:00Z" w16du:dateUtc="2026-01-20T02:15:00Z">
            <w:rPr>
              <w:rFonts w:ascii="ＭＳ 明朝" w:eastAsia="ＭＳ 明朝" w:hAnsi="ＭＳ 明朝" w:hint="eastAsia"/>
              <w:szCs w:val="21"/>
            </w:rPr>
          </w:rPrChange>
        </w:rPr>
        <w:t>段階の約７割が</w:t>
      </w:r>
      <w:r w:rsidRPr="00F45A47">
        <w:rPr>
          <w:rFonts w:ascii="Times New Roman" w:eastAsia="ＭＳ 明朝" w:hAnsi="Times New Roman" w:cs="Times New Roman"/>
          <w:szCs w:val="21"/>
          <w:rPrChange w:id="10522" w:author="Masato YOSHIKAWA" w:date="2026-01-20T11:15:00Z" w16du:dateUtc="2026-01-20T02:15:00Z">
            <w:rPr>
              <w:rFonts w:ascii="ＭＳ 明朝" w:eastAsia="ＭＳ 明朝" w:hAnsi="ＭＳ 明朝"/>
              <w:szCs w:val="21"/>
            </w:rPr>
          </w:rPrChange>
        </w:rPr>
        <w:t>Minimization</w:t>
      </w:r>
      <w:r w:rsidRPr="00F45A47">
        <w:rPr>
          <w:rFonts w:ascii="Times New Roman" w:eastAsia="ＭＳ 明朝" w:hAnsi="Times New Roman" w:cs="Times New Roman" w:hint="eastAsia"/>
          <w:szCs w:val="21"/>
          <w:rPrChange w:id="10523" w:author="Masato YOSHIKAWA" w:date="2026-01-20T11:15:00Z" w16du:dateUtc="2026-01-20T02:15:00Z">
            <w:rPr>
              <w:rFonts w:ascii="ＭＳ 明朝" w:eastAsia="ＭＳ 明朝" w:hAnsi="ＭＳ 明朝" w:hint="eastAsia"/>
              <w:szCs w:val="21"/>
            </w:rPr>
          </w:rPrChange>
        </w:rPr>
        <w:t>によって占められていることが明らかになった。この圧倒的な比率は、翻訳者</w:t>
      </w:r>
      <w:r w:rsidR="00D80250" w:rsidRPr="00F45A47">
        <w:rPr>
          <w:rFonts w:ascii="Times New Roman" w:eastAsia="ＭＳ 明朝" w:hAnsi="Times New Roman" w:cs="Times New Roman" w:hint="eastAsia"/>
          <w:szCs w:val="21"/>
          <w:rPrChange w:id="10524" w:author="Masato YOSHIKAWA" w:date="2026-01-20T11:15:00Z" w16du:dateUtc="2026-01-20T02:15:00Z">
            <w:rPr>
              <w:rFonts w:ascii="ＭＳ 明朝" w:eastAsia="ＭＳ 明朝" w:hAnsi="ＭＳ 明朝" w:hint="eastAsia"/>
              <w:szCs w:val="21"/>
            </w:rPr>
          </w:rPrChange>
        </w:rPr>
        <w:t>の</w:t>
      </w:r>
      <w:r w:rsidR="00D80250" w:rsidRPr="00F45A47">
        <w:rPr>
          <w:rFonts w:ascii="Times New Roman" w:eastAsia="ＭＳ 明朝" w:hAnsi="Times New Roman" w:cs="Times New Roman"/>
          <w:szCs w:val="21"/>
          <w:rPrChange w:id="10525" w:author="Masato YOSHIKAWA" w:date="2026-01-20T11:15:00Z" w16du:dateUtc="2026-01-20T02:15:00Z">
            <w:rPr>
              <w:rFonts w:ascii="ＭＳ 明朝" w:eastAsia="ＭＳ 明朝" w:hAnsi="ＭＳ 明朝"/>
              <w:szCs w:val="21"/>
            </w:rPr>
          </w:rPrChange>
        </w:rPr>
        <w:t>個別の翻訳技法の集積というよりも</w:t>
      </w:r>
      <w:r w:rsidRPr="00F45A47">
        <w:rPr>
          <w:rFonts w:ascii="Times New Roman" w:eastAsia="ＭＳ 明朝" w:hAnsi="Times New Roman" w:cs="Times New Roman" w:hint="eastAsia"/>
          <w:szCs w:val="21"/>
          <w:rPrChange w:id="10526" w:author="Masato YOSHIKAWA" w:date="2026-01-20T11:15:00Z" w16du:dateUtc="2026-01-20T02:15:00Z">
            <w:rPr>
              <w:rFonts w:ascii="ＭＳ 明朝" w:eastAsia="ＭＳ 明朝" w:hAnsi="ＭＳ 明朝" w:hint="eastAsia"/>
              <w:szCs w:val="21"/>
            </w:rPr>
          </w:rPrChange>
        </w:rPr>
        <w:t>、文学作品、とりわけ『こころ』のような近代小説</w:t>
      </w:r>
      <w:r w:rsidR="00081742" w:rsidRPr="00F45A47">
        <w:rPr>
          <w:rFonts w:ascii="Times New Roman" w:eastAsia="ＭＳ 明朝" w:hAnsi="Times New Roman" w:cs="Times New Roman" w:hint="eastAsia"/>
          <w:szCs w:val="21"/>
          <w:rPrChange w:id="10527" w:author="Masato YOSHIKAWA" w:date="2026-01-20T11:15:00Z" w16du:dateUtc="2026-01-20T02:15:00Z">
            <w:rPr>
              <w:rFonts w:ascii="ＭＳ 明朝" w:eastAsia="ＭＳ 明朝" w:hAnsi="ＭＳ 明朝" w:hint="eastAsia"/>
              <w:szCs w:val="21"/>
            </w:rPr>
          </w:rPrChange>
        </w:rPr>
        <w:t>の翻訳において何が優先されるべきかという、ジャンル固有の性質を強く反映</w:t>
      </w:r>
      <w:r w:rsidR="00D80250" w:rsidRPr="00F45A47">
        <w:rPr>
          <w:rFonts w:ascii="Times New Roman" w:eastAsia="ＭＳ 明朝" w:hAnsi="Times New Roman" w:cs="Times New Roman" w:hint="eastAsia"/>
          <w:szCs w:val="21"/>
          <w:rPrChange w:id="10528" w:author="Masato YOSHIKAWA" w:date="2026-01-20T11:15:00Z" w16du:dateUtc="2026-01-20T02:15:00Z">
            <w:rPr>
              <w:rFonts w:ascii="ＭＳ 明朝" w:eastAsia="ＭＳ 明朝" w:hAnsi="ＭＳ 明朝" w:hint="eastAsia"/>
              <w:szCs w:val="21"/>
            </w:rPr>
          </w:rPrChange>
        </w:rPr>
        <w:t>したものである</w:t>
      </w:r>
      <w:r w:rsidR="00081742" w:rsidRPr="00F45A47">
        <w:rPr>
          <w:rFonts w:ascii="Times New Roman" w:eastAsia="ＭＳ 明朝" w:hAnsi="Times New Roman" w:cs="Times New Roman" w:hint="eastAsia"/>
          <w:szCs w:val="21"/>
          <w:rPrChange w:id="10529" w:author="Masato YOSHIKAWA" w:date="2026-01-20T11:15:00Z" w16du:dateUtc="2026-01-20T02:15:00Z">
            <w:rPr>
              <w:rFonts w:ascii="ＭＳ 明朝" w:eastAsia="ＭＳ 明朝" w:hAnsi="ＭＳ 明朝" w:hint="eastAsia"/>
              <w:szCs w:val="21"/>
            </w:rPr>
          </w:rPrChange>
        </w:rPr>
        <w:t>。</w:t>
      </w:r>
    </w:p>
    <w:p w14:paraId="0965CB5A" w14:textId="1DD23B04" w:rsidR="0003173E" w:rsidRPr="00F45A47" w:rsidRDefault="00081742" w:rsidP="00FF6755">
      <w:pPr>
        <w:rPr>
          <w:rFonts w:ascii="Times New Roman" w:eastAsia="ＭＳ 明朝" w:hAnsi="Times New Roman" w:cs="Times New Roman"/>
          <w:szCs w:val="21"/>
          <w:rPrChange w:id="10530"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hint="eastAsia"/>
          <w:szCs w:val="21"/>
          <w:rPrChange w:id="10531" w:author="Masato YOSHIKAWA" w:date="2026-01-20T11:15:00Z" w16du:dateUtc="2026-01-20T02:15:00Z">
            <w:rPr>
              <w:rFonts w:ascii="ＭＳ 明朝" w:eastAsia="ＭＳ 明朝" w:hAnsi="ＭＳ 明朝" w:hint="eastAsia"/>
              <w:szCs w:val="21"/>
            </w:rPr>
          </w:rPrChange>
        </w:rPr>
        <w:t xml:space="preserve">　小説を読むという行為の主たる目的は、物語の筋を追い、登場人物</w:t>
      </w:r>
      <w:r w:rsidR="0003173E" w:rsidRPr="00F45A47">
        <w:rPr>
          <w:rFonts w:ascii="Times New Roman" w:eastAsia="ＭＳ 明朝" w:hAnsi="Times New Roman" w:cs="Times New Roman" w:hint="eastAsia"/>
          <w:szCs w:val="21"/>
          <w:rPrChange w:id="10532" w:author="Masato YOSHIKAWA" w:date="2026-01-20T11:15:00Z" w16du:dateUtc="2026-01-20T02:15:00Z">
            <w:rPr>
              <w:rFonts w:ascii="ＭＳ 明朝" w:eastAsia="ＭＳ 明朝" w:hAnsi="ＭＳ 明朝" w:hint="eastAsia"/>
              <w:szCs w:val="21"/>
            </w:rPr>
          </w:rPrChange>
        </w:rPr>
        <w:t>や情景に没入する</w:t>
      </w:r>
      <w:r w:rsidR="00B56727" w:rsidRPr="00F45A47">
        <w:rPr>
          <w:rFonts w:ascii="Times New Roman" w:eastAsia="ＭＳ 明朝" w:hAnsi="Times New Roman" w:cs="Times New Roman" w:hint="eastAsia"/>
          <w:szCs w:val="21"/>
          <w:rPrChange w:id="10533" w:author="Masato YOSHIKAWA" w:date="2026-01-20T11:15:00Z" w16du:dateUtc="2026-01-20T02:15:00Z">
            <w:rPr>
              <w:rFonts w:ascii="ＭＳ 明朝" w:eastAsia="ＭＳ 明朝" w:hAnsi="ＭＳ 明朝" w:hint="eastAsia"/>
              <w:szCs w:val="21"/>
            </w:rPr>
          </w:rPrChange>
        </w:rPr>
        <w:t>こと</w:t>
      </w:r>
      <w:r w:rsidR="0003173E" w:rsidRPr="00F45A47">
        <w:rPr>
          <w:rFonts w:ascii="Times New Roman" w:eastAsia="ＭＳ 明朝" w:hAnsi="Times New Roman" w:cs="Times New Roman" w:hint="eastAsia"/>
          <w:szCs w:val="21"/>
          <w:rPrChange w:id="10534" w:author="Masato YOSHIKAWA" w:date="2026-01-20T11:15:00Z" w16du:dateUtc="2026-01-20T02:15:00Z">
            <w:rPr>
              <w:rFonts w:ascii="ＭＳ 明朝" w:eastAsia="ＭＳ 明朝" w:hAnsi="ＭＳ 明朝" w:hint="eastAsia"/>
              <w:szCs w:val="21"/>
            </w:rPr>
          </w:rPrChange>
        </w:rPr>
        <w:t>である。すなわち、そこには異文化</w:t>
      </w:r>
      <w:r w:rsidR="003505FE" w:rsidRPr="00F45A47">
        <w:rPr>
          <w:rFonts w:ascii="Times New Roman" w:eastAsia="ＭＳ 明朝" w:hAnsi="Times New Roman" w:cs="Times New Roman" w:hint="eastAsia"/>
          <w:szCs w:val="21"/>
          <w:rPrChange w:id="10535" w:author="Masato YOSHIKAWA" w:date="2026-01-20T11:15:00Z" w16du:dateUtc="2026-01-20T02:15:00Z">
            <w:rPr>
              <w:rFonts w:ascii="ＭＳ 明朝" w:eastAsia="ＭＳ 明朝" w:hAnsi="ＭＳ 明朝" w:hint="eastAsia"/>
              <w:szCs w:val="21"/>
            </w:rPr>
          </w:rPrChange>
        </w:rPr>
        <w:t>の理解</w:t>
      </w:r>
      <w:r w:rsidR="003A15AD" w:rsidRPr="00F45A47">
        <w:rPr>
          <w:rFonts w:ascii="Times New Roman" w:eastAsia="ＭＳ 明朝" w:hAnsi="Times New Roman" w:cs="Times New Roman" w:hint="eastAsia"/>
          <w:szCs w:val="21"/>
          <w:rPrChange w:id="10536" w:author="Masato YOSHIKAWA" w:date="2026-01-20T11:15:00Z" w16du:dateUtc="2026-01-20T02:15:00Z">
            <w:rPr>
              <w:rFonts w:ascii="ＭＳ 明朝" w:eastAsia="ＭＳ 明朝" w:hAnsi="ＭＳ 明朝" w:hint="eastAsia"/>
              <w:szCs w:val="21"/>
            </w:rPr>
          </w:rPrChange>
        </w:rPr>
        <w:t>よりも</w:t>
      </w:r>
      <w:r w:rsidR="0003173E" w:rsidRPr="00F45A47">
        <w:rPr>
          <w:rFonts w:ascii="Times New Roman" w:eastAsia="ＭＳ 明朝" w:hAnsi="Times New Roman" w:cs="Times New Roman" w:hint="eastAsia"/>
          <w:szCs w:val="21"/>
          <w:rPrChange w:id="10537" w:author="Masato YOSHIKAWA" w:date="2026-01-20T11:15:00Z" w16du:dateUtc="2026-01-20T02:15:00Z">
            <w:rPr>
              <w:rFonts w:ascii="ＭＳ 明朝" w:eastAsia="ＭＳ 明朝" w:hAnsi="ＭＳ 明朝" w:hint="eastAsia"/>
              <w:szCs w:val="21"/>
            </w:rPr>
          </w:rPrChange>
        </w:rPr>
        <w:t>、物語世界へのスムーズな没入が求められる。</w:t>
      </w:r>
      <w:r w:rsidR="004B06BF" w:rsidRPr="00F45A47">
        <w:rPr>
          <w:rFonts w:ascii="Times New Roman" w:eastAsia="ＭＳ 明朝" w:hAnsi="Times New Roman" w:cs="Times New Roman"/>
          <w:szCs w:val="21"/>
          <w:rPrChange w:id="10538" w:author="Masato YOSHIKAWA" w:date="2026-01-20T11:15:00Z" w16du:dateUtc="2026-01-20T02:15:00Z">
            <w:rPr>
              <w:rFonts w:ascii="ＭＳ 明朝" w:eastAsia="ＭＳ 明朝" w:hAnsi="ＭＳ 明朝"/>
              <w:szCs w:val="21"/>
            </w:rPr>
          </w:rPrChange>
        </w:rPr>
        <w:t>Ryan</w:t>
      </w:r>
      <w:sdt>
        <w:sdtPr>
          <w:rPr>
            <w:rFonts w:ascii="Times New Roman" w:eastAsia="ＭＳ 明朝" w:hAnsi="Times New Roman" w:cs="Times New Roman"/>
            <w:szCs w:val="21"/>
          </w:rPr>
          <w:id w:val="-496876490"/>
          <w:citation/>
        </w:sdtPr>
        <w:sdtContent>
          <w:r w:rsidR="00653891" w:rsidRPr="00F45A47">
            <w:rPr>
              <w:rFonts w:ascii="Times New Roman" w:eastAsia="ＭＳ 明朝" w:hAnsi="Times New Roman" w:cs="Times New Roman"/>
              <w:szCs w:val="21"/>
              <w:rPrChange w:id="10539" w:author="Masato YOSHIKAWA" w:date="2026-01-20T11:15:00Z" w16du:dateUtc="2026-01-20T02:15:00Z">
                <w:rPr>
                  <w:rFonts w:ascii="ＭＳ 明朝" w:eastAsia="ＭＳ 明朝" w:hAnsi="ＭＳ 明朝"/>
                  <w:szCs w:val="21"/>
                </w:rPr>
              </w:rPrChange>
            </w:rPr>
            <w:fldChar w:fldCharType="begin"/>
          </w:r>
          <w:r w:rsidR="00FE504F" w:rsidRPr="00F45A47">
            <w:rPr>
              <w:rFonts w:ascii="Times New Roman" w:eastAsia="ＭＳ 明朝" w:hAnsi="Times New Roman" w:cs="Times New Roman"/>
              <w:szCs w:val="21"/>
              <w:rPrChange w:id="10540" w:author="Masato YOSHIKAWA" w:date="2026-01-20T11:15:00Z" w16du:dateUtc="2026-01-20T02:15:00Z">
                <w:rPr>
                  <w:rFonts w:ascii="ＭＳ 明朝" w:eastAsia="ＭＳ 明朝" w:hAnsi="ＭＳ 明朝"/>
                  <w:szCs w:val="21"/>
                </w:rPr>
              </w:rPrChange>
            </w:rPr>
            <w:instrText xml:space="preserve">CITATION Rya91 \p 48-60 \n  \t  \l 1041 </w:instrText>
          </w:r>
          <w:r w:rsidR="00653891" w:rsidRPr="00F45A47">
            <w:rPr>
              <w:rFonts w:ascii="Times New Roman" w:eastAsia="ＭＳ 明朝" w:hAnsi="Times New Roman" w:cs="Times New Roman"/>
              <w:szCs w:val="21"/>
              <w:rPrChange w:id="10541" w:author="Masato YOSHIKAWA" w:date="2026-01-20T11:15:00Z" w16du:dateUtc="2026-01-20T02:15:00Z">
                <w:rPr>
                  <w:rFonts w:ascii="ＭＳ 明朝" w:eastAsia="ＭＳ 明朝" w:hAnsi="ＭＳ 明朝"/>
                  <w:szCs w:val="21"/>
                </w:rPr>
              </w:rPrChange>
            </w:rPr>
            <w:fldChar w:fldCharType="separate"/>
          </w:r>
          <w:r w:rsidR="00FE504F" w:rsidRPr="00F45A47">
            <w:rPr>
              <w:rFonts w:ascii="Times New Roman" w:eastAsia="ＭＳ 明朝" w:hAnsi="Times New Roman" w:cs="Times New Roman"/>
              <w:noProof/>
              <w:szCs w:val="21"/>
              <w:rPrChange w:id="10542" w:author="Masato YOSHIKAWA" w:date="2026-01-20T11:15:00Z" w16du:dateUtc="2026-01-20T02:15:00Z">
                <w:rPr>
                  <w:rFonts w:ascii="ＭＳ 明朝" w:eastAsia="ＭＳ 明朝" w:hAnsi="ＭＳ 明朝"/>
                  <w:noProof/>
                  <w:szCs w:val="21"/>
                </w:rPr>
              </w:rPrChange>
            </w:rPr>
            <w:t xml:space="preserve"> (1991, pp. 48-60)</w:t>
          </w:r>
          <w:r w:rsidR="00653891" w:rsidRPr="00F45A47">
            <w:rPr>
              <w:rFonts w:ascii="Times New Roman" w:eastAsia="ＭＳ 明朝" w:hAnsi="Times New Roman" w:cs="Times New Roman"/>
              <w:szCs w:val="21"/>
              <w:rPrChange w:id="10543" w:author="Masato YOSHIKAWA" w:date="2026-01-20T11:15:00Z" w16du:dateUtc="2026-01-20T02:15:00Z">
                <w:rPr>
                  <w:rFonts w:ascii="ＭＳ 明朝" w:eastAsia="ＭＳ 明朝" w:hAnsi="ＭＳ 明朝"/>
                  <w:szCs w:val="21"/>
                </w:rPr>
              </w:rPrChange>
            </w:rPr>
            <w:fldChar w:fldCharType="end"/>
          </w:r>
        </w:sdtContent>
      </w:sdt>
      <w:ins w:id="10544" w:author="Masato YOSHIKAWA" w:date="2026-01-20T13:40:00Z" w16du:dateUtc="2026-01-20T04:40:00Z">
        <w:r w:rsidR="00063DE3">
          <w:rPr>
            <w:rFonts w:ascii="Times New Roman" w:eastAsia="ＭＳ 明朝" w:hAnsi="Times New Roman" w:cs="Times New Roman" w:hint="eastAsia"/>
            <w:szCs w:val="21"/>
          </w:rPr>
          <w:t xml:space="preserve"> </w:t>
        </w:r>
      </w:ins>
      <w:del w:id="10545" w:author="Masato YOSHIKAWA" w:date="2026-01-20T13:41:00Z" w16du:dateUtc="2026-01-20T04:41:00Z">
        <w:r w:rsidR="00D80250" w:rsidRPr="00F45A47" w:rsidDel="005E000D">
          <w:rPr>
            <w:rFonts w:ascii="Times New Roman" w:eastAsia="ＭＳ 明朝" w:hAnsi="Times New Roman" w:cs="Times New Roman" w:hint="eastAsia"/>
            <w:szCs w:val="21"/>
            <w:rPrChange w:id="10546" w:author="Masato YOSHIKAWA" w:date="2026-01-20T11:15:00Z" w16du:dateUtc="2026-01-20T02:15:00Z">
              <w:rPr>
                <w:rFonts w:ascii="ＭＳ 明朝" w:eastAsia="ＭＳ 明朝" w:hAnsi="ＭＳ 明朝" w:hint="eastAsia"/>
                <w:szCs w:val="21"/>
              </w:rPr>
            </w:rPrChange>
          </w:rPr>
          <w:delText>によると</w:delText>
        </w:r>
      </w:del>
      <w:ins w:id="10547" w:author="Masato YOSHIKAWA" w:date="2026-01-20T13:41:00Z" w16du:dateUtc="2026-01-20T04:41:00Z">
        <w:r w:rsidR="005E000D">
          <w:rPr>
            <w:rFonts w:ascii="Times New Roman" w:eastAsia="ＭＳ 明朝" w:hAnsi="Times New Roman" w:cs="Times New Roman" w:hint="eastAsia"/>
            <w:szCs w:val="21"/>
          </w:rPr>
          <w:t>は</w:t>
        </w:r>
      </w:ins>
      <w:r w:rsidR="00D80250" w:rsidRPr="00F45A47">
        <w:rPr>
          <w:rFonts w:ascii="Times New Roman" w:eastAsia="ＭＳ 明朝" w:hAnsi="Times New Roman" w:cs="Times New Roman" w:hint="eastAsia"/>
          <w:szCs w:val="21"/>
          <w:rPrChange w:id="10548" w:author="Masato YOSHIKAWA" w:date="2026-01-20T11:15:00Z" w16du:dateUtc="2026-01-20T02:15:00Z">
            <w:rPr>
              <w:rFonts w:ascii="ＭＳ 明朝" w:eastAsia="ＭＳ 明朝" w:hAnsi="ＭＳ 明朝" w:hint="eastAsia"/>
              <w:szCs w:val="21"/>
            </w:rPr>
          </w:rPrChange>
        </w:rPr>
        <w:t>、</w:t>
      </w:r>
      <w:del w:id="10549" w:author="Masato YOSHIKAWA" w:date="2026-01-20T13:42:00Z" w16du:dateUtc="2026-01-20T04:42:00Z">
        <w:r w:rsidR="00D922E5" w:rsidRPr="00F45A47" w:rsidDel="005E000D">
          <w:rPr>
            <w:rFonts w:ascii="Times New Roman" w:eastAsia="ＭＳ 明朝" w:hAnsi="Times New Roman" w:cs="Times New Roman"/>
            <w:szCs w:val="21"/>
            <w:rPrChange w:id="10550" w:author="Masato YOSHIKAWA" w:date="2026-01-20T11:15:00Z" w16du:dateUtc="2026-01-20T02:15:00Z">
              <w:rPr>
                <w:rFonts w:ascii="ＭＳ 明朝" w:eastAsia="ＭＳ 明朝" w:hAnsi="ＭＳ 明朝"/>
                <w:szCs w:val="21"/>
              </w:rPr>
            </w:rPrChange>
          </w:rPr>
          <w:delText>最小離脱の原則（</w:delText>
        </w:r>
        <w:r w:rsidR="00D922E5" w:rsidRPr="00F45A47" w:rsidDel="005E000D">
          <w:rPr>
            <w:rFonts w:ascii="Times New Roman" w:eastAsia="ＭＳ 明朝" w:hAnsi="Times New Roman" w:cs="Times New Roman"/>
            <w:szCs w:val="21"/>
            <w:rPrChange w:id="10551" w:author="Masato YOSHIKAWA" w:date="2026-01-20T11:15:00Z" w16du:dateUtc="2026-01-20T02:15:00Z">
              <w:rPr>
                <w:rFonts w:ascii="ＭＳ 明朝" w:eastAsia="ＭＳ 明朝" w:hAnsi="ＭＳ 明朝"/>
                <w:szCs w:val="21"/>
              </w:rPr>
            </w:rPrChange>
          </w:rPr>
          <w:delText>principle of minimal departure</w:delText>
        </w:r>
        <w:r w:rsidR="00D922E5" w:rsidRPr="00F45A47" w:rsidDel="005E000D">
          <w:rPr>
            <w:rFonts w:ascii="Times New Roman" w:eastAsia="ＭＳ 明朝" w:hAnsi="Times New Roman" w:cs="Times New Roman"/>
            <w:szCs w:val="21"/>
            <w:rPrChange w:id="10552" w:author="Masato YOSHIKAWA" w:date="2026-01-20T11:15:00Z" w16du:dateUtc="2026-01-20T02:15:00Z">
              <w:rPr>
                <w:rFonts w:ascii="ＭＳ 明朝" w:eastAsia="ＭＳ 明朝" w:hAnsi="ＭＳ 明朝"/>
                <w:szCs w:val="21"/>
              </w:rPr>
            </w:rPrChange>
          </w:rPr>
          <w:delText>）</w:delText>
        </w:r>
        <w:r w:rsidR="00D80250" w:rsidRPr="00F45A47" w:rsidDel="005E000D">
          <w:rPr>
            <w:rFonts w:ascii="Times New Roman" w:eastAsia="ＭＳ 明朝" w:hAnsi="Times New Roman" w:cs="Times New Roman" w:hint="eastAsia"/>
            <w:szCs w:val="21"/>
            <w:rPrChange w:id="10553" w:author="Masato YOSHIKAWA" w:date="2026-01-20T11:15:00Z" w16du:dateUtc="2026-01-20T02:15:00Z">
              <w:rPr>
                <w:rFonts w:ascii="ＭＳ 明朝" w:eastAsia="ＭＳ 明朝" w:hAnsi="ＭＳ 明朝" w:hint="eastAsia"/>
                <w:szCs w:val="21"/>
              </w:rPr>
            </w:rPrChange>
          </w:rPr>
          <w:delText>は</w:delText>
        </w:r>
      </w:del>
      <w:r w:rsidR="00D922E5" w:rsidRPr="00F45A47">
        <w:rPr>
          <w:rFonts w:ascii="Times New Roman" w:eastAsia="ＭＳ 明朝" w:hAnsi="Times New Roman" w:cs="Times New Roman"/>
          <w:szCs w:val="21"/>
          <w:rPrChange w:id="10554" w:author="Masato YOSHIKAWA" w:date="2026-01-20T11:15:00Z" w16du:dateUtc="2026-01-20T02:15:00Z">
            <w:rPr>
              <w:rFonts w:ascii="ＭＳ 明朝" w:eastAsia="ＭＳ 明朝" w:hAnsi="ＭＳ 明朝"/>
              <w:szCs w:val="21"/>
            </w:rPr>
          </w:rPrChange>
        </w:rPr>
        <w:t>読者がフィクションの虚構世界を解釈する際に、</w:t>
      </w:r>
      <w:r w:rsidR="000B0D24" w:rsidRPr="00F45A47">
        <w:rPr>
          <w:rFonts w:ascii="Times New Roman" w:eastAsia="ＭＳ 明朝" w:hAnsi="Times New Roman" w:cs="Times New Roman"/>
          <w:szCs w:val="21"/>
          <w:rPrChange w:id="10555" w:author="Masato YOSHIKAWA" w:date="2026-01-20T11:15:00Z" w16du:dateUtc="2026-01-20T02:15:00Z">
            <w:rPr>
              <w:rFonts w:ascii="ＭＳ 明朝" w:eastAsia="ＭＳ 明朝" w:hAnsi="ＭＳ 明朝"/>
              <w:szCs w:val="21"/>
            </w:rPr>
          </w:rPrChange>
        </w:rPr>
        <w:t>テキスト</w:t>
      </w:r>
      <w:r w:rsidR="00D922E5" w:rsidRPr="00F45A47">
        <w:rPr>
          <w:rFonts w:ascii="Times New Roman" w:eastAsia="ＭＳ 明朝" w:hAnsi="Times New Roman" w:cs="Times New Roman"/>
          <w:szCs w:val="21"/>
          <w:rPrChange w:id="10556" w:author="Masato YOSHIKAWA" w:date="2026-01-20T11:15:00Z" w16du:dateUtc="2026-01-20T02:15:00Z">
            <w:rPr>
              <w:rFonts w:ascii="ＭＳ 明朝" w:eastAsia="ＭＳ 明朝" w:hAnsi="ＭＳ 明朝"/>
              <w:szCs w:val="21"/>
            </w:rPr>
          </w:rPrChange>
        </w:rPr>
        <w:t>によって明示的に否定されていない限り、虚構世界を現実世界と同じ法則・論理で自動的に構築する</w:t>
      </w:r>
      <w:ins w:id="10557" w:author="Masato YOSHIKAWA" w:date="2026-01-20T13:42:00Z" w16du:dateUtc="2026-01-20T04:42:00Z">
        <w:r w:rsidR="005E000D">
          <w:rPr>
            <w:rFonts w:ascii="Times New Roman" w:eastAsia="ＭＳ 明朝" w:hAnsi="Times New Roman" w:cs="Times New Roman" w:hint="eastAsia"/>
            <w:szCs w:val="21"/>
          </w:rPr>
          <w:t>、という「</w:t>
        </w:r>
        <w:r w:rsidR="005E000D" w:rsidRPr="00C45809">
          <w:rPr>
            <w:rFonts w:ascii="Times New Roman" w:eastAsia="ＭＳ 明朝" w:hAnsi="Times New Roman" w:cs="Times New Roman"/>
            <w:szCs w:val="21"/>
          </w:rPr>
          <w:t>最小離脱の原則（</w:t>
        </w:r>
        <w:r w:rsidR="005E000D" w:rsidRPr="00C45809">
          <w:rPr>
            <w:rFonts w:ascii="Times New Roman" w:eastAsia="ＭＳ 明朝" w:hAnsi="Times New Roman" w:cs="Times New Roman"/>
            <w:szCs w:val="21"/>
          </w:rPr>
          <w:t>principle of minimal departure</w:t>
        </w:r>
        <w:r w:rsidR="005E000D" w:rsidRPr="00C45809">
          <w:rPr>
            <w:rFonts w:ascii="Times New Roman" w:eastAsia="ＭＳ 明朝" w:hAnsi="Times New Roman" w:cs="Times New Roman"/>
            <w:szCs w:val="21"/>
          </w:rPr>
          <w:t>）</w:t>
        </w:r>
        <w:r w:rsidR="005E000D">
          <w:rPr>
            <w:rFonts w:ascii="Times New Roman" w:eastAsia="ＭＳ 明朝" w:hAnsi="Times New Roman" w:cs="Times New Roman" w:hint="eastAsia"/>
            <w:szCs w:val="21"/>
          </w:rPr>
          <w:t>」</w:t>
        </w:r>
      </w:ins>
      <w:del w:id="10558" w:author="Masato YOSHIKAWA" w:date="2026-01-20T13:42:00Z" w16du:dateUtc="2026-01-20T04:42:00Z">
        <w:r w:rsidR="005E000D" w:rsidRPr="00F45A47" w:rsidDel="005E000D">
          <w:rPr>
            <w:rFonts w:ascii="Times New Roman" w:eastAsia="ＭＳ 明朝" w:hAnsi="Times New Roman" w:cs="Times New Roman"/>
            <w:szCs w:val="21"/>
            <w:rPrChange w:id="10559" w:author="Masato YOSHIKAWA" w:date="2026-01-20T11:15:00Z" w16du:dateUtc="2026-01-20T02:15:00Z">
              <w:rPr>
                <w:rFonts w:ascii="ＭＳ 明朝" w:eastAsia="ＭＳ 明朝" w:hAnsi="ＭＳ 明朝"/>
                <w:szCs w:val="21"/>
              </w:rPr>
            </w:rPrChange>
          </w:rPr>
          <w:delText>解釈規則である</w:delText>
        </w:r>
      </w:del>
      <w:ins w:id="10560" w:author="Masato YOSHIKAWA" w:date="2026-01-20T13:42:00Z" w16du:dateUtc="2026-01-20T04:42:00Z">
        <w:r w:rsidR="005E000D">
          <w:rPr>
            <w:rFonts w:ascii="Times New Roman" w:eastAsia="ＭＳ 明朝" w:hAnsi="Times New Roman" w:cs="Times New Roman" w:hint="eastAsia"/>
            <w:szCs w:val="21"/>
          </w:rPr>
          <w:t>を提案している</w:t>
        </w:r>
      </w:ins>
      <w:r w:rsidR="00D922E5" w:rsidRPr="00F45A47">
        <w:rPr>
          <w:rFonts w:ascii="Times New Roman" w:eastAsia="ＭＳ 明朝" w:hAnsi="Times New Roman" w:cs="Times New Roman"/>
          <w:szCs w:val="21"/>
          <w:rPrChange w:id="10561" w:author="Masato YOSHIKAWA" w:date="2026-01-20T11:15:00Z" w16du:dateUtc="2026-01-20T02:15:00Z">
            <w:rPr>
              <w:rFonts w:ascii="ＭＳ 明朝" w:eastAsia="ＭＳ 明朝" w:hAnsi="ＭＳ 明朝"/>
              <w:szCs w:val="21"/>
            </w:rPr>
          </w:rPrChange>
        </w:rPr>
        <w:t>。</w:t>
      </w:r>
      <w:r w:rsidR="00F965E4" w:rsidRPr="00F45A47">
        <w:rPr>
          <w:rFonts w:ascii="Times New Roman" w:eastAsia="ＭＳ 明朝" w:hAnsi="Times New Roman" w:cs="Times New Roman" w:hint="eastAsia"/>
          <w:szCs w:val="21"/>
          <w:rPrChange w:id="10562" w:author="Masato YOSHIKAWA" w:date="2026-01-20T11:15:00Z" w16du:dateUtc="2026-01-20T02:15:00Z">
            <w:rPr>
              <w:rFonts w:ascii="ＭＳ 明朝" w:eastAsia="ＭＳ 明朝" w:hAnsi="ＭＳ 明朝" w:hint="eastAsia"/>
              <w:szCs w:val="21"/>
            </w:rPr>
          </w:rPrChange>
        </w:rPr>
        <w:t>たとえば、「太郎はカフェでコーヒーを注文した」という</w:t>
      </w:r>
      <w:r w:rsidR="000B0D24" w:rsidRPr="00F45A47">
        <w:rPr>
          <w:rFonts w:ascii="Times New Roman" w:eastAsia="ＭＳ 明朝" w:hAnsi="Times New Roman" w:cs="Times New Roman" w:hint="eastAsia"/>
          <w:szCs w:val="21"/>
          <w:rPrChange w:id="10563" w:author="Masato YOSHIKAWA" w:date="2026-01-20T11:15:00Z" w16du:dateUtc="2026-01-20T02:15:00Z">
            <w:rPr>
              <w:rFonts w:ascii="ＭＳ 明朝" w:eastAsia="ＭＳ 明朝" w:hAnsi="ＭＳ 明朝" w:hint="eastAsia"/>
              <w:szCs w:val="21"/>
            </w:rPr>
          </w:rPrChange>
        </w:rPr>
        <w:t>テキスト</w:t>
      </w:r>
      <w:r w:rsidR="00F965E4" w:rsidRPr="00F45A47">
        <w:rPr>
          <w:rFonts w:ascii="Times New Roman" w:eastAsia="ＭＳ 明朝" w:hAnsi="Times New Roman" w:cs="Times New Roman" w:hint="eastAsia"/>
          <w:szCs w:val="21"/>
          <w:rPrChange w:id="10564" w:author="Masato YOSHIKAWA" w:date="2026-01-20T11:15:00Z" w16du:dateUtc="2026-01-20T02:15:00Z">
            <w:rPr>
              <w:rFonts w:ascii="ＭＳ 明朝" w:eastAsia="ＭＳ 明朝" w:hAnsi="ＭＳ 明朝" w:hint="eastAsia"/>
              <w:szCs w:val="21"/>
            </w:rPr>
          </w:rPrChange>
        </w:rPr>
        <w:t>に対して、読者は無意識に「コーヒーは液体である」「太郎は人間である」「お金を払う必要がある」といった現実知識を投影する。</w:t>
      </w:r>
      <w:r w:rsidR="00E86E57" w:rsidRPr="00F45A47">
        <w:rPr>
          <w:rFonts w:ascii="Times New Roman" w:eastAsia="ＭＳ 明朝" w:hAnsi="Times New Roman" w:cs="Times New Roman" w:hint="eastAsia"/>
          <w:szCs w:val="21"/>
          <w:rPrChange w:id="10565" w:author="Masato YOSHIKAWA" w:date="2026-01-20T11:15:00Z" w16du:dateUtc="2026-01-20T02:15:00Z">
            <w:rPr>
              <w:rFonts w:ascii="ＭＳ 明朝" w:eastAsia="ＭＳ 明朝" w:hAnsi="ＭＳ 明朝" w:hint="eastAsia"/>
              <w:szCs w:val="21"/>
            </w:rPr>
          </w:rPrChange>
        </w:rPr>
        <w:t>つまり、</w:t>
      </w:r>
      <w:r w:rsidR="0003173E" w:rsidRPr="00F45A47">
        <w:rPr>
          <w:rFonts w:ascii="Times New Roman" w:eastAsia="ＭＳ 明朝" w:hAnsi="Times New Roman" w:cs="Times New Roman" w:hint="eastAsia"/>
          <w:szCs w:val="21"/>
          <w:rPrChange w:id="10566" w:author="Masato YOSHIKAWA" w:date="2026-01-20T11:15:00Z" w16du:dateUtc="2026-01-20T02:15:00Z">
            <w:rPr>
              <w:rFonts w:ascii="ＭＳ 明朝" w:eastAsia="ＭＳ 明朝" w:hAnsi="ＭＳ 明朝" w:hint="eastAsia"/>
              <w:szCs w:val="21"/>
            </w:rPr>
          </w:rPrChange>
        </w:rPr>
        <w:t>もし翻訳</w:t>
      </w:r>
      <w:r w:rsidR="00DB6A7B" w:rsidRPr="00F45A47">
        <w:rPr>
          <w:rFonts w:ascii="Times New Roman" w:eastAsia="ＭＳ 明朝" w:hAnsi="Times New Roman" w:cs="Times New Roman" w:hint="eastAsia"/>
          <w:szCs w:val="21"/>
          <w:rPrChange w:id="10567" w:author="Masato YOSHIKAWA" w:date="2026-01-20T11:15:00Z" w16du:dateUtc="2026-01-20T02:15:00Z">
            <w:rPr>
              <w:rFonts w:ascii="ＭＳ 明朝" w:eastAsia="ＭＳ 明朝" w:hAnsi="ＭＳ 明朝" w:hint="eastAsia"/>
              <w:szCs w:val="21"/>
            </w:rPr>
          </w:rPrChange>
        </w:rPr>
        <w:t>された小説において、</w:t>
      </w:r>
      <w:r w:rsidR="0003173E" w:rsidRPr="00F45A47">
        <w:rPr>
          <w:rFonts w:ascii="Times New Roman" w:eastAsia="ＭＳ 明朝" w:hAnsi="Times New Roman" w:cs="Times New Roman" w:hint="eastAsia"/>
          <w:szCs w:val="21"/>
          <w:rPrChange w:id="10568" w:author="Masato YOSHIKAWA" w:date="2026-01-20T11:15:00Z" w16du:dateUtc="2026-01-20T02:15:00Z">
            <w:rPr>
              <w:rFonts w:ascii="ＭＳ 明朝" w:eastAsia="ＭＳ 明朝" w:hAnsi="ＭＳ 明朝" w:hint="eastAsia"/>
              <w:szCs w:val="21"/>
            </w:rPr>
          </w:rPrChange>
        </w:rPr>
        <w:t>見慣れない異文化の語彙や詳細な注釈が頻出した場合、読者</w:t>
      </w:r>
      <w:r w:rsidR="00456B7A" w:rsidRPr="00F45A47">
        <w:rPr>
          <w:rFonts w:ascii="Times New Roman" w:eastAsia="ＭＳ 明朝" w:hAnsi="Times New Roman" w:cs="Times New Roman"/>
          <w:szCs w:val="21"/>
          <w:rPrChange w:id="10569" w:author="Masato YOSHIKAWA" w:date="2026-01-20T11:15:00Z" w16du:dateUtc="2026-01-20T02:15:00Z">
            <w:rPr>
              <w:rFonts w:ascii="ＭＳ 明朝" w:eastAsia="ＭＳ 明朝" w:hAnsi="ＭＳ 明朝"/>
              <w:szCs w:val="21"/>
            </w:rPr>
          </w:rPrChange>
        </w:rPr>
        <w:t>は</w:t>
      </w:r>
      <w:r w:rsidR="00202997" w:rsidRPr="00F45A47">
        <w:rPr>
          <w:rFonts w:ascii="Times New Roman" w:eastAsia="ＭＳ 明朝" w:hAnsi="Times New Roman" w:cs="Times New Roman" w:hint="eastAsia"/>
          <w:szCs w:val="21"/>
          <w:rPrChange w:id="10570" w:author="Masato YOSHIKAWA" w:date="2026-01-20T11:15:00Z" w16du:dateUtc="2026-01-20T02:15:00Z">
            <w:rPr>
              <w:rFonts w:ascii="ＭＳ 明朝" w:eastAsia="ＭＳ 明朝" w:hAnsi="ＭＳ 明朝" w:hint="eastAsia"/>
              <w:szCs w:val="21"/>
            </w:rPr>
          </w:rPrChange>
        </w:rPr>
        <w:t>、</w:t>
      </w:r>
      <w:r w:rsidR="00202997" w:rsidRPr="00F45A47">
        <w:rPr>
          <w:rFonts w:ascii="Times New Roman" w:eastAsia="ＭＳ 明朝" w:hAnsi="Times New Roman" w:cs="Times New Roman"/>
          <w:szCs w:val="21"/>
          <w:rPrChange w:id="10571" w:author="Masato YOSHIKAWA" w:date="2026-01-20T11:15:00Z" w16du:dateUtc="2026-01-20T02:15:00Z">
            <w:rPr>
              <w:rFonts w:ascii="ＭＳ 明朝" w:eastAsia="ＭＳ 明朝" w:hAnsi="ＭＳ 明朝"/>
              <w:szCs w:val="21"/>
            </w:rPr>
          </w:rPrChange>
        </w:rPr>
        <w:t>本来であれば無意識に現実世界の知識で補完していた要素を、意識的に</w:t>
      </w:r>
      <w:r w:rsidR="000B0D24" w:rsidRPr="00F45A47">
        <w:rPr>
          <w:rFonts w:ascii="Times New Roman" w:eastAsia="ＭＳ 明朝" w:hAnsi="Times New Roman" w:cs="Times New Roman"/>
          <w:szCs w:val="21"/>
          <w:rPrChange w:id="10572" w:author="Masato YOSHIKAWA" w:date="2026-01-20T11:15:00Z" w16du:dateUtc="2026-01-20T02:15:00Z">
            <w:rPr>
              <w:rFonts w:ascii="ＭＳ 明朝" w:eastAsia="ＭＳ 明朝" w:hAnsi="ＭＳ 明朝"/>
              <w:szCs w:val="21"/>
            </w:rPr>
          </w:rPrChange>
        </w:rPr>
        <w:t>テキスト</w:t>
      </w:r>
      <w:r w:rsidR="00202997" w:rsidRPr="00F45A47">
        <w:rPr>
          <w:rFonts w:ascii="Times New Roman" w:eastAsia="ＭＳ 明朝" w:hAnsi="Times New Roman" w:cs="Times New Roman"/>
          <w:szCs w:val="21"/>
          <w:rPrChange w:id="10573" w:author="Masato YOSHIKAWA" w:date="2026-01-20T11:15:00Z" w16du:dateUtc="2026-01-20T02:15:00Z">
            <w:rPr>
              <w:rFonts w:ascii="ＭＳ 明朝" w:eastAsia="ＭＳ 明朝" w:hAnsi="ＭＳ 明朝"/>
              <w:szCs w:val="21"/>
            </w:rPr>
          </w:rPrChange>
        </w:rPr>
        <w:t>から構築し直し</w:t>
      </w:r>
      <w:r w:rsidR="008A0596" w:rsidRPr="00F45A47">
        <w:rPr>
          <w:rFonts w:ascii="Times New Roman" w:eastAsia="ＭＳ 明朝" w:hAnsi="Times New Roman" w:cs="Times New Roman" w:hint="eastAsia"/>
          <w:szCs w:val="21"/>
          <w:rPrChange w:id="10574" w:author="Masato YOSHIKAWA" w:date="2026-01-20T11:15:00Z" w16du:dateUtc="2026-01-20T02:15:00Z">
            <w:rPr>
              <w:rFonts w:ascii="ＭＳ 明朝" w:eastAsia="ＭＳ 明朝" w:hAnsi="ＭＳ 明朝" w:hint="eastAsia"/>
              <w:szCs w:val="21"/>
            </w:rPr>
          </w:rPrChange>
        </w:rPr>
        <w:t>、</w:t>
      </w:r>
      <w:r w:rsidR="0003173E" w:rsidRPr="00F45A47">
        <w:rPr>
          <w:rFonts w:ascii="Times New Roman" w:eastAsia="ＭＳ 明朝" w:hAnsi="Times New Roman" w:cs="Times New Roman" w:hint="eastAsia"/>
          <w:szCs w:val="21"/>
          <w:rPrChange w:id="10575" w:author="Masato YOSHIKAWA" w:date="2026-01-20T11:15:00Z" w16du:dateUtc="2026-01-20T02:15:00Z">
            <w:rPr>
              <w:rFonts w:ascii="ＭＳ 明朝" w:eastAsia="ＭＳ 明朝" w:hAnsi="ＭＳ 明朝" w:hint="eastAsia"/>
              <w:szCs w:val="21"/>
            </w:rPr>
          </w:rPrChange>
        </w:rPr>
        <w:t>学習的な</w:t>
      </w:r>
      <w:r w:rsidR="00584975" w:rsidRPr="00F45A47">
        <w:rPr>
          <w:rFonts w:ascii="Times New Roman" w:eastAsia="ＭＳ 明朝" w:hAnsi="Times New Roman" w:cs="Times New Roman" w:hint="eastAsia"/>
          <w:szCs w:val="21"/>
          <w:rPrChange w:id="10576" w:author="Masato YOSHIKAWA" w:date="2026-01-20T11:15:00Z" w16du:dateUtc="2026-01-20T02:15:00Z">
            <w:rPr>
              <w:rFonts w:ascii="ＭＳ 明朝" w:eastAsia="ＭＳ 明朝" w:hAnsi="ＭＳ 明朝" w:hint="eastAsia"/>
              <w:szCs w:val="21"/>
            </w:rPr>
          </w:rPrChange>
        </w:rPr>
        <w:t>処理に</w:t>
      </w:r>
      <w:r w:rsidR="0003173E" w:rsidRPr="00F45A47">
        <w:rPr>
          <w:rFonts w:ascii="Times New Roman" w:eastAsia="ＭＳ 明朝" w:hAnsi="Times New Roman" w:cs="Times New Roman" w:hint="eastAsia"/>
          <w:szCs w:val="21"/>
          <w:rPrChange w:id="10577" w:author="Masato YOSHIKAWA" w:date="2026-01-20T11:15:00Z" w16du:dateUtc="2026-01-20T02:15:00Z">
            <w:rPr>
              <w:rFonts w:ascii="ＭＳ 明朝" w:eastAsia="ＭＳ 明朝" w:hAnsi="ＭＳ 明朝" w:hint="eastAsia"/>
              <w:szCs w:val="21"/>
            </w:rPr>
          </w:rPrChange>
        </w:rPr>
        <w:t>リソースを割く</w:t>
      </w:r>
      <w:r w:rsidR="00584975" w:rsidRPr="00F45A47">
        <w:rPr>
          <w:rFonts w:ascii="Times New Roman" w:eastAsia="ＭＳ 明朝" w:hAnsi="Times New Roman" w:cs="Times New Roman" w:hint="eastAsia"/>
          <w:szCs w:val="21"/>
          <w:rPrChange w:id="10578" w:author="Masato YOSHIKAWA" w:date="2026-01-20T11:15:00Z" w16du:dateUtc="2026-01-20T02:15:00Z">
            <w:rPr>
              <w:rFonts w:ascii="ＭＳ 明朝" w:eastAsia="ＭＳ 明朝" w:hAnsi="ＭＳ 明朝" w:hint="eastAsia"/>
              <w:szCs w:val="21"/>
            </w:rPr>
          </w:rPrChange>
        </w:rPr>
        <w:t>こと</w:t>
      </w:r>
      <w:r w:rsidR="00D451D8" w:rsidRPr="00F45A47">
        <w:rPr>
          <w:rFonts w:ascii="Times New Roman" w:eastAsia="ＭＳ 明朝" w:hAnsi="Times New Roman" w:cs="Times New Roman" w:hint="eastAsia"/>
          <w:szCs w:val="21"/>
          <w:rPrChange w:id="10579" w:author="Masato YOSHIKAWA" w:date="2026-01-20T11:15:00Z" w16du:dateUtc="2026-01-20T02:15:00Z">
            <w:rPr>
              <w:rFonts w:ascii="ＭＳ 明朝" w:eastAsia="ＭＳ 明朝" w:hAnsi="ＭＳ 明朝" w:hint="eastAsia"/>
              <w:szCs w:val="21"/>
            </w:rPr>
          </w:rPrChange>
        </w:rPr>
        <w:t>を余儀なくされる。これは小説としての美的体験を損なうノイズになり得る</w:t>
      </w:r>
      <w:r w:rsidR="00FB7AC6" w:rsidRPr="00F45A47">
        <w:rPr>
          <w:rFonts w:ascii="Times New Roman" w:eastAsia="ＭＳ 明朝" w:hAnsi="Times New Roman" w:cs="Times New Roman" w:hint="eastAsia"/>
          <w:szCs w:val="21"/>
          <w:rPrChange w:id="10580" w:author="Masato YOSHIKAWA" w:date="2026-01-20T11:15:00Z" w16du:dateUtc="2026-01-20T02:15:00Z">
            <w:rPr>
              <w:rFonts w:ascii="ＭＳ 明朝" w:eastAsia="ＭＳ 明朝" w:hAnsi="ＭＳ 明朝" w:hint="eastAsia"/>
              <w:szCs w:val="21"/>
            </w:rPr>
          </w:rPrChange>
        </w:rPr>
        <w:t>。</w:t>
      </w:r>
    </w:p>
    <w:p w14:paraId="59691F03" w14:textId="385CA22A" w:rsidR="00D451D8" w:rsidRPr="00F45A47" w:rsidRDefault="00D451D8" w:rsidP="000A6E91">
      <w:pPr>
        <w:rPr>
          <w:rFonts w:ascii="Times New Roman" w:eastAsia="ＭＳ 明朝" w:hAnsi="Times New Roman" w:cs="Times New Roman"/>
          <w:szCs w:val="21"/>
          <w:rPrChange w:id="10581"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hint="eastAsia"/>
          <w:szCs w:val="21"/>
          <w:rPrChange w:id="10582" w:author="Masato YOSHIKAWA" w:date="2026-01-20T11:15:00Z" w16du:dateUtc="2026-01-20T02:15:00Z">
            <w:rPr>
              <w:rFonts w:ascii="ＭＳ 明朝" w:eastAsia="ＭＳ 明朝" w:hAnsi="ＭＳ 明朝" w:hint="eastAsia"/>
              <w:szCs w:val="21"/>
            </w:rPr>
          </w:rPrChange>
        </w:rPr>
        <w:t xml:space="preserve">　</w:t>
      </w:r>
      <w:r w:rsidR="00514F60" w:rsidRPr="00F45A47">
        <w:rPr>
          <w:rFonts w:ascii="Times New Roman" w:eastAsia="ＭＳ 明朝" w:hAnsi="Times New Roman" w:cs="Times New Roman" w:hint="eastAsia"/>
          <w:szCs w:val="21"/>
          <w:rPrChange w:id="10583" w:author="Masato YOSHIKAWA" w:date="2026-01-20T11:15:00Z" w16du:dateUtc="2026-01-20T02:15:00Z">
            <w:rPr>
              <w:rFonts w:ascii="ＭＳ 明朝" w:eastAsia="ＭＳ 明朝" w:hAnsi="ＭＳ 明朝" w:hint="eastAsia"/>
              <w:szCs w:val="21"/>
            </w:rPr>
          </w:rPrChange>
        </w:rPr>
        <w:t>したがって、</w:t>
      </w:r>
      <w:r w:rsidR="00DC795E" w:rsidRPr="00F45A47">
        <w:rPr>
          <w:rFonts w:ascii="Times New Roman" w:eastAsia="ＭＳ 明朝" w:hAnsi="Times New Roman" w:cs="Times New Roman" w:hint="eastAsia"/>
          <w:szCs w:val="21"/>
          <w:rPrChange w:id="10584" w:author="Masato YOSHIKAWA" w:date="2026-01-20T11:15:00Z" w16du:dateUtc="2026-01-20T02:15:00Z">
            <w:rPr>
              <w:rFonts w:ascii="ＭＳ 明朝" w:eastAsia="ＭＳ 明朝" w:hAnsi="ＭＳ 明朝" w:hint="eastAsia"/>
              <w:szCs w:val="21"/>
            </w:rPr>
          </w:rPrChange>
        </w:rPr>
        <w:t>翻訳全体の基調として</w:t>
      </w:r>
      <w:r w:rsidR="00DC795E" w:rsidRPr="00F45A47">
        <w:rPr>
          <w:rFonts w:ascii="Times New Roman" w:eastAsia="ＭＳ 明朝" w:hAnsi="Times New Roman" w:cs="Times New Roman"/>
          <w:szCs w:val="21"/>
          <w:rPrChange w:id="10585" w:author="Masato YOSHIKAWA" w:date="2026-01-20T11:15:00Z" w16du:dateUtc="2026-01-20T02:15:00Z">
            <w:rPr>
              <w:rFonts w:ascii="ＭＳ 明朝" w:eastAsia="ＭＳ 明朝" w:hAnsi="ＭＳ 明朝"/>
              <w:szCs w:val="21"/>
            </w:rPr>
          </w:rPrChange>
        </w:rPr>
        <w:t>Minimization</w:t>
      </w:r>
      <w:r w:rsidR="00DC795E" w:rsidRPr="00F45A47">
        <w:rPr>
          <w:rFonts w:ascii="Times New Roman" w:eastAsia="ＭＳ 明朝" w:hAnsi="Times New Roman" w:cs="Times New Roman"/>
          <w:szCs w:val="21"/>
          <w:rPrChange w:id="10586" w:author="Masato YOSHIKAWA" w:date="2026-01-20T11:15:00Z" w16du:dateUtc="2026-01-20T02:15:00Z">
            <w:rPr>
              <w:rFonts w:ascii="ＭＳ 明朝" w:eastAsia="ＭＳ 明朝" w:hAnsi="ＭＳ 明朝"/>
              <w:szCs w:val="21"/>
            </w:rPr>
          </w:rPrChange>
        </w:rPr>
        <w:t>が選択されることは</w:t>
      </w:r>
      <w:r w:rsidR="00514F60" w:rsidRPr="00F45A47">
        <w:rPr>
          <w:rFonts w:ascii="Times New Roman" w:eastAsia="ＭＳ 明朝" w:hAnsi="Times New Roman" w:cs="Times New Roman"/>
          <w:szCs w:val="21"/>
          <w:rPrChange w:id="10587" w:author="Masato YOSHIKAWA" w:date="2026-01-20T11:15:00Z" w16du:dateUtc="2026-01-20T02:15:00Z">
            <w:rPr>
              <w:rFonts w:ascii="ＭＳ 明朝" w:eastAsia="ＭＳ 明朝" w:hAnsi="ＭＳ 明朝"/>
              <w:szCs w:val="21"/>
            </w:rPr>
          </w:rPrChange>
        </w:rPr>
        <w:t>、読者の認知的負荷を低減させるための必然的な戦略であると言える。翻訳者は、</w:t>
      </w:r>
      <w:r w:rsidR="00303290" w:rsidRPr="00F45A47">
        <w:rPr>
          <w:rFonts w:ascii="Times New Roman" w:eastAsia="ＭＳ 明朝" w:hAnsi="Times New Roman" w:cs="Times New Roman"/>
          <w:szCs w:val="21"/>
          <w:rPrChange w:id="10588" w:author="Masato YOSHIKAWA" w:date="2026-01-20T11:15:00Z" w16du:dateUtc="2026-01-20T02:15:00Z">
            <w:rPr>
              <w:rFonts w:ascii="ＭＳ 明朝" w:eastAsia="ＭＳ 明朝" w:hAnsi="ＭＳ 明朝"/>
              <w:szCs w:val="21"/>
            </w:rPr>
          </w:rPrChange>
        </w:rPr>
        <w:t>ターゲット文化における既知の概念へと置き換えることで、読者が文化的差異に躓くことなく、自文化の枠組みの中で物語を享受できる環境を整えているのである。</w:t>
      </w:r>
    </w:p>
    <w:p w14:paraId="111EDE09" w14:textId="5CC803CA" w:rsidR="00514F60" w:rsidRPr="00F45A47" w:rsidDel="009C6780" w:rsidRDefault="00303290" w:rsidP="000A6E91">
      <w:pPr>
        <w:rPr>
          <w:del w:id="10589" w:author="Masato YOSHIKAWA" w:date="2026-01-20T13:43:00Z" w16du:dateUtc="2026-01-20T04:43:00Z"/>
          <w:rFonts w:ascii="Times New Roman" w:eastAsia="ＭＳ 明朝" w:hAnsi="Times New Roman" w:cs="Times New Roman"/>
          <w:szCs w:val="21"/>
          <w:rPrChange w:id="10590" w:author="Masato YOSHIKAWA" w:date="2026-01-20T11:15:00Z" w16du:dateUtc="2026-01-20T02:15:00Z">
            <w:rPr>
              <w:del w:id="10591" w:author="Masato YOSHIKAWA" w:date="2026-01-20T13:43:00Z" w16du:dateUtc="2026-01-20T04:43:00Z"/>
              <w:rFonts w:ascii="ＭＳ 明朝" w:eastAsia="ＭＳ 明朝" w:hAnsi="ＭＳ 明朝"/>
              <w:szCs w:val="21"/>
            </w:rPr>
          </w:rPrChange>
        </w:rPr>
      </w:pPr>
      <w:r w:rsidRPr="00F45A47">
        <w:rPr>
          <w:rFonts w:ascii="Times New Roman" w:eastAsia="ＭＳ 明朝" w:hAnsi="Times New Roman" w:cs="Times New Roman" w:hint="eastAsia"/>
          <w:szCs w:val="21"/>
          <w:rPrChange w:id="10592" w:author="Masato YOSHIKAWA" w:date="2026-01-20T11:15:00Z" w16du:dateUtc="2026-01-20T02:15:00Z">
            <w:rPr>
              <w:rFonts w:ascii="ＭＳ 明朝" w:eastAsia="ＭＳ 明朝" w:hAnsi="ＭＳ 明朝" w:hint="eastAsia"/>
              <w:szCs w:val="21"/>
            </w:rPr>
          </w:rPrChange>
        </w:rPr>
        <w:t xml:space="preserve">　</w:t>
      </w:r>
      <w:r w:rsidR="00E622B6" w:rsidRPr="00F45A47">
        <w:rPr>
          <w:rFonts w:ascii="Times New Roman" w:eastAsia="ＭＳ 明朝" w:hAnsi="Times New Roman" w:cs="Times New Roman"/>
          <w:szCs w:val="21"/>
          <w:rPrChange w:id="10593" w:author="Masato YOSHIKAWA" w:date="2026-01-20T11:15:00Z" w16du:dateUtc="2026-01-20T02:15:00Z">
            <w:rPr>
              <w:rFonts w:ascii="ＭＳ 明朝" w:eastAsia="ＭＳ 明朝" w:hAnsi="ＭＳ 明朝"/>
              <w:szCs w:val="21"/>
            </w:rPr>
          </w:rPrChange>
        </w:rPr>
        <w:t>Venuti</w:t>
      </w:r>
      <w:sdt>
        <w:sdtPr>
          <w:rPr>
            <w:rFonts w:ascii="Times New Roman" w:eastAsia="ＭＳ 明朝" w:hAnsi="Times New Roman" w:cs="Times New Roman"/>
            <w:szCs w:val="21"/>
          </w:rPr>
          <w:id w:val="1461077195"/>
          <w:citation/>
        </w:sdtPr>
        <w:sdtContent>
          <w:r w:rsidR="00557FAE" w:rsidRPr="00F45A47">
            <w:rPr>
              <w:rFonts w:ascii="Times New Roman" w:eastAsia="ＭＳ 明朝" w:hAnsi="Times New Roman" w:cs="Times New Roman"/>
              <w:szCs w:val="21"/>
              <w:rPrChange w:id="10594" w:author="Masato YOSHIKAWA" w:date="2026-01-20T11:15:00Z" w16du:dateUtc="2026-01-20T02:15:00Z">
                <w:rPr>
                  <w:rFonts w:ascii="ＭＳ 明朝" w:eastAsia="ＭＳ 明朝" w:hAnsi="ＭＳ 明朝"/>
                  <w:szCs w:val="21"/>
                </w:rPr>
              </w:rPrChange>
            </w:rPr>
            <w:fldChar w:fldCharType="begin"/>
          </w:r>
          <w:r w:rsidR="00B049D1" w:rsidRPr="00F45A47">
            <w:rPr>
              <w:rFonts w:ascii="Times New Roman" w:eastAsia="ＭＳ 明朝" w:hAnsi="Times New Roman" w:cs="Times New Roman"/>
              <w:szCs w:val="21"/>
              <w:rPrChange w:id="10595" w:author="Masato YOSHIKAWA" w:date="2026-01-20T11:15:00Z" w16du:dateUtc="2026-01-20T02:15:00Z">
                <w:rPr>
                  <w:rFonts w:ascii="ＭＳ 明朝" w:eastAsia="ＭＳ 明朝" w:hAnsi="ＭＳ 明朝"/>
                  <w:szCs w:val="21"/>
                </w:rPr>
              </w:rPrChange>
            </w:rPr>
            <w:instrText xml:space="preserve">CITATION Law95 \n  \t  \l 1041 </w:instrText>
          </w:r>
          <w:r w:rsidR="00557FAE" w:rsidRPr="00F45A47">
            <w:rPr>
              <w:rFonts w:ascii="Times New Roman" w:eastAsia="ＭＳ 明朝" w:hAnsi="Times New Roman" w:cs="Times New Roman"/>
              <w:szCs w:val="21"/>
              <w:rPrChange w:id="10596" w:author="Masato YOSHIKAWA" w:date="2026-01-20T11:15:00Z" w16du:dateUtc="2026-01-20T02:15:00Z">
                <w:rPr>
                  <w:rFonts w:ascii="ＭＳ 明朝" w:eastAsia="ＭＳ 明朝" w:hAnsi="ＭＳ 明朝"/>
                  <w:szCs w:val="21"/>
                </w:rPr>
              </w:rPrChange>
            </w:rPr>
            <w:fldChar w:fldCharType="separate"/>
          </w:r>
          <w:r w:rsidR="00B049D1" w:rsidRPr="00F45A47">
            <w:rPr>
              <w:rFonts w:ascii="Times New Roman" w:eastAsia="ＭＳ 明朝" w:hAnsi="Times New Roman" w:cs="Times New Roman"/>
              <w:noProof/>
              <w:szCs w:val="21"/>
              <w:rPrChange w:id="10597" w:author="Masato YOSHIKAWA" w:date="2026-01-20T11:15:00Z" w16du:dateUtc="2026-01-20T02:15:00Z">
                <w:rPr>
                  <w:rFonts w:ascii="ＭＳ 明朝" w:eastAsia="ＭＳ 明朝" w:hAnsi="ＭＳ 明朝"/>
                  <w:noProof/>
                  <w:szCs w:val="21"/>
                </w:rPr>
              </w:rPrChange>
            </w:rPr>
            <w:t xml:space="preserve"> (1995)</w:t>
          </w:r>
          <w:r w:rsidR="00557FAE" w:rsidRPr="00F45A47">
            <w:rPr>
              <w:rFonts w:ascii="Times New Roman" w:eastAsia="ＭＳ 明朝" w:hAnsi="Times New Roman" w:cs="Times New Roman"/>
              <w:szCs w:val="21"/>
              <w:rPrChange w:id="10598" w:author="Masato YOSHIKAWA" w:date="2026-01-20T11:15:00Z" w16du:dateUtc="2026-01-20T02:15:00Z">
                <w:rPr>
                  <w:rFonts w:ascii="ＭＳ 明朝" w:eastAsia="ＭＳ 明朝" w:hAnsi="ＭＳ 明朝"/>
                  <w:szCs w:val="21"/>
                </w:rPr>
              </w:rPrChange>
            </w:rPr>
            <w:fldChar w:fldCharType="end"/>
          </w:r>
        </w:sdtContent>
      </w:sdt>
      <w:ins w:id="10599" w:author="Masato YOSHIKAWA" w:date="2026-01-20T13:43:00Z" w16du:dateUtc="2026-01-20T04:43:00Z">
        <w:r w:rsidR="009C6780">
          <w:rPr>
            <w:rFonts w:ascii="Times New Roman" w:eastAsia="ＭＳ 明朝" w:hAnsi="Times New Roman" w:cs="Times New Roman" w:hint="eastAsia"/>
            <w:szCs w:val="21"/>
          </w:rPr>
          <w:t xml:space="preserve"> </w:t>
        </w:r>
      </w:ins>
      <w:r w:rsidRPr="00F45A47">
        <w:rPr>
          <w:rFonts w:ascii="Times New Roman" w:eastAsia="ＭＳ 明朝" w:hAnsi="Times New Roman" w:cs="Times New Roman" w:hint="eastAsia"/>
          <w:szCs w:val="21"/>
          <w:rPrChange w:id="10600" w:author="Masato YOSHIKAWA" w:date="2026-01-20T11:15:00Z" w16du:dateUtc="2026-01-20T02:15:00Z">
            <w:rPr>
              <w:rFonts w:ascii="ＭＳ 明朝" w:eastAsia="ＭＳ 明朝" w:hAnsi="ＭＳ 明朝" w:hint="eastAsia"/>
              <w:szCs w:val="21"/>
            </w:rPr>
          </w:rPrChange>
        </w:rPr>
        <w:t>は、</w:t>
      </w:r>
      <w:r w:rsidR="0039213F" w:rsidRPr="00F45A47">
        <w:rPr>
          <w:rFonts w:ascii="Times New Roman" w:eastAsia="ＭＳ 明朝" w:hAnsi="Times New Roman" w:cs="Times New Roman" w:hint="eastAsia"/>
          <w:szCs w:val="21"/>
          <w:rPrChange w:id="10601" w:author="Masato YOSHIKAWA" w:date="2026-01-20T11:15:00Z" w16du:dateUtc="2026-01-20T02:15:00Z">
            <w:rPr>
              <w:rFonts w:ascii="ＭＳ 明朝" w:eastAsia="ＭＳ 明朝" w:hAnsi="ＭＳ 明朝" w:hint="eastAsia"/>
              <w:szCs w:val="21"/>
            </w:rPr>
          </w:rPrChange>
        </w:rPr>
        <w:t>目標文化における流暢さを優先する事で翻訳者の</w:t>
      </w:r>
      <w:r w:rsidR="00931650" w:rsidRPr="00F45A47">
        <w:rPr>
          <w:rFonts w:ascii="Times New Roman" w:eastAsia="ＭＳ 明朝" w:hAnsi="Times New Roman" w:cs="Times New Roman" w:hint="eastAsia"/>
          <w:szCs w:val="21"/>
          <w:rPrChange w:id="10602" w:author="Masato YOSHIKAWA" w:date="2026-01-20T11:15:00Z" w16du:dateUtc="2026-01-20T02:15:00Z">
            <w:rPr>
              <w:rFonts w:ascii="ＭＳ 明朝" w:eastAsia="ＭＳ 明朝" w:hAnsi="ＭＳ 明朝" w:hint="eastAsia"/>
              <w:szCs w:val="21"/>
            </w:rPr>
          </w:rPrChange>
        </w:rPr>
        <w:t>存在を不可視化</w:t>
      </w:r>
      <w:r w:rsidR="004E60B5" w:rsidRPr="00F45A47">
        <w:rPr>
          <w:rFonts w:ascii="Times New Roman" w:eastAsia="ＭＳ 明朝" w:hAnsi="Times New Roman" w:cs="Times New Roman" w:hint="eastAsia"/>
          <w:szCs w:val="21"/>
          <w:rPrChange w:id="10603" w:author="Masato YOSHIKAWA" w:date="2026-01-20T11:15:00Z" w16du:dateUtc="2026-01-20T02:15:00Z">
            <w:rPr>
              <w:rFonts w:ascii="ＭＳ 明朝" w:eastAsia="ＭＳ 明朝" w:hAnsi="ＭＳ 明朝" w:hint="eastAsia"/>
              <w:szCs w:val="21"/>
            </w:rPr>
          </w:rPrChange>
        </w:rPr>
        <w:t>し、異文化の異質性をターゲット文化の価値へと同化させる翻訳規範を「</w:t>
      </w:r>
      <w:r w:rsidR="00DF452E" w:rsidRPr="00F45A47">
        <w:rPr>
          <w:rFonts w:ascii="Times New Roman" w:eastAsia="ＭＳ 明朝" w:hAnsi="Times New Roman" w:cs="Times New Roman" w:hint="eastAsia"/>
          <w:szCs w:val="21"/>
          <w:rPrChange w:id="10604" w:author="Masato YOSHIKAWA" w:date="2026-01-20T11:15:00Z" w16du:dateUtc="2026-01-20T02:15:00Z">
            <w:rPr>
              <w:rFonts w:ascii="ＭＳ 明朝" w:eastAsia="ＭＳ 明朝" w:hAnsi="ＭＳ 明朝" w:hint="eastAsia"/>
              <w:szCs w:val="21"/>
            </w:rPr>
          </w:rPrChange>
        </w:rPr>
        <w:t>受容化</w:t>
      </w:r>
      <w:r w:rsidR="004E60B5" w:rsidRPr="00F45A47">
        <w:rPr>
          <w:rFonts w:ascii="Times New Roman" w:eastAsia="ＭＳ 明朝" w:hAnsi="Times New Roman" w:cs="Times New Roman" w:hint="eastAsia"/>
          <w:szCs w:val="21"/>
          <w:rPrChange w:id="10605" w:author="Masato YOSHIKAWA" w:date="2026-01-20T11:15:00Z" w16du:dateUtc="2026-01-20T02:15:00Z">
            <w:rPr>
              <w:rFonts w:ascii="ＭＳ 明朝" w:eastAsia="ＭＳ 明朝" w:hAnsi="ＭＳ 明朝" w:hint="eastAsia"/>
              <w:szCs w:val="21"/>
            </w:rPr>
          </w:rPrChange>
        </w:rPr>
        <w:t>（</w:t>
      </w:r>
      <w:r w:rsidR="004E60B5" w:rsidRPr="00F45A47">
        <w:rPr>
          <w:rFonts w:ascii="Times New Roman" w:eastAsia="ＭＳ 明朝" w:hAnsi="Times New Roman" w:cs="Times New Roman"/>
          <w:szCs w:val="21"/>
          <w:rPrChange w:id="10606" w:author="Masato YOSHIKAWA" w:date="2026-01-20T11:15:00Z" w16du:dateUtc="2026-01-20T02:15:00Z">
            <w:rPr>
              <w:rFonts w:ascii="ＭＳ 明朝" w:eastAsia="ＭＳ 明朝" w:hAnsi="ＭＳ 明朝"/>
              <w:szCs w:val="21"/>
            </w:rPr>
          </w:rPrChange>
        </w:rPr>
        <w:t>Domestication</w:t>
      </w:r>
      <w:r w:rsidR="004E60B5" w:rsidRPr="00F45A47">
        <w:rPr>
          <w:rFonts w:ascii="Times New Roman" w:eastAsia="ＭＳ 明朝" w:hAnsi="Times New Roman" w:cs="Times New Roman" w:hint="eastAsia"/>
          <w:szCs w:val="21"/>
          <w:rPrChange w:id="10607" w:author="Masato YOSHIKAWA" w:date="2026-01-20T11:15:00Z" w16du:dateUtc="2026-01-20T02:15:00Z">
            <w:rPr>
              <w:rFonts w:ascii="ＭＳ 明朝" w:eastAsia="ＭＳ 明朝" w:hAnsi="ＭＳ 明朝" w:hint="eastAsia"/>
              <w:szCs w:val="21"/>
            </w:rPr>
          </w:rPrChange>
        </w:rPr>
        <w:t>）」</w:t>
      </w:r>
      <w:r w:rsidRPr="00F45A47">
        <w:rPr>
          <w:rFonts w:ascii="Times New Roman" w:eastAsia="ＭＳ 明朝" w:hAnsi="Times New Roman" w:cs="Times New Roman"/>
          <w:szCs w:val="21"/>
          <w:rPrChange w:id="10608" w:author="Masato YOSHIKAWA" w:date="2026-01-20T11:15:00Z" w16du:dateUtc="2026-01-20T02:15:00Z">
            <w:rPr>
              <w:rFonts w:ascii="ＭＳ 明朝" w:eastAsia="ＭＳ 明朝" w:hAnsi="ＭＳ 明朝"/>
              <w:szCs w:val="21"/>
            </w:rPr>
          </w:rPrChange>
        </w:rPr>
        <w:t>が</w:t>
      </w:r>
      <w:commentRangeStart w:id="10609"/>
      <w:r w:rsidRPr="00F45A47">
        <w:rPr>
          <w:rFonts w:ascii="Times New Roman" w:eastAsia="ＭＳ 明朝" w:hAnsi="Times New Roman" w:cs="Times New Roman"/>
          <w:szCs w:val="21"/>
          <w:rPrChange w:id="10610" w:author="Masato YOSHIKAWA" w:date="2026-01-20T11:15:00Z" w16du:dateUtc="2026-01-20T02:15:00Z">
            <w:rPr>
              <w:rFonts w:ascii="ＭＳ 明朝" w:eastAsia="ＭＳ 明朝" w:hAnsi="ＭＳ 明朝"/>
              <w:szCs w:val="21"/>
            </w:rPr>
          </w:rPrChange>
        </w:rPr>
        <w:t>、</w:t>
      </w:r>
      <w:commentRangeEnd w:id="10609"/>
      <w:r w:rsidR="009C6780">
        <w:rPr>
          <w:rStyle w:val="ac"/>
        </w:rPr>
        <w:commentReference w:id="10609"/>
      </w:r>
      <w:r w:rsidRPr="00F45A47">
        <w:rPr>
          <w:rFonts w:ascii="Times New Roman" w:eastAsia="ＭＳ 明朝" w:hAnsi="Times New Roman" w:cs="Times New Roman"/>
          <w:szCs w:val="21"/>
          <w:rPrChange w:id="10611" w:author="Masato YOSHIKAWA" w:date="2026-01-20T11:15:00Z" w16du:dateUtc="2026-01-20T02:15:00Z">
            <w:rPr>
              <w:rFonts w:ascii="ＭＳ 明朝" w:eastAsia="ＭＳ 明朝" w:hAnsi="ＭＳ 明朝"/>
              <w:szCs w:val="21"/>
            </w:rPr>
          </w:rPrChange>
        </w:rPr>
        <w:t>本研究の結果は、近代小説の</w:t>
      </w:r>
      <w:r w:rsidR="00633DA9" w:rsidRPr="00F45A47">
        <w:rPr>
          <w:rFonts w:ascii="Times New Roman" w:eastAsia="ＭＳ 明朝" w:hAnsi="Times New Roman" w:cs="Times New Roman" w:hint="eastAsia"/>
          <w:szCs w:val="21"/>
          <w:rPrChange w:id="10612" w:author="Masato YOSHIKAWA" w:date="2026-01-20T11:15:00Z" w16du:dateUtc="2026-01-20T02:15:00Z">
            <w:rPr>
              <w:rFonts w:ascii="ＭＳ 明朝" w:eastAsia="ＭＳ 明朝" w:hAnsi="ＭＳ 明朝" w:hint="eastAsia"/>
              <w:szCs w:val="21"/>
            </w:rPr>
          </w:rPrChange>
        </w:rPr>
        <w:t>日英</w:t>
      </w:r>
      <w:r w:rsidRPr="00F45A47">
        <w:rPr>
          <w:rFonts w:ascii="Times New Roman" w:eastAsia="ＭＳ 明朝" w:hAnsi="Times New Roman" w:cs="Times New Roman"/>
          <w:szCs w:val="21"/>
          <w:rPrChange w:id="10613" w:author="Masato YOSHIKAWA" w:date="2026-01-20T11:15:00Z" w16du:dateUtc="2026-01-20T02:15:00Z">
            <w:rPr>
              <w:rFonts w:ascii="ＭＳ 明朝" w:eastAsia="ＭＳ 明朝" w:hAnsi="ＭＳ 明朝"/>
              <w:szCs w:val="21"/>
            </w:rPr>
          </w:rPrChange>
        </w:rPr>
        <w:t>翻訳において</w:t>
      </w:r>
      <w:r w:rsidR="00DF452E" w:rsidRPr="00F45A47">
        <w:rPr>
          <w:rFonts w:ascii="Times New Roman" w:eastAsia="ＭＳ 明朝" w:hAnsi="Times New Roman" w:cs="Times New Roman" w:hint="eastAsia"/>
          <w:szCs w:val="21"/>
          <w:rPrChange w:id="10614" w:author="Masato YOSHIKAWA" w:date="2026-01-20T11:15:00Z" w16du:dateUtc="2026-01-20T02:15:00Z">
            <w:rPr>
              <w:rFonts w:ascii="ＭＳ 明朝" w:eastAsia="ＭＳ 明朝" w:hAnsi="ＭＳ 明朝" w:hint="eastAsia"/>
              <w:szCs w:val="21"/>
            </w:rPr>
          </w:rPrChange>
        </w:rPr>
        <w:t>も</w:t>
      </w:r>
      <w:r w:rsidR="00F32E79" w:rsidRPr="00F45A47">
        <w:rPr>
          <w:rFonts w:ascii="Times New Roman" w:eastAsia="ＭＳ 明朝" w:hAnsi="Times New Roman" w:cs="Times New Roman" w:hint="eastAsia"/>
          <w:szCs w:val="21"/>
          <w:rPrChange w:id="10615" w:author="Masato YOSHIKAWA" w:date="2026-01-20T11:15:00Z" w16du:dateUtc="2026-01-20T02:15:00Z">
            <w:rPr>
              <w:rFonts w:ascii="ＭＳ 明朝" w:eastAsia="ＭＳ 明朝" w:hAnsi="ＭＳ 明朝" w:hint="eastAsia"/>
              <w:szCs w:val="21"/>
            </w:rPr>
          </w:rPrChange>
        </w:rPr>
        <w:t>、</w:t>
      </w:r>
      <w:r w:rsidRPr="00F45A47">
        <w:rPr>
          <w:rFonts w:ascii="Times New Roman" w:eastAsia="ＭＳ 明朝" w:hAnsi="Times New Roman" w:cs="Times New Roman"/>
          <w:szCs w:val="21"/>
          <w:rPrChange w:id="10616" w:author="Masato YOSHIKAWA" w:date="2026-01-20T11:15:00Z" w16du:dateUtc="2026-01-20T02:15:00Z">
            <w:rPr>
              <w:rFonts w:ascii="ＭＳ 明朝" w:eastAsia="ＭＳ 明朝" w:hAnsi="ＭＳ 明朝"/>
              <w:szCs w:val="21"/>
            </w:rPr>
          </w:rPrChange>
        </w:rPr>
        <w:t>この</w:t>
      </w:r>
      <w:r w:rsidR="00DF452E" w:rsidRPr="00F45A47">
        <w:rPr>
          <w:rFonts w:ascii="Times New Roman" w:eastAsia="ＭＳ 明朝" w:hAnsi="Times New Roman" w:cs="Times New Roman" w:hint="eastAsia"/>
          <w:szCs w:val="21"/>
          <w:rPrChange w:id="10617" w:author="Masato YOSHIKAWA" w:date="2026-01-20T11:15:00Z" w16du:dateUtc="2026-01-20T02:15:00Z">
            <w:rPr>
              <w:rFonts w:ascii="ＭＳ 明朝" w:eastAsia="ＭＳ 明朝" w:hAnsi="ＭＳ 明朝" w:hint="eastAsia"/>
              <w:szCs w:val="21"/>
            </w:rPr>
          </w:rPrChange>
        </w:rPr>
        <w:t>「受容化」</w:t>
      </w:r>
      <w:r w:rsidRPr="00F45A47">
        <w:rPr>
          <w:rFonts w:ascii="Times New Roman" w:eastAsia="ＭＳ 明朝" w:hAnsi="Times New Roman" w:cs="Times New Roman"/>
          <w:szCs w:val="21"/>
          <w:rPrChange w:id="10618" w:author="Masato YOSHIKAWA" w:date="2026-01-20T11:15:00Z" w16du:dateUtc="2026-01-20T02:15:00Z">
            <w:rPr>
              <w:rFonts w:ascii="ＭＳ 明朝" w:eastAsia="ＭＳ 明朝" w:hAnsi="ＭＳ 明朝"/>
              <w:szCs w:val="21"/>
            </w:rPr>
          </w:rPrChange>
        </w:rPr>
        <w:t>が支配的な規範として機能していることを定量的に裏付けるものである。</w:t>
      </w:r>
      <w:r w:rsidRPr="00F45A47">
        <w:rPr>
          <w:rFonts w:ascii="Times New Roman" w:eastAsia="ＭＳ 明朝" w:hAnsi="Times New Roman" w:cs="Times New Roman"/>
          <w:szCs w:val="21"/>
          <w:rPrChange w:id="10619" w:author="Masato YOSHIKAWA" w:date="2026-01-20T11:15:00Z" w16du:dateUtc="2026-01-20T02:15:00Z">
            <w:rPr>
              <w:rFonts w:ascii="ＭＳ 明朝" w:eastAsia="ＭＳ 明朝" w:hAnsi="ＭＳ 明朝"/>
              <w:szCs w:val="21"/>
            </w:rPr>
          </w:rPrChange>
        </w:rPr>
        <w:t>Minimization</w:t>
      </w:r>
      <w:r w:rsidRPr="00F45A47">
        <w:rPr>
          <w:rFonts w:ascii="Times New Roman" w:eastAsia="ＭＳ 明朝" w:hAnsi="Times New Roman" w:cs="Times New Roman"/>
          <w:szCs w:val="21"/>
          <w:rPrChange w:id="10620" w:author="Masato YOSHIKAWA" w:date="2026-01-20T11:15:00Z" w16du:dateUtc="2026-01-20T02:15:00Z">
            <w:rPr>
              <w:rFonts w:ascii="ＭＳ 明朝" w:eastAsia="ＭＳ 明朝" w:hAnsi="ＭＳ 明朝"/>
              <w:szCs w:val="21"/>
            </w:rPr>
          </w:rPrChange>
        </w:rPr>
        <w:t>の多さは、翻訳による文化の喪失というよりも、作品の「文学的価値」と「没入感」を保護するための高度な戦略的判断の結果であると解釈すべきである。</w:t>
      </w:r>
      <w:r w:rsidR="00A56E97" w:rsidRPr="00F45A47">
        <w:rPr>
          <w:rFonts w:ascii="Times New Roman" w:eastAsia="ＭＳ 明朝" w:hAnsi="Times New Roman" w:cs="Times New Roman"/>
          <w:szCs w:val="21"/>
          <w:rPrChange w:id="10621" w:author="Masato YOSHIKAWA" w:date="2026-01-20T11:15:00Z" w16du:dateUtc="2026-01-20T02:15:00Z">
            <w:rPr>
              <w:rFonts w:ascii="ＭＳ 明朝" w:eastAsia="ＭＳ 明朝" w:hAnsi="ＭＳ 明朝"/>
              <w:szCs w:val="21"/>
            </w:rPr>
          </w:rPrChange>
        </w:rPr>
        <w:t>ただし、この戦略には後述するような文化的固有性の透明化というトレードオフが存在する</w:t>
      </w:r>
      <w:r w:rsidR="00A56E97" w:rsidRPr="00F45A47">
        <w:rPr>
          <w:rFonts w:ascii="Times New Roman" w:eastAsia="ＭＳ 明朝" w:hAnsi="Times New Roman" w:cs="Times New Roman" w:hint="eastAsia"/>
          <w:szCs w:val="21"/>
          <w:rPrChange w:id="10622" w:author="Masato YOSHIKAWA" w:date="2026-01-20T11:15:00Z" w16du:dateUtc="2026-01-20T02:15:00Z">
            <w:rPr>
              <w:rFonts w:ascii="ＭＳ 明朝" w:eastAsia="ＭＳ 明朝" w:hAnsi="ＭＳ 明朝" w:hint="eastAsia"/>
              <w:szCs w:val="21"/>
            </w:rPr>
          </w:rPrChange>
        </w:rPr>
        <w:t>。</w:t>
      </w:r>
    </w:p>
    <w:p w14:paraId="63368F29" w14:textId="77777777" w:rsidR="00514F60" w:rsidRPr="00F45A47" w:rsidRDefault="00514F60" w:rsidP="000A6E91">
      <w:pPr>
        <w:rPr>
          <w:rFonts w:ascii="Times New Roman" w:eastAsia="ＭＳ 明朝" w:hAnsi="Times New Roman" w:cs="Times New Roman"/>
          <w:szCs w:val="21"/>
          <w:rPrChange w:id="10623" w:author="Masato YOSHIKAWA" w:date="2026-01-20T11:15:00Z" w16du:dateUtc="2026-01-20T02:15:00Z">
            <w:rPr>
              <w:rFonts w:ascii="ＭＳ 明朝" w:eastAsia="ＭＳ 明朝" w:hAnsi="ＭＳ 明朝"/>
              <w:szCs w:val="21"/>
            </w:rPr>
          </w:rPrChange>
        </w:rPr>
      </w:pPr>
    </w:p>
    <w:p w14:paraId="21C7C3FD" w14:textId="77777777" w:rsidR="00514F60" w:rsidRPr="00F45A47" w:rsidRDefault="00514F60" w:rsidP="000A6E91">
      <w:pPr>
        <w:rPr>
          <w:rFonts w:ascii="Times New Roman" w:eastAsia="ＭＳ 明朝" w:hAnsi="Times New Roman" w:cs="Times New Roman"/>
          <w:szCs w:val="21"/>
          <w:rPrChange w:id="10624" w:author="Masato YOSHIKAWA" w:date="2026-01-20T11:15:00Z" w16du:dateUtc="2026-01-20T02:15:00Z">
            <w:rPr>
              <w:rFonts w:ascii="ＭＳ 明朝" w:eastAsia="ＭＳ 明朝" w:hAnsi="ＭＳ 明朝"/>
              <w:szCs w:val="21"/>
            </w:rPr>
          </w:rPrChange>
        </w:rPr>
      </w:pPr>
    </w:p>
    <w:p w14:paraId="65E20E94" w14:textId="77777777" w:rsidR="00CC5096" w:rsidRPr="00F45A47" w:rsidRDefault="00CC5096" w:rsidP="00CC5096">
      <w:pPr>
        <w:rPr>
          <w:rFonts w:ascii="Times New Roman" w:eastAsia="ＭＳ 明朝" w:hAnsi="Times New Roman" w:cs="Times New Roman"/>
          <w:szCs w:val="21"/>
          <w:rPrChange w:id="10625"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10626" w:author="Masato YOSHIKAWA" w:date="2026-01-20T11:15:00Z" w16du:dateUtc="2026-01-20T02:15:00Z">
            <w:rPr>
              <w:rFonts w:ascii="ＭＳ 明朝" w:eastAsia="ＭＳ 明朝" w:hAnsi="ＭＳ 明朝"/>
              <w:szCs w:val="21"/>
            </w:rPr>
          </w:rPrChange>
        </w:rPr>
        <w:t>5.3 Established Equivalent</w:t>
      </w:r>
      <w:r w:rsidRPr="00F45A47">
        <w:rPr>
          <w:rFonts w:ascii="Times New Roman" w:eastAsia="ＭＳ 明朝" w:hAnsi="Times New Roman" w:cs="Times New Roman"/>
          <w:szCs w:val="21"/>
          <w:rPrChange w:id="10627" w:author="Masato YOSHIKAWA" w:date="2026-01-20T11:15:00Z" w16du:dateUtc="2026-01-20T02:15:00Z">
            <w:rPr>
              <w:rFonts w:ascii="ＭＳ 明朝" w:eastAsia="ＭＳ 明朝" w:hAnsi="ＭＳ 明朝"/>
              <w:szCs w:val="21"/>
            </w:rPr>
          </w:rPrChange>
        </w:rPr>
        <w:t>の機能と「等価の幻想」</w:t>
      </w:r>
    </w:p>
    <w:p w14:paraId="2C563775" w14:textId="77EA6C28" w:rsidR="00CC5096" w:rsidRPr="00F45A47" w:rsidRDefault="00CC5096" w:rsidP="00CC5096">
      <w:pPr>
        <w:rPr>
          <w:rFonts w:ascii="Times New Roman" w:eastAsia="ＭＳ 明朝" w:hAnsi="Times New Roman" w:cs="Times New Roman"/>
          <w:szCs w:val="21"/>
          <w:rPrChange w:id="10628"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hint="eastAsia"/>
          <w:szCs w:val="21"/>
          <w:rPrChange w:id="10629" w:author="Masato YOSHIKAWA" w:date="2026-01-20T11:15:00Z" w16du:dateUtc="2026-01-20T02:15:00Z">
            <w:rPr>
              <w:rFonts w:ascii="ＭＳ 明朝" w:eastAsia="ＭＳ 明朝" w:hAnsi="ＭＳ 明朝" w:hint="eastAsia"/>
              <w:szCs w:val="21"/>
            </w:rPr>
          </w:rPrChange>
        </w:rPr>
        <w:t xml:space="preserve">　</w:t>
      </w:r>
      <w:r w:rsidR="00A56E97" w:rsidRPr="00F45A47">
        <w:rPr>
          <w:rFonts w:ascii="Times New Roman" w:eastAsia="ＭＳ 明朝" w:hAnsi="Times New Roman" w:cs="Times New Roman"/>
          <w:szCs w:val="21"/>
          <w:rPrChange w:id="10630" w:author="Masato YOSHIKAWA" w:date="2026-01-20T11:15:00Z" w16du:dateUtc="2026-01-20T02:15:00Z">
            <w:rPr>
              <w:rFonts w:ascii="ＭＳ 明朝" w:eastAsia="ＭＳ 明朝" w:hAnsi="ＭＳ 明朝"/>
              <w:szCs w:val="21"/>
            </w:rPr>
          </w:rPrChange>
        </w:rPr>
        <w:t>前節で論じた</w:t>
      </w:r>
      <w:r w:rsidR="00A56E97" w:rsidRPr="00F45A47">
        <w:rPr>
          <w:rFonts w:ascii="Times New Roman" w:eastAsia="ＭＳ 明朝" w:hAnsi="Times New Roman" w:cs="Times New Roman"/>
          <w:szCs w:val="21"/>
          <w:rPrChange w:id="10631" w:author="Masato YOSHIKAWA" w:date="2026-01-20T11:15:00Z" w16du:dateUtc="2026-01-20T02:15:00Z">
            <w:rPr>
              <w:rFonts w:ascii="ＭＳ 明朝" w:eastAsia="ＭＳ 明朝" w:hAnsi="ＭＳ 明朝"/>
              <w:szCs w:val="21"/>
            </w:rPr>
          </w:rPrChange>
        </w:rPr>
        <w:t>Minimization</w:t>
      </w:r>
      <w:r w:rsidR="00A56E97" w:rsidRPr="00F45A47">
        <w:rPr>
          <w:rFonts w:ascii="Times New Roman" w:eastAsia="ＭＳ 明朝" w:hAnsi="Times New Roman" w:cs="Times New Roman"/>
          <w:szCs w:val="21"/>
          <w:rPrChange w:id="10632" w:author="Masato YOSHIKAWA" w:date="2026-01-20T11:15:00Z" w16du:dateUtc="2026-01-20T02:15:00Z">
            <w:rPr>
              <w:rFonts w:ascii="ＭＳ 明朝" w:eastAsia="ＭＳ 明朝" w:hAnsi="ＭＳ 明朝"/>
              <w:szCs w:val="21"/>
            </w:rPr>
          </w:rPrChange>
        </w:rPr>
        <w:t>の必然性は、一方で以下のような問題も内包している</w:t>
      </w:r>
      <w:r w:rsidR="00822343" w:rsidRPr="00F45A47">
        <w:rPr>
          <w:rFonts w:ascii="Times New Roman" w:eastAsia="ＭＳ 明朝" w:hAnsi="Times New Roman" w:cs="Times New Roman" w:hint="eastAsia"/>
          <w:szCs w:val="21"/>
          <w:rPrChange w:id="10633" w:author="Masato YOSHIKAWA" w:date="2026-01-20T11:15:00Z" w16du:dateUtc="2026-01-20T02:15:00Z">
            <w:rPr>
              <w:rFonts w:ascii="ＭＳ 明朝" w:eastAsia="ＭＳ 明朝" w:hAnsi="ＭＳ 明朝" w:hint="eastAsia"/>
              <w:szCs w:val="21"/>
            </w:rPr>
          </w:rPrChange>
        </w:rPr>
        <w:t>。</w:t>
      </w:r>
      <w:r w:rsidRPr="00F45A47">
        <w:rPr>
          <w:rFonts w:ascii="Times New Roman" w:eastAsia="ＭＳ 明朝" w:hAnsi="Times New Roman" w:cs="Times New Roman" w:hint="eastAsia"/>
          <w:szCs w:val="21"/>
          <w:rPrChange w:id="10634" w:author="Masato YOSHIKAWA" w:date="2026-01-20T11:15:00Z" w16du:dateUtc="2026-01-20T02:15:00Z">
            <w:rPr>
              <w:rFonts w:ascii="ＭＳ 明朝" w:eastAsia="ＭＳ 明朝" w:hAnsi="ＭＳ 明朝" w:hint="eastAsia"/>
              <w:szCs w:val="21"/>
            </w:rPr>
          </w:rPrChange>
        </w:rPr>
        <w:t>第</w:t>
      </w:r>
      <w:commentRangeStart w:id="10635"/>
      <w:r w:rsidRPr="00F45A47">
        <w:rPr>
          <w:rFonts w:ascii="Times New Roman" w:eastAsia="ＭＳ 明朝" w:hAnsi="Times New Roman" w:cs="Times New Roman"/>
          <w:szCs w:val="21"/>
          <w:rPrChange w:id="10636" w:author="Masato YOSHIKAWA" w:date="2026-01-20T11:15:00Z" w16du:dateUtc="2026-01-20T02:15:00Z">
            <w:rPr>
              <w:rFonts w:ascii="ＭＳ 明朝" w:eastAsia="ＭＳ 明朝" w:hAnsi="ＭＳ 明朝"/>
              <w:szCs w:val="21"/>
            </w:rPr>
          </w:rPrChange>
        </w:rPr>
        <w:t>4</w:t>
      </w:r>
      <w:commentRangeEnd w:id="10635"/>
      <w:r w:rsidR="009C6780">
        <w:rPr>
          <w:rStyle w:val="ac"/>
        </w:rPr>
        <w:commentReference w:id="10635"/>
      </w:r>
      <w:r w:rsidRPr="00F45A47">
        <w:rPr>
          <w:rFonts w:ascii="Times New Roman" w:eastAsia="ＭＳ 明朝" w:hAnsi="Times New Roman" w:cs="Times New Roman"/>
          <w:szCs w:val="21"/>
          <w:rPrChange w:id="10637" w:author="Masato YOSHIKAWA" w:date="2026-01-20T11:15:00Z" w16du:dateUtc="2026-01-20T02:15:00Z">
            <w:rPr>
              <w:rFonts w:ascii="ＭＳ 明朝" w:eastAsia="ＭＳ 明朝" w:hAnsi="ＭＳ 明朝"/>
              <w:szCs w:val="21"/>
            </w:rPr>
          </w:rPrChange>
        </w:rPr>
        <w:t>章の分析結果において、近藤・</w:t>
      </w:r>
      <w:r w:rsidRPr="00F45A47">
        <w:rPr>
          <w:rFonts w:ascii="Times New Roman" w:eastAsia="ＭＳ 明朝" w:hAnsi="Times New Roman" w:cs="Times New Roman"/>
          <w:szCs w:val="21"/>
          <w:rPrChange w:id="10638" w:author="Masato YOSHIKAWA" w:date="2026-01-20T11:15:00Z" w16du:dateUtc="2026-01-20T02:15:00Z">
            <w:rPr>
              <w:rFonts w:ascii="ＭＳ 明朝" w:eastAsia="ＭＳ 明朝" w:hAnsi="ＭＳ 明朝"/>
              <w:szCs w:val="21"/>
            </w:rPr>
          </w:rPrChange>
        </w:rPr>
        <w:t>McClellan</w:t>
      </w:r>
      <w:r w:rsidRPr="00F45A47">
        <w:rPr>
          <w:rFonts w:ascii="Times New Roman" w:eastAsia="ＭＳ 明朝" w:hAnsi="Times New Roman" w:cs="Times New Roman"/>
          <w:szCs w:val="21"/>
          <w:rPrChange w:id="10639" w:author="Masato YOSHIKAWA" w:date="2026-01-20T11:15:00Z" w16du:dateUtc="2026-01-20T02:15:00Z">
            <w:rPr>
              <w:rFonts w:ascii="ＭＳ 明朝" w:eastAsia="ＭＳ 明朝" w:hAnsi="ＭＳ 明朝"/>
              <w:szCs w:val="21"/>
            </w:rPr>
          </w:rPrChange>
        </w:rPr>
        <w:t>の両訳者ともに最も多用していた翻訳技法は</w:t>
      </w:r>
      <w:r w:rsidRPr="00F45A47">
        <w:rPr>
          <w:rFonts w:ascii="Times New Roman" w:eastAsia="ＭＳ 明朝" w:hAnsi="Times New Roman" w:cs="Times New Roman"/>
          <w:szCs w:val="21"/>
          <w:rPrChange w:id="10640" w:author="Masato YOSHIKAWA" w:date="2026-01-20T11:15:00Z" w16du:dateUtc="2026-01-20T02:15:00Z">
            <w:rPr>
              <w:rFonts w:ascii="ＭＳ 明朝" w:eastAsia="ＭＳ 明朝" w:hAnsi="ＭＳ 明朝"/>
              <w:szCs w:val="21"/>
            </w:rPr>
          </w:rPrChange>
        </w:rPr>
        <w:t>Established equivalent</w:t>
      </w:r>
      <w:r w:rsidRPr="00F45A47">
        <w:rPr>
          <w:rFonts w:ascii="Times New Roman" w:eastAsia="ＭＳ 明朝" w:hAnsi="Times New Roman" w:cs="Times New Roman"/>
          <w:szCs w:val="21"/>
          <w:rPrChange w:id="10641" w:author="Masato YOSHIKAWA" w:date="2026-01-20T11:15:00Z" w16du:dateUtc="2026-01-20T02:15:00Z">
            <w:rPr>
              <w:rFonts w:ascii="ＭＳ 明朝" w:eastAsia="ＭＳ 明朝" w:hAnsi="ＭＳ 明朝"/>
              <w:szCs w:val="21"/>
            </w:rPr>
          </w:rPrChange>
        </w:rPr>
        <w:t>であり、その割合は全体の約</w:t>
      </w:r>
      <w:r w:rsidRPr="00F45A47">
        <w:rPr>
          <w:rFonts w:ascii="Times New Roman" w:eastAsia="ＭＳ 明朝" w:hAnsi="Times New Roman" w:cs="Times New Roman"/>
          <w:szCs w:val="21"/>
          <w:rPrChange w:id="10642" w:author="Masato YOSHIKAWA" w:date="2026-01-20T11:15:00Z" w16du:dateUtc="2026-01-20T02:15:00Z">
            <w:rPr>
              <w:rFonts w:ascii="ＭＳ 明朝" w:eastAsia="ＭＳ 明朝" w:hAnsi="ＭＳ 明朝"/>
              <w:szCs w:val="21"/>
            </w:rPr>
          </w:rPrChange>
        </w:rPr>
        <w:t>4</w:t>
      </w:r>
      <w:r w:rsidRPr="00F45A47">
        <w:rPr>
          <w:rFonts w:ascii="Times New Roman" w:eastAsia="ＭＳ 明朝" w:hAnsi="Times New Roman" w:cs="Times New Roman"/>
          <w:szCs w:val="21"/>
          <w:rPrChange w:id="10643" w:author="Masato YOSHIKAWA" w:date="2026-01-20T11:15:00Z" w16du:dateUtc="2026-01-20T02:15:00Z">
            <w:rPr>
              <w:rFonts w:ascii="ＭＳ 明朝" w:eastAsia="ＭＳ 明朝" w:hAnsi="ＭＳ 明朝"/>
              <w:szCs w:val="21"/>
            </w:rPr>
          </w:rPrChange>
        </w:rPr>
        <w:t>割（近藤：</w:t>
      </w:r>
      <w:r w:rsidRPr="00F45A47">
        <w:rPr>
          <w:rFonts w:ascii="Times New Roman" w:eastAsia="ＭＳ 明朝" w:hAnsi="Times New Roman" w:cs="Times New Roman"/>
          <w:szCs w:val="21"/>
          <w:rPrChange w:id="10644" w:author="Masato YOSHIKAWA" w:date="2026-01-20T11:15:00Z" w16du:dateUtc="2026-01-20T02:15:00Z">
            <w:rPr>
              <w:rFonts w:ascii="ＭＳ 明朝" w:eastAsia="ＭＳ 明朝" w:hAnsi="ＭＳ 明朝"/>
              <w:szCs w:val="21"/>
            </w:rPr>
          </w:rPrChange>
        </w:rPr>
        <w:t>42.1%</w:t>
      </w:r>
      <w:r w:rsidRPr="00F45A47">
        <w:rPr>
          <w:rFonts w:ascii="Times New Roman" w:eastAsia="ＭＳ 明朝" w:hAnsi="Times New Roman" w:cs="Times New Roman"/>
          <w:szCs w:val="21"/>
          <w:rPrChange w:id="10645" w:author="Masato YOSHIKAWA" w:date="2026-01-20T11:15:00Z" w16du:dateUtc="2026-01-20T02:15:00Z">
            <w:rPr>
              <w:rFonts w:ascii="ＭＳ 明朝" w:eastAsia="ＭＳ 明朝" w:hAnsi="ＭＳ 明朝"/>
              <w:szCs w:val="21"/>
            </w:rPr>
          </w:rPrChange>
        </w:rPr>
        <w:t>、</w:t>
      </w:r>
      <w:r w:rsidRPr="00F45A47">
        <w:rPr>
          <w:rFonts w:ascii="Times New Roman" w:eastAsia="ＭＳ 明朝" w:hAnsi="Times New Roman" w:cs="Times New Roman"/>
          <w:szCs w:val="21"/>
          <w:rPrChange w:id="10646" w:author="Masato YOSHIKAWA" w:date="2026-01-20T11:15:00Z" w16du:dateUtc="2026-01-20T02:15:00Z">
            <w:rPr>
              <w:rFonts w:ascii="ＭＳ 明朝" w:eastAsia="ＭＳ 明朝" w:hAnsi="ＭＳ 明朝"/>
              <w:szCs w:val="21"/>
            </w:rPr>
          </w:rPrChange>
        </w:rPr>
        <w:t>McClellan</w:t>
      </w:r>
      <w:r w:rsidRPr="00F45A47">
        <w:rPr>
          <w:rFonts w:ascii="Times New Roman" w:eastAsia="ＭＳ 明朝" w:hAnsi="Times New Roman" w:cs="Times New Roman"/>
          <w:szCs w:val="21"/>
          <w:rPrChange w:id="10647" w:author="Masato YOSHIKAWA" w:date="2026-01-20T11:15:00Z" w16du:dateUtc="2026-01-20T02:15:00Z">
            <w:rPr>
              <w:rFonts w:ascii="ＭＳ 明朝" w:eastAsia="ＭＳ 明朝" w:hAnsi="ＭＳ 明朝"/>
              <w:szCs w:val="21"/>
            </w:rPr>
          </w:rPrChange>
        </w:rPr>
        <w:t>：</w:t>
      </w:r>
      <w:r w:rsidRPr="00F45A47">
        <w:rPr>
          <w:rFonts w:ascii="Times New Roman" w:eastAsia="ＭＳ 明朝" w:hAnsi="Times New Roman" w:cs="Times New Roman"/>
          <w:szCs w:val="21"/>
          <w:rPrChange w:id="10648" w:author="Masato YOSHIKAWA" w:date="2026-01-20T11:15:00Z" w16du:dateUtc="2026-01-20T02:15:00Z">
            <w:rPr>
              <w:rFonts w:ascii="ＭＳ 明朝" w:eastAsia="ＭＳ 明朝" w:hAnsi="ＭＳ 明朝"/>
              <w:szCs w:val="21"/>
            </w:rPr>
          </w:rPrChange>
        </w:rPr>
        <w:t>40.8%</w:t>
      </w:r>
      <w:r w:rsidRPr="00F45A47">
        <w:rPr>
          <w:rFonts w:ascii="Times New Roman" w:eastAsia="ＭＳ 明朝" w:hAnsi="Times New Roman" w:cs="Times New Roman"/>
          <w:szCs w:val="21"/>
          <w:rPrChange w:id="10649" w:author="Masato YOSHIKAWA" w:date="2026-01-20T11:15:00Z" w16du:dateUtc="2026-01-20T02:15:00Z">
            <w:rPr>
              <w:rFonts w:ascii="ＭＳ 明朝" w:eastAsia="ＭＳ 明朝" w:hAnsi="ＭＳ 明朝"/>
              <w:szCs w:val="21"/>
            </w:rPr>
          </w:rPrChange>
        </w:rPr>
        <w:t>）を占めていた。また、統計分析の結果、この技法は極めて高い確度（調整済み</w:t>
      </w:r>
      <w:ins w:id="10650" w:author="Masato YOSHIKAWA" w:date="2026-01-20T13:45:00Z" w16du:dateUtc="2026-01-20T04:45:00Z">
        <w:r w:rsidR="009C6780">
          <w:rPr>
            <w:rFonts w:ascii="Times New Roman" w:eastAsia="ＭＳ 明朝" w:hAnsi="Times New Roman" w:cs="Times New Roman" w:hint="eastAsia"/>
            <w:szCs w:val="21"/>
          </w:rPr>
          <w:t>標準化</w:t>
        </w:r>
      </w:ins>
      <w:r w:rsidRPr="00F45A47">
        <w:rPr>
          <w:rFonts w:ascii="Times New Roman" w:eastAsia="ＭＳ 明朝" w:hAnsi="Times New Roman" w:cs="Times New Roman"/>
          <w:szCs w:val="21"/>
          <w:rPrChange w:id="10651" w:author="Masato YOSHIKAWA" w:date="2026-01-20T11:15:00Z" w16du:dateUtc="2026-01-20T02:15:00Z">
            <w:rPr>
              <w:rFonts w:ascii="ＭＳ 明朝" w:eastAsia="ＭＳ 明朝" w:hAnsi="ＭＳ 明朝"/>
              <w:szCs w:val="21"/>
            </w:rPr>
          </w:rPrChange>
        </w:rPr>
        <w:t>残差</w:t>
      </w:r>
      <w:r w:rsidRPr="00F45A47">
        <w:rPr>
          <w:rFonts w:ascii="Times New Roman" w:eastAsia="ＭＳ 明朝" w:hAnsi="Times New Roman" w:cs="Times New Roman"/>
          <w:szCs w:val="21"/>
          <w:rPrChange w:id="10652" w:author="Masato YOSHIKAWA" w:date="2026-01-20T11:15:00Z" w16du:dateUtc="2026-01-20T02:15:00Z">
            <w:rPr>
              <w:rFonts w:ascii="ＭＳ 明朝" w:eastAsia="ＭＳ 明朝" w:hAnsi="ＭＳ 明朝"/>
              <w:szCs w:val="21"/>
            </w:rPr>
          </w:rPrChange>
        </w:rPr>
        <w:t xml:space="preserve"> 9.23</w:t>
      </w:r>
      <w:r w:rsidRPr="00F45A47">
        <w:rPr>
          <w:rFonts w:ascii="Times New Roman" w:eastAsia="ＭＳ 明朝" w:hAnsi="Times New Roman" w:cs="Times New Roman"/>
          <w:szCs w:val="21"/>
          <w:rPrChange w:id="10653" w:author="Masato YOSHIKAWA" w:date="2026-01-20T11:15:00Z" w16du:dateUtc="2026-01-20T02:15:00Z">
            <w:rPr>
              <w:rFonts w:ascii="ＭＳ 明朝" w:eastAsia="ＭＳ 明朝" w:hAnsi="ＭＳ 明朝"/>
              <w:szCs w:val="21"/>
            </w:rPr>
          </w:rPrChange>
        </w:rPr>
        <w:t>）で読者を</w:t>
      </w:r>
      <w:r w:rsidRPr="00F45A47">
        <w:rPr>
          <w:rFonts w:ascii="Times New Roman" w:eastAsia="ＭＳ 明朝" w:hAnsi="Times New Roman" w:cs="Times New Roman"/>
          <w:szCs w:val="21"/>
          <w:rPrChange w:id="10654" w:author="Masato YOSHIKAWA" w:date="2026-01-20T11:15:00Z" w16du:dateUtc="2026-01-20T02:15:00Z">
            <w:rPr>
              <w:rFonts w:ascii="ＭＳ 明朝" w:eastAsia="ＭＳ 明朝" w:hAnsi="ＭＳ 明朝"/>
              <w:szCs w:val="21"/>
            </w:rPr>
          </w:rPrChange>
        </w:rPr>
        <w:t>Minimization</w:t>
      </w:r>
      <w:r w:rsidRPr="00F45A47">
        <w:rPr>
          <w:rFonts w:ascii="Times New Roman" w:eastAsia="ＭＳ 明朝" w:hAnsi="Times New Roman" w:cs="Times New Roman"/>
          <w:szCs w:val="21"/>
          <w:rPrChange w:id="10655" w:author="Masato YOSHIKAWA" w:date="2026-01-20T11:15:00Z" w16du:dateUtc="2026-01-20T02:15:00Z">
            <w:rPr>
              <w:rFonts w:ascii="ＭＳ 明朝" w:eastAsia="ＭＳ 明朝" w:hAnsi="ＭＳ 明朝"/>
              <w:szCs w:val="21"/>
            </w:rPr>
          </w:rPrChange>
        </w:rPr>
        <w:t>の段階へと導くことが示されている。なぜ、文学翻訳においてこれほどまでに定訳への置き換えが選好されるのか。そして、その選択が異文化受容の観点から持つ意味について考察する。</w:t>
      </w:r>
    </w:p>
    <w:p w14:paraId="029A485E" w14:textId="2573CF4B" w:rsidR="00CC5096" w:rsidRPr="00F45A47" w:rsidRDefault="00CC5096" w:rsidP="00CC5096">
      <w:pPr>
        <w:rPr>
          <w:rFonts w:ascii="Times New Roman" w:eastAsia="ＭＳ 明朝" w:hAnsi="Times New Roman" w:cs="Times New Roman"/>
          <w:szCs w:val="21"/>
          <w:rPrChange w:id="10656"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hint="eastAsia"/>
          <w:szCs w:val="21"/>
          <w:rPrChange w:id="10657" w:author="Masato YOSHIKAWA" w:date="2026-01-20T11:15:00Z" w16du:dateUtc="2026-01-20T02:15:00Z">
            <w:rPr>
              <w:rFonts w:ascii="ＭＳ 明朝" w:eastAsia="ＭＳ 明朝" w:hAnsi="ＭＳ 明朝" w:hint="eastAsia"/>
              <w:szCs w:val="21"/>
            </w:rPr>
          </w:rPrChange>
        </w:rPr>
        <w:t xml:space="preserve">　第一の要因として、辞書という</w:t>
      </w:r>
      <w:r w:rsidR="005D6E28" w:rsidRPr="00F45A47">
        <w:rPr>
          <w:rFonts w:ascii="Times New Roman" w:eastAsia="ＭＳ 明朝" w:hAnsi="Times New Roman" w:cs="Times New Roman" w:hint="eastAsia"/>
          <w:szCs w:val="21"/>
          <w:rPrChange w:id="10658" w:author="Masato YOSHIKAWA" w:date="2026-01-20T11:15:00Z" w16du:dateUtc="2026-01-20T02:15:00Z">
            <w:rPr>
              <w:rFonts w:ascii="ＭＳ 明朝" w:eastAsia="ＭＳ 明朝" w:hAnsi="ＭＳ 明朝" w:hint="eastAsia"/>
              <w:szCs w:val="21"/>
            </w:rPr>
          </w:rPrChange>
        </w:rPr>
        <w:t>「</w:t>
      </w:r>
      <w:r w:rsidRPr="00F45A47">
        <w:rPr>
          <w:rFonts w:ascii="Times New Roman" w:eastAsia="ＭＳ 明朝" w:hAnsi="Times New Roman" w:cs="Times New Roman" w:hint="eastAsia"/>
          <w:szCs w:val="21"/>
          <w:rPrChange w:id="10659" w:author="Masato YOSHIKAWA" w:date="2026-01-20T11:15:00Z" w16du:dateUtc="2026-01-20T02:15:00Z">
            <w:rPr>
              <w:rFonts w:ascii="ＭＳ 明朝" w:eastAsia="ＭＳ 明朝" w:hAnsi="ＭＳ 明朝" w:hint="eastAsia"/>
              <w:szCs w:val="21"/>
            </w:rPr>
          </w:rPrChange>
        </w:rPr>
        <w:t>客観的な権威</w:t>
      </w:r>
      <w:r w:rsidR="00216705" w:rsidRPr="00F45A47">
        <w:rPr>
          <w:rFonts w:ascii="Times New Roman" w:eastAsia="ＭＳ 明朝" w:hAnsi="Times New Roman" w:cs="Times New Roman" w:hint="eastAsia"/>
          <w:szCs w:val="21"/>
          <w:rPrChange w:id="10660" w:author="Masato YOSHIKAWA" w:date="2026-01-20T11:15:00Z" w16du:dateUtc="2026-01-20T02:15:00Z">
            <w:rPr>
              <w:rFonts w:ascii="ＭＳ 明朝" w:eastAsia="ＭＳ 明朝" w:hAnsi="ＭＳ 明朝" w:hint="eastAsia"/>
              <w:szCs w:val="21"/>
            </w:rPr>
          </w:rPrChange>
        </w:rPr>
        <w:t>」</w:t>
      </w:r>
      <w:r w:rsidRPr="00F45A47">
        <w:rPr>
          <w:rFonts w:ascii="Times New Roman" w:eastAsia="ＭＳ 明朝" w:hAnsi="Times New Roman" w:cs="Times New Roman" w:hint="eastAsia"/>
          <w:szCs w:val="21"/>
          <w:rPrChange w:id="10661" w:author="Masato YOSHIKAWA" w:date="2026-01-20T11:15:00Z" w16du:dateUtc="2026-01-20T02:15:00Z">
            <w:rPr>
              <w:rFonts w:ascii="ＭＳ 明朝" w:eastAsia="ＭＳ 明朝" w:hAnsi="ＭＳ 明朝" w:hint="eastAsia"/>
              <w:szCs w:val="21"/>
            </w:rPr>
          </w:rPrChange>
        </w:rPr>
        <w:t>の存在が挙げられる。</w:t>
      </w:r>
      <w:r w:rsidRPr="00F45A47">
        <w:rPr>
          <w:rFonts w:ascii="Times New Roman" w:eastAsia="ＭＳ 明朝" w:hAnsi="Times New Roman" w:cs="Times New Roman"/>
          <w:szCs w:val="21"/>
          <w:rPrChange w:id="10662" w:author="Masato YOSHIKAWA" w:date="2026-01-20T11:15:00Z" w16du:dateUtc="2026-01-20T02:15:00Z">
            <w:rPr>
              <w:rFonts w:ascii="ＭＳ 明朝" w:eastAsia="ＭＳ 明朝" w:hAnsi="ＭＳ 明朝"/>
              <w:szCs w:val="21"/>
            </w:rPr>
          </w:rPrChange>
        </w:rPr>
        <w:t>Established equivalent</w:t>
      </w:r>
      <w:r w:rsidRPr="00F45A47">
        <w:rPr>
          <w:rFonts w:ascii="Times New Roman" w:eastAsia="ＭＳ 明朝" w:hAnsi="Times New Roman" w:cs="Times New Roman"/>
          <w:szCs w:val="21"/>
          <w:rPrChange w:id="10663" w:author="Masato YOSHIKAWA" w:date="2026-01-20T11:15:00Z" w16du:dateUtc="2026-01-20T02:15:00Z">
            <w:rPr>
              <w:rFonts w:ascii="ＭＳ 明朝" w:eastAsia="ＭＳ 明朝" w:hAnsi="ＭＳ 明朝"/>
              <w:szCs w:val="21"/>
            </w:rPr>
          </w:rPrChange>
        </w:rPr>
        <w:t>は、辞書や用語集によって既に対訳として認知されている語彙を用いる技法である。翻訳者にとって、辞書にある訳語を選択することは、誤訳のリスクを回避し、翻訳の正当性を担保する安全な戦略である。特に『こころ』のような正統的な文学作品においては、奇をてらった訳語よりも、アカデミックに確立された語彙が好まれる傾向にあると考えられる。また、</w:t>
      </w:r>
      <w:r w:rsidR="000F0CFB" w:rsidRPr="00F45A47">
        <w:rPr>
          <w:rFonts w:ascii="Times New Roman" w:eastAsia="ＭＳ 明朝" w:hAnsi="Times New Roman" w:cs="Times New Roman"/>
          <w:szCs w:val="21"/>
          <w:rPrChange w:id="10664" w:author="Masato YOSHIKAWA" w:date="2026-01-20T11:15:00Z" w16du:dateUtc="2026-01-20T02:15:00Z">
            <w:rPr>
              <w:rFonts w:ascii="ＭＳ 明朝" w:eastAsia="ＭＳ 明朝" w:hAnsi="ＭＳ 明朝"/>
              <w:szCs w:val="21"/>
            </w:rPr>
          </w:rPrChange>
        </w:rPr>
        <w:t>近藤</w:t>
      </w:r>
      <w:del w:id="10665" w:author="Masato YOSHIKAWA" w:date="2026-01-20T13:45:00Z" w16du:dateUtc="2026-01-20T04:45:00Z">
        <w:r w:rsidR="000F0CFB" w:rsidRPr="00F45A47" w:rsidDel="009C6780">
          <w:rPr>
            <w:rFonts w:ascii="Times New Roman" w:eastAsia="ＭＳ 明朝" w:hAnsi="Times New Roman" w:cs="Times New Roman" w:hint="eastAsia"/>
            <w:szCs w:val="21"/>
            <w:rPrChange w:id="10666" w:author="Masato YOSHIKAWA" w:date="2026-01-20T11:15:00Z" w16du:dateUtc="2026-01-20T02:15:00Z">
              <w:rPr>
                <w:rFonts w:ascii="ＭＳ 明朝" w:eastAsia="ＭＳ 明朝" w:hAnsi="ＭＳ 明朝" w:hint="eastAsia"/>
                <w:szCs w:val="21"/>
              </w:rPr>
            </w:rPrChange>
          </w:rPr>
          <w:delText>（</w:delText>
        </w:r>
      </w:del>
      <w:ins w:id="10667" w:author="Masato YOSHIKAWA" w:date="2026-01-20T13:45:00Z" w16du:dateUtc="2026-01-20T04:45:00Z">
        <w:r w:rsidR="009C6780">
          <w:rPr>
            <w:rFonts w:ascii="Times New Roman" w:eastAsia="ＭＳ 明朝" w:hAnsi="Times New Roman" w:cs="Times New Roman" w:hint="eastAsia"/>
            <w:szCs w:val="21"/>
          </w:rPr>
          <w:t xml:space="preserve"> (</w:t>
        </w:r>
      </w:ins>
      <w:r w:rsidR="00CF1889" w:rsidRPr="00F45A47">
        <w:rPr>
          <w:rFonts w:ascii="Times New Roman" w:eastAsia="ＭＳ 明朝" w:hAnsi="Times New Roman" w:cs="Times New Roman"/>
          <w:szCs w:val="21"/>
          <w:rPrChange w:id="10668" w:author="Masato YOSHIKAWA" w:date="2026-01-20T11:15:00Z" w16du:dateUtc="2026-01-20T02:15:00Z">
            <w:rPr>
              <w:rFonts w:ascii="ＭＳ 明朝" w:eastAsia="ＭＳ 明朝" w:hAnsi="ＭＳ 明朝"/>
              <w:szCs w:val="21"/>
            </w:rPr>
          </w:rPrChange>
        </w:rPr>
        <w:t>1941</w:t>
      </w:r>
      <w:del w:id="10669" w:author="Masato YOSHIKAWA" w:date="2026-01-20T13:46:00Z" w16du:dateUtc="2026-01-20T04:46:00Z">
        <w:r w:rsidR="00CF1889" w:rsidRPr="00F45A47" w:rsidDel="009C6780">
          <w:rPr>
            <w:rFonts w:ascii="Times New Roman" w:eastAsia="ＭＳ 明朝" w:hAnsi="Times New Roman" w:cs="Times New Roman"/>
            <w:szCs w:val="21"/>
            <w:rPrChange w:id="10670" w:author="Masato YOSHIKAWA" w:date="2026-01-20T11:15:00Z" w16du:dateUtc="2026-01-20T02:15:00Z">
              <w:rPr>
                <w:rFonts w:ascii="ＭＳ 明朝" w:eastAsia="ＭＳ 明朝" w:hAnsi="ＭＳ 明朝"/>
                <w:szCs w:val="21"/>
              </w:rPr>
            </w:rPrChange>
          </w:rPr>
          <w:delText>）</w:delText>
        </w:r>
      </w:del>
      <w:ins w:id="10671" w:author="Masato YOSHIKAWA" w:date="2026-01-20T13:46:00Z" w16du:dateUtc="2026-01-20T04:46:00Z">
        <w:r w:rsidR="009C6780">
          <w:rPr>
            <w:rFonts w:ascii="Times New Roman" w:eastAsia="ＭＳ 明朝" w:hAnsi="Times New Roman" w:cs="Times New Roman" w:hint="eastAsia"/>
            <w:szCs w:val="21"/>
          </w:rPr>
          <w:t xml:space="preserve">) </w:t>
        </w:r>
      </w:ins>
      <w:r w:rsidR="000F0CFB" w:rsidRPr="00F45A47">
        <w:rPr>
          <w:rFonts w:ascii="Times New Roman" w:eastAsia="ＭＳ 明朝" w:hAnsi="Times New Roman" w:cs="Times New Roman"/>
          <w:szCs w:val="21"/>
          <w:rPrChange w:id="10672" w:author="Masato YOSHIKAWA" w:date="2026-01-20T11:15:00Z" w16du:dateUtc="2026-01-20T02:15:00Z">
            <w:rPr>
              <w:rFonts w:ascii="ＭＳ 明朝" w:eastAsia="ＭＳ 明朝" w:hAnsi="ＭＳ 明朝"/>
              <w:szCs w:val="21"/>
            </w:rPr>
          </w:rPrChange>
        </w:rPr>
        <w:t>の翻訳</w:t>
      </w:r>
      <w:r w:rsidRPr="00F45A47">
        <w:rPr>
          <w:rFonts w:ascii="Times New Roman" w:eastAsia="ＭＳ 明朝" w:hAnsi="Times New Roman" w:cs="Times New Roman"/>
          <w:szCs w:val="21"/>
          <w:rPrChange w:id="10673" w:author="Masato YOSHIKAWA" w:date="2026-01-20T11:15:00Z" w16du:dateUtc="2026-01-20T02:15:00Z">
            <w:rPr>
              <w:rFonts w:ascii="ＭＳ 明朝" w:eastAsia="ＭＳ 明朝" w:hAnsi="ＭＳ 明朝"/>
              <w:szCs w:val="21"/>
            </w:rPr>
          </w:rPrChange>
        </w:rPr>
        <w:t>が先行し、</w:t>
      </w:r>
      <w:r w:rsidR="000F0CFB" w:rsidRPr="00F45A47">
        <w:rPr>
          <w:rFonts w:ascii="Times New Roman" w:eastAsia="ＭＳ 明朝" w:hAnsi="Times New Roman" w:cs="Times New Roman"/>
          <w:szCs w:val="21"/>
          <w:rPrChange w:id="10674" w:author="Masato YOSHIKAWA" w:date="2026-01-20T11:15:00Z" w16du:dateUtc="2026-01-20T02:15:00Z">
            <w:rPr>
              <w:rFonts w:ascii="ＭＳ 明朝" w:eastAsia="ＭＳ 明朝" w:hAnsi="ＭＳ 明朝"/>
              <w:szCs w:val="21"/>
            </w:rPr>
          </w:rPrChange>
        </w:rPr>
        <w:t>McClellan</w:t>
      </w:r>
      <w:r w:rsidR="000F0CFB" w:rsidRPr="00F45A47">
        <w:rPr>
          <w:rFonts w:ascii="Times New Roman" w:eastAsia="ＭＳ 明朝" w:hAnsi="Times New Roman" w:cs="Times New Roman"/>
          <w:szCs w:val="21"/>
          <w:rPrChange w:id="10675" w:author="Masato YOSHIKAWA" w:date="2026-01-20T11:15:00Z" w16du:dateUtc="2026-01-20T02:15:00Z">
            <w:rPr>
              <w:rFonts w:ascii="ＭＳ 明朝" w:eastAsia="ＭＳ 明朝" w:hAnsi="ＭＳ 明朝"/>
              <w:szCs w:val="21"/>
            </w:rPr>
          </w:rPrChange>
        </w:rPr>
        <w:t>の翻訳</w:t>
      </w:r>
      <w:ins w:id="10676" w:author="Masato YOSHIKAWA" w:date="2026-01-20T13:45:00Z" w16du:dateUtc="2026-01-20T04:45:00Z">
        <w:r w:rsidR="009C6780">
          <w:rPr>
            <w:rFonts w:ascii="Times New Roman" w:eastAsia="ＭＳ 明朝" w:hAnsi="Times New Roman" w:cs="Times New Roman" w:hint="eastAsia"/>
            <w:szCs w:val="21"/>
          </w:rPr>
          <w:t xml:space="preserve"> </w:t>
        </w:r>
      </w:ins>
      <w:r w:rsidR="000F0CFB" w:rsidRPr="00F45A47">
        <w:rPr>
          <w:rFonts w:ascii="Times New Roman" w:eastAsia="ＭＳ 明朝" w:hAnsi="Times New Roman" w:cs="Times New Roman"/>
          <w:szCs w:val="21"/>
          <w:rPrChange w:id="10677" w:author="Masato YOSHIKAWA" w:date="2026-01-20T11:15:00Z" w16du:dateUtc="2026-01-20T02:15:00Z">
            <w:rPr>
              <w:rFonts w:ascii="ＭＳ 明朝" w:eastAsia="ＭＳ 明朝" w:hAnsi="ＭＳ 明朝"/>
              <w:szCs w:val="21"/>
            </w:rPr>
          </w:rPrChange>
        </w:rPr>
        <w:t>(1957)</w:t>
      </w:r>
      <w:ins w:id="10678" w:author="Masato YOSHIKAWA" w:date="2026-01-20T13:45:00Z" w16du:dateUtc="2026-01-20T04:45:00Z">
        <w:r w:rsidR="009C6780">
          <w:rPr>
            <w:rFonts w:ascii="Times New Roman" w:eastAsia="ＭＳ 明朝" w:hAnsi="Times New Roman" w:cs="Times New Roman" w:hint="eastAsia"/>
            <w:szCs w:val="21"/>
          </w:rPr>
          <w:t xml:space="preserve"> </w:t>
        </w:r>
      </w:ins>
      <w:r w:rsidRPr="00F45A47">
        <w:rPr>
          <w:rFonts w:ascii="Times New Roman" w:eastAsia="ＭＳ 明朝" w:hAnsi="Times New Roman" w:cs="Times New Roman"/>
          <w:szCs w:val="21"/>
          <w:rPrChange w:id="10679" w:author="Masato YOSHIKAWA" w:date="2026-01-20T11:15:00Z" w16du:dateUtc="2026-01-20T02:15:00Z">
            <w:rPr>
              <w:rFonts w:ascii="ＭＳ 明朝" w:eastAsia="ＭＳ 明朝" w:hAnsi="ＭＳ 明朝"/>
              <w:szCs w:val="21"/>
            </w:rPr>
          </w:rPrChange>
        </w:rPr>
        <w:t>がそれに続くことを</w:t>
      </w:r>
      <w:r w:rsidRPr="00F45A47">
        <w:rPr>
          <w:rFonts w:ascii="Times New Roman" w:eastAsia="ＭＳ 明朝" w:hAnsi="Times New Roman" w:cs="Times New Roman" w:hint="eastAsia"/>
          <w:szCs w:val="21"/>
          <w:rPrChange w:id="10680" w:author="Masato YOSHIKAWA" w:date="2026-01-20T11:15:00Z" w16du:dateUtc="2026-01-20T02:15:00Z">
            <w:rPr>
              <w:rFonts w:ascii="ＭＳ 明朝" w:eastAsia="ＭＳ 明朝" w:hAnsi="ＭＳ 明朝" w:hint="eastAsia"/>
              <w:szCs w:val="21"/>
            </w:rPr>
          </w:rPrChange>
        </w:rPr>
        <w:t>考慮すると、興味深い循環が見えてくる。先行する優れた翻訳が「定訳」としての地位を確立し、後の辞書編纂や語彙選定に影響を与える。</w:t>
      </w:r>
      <w:r w:rsidR="00C34F72" w:rsidRPr="00F45A47">
        <w:rPr>
          <w:rFonts w:ascii="Times New Roman" w:eastAsia="ＭＳ 明朝" w:hAnsi="Times New Roman" w:cs="Times New Roman"/>
          <w:szCs w:val="21"/>
          <w:rPrChange w:id="10681" w:author="Masato YOSHIKAWA" w:date="2026-01-20T11:15:00Z" w16du:dateUtc="2026-01-20T02:15:00Z">
            <w:rPr>
              <w:rFonts w:ascii="ＭＳ 明朝" w:eastAsia="ＭＳ 明朝" w:hAnsi="ＭＳ 明朝"/>
              <w:szCs w:val="21"/>
            </w:rPr>
          </w:rPrChange>
        </w:rPr>
        <w:t>そして、その辞書に依拠した後続の翻訳が、さらにその定訳を強化する。こうした相互補完的な循環を経て、現代の辞書は膨大な数の優れた翻訳の蓄積による集合知として機能していると推測される。</w:t>
      </w:r>
    </w:p>
    <w:p w14:paraId="73D6EED9" w14:textId="3263B6B1" w:rsidR="00CC5096" w:rsidRPr="00F45A47" w:rsidRDefault="00CC5096" w:rsidP="00CC5096">
      <w:pPr>
        <w:rPr>
          <w:rFonts w:ascii="Times New Roman" w:eastAsia="ＭＳ 明朝" w:hAnsi="Times New Roman" w:cs="Times New Roman"/>
          <w:szCs w:val="21"/>
          <w:rPrChange w:id="10682"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hint="eastAsia"/>
          <w:szCs w:val="21"/>
          <w:rPrChange w:id="10683" w:author="Masato YOSHIKAWA" w:date="2026-01-20T11:15:00Z" w16du:dateUtc="2026-01-20T02:15:00Z">
            <w:rPr>
              <w:rFonts w:ascii="ＭＳ 明朝" w:eastAsia="ＭＳ 明朝" w:hAnsi="ＭＳ 明朝" w:hint="eastAsia"/>
              <w:szCs w:val="21"/>
            </w:rPr>
          </w:rPrChange>
        </w:rPr>
        <w:t xml:space="preserve">　こうした定訳への依存は、翻訳実践としては合理的である。しかし、異文化理解という観点から見た場合、この「定訳」への依存は問題</w:t>
      </w:r>
      <w:r w:rsidR="00EF5CB9" w:rsidRPr="00F45A47">
        <w:rPr>
          <w:rFonts w:ascii="Times New Roman" w:eastAsia="ＭＳ 明朝" w:hAnsi="Times New Roman" w:cs="Times New Roman" w:hint="eastAsia"/>
          <w:szCs w:val="21"/>
          <w:rPrChange w:id="10684" w:author="Masato YOSHIKAWA" w:date="2026-01-20T11:15:00Z" w16du:dateUtc="2026-01-20T02:15:00Z">
            <w:rPr>
              <w:rFonts w:ascii="ＭＳ 明朝" w:eastAsia="ＭＳ 明朝" w:hAnsi="ＭＳ 明朝" w:hint="eastAsia"/>
              <w:szCs w:val="21"/>
            </w:rPr>
          </w:rPrChange>
        </w:rPr>
        <w:t>を</w:t>
      </w:r>
      <w:r w:rsidR="00B00BA2" w:rsidRPr="00F45A47">
        <w:rPr>
          <w:rFonts w:ascii="Times New Roman" w:eastAsia="ＭＳ 明朝" w:hAnsi="Times New Roman" w:cs="Times New Roman" w:hint="eastAsia"/>
          <w:szCs w:val="21"/>
          <w:rPrChange w:id="10685" w:author="Masato YOSHIKAWA" w:date="2026-01-20T11:15:00Z" w16du:dateUtc="2026-01-20T02:15:00Z">
            <w:rPr>
              <w:rFonts w:ascii="ＭＳ 明朝" w:eastAsia="ＭＳ 明朝" w:hAnsi="ＭＳ 明朝" w:hint="eastAsia"/>
              <w:szCs w:val="21"/>
            </w:rPr>
          </w:rPrChange>
        </w:rPr>
        <w:t>含んでいる</w:t>
      </w:r>
      <w:r w:rsidRPr="00F45A47">
        <w:rPr>
          <w:rFonts w:ascii="Times New Roman" w:eastAsia="ＭＳ 明朝" w:hAnsi="Times New Roman" w:cs="Times New Roman" w:hint="eastAsia"/>
          <w:szCs w:val="21"/>
          <w:rPrChange w:id="10686" w:author="Masato YOSHIKAWA" w:date="2026-01-20T11:15:00Z" w16du:dateUtc="2026-01-20T02:15:00Z">
            <w:rPr>
              <w:rFonts w:ascii="ＭＳ 明朝" w:eastAsia="ＭＳ 明朝" w:hAnsi="ＭＳ 明朝" w:hint="eastAsia"/>
              <w:szCs w:val="21"/>
            </w:rPr>
          </w:rPrChange>
        </w:rPr>
        <w:t>。それは「等価の幻想</w:t>
      </w:r>
      <w:r w:rsidRPr="00F45A47">
        <w:rPr>
          <w:rFonts w:ascii="Times New Roman" w:eastAsia="ＭＳ 明朝" w:hAnsi="Times New Roman" w:cs="Times New Roman"/>
          <w:szCs w:val="21"/>
          <w:rPrChange w:id="10687" w:author="Masato YOSHIKAWA" w:date="2026-01-20T11:15:00Z" w16du:dateUtc="2026-01-20T02:15:00Z">
            <w:rPr>
              <w:rFonts w:ascii="ＭＳ 明朝" w:eastAsia="ＭＳ 明朝" w:hAnsi="ＭＳ 明朝"/>
              <w:szCs w:val="21"/>
            </w:rPr>
          </w:rPrChange>
        </w:rPr>
        <w:t>」とも呼ぶべき現象である。</w:t>
      </w:r>
      <w:r w:rsidRPr="00F45A47">
        <w:rPr>
          <w:rFonts w:ascii="Times New Roman" w:eastAsia="ＭＳ 明朝" w:hAnsi="Times New Roman" w:cs="Times New Roman"/>
          <w:szCs w:val="21"/>
          <w:rPrChange w:id="10688" w:author="Masato YOSHIKAWA" w:date="2026-01-20T11:15:00Z" w16du:dateUtc="2026-01-20T02:15:00Z">
            <w:rPr>
              <w:rFonts w:ascii="ＭＳ 明朝" w:eastAsia="ＭＳ 明朝" w:hAnsi="ＭＳ 明朝"/>
              <w:szCs w:val="21"/>
            </w:rPr>
          </w:rPrChange>
        </w:rPr>
        <w:t>Established equivalent</w:t>
      </w:r>
      <w:r w:rsidRPr="00F45A47">
        <w:rPr>
          <w:rFonts w:ascii="Times New Roman" w:eastAsia="ＭＳ 明朝" w:hAnsi="Times New Roman" w:cs="Times New Roman"/>
          <w:szCs w:val="21"/>
          <w:rPrChange w:id="10689" w:author="Masato YOSHIKAWA" w:date="2026-01-20T11:15:00Z" w16du:dateUtc="2026-01-20T02:15:00Z">
            <w:rPr>
              <w:rFonts w:ascii="ＭＳ 明朝" w:eastAsia="ＭＳ 明朝" w:hAnsi="ＭＳ 明朝"/>
              <w:szCs w:val="21"/>
            </w:rPr>
          </w:rPrChange>
        </w:rPr>
        <w:t>によって選ばれた訳語は、あくまで言語的なレベルでの等価性が保証されているに過ぎず、その語が内包する文化的・情緒的なニュアンスは、しばしば等価性を欠くためである。本研究で分析した「書生」の事例はこの問題を端的に示している。両訳者はこれを「</w:t>
      </w:r>
      <w:r w:rsidRPr="00F45A47">
        <w:rPr>
          <w:rFonts w:ascii="Times New Roman" w:eastAsia="ＭＳ 明朝" w:hAnsi="Times New Roman" w:cs="Times New Roman"/>
          <w:szCs w:val="21"/>
          <w:rPrChange w:id="10690" w:author="Masato YOSHIKAWA" w:date="2026-01-20T11:15:00Z" w16du:dateUtc="2026-01-20T02:15:00Z">
            <w:rPr>
              <w:rFonts w:ascii="ＭＳ 明朝" w:eastAsia="ＭＳ 明朝" w:hAnsi="ＭＳ 明朝"/>
              <w:szCs w:val="21"/>
            </w:rPr>
          </w:rPrChange>
        </w:rPr>
        <w:t>student</w:t>
      </w:r>
      <w:r w:rsidRPr="00F45A47">
        <w:rPr>
          <w:rFonts w:ascii="Times New Roman" w:eastAsia="ＭＳ 明朝" w:hAnsi="Times New Roman" w:cs="Times New Roman"/>
          <w:szCs w:val="21"/>
          <w:rPrChange w:id="10691" w:author="Masato YOSHIKAWA" w:date="2026-01-20T11:15:00Z" w16du:dateUtc="2026-01-20T02:15:00Z">
            <w:rPr>
              <w:rFonts w:ascii="ＭＳ 明朝" w:eastAsia="ＭＳ 明朝" w:hAnsi="ＭＳ 明朝"/>
              <w:szCs w:val="21"/>
            </w:rPr>
          </w:rPrChange>
        </w:rPr>
        <w:t>」という英語圏で確立された定訳へと置き換えて</w:t>
      </w:r>
      <w:r w:rsidR="00145ABD" w:rsidRPr="00F45A47">
        <w:rPr>
          <w:rFonts w:ascii="Times New Roman" w:eastAsia="ＭＳ 明朝" w:hAnsi="Times New Roman" w:cs="Times New Roman" w:hint="eastAsia"/>
          <w:szCs w:val="21"/>
          <w:rPrChange w:id="10692" w:author="Masato YOSHIKAWA" w:date="2026-01-20T11:15:00Z" w16du:dateUtc="2026-01-20T02:15:00Z">
            <w:rPr>
              <w:rFonts w:ascii="ＭＳ 明朝" w:eastAsia="ＭＳ 明朝" w:hAnsi="ＭＳ 明朝" w:hint="eastAsia"/>
              <w:szCs w:val="21"/>
            </w:rPr>
          </w:rPrChange>
        </w:rPr>
        <w:t>おり、翻訳技法は</w:t>
      </w:r>
      <w:r w:rsidR="00145ABD" w:rsidRPr="00F45A47">
        <w:rPr>
          <w:rFonts w:ascii="Times New Roman" w:eastAsia="ＭＳ 明朝" w:hAnsi="Times New Roman" w:cs="Times New Roman"/>
          <w:szCs w:val="21"/>
          <w:rPrChange w:id="10693" w:author="Masato YOSHIKAWA" w:date="2026-01-20T11:15:00Z" w16du:dateUtc="2026-01-20T02:15:00Z">
            <w:rPr>
              <w:rFonts w:ascii="ＭＳ 明朝" w:eastAsia="ＭＳ 明朝" w:hAnsi="ＭＳ 明朝"/>
              <w:szCs w:val="21"/>
            </w:rPr>
          </w:rPrChange>
        </w:rPr>
        <w:t>Established equivalent</w:t>
      </w:r>
      <w:r w:rsidR="00145ABD" w:rsidRPr="00F45A47">
        <w:rPr>
          <w:rFonts w:ascii="Times New Roman" w:eastAsia="ＭＳ 明朝" w:hAnsi="Times New Roman" w:cs="Times New Roman" w:hint="eastAsia"/>
          <w:szCs w:val="21"/>
          <w:rPrChange w:id="10694" w:author="Masato YOSHIKAWA" w:date="2026-01-20T11:15:00Z" w16du:dateUtc="2026-01-20T02:15:00Z">
            <w:rPr>
              <w:rFonts w:ascii="ＭＳ 明朝" w:eastAsia="ＭＳ 明朝" w:hAnsi="ＭＳ 明朝" w:hint="eastAsia"/>
              <w:szCs w:val="21"/>
            </w:rPr>
          </w:rPrChange>
        </w:rPr>
        <w:t>、</w:t>
      </w:r>
      <w:r w:rsidR="00145ABD" w:rsidRPr="00F45A47">
        <w:rPr>
          <w:rFonts w:ascii="Times New Roman" w:eastAsia="ＭＳ 明朝" w:hAnsi="Times New Roman" w:cs="Times New Roman"/>
          <w:szCs w:val="21"/>
          <w:rPrChange w:id="10695" w:author="Masato YOSHIKAWA" w:date="2026-01-20T11:15:00Z" w16du:dateUtc="2026-01-20T02:15:00Z">
            <w:rPr>
              <w:rFonts w:ascii="ＭＳ 明朝" w:eastAsia="ＭＳ 明朝" w:hAnsi="ＭＳ 明朝"/>
              <w:szCs w:val="21"/>
            </w:rPr>
          </w:rPrChange>
        </w:rPr>
        <w:t>DMIS</w:t>
      </w:r>
      <w:r w:rsidR="00145ABD" w:rsidRPr="00F45A47">
        <w:rPr>
          <w:rFonts w:ascii="Times New Roman" w:eastAsia="ＭＳ 明朝" w:hAnsi="Times New Roman" w:cs="Times New Roman" w:hint="eastAsia"/>
          <w:szCs w:val="21"/>
          <w:rPrChange w:id="10696" w:author="Masato YOSHIKAWA" w:date="2026-01-20T11:15:00Z" w16du:dateUtc="2026-01-20T02:15:00Z">
            <w:rPr>
              <w:rFonts w:ascii="ＭＳ 明朝" w:eastAsia="ＭＳ 明朝" w:hAnsi="ＭＳ 明朝" w:hint="eastAsia"/>
              <w:szCs w:val="21"/>
            </w:rPr>
          </w:rPrChange>
        </w:rPr>
        <w:t>は</w:t>
      </w:r>
      <w:r w:rsidR="00145ABD" w:rsidRPr="00F45A47">
        <w:rPr>
          <w:rFonts w:ascii="Times New Roman" w:eastAsia="ＭＳ 明朝" w:hAnsi="Times New Roman" w:cs="Times New Roman"/>
          <w:szCs w:val="21"/>
          <w:rPrChange w:id="10697" w:author="Masato YOSHIKAWA" w:date="2026-01-20T11:15:00Z" w16du:dateUtc="2026-01-20T02:15:00Z">
            <w:rPr>
              <w:rFonts w:ascii="ＭＳ 明朝" w:eastAsia="ＭＳ 明朝" w:hAnsi="ＭＳ 明朝"/>
              <w:szCs w:val="21"/>
            </w:rPr>
          </w:rPrChange>
        </w:rPr>
        <w:t>Minimization</w:t>
      </w:r>
      <w:r w:rsidR="00145ABD" w:rsidRPr="00F45A47">
        <w:rPr>
          <w:rFonts w:ascii="Times New Roman" w:eastAsia="ＭＳ 明朝" w:hAnsi="Times New Roman" w:cs="Times New Roman" w:hint="eastAsia"/>
          <w:szCs w:val="21"/>
          <w:rPrChange w:id="10698" w:author="Masato YOSHIKAWA" w:date="2026-01-20T11:15:00Z" w16du:dateUtc="2026-01-20T02:15:00Z">
            <w:rPr>
              <w:rFonts w:ascii="ＭＳ 明朝" w:eastAsia="ＭＳ 明朝" w:hAnsi="ＭＳ 明朝" w:hint="eastAsia"/>
              <w:szCs w:val="21"/>
            </w:rPr>
          </w:rPrChange>
        </w:rPr>
        <w:t>に分類された。</w:t>
      </w:r>
      <w:r w:rsidRPr="00F45A47">
        <w:rPr>
          <w:rFonts w:ascii="Times New Roman" w:eastAsia="ＭＳ 明朝" w:hAnsi="Times New Roman" w:cs="Times New Roman"/>
          <w:szCs w:val="21"/>
          <w:rPrChange w:id="10699" w:author="Masato YOSHIKAWA" w:date="2026-01-20T11:15:00Z" w16du:dateUtc="2026-01-20T02:15:00Z">
            <w:rPr>
              <w:rFonts w:ascii="ＭＳ 明朝" w:eastAsia="ＭＳ 明朝" w:hAnsi="ＭＳ 明朝"/>
              <w:szCs w:val="21"/>
            </w:rPr>
          </w:rPrChange>
        </w:rPr>
        <w:t>辞書的に</w:t>
      </w:r>
      <w:r w:rsidR="006867AF" w:rsidRPr="00F45A47">
        <w:rPr>
          <w:rFonts w:ascii="Times New Roman" w:eastAsia="ＭＳ 明朝" w:hAnsi="Times New Roman" w:cs="Times New Roman" w:hint="eastAsia"/>
          <w:szCs w:val="21"/>
          <w:rPrChange w:id="10700" w:author="Masato YOSHIKAWA" w:date="2026-01-20T11:15:00Z" w16du:dateUtc="2026-01-20T02:15:00Z">
            <w:rPr>
              <w:rFonts w:ascii="ＭＳ 明朝" w:eastAsia="ＭＳ 明朝" w:hAnsi="ＭＳ 明朝" w:hint="eastAsia"/>
              <w:szCs w:val="21"/>
            </w:rPr>
          </w:rPrChange>
        </w:rPr>
        <w:t>この選択は妥当</w:t>
      </w:r>
      <w:r w:rsidRPr="00F45A47">
        <w:rPr>
          <w:rFonts w:ascii="Times New Roman" w:eastAsia="ＭＳ 明朝" w:hAnsi="Times New Roman" w:cs="Times New Roman"/>
          <w:szCs w:val="21"/>
          <w:rPrChange w:id="10701" w:author="Masato YOSHIKAWA" w:date="2026-01-20T11:15:00Z" w16du:dateUtc="2026-01-20T02:15:00Z">
            <w:rPr>
              <w:rFonts w:ascii="ＭＳ 明朝" w:eastAsia="ＭＳ 明朝" w:hAnsi="ＭＳ 明朝"/>
              <w:szCs w:val="21"/>
            </w:rPr>
          </w:rPrChange>
        </w:rPr>
        <w:t>であり、読者も違和感なく受容できる。しかし、明治期の「書生」という言葉には、単に「学校で学ぶ人」という属性を超えた意味がある。他家に寄宿して家事を手伝いながら勉学に励むという特有の生活様式や、立身出世を目指す若者特有の社会的モラトリアムといった、当時の日本固有の文脈が色濃く反映されているのである。これを「</w:t>
      </w:r>
      <w:r w:rsidRPr="00F45A47">
        <w:rPr>
          <w:rFonts w:ascii="Times New Roman" w:eastAsia="ＭＳ 明朝" w:hAnsi="Times New Roman" w:cs="Times New Roman"/>
          <w:szCs w:val="21"/>
          <w:rPrChange w:id="10702" w:author="Masato YOSHIKAWA" w:date="2026-01-20T11:15:00Z" w16du:dateUtc="2026-01-20T02:15:00Z">
            <w:rPr>
              <w:rFonts w:ascii="ＭＳ 明朝" w:eastAsia="ＭＳ 明朝" w:hAnsi="ＭＳ 明朝"/>
              <w:szCs w:val="21"/>
            </w:rPr>
          </w:rPrChange>
        </w:rPr>
        <w:t>student</w:t>
      </w:r>
      <w:r w:rsidRPr="00F45A47">
        <w:rPr>
          <w:rFonts w:ascii="Times New Roman" w:eastAsia="ＭＳ 明朝" w:hAnsi="Times New Roman" w:cs="Times New Roman"/>
          <w:szCs w:val="21"/>
          <w:rPrChange w:id="10703" w:author="Masato YOSHIKAWA" w:date="2026-01-20T11:15:00Z" w16du:dateUtc="2026-01-20T02:15:00Z">
            <w:rPr>
              <w:rFonts w:ascii="ＭＳ 明朝" w:eastAsia="ＭＳ 明朝" w:hAnsi="ＭＳ 明朝"/>
              <w:szCs w:val="21"/>
            </w:rPr>
          </w:rPrChange>
        </w:rPr>
        <w:t>」と訳すことは、そうした文化的・歴史的背景を削ぎ落とし、「学ぶ人」という普遍的かつ一般的な</w:t>
      </w:r>
      <w:r w:rsidR="00744666" w:rsidRPr="00F45A47">
        <w:rPr>
          <w:rFonts w:ascii="Times New Roman" w:eastAsia="ＭＳ 明朝" w:hAnsi="Times New Roman" w:cs="Times New Roman"/>
          <w:szCs w:val="21"/>
          <w:rPrChange w:id="10704" w:author="Masato YOSHIKAWA" w:date="2026-01-20T11:15:00Z" w16du:dateUtc="2026-01-20T02:15:00Z">
            <w:rPr>
              <w:rFonts w:ascii="ＭＳ 明朝" w:eastAsia="ＭＳ 明朝" w:hAnsi="ＭＳ 明朝"/>
              <w:szCs w:val="21"/>
            </w:rPr>
          </w:rPrChange>
        </w:rPr>
        <w:t>カテゴリ</w:t>
      </w:r>
      <w:r w:rsidRPr="00F45A47">
        <w:rPr>
          <w:rFonts w:ascii="Times New Roman" w:eastAsia="ＭＳ 明朝" w:hAnsi="Times New Roman" w:cs="Times New Roman"/>
          <w:szCs w:val="21"/>
          <w:rPrChange w:id="10705" w:author="Masato YOSHIKAWA" w:date="2026-01-20T11:15:00Z" w16du:dateUtc="2026-01-20T02:15:00Z">
            <w:rPr>
              <w:rFonts w:ascii="ＭＳ 明朝" w:eastAsia="ＭＳ 明朝" w:hAnsi="ＭＳ 明朝"/>
              <w:szCs w:val="21"/>
            </w:rPr>
          </w:rPrChange>
        </w:rPr>
        <w:t>へと希薄化</w:t>
      </w:r>
      <w:r w:rsidRPr="00F45A47">
        <w:rPr>
          <w:rFonts w:ascii="Times New Roman" w:eastAsia="ＭＳ 明朝" w:hAnsi="Times New Roman" w:cs="Times New Roman" w:hint="eastAsia"/>
          <w:szCs w:val="21"/>
          <w:rPrChange w:id="10706" w:author="Masato YOSHIKAWA" w:date="2026-01-20T11:15:00Z" w16du:dateUtc="2026-01-20T02:15:00Z">
            <w:rPr>
              <w:rFonts w:ascii="ＭＳ 明朝" w:eastAsia="ＭＳ 明朝" w:hAnsi="ＭＳ 明朝" w:hint="eastAsia"/>
              <w:szCs w:val="21"/>
            </w:rPr>
          </w:rPrChange>
        </w:rPr>
        <w:t>させる行為に他ならない。</w:t>
      </w:r>
    </w:p>
    <w:p w14:paraId="47E419CE" w14:textId="1795FD96" w:rsidR="00541953" w:rsidRPr="00F45A47" w:rsidRDefault="00CC5096" w:rsidP="00CC5096">
      <w:pPr>
        <w:rPr>
          <w:rFonts w:ascii="Times New Roman" w:eastAsia="ＭＳ 明朝" w:hAnsi="Times New Roman" w:cs="Times New Roman"/>
          <w:szCs w:val="21"/>
          <w:rPrChange w:id="10707"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hint="eastAsia"/>
          <w:szCs w:val="21"/>
          <w:rPrChange w:id="10708" w:author="Masato YOSHIKAWA" w:date="2026-01-20T11:15:00Z" w16du:dateUtc="2026-01-20T02:15:00Z">
            <w:rPr>
              <w:rFonts w:ascii="ＭＳ 明朝" w:eastAsia="ＭＳ 明朝" w:hAnsi="ＭＳ 明朝" w:hint="eastAsia"/>
              <w:szCs w:val="21"/>
            </w:rPr>
          </w:rPrChange>
        </w:rPr>
        <w:t xml:space="preserve">　つまり</w:t>
      </w:r>
      <w:r w:rsidRPr="00F45A47">
        <w:rPr>
          <w:rFonts w:ascii="Times New Roman" w:eastAsia="ＭＳ 明朝" w:hAnsi="Times New Roman" w:cs="Times New Roman"/>
          <w:szCs w:val="21"/>
          <w:rPrChange w:id="10709" w:author="Masato YOSHIKAWA" w:date="2026-01-20T11:15:00Z" w16du:dateUtc="2026-01-20T02:15:00Z">
            <w:rPr>
              <w:rFonts w:ascii="ＭＳ 明朝" w:eastAsia="ＭＳ 明朝" w:hAnsi="ＭＳ 明朝"/>
              <w:szCs w:val="21"/>
            </w:rPr>
          </w:rPrChange>
        </w:rPr>
        <w:t>Established equivalent</w:t>
      </w:r>
      <w:r w:rsidRPr="00F45A47">
        <w:rPr>
          <w:rFonts w:ascii="Times New Roman" w:eastAsia="ＭＳ 明朝" w:hAnsi="Times New Roman" w:cs="Times New Roman"/>
          <w:szCs w:val="21"/>
          <w:rPrChange w:id="10710" w:author="Masato YOSHIKAWA" w:date="2026-01-20T11:15:00Z" w16du:dateUtc="2026-01-20T02:15:00Z">
            <w:rPr>
              <w:rFonts w:ascii="ＭＳ 明朝" w:eastAsia="ＭＳ 明朝" w:hAnsi="ＭＳ 明朝"/>
              <w:szCs w:val="21"/>
            </w:rPr>
          </w:rPrChange>
        </w:rPr>
        <w:t>は、形式上は等価性を謳っているが、機能としては、異文化の特殊な概念を自文化の既知の枠組みへと同化させる役割を果たしている場合もある。読者は</w:t>
      </w:r>
      <w:r w:rsidRPr="00F45A47">
        <w:rPr>
          <w:rFonts w:ascii="Times New Roman" w:eastAsia="ＭＳ 明朝" w:hAnsi="Times New Roman" w:cs="Times New Roman"/>
          <w:szCs w:val="21"/>
          <w:rPrChange w:id="10711" w:author="Masato YOSHIKAWA" w:date="2026-01-20T11:15:00Z" w16du:dateUtc="2026-01-20T02:15:00Z">
            <w:rPr>
              <w:rFonts w:ascii="ＭＳ 明朝" w:eastAsia="ＭＳ 明朝" w:hAnsi="ＭＳ 明朝"/>
              <w:szCs w:val="21"/>
            </w:rPr>
          </w:rPrChange>
        </w:rPr>
        <w:t>student</w:t>
      </w:r>
      <w:r w:rsidRPr="00F45A47">
        <w:rPr>
          <w:rFonts w:ascii="Times New Roman" w:eastAsia="ＭＳ 明朝" w:hAnsi="Times New Roman" w:cs="Times New Roman"/>
          <w:szCs w:val="21"/>
          <w:rPrChange w:id="10712" w:author="Masato YOSHIKAWA" w:date="2026-01-20T11:15:00Z" w16du:dateUtc="2026-01-20T02:15:00Z">
            <w:rPr>
              <w:rFonts w:ascii="ＭＳ 明朝" w:eastAsia="ＭＳ 明朝" w:hAnsi="ＭＳ 明朝"/>
              <w:szCs w:val="21"/>
            </w:rPr>
          </w:rPrChange>
        </w:rPr>
        <w:t>という言葉を通じて物語をスムーズに理解するが、それは原語の「書生」が持つ文化的固有性が透明化された結果として成立している理解に過ぎない。定訳の多用によってもたらされる</w:t>
      </w:r>
      <w:r w:rsidRPr="00F45A47">
        <w:rPr>
          <w:rFonts w:ascii="Times New Roman" w:eastAsia="ＭＳ 明朝" w:hAnsi="Times New Roman" w:cs="Times New Roman"/>
          <w:szCs w:val="21"/>
          <w:rPrChange w:id="10713" w:author="Masato YOSHIKAWA" w:date="2026-01-20T11:15:00Z" w16du:dateUtc="2026-01-20T02:15:00Z">
            <w:rPr>
              <w:rFonts w:ascii="ＭＳ 明朝" w:eastAsia="ＭＳ 明朝" w:hAnsi="ＭＳ 明朝"/>
              <w:szCs w:val="21"/>
            </w:rPr>
          </w:rPrChange>
        </w:rPr>
        <w:t>Minimization</w:t>
      </w:r>
      <w:r w:rsidRPr="00F45A47">
        <w:rPr>
          <w:rFonts w:ascii="Times New Roman" w:eastAsia="ＭＳ 明朝" w:hAnsi="Times New Roman" w:cs="Times New Roman"/>
          <w:szCs w:val="21"/>
          <w:rPrChange w:id="10714" w:author="Masato YOSHIKAWA" w:date="2026-01-20T11:15:00Z" w16du:dateUtc="2026-01-20T02:15:00Z">
            <w:rPr>
              <w:rFonts w:ascii="ＭＳ 明朝" w:eastAsia="ＭＳ 明朝" w:hAnsi="ＭＳ 明朝"/>
              <w:szCs w:val="21"/>
            </w:rPr>
          </w:rPrChange>
        </w:rPr>
        <w:t>の支配は、読者を混乱から守る一方で、深い異文化体験の機会を制限している可能性がある。</w:t>
      </w:r>
    </w:p>
    <w:p w14:paraId="0B0E0147" w14:textId="77777777" w:rsidR="00240F3C" w:rsidRPr="00F45A47" w:rsidRDefault="00240F3C" w:rsidP="002F2EE7">
      <w:pPr>
        <w:rPr>
          <w:rFonts w:ascii="Times New Roman" w:eastAsia="ＭＳ 明朝" w:hAnsi="Times New Roman" w:cs="Times New Roman"/>
          <w:szCs w:val="21"/>
          <w:rPrChange w:id="10715" w:author="Masato YOSHIKAWA" w:date="2026-01-20T11:15:00Z" w16du:dateUtc="2026-01-20T02:15:00Z">
            <w:rPr>
              <w:rFonts w:ascii="ＭＳ 明朝" w:eastAsia="ＭＳ 明朝" w:hAnsi="ＭＳ 明朝"/>
              <w:szCs w:val="21"/>
            </w:rPr>
          </w:rPrChange>
        </w:rPr>
      </w:pPr>
    </w:p>
    <w:p w14:paraId="7C0C5AFA" w14:textId="6418FE99" w:rsidR="00C11AC8" w:rsidRPr="00F45A47" w:rsidRDefault="00C11AC8" w:rsidP="002F2EE7">
      <w:pPr>
        <w:rPr>
          <w:rFonts w:ascii="Times New Roman" w:eastAsia="ＭＳ 明朝" w:hAnsi="Times New Roman" w:cs="Times New Roman"/>
          <w:szCs w:val="21"/>
          <w:rPrChange w:id="10716"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10717" w:author="Masato YOSHIKAWA" w:date="2026-01-20T11:15:00Z" w16du:dateUtc="2026-01-20T02:15:00Z">
            <w:rPr>
              <w:rFonts w:ascii="ＭＳ 明朝" w:eastAsia="ＭＳ 明朝" w:hAnsi="ＭＳ 明朝"/>
              <w:szCs w:val="21"/>
            </w:rPr>
          </w:rPrChange>
        </w:rPr>
        <w:t>5.</w:t>
      </w:r>
      <w:r w:rsidR="00240F3C" w:rsidRPr="00F45A47">
        <w:rPr>
          <w:rFonts w:ascii="Times New Roman" w:eastAsia="ＭＳ 明朝" w:hAnsi="Times New Roman" w:cs="Times New Roman"/>
          <w:szCs w:val="21"/>
          <w:rPrChange w:id="10718" w:author="Masato YOSHIKAWA" w:date="2026-01-20T11:15:00Z" w16du:dateUtc="2026-01-20T02:15:00Z">
            <w:rPr>
              <w:rFonts w:ascii="ＭＳ 明朝" w:eastAsia="ＭＳ 明朝" w:hAnsi="ＭＳ 明朝"/>
              <w:szCs w:val="21"/>
            </w:rPr>
          </w:rPrChange>
        </w:rPr>
        <w:t>4</w:t>
      </w:r>
      <w:r w:rsidRPr="00F45A47">
        <w:rPr>
          <w:rFonts w:ascii="Times New Roman" w:eastAsia="ＭＳ 明朝" w:hAnsi="Times New Roman" w:cs="Times New Roman"/>
          <w:szCs w:val="21"/>
          <w:rPrChange w:id="10719" w:author="Masato YOSHIKAWA" w:date="2026-01-20T11:15:00Z" w16du:dateUtc="2026-01-20T02:15:00Z">
            <w:rPr>
              <w:rFonts w:ascii="ＭＳ 明朝" w:eastAsia="ＭＳ 明朝" w:hAnsi="ＭＳ 明朝"/>
              <w:szCs w:val="21"/>
            </w:rPr>
          </w:rPrChange>
        </w:rPr>
        <w:t xml:space="preserve"> </w:t>
      </w:r>
      <w:r w:rsidR="00D979D0" w:rsidRPr="00F45A47">
        <w:rPr>
          <w:rFonts w:ascii="Times New Roman" w:eastAsia="ＭＳ 明朝" w:hAnsi="Times New Roman" w:cs="Times New Roman"/>
          <w:szCs w:val="21"/>
          <w:rPrChange w:id="10720" w:author="Masato YOSHIKAWA" w:date="2026-01-20T11:15:00Z" w16du:dateUtc="2026-01-20T02:15:00Z">
            <w:rPr>
              <w:rFonts w:ascii="ＭＳ 明朝" w:eastAsia="ＭＳ 明朝" w:hAnsi="ＭＳ 明朝"/>
              <w:szCs w:val="21"/>
            </w:rPr>
          </w:rPrChange>
        </w:rPr>
        <w:t>翻訳技法の選択に見られるアプローチの差異</w:t>
      </w:r>
    </w:p>
    <w:p w14:paraId="46DE98F9" w14:textId="74ACFDF7" w:rsidR="00314BB4" w:rsidRPr="00F45A47" w:rsidRDefault="00314BB4" w:rsidP="00314BB4">
      <w:pPr>
        <w:rPr>
          <w:rFonts w:ascii="Times New Roman" w:eastAsia="ＭＳ 明朝" w:hAnsi="Times New Roman" w:cs="Times New Roman"/>
          <w:szCs w:val="21"/>
          <w:rPrChange w:id="10721"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10722" w:author="Masato YOSHIKAWA" w:date="2026-01-20T11:15:00Z" w16du:dateUtc="2026-01-20T02:15:00Z">
            <w:rPr>
              <w:rFonts w:ascii="ＭＳ 明朝" w:eastAsia="ＭＳ 明朝" w:hAnsi="ＭＳ 明朝"/>
              <w:szCs w:val="21"/>
            </w:rPr>
          </w:rPrChange>
        </w:rPr>
        <w:t xml:space="preserve">　</w:t>
      </w:r>
      <w:r w:rsidR="00CF31B2" w:rsidRPr="00F45A47">
        <w:rPr>
          <w:rFonts w:ascii="Times New Roman" w:eastAsia="ＭＳ 明朝" w:hAnsi="Times New Roman" w:cs="Times New Roman" w:hint="eastAsia"/>
          <w:szCs w:val="21"/>
          <w:rPrChange w:id="10723" w:author="Masato YOSHIKAWA" w:date="2026-01-20T11:15:00Z" w16du:dateUtc="2026-01-20T02:15:00Z">
            <w:rPr>
              <w:rFonts w:ascii="ＭＳ 明朝" w:eastAsia="ＭＳ 明朝" w:hAnsi="ＭＳ 明朝" w:hint="eastAsia"/>
              <w:szCs w:val="21"/>
            </w:rPr>
          </w:rPrChange>
        </w:rPr>
        <w:t>こうした全体傾向の中で、</w:t>
      </w:r>
      <w:r w:rsidR="00F86B4E" w:rsidRPr="00F45A47">
        <w:rPr>
          <w:rFonts w:ascii="Times New Roman" w:eastAsia="ＭＳ 明朝" w:hAnsi="Times New Roman" w:cs="Times New Roman" w:hint="eastAsia"/>
          <w:szCs w:val="21"/>
          <w:rPrChange w:id="10724" w:author="Masato YOSHIKAWA" w:date="2026-01-20T11:15:00Z" w16du:dateUtc="2026-01-20T02:15:00Z">
            <w:rPr>
              <w:rFonts w:ascii="ＭＳ 明朝" w:eastAsia="ＭＳ 明朝" w:hAnsi="ＭＳ 明朝" w:hint="eastAsia"/>
              <w:szCs w:val="21"/>
            </w:rPr>
          </w:rPrChange>
        </w:rPr>
        <w:t>両訳者には興味深い</w:t>
      </w:r>
      <w:del w:id="10725" w:author="Masato YOSHIKAWA" w:date="2026-01-20T13:47:00Z" w16du:dateUtc="2026-01-20T04:47:00Z">
        <w:r w:rsidR="00F86B4E" w:rsidRPr="00F45A47" w:rsidDel="008D1F9D">
          <w:rPr>
            <w:rFonts w:ascii="Times New Roman" w:eastAsia="ＭＳ 明朝" w:hAnsi="Times New Roman" w:cs="Times New Roman" w:hint="eastAsia"/>
            <w:szCs w:val="21"/>
            <w:rPrChange w:id="10726" w:author="Masato YOSHIKAWA" w:date="2026-01-20T11:15:00Z" w16du:dateUtc="2026-01-20T02:15:00Z">
              <w:rPr>
                <w:rFonts w:ascii="ＭＳ 明朝" w:eastAsia="ＭＳ 明朝" w:hAnsi="ＭＳ 明朝" w:hint="eastAsia"/>
                <w:szCs w:val="21"/>
              </w:rPr>
            </w:rPrChange>
          </w:rPr>
          <w:delText>個別</w:delText>
        </w:r>
      </w:del>
      <w:r w:rsidR="00F86B4E" w:rsidRPr="00F45A47">
        <w:rPr>
          <w:rFonts w:ascii="Times New Roman" w:eastAsia="ＭＳ 明朝" w:hAnsi="Times New Roman" w:cs="Times New Roman" w:hint="eastAsia"/>
          <w:szCs w:val="21"/>
          <w:rPrChange w:id="10727" w:author="Masato YOSHIKAWA" w:date="2026-01-20T11:15:00Z" w16du:dateUtc="2026-01-20T02:15:00Z">
            <w:rPr>
              <w:rFonts w:ascii="ＭＳ 明朝" w:eastAsia="ＭＳ 明朝" w:hAnsi="ＭＳ 明朝" w:hint="eastAsia"/>
              <w:szCs w:val="21"/>
            </w:rPr>
          </w:rPrChange>
        </w:rPr>
        <w:t>差異も観察された。</w:t>
      </w:r>
      <w:r w:rsidRPr="00F45A47">
        <w:rPr>
          <w:rFonts w:ascii="Times New Roman" w:eastAsia="ＭＳ 明朝" w:hAnsi="Times New Roman" w:cs="Times New Roman"/>
          <w:szCs w:val="21"/>
          <w:rPrChange w:id="10728" w:author="Masato YOSHIKAWA" w:date="2026-01-20T11:15:00Z" w16du:dateUtc="2026-01-20T02:15:00Z">
            <w:rPr>
              <w:rFonts w:ascii="ＭＳ 明朝" w:eastAsia="ＭＳ 明朝" w:hAnsi="ＭＳ 明朝"/>
              <w:szCs w:val="21"/>
            </w:rPr>
          </w:rPrChange>
        </w:rPr>
        <w:t>両訳者の翻訳技法選択には高い類似性が見られたものの、情報の増減に関わる技法においては対照的な傾向が観察された。具体的には、</w:t>
      </w:r>
      <w:commentRangeStart w:id="10729"/>
      <w:r w:rsidRPr="00F45A47">
        <w:rPr>
          <w:rFonts w:ascii="Times New Roman" w:eastAsia="ＭＳ 明朝" w:hAnsi="Times New Roman" w:cs="Times New Roman"/>
          <w:szCs w:val="21"/>
          <w:rPrChange w:id="10730" w:author="Masato YOSHIKAWA" w:date="2026-01-20T11:15:00Z" w16du:dateUtc="2026-01-20T02:15:00Z">
            <w:rPr>
              <w:rFonts w:ascii="ＭＳ 明朝" w:eastAsia="ＭＳ 明朝" w:hAnsi="ＭＳ 明朝"/>
              <w:szCs w:val="21"/>
            </w:rPr>
          </w:rPrChange>
        </w:rPr>
        <w:t>近藤は</w:t>
      </w:r>
      <w:r w:rsidRPr="00F45A47">
        <w:rPr>
          <w:rFonts w:ascii="Times New Roman" w:eastAsia="ＭＳ 明朝" w:hAnsi="Times New Roman" w:cs="Times New Roman"/>
          <w:szCs w:val="21"/>
          <w:rPrChange w:id="10731" w:author="Masato YOSHIKAWA" w:date="2026-01-20T11:15:00Z" w16du:dateUtc="2026-01-20T02:15:00Z">
            <w:rPr>
              <w:rFonts w:ascii="ＭＳ 明朝" w:eastAsia="ＭＳ 明朝" w:hAnsi="ＭＳ 明朝"/>
              <w:szCs w:val="21"/>
            </w:rPr>
          </w:rPrChange>
        </w:rPr>
        <w:t>Amplification</w:t>
      </w:r>
      <w:r w:rsidRPr="00F45A47">
        <w:rPr>
          <w:rFonts w:ascii="Times New Roman" w:eastAsia="ＭＳ 明朝" w:hAnsi="Times New Roman" w:cs="Times New Roman"/>
          <w:szCs w:val="21"/>
          <w:rPrChange w:id="10732" w:author="Masato YOSHIKAWA" w:date="2026-01-20T11:15:00Z" w16du:dateUtc="2026-01-20T02:15:00Z">
            <w:rPr>
              <w:rFonts w:ascii="ＭＳ 明朝" w:eastAsia="ＭＳ 明朝" w:hAnsi="ＭＳ 明朝"/>
              <w:szCs w:val="21"/>
            </w:rPr>
          </w:rPrChange>
        </w:rPr>
        <w:t>の使用率が相対的に高く、</w:t>
      </w:r>
      <w:r w:rsidRPr="00F45A47">
        <w:rPr>
          <w:rFonts w:ascii="Times New Roman" w:eastAsia="ＭＳ 明朝" w:hAnsi="Times New Roman" w:cs="Times New Roman"/>
          <w:szCs w:val="21"/>
          <w:rPrChange w:id="10733" w:author="Masato YOSHIKAWA" w:date="2026-01-20T11:15:00Z" w16du:dateUtc="2026-01-20T02:15:00Z">
            <w:rPr>
              <w:rFonts w:ascii="ＭＳ 明朝" w:eastAsia="ＭＳ 明朝" w:hAnsi="ＭＳ 明朝"/>
              <w:szCs w:val="21"/>
            </w:rPr>
          </w:rPrChange>
        </w:rPr>
        <w:t>McClellan</w:t>
      </w:r>
      <w:r w:rsidRPr="00F45A47">
        <w:rPr>
          <w:rFonts w:ascii="Times New Roman" w:eastAsia="ＭＳ 明朝" w:hAnsi="Times New Roman" w:cs="Times New Roman"/>
          <w:szCs w:val="21"/>
          <w:rPrChange w:id="10734" w:author="Masato YOSHIKAWA" w:date="2026-01-20T11:15:00Z" w16du:dateUtc="2026-01-20T02:15:00Z">
            <w:rPr>
              <w:rFonts w:ascii="ＭＳ 明朝" w:eastAsia="ＭＳ 明朝" w:hAnsi="ＭＳ 明朝"/>
              <w:szCs w:val="21"/>
            </w:rPr>
          </w:rPrChange>
        </w:rPr>
        <w:t>は</w:t>
      </w:r>
      <w:r w:rsidRPr="00F45A47">
        <w:rPr>
          <w:rFonts w:ascii="Times New Roman" w:eastAsia="ＭＳ 明朝" w:hAnsi="Times New Roman" w:cs="Times New Roman"/>
          <w:szCs w:val="21"/>
          <w:rPrChange w:id="10735" w:author="Masato YOSHIKAWA" w:date="2026-01-20T11:15:00Z" w16du:dateUtc="2026-01-20T02:15:00Z">
            <w:rPr>
              <w:rFonts w:ascii="ＭＳ 明朝" w:eastAsia="ＭＳ 明朝" w:hAnsi="ＭＳ 明朝"/>
              <w:szCs w:val="21"/>
            </w:rPr>
          </w:rPrChange>
        </w:rPr>
        <w:t>Reduction</w:t>
      </w:r>
      <w:r w:rsidRPr="00F45A47">
        <w:rPr>
          <w:rFonts w:ascii="Times New Roman" w:eastAsia="ＭＳ 明朝" w:hAnsi="Times New Roman" w:cs="Times New Roman"/>
          <w:szCs w:val="21"/>
          <w:rPrChange w:id="10736" w:author="Masato YOSHIKAWA" w:date="2026-01-20T11:15:00Z" w16du:dateUtc="2026-01-20T02:15:00Z">
            <w:rPr>
              <w:rFonts w:ascii="ＭＳ 明朝" w:eastAsia="ＭＳ 明朝" w:hAnsi="ＭＳ 明朝"/>
              <w:szCs w:val="21"/>
            </w:rPr>
          </w:rPrChange>
        </w:rPr>
        <w:t>の使用率が高いという点である</w:t>
      </w:r>
      <w:commentRangeEnd w:id="10729"/>
      <w:r w:rsidR="008D1F9D">
        <w:rPr>
          <w:rStyle w:val="ac"/>
        </w:rPr>
        <w:commentReference w:id="10729"/>
      </w:r>
      <w:r w:rsidRPr="00F45A47">
        <w:rPr>
          <w:rFonts w:ascii="Times New Roman" w:eastAsia="ＭＳ 明朝" w:hAnsi="Times New Roman" w:cs="Times New Roman"/>
          <w:szCs w:val="21"/>
          <w:rPrChange w:id="10737" w:author="Masato YOSHIKAWA" w:date="2026-01-20T11:15:00Z" w16du:dateUtc="2026-01-20T02:15:00Z">
            <w:rPr>
              <w:rFonts w:ascii="ＭＳ 明朝" w:eastAsia="ＭＳ 明朝" w:hAnsi="ＭＳ 明朝"/>
              <w:szCs w:val="21"/>
            </w:rPr>
          </w:rPrChange>
        </w:rPr>
        <w:t>。この定量的な差異は、両訳文が志向する</w:t>
      </w:r>
      <w:r w:rsidRPr="00F45A47">
        <w:rPr>
          <w:rFonts w:ascii="Times New Roman" w:eastAsia="ＭＳ 明朝" w:hAnsi="Times New Roman" w:cs="Times New Roman" w:hint="eastAsia"/>
          <w:szCs w:val="21"/>
          <w:rPrChange w:id="10738" w:author="Masato YOSHIKAWA" w:date="2026-01-20T11:15:00Z" w16du:dateUtc="2026-01-20T02:15:00Z">
            <w:rPr>
              <w:rFonts w:ascii="ＭＳ 明朝" w:eastAsia="ＭＳ 明朝" w:hAnsi="ＭＳ 明朝" w:hint="eastAsia"/>
              <w:szCs w:val="21"/>
            </w:rPr>
          </w:rPrChange>
        </w:rPr>
        <w:t>「</w:t>
      </w:r>
      <w:r w:rsidRPr="00F45A47">
        <w:rPr>
          <w:rFonts w:ascii="Times New Roman" w:eastAsia="ＭＳ 明朝" w:hAnsi="Times New Roman" w:cs="Times New Roman"/>
          <w:szCs w:val="21"/>
          <w:rPrChange w:id="10739" w:author="Masato YOSHIKAWA" w:date="2026-01-20T11:15:00Z" w16du:dateUtc="2026-01-20T02:15:00Z">
            <w:rPr>
              <w:rFonts w:ascii="ＭＳ 明朝" w:eastAsia="ＭＳ 明朝" w:hAnsi="ＭＳ 明朝"/>
              <w:szCs w:val="21"/>
            </w:rPr>
          </w:rPrChange>
        </w:rPr>
        <w:t>情報の粒度</w:t>
      </w:r>
      <w:r w:rsidRPr="00F45A47">
        <w:rPr>
          <w:rFonts w:ascii="Times New Roman" w:eastAsia="ＭＳ 明朝" w:hAnsi="Times New Roman" w:cs="Times New Roman" w:hint="eastAsia"/>
          <w:szCs w:val="21"/>
          <w:rPrChange w:id="10740" w:author="Masato YOSHIKAWA" w:date="2026-01-20T11:15:00Z" w16du:dateUtc="2026-01-20T02:15:00Z">
            <w:rPr>
              <w:rFonts w:ascii="ＭＳ 明朝" w:eastAsia="ＭＳ 明朝" w:hAnsi="ＭＳ 明朝" w:hint="eastAsia"/>
              <w:szCs w:val="21"/>
            </w:rPr>
          </w:rPrChange>
        </w:rPr>
        <w:t>」</w:t>
      </w:r>
      <w:r w:rsidRPr="00F45A47">
        <w:rPr>
          <w:rFonts w:ascii="Times New Roman" w:eastAsia="ＭＳ 明朝" w:hAnsi="Times New Roman" w:cs="Times New Roman"/>
          <w:szCs w:val="21"/>
          <w:rPrChange w:id="10741" w:author="Masato YOSHIKAWA" w:date="2026-01-20T11:15:00Z" w16du:dateUtc="2026-01-20T02:15:00Z">
            <w:rPr>
              <w:rFonts w:ascii="ＭＳ 明朝" w:eastAsia="ＭＳ 明朝" w:hAnsi="ＭＳ 明朝"/>
              <w:szCs w:val="21"/>
            </w:rPr>
          </w:rPrChange>
        </w:rPr>
        <w:t>と</w:t>
      </w:r>
      <w:r w:rsidRPr="00F45A47">
        <w:rPr>
          <w:rFonts w:ascii="Times New Roman" w:eastAsia="ＭＳ 明朝" w:hAnsi="Times New Roman" w:cs="Times New Roman" w:hint="eastAsia"/>
          <w:szCs w:val="21"/>
          <w:rPrChange w:id="10742" w:author="Masato YOSHIKAWA" w:date="2026-01-20T11:15:00Z" w16du:dateUtc="2026-01-20T02:15:00Z">
            <w:rPr>
              <w:rFonts w:ascii="ＭＳ 明朝" w:eastAsia="ＭＳ 明朝" w:hAnsi="ＭＳ 明朝" w:hint="eastAsia"/>
              <w:szCs w:val="21"/>
            </w:rPr>
          </w:rPrChange>
        </w:rPr>
        <w:t>「</w:t>
      </w:r>
      <w:r w:rsidRPr="00F45A47">
        <w:rPr>
          <w:rFonts w:ascii="Times New Roman" w:eastAsia="ＭＳ 明朝" w:hAnsi="Times New Roman" w:cs="Times New Roman"/>
          <w:szCs w:val="21"/>
          <w:rPrChange w:id="10743" w:author="Masato YOSHIKAWA" w:date="2026-01-20T11:15:00Z" w16du:dateUtc="2026-01-20T02:15:00Z">
            <w:rPr>
              <w:rFonts w:ascii="ＭＳ 明朝" w:eastAsia="ＭＳ 明朝" w:hAnsi="ＭＳ 明朝"/>
              <w:szCs w:val="21"/>
            </w:rPr>
          </w:rPrChange>
        </w:rPr>
        <w:t>読みやすさのバランス</w:t>
      </w:r>
      <w:r w:rsidRPr="00F45A47">
        <w:rPr>
          <w:rFonts w:ascii="Times New Roman" w:eastAsia="ＭＳ 明朝" w:hAnsi="Times New Roman" w:cs="Times New Roman" w:hint="eastAsia"/>
          <w:szCs w:val="21"/>
          <w:rPrChange w:id="10744" w:author="Masato YOSHIKAWA" w:date="2026-01-20T11:15:00Z" w16du:dateUtc="2026-01-20T02:15:00Z">
            <w:rPr>
              <w:rFonts w:ascii="ＭＳ 明朝" w:eastAsia="ＭＳ 明朝" w:hAnsi="ＭＳ 明朝" w:hint="eastAsia"/>
              <w:szCs w:val="21"/>
            </w:rPr>
          </w:rPrChange>
        </w:rPr>
        <w:t>」</w:t>
      </w:r>
      <w:r w:rsidRPr="00F45A47">
        <w:rPr>
          <w:rFonts w:ascii="Times New Roman" w:eastAsia="ＭＳ 明朝" w:hAnsi="Times New Roman" w:cs="Times New Roman"/>
          <w:szCs w:val="21"/>
          <w:rPrChange w:id="10745" w:author="Masato YOSHIKAWA" w:date="2026-01-20T11:15:00Z" w16du:dateUtc="2026-01-20T02:15:00Z">
            <w:rPr>
              <w:rFonts w:ascii="ＭＳ 明朝" w:eastAsia="ＭＳ 明朝" w:hAnsi="ＭＳ 明朝"/>
              <w:szCs w:val="21"/>
            </w:rPr>
          </w:rPrChange>
        </w:rPr>
        <w:t>が異なっていることを示唆している。</w:t>
      </w:r>
    </w:p>
    <w:p w14:paraId="649F67D7" w14:textId="098A1BE1" w:rsidR="00314BB4" w:rsidRPr="00F45A47" w:rsidRDefault="00314BB4" w:rsidP="00314BB4">
      <w:pPr>
        <w:rPr>
          <w:rFonts w:ascii="Times New Roman" w:eastAsia="ＭＳ 明朝" w:hAnsi="Times New Roman" w:cs="Times New Roman"/>
          <w:szCs w:val="21"/>
          <w:rPrChange w:id="10746"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10747" w:author="Masato YOSHIKAWA" w:date="2026-01-20T11:15:00Z" w16du:dateUtc="2026-01-20T02:15:00Z">
            <w:rPr>
              <w:rFonts w:ascii="ＭＳ 明朝" w:eastAsia="ＭＳ 明朝" w:hAnsi="ＭＳ 明朝"/>
              <w:szCs w:val="21"/>
            </w:rPr>
          </w:rPrChange>
        </w:rPr>
        <w:t xml:space="preserve">　</w:t>
      </w:r>
      <w:r w:rsidR="00E2325D" w:rsidRPr="00F45A47">
        <w:rPr>
          <w:rFonts w:ascii="Times New Roman" w:eastAsia="ＭＳ 明朝" w:hAnsi="Times New Roman" w:cs="Times New Roman"/>
          <w:szCs w:val="21"/>
          <w:rPrChange w:id="10748" w:author="Masato YOSHIKAWA" w:date="2026-01-20T11:15:00Z" w16du:dateUtc="2026-01-20T02:15:00Z">
            <w:rPr>
              <w:rFonts w:ascii="ＭＳ 明朝" w:eastAsia="ＭＳ 明朝" w:hAnsi="ＭＳ 明朝"/>
              <w:szCs w:val="21"/>
            </w:rPr>
          </w:rPrChange>
        </w:rPr>
        <w:t>英文学者として原文の意味構造を深く理解する立場にあった</w:t>
      </w:r>
      <w:r w:rsidRPr="00F45A47">
        <w:rPr>
          <w:rFonts w:ascii="Times New Roman" w:eastAsia="ＭＳ 明朝" w:hAnsi="Times New Roman" w:cs="Times New Roman"/>
          <w:szCs w:val="21"/>
          <w:rPrChange w:id="10749" w:author="Masato YOSHIKAWA" w:date="2026-01-20T11:15:00Z" w16du:dateUtc="2026-01-20T02:15:00Z">
            <w:rPr>
              <w:rFonts w:ascii="ＭＳ 明朝" w:eastAsia="ＭＳ 明朝" w:hAnsi="ＭＳ 明朝"/>
              <w:szCs w:val="21"/>
            </w:rPr>
          </w:rPrChange>
        </w:rPr>
        <w:t>近藤の訳文には、原語の文脈を言語化して補足する傾向が見られる。近藤の翻訳では、原文に含まれる文化的要素に対し、単なる定訳の提示に留まらず、その意味や背景を加筆（</w:t>
      </w:r>
      <w:r w:rsidRPr="00F45A47">
        <w:rPr>
          <w:rFonts w:ascii="Times New Roman" w:eastAsia="ＭＳ 明朝" w:hAnsi="Times New Roman" w:cs="Times New Roman"/>
          <w:szCs w:val="21"/>
          <w:rPrChange w:id="10750" w:author="Masato YOSHIKAWA" w:date="2026-01-20T11:15:00Z" w16du:dateUtc="2026-01-20T02:15:00Z">
            <w:rPr>
              <w:rFonts w:ascii="ＭＳ 明朝" w:eastAsia="ＭＳ 明朝" w:hAnsi="ＭＳ 明朝"/>
              <w:szCs w:val="21"/>
            </w:rPr>
          </w:rPrChange>
        </w:rPr>
        <w:t>Amplification</w:t>
      </w:r>
      <w:r w:rsidRPr="00F45A47">
        <w:rPr>
          <w:rFonts w:ascii="Times New Roman" w:eastAsia="ＭＳ 明朝" w:hAnsi="Times New Roman" w:cs="Times New Roman"/>
          <w:szCs w:val="21"/>
          <w:rPrChange w:id="10751" w:author="Masato YOSHIKAWA" w:date="2026-01-20T11:15:00Z" w16du:dateUtc="2026-01-20T02:15:00Z">
            <w:rPr>
              <w:rFonts w:ascii="ＭＳ 明朝" w:eastAsia="ＭＳ 明朝" w:hAnsi="ＭＳ 明朝"/>
              <w:szCs w:val="21"/>
            </w:rPr>
          </w:rPrChange>
        </w:rPr>
        <w:t>）によって明示化する事例が散見された。このアプローチは、ハイコン</w:t>
      </w:r>
      <w:r w:rsidR="000B0D24" w:rsidRPr="00F45A47">
        <w:rPr>
          <w:rFonts w:ascii="Times New Roman" w:eastAsia="ＭＳ 明朝" w:hAnsi="Times New Roman" w:cs="Times New Roman"/>
          <w:szCs w:val="21"/>
          <w:rPrChange w:id="10752" w:author="Masato YOSHIKAWA" w:date="2026-01-20T11:15:00Z" w16du:dateUtc="2026-01-20T02:15:00Z">
            <w:rPr>
              <w:rFonts w:ascii="ＭＳ 明朝" w:eastAsia="ＭＳ 明朝" w:hAnsi="ＭＳ 明朝"/>
              <w:szCs w:val="21"/>
            </w:rPr>
          </w:rPrChange>
        </w:rPr>
        <w:t>テキスト</w:t>
      </w:r>
      <w:r w:rsidRPr="00F45A47">
        <w:rPr>
          <w:rFonts w:ascii="Times New Roman" w:eastAsia="ＭＳ 明朝" w:hAnsi="Times New Roman" w:cs="Times New Roman"/>
          <w:szCs w:val="21"/>
          <w:rPrChange w:id="10753" w:author="Masato YOSHIKAWA" w:date="2026-01-20T11:15:00Z" w16du:dateUtc="2026-01-20T02:15:00Z">
            <w:rPr>
              <w:rFonts w:ascii="ＭＳ 明朝" w:eastAsia="ＭＳ 明朝" w:hAnsi="ＭＳ 明朝"/>
              <w:szCs w:val="21"/>
            </w:rPr>
          </w:rPrChange>
        </w:rPr>
        <w:t>な日本文化の要素を、読者が論理的に理解（</w:t>
      </w:r>
      <w:r w:rsidRPr="00F45A47">
        <w:rPr>
          <w:rFonts w:ascii="Times New Roman" w:eastAsia="ＭＳ 明朝" w:hAnsi="Times New Roman" w:cs="Times New Roman"/>
          <w:szCs w:val="21"/>
          <w:rPrChange w:id="10754" w:author="Masato YOSHIKAWA" w:date="2026-01-20T11:15:00Z" w16du:dateUtc="2026-01-20T02:15:00Z">
            <w:rPr>
              <w:rFonts w:ascii="ＭＳ 明朝" w:eastAsia="ＭＳ 明朝" w:hAnsi="ＭＳ 明朝"/>
              <w:szCs w:val="21"/>
            </w:rPr>
          </w:rPrChange>
        </w:rPr>
        <w:t>Adaptation</w:t>
      </w:r>
      <w:r w:rsidRPr="00F45A47">
        <w:rPr>
          <w:rFonts w:ascii="Times New Roman" w:eastAsia="ＭＳ 明朝" w:hAnsi="Times New Roman" w:cs="Times New Roman"/>
          <w:szCs w:val="21"/>
          <w:rPrChange w:id="10755" w:author="Masato YOSHIKAWA" w:date="2026-01-20T11:15:00Z" w16du:dateUtc="2026-01-20T02:15:00Z">
            <w:rPr>
              <w:rFonts w:ascii="ＭＳ 明朝" w:eastAsia="ＭＳ 明朝" w:hAnsi="ＭＳ 明朝"/>
              <w:szCs w:val="21"/>
            </w:rPr>
          </w:rPrChange>
        </w:rPr>
        <w:t>）できるように情報の解像度を高めようとする</w:t>
      </w:r>
      <w:r w:rsidR="00C10FB9" w:rsidRPr="00F45A47">
        <w:rPr>
          <w:rFonts w:ascii="Times New Roman" w:eastAsia="ＭＳ 明朝" w:hAnsi="Times New Roman" w:cs="Times New Roman" w:hint="eastAsia"/>
          <w:szCs w:val="21"/>
          <w:rPrChange w:id="10756" w:author="Masato YOSHIKAWA" w:date="2026-01-20T11:15:00Z" w16du:dateUtc="2026-01-20T02:15:00Z">
            <w:rPr>
              <w:rFonts w:ascii="ＭＳ 明朝" w:eastAsia="ＭＳ 明朝" w:hAnsi="ＭＳ 明朝" w:hint="eastAsia"/>
              <w:szCs w:val="21"/>
            </w:rPr>
          </w:rPrChange>
        </w:rPr>
        <w:t>、</w:t>
      </w:r>
      <w:r w:rsidRPr="00F45A47">
        <w:rPr>
          <w:rFonts w:ascii="Times New Roman" w:eastAsia="ＭＳ 明朝" w:hAnsi="Times New Roman" w:cs="Times New Roman"/>
          <w:szCs w:val="21"/>
          <w:rPrChange w:id="10757" w:author="Masato YOSHIKAWA" w:date="2026-01-20T11:15:00Z" w16du:dateUtc="2026-01-20T02:15:00Z">
            <w:rPr>
              <w:rFonts w:ascii="ＭＳ 明朝" w:eastAsia="ＭＳ 明朝" w:hAnsi="ＭＳ 明朝"/>
              <w:szCs w:val="21"/>
            </w:rPr>
          </w:rPrChange>
        </w:rPr>
        <w:t>記述的・解説的な志向が強いと解釈できる。</w:t>
      </w:r>
    </w:p>
    <w:p w14:paraId="525F85B6" w14:textId="4B7A3451" w:rsidR="00314BB4" w:rsidRPr="00F45A47" w:rsidRDefault="00314BB4" w:rsidP="00314BB4">
      <w:pPr>
        <w:rPr>
          <w:rFonts w:ascii="Times New Roman" w:eastAsia="ＭＳ 明朝" w:hAnsi="Times New Roman" w:cs="Times New Roman"/>
          <w:szCs w:val="21"/>
          <w:rPrChange w:id="10758"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10759" w:author="Masato YOSHIKAWA" w:date="2026-01-20T11:15:00Z" w16du:dateUtc="2026-01-20T02:15:00Z">
            <w:rPr>
              <w:rFonts w:ascii="ＭＳ 明朝" w:eastAsia="ＭＳ 明朝" w:hAnsi="ＭＳ 明朝"/>
              <w:szCs w:val="21"/>
            </w:rPr>
          </w:rPrChange>
        </w:rPr>
        <w:t xml:space="preserve">　</w:t>
      </w:r>
      <w:r w:rsidR="00301AB1" w:rsidRPr="00F45A47">
        <w:rPr>
          <w:rFonts w:ascii="Times New Roman" w:eastAsia="ＭＳ 明朝" w:hAnsi="Times New Roman" w:cs="Times New Roman" w:hint="eastAsia"/>
          <w:szCs w:val="21"/>
          <w:rPrChange w:id="10760" w:author="Masato YOSHIKAWA" w:date="2026-01-20T11:15:00Z" w16du:dateUtc="2026-01-20T02:15:00Z">
            <w:rPr>
              <w:rFonts w:ascii="ＭＳ 明朝" w:eastAsia="ＭＳ 明朝" w:hAnsi="ＭＳ 明朝" w:hint="eastAsia"/>
              <w:szCs w:val="21"/>
            </w:rPr>
          </w:rPrChange>
        </w:rPr>
        <w:t>対照的に、日本で育ち二言語に精通していながらも、翻訳者としては英語圏の読者への訴求力を重視した</w:t>
      </w:r>
      <w:r w:rsidR="00301AB1" w:rsidRPr="00F45A47">
        <w:rPr>
          <w:rFonts w:ascii="Times New Roman" w:eastAsia="ＭＳ 明朝" w:hAnsi="Times New Roman" w:cs="Times New Roman"/>
          <w:szCs w:val="21"/>
          <w:rPrChange w:id="10761" w:author="Masato YOSHIKAWA" w:date="2026-01-20T11:15:00Z" w16du:dateUtc="2026-01-20T02:15:00Z">
            <w:rPr>
              <w:rFonts w:ascii="ＭＳ 明朝" w:eastAsia="ＭＳ 明朝" w:hAnsi="ＭＳ 明朝"/>
              <w:szCs w:val="21"/>
            </w:rPr>
          </w:rPrChange>
        </w:rPr>
        <w:t>McClellan</w:t>
      </w:r>
      <w:r w:rsidR="00301AB1" w:rsidRPr="00F45A47">
        <w:rPr>
          <w:rFonts w:ascii="Times New Roman" w:eastAsia="ＭＳ 明朝" w:hAnsi="Times New Roman" w:cs="Times New Roman"/>
          <w:szCs w:val="21"/>
          <w:rPrChange w:id="10762" w:author="Masato YOSHIKAWA" w:date="2026-01-20T11:15:00Z" w16du:dateUtc="2026-01-20T02:15:00Z">
            <w:rPr>
              <w:rFonts w:ascii="ＭＳ 明朝" w:eastAsia="ＭＳ 明朝" w:hAnsi="ＭＳ 明朝"/>
              <w:szCs w:val="21"/>
            </w:rPr>
          </w:rPrChange>
        </w:rPr>
        <w:t>の訳文には、英文としての流暢さを優先する傾向が見られる。</w:t>
      </w:r>
      <w:r w:rsidRPr="00F45A47">
        <w:rPr>
          <w:rFonts w:ascii="Times New Roman" w:eastAsia="ＭＳ 明朝" w:hAnsi="Times New Roman" w:cs="Times New Roman"/>
          <w:szCs w:val="21"/>
          <w:rPrChange w:id="10763" w:author="Masato YOSHIKAWA" w:date="2026-01-20T11:15:00Z" w16du:dateUtc="2026-01-20T02:15:00Z">
            <w:rPr>
              <w:rFonts w:ascii="ＭＳ 明朝" w:eastAsia="ＭＳ 明朝" w:hAnsi="ＭＳ 明朝"/>
              <w:szCs w:val="21"/>
            </w:rPr>
          </w:rPrChange>
        </w:rPr>
        <w:t>McClellan</w:t>
      </w:r>
      <w:r w:rsidRPr="00F45A47">
        <w:rPr>
          <w:rFonts w:ascii="Times New Roman" w:eastAsia="ＭＳ 明朝" w:hAnsi="Times New Roman" w:cs="Times New Roman"/>
          <w:szCs w:val="21"/>
          <w:rPrChange w:id="10764" w:author="Masato YOSHIKAWA" w:date="2026-01-20T11:15:00Z" w16du:dateUtc="2026-01-20T02:15:00Z">
            <w:rPr>
              <w:rFonts w:ascii="ＭＳ 明朝" w:eastAsia="ＭＳ 明朝" w:hAnsi="ＭＳ 明朝"/>
              <w:szCs w:val="21"/>
            </w:rPr>
          </w:rPrChange>
        </w:rPr>
        <w:t>のデータにおいて</w:t>
      </w:r>
      <w:r w:rsidRPr="00F45A47">
        <w:rPr>
          <w:rFonts w:ascii="Times New Roman" w:eastAsia="ＭＳ 明朝" w:hAnsi="Times New Roman" w:cs="Times New Roman"/>
          <w:szCs w:val="21"/>
          <w:rPrChange w:id="10765" w:author="Masato YOSHIKAWA" w:date="2026-01-20T11:15:00Z" w16du:dateUtc="2026-01-20T02:15:00Z">
            <w:rPr>
              <w:rFonts w:ascii="ＭＳ 明朝" w:eastAsia="ＭＳ 明朝" w:hAnsi="ＭＳ 明朝"/>
              <w:szCs w:val="21"/>
            </w:rPr>
          </w:rPrChange>
        </w:rPr>
        <w:t>Reduction</w:t>
      </w:r>
      <w:r w:rsidRPr="00F45A47">
        <w:rPr>
          <w:rFonts w:ascii="Times New Roman" w:eastAsia="ＭＳ 明朝" w:hAnsi="Times New Roman" w:cs="Times New Roman"/>
          <w:szCs w:val="21"/>
          <w:rPrChange w:id="10766" w:author="Masato YOSHIKAWA" w:date="2026-01-20T11:15:00Z" w16du:dateUtc="2026-01-20T02:15:00Z">
            <w:rPr>
              <w:rFonts w:ascii="ＭＳ 明朝" w:eastAsia="ＭＳ 明朝" w:hAnsi="ＭＳ 明朝"/>
              <w:szCs w:val="21"/>
            </w:rPr>
          </w:rPrChange>
        </w:rPr>
        <w:t>の割合が高いことは、</w:t>
      </w:r>
      <w:r w:rsidR="004C000B" w:rsidRPr="00F45A47">
        <w:rPr>
          <w:rFonts w:ascii="Times New Roman" w:eastAsia="ＭＳ 明朝" w:hAnsi="Times New Roman" w:cs="Times New Roman"/>
          <w:szCs w:val="21"/>
          <w:rPrChange w:id="10767" w:author="Masato YOSHIKAWA" w:date="2026-01-20T11:15:00Z" w16du:dateUtc="2026-01-20T02:15:00Z">
            <w:rPr>
              <w:rFonts w:ascii="ＭＳ 明朝" w:eastAsia="ＭＳ 明朝" w:hAnsi="ＭＳ 明朝"/>
              <w:szCs w:val="21"/>
            </w:rPr>
          </w:rPrChange>
        </w:rPr>
        <w:t>彼自身が日本文化を熟知していながらも、物語の主筋に直接関与しない細部の文化的要素や、英語の文脈において冗長となりうる情報をあえて整理する判断がなされた結果と考えられる。</w:t>
      </w:r>
      <w:r w:rsidRPr="00F45A47">
        <w:rPr>
          <w:rFonts w:ascii="Times New Roman" w:eastAsia="ＭＳ 明朝" w:hAnsi="Times New Roman" w:cs="Times New Roman"/>
          <w:szCs w:val="21"/>
          <w:rPrChange w:id="10768" w:author="Masato YOSHIKAWA" w:date="2026-01-20T11:15:00Z" w16du:dateUtc="2026-01-20T02:15:00Z">
            <w:rPr>
              <w:rFonts w:ascii="ＭＳ 明朝" w:eastAsia="ＭＳ 明朝" w:hAnsi="ＭＳ 明朝"/>
              <w:szCs w:val="21"/>
            </w:rPr>
          </w:rPrChange>
        </w:rPr>
        <w:t>このアプローチは、個々の語彙の厳密な説明よりも、英語の小説としての自然な流れや読者の没入感を維持することを重視した、流暢性志向の表れであると推測される。</w:t>
      </w:r>
    </w:p>
    <w:p w14:paraId="35997275" w14:textId="2C19C77E" w:rsidR="00314BB4" w:rsidRPr="00F45A47" w:rsidRDefault="00314BB4" w:rsidP="00314BB4">
      <w:pPr>
        <w:rPr>
          <w:rFonts w:ascii="Times New Roman" w:eastAsia="ＭＳ 明朝" w:hAnsi="Times New Roman" w:cs="Times New Roman"/>
          <w:szCs w:val="21"/>
          <w:rPrChange w:id="10769"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10770" w:author="Masato YOSHIKAWA" w:date="2026-01-20T11:15:00Z" w16du:dateUtc="2026-01-20T02:15:00Z">
            <w:rPr>
              <w:rFonts w:ascii="ＭＳ 明朝" w:eastAsia="ＭＳ 明朝" w:hAnsi="ＭＳ 明朝"/>
              <w:szCs w:val="21"/>
            </w:rPr>
          </w:rPrChange>
        </w:rPr>
        <w:t xml:space="preserve">　もちろん、こうした差異は翻訳者個人の文体的な好みや、翻訳された時代の規範にも影響されるものである。しかし、結果として近藤訳は読者に深い文化理解（</w:t>
      </w:r>
      <w:r w:rsidRPr="00F45A47">
        <w:rPr>
          <w:rFonts w:ascii="Times New Roman" w:eastAsia="ＭＳ 明朝" w:hAnsi="Times New Roman" w:cs="Times New Roman"/>
          <w:szCs w:val="21"/>
          <w:rPrChange w:id="10771" w:author="Masato YOSHIKAWA" w:date="2026-01-20T11:15:00Z" w16du:dateUtc="2026-01-20T02:15:00Z">
            <w:rPr>
              <w:rFonts w:ascii="ＭＳ 明朝" w:eastAsia="ＭＳ 明朝" w:hAnsi="ＭＳ 明朝"/>
              <w:szCs w:val="21"/>
            </w:rPr>
          </w:rPrChange>
        </w:rPr>
        <w:t>Adaptation</w:t>
      </w:r>
      <w:r w:rsidRPr="00F45A47">
        <w:rPr>
          <w:rFonts w:ascii="Times New Roman" w:eastAsia="ＭＳ 明朝" w:hAnsi="Times New Roman" w:cs="Times New Roman"/>
          <w:szCs w:val="21"/>
          <w:rPrChange w:id="10772" w:author="Masato YOSHIKAWA" w:date="2026-01-20T11:15:00Z" w16du:dateUtc="2026-01-20T02:15:00Z">
            <w:rPr>
              <w:rFonts w:ascii="ＭＳ 明朝" w:eastAsia="ＭＳ 明朝" w:hAnsi="ＭＳ 明朝"/>
              <w:szCs w:val="21"/>
            </w:rPr>
          </w:rPrChange>
        </w:rPr>
        <w:t>）の機会をより多く提供し、</w:t>
      </w:r>
      <w:r w:rsidRPr="00F45A47">
        <w:rPr>
          <w:rFonts w:ascii="Times New Roman" w:eastAsia="ＭＳ 明朝" w:hAnsi="Times New Roman" w:cs="Times New Roman"/>
          <w:szCs w:val="21"/>
          <w:rPrChange w:id="10773" w:author="Masato YOSHIKAWA" w:date="2026-01-20T11:15:00Z" w16du:dateUtc="2026-01-20T02:15:00Z">
            <w:rPr>
              <w:rFonts w:ascii="ＭＳ 明朝" w:eastAsia="ＭＳ 明朝" w:hAnsi="ＭＳ 明朝"/>
              <w:szCs w:val="21"/>
            </w:rPr>
          </w:rPrChange>
        </w:rPr>
        <w:t>McClellan</w:t>
      </w:r>
      <w:r w:rsidRPr="00F45A47">
        <w:rPr>
          <w:rFonts w:ascii="Times New Roman" w:eastAsia="ＭＳ 明朝" w:hAnsi="Times New Roman" w:cs="Times New Roman"/>
          <w:szCs w:val="21"/>
          <w:rPrChange w:id="10774" w:author="Masato YOSHIKAWA" w:date="2026-01-20T11:15:00Z" w16du:dateUtc="2026-01-20T02:15:00Z">
            <w:rPr>
              <w:rFonts w:ascii="ＭＳ 明朝" w:eastAsia="ＭＳ 明朝" w:hAnsi="ＭＳ 明朝"/>
              <w:szCs w:val="21"/>
            </w:rPr>
          </w:rPrChange>
        </w:rPr>
        <w:t>訳はスムーズな読書体験（</w:t>
      </w:r>
      <w:r w:rsidRPr="00F45A47">
        <w:rPr>
          <w:rFonts w:ascii="Times New Roman" w:eastAsia="ＭＳ 明朝" w:hAnsi="Times New Roman" w:cs="Times New Roman"/>
          <w:szCs w:val="21"/>
          <w:rPrChange w:id="10775" w:author="Masato YOSHIKAWA" w:date="2026-01-20T11:15:00Z" w16du:dateUtc="2026-01-20T02:15:00Z">
            <w:rPr>
              <w:rFonts w:ascii="ＭＳ 明朝" w:eastAsia="ＭＳ 明朝" w:hAnsi="ＭＳ 明朝"/>
              <w:szCs w:val="21"/>
            </w:rPr>
          </w:rPrChange>
        </w:rPr>
        <w:t>Minimization/Denial</w:t>
      </w:r>
      <w:r w:rsidRPr="00F45A47">
        <w:rPr>
          <w:rFonts w:ascii="Times New Roman" w:eastAsia="ＭＳ 明朝" w:hAnsi="Times New Roman" w:cs="Times New Roman"/>
          <w:szCs w:val="21"/>
          <w:rPrChange w:id="10776" w:author="Masato YOSHIKAWA" w:date="2026-01-20T11:15:00Z" w16du:dateUtc="2026-01-20T02:15:00Z">
            <w:rPr>
              <w:rFonts w:ascii="ＭＳ 明朝" w:eastAsia="ＭＳ 明朝" w:hAnsi="ＭＳ 明朝"/>
              <w:szCs w:val="21"/>
            </w:rPr>
          </w:rPrChange>
        </w:rPr>
        <w:t>）を提供するという、異なる読書体験を創出している事実は、</w:t>
      </w:r>
      <w:r w:rsidRPr="00F45A47">
        <w:rPr>
          <w:rFonts w:ascii="Times New Roman" w:eastAsia="ＭＳ 明朝" w:hAnsi="Times New Roman" w:cs="Times New Roman"/>
          <w:szCs w:val="21"/>
          <w:rPrChange w:id="10777" w:author="Masato YOSHIKAWA" w:date="2026-01-20T11:15:00Z" w16du:dateUtc="2026-01-20T02:15:00Z">
            <w:rPr>
              <w:rFonts w:ascii="ＭＳ 明朝" w:eastAsia="ＭＳ 明朝" w:hAnsi="ＭＳ 明朝"/>
              <w:szCs w:val="21"/>
            </w:rPr>
          </w:rPrChange>
        </w:rPr>
        <w:t>4.1.2</w:t>
      </w:r>
      <w:r w:rsidRPr="00F45A47">
        <w:rPr>
          <w:rFonts w:ascii="Times New Roman" w:eastAsia="ＭＳ 明朝" w:hAnsi="Times New Roman" w:cs="Times New Roman"/>
          <w:szCs w:val="21"/>
          <w:rPrChange w:id="10778" w:author="Masato YOSHIKAWA" w:date="2026-01-20T11:15:00Z" w16du:dateUtc="2026-01-20T02:15:00Z">
            <w:rPr>
              <w:rFonts w:ascii="ＭＳ 明朝" w:eastAsia="ＭＳ 明朝" w:hAnsi="ＭＳ 明朝"/>
              <w:szCs w:val="21"/>
            </w:rPr>
          </w:rPrChange>
        </w:rPr>
        <w:t>節の</w:t>
      </w:r>
      <w:r w:rsidRPr="00F45A47">
        <w:rPr>
          <w:rFonts w:ascii="Times New Roman" w:eastAsia="ＭＳ 明朝" w:hAnsi="Times New Roman" w:cs="Times New Roman"/>
          <w:szCs w:val="21"/>
          <w:rPrChange w:id="10779" w:author="Masato YOSHIKAWA" w:date="2026-01-20T11:15:00Z" w16du:dateUtc="2026-01-20T02:15:00Z">
            <w:rPr>
              <w:rFonts w:ascii="ＭＳ 明朝" w:eastAsia="ＭＳ 明朝" w:hAnsi="ＭＳ 明朝"/>
              <w:szCs w:val="21"/>
            </w:rPr>
          </w:rPrChange>
        </w:rPr>
        <w:t>DMIS</w:t>
      </w:r>
      <w:r w:rsidRPr="00F45A47">
        <w:rPr>
          <w:rFonts w:ascii="Times New Roman" w:eastAsia="ＭＳ 明朝" w:hAnsi="Times New Roman" w:cs="Times New Roman"/>
          <w:szCs w:val="21"/>
          <w:rPrChange w:id="10780" w:author="Masato YOSHIKAWA" w:date="2026-01-20T11:15:00Z" w16du:dateUtc="2026-01-20T02:15:00Z">
            <w:rPr>
              <w:rFonts w:ascii="ＭＳ 明朝" w:eastAsia="ＭＳ 明朝" w:hAnsi="ＭＳ 明朝"/>
              <w:szCs w:val="21"/>
            </w:rPr>
          </w:rPrChange>
        </w:rPr>
        <w:t>分析の結果とも合致している。</w:t>
      </w:r>
      <w:r w:rsidR="00E55CCC" w:rsidRPr="00F45A47">
        <w:rPr>
          <w:rFonts w:ascii="Times New Roman" w:eastAsia="ＭＳ 明朝" w:hAnsi="Times New Roman" w:cs="Times New Roman" w:hint="eastAsia"/>
          <w:szCs w:val="21"/>
          <w:rPrChange w:id="10781" w:author="Masato YOSHIKAWA" w:date="2026-01-20T11:15:00Z" w16du:dateUtc="2026-01-20T02:15:00Z">
            <w:rPr>
              <w:rFonts w:ascii="ＭＳ 明朝" w:eastAsia="ＭＳ 明朝" w:hAnsi="ＭＳ 明朝" w:hint="eastAsia"/>
              <w:szCs w:val="21"/>
            </w:rPr>
          </w:rPrChange>
        </w:rPr>
        <w:t>この両者の差異は、次節で論じる翻訳における根本的なトレードオフの異なる解決策として理解できる。</w:t>
      </w:r>
    </w:p>
    <w:p w14:paraId="210D0E53" w14:textId="77777777" w:rsidR="00C27674" w:rsidRPr="00F45A47" w:rsidRDefault="00C27674" w:rsidP="00C27674">
      <w:pPr>
        <w:rPr>
          <w:rFonts w:ascii="Times New Roman" w:eastAsia="ＭＳ 明朝" w:hAnsi="Times New Roman" w:cs="Times New Roman"/>
          <w:szCs w:val="21"/>
          <w:rPrChange w:id="10782" w:author="Masato YOSHIKAWA" w:date="2026-01-20T11:15:00Z" w16du:dateUtc="2026-01-20T02:15:00Z">
            <w:rPr>
              <w:rFonts w:ascii="ＭＳ 明朝" w:eastAsia="ＭＳ 明朝" w:hAnsi="ＭＳ 明朝"/>
              <w:szCs w:val="21"/>
            </w:rPr>
          </w:rPrChange>
        </w:rPr>
      </w:pPr>
    </w:p>
    <w:p w14:paraId="64F6BFB6" w14:textId="294A5774" w:rsidR="00C21C56" w:rsidRPr="00F45A47" w:rsidRDefault="00240F3C" w:rsidP="00C27674">
      <w:pPr>
        <w:rPr>
          <w:rFonts w:ascii="Times New Roman" w:eastAsia="ＭＳ 明朝" w:hAnsi="Times New Roman" w:cs="Times New Roman"/>
          <w:szCs w:val="21"/>
          <w:rPrChange w:id="10783"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10784" w:author="Masato YOSHIKAWA" w:date="2026-01-20T11:15:00Z" w16du:dateUtc="2026-01-20T02:15:00Z">
            <w:rPr>
              <w:rFonts w:ascii="ＭＳ 明朝" w:eastAsia="ＭＳ 明朝" w:hAnsi="ＭＳ 明朝"/>
              <w:szCs w:val="21"/>
            </w:rPr>
          </w:rPrChange>
        </w:rPr>
        <w:t>5.5</w:t>
      </w:r>
      <w:r w:rsidR="00B95D08" w:rsidRPr="00F45A47">
        <w:rPr>
          <w:rFonts w:ascii="Times New Roman" w:eastAsia="ＭＳ 明朝" w:hAnsi="Times New Roman" w:cs="Times New Roman" w:hint="eastAsia"/>
          <w:szCs w:val="21"/>
          <w:rPrChange w:id="10785" w:author="Masato YOSHIKAWA" w:date="2026-01-20T11:15:00Z" w16du:dateUtc="2026-01-20T02:15:00Z">
            <w:rPr>
              <w:rFonts w:ascii="ＭＳ 明朝" w:eastAsia="ＭＳ 明朝" w:hAnsi="ＭＳ 明朝" w:hint="eastAsia"/>
              <w:szCs w:val="21"/>
            </w:rPr>
          </w:rPrChange>
        </w:rPr>
        <w:t>「読みやすさ」と「異文化理解」のトレードオフ</w:t>
      </w:r>
    </w:p>
    <w:p w14:paraId="4B8BCBE0" w14:textId="025EBEB8" w:rsidR="007D371C" w:rsidRPr="00F45A47" w:rsidRDefault="007D371C" w:rsidP="007D371C">
      <w:pPr>
        <w:ind w:firstLineChars="100" w:firstLine="210"/>
        <w:rPr>
          <w:rFonts w:ascii="Times New Roman" w:eastAsia="ＭＳ 明朝" w:hAnsi="Times New Roman" w:cs="Times New Roman"/>
          <w:szCs w:val="21"/>
          <w:rPrChange w:id="10786"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hint="eastAsia"/>
          <w:szCs w:val="21"/>
          <w:rPrChange w:id="10787" w:author="Masato YOSHIKAWA" w:date="2026-01-20T11:15:00Z" w16du:dateUtc="2026-01-20T02:15:00Z">
            <w:rPr>
              <w:rFonts w:ascii="ＭＳ 明朝" w:eastAsia="ＭＳ 明朝" w:hAnsi="ＭＳ 明朝" w:hint="eastAsia"/>
              <w:szCs w:val="21"/>
            </w:rPr>
          </w:rPrChange>
        </w:rPr>
        <w:t>本章での考察を通じて、翻訳における戦略的決定が、二律背反する要素のバランスの上に成り立っていることが明らかとなった。最後に、本研究の総括として、「読みやすさ（没入感）」と「異文化理解（学習）」の間に存在するトレードオフの関係性について論じる。</w:t>
      </w:r>
    </w:p>
    <w:p w14:paraId="576FE8EE" w14:textId="57042D6A" w:rsidR="007D371C" w:rsidRPr="00F45A47" w:rsidRDefault="007D371C" w:rsidP="007D371C">
      <w:pPr>
        <w:rPr>
          <w:rFonts w:ascii="Times New Roman" w:eastAsia="ＭＳ 明朝" w:hAnsi="Times New Roman" w:cs="Times New Roman"/>
          <w:szCs w:val="21"/>
          <w:rPrChange w:id="10788"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hint="eastAsia"/>
          <w:szCs w:val="21"/>
          <w:rPrChange w:id="10789" w:author="Masato YOSHIKAWA" w:date="2026-01-20T11:15:00Z" w16du:dateUtc="2026-01-20T02:15:00Z">
            <w:rPr>
              <w:rFonts w:ascii="ＭＳ 明朝" w:eastAsia="ＭＳ 明朝" w:hAnsi="ＭＳ 明朝" w:hint="eastAsia"/>
              <w:szCs w:val="21"/>
            </w:rPr>
          </w:rPrChange>
        </w:rPr>
        <w:t xml:space="preserve">　第</w:t>
      </w:r>
      <w:r w:rsidRPr="00F45A47">
        <w:rPr>
          <w:rFonts w:ascii="Times New Roman" w:eastAsia="ＭＳ 明朝" w:hAnsi="Times New Roman" w:cs="Times New Roman"/>
          <w:szCs w:val="21"/>
          <w:rPrChange w:id="10790" w:author="Masato YOSHIKAWA" w:date="2026-01-20T11:15:00Z" w16du:dateUtc="2026-01-20T02:15:00Z">
            <w:rPr>
              <w:rFonts w:ascii="ＭＳ 明朝" w:eastAsia="ＭＳ 明朝" w:hAnsi="ＭＳ 明朝"/>
              <w:szCs w:val="21"/>
            </w:rPr>
          </w:rPrChange>
        </w:rPr>
        <w:t>4</w:t>
      </w:r>
      <w:r w:rsidRPr="00F45A47">
        <w:rPr>
          <w:rFonts w:ascii="Times New Roman" w:eastAsia="ＭＳ 明朝" w:hAnsi="Times New Roman" w:cs="Times New Roman"/>
          <w:szCs w:val="21"/>
          <w:rPrChange w:id="10791" w:author="Masato YOSHIKAWA" w:date="2026-01-20T11:15:00Z" w16du:dateUtc="2026-01-20T02:15:00Z">
            <w:rPr>
              <w:rFonts w:ascii="ＭＳ 明朝" w:eastAsia="ＭＳ 明朝" w:hAnsi="ＭＳ 明朝"/>
              <w:szCs w:val="21"/>
            </w:rPr>
          </w:rPrChange>
        </w:rPr>
        <w:t>章の統計分析（</w:t>
      </w:r>
      <w:r w:rsidRPr="00F45A47">
        <w:rPr>
          <w:rFonts w:ascii="Times New Roman" w:eastAsia="ＭＳ 明朝" w:hAnsi="Times New Roman" w:cs="Times New Roman"/>
          <w:szCs w:val="21"/>
          <w:rPrChange w:id="10792" w:author="Masato YOSHIKAWA" w:date="2026-01-20T11:15:00Z" w16du:dateUtc="2026-01-20T02:15:00Z">
            <w:rPr>
              <w:rFonts w:ascii="ＭＳ 明朝" w:eastAsia="ＭＳ 明朝" w:hAnsi="ＭＳ 明朝"/>
              <w:szCs w:val="21"/>
            </w:rPr>
          </w:rPrChange>
        </w:rPr>
        <w:t>4.2.2</w:t>
      </w:r>
      <w:r w:rsidRPr="00F45A47">
        <w:rPr>
          <w:rFonts w:ascii="Times New Roman" w:eastAsia="ＭＳ 明朝" w:hAnsi="Times New Roman" w:cs="Times New Roman"/>
          <w:szCs w:val="21"/>
          <w:rPrChange w:id="10793" w:author="Masato YOSHIKAWA" w:date="2026-01-20T11:15:00Z" w16du:dateUtc="2026-01-20T02:15:00Z">
            <w:rPr>
              <w:rFonts w:ascii="ＭＳ 明朝" w:eastAsia="ＭＳ 明朝" w:hAnsi="ＭＳ 明朝"/>
              <w:szCs w:val="21"/>
            </w:rPr>
          </w:rPrChange>
        </w:rPr>
        <w:t>項）では、読者を深い異文化理解である</w:t>
      </w:r>
      <w:r w:rsidRPr="00F45A47">
        <w:rPr>
          <w:rFonts w:ascii="Times New Roman" w:eastAsia="ＭＳ 明朝" w:hAnsi="Times New Roman" w:cs="Times New Roman"/>
          <w:szCs w:val="21"/>
          <w:rPrChange w:id="10794" w:author="Masato YOSHIKAWA" w:date="2026-01-20T11:15:00Z" w16du:dateUtc="2026-01-20T02:15:00Z">
            <w:rPr>
              <w:rFonts w:ascii="ＭＳ 明朝" w:eastAsia="ＭＳ 明朝" w:hAnsi="ＭＳ 明朝"/>
              <w:szCs w:val="21"/>
            </w:rPr>
          </w:rPrChange>
        </w:rPr>
        <w:t>Adaptation</w:t>
      </w:r>
      <w:r w:rsidRPr="00F45A47">
        <w:rPr>
          <w:rFonts w:ascii="Times New Roman" w:eastAsia="ＭＳ 明朝" w:hAnsi="Times New Roman" w:cs="Times New Roman"/>
          <w:szCs w:val="21"/>
          <w:rPrChange w:id="10795" w:author="Masato YOSHIKAWA" w:date="2026-01-20T11:15:00Z" w16du:dateUtc="2026-01-20T02:15:00Z">
            <w:rPr>
              <w:rFonts w:ascii="ＭＳ 明朝" w:eastAsia="ＭＳ 明朝" w:hAnsi="ＭＳ 明朝"/>
              <w:szCs w:val="21"/>
            </w:rPr>
          </w:rPrChange>
        </w:rPr>
        <w:t>の段階へ導くためには、戦術として</w:t>
      </w:r>
      <w:r w:rsidRPr="00F45A47">
        <w:rPr>
          <w:rFonts w:ascii="Times New Roman" w:eastAsia="ＭＳ 明朝" w:hAnsi="Times New Roman" w:cs="Times New Roman"/>
          <w:szCs w:val="21"/>
          <w:rPrChange w:id="10796" w:author="Masato YOSHIKAWA" w:date="2026-01-20T11:15:00Z" w16du:dateUtc="2026-01-20T02:15:00Z">
            <w:rPr>
              <w:rFonts w:ascii="ＭＳ 明朝" w:eastAsia="ＭＳ 明朝" w:hAnsi="ＭＳ 明朝"/>
              <w:szCs w:val="21"/>
            </w:rPr>
          </w:rPrChange>
        </w:rPr>
        <w:t>Amplification</w:t>
      </w:r>
      <w:r w:rsidRPr="00F45A47">
        <w:rPr>
          <w:rFonts w:ascii="Times New Roman" w:eastAsia="ＭＳ 明朝" w:hAnsi="Times New Roman" w:cs="Times New Roman"/>
          <w:szCs w:val="21"/>
          <w:rPrChange w:id="10797" w:author="Masato YOSHIKAWA" w:date="2026-01-20T11:15:00Z" w16du:dateUtc="2026-01-20T02:15:00Z">
            <w:rPr>
              <w:rFonts w:ascii="ＭＳ 明朝" w:eastAsia="ＭＳ 明朝" w:hAnsi="ＭＳ 明朝"/>
              <w:szCs w:val="21"/>
            </w:rPr>
          </w:rPrChange>
        </w:rPr>
        <w:t>（加筆・注釈）の介入が不可欠であるという結果が示された。しかし、小説という</w:t>
      </w:r>
      <w:r w:rsidR="000B0D24" w:rsidRPr="00F45A47">
        <w:rPr>
          <w:rFonts w:ascii="Times New Roman" w:eastAsia="ＭＳ 明朝" w:hAnsi="Times New Roman" w:cs="Times New Roman"/>
          <w:szCs w:val="21"/>
          <w:rPrChange w:id="10798" w:author="Masato YOSHIKAWA" w:date="2026-01-20T11:15:00Z" w16du:dateUtc="2026-01-20T02:15:00Z">
            <w:rPr>
              <w:rFonts w:ascii="ＭＳ 明朝" w:eastAsia="ＭＳ 明朝" w:hAnsi="ＭＳ 明朝"/>
              <w:szCs w:val="21"/>
            </w:rPr>
          </w:rPrChange>
        </w:rPr>
        <w:t>テキスト</w:t>
      </w:r>
      <w:r w:rsidRPr="00F45A47">
        <w:rPr>
          <w:rFonts w:ascii="Times New Roman" w:eastAsia="ＭＳ 明朝" w:hAnsi="Times New Roman" w:cs="Times New Roman"/>
          <w:szCs w:val="21"/>
          <w:rPrChange w:id="10799" w:author="Masato YOSHIKAWA" w:date="2026-01-20T11:15:00Z" w16du:dateUtc="2026-01-20T02:15:00Z">
            <w:rPr>
              <w:rFonts w:ascii="ＭＳ 明朝" w:eastAsia="ＭＳ 明朝" w:hAnsi="ＭＳ 明朝"/>
              <w:szCs w:val="21"/>
            </w:rPr>
          </w:rPrChange>
        </w:rPr>
        <w:t>形式において、この</w:t>
      </w:r>
      <w:r w:rsidRPr="00F45A47">
        <w:rPr>
          <w:rFonts w:ascii="Times New Roman" w:eastAsia="ＭＳ 明朝" w:hAnsi="Times New Roman" w:cs="Times New Roman"/>
          <w:szCs w:val="21"/>
          <w:rPrChange w:id="10800" w:author="Masato YOSHIKAWA" w:date="2026-01-20T11:15:00Z" w16du:dateUtc="2026-01-20T02:15:00Z">
            <w:rPr>
              <w:rFonts w:ascii="ＭＳ 明朝" w:eastAsia="ＭＳ 明朝" w:hAnsi="ＭＳ 明朝"/>
              <w:szCs w:val="21"/>
            </w:rPr>
          </w:rPrChange>
        </w:rPr>
        <w:t>Amplification</w:t>
      </w:r>
      <w:r w:rsidRPr="00F45A47">
        <w:rPr>
          <w:rFonts w:ascii="Times New Roman" w:eastAsia="ＭＳ 明朝" w:hAnsi="Times New Roman" w:cs="Times New Roman"/>
          <w:szCs w:val="21"/>
          <w:rPrChange w:id="10801" w:author="Masato YOSHIKAWA" w:date="2026-01-20T11:15:00Z" w16du:dateUtc="2026-01-20T02:15:00Z">
            <w:rPr>
              <w:rFonts w:ascii="ＭＳ 明朝" w:eastAsia="ＭＳ 明朝" w:hAnsi="ＭＳ 明朝"/>
              <w:szCs w:val="21"/>
            </w:rPr>
          </w:rPrChange>
        </w:rPr>
        <w:t>は「諸刃の剣」である。</w:t>
      </w:r>
      <w:r w:rsidRPr="00F45A47">
        <w:rPr>
          <w:rFonts w:ascii="Times New Roman" w:eastAsia="ＭＳ 明朝" w:hAnsi="Times New Roman" w:cs="Times New Roman"/>
          <w:szCs w:val="21"/>
          <w:rPrChange w:id="10802" w:author="Masato YOSHIKAWA" w:date="2026-01-20T11:15:00Z" w16du:dateUtc="2026-01-20T02:15:00Z">
            <w:rPr>
              <w:rFonts w:ascii="ＭＳ 明朝" w:eastAsia="ＭＳ 明朝" w:hAnsi="ＭＳ 明朝"/>
              <w:szCs w:val="21"/>
            </w:rPr>
          </w:rPrChange>
        </w:rPr>
        <w:t xml:space="preserve"> </w:t>
      </w:r>
      <w:r w:rsidRPr="00F45A47">
        <w:rPr>
          <w:rFonts w:ascii="Times New Roman" w:eastAsia="ＭＳ 明朝" w:hAnsi="Times New Roman" w:cs="Times New Roman"/>
          <w:szCs w:val="21"/>
          <w:rPrChange w:id="10803" w:author="Masato YOSHIKAWA" w:date="2026-01-20T11:15:00Z" w16du:dateUtc="2026-01-20T02:15:00Z">
            <w:rPr>
              <w:rFonts w:ascii="ＭＳ 明朝" w:eastAsia="ＭＳ 明朝" w:hAnsi="ＭＳ 明朝"/>
              <w:szCs w:val="21"/>
            </w:rPr>
          </w:rPrChange>
        </w:rPr>
        <w:t>注釈や詳細な説明的加筆は、必然的に</w:t>
      </w:r>
      <w:r w:rsidR="000B0D24" w:rsidRPr="00F45A47">
        <w:rPr>
          <w:rFonts w:ascii="Times New Roman" w:eastAsia="ＭＳ 明朝" w:hAnsi="Times New Roman" w:cs="Times New Roman"/>
          <w:szCs w:val="21"/>
          <w:rPrChange w:id="10804" w:author="Masato YOSHIKAWA" w:date="2026-01-20T11:15:00Z" w16du:dateUtc="2026-01-20T02:15:00Z">
            <w:rPr>
              <w:rFonts w:ascii="ＭＳ 明朝" w:eastAsia="ＭＳ 明朝" w:hAnsi="ＭＳ 明朝"/>
              <w:szCs w:val="21"/>
            </w:rPr>
          </w:rPrChange>
        </w:rPr>
        <w:t>テキスト</w:t>
      </w:r>
      <w:r w:rsidRPr="00F45A47">
        <w:rPr>
          <w:rFonts w:ascii="Times New Roman" w:eastAsia="ＭＳ 明朝" w:hAnsi="Times New Roman" w:cs="Times New Roman"/>
          <w:szCs w:val="21"/>
          <w:rPrChange w:id="10805" w:author="Masato YOSHIKAWA" w:date="2026-01-20T11:15:00Z" w16du:dateUtc="2026-01-20T02:15:00Z">
            <w:rPr>
              <w:rFonts w:ascii="ＭＳ 明朝" w:eastAsia="ＭＳ 明朝" w:hAnsi="ＭＳ 明朝"/>
              <w:szCs w:val="21"/>
            </w:rPr>
          </w:rPrChange>
        </w:rPr>
        <w:t>の分量を増大させる。また、注釈への参照は読者に視線の移動を強いることになり、物語世界への没入（</w:t>
      </w:r>
      <w:r w:rsidRPr="00F45A47">
        <w:rPr>
          <w:rFonts w:ascii="Times New Roman" w:eastAsia="ＭＳ 明朝" w:hAnsi="Times New Roman" w:cs="Times New Roman"/>
          <w:szCs w:val="21"/>
          <w:rPrChange w:id="10806" w:author="Masato YOSHIKAWA" w:date="2026-01-20T11:15:00Z" w16du:dateUtc="2026-01-20T02:15:00Z">
            <w:rPr>
              <w:rFonts w:ascii="ＭＳ 明朝" w:eastAsia="ＭＳ 明朝" w:hAnsi="ＭＳ 明朝"/>
              <w:szCs w:val="21"/>
            </w:rPr>
          </w:rPrChange>
        </w:rPr>
        <w:t>Immersion</w:t>
      </w:r>
      <w:r w:rsidRPr="00F45A47">
        <w:rPr>
          <w:rFonts w:ascii="Times New Roman" w:eastAsia="ＭＳ 明朝" w:hAnsi="Times New Roman" w:cs="Times New Roman"/>
          <w:szCs w:val="21"/>
          <w:rPrChange w:id="10807" w:author="Masato YOSHIKAWA" w:date="2026-01-20T11:15:00Z" w16du:dateUtc="2026-01-20T02:15:00Z">
            <w:rPr>
              <w:rFonts w:ascii="ＭＳ 明朝" w:eastAsia="ＭＳ 明朝" w:hAnsi="ＭＳ 明朝"/>
              <w:szCs w:val="21"/>
            </w:rPr>
          </w:rPrChange>
        </w:rPr>
        <w:t>）を物理的かつ認知的に中断させる要因となる。すなわち、読者に深</w:t>
      </w:r>
      <w:r w:rsidRPr="00F45A47">
        <w:rPr>
          <w:rFonts w:ascii="Times New Roman" w:eastAsia="ＭＳ 明朝" w:hAnsi="Times New Roman" w:cs="Times New Roman" w:hint="eastAsia"/>
          <w:szCs w:val="21"/>
          <w:rPrChange w:id="10808" w:author="Masato YOSHIKAWA" w:date="2026-01-20T11:15:00Z" w16du:dateUtc="2026-01-20T02:15:00Z">
            <w:rPr>
              <w:rFonts w:ascii="ＭＳ 明朝" w:eastAsia="ＭＳ 明朝" w:hAnsi="ＭＳ 明朝" w:hint="eastAsia"/>
              <w:szCs w:val="21"/>
            </w:rPr>
          </w:rPrChange>
        </w:rPr>
        <w:t>い理解を提供しようとすればするほど、小説本来の機能である「物語への没入体験」は阻害されるという、負の相関関係が存在するのである。</w:t>
      </w:r>
    </w:p>
    <w:p w14:paraId="0E52A22E" w14:textId="352BEF66" w:rsidR="007D371C" w:rsidRPr="00F45A47" w:rsidRDefault="007D371C" w:rsidP="007D371C">
      <w:pPr>
        <w:rPr>
          <w:rFonts w:ascii="Times New Roman" w:eastAsia="ＭＳ 明朝" w:hAnsi="Times New Roman" w:cs="Times New Roman"/>
          <w:szCs w:val="21"/>
          <w:rPrChange w:id="10809"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hint="eastAsia"/>
          <w:szCs w:val="21"/>
          <w:rPrChange w:id="10810" w:author="Masato YOSHIKAWA" w:date="2026-01-20T11:15:00Z" w16du:dateUtc="2026-01-20T02:15:00Z">
            <w:rPr>
              <w:rFonts w:ascii="ＭＳ 明朝" w:eastAsia="ＭＳ 明朝" w:hAnsi="ＭＳ 明朝" w:hint="eastAsia"/>
              <w:szCs w:val="21"/>
            </w:rPr>
          </w:rPrChange>
        </w:rPr>
        <w:t xml:space="preserve">　したがって、作中に登場するすべての異文化要素に対して</w:t>
      </w:r>
      <w:r w:rsidRPr="00F45A47">
        <w:rPr>
          <w:rFonts w:ascii="Times New Roman" w:eastAsia="ＭＳ 明朝" w:hAnsi="Times New Roman" w:cs="Times New Roman"/>
          <w:szCs w:val="21"/>
          <w:rPrChange w:id="10811" w:author="Masato YOSHIKAWA" w:date="2026-01-20T11:15:00Z" w16du:dateUtc="2026-01-20T02:15:00Z">
            <w:rPr>
              <w:rFonts w:ascii="ＭＳ 明朝" w:eastAsia="ＭＳ 明朝" w:hAnsi="ＭＳ 明朝"/>
              <w:szCs w:val="21"/>
            </w:rPr>
          </w:rPrChange>
        </w:rPr>
        <w:t>Adaptation</w:t>
      </w:r>
      <w:r w:rsidRPr="00F45A47">
        <w:rPr>
          <w:rFonts w:ascii="Times New Roman" w:eastAsia="ＭＳ 明朝" w:hAnsi="Times New Roman" w:cs="Times New Roman"/>
          <w:szCs w:val="21"/>
          <w:rPrChange w:id="10812" w:author="Masato YOSHIKAWA" w:date="2026-01-20T11:15:00Z" w16du:dateUtc="2026-01-20T02:15:00Z">
            <w:rPr>
              <w:rFonts w:ascii="ＭＳ 明朝" w:eastAsia="ＭＳ 明朝" w:hAnsi="ＭＳ 明朝"/>
              <w:szCs w:val="21"/>
            </w:rPr>
          </w:rPrChange>
        </w:rPr>
        <w:t>（深い理解）を目指すことは、翻訳戦略として現実的ではない。もし全ての文化的語彙に詳細な注釈が付与されれば、その</w:t>
      </w:r>
      <w:r w:rsidR="000B0D24" w:rsidRPr="00F45A47">
        <w:rPr>
          <w:rFonts w:ascii="Times New Roman" w:eastAsia="ＭＳ 明朝" w:hAnsi="Times New Roman" w:cs="Times New Roman"/>
          <w:szCs w:val="21"/>
          <w:rPrChange w:id="10813" w:author="Masato YOSHIKAWA" w:date="2026-01-20T11:15:00Z" w16du:dateUtc="2026-01-20T02:15:00Z">
            <w:rPr>
              <w:rFonts w:ascii="ＭＳ 明朝" w:eastAsia="ＭＳ 明朝" w:hAnsi="ＭＳ 明朝"/>
              <w:szCs w:val="21"/>
            </w:rPr>
          </w:rPrChange>
        </w:rPr>
        <w:t>テキスト</w:t>
      </w:r>
      <w:r w:rsidRPr="00F45A47">
        <w:rPr>
          <w:rFonts w:ascii="Times New Roman" w:eastAsia="ＭＳ 明朝" w:hAnsi="Times New Roman" w:cs="Times New Roman"/>
          <w:szCs w:val="21"/>
          <w:rPrChange w:id="10814" w:author="Masato YOSHIKAWA" w:date="2026-01-20T11:15:00Z" w16du:dateUtc="2026-01-20T02:15:00Z">
            <w:rPr>
              <w:rFonts w:ascii="ＭＳ 明朝" w:eastAsia="ＭＳ 明朝" w:hAnsi="ＭＳ 明朝"/>
              <w:szCs w:val="21"/>
            </w:rPr>
          </w:rPrChange>
        </w:rPr>
        <w:t>はもはや小説ではなく、注釈だらけの「文化人類学の教科書」へと変質してしまうだろう。読者は異文化を学び取ることはできるかもしれないが、物語を楽しむという本来の目的は著しく損なわれることになる。</w:t>
      </w:r>
    </w:p>
    <w:p w14:paraId="792362C3" w14:textId="076439A3" w:rsidR="007D371C" w:rsidRPr="00F45A47" w:rsidRDefault="007D371C" w:rsidP="007D371C">
      <w:pPr>
        <w:rPr>
          <w:rFonts w:ascii="Times New Roman" w:eastAsia="ＭＳ 明朝" w:hAnsi="Times New Roman" w:cs="Times New Roman"/>
          <w:szCs w:val="21"/>
          <w:rPrChange w:id="10815"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hint="eastAsia"/>
          <w:szCs w:val="21"/>
          <w:rPrChange w:id="10816" w:author="Masato YOSHIKAWA" w:date="2026-01-20T11:15:00Z" w16du:dateUtc="2026-01-20T02:15:00Z">
            <w:rPr>
              <w:rFonts w:ascii="ＭＳ 明朝" w:eastAsia="ＭＳ 明朝" w:hAnsi="ＭＳ 明朝" w:hint="eastAsia"/>
              <w:szCs w:val="21"/>
            </w:rPr>
          </w:rPrChange>
        </w:rPr>
        <w:t xml:space="preserve">　このことから、翻訳者には</w:t>
      </w:r>
      <w:r w:rsidRPr="00F45A47">
        <w:rPr>
          <w:rFonts w:ascii="Times New Roman" w:eastAsia="ＭＳ 明朝" w:hAnsi="Times New Roman" w:cs="Times New Roman"/>
          <w:szCs w:val="21"/>
          <w:rPrChange w:id="10817" w:author="Masato YOSHIKAWA" w:date="2026-01-20T11:15:00Z" w16du:dateUtc="2026-01-20T02:15:00Z">
            <w:rPr>
              <w:rFonts w:ascii="ＭＳ 明朝" w:eastAsia="ＭＳ 明朝" w:hAnsi="ＭＳ 明朝"/>
              <w:szCs w:val="21"/>
            </w:rPr>
          </w:rPrChange>
        </w:rPr>
        <w:t>「コストと利益の戦略的配分」が求められると言える。翻訳者は、読者の認知的リソース（注意の容量）を有限な資源として管理しなければならない。物語の流れを優先し、読者の負担を最小限に抑えるべき箇所では、</w:t>
      </w:r>
      <w:r w:rsidRPr="00F45A47">
        <w:rPr>
          <w:rFonts w:ascii="Times New Roman" w:eastAsia="ＭＳ 明朝" w:hAnsi="Times New Roman" w:cs="Times New Roman"/>
          <w:szCs w:val="21"/>
          <w:rPrChange w:id="10818" w:author="Masato YOSHIKAWA" w:date="2026-01-20T11:15:00Z" w16du:dateUtc="2026-01-20T02:15:00Z">
            <w:rPr>
              <w:rFonts w:ascii="ＭＳ 明朝" w:eastAsia="ＭＳ 明朝" w:hAnsi="ＭＳ 明朝"/>
              <w:szCs w:val="21"/>
            </w:rPr>
          </w:rPrChange>
        </w:rPr>
        <w:t>Minimization</w:t>
      </w:r>
      <w:r w:rsidRPr="00F45A47">
        <w:rPr>
          <w:rFonts w:ascii="Times New Roman" w:eastAsia="ＭＳ 明朝" w:hAnsi="Times New Roman" w:cs="Times New Roman"/>
          <w:szCs w:val="21"/>
          <w:rPrChange w:id="10819" w:author="Masato YOSHIKAWA" w:date="2026-01-20T11:15:00Z" w16du:dateUtc="2026-01-20T02:15:00Z">
            <w:rPr>
              <w:rFonts w:ascii="ＭＳ 明朝" w:eastAsia="ＭＳ 明朝" w:hAnsi="ＭＳ 明朝"/>
              <w:szCs w:val="21"/>
            </w:rPr>
          </w:rPrChange>
        </w:rPr>
        <w:t>（定訳）や</w:t>
      </w:r>
      <w:r w:rsidRPr="00F45A47">
        <w:rPr>
          <w:rFonts w:ascii="Times New Roman" w:eastAsia="ＭＳ 明朝" w:hAnsi="Times New Roman" w:cs="Times New Roman"/>
          <w:szCs w:val="21"/>
          <w:rPrChange w:id="10820" w:author="Masato YOSHIKAWA" w:date="2026-01-20T11:15:00Z" w16du:dateUtc="2026-01-20T02:15:00Z">
            <w:rPr>
              <w:rFonts w:ascii="ＭＳ 明朝" w:eastAsia="ＭＳ 明朝" w:hAnsi="ＭＳ 明朝"/>
              <w:szCs w:val="21"/>
            </w:rPr>
          </w:rPrChange>
        </w:rPr>
        <w:t>Acceptance</w:t>
      </w:r>
      <w:r w:rsidRPr="00F45A47">
        <w:rPr>
          <w:rFonts w:ascii="Times New Roman" w:eastAsia="ＭＳ 明朝" w:hAnsi="Times New Roman" w:cs="Times New Roman"/>
          <w:szCs w:val="21"/>
          <w:rPrChange w:id="10821" w:author="Masato YOSHIKAWA" w:date="2026-01-20T11:15:00Z" w16du:dateUtc="2026-01-20T02:15:00Z">
            <w:rPr>
              <w:rFonts w:ascii="ＭＳ 明朝" w:eastAsia="ＭＳ 明朝" w:hAnsi="ＭＳ 明朝"/>
              <w:szCs w:val="21"/>
            </w:rPr>
          </w:rPrChange>
        </w:rPr>
        <w:t>（借用）を選択して「読みやすさ」を確保する。一方で、物語の核心に関わる重要な文化的要素においてのみ、敢えて没入感を犠牲にするコストを支払ってでも、</w:t>
      </w:r>
      <w:r w:rsidRPr="00F45A47">
        <w:rPr>
          <w:rFonts w:ascii="Times New Roman" w:eastAsia="ＭＳ 明朝" w:hAnsi="Times New Roman" w:cs="Times New Roman"/>
          <w:szCs w:val="21"/>
          <w:rPrChange w:id="10822" w:author="Masato YOSHIKAWA" w:date="2026-01-20T11:15:00Z" w16du:dateUtc="2026-01-20T02:15:00Z">
            <w:rPr>
              <w:rFonts w:ascii="ＭＳ 明朝" w:eastAsia="ＭＳ 明朝" w:hAnsi="ＭＳ 明朝"/>
              <w:szCs w:val="21"/>
            </w:rPr>
          </w:rPrChange>
        </w:rPr>
        <w:t>Amplification</w:t>
      </w:r>
      <w:r w:rsidRPr="00F45A47">
        <w:rPr>
          <w:rFonts w:ascii="Times New Roman" w:eastAsia="ＭＳ 明朝" w:hAnsi="Times New Roman" w:cs="Times New Roman"/>
          <w:szCs w:val="21"/>
          <w:rPrChange w:id="10823" w:author="Masato YOSHIKAWA" w:date="2026-01-20T11:15:00Z" w16du:dateUtc="2026-01-20T02:15:00Z">
            <w:rPr>
              <w:rFonts w:ascii="ＭＳ 明朝" w:eastAsia="ＭＳ 明朝" w:hAnsi="ＭＳ 明朝"/>
              <w:szCs w:val="21"/>
            </w:rPr>
          </w:rPrChange>
        </w:rPr>
        <w:t>を用いて「深い理解」を取りに行く。</w:t>
      </w:r>
      <w:r w:rsidRPr="00F45A47">
        <w:rPr>
          <w:rFonts w:ascii="Times New Roman" w:eastAsia="ＭＳ 明朝" w:hAnsi="Times New Roman" w:cs="Times New Roman"/>
          <w:szCs w:val="21"/>
          <w:rPrChange w:id="10824" w:author="Masato YOSHIKAWA" w:date="2026-01-20T11:15:00Z" w16du:dateUtc="2026-01-20T02:15:00Z">
            <w:rPr>
              <w:rFonts w:ascii="ＭＳ 明朝" w:eastAsia="ＭＳ 明朝" w:hAnsi="ＭＳ 明朝"/>
              <w:szCs w:val="21"/>
            </w:rPr>
          </w:rPrChange>
        </w:rPr>
        <w:t xml:space="preserve"> </w:t>
      </w:r>
      <w:r w:rsidRPr="00F45A47">
        <w:rPr>
          <w:rFonts w:ascii="Times New Roman" w:eastAsia="ＭＳ 明朝" w:hAnsi="Times New Roman" w:cs="Times New Roman"/>
          <w:szCs w:val="21"/>
          <w:rPrChange w:id="10825" w:author="Masato YOSHIKAWA" w:date="2026-01-20T11:15:00Z" w16du:dateUtc="2026-01-20T02:15:00Z">
            <w:rPr>
              <w:rFonts w:ascii="ＭＳ 明朝" w:eastAsia="ＭＳ 明朝" w:hAnsi="ＭＳ 明朝"/>
              <w:szCs w:val="21"/>
            </w:rPr>
          </w:rPrChange>
        </w:rPr>
        <w:t>つまり、優れた</w:t>
      </w:r>
      <w:r w:rsidRPr="00F45A47">
        <w:rPr>
          <w:rFonts w:ascii="Times New Roman" w:eastAsia="ＭＳ 明朝" w:hAnsi="Times New Roman" w:cs="Times New Roman" w:hint="eastAsia"/>
          <w:szCs w:val="21"/>
          <w:rPrChange w:id="10826" w:author="Masato YOSHIKAWA" w:date="2026-01-20T11:15:00Z" w16du:dateUtc="2026-01-20T02:15:00Z">
            <w:rPr>
              <w:rFonts w:ascii="ＭＳ 明朝" w:eastAsia="ＭＳ 明朝" w:hAnsi="ＭＳ 明朝" w:hint="eastAsia"/>
              <w:szCs w:val="21"/>
            </w:rPr>
          </w:rPrChange>
        </w:rPr>
        <w:t>翻訳とは、全ての要素を完璧に理解させることではなく、この「没入」と「理解」の天秤を、作品の性質やターゲット読者に合わせて最適化するプロセスの結果であると定義できる。</w:t>
      </w:r>
    </w:p>
    <w:p w14:paraId="64846478" w14:textId="14E13BBC" w:rsidR="00C21C56" w:rsidRPr="00F45A47" w:rsidRDefault="007D371C" w:rsidP="007D371C">
      <w:pPr>
        <w:rPr>
          <w:rFonts w:ascii="Times New Roman" w:eastAsia="ＭＳ 明朝" w:hAnsi="Times New Roman" w:cs="Times New Roman"/>
          <w:szCs w:val="21"/>
          <w:rPrChange w:id="10827"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hint="eastAsia"/>
          <w:szCs w:val="21"/>
          <w:rPrChange w:id="10828" w:author="Masato YOSHIKAWA" w:date="2026-01-20T11:15:00Z" w16du:dateUtc="2026-01-20T02:15:00Z">
            <w:rPr>
              <w:rFonts w:ascii="ＭＳ 明朝" w:eastAsia="ＭＳ 明朝" w:hAnsi="ＭＳ 明朝" w:hint="eastAsia"/>
              <w:szCs w:val="21"/>
            </w:rPr>
          </w:rPrChange>
        </w:rPr>
        <w:t xml:space="preserve">　前節で触れた近藤と</w:t>
      </w:r>
      <w:r w:rsidRPr="00F45A47">
        <w:rPr>
          <w:rFonts w:ascii="Times New Roman" w:eastAsia="ＭＳ 明朝" w:hAnsi="Times New Roman" w:cs="Times New Roman"/>
          <w:szCs w:val="21"/>
          <w:rPrChange w:id="10829" w:author="Masato YOSHIKAWA" w:date="2026-01-20T11:15:00Z" w16du:dateUtc="2026-01-20T02:15:00Z">
            <w:rPr>
              <w:rFonts w:ascii="ＭＳ 明朝" w:eastAsia="ＭＳ 明朝" w:hAnsi="ＭＳ 明朝"/>
              <w:szCs w:val="21"/>
            </w:rPr>
          </w:rPrChange>
        </w:rPr>
        <w:t>McClellan</w:t>
      </w:r>
      <w:r w:rsidRPr="00F45A47">
        <w:rPr>
          <w:rFonts w:ascii="Times New Roman" w:eastAsia="ＭＳ 明朝" w:hAnsi="Times New Roman" w:cs="Times New Roman"/>
          <w:szCs w:val="21"/>
          <w:rPrChange w:id="10830" w:author="Masato YOSHIKAWA" w:date="2026-01-20T11:15:00Z" w16du:dateUtc="2026-01-20T02:15:00Z">
            <w:rPr>
              <w:rFonts w:ascii="ＭＳ 明朝" w:eastAsia="ＭＳ 明朝" w:hAnsi="ＭＳ 明朝"/>
              <w:szCs w:val="21"/>
            </w:rPr>
          </w:rPrChange>
        </w:rPr>
        <w:t>の差異も、このトレードオフに対するスタンスの違いとして再解釈できる。近藤が</w:t>
      </w:r>
      <w:r w:rsidRPr="00F45A47">
        <w:rPr>
          <w:rFonts w:ascii="Times New Roman" w:eastAsia="ＭＳ 明朝" w:hAnsi="Times New Roman" w:cs="Times New Roman"/>
          <w:szCs w:val="21"/>
          <w:rPrChange w:id="10831" w:author="Masato YOSHIKAWA" w:date="2026-01-20T11:15:00Z" w16du:dateUtc="2026-01-20T02:15:00Z">
            <w:rPr>
              <w:rFonts w:ascii="ＭＳ 明朝" w:eastAsia="ＭＳ 明朝" w:hAnsi="ＭＳ 明朝"/>
              <w:szCs w:val="21"/>
            </w:rPr>
          </w:rPrChange>
        </w:rPr>
        <w:t>Amplification</w:t>
      </w:r>
      <w:r w:rsidRPr="00F45A47">
        <w:rPr>
          <w:rFonts w:ascii="Times New Roman" w:eastAsia="ＭＳ 明朝" w:hAnsi="Times New Roman" w:cs="Times New Roman"/>
          <w:szCs w:val="21"/>
          <w:rPrChange w:id="10832" w:author="Masato YOSHIKAWA" w:date="2026-01-20T11:15:00Z" w16du:dateUtc="2026-01-20T02:15:00Z">
            <w:rPr>
              <w:rFonts w:ascii="ＭＳ 明朝" w:eastAsia="ＭＳ 明朝" w:hAnsi="ＭＳ 明朝"/>
              <w:szCs w:val="21"/>
            </w:rPr>
          </w:rPrChange>
        </w:rPr>
        <w:t>を多用したのは、多少の没入感を犠牲にしてでも「理解」の利益を最大化しようとした結果であり、</w:t>
      </w:r>
      <w:r w:rsidRPr="00F45A47">
        <w:rPr>
          <w:rFonts w:ascii="Times New Roman" w:eastAsia="ＭＳ 明朝" w:hAnsi="Times New Roman" w:cs="Times New Roman"/>
          <w:szCs w:val="21"/>
          <w:rPrChange w:id="10833" w:author="Masato YOSHIKAWA" w:date="2026-01-20T11:15:00Z" w16du:dateUtc="2026-01-20T02:15:00Z">
            <w:rPr>
              <w:rFonts w:ascii="ＭＳ 明朝" w:eastAsia="ＭＳ 明朝" w:hAnsi="ＭＳ 明朝"/>
              <w:szCs w:val="21"/>
            </w:rPr>
          </w:rPrChange>
        </w:rPr>
        <w:t>McClellan</w:t>
      </w:r>
      <w:r w:rsidRPr="00F45A47">
        <w:rPr>
          <w:rFonts w:ascii="Times New Roman" w:eastAsia="ＭＳ 明朝" w:hAnsi="Times New Roman" w:cs="Times New Roman"/>
          <w:szCs w:val="21"/>
          <w:rPrChange w:id="10834" w:author="Masato YOSHIKAWA" w:date="2026-01-20T11:15:00Z" w16du:dateUtc="2026-01-20T02:15:00Z">
            <w:rPr>
              <w:rFonts w:ascii="ＭＳ 明朝" w:eastAsia="ＭＳ 明朝" w:hAnsi="ＭＳ 明朝"/>
              <w:szCs w:val="21"/>
            </w:rPr>
          </w:rPrChange>
        </w:rPr>
        <w:t>が</w:t>
      </w:r>
      <w:r w:rsidRPr="00F45A47">
        <w:rPr>
          <w:rFonts w:ascii="Times New Roman" w:eastAsia="ＭＳ 明朝" w:hAnsi="Times New Roman" w:cs="Times New Roman"/>
          <w:szCs w:val="21"/>
          <w:rPrChange w:id="10835" w:author="Masato YOSHIKAWA" w:date="2026-01-20T11:15:00Z" w16du:dateUtc="2026-01-20T02:15:00Z">
            <w:rPr>
              <w:rFonts w:ascii="ＭＳ 明朝" w:eastAsia="ＭＳ 明朝" w:hAnsi="ＭＳ 明朝"/>
              <w:szCs w:val="21"/>
            </w:rPr>
          </w:rPrChange>
        </w:rPr>
        <w:t>Reduction</w:t>
      </w:r>
      <w:r w:rsidRPr="00F45A47">
        <w:rPr>
          <w:rFonts w:ascii="Times New Roman" w:eastAsia="ＭＳ 明朝" w:hAnsi="Times New Roman" w:cs="Times New Roman"/>
          <w:szCs w:val="21"/>
          <w:rPrChange w:id="10836" w:author="Masato YOSHIKAWA" w:date="2026-01-20T11:15:00Z" w16du:dateUtc="2026-01-20T02:15:00Z">
            <w:rPr>
              <w:rFonts w:ascii="ＭＳ 明朝" w:eastAsia="ＭＳ 明朝" w:hAnsi="ＭＳ 明朝"/>
              <w:szCs w:val="21"/>
            </w:rPr>
          </w:rPrChange>
        </w:rPr>
        <w:t>を優先したのは、「理解」の深さよりも「没入」の維持にコストを割いた結果であると考えられる。どちらのアプローチが優れているかという優劣の問題ではなく、翻訳者が「読者にどのような体験を提供したいか」と</w:t>
      </w:r>
      <w:r w:rsidRPr="00F45A47">
        <w:rPr>
          <w:rFonts w:ascii="Times New Roman" w:eastAsia="ＭＳ 明朝" w:hAnsi="Times New Roman" w:cs="Times New Roman" w:hint="eastAsia"/>
          <w:szCs w:val="21"/>
          <w:rPrChange w:id="10837" w:author="Masato YOSHIKAWA" w:date="2026-01-20T11:15:00Z" w16du:dateUtc="2026-01-20T02:15:00Z">
            <w:rPr>
              <w:rFonts w:ascii="ＭＳ 明朝" w:eastAsia="ＭＳ 明朝" w:hAnsi="ＭＳ 明朝" w:hint="eastAsia"/>
              <w:szCs w:val="21"/>
            </w:rPr>
          </w:rPrChange>
        </w:rPr>
        <w:t>いう戦略的意図に基づき、トレードオフのバランスをどこに設定したかの違いこそが、翻訳の多様性を生み出しているのである。</w:t>
      </w:r>
    </w:p>
    <w:p w14:paraId="6BB502E7" w14:textId="77777777" w:rsidR="006B3CF1" w:rsidRPr="00F45A47" w:rsidRDefault="006B3CF1" w:rsidP="003D6676">
      <w:pPr>
        <w:rPr>
          <w:rFonts w:ascii="Times New Roman" w:eastAsia="ＭＳ 明朝" w:hAnsi="Times New Roman" w:cs="Times New Roman"/>
          <w:szCs w:val="21"/>
          <w:rPrChange w:id="10838" w:author="Masato YOSHIKAWA" w:date="2026-01-20T11:15:00Z" w16du:dateUtc="2026-01-20T02:15:00Z">
            <w:rPr>
              <w:rFonts w:ascii="ＭＳ 明朝" w:eastAsia="ＭＳ 明朝" w:hAnsi="ＭＳ 明朝"/>
              <w:szCs w:val="21"/>
            </w:rPr>
          </w:rPrChange>
        </w:rPr>
      </w:pPr>
    </w:p>
    <w:p w14:paraId="777C85EC" w14:textId="3B0937F8" w:rsidR="00435D1D" w:rsidRPr="00F45A47" w:rsidRDefault="000A6E91" w:rsidP="003D6676">
      <w:pPr>
        <w:rPr>
          <w:rFonts w:ascii="Times New Roman" w:eastAsia="ＭＳ 明朝" w:hAnsi="Times New Roman" w:cs="Times New Roman"/>
          <w:szCs w:val="21"/>
          <w:rPrChange w:id="10839"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10840" w:author="Masato YOSHIKAWA" w:date="2026-01-20T11:15:00Z" w16du:dateUtc="2026-01-20T02:15:00Z">
            <w:rPr>
              <w:rFonts w:ascii="ＭＳ 明朝" w:eastAsia="ＭＳ 明朝" w:hAnsi="ＭＳ 明朝"/>
              <w:szCs w:val="21"/>
            </w:rPr>
          </w:rPrChange>
        </w:rPr>
        <w:t>6</w:t>
      </w:r>
      <w:r w:rsidR="0017753C" w:rsidRPr="00F45A47">
        <w:rPr>
          <w:rFonts w:ascii="Times New Roman" w:eastAsia="ＭＳ 明朝" w:hAnsi="Times New Roman" w:cs="Times New Roman"/>
          <w:szCs w:val="21"/>
          <w:rPrChange w:id="10841" w:author="Masato YOSHIKAWA" w:date="2026-01-20T11:15:00Z" w16du:dateUtc="2026-01-20T02:15:00Z">
            <w:rPr>
              <w:rFonts w:ascii="ＭＳ 明朝" w:eastAsia="ＭＳ 明朝" w:hAnsi="ＭＳ 明朝"/>
              <w:szCs w:val="21"/>
            </w:rPr>
          </w:rPrChange>
        </w:rPr>
        <w:t xml:space="preserve">. </w:t>
      </w:r>
      <w:r w:rsidR="00435D1D" w:rsidRPr="00F45A47">
        <w:rPr>
          <w:rFonts w:ascii="Times New Roman" w:eastAsia="ＭＳ 明朝" w:hAnsi="Times New Roman" w:cs="Times New Roman" w:hint="eastAsia"/>
          <w:szCs w:val="21"/>
          <w:rPrChange w:id="10842" w:author="Masato YOSHIKAWA" w:date="2026-01-20T11:15:00Z" w16du:dateUtc="2026-01-20T02:15:00Z">
            <w:rPr>
              <w:rFonts w:ascii="ＭＳ 明朝" w:eastAsia="ＭＳ 明朝" w:hAnsi="ＭＳ 明朝" w:hint="eastAsia"/>
              <w:szCs w:val="21"/>
            </w:rPr>
          </w:rPrChange>
        </w:rPr>
        <w:t>結論</w:t>
      </w:r>
    </w:p>
    <w:p w14:paraId="6D0AFB21" w14:textId="77777777" w:rsidR="0031388D" w:rsidRPr="00F45A47" w:rsidRDefault="0031388D" w:rsidP="0031388D">
      <w:pPr>
        <w:rPr>
          <w:rFonts w:ascii="Times New Roman" w:eastAsia="ＭＳ 明朝" w:hAnsi="Times New Roman" w:cs="Times New Roman"/>
          <w:szCs w:val="21"/>
          <w:rPrChange w:id="10843"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10844" w:author="Masato YOSHIKAWA" w:date="2026-01-20T11:15:00Z" w16du:dateUtc="2026-01-20T02:15:00Z">
            <w:rPr>
              <w:rFonts w:ascii="ＭＳ 明朝" w:eastAsia="ＭＳ 明朝" w:hAnsi="ＭＳ 明朝"/>
              <w:szCs w:val="21"/>
            </w:rPr>
          </w:rPrChange>
        </w:rPr>
        <w:t xml:space="preserve">6.1 </w:t>
      </w:r>
      <w:r w:rsidRPr="00F45A47">
        <w:rPr>
          <w:rFonts w:ascii="Times New Roman" w:eastAsia="ＭＳ 明朝" w:hAnsi="Times New Roman" w:cs="Times New Roman"/>
          <w:szCs w:val="21"/>
          <w:rPrChange w:id="10845" w:author="Masato YOSHIKAWA" w:date="2026-01-20T11:15:00Z" w16du:dateUtc="2026-01-20T02:15:00Z">
            <w:rPr>
              <w:rFonts w:ascii="ＭＳ 明朝" w:eastAsia="ＭＳ 明朝" w:hAnsi="ＭＳ 明朝"/>
              <w:szCs w:val="21"/>
            </w:rPr>
          </w:rPrChange>
        </w:rPr>
        <w:t>研究の総括</w:t>
      </w:r>
    </w:p>
    <w:p w14:paraId="404AE4EA" w14:textId="3E05FF15" w:rsidR="0031388D" w:rsidRPr="00F45A47" w:rsidRDefault="0031388D" w:rsidP="0031388D">
      <w:pPr>
        <w:ind w:firstLineChars="100" w:firstLine="210"/>
        <w:rPr>
          <w:rFonts w:ascii="Times New Roman" w:eastAsia="ＭＳ 明朝" w:hAnsi="Times New Roman" w:cs="Times New Roman"/>
          <w:szCs w:val="21"/>
          <w:rPrChange w:id="10846"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10847" w:author="Masato YOSHIKAWA" w:date="2026-01-20T11:15:00Z" w16du:dateUtc="2026-01-20T02:15:00Z">
            <w:rPr>
              <w:rFonts w:ascii="ＭＳ 明朝" w:eastAsia="ＭＳ 明朝" w:hAnsi="ＭＳ 明朝"/>
              <w:szCs w:val="21"/>
            </w:rPr>
          </w:rPrChange>
        </w:rPr>
        <w:t>本研究では、</w:t>
      </w:r>
      <w:r w:rsidR="004A6C16" w:rsidRPr="00F45A47">
        <w:rPr>
          <w:rFonts w:ascii="Times New Roman" w:eastAsia="ＭＳ 明朝" w:hAnsi="Times New Roman" w:cs="Times New Roman"/>
          <w:szCs w:val="21"/>
          <w:rPrChange w:id="10848" w:author="Masato YOSHIKAWA" w:date="2026-01-20T11:15:00Z" w16du:dateUtc="2026-01-20T02:15:00Z">
            <w:rPr>
              <w:rFonts w:ascii="ＭＳ 明朝" w:eastAsia="ＭＳ 明朝" w:hAnsi="ＭＳ 明朝"/>
              <w:szCs w:val="21"/>
            </w:rPr>
          </w:rPrChange>
        </w:rPr>
        <w:t>夏目</w:t>
      </w:r>
      <w:r w:rsidR="00877A33" w:rsidRPr="00F45A47">
        <w:rPr>
          <w:rFonts w:ascii="Times New Roman" w:eastAsia="ＭＳ 明朝" w:hAnsi="Times New Roman" w:cs="Times New Roman" w:hint="eastAsia"/>
          <w:szCs w:val="21"/>
          <w:rPrChange w:id="10849" w:author="Masato YOSHIKAWA" w:date="2026-01-20T11:15:00Z" w16du:dateUtc="2026-01-20T02:15:00Z">
            <w:rPr>
              <w:rFonts w:ascii="ＭＳ 明朝" w:eastAsia="ＭＳ 明朝" w:hAnsi="ＭＳ 明朝" w:hint="eastAsia"/>
              <w:szCs w:val="21"/>
            </w:rPr>
          </w:rPrChange>
        </w:rPr>
        <w:t>漱石の</w:t>
      </w:r>
      <w:r w:rsidRPr="00F45A47">
        <w:rPr>
          <w:rFonts w:ascii="Times New Roman" w:eastAsia="ＭＳ 明朝" w:hAnsi="Times New Roman" w:cs="Times New Roman"/>
          <w:szCs w:val="21"/>
          <w:rPrChange w:id="10850" w:author="Masato YOSHIKAWA" w:date="2026-01-20T11:15:00Z" w16du:dateUtc="2026-01-20T02:15:00Z">
            <w:rPr>
              <w:rFonts w:ascii="ＭＳ 明朝" w:eastAsia="ＭＳ 明朝" w:hAnsi="ＭＳ 明朝"/>
              <w:szCs w:val="21"/>
            </w:rPr>
          </w:rPrChange>
        </w:rPr>
        <w:t>『こころ』の二種類の英訳を対象に、</w:t>
      </w:r>
      <w:r w:rsidRPr="00F45A47">
        <w:rPr>
          <w:rFonts w:ascii="Times New Roman" w:eastAsia="ＭＳ 明朝" w:hAnsi="Times New Roman" w:cs="Times New Roman"/>
          <w:szCs w:val="21"/>
          <w:rPrChange w:id="10851" w:author="Masato YOSHIKAWA" w:date="2026-01-20T11:15:00Z" w16du:dateUtc="2026-01-20T02:15:00Z">
            <w:rPr>
              <w:rFonts w:ascii="ＭＳ 明朝" w:eastAsia="ＭＳ 明朝" w:hAnsi="ＭＳ 明朝"/>
              <w:szCs w:val="21"/>
            </w:rPr>
          </w:rPrChange>
        </w:rPr>
        <w:t>Bennett</w:t>
      </w:r>
      <w:r w:rsidRPr="00F45A47">
        <w:rPr>
          <w:rFonts w:ascii="Times New Roman" w:eastAsia="ＭＳ 明朝" w:hAnsi="Times New Roman" w:cs="Times New Roman"/>
          <w:szCs w:val="21"/>
          <w:rPrChange w:id="10852" w:author="Masato YOSHIKAWA" w:date="2026-01-20T11:15:00Z" w16du:dateUtc="2026-01-20T02:15:00Z">
            <w:rPr>
              <w:rFonts w:ascii="ＭＳ 明朝" w:eastAsia="ＭＳ 明朝" w:hAnsi="ＭＳ 明朝"/>
              <w:szCs w:val="21"/>
            </w:rPr>
          </w:rPrChange>
        </w:rPr>
        <w:t>の</w:t>
      </w:r>
      <w:r w:rsidR="00835BF3" w:rsidRPr="00F45A47">
        <w:rPr>
          <w:rFonts w:ascii="Times New Roman" w:eastAsia="ＭＳ 明朝" w:hAnsi="Times New Roman" w:cs="Times New Roman"/>
          <w:szCs w:val="21"/>
          <w:rPrChange w:id="10853" w:author="Masato YOSHIKAWA" w:date="2026-01-20T11:15:00Z" w16du:dateUtc="2026-01-20T02:15:00Z">
            <w:rPr>
              <w:rFonts w:ascii="ＭＳ 明朝" w:eastAsia="ＭＳ 明朝" w:hAnsi="ＭＳ 明朝"/>
              <w:szCs w:val="21"/>
            </w:rPr>
          </w:rPrChange>
        </w:rPr>
        <w:t>DMIS</w:t>
      </w:r>
      <w:r w:rsidRPr="00F45A47">
        <w:rPr>
          <w:rFonts w:ascii="Times New Roman" w:eastAsia="ＭＳ 明朝" w:hAnsi="Times New Roman" w:cs="Times New Roman"/>
          <w:szCs w:val="21"/>
          <w:rPrChange w:id="10854" w:author="Masato YOSHIKAWA" w:date="2026-01-20T11:15:00Z" w16du:dateUtc="2026-01-20T02:15:00Z">
            <w:rPr>
              <w:rFonts w:ascii="ＭＳ 明朝" w:eastAsia="ＭＳ 明朝" w:hAnsi="ＭＳ 明朝"/>
              <w:szCs w:val="21"/>
            </w:rPr>
          </w:rPrChange>
        </w:rPr>
        <w:t>と</w:t>
      </w:r>
      <w:r w:rsidRPr="00F45A47">
        <w:rPr>
          <w:rFonts w:ascii="Times New Roman" w:eastAsia="ＭＳ 明朝" w:hAnsi="Times New Roman" w:cs="Times New Roman"/>
          <w:szCs w:val="21"/>
          <w:rPrChange w:id="10855" w:author="Masato YOSHIKAWA" w:date="2026-01-20T11:15:00Z" w16du:dateUtc="2026-01-20T02:15:00Z">
            <w:rPr>
              <w:rFonts w:ascii="ＭＳ 明朝" w:eastAsia="ＭＳ 明朝" w:hAnsi="ＭＳ 明朝"/>
              <w:szCs w:val="21"/>
            </w:rPr>
          </w:rPrChange>
        </w:rPr>
        <w:t>Molina &amp; Albir</w:t>
      </w:r>
      <w:r w:rsidRPr="00F45A47">
        <w:rPr>
          <w:rFonts w:ascii="Times New Roman" w:eastAsia="ＭＳ 明朝" w:hAnsi="Times New Roman" w:cs="Times New Roman"/>
          <w:szCs w:val="21"/>
          <w:rPrChange w:id="10856" w:author="Masato YOSHIKAWA" w:date="2026-01-20T11:15:00Z" w16du:dateUtc="2026-01-20T02:15:00Z">
            <w:rPr>
              <w:rFonts w:ascii="ＭＳ 明朝" w:eastAsia="ＭＳ 明朝" w:hAnsi="ＭＳ 明朝"/>
              <w:szCs w:val="21"/>
            </w:rPr>
          </w:rPrChange>
        </w:rPr>
        <w:t>の翻訳技法分類を統合した分析を行うことで、翻訳者の「戦略（読者にどのような文化体験を提供するか）」と「戦術（どの技法を選択するか）」の相関関係を定量的に明らかにした。</w:t>
      </w:r>
      <w:commentRangeStart w:id="10857"/>
      <w:r w:rsidRPr="00F45A47">
        <w:rPr>
          <w:rFonts w:ascii="Times New Roman" w:eastAsia="ＭＳ 明朝" w:hAnsi="Times New Roman" w:cs="Times New Roman"/>
          <w:szCs w:val="21"/>
          <w:rPrChange w:id="10858" w:author="Masato YOSHIKAWA" w:date="2026-01-20T11:15:00Z" w16du:dateUtc="2026-01-20T02:15:00Z">
            <w:rPr>
              <w:rFonts w:ascii="ＭＳ 明朝" w:eastAsia="ＭＳ 明朝" w:hAnsi="ＭＳ 明朝"/>
              <w:szCs w:val="21"/>
            </w:rPr>
          </w:rPrChange>
        </w:rPr>
        <w:t>分析の結果、第一に、文学翻訳における支配的な規範として</w:t>
      </w:r>
      <w:r w:rsidRPr="00F45A47">
        <w:rPr>
          <w:rFonts w:ascii="Times New Roman" w:eastAsia="ＭＳ 明朝" w:hAnsi="Times New Roman" w:cs="Times New Roman"/>
          <w:szCs w:val="21"/>
          <w:rPrChange w:id="10859" w:author="Masato YOSHIKAWA" w:date="2026-01-20T11:15:00Z" w16du:dateUtc="2026-01-20T02:15:00Z">
            <w:rPr>
              <w:rFonts w:ascii="ＭＳ 明朝" w:eastAsia="ＭＳ 明朝" w:hAnsi="ＭＳ 明朝"/>
              <w:szCs w:val="21"/>
            </w:rPr>
          </w:rPrChange>
        </w:rPr>
        <w:t>Minimization</w:t>
      </w:r>
      <w:r w:rsidRPr="00F45A47">
        <w:rPr>
          <w:rFonts w:ascii="Times New Roman" w:eastAsia="ＭＳ 明朝" w:hAnsi="Times New Roman" w:cs="Times New Roman"/>
          <w:szCs w:val="21"/>
          <w:rPrChange w:id="10860" w:author="Masato YOSHIKAWA" w:date="2026-01-20T11:15:00Z" w16du:dateUtc="2026-01-20T02:15:00Z">
            <w:rPr>
              <w:rFonts w:ascii="ＭＳ 明朝" w:eastAsia="ＭＳ 明朝" w:hAnsi="ＭＳ 明朝"/>
              <w:szCs w:val="21"/>
            </w:rPr>
          </w:rPrChange>
        </w:rPr>
        <w:t>が存在することが確認された。両訳者ともに約</w:t>
      </w:r>
      <w:r w:rsidRPr="00F45A47">
        <w:rPr>
          <w:rFonts w:ascii="Times New Roman" w:eastAsia="ＭＳ 明朝" w:hAnsi="Times New Roman" w:cs="Times New Roman"/>
          <w:szCs w:val="21"/>
          <w:rPrChange w:id="10861" w:author="Masato YOSHIKAWA" w:date="2026-01-20T11:15:00Z" w16du:dateUtc="2026-01-20T02:15:00Z">
            <w:rPr>
              <w:rFonts w:ascii="ＭＳ 明朝" w:eastAsia="ＭＳ 明朝" w:hAnsi="ＭＳ 明朝"/>
              <w:szCs w:val="21"/>
            </w:rPr>
          </w:rPrChange>
        </w:rPr>
        <w:t>7</w:t>
      </w:r>
      <w:r w:rsidRPr="00F45A47">
        <w:rPr>
          <w:rFonts w:ascii="Times New Roman" w:eastAsia="ＭＳ 明朝" w:hAnsi="Times New Roman" w:cs="Times New Roman"/>
          <w:szCs w:val="21"/>
          <w:rPrChange w:id="10862" w:author="Masato YOSHIKAWA" w:date="2026-01-20T11:15:00Z" w16du:dateUtc="2026-01-20T02:15:00Z">
            <w:rPr>
              <w:rFonts w:ascii="ＭＳ 明朝" w:eastAsia="ＭＳ 明朝" w:hAnsi="ＭＳ 明朝"/>
              <w:szCs w:val="21"/>
            </w:rPr>
          </w:rPrChange>
        </w:rPr>
        <w:t>割の文化的要素を</w:t>
      </w:r>
      <w:r w:rsidRPr="00F45A47">
        <w:rPr>
          <w:rFonts w:ascii="Times New Roman" w:eastAsia="ＭＳ 明朝" w:hAnsi="Times New Roman" w:cs="Times New Roman"/>
          <w:szCs w:val="21"/>
          <w:rPrChange w:id="10863" w:author="Masato YOSHIKAWA" w:date="2026-01-20T11:15:00Z" w16du:dateUtc="2026-01-20T02:15:00Z">
            <w:rPr>
              <w:rFonts w:ascii="ＭＳ 明朝" w:eastAsia="ＭＳ 明朝" w:hAnsi="ＭＳ 明朝"/>
              <w:szCs w:val="21"/>
            </w:rPr>
          </w:rPrChange>
        </w:rPr>
        <w:t>Established equivalent</w:t>
      </w:r>
      <w:r w:rsidRPr="00F45A47">
        <w:rPr>
          <w:rFonts w:ascii="Times New Roman" w:eastAsia="ＭＳ 明朝" w:hAnsi="Times New Roman" w:cs="Times New Roman"/>
          <w:szCs w:val="21"/>
          <w:rPrChange w:id="10864" w:author="Masato YOSHIKAWA" w:date="2026-01-20T11:15:00Z" w16du:dateUtc="2026-01-20T02:15:00Z">
            <w:rPr>
              <w:rFonts w:ascii="ＭＳ 明朝" w:eastAsia="ＭＳ 明朝" w:hAnsi="ＭＳ 明朝"/>
              <w:szCs w:val="21"/>
            </w:rPr>
          </w:rPrChange>
        </w:rPr>
        <w:t>や</w:t>
      </w:r>
      <w:r w:rsidRPr="00F45A47">
        <w:rPr>
          <w:rFonts w:ascii="Times New Roman" w:eastAsia="ＭＳ 明朝" w:hAnsi="Times New Roman" w:cs="Times New Roman"/>
          <w:szCs w:val="21"/>
          <w:rPrChange w:id="10865" w:author="Masato YOSHIKAWA" w:date="2026-01-20T11:15:00Z" w16du:dateUtc="2026-01-20T02:15:00Z">
            <w:rPr>
              <w:rFonts w:ascii="ＭＳ 明朝" w:eastAsia="ＭＳ 明朝" w:hAnsi="ＭＳ 明朝"/>
              <w:szCs w:val="21"/>
            </w:rPr>
          </w:rPrChange>
        </w:rPr>
        <w:t>Generalization</w:t>
      </w:r>
      <w:r w:rsidRPr="00F45A47">
        <w:rPr>
          <w:rFonts w:ascii="Times New Roman" w:eastAsia="ＭＳ 明朝" w:hAnsi="Times New Roman" w:cs="Times New Roman"/>
          <w:szCs w:val="21"/>
          <w:rPrChange w:id="10866" w:author="Masato YOSHIKAWA" w:date="2026-01-20T11:15:00Z" w16du:dateUtc="2026-01-20T02:15:00Z">
            <w:rPr>
              <w:rFonts w:ascii="ＭＳ 明朝" w:eastAsia="ＭＳ 明朝" w:hAnsi="ＭＳ 明朝"/>
              <w:szCs w:val="21"/>
            </w:rPr>
          </w:rPrChange>
        </w:rPr>
        <w:t>を用いてターゲット文化の既知の概念へと同化させており、これは小説という媒体において「物語への没入感」が最優先されることを示唆している。第二に、読者をより深い異文化理解である</w:t>
      </w:r>
      <w:r w:rsidRPr="00F45A47">
        <w:rPr>
          <w:rFonts w:ascii="Times New Roman" w:eastAsia="ＭＳ 明朝" w:hAnsi="Times New Roman" w:cs="Times New Roman"/>
          <w:szCs w:val="21"/>
          <w:rPrChange w:id="10867" w:author="Masato YOSHIKAWA" w:date="2026-01-20T11:15:00Z" w16du:dateUtc="2026-01-20T02:15:00Z">
            <w:rPr>
              <w:rFonts w:ascii="ＭＳ 明朝" w:eastAsia="ＭＳ 明朝" w:hAnsi="ＭＳ 明朝"/>
              <w:szCs w:val="21"/>
            </w:rPr>
          </w:rPrChange>
        </w:rPr>
        <w:t>Adaptatio</w:t>
      </w:r>
      <w:r w:rsidR="0033504F" w:rsidRPr="00F45A47">
        <w:rPr>
          <w:rFonts w:ascii="Times New Roman" w:eastAsia="ＭＳ 明朝" w:hAnsi="Times New Roman" w:cs="Times New Roman"/>
          <w:szCs w:val="21"/>
          <w:rPrChange w:id="10868" w:author="Masato YOSHIKAWA" w:date="2026-01-20T11:15:00Z" w16du:dateUtc="2026-01-20T02:15:00Z">
            <w:rPr>
              <w:rFonts w:ascii="ＭＳ 明朝" w:eastAsia="ＭＳ 明朝" w:hAnsi="ＭＳ 明朝"/>
              <w:szCs w:val="21"/>
            </w:rPr>
          </w:rPrChange>
        </w:rPr>
        <w:t>n</w:t>
      </w:r>
      <w:r w:rsidRPr="00F45A47">
        <w:rPr>
          <w:rFonts w:ascii="Times New Roman" w:eastAsia="ＭＳ 明朝" w:hAnsi="Times New Roman" w:cs="Times New Roman"/>
          <w:szCs w:val="21"/>
          <w:rPrChange w:id="10869" w:author="Masato YOSHIKAWA" w:date="2026-01-20T11:15:00Z" w16du:dateUtc="2026-01-20T02:15:00Z">
            <w:rPr>
              <w:rFonts w:ascii="ＭＳ 明朝" w:eastAsia="ＭＳ 明朝" w:hAnsi="ＭＳ 明朝"/>
              <w:szCs w:val="21"/>
            </w:rPr>
          </w:rPrChange>
        </w:rPr>
        <w:t>へ導くためには、戦術として</w:t>
      </w:r>
      <w:r w:rsidRPr="00F45A47">
        <w:rPr>
          <w:rFonts w:ascii="Times New Roman" w:eastAsia="ＭＳ 明朝" w:hAnsi="Times New Roman" w:cs="Times New Roman"/>
          <w:szCs w:val="21"/>
          <w:rPrChange w:id="10870" w:author="Masato YOSHIKAWA" w:date="2026-01-20T11:15:00Z" w16du:dateUtc="2026-01-20T02:15:00Z">
            <w:rPr>
              <w:rFonts w:ascii="ＭＳ 明朝" w:eastAsia="ＭＳ 明朝" w:hAnsi="ＭＳ 明朝"/>
              <w:szCs w:val="21"/>
            </w:rPr>
          </w:rPrChange>
        </w:rPr>
        <w:t>Amplification</w:t>
      </w:r>
      <w:r w:rsidRPr="00F45A47">
        <w:rPr>
          <w:rFonts w:ascii="Times New Roman" w:eastAsia="ＭＳ 明朝" w:hAnsi="Times New Roman" w:cs="Times New Roman"/>
          <w:szCs w:val="21"/>
          <w:rPrChange w:id="10871" w:author="Masato YOSHIKAWA" w:date="2026-01-20T11:15:00Z" w16du:dateUtc="2026-01-20T02:15:00Z">
            <w:rPr>
              <w:rFonts w:ascii="ＭＳ 明朝" w:eastAsia="ＭＳ 明朝" w:hAnsi="ＭＳ 明朝"/>
              <w:szCs w:val="21"/>
            </w:rPr>
          </w:rPrChange>
        </w:rPr>
        <w:t>の介入が統計的に不可欠であることが実証された。他の技法では読者の理解は表層的な差異の認知（</w:t>
      </w:r>
      <w:r w:rsidRPr="00F45A47">
        <w:rPr>
          <w:rFonts w:ascii="Times New Roman" w:eastAsia="ＭＳ 明朝" w:hAnsi="Times New Roman" w:cs="Times New Roman"/>
          <w:szCs w:val="21"/>
          <w:rPrChange w:id="10872" w:author="Masato YOSHIKAWA" w:date="2026-01-20T11:15:00Z" w16du:dateUtc="2026-01-20T02:15:00Z">
            <w:rPr>
              <w:rFonts w:ascii="ＭＳ 明朝" w:eastAsia="ＭＳ 明朝" w:hAnsi="ＭＳ 明朝"/>
              <w:szCs w:val="21"/>
            </w:rPr>
          </w:rPrChange>
        </w:rPr>
        <w:t>Acceptance</w:t>
      </w:r>
      <w:r w:rsidRPr="00F45A47">
        <w:rPr>
          <w:rFonts w:ascii="Times New Roman" w:eastAsia="ＭＳ 明朝" w:hAnsi="Times New Roman" w:cs="Times New Roman"/>
          <w:szCs w:val="21"/>
          <w:rPrChange w:id="10873" w:author="Masato YOSHIKAWA" w:date="2026-01-20T11:15:00Z" w16du:dateUtc="2026-01-20T02:15:00Z">
            <w:rPr>
              <w:rFonts w:ascii="ＭＳ 明朝" w:eastAsia="ＭＳ 明朝" w:hAnsi="ＭＳ 明朝"/>
              <w:szCs w:val="21"/>
            </w:rPr>
          </w:rPrChange>
        </w:rPr>
        <w:t>）に留まりやすく、文化の厚みを伝えるためには、翻訳者が能動的に情報を補填する必要があることが明らかとなった。</w:t>
      </w:r>
      <w:commentRangeEnd w:id="10857"/>
      <w:r w:rsidR="00877A33" w:rsidRPr="00F45A47">
        <w:rPr>
          <w:rStyle w:val="ac"/>
          <w:rFonts w:ascii="Times New Roman" w:eastAsia="ＭＳ 明朝" w:hAnsi="Times New Roman" w:cs="Times New Roman"/>
          <w:sz w:val="21"/>
          <w:szCs w:val="21"/>
          <w:rPrChange w:id="10874" w:author="Masato YOSHIKAWA" w:date="2026-01-20T11:15:00Z" w16du:dateUtc="2026-01-20T02:15:00Z">
            <w:rPr>
              <w:rStyle w:val="ac"/>
              <w:rFonts w:ascii="ＭＳ 明朝" w:eastAsia="ＭＳ 明朝" w:hAnsi="ＭＳ 明朝"/>
              <w:sz w:val="21"/>
              <w:szCs w:val="21"/>
            </w:rPr>
          </w:rPrChange>
        </w:rPr>
        <w:commentReference w:id="10857"/>
      </w:r>
    </w:p>
    <w:p w14:paraId="2EF716FC" w14:textId="77777777" w:rsidR="00E37619" w:rsidRPr="00F45A47" w:rsidRDefault="00E37619" w:rsidP="0031388D">
      <w:pPr>
        <w:rPr>
          <w:rFonts w:ascii="Times New Roman" w:eastAsia="ＭＳ 明朝" w:hAnsi="Times New Roman" w:cs="Times New Roman"/>
          <w:szCs w:val="21"/>
          <w:rPrChange w:id="10875" w:author="Masato YOSHIKAWA" w:date="2026-01-20T11:15:00Z" w16du:dateUtc="2026-01-20T02:15:00Z">
            <w:rPr>
              <w:rFonts w:ascii="ＭＳ 明朝" w:eastAsia="ＭＳ 明朝" w:hAnsi="ＭＳ 明朝"/>
              <w:szCs w:val="21"/>
            </w:rPr>
          </w:rPrChange>
        </w:rPr>
      </w:pPr>
    </w:p>
    <w:p w14:paraId="3F6EFB78" w14:textId="621DDEBE" w:rsidR="0031388D" w:rsidRPr="00F45A47" w:rsidRDefault="0031388D" w:rsidP="0031388D">
      <w:pPr>
        <w:rPr>
          <w:rFonts w:ascii="Times New Roman" w:eastAsia="ＭＳ 明朝" w:hAnsi="Times New Roman" w:cs="Times New Roman"/>
          <w:szCs w:val="21"/>
          <w:rPrChange w:id="10876"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10877" w:author="Masato YOSHIKAWA" w:date="2026-01-20T11:15:00Z" w16du:dateUtc="2026-01-20T02:15:00Z">
            <w:rPr>
              <w:rFonts w:ascii="ＭＳ 明朝" w:eastAsia="ＭＳ 明朝" w:hAnsi="ＭＳ 明朝"/>
              <w:szCs w:val="21"/>
            </w:rPr>
          </w:rPrChange>
        </w:rPr>
        <w:t xml:space="preserve">6.2 </w:t>
      </w:r>
      <w:r w:rsidRPr="00F45A47">
        <w:rPr>
          <w:rFonts w:ascii="Times New Roman" w:eastAsia="ＭＳ 明朝" w:hAnsi="Times New Roman" w:cs="Times New Roman"/>
          <w:szCs w:val="21"/>
          <w:rPrChange w:id="10878" w:author="Masato YOSHIKAWA" w:date="2026-01-20T11:15:00Z" w16du:dateUtc="2026-01-20T02:15:00Z">
            <w:rPr>
              <w:rFonts w:ascii="ＭＳ 明朝" w:eastAsia="ＭＳ 明朝" w:hAnsi="ＭＳ 明朝"/>
              <w:szCs w:val="21"/>
            </w:rPr>
          </w:rPrChange>
        </w:rPr>
        <w:t>本研究の意義と理論的貢献</w:t>
      </w:r>
    </w:p>
    <w:p w14:paraId="143CC60B" w14:textId="02D51A25" w:rsidR="0031388D" w:rsidRPr="00F45A47" w:rsidRDefault="0031388D" w:rsidP="0031388D">
      <w:pPr>
        <w:ind w:firstLineChars="100" w:firstLine="210"/>
        <w:rPr>
          <w:rFonts w:ascii="Times New Roman" w:eastAsia="ＭＳ 明朝" w:hAnsi="Times New Roman" w:cs="Times New Roman"/>
          <w:szCs w:val="21"/>
          <w:rPrChange w:id="10879"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10880" w:author="Masato YOSHIKAWA" w:date="2026-01-20T11:15:00Z" w16du:dateUtc="2026-01-20T02:15:00Z">
            <w:rPr>
              <w:rFonts w:ascii="ＭＳ 明朝" w:eastAsia="ＭＳ 明朝" w:hAnsi="ＭＳ 明朝"/>
              <w:szCs w:val="21"/>
            </w:rPr>
          </w:rPrChange>
        </w:rPr>
        <w:t>本研究の最大の貢献は、従来</w:t>
      </w:r>
      <w:r w:rsidR="00E37619" w:rsidRPr="00F45A47">
        <w:rPr>
          <w:rFonts w:ascii="Times New Roman" w:eastAsia="ＭＳ 明朝" w:hAnsi="Times New Roman" w:cs="Times New Roman" w:hint="eastAsia"/>
          <w:szCs w:val="21"/>
          <w:rPrChange w:id="10881" w:author="Masato YOSHIKAWA" w:date="2026-01-20T11:15:00Z" w16du:dateUtc="2026-01-20T02:15:00Z">
            <w:rPr>
              <w:rFonts w:ascii="ＭＳ 明朝" w:eastAsia="ＭＳ 明朝" w:hAnsi="ＭＳ 明朝" w:hint="eastAsia"/>
              <w:szCs w:val="21"/>
            </w:rPr>
          </w:rPrChange>
        </w:rPr>
        <w:t>、</w:t>
      </w:r>
      <w:r w:rsidRPr="00F45A47">
        <w:rPr>
          <w:rFonts w:ascii="Times New Roman" w:eastAsia="ＭＳ 明朝" w:hAnsi="Times New Roman" w:cs="Times New Roman"/>
          <w:szCs w:val="21"/>
          <w:rPrChange w:id="10882" w:author="Masato YOSHIKAWA" w:date="2026-01-20T11:15:00Z" w16du:dateUtc="2026-01-20T02:15:00Z">
            <w:rPr>
              <w:rFonts w:ascii="ＭＳ 明朝" w:eastAsia="ＭＳ 明朝" w:hAnsi="ＭＳ 明朝"/>
              <w:szCs w:val="21"/>
            </w:rPr>
          </w:rPrChange>
        </w:rPr>
        <w:t>翻訳者の感性や暗黙知として処理されてきた文化的要素の翻訳プロセスを、戦略的</w:t>
      </w:r>
      <w:r w:rsidR="00E37619" w:rsidRPr="00F45A47">
        <w:rPr>
          <w:rFonts w:ascii="Times New Roman" w:eastAsia="ＭＳ 明朝" w:hAnsi="Times New Roman" w:cs="Times New Roman" w:hint="eastAsia"/>
          <w:szCs w:val="21"/>
          <w:rPrChange w:id="10883" w:author="Masato YOSHIKAWA" w:date="2026-01-20T11:15:00Z" w16du:dateUtc="2026-01-20T02:15:00Z">
            <w:rPr>
              <w:rFonts w:ascii="ＭＳ 明朝" w:eastAsia="ＭＳ 明朝" w:hAnsi="ＭＳ 明朝" w:hint="eastAsia"/>
              <w:szCs w:val="21"/>
            </w:rPr>
          </w:rPrChange>
        </w:rPr>
        <w:t>な</w:t>
      </w:r>
      <w:r w:rsidRPr="00F45A47">
        <w:rPr>
          <w:rFonts w:ascii="Times New Roman" w:eastAsia="ＭＳ 明朝" w:hAnsi="Times New Roman" w:cs="Times New Roman"/>
          <w:szCs w:val="21"/>
          <w:rPrChange w:id="10884" w:author="Masato YOSHIKAWA" w:date="2026-01-20T11:15:00Z" w16du:dateUtc="2026-01-20T02:15:00Z">
            <w:rPr>
              <w:rFonts w:ascii="ＭＳ 明朝" w:eastAsia="ＭＳ 明朝" w:hAnsi="ＭＳ 明朝"/>
              <w:szCs w:val="21"/>
            </w:rPr>
          </w:rPrChange>
        </w:rPr>
        <w:t>トレードオフに基づく意思決定モデルとして体系化した点にある。提示したフレームワークは、翻訳技法を単なる言語変換のパターンとしてではなく、読者の認知状態（</w:t>
      </w:r>
      <w:r w:rsidRPr="00F45A47">
        <w:rPr>
          <w:rFonts w:ascii="Times New Roman" w:eastAsia="ＭＳ 明朝" w:hAnsi="Times New Roman" w:cs="Times New Roman"/>
          <w:szCs w:val="21"/>
          <w:rPrChange w:id="10885" w:author="Masato YOSHIKAWA" w:date="2026-01-20T11:15:00Z" w16du:dateUtc="2026-01-20T02:15:00Z">
            <w:rPr>
              <w:rFonts w:ascii="ＭＳ 明朝" w:eastAsia="ＭＳ 明朝" w:hAnsi="ＭＳ 明朝"/>
              <w:szCs w:val="21"/>
            </w:rPr>
          </w:rPrChange>
        </w:rPr>
        <w:t>DMIS</w:t>
      </w:r>
      <w:r w:rsidRPr="00F45A47">
        <w:rPr>
          <w:rFonts w:ascii="Times New Roman" w:eastAsia="ＭＳ 明朝" w:hAnsi="Times New Roman" w:cs="Times New Roman"/>
          <w:szCs w:val="21"/>
          <w:rPrChange w:id="10886" w:author="Masato YOSHIKAWA" w:date="2026-01-20T11:15:00Z" w16du:dateUtc="2026-01-20T02:15:00Z">
            <w:rPr>
              <w:rFonts w:ascii="ＭＳ 明朝" w:eastAsia="ＭＳ 明朝" w:hAnsi="ＭＳ 明朝"/>
              <w:szCs w:val="21"/>
            </w:rPr>
          </w:rPrChange>
        </w:rPr>
        <w:t>）を制御するための機能的なツールとして再定義した。これにより、翻訳者は「なぜその技法を選ぶのか」という問いに対し、「読みやすさを確保して没入させるため（</w:t>
      </w:r>
      <w:r w:rsidRPr="00F45A47">
        <w:rPr>
          <w:rFonts w:ascii="Times New Roman" w:eastAsia="ＭＳ 明朝" w:hAnsi="Times New Roman" w:cs="Times New Roman"/>
          <w:szCs w:val="21"/>
          <w:rPrChange w:id="10887" w:author="Masato YOSHIKAWA" w:date="2026-01-20T11:15:00Z" w16du:dateUtc="2026-01-20T02:15:00Z">
            <w:rPr>
              <w:rFonts w:ascii="ＭＳ 明朝" w:eastAsia="ＭＳ 明朝" w:hAnsi="ＭＳ 明朝"/>
              <w:szCs w:val="21"/>
            </w:rPr>
          </w:rPrChange>
        </w:rPr>
        <w:t>Minimization</w:t>
      </w:r>
      <w:r w:rsidRPr="00F45A47">
        <w:rPr>
          <w:rFonts w:ascii="Times New Roman" w:eastAsia="ＭＳ 明朝" w:hAnsi="Times New Roman" w:cs="Times New Roman"/>
          <w:szCs w:val="21"/>
          <w:rPrChange w:id="10888" w:author="Masato YOSHIKAWA" w:date="2026-01-20T11:15:00Z" w16du:dateUtc="2026-01-20T02:15:00Z">
            <w:rPr>
              <w:rFonts w:ascii="ＭＳ 明朝" w:eastAsia="ＭＳ 明朝" w:hAnsi="ＭＳ 明朝"/>
              <w:szCs w:val="21"/>
            </w:rPr>
          </w:rPrChange>
        </w:rPr>
        <w:t>戦略）」あるいは「没入を中断してでも文化を学ばせるため（</w:t>
      </w:r>
      <w:r w:rsidRPr="00F45A47">
        <w:rPr>
          <w:rFonts w:ascii="Times New Roman" w:eastAsia="ＭＳ 明朝" w:hAnsi="Times New Roman" w:cs="Times New Roman"/>
          <w:szCs w:val="21"/>
          <w:rPrChange w:id="10889" w:author="Masato YOSHIKAWA" w:date="2026-01-20T11:15:00Z" w16du:dateUtc="2026-01-20T02:15:00Z">
            <w:rPr>
              <w:rFonts w:ascii="ＭＳ 明朝" w:eastAsia="ＭＳ 明朝" w:hAnsi="ＭＳ 明朝"/>
              <w:szCs w:val="21"/>
            </w:rPr>
          </w:rPrChange>
        </w:rPr>
        <w:t>Adaptation</w:t>
      </w:r>
      <w:r w:rsidRPr="00F45A47">
        <w:rPr>
          <w:rFonts w:ascii="Times New Roman" w:eastAsia="ＭＳ 明朝" w:hAnsi="Times New Roman" w:cs="Times New Roman"/>
          <w:szCs w:val="21"/>
          <w:rPrChange w:id="10890" w:author="Masato YOSHIKAWA" w:date="2026-01-20T11:15:00Z" w16du:dateUtc="2026-01-20T02:15:00Z">
            <w:rPr>
              <w:rFonts w:ascii="ＭＳ 明朝" w:eastAsia="ＭＳ 明朝" w:hAnsi="ＭＳ 明朝"/>
              <w:szCs w:val="21"/>
            </w:rPr>
          </w:rPrChange>
        </w:rPr>
        <w:t>戦略）」という、明確な目的意識に基づいた説明が可能となる。また、近藤と</w:t>
      </w:r>
      <w:r w:rsidRPr="00F45A47">
        <w:rPr>
          <w:rFonts w:ascii="Times New Roman" w:eastAsia="ＭＳ 明朝" w:hAnsi="Times New Roman" w:cs="Times New Roman"/>
          <w:szCs w:val="21"/>
          <w:rPrChange w:id="10891" w:author="Masato YOSHIKAWA" w:date="2026-01-20T11:15:00Z" w16du:dateUtc="2026-01-20T02:15:00Z">
            <w:rPr>
              <w:rFonts w:ascii="ＭＳ 明朝" w:eastAsia="ＭＳ 明朝" w:hAnsi="ＭＳ 明朝"/>
              <w:szCs w:val="21"/>
            </w:rPr>
          </w:rPrChange>
        </w:rPr>
        <w:t>McClellan</w:t>
      </w:r>
      <w:r w:rsidRPr="00F45A47">
        <w:rPr>
          <w:rFonts w:ascii="Times New Roman" w:eastAsia="ＭＳ 明朝" w:hAnsi="Times New Roman" w:cs="Times New Roman"/>
          <w:szCs w:val="21"/>
          <w:rPrChange w:id="10892" w:author="Masato YOSHIKAWA" w:date="2026-01-20T11:15:00Z" w16du:dateUtc="2026-01-20T02:15:00Z">
            <w:rPr>
              <w:rFonts w:ascii="ＭＳ 明朝" w:eastAsia="ＭＳ 明朝" w:hAnsi="ＭＳ 明朝"/>
              <w:szCs w:val="21"/>
            </w:rPr>
          </w:rPrChange>
        </w:rPr>
        <w:t>の比較分析において示されたように、翻訳の差異を優劣ではなく「没入と理解のコスト配分の違い」として説明できたことは、翻訳評価研究における新たな視座を提供するものである。優れた翻訳とは、絶対的な正解が存在するものではなく、対象読者と目的に応じて「読みやすさ」と「異文化理解」のバランスを最適化した結果であるという結論は、今後の翻訳教育や実務において実践的な指針となり得る。</w:t>
      </w:r>
    </w:p>
    <w:p w14:paraId="16EA372E" w14:textId="77777777" w:rsidR="00E37619" w:rsidRPr="00F45A47" w:rsidRDefault="00E37619" w:rsidP="00E37619">
      <w:pPr>
        <w:rPr>
          <w:rFonts w:ascii="Times New Roman" w:eastAsia="ＭＳ 明朝" w:hAnsi="Times New Roman" w:cs="Times New Roman"/>
          <w:szCs w:val="21"/>
          <w:rPrChange w:id="10893" w:author="Masato YOSHIKAWA" w:date="2026-01-20T11:15:00Z" w16du:dateUtc="2026-01-20T02:15:00Z">
            <w:rPr>
              <w:rFonts w:ascii="ＭＳ 明朝" w:eastAsia="ＭＳ 明朝" w:hAnsi="ＭＳ 明朝"/>
              <w:szCs w:val="21"/>
            </w:rPr>
          </w:rPrChange>
        </w:rPr>
      </w:pPr>
    </w:p>
    <w:p w14:paraId="1A140387" w14:textId="77777777" w:rsidR="0031388D" w:rsidRPr="00F45A47" w:rsidRDefault="0031388D" w:rsidP="0031388D">
      <w:pPr>
        <w:rPr>
          <w:rFonts w:ascii="Times New Roman" w:eastAsia="ＭＳ 明朝" w:hAnsi="Times New Roman" w:cs="Times New Roman"/>
          <w:szCs w:val="21"/>
          <w:rPrChange w:id="10894"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10895" w:author="Masato YOSHIKAWA" w:date="2026-01-20T11:15:00Z" w16du:dateUtc="2026-01-20T02:15:00Z">
            <w:rPr>
              <w:rFonts w:ascii="ＭＳ 明朝" w:eastAsia="ＭＳ 明朝" w:hAnsi="ＭＳ 明朝"/>
              <w:szCs w:val="21"/>
            </w:rPr>
          </w:rPrChange>
        </w:rPr>
        <w:t xml:space="preserve">6.3 </w:t>
      </w:r>
      <w:r w:rsidRPr="00F45A47">
        <w:rPr>
          <w:rFonts w:ascii="Times New Roman" w:eastAsia="ＭＳ 明朝" w:hAnsi="Times New Roman" w:cs="Times New Roman"/>
          <w:szCs w:val="21"/>
          <w:rPrChange w:id="10896" w:author="Masato YOSHIKAWA" w:date="2026-01-20T11:15:00Z" w16du:dateUtc="2026-01-20T02:15:00Z">
            <w:rPr>
              <w:rFonts w:ascii="ＭＳ 明朝" w:eastAsia="ＭＳ 明朝" w:hAnsi="ＭＳ 明朝"/>
              <w:szCs w:val="21"/>
            </w:rPr>
          </w:rPrChange>
        </w:rPr>
        <w:t>今後の課題</w:t>
      </w:r>
    </w:p>
    <w:p w14:paraId="2DCE0377" w14:textId="342C2CEA" w:rsidR="00926471" w:rsidRPr="00F45A47" w:rsidRDefault="0031388D" w:rsidP="00704725">
      <w:pPr>
        <w:ind w:firstLineChars="100" w:firstLine="210"/>
        <w:rPr>
          <w:rFonts w:ascii="Times New Roman" w:eastAsia="ＭＳ 明朝" w:hAnsi="Times New Roman" w:cs="Times New Roman"/>
          <w:szCs w:val="21"/>
          <w:rPrChange w:id="10897" w:author="Masato YOSHIKAWA" w:date="2026-01-20T11:15:00Z" w16du:dateUtc="2026-01-20T02:15:00Z">
            <w:rPr>
              <w:rFonts w:ascii="ＭＳ 明朝" w:eastAsia="ＭＳ 明朝" w:hAnsi="ＭＳ 明朝"/>
              <w:szCs w:val="21"/>
            </w:rPr>
          </w:rPrChange>
        </w:rPr>
      </w:pPr>
      <w:r w:rsidRPr="00F45A47">
        <w:rPr>
          <w:rFonts w:ascii="Times New Roman" w:eastAsia="ＭＳ 明朝" w:hAnsi="Times New Roman" w:cs="Times New Roman"/>
          <w:szCs w:val="21"/>
          <w:rPrChange w:id="10898" w:author="Masato YOSHIKAWA" w:date="2026-01-20T11:15:00Z" w16du:dateUtc="2026-01-20T02:15:00Z">
            <w:rPr>
              <w:rFonts w:ascii="ＭＳ 明朝" w:eastAsia="ＭＳ 明朝" w:hAnsi="ＭＳ 明朝"/>
              <w:szCs w:val="21"/>
            </w:rPr>
          </w:rPrChange>
        </w:rPr>
        <w:t>本研究にはいくつかの課題が残されている。第一に、技法判定の基準とした「辞書」の通時的な変化である。本研究では</w:t>
      </w:r>
      <w:r w:rsidRPr="00F45A47">
        <w:rPr>
          <w:rFonts w:ascii="Times New Roman" w:eastAsia="ＭＳ 明朝" w:hAnsi="Times New Roman" w:cs="Times New Roman"/>
          <w:szCs w:val="21"/>
          <w:rPrChange w:id="10899" w:author="Masato YOSHIKAWA" w:date="2026-01-20T11:15:00Z" w16du:dateUtc="2026-01-20T02:15:00Z">
            <w:rPr>
              <w:rFonts w:ascii="ＭＳ 明朝" w:eastAsia="ＭＳ 明朝" w:hAnsi="ＭＳ 明朝"/>
              <w:szCs w:val="21"/>
            </w:rPr>
          </w:rPrChange>
        </w:rPr>
        <w:t>Established equivalent</w:t>
      </w:r>
      <w:r w:rsidRPr="00F45A47">
        <w:rPr>
          <w:rFonts w:ascii="Times New Roman" w:eastAsia="ＭＳ 明朝" w:hAnsi="Times New Roman" w:cs="Times New Roman"/>
          <w:szCs w:val="21"/>
          <w:rPrChange w:id="10900" w:author="Masato YOSHIKAWA" w:date="2026-01-20T11:15:00Z" w16du:dateUtc="2026-01-20T02:15:00Z">
            <w:rPr>
              <w:rFonts w:ascii="ＭＳ 明朝" w:eastAsia="ＭＳ 明朝" w:hAnsi="ＭＳ 明朝"/>
              <w:szCs w:val="21"/>
            </w:rPr>
          </w:rPrChange>
        </w:rPr>
        <w:t>の判定基準として現在の辞書記述を採用したが、言語の意味や定訳の地位は時代とともに変容するものである。普遍的な技法分類を確立するためには、辞書の出版年代や語彙の歴史的変遷を考慮した、より動的な判定基準の検討が必要となるだろう。第二に、ジャンルによる一般化の可能性である。本研究の結果（</w:t>
      </w:r>
      <w:r w:rsidRPr="00F45A47">
        <w:rPr>
          <w:rFonts w:ascii="Times New Roman" w:eastAsia="ＭＳ 明朝" w:hAnsi="Times New Roman" w:cs="Times New Roman"/>
          <w:szCs w:val="21"/>
          <w:rPrChange w:id="10901" w:author="Masato YOSHIKAWA" w:date="2026-01-20T11:15:00Z" w16du:dateUtc="2026-01-20T02:15:00Z">
            <w:rPr>
              <w:rFonts w:ascii="ＭＳ 明朝" w:eastAsia="ＭＳ 明朝" w:hAnsi="ＭＳ 明朝"/>
              <w:szCs w:val="21"/>
            </w:rPr>
          </w:rPrChange>
        </w:rPr>
        <w:t>Minimization</w:t>
      </w:r>
      <w:r w:rsidRPr="00F45A47">
        <w:rPr>
          <w:rFonts w:ascii="Times New Roman" w:eastAsia="ＭＳ 明朝" w:hAnsi="Times New Roman" w:cs="Times New Roman"/>
          <w:szCs w:val="21"/>
          <w:rPrChange w:id="10902" w:author="Masato YOSHIKAWA" w:date="2026-01-20T11:15:00Z" w16du:dateUtc="2026-01-20T02:15:00Z">
            <w:rPr>
              <w:rFonts w:ascii="ＭＳ 明朝" w:eastAsia="ＭＳ 明朝" w:hAnsi="ＭＳ 明朝"/>
              <w:szCs w:val="21"/>
            </w:rPr>
          </w:rPrChange>
        </w:rPr>
        <w:t>の優位）は、現実世界を舞台とした近代文学（『こころ』）というジャンルの特性を強く反映している可能性がある。例えば、架空の世界観構築が重要となるファンタジー文学や、情報伝達を主とする実用文など、異なる</w:t>
      </w:r>
      <w:r w:rsidR="000B0D24" w:rsidRPr="00F45A47">
        <w:rPr>
          <w:rFonts w:ascii="Times New Roman" w:eastAsia="ＭＳ 明朝" w:hAnsi="Times New Roman" w:cs="Times New Roman"/>
          <w:szCs w:val="21"/>
          <w:rPrChange w:id="10903" w:author="Masato YOSHIKAWA" w:date="2026-01-20T11:15:00Z" w16du:dateUtc="2026-01-20T02:15:00Z">
            <w:rPr>
              <w:rFonts w:ascii="ＭＳ 明朝" w:eastAsia="ＭＳ 明朝" w:hAnsi="ＭＳ 明朝"/>
              <w:szCs w:val="21"/>
            </w:rPr>
          </w:rPrChange>
        </w:rPr>
        <w:t>テキスト</w:t>
      </w:r>
      <w:r w:rsidRPr="00F45A47">
        <w:rPr>
          <w:rFonts w:ascii="Times New Roman" w:eastAsia="ＭＳ 明朝" w:hAnsi="Times New Roman" w:cs="Times New Roman"/>
          <w:szCs w:val="21"/>
          <w:rPrChange w:id="10904" w:author="Masato YOSHIKAWA" w:date="2026-01-20T11:15:00Z" w16du:dateUtc="2026-01-20T02:15:00Z">
            <w:rPr>
              <w:rFonts w:ascii="ＭＳ 明朝" w:eastAsia="ＭＳ 明朝" w:hAnsi="ＭＳ 明朝"/>
              <w:szCs w:val="21"/>
            </w:rPr>
          </w:rPrChange>
        </w:rPr>
        <w:t>タイプにおいても同様の戦略と戦術の相関が成立するかは、今後の検証課題である。しかしながら、本研究が構築した「戦略と戦術の相関モデル」自体は、言語ペアや時代を超えて応用可能な汎用性を有している。今後、より多様な</w:t>
      </w:r>
      <w:r w:rsidR="000B0D24" w:rsidRPr="00F45A47">
        <w:rPr>
          <w:rFonts w:ascii="Times New Roman" w:eastAsia="ＭＳ 明朝" w:hAnsi="Times New Roman" w:cs="Times New Roman"/>
          <w:szCs w:val="21"/>
          <w:rPrChange w:id="10905" w:author="Masato YOSHIKAWA" w:date="2026-01-20T11:15:00Z" w16du:dateUtc="2026-01-20T02:15:00Z">
            <w:rPr>
              <w:rFonts w:ascii="ＭＳ 明朝" w:eastAsia="ＭＳ 明朝" w:hAnsi="ＭＳ 明朝"/>
              <w:szCs w:val="21"/>
            </w:rPr>
          </w:rPrChange>
        </w:rPr>
        <w:t>テキスト</w:t>
      </w:r>
      <w:r w:rsidRPr="00F45A47">
        <w:rPr>
          <w:rFonts w:ascii="Times New Roman" w:eastAsia="ＭＳ 明朝" w:hAnsi="Times New Roman" w:cs="Times New Roman"/>
          <w:szCs w:val="21"/>
          <w:rPrChange w:id="10906" w:author="Masato YOSHIKAWA" w:date="2026-01-20T11:15:00Z" w16du:dateUtc="2026-01-20T02:15:00Z">
            <w:rPr>
              <w:rFonts w:ascii="ＭＳ 明朝" w:eastAsia="ＭＳ 明朝" w:hAnsi="ＭＳ 明朝"/>
              <w:szCs w:val="21"/>
            </w:rPr>
          </w:rPrChange>
        </w:rPr>
        <w:t>への適用を通じて本モデルが洗練され、異文化コミュニケーションとしての翻訳のメカニズム解明に寄与することを期待する。</w:t>
      </w:r>
    </w:p>
    <w:p w14:paraId="7E599190" w14:textId="77777777" w:rsidR="00704725" w:rsidRPr="00F45A47" w:rsidRDefault="00704725" w:rsidP="00704725">
      <w:pPr>
        <w:rPr>
          <w:rFonts w:ascii="Times New Roman" w:eastAsia="ＭＳ 明朝" w:hAnsi="Times New Roman" w:cs="Times New Roman"/>
          <w:szCs w:val="21"/>
          <w:rPrChange w:id="10907" w:author="Masato YOSHIKAWA" w:date="2026-01-20T11:15:00Z" w16du:dateUtc="2026-01-20T02:15:00Z">
            <w:rPr>
              <w:rFonts w:ascii="ＭＳ 明朝" w:eastAsia="ＭＳ 明朝" w:hAnsi="ＭＳ 明朝"/>
              <w:szCs w:val="21"/>
            </w:rPr>
          </w:rPrChange>
        </w:rPr>
      </w:pPr>
    </w:p>
    <w:p w14:paraId="2FAFAD0E" w14:textId="66321503" w:rsidR="006229D0" w:rsidRPr="00F45A47" w:rsidRDefault="00FB1096" w:rsidP="006229D0">
      <w:pPr>
        <w:rPr>
          <w:rFonts w:ascii="Times New Roman" w:eastAsia="ＭＳ 明朝" w:hAnsi="Times New Roman" w:cs="Times New Roman"/>
          <w:rPrChange w:id="10908" w:author="Masato YOSHIKAWA" w:date="2026-01-20T11:15:00Z" w16du:dateUtc="2026-01-20T02:15:00Z">
            <w:rPr>
              <w:rFonts w:ascii="ＭＳ 明朝" w:eastAsia="ＭＳ 明朝" w:hAnsi="ＭＳ 明朝"/>
            </w:rPr>
          </w:rPrChange>
        </w:rPr>
      </w:pPr>
      <w:del w:id="10909" w:author="Masato YOSHIKAWA" w:date="2026-01-20T12:21:00Z" w16du:dateUtc="2026-01-20T03:21:00Z">
        <w:r w:rsidRPr="00F45A47" w:rsidDel="005B6842">
          <w:rPr>
            <w:rFonts w:ascii="Times New Roman" w:eastAsia="ＭＳ 明朝" w:hAnsi="Times New Roman" w:cs="Times New Roman"/>
            <w:rPrChange w:id="10910" w:author="Masato YOSHIKAWA" w:date="2026-01-20T11:15:00Z" w16du:dateUtc="2026-01-20T02:15:00Z">
              <w:rPr>
                <w:rFonts w:ascii="ＭＳ 明朝" w:eastAsia="ＭＳ 明朝" w:hAnsi="ＭＳ 明朝"/>
              </w:rPr>
            </w:rPrChange>
          </w:rPr>
          <w:delText>7</w:delText>
        </w:r>
        <w:commentRangeStart w:id="10911"/>
        <w:r w:rsidR="00435D1D" w:rsidRPr="00F45A47" w:rsidDel="005B6842">
          <w:rPr>
            <w:rFonts w:ascii="Times New Roman" w:eastAsia="ＭＳ 明朝" w:hAnsi="Times New Roman" w:cs="Times New Roman"/>
            <w:rPrChange w:id="10912" w:author="Masato YOSHIKAWA" w:date="2026-01-20T11:15:00Z" w16du:dateUtc="2026-01-20T02:15:00Z">
              <w:rPr>
                <w:rFonts w:ascii="ＭＳ 明朝" w:eastAsia="ＭＳ 明朝" w:hAnsi="ＭＳ 明朝"/>
              </w:rPr>
            </w:rPrChange>
          </w:rPr>
          <w:delText>.</w:delText>
        </w:r>
        <w:r w:rsidR="0023465B" w:rsidRPr="00F45A47" w:rsidDel="005B6842">
          <w:rPr>
            <w:rFonts w:ascii="Times New Roman" w:eastAsia="ＭＳ 明朝" w:hAnsi="Times New Roman" w:cs="Times New Roman"/>
            <w:rPrChange w:id="10913" w:author="Masato YOSHIKAWA" w:date="2026-01-20T11:15:00Z" w16du:dateUtc="2026-01-20T02:15:00Z">
              <w:rPr>
                <w:rFonts w:ascii="ＭＳ 明朝" w:eastAsia="ＭＳ 明朝" w:hAnsi="ＭＳ 明朝"/>
              </w:rPr>
            </w:rPrChange>
          </w:rPr>
          <w:delText xml:space="preserve"> </w:delText>
        </w:r>
      </w:del>
      <w:r w:rsidR="00FB163D" w:rsidRPr="00F45A47">
        <w:rPr>
          <w:rFonts w:ascii="Times New Roman" w:eastAsia="ＭＳ 明朝" w:hAnsi="Times New Roman" w:cs="Times New Roman" w:hint="eastAsia"/>
          <w:rPrChange w:id="10914" w:author="Masato YOSHIKAWA" w:date="2026-01-20T11:15:00Z" w16du:dateUtc="2026-01-20T02:15:00Z">
            <w:rPr>
              <w:rFonts w:ascii="ＭＳ 明朝" w:eastAsia="ＭＳ 明朝" w:hAnsi="ＭＳ 明朝" w:hint="eastAsia"/>
            </w:rPr>
          </w:rPrChange>
        </w:rPr>
        <w:t>参考文献</w:t>
      </w:r>
      <w:commentRangeEnd w:id="10911"/>
      <w:r w:rsidR="009463F1" w:rsidRPr="00F45A47">
        <w:rPr>
          <w:rStyle w:val="ac"/>
          <w:rFonts w:ascii="Times New Roman" w:eastAsia="ＭＳ 明朝" w:hAnsi="Times New Roman" w:cs="Times New Roman"/>
          <w:sz w:val="21"/>
          <w:szCs w:val="22"/>
          <w:rPrChange w:id="10915" w:author="Masato YOSHIKAWA" w:date="2026-01-20T11:15:00Z" w16du:dateUtc="2026-01-20T02:15:00Z">
            <w:rPr>
              <w:rStyle w:val="ac"/>
              <w:rFonts w:ascii="ＭＳ 明朝" w:eastAsia="ＭＳ 明朝" w:hAnsi="ＭＳ 明朝"/>
              <w:sz w:val="21"/>
              <w:szCs w:val="22"/>
            </w:rPr>
          </w:rPrChange>
        </w:rPr>
        <w:commentReference w:id="10911"/>
      </w:r>
    </w:p>
    <w:p w14:paraId="01FDD5A0" w14:textId="6E37355F" w:rsidR="00B971D5" w:rsidRPr="00F45A47" w:rsidRDefault="00B971D5" w:rsidP="00B971D5">
      <w:pPr>
        <w:pStyle w:val="afe"/>
        <w:ind w:left="720" w:hanging="720"/>
        <w:rPr>
          <w:rFonts w:ascii="Times New Roman" w:eastAsia="ＭＳ 明朝" w:hAnsi="Times New Roman" w:cs="Times New Roman"/>
          <w:noProof/>
          <w:kern w:val="0"/>
          <w:sz w:val="24"/>
          <w:szCs w:val="24"/>
          <w:rPrChange w:id="10916" w:author="Masato YOSHIKAWA" w:date="2026-01-20T11:15:00Z" w16du:dateUtc="2026-01-20T02:15:00Z">
            <w:rPr>
              <w:rFonts w:ascii="ＭＳ 明朝" w:eastAsia="ＭＳ 明朝" w:hAnsi="ＭＳ 明朝"/>
              <w:noProof/>
              <w:kern w:val="0"/>
              <w:sz w:val="24"/>
              <w:szCs w:val="24"/>
            </w:rPr>
          </w:rPrChange>
        </w:rPr>
      </w:pPr>
      <w:r w:rsidRPr="00F45A47">
        <w:rPr>
          <w:rFonts w:ascii="Times New Roman" w:eastAsia="ＭＳ 明朝" w:hAnsi="Times New Roman" w:cs="Times New Roman"/>
          <w:rPrChange w:id="10917" w:author="Masato YOSHIKAWA" w:date="2026-01-20T11:15:00Z" w16du:dateUtc="2026-01-20T02:15:00Z">
            <w:rPr>
              <w:rFonts w:ascii="ＭＳ 明朝" w:eastAsia="ＭＳ 明朝" w:hAnsi="ＭＳ 明朝"/>
            </w:rPr>
          </w:rPrChange>
        </w:rPr>
        <w:fldChar w:fldCharType="begin"/>
      </w:r>
      <w:r w:rsidRPr="00F45A47">
        <w:rPr>
          <w:rFonts w:ascii="Times New Roman" w:eastAsia="ＭＳ 明朝" w:hAnsi="Times New Roman" w:cs="Times New Roman"/>
          <w:rPrChange w:id="10918" w:author="Masato YOSHIKAWA" w:date="2026-01-20T11:15:00Z" w16du:dateUtc="2026-01-20T02:15:00Z">
            <w:rPr>
              <w:rFonts w:ascii="ＭＳ 明朝" w:eastAsia="ＭＳ 明朝" w:hAnsi="ＭＳ 明朝"/>
            </w:rPr>
          </w:rPrChange>
        </w:rPr>
        <w:instrText xml:space="preserve"> BIBLIOGRAPHY  \l 1041 </w:instrText>
      </w:r>
      <w:r w:rsidRPr="00F45A47">
        <w:rPr>
          <w:rFonts w:ascii="Times New Roman" w:eastAsia="ＭＳ 明朝" w:hAnsi="Times New Roman" w:cs="Times New Roman"/>
          <w:rPrChange w:id="10919" w:author="Masato YOSHIKAWA" w:date="2026-01-20T11:15:00Z" w16du:dateUtc="2026-01-20T02:15:00Z">
            <w:rPr>
              <w:rFonts w:ascii="ＭＳ 明朝" w:eastAsia="ＭＳ 明朝" w:hAnsi="ＭＳ 明朝"/>
            </w:rPr>
          </w:rPrChange>
        </w:rPr>
        <w:fldChar w:fldCharType="separate"/>
      </w:r>
      <w:r w:rsidRPr="00F45A47">
        <w:rPr>
          <w:rFonts w:ascii="Times New Roman" w:eastAsia="ＭＳ 明朝" w:hAnsi="Times New Roman" w:cs="Times New Roman"/>
          <w:noProof/>
          <w:rPrChange w:id="10920" w:author="Masato YOSHIKAWA" w:date="2026-01-20T11:15:00Z" w16du:dateUtc="2026-01-20T02:15:00Z">
            <w:rPr>
              <w:rFonts w:ascii="ＭＳ 明朝" w:eastAsia="ＭＳ 明朝" w:hAnsi="ＭＳ 明朝"/>
              <w:noProof/>
            </w:rPr>
          </w:rPrChange>
        </w:rPr>
        <w:t xml:space="preserve">Bennett, </w:t>
      </w:r>
      <w:ins w:id="10921" w:author="Masato YOSHIKAWA" w:date="2026-01-20T13:52:00Z" w16du:dateUtc="2026-01-20T04:52:00Z">
        <w:r w:rsidR="00451B15">
          <w:rPr>
            <w:rFonts w:ascii="Times New Roman" w:eastAsia="ＭＳ 明朝" w:hAnsi="Times New Roman" w:cs="Times New Roman" w:hint="eastAsia"/>
            <w:noProof/>
          </w:rPr>
          <w:t xml:space="preserve">M. </w:t>
        </w:r>
      </w:ins>
      <w:r w:rsidRPr="00F45A47">
        <w:rPr>
          <w:rFonts w:ascii="Times New Roman" w:eastAsia="ＭＳ 明朝" w:hAnsi="Times New Roman" w:cs="Times New Roman"/>
          <w:noProof/>
          <w:rPrChange w:id="10922" w:author="Masato YOSHIKAWA" w:date="2026-01-20T11:15:00Z" w16du:dateUtc="2026-01-20T02:15:00Z">
            <w:rPr>
              <w:rFonts w:ascii="ＭＳ 明朝" w:eastAsia="ＭＳ 明朝" w:hAnsi="ＭＳ 明朝"/>
              <w:noProof/>
            </w:rPr>
          </w:rPrChange>
        </w:rPr>
        <w:t xml:space="preserve">J. (1986). A Developmental Approach to Training for Intercultural Sensitivity. </w:t>
      </w:r>
      <w:r w:rsidRPr="00F45A47">
        <w:rPr>
          <w:rFonts w:ascii="Times New Roman" w:eastAsia="ＭＳ 明朝" w:hAnsi="Times New Roman" w:cs="Times New Roman"/>
          <w:i/>
          <w:iCs/>
          <w:noProof/>
          <w:rPrChange w:id="10923" w:author="Masato YOSHIKAWA" w:date="2026-01-20T11:15:00Z" w16du:dateUtc="2026-01-20T02:15:00Z">
            <w:rPr>
              <w:rFonts w:ascii="ＭＳ 明朝" w:eastAsia="ＭＳ 明朝" w:hAnsi="ＭＳ 明朝"/>
              <w:i/>
              <w:iCs/>
              <w:noProof/>
            </w:rPr>
          </w:rPrChange>
        </w:rPr>
        <w:t>International Journal of Intercultural Relations, 10</w:t>
      </w:r>
      <w:r w:rsidRPr="00F45A47">
        <w:rPr>
          <w:rFonts w:ascii="Times New Roman" w:eastAsia="ＭＳ 明朝" w:hAnsi="Times New Roman" w:cs="Times New Roman"/>
          <w:noProof/>
          <w:rPrChange w:id="10924" w:author="Masato YOSHIKAWA" w:date="2026-01-20T11:15:00Z" w16du:dateUtc="2026-01-20T02:15:00Z">
            <w:rPr>
              <w:rFonts w:ascii="ＭＳ 明朝" w:eastAsia="ＭＳ 明朝" w:hAnsi="ＭＳ 明朝"/>
              <w:noProof/>
            </w:rPr>
          </w:rPrChange>
        </w:rPr>
        <w:t>(2), 179-196.</w:t>
      </w:r>
    </w:p>
    <w:p w14:paraId="01F90623" w14:textId="5F820BB1" w:rsidR="00B971D5" w:rsidRPr="00F45A47" w:rsidRDefault="00B971D5" w:rsidP="00B971D5">
      <w:pPr>
        <w:pStyle w:val="afe"/>
        <w:ind w:left="720" w:hanging="720"/>
        <w:rPr>
          <w:rFonts w:ascii="Times New Roman" w:eastAsia="ＭＳ 明朝" w:hAnsi="Times New Roman" w:cs="Times New Roman"/>
          <w:noProof/>
          <w:rPrChange w:id="10925" w:author="Masato YOSHIKAWA" w:date="2026-01-20T11:15:00Z" w16du:dateUtc="2026-01-20T02:15:00Z">
            <w:rPr>
              <w:rFonts w:ascii="ＭＳ 明朝" w:eastAsia="ＭＳ 明朝" w:hAnsi="ＭＳ 明朝"/>
              <w:noProof/>
            </w:rPr>
          </w:rPrChange>
        </w:rPr>
      </w:pPr>
      <w:r w:rsidRPr="00F45A47">
        <w:rPr>
          <w:rFonts w:ascii="Times New Roman" w:eastAsia="ＭＳ 明朝" w:hAnsi="Times New Roman" w:cs="Times New Roman"/>
          <w:noProof/>
          <w:rPrChange w:id="10926" w:author="Masato YOSHIKAWA" w:date="2026-01-20T11:15:00Z" w16du:dateUtc="2026-01-20T02:15:00Z">
            <w:rPr>
              <w:rFonts w:ascii="ＭＳ 明朝" w:eastAsia="ＭＳ 明朝" w:hAnsi="ＭＳ 明朝"/>
              <w:noProof/>
            </w:rPr>
          </w:rPrChange>
        </w:rPr>
        <w:t xml:space="preserve">Bennett, M. J. (1993). Toward ethnorelativism: A developmental model of intercultural sensitivity. In </w:t>
      </w:r>
      <w:del w:id="10927" w:author="Masato YOSHIKAWA" w:date="2026-01-20T13:53:00Z" w16du:dateUtc="2026-01-20T04:53:00Z">
        <w:r w:rsidRPr="00F45A47" w:rsidDel="00451B15">
          <w:rPr>
            <w:rFonts w:ascii="Times New Roman" w:eastAsia="ＭＳ 明朝" w:hAnsi="Times New Roman" w:cs="Times New Roman"/>
            <w:noProof/>
            <w:rPrChange w:id="10928" w:author="Masato YOSHIKAWA" w:date="2026-01-20T11:15:00Z" w16du:dateUtc="2026-01-20T02:15:00Z">
              <w:rPr>
                <w:rFonts w:ascii="ＭＳ 明朝" w:eastAsia="ＭＳ 明朝" w:hAnsi="ＭＳ 明朝"/>
                <w:noProof/>
              </w:rPr>
            </w:rPrChange>
          </w:rPr>
          <w:delText xml:space="preserve">P. </w:delText>
        </w:r>
      </w:del>
      <w:r w:rsidRPr="00F45A47">
        <w:rPr>
          <w:rFonts w:ascii="Times New Roman" w:eastAsia="ＭＳ 明朝" w:hAnsi="Times New Roman" w:cs="Times New Roman"/>
          <w:noProof/>
          <w:rPrChange w:id="10929" w:author="Masato YOSHIKAWA" w:date="2026-01-20T11:15:00Z" w16du:dateUtc="2026-01-20T02:15:00Z">
            <w:rPr>
              <w:rFonts w:ascii="ＭＳ 明朝" w:eastAsia="ＭＳ 明朝" w:hAnsi="ＭＳ 明朝"/>
              <w:noProof/>
            </w:rPr>
          </w:rPrChange>
        </w:rPr>
        <w:t>R.M</w:t>
      </w:r>
      <w:ins w:id="10930" w:author="Masato YOSHIKAWA" w:date="2026-01-20T13:54:00Z" w16du:dateUtc="2026-01-20T04:54:00Z">
        <w:r w:rsidR="00451B15">
          <w:rPr>
            <w:rFonts w:ascii="Times New Roman" w:eastAsia="ＭＳ 明朝" w:hAnsi="Times New Roman" w:cs="Times New Roman" w:hint="eastAsia"/>
            <w:noProof/>
          </w:rPr>
          <w:t>. Paige</w:t>
        </w:r>
      </w:ins>
      <w:r w:rsidRPr="00F45A47">
        <w:rPr>
          <w:rFonts w:ascii="Times New Roman" w:eastAsia="ＭＳ 明朝" w:hAnsi="Times New Roman" w:cs="Times New Roman"/>
          <w:noProof/>
          <w:rPrChange w:id="10931" w:author="Masato YOSHIKAWA" w:date="2026-01-20T11:15:00Z" w16du:dateUtc="2026-01-20T02:15:00Z">
            <w:rPr>
              <w:rFonts w:ascii="ＭＳ 明朝" w:eastAsia="ＭＳ 明朝" w:hAnsi="ＭＳ 明朝"/>
              <w:noProof/>
            </w:rPr>
          </w:rPrChange>
        </w:rPr>
        <w:t xml:space="preserve"> (Ed.), </w:t>
      </w:r>
      <w:r w:rsidRPr="00F45A47">
        <w:rPr>
          <w:rFonts w:ascii="Times New Roman" w:eastAsia="ＭＳ 明朝" w:hAnsi="Times New Roman" w:cs="Times New Roman"/>
          <w:i/>
          <w:iCs/>
          <w:noProof/>
          <w:rPrChange w:id="10932" w:author="Masato YOSHIKAWA" w:date="2026-01-20T11:15:00Z" w16du:dateUtc="2026-01-20T02:15:00Z">
            <w:rPr>
              <w:rFonts w:ascii="ＭＳ 明朝" w:eastAsia="ＭＳ 明朝" w:hAnsi="ＭＳ 明朝"/>
              <w:i/>
              <w:iCs/>
              <w:noProof/>
            </w:rPr>
          </w:rPrChange>
        </w:rPr>
        <w:t>Education for the intercultural experience</w:t>
      </w:r>
      <w:r w:rsidRPr="00F45A47">
        <w:rPr>
          <w:rFonts w:ascii="Times New Roman" w:eastAsia="ＭＳ 明朝" w:hAnsi="Times New Roman" w:cs="Times New Roman"/>
          <w:noProof/>
          <w:rPrChange w:id="10933" w:author="Masato YOSHIKAWA" w:date="2026-01-20T11:15:00Z" w16du:dateUtc="2026-01-20T02:15:00Z">
            <w:rPr>
              <w:rFonts w:ascii="ＭＳ 明朝" w:eastAsia="ＭＳ 明朝" w:hAnsi="ＭＳ 明朝"/>
              <w:noProof/>
            </w:rPr>
          </w:rPrChange>
        </w:rPr>
        <w:t xml:space="preserve"> (2 ed., pp. 21-71). Intercultural Press.</w:t>
      </w:r>
    </w:p>
    <w:p w14:paraId="496D2A3C" w14:textId="77777777" w:rsidR="00B971D5" w:rsidRPr="00F45A47" w:rsidRDefault="00B971D5" w:rsidP="00B971D5">
      <w:pPr>
        <w:pStyle w:val="afe"/>
        <w:ind w:left="720" w:hanging="720"/>
        <w:rPr>
          <w:rFonts w:ascii="Times New Roman" w:eastAsia="ＭＳ 明朝" w:hAnsi="Times New Roman" w:cs="Times New Roman"/>
          <w:noProof/>
          <w:rPrChange w:id="10934" w:author="Masato YOSHIKAWA" w:date="2026-01-20T11:15:00Z" w16du:dateUtc="2026-01-20T02:15:00Z">
            <w:rPr>
              <w:rFonts w:ascii="ＭＳ 明朝" w:eastAsia="ＭＳ 明朝" w:hAnsi="ＭＳ 明朝"/>
              <w:noProof/>
            </w:rPr>
          </w:rPrChange>
        </w:rPr>
      </w:pPr>
      <w:r w:rsidRPr="00F45A47">
        <w:rPr>
          <w:rFonts w:ascii="Times New Roman" w:eastAsia="ＭＳ 明朝" w:hAnsi="Times New Roman" w:cs="Times New Roman"/>
          <w:noProof/>
          <w:rPrChange w:id="10935" w:author="Masato YOSHIKAWA" w:date="2026-01-20T11:15:00Z" w16du:dateUtc="2026-01-20T02:15:00Z">
            <w:rPr>
              <w:rFonts w:ascii="ＭＳ 明朝" w:eastAsia="ＭＳ 明朝" w:hAnsi="ＭＳ 明朝"/>
              <w:noProof/>
            </w:rPr>
          </w:rPrChange>
        </w:rPr>
        <w:t xml:space="preserve">Díaz Cintas, J., &amp; Remael, A. (2007). </w:t>
      </w:r>
      <w:r w:rsidRPr="00F45A47">
        <w:rPr>
          <w:rFonts w:ascii="Times New Roman" w:eastAsia="ＭＳ 明朝" w:hAnsi="Times New Roman" w:cs="Times New Roman"/>
          <w:i/>
          <w:iCs/>
          <w:noProof/>
          <w:rPrChange w:id="10936" w:author="Masato YOSHIKAWA" w:date="2026-01-20T11:15:00Z" w16du:dateUtc="2026-01-20T02:15:00Z">
            <w:rPr>
              <w:rFonts w:ascii="ＭＳ 明朝" w:eastAsia="ＭＳ 明朝" w:hAnsi="ＭＳ 明朝"/>
              <w:i/>
              <w:iCs/>
              <w:noProof/>
            </w:rPr>
          </w:rPrChange>
        </w:rPr>
        <w:t>Audiovisual translation: Subtitling.</w:t>
      </w:r>
      <w:r w:rsidRPr="00F45A47">
        <w:rPr>
          <w:rFonts w:ascii="Times New Roman" w:eastAsia="ＭＳ 明朝" w:hAnsi="Times New Roman" w:cs="Times New Roman"/>
          <w:noProof/>
          <w:rPrChange w:id="10937" w:author="Masato YOSHIKAWA" w:date="2026-01-20T11:15:00Z" w16du:dateUtc="2026-01-20T02:15:00Z">
            <w:rPr>
              <w:rFonts w:ascii="ＭＳ 明朝" w:eastAsia="ＭＳ 明朝" w:hAnsi="ＭＳ 明朝"/>
              <w:noProof/>
            </w:rPr>
          </w:rPrChange>
        </w:rPr>
        <w:t xml:space="preserve"> St. Jerome Publishing.</w:t>
      </w:r>
    </w:p>
    <w:p w14:paraId="7BFA0F23" w14:textId="77777777" w:rsidR="00B971D5" w:rsidRPr="00F45A47" w:rsidRDefault="00B971D5" w:rsidP="00B971D5">
      <w:pPr>
        <w:pStyle w:val="afe"/>
        <w:ind w:left="720" w:hanging="720"/>
        <w:rPr>
          <w:rFonts w:ascii="Times New Roman" w:eastAsia="ＭＳ 明朝" w:hAnsi="Times New Roman" w:cs="Times New Roman"/>
          <w:noProof/>
          <w:rPrChange w:id="10938" w:author="Masato YOSHIKAWA" w:date="2026-01-20T11:15:00Z" w16du:dateUtc="2026-01-20T02:15:00Z">
            <w:rPr>
              <w:rFonts w:ascii="ＭＳ 明朝" w:eastAsia="ＭＳ 明朝" w:hAnsi="ＭＳ 明朝"/>
              <w:noProof/>
            </w:rPr>
          </w:rPrChange>
        </w:rPr>
      </w:pPr>
      <w:r w:rsidRPr="00F45A47">
        <w:rPr>
          <w:rFonts w:ascii="Times New Roman" w:eastAsia="ＭＳ 明朝" w:hAnsi="Times New Roman" w:cs="Times New Roman"/>
          <w:noProof/>
          <w:rPrChange w:id="10939" w:author="Masato YOSHIKAWA" w:date="2026-01-20T11:15:00Z" w16du:dateUtc="2026-01-20T02:15:00Z">
            <w:rPr>
              <w:rFonts w:ascii="ＭＳ 明朝" w:eastAsia="ＭＳ 明朝" w:hAnsi="ＭＳ 明朝"/>
              <w:noProof/>
            </w:rPr>
          </w:rPrChange>
        </w:rPr>
        <w:t xml:space="preserve">Ericson, S. J. (2001). Literature in the Japanese History Classroom. </w:t>
      </w:r>
      <w:r w:rsidRPr="00F45A47">
        <w:rPr>
          <w:rFonts w:ascii="Times New Roman" w:eastAsia="ＭＳ 明朝" w:hAnsi="Times New Roman" w:cs="Times New Roman"/>
          <w:i/>
          <w:iCs/>
          <w:noProof/>
          <w:rPrChange w:id="10940" w:author="Masato YOSHIKAWA" w:date="2026-01-20T11:15:00Z" w16du:dateUtc="2026-01-20T02:15:00Z">
            <w:rPr>
              <w:rFonts w:ascii="ＭＳ 明朝" w:eastAsia="ＭＳ 明朝" w:hAnsi="ＭＳ 明朝"/>
              <w:i/>
              <w:iCs/>
              <w:noProof/>
            </w:rPr>
          </w:rPrChange>
        </w:rPr>
        <w:t>Education About Asia, 6</w:t>
      </w:r>
      <w:r w:rsidRPr="00F45A47">
        <w:rPr>
          <w:rFonts w:ascii="Times New Roman" w:eastAsia="ＭＳ 明朝" w:hAnsi="Times New Roman" w:cs="Times New Roman"/>
          <w:noProof/>
          <w:rPrChange w:id="10941" w:author="Masato YOSHIKAWA" w:date="2026-01-20T11:15:00Z" w16du:dateUtc="2026-01-20T02:15:00Z">
            <w:rPr>
              <w:rFonts w:ascii="ＭＳ 明朝" w:eastAsia="ＭＳ 明朝" w:hAnsi="ＭＳ 明朝"/>
              <w:noProof/>
            </w:rPr>
          </w:rPrChange>
        </w:rPr>
        <w:t>(1), 48-51.</w:t>
      </w:r>
    </w:p>
    <w:p w14:paraId="4323B7FD" w14:textId="77777777" w:rsidR="00B971D5" w:rsidRPr="00F45A47" w:rsidRDefault="00B971D5" w:rsidP="00B971D5">
      <w:pPr>
        <w:pStyle w:val="afe"/>
        <w:ind w:left="720" w:hanging="720"/>
        <w:rPr>
          <w:rFonts w:ascii="Times New Roman" w:eastAsia="ＭＳ 明朝" w:hAnsi="Times New Roman" w:cs="Times New Roman"/>
          <w:noProof/>
          <w:rPrChange w:id="10942" w:author="Masato YOSHIKAWA" w:date="2026-01-20T11:15:00Z" w16du:dateUtc="2026-01-20T02:15:00Z">
            <w:rPr>
              <w:rFonts w:ascii="ＭＳ 明朝" w:eastAsia="ＭＳ 明朝" w:hAnsi="ＭＳ 明朝"/>
              <w:noProof/>
            </w:rPr>
          </w:rPrChange>
        </w:rPr>
      </w:pPr>
      <w:r w:rsidRPr="00F45A47">
        <w:rPr>
          <w:rFonts w:ascii="Times New Roman" w:eastAsia="ＭＳ 明朝" w:hAnsi="Times New Roman" w:cs="Times New Roman"/>
          <w:noProof/>
          <w:rPrChange w:id="10943" w:author="Masato YOSHIKAWA" w:date="2026-01-20T11:15:00Z" w16du:dateUtc="2026-01-20T02:15:00Z">
            <w:rPr>
              <w:rFonts w:ascii="ＭＳ 明朝" w:eastAsia="ＭＳ 明朝" w:hAnsi="ＭＳ 明朝"/>
              <w:noProof/>
            </w:rPr>
          </w:rPrChange>
        </w:rPr>
        <w:t>GRAS</w:t>
      </w:r>
      <w:r w:rsidRPr="00F45A47">
        <w:rPr>
          <w:rFonts w:ascii="Times New Roman" w:eastAsia="ＭＳ 明朝" w:hAnsi="Times New Roman" w:cs="Times New Roman"/>
          <w:noProof/>
          <w:rPrChange w:id="10944" w:author="Masato YOSHIKAWA" w:date="2026-01-20T11:15:00Z" w16du:dateUtc="2026-01-20T02:15:00Z">
            <w:rPr>
              <w:rFonts w:ascii="ＭＳ 明朝" w:eastAsia="ＭＳ 明朝" w:hAnsi="ＭＳ 明朝"/>
              <w:noProof/>
            </w:rPr>
          </w:rPrChange>
        </w:rPr>
        <w:t>グループ</w:t>
      </w:r>
      <w:r w:rsidRPr="00F45A47">
        <w:rPr>
          <w:rFonts w:ascii="Times New Roman" w:eastAsia="ＭＳ 明朝" w:hAnsi="Times New Roman" w:cs="Times New Roman"/>
          <w:noProof/>
          <w:rPrChange w:id="10945" w:author="Masato YOSHIKAWA" w:date="2026-01-20T11:15:00Z" w16du:dateUtc="2026-01-20T02:15:00Z">
            <w:rPr>
              <w:rFonts w:ascii="ＭＳ 明朝" w:eastAsia="ＭＳ 明朝" w:hAnsi="ＭＳ 明朝"/>
              <w:noProof/>
            </w:rPr>
          </w:rPrChange>
        </w:rPr>
        <w:t xml:space="preserve">. (n.d.). </w:t>
      </w:r>
      <w:r w:rsidRPr="00DE3181">
        <w:rPr>
          <w:rFonts w:ascii="Times New Roman" w:eastAsia="ＭＳ 明朝" w:hAnsi="Times New Roman" w:cs="Times New Roman"/>
          <w:noProof/>
          <w:rPrChange w:id="10946" w:author="Masato YOSHIKAWA" w:date="2026-01-20T12:48:00Z" w16du:dateUtc="2026-01-20T03:48:00Z">
            <w:rPr>
              <w:rFonts w:ascii="ＭＳ 明朝" w:eastAsia="ＭＳ 明朝" w:hAnsi="ＭＳ 明朝"/>
              <w:i/>
              <w:iCs/>
              <w:noProof/>
            </w:rPr>
          </w:rPrChange>
        </w:rPr>
        <w:t>英和辞典・和英辞典</w:t>
      </w:r>
      <w:r w:rsidRPr="00DE3181">
        <w:rPr>
          <w:rFonts w:ascii="Times New Roman" w:eastAsia="ＭＳ 明朝" w:hAnsi="Times New Roman" w:cs="Times New Roman"/>
          <w:noProof/>
          <w:rPrChange w:id="10947" w:author="Masato YOSHIKAWA" w:date="2026-01-20T12:48:00Z" w16du:dateUtc="2026-01-20T03:48:00Z">
            <w:rPr>
              <w:rFonts w:ascii="ＭＳ 明朝" w:eastAsia="ＭＳ 明朝" w:hAnsi="ＭＳ 明朝"/>
              <w:i/>
              <w:iCs/>
              <w:noProof/>
            </w:rPr>
          </w:rPrChange>
        </w:rPr>
        <w:t xml:space="preserve"> - Weblio</w:t>
      </w:r>
      <w:r w:rsidRPr="00DE3181">
        <w:rPr>
          <w:rFonts w:ascii="Times New Roman" w:eastAsia="ＭＳ 明朝" w:hAnsi="Times New Roman" w:cs="Times New Roman"/>
          <w:noProof/>
          <w:rPrChange w:id="10948" w:author="Masato YOSHIKAWA" w:date="2026-01-20T12:48:00Z" w16du:dateUtc="2026-01-20T03:48:00Z">
            <w:rPr>
              <w:rFonts w:ascii="ＭＳ 明朝" w:eastAsia="ＭＳ 明朝" w:hAnsi="ＭＳ 明朝"/>
              <w:i/>
              <w:iCs/>
              <w:noProof/>
            </w:rPr>
          </w:rPrChange>
        </w:rPr>
        <w:t>辞書</w:t>
      </w:r>
      <w:r w:rsidRPr="00F45A47">
        <w:rPr>
          <w:rFonts w:ascii="Times New Roman" w:eastAsia="ＭＳ 明朝" w:hAnsi="Times New Roman" w:cs="Times New Roman"/>
          <w:noProof/>
          <w:rPrChange w:id="10949" w:author="Masato YOSHIKAWA" w:date="2026-01-20T11:15:00Z" w16du:dateUtc="2026-01-20T02:15:00Z">
            <w:rPr>
              <w:rFonts w:ascii="ＭＳ 明朝" w:eastAsia="ＭＳ 明朝" w:hAnsi="ＭＳ 明朝"/>
              <w:noProof/>
            </w:rPr>
          </w:rPrChange>
        </w:rPr>
        <w:t xml:space="preserve">. Retrieved 1 15, 2026, from </w:t>
      </w:r>
      <w:r w:rsidRPr="00F45A47">
        <w:rPr>
          <w:rFonts w:ascii="Times New Roman" w:eastAsia="ＭＳ 明朝" w:hAnsi="Times New Roman" w:cs="Times New Roman"/>
          <w:noProof/>
          <w:rPrChange w:id="10950" w:author="Masato YOSHIKAWA" w:date="2026-01-20T11:15:00Z" w16du:dateUtc="2026-01-20T02:15:00Z">
            <w:rPr>
              <w:rFonts w:ascii="ＭＳ 明朝" w:eastAsia="ＭＳ 明朝" w:hAnsi="ＭＳ 明朝"/>
              <w:noProof/>
            </w:rPr>
          </w:rPrChange>
        </w:rPr>
        <w:t>英和辞典・和英辞典</w:t>
      </w:r>
      <w:r w:rsidRPr="00F45A47">
        <w:rPr>
          <w:rFonts w:ascii="Times New Roman" w:eastAsia="ＭＳ 明朝" w:hAnsi="Times New Roman" w:cs="Times New Roman"/>
          <w:noProof/>
          <w:rPrChange w:id="10951" w:author="Masato YOSHIKAWA" w:date="2026-01-20T11:15:00Z" w16du:dateUtc="2026-01-20T02:15:00Z">
            <w:rPr>
              <w:rFonts w:ascii="ＭＳ 明朝" w:eastAsia="ＭＳ 明朝" w:hAnsi="ＭＳ 明朝"/>
              <w:noProof/>
            </w:rPr>
          </w:rPrChange>
        </w:rPr>
        <w:t xml:space="preserve"> - Weblio</w:t>
      </w:r>
      <w:r w:rsidRPr="00F45A47">
        <w:rPr>
          <w:rFonts w:ascii="Times New Roman" w:eastAsia="ＭＳ 明朝" w:hAnsi="Times New Roman" w:cs="Times New Roman"/>
          <w:noProof/>
          <w:rPrChange w:id="10952" w:author="Masato YOSHIKAWA" w:date="2026-01-20T11:15:00Z" w16du:dateUtc="2026-01-20T02:15:00Z">
            <w:rPr>
              <w:rFonts w:ascii="ＭＳ 明朝" w:eastAsia="ＭＳ 明朝" w:hAnsi="ＭＳ 明朝"/>
              <w:noProof/>
            </w:rPr>
          </w:rPrChange>
        </w:rPr>
        <w:t>辞書</w:t>
      </w:r>
      <w:r w:rsidRPr="00F45A47">
        <w:rPr>
          <w:rFonts w:ascii="Times New Roman" w:eastAsia="ＭＳ 明朝" w:hAnsi="Times New Roman" w:cs="Times New Roman"/>
          <w:noProof/>
          <w:rPrChange w:id="10953" w:author="Masato YOSHIKAWA" w:date="2026-01-20T11:15:00Z" w16du:dateUtc="2026-01-20T02:15:00Z">
            <w:rPr>
              <w:rFonts w:ascii="ＭＳ 明朝" w:eastAsia="ＭＳ 明朝" w:hAnsi="ＭＳ 明朝"/>
              <w:noProof/>
            </w:rPr>
          </w:rPrChange>
        </w:rPr>
        <w:t>: https://ejje.weblio.jp/</w:t>
      </w:r>
    </w:p>
    <w:p w14:paraId="4C562B91" w14:textId="77777777" w:rsidR="00B971D5" w:rsidRPr="00F45A47" w:rsidRDefault="00B971D5" w:rsidP="00B971D5">
      <w:pPr>
        <w:pStyle w:val="afe"/>
        <w:ind w:left="720" w:hanging="720"/>
        <w:rPr>
          <w:rFonts w:ascii="Times New Roman" w:eastAsia="ＭＳ 明朝" w:hAnsi="Times New Roman" w:cs="Times New Roman"/>
          <w:noProof/>
          <w:rPrChange w:id="10954" w:author="Masato YOSHIKAWA" w:date="2026-01-20T11:15:00Z" w16du:dateUtc="2026-01-20T02:15:00Z">
            <w:rPr>
              <w:rFonts w:ascii="ＭＳ 明朝" w:eastAsia="ＭＳ 明朝" w:hAnsi="ＭＳ 明朝"/>
              <w:noProof/>
            </w:rPr>
          </w:rPrChange>
        </w:rPr>
      </w:pPr>
      <w:r w:rsidRPr="00F45A47">
        <w:rPr>
          <w:rFonts w:ascii="Times New Roman" w:eastAsia="ＭＳ 明朝" w:hAnsi="Times New Roman" w:cs="Times New Roman"/>
          <w:noProof/>
          <w:rPrChange w:id="10955" w:author="Masato YOSHIKAWA" w:date="2026-01-20T11:15:00Z" w16du:dateUtc="2026-01-20T02:15:00Z">
            <w:rPr>
              <w:rFonts w:ascii="ＭＳ 明朝" w:eastAsia="ＭＳ 明朝" w:hAnsi="ＭＳ 明朝"/>
              <w:noProof/>
            </w:rPr>
          </w:rPrChange>
        </w:rPr>
        <w:t xml:space="preserve">Molina, L., &amp; Hurtado Albir, A. (2002). Translation techniques revisited: A dynamic and functionalist approach. </w:t>
      </w:r>
      <w:r w:rsidRPr="00F45A47">
        <w:rPr>
          <w:rFonts w:ascii="Times New Roman" w:eastAsia="ＭＳ 明朝" w:hAnsi="Times New Roman" w:cs="Times New Roman"/>
          <w:i/>
          <w:iCs/>
          <w:noProof/>
          <w:rPrChange w:id="10956" w:author="Masato YOSHIKAWA" w:date="2026-01-20T11:15:00Z" w16du:dateUtc="2026-01-20T02:15:00Z">
            <w:rPr>
              <w:rFonts w:ascii="ＭＳ 明朝" w:eastAsia="ＭＳ 明朝" w:hAnsi="ＭＳ 明朝"/>
              <w:i/>
              <w:iCs/>
              <w:noProof/>
            </w:rPr>
          </w:rPrChange>
        </w:rPr>
        <w:t>Translators’ Journal, 47</w:t>
      </w:r>
      <w:r w:rsidRPr="00F45A47">
        <w:rPr>
          <w:rFonts w:ascii="Times New Roman" w:eastAsia="ＭＳ 明朝" w:hAnsi="Times New Roman" w:cs="Times New Roman"/>
          <w:noProof/>
          <w:rPrChange w:id="10957" w:author="Masato YOSHIKAWA" w:date="2026-01-20T11:15:00Z" w16du:dateUtc="2026-01-20T02:15:00Z">
            <w:rPr>
              <w:rFonts w:ascii="ＭＳ 明朝" w:eastAsia="ＭＳ 明朝" w:hAnsi="ＭＳ 明朝"/>
              <w:noProof/>
            </w:rPr>
          </w:rPrChange>
        </w:rPr>
        <w:t>(4), 498–512.</w:t>
      </w:r>
    </w:p>
    <w:p w14:paraId="20D23E88" w14:textId="77777777" w:rsidR="00B971D5" w:rsidRPr="00F45A47" w:rsidRDefault="00B971D5" w:rsidP="00B971D5">
      <w:pPr>
        <w:pStyle w:val="afe"/>
        <w:ind w:left="720" w:hanging="720"/>
        <w:rPr>
          <w:rFonts w:ascii="Times New Roman" w:eastAsia="ＭＳ 明朝" w:hAnsi="Times New Roman" w:cs="Times New Roman"/>
          <w:noProof/>
          <w:rPrChange w:id="10958" w:author="Masato YOSHIKAWA" w:date="2026-01-20T11:15:00Z" w16du:dateUtc="2026-01-20T02:15:00Z">
            <w:rPr>
              <w:rFonts w:ascii="ＭＳ 明朝" w:eastAsia="ＭＳ 明朝" w:hAnsi="ＭＳ 明朝"/>
              <w:noProof/>
            </w:rPr>
          </w:rPrChange>
        </w:rPr>
      </w:pPr>
      <w:r w:rsidRPr="00F45A47">
        <w:rPr>
          <w:rFonts w:ascii="Times New Roman" w:eastAsia="ＭＳ 明朝" w:hAnsi="Times New Roman" w:cs="Times New Roman"/>
          <w:noProof/>
          <w:rPrChange w:id="10959" w:author="Masato YOSHIKAWA" w:date="2026-01-20T11:15:00Z" w16du:dateUtc="2026-01-20T02:15:00Z">
            <w:rPr>
              <w:rFonts w:ascii="ＭＳ 明朝" w:eastAsia="ＭＳ 明朝" w:hAnsi="ＭＳ 明朝"/>
              <w:noProof/>
            </w:rPr>
          </w:rPrChange>
        </w:rPr>
        <w:t xml:space="preserve">Newmark, P. (1988). </w:t>
      </w:r>
      <w:r w:rsidRPr="00F45A47">
        <w:rPr>
          <w:rFonts w:ascii="Times New Roman" w:eastAsia="ＭＳ 明朝" w:hAnsi="Times New Roman" w:cs="Times New Roman"/>
          <w:i/>
          <w:iCs/>
          <w:noProof/>
          <w:rPrChange w:id="10960" w:author="Masato YOSHIKAWA" w:date="2026-01-20T11:15:00Z" w16du:dateUtc="2026-01-20T02:15:00Z">
            <w:rPr>
              <w:rFonts w:ascii="ＭＳ 明朝" w:eastAsia="ＭＳ 明朝" w:hAnsi="ＭＳ 明朝"/>
              <w:i/>
              <w:iCs/>
              <w:noProof/>
            </w:rPr>
          </w:rPrChange>
        </w:rPr>
        <w:t>A textbook of translation.</w:t>
      </w:r>
      <w:r w:rsidRPr="00F45A47">
        <w:rPr>
          <w:rFonts w:ascii="Times New Roman" w:eastAsia="ＭＳ 明朝" w:hAnsi="Times New Roman" w:cs="Times New Roman"/>
          <w:noProof/>
          <w:rPrChange w:id="10961" w:author="Masato YOSHIKAWA" w:date="2026-01-20T11:15:00Z" w16du:dateUtc="2026-01-20T02:15:00Z">
            <w:rPr>
              <w:rFonts w:ascii="ＭＳ 明朝" w:eastAsia="ＭＳ 明朝" w:hAnsi="ＭＳ 明朝"/>
              <w:noProof/>
            </w:rPr>
          </w:rPrChange>
        </w:rPr>
        <w:t xml:space="preserve"> Prentice Hall International.</w:t>
      </w:r>
    </w:p>
    <w:p w14:paraId="3CB5AD9D" w14:textId="77777777" w:rsidR="00B971D5" w:rsidRPr="00F45A47" w:rsidRDefault="00B971D5" w:rsidP="00B971D5">
      <w:pPr>
        <w:pStyle w:val="afe"/>
        <w:ind w:left="720" w:hanging="720"/>
        <w:rPr>
          <w:rFonts w:ascii="Times New Roman" w:eastAsia="ＭＳ 明朝" w:hAnsi="Times New Roman" w:cs="Times New Roman"/>
          <w:noProof/>
          <w:rPrChange w:id="10962" w:author="Masato YOSHIKAWA" w:date="2026-01-20T11:15:00Z" w16du:dateUtc="2026-01-20T02:15:00Z">
            <w:rPr>
              <w:rFonts w:ascii="ＭＳ 明朝" w:eastAsia="ＭＳ 明朝" w:hAnsi="ＭＳ 明朝"/>
              <w:noProof/>
            </w:rPr>
          </w:rPrChange>
        </w:rPr>
      </w:pPr>
      <w:r w:rsidRPr="00F45A47">
        <w:rPr>
          <w:rFonts w:ascii="Times New Roman" w:eastAsia="ＭＳ 明朝" w:hAnsi="Times New Roman" w:cs="Times New Roman"/>
          <w:noProof/>
          <w:rPrChange w:id="10963" w:author="Masato YOSHIKAWA" w:date="2026-01-20T11:15:00Z" w16du:dateUtc="2026-01-20T02:15:00Z">
            <w:rPr>
              <w:rFonts w:ascii="ＭＳ 明朝" w:eastAsia="ＭＳ 明朝" w:hAnsi="ＭＳ 明朝"/>
              <w:noProof/>
            </w:rPr>
          </w:rPrChange>
        </w:rPr>
        <w:t xml:space="preserve">Reiß, K., &amp; Vermeer, H. (1984). </w:t>
      </w:r>
      <w:r w:rsidRPr="00F45A47">
        <w:rPr>
          <w:rFonts w:ascii="Times New Roman" w:eastAsia="ＭＳ 明朝" w:hAnsi="Times New Roman" w:cs="Times New Roman"/>
          <w:i/>
          <w:iCs/>
          <w:noProof/>
          <w:rPrChange w:id="10964" w:author="Masato YOSHIKAWA" w:date="2026-01-20T11:15:00Z" w16du:dateUtc="2026-01-20T02:15:00Z">
            <w:rPr>
              <w:rFonts w:ascii="ＭＳ 明朝" w:eastAsia="ＭＳ 明朝" w:hAnsi="ＭＳ 明朝"/>
              <w:i/>
              <w:iCs/>
              <w:noProof/>
            </w:rPr>
          </w:rPrChange>
        </w:rPr>
        <w:t>Grundlegung einer allgemeinen Translationstheorie.</w:t>
      </w:r>
      <w:r w:rsidRPr="00F45A47">
        <w:rPr>
          <w:rFonts w:ascii="Times New Roman" w:eastAsia="ＭＳ 明朝" w:hAnsi="Times New Roman" w:cs="Times New Roman"/>
          <w:noProof/>
          <w:rPrChange w:id="10965" w:author="Masato YOSHIKAWA" w:date="2026-01-20T11:15:00Z" w16du:dateUtc="2026-01-20T02:15:00Z">
            <w:rPr>
              <w:rFonts w:ascii="ＭＳ 明朝" w:eastAsia="ＭＳ 明朝" w:hAnsi="ＭＳ 明朝"/>
              <w:noProof/>
            </w:rPr>
          </w:rPrChange>
        </w:rPr>
        <w:t xml:space="preserve"> Niemeyer.</w:t>
      </w:r>
    </w:p>
    <w:p w14:paraId="20D24172" w14:textId="44DDDB60" w:rsidR="00B971D5" w:rsidRPr="00F45A47" w:rsidRDefault="00B971D5" w:rsidP="00B971D5">
      <w:pPr>
        <w:pStyle w:val="afe"/>
        <w:ind w:left="720" w:hanging="720"/>
        <w:rPr>
          <w:rFonts w:ascii="Times New Roman" w:eastAsia="ＭＳ 明朝" w:hAnsi="Times New Roman" w:cs="Times New Roman"/>
          <w:noProof/>
          <w:rPrChange w:id="10966" w:author="Masato YOSHIKAWA" w:date="2026-01-20T11:15:00Z" w16du:dateUtc="2026-01-20T02:15:00Z">
            <w:rPr>
              <w:rFonts w:ascii="ＭＳ 明朝" w:eastAsia="ＭＳ 明朝" w:hAnsi="ＭＳ 明朝"/>
              <w:noProof/>
            </w:rPr>
          </w:rPrChange>
        </w:rPr>
      </w:pPr>
      <w:r w:rsidRPr="00F45A47">
        <w:rPr>
          <w:rFonts w:ascii="Times New Roman" w:eastAsia="ＭＳ 明朝" w:hAnsi="Times New Roman" w:cs="Times New Roman"/>
          <w:noProof/>
          <w:rPrChange w:id="10967" w:author="Masato YOSHIKAWA" w:date="2026-01-20T11:15:00Z" w16du:dateUtc="2026-01-20T02:15:00Z">
            <w:rPr>
              <w:rFonts w:ascii="ＭＳ 明朝" w:eastAsia="ＭＳ 明朝" w:hAnsi="ＭＳ 明朝"/>
              <w:noProof/>
            </w:rPr>
          </w:rPrChange>
        </w:rPr>
        <w:t xml:space="preserve">Reiβ, K., &amp; Vermeer, </w:t>
      </w:r>
      <w:del w:id="10968" w:author="Masato YOSHIKAWA" w:date="2026-01-20T13:55:00Z" w16du:dateUtc="2026-01-20T04:55:00Z">
        <w:r w:rsidRPr="00F45A47" w:rsidDel="00A046CD">
          <w:rPr>
            <w:rFonts w:ascii="Times New Roman" w:eastAsia="ＭＳ 明朝" w:hAnsi="Times New Roman" w:cs="Times New Roman"/>
            <w:noProof/>
            <w:rPrChange w:id="10969" w:author="Masato YOSHIKAWA" w:date="2026-01-20T11:15:00Z" w16du:dateUtc="2026-01-20T02:15:00Z">
              <w:rPr>
                <w:rFonts w:ascii="ＭＳ 明朝" w:eastAsia="ＭＳ 明朝" w:hAnsi="ＭＳ 明朝"/>
                <w:noProof/>
              </w:rPr>
            </w:rPrChange>
          </w:rPr>
          <w:delText>J</w:delText>
        </w:r>
      </w:del>
      <w:ins w:id="10970" w:author="Masato YOSHIKAWA" w:date="2026-01-20T13:55:00Z" w16du:dateUtc="2026-01-20T04:55:00Z">
        <w:r w:rsidR="00A046CD">
          <w:rPr>
            <w:rFonts w:ascii="Times New Roman" w:eastAsia="ＭＳ 明朝" w:hAnsi="Times New Roman" w:cs="Times New Roman" w:hint="eastAsia"/>
            <w:noProof/>
          </w:rPr>
          <w:t>H</w:t>
        </w:r>
      </w:ins>
      <w:r w:rsidRPr="00F45A47">
        <w:rPr>
          <w:rFonts w:ascii="Times New Roman" w:eastAsia="ＭＳ 明朝" w:hAnsi="Times New Roman" w:cs="Times New Roman"/>
          <w:noProof/>
          <w:rPrChange w:id="10971" w:author="Masato YOSHIKAWA" w:date="2026-01-20T11:15:00Z" w16du:dateUtc="2026-01-20T02:15:00Z">
            <w:rPr>
              <w:rFonts w:ascii="ＭＳ 明朝" w:eastAsia="ＭＳ 明朝" w:hAnsi="ＭＳ 明朝"/>
              <w:noProof/>
            </w:rPr>
          </w:rPrChange>
        </w:rPr>
        <w:t xml:space="preserve">. (2014). </w:t>
      </w:r>
      <w:r w:rsidRPr="00F45A47">
        <w:rPr>
          <w:rFonts w:ascii="Times New Roman" w:eastAsia="ＭＳ 明朝" w:hAnsi="Times New Roman" w:cs="Times New Roman"/>
          <w:i/>
          <w:iCs/>
          <w:noProof/>
          <w:rPrChange w:id="10972" w:author="Masato YOSHIKAWA" w:date="2026-01-20T11:15:00Z" w16du:dateUtc="2026-01-20T02:15:00Z">
            <w:rPr>
              <w:rFonts w:ascii="ＭＳ 明朝" w:eastAsia="ＭＳ 明朝" w:hAnsi="ＭＳ 明朝"/>
              <w:i/>
              <w:iCs/>
              <w:noProof/>
            </w:rPr>
          </w:rPrChange>
        </w:rPr>
        <w:t>Towards a General Theory of Translational Action: Skopos Theory Explained.</w:t>
      </w:r>
      <w:r w:rsidRPr="00F45A47">
        <w:rPr>
          <w:rFonts w:ascii="Times New Roman" w:eastAsia="ＭＳ 明朝" w:hAnsi="Times New Roman" w:cs="Times New Roman"/>
          <w:noProof/>
          <w:rPrChange w:id="10973" w:author="Masato YOSHIKAWA" w:date="2026-01-20T11:15:00Z" w16du:dateUtc="2026-01-20T02:15:00Z">
            <w:rPr>
              <w:rFonts w:ascii="ＭＳ 明朝" w:eastAsia="ＭＳ 明朝" w:hAnsi="ＭＳ 明朝"/>
              <w:noProof/>
            </w:rPr>
          </w:rPrChange>
        </w:rPr>
        <w:t xml:space="preserve"> (C.</w:t>
      </w:r>
      <w:ins w:id="10974" w:author="Masato YOSHIKAWA" w:date="2026-01-20T13:55:00Z" w16du:dateUtc="2026-01-20T04:55:00Z">
        <w:r w:rsidR="00A046CD">
          <w:rPr>
            <w:rFonts w:ascii="Times New Roman" w:eastAsia="ＭＳ 明朝" w:hAnsi="Times New Roman" w:cs="Times New Roman" w:hint="eastAsia"/>
            <w:noProof/>
          </w:rPr>
          <w:t xml:space="preserve"> </w:t>
        </w:r>
      </w:ins>
      <w:r w:rsidRPr="00F45A47">
        <w:rPr>
          <w:rFonts w:ascii="Times New Roman" w:eastAsia="ＭＳ 明朝" w:hAnsi="Times New Roman" w:cs="Times New Roman"/>
          <w:noProof/>
          <w:rPrChange w:id="10975" w:author="Masato YOSHIKAWA" w:date="2026-01-20T11:15:00Z" w16du:dateUtc="2026-01-20T02:15:00Z">
            <w:rPr>
              <w:rFonts w:ascii="ＭＳ 明朝" w:eastAsia="ＭＳ 明朝" w:hAnsi="ＭＳ 明朝"/>
              <w:noProof/>
            </w:rPr>
          </w:rPrChange>
        </w:rPr>
        <w:t>Nord, Trans.) St Jerome.</w:t>
      </w:r>
    </w:p>
    <w:p w14:paraId="3D256AFC" w14:textId="77777777" w:rsidR="00B971D5" w:rsidRPr="00F45A47" w:rsidRDefault="00B971D5" w:rsidP="00B971D5">
      <w:pPr>
        <w:pStyle w:val="afe"/>
        <w:ind w:left="720" w:hanging="720"/>
        <w:rPr>
          <w:rFonts w:ascii="Times New Roman" w:eastAsia="ＭＳ 明朝" w:hAnsi="Times New Roman" w:cs="Times New Roman"/>
          <w:noProof/>
          <w:rPrChange w:id="10976" w:author="Masato YOSHIKAWA" w:date="2026-01-20T11:15:00Z" w16du:dateUtc="2026-01-20T02:15:00Z">
            <w:rPr>
              <w:rFonts w:ascii="ＭＳ 明朝" w:eastAsia="ＭＳ 明朝" w:hAnsi="ＭＳ 明朝"/>
              <w:noProof/>
            </w:rPr>
          </w:rPrChange>
        </w:rPr>
      </w:pPr>
      <w:r w:rsidRPr="00F45A47">
        <w:rPr>
          <w:rFonts w:ascii="Times New Roman" w:eastAsia="ＭＳ 明朝" w:hAnsi="Times New Roman" w:cs="Times New Roman"/>
          <w:noProof/>
          <w:rPrChange w:id="10977" w:author="Masato YOSHIKAWA" w:date="2026-01-20T11:15:00Z" w16du:dateUtc="2026-01-20T02:15:00Z">
            <w:rPr>
              <w:rFonts w:ascii="ＭＳ 明朝" w:eastAsia="ＭＳ 明朝" w:hAnsi="ＭＳ 明朝"/>
              <w:noProof/>
            </w:rPr>
          </w:rPrChange>
        </w:rPr>
        <w:t xml:space="preserve">Ryan, M.-L. (1991). </w:t>
      </w:r>
      <w:r w:rsidRPr="00F45A47">
        <w:rPr>
          <w:rFonts w:ascii="Times New Roman" w:eastAsia="ＭＳ 明朝" w:hAnsi="Times New Roman" w:cs="Times New Roman"/>
          <w:i/>
          <w:iCs/>
          <w:noProof/>
          <w:rPrChange w:id="10978" w:author="Masato YOSHIKAWA" w:date="2026-01-20T11:15:00Z" w16du:dateUtc="2026-01-20T02:15:00Z">
            <w:rPr>
              <w:rFonts w:ascii="ＭＳ 明朝" w:eastAsia="ＭＳ 明朝" w:hAnsi="ＭＳ 明朝"/>
              <w:i/>
              <w:iCs/>
              <w:noProof/>
            </w:rPr>
          </w:rPrChange>
        </w:rPr>
        <w:t>Possible Worlds, Artificial Intelligence, and Narrative.</w:t>
      </w:r>
      <w:r w:rsidRPr="00F45A47">
        <w:rPr>
          <w:rFonts w:ascii="Times New Roman" w:eastAsia="ＭＳ 明朝" w:hAnsi="Times New Roman" w:cs="Times New Roman"/>
          <w:noProof/>
          <w:rPrChange w:id="10979" w:author="Masato YOSHIKAWA" w:date="2026-01-20T11:15:00Z" w16du:dateUtc="2026-01-20T02:15:00Z">
            <w:rPr>
              <w:rFonts w:ascii="ＭＳ 明朝" w:eastAsia="ＭＳ 明朝" w:hAnsi="ＭＳ 明朝"/>
              <w:noProof/>
            </w:rPr>
          </w:rPrChange>
        </w:rPr>
        <w:t xml:space="preserve"> Indiana University Press.</w:t>
      </w:r>
    </w:p>
    <w:p w14:paraId="5F8624B4" w14:textId="77777777" w:rsidR="00B971D5" w:rsidRPr="00F45A47" w:rsidRDefault="00B971D5" w:rsidP="00B971D5">
      <w:pPr>
        <w:pStyle w:val="afe"/>
        <w:ind w:left="720" w:hanging="720"/>
        <w:rPr>
          <w:rFonts w:ascii="Times New Roman" w:eastAsia="ＭＳ 明朝" w:hAnsi="Times New Roman" w:cs="Times New Roman"/>
          <w:noProof/>
          <w:rPrChange w:id="10980" w:author="Masato YOSHIKAWA" w:date="2026-01-20T11:15:00Z" w16du:dateUtc="2026-01-20T02:15:00Z">
            <w:rPr>
              <w:rFonts w:ascii="ＭＳ 明朝" w:eastAsia="ＭＳ 明朝" w:hAnsi="ＭＳ 明朝"/>
              <w:noProof/>
            </w:rPr>
          </w:rPrChange>
        </w:rPr>
      </w:pPr>
      <w:r w:rsidRPr="00F45A47">
        <w:rPr>
          <w:rFonts w:ascii="Times New Roman" w:eastAsia="ＭＳ 明朝" w:hAnsi="Times New Roman" w:cs="Times New Roman"/>
          <w:noProof/>
          <w:rPrChange w:id="10981" w:author="Masato YOSHIKAWA" w:date="2026-01-20T11:15:00Z" w16du:dateUtc="2026-01-20T02:15:00Z">
            <w:rPr>
              <w:rFonts w:ascii="ＭＳ 明朝" w:eastAsia="ＭＳ 明朝" w:hAnsi="ＭＳ 明朝"/>
              <w:noProof/>
            </w:rPr>
          </w:rPrChange>
        </w:rPr>
        <w:t xml:space="preserve">Venuti, L. (1995). </w:t>
      </w:r>
      <w:r w:rsidRPr="00F45A47">
        <w:rPr>
          <w:rFonts w:ascii="Times New Roman" w:eastAsia="ＭＳ 明朝" w:hAnsi="Times New Roman" w:cs="Times New Roman"/>
          <w:i/>
          <w:iCs/>
          <w:noProof/>
          <w:rPrChange w:id="10982" w:author="Masato YOSHIKAWA" w:date="2026-01-20T11:15:00Z" w16du:dateUtc="2026-01-20T02:15:00Z">
            <w:rPr>
              <w:rFonts w:ascii="ＭＳ 明朝" w:eastAsia="ＭＳ 明朝" w:hAnsi="ＭＳ 明朝"/>
              <w:i/>
              <w:iCs/>
              <w:noProof/>
            </w:rPr>
          </w:rPrChange>
        </w:rPr>
        <w:t>The Translator’s Invisibility: A History of Translation.</w:t>
      </w:r>
      <w:r w:rsidRPr="00F45A47">
        <w:rPr>
          <w:rFonts w:ascii="Times New Roman" w:eastAsia="ＭＳ 明朝" w:hAnsi="Times New Roman" w:cs="Times New Roman"/>
          <w:noProof/>
          <w:rPrChange w:id="10983" w:author="Masato YOSHIKAWA" w:date="2026-01-20T11:15:00Z" w16du:dateUtc="2026-01-20T02:15:00Z">
            <w:rPr>
              <w:rFonts w:ascii="ＭＳ 明朝" w:eastAsia="ＭＳ 明朝" w:hAnsi="ＭＳ 明朝"/>
              <w:noProof/>
            </w:rPr>
          </w:rPrChange>
        </w:rPr>
        <w:t xml:space="preserve"> Routledge.</w:t>
      </w:r>
    </w:p>
    <w:p w14:paraId="383B0175" w14:textId="31F2FD78" w:rsidR="00B971D5" w:rsidRPr="00F45A47" w:rsidRDefault="00B971D5" w:rsidP="00B971D5">
      <w:pPr>
        <w:pStyle w:val="afe"/>
        <w:ind w:left="720" w:hanging="720"/>
        <w:rPr>
          <w:rFonts w:ascii="Times New Roman" w:eastAsia="ＭＳ 明朝" w:hAnsi="Times New Roman" w:cs="Times New Roman"/>
          <w:noProof/>
          <w:rPrChange w:id="10984" w:author="Masato YOSHIKAWA" w:date="2026-01-20T11:15:00Z" w16du:dateUtc="2026-01-20T02:15:00Z">
            <w:rPr>
              <w:rFonts w:ascii="ＭＳ 明朝" w:eastAsia="ＭＳ 明朝" w:hAnsi="ＭＳ 明朝"/>
              <w:noProof/>
            </w:rPr>
          </w:rPrChange>
        </w:rPr>
      </w:pPr>
      <w:r w:rsidRPr="00F45A47">
        <w:rPr>
          <w:rFonts w:ascii="Times New Roman" w:eastAsia="ＭＳ 明朝" w:hAnsi="Times New Roman" w:cs="Times New Roman"/>
          <w:noProof/>
          <w:rPrChange w:id="10985" w:author="Masato YOSHIKAWA" w:date="2026-01-20T11:15:00Z" w16du:dateUtc="2026-01-20T02:15:00Z">
            <w:rPr>
              <w:rFonts w:ascii="ＭＳ 明朝" w:eastAsia="ＭＳ 明朝" w:hAnsi="ＭＳ 明朝"/>
              <w:noProof/>
            </w:rPr>
          </w:rPrChange>
        </w:rPr>
        <w:t xml:space="preserve">Vinay, J.-P., &amp; Darbelnet, J. (1958/1995). </w:t>
      </w:r>
      <w:r w:rsidRPr="00F45A47">
        <w:rPr>
          <w:rFonts w:ascii="Times New Roman" w:eastAsia="ＭＳ 明朝" w:hAnsi="Times New Roman" w:cs="Times New Roman"/>
          <w:i/>
          <w:iCs/>
          <w:noProof/>
          <w:rPrChange w:id="10986" w:author="Masato YOSHIKAWA" w:date="2026-01-20T11:15:00Z" w16du:dateUtc="2026-01-20T02:15:00Z">
            <w:rPr>
              <w:rFonts w:ascii="ＭＳ 明朝" w:eastAsia="ＭＳ 明朝" w:hAnsi="ＭＳ 明朝"/>
              <w:i/>
              <w:iCs/>
              <w:noProof/>
            </w:rPr>
          </w:rPrChange>
        </w:rPr>
        <w:t>Comparative stylistics of French and English: A methodology for translation.</w:t>
      </w:r>
      <w:r w:rsidRPr="00F45A47">
        <w:rPr>
          <w:rFonts w:ascii="Times New Roman" w:eastAsia="ＭＳ 明朝" w:hAnsi="Times New Roman" w:cs="Times New Roman"/>
          <w:noProof/>
          <w:rPrChange w:id="10987" w:author="Masato YOSHIKAWA" w:date="2026-01-20T11:15:00Z" w16du:dateUtc="2026-01-20T02:15:00Z">
            <w:rPr>
              <w:rFonts w:ascii="ＭＳ 明朝" w:eastAsia="ＭＳ 明朝" w:hAnsi="ＭＳ 明朝"/>
              <w:noProof/>
            </w:rPr>
          </w:rPrChange>
        </w:rPr>
        <w:t xml:space="preserve"> (B. John, Ed., </w:t>
      </w:r>
      <w:ins w:id="10988" w:author="Masato YOSHIKAWA" w:date="2026-01-20T13:59:00Z" w16du:dateUtc="2026-01-20T04:59:00Z">
        <w:r w:rsidR="0040742F">
          <w:rPr>
            <w:rFonts w:ascii="Times New Roman" w:eastAsia="ＭＳ 明朝" w:hAnsi="Times New Roman" w:cs="Times New Roman" w:hint="eastAsia"/>
            <w:noProof/>
          </w:rPr>
          <w:t xml:space="preserve">J. </w:t>
        </w:r>
      </w:ins>
      <w:r w:rsidRPr="00F45A47">
        <w:rPr>
          <w:rFonts w:ascii="Times New Roman" w:eastAsia="ＭＳ 明朝" w:hAnsi="Times New Roman" w:cs="Times New Roman"/>
          <w:noProof/>
          <w:rPrChange w:id="10989" w:author="Masato YOSHIKAWA" w:date="2026-01-20T11:15:00Z" w16du:dateUtc="2026-01-20T02:15:00Z">
            <w:rPr>
              <w:rFonts w:ascii="ＭＳ 明朝" w:eastAsia="ＭＳ 明朝" w:hAnsi="ＭＳ 明朝"/>
              <w:noProof/>
            </w:rPr>
          </w:rPrChange>
        </w:rPr>
        <w:t>C. S</w:t>
      </w:r>
      <w:ins w:id="10990" w:author="Masato YOSHIKAWA" w:date="2026-01-20T13:59:00Z" w16du:dateUtc="2026-01-20T04:59:00Z">
        <w:r w:rsidR="0040742F">
          <w:rPr>
            <w:rFonts w:ascii="Times New Roman" w:eastAsia="ＭＳ 明朝" w:hAnsi="Times New Roman" w:cs="Times New Roman" w:hint="eastAsia"/>
            <w:noProof/>
          </w:rPr>
          <w:t>ager</w:t>
        </w:r>
      </w:ins>
      <w:del w:id="10991" w:author="Masato YOSHIKAWA" w:date="2026-01-20T13:59:00Z" w16du:dateUtc="2026-01-20T04:59:00Z">
        <w:r w:rsidRPr="00F45A47" w:rsidDel="0040742F">
          <w:rPr>
            <w:rFonts w:ascii="Times New Roman" w:eastAsia="ＭＳ 明朝" w:hAnsi="Times New Roman" w:cs="Times New Roman"/>
            <w:noProof/>
            <w:rPrChange w:id="10992" w:author="Masato YOSHIKAWA" w:date="2026-01-20T11:15:00Z" w16du:dateUtc="2026-01-20T02:15:00Z">
              <w:rPr>
                <w:rFonts w:ascii="ＭＳ 明朝" w:eastAsia="ＭＳ 明朝" w:hAnsi="ＭＳ 明朝"/>
                <w:noProof/>
              </w:rPr>
            </w:rPrChange>
          </w:rPr>
          <w:delText>. J</w:delText>
        </w:r>
      </w:del>
      <w:r w:rsidRPr="00F45A47">
        <w:rPr>
          <w:rFonts w:ascii="Times New Roman" w:eastAsia="ＭＳ 明朝" w:hAnsi="Times New Roman" w:cs="Times New Roman"/>
          <w:noProof/>
          <w:rPrChange w:id="10993" w:author="Masato YOSHIKAWA" w:date="2026-01-20T11:15:00Z" w16du:dateUtc="2026-01-20T02:15:00Z">
            <w:rPr>
              <w:rFonts w:ascii="ＭＳ 明朝" w:eastAsia="ＭＳ 明朝" w:hAnsi="ＭＳ 明朝"/>
              <w:noProof/>
            </w:rPr>
          </w:rPrChange>
        </w:rPr>
        <w:t xml:space="preserve">, &amp; </w:t>
      </w:r>
      <w:ins w:id="10994" w:author="Masato YOSHIKAWA" w:date="2026-01-20T13:59:00Z" w16du:dateUtc="2026-01-20T04:59:00Z">
        <w:r w:rsidR="0040742F">
          <w:rPr>
            <w:rFonts w:ascii="Times New Roman" w:eastAsia="ＭＳ 明朝" w:hAnsi="Times New Roman" w:cs="Times New Roman" w:hint="eastAsia"/>
            <w:noProof/>
          </w:rPr>
          <w:t>M-</w:t>
        </w:r>
      </w:ins>
      <w:r w:rsidRPr="00F45A47">
        <w:rPr>
          <w:rFonts w:ascii="Times New Roman" w:eastAsia="ＭＳ 明朝" w:hAnsi="Times New Roman" w:cs="Times New Roman"/>
          <w:noProof/>
          <w:rPrChange w:id="10995" w:author="Masato YOSHIKAWA" w:date="2026-01-20T11:15:00Z" w16du:dateUtc="2026-01-20T02:15:00Z">
            <w:rPr>
              <w:rFonts w:ascii="ＭＳ 明朝" w:eastAsia="ＭＳ 明朝" w:hAnsi="ＭＳ 明朝"/>
              <w:noProof/>
            </w:rPr>
          </w:rPrChange>
        </w:rPr>
        <w:t>J. H</w:t>
      </w:r>
      <w:ins w:id="10996" w:author="Masato YOSHIKAWA" w:date="2026-01-20T13:59:00Z" w16du:dateUtc="2026-01-20T04:59:00Z">
        <w:r w:rsidR="0040742F">
          <w:rPr>
            <w:rFonts w:ascii="Times New Roman" w:eastAsia="ＭＳ 明朝" w:hAnsi="Times New Roman" w:cs="Times New Roman" w:hint="eastAsia"/>
            <w:noProof/>
          </w:rPr>
          <w:t>amel</w:t>
        </w:r>
      </w:ins>
      <w:del w:id="10997" w:author="Masato YOSHIKAWA" w:date="2026-01-20T13:59:00Z" w16du:dateUtc="2026-01-20T04:59:00Z">
        <w:r w:rsidRPr="00F45A47" w:rsidDel="0040742F">
          <w:rPr>
            <w:rFonts w:ascii="Times New Roman" w:eastAsia="ＭＳ 明朝" w:hAnsi="Times New Roman" w:cs="Times New Roman"/>
            <w:noProof/>
            <w:rPrChange w:id="10998" w:author="Masato YOSHIKAWA" w:date="2026-01-20T11:15:00Z" w16du:dateUtc="2026-01-20T02:15:00Z">
              <w:rPr>
                <w:rFonts w:ascii="ＭＳ 明朝" w:eastAsia="ＭＳ 明朝" w:hAnsi="ＭＳ 明朝"/>
                <w:noProof/>
              </w:rPr>
            </w:rPrChange>
          </w:rPr>
          <w:delText>. M</w:delText>
        </w:r>
      </w:del>
      <w:r w:rsidRPr="00F45A47">
        <w:rPr>
          <w:rFonts w:ascii="Times New Roman" w:eastAsia="ＭＳ 明朝" w:hAnsi="Times New Roman" w:cs="Times New Roman"/>
          <w:noProof/>
          <w:rPrChange w:id="10999" w:author="Masato YOSHIKAWA" w:date="2026-01-20T11:15:00Z" w16du:dateUtc="2026-01-20T02:15:00Z">
            <w:rPr>
              <w:rFonts w:ascii="ＭＳ 明朝" w:eastAsia="ＭＳ 明朝" w:hAnsi="ＭＳ 明朝"/>
              <w:noProof/>
            </w:rPr>
          </w:rPrChange>
        </w:rPr>
        <w:t>, Trans.) John Benjamins Publishing Company.</w:t>
      </w:r>
    </w:p>
    <w:p w14:paraId="4AB3A6D7" w14:textId="5904FC00" w:rsidR="00B971D5" w:rsidRPr="00F45A47" w:rsidRDefault="00B971D5" w:rsidP="00B971D5">
      <w:pPr>
        <w:pStyle w:val="afe"/>
        <w:ind w:left="720" w:hanging="720"/>
        <w:rPr>
          <w:rFonts w:ascii="Times New Roman" w:hAnsi="Times New Roman" w:cs="Times New Roman"/>
          <w:noProof/>
          <w:rPrChange w:id="11000" w:author="Masato YOSHIKAWA" w:date="2026-01-20T11:15:00Z" w16du:dateUtc="2026-01-20T02:15:00Z">
            <w:rPr>
              <w:noProof/>
            </w:rPr>
          </w:rPrChange>
        </w:rPr>
      </w:pPr>
      <w:r w:rsidRPr="00F45A47">
        <w:rPr>
          <w:rFonts w:ascii="Times New Roman" w:eastAsia="ＭＳ 明朝" w:hAnsi="Times New Roman" w:cs="Times New Roman"/>
          <w:noProof/>
          <w:rPrChange w:id="11001" w:author="Masato YOSHIKAWA" w:date="2026-01-20T11:15:00Z" w16du:dateUtc="2026-01-20T02:15:00Z">
            <w:rPr>
              <w:rFonts w:ascii="ＭＳ 明朝" w:eastAsia="ＭＳ 明朝" w:hAnsi="ＭＳ 明朝"/>
              <w:noProof/>
            </w:rPr>
          </w:rPrChange>
        </w:rPr>
        <w:t>瀬上</w:t>
      </w:r>
      <w:r w:rsidRPr="00F45A47">
        <w:rPr>
          <w:rFonts w:ascii="Times New Roman" w:eastAsia="ＭＳ 明朝" w:hAnsi="Times New Roman" w:cs="Times New Roman" w:hint="eastAsia"/>
          <w:noProof/>
          <w:rPrChange w:id="11002" w:author="Masato YOSHIKAWA" w:date="2026-01-20T11:15:00Z" w16du:dateUtc="2026-01-20T02:15:00Z">
            <w:rPr>
              <w:rFonts w:ascii="ＭＳ 明朝" w:eastAsia="ＭＳ 明朝" w:hAnsi="ＭＳ 明朝" w:hint="eastAsia"/>
              <w:noProof/>
            </w:rPr>
          </w:rPrChange>
        </w:rPr>
        <w:t>和典</w:t>
      </w:r>
      <w:r w:rsidRPr="00F45A47">
        <w:rPr>
          <w:rFonts w:ascii="Times New Roman" w:eastAsia="ＭＳ 明朝" w:hAnsi="Times New Roman" w:cs="Times New Roman"/>
          <w:noProof/>
          <w:rPrChange w:id="11003" w:author="Masato YOSHIKAWA" w:date="2026-01-20T11:15:00Z" w16du:dateUtc="2026-01-20T02:15:00Z">
            <w:rPr>
              <w:rFonts w:ascii="ＭＳ 明朝" w:eastAsia="ＭＳ 明朝" w:hAnsi="ＭＳ 明朝"/>
              <w:noProof/>
            </w:rPr>
          </w:rPrChange>
        </w:rPr>
        <w:t xml:space="preserve">. (2018). </w:t>
      </w:r>
      <w:r w:rsidRPr="00DE3181">
        <w:rPr>
          <w:rFonts w:ascii="Times New Roman" w:eastAsia="ＭＳ 明朝" w:hAnsi="Times New Roman" w:cs="Times New Roman"/>
          <w:noProof/>
          <w:rPrChange w:id="11004" w:author="Masato YOSHIKAWA" w:date="2026-01-20T12:47:00Z" w16du:dateUtc="2026-01-20T03:47:00Z">
            <w:rPr>
              <w:rFonts w:ascii="ＭＳ 明朝" w:eastAsia="ＭＳ 明朝" w:hAnsi="ＭＳ 明朝"/>
              <w:i/>
              <w:iCs/>
              <w:noProof/>
            </w:rPr>
          </w:rPrChange>
        </w:rPr>
        <w:t>機械翻訳の限界と人間による翻訳の可能性</w:t>
      </w:r>
      <w:r w:rsidRPr="00F45A47">
        <w:rPr>
          <w:rFonts w:ascii="Times New Roman" w:eastAsia="ＭＳ 明朝" w:hAnsi="Times New Roman" w:cs="Times New Roman"/>
          <w:i/>
          <w:iCs/>
          <w:noProof/>
          <w:rPrChange w:id="11005" w:author="Masato YOSHIKAWA" w:date="2026-01-20T11:15:00Z" w16du:dateUtc="2026-01-20T02:15:00Z">
            <w:rPr>
              <w:rFonts w:ascii="ＭＳ 明朝" w:eastAsia="ＭＳ 明朝" w:hAnsi="ＭＳ 明朝"/>
              <w:i/>
              <w:iCs/>
              <w:noProof/>
            </w:rPr>
          </w:rPrChange>
        </w:rPr>
        <w:t>.</w:t>
      </w:r>
      <w:r w:rsidRPr="00F45A47">
        <w:rPr>
          <w:rFonts w:ascii="Times New Roman" w:eastAsia="ＭＳ 明朝" w:hAnsi="Times New Roman" w:cs="Times New Roman"/>
          <w:noProof/>
          <w:rPrChange w:id="11006" w:author="Masato YOSHIKAWA" w:date="2026-01-20T11:15:00Z" w16du:dateUtc="2026-01-20T02:15:00Z">
            <w:rPr>
              <w:rFonts w:ascii="ＭＳ 明朝" w:eastAsia="ＭＳ 明朝" w:hAnsi="ＭＳ 明朝"/>
              <w:noProof/>
            </w:rPr>
          </w:rPrChange>
        </w:rPr>
        <w:t xml:space="preserve"> </w:t>
      </w:r>
      <w:ins w:id="11007" w:author="Masato YOSHIKAWA" w:date="2026-01-20T14:01:00Z" w16du:dateUtc="2026-01-20T05:01:00Z">
        <w:r w:rsidR="00FB5DFD" w:rsidRPr="00FB5DFD">
          <w:rPr>
            <w:rFonts w:ascii="Times New Roman" w:eastAsia="ＭＳ 明朝" w:hAnsi="Times New Roman" w:cs="Times New Roman"/>
            <w:i/>
            <w:iCs/>
            <w:noProof/>
            <w:rPrChange w:id="11008" w:author="Masato YOSHIKAWA" w:date="2026-01-20T14:01:00Z" w16du:dateUtc="2026-01-20T05:01:00Z">
              <w:rPr>
                <w:rFonts w:ascii="Times New Roman" w:eastAsia="ＭＳ 明朝" w:hAnsi="Times New Roman" w:cs="Times New Roman"/>
                <w:noProof/>
              </w:rPr>
            </w:rPrChange>
          </w:rPr>
          <w:t>AGLOS: Journal of Area-Based Global Studies</w:t>
        </w:r>
      </w:ins>
      <w:ins w:id="11009" w:author="Masato YOSHIKAWA" w:date="2026-01-20T14:02:00Z" w16du:dateUtc="2026-01-20T05:02:00Z">
        <w:r w:rsidR="00FB5DFD">
          <w:rPr>
            <w:rFonts w:ascii="Times New Roman" w:eastAsia="ＭＳ 明朝" w:hAnsi="Times New Roman" w:cs="Times New Roman" w:hint="eastAsia"/>
            <w:i/>
            <w:iCs/>
            <w:noProof/>
          </w:rPr>
          <w:t xml:space="preserve">, Special Issue: Workshop and Symposium 2016-2017, </w:t>
        </w:r>
        <w:r w:rsidR="00FB5DFD">
          <w:rPr>
            <w:rFonts w:ascii="Times New Roman" w:eastAsia="ＭＳ 明朝" w:hAnsi="Times New Roman" w:cs="Times New Roman" w:hint="eastAsia"/>
            <w:noProof/>
          </w:rPr>
          <w:t>1</w:t>
        </w:r>
      </w:ins>
      <w:ins w:id="11010" w:author="Masato YOSHIKAWA" w:date="2026-01-20T14:03:00Z" w16du:dateUtc="2026-01-20T05:03:00Z">
        <w:r w:rsidR="00FB5DFD" w:rsidRPr="00C45809">
          <w:rPr>
            <w:rFonts w:ascii="Times New Roman" w:eastAsia="ＭＳ 明朝" w:hAnsi="Times New Roman" w:cs="Times New Roman"/>
            <w:noProof/>
          </w:rPr>
          <w:t>–</w:t>
        </w:r>
        <w:r w:rsidR="00FB5DFD">
          <w:rPr>
            <w:rFonts w:ascii="Times New Roman" w:eastAsia="ＭＳ 明朝" w:hAnsi="Times New Roman" w:cs="Times New Roman" w:hint="eastAsia"/>
            <w:noProof/>
          </w:rPr>
          <w:t>24.</w:t>
        </w:r>
      </w:ins>
      <w:del w:id="11011" w:author="Masato YOSHIKAWA" w:date="2026-01-20T14:01:00Z" w16du:dateUtc="2026-01-20T05:01:00Z">
        <w:r w:rsidRPr="00F45A47" w:rsidDel="00FB5DFD">
          <w:rPr>
            <w:rFonts w:ascii="Times New Roman" w:eastAsia="ＭＳ 明朝" w:hAnsi="Times New Roman" w:cs="Times New Roman"/>
            <w:noProof/>
            <w:rPrChange w:id="11012" w:author="Masato YOSHIKAWA" w:date="2026-01-20T11:15:00Z" w16du:dateUtc="2026-01-20T02:15:00Z">
              <w:rPr>
                <w:rFonts w:ascii="ＭＳ 明朝" w:eastAsia="ＭＳ 明朝" w:hAnsi="ＭＳ 明朝"/>
                <w:noProof/>
              </w:rPr>
            </w:rPrChange>
          </w:rPr>
          <w:delText>上智大学大学院グローバル・スタディーズ研究科</w:delText>
        </w:r>
      </w:del>
      <w:r w:rsidRPr="00F45A47">
        <w:rPr>
          <w:rFonts w:ascii="Times New Roman" w:eastAsia="ＭＳ 明朝" w:hAnsi="Times New Roman" w:cs="Times New Roman"/>
          <w:noProof/>
          <w:rPrChange w:id="11013" w:author="Masato YOSHIKAWA" w:date="2026-01-20T11:15:00Z" w16du:dateUtc="2026-01-20T02:15:00Z">
            <w:rPr>
              <w:rFonts w:ascii="ＭＳ 明朝" w:eastAsia="ＭＳ 明朝" w:hAnsi="ＭＳ 明朝"/>
              <w:noProof/>
            </w:rPr>
          </w:rPrChange>
        </w:rPr>
        <w:t>.</w:t>
      </w:r>
    </w:p>
    <w:p w14:paraId="3C9BB9B8" w14:textId="70E3D94B" w:rsidR="005B6842" w:rsidRDefault="00B971D5" w:rsidP="007B6A7E">
      <w:pPr>
        <w:rPr>
          <w:ins w:id="11014" w:author="Masato YOSHIKAWA" w:date="2026-01-20T12:21:00Z" w16du:dateUtc="2026-01-20T03:21:00Z"/>
          <w:rFonts w:ascii="Times New Roman" w:eastAsia="ＭＳ 明朝" w:hAnsi="Times New Roman" w:cs="Times New Roman"/>
        </w:rPr>
      </w:pPr>
      <w:r w:rsidRPr="00F45A47">
        <w:rPr>
          <w:rFonts w:ascii="Times New Roman" w:eastAsia="ＭＳ 明朝" w:hAnsi="Times New Roman" w:cs="Times New Roman"/>
          <w:rPrChange w:id="11015" w:author="Masato YOSHIKAWA" w:date="2026-01-20T11:15:00Z" w16du:dateUtc="2026-01-20T02:15:00Z">
            <w:rPr>
              <w:rFonts w:ascii="ＭＳ 明朝" w:eastAsia="ＭＳ 明朝" w:hAnsi="ＭＳ 明朝"/>
            </w:rPr>
          </w:rPrChange>
        </w:rPr>
        <w:fldChar w:fldCharType="end"/>
      </w:r>
    </w:p>
    <w:p w14:paraId="7013F72C" w14:textId="77777777" w:rsidR="005B6842" w:rsidRDefault="005B6842">
      <w:pPr>
        <w:widowControl/>
        <w:jc w:val="left"/>
        <w:rPr>
          <w:ins w:id="11016" w:author="Masato YOSHIKAWA" w:date="2026-01-20T12:21:00Z" w16du:dateUtc="2026-01-20T03:21:00Z"/>
          <w:rFonts w:ascii="Times New Roman" w:eastAsia="ＭＳ 明朝" w:hAnsi="Times New Roman" w:cs="Times New Roman"/>
        </w:rPr>
      </w:pPr>
      <w:ins w:id="11017" w:author="Masato YOSHIKAWA" w:date="2026-01-20T12:21:00Z" w16du:dateUtc="2026-01-20T03:21:00Z">
        <w:r>
          <w:rPr>
            <w:rFonts w:ascii="Times New Roman" w:eastAsia="ＭＳ 明朝" w:hAnsi="Times New Roman" w:cs="Times New Roman"/>
          </w:rPr>
          <w:br w:type="page"/>
        </w:r>
      </w:ins>
    </w:p>
    <w:p w14:paraId="4271F914" w14:textId="1A876190" w:rsidR="005B6842" w:rsidRDefault="005B6842" w:rsidP="007B6A7E">
      <w:pPr>
        <w:rPr>
          <w:ins w:id="11018" w:author="Masato YOSHIKAWA" w:date="2026-01-20T12:21:00Z" w16du:dateUtc="2026-01-20T03:21:00Z"/>
          <w:rFonts w:ascii="Times New Roman" w:eastAsia="ＭＳ 明朝" w:hAnsi="Times New Roman" w:cs="Times New Roman"/>
        </w:rPr>
      </w:pPr>
      <w:ins w:id="11019" w:author="Masato YOSHIKAWA" w:date="2026-01-20T12:21:00Z" w16du:dateUtc="2026-01-20T03:21:00Z">
        <w:r>
          <w:rPr>
            <w:rFonts w:ascii="Times New Roman" w:eastAsia="ＭＳ 明朝" w:hAnsi="Times New Roman" w:cs="Times New Roman" w:hint="eastAsia"/>
          </w:rPr>
          <w:t>付録</w:t>
        </w:r>
      </w:ins>
      <w:ins w:id="11020" w:author="Masato YOSHIKAWA" w:date="2026-01-20T12:22:00Z" w16du:dateUtc="2026-01-20T03:22:00Z">
        <w:r>
          <w:rPr>
            <w:rFonts w:ascii="Times New Roman" w:eastAsia="ＭＳ 明朝" w:hAnsi="Times New Roman" w:cs="Times New Roman" w:hint="eastAsia"/>
          </w:rPr>
          <w:t xml:space="preserve">: </w:t>
        </w:r>
        <w:r>
          <w:rPr>
            <w:rFonts w:ascii="Times New Roman" w:eastAsia="ＭＳ 明朝" w:hAnsi="Times New Roman" w:cs="Times New Roman" w:hint="eastAsia"/>
          </w:rPr>
          <w:t>『こころ』</w:t>
        </w:r>
      </w:ins>
      <w:ins w:id="11021" w:author="Masato YOSHIKAWA" w:date="2026-01-20T12:23:00Z" w16du:dateUtc="2026-01-20T03:23:00Z">
        <w:r>
          <w:rPr>
            <w:rFonts w:ascii="Times New Roman" w:eastAsia="ＭＳ 明朝" w:hAnsi="Times New Roman" w:cs="Times New Roman" w:hint="eastAsia"/>
          </w:rPr>
          <w:t>第一部の</w:t>
        </w:r>
      </w:ins>
      <w:ins w:id="11022" w:author="Masato YOSHIKAWA" w:date="2026-01-20T12:22:00Z" w16du:dateUtc="2026-01-20T03:22:00Z">
        <w:r>
          <w:rPr>
            <w:rFonts w:ascii="Times New Roman" w:eastAsia="ＭＳ 明朝" w:hAnsi="Times New Roman" w:cs="Times New Roman" w:hint="eastAsia"/>
          </w:rPr>
          <w:t>文化的要素</w:t>
        </w:r>
      </w:ins>
      <w:ins w:id="11023" w:author="Masato YOSHIKAWA" w:date="2026-01-20T12:23:00Z" w16du:dateUtc="2026-01-20T03:23:00Z">
        <w:r>
          <w:rPr>
            <w:rFonts w:ascii="Times New Roman" w:eastAsia="ＭＳ 明朝" w:hAnsi="Times New Roman" w:cs="Times New Roman" w:hint="eastAsia"/>
          </w:rPr>
          <w:t>とその翻訳・翻訳技法・</w:t>
        </w:r>
        <w:r>
          <w:rPr>
            <w:rFonts w:ascii="Times New Roman" w:eastAsia="ＭＳ 明朝" w:hAnsi="Times New Roman" w:cs="Times New Roman" w:hint="eastAsia"/>
          </w:rPr>
          <w:t>DMIS</w:t>
        </w:r>
        <w:r>
          <w:rPr>
            <w:rFonts w:ascii="Times New Roman" w:eastAsia="ＭＳ 明朝" w:hAnsi="Times New Roman" w:cs="Times New Roman" w:hint="eastAsia"/>
          </w:rPr>
          <w:t>の一覧</w:t>
        </w:r>
      </w:ins>
    </w:p>
    <w:tbl>
      <w:tblPr>
        <w:tblStyle w:val="af5"/>
        <w:tblW w:w="5000" w:type="pct"/>
        <w:tblLayout w:type="fixed"/>
        <w:tblLook w:val="04A0" w:firstRow="1" w:lastRow="0" w:firstColumn="1" w:lastColumn="0" w:noHBand="0" w:noVBand="1"/>
      </w:tblPr>
      <w:tblGrid>
        <w:gridCol w:w="990"/>
        <w:gridCol w:w="990"/>
        <w:gridCol w:w="1069"/>
        <w:gridCol w:w="1323"/>
        <w:gridCol w:w="1264"/>
        <w:gridCol w:w="1446"/>
        <w:gridCol w:w="1412"/>
      </w:tblGrid>
      <w:tr w:rsidR="005B6842" w:rsidRPr="005B6842" w14:paraId="38DE9249" w14:textId="77777777" w:rsidTr="00C45809">
        <w:tc>
          <w:tcPr>
            <w:tcW w:w="582" w:type="pct"/>
          </w:tcPr>
          <w:p w14:paraId="7C051E9B" w14:textId="77777777" w:rsidR="005B6842" w:rsidRPr="005B6842" w:rsidRDefault="005B6842" w:rsidP="00C45809">
            <w:pPr>
              <w:pStyle w:val="af8"/>
              <w:rPr>
                <w:moveTo w:id="11024" w:author="Masato YOSHIKAWA" w:date="2026-01-20T12:21:00Z" w16du:dateUtc="2026-01-20T03:21:00Z"/>
                <w:rFonts w:ascii="Times New Roman" w:eastAsia="ＭＳ 明朝" w:hAnsi="Times New Roman" w:cs="Times New Roman"/>
                <w:b/>
                <w:bCs/>
                <w:rPrChange w:id="11025" w:author="Masato YOSHIKAWA" w:date="2026-01-20T12:23:00Z" w16du:dateUtc="2026-01-20T03:23:00Z">
                  <w:rPr>
                    <w:moveTo w:id="11026" w:author="Masato YOSHIKAWA" w:date="2026-01-20T12:21:00Z" w16du:dateUtc="2026-01-20T03:21:00Z"/>
                    <w:rFonts w:ascii="ＭＳ 明朝" w:eastAsia="ＭＳ 明朝" w:hAnsi="ＭＳ 明朝"/>
                  </w:rPr>
                </w:rPrChange>
              </w:rPr>
            </w:pPr>
            <w:moveToRangeStart w:id="11027" w:author="Masato YOSHIKAWA" w:date="2026-01-20T12:21:00Z" w:name="move219804090"/>
            <w:moveTo w:id="11028" w:author="Masato YOSHIKAWA" w:date="2026-01-20T12:21:00Z" w16du:dateUtc="2026-01-20T03:21:00Z">
              <w:r w:rsidRPr="005B6842">
                <w:rPr>
                  <w:rFonts w:ascii="Times New Roman" w:eastAsia="ＭＳ 明朝" w:hAnsi="Times New Roman" w:cs="Times New Roman" w:hint="eastAsia"/>
                  <w:b/>
                  <w:bCs/>
                  <w:rPrChange w:id="11029" w:author="Masato YOSHIKAWA" w:date="2026-01-20T12:23:00Z" w16du:dateUtc="2026-01-20T03:23:00Z">
                    <w:rPr>
                      <w:rFonts w:ascii="ＭＳ 明朝" w:eastAsia="ＭＳ 明朝" w:hAnsi="ＭＳ 明朝" w:hint="eastAsia"/>
                    </w:rPr>
                  </w:rPrChange>
                </w:rPr>
                <w:t>文化語</w:t>
              </w:r>
            </w:moveTo>
          </w:p>
        </w:tc>
        <w:tc>
          <w:tcPr>
            <w:tcW w:w="583" w:type="pct"/>
          </w:tcPr>
          <w:p w14:paraId="6B741A37" w14:textId="77777777" w:rsidR="005B6842" w:rsidRPr="005B6842" w:rsidRDefault="005B6842" w:rsidP="00C45809">
            <w:pPr>
              <w:pStyle w:val="af8"/>
              <w:rPr>
                <w:moveTo w:id="11030" w:author="Masato YOSHIKAWA" w:date="2026-01-20T12:21:00Z" w16du:dateUtc="2026-01-20T03:21:00Z"/>
                <w:rFonts w:ascii="Times New Roman" w:eastAsia="ＭＳ 明朝" w:hAnsi="Times New Roman" w:cs="Times New Roman"/>
                <w:b/>
                <w:bCs/>
                <w:rPrChange w:id="11031" w:author="Masato YOSHIKAWA" w:date="2026-01-20T12:23:00Z" w16du:dateUtc="2026-01-20T03:23:00Z">
                  <w:rPr>
                    <w:moveTo w:id="11032" w:author="Masato YOSHIKAWA" w:date="2026-01-20T12:21:00Z" w16du:dateUtc="2026-01-20T03:21:00Z"/>
                    <w:rFonts w:ascii="ＭＳ 明朝" w:eastAsia="ＭＳ 明朝" w:hAnsi="ＭＳ 明朝"/>
                  </w:rPr>
                </w:rPrChange>
              </w:rPr>
            </w:pPr>
            <w:moveTo w:id="11033" w:author="Masato YOSHIKAWA" w:date="2026-01-20T12:21:00Z" w16du:dateUtc="2026-01-20T03:21:00Z">
              <w:r w:rsidRPr="005B6842">
                <w:rPr>
                  <w:rFonts w:ascii="Times New Roman" w:eastAsia="ＭＳ 明朝" w:hAnsi="Times New Roman" w:cs="Times New Roman"/>
                  <w:b/>
                  <w:bCs/>
                  <w:rPrChange w:id="11034" w:author="Masato YOSHIKAWA" w:date="2026-01-20T12:23:00Z" w16du:dateUtc="2026-01-20T03:23:00Z">
                    <w:rPr>
                      <w:rFonts w:ascii="ＭＳ 明朝" w:eastAsia="ＭＳ 明朝" w:hAnsi="ＭＳ 明朝"/>
                    </w:rPr>
                  </w:rPrChange>
                </w:rPr>
                <w:t>文化的要素の対応訳</w:t>
              </w:r>
              <w:r w:rsidRPr="005B6842">
                <w:rPr>
                  <w:rFonts w:ascii="Times New Roman" w:eastAsia="ＭＳ 明朝" w:hAnsi="Times New Roman" w:cs="Times New Roman"/>
                  <w:b/>
                  <w:bCs/>
                  <w:rPrChange w:id="11035" w:author="Masato YOSHIKAWA" w:date="2026-01-20T12:23:00Z" w16du:dateUtc="2026-01-20T03:23:00Z">
                    <w:rPr>
                      <w:rFonts w:ascii="ＭＳ 明朝" w:eastAsia="ＭＳ 明朝" w:hAnsi="ＭＳ 明朝"/>
                    </w:rPr>
                  </w:rPrChange>
                </w:rPr>
                <w:t>_Kondo</w:t>
              </w:r>
            </w:moveTo>
          </w:p>
        </w:tc>
        <w:tc>
          <w:tcPr>
            <w:tcW w:w="629" w:type="pct"/>
          </w:tcPr>
          <w:p w14:paraId="601E9E33" w14:textId="77777777" w:rsidR="005B6842" w:rsidRPr="005B6842" w:rsidRDefault="005B6842" w:rsidP="00C45809">
            <w:pPr>
              <w:pStyle w:val="af8"/>
              <w:rPr>
                <w:moveTo w:id="11036" w:author="Masato YOSHIKAWA" w:date="2026-01-20T12:21:00Z" w16du:dateUtc="2026-01-20T03:21:00Z"/>
                <w:rFonts w:ascii="Times New Roman" w:eastAsia="ＭＳ 明朝" w:hAnsi="Times New Roman" w:cs="Times New Roman"/>
                <w:b/>
                <w:bCs/>
                <w:rPrChange w:id="11037" w:author="Masato YOSHIKAWA" w:date="2026-01-20T12:23:00Z" w16du:dateUtc="2026-01-20T03:23:00Z">
                  <w:rPr>
                    <w:moveTo w:id="11038" w:author="Masato YOSHIKAWA" w:date="2026-01-20T12:21:00Z" w16du:dateUtc="2026-01-20T03:21:00Z"/>
                    <w:rFonts w:ascii="ＭＳ 明朝" w:eastAsia="ＭＳ 明朝" w:hAnsi="ＭＳ 明朝"/>
                  </w:rPr>
                </w:rPrChange>
              </w:rPr>
            </w:pPr>
            <w:moveTo w:id="11039" w:author="Masato YOSHIKAWA" w:date="2026-01-20T12:21:00Z" w16du:dateUtc="2026-01-20T03:21:00Z">
              <w:r w:rsidRPr="005B6842">
                <w:rPr>
                  <w:rFonts w:ascii="Times New Roman" w:eastAsia="ＭＳ 明朝" w:hAnsi="Times New Roman" w:cs="Times New Roman"/>
                  <w:b/>
                  <w:bCs/>
                  <w:rPrChange w:id="11040" w:author="Masato YOSHIKAWA" w:date="2026-01-20T12:23:00Z" w16du:dateUtc="2026-01-20T03:23:00Z">
                    <w:rPr>
                      <w:rFonts w:ascii="ＭＳ 明朝" w:eastAsia="ＭＳ 明朝" w:hAnsi="ＭＳ 明朝"/>
                    </w:rPr>
                  </w:rPrChange>
                </w:rPr>
                <w:t>文化的要素の対応訳</w:t>
              </w:r>
              <w:r w:rsidRPr="005B6842">
                <w:rPr>
                  <w:rFonts w:ascii="Times New Roman" w:eastAsia="ＭＳ 明朝" w:hAnsi="Times New Roman" w:cs="Times New Roman"/>
                  <w:b/>
                  <w:bCs/>
                  <w:rPrChange w:id="11041" w:author="Masato YOSHIKAWA" w:date="2026-01-20T12:23:00Z" w16du:dateUtc="2026-01-20T03:23:00Z">
                    <w:rPr>
                      <w:rFonts w:ascii="ＭＳ 明朝" w:eastAsia="ＭＳ 明朝" w:hAnsi="ＭＳ 明朝"/>
                    </w:rPr>
                  </w:rPrChange>
                </w:rPr>
                <w:t>_McCllelan</w:t>
              </w:r>
            </w:moveTo>
          </w:p>
        </w:tc>
        <w:tc>
          <w:tcPr>
            <w:tcW w:w="779" w:type="pct"/>
          </w:tcPr>
          <w:p w14:paraId="11A7EBDD" w14:textId="77777777" w:rsidR="005B6842" w:rsidRPr="005B6842" w:rsidRDefault="005B6842" w:rsidP="00C45809">
            <w:pPr>
              <w:pStyle w:val="af8"/>
              <w:rPr>
                <w:moveTo w:id="11042" w:author="Masato YOSHIKAWA" w:date="2026-01-20T12:21:00Z" w16du:dateUtc="2026-01-20T03:21:00Z"/>
                <w:rFonts w:ascii="Times New Roman" w:eastAsia="ＭＳ 明朝" w:hAnsi="Times New Roman" w:cs="Times New Roman"/>
                <w:b/>
                <w:bCs/>
                <w:rPrChange w:id="11043" w:author="Masato YOSHIKAWA" w:date="2026-01-20T12:23:00Z" w16du:dateUtc="2026-01-20T03:23:00Z">
                  <w:rPr>
                    <w:moveTo w:id="11044" w:author="Masato YOSHIKAWA" w:date="2026-01-20T12:21:00Z" w16du:dateUtc="2026-01-20T03:21:00Z"/>
                    <w:rFonts w:ascii="ＭＳ 明朝" w:eastAsia="ＭＳ 明朝" w:hAnsi="ＭＳ 明朝"/>
                  </w:rPr>
                </w:rPrChange>
              </w:rPr>
            </w:pPr>
            <w:moveTo w:id="11045" w:author="Masato YOSHIKAWA" w:date="2026-01-20T12:21:00Z" w16du:dateUtc="2026-01-20T03:21:00Z">
              <w:r w:rsidRPr="005B6842">
                <w:rPr>
                  <w:rFonts w:ascii="Times New Roman" w:eastAsia="ＭＳ 明朝" w:hAnsi="Times New Roman" w:cs="Times New Roman"/>
                  <w:b/>
                  <w:bCs/>
                  <w:rPrChange w:id="11046" w:author="Masato YOSHIKAWA" w:date="2026-01-20T12:23:00Z" w16du:dateUtc="2026-01-20T03:23:00Z">
                    <w:rPr>
                      <w:rFonts w:ascii="ＭＳ 明朝" w:eastAsia="ＭＳ 明朝" w:hAnsi="ＭＳ 明朝"/>
                    </w:rPr>
                  </w:rPrChange>
                </w:rPr>
                <w:t>翻訳技法</w:t>
              </w:r>
              <w:r w:rsidRPr="005B6842">
                <w:rPr>
                  <w:rFonts w:ascii="Times New Roman" w:eastAsia="ＭＳ 明朝" w:hAnsi="Times New Roman" w:cs="Times New Roman"/>
                  <w:b/>
                  <w:bCs/>
                  <w:rPrChange w:id="11047" w:author="Masato YOSHIKAWA" w:date="2026-01-20T12:23:00Z" w16du:dateUtc="2026-01-20T03:23:00Z">
                    <w:rPr>
                      <w:rFonts w:ascii="ＭＳ 明朝" w:eastAsia="ＭＳ 明朝" w:hAnsi="ＭＳ 明朝"/>
                    </w:rPr>
                  </w:rPrChange>
                </w:rPr>
                <w:t>_Kondo</w:t>
              </w:r>
            </w:moveTo>
          </w:p>
        </w:tc>
        <w:tc>
          <w:tcPr>
            <w:tcW w:w="744" w:type="pct"/>
          </w:tcPr>
          <w:p w14:paraId="72102EE3" w14:textId="77777777" w:rsidR="005B6842" w:rsidRPr="005B6842" w:rsidRDefault="005B6842" w:rsidP="00C45809">
            <w:pPr>
              <w:pStyle w:val="af8"/>
              <w:rPr>
                <w:moveTo w:id="11048" w:author="Masato YOSHIKAWA" w:date="2026-01-20T12:21:00Z" w16du:dateUtc="2026-01-20T03:21:00Z"/>
                <w:rFonts w:ascii="Times New Roman" w:eastAsia="ＭＳ 明朝" w:hAnsi="Times New Roman" w:cs="Times New Roman"/>
                <w:b/>
                <w:bCs/>
                <w:rPrChange w:id="11049" w:author="Masato YOSHIKAWA" w:date="2026-01-20T12:23:00Z" w16du:dateUtc="2026-01-20T03:23:00Z">
                  <w:rPr>
                    <w:moveTo w:id="11050" w:author="Masato YOSHIKAWA" w:date="2026-01-20T12:21:00Z" w16du:dateUtc="2026-01-20T03:21:00Z"/>
                    <w:rFonts w:ascii="ＭＳ 明朝" w:eastAsia="ＭＳ 明朝" w:hAnsi="ＭＳ 明朝"/>
                  </w:rPr>
                </w:rPrChange>
              </w:rPr>
            </w:pPr>
            <w:moveTo w:id="11051" w:author="Masato YOSHIKAWA" w:date="2026-01-20T12:21:00Z" w16du:dateUtc="2026-01-20T03:21:00Z">
              <w:r w:rsidRPr="005B6842">
                <w:rPr>
                  <w:rFonts w:ascii="Times New Roman" w:eastAsia="ＭＳ 明朝" w:hAnsi="Times New Roman" w:cs="Times New Roman"/>
                  <w:b/>
                  <w:bCs/>
                  <w:rPrChange w:id="11052" w:author="Masato YOSHIKAWA" w:date="2026-01-20T12:23:00Z" w16du:dateUtc="2026-01-20T03:23:00Z">
                    <w:rPr>
                      <w:rFonts w:ascii="ＭＳ 明朝" w:eastAsia="ＭＳ 明朝" w:hAnsi="ＭＳ 明朝"/>
                    </w:rPr>
                  </w:rPrChange>
                </w:rPr>
                <w:t>DMIS_Kondo</w:t>
              </w:r>
            </w:moveTo>
          </w:p>
        </w:tc>
        <w:tc>
          <w:tcPr>
            <w:tcW w:w="851" w:type="pct"/>
          </w:tcPr>
          <w:p w14:paraId="71E39DBE" w14:textId="77777777" w:rsidR="005B6842" w:rsidRPr="005B6842" w:rsidRDefault="005B6842" w:rsidP="00C45809">
            <w:pPr>
              <w:pStyle w:val="af8"/>
              <w:rPr>
                <w:moveTo w:id="11053" w:author="Masato YOSHIKAWA" w:date="2026-01-20T12:21:00Z" w16du:dateUtc="2026-01-20T03:21:00Z"/>
                <w:rFonts w:ascii="Times New Roman" w:eastAsia="ＭＳ 明朝" w:hAnsi="Times New Roman" w:cs="Times New Roman"/>
                <w:b/>
                <w:bCs/>
                <w:rPrChange w:id="11054" w:author="Masato YOSHIKAWA" w:date="2026-01-20T12:23:00Z" w16du:dateUtc="2026-01-20T03:23:00Z">
                  <w:rPr>
                    <w:moveTo w:id="11055" w:author="Masato YOSHIKAWA" w:date="2026-01-20T12:21:00Z" w16du:dateUtc="2026-01-20T03:21:00Z"/>
                    <w:rFonts w:ascii="ＭＳ 明朝" w:eastAsia="ＭＳ 明朝" w:hAnsi="ＭＳ 明朝"/>
                  </w:rPr>
                </w:rPrChange>
              </w:rPr>
            </w:pPr>
            <w:moveTo w:id="11056" w:author="Masato YOSHIKAWA" w:date="2026-01-20T12:21:00Z" w16du:dateUtc="2026-01-20T03:21:00Z">
              <w:r w:rsidRPr="005B6842">
                <w:rPr>
                  <w:rFonts w:ascii="Times New Roman" w:eastAsia="ＭＳ 明朝" w:hAnsi="Times New Roman" w:cs="Times New Roman"/>
                  <w:b/>
                  <w:bCs/>
                  <w:rPrChange w:id="11057" w:author="Masato YOSHIKAWA" w:date="2026-01-20T12:23:00Z" w16du:dateUtc="2026-01-20T03:23:00Z">
                    <w:rPr>
                      <w:rFonts w:ascii="ＭＳ 明朝" w:eastAsia="ＭＳ 明朝" w:hAnsi="ＭＳ 明朝"/>
                    </w:rPr>
                  </w:rPrChange>
                </w:rPr>
                <w:t>翻訳技法</w:t>
              </w:r>
              <w:r w:rsidRPr="005B6842">
                <w:rPr>
                  <w:rFonts w:ascii="Times New Roman" w:eastAsia="ＭＳ 明朝" w:hAnsi="Times New Roman" w:cs="Times New Roman"/>
                  <w:b/>
                  <w:bCs/>
                  <w:rPrChange w:id="11058" w:author="Masato YOSHIKAWA" w:date="2026-01-20T12:23:00Z" w16du:dateUtc="2026-01-20T03:23:00Z">
                    <w:rPr>
                      <w:rFonts w:ascii="ＭＳ 明朝" w:eastAsia="ＭＳ 明朝" w:hAnsi="ＭＳ 明朝"/>
                    </w:rPr>
                  </w:rPrChange>
                </w:rPr>
                <w:t>_McClellan</w:t>
              </w:r>
            </w:moveTo>
          </w:p>
        </w:tc>
        <w:tc>
          <w:tcPr>
            <w:tcW w:w="831" w:type="pct"/>
          </w:tcPr>
          <w:p w14:paraId="442775CA" w14:textId="77777777" w:rsidR="005B6842" w:rsidRPr="005B6842" w:rsidRDefault="005B6842" w:rsidP="00C45809">
            <w:pPr>
              <w:pStyle w:val="af8"/>
              <w:rPr>
                <w:moveTo w:id="11059" w:author="Masato YOSHIKAWA" w:date="2026-01-20T12:21:00Z" w16du:dateUtc="2026-01-20T03:21:00Z"/>
                <w:rFonts w:ascii="Times New Roman" w:eastAsia="ＭＳ 明朝" w:hAnsi="Times New Roman" w:cs="Times New Roman"/>
                <w:b/>
                <w:bCs/>
                <w:rPrChange w:id="11060" w:author="Masato YOSHIKAWA" w:date="2026-01-20T12:23:00Z" w16du:dateUtc="2026-01-20T03:23:00Z">
                  <w:rPr>
                    <w:moveTo w:id="11061" w:author="Masato YOSHIKAWA" w:date="2026-01-20T12:21:00Z" w16du:dateUtc="2026-01-20T03:21:00Z"/>
                    <w:rFonts w:ascii="ＭＳ 明朝" w:eastAsia="ＭＳ 明朝" w:hAnsi="ＭＳ 明朝"/>
                  </w:rPr>
                </w:rPrChange>
              </w:rPr>
            </w:pPr>
            <w:moveTo w:id="11062" w:author="Masato YOSHIKAWA" w:date="2026-01-20T12:21:00Z" w16du:dateUtc="2026-01-20T03:21:00Z">
              <w:r w:rsidRPr="005B6842">
                <w:rPr>
                  <w:rFonts w:ascii="Times New Roman" w:eastAsia="ＭＳ 明朝" w:hAnsi="Times New Roman" w:cs="Times New Roman"/>
                  <w:b/>
                  <w:bCs/>
                  <w:rPrChange w:id="11063" w:author="Masato YOSHIKAWA" w:date="2026-01-20T12:23:00Z" w16du:dateUtc="2026-01-20T03:23:00Z">
                    <w:rPr>
                      <w:rFonts w:ascii="ＭＳ 明朝" w:eastAsia="ＭＳ 明朝" w:hAnsi="ＭＳ 明朝"/>
                    </w:rPr>
                  </w:rPrChange>
                </w:rPr>
                <w:t>DMIS_McClellan</w:t>
              </w:r>
            </w:moveTo>
          </w:p>
        </w:tc>
      </w:tr>
      <w:tr w:rsidR="005B6842" w:rsidRPr="005B6842" w14:paraId="708FA9E0" w14:textId="77777777" w:rsidTr="00C45809">
        <w:tc>
          <w:tcPr>
            <w:tcW w:w="582" w:type="pct"/>
          </w:tcPr>
          <w:p w14:paraId="4D9ED46F" w14:textId="77777777" w:rsidR="005B6842" w:rsidRPr="005B6842" w:rsidRDefault="005B6842" w:rsidP="00C45809">
            <w:pPr>
              <w:pStyle w:val="af8"/>
              <w:rPr>
                <w:moveTo w:id="11064" w:author="Masato YOSHIKAWA" w:date="2026-01-20T12:21:00Z" w16du:dateUtc="2026-01-20T03:21:00Z"/>
                <w:rFonts w:ascii="Times New Roman" w:eastAsia="ＭＳ 明朝" w:hAnsi="Times New Roman" w:cs="Times New Roman"/>
                <w:rPrChange w:id="11065" w:author="Masato YOSHIKAWA" w:date="2026-01-20T12:23:00Z" w16du:dateUtc="2026-01-20T03:23:00Z">
                  <w:rPr>
                    <w:moveTo w:id="11066" w:author="Masato YOSHIKAWA" w:date="2026-01-20T12:21:00Z" w16du:dateUtc="2026-01-20T03:21:00Z"/>
                    <w:rFonts w:ascii="ＭＳ 明朝" w:eastAsia="ＭＳ 明朝" w:hAnsi="ＭＳ 明朝"/>
                  </w:rPr>
                </w:rPrChange>
              </w:rPr>
            </w:pPr>
            <w:moveTo w:id="11067" w:author="Masato YOSHIKAWA" w:date="2026-01-20T12:21:00Z" w16du:dateUtc="2026-01-20T03:21:00Z">
              <w:r w:rsidRPr="005B6842">
                <w:rPr>
                  <w:rFonts w:ascii="Times New Roman" w:eastAsia="ＭＳ 明朝" w:hAnsi="Times New Roman" w:cs="Times New Roman" w:hint="eastAsia"/>
                  <w:rPrChange w:id="11068" w:author="Masato YOSHIKAWA" w:date="2026-01-20T12:23:00Z" w16du:dateUtc="2026-01-20T03:23:00Z">
                    <w:rPr>
                      <w:rFonts w:ascii="ＭＳ 明朝" w:eastAsia="ＭＳ 明朝" w:hAnsi="ＭＳ 明朝" w:hint="eastAsia"/>
                    </w:rPr>
                  </w:rPrChange>
                </w:rPr>
                <w:t>先生</w:t>
              </w:r>
            </w:moveTo>
          </w:p>
        </w:tc>
        <w:tc>
          <w:tcPr>
            <w:tcW w:w="583" w:type="pct"/>
          </w:tcPr>
          <w:p w14:paraId="61487EF6" w14:textId="77777777" w:rsidR="005B6842" w:rsidRPr="005B6842" w:rsidRDefault="005B6842" w:rsidP="00C45809">
            <w:pPr>
              <w:pStyle w:val="af8"/>
              <w:rPr>
                <w:moveTo w:id="11069" w:author="Masato YOSHIKAWA" w:date="2026-01-20T12:21:00Z" w16du:dateUtc="2026-01-20T03:21:00Z"/>
                <w:rFonts w:ascii="Times New Roman" w:eastAsia="ＭＳ 明朝" w:hAnsi="Times New Roman" w:cs="Times New Roman"/>
                <w:rPrChange w:id="11070" w:author="Masato YOSHIKAWA" w:date="2026-01-20T12:23:00Z" w16du:dateUtc="2026-01-20T03:23:00Z">
                  <w:rPr>
                    <w:moveTo w:id="11071" w:author="Masato YOSHIKAWA" w:date="2026-01-20T12:21:00Z" w16du:dateUtc="2026-01-20T03:21:00Z"/>
                    <w:rFonts w:ascii="ＭＳ 明朝" w:eastAsia="ＭＳ 明朝" w:hAnsi="ＭＳ 明朝"/>
                  </w:rPr>
                </w:rPrChange>
              </w:rPr>
            </w:pPr>
            <w:moveTo w:id="11072" w:author="Masato YOSHIKAWA" w:date="2026-01-20T12:21:00Z" w16du:dateUtc="2026-01-20T03:21:00Z">
              <w:r w:rsidRPr="005B6842">
                <w:rPr>
                  <w:rFonts w:ascii="Times New Roman" w:eastAsia="ＭＳ 明朝" w:hAnsi="Times New Roman" w:cs="Times New Roman"/>
                  <w:rPrChange w:id="11073" w:author="Masato YOSHIKAWA" w:date="2026-01-20T12:23:00Z" w16du:dateUtc="2026-01-20T03:23:00Z">
                    <w:rPr>
                      <w:rFonts w:ascii="ＭＳ 明朝" w:eastAsia="ＭＳ 明朝" w:hAnsi="ＭＳ 明朝"/>
                    </w:rPr>
                  </w:rPrChange>
                </w:rPr>
                <w:t>sensei</w:t>
              </w:r>
            </w:moveTo>
          </w:p>
        </w:tc>
        <w:tc>
          <w:tcPr>
            <w:tcW w:w="629" w:type="pct"/>
          </w:tcPr>
          <w:p w14:paraId="353B9F00" w14:textId="77777777" w:rsidR="005B6842" w:rsidRPr="005B6842" w:rsidRDefault="005B6842" w:rsidP="00C45809">
            <w:pPr>
              <w:pStyle w:val="af8"/>
              <w:rPr>
                <w:moveTo w:id="11074" w:author="Masato YOSHIKAWA" w:date="2026-01-20T12:21:00Z" w16du:dateUtc="2026-01-20T03:21:00Z"/>
                <w:rFonts w:ascii="Times New Roman" w:eastAsia="ＭＳ 明朝" w:hAnsi="Times New Roman" w:cs="Times New Roman"/>
                <w:rPrChange w:id="11075" w:author="Masato YOSHIKAWA" w:date="2026-01-20T12:23:00Z" w16du:dateUtc="2026-01-20T03:23:00Z">
                  <w:rPr>
                    <w:moveTo w:id="11076" w:author="Masato YOSHIKAWA" w:date="2026-01-20T12:21:00Z" w16du:dateUtc="2026-01-20T03:21:00Z"/>
                    <w:rFonts w:ascii="ＭＳ 明朝" w:eastAsia="ＭＳ 明朝" w:hAnsi="ＭＳ 明朝"/>
                  </w:rPr>
                </w:rPrChange>
              </w:rPr>
            </w:pPr>
            <w:moveTo w:id="11077" w:author="Masato YOSHIKAWA" w:date="2026-01-20T12:21:00Z" w16du:dateUtc="2026-01-20T03:21:00Z">
              <w:r w:rsidRPr="005B6842">
                <w:rPr>
                  <w:rFonts w:ascii="Times New Roman" w:eastAsia="ＭＳ 明朝" w:hAnsi="Times New Roman" w:cs="Times New Roman"/>
                  <w:rPrChange w:id="11078" w:author="Masato YOSHIKAWA" w:date="2026-01-20T12:23:00Z" w16du:dateUtc="2026-01-20T03:23:00Z">
                    <w:rPr>
                      <w:rFonts w:ascii="ＭＳ 明朝" w:eastAsia="ＭＳ 明朝" w:hAnsi="ＭＳ 明朝"/>
                    </w:rPr>
                  </w:rPrChange>
                </w:rPr>
                <w:t>Sensei</w:t>
              </w:r>
            </w:moveTo>
          </w:p>
        </w:tc>
        <w:tc>
          <w:tcPr>
            <w:tcW w:w="779" w:type="pct"/>
          </w:tcPr>
          <w:p w14:paraId="4B4F9199" w14:textId="77777777" w:rsidR="005B6842" w:rsidRPr="005B6842" w:rsidRDefault="005B6842" w:rsidP="00C45809">
            <w:pPr>
              <w:pStyle w:val="af8"/>
              <w:rPr>
                <w:moveTo w:id="11079" w:author="Masato YOSHIKAWA" w:date="2026-01-20T12:21:00Z" w16du:dateUtc="2026-01-20T03:21:00Z"/>
                <w:rFonts w:ascii="Times New Roman" w:eastAsia="ＭＳ 明朝" w:hAnsi="Times New Roman" w:cs="Times New Roman"/>
                <w:rPrChange w:id="11080" w:author="Masato YOSHIKAWA" w:date="2026-01-20T12:23:00Z" w16du:dateUtc="2026-01-20T03:23:00Z">
                  <w:rPr>
                    <w:moveTo w:id="11081" w:author="Masato YOSHIKAWA" w:date="2026-01-20T12:21:00Z" w16du:dateUtc="2026-01-20T03:21:00Z"/>
                    <w:rFonts w:ascii="ＭＳ 明朝" w:eastAsia="ＭＳ 明朝" w:hAnsi="ＭＳ 明朝"/>
                  </w:rPr>
                </w:rPrChange>
              </w:rPr>
            </w:pPr>
            <w:moveTo w:id="11082" w:author="Masato YOSHIKAWA" w:date="2026-01-20T12:21:00Z" w16du:dateUtc="2026-01-20T03:21:00Z">
              <w:r w:rsidRPr="005B6842">
                <w:rPr>
                  <w:rFonts w:ascii="Times New Roman" w:eastAsia="ＭＳ 明朝" w:hAnsi="Times New Roman" w:cs="Times New Roman"/>
                  <w:rPrChange w:id="11083" w:author="Masato YOSHIKAWA" w:date="2026-01-20T12:23:00Z" w16du:dateUtc="2026-01-20T03:23:00Z">
                    <w:rPr>
                      <w:rFonts w:ascii="ＭＳ 明朝" w:eastAsia="ＭＳ 明朝" w:hAnsi="ＭＳ 明朝"/>
                    </w:rPr>
                  </w:rPrChange>
                </w:rPr>
                <w:t>Amplification</w:t>
              </w:r>
            </w:moveTo>
          </w:p>
        </w:tc>
        <w:tc>
          <w:tcPr>
            <w:tcW w:w="744" w:type="pct"/>
          </w:tcPr>
          <w:p w14:paraId="4691892D" w14:textId="77777777" w:rsidR="005B6842" w:rsidRPr="005B6842" w:rsidRDefault="005B6842" w:rsidP="00C45809">
            <w:pPr>
              <w:pStyle w:val="af8"/>
              <w:rPr>
                <w:moveTo w:id="11084" w:author="Masato YOSHIKAWA" w:date="2026-01-20T12:21:00Z" w16du:dateUtc="2026-01-20T03:21:00Z"/>
                <w:rFonts w:ascii="Times New Roman" w:eastAsia="ＭＳ 明朝" w:hAnsi="Times New Roman" w:cs="Times New Roman"/>
                <w:rPrChange w:id="11085" w:author="Masato YOSHIKAWA" w:date="2026-01-20T12:23:00Z" w16du:dateUtc="2026-01-20T03:23:00Z">
                  <w:rPr>
                    <w:moveTo w:id="11086" w:author="Masato YOSHIKAWA" w:date="2026-01-20T12:21:00Z" w16du:dateUtc="2026-01-20T03:21:00Z"/>
                    <w:rFonts w:ascii="ＭＳ 明朝" w:eastAsia="ＭＳ 明朝" w:hAnsi="ＭＳ 明朝"/>
                  </w:rPr>
                </w:rPrChange>
              </w:rPr>
            </w:pPr>
            <w:moveTo w:id="11087" w:author="Masato YOSHIKAWA" w:date="2026-01-20T12:21:00Z" w16du:dateUtc="2026-01-20T03:21:00Z">
              <w:r w:rsidRPr="005B6842">
                <w:rPr>
                  <w:rFonts w:ascii="Times New Roman" w:eastAsia="ＭＳ 明朝" w:hAnsi="Times New Roman" w:cs="Times New Roman"/>
                  <w:rPrChange w:id="11088" w:author="Masato YOSHIKAWA" w:date="2026-01-20T12:23:00Z" w16du:dateUtc="2026-01-20T03:23:00Z">
                    <w:rPr>
                      <w:rFonts w:ascii="ＭＳ 明朝" w:eastAsia="ＭＳ 明朝" w:hAnsi="ＭＳ 明朝"/>
                    </w:rPr>
                  </w:rPrChange>
                </w:rPr>
                <w:t>Adaptation</w:t>
              </w:r>
            </w:moveTo>
          </w:p>
        </w:tc>
        <w:tc>
          <w:tcPr>
            <w:tcW w:w="851" w:type="pct"/>
          </w:tcPr>
          <w:p w14:paraId="58486115" w14:textId="77777777" w:rsidR="005B6842" w:rsidRPr="005B6842" w:rsidRDefault="005B6842" w:rsidP="00C45809">
            <w:pPr>
              <w:pStyle w:val="af8"/>
              <w:rPr>
                <w:moveTo w:id="11089" w:author="Masato YOSHIKAWA" w:date="2026-01-20T12:21:00Z" w16du:dateUtc="2026-01-20T03:21:00Z"/>
                <w:rFonts w:ascii="Times New Roman" w:eastAsia="ＭＳ 明朝" w:hAnsi="Times New Roman" w:cs="Times New Roman"/>
                <w:rPrChange w:id="11090" w:author="Masato YOSHIKAWA" w:date="2026-01-20T12:23:00Z" w16du:dateUtc="2026-01-20T03:23:00Z">
                  <w:rPr>
                    <w:moveTo w:id="11091" w:author="Masato YOSHIKAWA" w:date="2026-01-20T12:21:00Z" w16du:dateUtc="2026-01-20T03:21:00Z"/>
                    <w:rFonts w:ascii="ＭＳ 明朝" w:eastAsia="ＭＳ 明朝" w:hAnsi="ＭＳ 明朝"/>
                  </w:rPr>
                </w:rPrChange>
              </w:rPr>
            </w:pPr>
            <w:moveTo w:id="11092" w:author="Masato YOSHIKAWA" w:date="2026-01-20T12:21:00Z" w16du:dateUtc="2026-01-20T03:21:00Z">
              <w:r w:rsidRPr="005B6842">
                <w:rPr>
                  <w:rFonts w:ascii="Times New Roman" w:eastAsia="ＭＳ 明朝" w:hAnsi="Times New Roman" w:cs="Times New Roman"/>
                  <w:rPrChange w:id="11093" w:author="Masato YOSHIKAWA" w:date="2026-01-20T12:23:00Z" w16du:dateUtc="2026-01-20T03:23:00Z">
                    <w:rPr>
                      <w:rFonts w:ascii="ＭＳ 明朝" w:eastAsia="ＭＳ 明朝" w:hAnsi="ＭＳ 明朝"/>
                    </w:rPr>
                  </w:rPrChange>
                </w:rPr>
                <w:t>Amplification</w:t>
              </w:r>
            </w:moveTo>
          </w:p>
        </w:tc>
        <w:tc>
          <w:tcPr>
            <w:tcW w:w="831" w:type="pct"/>
          </w:tcPr>
          <w:p w14:paraId="6BC14562" w14:textId="77777777" w:rsidR="005B6842" w:rsidRPr="005B6842" w:rsidRDefault="005B6842" w:rsidP="00C45809">
            <w:pPr>
              <w:pStyle w:val="af8"/>
              <w:rPr>
                <w:moveTo w:id="11094" w:author="Masato YOSHIKAWA" w:date="2026-01-20T12:21:00Z" w16du:dateUtc="2026-01-20T03:21:00Z"/>
                <w:rFonts w:ascii="Times New Roman" w:eastAsia="ＭＳ 明朝" w:hAnsi="Times New Roman" w:cs="Times New Roman"/>
                <w:rPrChange w:id="11095" w:author="Masato YOSHIKAWA" w:date="2026-01-20T12:23:00Z" w16du:dateUtc="2026-01-20T03:23:00Z">
                  <w:rPr>
                    <w:moveTo w:id="11096" w:author="Masato YOSHIKAWA" w:date="2026-01-20T12:21:00Z" w16du:dateUtc="2026-01-20T03:21:00Z"/>
                    <w:rFonts w:ascii="ＭＳ 明朝" w:eastAsia="ＭＳ 明朝" w:hAnsi="ＭＳ 明朝"/>
                  </w:rPr>
                </w:rPrChange>
              </w:rPr>
            </w:pPr>
            <w:moveTo w:id="11097" w:author="Masato YOSHIKAWA" w:date="2026-01-20T12:21:00Z" w16du:dateUtc="2026-01-20T03:21:00Z">
              <w:r w:rsidRPr="005B6842">
                <w:rPr>
                  <w:rFonts w:ascii="Times New Roman" w:eastAsia="ＭＳ 明朝" w:hAnsi="Times New Roman" w:cs="Times New Roman"/>
                  <w:rPrChange w:id="11098" w:author="Masato YOSHIKAWA" w:date="2026-01-20T12:23:00Z" w16du:dateUtc="2026-01-20T03:23:00Z">
                    <w:rPr>
                      <w:rFonts w:ascii="ＭＳ 明朝" w:eastAsia="ＭＳ 明朝" w:hAnsi="ＭＳ 明朝"/>
                    </w:rPr>
                  </w:rPrChange>
                </w:rPr>
                <w:t>Adaptation</w:t>
              </w:r>
            </w:moveTo>
          </w:p>
        </w:tc>
      </w:tr>
      <w:tr w:rsidR="005B6842" w:rsidRPr="005B6842" w14:paraId="23DB74DE" w14:textId="77777777" w:rsidTr="00C45809">
        <w:tc>
          <w:tcPr>
            <w:tcW w:w="582" w:type="pct"/>
          </w:tcPr>
          <w:p w14:paraId="5274D828" w14:textId="77777777" w:rsidR="005B6842" w:rsidRPr="005B6842" w:rsidRDefault="005B6842" w:rsidP="00C45809">
            <w:pPr>
              <w:pStyle w:val="af8"/>
              <w:rPr>
                <w:moveTo w:id="11099" w:author="Masato YOSHIKAWA" w:date="2026-01-20T12:21:00Z" w16du:dateUtc="2026-01-20T03:21:00Z"/>
                <w:rFonts w:ascii="Times New Roman" w:eastAsia="ＭＳ 明朝" w:hAnsi="Times New Roman" w:cs="Times New Roman"/>
                <w:rPrChange w:id="11100" w:author="Masato YOSHIKAWA" w:date="2026-01-20T12:23:00Z" w16du:dateUtc="2026-01-20T03:23:00Z">
                  <w:rPr>
                    <w:moveTo w:id="11101" w:author="Masato YOSHIKAWA" w:date="2026-01-20T12:21:00Z" w16du:dateUtc="2026-01-20T03:21:00Z"/>
                    <w:rFonts w:ascii="ＭＳ 明朝" w:eastAsia="ＭＳ 明朝" w:hAnsi="ＭＳ 明朝"/>
                  </w:rPr>
                </w:rPrChange>
              </w:rPr>
            </w:pPr>
            <w:moveTo w:id="11102" w:author="Masato YOSHIKAWA" w:date="2026-01-20T12:21:00Z" w16du:dateUtc="2026-01-20T03:21:00Z">
              <w:r w:rsidRPr="005B6842">
                <w:rPr>
                  <w:rFonts w:ascii="Times New Roman" w:eastAsia="ＭＳ 明朝" w:hAnsi="Times New Roman" w:cs="Times New Roman" w:hint="eastAsia"/>
                  <w:rPrChange w:id="11103" w:author="Masato YOSHIKAWA" w:date="2026-01-20T12:23:00Z" w16du:dateUtc="2026-01-20T03:23:00Z">
                    <w:rPr>
                      <w:rFonts w:ascii="ＭＳ 明朝" w:eastAsia="ＭＳ 明朝" w:hAnsi="ＭＳ 明朝" w:hint="eastAsia"/>
                    </w:rPr>
                  </w:rPrChange>
                </w:rPr>
                <w:t>鎌倉</w:t>
              </w:r>
            </w:moveTo>
          </w:p>
        </w:tc>
        <w:tc>
          <w:tcPr>
            <w:tcW w:w="583" w:type="pct"/>
          </w:tcPr>
          <w:p w14:paraId="67955204" w14:textId="77777777" w:rsidR="005B6842" w:rsidRPr="005B6842" w:rsidRDefault="005B6842" w:rsidP="00C45809">
            <w:pPr>
              <w:pStyle w:val="af8"/>
              <w:rPr>
                <w:moveTo w:id="11104" w:author="Masato YOSHIKAWA" w:date="2026-01-20T12:21:00Z" w16du:dateUtc="2026-01-20T03:21:00Z"/>
                <w:rFonts w:ascii="Times New Roman" w:eastAsia="ＭＳ 明朝" w:hAnsi="Times New Roman" w:cs="Times New Roman"/>
                <w:rPrChange w:id="11105" w:author="Masato YOSHIKAWA" w:date="2026-01-20T12:23:00Z" w16du:dateUtc="2026-01-20T03:23:00Z">
                  <w:rPr>
                    <w:moveTo w:id="11106" w:author="Masato YOSHIKAWA" w:date="2026-01-20T12:21:00Z" w16du:dateUtc="2026-01-20T03:21:00Z"/>
                    <w:rFonts w:ascii="ＭＳ 明朝" w:eastAsia="ＭＳ 明朝" w:hAnsi="ＭＳ 明朝"/>
                  </w:rPr>
                </w:rPrChange>
              </w:rPr>
            </w:pPr>
            <w:moveTo w:id="11107" w:author="Masato YOSHIKAWA" w:date="2026-01-20T12:21:00Z" w16du:dateUtc="2026-01-20T03:21:00Z">
              <w:r w:rsidRPr="005B6842">
                <w:rPr>
                  <w:rFonts w:ascii="Times New Roman" w:eastAsia="ＭＳ 明朝" w:hAnsi="Times New Roman" w:cs="Times New Roman"/>
                  <w:rPrChange w:id="11108" w:author="Masato YOSHIKAWA" w:date="2026-01-20T12:23:00Z" w16du:dateUtc="2026-01-20T03:23:00Z">
                    <w:rPr>
                      <w:rFonts w:ascii="ＭＳ 明朝" w:eastAsia="ＭＳ 明朝" w:hAnsi="ＭＳ 明朝"/>
                    </w:rPr>
                  </w:rPrChange>
                </w:rPr>
                <w:t>Kamakura</w:t>
              </w:r>
            </w:moveTo>
          </w:p>
        </w:tc>
        <w:tc>
          <w:tcPr>
            <w:tcW w:w="629" w:type="pct"/>
          </w:tcPr>
          <w:p w14:paraId="66785B56" w14:textId="77777777" w:rsidR="005B6842" w:rsidRPr="005B6842" w:rsidRDefault="005B6842" w:rsidP="00C45809">
            <w:pPr>
              <w:pStyle w:val="af8"/>
              <w:rPr>
                <w:moveTo w:id="11109" w:author="Masato YOSHIKAWA" w:date="2026-01-20T12:21:00Z" w16du:dateUtc="2026-01-20T03:21:00Z"/>
                <w:rFonts w:ascii="Times New Roman" w:eastAsia="ＭＳ 明朝" w:hAnsi="Times New Roman" w:cs="Times New Roman"/>
                <w:rPrChange w:id="11110" w:author="Masato YOSHIKAWA" w:date="2026-01-20T12:23:00Z" w16du:dateUtc="2026-01-20T03:23:00Z">
                  <w:rPr>
                    <w:moveTo w:id="11111" w:author="Masato YOSHIKAWA" w:date="2026-01-20T12:21:00Z" w16du:dateUtc="2026-01-20T03:21:00Z"/>
                    <w:rFonts w:ascii="ＭＳ 明朝" w:eastAsia="ＭＳ 明朝" w:hAnsi="ＭＳ 明朝"/>
                  </w:rPr>
                </w:rPrChange>
              </w:rPr>
            </w:pPr>
            <w:moveTo w:id="11112" w:author="Masato YOSHIKAWA" w:date="2026-01-20T12:21:00Z" w16du:dateUtc="2026-01-20T03:21:00Z">
              <w:r w:rsidRPr="005B6842">
                <w:rPr>
                  <w:rFonts w:ascii="Times New Roman" w:eastAsia="ＭＳ 明朝" w:hAnsi="Times New Roman" w:cs="Times New Roman"/>
                  <w:rPrChange w:id="11113" w:author="Masato YOSHIKAWA" w:date="2026-01-20T12:23:00Z" w16du:dateUtc="2026-01-20T03:23:00Z">
                    <w:rPr>
                      <w:rFonts w:ascii="ＭＳ 明朝" w:eastAsia="ＭＳ 明朝" w:hAnsi="ＭＳ 明朝"/>
                    </w:rPr>
                  </w:rPrChange>
                </w:rPr>
                <w:t>Kamakura</w:t>
              </w:r>
            </w:moveTo>
          </w:p>
        </w:tc>
        <w:tc>
          <w:tcPr>
            <w:tcW w:w="779" w:type="pct"/>
          </w:tcPr>
          <w:p w14:paraId="3254E40F" w14:textId="77777777" w:rsidR="005B6842" w:rsidRPr="005B6842" w:rsidRDefault="005B6842" w:rsidP="00C45809">
            <w:pPr>
              <w:pStyle w:val="af8"/>
              <w:rPr>
                <w:moveTo w:id="11114" w:author="Masato YOSHIKAWA" w:date="2026-01-20T12:21:00Z" w16du:dateUtc="2026-01-20T03:21:00Z"/>
                <w:rFonts w:ascii="Times New Roman" w:eastAsia="ＭＳ 明朝" w:hAnsi="Times New Roman" w:cs="Times New Roman"/>
                <w:rPrChange w:id="11115" w:author="Masato YOSHIKAWA" w:date="2026-01-20T12:23:00Z" w16du:dateUtc="2026-01-20T03:23:00Z">
                  <w:rPr>
                    <w:moveTo w:id="11116" w:author="Masato YOSHIKAWA" w:date="2026-01-20T12:21:00Z" w16du:dateUtc="2026-01-20T03:21:00Z"/>
                    <w:rFonts w:ascii="ＭＳ 明朝" w:eastAsia="ＭＳ 明朝" w:hAnsi="ＭＳ 明朝"/>
                  </w:rPr>
                </w:rPrChange>
              </w:rPr>
            </w:pPr>
            <w:moveTo w:id="11117" w:author="Masato YOSHIKAWA" w:date="2026-01-20T12:21:00Z" w16du:dateUtc="2026-01-20T03:21:00Z">
              <w:r w:rsidRPr="005B6842">
                <w:rPr>
                  <w:rFonts w:ascii="Times New Roman" w:eastAsia="ＭＳ 明朝" w:hAnsi="Times New Roman" w:cs="Times New Roman"/>
                  <w:rPrChange w:id="11118" w:author="Masato YOSHIKAWA" w:date="2026-01-20T12:23:00Z" w16du:dateUtc="2026-01-20T03:23:00Z">
                    <w:rPr>
                      <w:rFonts w:ascii="ＭＳ 明朝" w:eastAsia="ＭＳ 明朝" w:hAnsi="ＭＳ 明朝"/>
                    </w:rPr>
                  </w:rPrChange>
                </w:rPr>
                <w:t>Borrowing</w:t>
              </w:r>
            </w:moveTo>
          </w:p>
        </w:tc>
        <w:tc>
          <w:tcPr>
            <w:tcW w:w="744" w:type="pct"/>
          </w:tcPr>
          <w:p w14:paraId="7DBDE9EA" w14:textId="77777777" w:rsidR="005B6842" w:rsidRPr="005B6842" w:rsidRDefault="005B6842" w:rsidP="00C45809">
            <w:pPr>
              <w:pStyle w:val="af8"/>
              <w:rPr>
                <w:moveTo w:id="11119" w:author="Masato YOSHIKAWA" w:date="2026-01-20T12:21:00Z" w16du:dateUtc="2026-01-20T03:21:00Z"/>
                <w:rFonts w:ascii="Times New Roman" w:eastAsia="ＭＳ 明朝" w:hAnsi="Times New Roman" w:cs="Times New Roman"/>
                <w:rPrChange w:id="11120" w:author="Masato YOSHIKAWA" w:date="2026-01-20T12:23:00Z" w16du:dateUtc="2026-01-20T03:23:00Z">
                  <w:rPr>
                    <w:moveTo w:id="11121" w:author="Masato YOSHIKAWA" w:date="2026-01-20T12:21:00Z" w16du:dateUtc="2026-01-20T03:21:00Z"/>
                    <w:rFonts w:ascii="ＭＳ 明朝" w:eastAsia="ＭＳ 明朝" w:hAnsi="ＭＳ 明朝"/>
                  </w:rPr>
                </w:rPrChange>
              </w:rPr>
            </w:pPr>
            <w:moveTo w:id="11122" w:author="Masato YOSHIKAWA" w:date="2026-01-20T12:21:00Z" w16du:dateUtc="2026-01-20T03:21:00Z">
              <w:r w:rsidRPr="005B6842">
                <w:rPr>
                  <w:rFonts w:ascii="Times New Roman" w:eastAsia="ＭＳ 明朝" w:hAnsi="Times New Roman" w:cs="Times New Roman"/>
                  <w:rPrChange w:id="11123" w:author="Masato YOSHIKAWA" w:date="2026-01-20T12:23:00Z" w16du:dateUtc="2026-01-20T03:23:00Z">
                    <w:rPr>
                      <w:rFonts w:ascii="ＭＳ 明朝" w:eastAsia="ＭＳ 明朝" w:hAnsi="ＭＳ 明朝"/>
                    </w:rPr>
                  </w:rPrChange>
                </w:rPr>
                <w:t>Acceptance</w:t>
              </w:r>
            </w:moveTo>
          </w:p>
        </w:tc>
        <w:tc>
          <w:tcPr>
            <w:tcW w:w="851" w:type="pct"/>
          </w:tcPr>
          <w:p w14:paraId="79C3A75F" w14:textId="77777777" w:rsidR="005B6842" w:rsidRPr="005B6842" w:rsidRDefault="005B6842" w:rsidP="00C45809">
            <w:pPr>
              <w:pStyle w:val="af8"/>
              <w:rPr>
                <w:moveTo w:id="11124" w:author="Masato YOSHIKAWA" w:date="2026-01-20T12:21:00Z" w16du:dateUtc="2026-01-20T03:21:00Z"/>
                <w:rFonts w:ascii="Times New Roman" w:eastAsia="ＭＳ 明朝" w:hAnsi="Times New Roman" w:cs="Times New Roman"/>
                <w:rPrChange w:id="11125" w:author="Masato YOSHIKAWA" w:date="2026-01-20T12:23:00Z" w16du:dateUtc="2026-01-20T03:23:00Z">
                  <w:rPr>
                    <w:moveTo w:id="11126" w:author="Masato YOSHIKAWA" w:date="2026-01-20T12:21:00Z" w16du:dateUtc="2026-01-20T03:21:00Z"/>
                    <w:rFonts w:ascii="ＭＳ 明朝" w:eastAsia="ＭＳ 明朝" w:hAnsi="ＭＳ 明朝"/>
                  </w:rPr>
                </w:rPrChange>
              </w:rPr>
            </w:pPr>
            <w:moveTo w:id="11127" w:author="Masato YOSHIKAWA" w:date="2026-01-20T12:21:00Z" w16du:dateUtc="2026-01-20T03:21:00Z">
              <w:r w:rsidRPr="005B6842">
                <w:rPr>
                  <w:rFonts w:ascii="Times New Roman" w:eastAsia="ＭＳ 明朝" w:hAnsi="Times New Roman" w:cs="Times New Roman"/>
                  <w:rPrChange w:id="11128" w:author="Masato YOSHIKAWA" w:date="2026-01-20T12:23:00Z" w16du:dateUtc="2026-01-20T03:23:00Z">
                    <w:rPr>
                      <w:rFonts w:ascii="ＭＳ 明朝" w:eastAsia="ＭＳ 明朝" w:hAnsi="ＭＳ 明朝"/>
                    </w:rPr>
                  </w:rPrChange>
                </w:rPr>
                <w:t>Borrowing</w:t>
              </w:r>
            </w:moveTo>
          </w:p>
        </w:tc>
        <w:tc>
          <w:tcPr>
            <w:tcW w:w="831" w:type="pct"/>
          </w:tcPr>
          <w:p w14:paraId="61F8E0F8" w14:textId="77777777" w:rsidR="005B6842" w:rsidRPr="005B6842" w:rsidRDefault="005B6842" w:rsidP="00C45809">
            <w:pPr>
              <w:pStyle w:val="af8"/>
              <w:rPr>
                <w:moveTo w:id="11129" w:author="Masato YOSHIKAWA" w:date="2026-01-20T12:21:00Z" w16du:dateUtc="2026-01-20T03:21:00Z"/>
                <w:rFonts w:ascii="Times New Roman" w:eastAsia="ＭＳ 明朝" w:hAnsi="Times New Roman" w:cs="Times New Roman"/>
                <w:rPrChange w:id="11130" w:author="Masato YOSHIKAWA" w:date="2026-01-20T12:23:00Z" w16du:dateUtc="2026-01-20T03:23:00Z">
                  <w:rPr>
                    <w:moveTo w:id="11131" w:author="Masato YOSHIKAWA" w:date="2026-01-20T12:21:00Z" w16du:dateUtc="2026-01-20T03:21:00Z"/>
                    <w:rFonts w:ascii="ＭＳ 明朝" w:eastAsia="ＭＳ 明朝" w:hAnsi="ＭＳ 明朝"/>
                  </w:rPr>
                </w:rPrChange>
              </w:rPr>
            </w:pPr>
            <w:moveTo w:id="11132" w:author="Masato YOSHIKAWA" w:date="2026-01-20T12:21:00Z" w16du:dateUtc="2026-01-20T03:21:00Z">
              <w:r w:rsidRPr="005B6842">
                <w:rPr>
                  <w:rFonts w:ascii="Times New Roman" w:eastAsia="ＭＳ 明朝" w:hAnsi="Times New Roman" w:cs="Times New Roman"/>
                  <w:rPrChange w:id="11133" w:author="Masato YOSHIKAWA" w:date="2026-01-20T12:23:00Z" w16du:dateUtc="2026-01-20T03:23:00Z">
                    <w:rPr>
                      <w:rFonts w:ascii="ＭＳ 明朝" w:eastAsia="ＭＳ 明朝" w:hAnsi="ＭＳ 明朝"/>
                    </w:rPr>
                  </w:rPrChange>
                </w:rPr>
                <w:t>Acceptance</w:t>
              </w:r>
            </w:moveTo>
          </w:p>
        </w:tc>
      </w:tr>
      <w:tr w:rsidR="005B6842" w:rsidRPr="005B6842" w14:paraId="4BBC7452" w14:textId="77777777" w:rsidTr="00C45809">
        <w:tc>
          <w:tcPr>
            <w:tcW w:w="582" w:type="pct"/>
          </w:tcPr>
          <w:p w14:paraId="351F3C45" w14:textId="77777777" w:rsidR="005B6842" w:rsidRPr="005B6842" w:rsidRDefault="005B6842" w:rsidP="00C45809">
            <w:pPr>
              <w:pStyle w:val="af8"/>
              <w:rPr>
                <w:moveTo w:id="11134" w:author="Masato YOSHIKAWA" w:date="2026-01-20T12:21:00Z" w16du:dateUtc="2026-01-20T03:21:00Z"/>
                <w:rFonts w:ascii="Times New Roman" w:eastAsia="ＭＳ 明朝" w:hAnsi="Times New Roman" w:cs="Times New Roman"/>
                <w:rPrChange w:id="11135" w:author="Masato YOSHIKAWA" w:date="2026-01-20T12:23:00Z" w16du:dateUtc="2026-01-20T03:23:00Z">
                  <w:rPr>
                    <w:moveTo w:id="11136" w:author="Masato YOSHIKAWA" w:date="2026-01-20T12:21:00Z" w16du:dateUtc="2026-01-20T03:21:00Z"/>
                    <w:rFonts w:ascii="ＭＳ 明朝" w:eastAsia="ＭＳ 明朝" w:hAnsi="ＭＳ 明朝"/>
                  </w:rPr>
                </w:rPrChange>
              </w:rPr>
            </w:pPr>
            <w:moveTo w:id="11137" w:author="Masato YOSHIKAWA" w:date="2026-01-20T12:21:00Z" w16du:dateUtc="2026-01-20T03:21:00Z">
              <w:r w:rsidRPr="005B6842">
                <w:rPr>
                  <w:rFonts w:ascii="Times New Roman" w:eastAsia="ＭＳ 明朝" w:hAnsi="Times New Roman" w:cs="Times New Roman" w:hint="eastAsia"/>
                  <w:rPrChange w:id="11138" w:author="Masato YOSHIKAWA" w:date="2026-01-20T12:23:00Z" w16du:dateUtc="2026-01-20T03:23:00Z">
                    <w:rPr>
                      <w:rFonts w:ascii="ＭＳ 明朝" w:eastAsia="ＭＳ 明朝" w:hAnsi="ＭＳ 明朝" w:hint="eastAsia"/>
                    </w:rPr>
                  </w:rPrChange>
                </w:rPr>
                <w:t>書生</w:t>
              </w:r>
            </w:moveTo>
          </w:p>
        </w:tc>
        <w:tc>
          <w:tcPr>
            <w:tcW w:w="583" w:type="pct"/>
          </w:tcPr>
          <w:p w14:paraId="0A57F1D2" w14:textId="77777777" w:rsidR="005B6842" w:rsidRPr="005B6842" w:rsidRDefault="005B6842" w:rsidP="00C45809">
            <w:pPr>
              <w:pStyle w:val="af8"/>
              <w:rPr>
                <w:moveTo w:id="11139" w:author="Masato YOSHIKAWA" w:date="2026-01-20T12:21:00Z" w16du:dateUtc="2026-01-20T03:21:00Z"/>
                <w:rFonts w:ascii="Times New Roman" w:eastAsia="ＭＳ 明朝" w:hAnsi="Times New Roman" w:cs="Times New Roman"/>
                <w:rPrChange w:id="11140" w:author="Masato YOSHIKAWA" w:date="2026-01-20T12:23:00Z" w16du:dateUtc="2026-01-20T03:23:00Z">
                  <w:rPr>
                    <w:moveTo w:id="11141" w:author="Masato YOSHIKAWA" w:date="2026-01-20T12:21:00Z" w16du:dateUtc="2026-01-20T03:21:00Z"/>
                    <w:rFonts w:ascii="ＭＳ 明朝" w:eastAsia="ＭＳ 明朝" w:hAnsi="ＭＳ 明朝"/>
                  </w:rPr>
                </w:rPrChange>
              </w:rPr>
            </w:pPr>
            <w:moveTo w:id="11142" w:author="Masato YOSHIKAWA" w:date="2026-01-20T12:21:00Z" w16du:dateUtc="2026-01-20T03:21:00Z">
              <w:r w:rsidRPr="005B6842">
                <w:rPr>
                  <w:rFonts w:ascii="Times New Roman" w:eastAsia="ＭＳ 明朝" w:hAnsi="Times New Roman" w:cs="Times New Roman"/>
                  <w:rPrChange w:id="11143" w:author="Masato YOSHIKAWA" w:date="2026-01-20T12:23:00Z" w16du:dateUtc="2026-01-20T03:23:00Z">
                    <w:rPr>
                      <w:rFonts w:ascii="ＭＳ 明朝" w:eastAsia="ＭＳ 明朝" w:hAnsi="ＭＳ 明朝"/>
                    </w:rPr>
                  </w:rPrChange>
                </w:rPr>
                <w:t>student</w:t>
              </w:r>
            </w:moveTo>
          </w:p>
        </w:tc>
        <w:tc>
          <w:tcPr>
            <w:tcW w:w="629" w:type="pct"/>
          </w:tcPr>
          <w:p w14:paraId="6AE4B517" w14:textId="77777777" w:rsidR="005B6842" w:rsidRPr="005B6842" w:rsidRDefault="005B6842" w:rsidP="00C45809">
            <w:pPr>
              <w:pStyle w:val="af8"/>
              <w:rPr>
                <w:moveTo w:id="11144" w:author="Masato YOSHIKAWA" w:date="2026-01-20T12:21:00Z" w16du:dateUtc="2026-01-20T03:21:00Z"/>
                <w:rFonts w:ascii="Times New Roman" w:eastAsia="ＭＳ 明朝" w:hAnsi="Times New Roman" w:cs="Times New Roman"/>
                <w:rPrChange w:id="11145" w:author="Masato YOSHIKAWA" w:date="2026-01-20T12:23:00Z" w16du:dateUtc="2026-01-20T03:23:00Z">
                  <w:rPr>
                    <w:moveTo w:id="11146" w:author="Masato YOSHIKAWA" w:date="2026-01-20T12:21:00Z" w16du:dateUtc="2026-01-20T03:21:00Z"/>
                    <w:rFonts w:ascii="ＭＳ 明朝" w:eastAsia="ＭＳ 明朝" w:hAnsi="ＭＳ 明朝"/>
                  </w:rPr>
                </w:rPrChange>
              </w:rPr>
            </w:pPr>
            <w:moveTo w:id="11147" w:author="Masato YOSHIKAWA" w:date="2026-01-20T12:21:00Z" w16du:dateUtc="2026-01-20T03:21:00Z">
              <w:r w:rsidRPr="005B6842">
                <w:rPr>
                  <w:rFonts w:ascii="Times New Roman" w:eastAsia="ＭＳ 明朝" w:hAnsi="Times New Roman" w:cs="Times New Roman"/>
                  <w:rPrChange w:id="11148" w:author="Masato YOSHIKAWA" w:date="2026-01-20T12:23:00Z" w16du:dateUtc="2026-01-20T03:23:00Z">
                    <w:rPr>
                      <w:rFonts w:ascii="ＭＳ 明朝" w:eastAsia="ＭＳ 明朝" w:hAnsi="ＭＳ 明朝"/>
                    </w:rPr>
                  </w:rPrChange>
                </w:rPr>
                <w:t>student</w:t>
              </w:r>
            </w:moveTo>
          </w:p>
        </w:tc>
        <w:tc>
          <w:tcPr>
            <w:tcW w:w="779" w:type="pct"/>
          </w:tcPr>
          <w:p w14:paraId="63042F36" w14:textId="77777777" w:rsidR="005B6842" w:rsidRPr="005B6842" w:rsidRDefault="005B6842" w:rsidP="00C45809">
            <w:pPr>
              <w:pStyle w:val="af8"/>
              <w:rPr>
                <w:moveTo w:id="11149" w:author="Masato YOSHIKAWA" w:date="2026-01-20T12:21:00Z" w16du:dateUtc="2026-01-20T03:21:00Z"/>
                <w:rFonts w:ascii="Times New Roman" w:eastAsia="ＭＳ 明朝" w:hAnsi="Times New Roman" w:cs="Times New Roman"/>
                <w:rPrChange w:id="11150" w:author="Masato YOSHIKAWA" w:date="2026-01-20T12:23:00Z" w16du:dateUtc="2026-01-20T03:23:00Z">
                  <w:rPr>
                    <w:moveTo w:id="11151" w:author="Masato YOSHIKAWA" w:date="2026-01-20T12:21:00Z" w16du:dateUtc="2026-01-20T03:21:00Z"/>
                    <w:rFonts w:ascii="ＭＳ 明朝" w:eastAsia="ＭＳ 明朝" w:hAnsi="ＭＳ 明朝"/>
                  </w:rPr>
                </w:rPrChange>
              </w:rPr>
            </w:pPr>
            <w:moveTo w:id="11152" w:author="Masato YOSHIKAWA" w:date="2026-01-20T12:21:00Z" w16du:dateUtc="2026-01-20T03:21:00Z">
              <w:r w:rsidRPr="005B6842">
                <w:rPr>
                  <w:rFonts w:ascii="Times New Roman" w:eastAsia="ＭＳ 明朝" w:hAnsi="Times New Roman" w:cs="Times New Roman"/>
                  <w:rPrChange w:id="11153" w:author="Masato YOSHIKAWA" w:date="2026-01-20T12:23:00Z" w16du:dateUtc="2026-01-20T03:23:00Z">
                    <w:rPr>
                      <w:rFonts w:ascii="ＭＳ 明朝" w:eastAsia="ＭＳ 明朝" w:hAnsi="ＭＳ 明朝"/>
                    </w:rPr>
                  </w:rPrChange>
                </w:rPr>
                <w:t>Established equivalent</w:t>
              </w:r>
            </w:moveTo>
          </w:p>
        </w:tc>
        <w:tc>
          <w:tcPr>
            <w:tcW w:w="744" w:type="pct"/>
          </w:tcPr>
          <w:p w14:paraId="32940E33" w14:textId="77777777" w:rsidR="005B6842" w:rsidRPr="005B6842" w:rsidRDefault="005B6842" w:rsidP="00C45809">
            <w:pPr>
              <w:pStyle w:val="af8"/>
              <w:rPr>
                <w:moveTo w:id="11154" w:author="Masato YOSHIKAWA" w:date="2026-01-20T12:21:00Z" w16du:dateUtc="2026-01-20T03:21:00Z"/>
                <w:rFonts w:ascii="Times New Roman" w:eastAsia="ＭＳ 明朝" w:hAnsi="Times New Roman" w:cs="Times New Roman"/>
                <w:rPrChange w:id="11155" w:author="Masato YOSHIKAWA" w:date="2026-01-20T12:23:00Z" w16du:dateUtc="2026-01-20T03:23:00Z">
                  <w:rPr>
                    <w:moveTo w:id="11156" w:author="Masato YOSHIKAWA" w:date="2026-01-20T12:21:00Z" w16du:dateUtc="2026-01-20T03:21:00Z"/>
                    <w:rFonts w:ascii="ＭＳ 明朝" w:eastAsia="ＭＳ 明朝" w:hAnsi="ＭＳ 明朝"/>
                  </w:rPr>
                </w:rPrChange>
              </w:rPr>
            </w:pPr>
            <w:moveTo w:id="11157" w:author="Masato YOSHIKAWA" w:date="2026-01-20T12:21:00Z" w16du:dateUtc="2026-01-20T03:21:00Z">
              <w:r w:rsidRPr="005B6842">
                <w:rPr>
                  <w:rFonts w:ascii="Times New Roman" w:eastAsia="ＭＳ 明朝" w:hAnsi="Times New Roman" w:cs="Times New Roman"/>
                  <w:rPrChange w:id="11158" w:author="Masato YOSHIKAWA" w:date="2026-01-20T12:23:00Z" w16du:dateUtc="2026-01-20T03:23:00Z">
                    <w:rPr>
                      <w:rFonts w:ascii="ＭＳ 明朝" w:eastAsia="ＭＳ 明朝" w:hAnsi="ＭＳ 明朝"/>
                    </w:rPr>
                  </w:rPrChange>
                </w:rPr>
                <w:t>Minimization</w:t>
              </w:r>
            </w:moveTo>
          </w:p>
        </w:tc>
        <w:tc>
          <w:tcPr>
            <w:tcW w:w="851" w:type="pct"/>
          </w:tcPr>
          <w:p w14:paraId="74F17D5C" w14:textId="77777777" w:rsidR="005B6842" w:rsidRPr="005B6842" w:rsidRDefault="005B6842" w:rsidP="00C45809">
            <w:pPr>
              <w:pStyle w:val="af8"/>
              <w:rPr>
                <w:moveTo w:id="11159" w:author="Masato YOSHIKAWA" w:date="2026-01-20T12:21:00Z" w16du:dateUtc="2026-01-20T03:21:00Z"/>
                <w:rFonts w:ascii="Times New Roman" w:eastAsia="ＭＳ 明朝" w:hAnsi="Times New Roman" w:cs="Times New Roman"/>
                <w:rPrChange w:id="11160" w:author="Masato YOSHIKAWA" w:date="2026-01-20T12:23:00Z" w16du:dateUtc="2026-01-20T03:23:00Z">
                  <w:rPr>
                    <w:moveTo w:id="11161" w:author="Masato YOSHIKAWA" w:date="2026-01-20T12:21:00Z" w16du:dateUtc="2026-01-20T03:21:00Z"/>
                    <w:rFonts w:ascii="ＭＳ 明朝" w:eastAsia="ＭＳ 明朝" w:hAnsi="ＭＳ 明朝"/>
                  </w:rPr>
                </w:rPrChange>
              </w:rPr>
            </w:pPr>
            <w:moveTo w:id="11162" w:author="Masato YOSHIKAWA" w:date="2026-01-20T12:21:00Z" w16du:dateUtc="2026-01-20T03:21:00Z">
              <w:r w:rsidRPr="005B6842">
                <w:rPr>
                  <w:rFonts w:ascii="Times New Roman" w:eastAsia="ＭＳ 明朝" w:hAnsi="Times New Roman" w:cs="Times New Roman"/>
                  <w:rPrChange w:id="11163" w:author="Masato YOSHIKAWA" w:date="2026-01-20T12:23:00Z" w16du:dateUtc="2026-01-20T03:23:00Z">
                    <w:rPr>
                      <w:rFonts w:ascii="ＭＳ 明朝" w:eastAsia="ＭＳ 明朝" w:hAnsi="ＭＳ 明朝"/>
                    </w:rPr>
                  </w:rPrChange>
                </w:rPr>
                <w:t>Established equivalent</w:t>
              </w:r>
            </w:moveTo>
          </w:p>
        </w:tc>
        <w:tc>
          <w:tcPr>
            <w:tcW w:w="831" w:type="pct"/>
          </w:tcPr>
          <w:p w14:paraId="6F633385" w14:textId="77777777" w:rsidR="005B6842" w:rsidRPr="005B6842" w:rsidRDefault="005B6842" w:rsidP="00C45809">
            <w:pPr>
              <w:pStyle w:val="af8"/>
              <w:rPr>
                <w:moveTo w:id="11164" w:author="Masato YOSHIKAWA" w:date="2026-01-20T12:21:00Z" w16du:dateUtc="2026-01-20T03:21:00Z"/>
                <w:rFonts w:ascii="Times New Roman" w:eastAsia="ＭＳ 明朝" w:hAnsi="Times New Roman" w:cs="Times New Roman"/>
                <w:rPrChange w:id="11165" w:author="Masato YOSHIKAWA" w:date="2026-01-20T12:23:00Z" w16du:dateUtc="2026-01-20T03:23:00Z">
                  <w:rPr>
                    <w:moveTo w:id="11166" w:author="Masato YOSHIKAWA" w:date="2026-01-20T12:21:00Z" w16du:dateUtc="2026-01-20T03:21:00Z"/>
                    <w:rFonts w:ascii="ＭＳ 明朝" w:eastAsia="ＭＳ 明朝" w:hAnsi="ＭＳ 明朝"/>
                  </w:rPr>
                </w:rPrChange>
              </w:rPr>
            </w:pPr>
            <w:moveTo w:id="11167" w:author="Masato YOSHIKAWA" w:date="2026-01-20T12:21:00Z" w16du:dateUtc="2026-01-20T03:21:00Z">
              <w:r w:rsidRPr="005B6842">
                <w:rPr>
                  <w:rFonts w:ascii="Times New Roman" w:eastAsia="ＭＳ 明朝" w:hAnsi="Times New Roman" w:cs="Times New Roman"/>
                  <w:rPrChange w:id="11168" w:author="Masato YOSHIKAWA" w:date="2026-01-20T12:23:00Z" w16du:dateUtc="2026-01-20T03:23:00Z">
                    <w:rPr>
                      <w:rFonts w:ascii="ＭＳ 明朝" w:eastAsia="ＭＳ 明朝" w:hAnsi="ＭＳ 明朝"/>
                    </w:rPr>
                  </w:rPrChange>
                </w:rPr>
                <w:t>Minimization</w:t>
              </w:r>
            </w:moveTo>
          </w:p>
        </w:tc>
      </w:tr>
      <w:tr w:rsidR="005B6842" w:rsidRPr="005B6842" w14:paraId="4E37353A" w14:textId="77777777" w:rsidTr="00C45809">
        <w:tc>
          <w:tcPr>
            <w:tcW w:w="582" w:type="pct"/>
          </w:tcPr>
          <w:p w14:paraId="17C74323" w14:textId="77777777" w:rsidR="005B6842" w:rsidRPr="005B6842" w:rsidRDefault="005B6842" w:rsidP="00C45809">
            <w:pPr>
              <w:pStyle w:val="af8"/>
              <w:rPr>
                <w:moveTo w:id="11169" w:author="Masato YOSHIKAWA" w:date="2026-01-20T12:21:00Z" w16du:dateUtc="2026-01-20T03:21:00Z"/>
                <w:rFonts w:ascii="Times New Roman" w:eastAsia="ＭＳ 明朝" w:hAnsi="Times New Roman" w:cs="Times New Roman"/>
                <w:rPrChange w:id="11170" w:author="Masato YOSHIKAWA" w:date="2026-01-20T12:23:00Z" w16du:dateUtc="2026-01-20T03:23:00Z">
                  <w:rPr>
                    <w:moveTo w:id="11171" w:author="Masato YOSHIKAWA" w:date="2026-01-20T12:21:00Z" w16du:dateUtc="2026-01-20T03:21:00Z"/>
                    <w:rFonts w:ascii="ＭＳ 明朝" w:eastAsia="ＭＳ 明朝" w:hAnsi="ＭＳ 明朝"/>
                  </w:rPr>
                </w:rPrChange>
              </w:rPr>
            </w:pPr>
            <w:moveTo w:id="11172" w:author="Masato YOSHIKAWA" w:date="2026-01-20T12:21:00Z" w16du:dateUtc="2026-01-20T03:21:00Z">
              <w:r w:rsidRPr="005B6842">
                <w:rPr>
                  <w:rFonts w:ascii="Times New Roman" w:eastAsia="ＭＳ 明朝" w:hAnsi="Times New Roman" w:cs="Times New Roman" w:hint="eastAsia"/>
                  <w:rPrChange w:id="11173" w:author="Masato YOSHIKAWA" w:date="2026-01-20T12:23:00Z" w16du:dateUtc="2026-01-20T03:23:00Z">
                    <w:rPr>
                      <w:rFonts w:ascii="ＭＳ 明朝" w:eastAsia="ＭＳ 明朝" w:hAnsi="ＭＳ 明朝" w:hint="eastAsia"/>
                    </w:rPr>
                  </w:rPrChange>
                </w:rPr>
                <w:t>端書</w:t>
              </w:r>
            </w:moveTo>
          </w:p>
        </w:tc>
        <w:tc>
          <w:tcPr>
            <w:tcW w:w="583" w:type="pct"/>
          </w:tcPr>
          <w:p w14:paraId="526744EB" w14:textId="77777777" w:rsidR="005B6842" w:rsidRPr="005B6842" w:rsidRDefault="005B6842" w:rsidP="00C45809">
            <w:pPr>
              <w:pStyle w:val="af8"/>
              <w:rPr>
                <w:moveTo w:id="11174" w:author="Masato YOSHIKAWA" w:date="2026-01-20T12:21:00Z" w16du:dateUtc="2026-01-20T03:21:00Z"/>
                <w:rFonts w:ascii="Times New Roman" w:eastAsia="ＭＳ 明朝" w:hAnsi="Times New Roman" w:cs="Times New Roman"/>
                <w:rPrChange w:id="11175" w:author="Masato YOSHIKAWA" w:date="2026-01-20T12:23:00Z" w16du:dateUtc="2026-01-20T03:23:00Z">
                  <w:rPr>
                    <w:moveTo w:id="11176" w:author="Masato YOSHIKAWA" w:date="2026-01-20T12:21:00Z" w16du:dateUtc="2026-01-20T03:21:00Z"/>
                    <w:rFonts w:ascii="ＭＳ 明朝" w:eastAsia="ＭＳ 明朝" w:hAnsi="ＭＳ 明朝"/>
                  </w:rPr>
                </w:rPrChange>
              </w:rPr>
            </w:pPr>
            <w:moveTo w:id="11177" w:author="Masato YOSHIKAWA" w:date="2026-01-20T12:21:00Z" w16du:dateUtc="2026-01-20T03:21:00Z">
              <w:r w:rsidRPr="005B6842">
                <w:rPr>
                  <w:rFonts w:ascii="Times New Roman" w:eastAsia="ＭＳ 明朝" w:hAnsi="Times New Roman" w:cs="Times New Roman"/>
                  <w:rPrChange w:id="11178" w:author="Masato YOSHIKAWA" w:date="2026-01-20T12:23:00Z" w16du:dateUtc="2026-01-20T03:23:00Z">
                    <w:rPr>
                      <w:rFonts w:ascii="ＭＳ 明朝" w:eastAsia="ＭＳ 明朝" w:hAnsi="ＭＳ 明朝"/>
                    </w:rPr>
                  </w:rPrChange>
                </w:rPr>
                <w:t>asked me to come</w:t>
              </w:r>
            </w:moveTo>
          </w:p>
        </w:tc>
        <w:tc>
          <w:tcPr>
            <w:tcW w:w="629" w:type="pct"/>
          </w:tcPr>
          <w:p w14:paraId="5ECBD5D8" w14:textId="77777777" w:rsidR="005B6842" w:rsidRPr="005B6842" w:rsidRDefault="005B6842" w:rsidP="00C45809">
            <w:pPr>
              <w:pStyle w:val="af8"/>
              <w:rPr>
                <w:moveTo w:id="11179" w:author="Masato YOSHIKAWA" w:date="2026-01-20T12:21:00Z" w16du:dateUtc="2026-01-20T03:21:00Z"/>
                <w:rFonts w:ascii="Times New Roman" w:eastAsia="ＭＳ 明朝" w:hAnsi="Times New Roman" w:cs="Times New Roman"/>
                <w:rPrChange w:id="11180" w:author="Masato YOSHIKAWA" w:date="2026-01-20T12:23:00Z" w16du:dateUtc="2026-01-20T03:23:00Z">
                  <w:rPr>
                    <w:moveTo w:id="11181" w:author="Masato YOSHIKAWA" w:date="2026-01-20T12:21:00Z" w16du:dateUtc="2026-01-20T03:21:00Z"/>
                    <w:rFonts w:ascii="ＭＳ 明朝" w:eastAsia="ＭＳ 明朝" w:hAnsi="ＭＳ 明朝"/>
                  </w:rPr>
                </w:rPrChange>
              </w:rPr>
            </w:pPr>
            <w:moveTo w:id="11182" w:author="Masato YOSHIKAWA" w:date="2026-01-20T12:21:00Z" w16du:dateUtc="2026-01-20T03:21:00Z">
              <w:r w:rsidRPr="005B6842">
                <w:rPr>
                  <w:rFonts w:ascii="Times New Roman" w:eastAsia="ＭＳ 明朝" w:hAnsi="Times New Roman" w:cs="Times New Roman"/>
                  <w:rPrChange w:id="11183" w:author="Masato YOSHIKAWA" w:date="2026-01-20T12:23:00Z" w16du:dateUtc="2026-01-20T03:23:00Z">
                    <w:rPr>
                      <w:rFonts w:ascii="ＭＳ 明朝" w:eastAsia="ＭＳ 明朝" w:hAnsi="ＭＳ 明朝"/>
                    </w:rPr>
                  </w:rPrChange>
                </w:rPr>
                <w:t>insistence</w:t>
              </w:r>
            </w:moveTo>
          </w:p>
        </w:tc>
        <w:tc>
          <w:tcPr>
            <w:tcW w:w="779" w:type="pct"/>
          </w:tcPr>
          <w:p w14:paraId="4CD79D94" w14:textId="77777777" w:rsidR="005B6842" w:rsidRPr="005B6842" w:rsidRDefault="005B6842" w:rsidP="00C45809">
            <w:pPr>
              <w:pStyle w:val="af8"/>
              <w:rPr>
                <w:moveTo w:id="11184" w:author="Masato YOSHIKAWA" w:date="2026-01-20T12:21:00Z" w16du:dateUtc="2026-01-20T03:21:00Z"/>
                <w:rFonts w:ascii="Times New Roman" w:eastAsia="ＭＳ 明朝" w:hAnsi="Times New Roman" w:cs="Times New Roman"/>
                <w:rPrChange w:id="11185" w:author="Masato YOSHIKAWA" w:date="2026-01-20T12:23:00Z" w16du:dateUtc="2026-01-20T03:23:00Z">
                  <w:rPr>
                    <w:moveTo w:id="11186" w:author="Masato YOSHIKAWA" w:date="2026-01-20T12:21:00Z" w16du:dateUtc="2026-01-20T03:21:00Z"/>
                    <w:rFonts w:ascii="ＭＳ 明朝" w:eastAsia="ＭＳ 明朝" w:hAnsi="ＭＳ 明朝"/>
                  </w:rPr>
                </w:rPrChange>
              </w:rPr>
            </w:pPr>
            <w:moveTo w:id="11187" w:author="Masato YOSHIKAWA" w:date="2026-01-20T12:21:00Z" w16du:dateUtc="2026-01-20T03:21:00Z">
              <w:r w:rsidRPr="005B6842">
                <w:rPr>
                  <w:rFonts w:ascii="Times New Roman" w:eastAsia="ＭＳ 明朝" w:hAnsi="Times New Roman" w:cs="Times New Roman"/>
                  <w:rPrChange w:id="11188" w:author="Masato YOSHIKAWA" w:date="2026-01-20T12:23:00Z" w16du:dateUtc="2026-01-20T03:23:00Z">
                    <w:rPr>
                      <w:rFonts w:ascii="ＭＳ 明朝" w:eastAsia="ＭＳ 明朝" w:hAnsi="ＭＳ 明朝"/>
                    </w:rPr>
                  </w:rPrChange>
                </w:rPr>
                <w:t>Reduction</w:t>
              </w:r>
            </w:moveTo>
          </w:p>
        </w:tc>
        <w:tc>
          <w:tcPr>
            <w:tcW w:w="744" w:type="pct"/>
          </w:tcPr>
          <w:p w14:paraId="06C51601" w14:textId="77777777" w:rsidR="005B6842" w:rsidRPr="005B6842" w:rsidRDefault="005B6842" w:rsidP="00C45809">
            <w:pPr>
              <w:pStyle w:val="af8"/>
              <w:rPr>
                <w:moveTo w:id="11189" w:author="Masato YOSHIKAWA" w:date="2026-01-20T12:21:00Z" w16du:dateUtc="2026-01-20T03:21:00Z"/>
                <w:rFonts w:ascii="Times New Roman" w:eastAsia="ＭＳ 明朝" w:hAnsi="Times New Roman" w:cs="Times New Roman"/>
                <w:rPrChange w:id="11190" w:author="Masato YOSHIKAWA" w:date="2026-01-20T12:23:00Z" w16du:dateUtc="2026-01-20T03:23:00Z">
                  <w:rPr>
                    <w:moveTo w:id="11191" w:author="Masato YOSHIKAWA" w:date="2026-01-20T12:21:00Z" w16du:dateUtc="2026-01-20T03:21:00Z"/>
                    <w:rFonts w:ascii="ＭＳ 明朝" w:eastAsia="ＭＳ 明朝" w:hAnsi="ＭＳ 明朝"/>
                  </w:rPr>
                </w:rPrChange>
              </w:rPr>
            </w:pPr>
            <w:moveTo w:id="11192" w:author="Masato YOSHIKAWA" w:date="2026-01-20T12:21:00Z" w16du:dateUtc="2026-01-20T03:21:00Z">
              <w:r w:rsidRPr="005B6842">
                <w:rPr>
                  <w:rFonts w:ascii="Times New Roman" w:eastAsia="ＭＳ 明朝" w:hAnsi="Times New Roman" w:cs="Times New Roman"/>
                  <w:rPrChange w:id="11193" w:author="Masato YOSHIKAWA" w:date="2026-01-20T12:23:00Z" w16du:dateUtc="2026-01-20T03:23:00Z">
                    <w:rPr>
                      <w:rFonts w:ascii="ＭＳ 明朝" w:eastAsia="ＭＳ 明朝" w:hAnsi="ＭＳ 明朝"/>
                    </w:rPr>
                  </w:rPrChange>
                </w:rPr>
                <w:t>Denial</w:t>
              </w:r>
            </w:moveTo>
          </w:p>
        </w:tc>
        <w:tc>
          <w:tcPr>
            <w:tcW w:w="851" w:type="pct"/>
          </w:tcPr>
          <w:p w14:paraId="51E9D2AB" w14:textId="77777777" w:rsidR="005B6842" w:rsidRPr="005B6842" w:rsidRDefault="005B6842" w:rsidP="00C45809">
            <w:pPr>
              <w:pStyle w:val="af8"/>
              <w:rPr>
                <w:moveTo w:id="11194" w:author="Masato YOSHIKAWA" w:date="2026-01-20T12:21:00Z" w16du:dateUtc="2026-01-20T03:21:00Z"/>
                <w:rFonts w:ascii="Times New Roman" w:eastAsia="ＭＳ 明朝" w:hAnsi="Times New Roman" w:cs="Times New Roman"/>
                <w:rPrChange w:id="11195" w:author="Masato YOSHIKAWA" w:date="2026-01-20T12:23:00Z" w16du:dateUtc="2026-01-20T03:23:00Z">
                  <w:rPr>
                    <w:moveTo w:id="11196" w:author="Masato YOSHIKAWA" w:date="2026-01-20T12:21:00Z" w16du:dateUtc="2026-01-20T03:21:00Z"/>
                    <w:rFonts w:ascii="ＭＳ 明朝" w:eastAsia="ＭＳ 明朝" w:hAnsi="ＭＳ 明朝"/>
                  </w:rPr>
                </w:rPrChange>
              </w:rPr>
            </w:pPr>
            <w:moveTo w:id="11197" w:author="Masato YOSHIKAWA" w:date="2026-01-20T12:21:00Z" w16du:dateUtc="2026-01-20T03:21:00Z">
              <w:r w:rsidRPr="005B6842">
                <w:rPr>
                  <w:rFonts w:ascii="Times New Roman" w:eastAsia="ＭＳ 明朝" w:hAnsi="Times New Roman" w:cs="Times New Roman"/>
                  <w:rPrChange w:id="11198" w:author="Masato YOSHIKAWA" w:date="2026-01-20T12:23:00Z" w16du:dateUtc="2026-01-20T03:23:00Z">
                    <w:rPr>
                      <w:rFonts w:ascii="ＭＳ 明朝" w:eastAsia="ＭＳ 明朝" w:hAnsi="ＭＳ 明朝"/>
                    </w:rPr>
                  </w:rPrChange>
                </w:rPr>
                <w:t>Reduction</w:t>
              </w:r>
            </w:moveTo>
          </w:p>
        </w:tc>
        <w:tc>
          <w:tcPr>
            <w:tcW w:w="831" w:type="pct"/>
          </w:tcPr>
          <w:p w14:paraId="1243CDB4" w14:textId="77777777" w:rsidR="005B6842" w:rsidRPr="005B6842" w:rsidRDefault="005B6842" w:rsidP="00C45809">
            <w:pPr>
              <w:pStyle w:val="af8"/>
              <w:rPr>
                <w:moveTo w:id="11199" w:author="Masato YOSHIKAWA" w:date="2026-01-20T12:21:00Z" w16du:dateUtc="2026-01-20T03:21:00Z"/>
                <w:rFonts w:ascii="Times New Roman" w:eastAsia="ＭＳ 明朝" w:hAnsi="Times New Roman" w:cs="Times New Roman"/>
                <w:rPrChange w:id="11200" w:author="Masato YOSHIKAWA" w:date="2026-01-20T12:23:00Z" w16du:dateUtc="2026-01-20T03:23:00Z">
                  <w:rPr>
                    <w:moveTo w:id="11201" w:author="Masato YOSHIKAWA" w:date="2026-01-20T12:21:00Z" w16du:dateUtc="2026-01-20T03:21:00Z"/>
                    <w:rFonts w:ascii="ＭＳ 明朝" w:eastAsia="ＭＳ 明朝" w:hAnsi="ＭＳ 明朝"/>
                  </w:rPr>
                </w:rPrChange>
              </w:rPr>
            </w:pPr>
            <w:moveTo w:id="11202" w:author="Masato YOSHIKAWA" w:date="2026-01-20T12:21:00Z" w16du:dateUtc="2026-01-20T03:21:00Z">
              <w:r w:rsidRPr="005B6842">
                <w:rPr>
                  <w:rFonts w:ascii="Times New Roman" w:eastAsia="ＭＳ 明朝" w:hAnsi="Times New Roman" w:cs="Times New Roman"/>
                  <w:rPrChange w:id="11203" w:author="Masato YOSHIKAWA" w:date="2026-01-20T12:23:00Z" w16du:dateUtc="2026-01-20T03:23:00Z">
                    <w:rPr>
                      <w:rFonts w:ascii="ＭＳ 明朝" w:eastAsia="ＭＳ 明朝" w:hAnsi="ＭＳ 明朝"/>
                    </w:rPr>
                  </w:rPrChange>
                </w:rPr>
                <w:t>Denial</w:t>
              </w:r>
            </w:moveTo>
          </w:p>
        </w:tc>
      </w:tr>
      <w:tr w:rsidR="005B6842" w:rsidRPr="005B6842" w14:paraId="2385537D" w14:textId="77777777" w:rsidTr="00C45809">
        <w:tc>
          <w:tcPr>
            <w:tcW w:w="582" w:type="pct"/>
          </w:tcPr>
          <w:p w14:paraId="3701CCCF" w14:textId="77777777" w:rsidR="005B6842" w:rsidRPr="005B6842" w:rsidRDefault="005B6842" w:rsidP="00C45809">
            <w:pPr>
              <w:pStyle w:val="af8"/>
              <w:rPr>
                <w:moveTo w:id="11204" w:author="Masato YOSHIKAWA" w:date="2026-01-20T12:21:00Z" w16du:dateUtc="2026-01-20T03:21:00Z"/>
                <w:rFonts w:ascii="Times New Roman" w:eastAsia="ＭＳ 明朝" w:hAnsi="Times New Roman" w:cs="Times New Roman"/>
                <w:rPrChange w:id="11205" w:author="Masato YOSHIKAWA" w:date="2026-01-20T12:23:00Z" w16du:dateUtc="2026-01-20T03:23:00Z">
                  <w:rPr>
                    <w:moveTo w:id="11206" w:author="Masato YOSHIKAWA" w:date="2026-01-20T12:21:00Z" w16du:dateUtc="2026-01-20T03:21:00Z"/>
                    <w:rFonts w:ascii="ＭＳ 明朝" w:eastAsia="ＭＳ 明朝" w:hAnsi="ＭＳ 明朝"/>
                  </w:rPr>
                </w:rPrChange>
              </w:rPr>
            </w:pPr>
            <w:moveTo w:id="11207" w:author="Masato YOSHIKAWA" w:date="2026-01-20T12:21:00Z" w16du:dateUtc="2026-01-20T03:21:00Z">
              <w:r w:rsidRPr="005B6842">
                <w:rPr>
                  <w:rFonts w:ascii="Times New Roman" w:eastAsia="ＭＳ 明朝" w:hAnsi="Times New Roman" w:cs="Times New Roman" w:hint="eastAsia"/>
                  <w:rPrChange w:id="11208" w:author="Masato YOSHIKAWA" w:date="2026-01-20T12:23:00Z" w16du:dateUtc="2026-01-20T03:23:00Z">
                    <w:rPr>
                      <w:rFonts w:ascii="ＭＳ 明朝" w:eastAsia="ＭＳ 明朝" w:hAnsi="ＭＳ 明朝" w:hint="eastAsia"/>
                    </w:rPr>
                  </w:rPrChange>
                </w:rPr>
                <w:t>畷</w:t>
              </w:r>
            </w:moveTo>
          </w:p>
        </w:tc>
        <w:tc>
          <w:tcPr>
            <w:tcW w:w="583" w:type="pct"/>
          </w:tcPr>
          <w:p w14:paraId="5B1AF9C3" w14:textId="77777777" w:rsidR="005B6842" w:rsidRPr="005B6842" w:rsidRDefault="005B6842" w:rsidP="00C45809">
            <w:pPr>
              <w:pStyle w:val="af8"/>
              <w:rPr>
                <w:moveTo w:id="11209" w:author="Masato YOSHIKAWA" w:date="2026-01-20T12:21:00Z" w16du:dateUtc="2026-01-20T03:21:00Z"/>
                <w:rFonts w:ascii="Times New Roman" w:eastAsia="ＭＳ 明朝" w:hAnsi="Times New Roman" w:cs="Times New Roman"/>
                <w:rPrChange w:id="11210" w:author="Masato YOSHIKAWA" w:date="2026-01-20T12:23:00Z" w16du:dateUtc="2026-01-20T03:23:00Z">
                  <w:rPr>
                    <w:moveTo w:id="11211" w:author="Masato YOSHIKAWA" w:date="2026-01-20T12:21:00Z" w16du:dateUtc="2026-01-20T03:21:00Z"/>
                    <w:rFonts w:ascii="ＭＳ 明朝" w:eastAsia="ＭＳ 明朝" w:hAnsi="ＭＳ 明朝"/>
                  </w:rPr>
                </w:rPrChange>
              </w:rPr>
            </w:pPr>
            <w:moveTo w:id="11212" w:author="Masato YOSHIKAWA" w:date="2026-01-20T12:21:00Z" w16du:dateUtc="2026-01-20T03:21:00Z">
              <w:r w:rsidRPr="005B6842">
                <w:rPr>
                  <w:rFonts w:ascii="Times New Roman" w:eastAsia="ＭＳ 明朝" w:hAnsi="Times New Roman" w:cs="Times New Roman"/>
                  <w:rPrChange w:id="11213" w:author="Masato YOSHIKAWA" w:date="2026-01-20T12:23:00Z" w16du:dateUtc="2026-01-20T03:23:00Z">
                    <w:rPr>
                      <w:rFonts w:ascii="ＭＳ 明朝" w:eastAsia="ＭＳ 明朝" w:hAnsi="ＭＳ 明朝"/>
                    </w:rPr>
                  </w:rPrChange>
                </w:rPr>
                <w:t>a long lane between the rice-fields</w:t>
              </w:r>
            </w:moveTo>
          </w:p>
        </w:tc>
        <w:tc>
          <w:tcPr>
            <w:tcW w:w="629" w:type="pct"/>
          </w:tcPr>
          <w:p w14:paraId="34ECA281" w14:textId="77777777" w:rsidR="005B6842" w:rsidRPr="005B6842" w:rsidRDefault="005B6842" w:rsidP="00C45809">
            <w:pPr>
              <w:pStyle w:val="af8"/>
              <w:rPr>
                <w:moveTo w:id="11214" w:author="Masato YOSHIKAWA" w:date="2026-01-20T12:21:00Z" w16du:dateUtc="2026-01-20T03:21:00Z"/>
                <w:rFonts w:ascii="Times New Roman" w:eastAsia="ＭＳ 明朝" w:hAnsi="Times New Roman" w:cs="Times New Roman"/>
                <w:rPrChange w:id="11215" w:author="Masato YOSHIKAWA" w:date="2026-01-20T12:23:00Z" w16du:dateUtc="2026-01-20T03:23:00Z">
                  <w:rPr>
                    <w:moveTo w:id="11216" w:author="Masato YOSHIKAWA" w:date="2026-01-20T12:21:00Z" w16du:dateUtc="2026-01-20T03:21:00Z"/>
                    <w:rFonts w:ascii="ＭＳ 明朝" w:eastAsia="ＭＳ 明朝" w:hAnsi="ＭＳ 明朝"/>
                  </w:rPr>
                </w:rPrChange>
              </w:rPr>
            </w:pPr>
            <w:moveTo w:id="11217" w:author="Masato YOSHIKAWA" w:date="2026-01-20T12:21:00Z" w16du:dateUtc="2026-01-20T03:21:00Z">
              <w:r w:rsidRPr="005B6842">
                <w:rPr>
                  <w:rFonts w:ascii="Times New Roman" w:eastAsia="ＭＳ 明朝" w:hAnsi="Times New Roman" w:cs="Times New Roman"/>
                  <w:rPrChange w:id="11218" w:author="Masato YOSHIKAWA" w:date="2026-01-20T12:23:00Z" w16du:dateUtc="2026-01-20T03:23:00Z">
                    <w:rPr>
                      <w:rFonts w:ascii="ＭＳ 明朝" w:eastAsia="ＭＳ 明朝" w:hAnsi="ＭＳ 明朝"/>
                    </w:rPr>
                  </w:rPrChange>
                </w:rPr>
                <w:t>across rice fields</w:t>
              </w:r>
            </w:moveTo>
          </w:p>
        </w:tc>
        <w:tc>
          <w:tcPr>
            <w:tcW w:w="779" w:type="pct"/>
          </w:tcPr>
          <w:p w14:paraId="75230195" w14:textId="77777777" w:rsidR="005B6842" w:rsidRPr="005B6842" w:rsidRDefault="005B6842" w:rsidP="00C45809">
            <w:pPr>
              <w:pStyle w:val="af8"/>
              <w:rPr>
                <w:moveTo w:id="11219" w:author="Masato YOSHIKAWA" w:date="2026-01-20T12:21:00Z" w16du:dateUtc="2026-01-20T03:21:00Z"/>
                <w:rFonts w:ascii="Times New Roman" w:eastAsia="ＭＳ 明朝" w:hAnsi="Times New Roman" w:cs="Times New Roman"/>
                <w:rPrChange w:id="11220" w:author="Masato YOSHIKAWA" w:date="2026-01-20T12:23:00Z" w16du:dateUtc="2026-01-20T03:23:00Z">
                  <w:rPr>
                    <w:moveTo w:id="11221" w:author="Masato YOSHIKAWA" w:date="2026-01-20T12:21:00Z" w16du:dateUtc="2026-01-20T03:21:00Z"/>
                    <w:rFonts w:ascii="ＭＳ 明朝" w:eastAsia="ＭＳ 明朝" w:hAnsi="ＭＳ 明朝"/>
                  </w:rPr>
                </w:rPrChange>
              </w:rPr>
            </w:pPr>
            <w:moveTo w:id="11222" w:author="Masato YOSHIKAWA" w:date="2026-01-20T12:21:00Z" w16du:dateUtc="2026-01-20T03:21:00Z">
              <w:r w:rsidRPr="005B6842">
                <w:rPr>
                  <w:rFonts w:ascii="Times New Roman" w:eastAsia="ＭＳ 明朝" w:hAnsi="Times New Roman" w:cs="Times New Roman"/>
                  <w:rPrChange w:id="11223" w:author="Masato YOSHIKAWA" w:date="2026-01-20T12:23:00Z" w16du:dateUtc="2026-01-20T03:23:00Z">
                    <w:rPr>
                      <w:rFonts w:ascii="ＭＳ 明朝" w:eastAsia="ＭＳ 明朝" w:hAnsi="ＭＳ 明朝"/>
                    </w:rPr>
                  </w:rPrChange>
                </w:rPr>
                <w:t>Description</w:t>
              </w:r>
            </w:moveTo>
          </w:p>
        </w:tc>
        <w:tc>
          <w:tcPr>
            <w:tcW w:w="744" w:type="pct"/>
          </w:tcPr>
          <w:p w14:paraId="5B009F59" w14:textId="77777777" w:rsidR="005B6842" w:rsidRPr="005B6842" w:rsidRDefault="005B6842" w:rsidP="00C45809">
            <w:pPr>
              <w:pStyle w:val="af8"/>
              <w:rPr>
                <w:moveTo w:id="11224" w:author="Masato YOSHIKAWA" w:date="2026-01-20T12:21:00Z" w16du:dateUtc="2026-01-20T03:21:00Z"/>
                <w:rFonts w:ascii="Times New Roman" w:eastAsia="ＭＳ 明朝" w:hAnsi="Times New Roman" w:cs="Times New Roman"/>
                <w:rPrChange w:id="11225" w:author="Masato YOSHIKAWA" w:date="2026-01-20T12:23:00Z" w16du:dateUtc="2026-01-20T03:23:00Z">
                  <w:rPr>
                    <w:moveTo w:id="11226" w:author="Masato YOSHIKAWA" w:date="2026-01-20T12:21:00Z" w16du:dateUtc="2026-01-20T03:21:00Z"/>
                    <w:rFonts w:ascii="ＭＳ 明朝" w:eastAsia="ＭＳ 明朝" w:hAnsi="ＭＳ 明朝"/>
                  </w:rPr>
                </w:rPrChange>
              </w:rPr>
            </w:pPr>
            <w:moveTo w:id="11227" w:author="Masato YOSHIKAWA" w:date="2026-01-20T12:21:00Z" w16du:dateUtc="2026-01-20T03:21:00Z">
              <w:r w:rsidRPr="005B6842">
                <w:rPr>
                  <w:rFonts w:ascii="Times New Roman" w:eastAsia="ＭＳ 明朝" w:hAnsi="Times New Roman" w:cs="Times New Roman"/>
                  <w:rPrChange w:id="11228" w:author="Masato YOSHIKAWA" w:date="2026-01-20T12:23:00Z" w16du:dateUtc="2026-01-20T03:23:00Z">
                    <w:rPr>
                      <w:rFonts w:ascii="ＭＳ 明朝" w:eastAsia="ＭＳ 明朝" w:hAnsi="ＭＳ 明朝"/>
                    </w:rPr>
                  </w:rPrChange>
                </w:rPr>
                <w:t>Minimization</w:t>
              </w:r>
            </w:moveTo>
          </w:p>
        </w:tc>
        <w:tc>
          <w:tcPr>
            <w:tcW w:w="851" w:type="pct"/>
          </w:tcPr>
          <w:p w14:paraId="41EDFAAA" w14:textId="77777777" w:rsidR="005B6842" w:rsidRPr="005B6842" w:rsidRDefault="005B6842" w:rsidP="00C45809">
            <w:pPr>
              <w:pStyle w:val="af8"/>
              <w:rPr>
                <w:moveTo w:id="11229" w:author="Masato YOSHIKAWA" w:date="2026-01-20T12:21:00Z" w16du:dateUtc="2026-01-20T03:21:00Z"/>
                <w:rFonts w:ascii="Times New Roman" w:eastAsia="ＭＳ 明朝" w:hAnsi="Times New Roman" w:cs="Times New Roman"/>
                <w:rPrChange w:id="11230" w:author="Masato YOSHIKAWA" w:date="2026-01-20T12:23:00Z" w16du:dateUtc="2026-01-20T03:23:00Z">
                  <w:rPr>
                    <w:moveTo w:id="11231" w:author="Masato YOSHIKAWA" w:date="2026-01-20T12:21:00Z" w16du:dateUtc="2026-01-20T03:21:00Z"/>
                    <w:rFonts w:ascii="ＭＳ 明朝" w:eastAsia="ＭＳ 明朝" w:hAnsi="ＭＳ 明朝"/>
                  </w:rPr>
                </w:rPrChange>
              </w:rPr>
            </w:pPr>
            <w:moveTo w:id="11232" w:author="Masato YOSHIKAWA" w:date="2026-01-20T12:21:00Z" w16du:dateUtc="2026-01-20T03:21:00Z">
              <w:r w:rsidRPr="005B6842">
                <w:rPr>
                  <w:rFonts w:ascii="Times New Roman" w:eastAsia="ＭＳ 明朝" w:hAnsi="Times New Roman" w:cs="Times New Roman"/>
                  <w:rPrChange w:id="11233" w:author="Masato YOSHIKAWA" w:date="2026-01-20T12:23:00Z" w16du:dateUtc="2026-01-20T03:23:00Z">
                    <w:rPr>
                      <w:rFonts w:ascii="ＭＳ 明朝" w:eastAsia="ＭＳ 明朝" w:hAnsi="ＭＳ 明朝"/>
                    </w:rPr>
                  </w:rPrChange>
                </w:rPr>
                <w:t>Description</w:t>
              </w:r>
            </w:moveTo>
          </w:p>
        </w:tc>
        <w:tc>
          <w:tcPr>
            <w:tcW w:w="831" w:type="pct"/>
          </w:tcPr>
          <w:p w14:paraId="61B623B9" w14:textId="77777777" w:rsidR="005B6842" w:rsidRPr="005B6842" w:rsidRDefault="005B6842" w:rsidP="00C45809">
            <w:pPr>
              <w:pStyle w:val="af8"/>
              <w:rPr>
                <w:moveTo w:id="11234" w:author="Masato YOSHIKAWA" w:date="2026-01-20T12:21:00Z" w16du:dateUtc="2026-01-20T03:21:00Z"/>
                <w:rFonts w:ascii="Times New Roman" w:eastAsia="ＭＳ 明朝" w:hAnsi="Times New Roman" w:cs="Times New Roman"/>
                <w:rPrChange w:id="11235" w:author="Masato YOSHIKAWA" w:date="2026-01-20T12:23:00Z" w16du:dateUtc="2026-01-20T03:23:00Z">
                  <w:rPr>
                    <w:moveTo w:id="11236" w:author="Masato YOSHIKAWA" w:date="2026-01-20T12:21:00Z" w16du:dateUtc="2026-01-20T03:21:00Z"/>
                    <w:rFonts w:ascii="ＭＳ 明朝" w:eastAsia="ＭＳ 明朝" w:hAnsi="ＭＳ 明朝"/>
                  </w:rPr>
                </w:rPrChange>
              </w:rPr>
            </w:pPr>
            <w:moveTo w:id="11237" w:author="Masato YOSHIKAWA" w:date="2026-01-20T12:21:00Z" w16du:dateUtc="2026-01-20T03:21:00Z">
              <w:r w:rsidRPr="005B6842">
                <w:rPr>
                  <w:rFonts w:ascii="Times New Roman" w:eastAsia="ＭＳ 明朝" w:hAnsi="Times New Roman" w:cs="Times New Roman"/>
                  <w:rPrChange w:id="11238" w:author="Masato YOSHIKAWA" w:date="2026-01-20T12:23:00Z" w16du:dateUtc="2026-01-20T03:23:00Z">
                    <w:rPr>
                      <w:rFonts w:ascii="ＭＳ 明朝" w:eastAsia="ＭＳ 明朝" w:hAnsi="ＭＳ 明朝"/>
                    </w:rPr>
                  </w:rPrChange>
                </w:rPr>
                <w:t>Minimization</w:t>
              </w:r>
            </w:moveTo>
          </w:p>
        </w:tc>
      </w:tr>
      <w:tr w:rsidR="005B6842" w:rsidRPr="005B6842" w14:paraId="6B3D907F" w14:textId="77777777" w:rsidTr="00C45809">
        <w:tc>
          <w:tcPr>
            <w:tcW w:w="582" w:type="pct"/>
          </w:tcPr>
          <w:p w14:paraId="4CE0AFBC" w14:textId="77777777" w:rsidR="005B6842" w:rsidRPr="005B6842" w:rsidRDefault="005B6842" w:rsidP="00C45809">
            <w:pPr>
              <w:pStyle w:val="af8"/>
              <w:rPr>
                <w:moveTo w:id="11239" w:author="Masato YOSHIKAWA" w:date="2026-01-20T12:21:00Z" w16du:dateUtc="2026-01-20T03:21:00Z"/>
                <w:rFonts w:ascii="Times New Roman" w:eastAsia="ＭＳ 明朝" w:hAnsi="Times New Roman" w:cs="Times New Roman"/>
                <w:rPrChange w:id="11240" w:author="Masato YOSHIKAWA" w:date="2026-01-20T12:23:00Z" w16du:dateUtc="2026-01-20T03:23:00Z">
                  <w:rPr>
                    <w:moveTo w:id="11241" w:author="Masato YOSHIKAWA" w:date="2026-01-20T12:21:00Z" w16du:dateUtc="2026-01-20T03:21:00Z"/>
                    <w:rFonts w:ascii="ＭＳ 明朝" w:eastAsia="ＭＳ 明朝" w:hAnsi="ＭＳ 明朝"/>
                  </w:rPr>
                </w:rPrChange>
              </w:rPr>
            </w:pPr>
            <w:moveTo w:id="11242" w:author="Masato YOSHIKAWA" w:date="2026-01-20T12:21:00Z" w16du:dateUtc="2026-01-20T03:21:00Z">
              <w:r w:rsidRPr="005B6842">
                <w:rPr>
                  <w:rFonts w:ascii="Times New Roman" w:eastAsia="ＭＳ 明朝" w:hAnsi="Times New Roman" w:cs="Times New Roman" w:hint="eastAsia"/>
                  <w:rPrChange w:id="11243" w:author="Masato YOSHIKAWA" w:date="2026-01-20T12:23:00Z" w16du:dateUtc="2026-01-20T03:23:00Z">
                    <w:rPr>
                      <w:rFonts w:ascii="ＭＳ 明朝" w:eastAsia="ＭＳ 明朝" w:hAnsi="ＭＳ 明朝" w:hint="eastAsia"/>
                    </w:rPr>
                  </w:rPrChange>
                </w:rPr>
                <w:t>二十銭</w:t>
              </w:r>
            </w:moveTo>
          </w:p>
        </w:tc>
        <w:tc>
          <w:tcPr>
            <w:tcW w:w="583" w:type="pct"/>
          </w:tcPr>
          <w:p w14:paraId="62C2AA84" w14:textId="77777777" w:rsidR="005B6842" w:rsidRPr="005B6842" w:rsidRDefault="005B6842" w:rsidP="00C45809">
            <w:pPr>
              <w:pStyle w:val="af8"/>
              <w:rPr>
                <w:moveTo w:id="11244" w:author="Masato YOSHIKAWA" w:date="2026-01-20T12:21:00Z" w16du:dateUtc="2026-01-20T03:21:00Z"/>
                <w:rFonts w:ascii="Times New Roman" w:eastAsia="ＭＳ 明朝" w:hAnsi="Times New Roman" w:cs="Times New Roman"/>
                <w:rPrChange w:id="11245" w:author="Masato YOSHIKAWA" w:date="2026-01-20T12:23:00Z" w16du:dateUtc="2026-01-20T03:23:00Z">
                  <w:rPr>
                    <w:moveTo w:id="11246" w:author="Masato YOSHIKAWA" w:date="2026-01-20T12:21:00Z" w16du:dateUtc="2026-01-20T03:21:00Z"/>
                    <w:rFonts w:ascii="ＭＳ 明朝" w:eastAsia="ＭＳ 明朝" w:hAnsi="ＭＳ 明朝"/>
                  </w:rPr>
                </w:rPrChange>
              </w:rPr>
            </w:pPr>
            <w:moveTo w:id="11247" w:author="Masato YOSHIKAWA" w:date="2026-01-20T12:21:00Z" w16du:dateUtc="2026-01-20T03:21:00Z">
              <w:r w:rsidRPr="005B6842">
                <w:rPr>
                  <w:rFonts w:ascii="Times New Roman" w:eastAsia="ＭＳ 明朝" w:hAnsi="Times New Roman" w:cs="Times New Roman"/>
                  <w:rPrChange w:id="11248" w:author="Masato YOSHIKAWA" w:date="2026-01-20T12:23:00Z" w16du:dateUtc="2026-01-20T03:23:00Z">
                    <w:rPr>
                      <w:rFonts w:ascii="ＭＳ 明朝" w:eastAsia="ＭＳ 明朝" w:hAnsi="ＭＳ 明朝"/>
                    </w:rPr>
                  </w:rPrChange>
                </w:rPr>
                <w:t>twenty sen</w:t>
              </w:r>
            </w:moveTo>
          </w:p>
        </w:tc>
        <w:tc>
          <w:tcPr>
            <w:tcW w:w="629" w:type="pct"/>
          </w:tcPr>
          <w:p w14:paraId="61148762" w14:textId="77777777" w:rsidR="005B6842" w:rsidRPr="005B6842" w:rsidRDefault="005B6842" w:rsidP="00C45809">
            <w:pPr>
              <w:pStyle w:val="af8"/>
              <w:rPr>
                <w:moveTo w:id="11249" w:author="Masato YOSHIKAWA" w:date="2026-01-20T12:21:00Z" w16du:dateUtc="2026-01-20T03:21:00Z"/>
                <w:rFonts w:ascii="Times New Roman" w:eastAsia="ＭＳ 明朝" w:hAnsi="Times New Roman" w:cs="Times New Roman"/>
                <w:rPrChange w:id="11250" w:author="Masato YOSHIKAWA" w:date="2026-01-20T12:23:00Z" w16du:dateUtc="2026-01-20T03:23:00Z">
                  <w:rPr>
                    <w:moveTo w:id="11251" w:author="Masato YOSHIKAWA" w:date="2026-01-20T12:21:00Z" w16du:dateUtc="2026-01-20T03:21:00Z"/>
                    <w:rFonts w:ascii="ＭＳ 明朝" w:eastAsia="ＭＳ 明朝" w:hAnsi="ＭＳ 明朝"/>
                  </w:rPr>
                </w:rPrChange>
              </w:rPr>
            </w:pPr>
            <w:moveTo w:id="11252" w:author="Masato YOSHIKAWA" w:date="2026-01-20T12:21:00Z" w16du:dateUtc="2026-01-20T03:21:00Z">
              <w:r w:rsidRPr="005B6842">
                <w:rPr>
                  <w:rFonts w:ascii="Times New Roman" w:eastAsia="ＭＳ 明朝" w:hAnsi="Times New Roman" w:cs="Times New Roman"/>
                  <w:rPrChange w:id="11253" w:author="Masato YOSHIKAWA" w:date="2026-01-20T12:23:00Z" w16du:dateUtc="2026-01-20T03:23:00Z">
                    <w:rPr>
                      <w:rFonts w:ascii="ＭＳ 明朝" w:eastAsia="ＭＳ 明朝" w:hAnsi="ＭＳ 明朝"/>
                    </w:rPr>
                  </w:rPrChange>
                </w:rPr>
                <w:t>twenty sen</w:t>
              </w:r>
            </w:moveTo>
          </w:p>
        </w:tc>
        <w:tc>
          <w:tcPr>
            <w:tcW w:w="779" w:type="pct"/>
          </w:tcPr>
          <w:p w14:paraId="6B9A96FC" w14:textId="77777777" w:rsidR="005B6842" w:rsidRPr="005B6842" w:rsidRDefault="005B6842" w:rsidP="00C45809">
            <w:pPr>
              <w:pStyle w:val="af8"/>
              <w:rPr>
                <w:moveTo w:id="11254" w:author="Masato YOSHIKAWA" w:date="2026-01-20T12:21:00Z" w16du:dateUtc="2026-01-20T03:21:00Z"/>
                <w:rFonts w:ascii="Times New Roman" w:eastAsia="ＭＳ 明朝" w:hAnsi="Times New Roman" w:cs="Times New Roman"/>
                <w:rPrChange w:id="11255" w:author="Masato YOSHIKAWA" w:date="2026-01-20T12:23:00Z" w16du:dateUtc="2026-01-20T03:23:00Z">
                  <w:rPr>
                    <w:moveTo w:id="11256" w:author="Masato YOSHIKAWA" w:date="2026-01-20T12:21:00Z" w16du:dateUtc="2026-01-20T03:21:00Z"/>
                    <w:rFonts w:ascii="ＭＳ 明朝" w:eastAsia="ＭＳ 明朝" w:hAnsi="ＭＳ 明朝"/>
                  </w:rPr>
                </w:rPrChange>
              </w:rPr>
            </w:pPr>
            <w:moveTo w:id="11257" w:author="Masato YOSHIKAWA" w:date="2026-01-20T12:21:00Z" w16du:dateUtc="2026-01-20T03:21:00Z">
              <w:r w:rsidRPr="005B6842">
                <w:rPr>
                  <w:rFonts w:ascii="Times New Roman" w:eastAsia="ＭＳ 明朝" w:hAnsi="Times New Roman" w:cs="Times New Roman"/>
                  <w:rPrChange w:id="11258" w:author="Masato YOSHIKAWA" w:date="2026-01-20T12:23:00Z" w16du:dateUtc="2026-01-20T03:23:00Z">
                    <w:rPr>
                      <w:rFonts w:ascii="ＭＳ 明朝" w:eastAsia="ＭＳ 明朝" w:hAnsi="ＭＳ 明朝"/>
                    </w:rPr>
                  </w:rPrChange>
                </w:rPr>
                <w:t>Borrowing</w:t>
              </w:r>
            </w:moveTo>
          </w:p>
        </w:tc>
        <w:tc>
          <w:tcPr>
            <w:tcW w:w="744" w:type="pct"/>
          </w:tcPr>
          <w:p w14:paraId="249F4054" w14:textId="77777777" w:rsidR="005B6842" w:rsidRPr="005B6842" w:rsidRDefault="005B6842" w:rsidP="00C45809">
            <w:pPr>
              <w:pStyle w:val="af8"/>
              <w:rPr>
                <w:moveTo w:id="11259" w:author="Masato YOSHIKAWA" w:date="2026-01-20T12:21:00Z" w16du:dateUtc="2026-01-20T03:21:00Z"/>
                <w:rFonts w:ascii="Times New Roman" w:eastAsia="ＭＳ 明朝" w:hAnsi="Times New Roman" w:cs="Times New Roman"/>
                <w:rPrChange w:id="11260" w:author="Masato YOSHIKAWA" w:date="2026-01-20T12:23:00Z" w16du:dateUtc="2026-01-20T03:23:00Z">
                  <w:rPr>
                    <w:moveTo w:id="11261" w:author="Masato YOSHIKAWA" w:date="2026-01-20T12:21:00Z" w16du:dateUtc="2026-01-20T03:21:00Z"/>
                    <w:rFonts w:ascii="ＭＳ 明朝" w:eastAsia="ＭＳ 明朝" w:hAnsi="ＭＳ 明朝"/>
                  </w:rPr>
                </w:rPrChange>
              </w:rPr>
            </w:pPr>
            <w:moveTo w:id="11262" w:author="Masato YOSHIKAWA" w:date="2026-01-20T12:21:00Z" w16du:dateUtc="2026-01-20T03:21:00Z">
              <w:r w:rsidRPr="005B6842">
                <w:rPr>
                  <w:rFonts w:ascii="Times New Roman" w:eastAsia="ＭＳ 明朝" w:hAnsi="Times New Roman" w:cs="Times New Roman"/>
                  <w:rPrChange w:id="11263" w:author="Masato YOSHIKAWA" w:date="2026-01-20T12:23:00Z" w16du:dateUtc="2026-01-20T03:23:00Z">
                    <w:rPr>
                      <w:rFonts w:ascii="ＭＳ 明朝" w:eastAsia="ＭＳ 明朝" w:hAnsi="ＭＳ 明朝"/>
                    </w:rPr>
                  </w:rPrChange>
                </w:rPr>
                <w:t>Acceptance</w:t>
              </w:r>
            </w:moveTo>
          </w:p>
        </w:tc>
        <w:tc>
          <w:tcPr>
            <w:tcW w:w="851" w:type="pct"/>
          </w:tcPr>
          <w:p w14:paraId="0C7396E2" w14:textId="77777777" w:rsidR="005B6842" w:rsidRPr="005B6842" w:rsidRDefault="005B6842" w:rsidP="00C45809">
            <w:pPr>
              <w:pStyle w:val="af8"/>
              <w:rPr>
                <w:moveTo w:id="11264" w:author="Masato YOSHIKAWA" w:date="2026-01-20T12:21:00Z" w16du:dateUtc="2026-01-20T03:21:00Z"/>
                <w:rFonts w:ascii="Times New Roman" w:eastAsia="ＭＳ 明朝" w:hAnsi="Times New Roman" w:cs="Times New Roman"/>
                <w:rPrChange w:id="11265" w:author="Masato YOSHIKAWA" w:date="2026-01-20T12:23:00Z" w16du:dateUtc="2026-01-20T03:23:00Z">
                  <w:rPr>
                    <w:moveTo w:id="11266" w:author="Masato YOSHIKAWA" w:date="2026-01-20T12:21:00Z" w16du:dateUtc="2026-01-20T03:21:00Z"/>
                    <w:rFonts w:ascii="ＭＳ 明朝" w:eastAsia="ＭＳ 明朝" w:hAnsi="ＭＳ 明朝"/>
                  </w:rPr>
                </w:rPrChange>
              </w:rPr>
            </w:pPr>
            <w:moveTo w:id="11267" w:author="Masato YOSHIKAWA" w:date="2026-01-20T12:21:00Z" w16du:dateUtc="2026-01-20T03:21:00Z">
              <w:r w:rsidRPr="005B6842">
                <w:rPr>
                  <w:rFonts w:ascii="Times New Roman" w:eastAsia="ＭＳ 明朝" w:hAnsi="Times New Roman" w:cs="Times New Roman"/>
                  <w:rPrChange w:id="11268" w:author="Masato YOSHIKAWA" w:date="2026-01-20T12:23:00Z" w16du:dateUtc="2026-01-20T03:23:00Z">
                    <w:rPr>
                      <w:rFonts w:ascii="ＭＳ 明朝" w:eastAsia="ＭＳ 明朝" w:hAnsi="ＭＳ 明朝"/>
                    </w:rPr>
                  </w:rPrChange>
                </w:rPr>
                <w:t>Borrowing</w:t>
              </w:r>
            </w:moveTo>
          </w:p>
        </w:tc>
        <w:tc>
          <w:tcPr>
            <w:tcW w:w="831" w:type="pct"/>
          </w:tcPr>
          <w:p w14:paraId="497010B3" w14:textId="77777777" w:rsidR="005B6842" w:rsidRPr="005B6842" w:rsidRDefault="005B6842" w:rsidP="00C45809">
            <w:pPr>
              <w:pStyle w:val="af8"/>
              <w:rPr>
                <w:moveTo w:id="11269" w:author="Masato YOSHIKAWA" w:date="2026-01-20T12:21:00Z" w16du:dateUtc="2026-01-20T03:21:00Z"/>
                <w:rFonts w:ascii="Times New Roman" w:eastAsia="ＭＳ 明朝" w:hAnsi="Times New Roman" w:cs="Times New Roman"/>
                <w:rPrChange w:id="11270" w:author="Masato YOSHIKAWA" w:date="2026-01-20T12:23:00Z" w16du:dateUtc="2026-01-20T03:23:00Z">
                  <w:rPr>
                    <w:moveTo w:id="11271" w:author="Masato YOSHIKAWA" w:date="2026-01-20T12:21:00Z" w16du:dateUtc="2026-01-20T03:21:00Z"/>
                    <w:rFonts w:ascii="ＭＳ 明朝" w:eastAsia="ＭＳ 明朝" w:hAnsi="ＭＳ 明朝"/>
                  </w:rPr>
                </w:rPrChange>
              </w:rPr>
            </w:pPr>
            <w:moveTo w:id="11272" w:author="Masato YOSHIKAWA" w:date="2026-01-20T12:21:00Z" w16du:dateUtc="2026-01-20T03:21:00Z">
              <w:r w:rsidRPr="005B6842">
                <w:rPr>
                  <w:rFonts w:ascii="Times New Roman" w:eastAsia="ＭＳ 明朝" w:hAnsi="Times New Roman" w:cs="Times New Roman"/>
                  <w:rPrChange w:id="11273" w:author="Masato YOSHIKAWA" w:date="2026-01-20T12:23:00Z" w16du:dateUtc="2026-01-20T03:23:00Z">
                    <w:rPr>
                      <w:rFonts w:ascii="ＭＳ 明朝" w:eastAsia="ＭＳ 明朝" w:hAnsi="ＭＳ 明朝"/>
                    </w:rPr>
                  </w:rPrChange>
                </w:rPr>
                <w:t>Acceptance</w:t>
              </w:r>
            </w:moveTo>
          </w:p>
        </w:tc>
      </w:tr>
      <w:tr w:rsidR="005B6842" w:rsidRPr="005B6842" w14:paraId="7B52CB12" w14:textId="77777777" w:rsidTr="00C45809">
        <w:tc>
          <w:tcPr>
            <w:tcW w:w="582" w:type="pct"/>
          </w:tcPr>
          <w:p w14:paraId="33DD4070" w14:textId="77777777" w:rsidR="005B6842" w:rsidRPr="005B6842" w:rsidRDefault="005B6842" w:rsidP="00C45809">
            <w:pPr>
              <w:pStyle w:val="af8"/>
              <w:rPr>
                <w:moveTo w:id="11274" w:author="Masato YOSHIKAWA" w:date="2026-01-20T12:21:00Z" w16du:dateUtc="2026-01-20T03:21:00Z"/>
                <w:rFonts w:ascii="Times New Roman" w:eastAsia="ＭＳ 明朝" w:hAnsi="Times New Roman" w:cs="Times New Roman"/>
                <w:rPrChange w:id="11275" w:author="Masato YOSHIKAWA" w:date="2026-01-20T12:23:00Z" w16du:dateUtc="2026-01-20T03:23:00Z">
                  <w:rPr>
                    <w:moveTo w:id="11276" w:author="Masato YOSHIKAWA" w:date="2026-01-20T12:21:00Z" w16du:dateUtc="2026-01-20T03:21:00Z"/>
                    <w:rFonts w:ascii="ＭＳ 明朝" w:eastAsia="ＭＳ 明朝" w:hAnsi="ＭＳ 明朝"/>
                  </w:rPr>
                </w:rPrChange>
              </w:rPr>
            </w:pPr>
            <w:moveTo w:id="11277" w:author="Masato YOSHIKAWA" w:date="2026-01-20T12:21:00Z" w16du:dateUtc="2026-01-20T03:21:00Z">
              <w:r w:rsidRPr="005B6842">
                <w:rPr>
                  <w:rFonts w:ascii="Times New Roman" w:eastAsia="ＭＳ 明朝" w:hAnsi="Times New Roman" w:cs="Times New Roman" w:hint="eastAsia"/>
                  <w:rPrChange w:id="11278" w:author="Masato YOSHIKAWA" w:date="2026-01-20T12:23:00Z" w16du:dateUtc="2026-01-20T03:23:00Z">
                    <w:rPr>
                      <w:rFonts w:ascii="ＭＳ 明朝" w:eastAsia="ＭＳ 明朝" w:hAnsi="ＭＳ 明朝" w:hint="eastAsia"/>
                    </w:rPr>
                  </w:rPrChange>
                </w:rPr>
                <w:t>藁葺</w:t>
              </w:r>
            </w:moveTo>
          </w:p>
        </w:tc>
        <w:tc>
          <w:tcPr>
            <w:tcW w:w="583" w:type="pct"/>
          </w:tcPr>
          <w:p w14:paraId="49FDDC88" w14:textId="77777777" w:rsidR="005B6842" w:rsidRPr="005B6842" w:rsidRDefault="005B6842" w:rsidP="00C45809">
            <w:pPr>
              <w:pStyle w:val="af8"/>
              <w:rPr>
                <w:moveTo w:id="11279" w:author="Masato YOSHIKAWA" w:date="2026-01-20T12:21:00Z" w16du:dateUtc="2026-01-20T03:21:00Z"/>
                <w:rFonts w:ascii="Times New Roman" w:eastAsia="ＭＳ 明朝" w:hAnsi="Times New Roman" w:cs="Times New Roman"/>
                <w:rPrChange w:id="11280" w:author="Masato YOSHIKAWA" w:date="2026-01-20T12:23:00Z" w16du:dateUtc="2026-01-20T03:23:00Z">
                  <w:rPr>
                    <w:moveTo w:id="11281" w:author="Masato YOSHIKAWA" w:date="2026-01-20T12:21:00Z" w16du:dateUtc="2026-01-20T03:21:00Z"/>
                    <w:rFonts w:ascii="ＭＳ 明朝" w:eastAsia="ＭＳ 明朝" w:hAnsi="ＭＳ 明朝"/>
                  </w:rPr>
                </w:rPrChange>
              </w:rPr>
            </w:pPr>
            <w:moveTo w:id="11282" w:author="Masato YOSHIKAWA" w:date="2026-01-20T12:21:00Z" w16du:dateUtc="2026-01-20T03:21:00Z">
              <w:r w:rsidRPr="005B6842">
                <w:rPr>
                  <w:rFonts w:ascii="Times New Roman" w:eastAsia="ＭＳ 明朝" w:hAnsi="Times New Roman" w:cs="Times New Roman"/>
                  <w:rPrChange w:id="11283" w:author="Masato YOSHIKAWA" w:date="2026-01-20T12:23:00Z" w16du:dateUtc="2026-01-20T03:23:00Z">
                    <w:rPr>
                      <w:rFonts w:ascii="ＭＳ 明朝" w:eastAsia="ＭＳ 明朝" w:hAnsi="ＭＳ 明朝"/>
                    </w:rPr>
                  </w:rPrChange>
                </w:rPr>
                <w:t>straw-thatched houses</w:t>
              </w:r>
            </w:moveTo>
          </w:p>
        </w:tc>
        <w:tc>
          <w:tcPr>
            <w:tcW w:w="629" w:type="pct"/>
          </w:tcPr>
          <w:p w14:paraId="2B023110" w14:textId="77777777" w:rsidR="005B6842" w:rsidRPr="005B6842" w:rsidRDefault="005B6842" w:rsidP="00C45809">
            <w:pPr>
              <w:pStyle w:val="af8"/>
              <w:rPr>
                <w:moveTo w:id="11284" w:author="Masato YOSHIKAWA" w:date="2026-01-20T12:21:00Z" w16du:dateUtc="2026-01-20T03:21:00Z"/>
                <w:rFonts w:ascii="Times New Roman" w:eastAsia="ＭＳ 明朝" w:hAnsi="Times New Roman" w:cs="Times New Roman"/>
                <w:rPrChange w:id="11285" w:author="Masato YOSHIKAWA" w:date="2026-01-20T12:23:00Z" w16du:dateUtc="2026-01-20T03:23:00Z">
                  <w:rPr>
                    <w:moveTo w:id="11286" w:author="Masato YOSHIKAWA" w:date="2026-01-20T12:21:00Z" w16du:dateUtc="2026-01-20T03:21:00Z"/>
                    <w:rFonts w:ascii="ＭＳ 明朝" w:eastAsia="ＭＳ 明朝" w:hAnsi="ＭＳ 明朝"/>
                  </w:rPr>
                </w:rPrChange>
              </w:rPr>
            </w:pPr>
            <w:moveTo w:id="11287" w:author="Masato YOSHIKAWA" w:date="2026-01-20T12:21:00Z" w16du:dateUtc="2026-01-20T03:21:00Z">
              <w:r w:rsidRPr="005B6842">
                <w:rPr>
                  <w:rFonts w:ascii="Times New Roman" w:eastAsia="ＭＳ 明朝" w:hAnsi="Times New Roman" w:cs="Times New Roman"/>
                  <w:rPrChange w:id="11288" w:author="Masato YOSHIKAWA" w:date="2026-01-20T12:23:00Z" w16du:dateUtc="2026-01-20T03:23:00Z">
                    <w:rPr>
                      <w:rFonts w:ascii="ＭＳ 明朝" w:eastAsia="ＭＳ 明朝" w:hAnsi="ＭＳ 明朝"/>
                    </w:rPr>
                  </w:rPrChange>
                </w:rPr>
                <w:t>thatched cottages</w:t>
              </w:r>
            </w:moveTo>
          </w:p>
        </w:tc>
        <w:tc>
          <w:tcPr>
            <w:tcW w:w="779" w:type="pct"/>
          </w:tcPr>
          <w:p w14:paraId="0E20FC9F" w14:textId="77777777" w:rsidR="005B6842" w:rsidRPr="005B6842" w:rsidRDefault="005B6842" w:rsidP="00C45809">
            <w:pPr>
              <w:pStyle w:val="af8"/>
              <w:rPr>
                <w:moveTo w:id="11289" w:author="Masato YOSHIKAWA" w:date="2026-01-20T12:21:00Z" w16du:dateUtc="2026-01-20T03:21:00Z"/>
                <w:rFonts w:ascii="Times New Roman" w:eastAsia="ＭＳ 明朝" w:hAnsi="Times New Roman" w:cs="Times New Roman"/>
                <w:rPrChange w:id="11290" w:author="Masato YOSHIKAWA" w:date="2026-01-20T12:23:00Z" w16du:dateUtc="2026-01-20T03:23:00Z">
                  <w:rPr>
                    <w:moveTo w:id="11291" w:author="Masato YOSHIKAWA" w:date="2026-01-20T12:21:00Z" w16du:dateUtc="2026-01-20T03:21:00Z"/>
                    <w:rFonts w:ascii="ＭＳ 明朝" w:eastAsia="ＭＳ 明朝" w:hAnsi="ＭＳ 明朝"/>
                  </w:rPr>
                </w:rPrChange>
              </w:rPr>
            </w:pPr>
            <w:moveTo w:id="11292" w:author="Masato YOSHIKAWA" w:date="2026-01-20T12:21:00Z" w16du:dateUtc="2026-01-20T03:21:00Z">
              <w:r w:rsidRPr="005B6842">
                <w:rPr>
                  <w:rFonts w:ascii="Times New Roman" w:eastAsia="ＭＳ 明朝" w:hAnsi="Times New Roman" w:cs="Times New Roman"/>
                  <w:rPrChange w:id="11293" w:author="Masato YOSHIKAWA" w:date="2026-01-20T12:23:00Z" w16du:dateUtc="2026-01-20T03:23:00Z">
                    <w:rPr>
                      <w:rFonts w:ascii="ＭＳ 明朝" w:eastAsia="ＭＳ 明朝" w:hAnsi="ＭＳ 明朝"/>
                    </w:rPr>
                  </w:rPrChange>
                </w:rPr>
                <w:t>Established equivalent</w:t>
              </w:r>
            </w:moveTo>
          </w:p>
        </w:tc>
        <w:tc>
          <w:tcPr>
            <w:tcW w:w="744" w:type="pct"/>
          </w:tcPr>
          <w:p w14:paraId="22881005" w14:textId="77777777" w:rsidR="005B6842" w:rsidRPr="005B6842" w:rsidRDefault="005B6842" w:rsidP="00C45809">
            <w:pPr>
              <w:pStyle w:val="af8"/>
              <w:rPr>
                <w:moveTo w:id="11294" w:author="Masato YOSHIKAWA" w:date="2026-01-20T12:21:00Z" w16du:dateUtc="2026-01-20T03:21:00Z"/>
                <w:rFonts w:ascii="Times New Roman" w:eastAsia="ＭＳ 明朝" w:hAnsi="Times New Roman" w:cs="Times New Roman"/>
                <w:rPrChange w:id="11295" w:author="Masato YOSHIKAWA" w:date="2026-01-20T12:23:00Z" w16du:dateUtc="2026-01-20T03:23:00Z">
                  <w:rPr>
                    <w:moveTo w:id="11296" w:author="Masato YOSHIKAWA" w:date="2026-01-20T12:21:00Z" w16du:dateUtc="2026-01-20T03:21:00Z"/>
                    <w:rFonts w:ascii="ＭＳ 明朝" w:eastAsia="ＭＳ 明朝" w:hAnsi="ＭＳ 明朝"/>
                  </w:rPr>
                </w:rPrChange>
              </w:rPr>
            </w:pPr>
            <w:moveTo w:id="11297" w:author="Masato YOSHIKAWA" w:date="2026-01-20T12:21:00Z" w16du:dateUtc="2026-01-20T03:21:00Z">
              <w:r w:rsidRPr="005B6842">
                <w:rPr>
                  <w:rFonts w:ascii="Times New Roman" w:eastAsia="ＭＳ 明朝" w:hAnsi="Times New Roman" w:cs="Times New Roman"/>
                  <w:rPrChange w:id="11298" w:author="Masato YOSHIKAWA" w:date="2026-01-20T12:23:00Z" w16du:dateUtc="2026-01-20T03:23:00Z">
                    <w:rPr>
                      <w:rFonts w:ascii="ＭＳ 明朝" w:eastAsia="ＭＳ 明朝" w:hAnsi="ＭＳ 明朝"/>
                    </w:rPr>
                  </w:rPrChange>
                </w:rPr>
                <w:t>Minimization</w:t>
              </w:r>
            </w:moveTo>
          </w:p>
        </w:tc>
        <w:tc>
          <w:tcPr>
            <w:tcW w:w="851" w:type="pct"/>
          </w:tcPr>
          <w:p w14:paraId="58DB4264" w14:textId="77777777" w:rsidR="005B6842" w:rsidRPr="005B6842" w:rsidRDefault="005B6842" w:rsidP="00C45809">
            <w:pPr>
              <w:pStyle w:val="af8"/>
              <w:rPr>
                <w:moveTo w:id="11299" w:author="Masato YOSHIKAWA" w:date="2026-01-20T12:21:00Z" w16du:dateUtc="2026-01-20T03:21:00Z"/>
                <w:rFonts w:ascii="Times New Roman" w:eastAsia="ＭＳ 明朝" w:hAnsi="Times New Roman" w:cs="Times New Roman"/>
                <w:rPrChange w:id="11300" w:author="Masato YOSHIKAWA" w:date="2026-01-20T12:23:00Z" w16du:dateUtc="2026-01-20T03:23:00Z">
                  <w:rPr>
                    <w:moveTo w:id="11301" w:author="Masato YOSHIKAWA" w:date="2026-01-20T12:21:00Z" w16du:dateUtc="2026-01-20T03:21:00Z"/>
                    <w:rFonts w:ascii="ＭＳ 明朝" w:eastAsia="ＭＳ 明朝" w:hAnsi="ＭＳ 明朝"/>
                  </w:rPr>
                </w:rPrChange>
              </w:rPr>
            </w:pPr>
            <w:moveTo w:id="11302" w:author="Masato YOSHIKAWA" w:date="2026-01-20T12:21:00Z" w16du:dateUtc="2026-01-20T03:21:00Z">
              <w:r w:rsidRPr="005B6842">
                <w:rPr>
                  <w:rFonts w:ascii="Times New Roman" w:eastAsia="ＭＳ 明朝" w:hAnsi="Times New Roman" w:cs="Times New Roman"/>
                  <w:rPrChange w:id="11303" w:author="Masato YOSHIKAWA" w:date="2026-01-20T12:23:00Z" w16du:dateUtc="2026-01-20T03:23:00Z">
                    <w:rPr>
                      <w:rFonts w:ascii="ＭＳ 明朝" w:eastAsia="ＭＳ 明朝" w:hAnsi="ＭＳ 明朝"/>
                    </w:rPr>
                  </w:rPrChange>
                </w:rPr>
                <w:t>Established equivalent</w:t>
              </w:r>
            </w:moveTo>
          </w:p>
        </w:tc>
        <w:tc>
          <w:tcPr>
            <w:tcW w:w="831" w:type="pct"/>
          </w:tcPr>
          <w:p w14:paraId="6E8EE778" w14:textId="77777777" w:rsidR="005B6842" w:rsidRPr="005B6842" w:rsidRDefault="005B6842" w:rsidP="00C45809">
            <w:pPr>
              <w:pStyle w:val="af8"/>
              <w:rPr>
                <w:moveTo w:id="11304" w:author="Masato YOSHIKAWA" w:date="2026-01-20T12:21:00Z" w16du:dateUtc="2026-01-20T03:21:00Z"/>
                <w:rFonts w:ascii="Times New Roman" w:eastAsia="ＭＳ 明朝" w:hAnsi="Times New Roman" w:cs="Times New Roman"/>
                <w:rPrChange w:id="11305" w:author="Masato YOSHIKAWA" w:date="2026-01-20T12:23:00Z" w16du:dateUtc="2026-01-20T03:23:00Z">
                  <w:rPr>
                    <w:moveTo w:id="11306" w:author="Masato YOSHIKAWA" w:date="2026-01-20T12:21:00Z" w16du:dateUtc="2026-01-20T03:21:00Z"/>
                    <w:rFonts w:ascii="ＭＳ 明朝" w:eastAsia="ＭＳ 明朝" w:hAnsi="ＭＳ 明朝"/>
                  </w:rPr>
                </w:rPrChange>
              </w:rPr>
            </w:pPr>
            <w:moveTo w:id="11307" w:author="Masato YOSHIKAWA" w:date="2026-01-20T12:21:00Z" w16du:dateUtc="2026-01-20T03:21:00Z">
              <w:r w:rsidRPr="005B6842">
                <w:rPr>
                  <w:rFonts w:ascii="Times New Roman" w:eastAsia="ＭＳ 明朝" w:hAnsi="Times New Roman" w:cs="Times New Roman"/>
                  <w:rPrChange w:id="11308" w:author="Masato YOSHIKAWA" w:date="2026-01-20T12:23:00Z" w16du:dateUtc="2026-01-20T03:23:00Z">
                    <w:rPr>
                      <w:rFonts w:ascii="ＭＳ 明朝" w:eastAsia="ＭＳ 明朝" w:hAnsi="ＭＳ 明朝"/>
                    </w:rPr>
                  </w:rPrChange>
                </w:rPr>
                <w:t>Minimization</w:t>
              </w:r>
            </w:moveTo>
          </w:p>
        </w:tc>
      </w:tr>
      <w:tr w:rsidR="005B6842" w:rsidRPr="005B6842" w14:paraId="7408669E" w14:textId="77777777" w:rsidTr="00C45809">
        <w:tc>
          <w:tcPr>
            <w:tcW w:w="582" w:type="pct"/>
          </w:tcPr>
          <w:p w14:paraId="324561B5" w14:textId="77777777" w:rsidR="005B6842" w:rsidRPr="005B6842" w:rsidRDefault="005B6842" w:rsidP="00C45809">
            <w:pPr>
              <w:pStyle w:val="af8"/>
              <w:rPr>
                <w:moveTo w:id="11309" w:author="Masato YOSHIKAWA" w:date="2026-01-20T12:21:00Z" w16du:dateUtc="2026-01-20T03:21:00Z"/>
                <w:rFonts w:ascii="Times New Roman" w:eastAsia="ＭＳ 明朝" w:hAnsi="Times New Roman" w:cs="Times New Roman"/>
                <w:rPrChange w:id="11310" w:author="Masato YOSHIKAWA" w:date="2026-01-20T12:23:00Z" w16du:dateUtc="2026-01-20T03:23:00Z">
                  <w:rPr>
                    <w:moveTo w:id="11311" w:author="Masato YOSHIKAWA" w:date="2026-01-20T12:21:00Z" w16du:dateUtc="2026-01-20T03:21:00Z"/>
                    <w:rFonts w:ascii="ＭＳ 明朝" w:eastAsia="ＭＳ 明朝" w:hAnsi="ＭＳ 明朝"/>
                  </w:rPr>
                </w:rPrChange>
              </w:rPr>
            </w:pPr>
            <w:moveTo w:id="11312" w:author="Masato YOSHIKAWA" w:date="2026-01-20T12:21:00Z" w16du:dateUtc="2026-01-20T03:21:00Z">
              <w:r w:rsidRPr="005B6842">
                <w:rPr>
                  <w:rFonts w:ascii="Times New Roman" w:eastAsia="ＭＳ 明朝" w:hAnsi="Times New Roman" w:cs="Times New Roman" w:hint="eastAsia"/>
                  <w:rPrChange w:id="11313" w:author="Masato YOSHIKAWA" w:date="2026-01-20T12:23:00Z" w16du:dateUtc="2026-01-20T03:23:00Z">
                    <w:rPr>
                      <w:rFonts w:ascii="ＭＳ 明朝" w:eastAsia="ＭＳ 明朝" w:hAnsi="ＭＳ 明朝" w:hint="eastAsia"/>
                    </w:rPr>
                  </w:rPrChange>
                </w:rPr>
                <w:t>都会人種</w:t>
              </w:r>
            </w:moveTo>
          </w:p>
        </w:tc>
        <w:tc>
          <w:tcPr>
            <w:tcW w:w="583" w:type="pct"/>
          </w:tcPr>
          <w:p w14:paraId="2AC23373" w14:textId="77777777" w:rsidR="005B6842" w:rsidRPr="005B6842" w:rsidRDefault="005B6842" w:rsidP="00C45809">
            <w:pPr>
              <w:pStyle w:val="af8"/>
              <w:rPr>
                <w:moveTo w:id="11314" w:author="Masato YOSHIKAWA" w:date="2026-01-20T12:21:00Z" w16du:dateUtc="2026-01-20T03:21:00Z"/>
                <w:rFonts w:ascii="Times New Roman" w:eastAsia="ＭＳ 明朝" w:hAnsi="Times New Roman" w:cs="Times New Roman"/>
                <w:rPrChange w:id="11315" w:author="Masato YOSHIKAWA" w:date="2026-01-20T12:23:00Z" w16du:dateUtc="2026-01-20T03:23:00Z">
                  <w:rPr>
                    <w:moveTo w:id="11316" w:author="Masato YOSHIKAWA" w:date="2026-01-20T12:21:00Z" w16du:dateUtc="2026-01-20T03:21:00Z"/>
                    <w:rFonts w:ascii="ＭＳ 明朝" w:eastAsia="ＭＳ 明朝" w:hAnsi="ＭＳ 明朝"/>
                  </w:rPr>
                </w:rPrChange>
              </w:rPr>
            </w:pPr>
            <w:moveTo w:id="11317" w:author="Masato YOSHIKAWA" w:date="2026-01-20T12:21:00Z" w16du:dateUtc="2026-01-20T03:21:00Z">
              <w:r w:rsidRPr="005B6842">
                <w:rPr>
                  <w:rFonts w:ascii="Times New Roman" w:eastAsia="ＭＳ 明朝" w:hAnsi="Times New Roman" w:cs="Times New Roman"/>
                  <w:rPrChange w:id="11318" w:author="Masato YOSHIKAWA" w:date="2026-01-20T12:23:00Z" w16du:dateUtc="2026-01-20T03:23:00Z">
                    <w:rPr>
                      <w:rFonts w:ascii="ＭＳ 明朝" w:eastAsia="ＭＳ 明朝" w:hAnsi="ＭＳ 明朝"/>
                    </w:rPr>
                  </w:rPrChange>
                </w:rPr>
                <w:t>town people</w:t>
              </w:r>
            </w:moveTo>
          </w:p>
        </w:tc>
        <w:tc>
          <w:tcPr>
            <w:tcW w:w="629" w:type="pct"/>
          </w:tcPr>
          <w:p w14:paraId="773C7C52" w14:textId="77777777" w:rsidR="005B6842" w:rsidRPr="005B6842" w:rsidRDefault="005B6842" w:rsidP="00C45809">
            <w:pPr>
              <w:pStyle w:val="af8"/>
              <w:rPr>
                <w:moveTo w:id="11319" w:author="Masato YOSHIKAWA" w:date="2026-01-20T12:21:00Z" w16du:dateUtc="2026-01-20T03:21:00Z"/>
                <w:rFonts w:ascii="Times New Roman" w:eastAsia="ＭＳ 明朝" w:hAnsi="Times New Roman" w:cs="Times New Roman"/>
                <w:rPrChange w:id="11320" w:author="Masato YOSHIKAWA" w:date="2026-01-20T12:23:00Z" w16du:dateUtc="2026-01-20T03:23:00Z">
                  <w:rPr>
                    <w:moveTo w:id="11321" w:author="Masato YOSHIKAWA" w:date="2026-01-20T12:21:00Z" w16du:dateUtc="2026-01-20T03:21:00Z"/>
                    <w:rFonts w:ascii="ＭＳ 明朝" w:eastAsia="ＭＳ 明朝" w:hAnsi="ＭＳ 明朝"/>
                  </w:rPr>
                </w:rPrChange>
              </w:rPr>
            </w:pPr>
            <w:moveTo w:id="11322" w:author="Masato YOSHIKAWA" w:date="2026-01-20T12:21:00Z" w16du:dateUtc="2026-01-20T03:21:00Z">
              <w:r w:rsidRPr="005B6842">
                <w:rPr>
                  <w:rFonts w:ascii="Times New Roman" w:eastAsia="ＭＳ 明朝" w:hAnsi="Times New Roman" w:cs="Times New Roman"/>
                  <w:rPrChange w:id="11323" w:author="Masato YOSHIKAWA" w:date="2026-01-20T12:23:00Z" w16du:dateUtc="2026-01-20T03:23:00Z">
                    <w:rPr>
                      <w:rFonts w:ascii="ＭＳ 明朝" w:eastAsia="ＭＳ 明朝" w:hAnsi="ＭＳ 明朝"/>
                    </w:rPr>
                  </w:rPrChange>
                </w:rPr>
                <w:t>なし</w:t>
              </w:r>
            </w:moveTo>
          </w:p>
        </w:tc>
        <w:tc>
          <w:tcPr>
            <w:tcW w:w="779" w:type="pct"/>
          </w:tcPr>
          <w:p w14:paraId="667A42CF" w14:textId="77777777" w:rsidR="005B6842" w:rsidRPr="005B6842" w:rsidRDefault="005B6842" w:rsidP="00C45809">
            <w:pPr>
              <w:pStyle w:val="af8"/>
              <w:rPr>
                <w:moveTo w:id="11324" w:author="Masato YOSHIKAWA" w:date="2026-01-20T12:21:00Z" w16du:dateUtc="2026-01-20T03:21:00Z"/>
                <w:rFonts w:ascii="Times New Roman" w:eastAsia="ＭＳ 明朝" w:hAnsi="Times New Roman" w:cs="Times New Roman"/>
                <w:rPrChange w:id="11325" w:author="Masato YOSHIKAWA" w:date="2026-01-20T12:23:00Z" w16du:dateUtc="2026-01-20T03:23:00Z">
                  <w:rPr>
                    <w:moveTo w:id="11326" w:author="Masato YOSHIKAWA" w:date="2026-01-20T12:21:00Z" w16du:dateUtc="2026-01-20T03:21:00Z"/>
                    <w:rFonts w:ascii="ＭＳ 明朝" w:eastAsia="ＭＳ 明朝" w:hAnsi="ＭＳ 明朝"/>
                  </w:rPr>
                </w:rPrChange>
              </w:rPr>
            </w:pPr>
            <w:moveTo w:id="11327" w:author="Masato YOSHIKAWA" w:date="2026-01-20T12:21:00Z" w16du:dateUtc="2026-01-20T03:21:00Z">
              <w:r w:rsidRPr="005B6842">
                <w:rPr>
                  <w:rFonts w:ascii="Times New Roman" w:eastAsia="ＭＳ 明朝" w:hAnsi="Times New Roman" w:cs="Times New Roman"/>
                  <w:rPrChange w:id="11328" w:author="Masato YOSHIKAWA" w:date="2026-01-20T12:23:00Z" w16du:dateUtc="2026-01-20T03:23:00Z">
                    <w:rPr>
                      <w:rFonts w:ascii="ＭＳ 明朝" w:eastAsia="ＭＳ 明朝" w:hAnsi="ＭＳ 明朝"/>
                    </w:rPr>
                  </w:rPrChange>
                </w:rPr>
                <w:t>Literal translation</w:t>
              </w:r>
            </w:moveTo>
          </w:p>
        </w:tc>
        <w:tc>
          <w:tcPr>
            <w:tcW w:w="744" w:type="pct"/>
          </w:tcPr>
          <w:p w14:paraId="7B61E420" w14:textId="77777777" w:rsidR="005B6842" w:rsidRPr="005B6842" w:rsidRDefault="005B6842" w:rsidP="00C45809">
            <w:pPr>
              <w:pStyle w:val="af8"/>
              <w:rPr>
                <w:moveTo w:id="11329" w:author="Masato YOSHIKAWA" w:date="2026-01-20T12:21:00Z" w16du:dateUtc="2026-01-20T03:21:00Z"/>
                <w:rFonts w:ascii="Times New Roman" w:eastAsia="ＭＳ 明朝" w:hAnsi="Times New Roman" w:cs="Times New Roman"/>
                <w:rPrChange w:id="11330" w:author="Masato YOSHIKAWA" w:date="2026-01-20T12:23:00Z" w16du:dateUtc="2026-01-20T03:23:00Z">
                  <w:rPr>
                    <w:moveTo w:id="11331" w:author="Masato YOSHIKAWA" w:date="2026-01-20T12:21:00Z" w16du:dateUtc="2026-01-20T03:21:00Z"/>
                    <w:rFonts w:ascii="ＭＳ 明朝" w:eastAsia="ＭＳ 明朝" w:hAnsi="ＭＳ 明朝"/>
                  </w:rPr>
                </w:rPrChange>
              </w:rPr>
            </w:pPr>
            <w:moveTo w:id="11332" w:author="Masato YOSHIKAWA" w:date="2026-01-20T12:21:00Z" w16du:dateUtc="2026-01-20T03:21:00Z">
              <w:r w:rsidRPr="005B6842">
                <w:rPr>
                  <w:rFonts w:ascii="Times New Roman" w:eastAsia="ＭＳ 明朝" w:hAnsi="Times New Roman" w:cs="Times New Roman"/>
                  <w:rPrChange w:id="11333" w:author="Masato YOSHIKAWA" w:date="2026-01-20T12:23:00Z" w16du:dateUtc="2026-01-20T03:23:00Z">
                    <w:rPr>
                      <w:rFonts w:ascii="ＭＳ 明朝" w:eastAsia="ＭＳ 明朝" w:hAnsi="ＭＳ 明朝"/>
                    </w:rPr>
                  </w:rPrChange>
                </w:rPr>
                <w:t>Minimization</w:t>
              </w:r>
            </w:moveTo>
          </w:p>
        </w:tc>
        <w:tc>
          <w:tcPr>
            <w:tcW w:w="851" w:type="pct"/>
          </w:tcPr>
          <w:p w14:paraId="75799329" w14:textId="77777777" w:rsidR="005B6842" w:rsidRPr="005B6842" w:rsidRDefault="005B6842" w:rsidP="00C45809">
            <w:pPr>
              <w:pStyle w:val="af8"/>
              <w:rPr>
                <w:moveTo w:id="11334" w:author="Masato YOSHIKAWA" w:date="2026-01-20T12:21:00Z" w16du:dateUtc="2026-01-20T03:21:00Z"/>
                <w:rFonts w:ascii="Times New Roman" w:eastAsia="ＭＳ 明朝" w:hAnsi="Times New Roman" w:cs="Times New Roman"/>
                <w:rPrChange w:id="11335" w:author="Masato YOSHIKAWA" w:date="2026-01-20T12:23:00Z" w16du:dateUtc="2026-01-20T03:23:00Z">
                  <w:rPr>
                    <w:moveTo w:id="11336" w:author="Masato YOSHIKAWA" w:date="2026-01-20T12:21:00Z" w16du:dateUtc="2026-01-20T03:21:00Z"/>
                    <w:rFonts w:ascii="ＭＳ 明朝" w:eastAsia="ＭＳ 明朝" w:hAnsi="ＭＳ 明朝"/>
                  </w:rPr>
                </w:rPrChange>
              </w:rPr>
            </w:pPr>
            <w:moveTo w:id="11337" w:author="Masato YOSHIKAWA" w:date="2026-01-20T12:21:00Z" w16du:dateUtc="2026-01-20T03:21:00Z">
              <w:r w:rsidRPr="005B6842">
                <w:rPr>
                  <w:rFonts w:ascii="Times New Roman" w:eastAsia="ＭＳ 明朝" w:hAnsi="Times New Roman" w:cs="Times New Roman"/>
                  <w:rPrChange w:id="11338" w:author="Masato YOSHIKAWA" w:date="2026-01-20T12:23:00Z" w16du:dateUtc="2026-01-20T03:23:00Z">
                    <w:rPr>
                      <w:rFonts w:ascii="ＭＳ 明朝" w:eastAsia="ＭＳ 明朝" w:hAnsi="ＭＳ 明朝"/>
                    </w:rPr>
                  </w:rPrChange>
                </w:rPr>
                <w:t>Reduction</w:t>
              </w:r>
            </w:moveTo>
          </w:p>
        </w:tc>
        <w:tc>
          <w:tcPr>
            <w:tcW w:w="831" w:type="pct"/>
          </w:tcPr>
          <w:p w14:paraId="540F8FB1" w14:textId="77777777" w:rsidR="005B6842" w:rsidRPr="005B6842" w:rsidRDefault="005B6842" w:rsidP="00C45809">
            <w:pPr>
              <w:pStyle w:val="af8"/>
              <w:rPr>
                <w:moveTo w:id="11339" w:author="Masato YOSHIKAWA" w:date="2026-01-20T12:21:00Z" w16du:dateUtc="2026-01-20T03:21:00Z"/>
                <w:rFonts w:ascii="Times New Roman" w:eastAsia="ＭＳ 明朝" w:hAnsi="Times New Roman" w:cs="Times New Roman"/>
                <w:rPrChange w:id="11340" w:author="Masato YOSHIKAWA" w:date="2026-01-20T12:23:00Z" w16du:dateUtc="2026-01-20T03:23:00Z">
                  <w:rPr>
                    <w:moveTo w:id="11341" w:author="Masato YOSHIKAWA" w:date="2026-01-20T12:21:00Z" w16du:dateUtc="2026-01-20T03:21:00Z"/>
                    <w:rFonts w:ascii="ＭＳ 明朝" w:eastAsia="ＭＳ 明朝" w:hAnsi="ＭＳ 明朝"/>
                  </w:rPr>
                </w:rPrChange>
              </w:rPr>
            </w:pPr>
            <w:moveTo w:id="11342" w:author="Masato YOSHIKAWA" w:date="2026-01-20T12:21:00Z" w16du:dateUtc="2026-01-20T03:21:00Z">
              <w:r w:rsidRPr="005B6842">
                <w:rPr>
                  <w:rFonts w:ascii="Times New Roman" w:eastAsia="ＭＳ 明朝" w:hAnsi="Times New Roman" w:cs="Times New Roman"/>
                  <w:rPrChange w:id="11343" w:author="Masato YOSHIKAWA" w:date="2026-01-20T12:23:00Z" w16du:dateUtc="2026-01-20T03:23:00Z">
                    <w:rPr>
                      <w:rFonts w:ascii="ＭＳ 明朝" w:eastAsia="ＭＳ 明朝" w:hAnsi="ＭＳ 明朝"/>
                    </w:rPr>
                  </w:rPrChange>
                </w:rPr>
                <w:t>Denial</w:t>
              </w:r>
            </w:moveTo>
          </w:p>
        </w:tc>
      </w:tr>
      <w:tr w:rsidR="005B6842" w:rsidRPr="005B6842" w14:paraId="5B950944" w14:textId="77777777" w:rsidTr="00C45809">
        <w:tc>
          <w:tcPr>
            <w:tcW w:w="582" w:type="pct"/>
          </w:tcPr>
          <w:p w14:paraId="0155BC21" w14:textId="77777777" w:rsidR="005B6842" w:rsidRPr="005B6842" w:rsidRDefault="005B6842" w:rsidP="00C45809">
            <w:pPr>
              <w:pStyle w:val="af8"/>
              <w:rPr>
                <w:moveTo w:id="11344" w:author="Masato YOSHIKAWA" w:date="2026-01-20T12:21:00Z" w16du:dateUtc="2026-01-20T03:21:00Z"/>
                <w:rFonts w:ascii="Times New Roman" w:eastAsia="ＭＳ 明朝" w:hAnsi="Times New Roman" w:cs="Times New Roman"/>
                <w:rPrChange w:id="11345" w:author="Masato YOSHIKAWA" w:date="2026-01-20T12:23:00Z" w16du:dateUtc="2026-01-20T03:23:00Z">
                  <w:rPr>
                    <w:moveTo w:id="11346" w:author="Masato YOSHIKAWA" w:date="2026-01-20T12:21:00Z" w16du:dateUtc="2026-01-20T03:21:00Z"/>
                    <w:rFonts w:ascii="ＭＳ 明朝" w:eastAsia="ＭＳ 明朝" w:hAnsi="ＭＳ 明朝"/>
                  </w:rPr>
                </w:rPrChange>
              </w:rPr>
            </w:pPr>
            <w:moveTo w:id="11347" w:author="Masato YOSHIKAWA" w:date="2026-01-20T12:21:00Z" w16du:dateUtc="2026-01-20T03:21:00Z">
              <w:r w:rsidRPr="005B6842">
                <w:rPr>
                  <w:rFonts w:ascii="Times New Roman" w:eastAsia="ＭＳ 明朝" w:hAnsi="Times New Roman" w:cs="Times New Roman" w:hint="eastAsia"/>
                  <w:rPrChange w:id="11348" w:author="Masato YOSHIKAWA" w:date="2026-01-20T12:23:00Z" w16du:dateUtc="2026-01-20T03:23:00Z">
                    <w:rPr>
                      <w:rFonts w:ascii="ＭＳ 明朝" w:eastAsia="ＭＳ 明朝" w:hAnsi="ＭＳ 明朝" w:hint="eastAsia"/>
                    </w:rPr>
                  </w:rPrChange>
                </w:rPr>
                <w:t>避暑</w:t>
              </w:r>
            </w:moveTo>
          </w:p>
        </w:tc>
        <w:tc>
          <w:tcPr>
            <w:tcW w:w="583" w:type="pct"/>
          </w:tcPr>
          <w:p w14:paraId="511EF3DC" w14:textId="77777777" w:rsidR="005B6842" w:rsidRPr="005B6842" w:rsidRDefault="005B6842" w:rsidP="00C45809">
            <w:pPr>
              <w:pStyle w:val="af8"/>
              <w:rPr>
                <w:moveTo w:id="11349" w:author="Masato YOSHIKAWA" w:date="2026-01-20T12:21:00Z" w16du:dateUtc="2026-01-20T03:21:00Z"/>
                <w:rFonts w:ascii="Times New Roman" w:eastAsia="ＭＳ 明朝" w:hAnsi="Times New Roman" w:cs="Times New Roman"/>
                <w:rPrChange w:id="11350" w:author="Masato YOSHIKAWA" w:date="2026-01-20T12:23:00Z" w16du:dateUtc="2026-01-20T03:23:00Z">
                  <w:rPr>
                    <w:moveTo w:id="11351" w:author="Masato YOSHIKAWA" w:date="2026-01-20T12:21:00Z" w16du:dateUtc="2026-01-20T03:21:00Z"/>
                    <w:rFonts w:ascii="ＭＳ 明朝" w:eastAsia="ＭＳ 明朝" w:hAnsi="ＭＳ 明朝"/>
                  </w:rPr>
                </w:rPrChange>
              </w:rPr>
            </w:pPr>
            <w:moveTo w:id="11352" w:author="Masato YOSHIKAWA" w:date="2026-01-20T12:21:00Z" w16du:dateUtc="2026-01-20T03:21:00Z">
              <w:r w:rsidRPr="005B6842">
                <w:rPr>
                  <w:rFonts w:ascii="Times New Roman" w:eastAsia="ＭＳ 明朝" w:hAnsi="Times New Roman" w:cs="Times New Roman"/>
                  <w:rPrChange w:id="11353" w:author="Masato YOSHIKAWA" w:date="2026-01-20T12:23:00Z" w16du:dateUtc="2026-01-20T03:23:00Z">
                    <w:rPr>
                      <w:rFonts w:ascii="ＭＳ 明朝" w:eastAsia="ＭＳ 明朝" w:hAnsi="ＭＳ 明朝"/>
                    </w:rPr>
                  </w:rPrChange>
                </w:rPr>
                <w:t>なし</w:t>
              </w:r>
            </w:moveTo>
          </w:p>
        </w:tc>
        <w:tc>
          <w:tcPr>
            <w:tcW w:w="629" w:type="pct"/>
          </w:tcPr>
          <w:p w14:paraId="2B7E2FC4" w14:textId="77777777" w:rsidR="005B6842" w:rsidRPr="005B6842" w:rsidRDefault="005B6842" w:rsidP="00C45809">
            <w:pPr>
              <w:pStyle w:val="af8"/>
              <w:rPr>
                <w:moveTo w:id="11354" w:author="Masato YOSHIKAWA" w:date="2026-01-20T12:21:00Z" w16du:dateUtc="2026-01-20T03:21:00Z"/>
                <w:rFonts w:ascii="Times New Roman" w:eastAsia="ＭＳ 明朝" w:hAnsi="Times New Roman" w:cs="Times New Roman"/>
                <w:rPrChange w:id="11355" w:author="Masato YOSHIKAWA" w:date="2026-01-20T12:23:00Z" w16du:dateUtc="2026-01-20T03:23:00Z">
                  <w:rPr>
                    <w:moveTo w:id="11356" w:author="Masato YOSHIKAWA" w:date="2026-01-20T12:21:00Z" w16du:dateUtc="2026-01-20T03:21:00Z"/>
                    <w:rFonts w:ascii="ＭＳ 明朝" w:eastAsia="ＭＳ 明朝" w:hAnsi="ＭＳ 明朝"/>
                  </w:rPr>
                </w:rPrChange>
              </w:rPr>
            </w:pPr>
            <w:moveTo w:id="11357" w:author="Masato YOSHIKAWA" w:date="2026-01-20T12:21:00Z" w16du:dateUtc="2026-01-20T03:21:00Z">
              <w:r w:rsidRPr="005B6842">
                <w:rPr>
                  <w:rFonts w:ascii="Times New Roman" w:eastAsia="ＭＳ 明朝" w:hAnsi="Times New Roman" w:cs="Times New Roman"/>
                  <w:rPrChange w:id="11358" w:author="Masato YOSHIKAWA" w:date="2026-01-20T12:23:00Z" w16du:dateUtc="2026-01-20T03:23:00Z">
                    <w:rPr>
                      <w:rFonts w:ascii="ＭＳ 明朝" w:eastAsia="ＭＳ 明朝" w:hAnsi="ＭＳ 明朝"/>
                    </w:rPr>
                  </w:rPrChange>
                </w:rPr>
                <w:t>なし</w:t>
              </w:r>
            </w:moveTo>
          </w:p>
        </w:tc>
        <w:tc>
          <w:tcPr>
            <w:tcW w:w="779" w:type="pct"/>
          </w:tcPr>
          <w:p w14:paraId="22FB4646" w14:textId="77777777" w:rsidR="005B6842" w:rsidRPr="005B6842" w:rsidRDefault="005B6842" w:rsidP="00C45809">
            <w:pPr>
              <w:pStyle w:val="af8"/>
              <w:rPr>
                <w:moveTo w:id="11359" w:author="Masato YOSHIKAWA" w:date="2026-01-20T12:21:00Z" w16du:dateUtc="2026-01-20T03:21:00Z"/>
                <w:rFonts w:ascii="Times New Roman" w:eastAsia="ＭＳ 明朝" w:hAnsi="Times New Roman" w:cs="Times New Roman"/>
                <w:rPrChange w:id="11360" w:author="Masato YOSHIKAWA" w:date="2026-01-20T12:23:00Z" w16du:dateUtc="2026-01-20T03:23:00Z">
                  <w:rPr>
                    <w:moveTo w:id="11361" w:author="Masato YOSHIKAWA" w:date="2026-01-20T12:21:00Z" w16du:dateUtc="2026-01-20T03:21:00Z"/>
                    <w:rFonts w:ascii="ＭＳ 明朝" w:eastAsia="ＭＳ 明朝" w:hAnsi="ＭＳ 明朝"/>
                  </w:rPr>
                </w:rPrChange>
              </w:rPr>
            </w:pPr>
            <w:moveTo w:id="11362" w:author="Masato YOSHIKAWA" w:date="2026-01-20T12:21:00Z" w16du:dateUtc="2026-01-20T03:21:00Z">
              <w:r w:rsidRPr="005B6842">
                <w:rPr>
                  <w:rFonts w:ascii="Times New Roman" w:eastAsia="ＭＳ 明朝" w:hAnsi="Times New Roman" w:cs="Times New Roman"/>
                  <w:rPrChange w:id="11363" w:author="Masato YOSHIKAWA" w:date="2026-01-20T12:23:00Z" w16du:dateUtc="2026-01-20T03:23:00Z">
                    <w:rPr>
                      <w:rFonts w:ascii="ＭＳ 明朝" w:eastAsia="ＭＳ 明朝" w:hAnsi="ＭＳ 明朝"/>
                    </w:rPr>
                  </w:rPrChange>
                </w:rPr>
                <w:t>Reduction</w:t>
              </w:r>
            </w:moveTo>
          </w:p>
        </w:tc>
        <w:tc>
          <w:tcPr>
            <w:tcW w:w="744" w:type="pct"/>
          </w:tcPr>
          <w:p w14:paraId="1CC3BDA1" w14:textId="77777777" w:rsidR="005B6842" w:rsidRPr="005B6842" w:rsidRDefault="005B6842" w:rsidP="00C45809">
            <w:pPr>
              <w:pStyle w:val="af8"/>
              <w:rPr>
                <w:moveTo w:id="11364" w:author="Masato YOSHIKAWA" w:date="2026-01-20T12:21:00Z" w16du:dateUtc="2026-01-20T03:21:00Z"/>
                <w:rFonts w:ascii="Times New Roman" w:eastAsia="ＭＳ 明朝" w:hAnsi="Times New Roman" w:cs="Times New Roman"/>
                <w:rPrChange w:id="11365" w:author="Masato YOSHIKAWA" w:date="2026-01-20T12:23:00Z" w16du:dateUtc="2026-01-20T03:23:00Z">
                  <w:rPr>
                    <w:moveTo w:id="11366" w:author="Masato YOSHIKAWA" w:date="2026-01-20T12:21:00Z" w16du:dateUtc="2026-01-20T03:21:00Z"/>
                    <w:rFonts w:ascii="ＭＳ 明朝" w:eastAsia="ＭＳ 明朝" w:hAnsi="ＭＳ 明朝"/>
                  </w:rPr>
                </w:rPrChange>
              </w:rPr>
            </w:pPr>
            <w:moveTo w:id="11367" w:author="Masato YOSHIKAWA" w:date="2026-01-20T12:21:00Z" w16du:dateUtc="2026-01-20T03:21:00Z">
              <w:r w:rsidRPr="005B6842">
                <w:rPr>
                  <w:rFonts w:ascii="Times New Roman" w:eastAsia="ＭＳ 明朝" w:hAnsi="Times New Roman" w:cs="Times New Roman"/>
                  <w:rPrChange w:id="11368" w:author="Masato YOSHIKAWA" w:date="2026-01-20T12:23:00Z" w16du:dateUtc="2026-01-20T03:23:00Z">
                    <w:rPr>
                      <w:rFonts w:ascii="ＭＳ 明朝" w:eastAsia="ＭＳ 明朝" w:hAnsi="ＭＳ 明朝"/>
                    </w:rPr>
                  </w:rPrChange>
                </w:rPr>
                <w:t>Denial</w:t>
              </w:r>
            </w:moveTo>
          </w:p>
        </w:tc>
        <w:tc>
          <w:tcPr>
            <w:tcW w:w="851" w:type="pct"/>
          </w:tcPr>
          <w:p w14:paraId="1C4E86EF" w14:textId="77777777" w:rsidR="005B6842" w:rsidRPr="005B6842" w:rsidRDefault="005B6842" w:rsidP="00C45809">
            <w:pPr>
              <w:pStyle w:val="af8"/>
              <w:rPr>
                <w:moveTo w:id="11369" w:author="Masato YOSHIKAWA" w:date="2026-01-20T12:21:00Z" w16du:dateUtc="2026-01-20T03:21:00Z"/>
                <w:rFonts w:ascii="Times New Roman" w:eastAsia="ＭＳ 明朝" w:hAnsi="Times New Roman" w:cs="Times New Roman"/>
                <w:rPrChange w:id="11370" w:author="Masato YOSHIKAWA" w:date="2026-01-20T12:23:00Z" w16du:dateUtc="2026-01-20T03:23:00Z">
                  <w:rPr>
                    <w:moveTo w:id="11371" w:author="Masato YOSHIKAWA" w:date="2026-01-20T12:21:00Z" w16du:dateUtc="2026-01-20T03:21:00Z"/>
                    <w:rFonts w:ascii="ＭＳ 明朝" w:eastAsia="ＭＳ 明朝" w:hAnsi="ＭＳ 明朝"/>
                  </w:rPr>
                </w:rPrChange>
              </w:rPr>
            </w:pPr>
            <w:moveTo w:id="11372" w:author="Masato YOSHIKAWA" w:date="2026-01-20T12:21:00Z" w16du:dateUtc="2026-01-20T03:21:00Z">
              <w:r w:rsidRPr="005B6842">
                <w:rPr>
                  <w:rFonts w:ascii="Times New Roman" w:eastAsia="ＭＳ 明朝" w:hAnsi="Times New Roman" w:cs="Times New Roman"/>
                  <w:rPrChange w:id="11373" w:author="Masato YOSHIKAWA" w:date="2026-01-20T12:23:00Z" w16du:dateUtc="2026-01-20T03:23:00Z">
                    <w:rPr>
                      <w:rFonts w:ascii="ＭＳ 明朝" w:eastAsia="ＭＳ 明朝" w:hAnsi="ＭＳ 明朝"/>
                    </w:rPr>
                  </w:rPrChange>
                </w:rPr>
                <w:t>Reduction</w:t>
              </w:r>
            </w:moveTo>
          </w:p>
        </w:tc>
        <w:tc>
          <w:tcPr>
            <w:tcW w:w="831" w:type="pct"/>
          </w:tcPr>
          <w:p w14:paraId="0B9B3035" w14:textId="77777777" w:rsidR="005B6842" w:rsidRPr="005B6842" w:rsidRDefault="005B6842" w:rsidP="00C45809">
            <w:pPr>
              <w:pStyle w:val="af8"/>
              <w:rPr>
                <w:moveTo w:id="11374" w:author="Masato YOSHIKAWA" w:date="2026-01-20T12:21:00Z" w16du:dateUtc="2026-01-20T03:21:00Z"/>
                <w:rFonts w:ascii="Times New Roman" w:eastAsia="ＭＳ 明朝" w:hAnsi="Times New Roman" w:cs="Times New Roman"/>
                <w:rPrChange w:id="11375" w:author="Masato YOSHIKAWA" w:date="2026-01-20T12:23:00Z" w16du:dateUtc="2026-01-20T03:23:00Z">
                  <w:rPr>
                    <w:moveTo w:id="11376" w:author="Masato YOSHIKAWA" w:date="2026-01-20T12:21:00Z" w16du:dateUtc="2026-01-20T03:21:00Z"/>
                    <w:rFonts w:ascii="ＭＳ 明朝" w:eastAsia="ＭＳ 明朝" w:hAnsi="ＭＳ 明朝"/>
                  </w:rPr>
                </w:rPrChange>
              </w:rPr>
            </w:pPr>
            <w:moveTo w:id="11377" w:author="Masato YOSHIKAWA" w:date="2026-01-20T12:21:00Z" w16du:dateUtc="2026-01-20T03:21:00Z">
              <w:r w:rsidRPr="005B6842">
                <w:rPr>
                  <w:rFonts w:ascii="Times New Roman" w:eastAsia="ＭＳ 明朝" w:hAnsi="Times New Roman" w:cs="Times New Roman"/>
                  <w:rPrChange w:id="11378" w:author="Masato YOSHIKAWA" w:date="2026-01-20T12:23:00Z" w16du:dateUtc="2026-01-20T03:23:00Z">
                    <w:rPr>
                      <w:rFonts w:ascii="ＭＳ 明朝" w:eastAsia="ＭＳ 明朝" w:hAnsi="ＭＳ 明朝"/>
                    </w:rPr>
                  </w:rPrChange>
                </w:rPr>
                <w:t>Denial</w:t>
              </w:r>
            </w:moveTo>
          </w:p>
        </w:tc>
      </w:tr>
      <w:tr w:rsidR="005B6842" w:rsidRPr="005B6842" w14:paraId="21669F30" w14:textId="77777777" w:rsidTr="00C45809">
        <w:tc>
          <w:tcPr>
            <w:tcW w:w="582" w:type="pct"/>
          </w:tcPr>
          <w:p w14:paraId="7F914F64" w14:textId="77777777" w:rsidR="005B6842" w:rsidRPr="005B6842" w:rsidRDefault="005B6842" w:rsidP="00C45809">
            <w:pPr>
              <w:pStyle w:val="af8"/>
              <w:rPr>
                <w:moveTo w:id="11379" w:author="Masato YOSHIKAWA" w:date="2026-01-20T12:21:00Z" w16du:dateUtc="2026-01-20T03:21:00Z"/>
                <w:rFonts w:ascii="Times New Roman" w:eastAsia="ＭＳ 明朝" w:hAnsi="Times New Roman" w:cs="Times New Roman"/>
                <w:rPrChange w:id="11380" w:author="Masato YOSHIKAWA" w:date="2026-01-20T12:23:00Z" w16du:dateUtc="2026-01-20T03:23:00Z">
                  <w:rPr>
                    <w:moveTo w:id="11381" w:author="Masato YOSHIKAWA" w:date="2026-01-20T12:21:00Z" w16du:dateUtc="2026-01-20T03:21:00Z"/>
                    <w:rFonts w:ascii="ＭＳ 明朝" w:eastAsia="ＭＳ 明朝" w:hAnsi="ＭＳ 明朝"/>
                  </w:rPr>
                </w:rPrChange>
              </w:rPr>
            </w:pPr>
            <w:moveTo w:id="11382" w:author="Masato YOSHIKAWA" w:date="2026-01-20T12:21:00Z" w16du:dateUtc="2026-01-20T03:21:00Z">
              <w:r w:rsidRPr="005B6842">
                <w:rPr>
                  <w:rFonts w:ascii="Times New Roman" w:eastAsia="ＭＳ 明朝" w:hAnsi="Times New Roman" w:cs="Times New Roman" w:hint="eastAsia"/>
                  <w:rPrChange w:id="11383" w:author="Masato YOSHIKAWA" w:date="2026-01-20T12:23:00Z" w16du:dateUtc="2026-01-20T03:23:00Z">
                    <w:rPr>
                      <w:rFonts w:ascii="ＭＳ 明朝" w:eastAsia="ＭＳ 明朝" w:hAnsi="ＭＳ 明朝" w:hint="eastAsia"/>
                    </w:rPr>
                  </w:rPrChange>
                </w:rPr>
                <w:t>銭湯</w:t>
              </w:r>
            </w:moveTo>
          </w:p>
        </w:tc>
        <w:tc>
          <w:tcPr>
            <w:tcW w:w="583" w:type="pct"/>
          </w:tcPr>
          <w:p w14:paraId="049F996E" w14:textId="77777777" w:rsidR="005B6842" w:rsidRPr="005B6842" w:rsidRDefault="005B6842" w:rsidP="00C45809">
            <w:pPr>
              <w:pStyle w:val="af8"/>
              <w:rPr>
                <w:moveTo w:id="11384" w:author="Masato YOSHIKAWA" w:date="2026-01-20T12:21:00Z" w16du:dateUtc="2026-01-20T03:21:00Z"/>
                <w:rFonts w:ascii="Times New Roman" w:eastAsia="ＭＳ 明朝" w:hAnsi="Times New Roman" w:cs="Times New Roman"/>
                <w:rPrChange w:id="11385" w:author="Masato YOSHIKAWA" w:date="2026-01-20T12:23:00Z" w16du:dateUtc="2026-01-20T03:23:00Z">
                  <w:rPr>
                    <w:moveTo w:id="11386" w:author="Masato YOSHIKAWA" w:date="2026-01-20T12:21:00Z" w16du:dateUtc="2026-01-20T03:21:00Z"/>
                    <w:rFonts w:ascii="ＭＳ 明朝" w:eastAsia="ＭＳ 明朝" w:hAnsi="ＭＳ 明朝"/>
                  </w:rPr>
                </w:rPrChange>
              </w:rPr>
            </w:pPr>
            <w:moveTo w:id="11387" w:author="Masato YOSHIKAWA" w:date="2026-01-20T12:21:00Z" w16du:dateUtc="2026-01-20T03:21:00Z">
              <w:r w:rsidRPr="005B6842">
                <w:rPr>
                  <w:rFonts w:ascii="Times New Roman" w:eastAsia="ＭＳ 明朝" w:hAnsi="Times New Roman" w:cs="Times New Roman"/>
                  <w:rPrChange w:id="11388" w:author="Masato YOSHIKAWA" w:date="2026-01-20T12:23:00Z" w16du:dateUtc="2026-01-20T03:23:00Z">
                    <w:rPr>
                      <w:rFonts w:ascii="ＭＳ 明朝" w:eastAsia="ＭＳ 明朝" w:hAnsi="ＭＳ 明朝"/>
                    </w:rPr>
                  </w:rPrChange>
                </w:rPr>
                <w:t>public bath</w:t>
              </w:r>
            </w:moveTo>
          </w:p>
        </w:tc>
        <w:tc>
          <w:tcPr>
            <w:tcW w:w="629" w:type="pct"/>
          </w:tcPr>
          <w:p w14:paraId="79CDCC3A" w14:textId="77777777" w:rsidR="005B6842" w:rsidRPr="005B6842" w:rsidRDefault="005B6842" w:rsidP="00C45809">
            <w:pPr>
              <w:pStyle w:val="af8"/>
              <w:rPr>
                <w:moveTo w:id="11389" w:author="Masato YOSHIKAWA" w:date="2026-01-20T12:21:00Z" w16du:dateUtc="2026-01-20T03:21:00Z"/>
                <w:rFonts w:ascii="Times New Roman" w:eastAsia="ＭＳ 明朝" w:hAnsi="Times New Roman" w:cs="Times New Roman"/>
                <w:rPrChange w:id="11390" w:author="Masato YOSHIKAWA" w:date="2026-01-20T12:23:00Z" w16du:dateUtc="2026-01-20T03:23:00Z">
                  <w:rPr>
                    <w:moveTo w:id="11391" w:author="Masato YOSHIKAWA" w:date="2026-01-20T12:21:00Z" w16du:dateUtc="2026-01-20T03:21:00Z"/>
                    <w:rFonts w:ascii="ＭＳ 明朝" w:eastAsia="ＭＳ 明朝" w:hAnsi="ＭＳ 明朝"/>
                  </w:rPr>
                </w:rPrChange>
              </w:rPr>
            </w:pPr>
            <w:moveTo w:id="11392" w:author="Masato YOSHIKAWA" w:date="2026-01-20T12:21:00Z" w16du:dateUtc="2026-01-20T03:21:00Z">
              <w:r w:rsidRPr="005B6842">
                <w:rPr>
                  <w:rFonts w:ascii="Times New Roman" w:eastAsia="ＭＳ 明朝" w:hAnsi="Times New Roman" w:cs="Times New Roman"/>
                  <w:rPrChange w:id="11393" w:author="Masato YOSHIKAWA" w:date="2026-01-20T12:23:00Z" w16du:dateUtc="2026-01-20T03:23:00Z">
                    <w:rPr>
                      <w:rFonts w:ascii="ＭＳ 明朝" w:eastAsia="ＭＳ 明朝" w:hAnsi="ＭＳ 明朝"/>
                    </w:rPr>
                  </w:rPrChange>
                </w:rPr>
                <w:t>a public bath</w:t>
              </w:r>
            </w:moveTo>
          </w:p>
        </w:tc>
        <w:tc>
          <w:tcPr>
            <w:tcW w:w="779" w:type="pct"/>
          </w:tcPr>
          <w:p w14:paraId="6720C0E8" w14:textId="77777777" w:rsidR="005B6842" w:rsidRPr="005B6842" w:rsidRDefault="005B6842" w:rsidP="00C45809">
            <w:pPr>
              <w:pStyle w:val="af8"/>
              <w:rPr>
                <w:moveTo w:id="11394" w:author="Masato YOSHIKAWA" w:date="2026-01-20T12:21:00Z" w16du:dateUtc="2026-01-20T03:21:00Z"/>
                <w:rFonts w:ascii="Times New Roman" w:eastAsia="ＭＳ 明朝" w:hAnsi="Times New Roman" w:cs="Times New Roman"/>
                <w:rPrChange w:id="11395" w:author="Masato YOSHIKAWA" w:date="2026-01-20T12:23:00Z" w16du:dateUtc="2026-01-20T03:23:00Z">
                  <w:rPr>
                    <w:moveTo w:id="11396" w:author="Masato YOSHIKAWA" w:date="2026-01-20T12:21:00Z" w16du:dateUtc="2026-01-20T03:21:00Z"/>
                    <w:rFonts w:ascii="ＭＳ 明朝" w:eastAsia="ＭＳ 明朝" w:hAnsi="ＭＳ 明朝"/>
                  </w:rPr>
                </w:rPrChange>
              </w:rPr>
            </w:pPr>
            <w:moveTo w:id="11397" w:author="Masato YOSHIKAWA" w:date="2026-01-20T12:21:00Z" w16du:dateUtc="2026-01-20T03:21:00Z">
              <w:r w:rsidRPr="005B6842">
                <w:rPr>
                  <w:rFonts w:ascii="Times New Roman" w:eastAsia="ＭＳ 明朝" w:hAnsi="Times New Roman" w:cs="Times New Roman"/>
                  <w:rPrChange w:id="11398" w:author="Masato YOSHIKAWA" w:date="2026-01-20T12:23:00Z" w16du:dateUtc="2026-01-20T03:23:00Z">
                    <w:rPr>
                      <w:rFonts w:ascii="ＭＳ 明朝" w:eastAsia="ＭＳ 明朝" w:hAnsi="ＭＳ 明朝"/>
                    </w:rPr>
                  </w:rPrChange>
                </w:rPr>
                <w:t>Established equivalent</w:t>
              </w:r>
            </w:moveTo>
          </w:p>
        </w:tc>
        <w:tc>
          <w:tcPr>
            <w:tcW w:w="744" w:type="pct"/>
          </w:tcPr>
          <w:p w14:paraId="6E957D96" w14:textId="77777777" w:rsidR="005B6842" w:rsidRPr="005B6842" w:rsidRDefault="005B6842" w:rsidP="00C45809">
            <w:pPr>
              <w:pStyle w:val="af8"/>
              <w:rPr>
                <w:moveTo w:id="11399" w:author="Masato YOSHIKAWA" w:date="2026-01-20T12:21:00Z" w16du:dateUtc="2026-01-20T03:21:00Z"/>
                <w:rFonts w:ascii="Times New Roman" w:eastAsia="ＭＳ 明朝" w:hAnsi="Times New Roman" w:cs="Times New Roman"/>
                <w:rPrChange w:id="11400" w:author="Masato YOSHIKAWA" w:date="2026-01-20T12:23:00Z" w16du:dateUtc="2026-01-20T03:23:00Z">
                  <w:rPr>
                    <w:moveTo w:id="11401" w:author="Masato YOSHIKAWA" w:date="2026-01-20T12:21:00Z" w16du:dateUtc="2026-01-20T03:21:00Z"/>
                    <w:rFonts w:ascii="ＭＳ 明朝" w:eastAsia="ＭＳ 明朝" w:hAnsi="ＭＳ 明朝"/>
                  </w:rPr>
                </w:rPrChange>
              </w:rPr>
            </w:pPr>
            <w:moveTo w:id="11402" w:author="Masato YOSHIKAWA" w:date="2026-01-20T12:21:00Z" w16du:dateUtc="2026-01-20T03:21:00Z">
              <w:r w:rsidRPr="005B6842">
                <w:rPr>
                  <w:rFonts w:ascii="Times New Roman" w:eastAsia="ＭＳ 明朝" w:hAnsi="Times New Roman" w:cs="Times New Roman"/>
                  <w:rPrChange w:id="11403" w:author="Masato YOSHIKAWA" w:date="2026-01-20T12:23:00Z" w16du:dateUtc="2026-01-20T03:23:00Z">
                    <w:rPr>
                      <w:rFonts w:ascii="ＭＳ 明朝" w:eastAsia="ＭＳ 明朝" w:hAnsi="ＭＳ 明朝"/>
                    </w:rPr>
                  </w:rPrChange>
                </w:rPr>
                <w:t>Minimization</w:t>
              </w:r>
            </w:moveTo>
          </w:p>
        </w:tc>
        <w:tc>
          <w:tcPr>
            <w:tcW w:w="851" w:type="pct"/>
          </w:tcPr>
          <w:p w14:paraId="77FFE69D" w14:textId="77777777" w:rsidR="005B6842" w:rsidRPr="005B6842" w:rsidRDefault="005B6842" w:rsidP="00C45809">
            <w:pPr>
              <w:pStyle w:val="af8"/>
              <w:rPr>
                <w:moveTo w:id="11404" w:author="Masato YOSHIKAWA" w:date="2026-01-20T12:21:00Z" w16du:dateUtc="2026-01-20T03:21:00Z"/>
                <w:rFonts w:ascii="Times New Roman" w:eastAsia="ＭＳ 明朝" w:hAnsi="Times New Roman" w:cs="Times New Roman"/>
                <w:rPrChange w:id="11405" w:author="Masato YOSHIKAWA" w:date="2026-01-20T12:23:00Z" w16du:dateUtc="2026-01-20T03:23:00Z">
                  <w:rPr>
                    <w:moveTo w:id="11406" w:author="Masato YOSHIKAWA" w:date="2026-01-20T12:21:00Z" w16du:dateUtc="2026-01-20T03:21:00Z"/>
                    <w:rFonts w:ascii="ＭＳ 明朝" w:eastAsia="ＭＳ 明朝" w:hAnsi="ＭＳ 明朝"/>
                  </w:rPr>
                </w:rPrChange>
              </w:rPr>
            </w:pPr>
            <w:moveTo w:id="11407" w:author="Masato YOSHIKAWA" w:date="2026-01-20T12:21:00Z" w16du:dateUtc="2026-01-20T03:21:00Z">
              <w:r w:rsidRPr="005B6842">
                <w:rPr>
                  <w:rFonts w:ascii="Times New Roman" w:eastAsia="ＭＳ 明朝" w:hAnsi="Times New Roman" w:cs="Times New Roman"/>
                  <w:rPrChange w:id="11408" w:author="Masato YOSHIKAWA" w:date="2026-01-20T12:23:00Z" w16du:dateUtc="2026-01-20T03:23:00Z">
                    <w:rPr>
                      <w:rFonts w:ascii="ＭＳ 明朝" w:eastAsia="ＭＳ 明朝" w:hAnsi="ＭＳ 明朝"/>
                    </w:rPr>
                  </w:rPrChange>
                </w:rPr>
                <w:t>Established equivalent</w:t>
              </w:r>
            </w:moveTo>
          </w:p>
        </w:tc>
        <w:tc>
          <w:tcPr>
            <w:tcW w:w="831" w:type="pct"/>
          </w:tcPr>
          <w:p w14:paraId="2F3F1072" w14:textId="77777777" w:rsidR="005B6842" w:rsidRPr="005B6842" w:rsidRDefault="005B6842" w:rsidP="00C45809">
            <w:pPr>
              <w:pStyle w:val="af8"/>
              <w:rPr>
                <w:moveTo w:id="11409" w:author="Masato YOSHIKAWA" w:date="2026-01-20T12:21:00Z" w16du:dateUtc="2026-01-20T03:21:00Z"/>
                <w:rFonts w:ascii="Times New Roman" w:eastAsia="ＭＳ 明朝" w:hAnsi="Times New Roman" w:cs="Times New Roman"/>
                <w:rPrChange w:id="11410" w:author="Masato YOSHIKAWA" w:date="2026-01-20T12:23:00Z" w16du:dateUtc="2026-01-20T03:23:00Z">
                  <w:rPr>
                    <w:moveTo w:id="11411" w:author="Masato YOSHIKAWA" w:date="2026-01-20T12:21:00Z" w16du:dateUtc="2026-01-20T03:21:00Z"/>
                    <w:rFonts w:ascii="ＭＳ 明朝" w:eastAsia="ＭＳ 明朝" w:hAnsi="ＭＳ 明朝"/>
                  </w:rPr>
                </w:rPrChange>
              </w:rPr>
            </w:pPr>
            <w:moveTo w:id="11412" w:author="Masato YOSHIKAWA" w:date="2026-01-20T12:21:00Z" w16du:dateUtc="2026-01-20T03:21:00Z">
              <w:r w:rsidRPr="005B6842">
                <w:rPr>
                  <w:rFonts w:ascii="Times New Roman" w:eastAsia="ＭＳ 明朝" w:hAnsi="Times New Roman" w:cs="Times New Roman"/>
                  <w:rPrChange w:id="11413" w:author="Masato YOSHIKAWA" w:date="2026-01-20T12:23:00Z" w16du:dateUtc="2026-01-20T03:23:00Z">
                    <w:rPr>
                      <w:rFonts w:ascii="ＭＳ 明朝" w:eastAsia="ＭＳ 明朝" w:hAnsi="ＭＳ 明朝"/>
                    </w:rPr>
                  </w:rPrChange>
                </w:rPr>
                <w:t>Minimization</w:t>
              </w:r>
            </w:moveTo>
          </w:p>
        </w:tc>
      </w:tr>
      <w:tr w:rsidR="005B6842" w:rsidRPr="005B6842" w14:paraId="0AB6F5BE" w14:textId="77777777" w:rsidTr="00C45809">
        <w:tc>
          <w:tcPr>
            <w:tcW w:w="582" w:type="pct"/>
          </w:tcPr>
          <w:p w14:paraId="78F5A9A2" w14:textId="77777777" w:rsidR="005B6842" w:rsidRPr="005B6842" w:rsidRDefault="005B6842" w:rsidP="00C45809">
            <w:pPr>
              <w:pStyle w:val="af8"/>
              <w:rPr>
                <w:moveTo w:id="11414" w:author="Masato YOSHIKAWA" w:date="2026-01-20T12:21:00Z" w16du:dateUtc="2026-01-20T03:21:00Z"/>
                <w:rFonts w:ascii="Times New Roman" w:eastAsia="ＭＳ 明朝" w:hAnsi="Times New Roman" w:cs="Times New Roman"/>
                <w:rPrChange w:id="11415" w:author="Masato YOSHIKAWA" w:date="2026-01-20T12:23:00Z" w16du:dateUtc="2026-01-20T03:23:00Z">
                  <w:rPr>
                    <w:moveTo w:id="11416" w:author="Masato YOSHIKAWA" w:date="2026-01-20T12:21:00Z" w16du:dateUtc="2026-01-20T03:21:00Z"/>
                    <w:rFonts w:ascii="ＭＳ 明朝" w:eastAsia="ＭＳ 明朝" w:hAnsi="ＭＳ 明朝"/>
                  </w:rPr>
                </w:rPrChange>
              </w:rPr>
            </w:pPr>
            <w:moveTo w:id="11417" w:author="Masato YOSHIKAWA" w:date="2026-01-20T12:21:00Z" w16du:dateUtc="2026-01-20T03:21:00Z">
              <w:r w:rsidRPr="005B6842">
                <w:rPr>
                  <w:rFonts w:ascii="Times New Roman" w:eastAsia="ＭＳ 明朝" w:hAnsi="Times New Roman" w:cs="Times New Roman" w:hint="eastAsia"/>
                  <w:rPrChange w:id="11418" w:author="Masato YOSHIKAWA" w:date="2026-01-20T12:23:00Z" w16du:dateUtc="2026-01-20T03:23:00Z">
                    <w:rPr>
                      <w:rFonts w:ascii="ＭＳ 明朝" w:eastAsia="ＭＳ 明朝" w:hAnsi="ＭＳ 明朝" w:hint="eastAsia"/>
                    </w:rPr>
                  </w:rPrChange>
                </w:rPr>
                <w:t>掛茶屋</w:t>
              </w:r>
            </w:moveTo>
          </w:p>
        </w:tc>
        <w:tc>
          <w:tcPr>
            <w:tcW w:w="583" w:type="pct"/>
          </w:tcPr>
          <w:p w14:paraId="0379AAB6" w14:textId="77777777" w:rsidR="005B6842" w:rsidRPr="005B6842" w:rsidRDefault="005B6842" w:rsidP="00C45809">
            <w:pPr>
              <w:pStyle w:val="af8"/>
              <w:rPr>
                <w:moveTo w:id="11419" w:author="Masato YOSHIKAWA" w:date="2026-01-20T12:21:00Z" w16du:dateUtc="2026-01-20T03:21:00Z"/>
                <w:rFonts w:ascii="Times New Roman" w:eastAsia="ＭＳ 明朝" w:hAnsi="Times New Roman" w:cs="Times New Roman"/>
                <w:rPrChange w:id="11420" w:author="Masato YOSHIKAWA" w:date="2026-01-20T12:23:00Z" w16du:dateUtc="2026-01-20T03:23:00Z">
                  <w:rPr>
                    <w:moveTo w:id="11421" w:author="Masato YOSHIKAWA" w:date="2026-01-20T12:21:00Z" w16du:dateUtc="2026-01-20T03:21:00Z"/>
                    <w:rFonts w:ascii="ＭＳ 明朝" w:eastAsia="ＭＳ 明朝" w:hAnsi="ＭＳ 明朝"/>
                  </w:rPr>
                </w:rPrChange>
              </w:rPr>
            </w:pPr>
            <w:moveTo w:id="11422" w:author="Masato YOSHIKAWA" w:date="2026-01-20T12:21:00Z" w16du:dateUtc="2026-01-20T03:21:00Z">
              <w:r w:rsidRPr="005B6842">
                <w:rPr>
                  <w:rFonts w:ascii="Times New Roman" w:eastAsia="ＭＳ 明朝" w:hAnsi="Times New Roman" w:cs="Times New Roman"/>
                  <w:rPrChange w:id="11423" w:author="Masato YOSHIKAWA" w:date="2026-01-20T12:23:00Z" w16du:dateUtc="2026-01-20T03:23:00Z">
                    <w:rPr>
                      <w:rFonts w:ascii="ＭＳ 明朝" w:eastAsia="ＭＳ 明朝" w:hAnsi="ＭＳ 明朝"/>
                    </w:rPr>
                  </w:rPrChange>
                </w:rPr>
                <w:t>bathing-booths</w:t>
              </w:r>
            </w:moveTo>
          </w:p>
        </w:tc>
        <w:tc>
          <w:tcPr>
            <w:tcW w:w="629" w:type="pct"/>
          </w:tcPr>
          <w:p w14:paraId="6D96A928" w14:textId="77777777" w:rsidR="005B6842" w:rsidRPr="005B6842" w:rsidRDefault="005B6842" w:rsidP="00C45809">
            <w:pPr>
              <w:pStyle w:val="af8"/>
              <w:rPr>
                <w:moveTo w:id="11424" w:author="Masato YOSHIKAWA" w:date="2026-01-20T12:21:00Z" w16du:dateUtc="2026-01-20T03:21:00Z"/>
                <w:rFonts w:ascii="Times New Roman" w:eastAsia="ＭＳ 明朝" w:hAnsi="Times New Roman" w:cs="Times New Roman"/>
                <w:rPrChange w:id="11425" w:author="Masato YOSHIKAWA" w:date="2026-01-20T12:23:00Z" w16du:dateUtc="2026-01-20T03:23:00Z">
                  <w:rPr>
                    <w:moveTo w:id="11426" w:author="Masato YOSHIKAWA" w:date="2026-01-20T12:21:00Z" w16du:dateUtc="2026-01-20T03:21:00Z"/>
                    <w:rFonts w:ascii="ＭＳ 明朝" w:eastAsia="ＭＳ 明朝" w:hAnsi="ＭＳ 明朝"/>
                  </w:rPr>
                </w:rPrChange>
              </w:rPr>
            </w:pPr>
            <w:moveTo w:id="11427" w:author="Masato YOSHIKAWA" w:date="2026-01-20T12:21:00Z" w16du:dateUtc="2026-01-20T03:21:00Z">
              <w:r w:rsidRPr="005B6842">
                <w:rPr>
                  <w:rFonts w:ascii="Times New Roman" w:eastAsia="ＭＳ 明朝" w:hAnsi="Times New Roman" w:cs="Times New Roman"/>
                  <w:rPrChange w:id="11428" w:author="Masato YOSHIKAWA" w:date="2026-01-20T12:23:00Z" w16du:dateUtc="2026-01-20T03:23:00Z">
                    <w:rPr>
                      <w:rFonts w:ascii="ＭＳ 明朝" w:eastAsia="ＭＳ 明朝" w:hAnsi="ＭＳ 明朝"/>
                    </w:rPr>
                  </w:rPrChange>
                </w:rPr>
                <w:t>tea houses</w:t>
              </w:r>
            </w:moveTo>
          </w:p>
        </w:tc>
        <w:tc>
          <w:tcPr>
            <w:tcW w:w="779" w:type="pct"/>
          </w:tcPr>
          <w:p w14:paraId="47E467B4" w14:textId="77777777" w:rsidR="005B6842" w:rsidRPr="005B6842" w:rsidRDefault="005B6842" w:rsidP="00C45809">
            <w:pPr>
              <w:pStyle w:val="af8"/>
              <w:rPr>
                <w:moveTo w:id="11429" w:author="Masato YOSHIKAWA" w:date="2026-01-20T12:21:00Z" w16du:dateUtc="2026-01-20T03:21:00Z"/>
                <w:rFonts w:ascii="Times New Roman" w:eastAsia="ＭＳ 明朝" w:hAnsi="Times New Roman" w:cs="Times New Roman"/>
                <w:rPrChange w:id="11430" w:author="Masato YOSHIKAWA" w:date="2026-01-20T12:23:00Z" w16du:dateUtc="2026-01-20T03:23:00Z">
                  <w:rPr>
                    <w:moveTo w:id="11431" w:author="Masato YOSHIKAWA" w:date="2026-01-20T12:21:00Z" w16du:dateUtc="2026-01-20T03:21:00Z"/>
                    <w:rFonts w:ascii="ＭＳ 明朝" w:eastAsia="ＭＳ 明朝" w:hAnsi="ＭＳ 明朝"/>
                  </w:rPr>
                </w:rPrChange>
              </w:rPr>
            </w:pPr>
            <w:moveTo w:id="11432" w:author="Masato YOSHIKAWA" w:date="2026-01-20T12:21:00Z" w16du:dateUtc="2026-01-20T03:21:00Z">
              <w:r w:rsidRPr="005B6842">
                <w:rPr>
                  <w:rFonts w:ascii="Times New Roman" w:eastAsia="ＭＳ 明朝" w:hAnsi="Times New Roman" w:cs="Times New Roman"/>
                  <w:rPrChange w:id="11433" w:author="Masato YOSHIKAWA" w:date="2026-01-20T12:23:00Z" w16du:dateUtc="2026-01-20T03:23:00Z">
                    <w:rPr>
                      <w:rFonts w:ascii="ＭＳ 明朝" w:eastAsia="ＭＳ 明朝" w:hAnsi="ＭＳ 明朝"/>
                    </w:rPr>
                  </w:rPrChange>
                </w:rPr>
                <w:t>Adaptation</w:t>
              </w:r>
            </w:moveTo>
          </w:p>
        </w:tc>
        <w:tc>
          <w:tcPr>
            <w:tcW w:w="744" w:type="pct"/>
          </w:tcPr>
          <w:p w14:paraId="206B4E1E" w14:textId="77777777" w:rsidR="005B6842" w:rsidRPr="005B6842" w:rsidRDefault="005B6842" w:rsidP="00C45809">
            <w:pPr>
              <w:pStyle w:val="af8"/>
              <w:rPr>
                <w:moveTo w:id="11434" w:author="Masato YOSHIKAWA" w:date="2026-01-20T12:21:00Z" w16du:dateUtc="2026-01-20T03:21:00Z"/>
                <w:rFonts w:ascii="Times New Roman" w:eastAsia="ＭＳ 明朝" w:hAnsi="Times New Roman" w:cs="Times New Roman"/>
                <w:rPrChange w:id="11435" w:author="Masato YOSHIKAWA" w:date="2026-01-20T12:23:00Z" w16du:dateUtc="2026-01-20T03:23:00Z">
                  <w:rPr>
                    <w:moveTo w:id="11436" w:author="Masato YOSHIKAWA" w:date="2026-01-20T12:21:00Z" w16du:dateUtc="2026-01-20T03:21:00Z"/>
                    <w:rFonts w:ascii="ＭＳ 明朝" w:eastAsia="ＭＳ 明朝" w:hAnsi="ＭＳ 明朝"/>
                  </w:rPr>
                </w:rPrChange>
              </w:rPr>
            </w:pPr>
            <w:moveTo w:id="11437" w:author="Masato YOSHIKAWA" w:date="2026-01-20T12:21:00Z" w16du:dateUtc="2026-01-20T03:21:00Z">
              <w:r w:rsidRPr="005B6842">
                <w:rPr>
                  <w:rFonts w:ascii="Times New Roman" w:eastAsia="ＭＳ 明朝" w:hAnsi="Times New Roman" w:cs="Times New Roman"/>
                  <w:rPrChange w:id="11438" w:author="Masato YOSHIKAWA" w:date="2026-01-20T12:23:00Z" w16du:dateUtc="2026-01-20T03:23:00Z">
                    <w:rPr>
                      <w:rFonts w:ascii="ＭＳ 明朝" w:eastAsia="ＭＳ 明朝" w:hAnsi="ＭＳ 明朝"/>
                    </w:rPr>
                  </w:rPrChange>
                </w:rPr>
                <w:t>Minimization</w:t>
              </w:r>
            </w:moveTo>
          </w:p>
        </w:tc>
        <w:tc>
          <w:tcPr>
            <w:tcW w:w="851" w:type="pct"/>
          </w:tcPr>
          <w:p w14:paraId="4FA093B0" w14:textId="77777777" w:rsidR="005B6842" w:rsidRPr="005B6842" w:rsidRDefault="005B6842" w:rsidP="00C45809">
            <w:pPr>
              <w:pStyle w:val="af8"/>
              <w:rPr>
                <w:moveTo w:id="11439" w:author="Masato YOSHIKAWA" w:date="2026-01-20T12:21:00Z" w16du:dateUtc="2026-01-20T03:21:00Z"/>
                <w:rFonts w:ascii="Times New Roman" w:eastAsia="ＭＳ 明朝" w:hAnsi="Times New Roman" w:cs="Times New Roman"/>
                <w:rPrChange w:id="11440" w:author="Masato YOSHIKAWA" w:date="2026-01-20T12:23:00Z" w16du:dateUtc="2026-01-20T03:23:00Z">
                  <w:rPr>
                    <w:moveTo w:id="11441" w:author="Masato YOSHIKAWA" w:date="2026-01-20T12:21:00Z" w16du:dateUtc="2026-01-20T03:21:00Z"/>
                    <w:rFonts w:ascii="ＭＳ 明朝" w:eastAsia="ＭＳ 明朝" w:hAnsi="ＭＳ 明朝"/>
                  </w:rPr>
                </w:rPrChange>
              </w:rPr>
            </w:pPr>
            <w:moveTo w:id="11442" w:author="Masato YOSHIKAWA" w:date="2026-01-20T12:21:00Z" w16du:dateUtc="2026-01-20T03:21:00Z">
              <w:r w:rsidRPr="005B6842">
                <w:rPr>
                  <w:rFonts w:ascii="Times New Roman" w:eastAsia="ＭＳ 明朝" w:hAnsi="Times New Roman" w:cs="Times New Roman"/>
                  <w:rPrChange w:id="11443" w:author="Masato YOSHIKAWA" w:date="2026-01-20T12:23:00Z" w16du:dateUtc="2026-01-20T03:23:00Z">
                    <w:rPr>
                      <w:rFonts w:ascii="ＭＳ 明朝" w:eastAsia="ＭＳ 明朝" w:hAnsi="ＭＳ 明朝"/>
                    </w:rPr>
                  </w:rPrChange>
                </w:rPr>
                <w:t>Established equivalent</w:t>
              </w:r>
            </w:moveTo>
          </w:p>
        </w:tc>
        <w:tc>
          <w:tcPr>
            <w:tcW w:w="831" w:type="pct"/>
          </w:tcPr>
          <w:p w14:paraId="5E4EA904" w14:textId="77777777" w:rsidR="005B6842" w:rsidRPr="005B6842" w:rsidRDefault="005B6842" w:rsidP="00C45809">
            <w:pPr>
              <w:pStyle w:val="af8"/>
              <w:rPr>
                <w:moveTo w:id="11444" w:author="Masato YOSHIKAWA" w:date="2026-01-20T12:21:00Z" w16du:dateUtc="2026-01-20T03:21:00Z"/>
                <w:rFonts w:ascii="Times New Roman" w:eastAsia="ＭＳ 明朝" w:hAnsi="Times New Roman" w:cs="Times New Roman"/>
                <w:rPrChange w:id="11445" w:author="Masato YOSHIKAWA" w:date="2026-01-20T12:23:00Z" w16du:dateUtc="2026-01-20T03:23:00Z">
                  <w:rPr>
                    <w:moveTo w:id="11446" w:author="Masato YOSHIKAWA" w:date="2026-01-20T12:21:00Z" w16du:dateUtc="2026-01-20T03:21:00Z"/>
                    <w:rFonts w:ascii="ＭＳ 明朝" w:eastAsia="ＭＳ 明朝" w:hAnsi="ＭＳ 明朝"/>
                  </w:rPr>
                </w:rPrChange>
              </w:rPr>
            </w:pPr>
            <w:moveTo w:id="11447" w:author="Masato YOSHIKAWA" w:date="2026-01-20T12:21:00Z" w16du:dateUtc="2026-01-20T03:21:00Z">
              <w:r w:rsidRPr="005B6842">
                <w:rPr>
                  <w:rFonts w:ascii="Times New Roman" w:eastAsia="ＭＳ 明朝" w:hAnsi="Times New Roman" w:cs="Times New Roman"/>
                  <w:rPrChange w:id="11448" w:author="Masato YOSHIKAWA" w:date="2026-01-20T12:23:00Z" w16du:dateUtc="2026-01-20T03:23:00Z">
                    <w:rPr>
                      <w:rFonts w:ascii="ＭＳ 明朝" w:eastAsia="ＭＳ 明朝" w:hAnsi="ＭＳ 明朝"/>
                    </w:rPr>
                  </w:rPrChange>
                </w:rPr>
                <w:t>Minimization</w:t>
              </w:r>
            </w:moveTo>
          </w:p>
        </w:tc>
      </w:tr>
      <w:tr w:rsidR="005B6842" w:rsidRPr="005B6842" w14:paraId="1F37DA24" w14:textId="77777777" w:rsidTr="00C45809">
        <w:tc>
          <w:tcPr>
            <w:tcW w:w="582" w:type="pct"/>
          </w:tcPr>
          <w:p w14:paraId="27FE3418" w14:textId="77777777" w:rsidR="005B6842" w:rsidRPr="005B6842" w:rsidRDefault="005B6842" w:rsidP="00C45809">
            <w:pPr>
              <w:pStyle w:val="af8"/>
              <w:rPr>
                <w:moveTo w:id="11449" w:author="Masato YOSHIKAWA" w:date="2026-01-20T12:21:00Z" w16du:dateUtc="2026-01-20T03:21:00Z"/>
                <w:rFonts w:ascii="Times New Roman" w:eastAsia="ＭＳ 明朝" w:hAnsi="Times New Roman" w:cs="Times New Roman"/>
                <w:rPrChange w:id="11450" w:author="Masato YOSHIKAWA" w:date="2026-01-20T12:23:00Z" w16du:dateUtc="2026-01-20T03:23:00Z">
                  <w:rPr>
                    <w:moveTo w:id="11451" w:author="Masato YOSHIKAWA" w:date="2026-01-20T12:21:00Z" w16du:dateUtc="2026-01-20T03:21:00Z"/>
                    <w:rFonts w:ascii="ＭＳ 明朝" w:eastAsia="ＭＳ 明朝" w:hAnsi="ＭＳ 明朝"/>
                  </w:rPr>
                </w:rPrChange>
              </w:rPr>
            </w:pPr>
            <w:moveTo w:id="11452" w:author="Masato YOSHIKAWA" w:date="2026-01-20T12:21:00Z" w16du:dateUtc="2026-01-20T03:21:00Z">
              <w:r w:rsidRPr="005B6842">
                <w:rPr>
                  <w:rFonts w:ascii="Times New Roman" w:eastAsia="ＭＳ 明朝" w:hAnsi="Times New Roman" w:cs="Times New Roman" w:hint="eastAsia"/>
                  <w:rPrChange w:id="11453" w:author="Masato YOSHIKAWA" w:date="2026-01-20T12:23:00Z" w16du:dateUtc="2026-01-20T03:23:00Z">
                    <w:rPr>
                      <w:rFonts w:ascii="ＭＳ 明朝" w:eastAsia="ＭＳ 明朝" w:hAnsi="ＭＳ 明朝" w:hint="eastAsia"/>
                    </w:rPr>
                  </w:rPrChange>
                </w:rPr>
                <w:t>西洋人</w:t>
              </w:r>
            </w:moveTo>
          </w:p>
        </w:tc>
        <w:tc>
          <w:tcPr>
            <w:tcW w:w="583" w:type="pct"/>
          </w:tcPr>
          <w:p w14:paraId="5E214DCA" w14:textId="77777777" w:rsidR="005B6842" w:rsidRPr="005B6842" w:rsidRDefault="005B6842" w:rsidP="00C45809">
            <w:pPr>
              <w:pStyle w:val="af8"/>
              <w:rPr>
                <w:moveTo w:id="11454" w:author="Masato YOSHIKAWA" w:date="2026-01-20T12:21:00Z" w16du:dateUtc="2026-01-20T03:21:00Z"/>
                <w:rFonts w:ascii="Times New Roman" w:eastAsia="ＭＳ 明朝" w:hAnsi="Times New Roman" w:cs="Times New Roman"/>
                <w:rPrChange w:id="11455" w:author="Masato YOSHIKAWA" w:date="2026-01-20T12:23:00Z" w16du:dateUtc="2026-01-20T03:23:00Z">
                  <w:rPr>
                    <w:moveTo w:id="11456" w:author="Masato YOSHIKAWA" w:date="2026-01-20T12:21:00Z" w16du:dateUtc="2026-01-20T03:21:00Z"/>
                    <w:rFonts w:ascii="ＭＳ 明朝" w:eastAsia="ＭＳ 明朝" w:hAnsi="ＭＳ 明朝"/>
                  </w:rPr>
                </w:rPrChange>
              </w:rPr>
            </w:pPr>
            <w:moveTo w:id="11457" w:author="Masato YOSHIKAWA" w:date="2026-01-20T12:21:00Z" w16du:dateUtc="2026-01-20T03:21:00Z">
              <w:r w:rsidRPr="005B6842">
                <w:rPr>
                  <w:rFonts w:ascii="Times New Roman" w:eastAsia="ＭＳ 明朝" w:hAnsi="Times New Roman" w:cs="Times New Roman"/>
                  <w:rPrChange w:id="11458" w:author="Masato YOSHIKAWA" w:date="2026-01-20T12:23:00Z" w16du:dateUtc="2026-01-20T03:23:00Z">
                    <w:rPr>
                      <w:rFonts w:ascii="ＭＳ 明朝" w:eastAsia="ＭＳ 明朝" w:hAnsi="ＭＳ 明朝"/>
                    </w:rPr>
                  </w:rPrChange>
                </w:rPr>
                <w:t>foreigner</w:t>
              </w:r>
            </w:moveTo>
          </w:p>
        </w:tc>
        <w:tc>
          <w:tcPr>
            <w:tcW w:w="629" w:type="pct"/>
          </w:tcPr>
          <w:p w14:paraId="3EB22CC1" w14:textId="77777777" w:rsidR="005B6842" w:rsidRPr="005B6842" w:rsidRDefault="005B6842" w:rsidP="00C45809">
            <w:pPr>
              <w:pStyle w:val="af8"/>
              <w:rPr>
                <w:moveTo w:id="11459" w:author="Masato YOSHIKAWA" w:date="2026-01-20T12:21:00Z" w16du:dateUtc="2026-01-20T03:21:00Z"/>
                <w:rFonts w:ascii="Times New Roman" w:eastAsia="ＭＳ 明朝" w:hAnsi="Times New Roman" w:cs="Times New Roman"/>
                <w:rPrChange w:id="11460" w:author="Masato YOSHIKAWA" w:date="2026-01-20T12:23:00Z" w16du:dateUtc="2026-01-20T03:23:00Z">
                  <w:rPr>
                    <w:moveTo w:id="11461" w:author="Masato YOSHIKAWA" w:date="2026-01-20T12:21:00Z" w16du:dateUtc="2026-01-20T03:21:00Z"/>
                    <w:rFonts w:ascii="ＭＳ 明朝" w:eastAsia="ＭＳ 明朝" w:hAnsi="ＭＳ 明朝"/>
                  </w:rPr>
                </w:rPrChange>
              </w:rPr>
            </w:pPr>
            <w:moveTo w:id="11462" w:author="Masato YOSHIKAWA" w:date="2026-01-20T12:21:00Z" w16du:dateUtc="2026-01-20T03:21:00Z">
              <w:r w:rsidRPr="005B6842">
                <w:rPr>
                  <w:rFonts w:ascii="Times New Roman" w:eastAsia="ＭＳ 明朝" w:hAnsi="Times New Roman" w:cs="Times New Roman"/>
                  <w:rPrChange w:id="11463" w:author="Masato YOSHIKAWA" w:date="2026-01-20T12:23:00Z" w16du:dateUtc="2026-01-20T03:23:00Z">
                    <w:rPr>
                      <w:rFonts w:ascii="ＭＳ 明朝" w:eastAsia="ＭＳ 明朝" w:hAnsi="ＭＳ 明朝"/>
                    </w:rPr>
                  </w:rPrChange>
                </w:rPr>
                <w:t>Westerner</w:t>
              </w:r>
            </w:moveTo>
          </w:p>
        </w:tc>
        <w:tc>
          <w:tcPr>
            <w:tcW w:w="779" w:type="pct"/>
          </w:tcPr>
          <w:p w14:paraId="546BB0F1" w14:textId="77777777" w:rsidR="005B6842" w:rsidRPr="005B6842" w:rsidRDefault="005B6842" w:rsidP="00C45809">
            <w:pPr>
              <w:pStyle w:val="af8"/>
              <w:rPr>
                <w:moveTo w:id="11464" w:author="Masato YOSHIKAWA" w:date="2026-01-20T12:21:00Z" w16du:dateUtc="2026-01-20T03:21:00Z"/>
                <w:rFonts w:ascii="Times New Roman" w:eastAsia="ＭＳ 明朝" w:hAnsi="Times New Roman" w:cs="Times New Roman"/>
                <w:rPrChange w:id="11465" w:author="Masato YOSHIKAWA" w:date="2026-01-20T12:23:00Z" w16du:dateUtc="2026-01-20T03:23:00Z">
                  <w:rPr>
                    <w:moveTo w:id="11466" w:author="Masato YOSHIKAWA" w:date="2026-01-20T12:21:00Z" w16du:dateUtc="2026-01-20T03:21:00Z"/>
                    <w:rFonts w:ascii="ＭＳ 明朝" w:eastAsia="ＭＳ 明朝" w:hAnsi="ＭＳ 明朝"/>
                  </w:rPr>
                </w:rPrChange>
              </w:rPr>
            </w:pPr>
            <w:moveTo w:id="11467" w:author="Masato YOSHIKAWA" w:date="2026-01-20T12:21:00Z" w16du:dateUtc="2026-01-20T03:21:00Z">
              <w:r w:rsidRPr="005B6842">
                <w:rPr>
                  <w:rFonts w:ascii="Times New Roman" w:eastAsia="ＭＳ 明朝" w:hAnsi="Times New Roman" w:cs="Times New Roman"/>
                  <w:rPrChange w:id="11468" w:author="Masato YOSHIKAWA" w:date="2026-01-20T12:23:00Z" w16du:dateUtc="2026-01-20T03:23:00Z">
                    <w:rPr>
                      <w:rFonts w:ascii="ＭＳ 明朝" w:eastAsia="ＭＳ 明朝" w:hAnsi="ＭＳ 明朝"/>
                    </w:rPr>
                  </w:rPrChange>
                </w:rPr>
                <w:t>Generalization</w:t>
              </w:r>
            </w:moveTo>
          </w:p>
        </w:tc>
        <w:tc>
          <w:tcPr>
            <w:tcW w:w="744" w:type="pct"/>
          </w:tcPr>
          <w:p w14:paraId="426FFCAB" w14:textId="77777777" w:rsidR="005B6842" w:rsidRPr="005B6842" w:rsidRDefault="005B6842" w:rsidP="00C45809">
            <w:pPr>
              <w:pStyle w:val="af8"/>
              <w:rPr>
                <w:moveTo w:id="11469" w:author="Masato YOSHIKAWA" w:date="2026-01-20T12:21:00Z" w16du:dateUtc="2026-01-20T03:21:00Z"/>
                <w:rFonts w:ascii="Times New Roman" w:eastAsia="ＭＳ 明朝" w:hAnsi="Times New Roman" w:cs="Times New Roman"/>
                <w:rPrChange w:id="11470" w:author="Masato YOSHIKAWA" w:date="2026-01-20T12:23:00Z" w16du:dateUtc="2026-01-20T03:23:00Z">
                  <w:rPr>
                    <w:moveTo w:id="11471" w:author="Masato YOSHIKAWA" w:date="2026-01-20T12:21:00Z" w16du:dateUtc="2026-01-20T03:21:00Z"/>
                    <w:rFonts w:ascii="ＭＳ 明朝" w:eastAsia="ＭＳ 明朝" w:hAnsi="ＭＳ 明朝"/>
                  </w:rPr>
                </w:rPrChange>
              </w:rPr>
            </w:pPr>
            <w:moveTo w:id="11472" w:author="Masato YOSHIKAWA" w:date="2026-01-20T12:21:00Z" w16du:dateUtc="2026-01-20T03:21:00Z">
              <w:r w:rsidRPr="005B6842">
                <w:rPr>
                  <w:rFonts w:ascii="Times New Roman" w:eastAsia="ＭＳ 明朝" w:hAnsi="Times New Roman" w:cs="Times New Roman"/>
                  <w:rPrChange w:id="11473" w:author="Masato YOSHIKAWA" w:date="2026-01-20T12:23:00Z" w16du:dateUtc="2026-01-20T03:23:00Z">
                    <w:rPr>
                      <w:rFonts w:ascii="ＭＳ 明朝" w:eastAsia="ＭＳ 明朝" w:hAnsi="ＭＳ 明朝"/>
                    </w:rPr>
                  </w:rPrChange>
                </w:rPr>
                <w:t>Minimization</w:t>
              </w:r>
            </w:moveTo>
          </w:p>
        </w:tc>
        <w:tc>
          <w:tcPr>
            <w:tcW w:w="851" w:type="pct"/>
          </w:tcPr>
          <w:p w14:paraId="5D3D1445" w14:textId="77777777" w:rsidR="005B6842" w:rsidRPr="005B6842" w:rsidRDefault="005B6842" w:rsidP="00C45809">
            <w:pPr>
              <w:pStyle w:val="af8"/>
              <w:rPr>
                <w:moveTo w:id="11474" w:author="Masato YOSHIKAWA" w:date="2026-01-20T12:21:00Z" w16du:dateUtc="2026-01-20T03:21:00Z"/>
                <w:rFonts w:ascii="Times New Roman" w:eastAsia="ＭＳ 明朝" w:hAnsi="Times New Roman" w:cs="Times New Roman"/>
                <w:rPrChange w:id="11475" w:author="Masato YOSHIKAWA" w:date="2026-01-20T12:23:00Z" w16du:dateUtc="2026-01-20T03:23:00Z">
                  <w:rPr>
                    <w:moveTo w:id="11476" w:author="Masato YOSHIKAWA" w:date="2026-01-20T12:21:00Z" w16du:dateUtc="2026-01-20T03:21:00Z"/>
                    <w:rFonts w:ascii="ＭＳ 明朝" w:eastAsia="ＭＳ 明朝" w:hAnsi="ＭＳ 明朝"/>
                  </w:rPr>
                </w:rPrChange>
              </w:rPr>
            </w:pPr>
            <w:moveTo w:id="11477" w:author="Masato YOSHIKAWA" w:date="2026-01-20T12:21:00Z" w16du:dateUtc="2026-01-20T03:21:00Z">
              <w:r w:rsidRPr="005B6842">
                <w:rPr>
                  <w:rFonts w:ascii="Times New Roman" w:eastAsia="ＭＳ 明朝" w:hAnsi="Times New Roman" w:cs="Times New Roman"/>
                  <w:rPrChange w:id="11478" w:author="Masato YOSHIKAWA" w:date="2026-01-20T12:23:00Z" w16du:dateUtc="2026-01-20T03:23:00Z">
                    <w:rPr>
                      <w:rFonts w:ascii="ＭＳ 明朝" w:eastAsia="ＭＳ 明朝" w:hAnsi="ＭＳ 明朝"/>
                    </w:rPr>
                  </w:rPrChange>
                </w:rPr>
                <w:t>Established equivalent</w:t>
              </w:r>
            </w:moveTo>
          </w:p>
        </w:tc>
        <w:tc>
          <w:tcPr>
            <w:tcW w:w="831" w:type="pct"/>
          </w:tcPr>
          <w:p w14:paraId="0B3F8757" w14:textId="77777777" w:rsidR="005B6842" w:rsidRPr="005B6842" w:rsidRDefault="005B6842" w:rsidP="00C45809">
            <w:pPr>
              <w:pStyle w:val="af8"/>
              <w:rPr>
                <w:moveTo w:id="11479" w:author="Masato YOSHIKAWA" w:date="2026-01-20T12:21:00Z" w16du:dateUtc="2026-01-20T03:21:00Z"/>
                <w:rFonts w:ascii="Times New Roman" w:eastAsia="ＭＳ 明朝" w:hAnsi="Times New Roman" w:cs="Times New Roman"/>
                <w:rPrChange w:id="11480" w:author="Masato YOSHIKAWA" w:date="2026-01-20T12:23:00Z" w16du:dateUtc="2026-01-20T03:23:00Z">
                  <w:rPr>
                    <w:moveTo w:id="11481" w:author="Masato YOSHIKAWA" w:date="2026-01-20T12:21:00Z" w16du:dateUtc="2026-01-20T03:21:00Z"/>
                    <w:rFonts w:ascii="ＭＳ 明朝" w:eastAsia="ＭＳ 明朝" w:hAnsi="ＭＳ 明朝"/>
                  </w:rPr>
                </w:rPrChange>
              </w:rPr>
            </w:pPr>
            <w:moveTo w:id="11482" w:author="Masato YOSHIKAWA" w:date="2026-01-20T12:21:00Z" w16du:dateUtc="2026-01-20T03:21:00Z">
              <w:r w:rsidRPr="005B6842">
                <w:rPr>
                  <w:rFonts w:ascii="Times New Roman" w:eastAsia="ＭＳ 明朝" w:hAnsi="Times New Roman" w:cs="Times New Roman"/>
                  <w:rPrChange w:id="11483" w:author="Masato YOSHIKAWA" w:date="2026-01-20T12:23:00Z" w16du:dateUtc="2026-01-20T03:23:00Z">
                    <w:rPr>
                      <w:rFonts w:ascii="ＭＳ 明朝" w:eastAsia="ＭＳ 明朝" w:hAnsi="ＭＳ 明朝"/>
                    </w:rPr>
                  </w:rPrChange>
                </w:rPr>
                <w:t>Minimization</w:t>
              </w:r>
            </w:moveTo>
          </w:p>
        </w:tc>
      </w:tr>
      <w:tr w:rsidR="005B6842" w:rsidRPr="005B6842" w14:paraId="2AB2A6E9" w14:textId="77777777" w:rsidTr="00C45809">
        <w:tc>
          <w:tcPr>
            <w:tcW w:w="582" w:type="pct"/>
          </w:tcPr>
          <w:p w14:paraId="3CB86022" w14:textId="77777777" w:rsidR="005B6842" w:rsidRPr="005B6842" w:rsidRDefault="005B6842" w:rsidP="00C45809">
            <w:pPr>
              <w:pStyle w:val="af8"/>
              <w:rPr>
                <w:moveTo w:id="11484" w:author="Masato YOSHIKAWA" w:date="2026-01-20T12:21:00Z" w16du:dateUtc="2026-01-20T03:21:00Z"/>
                <w:rFonts w:ascii="Times New Roman" w:eastAsia="ＭＳ 明朝" w:hAnsi="Times New Roman" w:cs="Times New Roman"/>
                <w:rPrChange w:id="11485" w:author="Masato YOSHIKAWA" w:date="2026-01-20T12:23:00Z" w16du:dateUtc="2026-01-20T03:23:00Z">
                  <w:rPr>
                    <w:moveTo w:id="11486" w:author="Masato YOSHIKAWA" w:date="2026-01-20T12:21:00Z" w16du:dateUtc="2026-01-20T03:21:00Z"/>
                    <w:rFonts w:ascii="ＭＳ 明朝" w:eastAsia="ＭＳ 明朝" w:hAnsi="ＭＳ 明朝"/>
                  </w:rPr>
                </w:rPrChange>
              </w:rPr>
            </w:pPr>
            <w:moveTo w:id="11487" w:author="Masato YOSHIKAWA" w:date="2026-01-20T12:21:00Z" w16du:dateUtc="2026-01-20T03:21:00Z">
              <w:r w:rsidRPr="005B6842">
                <w:rPr>
                  <w:rFonts w:ascii="Times New Roman" w:eastAsia="ＭＳ 明朝" w:hAnsi="Times New Roman" w:cs="Times New Roman" w:hint="eastAsia"/>
                  <w:rPrChange w:id="11488" w:author="Masato YOSHIKAWA" w:date="2026-01-20T12:23:00Z" w16du:dateUtc="2026-01-20T03:23:00Z">
                    <w:rPr>
                      <w:rFonts w:ascii="ＭＳ 明朝" w:eastAsia="ＭＳ 明朝" w:hAnsi="ＭＳ 明朝" w:hint="eastAsia"/>
                    </w:rPr>
                  </w:rPrChange>
                </w:rPr>
                <w:t>掛茶屋</w:t>
              </w:r>
            </w:moveTo>
          </w:p>
        </w:tc>
        <w:tc>
          <w:tcPr>
            <w:tcW w:w="583" w:type="pct"/>
          </w:tcPr>
          <w:p w14:paraId="084CD604" w14:textId="77777777" w:rsidR="005B6842" w:rsidRPr="005B6842" w:rsidRDefault="005B6842" w:rsidP="00C45809">
            <w:pPr>
              <w:pStyle w:val="af8"/>
              <w:rPr>
                <w:moveTo w:id="11489" w:author="Masato YOSHIKAWA" w:date="2026-01-20T12:21:00Z" w16du:dateUtc="2026-01-20T03:21:00Z"/>
                <w:rFonts w:ascii="Times New Roman" w:eastAsia="ＭＳ 明朝" w:hAnsi="Times New Roman" w:cs="Times New Roman"/>
                <w:rPrChange w:id="11490" w:author="Masato YOSHIKAWA" w:date="2026-01-20T12:23:00Z" w16du:dateUtc="2026-01-20T03:23:00Z">
                  <w:rPr>
                    <w:moveTo w:id="11491" w:author="Masato YOSHIKAWA" w:date="2026-01-20T12:21:00Z" w16du:dateUtc="2026-01-20T03:21:00Z"/>
                    <w:rFonts w:ascii="ＭＳ 明朝" w:eastAsia="ＭＳ 明朝" w:hAnsi="ＭＳ 明朝"/>
                  </w:rPr>
                </w:rPrChange>
              </w:rPr>
            </w:pPr>
            <w:moveTo w:id="11492" w:author="Masato YOSHIKAWA" w:date="2026-01-20T12:21:00Z" w16du:dateUtc="2026-01-20T03:21:00Z">
              <w:r w:rsidRPr="005B6842">
                <w:rPr>
                  <w:rFonts w:ascii="Times New Roman" w:eastAsia="ＭＳ 明朝" w:hAnsi="Times New Roman" w:cs="Times New Roman"/>
                  <w:rPrChange w:id="11493" w:author="Masato YOSHIKAWA" w:date="2026-01-20T12:23:00Z" w16du:dateUtc="2026-01-20T03:23:00Z">
                    <w:rPr>
                      <w:rFonts w:ascii="ＭＳ 明朝" w:eastAsia="ＭＳ 明朝" w:hAnsi="ＭＳ 明朝"/>
                    </w:rPr>
                  </w:rPrChange>
                </w:rPr>
                <w:t>the booth</w:t>
              </w:r>
            </w:moveTo>
          </w:p>
        </w:tc>
        <w:tc>
          <w:tcPr>
            <w:tcW w:w="629" w:type="pct"/>
          </w:tcPr>
          <w:p w14:paraId="06BB0CE1" w14:textId="77777777" w:rsidR="005B6842" w:rsidRPr="005B6842" w:rsidRDefault="005B6842" w:rsidP="00C45809">
            <w:pPr>
              <w:pStyle w:val="af8"/>
              <w:rPr>
                <w:moveTo w:id="11494" w:author="Masato YOSHIKAWA" w:date="2026-01-20T12:21:00Z" w16du:dateUtc="2026-01-20T03:21:00Z"/>
                <w:rFonts w:ascii="Times New Roman" w:eastAsia="ＭＳ 明朝" w:hAnsi="Times New Roman" w:cs="Times New Roman"/>
                <w:rPrChange w:id="11495" w:author="Masato YOSHIKAWA" w:date="2026-01-20T12:23:00Z" w16du:dateUtc="2026-01-20T03:23:00Z">
                  <w:rPr>
                    <w:moveTo w:id="11496" w:author="Masato YOSHIKAWA" w:date="2026-01-20T12:21:00Z" w16du:dateUtc="2026-01-20T03:21:00Z"/>
                    <w:rFonts w:ascii="ＭＳ 明朝" w:eastAsia="ＭＳ 明朝" w:hAnsi="ＭＳ 明朝"/>
                  </w:rPr>
                </w:rPrChange>
              </w:rPr>
            </w:pPr>
            <w:moveTo w:id="11497" w:author="Masato YOSHIKAWA" w:date="2026-01-20T12:21:00Z" w16du:dateUtc="2026-01-20T03:21:00Z">
              <w:r w:rsidRPr="005B6842">
                <w:rPr>
                  <w:rFonts w:ascii="Times New Roman" w:eastAsia="ＭＳ 明朝" w:hAnsi="Times New Roman" w:cs="Times New Roman"/>
                  <w:rPrChange w:id="11498" w:author="Masato YOSHIKAWA" w:date="2026-01-20T12:23:00Z" w16du:dateUtc="2026-01-20T03:23:00Z">
                    <w:rPr>
                      <w:rFonts w:ascii="ＭＳ 明朝" w:eastAsia="ＭＳ 明朝" w:hAnsi="ＭＳ 明朝"/>
                    </w:rPr>
                  </w:rPrChange>
                </w:rPr>
                <w:t>tea house</w:t>
              </w:r>
            </w:moveTo>
          </w:p>
        </w:tc>
        <w:tc>
          <w:tcPr>
            <w:tcW w:w="779" w:type="pct"/>
          </w:tcPr>
          <w:p w14:paraId="50E9DAC5" w14:textId="77777777" w:rsidR="005B6842" w:rsidRPr="005B6842" w:rsidRDefault="005B6842" w:rsidP="00C45809">
            <w:pPr>
              <w:pStyle w:val="af8"/>
              <w:rPr>
                <w:moveTo w:id="11499" w:author="Masato YOSHIKAWA" w:date="2026-01-20T12:21:00Z" w16du:dateUtc="2026-01-20T03:21:00Z"/>
                <w:rFonts w:ascii="Times New Roman" w:eastAsia="ＭＳ 明朝" w:hAnsi="Times New Roman" w:cs="Times New Roman"/>
                <w:rPrChange w:id="11500" w:author="Masato YOSHIKAWA" w:date="2026-01-20T12:23:00Z" w16du:dateUtc="2026-01-20T03:23:00Z">
                  <w:rPr>
                    <w:moveTo w:id="11501" w:author="Masato YOSHIKAWA" w:date="2026-01-20T12:21:00Z" w16du:dateUtc="2026-01-20T03:21:00Z"/>
                    <w:rFonts w:ascii="ＭＳ 明朝" w:eastAsia="ＭＳ 明朝" w:hAnsi="ＭＳ 明朝"/>
                  </w:rPr>
                </w:rPrChange>
              </w:rPr>
            </w:pPr>
            <w:moveTo w:id="11502" w:author="Masato YOSHIKAWA" w:date="2026-01-20T12:21:00Z" w16du:dateUtc="2026-01-20T03:21:00Z">
              <w:r w:rsidRPr="005B6842">
                <w:rPr>
                  <w:rFonts w:ascii="Times New Roman" w:eastAsia="ＭＳ 明朝" w:hAnsi="Times New Roman" w:cs="Times New Roman"/>
                  <w:rPrChange w:id="11503" w:author="Masato YOSHIKAWA" w:date="2026-01-20T12:23:00Z" w16du:dateUtc="2026-01-20T03:23:00Z">
                    <w:rPr>
                      <w:rFonts w:ascii="ＭＳ 明朝" w:eastAsia="ＭＳ 明朝" w:hAnsi="ＭＳ 明朝"/>
                    </w:rPr>
                  </w:rPrChange>
                </w:rPr>
                <w:t>Generalization</w:t>
              </w:r>
            </w:moveTo>
          </w:p>
        </w:tc>
        <w:tc>
          <w:tcPr>
            <w:tcW w:w="744" w:type="pct"/>
          </w:tcPr>
          <w:p w14:paraId="367A98E6" w14:textId="77777777" w:rsidR="005B6842" w:rsidRPr="005B6842" w:rsidRDefault="005B6842" w:rsidP="00C45809">
            <w:pPr>
              <w:pStyle w:val="af8"/>
              <w:rPr>
                <w:moveTo w:id="11504" w:author="Masato YOSHIKAWA" w:date="2026-01-20T12:21:00Z" w16du:dateUtc="2026-01-20T03:21:00Z"/>
                <w:rFonts w:ascii="Times New Roman" w:eastAsia="ＭＳ 明朝" w:hAnsi="Times New Roman" w:cs="Times New Roman"/>
                <w:rPrChange w:id="11505" w:author="Masato YOSHIKAWA" w:date="2026-01-20T12:23:00Z" w16du:dateUtc="2026-01-20T03:23:00Z">
                  <w:rPr>
                    <w:moveTo w:id="11506" w:author="Masato YOSHIKAWA" w:date="2026-01-20T12:21:00Z" w16du:dateUtc="2026-01-20T03:21:00Z"/>
                    <w:rFonts w:ascii="ＭＳ 明朝" w:eastAsia="ＭＳ 明朝" w:hAnsi="ＭＳ 明朝"/>
                  </w:rPr>
                </w:rPrChange>
              </w:rPr>
            </w:pPr>
            <w:moveTo w:id="11507" w:author="Masato YOSHIKAWA" w:date="2026-01-20T12:21:00Z" w16du:dateUtc="2026-01-20T03:21:00Z">
              <w:r w:rsidRPr="005B6842">
                <w:rPr>
                  <w:rFonts w:ascii="Times New Roman" w:eastAsia="ＭＳ 明朝" w:hAnsi="Times New Roman" w:cs="Times New Roman"/>
                  <w:rPrChange w:id="11508" w:author="Masato YOSHIKAWA" w:date="2026-01-20T12:23:00Z" w16du:dateUtc="2026-01-20T03:23:00Z">
                    <w:rPr>
                      <w:rFonts w:ascii="ＭＳ 明朝" w:eastAsia="ＭＳ 明朝" w:hAnsi="ＭＳ 明朝"/>
                    </w:rPr>
                  </w:rPrChange>
                </w:rPr>
                <w:t>Minimization</w:t>
              </w:r>
            </w:moveTo>
          </w:p>
        </w:tc>
        <w:tc>
          <w:tcPr>
            <w:tcW w:w="851" w:type="pct"/>
          </w:tcPr>
          <w:p w14:paraId="18488786" w14:textId="77777777" w:rsidR="005B6842" w:rsidRPr="005B6842" w:rsidRDefault="005B6842" w:rsidP="00C45809">
            <w:pPr>
              <w:pStyle w:val="af8"/>
              <w:rPr>
                <w:moveTo w:id="11509" w:author="Masato YOSHIKAWA" w:date="2026-01-20T12:21:00Z" w16du:dateUtc="2026-01-20T03:21:00Z"/>
                <w:rFonts w:ascii="Times New Roman" w:eastAsia="ＭＳ 明朝" w:hAnsi="Times New Roman" w:cs="Times New Roman"/>
                <w:rPrChange w:id="11510" w:author="Masato YOSHIKAWA" w:date="2026-01-20T12:23:00Z" w16du:dateUtc="2026-01-20T03:23:00Z">
                  <w:rPr>
                    <w:moveTo w:id="11511" w:author="Masato YOSHIKAWA" w:date="2026-01-20T12:21:00Z" w16du:dateUtc="2026-01-20T03:21:00Z"/>
                    <w:rFonts w:ascii="ＭＳ 明朝" w:eastAsia="ＭＳ 明朝" w:hAnsi="ＭＳ 明朝"/>
                  </w:rPr>
                </w:rPrChange>
              </w:rPr>
            </w:pPr>
            <w:moveTo w:id="11512" w:author="Masato YOSHIKAWA" w:date="2026-01-20T12:21:00Z" w16du:dateUtc="2026-01-20T03:21:00Z">
              <w:r w:rsidRPr="005B6842">
                <w:rPr>
                  <w:rFonts w:ascii="Times New Roman" w:eastAsia="ＭＳ 明朝" w:hAnsi="Times New Roman" w:cs="Times New Roman"/>
                  <w:rPrChange w:id="11513" w:author="Masato YOSHIKAWA" w:date="2026-01-20T12:23:00Z" w16du:dateUtc="2026-01-20T03:23:00Z">
                    <w:rPr>
                      <w:rFonts w:ascii="ＭＳ 明朝" w:eastAsia="ＭＳ 明朝" w:hAnsi="ＭＳ 明朝"/>
                    </w:rPr>
                  </w:rPrChange>
                </w:rPr>
                <w:t>Established equivalent</w:t>
              </w:r>
            </w:moveTo>
          </w:p>
        </w:tc>
        <w:tc>
          <w:tcPr>
            <w:tcW w:w="831" w:type="pct"/>
          </w:tcPr>
          <w:p w14:paraId="3183DC99" w14:textId="77777777" w:rsidR="005B6842" w:rsidRPr="005B6842" w:rsidRDefault="005B6842" w:rsidP="00C45809">
            <w:pPr>
              <w:pStyle w:val="af8"/>
              <w:rPr>
                <w:moveTo w:id="11514" w:author="Masato YOSHIKAWA" w:date="2026-01-20T12:21:00Z" w16du:dateUtc="2026-01-20T03:21:00Z"/>
                <w:rFonts w:ascii="Times New Roman" w:eastAsia="ＭＳ 明朝" w:hAnsi="Times New Roman" w:cs="Times New Roman"/>
                <w:rPrChange w:id="11515" w:author="Masato YOSHIKAWA" w:date="2026-01-20T12:23:00Z" w16du:dateUtc="2026-01-20T03:23:00Z">
                  <w:rPr>
                    <w:moveTo w:id="11516" w:author="Masato YOSHIKAWA" w:date="2026-01-20T12:21:00Z" w16du:dateUtc="2026-01-20T03:21:00Z"/>
                    <w:rFonts w:ascii="ＭＳ 明朝" w:eastAsia="ＭＳ 明朝" w:hAnsi="ＭＳ 明朝"/>
                  </w:rPr>
                </w:rPrChange>
              </w:rPr>
            </w:pPr>
            <w:moveTo w:id="11517" w:author="Masato YOSHIKAWA" w:date="2026-01-20T12:21:00Z" w16du:dateUtc="2026-01-20T03:21:00Z">
              <w:r w:rsidRPr="005B6842">
                <w:rPr>
                  <w:rFonts w:ascii="Times New Roman" w:eastAsia="ＭＳ 明朝" w:hAnsi="Times New Roman" w:cs="Times New Roman"/>
                  <w:rPrChange w:id="11518" w:author="Masato YOSHIKAWA" w:date="2026-01-20T12:23:00Z" w16du:dateUtc="2026-01-20T03:23:00Z">
                    <w:rPr>
                      <w:rFonts w:ascii="ＭＳ 明朝" w:eastAsia="ＭＳ 明朝" w:hAnsi="ＭＳ 明朝"/>
                    </w:rPr>
                  </w:rPrChange>
                </w:rPr>
                <w:t>Minimization</w:t>
              </w:r>
            </w:moveTo>
          </w:p>
        </w:tc>
      </w:tr>
      <w:tr w:rsidR="005B6842" w:rsidRPr="005B6842" w14:paraId="1FC2D31C" w14:textId="77777777" w:rsidTr="00C45809">
        <w:tc>
          <w:tcPr>
            <w:tcW w:w="582" w:type="pct"/>
          </w:tcPr>
          <w:p w14:paraId="22B9FD81" w14:textId="77777777" w:rsidR="005B6842" w:rsidRPr="005B6842" w:rsidRDefault="005B6842" w:rsidP="00C45809">
            <w:pPr>
              <w:pStyle w:val="af8"/>
              <w:rPr>
                <w:moveTo w:id="11519" w:author="Masato YOSHIKAWA" w:date="2026-01-20T12:21:00Z" w16du:dateUtc="2026-01-20T03:21:00Z"/>
                <w:rFonts w:ascii="Times New Roman" w:eastAsia="ＭＳ 明朝" w:hAnsi="Times New Roman" w:cs="Times New Roman"/>
                <w:rPrChange w:id="11520" w:author="Masato YOSHIKAWA" w:date="2026-01-20T12:23:00Z" w16du:dateUtc="2026-01-20T03:23:00Z">
                  <w:rPr>
                    <w:moveTo w:id="11521" w:author="Masato YOSHIKAWA" w:date="2026-01-20T12:21:00Z" w16du:dateUtc="2026-01-20T03:21:00Z"/>
                    <w:rFonts w:ascii="ＭＳ 明朝" w:eastAsia="ＭＳ 明朝" w:hAnsi="ＭＳ 明朝"/>
                  </w:rPr>
                </w:rPrChange>
              </w:rPr>
            </w:pPr>
            <w:moveTo w:id="11522" w:author="Masato YOSHIKAWA" w:date="2026-01-20T12:21:00Z" w16du:dateUtc="2026-01-20T03:21:00Z">
              <w:r w:rsidRPr="005B6842">
                <w:rPr>
                  <w:rFonts w:ascii="Times New Roman" w:eastAsia="ＭＳ 明朝" w:hAnsi="Times New Roman" w:cs="Times New Roman" w:hint="eastAsia"/>
                  <w:rPrChange w:id="11523" w:author="Masato YOSHIKAWA" w:date="2026-01-20T12:23:00Z" w16du:dateUtc="2026-01-20T03:23:00Z">
                    <w:rPr>
                      <w:rFonts w:ascii="ＭＳ 明朝" w:eastAsia="ＭＳ 明朝" w:hAnsi="ＭＳ 明朝" w:hint="eastAsia"/>
                    </w:rPr>
                  </w:rPrChange>
                </w:rPr>
                <w:t>浴衣</w:t>
              </w:r>
            </w:moveTo>
          </w:p>
        </w:tc>
        <w:tc>
          <w:tcPr>
            <w:tcW w:w="583" w:type="pct"/>
          </w:tcPr>
          <w:p w14:paraId="543F14EE" w14:textId="77777777" w:rsidR="005B6842" w:rsidRPr="005B6842" w:rsidRDefault="005B6842" w:rsidP="00C45809">
            <w:pPr>
              <w:pStyle w:val="af8"/>
              <w:rPr>
                <w:moveTo w:id="11524" w:author="Masato YOSHIKAWA" w:date="2026-01-20T12:21:00Z" w16du:dateUtc="2026-01-20T03:21:00Z"/>
                <w:rFonts w:ascii="Times New Roman" w:eastAsia="ＭＳ 明朝" w:hAnsi="Times New Roman" w:cs="Times New Roman"/>
                <w:rPrChange w:id="11525" w:author="Masato YOSHIKAWA" w:date="2026-01-20T12:23:00Z" w16du:dateUtc="2026-01-20T03:23:00Z">
                  <w:rPr>
                    <w:moveTo w:id="11526" w:author="Masato YOSHIKAWA" w:date="2026-01-20T12:21:00Z" w16du:dateUtc="2026-01-20T03:21:00Z"/>
                    <w:rFonts w:ascii="ＭＳ 明朝" w:eastAsia="ＭＳ 明朝" w:hAnsi="ＭＳ 明朝"/>
                  </w:rPr>
                </w:rPrChange>
              </w:rPr>
            </w:pPr>
            <w:moveTo w:id="11527" w:author="Masato YOSHIKAWA" w:date="2026-01-20T12:21:00Z" w16du:dateUtc="2026-01-20T03:21:00Z">
              <w:r w:rsidRPr="005B6842">
                <w:rPr>
                  <w:rFonts w:ascii="Times New Roman" w:eastAsia="ＭＳ 明朝" w:hAnsi="Times New Roman" w:cs="Times New Roman"/>
                  <w:rPrChange w:id="11528" w:author="Masato YOSHIKAWA" w:date="2026-01-20T12:23:00Z" w16du:dateUtc="2026-01-20T03:23:00Z">
                    <w:rPr>
                      <w:rFonts w:ascii="ＭＳ 明朝" w:eastAsia="ＭＳ 明朝" w:hAnsi="ＭＳ 明朝"/>
                    </w:rPr>
                  </w:rPrChange>
                </w:rPr>
                <w:t>yukata</w:t>
              </w:r>
            </w:moveTo>
          </w:p>
        </w:tc>
        <w:tc>
          <w:tcPr>
            <w:tcW w:w="629" w:type="pct"/>
          </w:tcPr>
          <w:p w14:paraId="1312CADA" w14:textId="77777777" w:rsidR="005B6842" w:rsidRPr="005B6842" w:rsidRDefault="005B6842" w:rsidP="00C45809">
            <w:pPr>
              <w:pStyle w:val="af8"/>
              <w:rPr>
                <w:moveTo w:id="11529" w:author="Masato YOSHIKAWA" w:date="2026-01-20T12:21:00Z" w16du:dateUtc="2026-01-20T03:21:00Z"/>
                <w:rFonts w:ascii="Times New Roman" w:eastAsia="ＭＳ 明朝" w:hAnsi="Times New Roman" w:cs="Times New Roman"/>
                <w:rPrChange w:id="11530" w:author="Masato YOSHIKAWA" w:date="2026-01-20T12:23:00Z" w16du:dateUtc="2026-01-20T03:23:00Z">
                  <w:rPr>
                    <w:moveTo w:id="11531" w:author="Masato YOSHIKAWA" w:date="2026-01-20T12:21:00Z" w16du:dateUtc="2026-01-20T03:21:00Z"/>
                    <w:rFonts w:ascii="ＭＳ 明朝" w:eastAsia="ＭＳ 明朝" w:hAnsi="ＭＳ 明朝"/>
                  </w:rPr>
                </w:rPrChange>
              </w:rPr>
            </w:pPr>
            <w:moveTo w:id="11532" w:author="Masato YOSHIKAWA" w:date="2026-01-20T12:21:00Z" w16du:dateUtc="2026-01-20T03:21:00Z">
              <w:r w:rsidRPr="005B6842">
                <w:rPr>
                  <w:rFonts w:ascii="Times New Roman" w:eastAsia="ＭＳ 明朝" w:hAnsi="Times New Roman" w:cs="Times New Roman"/>
                  <w:rPrChange w:id="11533" w:author="Masato YOSHIKAWA" w:date="2026-01-20T12:23:00Z" w16du:dateUtc="2026-01-20T03:23:00Z">
                    <w:rPr>
                      <w:rFonts w:ascii="ＭＳ 明朝" w:eastAsia="ＭＳ 明朝" w:hAnsi="ＭＳ 明朝"/>
                    </w:rPr>
                  </w:rPrChange>
                </w:rPr>
                <w:t>a Japanese summer dress</w:t>
              </w:r>
            </w:moveTo>
          </w:p>
        </w:tc>
        <w:tc>
          <w:tcPr>
            <w:tcW w:w="779" w:type="pct"/>
          </w:tcPr>
          <w:p w14:paraId="52FCBF3F" w14:textId="77777777" w:rsidR="005B6842" w:rsidRPr="005B6842" w:rsidRDefault="005B6842" w:rsidP="00C45809">
            <w:pPr>
              <w:pStyle w:val="af8"/>
              <w:rPr>
                <w:moveTo w:id="11534" w:author="Masato YOSHIKAWA" w:date="2026-01-20T12:21:00Z" w16du:dateUtc="2026-01-20T03:21:00Z"/>
                <w:rFonts w:ascii="Times New Roman" w:eastAsia="ＭＳ 明朝" w:hAnsi="Times New Roman" w:cs="Times New Roman"/>
                <w:rPrChange w:id="11535" w:author="Masato YOSHIKAWA" w:date="2026-01-20T12:23:00Z" w16du:dateUtc="2026-01-20T03:23:00Z">
                  <w:rPr>
                    <w:moveTo w:id="11536" w:author="Masato YOSHIKAWA" w:date="2026-01-20T12:21:00Z" w16du:dateUtc="2026-01-20T03:21:00Z"/>
                    <w:rFonts w:ascii="ＭＳ 明朝" w:eastAsia="ＭＳ 明朝" w:hAnsi="ＭＳ 明朝"/>
                  </w:rPr>
                </w:rPrChange>
              </w:rPr>
            </w:pPr>
            <w:moveTo w:id="11537" w:author="Masato YOSHIKAWA" w:date="2026-01-20T12:21:00Z" w16du:dateUtc="2026-01-20T03:21:00Z">
              <w:r w:rsidRPr="005B6842">
                <w:rPr>
                  <w:rFonts w:ascii="Times New Roman" w:eastAsia="ＭＳ 明朝" w:hAnsi="Times New Roman" w:cs="Times New Roman"/>
                  <w:rPrChange w:id="11538" w:author="Masato YOSHIKAWA" w:date="2026-01-20T12:23:00Z" w16du:dateUtc="2026-01-20T03:23:00Z">
                    <w:rPr>
                      <w:rFonts w:ascii="ＭＳ 明朝" w:eastAsia="ＭＳ 明朝" w:hAnsi="ＭＳ 明朝"/>
                    </w:rPr>
                  </w:rPrChange>
                </w:rPr>
                <w:t>Amplification</w:t>
              </w:r>
            </w:moveTo>
          </w:p>
        </w:tc>
        <w:tc>
          <w:tcPr>
            <w:tcW w:w="744" w:type="pct"/>
          </w:tcPr>
          <w:p w14:paraId="4541BA9D" w14:textId="77777777" w:rsidR="005B6842" w:rsidRPr="005B6842" w:rsidRDefault="005B6842" w:rsidP="00C45809">
            <w:pPr>
              <w:pStyle w:val="af8"/>
              <w:rPr>
                <w:moveTo w:id="11539" w:author="Masato YOSHIKAWA" w:date="2026-01-20T12:21:00Z" w16du:dateUtc="2026-01-20T03:21:00Z"/>
                <w:rFonts w:ascii="Times New Roman" w:eastAsia="ＭＳ 明朝" w:hAnsi="Times New Roman" w:cs="Times New Roman"/>
                <w:rPrChange w:id="11540" w:author="Masato YOSHIKAWA" w:date="2026-01-20T12:23:00Z" w16du:dateUtc="2026-01-20T03:23:00Z">
                  <w:rPr>
                    <w:moveTo w:id="11541" w:author="Masato YOSHIKAWA" w:date="2026-01-20T12:21:00Z" w16du:dateUtc="2026-01-20T03:21:00Z"/>
                    <w:rFonts w:ascii="ＭＳ 明朝" w:eastAsia="ＭＳ 明朝" w:hAnsi="ＭＳ 明朝"/>
                  </w:rPr>
                </w:rPrChange>
              </w:rPr>
            </w:pPr>
            <w:moveTo w:id="11542" w:author="Masato YOSHIKAWA" w:date="2026-01-20T12:21:00Z" w16du:dateUtc="2026-01-20T03:21:00Z">
              <w:r w:rsidRPr="005B6842">
                <w:rPr>
                  <w:rFonts w:ascii="Times New Roman" w:eastAsia="ＭＳ 明朝" w:hAnsi="Times New Roman" w:cs="Times New Roman"/>
                  <w:rPrChange w:id="11543" w:author="Masato YOSHIKAWA" w:date="2026-01-20T12:23:00Z" w16du:dateUtc="2026-01-20T03:23:00Z">
                    <w:rPr>
                      <w:rFonts w:ascii="ＭＳ 明朝" w:eastAsia="ＭＳ 明朝" w:hAnsi="ＭＳ 明朝"/>
                    </w:rPr>
                  </w:rPrChange>
                </w:rPr>
                <w:t>Adaptation</w:t>
              </w:r>
            </w:moveTo>
          </w:p>
        </w:tc>
        <w:tc>
          <w:tcPr>
            <w:tcW w:w="851" w:type="pct"/>
          </w:tcPr>
          <w:p w14:paraId="05A0F401" w14:textId="77777777" w:rsidR="005B6842" w:rsidRPr="005B6842" w:rsidRDefault="005B6842" w:rsidP="00C45809">
            <w:pPr>
              <w:pStyle w:val="af8"/>
              <w:rPr>
                <w:moveTo w:id="11544" w:author="Masato YOSHIKAWA" w:date="2026-01-20T12:21:00Z" w16du:dateUtc="2026-01-20T03:21:00Z"/>
                <w:rFonts w:ascii="Times New Roman" w:eastAsia="ＭＳ 明朝" w:hAnsi="Times New Roman" w:cs="Times New Roman"/>
                <w:rPrChange w:id="11545" w:author="Masato YOSHIKAWA" w:date="2026-01-20T12:23:00Z" w16du:dateUtc="2026-01-20T03:23:00Z">
                  <w:rPr>
                    <w:moveTo w:id="11546" w:author="Masato YOSHIKAWA" w:date="2026-01-20T12:21:00Z" w16du:dateUtc="2026-01-20T03:21:00Z"/>
                    <w:rFonts w:ascii="ＭＳ 明朝" w:eastAsia="ＭＳ 明朝" w:hAnsi="ＭＳ 明朝"/>
                  </w:rPr>
                </w:rPrChange>
              </w:rPr>
            </w:pPr>
            <w:moveTo w:id="11547" w:author="Masato YOSHIKAWA" w:date="2026-01-20T12:21:00Z" w16du:dateUtc="2026-01-20T03:21:00Z">
              <w:r w:rsidRPr="005B6842">
                <w:rPr>
                  <w:rFonts w:ascii="Times New Roman" w:eastAsia="ＭＳ 明朝" w:hAnsi="Times New Roman" w:cs="Times New Roman"/>
                  <w:rPrChange w:id="11548" w:author="Masato YOSHIKAWA" w:date="2026-01-20T12:23:00Z" w16du:dateUtc="2026-01-20T03:23:00Z">
                    <w:rPr>
                      <w:rFonts w:ascii="ＭＳ 明朝" w:eastAsia="ＭＳ 明朝" w:hAnsi="ＭＳ 明朝"/>
                    </w:rPr>
                  </w:rPrChange>
                </w:rPr>
                <w:t>Description</w:t>
              </w:r>
            </w:moveTo>
          </w:p>
        </w:tc>
        <w:tc>
          <w:tcPr>
            <w:tcW w:w="831" w:type="pct"/>
          </w:tcPr>
          <w:p w14:paraId="0ABD6B1C" w14:textId="77777777" w:rsidR="005B6842" w:rsidRPr="005B6842" w:rsidRDefault="005B6842" w:rsidP="00C45809">
            <w:pPr>
              <w:pStyle w:val="af8"/>
              <w:rPr>
                <w:moveTo w:id="11549" w:author="Masato YOSHIKAWA" w:date="2026-01-20T12:21:00Z" w16du:dateUtc="2026-01-20T03:21:00Z"/>
                <w:rFonts w:ascii="Times New Roman" w:eastAsia="ＭＳ 明朝" w:hAnsi="Times New Roman" w:cs="Times New Roman"/>
                <w:rPrChange w:id="11550" w:author="Masato YOSHIKAWA" w:date="2026-01-20T12:23:00Z" w16du:dateUtc="2026-01-20T03:23:00Z">
                  <w:rPr>
                    <w:moveTo w:id="11551" w:author="Masato YOSHIKAWA" w:date="2026-01-20T12:21:00Z" w16du:dateUtc="2026-01-20T03:21:00Z"/>
                    <w:rFonts w:ascii="ＭＳ 明朝" w:eastAsia="ＭＳ 明朝" w:hAnsi="ＭＳ 明朝"/>
                  </w:rPr>
                </w:rPrChange>
              </w:rPr>
            </w:pPr>
            <w:moveTo w:id="11552" w:author="Masato YOSHIKAWA" w:date="2026-01-20T12:21:00Z" w16du:dateUtc="2026-01-20T03:21:00Z">
              <w:r w:rsidRPr="005B6842">
                <w:rPr>
                  <w:rFonts w:ascii="Times New Roman" w:eastAsia="ＭＳ 明朝" w:hAnsi="Times New Roman" w:cs="Times New Roman"/>
                  <w:rPrChange w:id="11553" w:author="Masato YOSHIKAWA" w:date="2026-01-20T12:23:00Z" w16du:dateUtc="2026-01-20T03:23:00Z">
                    <w:rPr>
                      <w:rFonts w:ascii="ＭＳ 明朝" w:eastAsia="ＭＳ 明朝" w:hAnsi="ＭＳ 明朝"/>
                    </w:rPr>
                  </w:rPrChange>
                </w:rPr>
                <w:t>Acceptance</w:t>
              </w:r>
            </w:moveTo>
          </w:p>
        </w:tc>
      </w:tr>
      <w:tr w:rsidR="005B6842" w:rsidRPr="005B6842" w14:paraId="1333BFCF" w14:textId="77777777" w:rsidTr="00C45809">
        <w:tc>
          <w:tcPr>
            <w:tcW w:w="582" w:type="pct"/>
          </w:tcPr>
          <w:p w14:paraId="1029AD05" w14:textId="77777777" w:rsidR="005B6842" w:rsidRPr="005B6842" w:rsidRDefault="005B6842" w:rsidP="00C45809">
            <w:pPr>
              <w:pStyle w:val="af8"/>
              <w:rPr>
                <w:moveTo w:id="11554" w:author="Masato YOSHIKAWA" w:date="2026-01-20T12:21:00Z" w16du:dateUtc="2026-01-20T03:21:00Z"/>
                <w:rFonts w:ascii="Times New Roman" w:eastAsia="ＭＳ 明朝" w:hAnsi="Times New Roman" w:cs="Times New Roman"/>
                <w:rPrChange w:id="11555" w:author="Masato YOSHIKAWA" w:date="2026-01-20T12:23:00Z" w16du:dateUtc="2026-01-20T03:23:00Z">
                  <w:rPr>
                    <w:moveTo w:id="11556" w:author="Masato YOSHIKAWA" w:date="2026-01-20T12:21:00Z" w16du:dateUtc="2026-01-20T03:21:00Z"/>
                    <w:rFonts w:ascii="ＭＳ 明朝" w:eastAsia="ＭＳ 明朝" w:hAnsi="ＭＳ 明朝"/>
                  </w:rPr>
                </w:rPrChange>
              </w:rPr>
            </w:pPr>
            <w:moveTo w:id="11557" w:author="Masato YOSHIKAWA" w:date="2026-01-20T12:21:00Z" w16du:dateUtc="2026-01-20T03:21:00Z">
              <w:r w:rsidRPr="005B6842">
                <w:rPr>
                  <w:rFonts w:ascii="Times New Roman" w:eastAsia="ＭＳ 明朝" w:hAnsi="Times New Roman" w:cs="Times New Roman" w:hint="eastAsia"/>
                  <w:rPrChange w:id="11558" w:author="Masato YOSHIKAWA" w:date="2026-01-20T12:23:00Z" w16du:dateUtc="2026-01-20T03:23:00Z">
                    <w:rPr>
                      <w:rFonts w:ascii="ＭＳ 明朝" w:eastAsia="ＭＳ 明朝" w:hAnsi="ＭＳ 明朝" w:hint="eastAsia"/>
                    </w:rPr>
                  </w:rPrChange>
                </w:rPr>
                <w:t>猿股</w:t>
              </w:r>
            </w:moveTo>
          </w:p>
        </w:tc>
        <w:tc>
          <w:tcPr>
            <w:tcW w:w="583" w:type="pct"/>
          </w:tcPr>
          <w:p w14:paraId="29DF561C" w14:textId="77777777" w:rsidR="005B6842" w:rsidRPr="005B6842" w:rsidRDefault="005B6842" w:rsidP="00C45809">
            <w:pPr>
              <w:pStyle w:val="af8"/>
              <w:rPr>
                <w:moveTo w:id="11559" w:author="Masato YOSHIKAWA" w:date="2026-01-20T12:21:00Z" w16du:dateUtc="2026-01-20T03:21:00Z"/>
                <w:rFonts w:ascii="Times New Roman" w:eastAsia="ＭＳ 明朝" w:hAnsi="Times New Roman" w:cs="Times New Roman"/>
                <w:rPrChange w:id="11560" w:author="Masato YOSHIKAWA" w:date="2026-01-20T12:23:00Z" w16du:dateUtc="2026-01-20T03:23:00Z">
                  <w:rPr>
                    <w:moveTo w:id="11561" w:author="Masato YOSHIKAWA" w:date="2026-01-20T12:21:00Z" w16du:dateUtc="2026-01-20T03:21:00Z"/>
                    <w:rFonts w:ascii="ＭＳ 明朝" w:eastAsia="ＭＳ 明朝" w:hAnsi="ＭＳ 明朝"/>
                  </w:rPr>
                </w:rPrChange>
              </w:rPr>
            </w:pPr>
            <w:moveTo w:id="11562" w:author="Masato YOSHIKAWA" w:date="2026-01-20T12:21:00Z" w16du:dateUtc="2026-01-20T03:21:00Z">
              <w:r w:rsidRPr="005B6842">
                <w:rPr>
                  <w:rFonts w:ascii="Times New Roman" w:eastAsia="ＭＳ 明朝" w:hAnsi="Times New Roman" w:cs="Times New Roman"/>
                  <w:rPrChange w:id="11563" w:author="Masato YOSHIKAWA" w:date="2026-01-20T12:23:00Z" w16du:dateUtc="2026-01-20T03:23:00Z">
                    <w:rPr>
                      <w:rFonts w:ascii="ＭＳ 明朝" w:eastAsia="ＭＳ 明朝" w:hAnsi="ＭＳ 明朝"/>
                    </w:rPr>
                  </w:rPrChange>
                </w:rPr>
                <w:t>short drawers</w:t>
              </w:r>
            </w:moveTo>
          </w:p>
        </w:tc>
        <w:tc>
          <w:tcPr>
            <w:tcW w:w="629" w:type="pct"/>
          </w:tcPr>
          <w:p w14:paraId="77F739F9" w14:textId="77777777" w:rsidR="005B6842" w:rsidRPr="005B6842" w:rsidRDefault="005B6842" w:rsidP="00C45809">
            <w:pPr>
              <w:pStyle w:val="af8"/>
              <w:rPr>
                <w:moveTo w:id="11564" w:author="Masato YOSHIKAWA" w:date="2026-01-20T12:21:00Z" w16du:dateUtc="2026-01-20T03:21:00Z"/>
                <w:rFonts w:ascii="Times New Roman" w:eastAsia="ＭＳ 明朝" w:hAnsi="Times New Roman" w:cs="Times New Roman"/>
                <w:rPrChange w:id="11565" w:author="Masato YOSHIKAWA" w:date="2026-01-20T12:23:00Z" w16du:dateUtc="2026-01-20T03:23:00Z">
                  <w:rPr>
                    <w:moveTo w:id="11566" w:author="Masato YOSHIKAWA" w:date="2026-01-20T12:21:00Z" w16du:dateUtc="2026-01-20T03:21:00Z"/>
                    <w:rFonts w:ascii="ＭＳ 明朝" w:eastAsia="ＭＳ 明朝" w:hAnsi="ＭＳ 明朝"/>
                  </w:rPr>
                </w:rPrChange>
              </w:rPr>
            </w:pPr>
            <w:moveTo w:id="11567" w:author="Masato YOSHIKAWA" w:date="2026-01-20T12:21:00Z" w16du:dateUtc="2026-01-20T03:21:00Z">
              <w:r w:rsidRPr="005B6842">
                <w:rPr>
                  <w:rFonts w:ascii="Times New Roman" w:eastAsia="ＭＳ 明朝" w:hAnsi="Times New Roman" w:cs="Times New Roman"/>
                  <w:rPrChange w:id="11568" w:author="Masato YOSHIKAWA" w:date="2026-01-20T12:23:00Z" w16du:dateUtc="2026-01-20T03:23:00Z">
                    <w:rPr>
                      <w:rFonts w:ascii="ＭＳ 明朝" w:eastAsia="ＭＳ 明朝" w:hAnsi="ＭＳ 明朝"/>
                    </w:rPr>
                  </w:rPrChange>
                </w:rPr>
                <w:t>a pair of drawers</w:t>
              </w:r>
            </w:moveTo>
          </w:p>
        </w:tc>
        <w:tc>
          <w:tcPr>
            <w:tcW w:w="779" w:type="pct"/>
          </w:tcPr>
          <w:p w14:paraId="62780270" w14:textId="77777777" w:rsidR="005B6842" w:rsidRPr="005B6842" w:rsidRDefault="005B6842" w:rsidP="00C45809">
            <w:pPr>
              <w:pStyle w:val="af8"/>
              <w:rPr>
                <w:moveTo w:id="11569" w:author="Masato YOSHIKAWA" w:date="2026-01-20T12:21:00Z" w16du:dateUtc="2026-01-20T03:21:00Z"/>
                <w:rFonts w:ascii="Times New Roman" w:eastAsia="ＭＳ 明朝" w:hAnsi="Times New Roman" w:cs="Times New Roman"/>
                <w:rPrChange w:id="11570" w:author="Masato YOSHIKAWA" w:date="2026-01-20T12:23:00Z" w16du:dateUtc="2026-01-20T03:23:00Z">
                  <w:rPr>
                    <w:moveTo w:id="11571" w:author="Masato YOSHIKAWA" w:date="2026-01-20T12:21:00Z" w16du:dateUtc="2026-01-20T03:21:00Z"/>
                    <w:rFonts w:ascii="ＭＳ 明朝" w:eastAsia="ＭＳ 明朝" w:hAnsi="ＭＳ 明朝"/>
                  </w:rPr>
                </w:rPrChange>
              </w:rPr>
            </w:pPr>
            <w:moveTo w:id="11572" w:author="Masato YOSHIKAWA" w:date="2026-01-20T12:21:00Z" w16du:dateUtc="2026-01-20T03:21:00Z">
              <w:r w:rsidRPr="005B6842">
                <w:rPr>
                  <w:rFonts w:ascii="Times New Roman" w:eastAsia="ＭＳ 明朝" w:hAnsi="Times New Roman" w:cs="Times New Roman"/>
                  <w:rPrChange w:id="11573" w:author="Masato YOSHIKAWA" w:date="2026-01-20T12:23:00Z" w16du:dateUtc="2026-01-20T03:23:00Z">
                    <w:rPr>
                      <w:rFonts w:ascii="ＭＳ 明朝" w:eastAsia="ＭＳ 明朝" w:hAnsi="ＭＳ 明朝"/>
                    </w:rPr>
                  </w:rPrChange>
                </w:rPr>
                <w:t>Established equivalent</w:t>
              </w:r>
            </w:moveTo>
          </w:p>
        </w:tc>
        <w:tc>
          <w:tcPr>
            <w:tcW w:w="744" w:type="pct"/>
          </w:tcPr>
          <w:p w14:paraId="31025BA1" w14:textId="77777777" w:rsidR="005B6842" w:rsidRPr="005B6842" w:rsidRDefault="005B6842" w:rsidP="00C45809">
            <w:pPr>
              <w:pStyle w:val="af8"/>
              <w:rPr>
                <w:moveTo w:id="11574" w:author="Masato YOSHIKAWA" w:date="2026-01-20T12:21:00Z" w16du:dateUtc="2026-01-20T03:21:00Z"/>
                <w:rFonts w:ascii="Times New Roman" w:eastAsia="ＭＳ 明朝" w:hAnsi="Times New Roman" w:cs="Times New Roman"/>
                <w:rPrChange w:id="11575" w:author="Masato YOSHIKAWA" w:date="2026-01-20T12:23:00Z" w16du:dateUtc="2026-01-20T03:23:00Z">
                  <w:rPr>
                    <w:moveTo w:id="11576" w:author="Masato YOSHIKAWA" w:date="2026-01-20T12:21:00Z" w16du:dateUtc="2026-01-20T03:21:00Z"/>
                    <w:rFonts w:ascii="ＭＳ 明朝" w:eastAsia="ＭＳ 明朝" w:hAnsi="ＭＳ 明朝"/>
                  </w:rPr>
                </w:rPrChange>
              </w:rPr>
            </w:pPr>
            <w:moveTo w:id="11577" w:author="Masato YOSHIKAWA" w:date="2026-01-20T12:21:00Z" w16du:dateUtc="2026-01-20T03:21:00Z">
              <w:r w:rsidRPr="005B6842">
                <w:rPr>
                  <w:rFonts w:ascii="Times New Roman" w:eastAsia="ＭＳ 明朝" w:hAnsi="Times New Roman" w:cs="Times New Roman"/>
                  <w:rPrChange w:id="11578" w:author="Masato YOSHIKAWA" w:date="2026-01-20T12:23:00Z" w16du:dateUtc="2026-01-20T03:23:00Z">
                    <w:rPr>
                      <w:rFonts w:ascii="ＭＳ 明朝" w:eastAsia="ＭＳ 明朝" w:hAnsi="ＭＳ 明朝"/>
                    </w:rPr>
                  </w:rPrChange>
                </w:rPr>
                <w:t>Minimization</w:t>
              </w:r>
            </w:moveTo>
          </w:p>
        </w:tc>
        <w:tc>
          <w:tcPr>
            <w:tcW w:w="851" w:type="pct"/>
          </w:tcPr>
          <w:p w14:paraId="4281FA44" w14:textId="77777777" w:rsidR="005B6842" w:rsidRPr="005B6842" w:rsidRDefault="005B6842" w:rsidP="00C45809">
            <w:pPr>
              <w:pStyle w:val="af8"/>
              <w:rPr>
                <w:moveTo w:id="11579" w:author="Masato YOSHIKAWA" w:date="2026-01-20T12:21:00Z" w16du:dateUtc="2026-01-20T03:21:00Z"/>
                <w:rFonts w:ascii="Times New Roman" w:eastAsia="ＭＳ 明朝" w:hAnsi="Times New Roman" w:cs="Times New Roman"/>
                <w:rPrChange w:id="11580" w:author="Masato YOSHIKAWA" w:date="2026-01-20T12:23:00Z" w16du:dateUtc="2026-01-20T03:23:00Z">
                  <w:rPr>
                    <w:moveTo w:id="11581" w:author="Masato YOSHIKAWA" w:date="2026-01-20T12:21:00Z" w16du:dateUtc="2026-01-20T03:21:00Z"/>
                    <w:rFonts w:ascii="ＭＳ 明朝" w:eastAsia="ＭＳ 明朝" w:hAnsi="ＭＳ 明朝"/>
                  </w:rPr>
                </w:rPrChange>
              </w:rPr>
            </w:pPr>
            <w:moveTo w:id="11582" w:author="Masato YOSHIKAWA" w:date="2026-01-20T12:21:00Z" w16du:dateUtc="2026-01-20T03:21:00Z">
              <w:r w:rsidRPr="005B6842">
                <w:rPr>
                  <w:rFonts w:ascii="Times New Roman" w:eastAsia="ＭＳ 明朝" w:hAnsi="Times New Roman" w:cs="Times New Roman"/>
                  <w:rPrChange w:id="11583" w:author="Masato YOSHIKAWA" w:date="2026-01-20T12:23:00Z" w16du:dateUtc="2026-01-20T03:23:00Z">
                    <w:rPr>
                      <w:rFonts w:ascii="ＭＳ 明朝" w:eastAsia="ＭＳ 明朝" w:hAnsi="ＭＳ 明朝"/>
                    </w:rPr>
                  </w:rPrChange>
                </w:rPr>
                <w:t>Established equivalent</w:t>
              </w:r>
            </w:moveTo>
          </w:p>
        </w:tc>
        <w:tc>
          <w:tcPr>
            <w:tcW w:w="831" w:type="pct"/>
          </w:tcPr>
          <w:p w14:paraId="0F6AE72F" w14:textId="77777777" w:rsidR="005B6842" w:rsidRPr="005B6842" w:rsidRDefault="005B6842" w:rsidP="00C45809">
            <w:pPr>
              <w:pStyle w:val="af8"/>
              <w:rPr>
                <w:moveTo w:id="11584" w:author="Masato YOSHIKAWA" w:date="2026-01-20T12:21:00Z" w16du:dateUtc="2026-01-20T03:21:00Z"/>
                <w:rFonts w:ascii="Times New Roman" w:eastAsia="ＭＳ 明朝" w:hAnsi="Times New Roman" w:cs="Times New Roman"/>
                <w:rPrChange w:id="11585" w:author="Masato YOSHIKAWA" w:date="2026-01-20T12:23:00Z" w16du:dateUtc="2026-01-20T03:23:00Z">
                  <w:rPr>
                    <w:moveTo w:id="11586" w:author="Masato YOSHIKAWA" w:date="2026-01-20T12:21:00Z" w16du:dateUtc="2026-01-20T03:21:00Z"/>
                    <w:rFonts w:ascii="ＭＳ 明朝" w:eastAsia="ＭＳ 明朝" w:hAnsi="ＭＳ 明朝"/>
                  </w:rPr>
                </w:rPrChange>
              </w:rPr>
            </w:pPr>
            <w:moveTo w:id="11587" w:author="Masato YOSHIKAWA" w:date="2026-01-20T12:21:00Z" w16du:dateUtc="2026-01-20T03:21:00Z">
              <w:r w:rsidRPr="005B6842">
                <w:rPr>
                  <w:rFonts w:ascii="Times New Roman" w:eastAsia="ＭＳ 明朝" w:hAnsi="Times New Roman" w:cs="Times New Roman"/>
                  <w:rPrChange w:id="11588" w:author="Masato YOSHIKAWA" w:date="2026-01-20T12:23:00Z" w16du:dateUtc="2026-01-20T03:23:00Z">
                    <w:rPr>
                      <w:rFonts w:ascii="ＭＳ 明朝" w:eastAsia="ＭＳ 明朝" w:hAnsi="ＭＳ 明朝"/>
                    </w:rPr>
                  </w:rPrChange>
                </w:rPr>
                <w:t>Minimization</w:t>
              </w:r>
            </w:moveTo>
          </w:p>
        </w:tc>
      </w:tr>
      <w:tr w:rsidR="005B6842" w:rsidRPr="005B6842" w14:paraId="4FA961F2" w14:textId="77777777" w:rsidTr="00C45809">
        <w:tc>
          <w:tcPr>
            <w:tcW w:w="582" w:type="pct"/>
          </w:tcPr>
          <w:p w14:paraId="4352117C" w14:textId="77777777" w:rsidR="005B6842" w:rsidRPr="005B6842" w:rsidRDefault="005B6842" w:rsidP="00C45809">
            <w:pPr>
              <w:pStyle w:val="af8"/>
              <w:rPr>
                <w:moveTo w:id="11589" w:author="Masato YOSHIKAWA" w:date="2026-01-20T12:21:00Z" w16du:dateUtc="2026-01-20T03:21:00Z"/>
                <w:rFonts w:ascii="Times New Roman" w:eastAsia="ＭＳ 明朝" w:hAnsi="Times New Roman" w:cs="Times New Roman"/>
                <w:rPrChange w:id="11590" w:author="Masato YOSHIKAWA" w:date="2026-01-20T12:23:00Z" w16du:dateUtc="2026-01-20T03:23:00Z">
                  <w:rPr>
                    <w:moveTo w:id="11591" w:author="Masato YOSHIKAWA" w:date="2026-01-20T12:21:00Z" w16du:dateUtc="2026-01-20T03:21:00Z"/>
                    <w:rFonts w:ascii="ＭＳ 明朝" w:eastAsia="ＭＳ 明朝" w:hAnsi="ＭＳ 明朝"/>
                  </w:rPr>
                </w:rPrChange>
              </w:rPr>
            </w:pPr>
            <w:moveTo w:id="11592" w:author="Masato YOSHIKAWA" w:date="2026-01-20T12:21:00Z" w16du:dateUtc="2026-01-20T03:21:00Z">
              <w:r w:rsidRPr="005B6842">
                <w:rPr>
                  <w:rFonts w:ascii="Times New Roman" w:eastAsia="ＭＳ 明朝" w:hAnsi="Times New Roman" w:cs="Times New Roman" w:hint="eastAsia"/>
                  <w:rPrChange w:id="11593" w:author="Masato YOSHIKAWA" w:date="2026-01-20T12:23:00Z" w16du:dateUtc="2026-01-20T03:23:00Z">
                    <w:rPr>
                      <w:rFonts w:ascii="ＭＳ 明朝" w:eastAsia="ＭＳ 明朝" w:hAnsi="ＭＳ 明朝" w:hint="eastAsia"/>
                    </w:rPr>
                  </w:rPrChange>
                </w:rPr>
                <w:t>由比ヶ浜</w:t>
              </w:r>
            </w:moveTo>
          </w:p>
        </w:tc>
        <w:tc>
          <w:tcPr>
            <w:tcW w:w="583" w:type="pct"/>
          </w:tcPr>
          <w:p w14:paraId="3E759F1C" w14:textId="77777777" w:rsidR="005B6842" w:rsidRPr="005B6842" w:rsidRDefault="005B6842" w:rsidP="00C45809">
            <w:pPr>
              <w:pStyle w:val="af8"/>
              <w:rPr>
                <w:moveTo w:id="11594" w:author="Masato YOSHIKAWA" w:date="2026-01-20T12:21:00Z" w16du:dateUtc="2026-01-20T03:21:00Z"/>
                <w:rFonts w:ascii="Times New Roman" w:eastAsia="ＭＳ 明朝" w:hAnsi="Times New Roman" w:cs="Times New Roman"/>
                <w:rPrChange w:id="11595" w:author="Masato YOSHIKAWA" w:date="2026-01-20T12:23:00Z" w16du:dateUtc="2026-01-20T03:23:00Z">
                  <w:rPr>
                    <w:moveTo w:id="11596" w:author="Masato YOSHIKAWA" w:date="2026-01-20T12:21:00Z" w16du:dateUtc="2026-01-20T03:21:00Z"/>
                    <w:rFonts w:ascii="ＭＳ 明朝" w:eastAsia="ＭＳ 明朝" w:hAnsi="ＭＳ 明朝"/>
                  </w:rPr>
                </w:rPrChange>
              </w:rPr>
            </w:pPr>
            <w:moveTo w:id="11597" w:author="Masato YOSHIKAWA" w:date="2026-01-20T12:21:00Z" w16du:dateUtc="2026-01-20T03:21:00Z">
              <w:r w:rsidRPr="005B6842">
                <w:rPr>
                  <w:rFonts w:ascii="Times New Roman" w:eastAsia="ＭＳ 明朝" w:hAnsi="Times New Roman" w:cs="Times New Roman"/>
                  <w:rPrChange w:id="11598" w:author="Masato YOSHIKAWA" w:date="2026-01-20T12:23:00Z" w16du:dateUtc="2026-01-20T03:23:00Z">
                    <w:rPr>
                      <w:rFonts w:ascii="ＭＳ 明朝" w:eastAsia="ＭＳ 明朝" w:hAnsi="ＭＳ 明朝"/>
                    </w:rPr>
                  </w:rPrChange>
                </w:rPr>
                <w:t>Yuigahama</w:t>
              </w:r>
            </w:moveTo>
          </w:p>
        </w:tc>
        <w:tc>
          <w:tcPr>
            <w:tcW w:w="629" w:type="pct"/>
          </w:tcPr>
          <w:p w14:paraId="4165BF93" w14:textId="77777777" w:rsidR="005B6842" w:rsidRPr="005B6842" w:rsidRDefault="005B6842" w:rsidP="00C45809">
            <w:pPr>
              <w:pStyle w:val="af8"/>
              <w:rPr>
                <w:moveTo w:id="11599" w:author="Masato YOSHIKAWA" w:date="2026-01-20T12:21:00Z" w16du:dateUtc="2026-01-20T03:21:00Z"/>
                <w:rFonts w:ascii="Times New Roman" w:eastAsia="ＭＳ 明朝" w:hAnsi="Times New Roman" w:cs="Times New Roman"/>
                <w:rPrChange w:id="11600" w:author="Masato YOSHIKAWA" w:date="2026-01-20T12:23:00Z" w16du:dateUtc="2026-01-20T03:23:00Z">
                  <w:rPr>
                    <w:moveTo w:id="11601" w:author="Masato YOSHIKAWA" w:date="2026-01-20T12:21:00Z" w16du:dateUtc="2026-01-20T03:21:00Z"/>
                    <w:rFonts w:ascii="ＭＳ 明朝" w:eastAsia="ＭＳ 明朝" w:hAnsi="ＭＳ 明朝"/>
                  </w:rPr>
                </w:rPrChange>
              </w:rPr>
            </w:pPr>
            <w:moveTo w:id="11602" w:author="Masato YOSHIKAWA" w:date="2026-01-20T12:21:00Z" w16du:dateUtc="2026-01-20T03:21:00Z">
              <w:r w:rsidRPr="005B6842">
                <w:rPr>
                  <w:rFonts w:ascii="Times New Roman" w:eastAsia="ＭＳ 明朝" w:hAnsi="Times New Roman" w:cs="Times New Roman"/>
                  <w:rPrChange w:id="11603" w:author="Masato YOSHIKAWA" w:date="2026-01-20T12:23:00Z" w16du:dateUtc="2026-01-20T03:23:00Z">
                    <w:rPr>
                      <w:rFonts w:ascii="ＭＳ 明朝" w:eastAsia="ＭＳ 明朝" w:hAnsi="ＭＳ 明朝"/>
                    </w:rPr>
                  </w:rPrChange>
                </w:rPr>
                <w:t>Yuigahama</w:t>
              </w:r>
            </w:moveTo>
          </w:p>
        </w:tc>
        <w:tc>
          <w:tcPr>
            <w:tcW w:w="779" w:type="pct"/>
          </w:tcPr>
          <w:p w14:paraId="77735266" w14:textId="77777777" w:rsidR="005B6842" w:rsidRPr="005B6842" w:rsidRDefault="005B6842" w:rsidP="00C45809">
            <w:pPr>
              <w:pStyle w:val="af8"/>
              <w:rPr>
                <w:moveTo w:id="11604" w:author="Masato YOSHIKAWA" w:date="2026-01-20T12:21:00Z" w16du:dateUtc="2026-01-20T03:21:00Z"/>
                <w:rFonts w:ascii="Times New Roman" w:eastAsia="ＭＳ 明朝" w:hAnsi="Times New Roman" w:cs="Times New Roman"/>
                <w:rPrChange w:id="11605" w:author="Masato YOSHIKAWA" w:date="2026-01-20T12:23:00Z" w16du:dateUtc="2026-01-20T03:23:00Z">
                  <w:rPr>
                    <w:moveTo w:id="11606" w:author="Masato YOSHIKAWA" w:date="2026-01-20T12:21:00Z" w16du:dateUtc="2026-01-20T03:21:00Z"/>
                    <w:rFonts w:ascii="ＭＳ 明朝" w:eastAsia="ＭＳ 明朝" w:hAnsi="ＭＳ 明朝"/>
                  </w:rPr>
                </w:rPrChange>
              </w:rPr>
            </w:pPr>
            <w:moveTo w:id="11607" w:author="Masato YOSHIKAWA" w:date="2026-01-20T12:21:00Z" w16du:dateUtc="2026-01-20T03:21:00Z">
              <w:r w:rsidRPr="005B6842">
                <w:rPr>
                  <w:rFonts w:ascii="Times New Roman" w:eastAsia="ＭＳ 明朝" w:hAnsi="Times New Roman" w:cs="Times New Roman"/>
                  <w:rPrChange w:id="11608" w:author="Masato YOSHIKAWA" w:date="2026-01-20T12:23:00Z" w16du:dateUtc="2026-01-20T03:23:00Z">
                    <w:rPr>
                      <w:rFonts w:ascii="ＭＳ 明朝" w:eastAsia="ＭＳ 明朝" w:hAnsi="ＭＳ 明朝"/>
                    </w:rPr>
                  </w:rPrChange>
                </w:rPr>
                <w:t>Borrowing</w:t>
              </w:r>
            </w:moveTo>
          </w:p>
        </w:tc>
        <w:tc>
          <w:tcPr>
            <w:tcW w:w="744" w:type="pct"/>
          </w:tcPr>
          <w:p w14:paraId="1E2D17C1" w14:textId="77777777" w:rsidR="005B6842" w:rsidRPr="005B6842" w:rsidRDefault="005B6842" w:rsidP="00C45809">
            <w:pPr>
              <w:pStyle w:val="af8"/>
              <w:rPr>
                <w:moveTo w:id="11609" w:author="Masato YOSHIKAWA" w:date="2026-01-20T12:21:00Z" w16du:dateUtc="2026-01-20T03:21:00Z"/>
                <w:rFonts w:ascii="Times New Roman" w:eastAsia="ＭＳ 明朝" w:hAnsi="Times New Roman" w:cs="Times New Roman"/>
                <w:rPrChange w:id="11610" w:author="Masato YOSHIKAWA" w:date="2026-01-20T12:23:00Z" w16du:dateUtc="2026-01-20T03:23:00Z">
                  <w:rPr>
                    <w:moveTo w:id="11611" w:author="Masato YOSHIKAWA" w:date="2026-01-20T12:21:00Z" w16du:dateUtc="2026-01-20T03:21:00Z"/>
                    <w:rFonts w:ascii="ＭＳ 明朝" w:eastAsia="ＭＳ 明朝" w:hAnsi="ＭＳ 明朝"/>
                  </w:rPr>
                </w:rPrChange>
              </w:rPr>
            </w:pPr>
            <w:moveTo w:id="11612" w:author="Masato YOSHIKAWA" w:date="2026-01-20T12:21:00Z" w16du:dateUtc="2026-01-20T03:21:00Z">
              <w:r w:rsidRPr="005B6842">
                <w:rPr>
                  <w:rFonts w:ascii="Times New Roman" w:eastAsia="ＭＳ 明朝" w:hAnsi="Times New Roman" w:cs="Times New Roman"/>
                  <w:rPrChange w:id="11613" w:author="Masato YOSHIKAWA" w:date="2026-01-20T12:23:00Z" w16du:dateUtc="2026-01-20T03:23:00Z">
                    <w:rPr>
                      <w:rFonts w:ascii="ＭＳ 明朝" w:eastAsia="ＭＳ 明朝" w:hAnsi="ＭＳ 明朝"/>
                    </w:rPr>
                  </w:rPrChange>
                </w:rPr>
                <w:t>Acceptance</w:t>
              </w:r>
            </w:moveTo>
          </w:p>
        </w:tc>
        <w:tc>
          <w:tcPr>
            <w:tcW w:w="851" w:type="pct"/>
          </w:tcPr>
          <w:p w14:paraId="42F514F7" w14:textId="77777777" w:rsidR="005B6842" w:rsidRPr="005B6842" w:rsidRDefault="005B6842" w:rsidP="00C45809">
            <w:pPr>
              <w:pStyle w:val="af8"/>
              <w:rPr>
                <w:moveTo w:id="11614" w:author="Masato YOSHIKAWA" w:date="2026-01-20T12:21:00Z" w16du:dateUtc="2026-01-20T03:21:00Z"/>
                <w:rFonts w:ascii="Times New Roman" w:eastAsia="ＭＳ 明朝" w:hAnsi="Times New Roman" w:cs="Times New Roman"/>
                <w:rPrChange w:id="11615" w:author="Masato YOSHIKAWA" w:date="2026-01-20T12:23:00Z" w16du:dateUtc="2026-01-20T03:23:00Z">
                  <w:rPr>
                    <w:moveTo w:id="11616" w:author="Masato YOSHIKAWA" w:date="2026-01-20T12:21:00Z" w16du:dateUtc="2026-01-20T03:21:00Z"/>
                    <w:rFonts w:ascii="ＭＳ 明朝" w:eastAsia="ＭＳ 明朝" w:hAnsi="ＭＳ 明朝"/>
                  </w:rPr>
                </w:rPrChange>
              </w:rPr>
            </w:pPr>
            <w:moveTo w:id="11617" w:author="Masato YOSHIKAWA" w:date="2026-01-20T12:21:00Z" w16du:dateUtc="2026-01-20T03:21:00Z">
              <w:r w:rsidRPr="005B6842">
                <w:rPr>
                  <w:rFonts w:ascii="Times New Roman" w:eastAsia="ＭＳ 明朝" w:hAnsi="Times New Roman" w:cs="Times New Roman"/>
                  <w:rPrChange w:id="11618" w:author="Masato YOSHIKAWA" w:date="2026-01-20T12:23:00Z" w16du:dateUtc="2026-01-20T03:23:00Z">
                    <w:rPr>
                      <w:rFonts w:ascii="ＭＳ 明朝" w:eastAsia="ＭＳ 明朝" w:hAnsi="ＭＳ 明朝"/>
                    </w:rPr>
                  </w:rPrChange>
                </w:rPr>
                <w:t>Borrowing</w:t>
              </w:r>
            </w:moveTo>
          </w:p>
        </w:tc>
        <w:tc>
          <w:tcPr>
            <w:tcW w:w="831" w:type="pct"/>
          </w:tcPr>
          <w:p w14:paraId="4F321701" w14:textId="77777777" w:rsidR="005B6842" w:rsidRPr="005B6842" w:rsidRDefault="005B6842" w:rsidP="00C45809">
            <w:pPr>
              <w:pStyle w:val="af8"/>
              <w:rPr>
                <w:moveTo w:id="11619" w:author="Masato YOSHIKAWA" w:date="2026-01-20T12:21:00Z" w16du:dateUtc="2026-01-20T03:21:00Z"/>
                <w:rFonts w:ascii="Times New Roman" w:eastAsia="ＭＳ 明朝" w:hAnsi="Times New Roman" w:cs="Times New Roman"/>
                <w:rPrChange w:id="11620" w:author="Masato YOSHIKAWA" w:date="2026-01-20T12:23:00Z" w16du:dateUtc="2026-01-20T03:23:00Z">
                  <w:rPr>
                    <w:moveTo w:id="11621" w:author="Masato YOSHIKAWA" w:date="2026-01-20T12:21:00Z" w16du:dateUtc="2026-01-20T03:21:00Z"/>
                    <w:rFonts w:ascii="ＭＳ 明朝" w:eastAsia="ＭＳ 明朝" w:hAnsi="ＭＳ 明朝"/>
                  </w:rPr>
                </w:rPrChange>
              </w:rPr>
            </w:pPr>
            <w:moveTo w:id="11622" w:author="Masato YOSHIKAWA" w:date="2026-01-20T12:21:00Z" w16du:dateUtc="2026-01-20T03:21:00Z">
              <w:r w:rsidRPr="005B6842">
                <w:rPr>
                  <w:rFonts w:ascii="Times New Roman" w:eastAsia="ＭＳ 明朝" w:hAnsi="Times New Roman" w:cs="Times New Roman"/>
                  <w:rPrChange w:id="11623" w:author="Masato YOSHIKAWA" w:date="2026-01-20T12:23:00Z" w16du:dateUtc="2026-01-20T03:23:00Z">
                    <w:rPr>
                      <w:rFonts w:ascii="ＭＳ 明朝" w:eastAsia="ＭＳ 明朝" w:hAnsi="ＭＳ 明朝"/>
                    </w:rPr>
                  </w:rPrChange>
                </w:rPr>
                <w:t>Acceptance</w:t>
              </w:r>
            </w:moveTo>
          </w:p>
        </w:tc>
      </w:tr>
      <w:tr w:rsidR="005B6842" w:rsidRPr="005B6842" w14:paraId="04FC9270" w14:textId="77777777" w:rsidTr="00C45809">
        <w:tc>
          <w:tcPr>
            <w:tcW w:w="582" w:type="pct"/>
          </w:tcPr>
          <w:p w14:paraId="301F5FED" w14:textId="77777777" w:rsidR="005B6842" w:rsidRPr="005B6842" w:rsidRDefault="005B6842" w:rsidP="00C45809">
            <w:pPr>
              <w:pStyle w:val="af8"/>
              <w:rPr>
                <w:moveTo w:id="11624" w:author="Masato YOSHIKAWA" w:date="2026-01-20T12:21:00Z" w16du:dateUtc="2026-01-20T03:21:00Z"/>
                <w:rFonts w:ascii="Times New Roman" w:eastAsia="ＭＳ 明朝" w:hAnsi="Times New Roman" w:cs="Times New Roman"/>
                <w:rPrChange w:id="11625" w:author="Masato YOSHIKAWA" w:date="2026-01-20T12:23:00Z" w16du:dateUtc="2026-01-20T03:23:00Z">
                  <w:rPr>
                    <w:moveTo w:id="11626" w:author="Masato YOSHIKAWA" w:date="2026-01-20T12:21:00Z" w16du:dateUtc="2026-01-20T03:21:00Z"/>
                    <w:rFonts w:ascii="ＭＳ 明朝" w:eastAsia="ＭＳ 明朝" w:hAnsi="ＭＳ 明朝"/>
                  </w:rPr>
                </w:rPrChange>
              </w:rPr>
            </w:pPr>
            <w:moveTo w:id="11627" w:author="Masato YOSHIKAWA" w:date="2026-01-20T12:21:00Z" w16du:dateUtc="2026-01-20T03:21:00Z">
              <w:r w:rsidRPr="005B6842">
                <w:rPr>
                  <w:rFonts w:ascii="Times New Roman" w:eastAsia="ＭＳ 明朝" w:hAnsi="Times New Roman" w:cs="Times New Roman" w:hint="eastAsia"/>
                  <w:rPrChange w:id="11628" w:author="Masato YOSHIKAWA" w:date="2026-01-20T12:23:00Z" w16du:dateUtc="2026-01-20T03:23:00Z">
                    <w:rPr>
                      <w:rFonts w:ascii="ＭＳ 明朝" w:eastAsia="ＭＳ 明朝" w:hAnsi="ＭＳ 明朝" w:hint="eastAsia"/>
                    </w:rPr>
                  </w:rPrChange>
                </w:rPr>
                <w:t>猿股</w:t>
              </w:r>
            </w:moveTo>
          </w:p>
        </w:tc>
        <w:tc>
          <w:tcPr>
            <w:tcW w:w="583" w:type="pct"/>
          </w:tcPr>
          <w:p w14:paraId="3EAFC6DD" w14:textId="77777777" w:rsidR="005B6842" w:rsidRPr="005B6842" w:rsidRDefault="005B6842" w:rsidP="00C45809">
            <w:pPr>
              <w:pStyle w:val="af8"/>
              <w:rPr>
                <w:moveTo w:id="11629" w:author="Masato YOSHIKAWA" w:date="2026-01-20T12:21:00Z" w16du:dateUtc="2026-01-20T03:21:00Z"/>
                <w:rFonts w:ascii="Times New Roman" w:eastAsia="ＭＳ 明朝" w:hAnsi="Times New Roman" w:cs="Times New Roman"/>
                <w:rPrChange w:id="11630" w:author="Masato YOSHIKAWA" w:date="2026-01-20T12:23:00Z" w16du:dateUtc="2026-01-20T03:23:00Z">
                  <w:rPr>
                    <w:moveTo w:id="11631" w:author="Masato YOSHIKAWA" w:date="2026-01-20T12:21:00Z" w16du:dateUtc="2026-01-20T03:21:00Z"/>
                    <w:rFonts w:ascii="ＭＳ 明朝" w:eastAsia="ＭＳ 明朝" w:hAnsi="ＭＳ 明朝"/>
                  </w:rPr>
                </w:rPrChange>
              </w:rPr>
            </w:pPr>
            <w:moveTo w:id="11632" w:author="Masato YOSHIKAWA" w:date="2026-01-20T12:21:00Z" w16du:dateUtc="2026-01-20T03:21:00Z">
              <w:r w:rsidRPr="005B6842">
                <w:rPr>
                  <w:rFonts w:ascii="Times New Roman" w:eastAsia="ＭＳ 明朝" w:hAnsi="Times New Roman" w:cs="Times New Roman"/>
                  <w:rPrChange w:id="11633" w:author="Masato YOSHIKAWA" w:date="2026-01-20T12:23:00Z" w16du:dateUtc="2026-01-20T03:23:00Z">
                    <w:rPr>
                      <w:rFonts w:ascii="ＭＳ 明朝" w:eastAsia="ＭＳ 明朝" w:hAnsi="ＭＳ 明朝"/>
                    </w:rPr>
                  </w:rPrChange>
                </w:rPr>
                <w:t>exposing his body</w:t>
              </w:r>
            </w:moveTo>
          </w:p>
        </w:tc>
        <w:tc>
          <w:tcPr>
            <w:tcW w:w="629" w:type="pct"/>
          </w:tcPr>
          <w:p w14:paraId="786CD5DD" w14:textId="77777777" w:rsidR="005B6842" w:rsidRPr="005B6842" w:rsidRDefault="005B6842" w:rsidP="00C45809">
            <w:pPr>
              <w:pStyle w:val="af8"/>
              <w:rPr>
                <w:moveTo w:id="11634" w:author="Masato YOSHIKAWA" w:date="2026-01-20T12:21:00Z" w16du:dateUtc="2026-01-20T03:21:00Z"/>
                <w:rFonts w:ascii="Times New Roman" w:eastAsia="ＭＳ 明朝" w:hAnsi="Times New Roman" w:cs="Times New Roman"/>
                <w:rPrChange w:id="11635" w:author="Masato YOSHIKAWA" w:date="2026-01-20T12:23:00Z" w16du:dateUtc="2026-01-20T03:23:00Z">
                  <w:rPr>
                    <w:moveTo w:id="11636" w:author="Masato YOSHIKAWA" w:date="2026-01-20T12:21:00Z" w16du:dateUtc="2026-01-20T03:21:00Z"/>
                    <w:rFonts w:ascii="ＭＳ 明朝" w:eastAsia="ＭＳ 明朝" w:hAnsi="ＭＳ 明朝"/>
                  </w:rPr>
                </w:rPrChange>
              </w:rPr>
            </w:pPr>
            <w:moveTo w:id="11637" w:author="Masato YOSHIKAWA" w:date="2026-01-20T12:21:00Z" w16du:dateUtc="2026-01-20T03:21:00Z">
              <w:r w:rsidRPr="005B6842">
                <w:rPr>
                  <w:rFonts w:ascii="Times New Roman" w:eastAsia="ＭＳ 明朝" w:hAnsi="Times New Roman" w:cs="Times New Roman"/>
                  <w:rPrChange w:id="11638" w:author="Masato YOSHIKAWA" w:date="2026-01-20T12:23:00Z" w16du:dateUtc="2026-01-20T03:23:00Z">
                    <w:rPr>
                      <w:rFonts w:ascii="ＭＳ 明朝" w:eastAsia="ＭＳ 明朝" w:hAnsi="ＭＳ 明朝"/>
                    </w:rPr>
                  </w:rPrChange>
                </w:rPr>
                <w:t>lightly clad</w:t>
              </w:r>
            </w:moveTo>
          </w:p>
        </w:tc>
        <w:tc>
          <w:tcPr>
            <w:tcW w:w="779" w:type="pct"/>
          </w:tcPr>
          <w:p w14:paraId="0255675D" w14:textId="77777777" w:rsidR="005B6842" w:rsidRPr="005B6842" w:rsidRDefault="005B6842" w:rsidP="00C45809">
            <w:pPr>
              <w:pStyle w:val="af8"/>
              <w:rPr>
                <w:moveTo w:id="11639" w:author="Masato YOSHIKAWA" w:date="2026-01-20T12:21:00Z" w16du:dateUtc="2026-01-20T03:21:00Z"/>
                <w:rFonts w:ascii="Times New Roman" w:eastAsia="ＭＳ 明朝" w:hAnsi="Times New Roman" w:cs="Times New Roman"/>
                <w:rPrChange w:id="11640" w:author="Masato YOSHIKAWA" w:date="2026-01-20T12:23:00Z" w16du:dateUtc="2026-01-20T03:23:00Z">
                  <w:rPr>
                    <w:moveTo w:id="11641" w:author="Masato YOSHIKAWA" w:date="2026-01-20T12:21:00Z" w16du:dateUtc="2026-01-20T03:21:00Z"/>
                    <w:rFonts w:ascii="ＭＳ 明朝" w:eastAsia="ＭＳ 明朝" w:hAnsi="ＭＳ 明朝"/>
                  </w:rPr>
                </w:rPrChange>
              </w:rPr>
            </w:pPr>
            <w:moveTo w:id="11642" w:author="Masato YOSHIKAWA" w:date="2026-01-20T12:21:00Z" w16du:dateUtc="2026-01-20T03:21:00Z">
              <w:r w:rsidRPr="005B6842">
                <w:rPr>
                  <w:rFonts w:ascii="Times New Roman" w:eastAsia="ＭＳ 明朝" w:hAnsi="Times New Roman" w:cs="Times New Roman"/>
                  <w:rPrChange w:id="11643" w:author="Masato YOSHIKAWA" w:date="2026-01-20T12:23:00Z" w16du:dateUtc="2026-01-20T03:23:00Z">
                    <w:rPr>
                      <w:rFonts w:ascii="ＭＳ 明朝" w:eastAsia="ＭＳ 明朝" w:hAnsi="ＭＳ 明朝"/>
                    </w:rPr>
                  </w:rPrChange>
                </w:rPr>
                <w:t>Generalization</w:t>
              </w:r>
            </w:moveTo>
          </w:p>
        </w:tc>
        <w:tc>
          <w:tcPr>
            <w:tcW w:w="744" w:type="pct"/>
          </w:tcPr>
          <w:p w14:paraId="216B19CD" w14:textId="77777777" w:rsidR="005B6842" w:rsidRPr="005B6842" w:rsidRDefault="005B6842" w:rsidP="00C45809">
            <w:pPr>
              <w:pStyle w:val="af8"/>
              <w:rPr>
                <w:moveTo w:id="11644" w:author="Masato YOSHIKAWA" w:date="2026-01-20T12:21:00Z" w16du:dateUtc="2026-01-20T03:21:00Z"/>
                <w:rFonts w:ascii="Times New Roman" w:eastAsia="ＭＳ 明朝" w:hAnsi="Times New Roman" w:cs="Times New Roman"/>
                <w:rPrChange w:id="11645" w:author="Masato YOSHIKAWA" w:date="2026-01-20T12:23:00Z" w16du:dateUtc="2026-01-20T03:23:00Z">
                  <w:rPr>
                    <w:moveTo w:id="11646" w:author="Masato YOSHIKAWA" w:date="2026-01-20T12:21:00Z" w16du:dateUtc="2026-01-20T03:21:00Z"/>
                    <w:rFonts w:ascii="ＭＳ 明朝" w:eastAsia="ＭＳ 明朝" w:hAnsi="ＭＳ 明朝"/>
                  </w:rPr>
                </w:rPrChange>
              </w:rPr>
            </w:pPr>
            <w:moveTo w:id="11647" w:author="Masato YOSHIKAWA" w:date="2026-01-20T12:21:00Z" w16du:dateUtc="2026-01-20T03:21:00Z">
              <w:r w:rsidRPr="005B6842">
                <w:rPr>
                  <w:rFonts w:ascii="Times New Roman" w:eastAsia="ＭＳ 明朝" w:hAnsi="Times New Roman" w:cs="Times New Roman"/>
                  <w:rPrChange w:id="11648" w:author="Masato YOSHIKAWA" w:date="2026-01-20T12:23:00Z" w16du:dateUtc="2026-01-20T03:23:00Z">
                    <w:rPr>
                      <w:rFonts w:ascii="ＭＳ 明朝" w:eastAsia="ＭＳ 明朝" w:hAnsi="ＭＳ 明朝"/>
                    </w:rPr>
                  </w:rPrChange>
                </w:rPr>
                <w:t>Denial</w:t>
              </w:r>
            </w:moveTo>
          </w:p>
        </w:tc>
        <w:tc>
          <w:tcPr>
            <w:tcW w:w="851" w:type="pct"/>
          </w:tcPr>
          <w:p w14:paraId="24C99E1A" w14:textId="77777777" w:rsidR="005B6842" w:rsidRPr="005B6842" w:rsidRDefault="005B6842" w:rsidP="00C45809">
            <w:pPr>
              <w:pStyle w:val="af8"/>
              <w:rPr>
                <w:moveTo w:id="11649" w:author="Masato YOSHIKAWA" w:date="2026-01-20T12:21:00Z" w16du:dateUtc="2026-01-20T03:21:00Z"/>
                <w:rFonts w:ascii="Times New Roman" w:eastAsia="ＭＳ 明朝" w:hAnsi="Times New Roman" w:cs="Times New Roman"/>
                <w:rPrChange w:id="11650" w:author="Masato YOSHIKAWA" w:date="2026-01-20T12:23:00Z" w16du:dateUtc="2026-01-20T03:23:00Z">
                  <w:rPr>
                    <w:moveTo w:id="11651" w:author="Masato YOSHIKAWA" w:date="2026-01-20T12:21:00Z" w16du:dateUtc="2026-01-20T03:21:00Z"/>
                    <w:rFonts w:ascii="ＭＳ 明朝" w:eastAsia="ＭＳ 明朝" w:hAnsi="ＭＳ 明朝"/>
                  </w:rPr>
                </w:rPrChange>
              </w:rPr>
            </w:pPr>
            <w:moveTo w:id="11652" w:author="Masato YOSHIKAWA" w:date="2026-01-20T12:21:00Z" w16du:dateUtc="2026-01-20T03:21:00Z">
              <w:r w:rsidRPr="005B6842">
                <w:rPr>
                  <w:rFonts w:ascii="Times New Roman" w:eastAsia="ＭＳ 明朝" w:hAnsi="Times New Roman" w:cs="Times New Roman"/>
                  <w:rPrChange w:id="11653" w:author="Masato YOSHIKAWA" w:date="2026-01-20T12:23:00Z" w16du:dateUtc="2026-01-20T03:23:00Z">
                    <w:rPr>
                      <w:rFonts w:ascii="ＭＳ 明朝" w:eastAsia="ＭＳ 明朝" w:hAnsi="ＭＳ 明朝"/>
                    </w:rPr>
                  </w:rPrChange>
                </w:rPr>
                <w:t>Generalization</w:t>
              </w:r>
            </w:moveTo>
          </w:p>
        </w:tc>
        <w:tc>
          <w:tcPr>
            <w:tcW w:w="831" w:type="pct"/>
          </w:tcPr>
          <w:p w14:paraId="65C300A4" w14:textId="77777777" w:rsidR="005B6842" w:rsidRPr="005B6842" w:rsidRDefault="005B6842" w:rsidP="00C45809">
            <w:pPr>
              <w:pStyle w:val="af8"/>
              <w:rPr>
                <w:moveTo w:id="11654" w:author="Masato YOSHIKAWA" w:date="2026-01-20T12:21:00Z" w16du:dateUtc="2026-01-20T03:21:00Z"/>
                <w:rFonts w:ascii="Times New Roman" w:eastAsia="ＭＳ 明朝" w:hAnsi="Times New Roman" w:cs="Times New Roman"/>
                <w:rPrChange w:id="11655" w:author="Masato YOSHIKAWA" w:date="2026-01-20T12:23:00Z" w16du:dateUtc="2026-01-20T03:23:00Z">
                  <w:rPr>
                    <w:moveTo w:id="11656" w:author="Masato YOSHIKAWA" w:date="2026-01-20T12:21:00Z" w16du:dateUtc="2026-01-20T03:21:00Z"/>
                    <w:rFonts w:ascii="ＭＳ 明朝" w:eastAsia="ＭＳ 明朝" w:hAnsi="ＭＳ 明朝"/>
                  </w:rPr>
                </w:rPrChange>
              </w:rPr>
            </w:pPr>
            <w:moveTo w:id="11657" w:author="Masato YOSHIKAWA" w:date="2026-01-20T12:21:00Z" w16du:dateUtc="2026-01-20T03:21:00Z">
              <w:r w:rsidRPr="005B6842">
                <w:rPr>
                  <w:rFonts w:ascii="Times New Roman" w:eastAsia="ＭＳ 明朝" w:hAnsi="Times New Roman" w:cs="Times New Roman"/>
                  <w:rPrChange w:id="11658" w:author="Masato YOSHIKAWA" w:date="2026-01-20T12:23:00Z" w16du:dateUtc="2026-01-20T03:23:00Z">
                    <w:rPr>
                      <w:rFonts w:ascii="ＭＳ 明朝" w:eastAsia="ＭＳ 明朝" w:hAnsi="ＭＳ 明朝"/>
                    </w:rPr>
                  </w:rPrChange>
                </w:rPr>
                <w:t>Minimization</w:t>
              </w:r>
            </w:moveTo>
          </w:p>
        </w:tc>
      </w:tr>
      <w:tr w:rsidR="005B6842" w:rsidRPr="005B6842" w14:paraId="0F944CD9" w14:textId="77777777" w:rsidTr="00C45809">
        <w:tc>
          <w:tcPr>
            <w:tcW w:w="582" w:type="pct"/>
          </w:tcPr>
          <w:p w14:paraId="688A73A7" w14:textId="77777777" w:rsidR="005B6842" w:rsidRPr="005B6842" w:rsidRDefault="005B6842" w:rsidP="00C45809">
            <w:pPr>
              <w:pStyle w:val="af8"/>
              <w:rPr>
                <w:moveTo w:id="11659" w:author="Masato YOSHIKAWA" w:date="2026-01-20T12:21:00Z" w16du:dateUtc="2026-01-20T03:21:00Z"/>
                <w:rFonts w:ascii="Times New Roman" w:eastAsia="ＭＳ 明朝" w:hAnsi="Times New Roman" w:cs="Times New Roman"/>
                <w:rPrChange w:id="11660" w:author="Masato YOSHIKAWA" w:date="2026-01-20T12:23:00Z" w16du:dateUtc="2026-01-20T03:23:00Z">
                  <w:rPr>
                    <w:moveTo w:id="11661" w:author="Masato YOSHIKAWA" w:date="2026-01-20T12:21:00Z" w16du:dateUtc="2026-01-20T03:21:00Z"/>
                    <w:rFonts w:ascii="ＭＳ 明朝" w:eastAsia="ＭＳ 明朝" w:hAnsi="ＭＳ 明朝"/>
                  </w:rPr>
                </w:rPrChange>
              </w:rPr>
            </w:pPr>
            <w:moveTo w:id="11662" w:author="Masato YOSHIKAWA" w:date="2026-01-20T12:21:00Z" w16du:dateUtc="2026-01-20T03:21:00Z">
              <w:r w:rsidRPr="005B6842">
                <w:rPr>
                  <w:rFonts w:ascii="Times New Roman" w:eastAsia="ＭＳ 明朝" w:hAnsi="Times New Roman" w:cs="Times New Roman" w:hint="eastAsia"/>
                  <w:rPrChange w:id="11663" w:author="Masato YOSHIKAWA" w:date="2026-01-20T12:23:00Z" w16du:dateUtc="2026-01-20T03:23:00Z">
                    <w:rPr>
                      <w:rFonts w:ascii="ＭＳ 明朝" w:eastAsia="ＭＳ 明朝" w:hAnsi="ＭＳ 明朝" w:hint="eastAsia"/>
                    </w:rPr>
                  </w:rPrChange>
                </w:rPr>
                <w:t>手拭い</w:t>
              </w:r>
            </w:moveTo>
          </w:p>
        </w:tc>
        <w:tc>
          <w:tcPr>
            <w:tcW w:w="583" w:type="pct"/>
          </w:tcPr>
          <w:p w14:paraId="2283CAE0" w14:textId="77777777" w:rsidR="005B6842" w:rsidRPr="005B6842" w:rsidRDefault="005B6842" w:rsidP="00C45809">
            <w:pPr>
              <w:pStyle w:val="af8"/>
              <w:rPr>
                <w:moveTo w:id="11664" w:author="Masato YOSHIKAWA" w:date="2026-01-20T12:21:00Z" w16du:dateUtc="2026-01-20T03:21:00Z"/>
                <w:rFonts w:ascii="Times New Roman" w:eastAsia="ＭＳ 明朝" w:hAnsi="Times New Roman" w:cs="Times New Roman"/>
                <w:rPrChange w:id="11665" w:author="Masato YOSHIKAWA" w:date="2026-01-20T12:23:00Z" w16du:dateUtc="2026-01-20T03:23:00Z">
                  <w:rPr>
                    <w:moveTo w:id="11666" w:author="Masato YOSHIKAWA" w:date="2026-01-20T12:21:00Z" w16du:dateUtc="2026-01-20T03:21:00Z"/>
                    <w:rFonts w:ascii="ＭＳ 明朝" w:eastAsia="ＭＳ 明朝" w:hAnsi="ＭＳ 明朝"/>
                  </w:rPr>
                </w:rPrChange>
              </w:rPr>
            </w:pPr>
            <w:moveTo w:id="11667" w:author="Masato YOSHIKAWA" w:date="2026-01-20T12:21:00Z" w16du:dateUtc="2026-01-20T03:21:00Z">
              <w:r w:rsidRPr="005B6842">
                <w:rPr>
                  <w:rFonts w:ascii="Times New Roman" w:eastAsia="ＭＳ 明朝" w:hAnsi="Times New Roman" w:cs="Times New Roman"/>
                  <w:rPrChange w:id="11668" w:author="Masato YOSHIKAWA" w:date="2026-01-20T12:23:00Z" w16du:dateUtc="2026-01-20T03:23:00Z">
                    <w:rPr>
                      <w:rFonts w:ascii="ＭＳ 明朝" w:eastAsia="ＭＳ 明朝" w:hAnsi="ＭＳ 明朝"/>
                    </w:rPr>
                  </w:rPrChange>
                </w:rPr>
                <w:t>towel</w:t>
              </w:r>
            </w:moveTo>
          </w:p>
        </w:tc>
        <w:tc>
          <w:tcPr>
            <w:tcW w:w="629" w:type="pct"/>
          </w:tcPr>
          <w:p w14:paraId="350ABADC" w14:textId="77777777" w:rsidR="005B6842" w:rsidRPr="005B6842" w:rsidRDefault="005B6842" w:rsidP="00C45809">
            <w:pPr>
              <w:pStyle w:val="af8"/>
              <w:rPr>
                <w:moveTo w:id="11669" w:author="Masato YOSHIKAWA" w:date="2026-01-20T12:21:00Z" w16du:dateUtc="2026-01-20T03:21:00Z"/>
                <w:rFonts w:ascii="Times New Roman" w:eastAsia="ＭＳ 明朝" w:hAnsi="Times New Roman" w:cs="Times New Roman"/>
                <w:rPrChange w:id="11670" w:author="Masato YOSHIKAWA" w:date="2026-01-20T12:23:00Z" w16du:dateUtc="2026-01-20T03:23:00Z">
                  <w:rPr>
                    <w:moveTo w:id="11671" w:author="Masato YOSHIKAWA" w:date="2026-01-20T12:21:00Z" w16du:dateUtc="2026-01-20T03:21:00Z"/>
                    <w:rFonts w:ascii="ＭＳ 明朝" w:eastAsia="ＭＳ 明朝" w:hAnsi="ＭＳ 明朝"/>
                  </w:rPr>
                </w:rPrChange>
              </w:rPr>
            </w:pPr>
            <w:moveTo w:id="11672" w:author="Masato YOSHIKAWA" w:date="2026-01-20T12:21:00Z" w16du:dateUtc="2026-01-20T03:21:00Z">
              <w:r w:rsidRPr="005B6842">
                <w:rPr>
                  <w:rFonts w:ascii="Times New Roman" w:eastAsia="ＭＳ 明朝" w:hAnsi="Times New Roman" w:cs="Times New Roman"/>
                  <w:rPrChange w:id="11673" w:author="Masato YOSHIKAWA" w:date="2026-01-20T12:23:00Z" w16du:dateUtc="2026-01-20T03:23:00Z">
                    <w:rPr>
                      <w:rFonts w:ascii="ＭＳ 明朝" w:eastAsia="ＭＳ 明朝" w:hAnsi="ＭＳ 明朝"/>
                    </w:rPr>
                  </w:rPrChange>
                </w:rPr>
                <w:t>towel</w:t>
              </w:r>
            </w:moveTo>
          </w:p>
        </w:tc>
        <w:tc>
          <w:tcPr>
            <w:tcW w:w="779" w:type="pct"/>
          </w:tcPr>
          <w:p w14:paraId="77AF4856" w14:textId="77777777" w:rsidR="005B6842" w:rsidRPr="005B6842" w:rsidRDefault="005B6842" w:rsidP="00C45809">
            <w:pPr>
              <w:pStyle w:val="af8"/>
              <w:rPr>
                <w:moveTo w:id="11674" w:author="Masato YOSHIKAWA" w:date="2026-01-20T12:21:00Z" w16du:dateUtc="2026-01-20T03:21:00Z"/>
                <w:rFonts w:ascii="Times New Roman" w:eastAsia="ＭＳ 明朝" w:hAnsi="Times New Roman" w:cs="Times New Roman"/>
                <w:rPrChange w:id="11675" w:author="Masato YOSHIKAWA" w:date="2026-01-20T12:23:00Z" w16du:dateUtc="2026-01-20T03:23:00Z">
                  <w:rPr>
                    <w:moveTo w:id="11676" w:author="Masato YOSHIKAWA" w:date="2026-01-20T12:21:00Z" w16du:dateUtc="2026-01-20T03:21:00Z"/>
                    <w:rFonts w:ascii="ＭＳ 明朝" w:eastAsia="ＭＳ 明朝" w:hAnsi="ＭＳ 明朝"/>
                  </w:rPr>
                </w:rPrChange>
              </w:rPr>
            </w:pPr>
            <w:moveTo w:id="11677" w:author="Masato YOSHIKAWA" w:date="2026-01-20T12:21:00Z" w16du:dateUtc="2026-01-20T03:21:00Z">
              <w:r w:rsidRPr="005B6842">
                <w:rPr>
                  <w:rFonts w:ascii="Times New Roman" w:eastAsia="ＭＳ 明朝" w:hAnsi="Times New Roman" w:cs="Times New Roman"/>
                  <w:rPrChange w:id="11678" w:author="Masato YOSHIKAWA" w:date="2026-01-20T12:23:00Z" w16du:dateUtc="2026-01-20T03:23:00Z">
                    <w:rPr>
                      <w:rFonts w:ascii="ＭＳ 明朝" w:eastAsia="ＭＳ 明朝" w:hAnsi="ＭＳ 明朝"/>
                    </w:rPr>
                  </w:rPrChange>
                </w:rPr>
                <w:t>Established equivalent</w:t>
              </w:r>
            </w:moveTo>
          </w:p>
        </w:tc>
        <w:tc>
          <w:tcPr>
            <w:tcW w:w="744" w:type="pct"/>
          </w:tcPr>
          <w:p w14:paraId="1A76F0D9" w14:textId="77777777" w:rsidR="005B6842" w:rsidRPr="005B6842" w:rsidRDefault="005B6842" w:rsidP="00C45809">
            <w:pPr>
              <w:pStyle w:val="af8"/>
              <w:rPr>
                <w:moveTo w:id="11679" w:author="Masato YOSHIKAWA" w:date="2026-01-20T12:21:00Z" w16du:dateUtc="2026-01-20T03:21:00Z"/>
                <w:rFonts w:ascii="Times New Roman" w:eastAsia="ＭＳ 明朝" w:hAnsi="Times New Roman" w:cs="Times New Roman"/>
                <w:rPrChange w:id="11680" w:author="Masato YOSHIKAWA" w:date="2026-01-20T12:23:00Z" w16du:dateUtc="2026-01-20T03:23:00Z">
                  <w:rPr>
                    <w:moveTo w:id="11681" w:author="Masato YOSHIKAWA" w:date="2026-01-20T12:21:00Z" w16du:dateUtc="2026-01-20T03:21:00Z"/>
                    <w:rFonts w:ascii="ＭＳ 明朝" w:eastAsia="ＭＳ 明朝" w:hAnsi="ＭＳ 明朝"/>
                  </w:rPr>
                </w:rPrChange>
              </w:rPr>
            </w:pPr>
            <w:moveTo w:id="11682" w:author="Masato YOSHIKAWA" w:date="2026-01-20T12:21:00Z" w16du:dateUtc="2026-01-20T03:21:00Z">
              <w:r w:rsidRPr="005B6842">
                <w:rPr>
                  <w:rFonts w:ascii="Times New Roman" w:eastAsia="ＭＳ 明朝" w:hAnsi="Times New Roman" w:cs="Times New Roman"/>
                  <w:rPrChange w:id="11683" w:author="Masato YOSHIKAWA" w:date="2026-01-20T12:23:00Z" w16du:dateUtc="2026-01-20T03:23:00Z">
                    <w:rPr>
                      <w:rFonts w:ascii="ＭＳ 明朝" w:eastAsia="ＭＳ 明朝" w:hAnsi="ＭＳ 明朝"/>
                    </w:rPr>
                  </w:rPrChange>
                </w:rPr>
                <w:t>Minimization</w:t>
              </w:r>
            </w:moveTo>
          </w:p>
        </w:tc>
        <w:tc>
          <w:tcPr>
            <w:tcW w:w="851" w:type="pct"/>
          </w:tcPr>
          <w:p w14:paraId="600273FF" w14:textId="77777777" w:rsidR="005B6842" w:rsidRPr="005B6842" w:rsidRDefault="005B6842" w:rsidP="00C45809">
            <w:pPr>
              <w:pStyle w:val="af8"/>
              <w:rPr>
                <w:moveTo w:id="11684" w:author="Masato YOSHIKAWA" w:date="2026-01-20T12:21:00Z" w16du:dateUtc="2026-01-20T03:21:00Z"/>
                <w:rFonts w:ascii="Times New Roman" w:eastAsia="ＭＳ 明朝" w:hAnsi="Times New Roman" w:cs="Times New Roman"/>
                <w:rPrChange w:id="11685" w:author="Masato YOSHIKAWA" w:date="2026-01-20T12:23:00Z" w16du:dateUtc="2026-01-20T03:23:00Z">
                  <w:rPr>
                    <w:moveTo w:id="11686" w:author="Masato YOSHIKAWA" w:date="2026-01-20T12:21:00Z" w16du:dateUtc="2026-01-20T03:21:00Z"/>
                    <w:rFonts w:ascii="ＭＳ 明朝" w:eastAsia="ＭＳ 明朝" w:hAnsi="ＭＳ 明朝"/>
                  </w:rPr>
                </w:rPrChange>
              </w:rPr>
            </w:pPr>
            <w:moveTo w:id="11687" w:author="Masato YOSHIKAWA" w:date="2026-01-20T12:21:00Z" w16du:dateUtc="2026-01-20T03:21:00Z">
              <w:r w:rsidRPr="005B6842">
                <w:rPr>
                  <w:rFonts w:ascii="Times New Roman" w:eastAsia="ＭＳ 明朝" w:hAnsi="Times New Roman" w:cs="Times New Roman"/>
                  <w:rPrChange w:id="11688" w:author="Masato YOSHIKAWA" w:date="2026-01-20T12:23:00Z" w16du:dateUtc="2026-01-20T03:23:00Z">
                    <w:rPr>
                      <w:rFonts w:ascii="ＭＳ 明朝" w:eastAsia="ＭＳ 明朝" w:hAnsi="ＭＳ 明朝"/>
                    </w:rPr>
                  </w:rPrChange>
                </w:rPr>
                <w:t>Established equivalent</w:t>
              </w:r>
            </w:moveTo>
          </w:p>
        </w:tc>
        <w:tc>
          <w:tcPr>
            <w:tcW w:w="831" w:type="pct"/>
          </w:tcPr>
          <w:p w14:paraId="5928DC32" w14:textId="77777777" w:rsidR="005B6842" w:rsidRPr="005B6842" w:rsidRDefault="005B6842" w:rsidP="00C45809">
            <w:pPr>
              <w:pStyle w:val="af8"/>
              <w:rPr>
                <w:moveTo w:id="11689" w:author="Masato YOSHIKAWA" w:date="2026-01-20T12:21:00Z" w16du:dateUtc="2026-01-20T03:21:00Z"/>
                <w:rFonts w:ascii="Times New Roman" w:eastAsia="ＭＳ 明朝" w:hAnsi="Times New Roman" w:cs="Times New Roman"/>
                <w:rPrChange w:id="11690" w:author="Masato YOSHIKAWA" w:date="2026-01-20T12:23:00Z" w16du:dateUtc="2026-01-20T03:23:00Z">
                  <w:rPr>
                    <w:moveTo w:id="11691" w:author="Masato YOSHIKAWA" w:date="2026-01-20T12:21:00Z" w16du:dateUtc="2026-01-20T03:21:00Z"/>
                    <w:rFonts w:ascii="ＭＳ 明朝" w:eastAsia="ＭＳ 明朝" w:hAnsi="ＭＳ 明朝"/>
                  </w:rPr>
                </w:rPrChange>
              </w:rPr>
            </w:pPr>
            <w:moveTo w:id="11692" w:author="Masato YOSHIKAWA" w:date="2026-01-20T12:21:00Z" w16du:dateUtc="2026-01-20T03:21:00Z">
              <w:r w:rsidRPr="005B6842">
                <w:rPr>
                  <w:rFonts w:ascii="Times New Roman" w:eastAsia="ＭＳ 明朝" w:hAnsi="Times New Roman" w:cs="Times New Roman"/>
                  <w:rPrChange w:id="11693" w:author="Masato YOSHIKAWA" w:date="2026-01-20T12:23:00Z" w16du:dateUtc="2026-01-20T03:23:00Z">
                    <w:rPr>
                      <w:rFonts w:ascii="ＭＳ 明朝" w:eastAsia="ＭＳ 明朝" w:hAnsi="ＭＳ 明朝"/>
                    </w:rPr>
                  </w:rPrChange>
                </w:rPr>
                <w:t>Minimization</w:t>
              </w:r>
            </w:moveTo>
          </w:p>
        </w:tc>
      </w:tr>
      <w:tr w:rsidR="005B6842" w:rsidRPr="005B6842" w14:paraId="51D54D32" w14:textId="77777777" w:rsidTr="00C45809">
        <w:tc>
          <w:tcPr>
            <w:tcW w:w="582" w:type="pct"/>
          </w:tcPr>
          <w:p w14:paraId="4754DCC6" w14:textId="77777777" w:rsidR="005B6842" w:rsidRPr="005B6842" w:rsidRDefault="005B6842" w:rsidP="00C45809">
            <w:pPr>
              <w:pStyle w:val="af8"/>
              <w:rPr>
                <w:moveTo w:id="11694" w:author="Masato YOSHIKAWA" w:date="2026-01-20T12:21:00Z" w16du:dateUtc="2026-01-20T03:21:00Z"/>
                <w:rFonts w:ascii="Times New Roman" w:eastAsia="ＭＳ 明朝" w:hAnsi="Times New Roman" w:cs="Times New Roman"/>
                <w:rPrChange w:id="11695" w:author="Masato YOSHIKAWA" w:date="2026-01-20T12:23:00Z" w16du:dateUtc="2026-01-20T03:23:00Z">
                  <w:rPr>
                    <w:moveTo w:id="11696" w:author="Masato YOSHIKAWA" w:date="2026-01-20T12:21:00Z" w16du:dateUtc="2026-01-20T03:21:00Z"/>
                    <w:rFonts w:ascii="ＭＳ 明朝" w:eastAsia="ＭＳ 明朝" w:hAnsi="ＭＳ 明朝"/>
                  </w:rPr>
                </w:rPrChange>
              </w:rPr>
            </w:pPr>
            <w:moveTo w:id="11697" w:author="Masato YOSHIKAWA" w:date="2026-01-20T12:21:00Z" w16du:dateUtc="2026-01-20T03:21:00Z">
              <w:r w:rsidRPr="005B6842">
                <w:rPr>
                  <w:rFonts w:ascii="Times New Roman" w:eastAsia="ＭＳ 明朝" w:hAnsi="Times New Roman" w:cs="Times New Roman" w:hint="eastAsia"/>
                  <w:rPrChange w:id="11698" w:author="Masato YOSHIKAWA" w:date="2026-01-20T12:23:00Z" w16du:dateUtc="2026-01-20T03:23:00Z">
                    <w:rPr>
                      <w:rFonts w:ascii="ＭＳ 明朝" w:eastAsia="ＭＳ 明朝" w:hAnsi="ＭＳ 明朝" w:hint="eastAsia"/>
                    </w:rPr>
                  </w:rPrChange>
                </w:rPr>
                <w:t>遠浅</w:t>
              </w:r>
            </w:moveTo>
          </w:p>
        </w:tc>
        <w:tc>
          <w:tcPr>
            <w:tcW w:w="583" w:type="pct"/>
          </w:tcPr>
          <w:p w14:paraId="1DA67DC2" w14:textId="77777777" w:rsidR="005B6842" w:rsidRPr="005B6842" w:rsidRDefault="005B6842" w:rsidP="00C45809">
            <w:pPr>
              <w:pStyle w:val="af8"/>
              <w:rPr>
                <w:moveTo w:id="11699" w:author="Masato YOSHIKAWA" w:date="2026-01-20T12:21:00Z" w16du:dateUtc="2026-01-20T03:21:00Z"/>
                <w:rFonts w:ascii="Times New Roman" w:eastAsia="ＭＳ 明朝" w:hAnsi="Times New Roman" w:cs="Times New Roman"/>
                <w:rPrChange w:id="11700" w:author="Masato YOSHIKAWA" w:date="2026-01-20T12:23:00Z" w16du:dateUtc="2026-01-20T03:23:00Z">
                  <w:rPr>
                    <w:moveTo w:id="11701" w:author="Masato YOSHIKAWA" w:date="2026-01-20T12:21:00Z" w16du:dateUtc="2026-01-20T03:21:00Z"/>
                    <w:rFonts w:ascii="ＭＳ 明朝" w:eastAsia="ＭＳ 明朝" w:hAnsi="ＭＳ 明朝"/>
                  </w:rPr>
                </w:rPrChange>
              </w:rPr>
            </w:pPr>
            <w:moveTo w:id="11702" w:author="Masato YOSHIKAWA" w:date="2026-01-20T12:21:00Z" w16du:dateUtc="2026-01-20T03:21:00Z">
              <w:r w:rsidRPr="005B6842">
                <w:rPr>
                  <w:rFonts w:ascii="Times New Roman" w:eastAsia="ＭＳ 明朝" w:hAnsi="Times New Roman" w:cs="Times New Roman"/>
                  <w:rPrChange w:id="11703" w:author="Masato YOSHIKAWA" w:date="2026-01-20T12:23:00Z" w16du:dateUtc="2026-01-20T03:23:00Z">
                    <w:rPr>
                      <w:rFonts w:ascii="ＭＳ 明朝" w:eastAsia="ＭＳ 明朝" w:hAnsi="ＭＳ 明朝"/>
                    </w:rPr>
                  </w:rPrChange>
                </w:rPr>
                <w:t>なし</w:t>
              </w:r>
            </w:moveTo>
          </w:p>
        </w:tc>
        <w:tc>
          <w:tcPr>
            <w:tcW w:w="629" w:type="pct"/>
          </w:tcPr>
          <w:p w14:paraId="17334F8D" w14:textId="77777777" w:rsidR="005B6842" w:rsidRPr="005B6842" w:rsidRDefault="005B6842" w:rsidP="00C45809">
            <w:pPr>
              <w:pStyle w:val="af8"/>
              <w:rPr>
                <w:moveTo w:id="11704" w:author="Masato YOSHIKAWA" w:date="2026-01-20T12:21:00Z" w16du:dateUtc="2026-01-20T03:21:00Z"/>
                <w:rFonts w:ascii="Times New Roman" w:eastAsia="ＭＳ 明朝" w:hAnsi="Times New Roman" w:cs="Times New Roman"/>
                <w:rPrChange w:id="11705" w:author="Masato YOSHIKAWA" w:date="2026-01-20T12:23:00Z" w16du:dateUtc="2026-01-20T03:23:00Z">
                  <w:rPr>
                    <w:moveTo w:id="11706" w:author="Masato YOSHIKAWA" w:date="2026-01-20T12:21:00Z" w16du:dateUtc="2026-01-20T03:21:00Z"/>
                    <w:rFonts w:ascii="ＭＳ 明朝" w:eastAsia="ＭＳ 明朝" w:hAnsi="ＭＳ 明朝"/>
                  </w:rPr>
                </w:rPrChange>
              </w:rPr>
            </w:pPr>
            <w:moveTo w:id="11707" w:author="Masato YOSHIKAWA" w:date="2026-01-20T12:21:00Z" w16du:dateUtc="2026-01-20T03:21:00Z">
              <w:r w:rsidRPr="005B6842">
                <w:rPr>
                  <w:rFonts w:ascii="Times New Roman" w:eastAsia="ＭＳ 明朝" w:hAnsi="Times New Roman" w:cs="Times New Roman"/>
                  <w:rPrChange w:id="11708" w:author="Masato YOSHIKAWA" w:date="2026-01-20T12:23:00Z" w16du:dateUtc="2026-01-20T03:23:00Z">
                    <w:rPr>
                      <w:rFonts w:ascii="ＭＳ 明朝" w:eastAsia="ＭＳ 明朝" w:hAnsi="ＭＳ 明朝"/>
                    </w:rPr>
                  </w:rPrChange>
                </w:rPr>
                <w:t>なし</w:t>
              </w:r>
            </w:moveTo>
          </w:p>
        </w:tc>
        <w:tc>
          <w:tcPr>
            <w:tcW w:w="779" w:type="pct"/>
          </w:tcPr>
          <w:p w14:paraId="267F800F" w14:textId="77777777" w:rsidR="005B6842" w:rsidRPr="005B6842" w:rsidRDefault="005B6842" w:rsidP="00C45809">
            <w:pPr>
              <w:pStyle w:val="af8"/>
              <w:rPr>
                <w:moveTo w:id="11709" w:author="Masato YOSHIKAWA" w:date="2026-01-20T12:21:00Z" w16du:dateUtc="2026-01-20T03:21:00Z"/>
                <w:rFonts w:ascii="Times New Roman" w:eastAsia="ＭＳ 明朝" w:hAnsi="Times New Roman" w:cs="Times New Roman"/>
                <w:rPrChange w:id="11710" w:author="Masato YOSHIKAWA" w:date="2026-01-20T12:23:00Z" w16du:dateUtc="2026-01-20T03:23:00Z">
                  <w:rPr>
                    <w:moveTo w:id="11711" w:author="Masato YOSHIKAWA" w:date="2026-01-20T12:21:00Z" w16du:dateUtc="2026-01-20T03:21:00Z"/>
                    <w:rFonts w:ascii="ＭＳ 明朝" w:eastAsia="ＭＳ 明朝" w:hAnsi="ＭＳ 明朝"/>
                  </w:rPr>
                </w:rPrChange>
              </w:rPr>
            </w:pPr>
            <w:moveTo w:id="11712" w:author="Masato YOSHIKAWA" w:date="2026-01-20T12:21:00Z" w16du:dateUtc="2026-01-20T03:21:00Z">
              <w:r w:rsidRPr="005B6842">
                <w:rPr>
                  <w:rFonts w:ascii="Times New Roman" w:eastAsia="ＭＳ 明朝" w:hAnsi="Times New Roman" w:cs="Times New Roman"/>
                  <w:rPrChange w:id="11713" w:author="Masato YOSHIKAWA" w:date="2026-01-20T12:23:00Z" w16du:dateUtc="2026-01-20T03:23:00Z">
                    <w:rPr>
                      <w:rFonts w:ascii="ＭＳ 明朝" w:eastAsia="ＭＳ 明朝" w:hAnsi="ＭＳ 明朝"/>
                    </w:rPr>
                  </w:rPrChange>
                </w:rPr>
                <w:t>Reduction</w:t>
              </w:r>
            </w:moveTo>
          </w:p>
        </w:tc>
        <w:tc>
          <w:tcPr>
            <w:tcW w:w="744" w:type="pct"/>
          </w:tcPr>
          <w:p w14:paraId="04607CE5" w14:textId="77777777" w:rsidR="005B6842" w:rsidRPr="005B6842" w:rsidRDefault="005B6842" w:rsidP="00C45809">
            <w:pPr>
              <w:pStyle w:val="af8"/>
              <w:rPr>
                <w:moveTo w:id="11714" w:author="Masato YOSHIKAWA" w:date="2026-01-20T12:21:00Z" w16du:dateUtc="2026-01-20T03:21:00Z"/>
                <w:rFonts w:ascii="Times New Roman" w:eastAsia="ＭＳ 明朝" w:hAnsi="Times New Roman" w:cs="Times New Roman"/>
                <w:rPrChange w:id="11715" w:author="Masato YOSHIKAWA" w:date="2026-01-20T12:23:00Z" w16du:dateUtc="2026-01-20T03:23:00Z">
                  <w:rPr>
                    <w:moveTo w:id="11716" w:author="Masato YOSHIKAWA" w:date="2026-01-20T12:21:00Z" w16du:dateUtc="2026-01-20T03:21:00Z"/>
                    <w:rFonts w:ascii="ＭＳ 明朝" w:eastAsia="ＭＳ 明朝" w:hAnsi="ＭＳ 明朝"/>
                  </w:rPr>
                </w:rPrChange>
              </w:rPr>
            </w:pPr>
            <w:moveTo w:id="11717" w:author="Masato YOSHIKAWA" w:date="2026-01-20T12:21:00Z" w16du:dateUtc="2026-01-20T03:21:00Z">
              <w:r w:rsidRPr="005B6842">
                <w:rPr>
                  <w:rFonts w:ascii="Times New Roman" w:eastAsia="ＭＳ 明朝" w:hAnsi="Times New Roman" w:cs="Times New Roman"/>
                  <w:rPrChange w:id="11718" w:author="Masato YOSHIKAWA" w:date="2026-01-20T12:23:00Z" w16du:dateUtc="2026-01-20T03:23:00Z">
                    <w:rPr>
                      <w:rFonts w:ascii="ＭＳ 明朝" w:eastAsia="ＭＳ 明朝" w:hAnsi="ＭＳ 明朝"/>
                    </w:rPr>
                  </w:rPrChange>
                </w:rPr>
                <w:t>Denial</w:t>
              </w:r>
            </w:moveTo>
          </w:p>
        </w:tc>
        <w:tc>
          <w:tcPr>
            <w:tcW w:w="851" w:type="pct"/>
          </w:tcPr>
          <w:p w14:paraId="04A40E93" w14:textId="77777777" w:rsidR="005B6842" w:rsidRPr="005B6842" w:rsidRDefault="005B6842" w:rsidP="00C45809">
            <w:pPr>
              <w:pStyle w:val="af8"/>
              <w:rPr>
                <w:moveTo w:id="11719" w:author="Masato YOSHIKAWA" w:date="2026-01-20T12:21:00Z" w16du:dateUtc="2026-01-20T03:21:00Z"/>
                <w:rFonts w:ascii="Times New Roman" w:eastAsia="ＭＳ 明朝" w:hAnsi="Times New Roman" w:cs="Times New Roman"/>
                <w:rPrChange w:id="11720" w:author="Masato YOSHIKAWA" w:date="2026-01-20T12:23:00Z" w16du:dateUtc="2026-01-20T03:23:00Z">
                  <w:rPr>
                    <w:moveTo w:id="11721" w:author="Masato YOSHIKAWA" w:date="2026-01-20T12:21:00Z" w16du:dateUtc="2026-01-20T03:21:00Z"/>
                    <w:rFonts w:ascii="ＭＳ 明朝" w:eastAsia="ＭＳ 明朝" w:hAnsi="ＭＳ 明朝"/>
                  </w:rPr>
                </w:rPrChange>
              </w:rPr>
            </w:pPr>
            <w:moveTo w:id="11722" w:author="Masato YOSHIKAWA" w:date="2026-01-20T12:21:00Z" w16du:dateUtc="2026-01-20T03:21:00Z">
              <w:r w:rsidRPr="005B6842">
                <w:rPr>
                  <w:rFonts w:ascii="Times New Roman" w:eastAsia="ＭＳ 明朝" w:hAnsi="Times New Roman" w:cs="Times New Roman"/>
                  <w:rPrChange w:id="11723" w:author="Masato YOSHIKAWA" w:date="2026-01-20T12:23:00Z" w16du:dateUtc="2026-01-20T03:23:00Z">
                    <w:rPr>
                      <w:rFonts w:ascii="ＭＳ 明朝" w:eastAsia="ＭＳ 明朝" w:hAnsi="ＭＳ 明朝"/>
                    </w:rPr>
                  </w:rPrChange>
                </w:rPr>
                <w:t>Reduction</w:t>
              </w:r>
            </w:moveTo>
          </w:p>
        </w:tc>
        <w:tc>
          <w:tcPr>
            <w:tcW w:w="831" w:type="pct"/>
          </w:tcPr>
          <w:p w14:paraId="24CFC56B" w14:textId="77777777" w:rsidR="005B6842" w:rsidRPr="005B6842" w:rsidRDefault="005B6842" w:rsidP="00C45809">
            <w:pPr>
              <w:pStyle w:val="af8"/>
              <w:rPr>
                <w:moveTo w:id="11724" w:author="Masato YOSHIKAWA" w:date="2026-01-20T12:21:00Z" w16du:dateUtc="2026-01-20T03:21:00Z"/>
                <w:rFonts w:ascii="Times New Roman" w:eastAsia="ＭＳ 明朝" w:hAnsi="Times New Roman" w:cs="Times New Roman"/>
                <w:rPrChange w:id="11725" w:author="Masato YOSHIKAWA" w:date="2026-01-20T12:23:00Z" w16du:dateUtc="2026-01-20T03:23:00Z">
                  <w:rPr>
                    <w:moveTo w:id="11726" w:author="Masato YOSHIKAWA" w:date="2026-01-20T12:21:00Z" w16du:dateUtc="2026-01-20T03:21:00Z"/>
                    <w:rFonts w:ascii="ＭＳ 明朝" w:eastAsia="ＭＳ 明朝" w:hAnsi="ＭＳ 明朝"/>
                  </w:rPr>
                </w:rPrChange>
              </w:rPr>
            </w:pPr>
            <w:moveTo w:id="11727" w:author="Masato YOSHIKAWA" w:date="2026-01-20T12:21:00Z" w16du:dateUtc="2026-01-20T03:21:00Z">
              <w:r w:rsidRPr="005B6842">
                <w:rPr>
                  <w:rFonts w:ascii="Times New Roman" w:eastAsia="ＭＳ 明朝" w:hAnsi="Times New Roman" w:cs="Times New Roman"/>
                  <w:rPrChange w:id="11728" w:author="Masato YOSHIKAWA" w:date="2026-01-20T12:23:00Z" w16du:dateUtc="2026-01-20T03:23:00Z">
                    <w:rPr>
                      <w:rFonts w:ascii="ＭＳ 明朝" w:eastAsia="ＭＳ 明朝" w:hAnsi="ＭＳ 明朝"/>
                    </w:rPr>
                  </w:rPrChange>
                </w:rPr>
                <w:t>Denial</w:t>
              </w:r>
            </w:moveTo>
          </w:p>
        </w:tc>
      </w:tr>
      <w:tr w:rsidR="005B6842" w:rsidRPr="005B6842" w14:paraId="27A9991D" w14:textId="77777777" w:rsidTr="00C45809">
        <w:tc>
          <w:tcPr>
            <w:tcW w:w="582" w:type="pct"/>
          </w:tcPr>
          <w:p w14:paraId="7EFF6142" w14:textId="77777777" w:rsidR="005B6842" w:rsidRPr="005B6842" w:rsidRDefault="005B6842" w:rsidP="00C45809">
            <w:pPr>
              <w:pStyle w:val="af8"/>
              <w:rPr>
                <w:moveTo w:id="11729" w:author="Masato YOSHIKAWA" w:date="2026-01-20T12:21:00Z" w16du:dateUtc="2026-01-20T03:21:00Z"/>
                <w:rFonts w:ascii="Times New Roman" w:eastAsia="ＭＳ 明朝" w:hAnsi="Times New Roman" w:cs="Times New Roman"/>
                <w:rPrChange w:id="11730" w:author="Masato YOSHIKAWA" w:date="2026-01-20T12:23:00Z" w16du:dateUtc="2026-01-20T03:23:00Z">
                  <w:rPr>
                    <w:moveTo w:id="11731" w:author="Masato YOSHIKAWA" w:date="2026-01-20T12:21:00Z" w16du:dateUtc="2026-01-20T03:21:00Z"/>
                    <w:rFonts w:ascii="ＭＳ 明朝" w:eastAsia="ＭＳ 明朝" w:hAnsi="ＭＳ 明朝"/>
                  </w:rPr>
                </w:rPrChange>
              </w:rPr>
            </w:pPr>
            <w:moveTo w:id="11732" w:author="Masato YOSHIKAWA" w:date="2026-01-20T12:21:00Z" w16du:dateUtc="2026-01-20T03:21:00Z">
              <w:r w:rsidRPr="005B6842">
                <w:rPr>
                  <w:rFonts w:ascii="Times New Roman" w:eastAsia="ＭＳ 明朝" w:hAnsi="Times New Roman" w:cs="Times New Roman" w:hint="eastAsia"/>
                  <w:rPrChange w:id="11733" w:author="Masato YOSHIKAWA" w:date="2026-01-20T12:23:00Z" w16du:dateUtc="2026-01-20T03:23:00Z">
                    <w:rPr>
                      <w:rFonts w:ascii="ＭＳ 明朝" w:eastAsia="ＭＳ 明朝" w:hAnsi="ＭＳ 明朝" w:hint="eastAsia"/>
                    </w:rPr>
                  </w:rPrChange>
                </w:rPr>
                <w:t>麦藁帽</w:t>
              </w:r>
            </w:moveTo>
          </w:p>
        </w:tc>
        <w:tc>
          <w:tcPr>
            <w:tcW w:w="583" w:type="pct"/>
          </w:tcPr>
          <w:p w14:paraId="264328F9" w14:textId="77777777" w:rsidR="005B6842" w:rsidRPr="005B6842" w:rsidRDefault="005B6842" w:rsidP="00C45809">
            <w:pPr>
              <w:pStyle w:val="af8"/>
              <w:rPr>
                <w:moveTo w:id="11734" w:author="Masato YOSHIKAWA" w:date="2026-01-20T12:21:00Z" w16du:dateUtc="2026-01-20T03:21:00Z"/>
                <w:rFonts w:ascii="Times New Roman" w:eastAsia="ＭＳ 明朝" w:hAnsi="Times New Roman" w:cs="Times New Roman"/>
                <w:rPrChange w:id="11735" w:author="Masato YOSHIKAWA" w:date="2026-01-20T12:23:00Z" w16du:dateUtc="2026-01-20T03:23:00Z">
                  <w:rPr>
                    <w:moveTo w:id="11736" w:author="Masato YOSHIKAWA" w:date="2026-01-20T12:21:00Z" w16du:dateUtc="2026-01-20T03:21:00Z"/>
                    <w:rFonts w:ascii="ＭＳ 明朝" w:eastAsia="ＭＳ 明朝" w:hAnsi="ＭＳ 明朝"/>
                  </w:rPr>
                </w:rPrChange>
              </w:rPr>
            </w:pPr>
            <w:moveTo w:id="11737" w:author="Masato YOSHIKAWA" w:date="2026-01-20T12:21:00Z" w16du:dateUtc="2026-01-20T03:21:00Z">
              <w:r w:rsidRPr="005B6842">
                <w:rPr>
                  <w:rFonts w:ascii="Times New Roman" w:eastAsia="ＭＳ 明朝" w:hAnsi="Times New Roman" w:cs="Times New Roman"/>
                  <w:rPrChange w:id="11738" w:author="Masato YOSHIKAWA" w:date="2026-01-20T12:23:00Z" w16du:dateUtc="2026-01-20T03:23:00Z">
                    <w:rPr>
                      <w:rFonts w:ascii="ＭＳ 明朝" w:eastAsia="ＭＳ 明朝" w:hAnsi="ＭＳ 明朝"/>
                    </w:rPr>
                  </w:rPrChange>
                </w:rPr>
                <w:t>straw hat</w:t>
              </w:r>
            </w:moveTo>
          </w:p>
        </w:tc>
        <w:tc>
          <w:tcPr>
            <w:tcW w:w="629" w:type="pct"/>
          </w:tcPr>
          <w:p w14:paraId="7987A601" w14:textId="77777777" w:rsidR="005B6842" w:rsidRPr="005B6842" w:rsidRDefault="005B6842" w:rsidP="00C45809">
            <w:pPr>
              <w:pStyle w:val="af8"/>
              <w:rPr>
                <w:moveTo w:id="11739" w:author="Masato YOSHIKAWA" w:date="2026-01-20T12:21:00Z" w16du:dateUtc="2026-01-20T03:21:00Z"/>
                <w:rFonts w:ascii="Times New Roman" w:eastAsia="ＭＳ 明朝" w:hAnsi="Times New Roman" w:cs="Times New Roman"/>
                <w:rPrChange w:id="11740" w:author="Masato YOSHIKAWA" w:date="2026-01-20T12:23:00Z" w16du:dateUtc="2026-01-20T03:23:00Z">
                  <w:rPr>
                    <w:moveTo w:id="11741" w:author="Masato YOSHIKAWA" w:date="2026-01-20T12:21:00Z" w16du:dateUtc="2026-01-20T03:21:00Z"/>
                    <w:rFonts w:ascii="ＭＳ 明朝" w:eastAsia="ＭＳ 明朝" w:hAnsi="ＭＳ 明朝"/>
                  </w:rPr>
                </w:rPrChange>
              </w:rPr>
            </w:pPr>
            <w:moveTo w:id="11742" w:author="Masato YOSHIKAWA" w:date="2026-01-20T12:21:00Z" w16du:dateUtc="2026-01-20T03:21:00Z">
              <w:r w:rsidRPr="005B6842">
                <w:rPr>
                  <w:rFonts w:ascii="Times New Roman" w:eastAsia="ＭＳ 明朝" w:hAnsi="Times New Roman" w:cs="Times New Roman"/>
                  <w:rPrChange w:id="11743" w:author="Masato YOSHIKAWA" w:date="2026-01-20T12:23:00Z" w16du:dateUtc="2026-01-20T03:23:00Z">
                    <w:rPr>
                      <w:rFonts w:ascii="ＭＳ 明朝" w:eastAsia="ＭＳ 明朝" w:hAnsi="ＭＳ 明朝"/>
                    </w:rPr>
                  </w:rPrChange>
                </w:rPr>
                <w:t>straw hat</w:t>
              </w:r>
            </w:moveTo>
          </w:p>
        </w:tc>
        <w:tc>
          <w:tcPr>
            <w:tcW w:w="779" w:type="pct"/>
          </w:tcPr>
          <w:p w14:paraId="63F8747D" w14:textId="77777777" w:rsidR="005B6842" w:rsidRPr="005B6842" w:rsidRDefault="005B6842" w:rsidP="00C45809">
            <w:pPr>
              <w:pStyle w:val="af8"/>
              <w:rPr>
                <w:moveTo w:id="11744" w:author="Masato YOSHIKAWA" w:date="2026-01-20T12:21:00Z" w16du:dateUtc="2026-01-20T03:21:00Z"/>
                <w:rFonts w:ascii="Times New Roman" w:eastAsia="ＭＳ 明朝" w:hAnsi="Times New Roman" w:cs="Times New Roman"/>
                <w:rPrChange w:id="11745" w:author="Masato YOSHIKAWA" w:date="2026-01-20T12:23:00Z" w16du:dateUtc="2026-01-20T03:23:00Z">
                  <w:rPr>
                    <w:moveTo w:id="11746" w:author="Masato YOSHIKAWA" w:date="2026-01-20T12:21:00Z" w16du:dateUtc="2026-01-20T03:21:00Z"/>
                    <w:rFonts w:ascii="ＭＳ 明朝" w:eastAsia="ＭＳ 明朝" w:hAnsi="ＭＳ 明朝"/>
                  </w:rPr>
                </w:rPrChange>
              </w:rPr>
            </w:pPr>
            <w:moveTo w:id="11747" w:author="Masato YOSHIKAWA" w:date="2026-01-20T12:21:00Z" w16du:dateUtc="2026-01-20T03:21:00Z">
              <w:r w:rsidRPr="005B6842">
                <w:rPr>
                  <w:rFonts w:ascii="Times New Roman" w:eastAsia="ＭＳ 明朝" w:hAnsi="Times New Roman" w:cs="Times New Roman"/>
                  <w:rPrChange w:id="11748" w:author="Masato YOSHIKAWA" w:date="2026-01-20T12:23:00Z" w16du:dateUtc="2026-01-20T03:23:00Z">
                    <w:rPr>
                      <w:rFonts w:ascii="ＭＳ 明朝" w:eastAsia="ＭＳ 明朝" w:hAnsi="ＭＳ 明朝"/>
                    </w:rPr>
                  </w:rPrChange>
                </w:rPr>
                <w:t>Established equivalent</w:t>
              </w:r>
            </w:moveTo>
          </w:p>
        </w:tc>
        <w:tc>
          <w:tcPr>
            <w:tcW w:w="744" w:type="pct"/>
          </w:tcPr>
          <w:p w14:paraId="4D99D0A0" w14:textId="77777777" w:rsidR="005B6842" w:rsidRPr="005B6842" w:rsidRDefault="005B6842" w:rsidP="00C45809">
            <w:pPr>
              <w:pStyle w:val="af8"/>
              <w:rPr>
                <w:moveTo w:id="11749" w:author="Masato YOSHIKAWA" w:date="2026-01-20T12:21:00Z" w16du:dateUtc="2026-01-20T03:21:00Z"/>
                <w:rFonts w:ascii="Times New Roman" w:eastAsia="ＭＳ 明朝" w:hAnsi="Times New Roman" w:cs="Times New Roman"/>
                <w:rPrChange w:id="11750" w:author="Masato YOSHIKAWA" w:date="2026-01-20T12:23:00Z" w16du:dateUtc="2026-01-20T03:23:00Z">
                  <w:rPr>
                    <w:moveTo w:id="11751" w:author="Masato YOSHIKAWA" w:date="2026-01-20T12:21:00Z" w16du:dateUtc="2026-01-20T03:21:00Z"/>
                    <w:rFonts w:ascii="ＭＳ 明朝" w:eastAsia="ＭＳ 明朝" w:hAnsi="ＭＳ 明朝"/>
                  </w:rPr>
                </w:rPrChange>
              </w:rPr>
            </w:pPr>
            <w:moveTo w:id="11752" w:author="Masato YOSHIKAWA" w:date="2026-01-20T12:21:00Z" w16du:dateUtc="2026-01-20T03:21:00Z">
              <w:r w:rsidRPr="005B6842">
                <w:rPr>
                  <w:rFonts w:ascii="Times New Roman" w:eastAsia="ＭＳ 明朝" w:hAnsi="Times New Roman" w:cs="Times New Roman"/>
                  <w:rPrChange w:id="11753" w:author="Masato YOSHIKAWA" w:date="2026-01-20T12:23:00Z" w16du:dateUtc="2026-01-20T03:23:00Z">
                    <w:rPr>
                      <w:rFonts w:ascii="ＭＳ 明朝" w:eastAsia="ＭＳ 明朝" w:hAnsi="ＭＳ 明朝"/>
                    </w:rPr>
                  </w:rPrChange>
                </w:rPr>
                <w:t>Minimization</w:t>
              </w:r>
            </w:moveTo>
          </w:p>
        </w:tc>
        <w:tc>
          <w:tcPr>
            <w:tcW w:w="851" w:type="pct"/>
          </w:tcPr>
          <w:p w14:paraId="20E57593" w14:textId="77777777" w:rsidR="005B6842" w:rsidRPr="005B6842" w:rsidRDefault="005B6842" w:rsidP="00C45809">
            <w:pPr>
              <w:pStyle w:val="af8"/>
              <w:rPr>
                <w:moveTo w:id="11754" w:author="Masato YOSHIKAWA" w:date="2026-01-20T12:21:00Z" w16du:dateUtc="2026-01-20T03:21:00Z"/>
                <w:rFonts w:ascii="Times New Roman" w:eastAsia="ＭＳ 明朝" w:hAnsi="Times New Roman" w:cs="Times New Roman"/>
                <w:rPrChange w:id="11755" w:author="Masato YOSHIKAWA" w:date="2026-01-20T12:23:00Z" w16du:dateUtc="2026-01-20T03:23:00Z">
                  <w:rPr>
                    <w:moveTo w:id="11756" w:author="Masato YOSHIKAWA" w:date="2026-01-20T12:21:00Z" w16du:dateUtc="2026-01-20T03:21:00Z"/>
                    <w:rFonts w:ascii="ＭＳ 明朝" w:eastAsia="ＭＳ 明朝" w:hAnsi="ＭＳ 明朝"/>
                  </w:rPr>
                </w:rPrChange>
              </w:rPr>
            </w:pPr>
            <w:moveTo w:id="11757" w:author="Masato YOSHIKAWA" w:date="2026-01-20T12:21:00Z" w16du:dateUtc="2026-01-20T03:21:00Z">
              <w:r w:rsidRPr="005B6842">
                <w:rPr>
                  <w:rFonts w:ascii="Times New Roman" w:eastAsia="ＭＳ 明朝" w:hAnsi="Times New Roman" w:cs="Times New Roman"/>
                  <w:rPrChange w:id="11758" w:author="Masato YOSHIKAWA" w:date="2026-01-20T12:23:00Z" w16du:dateUtc="2026-01-20T03:23:00Z">
                    <w:rPr>
                      <w:rFonts w:ascii="ＭＳ 明朝" w:eastAsia="ＭＳ 明朝" w:hAnsi="ＭＳ 明朝"/>
                    </w:rPr>
                  </w:rPrChange>
                </w:rPr>
                <w:t>Established equivalent</w:t>
              </w:r>
            </w:moveTo>
          </w:p>
        </w:tc>
        <w:tc>
          <w:tcPr>
            <w:tcW w:w="831" w:type="pct"/>
          </w:tcPr>
          <w:p w14:paraId="1DDC4E03" w14:textId="77777777" w:rsidR="005B6842" w:rsidRPr="005B6842" w:rsidRDefault="005B6842" w:rsidP="00C45809">
            <w:pPr>
              <w:pStyle w:val="af8"/>
              <w:rPr>
                <w:moveTo w:id="11759" w:author="Masato YOSHIKAWA" w:date="2026-01-20T12:21:00Z" w16du:dateUtc="2026-01-20T03:21:00Z"/>
                <w:rFonts w:ascii="Times New Roman" w:eastAsia="ＭＳ 明朝" w:hAnsi="Times New Roman" w:cs="Times New Roman"/>
                <w:rPrChange w:id="11760" w:author="Masato YOSHIKAWA" w:date="2026-01-20T12:23:00Z" w16du:dateUtc="2026-01-20T03:23:00Z">
                  <w:rPr>
                    <w:moveTo w:id="11761" w:author="Masato YOSHIKAWA" w:date="2026-01-20T12:21:00Z" w16du:dateUtc="2026-01-20T03:21:00Z"/>
                    <w:rFonts w:ascii="ＭＳ 明朝" w:eastAsia="ＭＳ 明朝" w:hAnsi="ＭＳ 明朝"/>
                  </w:rPr>
                </w:rPrChange>
              </w:rPr>
            </w:pPr>
            <w:moveTo w:id="11762" w:author="Masato YOSHIKAWA" w:date="2026-01-20T12:21:00Z" w16du:dateUtc="2026-01-20T03:21:00Z">
              <w:r w:rsidRPr="005B6842">
                <w:rPr>
                  <w:rFonts w:ascii="Times New Roman" w:eastAsia="ＭＳ 明朝" w:hAnsi="Times New Roman" w:cs="Times New Roman"/>
                  <w:rPrChange w:id="11763" w:author="Masato YOSHIKAWA" w:date="2026-01-20T12:23:00Z" w16du:dateUtc="2026-01-20T03:23:00Z">
                    <w:rPr>
                      <w:rFonts w:ascii="ＭＳ 明朝" w:eastAsia="ＭＳ 明朝" w:hAnsi="ＭＳ 明朝"/>
                    </w:rPr>
                  </w:rPrChange>
                </w:rPr>
                <w:t>Minimization</w:t>
              </w:r>
            </w:moveTo>
          </w:p>
        </w:tc>
      </w:tr>
      <w:tr w:rsidR="005B6842" w:rsidRPr="005B6842" w14:paraId="0A7AC442" w14:textId="77777777" w:rsidTr="00C45809">
        <w:tc>
          <w:tcPr>
            <w:tcW w:w="582" w:type="pct"/>
          </w:tcPr>
          <w:p w14:paraId="3063C713" w14:textId="77777777" w:rsidR="005B6842" w:rsidRPr="005B6842" w:rsidRDefault="005B6842" w:rsidP="00C45809">
            <w:pPr>
              <w:pStyle w:val="af8"/>
              <w:rPr>
                <w:moveTo w:id="11764" w:author="Masato YOSHIKAWA" w:date="2026-01-20T12:21:00Z" w16du:dateUtc="2026-01-20T03:21:00Z"/>
                <w:rFonts w:ascii="Times New Roman" w:eastAsia="ＭＳ 明朝" w:hAnsi="Times New Roman" w:cs="Times New Roman"/>
                <w:rPrChange w:id="11765" w:author="Masato YOSHIKAWA" w:date="2026-01-20T12:23:00Z" w16du:dateUtc="2026-01-20T03:23:00Z">
                  <w:rPr>
                    <w:moveTo w:id="11766" w:author="Masato YOSHIKAWA" w:date="2026-01-20T12:21:00Z" w16du:dateUtc="2026-01-20T03:21:00Z"/>
                    <w:rFonts w:ascii="ＭＳ 明朝" w:eastAsia="ＭＳ 明朝" w:hAnsi="ＭＳ 明朝"/>
                  </w:rPr>
                </w:rPrChange>
              </w:rPr>
            </w:pPr>
            <w:moveTo w:id="11767" w:author="Masato YOSHIKAWA" w:date="2026-01-20T12:21:00Z" w16du:dateUtc="2026-01-20T03:21:00Z">
              <w:r w:rsidRPr="005B6842">
                <w:rPr>
                  <w:rFonts w:ascii="Times New Roman" w:eastAsia="ＭＳ 明朝" w:hAnsi="Times New Roman" w:cs="Times New Roman" w:hint="eastAsia"/>
                  <w:rPrChange w:id="11768" w:author="Masato YOSHIKAWA" w:date="2026-01-20T12:23:00Z" w16du:dateUtc="2026-01-20T03:23:00Z">
                    <w:rPr>
                      <w:rFonts w:ascii="ＭＳ 明朝" w:eastAsia="ＭＳ 明朝" w:hAnsi="ＭＳ 明朝" w:hint="eastAsia"/>
                    </w:rPr>
                  </w:rPrChange>
                </w:rPr>
                <w:t>白絣</w:t>
              </w:r>
            </w:moveTo>
          </w:p>
        </w:tc>
        <w:tc>
          <w:tcPr>
            <w:tcW w:w="583" w:type="pct"/>
          </w:tcPr>
          <w:p w14:paraId="7ED90010" w14:textId="77777777" w:rsidR="005B6842" w:rsidRPr="005B6842" w:rsidRDefault="005B6842" w:rsidP="00C45809">
            <w:pPr>
              <w:pStyle w:val="af8"/>
              <w:rPr>
                <w:moveTo w:id="11769" w:author="Masato YOSHIKAWA" w:date="2026-01-20T12:21:00Z" w16du:dateUtc="2026-01-20T03:21:00Z"/>
                <w:rFonts w:ascii="Times New Roman" w:eastAsia="ＭＳ 明朝" w:hAnsi="Times New Roman" w:cs="Times New Roman"/>
                <w:rPrChange w:id="11770" w:author="Masato YOSHIKAWA" w:date="2026-01-20T12:23:00Z" w16du:dateUtc="2026-01-20T03:23:00Z">
                  <w:rPr>
                    <w:moveTo w:id="11771" w:author="Masato YOSHIKAWA" w:date="2026-01-20T12:21:00Z" w16du:dateUtc="2026-01-20T03:21:00Z"/>
                    <w:rFonts w:ascii="ＭＳ 明朝" w:eastAsia="ＭＳ 明朝" w:hAnsi="ＭＳ 明朝"/>
                  </w:rPr>
                </w:rPrChange>
              </w:rPr>
            </w:pPr>
            <w:moveTo w:id="11772" w:author="Masato YOSHIKAWA" w:date="2026-01-20T12:21:00Z" w16du:dateUtc="2026-01-20T03:21:00Z">
              <w:r w:rsidRPr="005B6842">
                <w:rPr>
                  <w:rFonts w:ascii="Times New Roman" w:eastAsia="ＭＳ 明朝" w:hAnsi="Times New Roman" w:cs="Times New Roman"/>
                  <w:rPrChange w:id="11773" w:author="Masato YOSHIKAWA" w:date="2026-01-20T12:23:00Z" w16du:dateUtc="2026-01-20T03:23:00Z">
                    <w:rPr>
                      <w:rFonts w:ascii="ＭＳ 明朝" w:eastAsia="ＭＳ 明朝" w:hAnsi="ＭＳ 明朝"/>
                    </w:rPr>
                  </w:rPrChange>
                </w:rPr>
                <w:t>shirogasuri yukata</w:t>
              </w:r>
            </w:moveTo>
          </w:p>
        </w:tc>
        <w:tc>
          <w:tcPr>
            <w:tcW w:w="629" w:type="pct"/>
          </w:tcPr>
          <w:p w14:paraId="65E44FAF" w14:textId="77777777" w:rsidR="005B6842" w:rsidRPr="005B6842" w:rsidRDefault="005B6842" w:rsidP="00C45809">
            <w:pPr>
              <w:pStyle w:val="af8"/>
              <w:rPr>
                <w:moveTo w:id="11774" w:author="Masato YOSHIKAWA" w:date="2026-01-20T12:21:00Z" w16du:dateUtc="2026-01-20T03:21:00Z"/>
                <w:rFonts w:ascii="Times New Roman" w:eastAsia="ＭＳ 明朝" w:hAnsi="Times New Roman" w:cs="Times New Roman"/>
                <w:rPrChange w:id="11775" w:author="Masato YOSHIKAWA" w:date="2026-01-20T12:23:00Z" w16du:dateUtc="2026-01-20T03:23:00Z">
                  <w:rPr>
                    <w:moveTo w:id="11776" w:author="Masato YOSHIKAWA" w:date="2026-01-20T12:21:00Z" w16du:dateUtc="2026-01-20T03:21:00Z"/>
                    <w:rFonts w:ascii="ＭＳ 明朝" w:eastAsia="ＭＳ 明朝" w:hAnsi="ＭＳ 明朝"/>
                  </w:rPr>
                </w:rPrChange>
              </w:rPr>
            </w:pPr>
            <w:moveTo w:id="11777" w:author="Masato YOSHIKAWA" w:date="2026-01-20T12:21:00Z" w16du:dateUtc="2026-01-20T03:21:00Z">
              <w:r w:rsidRPr="005B6842">
                <w:rPr>
                  <w:rFonts w:ascii="Times New Roman" w:eastAsia="ＭＳ 明朝" w:hAnsi="Times New Roman" w:cs="Times New Roman"/>
                  <w:rPrChange w:id="11778" w:author="Masato YOSHIKAWA" w:date="2026-01-20T12:23:00Z" w16du:dateUtc="2026-01-20T03:23:00Z">
                    <w:rPr>
                      <w:rFonts w:ascii="ＭＳ 明朝" w:eastAsia="ＭＳ 明朝" w:hAnsi="ＭＳ 明朝"/>
                    </w:rPr>
                  </w:rPrChange>
                </w:rPr>
                <w:t>なし</w:t>
              </w:r>
            </w:moveTo>
          </w:p>
        </w:tc>
        <w:tc>
          <w:tcPr>
            <w:tcW w:w="779" w:type="pct"/>
          </w:tcPr>
          <w:p w14:paraId="02D1DFBE" w14:textId="77777777" w:rsidR="005B6842" w:rsidRPr="005B6842" w:rsidRDefault="005B6842" w:rsidP="00C45809">
            <w:pPr>
              <w:pStyle w:val="af8"/>
              <w:rPr>
                <w:moveTo w:id="11779" w:author="Masato YOSHIKAWA" w:date="2026-01-20T12:21:00Z" w16du:dateUtc="2026-01-20T03:21:00Z"/>
                <w:rFonts w:ascii="Times New Roman" w:eastAsia="ＭＳ 明朝" w:hAnsi="Times New Roman" w:cs="Times New Roman"/>
                <w:rPrChange w:id="11780" w:author="Masato YOSHIKAWA" w:date="2026-01-20T12:23:00Z" w16du:dateUtc="2026-01-20T03:23:00Z">
                  <w:rPr>
                    <w:moveTo w:id="11781" w:author="Masato YOSHIKAWA" w:date="2026-01-20T12:21:00Z" w16du:dateUtc="2026-01-20T03:21:00Z"/>
                    <w:rFonts w:ascii="ＭＳ 明朝" w:eastAsia="ＭＳ 明朝" w:hAnsi="ＭＳ 明朝"/>
                  </w:rPr>
                </w:rPrChange>
              </w:rPr>
            </w:pPr>
            <w:moveTo w:id="11782" w:author="Masato YOSHIKAWA" w:date="2026-01-20T12:21:00Z" w16du:dateUtc="2026-01-20T03:21:00Z">
              <w:r w:rsidRPr="005B6842">
                <w:rPr>
                  <w:rFonts w:ascii="Times New Roman" w:eastAsia="ＭＳ 明朝" w:hAnsi="Times New Roman" w:cs="Times New Roman"/>
                  <w:rPrChange w:id="11783" w:author="Masato YOSHIKAWA" w:date="2026-01-20T12:23:00Z" w16du:dateUtc="2026-01-20T03:23:00Z">
                    <w:rPr>
                      <w:rFonts w:ascii="ＭＳ 明朝" w:eastAsia="ＭＳ 明朝" w:hAnsi="ＭＳ 明朝"/>
                    </w:rPr>
                  </w:rPrChange>
                </w:rPr>
                <w:t>Amplification</w:t>
              </w:r>
            </w:moveTo>
          </w:p>
        </w:tc>
        <w:tc>
          <w:tcPr>
            <w:tcW w:w="744" w:type="pct"/>
          </w:tcPr>
          <w:p w14:paraId="48813678" w14:textId="77777777" w:rsidR="005B6842" w:rsidRPr="005B6842" w:rsidRDefault="005B6842" w:rsidP="00C45809">
            <w:pPr>
              <w:pStyle w:val="af8"/>
              <w:rPr>
                <w:moveTo w:id="11784" w:author="Masato YOSHIKAWA" w:date="2026-01-20T12:21:00Z" w16du:dateUtc="2026-01-20T03:21:00Z"/>
                <w:rFonts w:ascii="Times New Roman" w:eastAsia="ＭＳ 明朝" w:hAnsi="Times New Roman" w:cs="Times New Roman"/>
                <w:rPrChange w:id="11785" w:author="Masato YOSHIKAWA" w:date="2026-01-20T12:23:00Z" w16du:dateUtc="2026-01-20T03:23:00Z">
                  <w:rPr>
                    <w:moveTo w:id="11786" w:author="Masato YOSHIKAWA" w:date="2026-01-20T12:21:00Z" w16du:dateUtc="2026-01-20T03:21:00Z"/>
                    <w:rFonts w:ascii="ＭＳ 明朝" w:eastAsia="ＭＳ 明朝" w:hAnsi="ＭＳ 明朝"/>
                  </w:rPr>
                </w:rPrChange>
              </w:rPr>
            </w:pPr>
            <w:moveTo w:id="11787" w:author="Masato YOSHIKAWA" w:date="2026-01-20T12:21:00Z" w16du:dateUtc="2026-01-20T03:21:00Z">
              <w:r w:rsidRPr="005B6842">
                <w:rPr>
                  <w:rFonts w:ascii="Times New Roman" w:eastAsia="ＭＳ 明朝" w:hAnsi="Times New Roman" w:cs="Times New Roman"/>
                  <w:rPrChange w:id="11788" w:author="Masato YOSHIKAWA" w:date="2026-01-20T12:23:00Z" w16du:dateUtc="2026-01-20T03:23:00Z">
                    <w:rPr>
                      <w:rFonts w:ascii="ＭＳ 明朝" w:eastAsia="ＭＳ 明朝" w:hAnsi="ＭＳ 明朝"/>
                    </w:rPr>
                  </w:rPrChange>
                </w:rPr>
                <w:t>Adaptation</w:t>
              </w:r>
            </w:moveTo>
          </w:p>
        </w:tc>
        <w:tc>
          <w:tcPr>
            <w:tcW w:w="851" w:type="pct"/>
          </w:tcPr>
          <w:p w14:paraId="20136726" w14:textId="77777777" w:rsidR="005B6842" w:rsidRPr="005B6842" w:rsidRDefault="005B6842" w:rsidP="00C45809">
            <w:pPr>
              <w:pStyle w:val="af8"/>
              <w:rPr>
                <w:moveTo w:id="11789" w:author="Masato YOSHIKAWA" w:date="2026-01-20T12:21:00Z" w16du:dateUtc="2026-01-20T03:21:00Z"/>
                <w:rFonts w:ascii="Times New Roman" w:eastAsia="ＭＳ 明朝" w:hAnsi="Times New Roman" w:cs="Times New Roman"/>
                <w:rPrChange w:id="11790" w:author="Masato YOSHIKAWA" w:date="2026-01-20T12:23:00Z" w16du:dateUtc="2026-01-20T03:23:00Z">
                  <w:rPr>
                    <w:moveTo w:id="11791" w:author="Masato YOSHIKAWA" w:date="2026-01-20T12:21:00Z" w16du:dateUtc="2026-01-20T03:21:00Z"/>
                    <w:rFonts w:ascii="ＭＳ 明朝" w:eastAsia="ＭＳ 明朝" w:hAnsi="ＭＳ 明朝"/>
                  </w:rPr>
                </w:rPrChange>
              </w:rPr>
            </w:pPr>
            <w:moveTo w:id="11792" w:author="Masato YOSHIKAWA" w:date="2026-01-20T12:21:00Z" w16du:dateUtc="2026-01-20T03:21:00Z">
              <w:r w:rsidRPr="005B6842">
                <w:rPr>
                  <w:rFonts w:ascii="Times New Roman" w:eastAsia="ＭＳ 明朝" w:hAnsi="Times New Roman" w:cs="Times New Roman"/>
                  <w:rPrChange w:id="11793" w:author="Masato YOSHIKAWA" w:date="2026-01-20T12:23:00Z" w16du:dateUtc="2026-01-20T03:23:00Z">
                    <w:rPr>
                      <w:rFonts w:ascii="ＭＳ 明朝" w:eastAsia="ＭＳ 明朝" w:hAnsi="ＭＳ 明朝"/>
                    </w:rPr>
                  </w:rPrChange>
                </w:rPr>
                <w:t>Reduction</w:t>
              </w:r>
            </w:moveTo>
          </w:p>
        </w:tc>
        <w:tc>
          <w:tcPr>
            <w:tcW w:w="831" w:type="pct"/>
          </w:tcPr>
          <w:p w14:paraId="2368E736" w14:textId="77777777" w:rsidR="005B6842" w:rsidRPr="005B6842" w:rsidRDefault="005B6842" w:rsidP="00C45809">
            <w:pPr>
              <w:pStyle w:val="af8"/>
              <w:rPr>
                <w:moveTo w:id="11794" w:author="Masato YOSHIKAWA" w:date="2026-01-20T12:21:00Z" w16du:dateUtc="2026-01-20T03:21:00Z"/>
                <w:rFonts w:ascii="Times New Roman" w:eastAsia="ＭＳ 明朝" w:hAnsi="Times New Roman" w:cs="Times New Roman"/>
                <w:rPrChange w:id="11795" w:author="Masato YOSHIKAWA" w:date="2026-01-20T12:23:00Z" w16du:dateUtc="2026-01-20T03:23:00Z">
                  <w:rPr>
                    <w:moveTo w:id="11796" w:author="Masato YOSHIKAWA" w:date="2026-01-20T12:21:00Z" w16du:dateUtc="2026-01-20T03:21:00Z"/>
                    <w:rFonts w:ascii="ＭＳ 明朝" w:eastAsia="ＭＳ 明朝" w:hAnsi="ＭＳ 明朝"/>
                  </w:rPr>
                </w:rPrChange>
              </w:rPr>
            </w:pPr>
            <w:moveTo w:id="11797" w:author="Masato YOSHIKAWA" w:date="2026-01-20T12:21:00Z" w16du:dateUtc="2026-01-20T03:21:00Z">
              <w:r w:rsidRPr="005B6842">
                <w:rPr>
                  <w:rFonts w:ascii="Times New Roman" w:eastAsia="ＭＳ 明朝" w:hAnsi="Times New Roman" w:cs="Times New Roman"/>
                  <w:rPrChange w:id="11798" w:author="Masato YOSHIKAWA" w:date="2026-01-20T12:23:00Z" w16du:dateUtc="2026-01-20T03:23:00Z">
                    <w:rPr>
                      <w:rFonts w:ascii="ＭＳ 明朝" w:eastAsia="ＭＳ 明朝" w:hAnsi="ＭＳ 明朝"/>
                    </w:rPr>
                  </w:rPrChange>
                </w:rPr>
                <w:t>Denial</w:t>
              </w:r>
            </w:moveTo>
          </w:p>
        </w:tc>
      </w:tr>
      <w:tr w:rsidR="005B6842" w:rsidRPr="005B6842" w14:paraId="4383DD77" w14:textId="77777777" w:rsidTr="00C45809">
        <w:tc>
          <w:tcPr>
            <w:tcW w:w="582" w:type="pct"/>
          </w:tcPr>
          <w:p w14:paraId="22C7CFF3" w14:textId="77777777" w:rsidR="005B6842" w:rsidRPr="005B6842" w:rsidRDefault="005B6842" w:rsidP="00C45809">
            <w:pPr>
              <w:pStyle w:val="af8"/>
              <w:rPr>
                <w:moveTo w:id="11799" w:author="Masato YOSHIKAWA" w:date="2026-01-20T12:21:00Z" w16du:dateUtc="2026-01-20T03:21:00Z"/>
                <w:rFonts w:ascii="Times New Roman" w:eastAsia="ＭＳ 明朝" w:hAnsi="Times New Roman" w:cs="Times New Roman"/>
                <w:rPrChange w:id="11800" w:author="Masato YOSHIKAWA" w:date="2026-01-20T12:23:00Z" w16du:dateUtc="2026-01-20T03:23:00Z">
                  <w:rPr>
                    <w:moveTo w:id="11801" w:author="Masato YOSHIKAWA" w:date="2026-01-20T12:21:00Z" w16du:dateUtc="2026-01-20T03:21:00Z"/>
                    <w:rFonts w:ascii="ＭＳ 明朝" w:eastAsia="ＭＳ 明朝" w:hAnsi="ＭＳ 明朝"/>
                  </w:rPr>
                </w:rPrChange>
              </w:rPr>
            </w:pPr>
            <w:moveTo w:id="11802" w:author="Masato YOSHIKAWA" w:date="2026-01-20T12:21:00Z" w16du:dateUtc="2026-01-20T03:21:00Z">
              <w:r w:rsidRPr="005B6842">
                <w:rPr>
                  <w:rFonts w:ascii="Times New Roman" w:eastAsia="ＭＳ 明朝" w:hAnsi="Times New Roman" w:cs="Times New Roman" w:hint="eastAsia"/>
                  <w:rPrChange w:id="11803" w:author="Masato YOSHIKAWA" w:date="2026-01-20T12:23:00Z" w16du:dateUtc="2026-01-20T03:23:00Z">
                    <w:rPr>
                      <w:rFonts w:ascii="ＭＳ 明朝" w:eastAsia="ＭＳ 明朝" w:hAnsi="ＭＳ 明朝" w:hint="eastAsia"/>
                    </w:rPr>
                  </w:rPrChange>
                </w:rPr>
                <w:t>兵児帯</w:t>
              </w:r>
            </w:moveTo>
          </w:p>
        </w:tc>
        <w:tc>
          <w:tcPr>
            <w:tcW w:w="583" w:type="pct"/>
          </w:tcPr>
          <w:p w14:paraId="66816B0D" w14:textId="77777777" w:rsidR="005B6842" w:rsidRPr="005B6842" w:rsidRDefault="005B6842" w:rsidP="00C45809">
            <w:pPr>
              <w:pStyle w:val="af8"/>
              <w:rPr>
                <w:moveTo w:id="11804" w:author="Masato YOSHIKAWA" w:date="2026-01-20T12:21:00Z" w16du:dateUtc="2026-01-20T03:21:00Z"/>
                <w:rFonts w:ascii="Times New Roman" w:eastAsia="ＭＳ 明朝" w:hAnsi="Times New Roman" w:cs="Times New Roman"/>
                <w:rPrChange w:id="11805" w:author="Masato YOSHIKAWA" w:date="2026-01-20T12:23:00Z" w16du:dateUtc="2026-01-20T03:23:00Z">
                  <w:rPr>
                    <w:moveTo w:id="11806" w:author="Masato YOSHIKAWA" w:date="2026-01-20T12:21:00Z" w16du:dateUtc="2026-01-20T03:21:00Z"/>
                    <w:rFonts w:ascii="ＭＳ 明朝" w:eastAsia="ＭＳ 明朝" w:hAnsi="ＭＳ 明朝"/>
                  </w:rPr>
                </w:rPrChange>
              </w:rPr>
            </w:pPr>
            <w:moveTo w:id="11807" w:author="Masato YOSHIKAWA" w:date="2026-01-20T12:21:00Z" w16du:dateUtc="2026-01-20T03:21:00Z">
              <w:r w:rsidRPr="005B6842">
                <w:rPr>
                  <w:rFonts w:ascii="Times New Roman" w:eastAsia="ＭＳ 明朝" w:hAnsi="Times New Roman" w:cs="Times New Roman"/>
                  <w:rPrChange w:id="11808" w:author="Masato YOSHIKAWA" w:date="2026-01-20T12:23:00Z" w16du:dateUtc="2026-01-20T03:23:00Z">
                    <w:rPr>
                      <w:rFonts w:ascii="ＭＳ 明朝" w:eastAsia="ＭＳ 明朝" w:hAnsi="ＭＳ 明朝"/>
                    </w:rPr>
                  </w:rPrChange>
                </w:rPr>
                <w:t>hekoobi</w:t>
              </w:r>
            </w:moveTo>
          </w:p>
        </w:tc>
        <w:tc>
          <w:tcPr>
            <w:tcW w:w="629" w:type="pct"/>
          </w:tcPr>
          <w:p w14:paraId="0DF4C065" w14:textId="77777777" w:rsidR="005B6842" w:rsidRPr="005B6842" w:rsidRDefault="005B6842" w:rsidP="00C45809">
            <w:pPr>
              <w:pStyle w:val="af8"/>
              <w:rPr>
                <w:moveTo w:id="11809" w:author="Masato YOSHIKAWA" w:date="2026-01-20T12:21:00Z" w16du:dateUtc="2026-01-20T03:21:00Z"/>
                <w:rFonts w:ascii="Times New Roman" w:eastAsia="ＭＳ 明朝" w:hAnsi="Times New Roman" w:cs="Times New Roman"/>
                <w:rPrChange w:id="11810" w:author="Masato YOSHIKAWA" w:date="2026-01-20T12:23:00Z" w16du:dateUtc="2026-01-20T03:23:00Z">
                  <w:rPr>
                    <w:moveTo w:id="11811" w:author="Masato YOSHIKAWA" w:date="2026-01-20T12:21:00Z" w16du:dateUtc="2026-01-20T03:21:00Z"/>
                    <w:rFonts w:ascii="ＭＳ 明朝" w:eastAsia="ＭＳ 明朝" w:hAnsi="ＭＳ 明朝"/>
                  </w:rPr>
                </w:rPrChange>
              </w:rPr>
            </w:pPr>
            <w:moveTo w:id="11812" w:author="Masato YOSHIKAWA" w:date="2026-01-20T12:21:00Z" w16du:dateUtc="2026-01-20T03:21:00Z">
              <w:r w:rsidRPr="005B6842">
                <w:rPr>
                  <w:rFonts w:ascii="Times New Roman" w:eastAsia="ＭＳ 明朝" w:hAnsi="Times New Roman" w:cs="Times New Roman"/>
                  <w:rPrChange w:id="11813" w:author="Masato YOSHIKAWA" w:date="2026-01-20T12:23:00Z" w16du:dateUtc="2026-01-20T03:23:00Z">
                    <w:rPr>
                      <w:rFonts w:ascii="ＭＳ 明朝" w:eastAsia="ＭＳ 明朝" w:hAnsi="ＭＳ 明朝"/>
                    </w:rPr>
                  </w:rPrChange>
                </w:rPr>
                <w:t>なし</w:t>
              </w:r>
            </w:moveTo>
          </w:p>
        </w:tc>
        <w:tc>
          <w:tcPr>
            <w:tcW w:w="779" w:type="pct"/>
          </w:tcPr>
          <w:p w14:paraId="0185A109" w14:textId="77777777" w:rsidR="005B6842" w:rsidRPr="005B6842" w:rsidRDefault="005B6842" w:rsidP="00C45809">
            <w:pPr>
              <w:pStyle w:val="af8"/>
              <w:rPr>
                <w:moveTo w:id="11814" w:author="Masato YOSHIKAWA" w:date="2026-01-20T12:21:00Z" w16du:dateUtc="2026-01-20T03:21:00Z"/>
                <w:rFonts w:ascii="Times New Roman" w:eastAsia="ＭＳ 明朝" w:hAnsi="Times New Roman" w:cs="Times New Roman"/>
                <w:rPrChange w:id="11815" w:author="Masato YOSHIKAWA" w:date="2026-01-20T12:23:00Z" w16du:dateUtc="2026-01-20T03:23:00Z">
                  <w:rPr>
                    <w:moveTo w:id="11816" w:author="Masato YOSHIKAWA" w:date="2026-01-20T12:21:00Z" w16du:dateUtc="2026-01-20T03:21:00Z"/>
                    <w:rFonts w:ascii="ＭＳ 明朝" w:eastAsia="ＭＳ 明朝" w:hAnsi="ＭＳ 明朝"/>
                  </w:rPr>
                </w:rPrChange>
              </w:rPr>
            </w:pPr>
            <w:moveTo w:id="11817" w:author="Masato YOSHIKAWA" w:date="2026-01-20T12:21:00Z" w16du:dateUtc="2026-01-20T03:21:00Z">
              <w:r w:rsidRPr="005B6842">
                <w:rPr>
                  <w:rFonts w:ascii="Times New Roman" w:eastAsia="ＭＳ 明朝" w:hAnsi="Times New Roman" w:cs="Times New Roman"/>
                  <w:rPrChange w:id="11818" w:author="Masato YOSHIKAWA" w:date="2026-01-20T12:23:00Z" w16du:dateUtc="2026-01-20T03:23:00Z">
                    <w:rPr>
                      <w:rFonts w:ascii="ＭＳ 明朝" w:eastAsia="ＭＳ 明朝" w:hAnsi="ＭＳ 明朝"/>
                    </w:rPr>
                  </w:rPrChange>
                </w:rPr>
                <w:t>Amplification</w:t>
              </w:r>
            </w:moveTo>
          </w:p>
        </w:tc>
        <w:tc>
          <w:tcPr>
            <w:tcW w:w="744" w:type="pct"/>
          </w:tcPr>
          <w:p w14:paraId="7E7F8E8A" w14:textId="77777777" w:rsidR="005B6842" w:rsidRPr="005B6842" w:rsidRDefault="005B6842" w:rsidP="00C45809">
            <w:pPr>
              <w:pStyle w:val="af8"/>
              <w:rPr>
                <w:moveTo w:id="11819" w:author="Masato YOSHIKAWA" w:date="2026-01-20T12:21:00Z" w16du:dateUtc="2026-01-20T03:21:00Z"/>
                <w:rFonts w:ascii="Times New Roman" w:eastAsia="ＭＳ 明朝" w:hAnsi="Times New Roman" w:cs="Times New Roman"/>
                <w:rPrChange w:id="11820" w:author="Masato YOSHIKAWA" w:date="2026-01-20T12:23:00Z" w16du:dateUtc="2026-01-20T03:23:00Z">
                  <w:rPr>
                    <w:moveTo w:id="11821" w:author="Masato YOSHIKAWA" w:date="2026-01-20T12:21:00Z" w16du:dateUtc="2026-01-20T03:21:00Z"/>
                    <w:rFonts w:ascii="ＭＳ 明朝" w:eastAsia="ＭＳ 明朝" w:hAnsi="ＭＳ 明朝"/>
                  </w:rPr>
                </w:rPrChange>
              </w:rPr>
            </w:pPr>
            <w:moveTo w:id="11822" w:author="Masato YOSHIKAWA" w:date="2026-01-20T12:21:00Z" w16du:dateUtc="2026-01-20T03:21:00Z">
              <w:r w:rsidRPr="005B6842">
                <w:rPr>
                  <w:rFonts w:ascii="Times New Roman" w:eastAsia="ＭＳ 明朝" w:hAnsi="Times New Roman" w:cs="Times New Roman"/>
                  <w:rPrChange w:id="11823" w:author="Masato YOSHIKAWA" w:date="2026-01-20T12:23:00Z" w16du:dateUtc="2026-01-20T03:23:00Z">
                    <w:rPr>
                      <w:rFonts w:ascii="ＭＳ 明朝" w:eastAsia="ＭＳ 明朝" w:hAnsi="ＭＳ 明朝"/>
                    </w:rPr>
                  </w:rPrChange>
                </w:rPr>
                <w:t>Adaptation</w:t>
              </w:r>
            </w:moveTo>
          </w:p>
        </w:tc>
        <w:tc>
          <w:tcPr>
            <w:tcW w:w="851" w:type="pct"/>
          </w:tcPr>
          <w:p w14:paraId="7E8C2DC8" w14:textId="77777777" w:rsidR="005B6842" w:rsidRPr="005B6842" w:rsidRDefault="005B6842" w:rsidP="00C45809">
            <w:pPr>
              <w:pStyle w:val="af8"/>
              <w:rPr>
                <w:moveTo w:id="11824" w:author="Masato YOSHIKAWA" w:date="2026-01-20T12:21:00Z" w16du:dateUtc="2026-01-20T03:21:00Z"/>
                <w:rFonts w:ascii="Times New Roman" w:eastAsia="ＭＳ 明朝" w:hAnsi="Times New Roman" w:cs="Times New Roman"/>
                <w:rPrChange w:id="11825" w:author="Masato YOSHIKAWA" w:date="2026-01-20T12:23:00Z" w16du:dateUtc="2026-01-20T03:23:00Z">
                  <w:rPr>
                    <w:moveTo w:id="11826" w:author="Masato YOSHIKAWA" w:date="2026-01-20T12:21:00Z" w16du:dateUtc="2026-01-20T03:21:00Z"/>
                    <w:rFonts w:ascii="ＭＳ 明朝" w:eastAsia="ＭＳ 明朝" w:hAnsi="ＭＳ 明朝"/>
                  </w:rPr>
                </w:rPrChange>
              </w:rPr>
            </w:pPr>
            <w:moveTo w:id="11827" w:author="Masato YOSHIKAWA" w:date="2026-01-20T12:21:00Z" w16du:dateUtc="2026-01-20T03:21:00Z">
              <w:r w:rsidRPr="005B6842">
                <w:rPr>
                  <w:rFonts w:ascii="Times New Roman" w:eastAsia="ＭＳ 明朝" w:hAnsi="Times New Roman" w:cs="Times New Roman"/>
                  <w:rPrChange w:id="11828" w:author="Masato YOSHIKAWA" w:date="2026-01-20T12:23:00Z" w16du:dateUtc="2026-01-20T03:23:00Z">
                    <w:rPr>
                      <w:rFonts w:ascii="ＭＳ 明朝" w:eastAsia="ＭＳ 明朝" w:hAnsi="ＭＳ 明朝"/>
                    </w:rPr>
                  </w:rPrChange>
                </w:rPr>
                <w:t>Reduction</w:t>
              </w:r>
            </w:moveTo>
          </w:p>
        </w:tc>
        <w:tc>
          <w:tcPr>
            <w:tcW w:w="831" w:type="pct"/>
          </w:tcPr>
          <w:p w14:paraId="62C53B61" w14:textId="77777777" w:rsidR="005B6842" w:rsidRPr="005B6842" w:rsidRDefault="005B6842" w:rsidP="00C45809">
            <w:pPr>
              <w:pStyle w:val="af8"/>
              <w:rPr>
                <w:moveTo w:id="11829" w:author="Masato YOSHIKAWA" w:date="2026-01-20T12:21:00Z" w16du:dateUtc="2026-01-20T03:21:00Z"/>
                <w:rFonts w:ascii="Times New Roman" w:eastAsia="ＭＳ 明朝" w:hAnsi="Times New Roman" w:cs="Times New Roman"/>
                <w:rPrChange w:id="11830" w:author="Masato YOSHIKAWA" w:date="2026-01-20T12:23:00Z" w16du:dateUtc="2026-01-20T03:23:00Z">
                  <w:rPr>
                    <w:moveTo w:id="11831" w:author="Masato YOSHIKAWA" w:date="2026-01-20T12:21:00Z" w16du:dateUtc="2026-01-20T03:21:00Z"/>
                    <w:rFonts w:ascii="ＭＳ 明朝" w:eastAsia="ＭＳ 明朝" w:hAnsi="ＭＳ 明朝"/>
                  </w:rPr>
                </w:rPrChange>
              </w:rPr>
            </w:pPr>
            <w:moveTo w:id="11832" w:author="Masato YOSHIKAWA" w:date="2026-01-20T12:21:00Z" w16du:dateUtc="2026-01-20T03:21:00Z">
              <w:r w:rsidRPr="005B6842">
                <w:rPr>
                  <w:rFonts w:ascii="Times New Roman" w:eastAsia="ＭＳ 明朝" w:hAnsi="Times New Roman" w:cs="Times New Roman"/>
                  <w:rPrChange w:id="11833" w:author="Masato YOSHIKAWA" w:date="2026-01-20T12:23:00Z" w16du:dateUtc="2026-01-20T03:23:00Z">
                    <w:rPr>
                      <w:rFonts w:ascii="ＭＳ 明朝" w:eastAsia="ＭＳ 明朝" w:hAnsi="ＭＳ 明朝"/>
                    </w:rPr>
                  </w:rPrChange>
                </w:rPr>
                <w:t>Denial</w:t>
              </w:r>
            </w:moveTo>
          </w:p>
        </w:tc>
      </w:tr>
      <w:tr w:rsidR="005B6842" w:rsidRPr="005B6842" w14:paraId="094F3447" w14:textId="77777777" w:rsidTr="00C45809">
        <w:tc>
          <w:tcPr>
            <w:tcW w:w="582" w:type="pct"/>
          </w:tcPr>
          <w:p w14:paraId="34D40748" w14:textId="77777777" w:rsidR="005B6842" w:rsidRPr="005B6842" w:rsidRDefault="005B6842" w:rsidP="00C45809">
            <w:pPr>
              <w:pStyle w:val="af8"/>
              <w:rPr>
                <w:moveTo w:id="11834" w:author="Masato YOSHIKAWA" w:date="2026-01-20T12:21:00Z" w16du:dateUtc="2026-01-20T03:21:00Z"/>
                <w:rFonts w:ascii="Times New Roman" w:eastAsia="ＭＳ 明朝" w:hAnsi="Times New Roman" w:cs="Times New Roman"/>
                <w:rPrChange w:id="11835" w:author="Masato YOSHIKAWA" w:date="2026-01-20T12:23:00Z" w16du:dateUtc="2026-01-20T03:23:00Z">
                  <w:rPr>
                    <w:moveTo w:id="11836" w:author="Masato YOSHIKAWA" w:date="2026-01-20T12:21:00Z" w16du:dateUtc="2026-01-20T03:21:00Z"/>
                    <w:rFonts w:ascii="ＭＳ 明朝" w:eastAsia="ＭＳ 明朝" w:hAnsi="ＭＳ 明朝"/>
                  </w:rPr>
                </w:rPrChange>
              </w:rPr>
            </w:pPr>
            <w:moveTo w:id="11837" w:author="Masato YOSHIKAWA" w:date="2026-01-20T12:21:00Z" w16du:dateUtc="2026-01-20T03:21:00Z">
              <w:r w:rsidRPr="005B6842">
                <w:rPr>
                  <w:rFonts w:ascii="Times New Roman" w:eastAsia="ＭＳ 明朝" w:hAnsi="Times New Roman" w:cs="Times New Roman" w:hint="eastAsia"/>
                  <w:rPrChange w:id="11838" w:author="Masato YOSHIKAWA" w:date="2026-01-20T12:23:00Z" w16du:dateUtc="2026-01-20T03:23:00Z">
                    <w:rPr>
                      <w:rFonts w:ascii="ＭＳ 明朝" w:eastAsia="ＭＳ 明朝" w:hAnsi="ＭＳ 明朝" w:hint="eastAsia"/>
                    </w:rPr>
                  </w:rPrChange>
                </w:rPr>
                <w:t>鎌倉</w:t>
              </w:r>
            </w:moveTo>
          </w:p>
        </w:tc>
        <w:tc>
          <w:tcPr>
            <w:tcW w:w="583" w:type="pct"/>
          </w:tcPr>
          <w:p w14:paraId="452821F5" w14:textId="77777777" w:rsidR="005B6842" w:rsidRPr="005B6842" w:rsidRDefault="005B6842" w:rsidP="00C45809">
            <w:pPr>
              <w:pStyle w:val="af8"/>
              <w:rPr>
                <w:moveTo w:id="11839" w:author="Masato YOSHIKAWA" w:date="2026-01-20T12:21:00Z" w16du:dateUtc="2026-01-20T03:21:00Z"/>
                <w:rFonts w:ascii="Times New Roman" w:eastAsia="ＭＳ 明朝" w:hAnsi="Times New Roman" w:cs="Times New Roman"/>
                <w:rPrChange w:id="11840" w:author="Masato YOSHIKAWA" w:date="2026-01-20T12:23:00Z" w16du:dateUtc="2026-01-20T03:23:00Z">
                  <w:rPr>
                    <w:moveTo w:id="11841" w:author="Masato YOSHIKAWA" w:date="2026-01-20T12:21:00Z" w16du:dateUtc="2026-01-20T03:21:00Z"/>
                    <w:rFonts w:ascii="ＭＳ 明朝" w:eastAsia="ＭＳ 明朝" w:hAnsi="ＭＳ 明朝"/>
                  </w:rPr>
                </w:rPrChange>
              </w:rPr>
            </w:pPr>
            <w:moveTo w:id="11842" w:author="Masato YOSHIKAWA" w:date="2026-01-20T12:21:00Z" w16du:dateUtc="2026-01-20T03:21:00Z">
              <w:r w:rsidRPr="005B6842">
                <w:rPr>
                  <w:rFonts w:ascii="Times New Roman" w:eastAsia="ＭＳ 明朝" w:hAnsi="Times New Roman" w:cs="Times New Roman"/>
                  <w:rPrChange w:id="11843" w:author="Masato YOSHIKAWA" w:date="2026-01-20T12:23:00Z" w16du:dateUtc="2026-01-20T03:23:00Z">
                    <w:rPr>
                      <w:rFonts w:ascii="ＭＳ 明朝" w:eastAsia="ＭＳ 明朝" w:hAnsi="ＭＳ 明朝"/>
                    </w:rPr>
                  </w:rPrChange>
                </w:rPr>
                <w:t>Kamakura</w:t>
              </w:r>
            </w:moveTo>
          </w:p>
        </w:tc>
        <w:tc>
          <w:tcPr>
            <w:tcW w:w="629" w:type="pct"/>
          </w:tcPr>
          <w:p w14:paraId="2FAB94D0" w14:textId="77777777" w:rsidR="005B6842" w:rsidRPr="005B6842" w:rsidRDefault="005B6842" w:rsidP="00C45809">
            <w:pPr>
              <w:pStyle w:val="af8"/>
              <w:rPr>
                <w:moveTo w:id="11844" w:author="Masato YOSHIKAWA" w:date="2026-01-20T12:21:00Z" w16du:dateUtc="2026-01-20T03:21:00Z"/>
                <w:rFonts w:ascii="Times New Roman" w:eastAsia="ＭＳ 明朝" w:hAnsi="Times New Roman" w:cs="Times New Roman"/>
                <w:rPrChange w:id="11845" w:author="Masato YOSHIKAWA" w:date="2026-01-20T12:23:00Z" w16du:dateUtc="2026-01-20T03:23:00Z">
                  <w:rPr>
                    <w:moveTo w:id="11846" w:author="Masato YOSHIKAWA" w:date="2026-01-20T12:21:00Z" w16du:dateUtc="2026-01-20T03:21:00Z"/>
                    <w:rFonts w:ascii="ＭＳ 明朝" w:eastAsia="ＭＳ 明朝" w:hAnsi="ＭＳ 明朝"/>
                  </w:rPr>
                </w:rPrChange>
              </w:rPr>
            </w:pPr>
            <w:moveTo w:id="11847" w:author="Masato YOSHIKAWA" w:date="2026-01-20T12:21:00Z" w16du:dateUtc="2026-01-20T03:21:00Z">
              <w:r w:rsidRPr="005B6842">
                <w:rPr>
                  <w:rFonts w:ascii="Times New Roman" w:eastAsia="ＭＳ 明朝" w:hAnsi="Times New Roman" w:cs="Times New Roman"/>
                  <w:rPrChange w:id="11848" w:author="Masato YOSHIKAWA" w:date="2026-01-20T12:23:00Z" w16du:dateUtc="2026-01-20T03:23:00Z">
                    <w:rPr>
                      <w:rFonts w:ascii="ＭＳ 明朝" w:eastAsia="ＭＳ 明朝" w:hAnsi="ＭＳ 明朝"/>
                    </w:rPr>
                  </w:rPrChange>
                </w:rPr>
                <w:t>なし</w:t>
              </w:r>
            </w:moveTo>
          </w:p>
        </w:tc>
        <w:tc>
          <w:tcPr>
            <w:tcW w:w="779" w:type="pct"/>
          </w:tcPr>
          <w:p w14:paraId="6478BD1D" w14:textId="77777777" w:rsidR="005B6842" w:rsidRPr="005B6842" w:rsidRDefault="005B6842" w:rsidP="00C45809">
            <w:pPr>
              <w:pStyle w:val="af8"/>
              <w:rPr>
                <w:moveTo w:id="11849" w:author="Masato YOSHIKAWA" w:date="2026-01-20T12:21:00Z" w16du:dateUtc="2026-01-20T03:21:00Z"/>
                <w:rFonts w:ascii="Times New Roman" w:eastAsia="ＭＳ 明朝" w:hAnsi="Times New Roman" w:cs="Times New Roman"/>
                <w:rPrChange w:id="11850" w:author="Masato YOSHIKAWA" w:date="2026-01-20T12:23:00Z" w16du:dateUtc="2026-01-20T03:23:00Z">
                  <w:rPr>
                    <w:moveTo w:id="11851" w:author="Masato YOSHIKAWA" w:date="2026-01-20T12:21:00Z" w16du:dateUtc="2026-01-20T03:21:00Z"/>
                    <w:rFonts w:ascii="ＭＳ 明朝" w:eastAsia="ＭＳ 明朝" w:hAnsi="ＭＳ 明朝"/>
                  </w:rPr>
                </w:rPrChange>
              </w:rPr>
            </w:pPr>
            <w:moveTo w:id="11852" w:author="Masato YOSHIKAWA" w:date="2026-01-20T12:21:00Z" w16du:dateUtc="2026-01-20T03:21:00Z">
              <w:r w:rsidRPr="005B6842">
                <w:rPr>
                  <w:rFonts w:ascii="Times New Roman" w:eastAsia="ＭＳ 明朝" w:hAnsi="Times New Roman" w:cs="Times New Roman"/>
                  <w:rPrChange w:id="11853" w:author="Masato YOSHIKAWA" w:date="2026-01-20T12:23:00Z" w16du:dateUtc="2026-01-20T03:23:00Z">
                    <w:rPr>
                      <w:rFonts w:ascii="ＭＳ 明朝" w:eastAsia="ＭＳ 明朝" w:hAnsi="ＭＳ 明朝"/>
                    </w:rPr>
                  </w:rPrChange>
                </w:rPr>
                <w:t>Borrowing</w:t>
              </w:r>
            </w:moveTo>
          </w:p>
        </w:tc>
        <w:tc>
          <w:tcPr>
            <w:tcW w:w="744" w:type="pct"/>
          </w:tcPr>
          <w:p w14:paraId="06FBDB4E" w14:textId="77777777" w:rsidR="005B6842" w:rsidRPr="005B6842" w:rsidRDefault="005B6842" w:rsidP="00C45809">
            <w:pPr>
              <w:pStyle w:val="af8"/>
              <w:rPr>
                <w:moveTo w:id="11854" w:author="Masato YOSHIKAWA" w:date="2026-01-20T12:21:00Z" w16du:dateUtc="2026-01-20T03:21:00Z"/>
                <w:rFonts w:ascii="Times New Roman" w:eastAsia="ＭＳ 明朝" w:hAnsi="Times New Roman" w:cs="Times New Roman"/>
                <w:rPrChange w:id="11855" w:author="Masato YOSHIKAWA" w:date="2026-01-20T12:23:00Z" w16du:dateUtc="2026-01-20T03:23:00Z">
                  <w:rPr>
                    <w:moveTo w:id="11856" w:author="Masato YOSHIKAWA" w:date="2026-01-20T12:21:00Z" w16du:dateUtc="2026-01-20T03:21:00Z"/>
                    <w:rFonts w:ascii="ＭＳ 明朝" w:eastAsia="ＭＳ 明朝" w:hAnsi="ＭＳ 明朝"/>
                  </w:rPr>
                </w:rPrChange>
              </w:rPr>
            </w:pPr>
            <w:moveTo w:id="11857" w:author="Masato YOSHIKAWA" w:date="2026-01-20T12:21:00Z" w16du:dateUtc="2026-01-20T03:21:00Z">
              <w:r w:rsidRPr="005B6842">
                <w:rPr>
                  <w:rFonts w:ascii="Times New Roman" w:eastAsia="ＭＳ 明朝" w:hAnsi="Times New Roman" w:cs="Times New Roman"/>
                  <w:rPrChange w:id="11858" w:author="Masato YOSHIKAWA" w:date="2026-01-20T12:23:00Z" w16du:dateUtc="2026-01-20T03:23:00Z">
                    <w:rPr>
                      <w:rFonts w:ascii="ＭＳ 明朝" w:eastAsia="ＭＳ 明朝" w:hAnsi="ＭＳ 明朝"/>
                    </w:rPr>
                  </w:rPrChange>
                </w:rPr>
                <w:t>Acceptance</w:t>
              </w:r>
            </w:moveTo>
          </w:p>
        </w:tc>
        <w:tc>
          <w:tcPr>
            <w:tcW w:w="851" w:type="pct"/>
          </w:tcPr>
          <w:p w14:paraId="0718E3AE" w14:textId="77777777" w:rsidR="005B6842" w:rsidRPr="005B6842" w:rsidRDefault="005B6842" w:rsidP="00C45809">
            <w:pPr>
              <w:pStyle w:val="af8"/>
              <w:rPr>
                <w:moveTo w:id="11859" w:author="Masato YOSHIKAWA" w:date="2026-01-20T12:21:00Z" w16du:dateUtc="2026-01-20T03:21:00Z"/>
                <w:rFonts w:ascii="Times New Roman" w:eastAsia="ＭＳ 明朝" w:hAnsi="Times New Roman" w:cs="Times New Roman"/>
                <w:rPrChange w:id="11860" w:author="Masato YOSHIKAWA" w:date="2026-01-20T12:23:00Z" w16du:dateUtc="2026-01-20T03:23:00Z">
                  <w:rPr>
                    <w:moveTo w:id="11861" w:author="Masato YOSHIKAWA" w:date="2026-01-20T12:21:00Z" w16du:dateUtc="2026-01-20T03:21:00Z"/>
                    <w:rFonts w:ascii="ＭＳ 明朝" w:eastAsia="ＭＳ 明朝" w:hAnsi="ＭＳ 明朝"/>
                  </w:rPr>
                </w:rPrChange>
              </w:rPr>
            </w:pPr>
            <w:moveTo w:id="11862" w:author="Masato YOSHIKAWA" w:date="2026-01-20T12:21:00Z" w16du:dateUtc="2026-01-20T03:21:00Z">
              <w:r w:rsidRPr="005B6842">
                <w:rPr>
                  <w:rFonts w:ascii="Times New Roman" w:eastAsia="ＭＳ 明朝" w:hAnsi="Times New Roman" w:cs="Times New Roman"/>
                  <w:rPrChange w:id="11863" w:author="Masato YOSHIKAWA" w:date="2026-01-20T12:23:00Z" w16du:dateUtc="2026-01-20T03:23:00Z">
                    <w:rPr>
                      <w:rFonts w:ascii="ＭＳ 明朝" w:eastAsia="ＭＳ 明朝" w:hAnsi="ＭＳ 明朝"/>
                    </w:rPr>
                  </w:rPrChange>
                </w:rPr>
                <w:t>Reduction</w:t>
              </w:r>
            </w:moveTo>
          </w:p>
        </w:tc>
        <w:tc>
          <w:tcPr>
            <w:tcW w:w="831" w:type="pct"/>
          </w:tcPr>
          <w:p w14:paraId="60E3415B" w14:textId="77777777" w:rsidR="005B6842" w:rsidRPr="005B6842" w:rsidRDefault="005B6842" w:rsidP="00C45809">
            <w:pPr>
              <w:pStyle w:val="af8"/>
              <w:rPr>
                <w:moveTo w:id="11864" w:author="Masato YOSHIKAWA" w:date="2026-01-20T12:21:00Z" w16du:dateUtc="2026-01-20T03:21:00Z"/>
                <w:rFonts w:ascii="Times New Roman" w:eastAsia="ＭＳ 明朝" w:hAnsi="Times New Roman" w:cs="Times New Roman"/>
                <w:rPrChange w:id="11865" w:author="Masato YOSHIKAWA" w:date="2026-01-20T12:23:00Z" w16du:dateUtc="2026-01-20T03:23:00Z">
                  <w:rPr>
                    <w:moveTo w:id="11866" w:author="Masato YOSHIKAWA" w:date="2026-01-20T12:21:00Z" w16du:dateUtc="2026-01-20T03:21:00Z"/>
                    <w:rFonts w:ascii="ＭＳ 明朝" w:eastAsia="ＭＳ 明朝" w:hAnsi="ＭＳ 明朝"/>
                  </w:rPr>
                </w:rPrChange>
              </w:rPr>
            </w:pPr>
            <w:moveTo w:id="11867" w:author="Masato YOSHIKAWA" w:date="2026-01-20T12:21:00Z" w16du:dateUtc="2026-01-20T03:21:00Z">
              <w:r w:rsidRPr="005B6842">
                <w:rPr>
                  <w:rFonts w:ascii="Times New Roman" w:eastAsia="ＭＳ 明朝" w:hAnsi="Times New Roman" w:cs="Times New Roman"/>
                  <w:rPrChange w:id="11868" w:author="Masato YOSHIKAWA" w:date="2026-01-20T12:23:00Z" w16du:dateUtc="2026-01-20T03:23:00Z">
                    <w:rPr>
                      <w:rFonts w:ascii="ＭＳ 明朝" w:eastAsia="ＭＳ 明朝" w:hAnsi="ＭＳ 明朝"/>
                    </w:rPr>
                  </w:rPrChange>
                </w:rPr>
                <w:t>Denial</w:t>
              </w:r>
            </w:moveTo>
          </w:p>
        </w:tc>
      </w:tr>
      <w:tr w:rsidR="005B6842" w:rsidRPr="005B6842" w14:paraId="64A2671C" w14:textId="77777777" w:rsidTr="00C45809">
        <w:tc>
          <w:tcPr>
            <w:tcW w:w="582" w:type="pct"/>
          </w:tcPr>
          <w:p w14:paraId="3E9530B4" w14:textId="77777777" w:rsidR="005B6842" w:rsidRPr="005B6842" w:rsidRDefault="005B6842" w:rsidP="00C45809">
            <w:pPr>
              <w:pStyle w:val="af8"/>
              <w:rPr>
                <w:moveTo w:id="11869" w:author="Masato YOSHIKAWA" w:date="2026-01-20T12:21:00Z" w16du:dateUtc="2026-01-20T03:21:00Z"/>
                <w:rFonts w:ascii="Times New Roman" w:eastAsia="ＭＳ 明朝" w:hAnsi="Times New Roman" w:cs="Times New Roman"/>
                <w:rPrChange w:id="11870" w:author="Masato YOSHIKAWA" w:date="2026-01-20T12:23:00Z" w16du:dateUtc="2026-01-20T03:23:00Z">
                  <w:rPr>
                    <w:moveTo w:id="11871" w:author="Masato YOSHIKAWA" w:date="2026-01-20T12:21:00Z" w16du:dateUtc="2026-01-20T03:21:00Z"/>
                    <w:rFonts w:ascii="ＭＳ 明朝" w:eastAsia="ＭＳ 明朝" w:hAnsi="ＭＳ 明朝"/>
                  </w:rPr>
                </w:rPrChange>
              </w:rPr>
            </w:pPr>
            <w:moveTo w:id="11872" w:author="Masato YOSHIKAWA" w:date="2026-01-20T12:21:00Z" w16du:dateUtc="2026-01-20T03:21:00Z">
              <w:r w:rsidRPr="005B6842">
                <w:rPr>
                  <w:rFonts w:ascii="Times New Roman" w:eastAsia="ＭＳ 明朝" w:hAnsi="Times New Roman" w:cs="Times New Roman" w:hint="eastAsia"/>
                  <w:rPrChange w:id="11873" w:author="Masato YOSHIKAWA" w:date="2026-01-20T12:23:00Z" w16du:dateUtc="2026-01-20T03:23:00Z">
                    <w:rPr>
                      <w:rFonts w:ascii="ＭＳ 明朝" w:eastAsia="ＭＳ 明朝" w:hAnsi="ＭＳ 明朝" w:hint="eastAsia"/>
                    </w:rPr>
                  </w:rPrChange>
                </w:rPr>
                <w:t>下女</w:t>
              </w:r>
            </w:moveTo>
          </w:p>
        </w:tc>
        <w:tc>
          <w:tcPr>
            <w:tcW w:w="583" w:type="pct"/>
          </w:tcPr>
          <w:p w14:paraId="7C7A49F8" w14:textId="77777777" w:rsidR="005B6842" w:rsidRPr="005B6842" w:rsidRDefault="005B6842" w:rsidP="00C45809">
            <w:pPr>
              <w:pStyle w:val="af8"/>
              <w:rPr>
                <w:moveTo w:id="11874" w:author="Masato YOSHIKAWA" w:date="2026-01-20T12:21:00Z" w16du:dateUtc="2026-01-20T03:21:00Z"/>
                <w:rFonts w:ascii="Times New Roman" w:eastAsia="ＭＳ 明朝" w:hAnsi="Times New Roman" w:cs="Times New Roman"/>
                <w:rPrChange w:id="11875" w:author="Masato YOSHIKAWA" w:date="2026-01-20T12:23:00Z" w16du:dateUtc="2026-01-20T03:23:00Z">
                  <w:rPr>
                    <w:moveTo w:id="11876" w:author="Masato YOSHIKAWA" w:date="2026-01-20T12:21:00Z" w16du:dateUtc="2026-01-20T03:21:00Z"/>
                    <w:rFonts w:ascii="ＭＳ 明朝" w:eastAsia="ＭＳ 明朝" w:hAnsi="ＭＳ 明朝"/>
                  </w:rPr>
                </w:rPrChange>
              </w:rPr>
            </w:pPr>
            <w:moveTo w:id="11877" w:author="Masato YOSHIKAWA" w:date="2026-01-20T12:21:00Z" w16du:dateUtc="2026-01-20T03:21:00Z">
              <w:r w:rsidRPr="005B6842">
                <w:rPr>
                  <w:rFonts w:ascii="Times New Roman" w:eastAsia="ＭＳ 明朝" w:hAnsi="Times New Roman" w:cs="Times New Roman"/>
                  <w:rPrChange w:id="11878" w:author="Masato YOSHIKAWA" w:date="2026-01-20T12:23:00Z" w16du:dateUtc="2026-01-20T03:23:00Z">
                    <w:rPr>
                      <w:rFonts w:ascii="ＭＳ 明朝" w:eastAsia="ＭＳ 明朝" w:hAnsi="ＭＳ 明朝"/>
                    </w:rPr>
                  </w:rPrChange>
                </w:rPr>
                <w:t>maid</w:t>
              </w:r>
            </w:moveTo>
          </w:p>
        </w:tc>
        <w:tc>
          <w:tcPr>
            <w:tcW w:w="629" w:type="pct"/>
          </w:tcPr>
          <w:p w14:paraId="7A74B476" w14:textId="77777777" w:rsidR="005B6842" w:rsidRPr="005B6842" w:rsidRDefault="005B6842" w:rsidP="00C45809">
            <w:pPr>
              <w:pStyle w:val="af8"/>
              <w:rPr>
                <w:moveTo w:id="11879" w:author="Masato YOSHIKAWA" w:date="2026-01-20T12:21:00Z" w16du:dateUtc="2026-01-20T03:21:00Z"/>
                <w:rFonts w:ascii="Times New Roman" w:eastAsia="ＭＳ 明朝" w:hAnsi="Times New Roman" w:cs="Times New Roman"/>
                <w:rPrChange w:id="11880" w:author="Masato YOSHIKAWA" w:date="2026-01-20T12:23:00Z" w16du:dateUtc="2026-01-20T03:23:00Z">
                  <w:rPr>
                    <w:moveTo w:id="11881" w:author="Masato YOSHIKAWA" w:date="2026-01-20T12:21:00Z" w16du:dateUtc="2026-01-20T03:21:00Z"/>
                    <w:rFonts w:ascii="ＭＳ 明朝" w:eastAsia="ＭＳ 明朝" w:hAnsi="ＭＳ 明朝"/>
                  </w:rPr>
                </w:rPrChange>
              </w:rPr>
            </w:pPr>
            <w:moveTo w:id="11882" w:author="Masato YOSHIKAWA" w:date="2026-01-20T12:21:00Z" w16du:dateUtc="2026-01-20T03:21:00Z">
              <w:r w:rsidRPr="005B6842">
                <w:rPr>
                  <w:rFonts w:ascii="Times New Roman" w:eastAsia="ＭＳ 明朝" w:hAnsi="Times New Roman" w:cs="Times New Roman"/>
                  <w:rPrChange w:id="11883" w:author="Masato YOSHIKAWA" w:date="2026-01-20T12:23:00Z" w16du:dateUtc="2026-01-20T03:23:00Z">
                    <w:rPr>
                      <w:rFonts w:ascii="ＭＳ 明朝" w:eastAsia="ＭＳ 明朝" w:hAnsi="ＭＳ 明朝"/>
                    </w:rPr>
                  </w:rPrChange>
                </w:rPr>
                <w:t>maid</w:t>
              </w:r>
            </w:moveTo>
          </w:p>
        </w:tc>
        <w:tc>
          <w:tcPr>
            <w:tcW w:w="779" w:type="pct"/>
          </w:tcPr>
          <w:p w14:paraId="6A3C1F5B" w14:textId="77777777" w:rsidR="005B6842" w:rsidRPr="005B6842" w:rsidRDefault="005B6842" w:rsidP="00C45809">
            <w:pPr>
              <w:pStyle w:val="af8"/>
              <w:rPr>
                <w:moveTo w:id="11884" w:author="Masato YOSHIKAWA" w:date="2026-01-20T12:21:00Z" w16du:dateUtc="2026-01-20T03:21:00Z"/>
                <w:rFonts w:ascii="Times New Roman" w:eastAsia="ＭＳ 明朝" w:hAnsi="Times New Roman" w:cs="Times New Roman"/>
                <w:rPrChange w:id="11885" w:author="Masato YOSHIKAWA" w:date="2026-01-20T12:23:00Z" w16du:dateUtc="2026-01-20T03:23:00Z">
                  <w:rPr>
                    <w:moveTo w:id="11886" w:author="Masato YOSHIKAWA" w:date="2026-01-20T12:21:00Z" w16du:dateUtc="2026-01-20T03:21:00Z"/>
                    <w:rFonts w:ascii="ＭＳ 明朝" w:eastAsia="ＭＳ 明朝" w:hAnsi="ＭＳ 明朝"/>
                  </w:rPr>
                </w:rPrChange>
              </w:rPr>
            </w:pPr>
            <w:moveTo w:id="11887" w:author="Masato YOSHIKAWA" w:date="2026-01-20T12:21:00Z" w16du:dateUtc="2026-01-20T03:21:00Z">
              <w:r w:rsidRPr="005B6842">
                <w:rPr>
                  <w:rFonts w:ascii="Times New Roman" w:eastAsia="ＭＳ 明朝" w:hAnsi="Times New Roman" w:cs="Times New Roman"/>
                  <w:rPrChange w:id="11888" w:author="Masato YOSHIKAWA" w:date="2026-01-20T12:23:00Z" w16du:dateUtc="2026-01-20T03:23:00Z">
                    <w:rPr>
                      <w:rFonts w:ascii="ＭＳ 明朝" w:eastAsia="ＭＳ 明朝" w:hAnsi="ＭＳ 明朝"/>
                    </w:rPr>
                  </w:rPrChange>
                </w:rPr>
                <w:t>Established equivalent</w:t>
              </w:r>
            </w:moveTo>
          </w:p>
        </w:tc>
        <w:tc>
          <w:tcPr>
            <w:tcW w:w="744" w:type="pct"/>
          </w:tcPr>
          <w:p w14:paraId="1F8BD614" w14:textId="77777777" w:rsidR="005B6842" w:rsidRPr="005B6842" w:rsidRDefault="005B6842" w:rsidP="00C45809">
            <w:pPr>
              <w:pStyle w:val="af8"/>
              <w:rPr>
                <w:moveTo w:id="11889" w:author="Masato YOSHIKAWA" w:date="2026-01-20T12:21:00Z" w16du:dateUtc="2026-01-20T03:21:00Z"/>
                <w:rFonts w:ascii="Times New Roman" w:eastAsia="ＭＳ 明朝" w:hAnsi="Times New Roman" w:cs="Times New Roman"/>
                <w:rPrChange w:id="11890" w:author="Masato YOSHIKAWA" w:date="2026-01-20T12:23:00Z" w16du:dateUtc="2026-01-20T03:23:00Z">
                  <w:rPr>
                    <w:moveTo w:id="11891" w:author="Masato YOSHIKAWA" w:date="2026-01-20T12:21:00Z" w16du:dateUtc="2026-01-20T03:21:00Z"/>
                    <w:rFonts w:ascii="ＭＳ 明朝" w:eastAsia="ＭＳ 明朝" w:hAnsi="ＭＳ 明朝"/>
                  </w:rPr>
                </w:rPrChange>
              </w:rPr>
            </w:pPr>
            <w:moveTo w:id="11892" w:author="Masato YOSHIKAWA" w:date="2026-01-20T12:21:00Z" w16du:dateUtc="2026-01-20T03:21:00Z">
              <w:r w:rsidRPr="005B6842">
                <w:rPr>
                  <w:rFonts w:ascii="Times New Roman" w:eastAsia="ＭＳ 明朝" w:hAnsi="Times New Roman" w:cs="Times New Roman"/>
                  <w:rPrChange w:id="11893" w:author="Masato YOSHIKAWA" w:date="2026-01-20T12:23:00Z" w16du:dateUtc="2026-01-20T03:23:00Z">
                    <w:rPr>
                      <w:rFonts w:ascii="ＭＳ 明朝" w:eastAsia="ＭＳ 明朝" w:hAnsi="ＭＳ 明朝"/>
                    </w:rPr>
                  </w:rPrChange>
                </w:rPr>
                <w:t>Minimization</w:t>
              </w:r>
            </w:moveTo>
          </w:p>
        </w:tc>
        <w:tc>
          <w:tcPr>
            <w:tcW w:w="851" w:type="pct"/>
          </w:tcPr>
          <w:p w14:paraId="52A085F2" w14:textId="77777777" w:rsidR="005B6842" w:rsidRPr="005B6842" w:rsidRDefault="005B6842" w:rsidP="00C45809">
            <w:pPr>
              <w:pStyle w:val="af8"/>
              <w:rPr>
                <w:moveTo w:id="11894" w:author="Masato YOSHIKAWA" w:date="2026-01-20T12:21:00Z" w16du:dateUtc="2026-01-20T03:21:00Z"/>
                <w:rFonts w:ascii="Times New Roman" w:eastAsia="ＭＳ 明朝" w:hAnsi="Times New Roman" w:cs="Times New Roman"/>
                <w:rPrChange w:id="11895" w:author="Masato YOSHIKAWA" w:date="2026-01-20T12:23:00Z" w16du:dateUtc="2026-01-20T03:23:00Z">
                  <w:rPr>
                    <w:moveTo w:id="11896" w:author="Masato YOSHIKAWA" w:date="2026-01-20T12:21:00Z" w16du:dateUtc="2026-01-20T03:21:00Z"/>
                    <w:rFonts w:ascii="ＭＳ 明朝" w:eastAsia="ＭＳ 明朝" w:hAnsi="ＭＳ 明朝"/>
                  </w:rPr>
                </w:rPrChange>
              </w:rPr>
            </w:pPr>
            <w:moveTo w:id="11897" w:author="Masato YOSHIKAWA" w:date="2026-01-20T12:21:00Z" w16du:dateUtc="2026-01-20T03:21:00Z">
              <w:r w:rsidRPr="005B6842">
                <w:rPr>
                  <w:rFonts w:ascii="Times New Roman" w:eastAsia="ＭＳ 明朝" w:hAnsi="Times New Roman" w:cs="Times New Roman"/>
                  <w:rPrChange w:id="11898" w:author="Masato YOSHIKAWA" w:date="2026-01-20T12:23:00Z" w16du:dateUtc="2026-01-20T03:23:00Z">
                    <w:rPr>
                      <w:rFonts w:ascii="ＭＳ 明朝" w:eastAsia="ＭＳ 明朝" w:hAnsi="ＭＳ 明朝"/>
                    </w:rPr>
                  </w:rPrChange>
                </w:rPr>
                <w:t>Established equivalent</w:t>
              </w:r>
            </w:moveTo>
          </w:p>
        </w:tc>
        <w:tc>
          <w:tcPr>
            <w:tcW w:w="831" w:type="pct"/>
          </w:tcPr>
          <w:p w14:paraId="733F7618" w14:textId="77777777" w:rsidR="005B6842" w:rsidRPr="005B6842" w:rsidRDefault="005B6842" w:rsidP="00C45809">
            <w:pPr>
              <w:pStyle w:val="af8"/>
              <w:rPr>
                <w:moveTo w:id="11899" w:author="Masato YOSHIKAWA" w:date="2026-01-20T12:21:00Z" w16du:dateUtc="2026-01-20T03:21:00Z"/>
                <w:rFonts w:ascii="Times New Roman" w:eastAsia="ＭＳ 明朝" w:hAnsi="Times New Roman" w:cs="Times New Roman"/>
                <w:rPrChange w:id="11900" w:author="Masato YOSHIKAWA" w:date="2026-01-20T12:23:00Z" w16du:dateUtc="2026-01-20T03:23:00Z">
                  <w:rPr>
                    <w:moveTo w:id="11901" w:author="Masato YOSHIKAWA" w:date="2026-01-20T12:21:00Z" w16du:dateUtc="2026-01-20T03:21:00Z"/>
                    <w:rFonts w:ascii="ＭＳ 明朝" w:eastAsia="ＭＳ 明朝" w:hAnsi="ＭＳ 明朝"/>
                  </w:rPr>
                </w:rPrChange>
              </w:rPr>
            </w:pPr>
            <w:moveTo w:id="11902" w:author="Masato YOSHIKAWA" w:date="2026-01-20T12:21:00Z" w16du:dateUtc="2026-01-20T03:21:00Z">
              <w:r w:rsidRPr="005B6842">
                <w:rPr>
                  <w:rFonts w:ascii="Times New Roman" w:eastAsia="ＭＳ 明朝" w:hAnsi="Times New Roman" w:cs="Times New Roman"/>
                  <w:rPrChange w:id="11903" w:author="Masato YOSHIKAWA" w:date="2026-01-20T12:23:00Z" w16du:dateUtc="2026-01-20T03:23:00Z">
                    <w:rPr>
                      <w:rFonts w:ascii="ＭＳ 明朝" w:eastAsia="ＭＳ 明朝" w:hAnsi="ＭＳ 明朝"/>
                    </w:rPr>
                  </w:rPrChange>
                </w:rPr>
                <w:t>Minimization</w:t>
              </w:r>
            </w:moveTo>
          </w:p>
        </w:tc>
      </w:tr>
      <w:tr w:rsidR="005B6842" w:rsidRPr="005B6842" w14:paraId="240F073F" w14:textId="77777777" w:rsidTr="00C45809">
        <w:tc>
          <w:tcPr>
            <w:tcW w:w="582" w:type="pct"/>
          </w:tcPr>
          <w:p w14:paraId="455A88B2" w14:textId="77777777" w:rsidR="005B6842" w:rsidRPr="005B6842" w:rsidRDefault="005B6842" w:rsidP="00C45809">
            <w:pPr>
              <w:pStyle w:val="af8"/>
              <w:rPr>
                <w:moveTo w:id="11904" w:author="Masato YOSHIKAWA" w:date="2026-01-20T12:21:00Z" w16du:dateUtc="2026-01-20T03:21:00Z"/>
                <w:rFonts w:ascii="Times New Roman" w:eastAsia="ＭＳ 明朝" w:hAnsi="Times New Roman" w:cs="Times New Roman"/>
                <w:rPrChange w:id="11905" w:author="Masato YOSHIKAWA" w:date="2026-01-20T12:23:00Z" w16du:dateUtc="2026-01-20T03:23:00Z">
                  <w:rPr>
                    <w:moveTo w:id="11906" w:author="Masato YOSHIKAWA" w:date="2026-01-20T12:21:00Z" w16du:dateUtc="2026-01-20T03:21:00Z"/>
                    <w:rFonts w:ascii="ＭＳ 明朝" w:eastAsia="ＭＳ 明朝" w:hAnsi="ＭＳ 明朝"/>
                  </w:rPr>
                </w:rPrChange>
              </w:rPr>
            </w:pPr>
            <w:moveTo w:id="11907" w:author="Masato YOSHIKAWA" w:date="2026-01-20T12:21:00Z" w16du:dateUtc="2026-01-20T03:21:00Z">
              <w:r w:rsidRPr="005B6842">
                <w:rPr>
                  <w:rFonts w:ascii="Times New Roman" w:eastAsia="ＭＳ 明朝" w:hAnsi="Times New Roman" w:cs="Times New Roman" w:hint="eastAsia"/>
                  <w:rPrChange w:id="11908" w:author="Masato YOSHIKAWA" w:date="2026-01-20T12:23:00Z" w16du:dateUtc="2026-01-20T03:23:00Z">
                    <w:rPr>
                      <w:rFonts w:ascii="ＭＳ 明朝" w:eastAsia="ＭＳ 明朝" w:hAnsi="ＭＳ 明朝" w:hint="eastAsia"/>
                    </w:rPr>
                  </w:rPrChange>
                </w:rPr>
                <w:t>名刺</w:t>
              </w:r>
            </w:moveTo>
          </w:p>
        </w:tc>
        <w:tc>
          <w:tcPr>
            <w:tcW w:w="583" w:type="pct"/>
          </w:tcPr>
          <w:p w14:paraId="3D3AE13E" w14:textId="77777777" w:rsidR="005B6842" w:rsidRPr="005B6842" w:rsidRDefault="005B6842" w:rsidP="00C45809">
            <w:pPr>
              <w:pStyle w:val="af8"/>
              <w:rPr>
                <w:moveTo w:id="11909" w:author="Masato YOSHIKAWA" w:date="2026-01-20T12:21:00Z" w16du:dateUtc="2026-01-20T03:21:00Z"/>
                <w:rFonts w:ascii="Times New Roman" w:eastAsia="ＭＳ 明朝" w:hAnsi="Times New Roman" w:cs="Times New Roman"/>
                <w:rPrChange w:id="11910" w:author="Masato YOSHIKAWA" w:date="2026-01-20T12:23:00Z" w16du:dateUtc="2026-01-20T03:23:00Z">
                  <w:rPr>
                    <w:moveTo w:id="11911" w:author="Masato YOSHIKAWA" w:date="2026-01-20T12:21:00Z" w16du:dateUtc="2026-01-20T03:21:00Z"/>
                    <w:rFonts w:ascii="ＭＳ 明朝" w:eastAsia="ＭＳ 明朝" w:hAnsi="ＭＳ 明朝"/>
                  </w:rPr>
                </w:rPrChange>
              </w:rPr>
            </w:pPr>
            <w:moveTo w:id="11912" w:author="Masato YOSHIKAWA" w:date="2026-01-20T12:21:00Z" w16du:dateUtc="2026-01-20T03:21:00Z">
              <w:r w:rsidRPr="005B6842">
                <w:rPr>
                  <w:rFonts w:ascii="Times New Roman" w:eastAsia="ＭＳ 明朝" w:hAnsi="Times New Roman" w:cs="Times New Roman"/>
                  <w:rPrChange w:id="11913" w:author="Masato YOSHIKAWA" w:date="2026-01-20T12:23:00Z" w16du:dateUtc="2026-01-20T03:23:00Z">
                    <w:rPr>
                      <w:rFonts w:ascii="ＭＳ 明朝" w:eastAsia="ＭＳ 明朝" w:hAnsi="ＭＳ 明朝"/>
                    </w:rPr>
                  </w:rPrChange>
                </w:rPr>
                <w:t>なし</w:t>
              </w:r>
            </w:moveTo>
          </w:p>
        </w:tc>
        <w:tc>
          <w:tcPr>
            <w:tcW w:w="629" w:type="pct"/>
          </w:tcPr>
          <w:p w14:paraId="16DFD36E" w14:textId="77777777" w:rsidR="005B6842" w:rsidRPr="005B6842" w:rsidRDefault="005B6842" w:rsidP="00C45809">
            <w:pPr>
              <w:pStyle w:val="af8"/>
              <w:rPr>
                <w:moveTo w:id="11914" w:author="Masato YOSHIKAWA" w:date="2026-01-20T12:21:00Z" w16du:dateUtc="2026-01-20T03:21:00Z"/>
                <w:rFonts w:ascii="Times New Roman" w:eastAsia="ＭＳ 明朝" w:hAnsi="Times New Roman" w:cs="Times New Roman"/>
                <w:rPrChange w:id="11915" w:author="Masato YOSHIKAWA" w:date="2026-01-20T12:23:00Z" w16du:dateUtc="2026-01-20T03:23:00Z">
                  <w:rPr>
                    <w:moveTo w:id="11916" w:author="Masato YOSHIKAWA" w:date="2026-01-20T12:21:00Z" w16du:dateUtc="2026-01-20T03:21:00Z"/>
                    <w:rFonts w:ascii="ＭＳ 明朝" w:eastAsia="ＭＳ 明朝" w:hAnsi="ＭＳ 明朝"/>
                  </w:rPr>
                </w:rPrChange>
              </w:rPr>
            </w:pPr>
            <w:moveTo w:id="11917" w:author="Masato YOSHIKAWA" w:date="2026-01-20T12:21:00Z" w16du:dateUtc="2026-01-20T03:21:00Z">
              <w:r w:rsidRPr="005B6842">
                <w:rPr>
                  <w:rFonts w:ascii="Times New Roman" w:eastAsia="ＭＳ 明朝" w:hAnsi="Times New Roman" w:cs="Times New Roman"/>
                  <w:rPrChange w:id="11918" w:author="Masato YOSHIKAWA" w:date="2026-01-20T12:23:00Z" w16du:dateUtc="2026-01-20T03:23:00Z">
                    <w:rPr>
                      <w:rFonts w:ascii="ＭＳ 明朝" w:eastAsia="ＭＳ 明朝" w:hAnsi="ＭＳ 明朝"/>
                    </w:rPr>
                  </w:rPrChange>
                </w:rPr>
                <w:t>card</w:t>
              </w:r>
            </w:moveTo>
          </w:p>
        </w:tc>
        <w:tc>
          <w:tcPr>
            <w:tcW w:w="779" w:type="pct"/>
          </w:tcPr>
          <w:p w14:paraId="23BED683" w14:textId="77777777" w:rsidR="005B6842" w:rsidRPr="005B6842" w:rsidRDefault="005B6842" w:rsidP="00C45809">
            <w:pPr>
              <w:pStyle w:val="af8"/>
              <w:rPr>
                <w:moveTo w:id="11919" w:author="Masato YOSHIKAWA" w:date="2026-01-20T12:21:00Z" w16du:dateUtc="2026-01-20T03:21:00Z"/>
                <w:rFonts w:ascii="Times New Roman" w:eastAsia="ＭＳ 明朝" w:hAnsi="Times New Roman" w:cs="Times New Roman"/>
                <w:rPrChange w:id="11920" w:author="Masato YOSHIKAWA" w:date="2026-01-20T12:23:00Z" w16du:dateUtc="2026-01-20T03:23:00Z">
                  <w:rPr>
                    <w:moveTo w:id="11921" w:author="Masato YOSHIKAWA" w:date="2026-01-20T12:21:00Z" w16du:dateUtc="2026-01-20T03:21:00Z"/>
                    <w:rFonts w:ascii="ＭＳ 明朝" w:eastAsia="ＭＳ 明朝" w:hAnsi="ＭＳ 明朝"/>
                  </w:rPr>
                </w:rPrChange>
              </w:rPr>
            </w:pPr>
            <w:moveTo w:id="11922" w:author="Masato YOSHIKAWA" w:date="2026-01-20T12:21:00Z" w16du:dateUtc="2026-01-20T03:21:00Z">
              <w:r w:rsidRPr="005B6842">
                <w:rPr>
                  <w:rFonts w:ascii="Times New Roman" w:eastAsia="ＭＳ 明朝" w:hAnsi="Times New Roman" w:cs="Times New Roman"/>
                  <w:rPrChange w:id="11923" w:author="Masato YOSHIKAWA" w:date="2026-01-20T12:23:00Z" w16du:dateUtc="2026-01-20T03:23:00Z">
                    <w:rPr>
                      <w:rFonts w:ascii="ＭＳ 明朝" w:eastAsia="ＭＳ 明朝" w:hAnsi="ＭＳ 明朝"/>
                    </w:rPr>
                  </w:rPrChange>
                </w:rPr>
                <w:t>Reduction</w:t>
              </w:r>
            </w:moveTo>
          </w:p>
        </w:tc>
        <w:tc>
          <w:tcPr>
            <w:tcW w:w="744" w:type="pct"/>
          </w:tcPr>
          <w:p w14:paraId="6B38383A" w14:textId="77777777" w:rsidR="005B6842" w:rsidRPr="005B6842" w:rsidRDefault="005B6842" w:rsidP="00C45809">
            <w:pPr>
              <w:pStyle w:val="af8"/>
              <w:rPr>
                <w:moveTo w:id="11924" w:author="Masato YOSHIKAWA" w:date="2026-01-20T12:21:00Z" w16du:dateUtc="2026-01-20T03:21:00Z"/>
                <w:rFonts w:ascii="Times New Roman" w:eastAsia="ＭＳ 明朝" w:hAnsi="Times New Roman" w:cs="Times New Roman"/>
                <w:rPrChange w:id="11925" w:author="Masato YOSHIKAWA" w:date="2026-01-20T12:23:00Z" w16du:dateUtc="2026-01-20T03:23:00Z">
                  <w:rPr>
                    <w:moveTo w:id="11926" w:author="Masato YOSHIKAWA" w:date="2026-01-20T12:21:00Z" w16du:dateUtc="2026-01-20T03:21:00Z"/>
                    <w:rFonts w:ascii="ＭＳ 明朝" w:eastAsia="ＭＳ 明朝" w:hAnsi="ＭＳ 明朝"/>
                  </w:rPr>
                </w:rPrChange>
              </w:rPr>
            </w:pPr>
            <w:moveTo w:id="11927" w:author="Masato YOSHIKAWA" w:date="2026-01-20T12:21:00Z" w16du:dateUtc="2026-01-20T03:21:00Z">
              <w:r w:rsidRPr="005B6842">
                <w:rPr>
                  <w:rFonts w:ascii="Times New Roman" w:eastAsia="ＭＳ 明朝" w:hAnsi="Times New Roman" w:cs="Times New Roman"/>
                  <w:rPrChange w:id="11928" w:author="Masato YOSHIKAWA" w:date="2026-01-20T12:23:00Z" w16du:dateUtc="2026-01-20T03:23:00Z">
                    <w:rPr>
                      <w:rFonts w:ascii="ＭＳ 明朝" w:eastAsia="ＭＳ 明朝" w:hAnsi="ＭＳ 明朝"/>
                    </w:rPr>
                  </w:rPrChange>
                </w:rPr>
                <w:t>Denial</w:t>
              </w:r>
            </w:moveTo>
          </w:p>
        </w:tc>
        <w:tc>
          <w:tcPr>
            <w:tcW w:w="851" w:type="pct"/>
          </w:tcPr>
          <w:p w14:paraId="66D204B3" w14:textId="77777777" w:rsidR="005B6842" w:rsidRPr="005B6842" w:rsidRDefault="005B6842" w:rsidP="00C45809">
            <w:pPr>
              <w:pStyle w:val="af8"/>
              <w:rPr>
                <w:moveTo w:id="11929" w:author="Masato YOSHIKAWA" w:date="2026-01-20T12:21:00Z" w16du:dateUtc="2026-01-20T03:21:00Z"/>
                <w:rFonts w:ascii="Times New Roman" w:eastAsia="ＭＳ 明朝" w:hAnsi="Times New Roman" w:cs="Times New Roman"/>
                <w:rPrChange w:id="11930" w:author="Masato YOSHIKAWA" w:date="2026-01-20T12:23:00Z" w16du:dateUtc="2026-01-20T03:23:00Z">
                  <w:rPr>
                    <w:moveTo w:id="11931" w:author="Masato YOSHIKAWA" w:date="2026-01-20T12:21:00Z" w16du:dateUtc="2026-01-20T03:21:00Z"/>
                    <w:rFonts w:ascii="ＭＳ 明朝" w:eastAsia="ＭＳ 明朝" w:hAnsi="ＭＳ 明朝"/>
                  </w:rPr>
                </w:rPrChange>
              </w:rPr>
            </w:pPr>
            <w:moveTo w:id="11932" w:author="Masato YOSHIKAWA" w:date="2026-01-20T12:21:00Z" w16du:dateUtc="2026-01-20T03:21:00Z">
              <w:r w:rsidRPr="005B6842">
                <w:rPr>
                  <w:rFonts w:ascii="Times New Roman" w:eastAsia="ＭＳ 明朝" w:hAnsi="Times New Roman" w:cs="Times New Roman"/>
                  <w:rPrChange w:id="11933" w:author="Masato YOSHIKAWA" w:date="2026-01-20T12:23:00Z" w16du:dateUtc="2026-01-20T03:23:00Z">
                    <w:rPr>
                      <w:rFonts w:ascii="ＭＳ 明朝" w:eastAsia="ＭＳ 明朝" w:hAnsi="ＭＳ 明朝"/>
                    </w:rPr>
                  </w:rPrChange>
                </w:rPr>
                <w:t>Generalization</w:t>
              </w:r>
            </w:moveTo>
          </w:p>
        </w:tc>
        <w:tc>
          <w:tcPr>
            <w:tcW w:w="831" w:type="pct"/>
          </w:tcPr>
          <w:p w14:paraId="220B3C24" w14:textId="77777777" w:rsidR="005B6842" w:rsidRPr="005B6842" w:rsidRDefault="005B6842" w:rsidP="00C45809">
            <w:pPr>
              <w:pStyle w:val="af8"/>
              <w:rPr>
                <w:moveTo w:id="11934" w:author="Masato YOSHIKAWA" w:date="2026-01-20T12:21:00Z" w16du:dateUtc="2026-01-20T03:21:00Z"/>
                <w:rFonts w:ascii="Times New Roman" w:eastAsia="ＭＳ 明朝" w:hAnsi="Times New Roman" w:cs="Times New Roman"/>
                <w:rPrChange w:id="11935" w:author="Masato YOSHIKAWA" w:date="2026-01-20T12:23:00Z" w16du:dateUtc="2026-01-20T03:23:00Z">
                  <w:rPr>
                    <w:moveTo w:id="11936" w:author="Masato YOSHIKAWA" w:date="2026-01-20T12:21:00Z" w16du:dateUtc="2026-01-20T03:21:00Z"/>
                    <w:rFonts w:ascii="ＭＳ 明朝" w:eastAsia="ＭＳ 明朝" w:hAnsi="ＭＳ 明朝"/>
                  </w:rPr>
                </w:rPrChange>
              </w:rPr>
            </w:pPr>
            <w:moveTo w:id="11937" w:author="Masato YOSHIKAWA" w:date="2026-01-20T12:21:00Z" w16du:dateUtc="2026-01-20T03:21:00Z">
              <w:r w:rsidRPr="005B6842">
                <w:rPr>
                  <w:rFonts w:ascii="Times New Roman" w:eastAsia="ＭＳ 明朝" w:hAnsi="Times New Roman" w:cs="Times New Roman"/>
                  <w:rPrChange w:id="11938" w:author="Masato YOSHIKAWA" w:date="2026-01-20T12:23:00Z" w16du:dateUtc="2026-01-20T03:23:00Z">
                    <w:rPr>
                      <w:rFonts w:ascii="ＭＳ 明朝" w:eastAsia="ＭＳ 明朝" w:hAnsi="ＭＳ 明朝"/>
                    </w:rPr>
                  </w:rPrChange>
                </w:rPr>
                <w:t>Minimization</w:t>
              </w:r>
            </w:moveTo>
          </w:p>
        </w:tc>
      </w:tr>
      <w:tr w:rsidR="005B6842" w:rsidRPr="005B6842" w14:paraId="63A1EE1F" w14:textId="77777777" w:rsidTr="00C45809">
        <w:tc>
          <w:tcPr>
            <w:tcW w:w="582" w:type="pct"/>
          </w:tcPr>
          <w:p w14:paraId="6F95D161" w14:textId="77777777" w:rsidR="005B6842" w:rsidRPr="005B6842" w:rsidRDefault="005B6842" w:rsidP="00C45809">
            <w:pPr>
              <w:pStyle w:val="af8"/>
              <w:rPr>
                <w:moveTo w:id="11939" w:author="Masato YOSHIKAWA" w:date="2026-01-20T12:21:00Z" w16du:dateUtc="2026-01-20T03:21:00Z"/>
                <w:rFonts w:ascii="Times New Roman" w:eastAsia="ＭＳ 明朝" w:hAnsi="Times New Roman" w:cs="Times New Roman"/>
                <w:rPrChange w:id="11940" w:author="Masato YOSHIKAWA" w:date="2026-01-20T12:23:00Z" w16du:dateUtc="2026-01-20T03:23:00Z">
                  <w:rPr>
                    <w:moveTo w:id="11941" w:author="Masato YOSHIKAWA" w:date="2026-01-20T12:21:00Z" w16du:dateUtc="2026-01-20T03:21:00Z"/>
                    <w:rFonts w:ascii="ＭＳ 明朝" w:eastAsia="ＭＳ 明朝" w:hAnsi="ＭＳ 明朝"/>
                  </w:rPr>
                </w:rPrChange>
              </w:rPr>
            </w:pPr>
            <w:moveTo w:id="11942" w:author="Masato YOSHIKAWA" w:date="2026-01-20T12:21:00Z" w16du:dateUtc="2026-01-20T03:21:00Z">
              <w:r w:rsidRPr="005B6842">
                <w:rPr>
                  <w:rFonts w:ascii="Times New Roman" w:eastAsia="ＭＳ 明朝" w:hAnsi="Times New Roman" w:cs="Times New Roman" w:hint="eastAsia"/>
                  <w:rPrChange w:id="11943" w:author="Masato YOSHIKAWA" w:date="2026-01-20T12:23:00Z" w16du:dateUtc="2026-01-20T03:23:00Z">
                    <w:rPr>
                      <w:rFonts w:ascii="ＭＳ 明朝" w:eastAsia="ＭＳ 明朝" w:hAnsi="ＭＳ 明朝" w:hint="eastAsia"/>
                    </w:rPr>
                  </w:rPrChange>
                </w:rPr>
                <w:t>雑司ヶ谷</w:t>
              </w:r>
            </w:moveTo>
          </w:p>
        </w:tc>
        <w:tc>
          <w:tcPr>
            <w:tcW w:w="583" w:type="pct"/>
          </w:tcPr>
          <w:p w14:paraId="618E59BE" w14:textId="77777777" w:rsidR="005B6842" w:rsidRPr="005B6842" w:rsidRDefault="005B6842" w:rsidP="00C45809">
            <w:pPr>
              <w:pStyle w:val="af8"/>
              <w:rPr>
                <w:moveTo w:id="11944" w:author="Masato YOSHIKAWA" w:date="2026-01-20T12:21:00Z" w16du:dateUtc="2026-01-20T03:21:00Z"/>
                <w:rFonts w:ascii="Times New Roman" w:eastAsia="ＭＳ 明朝" w:hAnsi="Times New Roman" w:cs="Times New Roman"/>
                <w:rPrChange w:id="11945" w:author="Masato YOSHIKAWA" w:date="2026-01-20T12:23:00Z" w16du:dateUtc="2026-01-20T03:23:00Z">
                  <w:rPr>
                    <w:moveTo w:id="11946" w:author="Masato YOSHIKAWA" w:date="2026-01-20T12:21:00Z" w16du:dateUtc="2026-01-20T03:21:00Z"/>
                    <w:rFonts w:ascii="ＭＳ 明朝" w:eastAsia="ＭＳ 明朝" w:hAnsi="ＭＳ 明朝"/>
                  </w:rPr>
                </w:rPrChange>
              </w:rPr>
            </w:pPr>
            <w:moveTo w:id="11947" w:author="Masato YOSHIKAWA" w:date="2026-01-20T12:21:00Z" w16du:dateUtc="2026-01-20T03:21:00Z">
              <w:r w:rsidRPr="005B6842">
                <w:rPr>
                  <w:rFonts w:ascii="Times New Roman" w:eastAsia="ＭＳ 明朝" w:hAnsi="Times New Roman" w:cs="Times New Roman"/>
                  <w:rPrChange w:id="11948" w:author="Masato YOSHIKAWA" w:date="2026-01-20T12:23:00Z" w16du:dateUtc="2026-01-20T03:23:00Z">
                    <w:rPr>
                      <w:rFonts w:ascii="ＭＳ 明朝" w:eastAsia="ＭＳ 明朝" w:hAnsi="ＭＳ 明朝"/>
                    </w:rPr>
                  </w:rPrChange>
                </w:rPr>
                <w:t>Zoshigaya</w:t>
              </w:r>
            </w:moveTo>
          </w:p>
        </w:tc>
        <w:tc>
          <w:tcPr>
            <w:tcW w:w="629" w:type="pct"/>
          </w:tcPr>
          <w:p w14:paraId="2D15B042" w14:textId="77777777" w:rsidR="005B6842" w:rsidRPr="005B6842" w:rsidRDefault="005B6842" w:rsidP="00C45809">
            <w:pPr>
              <w:pStyle w:val="af8"/>
              <w:rPr>
                <w:moveTo w:id="11949" w:author="Masato YOSHIKAWA" w:date="2026-01-20T12:21:00Z" w16du:dateUtc="2026-01-20T03:21:00Z"/>
                <w:rFonts w:ascii="Times New Roman" w:eastAsia="ＭＳ 明朝" w:hAnsi="Times New Roman" w:cs="Times New Roman"/>
                <w:rPrChange w:id="11950" w:author="Masato YOSHIKAWA" w:date="2026-01-20T12:23:00Z" w16du:dateUtc="2026-01-20T03:23:00Z">
                  <w:rPr>
                    <w:moveTo w:id="11951" w:author="Masato YOSHIKAWA" w:date="2026-01-20T12:21:00Z" w16du:dateUtc="2026-01-20T03:21:00Z"/>
                    <w:rFonts w:ascii="ＭＳ 明朝" w:eastAsia="ＭＳ 明朝" w:hAnsi="ＭＳ 明朝"/>
                  </w:rPr>
                </w:rPrChange>
              </w:rPr>
            </w:pPr>
            <w:moveTo w:id="11952" w:author="Masato YOSHIKAWA" w:date="2026-01-20T12:21:00Z" w16du:dateUtc="2026-01-20T03:21:00Z">
              <w:r w:rsidRPr="005B6842">
                <w:rPr>
                  <w:rFonts w:ascii="Times New Roman" w:eastAsia="ＭＳ 明朝" w:hAnsi="Times New Roman" w:cs="Times New Roman"/>
                  <w:rPrChange w:id="11953" w:author="Masato YOSHIKAWA" w:date="2026-01-20T12:23:00Z" w16du:dateUtc="2026-01-20T03:23:00Z">
                    <w:rPr>
                      <w:rFonts w:ascii="ＭＳ 明朝" w:eastAsia="ＭＳ 明朝" w:hAnsi="ＭＳ 明朝"/>
                    </w:rPr>
                  </w:rPrChange>
                </w:rPr>
                <w:t>Zoshigaya</w:t>
              </w:r>
            </w:moveTo>
          </w:p>
        </w:tc>
        <w:tc>
          <w:tcPr>
            <w:tcW w:w="779" w:type="pct"/>
          </w:tcPr>
          <w:p w14:paraId="34178C79" w14:textId="77777777" w:rsidR="005B6842" w:rsidRPr="005B6842" w:rsidRDefault="005B6842" w:rsidP="00C45809">
            <w:pPr>
              <w:pStyle w:val="af8"/>
              <w:rPr>
                <w:moveTo w:id="11954" w:author="Masato YOSHIKAWA" w:date="2026-01-20T12:21:00Z" w16du:dateUtc="2026-01-20T03:21:00Z"/>
                <w:rFonts w:ascii="Times New Roman" w:eastAsia="ＭＳ 明朝" w:hAnsi="Times New Roman" w:cs="Times New Roman"/>
                <w:rPrChange w:id="11955" w:author="Masato YOSHIKAWA" w:date="2026-01-20T12:23:00Z" w16du:dateUtc="2026-01-20T03:23:00Z">
                  <w:rPr>
                    <w:moveTo w:id="11956" w:author="Masato YOSHIKAWA" w:date="2026-01-20T12:21:00Z" w16du:dateUtc="2026-01-20T03:21:00Z"/>
                    <w:rFonts w:ascii="ＭＳ 明朝" w:eastAsia="ＭＳ 明朝" w:hAnsi="ＭＳ 明朝"/>
                  </w:rPr>
                </w:rPrChange>
              </w:rPr>
            </w:pPr>
            <w:moveTo w:id="11957" w:author="Masato YOSHIKAWA" w:date="2026-01-20T12:21:00Z" w16du:dateUtc="2026-01-20T03:21:00Z">
              <w:r w:rsidRPr="005B6842">
                <w:rPr>
                  <w:rFonts w:ascii="Times New Roman" w:eastAsia="ＭＳ 明朝" w:hAnsi="Times New Roman" w:cs="Times New Roman"/>
                  <w:rPrChange w:id="11958" w:author="Masato YOSHIKAWA" w:date="2026-01-20T12:23:00Z" w16du:dateUtc="2026-01-20T03:23:00Z">
                    <w:rPr>
                      <w:rFonts w:ascii="ＭＳ 明朝" w:eastAsia="ＭＳ 明朝" w:hAnsi="ＭＳ 明朝"/>
                    </w:rPr>
                  </w:rPrChange>
                </w:rPr>
                <w:t>Borrowing</w:t>
              </w:r>
            </w:moveTo>
          </w:p>
        </w:tc>
        <w:tc>
          <w:tcPr>
            <w:tcW w:w="744" w:type="pct"/>
          </w:tcPr>
          <w:p w14:paraId="0674D627" w14:textId="77777777" w:rsidR="005B6842" w:rsidRPr="005B6842" w:rsidRDefault="005B6842" w:rsidP="00C45809">
            <w:pPr>
              <w:pStyle w:val="af8"/>
              <w:rPr>
                <w:moveTo w:id="11959" w:author="Masato YOSHIKAWA" w:date="2026-01-20T12:21:00Z" w16du:dateUtc="2026-01-20T03:21:00Z"/>
                <w:rFonts w:ascii="Times New Roman" w:eastAsia="ＭＳ 明朝" w:hAnsi="Times New Roman" w:cs="Times New Roman"/>
                <w:rPrChange w:id="11960" w:author="Masato YOSHIKAWA" w:date="2026-01-20T12:23:00Z" w16du:dateUtc="2026-01-20T03:23:00Z">
                  <w:rPr>
                    <w:moveTo w:id="11961" w:author="Masato YOSHIKAWA" w:date="2026-01-20T12:21:00Z" w16du:dateUtc="2026-01-20T03:21:00Z"/>
                    <w:rFonts w:ascii="ＭＳ 明朝" w:eastAsia="ＭＳ 明朝" w:hAnsi="ＭＳ 明朝"/>
                  </w:rPr>
                </w:rPrChange>
              </w:rPr>
            </w:pPr>
            <w:moveTo w:id="11962" w:author="Masato YOSHIKAWA" w:date="2026-01-20T12:21:00Z" w16du:dateUtc="2026-01-20T03:21:00Z">
              <w:r w:rsidRPr="005B6842">
                <w:rPr>
                  <w:rFonts w:ascii="Times New Roman" w:eastAsia="ＭＳ 明朝" w:hAnsi="Times New Roman" w:cs="Times New Roman"/>
                  <w:rPrChange w:id="11963" w:author="Masato YOSHIKAWA" w:date="2026-01-20T12:23:00Z" w16du:dateUtc="2026-01-20T03:23:00Z">
                    <w:rPr>
                      <w:rFonts w:ascii="ＭＳ 明朝" w:eastAsia="ＭＳ 明朝" w:hAnsi="ＭＳ 明朝"/>
                    </w:rPr>
                  </w:rPrChange>
                </w:rPr>
                <w:t>Acceptance</w:t>
              </w:r>
            </w:moveTo>
          </w:p>
        </w:tc>
        <w:tc>
          <w:tcPr>
            <w:tcW w:w="851" w:type="pct"/>
          </w:tcPr>
          <w:p w14:paraId="4B4841A0" w14:textId="77777777" w:rsidR="005B6842" w:rsidRPr="005B6842" w:rsidRDefault="005B6842" w:rsidP="00C45809">
            <w:pPr>
              <w:pStyle w:val="af8"/>
              <w:rPr>
                <w:moveTo w:id="11964" w:author="Masato YOSHIKAWA" w:date="2026-01-20T12:21:00Z" w16du:dateUtc="2026-01-20T03:21:00Z"/>
                <w:rFonts w:ascii="Times New Roman" w:eastAsia="ＭＳ 明朝" w:hAnsi="Times New Roman" w:cs="Times New Roman"/>
                <w:rPrChange w:id="11965" w:author="Masato YOSHIKAWA" w:date="2026-01-20T12:23:00Z" w16du:dateUtc="2026-01-20T03:23:00Z">
                  <w:rPr>
                    <w:moveTo w:id="11966" w:author="Masato YOSHIKAWA" w:date="2026-01-20T12:21:00Z" w16du:dateUtc="2026-01-20T03:21:00Z"/>
                    <w:rFonts w:ascii="ＭＳ 明朝" w:eastAsia="ＭＳ 明朝" w:hAnsi="ＭＳ 明朝"/>
                  </w:rPr>
                </w:rPrChange>
              </w:rPr>
            </w:pPr>
            <w:moveTo w:id="11967" w:author="Masato YOSHIKAWA" w:date="2026-01-20T12:21:00Z" w16du:dateUtc="2026-01-20T03:21:00Z">
              <w:r w:rsidRPr="005B6842">
                <w:rPr>
                  <w:rFonts w:ascii="Times New Roman" w:eastAsia="ＭＳ 明朝" w:hAnsi="Times New Roman" w:cs="Times New Roman"/>
                  <w:rPrChange w:id="11968" w:author="Masato YOSHIKAWA" w:date="2026-01-20T12:23:00Z" w16du:dateUtc="2026-01-20T03:23:00Z">
                    <w:rPr>
                      <w:rFonts w:ascii="ＭＳ 明朝" w:eastAsia="ＭＳ 明朝" w:hAnsi="ＭＳ 明朝"/>
                    </w:rPr>
                  </w:rPrChange>
                </w:rPr>
                <w:t>Borrowing</w:t>
              </w:r>
            </w:moveTo>
          </w:p>
        </w:tc>
        <w:tc>
          <w:tcPr>
            <w:tcW w:w="831" w:type="pct"/>
          </w:tcPr>
          <w:p w14:paraId="2E0A7E74" w14:textId="77777777" w:rsidR="005B6842" w:rsidRPr="005B6842" w:rsidRDefault="005B6842" w:rsidP="00C45809">
            <w:pPr>
              <w:pStyle w:val="af8"/>
              <w:rPr>
                <w:moveTo w:id="11969" w:author="Masato YOSHIKAWA" w:date="2026-01-20T12:21:00Z" w16du:dateUtc="2026-01-20T03:21:00Z"/>
                <w:rFonts w:ascii="Times New Roman" w:eastAsia="ＭＳ 明朝" w:hAnsi="Times New Roman" w:cs="Times New Roman"/>
                <w:rPrChange w:id="11970" w:author="Masato YOSHIKAWA" w:date="2026-01-20T12:23:00Z" w16du:dateUtc="2026-01-20T03:23:00Z">
                  <w:rPr>
                    <w:moveTo w:id="11971" w:author="Masato YOSHIKAWA" w:date="2026-01-20T12:21:00Z" w16du:dateUtc="2026-01-20T03:21:00Z"/>
                    <w:rFonts w:ascii="ＭＳ 明朝" w:eastAsia="ＭＳ 明朝" w:hAnsi="ＭＳ 明朝"/>
                  </w:rPr>
                </w:rPrChange>
              </w:rPr>
            </w:pPr>
            <w:moveTo w:id="11972" w:author="Masato YOSHIKAWA" w:date="2026-01-20T12:21:00Z" w16du:dateUtc="2026-01-20T03:21:00Z">
              <w:r w:rsidRPr="005B6842">
                <w:rPr>
                  <w:rFonts w:ascii="Times New Roman" w:eastAsia="ＭＳ 明朝" w:hAnsi="Times New Roman" w:cs="Times New Roman"/>
                  <w:rPrChange w:id="11973" w:author="Masato YOSHIKAWA" w:date="2026-01-20T12:23:00Z" w16du:dateUtc="2026-01-20T03:23:00Z">
                    <w:rPr>
                      <w:rFonts w:ascii="ＭＳ 明朝" w:eastAsia="ＭＳ 明朝" w:hAnsi="ＭＳ 明朝"/>
                    </w:rPr>
                  </w:rPrChange>
                </w:rPr>
                <w:t>Acceptance</w:t>
              </w:r>
            </w:moveTo>
          </w:p>
        </w:tc>
      </w:tr>
      <w:tr w:rsidR="005B6842" w:rsidRPr="005B6842" w14:paraId="25B2EADB" w14:textId="77777777" w:rsidTr="00C45809">
        <w:tc>
          <w:tcPr>
            <w:tcW w:w="582" w:type="pct"/>
          </w:tcPr>
          <w:p w14:paraId="56390E20" w14:textId="77777777" w:rsidR="005B6842" w:rsidRPr="005B6842" w:rsidRDefault="005B6842" w:rsidP="00C45809">
            <w:pPr>
              <w:pStyle w:val="af8"/>
              <w:rPr>
                <w:moveTo w:id="11974" w:author="Masato YOSHIKAWA" w:date="2026-01-20T12:21:00Z" w16du:dateUtc="2026-01-20T03:21:00Z"/>
                <w:rFonts w:ascii="Times New Roman" w:eastAsia="ＭＳ 明朝" w:hAnsi="Times New Roman" w:cs="Times New Roman"/>
                <w:rPrChange w:id="11975" w:author="Masato YOSHIKAWA" w:date="2026-01-20T12:23:00Z" w16du:dateUtc="2026-01-20T03:23:00Z">
                  <w:rPr>
                    <w:moveTo w:id="11976" w:author="Masato YOSHIKAWA" w:date="2026-01-20T12:21:00Z" w16du:dateUtc="2026-01-20T03:21:00Z"/>
                    <w:rFonts w:ascii="ＭＳ 明朝" w:eastAsia="ＭＳ 明朝" w:hAnsi="ＭＳ 明朝"/>
                  </w:rPr>
                </w:rPrChange>
              </w:rPr>
            </w:pPr>
            <w:moveTo w:id="11977" w:author="Masato YOSHIKAWA" w:date="2026-01-20T12:21:00Z" w16du:dateUtc="2026-01-20T03:21:00Z">
              <w:r w:rsidRPr="005B6842">
                <w:rPr>
                  <w:rFonts w:ascii="Times New Roman" w:eastAsia="ＭＳ 明朝" w:hAnsi="Times New Roman" w:cs="Times New Roman" w:hint="eastAsia"/>
                  <w:rPrChange w:id="11978" w:author="Masato YOSHIKAWA" w:date="2026-01-20T12:23:00Z" w16du:dateUtc="2026-01-20T03:23:00Z">
                    <w:rPr>
                      <w:rFonts w:ascii="ＭＳ 明朝" w:eastAsia="ＭＳ 明朝" w:hAnsi="ＭＳ 明朝" w:hint="eastAsia"/>
                    </w:rPr>
                  </w:rPrChange>
                </w:rPr>
                <w:t>仏</w:t>
              </w:r>
            </w:moveTo>
          </w:p>
        </w:tc>
        <w:tc>
          <w:tcPr>
            <w:tcW w:w="583" w:type="pct"/>
          </w:tcPr>
          <w:p w14:paraId="65DFCCEC" w14:textId="77777777" w:rsidR="005B6842" w:rsidRPr="005B6842" w:rsidRDefault="005B6842" w:rsidP="00C45809">
            <w:pPr>
              <w:pStyle w:val="af8"/>
              <w:rPr>
                <w:moveTo w:id="11979" w:author="Masato YOSHIKAWA" w:date="2026-01-20T12:21:00Z" w16du:dateUtc="2026-01-20T03:21:00Z"/>
                <w:rFonts w:ascii="Times New Roman" w:eastAsia="ＭＳ 明朝" w:hAnsi="Times New Roman" w:cs="Times New Roman"/>
                <w:rPrChange w:id="11980" w:author="Masato YOSHIKAWA" w:date="2026-01-20T12:23:00Z" w16du:dateUtc="2026-01-20T03:23:00Z">
                  <w:rPr>
                    <w:moveTo w:id="11981" w:author="Masato YOSHIKAWA" w:date="2026-01-20T12:21:00Z" w16du:dateUtc="2026-01-20T03:21:00Z"/>
                    <w:rFonts w:ascii="ＭＳ 明朝" w:eastAsia="ＭＳ 明朝" w:hAnsi="ＭＳ 明朝"/>
                  </w:rPr>
                </w:rPrChange>
              </w:rPr>
            </w:pPr>
            <w:moveTo w:id="11982" w:author="Masato YOSHIKAWA" w:date="2026-01-20T12:21:00Z" w16du:dateUtc="2026-01-20T03:21:00Z">
              <w:r w:rsidRPr="005B6842">
                <w:rPr>
                  <w:rFonts w:ascii="Times New Roman" w:eastAsia="ＭＳ 明朝" w:hAnsi="Times New Roman" w:cs="Times New Roman"/>
                  <w:rPrChange w:id="11983" w:author="Masato YOSHIKAWA" w:date="2026-01-20T12:23:00Z" w16du:dateUtc="2026-01-20T03:23:00Z">
                    <w:rPr>
                      <w:rFonts w:ascii="ＭＳ 明朝" w:eastAsia="ＭＳ 明朝" w:hAnsi="ＭＳ 明朝"/>
                    </w:rPr>
                  </w:rPrChange>
                </w:rPr>
                <w:t>grave</w:t>
              </w:r>
            </w:moveTo>
          </w:p>
        </w:tc>
        <w:tc>
          <w:tcPr>
            <w:tcW w:w="629" w:type="pct"/>
          </w:tcPr>
          <w:p w14:paraId="55C557C5" w14:textId="77777777" w:rsidR="005B6842" w:rsidRPr="005B6842" w:rsidRDefault="005B6842" w:rsidP="00C45809">
            <w:pPr>
              <w:pStyle w:val="af8"/>
              <w:rPr>
                <w:moveTo w:id="11984" w:author="Masato YOSHIKAWA" w:date="2026-01-20T12:21:00Z" w16du:dateUtc="2026-01-20T03:21:00Z"/>
                <w:rFonts w:ascii="Times New Roman" w:eastAsia="ＭＳ 明朝" w:hAnsi="Times New Roman" w:cs="Times New Roman"/>
                <w:rPrChange w:id="11985" w:author="Masato YOSHIKAWA" w:date="2026-01-20T12:23:00Z" w16du:dateUtc="2026-01-20T03:23:00Z">
                  <w:rPr>
                    <w:moveTo w:id="11986" w:author="Masato YOSHIKAWA" w:date="2026-01-20T12:21:00Z" w16du:dateUtc="2026-01-20T03:21:00Z"/>
                    <w:rFonts w:ascii="ＭＳ 明朝" w:eastAsia="ＭＳ 明朝" w:hAnsi="ＭＳ 明朝"/>
                  </w:rPr>
                </w:rPrChange>
              </w:rPr>
            </w:pPr>
            <w:moveTo w:id="11987" w:author="Masato YOSHIKAWA" w:date="2026-01-20T12:21:00Z" w16du:dateUtc="2026-01-20T03:21:00Z">
              <w:r w:rsidRPr="005B6842">
                <w:rPr>
                  <w:rFonts w:ascii="Times New Roman" w:eastAsia="ＭＳ 明朝" w:hAnsi="Times New Roman" w:cs="Times New Roman"/>
                  <w:rPrChange w:id="11988" w:author="Masato YOSHIKAWA" w:date="2026-01-20T12:23:00Z" w16du:dateUtc="2026-01-20T03:23:00Z">
                    <w:rPr>
                      <w:rFonts w:ascii="ＭＳ 明朝" w:eastAsia="ＭＳ 明朝" w:hAnsi="ＭＳ 明朝"/>
                    </w:rPr>
                  </w:rPrChange>
                </w:rPr>
                <w:t>grave</w:t>
              </w:r>
            </w:moveTo>
          </w:p>
        </w:tc>
        <w:tc>
          <w:tcPr>
            <w:tcW w:w="779" w:type="pct"/>
          </w:tcPr>
          <w:p w14:paraId="0EC4F8D6" w14:textId="77777777" w:rsidR="005B6842" w:rsidRPr="005B6842" w:rsidRDefault="005B6842" w:rsidP="00C45809">
            <w:pPr>
              <w:pStyle w:val="af8"/>
              <w:rPr>
                <w:moveTo w:id="11989" w:author="Masato YOSHIKAWA" w:date="2026-01-20T12:21:00Z" w16du:dateUtc="2026-01-20T03:21:00Z"/>
                <w:rFonts w:ascii="Times New Roman" w:eastAsia="ＭＳ 明朝" w:hAnsi="Times New Roman" w:cs="Times New Roman"/>
                <w:rPrChange w:id="11990" w:author="Masato YOSHIKAWA" w:date="2026-01-20T12:23:00Z" w16du:dateUtc="2026-01-20T03:23:00Z">
                  <w:rPr>
                    <w:moveTo w:id="11991" w:author="Masato YOSHIKAWA" w:date="2026-01-20T12:21:00Z" w16du:dateUtc="2026-01-20T03:21:00Z"/>
                    <w:rFonts w:ascii="ＭＳ 明朝" w:eastAsia="ＭＳ 明朝" w:hAnsi="ＭＳ 明朝"/>
                  </w:rPr>
                </w:rPrChange>
              </w:rPr>
            </w:pPr>
            <w:moveTo w:id="11992" w:author="Masato YOSHIKAWA" w:date="2026-01-20T12:21:00Z" w16du:dateUtc="2026-01-20T03:21:00Z">
              <w:r w:rsidRPr="005B6842">
                <w:rPr>
                  <w:rFonts w:ascii="Times New Roman" w:eastAsia="ＭＳ 明朝" w:hAnsi="Times New Roman" w:cs="Times New Roman"/>
                  <w:rPrChange w:id="11993" w:author="Masato YOSHIKAWA" w:date="2026-01-20T12:23:00Z" w16du:dateUtc="2026-01-20T03:23:00Z">
                    <w:rPr>
                      <w:rFonts w:ascii="ＭＳ 明朝" w:eastAsia="ＭＳ 明朝" w:hAnsi="ＭＳ 明朝"/>
                    </w:rPr>
                  </w:rPrChange>
                </w:rPr>
                <w:t>Adaptation</w:t>
              </w:r>
            </w:moveTo>
          </w:p>
        </w:tc>
        <w:tc>
          <w:tcPr>
            <w:tcW w:w="744" w:type="pct"/>
          </w:tcPr>
          <w:p w14:paraId="358ADC2B" w14:textId="77777777" w:rsidR="005B6842" w:rsidRPr="005B6842" w:rsidRDefault="005B6842" w:rsidP="00C45809">
            <w:pPr>
              <w:pStyle w:val="af8"/>
              <w:rPr>
                <w:moveTo w:id="11994" w:author="Masato YOSHIKAWA" w:date="2026-01-20T12:21:00Z" w16du:dateUtc="2026-01-20T03:21:00Z"/>
                <w:rFonts w:ascii="Times New Roman" w:eastAsia="ＭＳ 明朝" w:hAnsi="Times New Roman" w:cs="Times New Roman"/>
                <w:rPrChange w:id="11995" w:author="Masato YOSHIKAWA" w:date="2026-01-20T12:23:00Z" w16du:dateUtc="2026-01-20T03:23:00Z">
                  <w:rPr>
                    <w:moveTo w:id="11996" w:author="Masato YOSHIKAWA" w:date="2026-01-20T12:21:00Z" w16du:dateUtc="2026-01-20T03:21:00Z"/>
                    <w:rFonts w:ascii="ＭＳ 明朝" w:eastAsia="ＭＳ 明朝" w:hAnsi="ＭＳ 明朝"/>
                  </w:rPr>
                </w:rPrChange>
              </w:rPr>
            </w:pPr>
            <w:moveTo w:id="11997" w:author="Masato YOSHIKAWA" w:date="2026-01-20T12:21:00Z" w16du:dateUtc="2026-01-20T03:21:00Z">
              <w:r w:rsidRPr="005B6842">
                <w:rPr>
                  <w:rFonts w:ascii="Times New Roman" w:eastAsia="ＭＳ 明朝" w:hAnsi="Times New Roman" w:cs="Times New Roman"/>
                  <w:rPrChange w:id="11998" w:author="Masato YOSHIKAWA" w:date="2026-01-20T12:23:00Z" w16du:dateUtc="2026-01-20T03:23:00Z">
                    <w:rPr>
                      <w:rFonts w:ascii="ＭＳ 明朝" w:eastAsia="ＭＳ 明朝" w:hAnsi="ＭＳ 明朝"/>
                    </w:rPr>
                  </w:rPrChange>
                </w:rPr>
                <w:t>Minimization</w:t>
              </w:r>
            </w:moveTo>
          </w:p>
        </w:tc>
        <w:tc>
          <w:tcPr>
            <w:tcW w:w="851" w:type="pct"/>
          </w:tcPr>
          <w:p w14:paraId="2B2D40D4" w14:textId="77777777" w:rsidR="005B6842" w:rsidRPr="005B6842" w:rsidRDefault="005B6842" w:rsidP="00C45809">
            <w:pPr>
              <w:pStyle w:val="af8"/>
              <w:rPr>
                <w:moveTo w:id="11999" w:author="Masato YOSHIKAWA" w:date="2026-01-20T12:21:00Z" w16du:dateUtc="2026-01-20T03:21:00Z"/>
                <w:rFonts w:ascii="Times New Roman" w:eastAsia="ＭＳ 明朝" w:hAnsi="Times New Roman" w:cs="Times New Roman"/>
                <w:rPrChange w:id="12000" w:author="Masato YOSHIKAWA" w:date="2026-01-20T12:23:00Z" w16du:dateUtc="2026-01-20T03:23:00Z">
                  <w:rPr>
                    <w:moveTo w:id="12001" w:author="Masato YOSHIKAWA" w:date="2026-01-20T12:21:00Z" w16du:dateUtc="2026-01-20T03:21:00Z"/>
                    <w:rFonts w:ascii="ＭＳ 明朝" w:eastAsia="ＭＳ 明朝" w:hAnsi="ＭＳ 明朝"/>
                  </w:rPr>
                </w:rPrChange>
              </w:rPr>
            </w:pPr>
            <w:moveTo w:id="12002" w:author="Masato YOSHIKAWA" w:date="2026-01-20T12:21:00Z" w16du:dateUtc="2026-01-20T03:21:00Z">
              <w:r w:rsidRPr="005B6842">
                <w:rPr>
                  <w:rFonts w:ascii="Times New Roman" w:eastAsia="ＭＳ 明朝" w:hAnsi="Times New Roman" w:cs="Times New Roman"/>
                  <w:rPrChange w:id="12003" w:author="Masato YOSHIKAWA" w:date="2026-01-20T12:23:00Z" w16du:dateUtc="2026-01-20T03:23:00Z">
                    <w:rPr>
                      <w:rFonts w:ascii="ＭＳ 明朝" w:eastAsia="ＭＳ 明朝" w:hAnsi="ＭＳ 明朝"/>
                    </w:rPr>
                  </w:rPrChange>
                </w:rPr>
                <w:t>Adaptation</w:t>
              </w:r>
            </w:moveTo>
          </w:p>
        </w:tc>
        <w:tc>
          <w:tcPr>
            <w:tcW w:w="831" w:type="pct"/>
          </w:tcPr>
          <w:p w14:paraId="021CCB61" w14:textId="77777777" w:rsidR="005B6842" w:rsidRPr="005B6842" w:rsidRDefault="005B6842" w:rsidP="00C45809">
            <w:pPr>
              <w:pStyle w:val="af8"/>
              <w:rPr>
                <w:moveTo w:id="12004" w:author="Masato YOSHIKAWA" w:date="2026-01-20T12:21:00Z" w16du:dateUtc="2026-01-20T03:21:00Z"/>
                <w:rFonts w:ascii="Times New Roman" w:eastAsia="ＭＳ 明朝" w:hAnsi="Times New Roman" w:cs="Times New Roman"/>
                <w:rPrChange w:id="12005" w:author="Masato YOSHIKAWA" w:date="2026-01-20T12:23:00Z" w16du:dateUtc="2026-01-20T03:23:00Z">
                  <w:rPr>
                    <w:moveTo w:id="12006" w:author="Masato YOSHIKAWA" w:date="2026-01-20T12:21:00Z" w16du:dateUtc="2026-01-20T03:21:00Z"/>
                    <w:rFonts w:ascii="ＭＳ 明朝" w:eastAsia="ＭＳ 明朝" w:hAnsi="ＭＳ 明朝"/>
                  </w:rPr>
                </w:rPrChange>
              </w:rPr>
            </w:pPr>
            <w:moveTo w:id="12007" w:author="Masato YOSHIKAWA" w:date="2026-01-20T12:21:00Z" w16du:dateUtc="2026-01-20T03:21:00Z">
              <w:r w:rsidRPr="005B6842">
                <w:rPr>
                  <w:rFonts w:ascii="Times New Roman" w:eastAsia="ＭＳ 明朝" w:hAnsi="Times New Roman" w:cs="Times New Roman"/>
                  <w:rPrChange w:id="12008" w:author="Masato YOSHIKAWA" w:date="2026-01-20T12:23:00Z" w16du:dateUtc="2026-01-20T03:23:00Z">
                    <w:rPr>
                      <w:rFonts w:ascii="ＭＳ 明朝" w:eastAsia="ＭＳ 明朝" w:hAnsi="ＭＳ 明朝"/>
                    </w:rPr>
                  </w:rPrChange>
                </w:rPr>
                <w:t>Minimization</w:t>
              </w:r>
            </w:moveTo>
          </w:p>
        </w:tc>
      </w:tr>
      <w:tr w:rsidR="005B6842" w:rsidRPr="005B6842" w14:paraId="03D8F16D" w14:textId="77777777" w:rsidTr="00C45809">
        <w:tc>
          <w:tcPr>
            <w:tcW w:w="582" w:type="pct"/>
          </w:tcPr>
          <w:p w14:paraId="5BE8AA40" w14:textId="77777777" w:rsidR="005B6842" w:rsidRPr="005B6842" w:rsidRDefault="005B6842" w:rsidP="00C45809">
            <w:pPr>
              <w:pStyle w:val="af8"/>
              <w:rPr>
                <w:moveTo w:id="12009" w:author="Masato YOSHIKAWA" w:date="2026-01-20T12:21:00Z" w16du:dateUtc="2026-01-20T03:21:00Z"/>
                <w:rFonts w:ascii="Times New Roman" w:eastAsia="ＭＳ 明朝" w:hAnsi="Times New Roman" w:cs="Times New Roman"/>
                <w:rPrChange w:id="12010" w:author="Masato YOSHIKAWA" w:date="2026-01-20T12:23:00Z" w16du:dateUtc="2026-01-20T03:23:00Z">
                  <w:rPr>
                    <w:moveTo w:id="12011" w:author="Masato YOSHIKAWA" w:date="2026-01-20T12:21:00Z" w16du:dateUtc="2026-01-20T03:21:00Z"/>
                    <w:rFonts w:ascii="ＭＳ 明朝" w:eastAsia="ＭＳ 明朝" w:hAnsi="ＭＳ 明朝"/>
                  </w:rPr>
                </w:rPrChange>
              </w:rPr>
            </w:pPr>
            <w:moveTo w:id="12012" w:author="Masato YOSHIKAWA" w:date="2026-01-20T12:21:00Z" w16du:dateUtc="2026-01-20T03:21:00Z">
              <w:r w:rsidRPr="005B6842">
                <w:rPr>
                  <w:rFonts w:ascii="Times New Roman" w:eastAsia="ＭＳ 明朝" w:hAnsi="Times New Roman" w:cs="Times New Roman" w:hint="eastAsia"/>
                  <w:rPrChange w:id="12013" w:author="Masato YOSHIKAWA" w:date="2026-01-20T12:23:00Z" w16du:dateUtc="2026-01-20T03:23:00Z">
                    <w:rPr>
                      <w:rFonts w:ascii="ＭＳ 明朝" w:eastAsia="ＭＳ 明朝" w:hAnsi="ＭＳ 明朝" w:hint="eastAsia"/>
                    </w:rPr>
                  </w:rPrChange>
                </w:rPr>
                <w:t>楓</w:t>
              </w:r>
            </w:moveTo>
          </w:p>
        </w:tc>
        <w:tc>
          <w:tcPr>
            <w:tcW w:w="583" w:type="pct"/>
          </w:tcPr>
          <w:p w14:paraId="07D8502A" w14:textId="77777777" w:rsidR="005B6842" w:rsidRPr="005B6842" w:rsidRDefault="005B6842" w:rsidP="00C45809">
            <w:pPr>
              <w:pStyle w:val="af8"/>
              <w:rPr>
                <w:moveTo w:id="12014" w:author="Masato YOSHIKAWA" w:date="2026-01-20T12:21:00Z" w16du:dateUtc="2026-01-20T03:21:00Z"/>
                <w:rFonts w:ascii="Times New Roman" w:eastAsia="ＭＳ 明朝" w:hAnsi="Times New Roman" w:cs="Times New Roman"/>
                <w:rPrChange w:id="12015" w:author="Masato YOSHIKAWA" w:date="2026-01-20T12:23:00Z" w16du:dateUtc="2026-01-20T03:23:00Z">
                  <w:rPr>
                    <w:moveTo w:id="12016" w:author="Masato YOSHIKAWA" w:date="2026-01-20T12:21:00Z" w16du:dateUtc="2026-01-20T03:21:00Z"/>
                    <w:rFonts w:ascii="ＭＳ 明朝" w:eastAsia="ＭＳ 明朝" w:hAnsi="ＭＳ 明朝"/>
                  </w:rPr>
                </w:rPrChange>
              </w:rPr>
            </w:pPr>
            <w:moveTo w:id="12017" w:author="Masato YOSHIKAWA" w:date="2026-01-20T12:21:00Z" w16du:dateUtc="2026-01-20T03:21:00Z">
              <w:r w:rsidRPr="005B6842">
                <w:rPr>
                  <w:rFonts w:ascii="Times New Roman" w:eastAsia="ＭＳ 明朝" w:hAnsi="Times New Roman" w:cs="Times New Roman"/>
                  <w:rPrChange w:id="12018" w:author="Masato YOSHIKAWA" w:date="2026-01-20T12:23:00Z" w16du:dateUtc="2026-01-20T03:23:00Z">
                    <w:rPr>
                      <w:rFonts w:ascii="ＭＳ 明朝" w:eastAsia="ＭＳ 明朝" w:hAnsi="ＭＳ 明朝"/>
                    </w:rPr>
                  </w:rPrChange>
                </w:rPr>
                <w:t>mapletrees</w:t>
              </w:r>
            </w:moveTo>
          </w:p>
        </w:tc>
        <w:tc>
          <w:tcPr>
            <w:tcW w:w="629" w:type="pct"/>
          </w:tcPr>
          <w:p w14:paraId="108818DA" w14:textId="77777777" w:rsidR="005B6842" w:rsidRPr="005B6842" w:rsidRDefault="005B6842" w:rsidP="00C45809">
            <w:pPr>
              <w:pStyle w:val="af8"/>
              <w:rPr>
                <w:moveTo w:id="12019" w:author="Masato YOSHIKAWA" w:date="2026-01-20T12:21:00Z" w16du:dateUtc="2026-01-20T03:21:00Z"/>
                <w:rFonts w:ascii="Times New Roman" w:eastAsia="ＭＳ 明朝" w:hAnsi="Times New Roman" w:cs="Times New Roman"/>
                <w:rPrChange w:id="12020" w:author="Masato YOSHIKAWA" w:date="2026-01-20T12:23:00Z" w16du:dateUtc="2026-01-20T03:23:00Z">
                  <w:rPr>
                    <w:moveTo w:id="12021" w:author="Masato YOSHIKAWA" w:date="2026-01-20T12:21:00Z" w16du:dateUtc="2026-01-20T03:21:00Z"/>
                    <w:rFonts w:ascii="ＭＳ 明朝" w:eastAsia="ＭＳ 明朝" w:hAnsi="ＭＳ 明朝"/>
                  </w:rPr>
                </w:rPrChange>
              </w:rPr>
            </w:pPr>
            <w:moveTo w:id="12022" w:author="Masato YOSHIKAWA" w:date="2026-01-20T12:21:00Z" w16du:dateUtc="2026-01-20T03:21:00Z">
              <w:r w:rsidRPr="005B6842">
                <w:rPr>
                  <w:rFonts w:ascii="Times New Roman" w:eastAsia="ＭＳ 明朝" w:hAnsi="Times New Roman" w:cs="Times New Roman"/>
                  <w:rPrChange w:id="12023" w:author="Masato YOSHIKAWA" w:date="2026-01-20T12:23:00Z" w16du:dateUtc="2026-01-20T03:23:00Z">
                    <w:rPr>
                      <w:rFonts w:ascii="ＭＳ 明朝" w:eastAsia="ＭＳ 明朝" w:hAnsi="ＭＳ 明朝"/>
                    </w:rPr>
                  </w:rPrChange>
                </w:rPr>
                <w:t>maple trees</w:t>
              </w:r>
            </w:moveTo>
          </w:p>
        </w:tc>
        <w:tc>
          <w:tcPr>
            <w:tcW w:w="779" w:type="pct"/>
          </w:tcPr>
          <w:p w14:paraId="502E2282" w14:textId="77777777" w:rsidR="005B6842" w:rsidRPr="005B6842" w:rsidRDefault="005B6842" w:rsidP="00C45809">
            <w:pPr>
              <w:pStyle w:val="af8"/>
              <w:rPr>
                <w:moveTo w:id="12024" w:author="Masato YOSHIKAWA" w:date="2026-01-20T12:21:00Z" w16du:dateUtc="2026-01-20T03:21:00Z"/>
                <w:rFonts w:ascii="Times New Roman" w:eastAsia="ＭＳ 明朝" w:hAnsi="Times New Roman" w:cs="Times New Roman"/>
                <w:rPrChange w:id="12025" w:author="Masato YOSHIKAWA" w:date="2026-01-20T12:23:00Z" w16du:dateUtc="2026-01-20T03:23:00Z">
                  <w:rPr>
                    <w:moveTo w:id="12026" w:author="Masato YOSHIKAWA" w:date="2026-01-20T12:21:00Z" w16du:dateUtc="2026-01-20T03:21:00Z"/>
                    <w:rFonts w:ascii="ＭＳ 明朝" w:eastAsia="ＭＳ 明朝" w:hAnsi="ＭＳ 明朝"/>
                  </w:rPr>
                </w:rPrChange>
              </w:rPr>
            </w:pPr>
            <w:moveTo w:id="12027" w:author="Masato YOSHIKAWA" w:date="2026-01-20T12:21:00Z" w16du:dateUtc="2026-01-20T03:21:00Z">
              <w:r w:rsidRPr="005B6842">
                <w:rPr>
                  <w:rFonts w:ascii="Times New Roman" w:eastAsia="ＭＳ 明朝" w:hAnsi="Times New Roman" w:cs="Times New Roman"/>
                  <w:rPrChange w:id="12028" w:author="Masato YOSHIKAWA" w:date="2026-01-20T12:23:00Z" w16du:dateUtc="2026-01-20T03:23:00Z">
                    <w:rPr>
                      <w:rFonts w:ascii="ＭＳ 明朝" w:eastAsia="ＭＳ 明朝" w:hAnsi="ＭＳ 明朝"/>
                    </w:rPr>
                  </w:rPrChange>
                </w:rPr>
                <w:t>Established equivalent</w:t>
              </w:r>
            </w:moveTo>
          </w:p>
        </w:tc>
        <w:tc>
          <w:tcPr>
            <w:tcW w:w="744" w:type="pct"/>
          </w:tcPr>
          <w:p w14:paraId="14EEC1BA" w14:textId="77777777" w:rsidR="005B6842" w:rsidRPr="005B6842" w:rsidRDefault="005B6842" w:rsidP="00C45809">
            <w:pPr>
              <w:pStyle w:val="af8"/>
              <w:rPr>
                <w:moveTo w:id="12029" w:author="Masato YOSHIKAWA" w:date="2026-01-20T12:21:00Z" w16du:dateUtc="2026-01-20T03:21:00Z"/>
                <w:rFonts w:ascii="Times New Roman" w:eastAsia="ＭＳ 明朝" w:hAnsi="Times New Roman" w:cs="Times New Roman"/>
                <w:rPrChange w:id="12030" w:author="Masato YOSHIKAWA" w:date="2026-01-20T12:23:00Z" w16du:dateUtc="2026-01-20T03:23:00Z">
                  <w:rPr>
                    <w:moveTo w:id="12031" w:author="Masato YOSHIKAWA" w:date="2026-01-20T12:21:00Z" w16du:dateUtc="2026-01-20T03:21:00Z"/>
                    <w:rFonts w:ascii="ＭＳ 明朝" w:eastAsia="ＭＳ 明朝" w:hAnsi="ＭＳ 明朝"/>
                  </w:rPr>
                </w:rPrChange>
              </w:rPr>
            </w:pPr>
            <w:moveTo w:id="12032" w:author="Masato YOSHIKAWA" w:date="2026-01-20T12:21:00Z" w16du:dateUtc="2026-01-20T03:21:00Z">
              <w:r w:rsidRPr="005B6842">
                <w:rPr>
                  <w:rFonts w:ascii="Times New Roman" w:eastAsia="ＭＳ 明朝" w:hAnsi="Times New Roman" w:cs="Times New Roman"/>
                  <w:rPrChange w:id="12033" w:author="Masato YOSHIKAWA" w:date="2026-01-20T12:23:00Z" w16du:dateUtc="2026-01-20T03:23:00Z">
                    <w:rPr>
                      <w:rFonts w:ascii="ＭＳ 明朝" w:eastAsia="ＭＳ 明朝" w:hAnsi="ＭＳ 明朝"/>
                    </w:rPr>
                  </w:rPrChange>
                </w:rPr>
                <w:t>Minimization</w:t>
              </w:r>
            </w:moveTo>
          </w:p>
        </w:tc>
        <w:tc>
          <w:tcPr>
            <w:tcW w:w="851" w:type="pct"/>
          </w:tcPr>
          <w:p w14:paraId="268AB0A6" w14:textId="77777777" w:rsidR="005B6842" w:rsidRPr="005B6842" w:rsidRDefault="005B6842" w:rsidP="00C45809">
            <w:pPr>
              <w:pStyle w:val="af8"/>
              <w:rPr>
                <w:moveTo w:id="12034" w:author="Masato YOSHIKAWA" w:date="2026-01-20T12:21:00Z" w16du:dateUtc="2026-01-20T03:21:00Z"/>
                <w:rFonts w:ascii="Times New Roman" w:eastAsia="ＭＳ 明朝" w:hAnsi="Times New Roman" w:cs="Times New Roman"/>
                <w:rPrChange w:id="12035" w:author="Masato YOSHIKAWA" w:date="2026-01-20T12:23:00Z" w16du:dateUtc="2026-01-20T03:23:00Z">
                  <w:rPr>
                    <w:moveTo w:id="12036" w:author="Masato YOSHIKAWA" w:date="2026-01-20T12:21:00Z" w16du:dateUtc="2026-01-20T03:21:00Z"/>
                    <w:rFonts w:ascii="ＭＳ 明朝" w:eastAsia="ＭＳ 明朝" w:hAnsi="ＭＳ 明朝"/>
                  </w:rPr>
                </w:rPrChange>
              </w:rPr>
            </w:pPr>
            <w:moveTo w:id="12037" w:author="Masato YOSHIKAWA" w:date="2026-01-20T12:21:00Z" w16du:dateUtc="2026-01-20T03:21:00Z">
              <w:r w:rsidRPr="005B6842">
                <w:rPr>
                  <w:rFonts w:ascii="Times New Roman" w:eastAsia="ＭＳ 明朝" w:hAnsi="Times New Roman" w:cs="Times New Roman"/>
                  <w:rPrChange w:id="12038" w:author="Masato YOSHIKAWA" w:date="2026-01-20T12:23:00Z" w16du:dateUtc="2026-01-20T03:23:00Z">
                    <w:rPr>
                      <w:rFonts w:ascii="ＭＳ 明朝" w:eastAsia="ＭＳ 明朝" w:hAnsi="ＭＳ 明朝"/>
                    </w:rPr>
                  </w:rPrChange>
                </w:rPr>
                <w:t>Established equivalent</w:t>
              </w:r>
            </w:moveTo>
          </w:p>
        </w:tc>
        <w:tc>
          <w:tcPr>
            <w:tcW w:w="831" w:type="pct"/>
          </w:tcPr>
          <w:p w14:paraId="31A78CFF" w14:textId="77777777" w:rsidR="005B6842" w:rsidRPr="005B6842" w:rsidRDefault="005B6842" w:rsidP="00C45809">
            <w:pPr>
              <w:pStyle w:val="af8"/>
              <w:rPr>
                <w:moveTo w:id="12039" w:author="Masato YOSHIKAWA" w:date="2026-01-20T12:21:00Z" w16du:dateUtc="2026-01-20T03:21:00Z"/>
                <w:rFonts w:ascii="Times New Roman" w:eastAsia="ＭＳ 明朝" w:hAnsi="Times New Roman" w:cs="Times New Roman"/>
                <w:rPrChange w:id="12040" w:author="Masato YOSHIKAWA" w:date="2026-01-20T12:23:00Z" w16du:dateUtc="2026-01-20T03:23:00Z">
                  <w:rPr>
                    <w:moveTo w:id="12041" w:author="Masato YOSHIKAWA" w:date="2026-01-20T12:21:00Z" w16du:dateUtc="2026-01-20T03:21:00Z"/>
                    <w:rFonts w:ascii="ＭＳ 明朝" w:eastAsia="ＭＳ 明朝" w:hAnsi="ＭＳ 明朝"/>
                  </w:rPr>
                </w:rPrChange>
              </w:rPr>
            </w:pPr>
            <w:moveTo w:id="12042" w:author="Masato YOSHIKAWA" w:date="2026-01-20T12:21:00Z" w16du:dateUtc="2026-01-20T03:21:00Z">
              <w:r w:rsidRPr="005B6842">
                <w:rPr>
                  <w:rFonts w:ascii="Times New Roman" w:eastAsia="ＭＳ 明朝" w:hAnsi="Times New Roman" w:cs="Times New Roman"/>
                  <w:rPrChange w:id="12043" w:author="Masato YOSHIKAWA" w:date="2026-01-20T12:23:00Z" w16du:dateUtc="2026-01-20T03:23:00Z">
                    <w:rPr>
                      <w:rFonts w:ascii="ＭＳ 明朝" w:eastAsia="ＭＳ 明朝" w:hAnsi="ＭＳ 明朝"/>
                    </w:rPr>
                  </w:rPrChange>
                </w:rPr>
                <w:t>Minimization</w:t>
              </w:r>
            </w:moveTo>
          </w:p>
        </w:tc>
      </w:tr>
      <w:tr w:rsidR="005B6842" w:rsidRPr="005B6842" w14:paraId="255BABCF" w14:textId="77777777" w:rsidTr="00C45809">
        <w:tc>
          <w:tcPr>
            <w:tcW w:w="582" w:type="pct"/>
          </w:tcPr>
          <w:p w14:paraId="34B28D75" w14:textId="77777777" w:rsidR="005B6842" w:rsidRPr="005B6842" w:rsidRDefault="005B6842" w:rsidP="00C45809">
            <w:pPr>
              <w:pStyle w:val="af8"/>
              <w:rPr>
                <w:moveTo w:id="12044" w:author="Masato YOSHIKAWA" w:date="2026-01-20T12:21:00Z" w16du:dateUtc="2026-01-20T03:21:00Z"/>
                <w:rFonts w:ascii="Times New Roman" w:eastAsia="ＭＳ 明朝" w:hAnsi="Times New Roman" w:cs="Times New Roman"/>
                <w:rPrChange w:id="12045" w:author="Masato YOSHIKAWA" w:date="2026-01-20T12:23:00Z" w16du:dateUtc="2026-01-20T03:23:00Z">
                  <w:rPr>
                    <w:moveTo w:id="12046" w:author="Masato YOSHIKAWA" w:date="2026-01-20T12:21:00Z" w16du:dateUtc="2026-01-20T03:21:00Z"/>
                    <w:rFonts w:ascii="ＭＳ 明朝" w:eastAsia="ＭＳ 明朝" w:hAnsi="ＭＳ 明朝"/>
                  </w:rPr>
                </w:rPrChange>
              </w:rPr>
            </w:pPr>
            <w:moveTo w:id="12047" w:author="Masato YOSHIKAWA" w:date="2026-01-20T12:21:00Z" w16du:dateUtc="2026-01-20T03:21:00Z">
              <w:r w:rsidRPr="005B6842">
                <w:rPr>
                  <w:rFonts w:ascii="Times New Roman" w:eastAsia="ＭＳ 明朝" w:hAnsi="Times New Roman" w:cs="Times New Roman" w:hint="eastAsia"/>
                  <w:rPrChange w:id="12048" w:author="Masato YOSHIKAWA" w:date="2026-01-20T12:23:00Z" w16du:dateUtc="2026-01-20T03:23:00Z">
                    <w:rPr>
                      <w:rFonts w:ascii="ＭＳ 明朝" w:eastAsia="ＭＳ 明朝" w:hAnsi="ＭＳ 明朝" w:hint="eastAsia"/>
                    </w:rPr>
                  </w:rPrChange>
                </w:rPr>
                <w:t>茶店</w:t>
              </w:r>
            </w:moveTo>
          </w:p>
        </w:tc>
        <w:tc>
          <w:tcPr>
            <w:tcW w:w="583" w:type="pct"/>
          </w:tcPr>
          <w:p w14:paraId="40E99772" w14:textId="77777777" w:rsidR="005B6842" w:rsidRPr="005B6842" w:rsidRDefault="005B6842" w:rsidP="00C45809">
            <w:pPr>
              <w:pStyle w:val="af8"/>
              <w:rPr>
                <w:moveTo w:id="12049" w:author="Masato YOSHIKAWA" w:date="2026-01-20T12:21:00Z" w16du:dateUtc="2026-01-20T03:21:00Z"/>
                <w:rFonts w:ascii="Times New Roman" w:eastAsia="ＭＳ 明朝" w:hAnsi="Times New Roman" w:cs="Times New Roman"/>
                <w:rPrChange w:id="12050" w:author="Masato YOSHIKAWA" w:date="2026-01-20T12:23:00Z" w16du:dateUtc="2026-01-20T03:23:00Z">
                  <w:rPr>
                    <w:moveTo w:id="12051" w:author="Masato YOSHIKAWA" w:date="2026-01-20T12:21:00Z" w16du:dateUtc="2026-01-20T03:21:00Z"/>
                    <w:rFonts w:ascii="ＭＳ 明朝" w:eastAsia="ＭＳ 明朝" w:hAnsi="ＭＳ 明朝"/>
                  </w:rPr>
                </w:rPrChange>
              </w:rPr>
            </w:pPr>
            <w:moveTo w:id="12052" w:author="Masato YOSHIKAWA" w:date="2026-01-20T12:21:00Z" w16du:dateUtc="2026-01-20T03:21:00Z">
              <w:r w:rsidRPr="005B6842">
                <w:rPr>
                  <w:rFonts w:ascii="Times New Roman" w:eastAsia="ＭＳ 明朝" w:hAnsi="Times New Roman" w:cs="Times New Roman"/>
                  <w:rPrChange w:id="12053" w:author="Masato YOSHIKAWA" w:date="2026-01-20T12:23:00Z" w16du:dateUtc="2026-01-20T03:23:00Z">
                    <w:rPr>
                      <w:rFonts w:ascii="ＭＳ 明朝" w:eastAsia="ＭＳ 明朝" w:hAnsi="ＭＳ 明朝"/>
                    </w:rPr>
                  </w:rPrChange>
                </w:rPr>
                <w:t>restingbooth</w:t>
              </w:r>
            </w:moveTo>
          </w:p>
        </w:tc>
        <w:tc>
          <w:tcPr>
            <w:tcW w:w="629" w:type="pct"/>
          </w:tcPr>
          <w:p w14:paraId="5C63D75D" w14:textId="77777777" w:rsidR="005B6842" w:rsidRPr="005B6842" w:rsidRDefault="005B6842" w:rsidP="00C45809">
            <w:pPr>
              <w:pStyle w:val="af8"/>
              <w:rPr>
                <w:moveTo w:id="12054" w:author="Masato YOSHIKAWA" w:date="2026-01-20T12:21:00Z" w16du:dateUtc="2026-01-20T03:21:00Z"/>
                <w:rFonts w:ascii="Times New Roman" w:eastAsia="ＭＳ 明朝" w:hAnsi="Times New Roman" w:cs="Times New Roman"/>
                <w:rPrChange w:id="12055" w:author="Masato YOSHIKAWA" w:date="2026-01-20T12:23:00Z" w16du:dateUtc="2026-01-20T03:23:00Z">
                  <w:rPr>
                    <w:moveTo w:id="12056" w:author="Masato YOSHIKAWA" w:date="2026-01-20T12:21:00Z" w16du:dateUtc="2026-01-20T03:21:00Z"/>
                    <w:rFonts w:ascii="ＭＳ 明朝" w:eastAsia="ＭＳ 明朝" w:hAnsi="ＭＳ 明朝"/>
                  </w:rPr>
                </w:rPrChange>
              </w:rPr>
            </w:pPr>
            <w:moveTo w:id="12057" w:author="Masato YOSHIKAWA" w:date="2026-01-20T12:21:00Z" w16du:dateUtc="2026-01-20T03:21:00Z">
              <w:r w:rsidRPr="005B6842">
                <w:rPr>
                  <w:rFonts w:ascii="Times New Roman" w:eastAsia="ＭＳ 明朝" w:hAnsi="Times New Roman" w:cs="Times New Roman"/>
                  <w:rPrChange w:id="12058" w:author="Masato YOSHIKAWA" w:date="2026-01-20T12:23:00Z" w16du:dateUtc="2026-01-20T03:23:00Z">
                    <w:rPr>
                      <w:rFonts w:ascii="ＭＳ 明朝" w:eastAsia="ＭＳ 明朝" w:hAnsi="ＭＳ 明朝"/>
                    </w:rPr>
                  </w:rPrChange>
                </w:rPr>
                <w:t>tea house</w:t>
              </w:r>
            </w:moveTo>
          </w:p>
        </w:tc>
        <w:tc>
          <w:tcPr>
            <w:tcW w:w="779" w:type="pct"/>
          </w:tcPr>
          <w:p w14:paraId="7D49FAA6" w14:textId="77777777" w:rsidR="005B6842" w:rsidRPr="005B6842" w:rsidRDefault="005B6842" w:rsidP="00C45809">
            <w:pPr>
              <w:pStyle w:val="af8"/>
              <w:rPr>
                <w:moveTo w:id="12059" w:author="Masato YOSHIKAWA" w:date="2026-01-20T12:21:00Z" w16du:dateUtc="2026-01-20T03:21:00Z"/>
                <w:rFonts w:ascii="Times New Roman" w:eastAsia="ＭＳ 明朝" w:hAnsi="Times New Roman" w:cs="Times New Roman"/>
                <w:rPrChange w:id="12060" w:author="Masato YOSHIKAWA" w:date="2026-01-20T12:23:00Z" w16du:dateUtc="2026-01-20T03:23:00Z">
                  <w:rPr>
                    <w:moveTo w:id="12061" w:author="Masato YOSHIKAWA" w:date="2026-01-20T12:21:00Z" w16du:dateUtc="2026-01-20T03:21:00Z"/>
                    <w:rFonts w:ascii="ＭＳ 明朝" w:eastAsia="ＭＳ 明朝" w:hAnsi="ＭＳ 明朝"/>
                  </w:rPr>
                </w:rPrChange>
              </w:rPr>
            </w:pPr>
            <w:moveTo w:id="12062" w:author="Masato YOSHIKAWA" w:date="2026-01-20T12:21:00Z" w16du:dateUtc="2026-01-20T03:21:00Z">
              <w:r w:rsidRPr="005B6842">
                <w:rPr>
                  <w:rFonts w:ascii="Times New Roman" w:eastAsia="ＭＳ 明朝" w:hAnsi="Times New Roman" w:cs="Times New Roman"/>
                  <w:rPrChange w:id="12063" w:author="Masato YOSHIKAWA" w:date="2026-01-20T12:23:00Z" w16du:dateUtc="2026-01-20T03:23:00Z">
                    <w:rPr>
                      <w:rFonts w:ascii="ＭＳ 明朝" w:eastAsia="ＭＳ 明朝" w:hAnsi="ＭＳ 明朝"/>
                    </w:rPr>
                  </w:rPrChange>
                </w:rPr>
                <w:t>Description</w:t>
              </w:r>
            </w:moveTo>
          </w:p>
        </w:tc>
        <w:tc>
          <w:tcPr>
            <w:tcW w:w="744" w:type="pct"/>
          </w:tcPr>
          <w:p w14:paraId="1A21B9C7" w14:textId="77777777" w:rsidR="005B6842" w:rsidRPr="005B6842" w:rsidRDefault="005B6842" w:rsidP="00C45809">
            <w:pPr>
              <w:pStyle w:val="af8"/>
              <w:rPr>
                <w:moveTo w:id="12064" w:author="Masato YOSHIKAWA" w:date="2026-01-20T12:21:00Z" w16du:dateUtc="2026-01-20T03:21:00Z"/>
                <w:rFonts w:ascii="Times New Roman" w:eastAsia="ＭＳ 明朝" w:hAnsi="Times New Roman" w:cs="Times New Roman"/>
                <w:rPrChange w:id="12065" w:author="Masato YOSHIKAWA" w:date="2026-01-20T12:23:00Z" w16du:dateUtc="2026-01-20T03:23:00Z">
                  <w:rPr>
                    <w:moveTo w:id="12066" w:author="Masato YOSHIKAWA" w:date="2026-01-20T12:21:00Z" w16du:dateUtc="2026-01-20T03:21:00Z"/>
                    <w:rFonts w:ascii="ＭＳ 明朝" w:eastAsia="ＭＳ 明朝" w:hAnsi="ＭＳ 明朝"/>
                  </w:rPr>
                </w:rPrChange>
              </w:rPr>
            </w:pPr>
            <w:moveTo w:id="12067" w:author="Masato YOSHIKAWA" w:date="2026-01-20T12:21:00Z" w16du:dateUtc="2026-01-20T03:21:00Z">
              <w:r w:rsidRPr="005B6842">
                <w:rPr>
                  <w:rFonts w:ascii="Times New Roman" w:eastAsia="ＭＳ 明朝" w:hAnsi="Times New Roman" w:cs="Times New Roman"/>
                  <w:rPrChange w:id="12068" w:author="Masato YOSHIKAWA" w:date="2026-01-20T12:23:00Z" w16du:dateUtc="2026-01-20T03:23:00Z">
                    <w:rPr>
                      <w:rFonts w:ascii="ＭＳ 明朝" w:eastAsia="ＭＳ 明朝" w:hAnsi="ＭＳ 明朝"/>
                    </w:rPr>
                  </w:rPrChange>
                </w:rPr>
                <w:t>Minimization</w:t>
              </w:r>
            </w:moveTo>
          </w:p>
        </w:tc>
        <w:tc>
          <w:tcPr>
            <w:tcW w:w="851" w:type="pct"/>
          </w:tcPr>
          <w:p w14:paraId="1AE0CA5B" w14:textId="77777777" w:rsidR="005B6842" w:rsidRPr="005B6842" w:rsidRDefault="005B6842" w:rsidP="00C45809">
            <w:pPr>
              <w:pStyle w:val="af8"/>
              <w:rPr>
                <w:moveTo w:id="12069" w:author="Masato YOSHIKAWA" w:date="2026-01-20T12:21:00Z" w16du:dateUtc="2026-01-20T03:21:00Z"/>
                <w:rFonts w:ascii="Times New Roman" w:eastAsia="ＭＳ 明朝" w:hAnsi="Times New Roman" w:cs="Times New Roman"/>
                <w:rPrChange w:id="12070" w:author="Masato YOSHIKAWA" w:date="2026-01-20T12:23:00Z" w16du:dateUtc="2026-01-20T03:23:00Z">
                  <w:rPr>
                    <w:moveTo w:id="12071" w:author="Masato YOSHIKAWA" w:date="2026-01-20T12:21:00Z" w16du:dateUtc="2026-01-20T03:21:00Z"/>
                    <w:rFonts w:ascii="ＭＳ 明朝" w:eastAsia="ＭＳ 明朝" w:hAnsi="ＭＳ 明朝"/>
                  </w:rPr>
                </w:rPrChange>
              </w:rPr>
            </w:pPr>
            <w:moveTo w:id="12072" w:author="Masato YOSHIKAWA" w:date="2026-01-20T12:21:00Z" w16du:dateUtc="2026-01-20T03:21:00Z">
              <w:r w:rsidRPr="005B6842">
                <w:rPr>
                  <w:rFonts w:ascii="Times New Roman" w:eastAsia="ＭＳ 明朝" w:hAnsi="Times New Roman" w:cs="Times New Roman"/>
                  <w:rPrChange w:id="12073" w:author="Masato YOSHIKAWA" w:date="2026-01-20T12:23:00Z" w16du:dateUtc="2026-01-20T03:23:00Z">
                    <w:rPr>
                      <w:rFonts w:ascii="ＭＳ 明朝" w:eastAsia="ＭＳ 明朝" w:hAnsi="ＭＳ 明朝"/>
                    </w:rPr>
                  </w:rPrChange>
                </w:rPr>
                <w:t>Established equivalent</w:t>
              </w:r>
            </w:moveTo>
          </w:p>
        </w:tc>
        <w:tc>
          <w:tcPr>
            <w:tcW w:w="831" w:type="pct"/>
          </w:tcPr>
          <w:p w14:paraId="3CBFCE57" w14:textId="77777777" w:rsidR="005B6842" w:rsidRPr="005B6842" w:rsidRDefault="005B6842" w:rsidP="00C45809">
            <w:pPr>
              <w:pStyle w:val="af8"/>
              <w:rPr>
                <w:moveTo w:id="12074" w:author="Masato YOSHIKAWA" w:date="2026-01-20T12:21:00Z" w16du:dateUtc="2026-01-20T03:21:00Z"/>
                <w:rFonts w:ascii="Times New Roman" w:eastAsia="ＭＳ 明朝" w:hAnsi="Times New Roman" w:cs="Times New Roman"/>
                <w:rPrChange w:id="12075" w:author="Masato YOSHIKAWA" w:date="2026-01-20T12:23:00Z" w16du:dateUtc="2026-01-20T03:23:00Z">
                  <w:rPr>
                    <w:moveTo w:id="12076" w:author="Masato YOSHIKAWA" w:date="2026-01-20T12:21:00Z" w16du:dateUtc="2026-01-20T03:21:00Z"/>
                    <w:rFonts w:ascii="ＭＳ 明朝" w:eastAsia="ＭＳ 明朝" w:hAnsi="ＭＳ 明朝"/>
                  </w:rPr>
                </w:rPrChange>
              </w:rPr>
            </w:pPr>
            <w:moveTo w:id="12077" w:author="Masato YOSHIKAWA" w:date="2026-01-20T12:21:00Z" w16du:dateUtc="2026-01-20T03:21:00Z">
              <w:r w:rsidRPr="005B6842">
                <w:rPr>
                  <w:rFonts w:ascii="Times New Roman" w:eastAsia="ＭＳ 明朝" w:hAnsi="Times New Roman" w:cs="Times New Roman"/>
                  <w:rPrChange w:id="12078" w:author="Masato YOSHIKAWA" w:date="2026-01-20T12:23:00Z" w16du:dateUtc="2026-01-20T03:23:00Z">
                    <w:rPr>
                      <w:rFonts w:ascii="ＭＳ 明朝" w:eastAsia="ＭＳ 明朝" w:hAnsi="ＭＳ 明朝"/>
                    </w:rPr>
                  </w:rPrChange>
                </w:rPr>
                <w:t>Minimization</w:t>
              </w:r>
            </w:moveTo>
          </w:p>
        </w:tc>
      </w:tr>
      <w:tr w:rsidR="005B6842" w:rsidRPr="005B6842" w14:paraId="45C935EA" w14:textId="77777777" w:rsidTr="00C45809">
        <w:tc>
          <w:tcPr>
            <w:tcW w:w="582" w:type="pct"/>
          </w:tcPr>
          <w:p w14:paraId="48DAF39F" w14:textId="77777777" w:rsidR="005B6842" w:rsidRPr="005B6842" w:rsidRDefault="005B6842" w:rsidP="00C45809">
            <w:pPr>
              <w:pStyle w:val="af8"/>
              <w:rPr>
                <w:moveTo w:id="12079" w:author="Masato YOSHIKAWA" w:date="2026-01-20T12:21:00Z" w16du:dateUtc="2026-01-20T03:21:00Z"/>
                <w:rFonts w:ascii="Times New Roman" w:eastAsia="ＭＳ 明朝" w:hAnsi="Times New Roman" w:cs="Times New Roman"/>
                <w:rPrChange w:id="12080" w:author="Masato YOSHIKAWA" w:date="2026-01-20T12:23:00Z" w16du:dateUtc="2026-01-20T03:23:00Z">
                  <w:rPr>
                    <w:moveTo w:id="12081" w:author="Masato YOSHIKAWA" w:date="2026-01-20T12:21:00Z" w16du:dateUtc="2026-01-20T03:21:00Z"/>
                    <w:rFonts w:ascii="ＭＳ 明朝" w:eastAsia="ＭＳ 明朝" w:hAnsi="ＭＳ 明朝"/>
                  </w:rPr>
                </w:rPrChange>
              </w:rPr>
            </w:pPr>
            <w:moveTo w:id="12082" w:author="Masato YOSHIKAWA" w:date="2026-01-20T12:21:00Z" w16du:dateUtc="2026-01-20T03:21:00Z">
              <w:r w:rsidRPr="005B6842">
                <w:rPr>
                  <w:rFonts w:ascii="Times New Roman" w:eastAsia="ＭＳ 明朝" w:hAnsi="Times New Roman" w:cs="Times New Roman" w:hint="eastAsia"/>
                  <w:rPrChange w:id="12083" w:author="Masato YOSHIKAWA" w:date="2026-01-20T12:23:00Z" w16du:dateUtc="2026-01-20T03:23:00Z">
                    <w:rPr>
                      <w:rFonts w:ascii="ＭＳ 明朝" w:eastAsia="ＭＳ 明朝" w:hAnsi="ＭＳ 明朝" w:hint="eastAsia"/>
                    </w:rPr>
                  </w:rPrChange>
                </w:rPr>
                <w:t>一切衆生悉有仏生</w:t>
              </w:r>
            </w:moveTo>
          </w:p>
        </w:tc>
        <w:tc>
          <w:tcPr>
            <w:tcW w:w="583" w:type="pct"/>
          </w:tcPr>
          <w:p w14:paraId="12C10949" w14:textId="77777777" w:rsidR="005B6842" w:rsidRPr="005B6842" w:rsidRDefault="005B6842" w:rsidP="00C45809">
            <w:pPr>
              <w:pStyle w:val="af8"/>
              <w:rPr>
                <w:moveTo w:id="12084" w:author="Masato YOSHIKAWA" w:date="2026-01-20T12:21:00Z" w16du:dateUtc="2026-01-20T03:21:00Z"/>
                <w:rFonts w:ascii="Times New Roman" w:eastAsia="ＭＳ 明朝" w:hAnsi="Times New Roman" w:cs="Times New Roman"/>
                <w:rPrChange w:id="12085" w:author="Masato YOSHIKAWA" w:date="2026-01-20T12:23:00Z" w16du:dateUtc="2026-01-20T03:23:00Z">
                  <w:rPr>
                    <w:moveTo w:id="12086" w:author="Masato YOSHIKAWA" w:date="2026-01-20T12:21:00Z" w16du:dateUtc="2026-01-20T03:21:00Z"/>
                    <w:rFonts w:ascii="ＭＳ 明朝" w:eastAsia="ＭＳ 明朝" w:hAnsi="ＭＳ 明朝"/>
                  </w:rPr>
                </w:rPrChange>
              </w:rPr>
            </w:pPr>
            <w:moveTo w:id="12087" w:author="Masato YOSHIKAWA" w:date="2026-01-20T12:21:00Z" w16du:dateUtc="2026-01-20T03:21:00Z">
              <w:r w:rsidRPr="005B6842">
                <w:rPr>
                  <w:rFonts w:ascii="Times New Roman" w:eastAsia="ＭＳ 明朝" w:hAnsi="Times New Roman" w:cs="Times New Roman"/>
                  <w:rPrChange w:id="12088" w:author="Masato YOSHIKAWA" w:date="2026-01-20T12:23:00Z" w16du:dateUtc="2026-01-20T03:23:00Z">
                    <w:rPr>
                      <w:rFonts w:ascii="ＭＳ 明朝" w:eastAsia="ＭＳ 明朝" w:hAnsi="ＭＳ 明朝"/>
                    </w:rPr>
                  </w:rPrChange>
                </w:rPr>
                <w:t>"All living things possess the quality of Buddha"</w:t>
              </w:r>
            </w:moveTo>
          </w:p>
        </w:tc>
        <w:tc>
          <w:tcPr>
            <w:tcW w:w="629" w:type="pct"/>
          </w:tcPr>
          <w:p w14:paraId="128DE5ED" w14:textId="77777777" w:rsidR="005B6842" w:rsidRPr="005B6842" w:rsidRDefault="005B6842" w:rsidP="00C45809">
            <w:pPr>
              <w:pStyle w:val="af8"/>
              <w:rPr>
                <w:moveTo w:id="12089" w:author="Masato YOSHIKAWA" w:date="2026-01-20T12:21:00Z" w16du:dateUtc="2026-01-20T03:21:00Z"/>
                <w:rFonts w:ascii="Times New Roman" w:eastAsia="ＭＳ 明朝" w:hAnsi="Times New Roman" w:cs="Times New Roman"/>
                <w:rPrChange w:id="12090" w:author="Masato YOSHIKAWA" w:date="2026-01-20T12:23:00Z" w16du:dateUtc="2026-01-20T03:23:00Z">
                  <w:rPr>
                    <w:moveTo w:id="12091" w:author="Masato YOSHIKAWA" w:date="2026-01-20T12:21:00Z" w16du:dateUtc="2026-01-20T03:21:00Z"/>
                    <w:rFonts w:ascii="ＭＳ 明朝" w:eastAsia="ＭＳ 明朝" w:hAnsi="ＭＳ 明朝"/>
                  </w:rPr>
                </w:rPrChange>
              </w:rPr>
            </w:pPr>
            <w:moveTo w:id="12092" w:author="Masato YOSHIKAWA" w:date="2026-01-20T12:21:00Z" w16du:dateUtc="2026-01-20T03:21:00Z">
              <w:r w:rsidRPr="005B6842">
                <w:rPr>
                  <w:rFonts w:ascii="Times New Roman" w:eastAsia="ＭＳ 明朝" w:hAnsi="Times New Roman" w:cs="Times New Roman"/>
                  <w:rPrChange w:id="12093" w:author="Masato YOSHIKAWA" w:date="2026-01-20T12:23:00Z" w16du:dateUtc="2026-01-20T03:23:00Z">
                    <w:rPr>
                      <w:rFonts w:ascii="ＭＳ 明朝" w:eastAsia="ＭＳ 明朝" w:hAnsi="ＭＳ 明朝"/>
                    </w:rPr>
                  </w:rPrChange>
                </w:rPr>
                <w:t>All living things bear within themselves the essence of Buddha</w:t>
              </w:r>
            </w:moveTo>
          </w:p>
        </w:tc>
        <w:tc>
          <w:tcPr>
            <w:tcW w:w="779" w:type="pct"/>
          </w:tcPr>
          <w:p w14:paraId="68BA759C" w14:textId="77777777" w:rsidR="005B6842" w:rsidRPr="005B6842" w:rsidRDefault="005B6842" w:rsidP="00C45809">
            <w:pPr>
              <w:pStyle w:val="af8"/>
              <w:rPr>
                <w:moveTo w:id="12094" w:author="Masato YOSHIKAWA" w:date="2026-01-20T12:21:00Z" w16du:dateUtc="2026-01-20T03:21:00Z"/>
                <w:rFonts w:ascii="Times New Roman" w:eastAsia="ＭＳ 明朝" w:hAnsi="Times New Roman" w:cs="Times New Roman"/>
                <w:rPrChange w:id="12095" w:author="Masato YOSHIKAWA" w:date="2026-01-20T12:23:00Z" w16du:dateUtc="2026-01-20T03:23:00Z">
                  <w:rPr>
                    <w:moveTo w:id="12096" w:author="Masato YOSHIKAWA" w:date="2026-01-20T12:21:00Z" w16du:dateUtc="2026-01-20T03:21:00Z"/>
                    <w:rFonts w:ascii="ＭＳ 明朝" w:eastAsia="ＭＳ 明朝" w:hAnsi="ＭＳ 明朝"/>
                  </w:rPr>
                </w:rPrChange>
              </w:rPr>
            </w:pPr>
            <w:moveTo w:id="12097" w:author="Masato YOSHIKAWA" w:date="2026-01-20T12:21:00Z" w16du:dateUtc="2026-01-20T03:21:00Z">
              <w:r w:rsidRPr="005B6842">
                <w:rPr>
                  <w:rFonts w:ascii="Times New Roman" w:eastAsia="ＭＳ 明朝" w:hAnsi="Times New Roman" w:cs="Times New Roman"/>
                  <w:rPrChange w:id="12098" w:author="Masato YOSHIKAWA" w:date="2026-01-20T12:23:00Z" w16du:dateUtc="2026-01-20T03:23:00Z">
                    <w:rPr>
                      <w:rFonts w:ascii="ＭＳ 明朝" w:eastAsia="ＭＳ 明朝" w:hAnsi="ＭＳ 明朝"/>
                    </w:rPr>
                  </w:rPrChange>
                </w:rPr>
                <w:t>Literal translation</w:t>
              </w:r>
            </w:moveTo>
          </w:p>
        </w:tc>
        <w:tc>
          <w:tcPr>
            <w:tcW w:w="744" w:type="pct"/>
          </w:tcPr>
          <w:p w14:paraId="543ECA92" w14:textId="77777777" w:rsidR="005B6842" w:rsidRPr="005B6842" w:rsidRDefault="005B6842" w:rsidP="00C45809">
            <w:pPr>
              <w:pStyle w:val="af8"/>
              <w:rPr>
                <w:moveTo w:id="12099" w:author="Masato YOSHIKAWA" w:date="2026-01-20T12:21:00Z" w16du:dateUtc="2026-01-20T03:21:00Z"/>
                <w:rFonts w:ascii="Times New Roman" w:eastAsia="ＭＳ 明朝" w:hAnsi="Times New Roman" w:cs="Times New Roman"/>
                <w:rPrChange w:id="12100" w:author="Masato YOSHIKAWA" w:date="2026-01-20T12:23:00Z" w16du:dateUtc="2026-01-20T03:23:00Z">
                  <w:rPr>
                    <w:moveTo w:id="12101" w:author="Masato YOSHIKAWA" w:date="2026-01-20T12:21:00Z" w16du:dateUtc="2026-01-20T03:21:00Z"/>
                    <w:rFonts w:ascii="ＭＳ 明朝" w:eastAsia="ＭＳ 明朝" w:hAnsi="ＭＳ 明朝"/>
                  </w:rPr>
                </w:rPrChange>
              </w:rPr>
            </w:pPr>
            <w:moveTo w:id="12102" w:author="Masato YOSHIKAWA" w:date="2026-01-20T12:21:00Z" w16du:dateUtc="2026-01-20T03:21:00Z">
              <w:r w:rsidRPr="005B6842">
                <w:rPr>
                  <w:rFonts w:ascii="Times New Roman" w:eastAsia="ＭＳ 明朝" w:hAnsi="Times New Roman" w:cs="Times New Roman"/>
                  <w:rPrChange w:id="12103" w:author="Masato YOSHIKAWA" w:date="2026-01-20T12:23:00Z" w16du:dateUtc="2026-01-20T03:23:00Z">
                    <w:rPr>
                      <w:rFonts w:ascii="ＭＳ 明朝" w:eastAsia="ＭＳ 明朝" w:hAnsi="ＭＳ 明朝"/>
                    </w:rPr>
                  </w:rPrChange>
                </w:rPr>
                <w:t>Acceptance</w:t>
              </w:r>
            </w:moveTo>
          </w:p>
        </w:tc>
        <w:tc>
          <w:tcPr>
            <w:tcW w:w="851" w:type="pct"/>
          </w:tcPr>
          <w:p w14:paraId="07EE2845" w14:textId="77777777" w:rsidR="005B6842" w:rsidRPr="005B6842" w:rsidRDefault="005B6842" w:rsidP="00C45809">
            <w:pPr>
              <w:pStyle w:val="af8"/>
              <w:rPr>
                <w:moveTo w:id="12104" w:author="Masato YOSHIKAWA" w:date="2026-01-20T12:21:00Z" w16du:dateUtc="2026-01-20T03:21:00Z"/>
                <w:rFonts w:ascii="Times New Roman" w:eastAsia="ＭＳ 明朝" w:hAnsi="Times New Roman" w:cs="Times New Roman"/>
                <w:rPrChange w:id="12105" w:author="Masato YOSHIKAWA" w:date="2026-01-20T12:23:00Z" w16du:dateUtc="2026-01-20T03:23:00Z">
                  <w:rPr>
                    <w:moveTo w:id="12106" w:author="Masato YOSHIKAWA" w:date="2026-01-20T12:21:00Z" w16du:dateUtc="2026-01-20T03:21:00Z"/>
                    <w:rFonts w:ascii="ＭＳ 明朝" w:eastAsia="ＭＳ 明朝" w:hAnsi="ＭＳ 明朝"/>
                  </w:rPr>
                </w:rPrChange>
              </w:rPr>
            </w:pPr>
            <w:moveTo w:id="12107" w:author="Masato YOSHIKAWA" w:date="2026-01-20T12:21:00Z" w16du:dateUtc="2026-01-20T03:21:00Z">
              <w:r w:rsidRPr="005B6842">
                <w:rPr>
                  <w:rFonts w:ascii="Times New Roman" w:eastAsia="ＭＳ 明朝" w:hAnsi="Times New Roman" w:cs="Times New Roman"/>
                  <w:rPrChange w:id="12108" w:author="Masato YOSHIKAWA" w:date="2026-01-20T12:23:00Z" w16du:dateUtc="2026-01-20T03:23:00Z">
                    <w:rPr>
                      <w:rFonts w:ascii="ＭＳ 明朝" w:eastAsia="ＭＳ 明朝" w:hAnsi="ＭＳ 明朝"/>
                    </w:rPr>
                  </w:rPrChange>
                </w:rPr>
                <w:t>Literal translation</w:t>
              </w:r>
            </w:moveTo>
          </w:p>
        </w:tc>
        <w:tc>
          <w:tcPr>
            <w:tcW w:w="831" w:type="pct"/>
          </w:tcPr>
          <w:p w14:paraId="568BA1C0" w14:textId="77777777" w:rsidR="005B6842" w:rsidRPr="005B6842" w:rsidRDefault="005B6842" w:rsidP="00C45809">
            <w:pPr>
              <w:pStyle w:val="af8"/>
              <w:rPr>
                <w:moveTo w:id="12109" w:author="Masato YOSHIKAWA" w:date="2026-01-20T12:21:00Z" w16du:dateUtc="2026-01-20T03:21:00Z"/>
                <w:rFonts w:ascii="Times New Roman" w:eastAsia="ＭＳ 明朝" w:hAnsi="Times New Roman" w:cs="Times New Roman"/>
                <w:rPrChange w:id="12110" w:author="Masato YOSHIKAWA" w:date="2026-01-20T12:23:00Z" w16du:dateUtc="2026-01-20T03:23:00Z">
                  <w:rPr>
                    <w:moveTo w:id="12111" w:author="Masato YOSHIKAWA" w:date="2026-01-20T12:21:00Z" w16du:dateUtc="2026-01-20T03:21:00Z"/>
                    <w:rFonts w:ascii="ＭＳ 明朝" w:eastAsia="ＭＳ 明朝" w:hAnsi="ＭＳ 明朝"/>
                  </w:rPr>
                </w:rPrChange>
              </w:rPr>
            </w:pPr>
            <w:moveTo w:id="12112" w:author="Masato YOSHIKAWA" w:date="2026-01-20T12:21:00Z" w16du:dateUtc="2026-01-20T03:21:00Z">
              <w:r w:rsidRPr="005B6842">
                <w:rPr>
                  <w:rFonts w:ascii="Times New Roman" w:eastAsia="ＭＳ 明朝" w:hAnsi="Times New Roman" w:cs="Times New Roman"/>
                  <w:rPrChange w:id="12113" w:author="Masato YOSHIKAWA" w:date="2026-01-20T12:23:00Z" w16du:dateUtc="2026-01-20T03:23:00Z">
                    <w:rPr>
                      <w:rFonts w:ascii="ＭＳ 明朝" w:eastAsia="ＭＳ 明朝" w:hAnsi="ＭＳ 明朝"/>
                    </w:rPr>
                  </w:rPrChange>
                </w:rPr>
                <w:t>Acceptance</w:t>
              </w:r>
            </w:moveTo>
          </w:p>
        </w:tc>
      </w:tr>
      <w:tr w:rsidR="005B6842" w:rsidRPr="005B6842" w14:paraId="730D3DCA" w14:textId="77777777" w:rsidTr="00C45809">
        <w:tc>
          <w:tcPr>
            <w:tcW w:w="582" w:type="pct"/>
          </w:tcPr>
          <w:p w14:paraId="532632D0" w14:textId="77777777" w:rsidR="005B6842" w:rsidRPr="005B6842" w:rsidRDefault="005B6842" w:rsidP="00C45809">
            <w:pPr>
              <w:pStyle w:val="af8"/>
              <w:rPr>
                <w:moveTo w:id="12114" w:author="Masato YOSHIKAWA" w:date="2026-01-20T12:21:00Z" w16du:dateUtc="2026-01-20T03:21:00Z"/>
                <w:rFonts w:ascii="Times New Roman" w:eastAsia="ＭＳ 明朝" w:hAnsi="Times New Roman" w:cs="Times New Roman"/>
                <w:rPrChange w:id="12115" w:author="Masato YOSHIKAWA" w:date="2026-01-20T12:23:00Z" w16du:dateUtc="2026-01-20T03:23:00Z">
                  <w:rPr>
                    <w:moveTo w:id="12116" w:author="Masato YOSHIKAWA" w:date="2026-01-20T12:21:00Z" w16du:dateUtc="2026-01-20T03:21:00Z"/>
                    <w:rFonts w:ascii="ＭＳ 明朝" w:eastAsia="ＭＳ 明朝" w:hAnsi="ＭＳ 明朝"/>
                  </w:rPr>
                </w:rPrChange>
              </w:rPr>
            </w:pPr>
            <w:moveTo w:id="12117" w:author="Masato YOSHIKAWA" w:date="2026-01-20T12:21:00Z" w16du:dateUtc="2026-01-20T03:21:00Z">
              <w:r w:rsidRPr="005B6842">
                <w:rPr>
                  <w:rFonts w:ascii="Times New Roman" w:eastAsia="ＭＳ 明朝" w:hAnsi="Times New Roman" w:cs="Times New Roman" w:hint="eastAsia"/>
                  <w:rPrChange w:id="12118" w:author="Masato YOSHIKAWA" w:date="2026-01-20T12:23:00Z" w16du:dateUtc="2026-01-20T03:23:00Z">
                    <w:rPr>
                      <w:rFonts w:ascii="ＭＳ 明朝" w:eastAsia="ＭＳ 明朝" w:hAnsi="ＭＳ 明朝" w:hint="eastAsia"/>
                    </w:rPr>
                  </w:rPrChange>
                </w:rPr>
                <w:t>塔婆</w:t>
              </w:r>
            </w:moveTo>
          </w:p>
        </w:tc>
        <w:tc>
          <w:tcPr>
            <w:tcW w:w="583" w:type="pct"/>
          </w:tcPr>
          <w:p w14:paraId="7B784979" w14:textId="77777777" w:rsidR="005B6842" w:rsidRPr="005B6842" w:rsidRDefault="005B6842" w:rsidP="00C45809">
            <w:pPr>
              <w:pStyle w:val="af8"/>
              <w:rPr>
                <w:moveTo w:id="12119" w:author="Masato YOSHIKAWA" w:date="2026-01-20T12:21:00Z" w16du:dateUtc="2026-01-20T03:21:00Z"/>
                <w:rFonts w:ascii="Times New Roman" w:eastAsia="ＭＳ 明朝" w:hAnsi="Times New Roman" w:cs="Times New Roman"/>
                <w:rPrChange w:id="12120" w:author="Masato YOSHIKAWA" w:date="2026-01-20T12:23:00Z" w16du:dateUtc="2026-01-20T03:23:00Z">
                  <w:rPr>
                    <w:moveTo w:id="12121" w:author="Masato YOSHIKAWA" w:date="2026-01-20T12:21:00Z" w16du:dateUtc="2026-01-20T03:21:00Z"/>
                    <w:rFonts w:ascii="ＭＳ 明朝" w:eastAsia="ＭＳ 明朝" w:hAnsi="ＭＳ 明朝"/>
                  </w:rPr>
                </w:rPrChange>
              </w:rPr>
            </w:pPr>
            <w:moveTo w:id="12122" w:author="Masato YOSHIKAWA" w:date="2026-01-20T12:21:00Z" w16du:dateUtc="2026-01-20T03:21:00Z">
              <w:r w:rsidRPr="005B6842">
                <w:rPr>
                  <w:rFonts w:ascii="Times New Roman" w:eastAsia="ＭＳ 明朝" w:hAnsi="Times New Roman" w:cs="Times New Roman"/>
                  <w:rPrChange w:id="12123" w:author="Masato YOSHIKAWA" w:date="2026-01-20T12:23:00Z" w16du:dateUtc="2026-01-20T03:23:00Z">
                    <w:rPr>
                      <w:rFonts w:ascii="ＭＳ 明朝" w:eastAsia="ＭＳ 明朝" w:hAnsi="ＭＳ 明朝"/>
                    </w:rPr>
                  </w:rPrChange>
                </w:rPr>
                <w:t>a stupa</w:t>
              </w:r>
            </w:moveTo>
          </w:p>
        </w:tc>
        <w:tc>
          <w:tcPr>
            <w:tcW w:w="629" w:type="pct"/>
          </w:tcPr>
          <w:p w14:paraId="50A7A715" w14:textId="77777777" w:rsidR="005B6842" w:rsidRPr="005B6842" w:rsidRDefault="005B6842" w:rsidP="00C45809">
            <w:pPr>
              <w:pStyle w:val="af8"/>
              <w:rPr>
                <w:moveTo w:id="12124" w:author="Masato YOSHIKAWA" w:date="2026-01-20T12:21:00Z" w16du:dateUtc="2026-01-20T03:21:00Z"/>
                <w:rFonts w:ascii="Times New Roman" w:eastAsia="ＭＳ 明朝" w:hAnsi="Times New Roman" w:cs="Times New Roman"/>
                <w:rPrChange w:id="12125" w:author="Masato YOSHIKAWA" w:date="2026-01-20T12:23:00Z" w16du:dateUtc="2026-01-20T03:23:00Z">
                  <w:rPr>
                    <w:moveTo w:id="12126" w:author="Masato YOSHIKAWA" w:date="2026-01-20T12:21:00Z" w16du:dateUtc="2026-01-20T03:21:00Z"/>
                    <w:rFonts w:ascii="ＭＳ 明朝" w:eastAsia="ＭＳ 明朝" w:hAnsi="ＭＳ 明朝"/>
                  </w:rPr>
                </w:rPrChange>
              </w:rPr>
            </w:pPr>
            <w:moveTo w:id="12127" w:author="Masato YOSHIKAWA" w:date="2026-01-20T12:21:00Z" w16du:dateUtc="2026-01-20T03:21:00Z">
              <w:r w:rsidRPr="005B6842">
                <w:rPr>
                  <w:rFonts w:ascii="Times New Roman" w:eastAsia="ＭＳ 明朝" w:hAnsi="Times New Roman" w:cs="Times New Roman"/>
                  <w:rPrChange w:id="12128" w:author="Masato YOSHIKAWA" w:date="2026-01-20T12:23:00Z" w16du:dateUtc="2026-01-20T03:23:00Z">
                    <w:rPr>
                      <w:rFonts w:ascii="ＭＳ 明朝" w:eastAsia="ＭＳ 明朝" w:hAnsi="ＭＳ 明朝"/>
                    </w:rPr>
                  </w:rPrChange>
                </w:rPr>
                <w:t>those with Buddhist inscriptions</w:t>
              </w:r>
            </w:moveTo>
          </w:p>
        </w:tc>
        <w:tc>
          <w:tcPr>
            <w:tcW w:w="779" w:type="pct"/>
          </w:tcPr>
          <w:p w14:paraId="4AC1C1D8" w14:textId="77777777" w:rsidR="005B6842" w:rsidRPr="005B6842" w:rsidRDefault="005B6842" w:rsidP="00C45809">
            <w:pPr>
              <w:pStyle w:val="af8"/>
              <w:rPr>
                <w:moveTo w:id="12129" w:author="Masato YOSHIKAWA" w:date="2026-01-20T12:21:00Z" w16du:dateUtc="2026-01-20T03:21:00Z"/>
                <w:rFonts w:ascii="Times New Roman" w:eastAsia="ＭＳ 明朝" w:hAnsi="Times New Roman" w:cs="Times New Roman"/>
                <w:rPrChange w:id="12130" w:author="Masato YOSHIKAWA" w:date="2026-01-20T12:23:00Z" w16du:dateUtc="2026-01-20T03:23:00Z">
                  <w:rPr>
                    <w:moveTo w:id="12131" w:author="Masato YOSHIKAWA" w:date="2026-01-20T12:21:00Z" w16du:dateUtc="2026-01-20T03:21:00Z"/>
                    <w:rFonts w:ascii="ＭＳ 明朝" w:eastAsia="ＭＳ 明朝" w:hAnsi="ＭＳ 明朝"/>
                  </w:rPr>
                </w:rPrChange>
              </w:rPr>
            </w:pPr>
            <w:moveTo w:id="12132" w:author="Masato YOSHIKAWA" w:date="2026-01-20T12:21:00Z" w16du:dateUtc="2026-01-20T03:21:00Z">
              <w:r w:rsidRPr="005B6842">
                <w:rPr>
                  <w:rFonts w:ascii="Times New Roman" w:eastAsia="ＭＳ 明朝" w:hAnsi="Times New Roman" w:cs="Times New Roman"/>
                  <w:rPrChange w:id="12133" w:author="Masato YOSHIKAWA" w:date="2026-01-20T12:23:00Z" w16du:dateUtc="2026-01-20T03:23:00Z">
                    <w:rPr>
                      <w:rFonts w:ascii="ＭＳ 明朝" w:eastAsia="ＭＳ 明朝" w:hAnsi="ＭＳ 明朝"/>
                    </w:rPr>
                  </w:rPrChange>
                </w:rPr>
                <w:t>Established equivalent</w:t>
              </w:r>
            </w:moveTo>
          </w:p>
        </w:tc>
        <w:tc>
          <w:tcPr>
            <w:tcW w:w="744" w:type="pct"/>
          </w:tcPr>
          <w:p w14:paraId="063666EB" w14:textId="77777777" w:rsidR="005B6842" w:rsidRPr="005B6842" w:rsidRDefault="005B6842" w:rsidP="00C45809">
            <w:pPr>
              <w:pStyle w:val="af8"/>
              <w:rPr>
                <w:moveTo w:id="12134" w:author="Masato YOSHIKAWA" w:date="2026-01-20T12:21:00Z" w16du:dateUtc="2026-01-20T03:21:00Z"/>
                <w:rFonts w:ascii="Times New Roman" w:eastAsia="ＭＳ 明朝" w:hAnsi="Times New Roman" w:cs="Times New Roman"/>
                <w:rPrChange w:id="12135" w:author="Masato YOSHIKAWA" w:date="2026-01-20T12:23:00Z" w16du:dateUtc="2026-01-20T03:23:00Z">
                  <w:rPr>
                    <w:moveTo w:id="12136" w:author="Masato YOSHIKAWA" w:date="2026-01-20T12:21:00Z" w16du:dateUtc="2026-01-20T03:21:00Z"/>
                    <w:rFonts w:ascii="ＭＳ 明朝" w:eastAsia="ＭＳ 明朝" w:hAnsi="ＭＳ 明朝"/>
                  </w:rPr>
                </w:rPrChange>
              </w:rPr>
            </w:pPr>
            <w:moveTo w:id="12137" w:author="Masato YOSHIKAWA" w:date="2026-01-20T12:21:00Z" w16du:dateUtc="2026-01-20T03:21:00Z">
              <w:r w:rsidRPr="005B6842">
                <w:rPr>
                  <w:rFonts w:ascii="Times New Roman" w:eastAsia="ＭＳ 明朝" w:hAnsi="Times New Roman" w:cs="Times New Roman"/>
                  <w:rPrChange w:id="12138" w:author="Masato YOSHIKAWA" w:date="2026-01-20T12:23:00Z" w16du:dateUtc="2026-01-20T03:23:00Z">
                    <w:rPr>
                      <w:rFonts w:ascii="ＭＳ 明朝" w:eastAsia="ＭＳ 明朝" w:hAnsi="ＭＳ 明朝"/>
                    </w:rPr>
                  </w:rPrChange>
                </w:rPr>
                <w:t>Minimization</w:t>
              </w:r>
            </w:moveTo>
          </w:p>
        </w:tc>
        <w:tc>
          <w:tcPr>
            <w:tcW w:w="851" w:type="pct"/>
          </w:tcPr>
          <w:p w14:paraId="70170AFA" w14:textId="77777777" w:rsidR="005B6842" w:rsidRPr="005B6842" w:rsidRDefault="005B6842" w:rsidP="00C45809">
            <w:pPr>
              <w:pStyle w:val="af8"/>
              <w:rPr>
                <w:moveTo w:id="12139" w:author="Masato YOSHIKAWA" w:date="2026-01-20T12:21:00Z" w16du:dateUtc="2026-01-20T03:21:00Z"/>
                <w:rFonts w:ascii="Times New Roman" w:eastAsia="ＭＳ 明朝" w:hAnsi="Times New Roman" w:cs="Times New Roman"/>
                <w:rPrChange w:id="12140" w:author="Masato YOSHIKAWA" w:date="2026-01-20T12:23:00Z" w16du:dateUtc="2026-01-20T03:23:00Z">
                  <w:rPr>
                    <w:moveTo w:id="12141" w:author="Masato YOSHIKAWA" w:date="2026-01-20T12:21:00Z" w16du:dateUtc="2026-01-20T03:21:00Z"/>
                    <w:rFonts w:ascii="ＭＳ 明朝" w:eastAsia="ＭＳ 明朝" w:hAnsi="ＭＳ 明朝"/>
                  </w:rPr>
                </w:rPrChange>
              </w:rPr>
            </w:pPr>
            <w:moveTo w:id="12142" w:author="Masato YOSHIKAWA" w:date="2026-01-20T12:21:00Z" w16du:dateUtc="2026-01-20T03:21:00Z">
              <w:r w:rsidRPr="005B6842">
                <w:rPr>
                  <w:rFonts w:ascii="Times New Roman" w:eastAsia="ＭＳ 明朝" w:hAnsi="Times New Roman" w:cs="Times New Roman"/>
                  <w:rPrChange w:id="12143" w:author="Masato YOSHIKAWA" w:date="2026-01-20T12:23:00Z" w16du:dateUtc="2026-01-20T03:23:00Z">
                    <w:rPr>
                      <w:rFonts w:ascii="ＭＳ 明朝" w:eastAsia="ＭＳ 明朝" w:hAnsi="ＭＳ 明朝"/>
                    </w:rPr>
                  </w:rPrChange>
                </w:rPr>
                <w:t>Description</w:t>
              </w:r>
            </w:moveTo>
          </w:p>
        </w:tc>
        <w:tc>
          <w:tcPr>
            <w:tcW w:w="831" w:type="pct"/>
          </w:tcPr>
          <w:p w14:paraId="3F0D0F35" w14:textId="77777777" w:rsidR="005B6842" w:rsidRPr="005B6842" w:rsidRDefault="005B6842" w:rsidP="00C45809">
            <w:pPr>
              <w:pStyle w:val="af8"/>
              <w:rPr>
                <w:moveTo w:id="12144" w:author="Masato YOSHIKAWA" w:date="2026-01-20T12:21:00Z" w16du:dateUtc="2026-01-20T03:21:00Z"/>
                <w:rFonts w:ascii="Times New Roman" w:eastAsia="ＭＳ 明朝" w:hAnsi="Times New Roman" w:cs="Times New Roman"/>
                <w:rPrChange w:id="12145" w:author="Masato YOSHIKAWA" w:date="2026-01-20T12:23:00Z" w16du:dateUtc="2026-01-20T03:23:00Z">
                  <w:rPr>
                    <w:moveTo w:id="12146" w:author="Masato YOSHIKAWA" w:date="2026-01-20T12:21:00Z" w16du:dateUtc="2026-01-20T03:21:00Z"/>
                    <w:rFonts w:ascii="ＭＳ 明朝" w:eastAsia="ＭＳ 明朝" w:hAnsi="ＭＳ 明朝"/>
                  </w:rPr>
                </w:rPrChange>
              </w:rPr>
            </w:pPr>
            <w:moveTo w:id="12147" w:author="Masato YOSHIKAWA" w:date="2026-01-20T12:21:00Z" w16du:dateUtc="2026-01-20T03:21:00Z">
              <w:r w:rsidRPr="005B6842">
                <w:rPr>
                  <w:rFonts w:ascii="Times New Roman" w:eastAsia="ＭＳ 明朝" w:hAnsi="Times New Roman" w:cs="Times New Roman"/>
                  <w:rPrChange w:id="12148" w:author="Masato YOSHIKAWA" w:date="2026-01-20T12:23:00Z" w16du:dateUtc="2026-01-20T03:23:00Z">
                    <w:rPr>
                      <w:rFonts w:ascii="ＭＳ 明朝" w:eastAsia="ＭＳ 明朝" w:hAnsi="ＭＳ 明朝"/>
                    </w:rPr>
                  </w:rPrChange>
                </w:rPr>
                <w:t>Minimization</w:t>
              </w:r>
            </w:moveTo>
          </w:p>
        </w:tc>
      </w:tr>
      <w:tr w:rsidR="005B6842" w:rsidRPr="005B6842" w14:paraId="08D0FAA4" w14:textId="77777777" w:rsidTr="00C45809">
        <w:tc>
          <w:tcPr>
            <w:tcW w:w="582" w:type="pct"/>
          </w:tcPr>
          <w:p w14:paraId="5E0870E8" w14:textId="77777777" w:rsidR="005B6842" w:rsidRPr="005B6842" w:rsidRDefault="005B6842" w:rsidP="00C45809">
            <w:pPr>
              <w:pStyle w:val="af8"/>
              <w:rPr>
                <w:moveTo w:id="12149" w:author="Masato YOSHIKAWA" w:date="2026-01-20T12:21:00Z" w16du:dateUtc="2026-01-20T03:21:00Z"/>
                <w:rFonts w:ascii="Times New Roman" w:eastAsia="ＭＳ 明朝" w:hAnsi="Times New Roman" w:cs="Times New Roman"/>
                <w:rPrChange w:id="12150" w:author="Masato YOSHIKAWA" w:date="2026-01-20T12:23:00Z" w16du:dateUtc="2026-01-20T03:23:00Z">
                  <w:rPr>
                    <w:moveTo w:id="12151" w:author="Masato YOSHIKAWA" w:date="2026-01-20T12:21:00Z" w16du:dateUtc="2026-01-20T03:21:00Z"/>
                    <w:rFonts w:ascii="ＭＳ 明朝" w:eastAsia="ＭＳ 明朝" w:hAnsi="ＭＳ 明朝"/>
                  </w:rPr>
                </w:rPrChange>
              </w:rPr>
            </w:pPr>
            <w:moveTo w:id="12152" w:author="Masato YOSHIKAWA" w:date="2026-01-20T12:21:00Z" w16du:dateUtc="2026-01-20T03:21:00Z">
              <w:r w:rsidRPr="005B6842">
                <w:rPr>
                  <w:rFonts w:ascii="Times New Roman" w:eastAsia="ＭＳ 明朝" w:hAnsi="Times New Roman" w:cs="Times New Roman" w:hint="eastAsia"/>
                  <w:rPrChange w:id="12153" w:author="Masato YOSHIKAWA" w:date="2026-01-20T12:23:00Z" w16du:dateUtc="2026-01-20T03:23:00Z">
                    <w:rPr>
                      <w:rFonts w:ascii="ＭＳ 明朝" w:eastAsia="ＭＳ 明朝" w:hAnsi="ＭＳ 明朝" w:hint="eastAsia"/>
                    </w:rPr>
                  </w:rPrChange>
                </w:rPr>
                <w:t>墓標</w:t>
              </w:r>
            </w:moveTo>
          </w:p>
        </w:tc>
        <w:tc>
          <w:tcPr>
            <w:tcW w:w="583" w:type="pct"/>
          </w:tcPr>
          <w:p w14:paraId="04E05E4F" w14:textId="77777777" w:rsidR="005B6842" w:rsidRPr="005B6842" w:rsidRDefault="005B6842" w:rsidP="00C45809">
            <w:pPr>
              <w:pStyle w:val="af8"/>
              <w:rPr>
                <w:moveTo w:id="12154" w:author="Masato YOSHIKAWA" w:date="2026-01-20T12:21:00Z" w16du:dateUtc="2026-01-20T03:21:00Z"/>
                <w:rFonts w:ascii="Times New Roman" w:eastAsia="ＭＳ 明朝" w:hAnsi="Times New Roman" w:cs="Times New Roman"/>
                <w:rPrChange w:id="12155" w:author="Masato YOSHIKAWA" w:date="2026-01-20T12:23:00Z" w16du:dateUtc="2026-01-20T03:23:00Z">
                  <w:rPr>
                    <w:moveTo w:id="12156" w:author="Masato YOSHIKAWA" w:date="2026-01-20T12:21:00Z" w16du:dateUtc="2026-01-20T03:21:00Z"/>
                    <w:rFonts w:ascii="ＭＳ 明朝" w:eastAsia="ＭＳ 明朝" w:hAnsi="ＭＳ 明朝"/>
                  </w:rPr>
                </w:rPrChange>
              </w:rPr>
            </w:pPr>
            <w:moveTo w:id="12157" w:author="Masato YOSHIKAWA" w:date="2026-01-20T12:21:00Z" w16du:dateUtc="2026-01-20T03:21:00Z">
              <w:r w:rsidRPr="005B6842">
                <w:rPr>
                  <w:rFonts w:ascii="Times New Roman" w:eastAsia="ＭＳ 明朝" w:hAnsi="Times New Roman" w:cs="Times New Roman"/>
                  <w:rPrChange w:id="12158" w:author="Masato YOSHIKAWA" w:date="2026-01-20T12:23:00Z" w16du:dateUtc="2026-01-20T03:23:00Z">
                    <w:rPr>
                      <w:rFonts w:ascii="ＭＳ 明朝" w:eastAsia="ＭＳ 明朝" w:hAnsi="ＭＳ 明朝"/>
                    </w:rPr>
                  </w:rPrChange>
                </w:rPr>
                <w:t>stones</w:t>
              </w:r>
            </w:moveTo>
          </w:p>
        </w:tc>
        <w:tc>
          <w:tcPr>
            <w:tcW w:w="629" w:type="pct"/>
          </w:tcPr>
          <w:p w14:paraId="2E8EB100" w14:textId="77777777" w:rsidR="005B6842" w:rsidRPr="005B6842" w:rsidRDefault="005B6842" w:rsidP="00C45809">
            <w:pPr>
              <w:pStyle w:val="af8"/>
              <w:rPr>
                <w:moveTo w:id="12159" w:author="Masato YOSHIKAWA" w:date="2026-01-20T12:21:00Z" w16du:dateUtc="2026-01-20T03:21:00Z"/>
                <w:rFonts w:ascii="Times New Roman" w:eastAsia="ＭＳ 明朝" w:hAnsi="Times New Roman" w:cs="Times New Roman"/>
                <w:rPrChange w:id="12160" w:author="Masato YOSHIKAWA" w:date="2026-01-20T12:23:00Z" w16du:dateUtc="2026-01-20T03:23:00Z">
                  <w:rPr>
                    <w:moveTo w:id="12161" w:author="Masato YOSHIKAWA" w:date="2026-01-20T12:21:00Z" w16du:dateUtc="2026-01-20T03:21:00Z"/>
                    <w:rFonts w:ascii="ＭＳ 明朝" w:eastAsia="ＭＳ 明朝" w:hAnsi="ＭＳ 明朝"/>
                  </w:rPr>
                </w:rPrChange>
              </w:rPr>
            </w:pPr>
            <w:moveTo w:id="12162" w:author="Masato YOSHIKAWA" w:date="2026-01-20T12:21:00Z" w16du:dateUtc="2026-01-20T03:21:00Z">
              <w:r w:rsidRPr="005B6842">
                <w:rPr>
                  <w:rFonts w:ascii="Times New Roman" w:eastAsia="ＭＳ 明朝" w:hAnsi="Times New Roman" w:cs="Times New Roman"/>
                  <w:rPrChange w:id="12163" w:author="Masato YOSHIKAWA" w:date="2026-01-20T12:23:00Z" w16du:dateUtc="2026-01-20T03:23:00Z">
                    <w:rPr>
                      <w:rFonts w:ascii="ＭＳ 明朝" w:eastAsia="ＭＳ 明朝" w:hAnsi="ＭＳ 明朝"/>
                    </w:rPr>
                  </w:rPrChange>
                </w:rPr>
                <w:t>tombstones</w:t>
              </w:r>
            </w:moveTo>
          </w:p>
        </w:tc>
        <w:tc>
          <w:tcPr>
            <w:tcW w:w="779" w:type="pct"/>
          </w:tcPr>
          <w:p w14:paraId="33291E99" w14:textId="77777777" w:rsidR="005B6842" w:rsidRPr="005B6842" w:rsidRDefault="005B6842" w:rsidP="00C45809">
            <w:pPr>
              <w:pStyle w:val="af8"/>
              <w:rPr>
                <w:moveTo w:id="12164" w:author="Masato YOSHIKAWA" w:date="2026-01-20T12:21:00Z" w16du:dateUtc="2026-01-20T03:21:00Z"/>
                <w:rFonts w:ascii="Times New Roman" w:eastAsia="ＭＳ 明朝" w:hAnsi="Times New Roman" w:cs="Times New Roman"/>
                <w:rPrChange w:id="12165" w:author="Masato YOSHIKAWA" w:date="2026-01-20T12:23:00Z" w16du:dateUtc="2026-01-20T03:23:00Z">
                  <w:rPr>
                    <w:moveTo w:id="12166" w:author="Masato YOSHIKAWA" w:date="2026-01-20T12:21:00Z" w16du:dateUtc="2026-01-20T03:21:00Z"/>
                    <w:rFonts w:ascii="ＭＳ 明朝" w:eastAsia="ＭＳ 明朝" w:hAnsi="ＭＳ 明朝"/>
                  </w:rPr>
                </w:rPrChange>
              </w:rPr>
            </w:pPr>
            <w:moveTo w:id="12167" w:author="Masato YOSHIKAWA" w:date="2026-01-20T12:21:00Z" w16du:dateUtc="2026-01-20T03:21:00Z">
              <w:r w:rsidRPr="005B6842">
                <w:rPr>
                  <w:rFonts w:ascii="Times New Roman" w:eastAsia="ＭＳ 明朝" w:hAnsi="Times New Roman" w:cs="Times New Roman"/>
                  <w:rPrChange w:id="12168" w:author="Masato YOSHIKAWA" w:date="2026-01-20T12:23:00Z" w16du:dateUtc="2026-01-20T03:23:00Z">
                    <w:rPr>
                      <w:rFonts w:ascii="ＭＳ 明朝" w:eastAsia="ＭＳ 明朝" w:hAnsi="ＭＳ 明朝"/>
                    </w:rPr>
                  </w:rPrChange>
                </w:rPr>
                <w:t>Generalization</w:t>
              </w:r>
            </w:moveTo>
          </w:p>
        </w:tc>
        <w:tc>
          <w:tcPr>
            <w:tcW w:w="744" w:type="pct"/>
          </w:tcPr>
          <w:p w14:paraId="4B87A601" w14:textId="77777777" w:rsidR="005B6842" w:rsidRPr="005B6842" w:rsidRDefault="005B6842" w:rsidP="00C45809">
            <w:pPr>
              <w:pStyle w:val="af8"/>
              <w:rPr>
                <w:moveTo w:id="12169" w:author="Masato YOSHIKAWA" w:date="2026-01-20T12:21:00Z" w16du:dateUtc="2026-01-20T03:21:00Z"/>
                <w:rFonts w:ascii="Times New Roman" w:eastAsia="ＭＳ 明朝" w:hAnsi="Times New Roman" w:cs="Times New Roman"/>
                <w:rPrChange w:id="12170" w:author="Masato YOSHIKAWA" w:date="2026-01-20T12:23:00Z" w16du:dateUtc="2026-01-20T03:23:00Z">
                  <w:rPr>
                    <w:moveTo w:id="12171" w:author="Masato YOSHIKAWA" w:date="2026-01-20T12:21:00Z" w16du:dateUtc="2026-01-20T03:21:00Z"/>
                    <w:rFonts w:ascii="ＭＳ 明朝" w:eastAsia="ＭＳ 明朝" w:hAnsi="ＭＳ 明朝"/>
                  </w:rPr>
                </w:rPrChange>
              </w:rPr>
            </w:pPr>
            <w:moveTo w:id="12172" w:author="Masato YOSHIKAWA" w:date="2026-01-20T12:21:00Z" w16du:dateUtc="2026-01-20T03:21:00Z">
              <w:r w:rsidRPr="005B6842">
                <w:rPr>
                  <w:rFonts w:ascii="Times New Roman" w:eastAsia="ＭＳ 明朝" w:hAnsi="Times New Roman" w:cs="Times New Roman"/>
                  <w:rPrChange w:id="12173" w:author="Masato YOSHIKAWA" w:date="2026-01-20T12:23:00Z" w16du:dateUtc="2026-01-20T03:23:00Z">
                    <w:rPr>
                      <w:rFonts w:ascii="ＭＳ 明朝" w:eastAsia="ＭＳ 明朝" w:hAnsi="ＭＳ 明朝"/>
                    </w:rPr>
                  </w:rPrChange>
                </w:rPr>
                <w:t>Minimization</w:t>
              </w:r>
            </w:moveTo>
          </w:p>
        </w:tc>
        <w:tc>
          <w:tcPr>
            <w:tcW w:w="851" w:type="pct"/>
          </w:tcPr>
          <w:p w14:paraId="2DF846B6" w14:textId="77777777" w:rsidR="005B6842" w:rsidRPr="005B6842" w:rsidRDefault="005B6842" w:rsidP="00C45809">
            <w:pPr>
              <w:pStyle w:val="af8"/>
              <w:rPr>
                <w:moveTo w:id="12174" w:author="Masato YOSHIKAWA" w:date="2026-01-20T12:21:00Z" w16du:dateUtc="2026-01-20T03:21:00Z"/>
                <w:rFonts w:ascii="Times New Roman" w:eastAsia="ＭＳ 明朝" w:hAnsi="Times New Roman" w:cs="Times New Roman"/>
                <w:rPrChange w:id="12175" w:author="Masato YOSHIKAWA" w:date="2026-01-20T12:23:00Z" w16du:dateUtc="2026-01-20T03:23:00Z">
                  <w:rPr>
                    <w:moveTo w:id="12176" w:author="Masato YOSHIKAWA" w:date="2026-01-20T12:21:00Z" w16du:dateUtc="2026-01-20T03:21:00Z"/>
                    <w:rFonts w:ascii="ＭＳ 明朝" w:eastAsia="ＭＳ 明朝" w:hAnsi="ＭＳ 明朝"/>
                  </w:rPr>
                </w:rPrChange>
              </w:rPr>
            </w:pPr>
            <w:moveTo w:id="12177" w:author="Masato YOSHIKAWA" w:date="2026-01-20T12:21:00Z" w16du:dateUtc="2026-01-20T03:21:00Z">
              <w:r w:rsidRPr="005B6842">
                <w:rPr>
                  <w:rFonts w:ascii="Times New Roman" w:eastAsia="ＭＳ 明朝" w:hAnsi="Times New Roman" w:cs="Times New Roman"/>
                  <w:rPrChange w:id="12178" w:author="Masato YOSHIKAWA" w:date="2026-01-20T12:23:00Z" w16du:dateUtc="2026-01-20T03:23:00Z">
                    <w:rPr>
                      <w:rFonts w:ascii="ＭＳ 明朝" w:eastAsia="ＭＳ 明朝" w:hAnsi="ＭＳ 明朝"/>
                    </w:rPr>
                  </w:rPrChange>
                </w:rPr>
                <w:t>Established equivalent</w:t>
              </w:r>
            </w:moveTo>
          </w:p>
        </w:tc>
        <w:tc>
          <w:tcPr>
            <w:tcW w:w="831" w:type="pct"/>
          </w:tcPr>
          <w:p w14:paraId="28BD7F7F" w14:textId="77777777" w:rsidR="005B6842" w:rsidRPr="005B6842" w:rsidRDefault="005B6842" w:rsidP="00C45809">
            <w:pPr>
              <w:pStyle w:val="af8"/>
              <w:rPr>
                <w:moveTo w:id="12179" w:author="Masato YOSHIKAWA" w:date="2026-01-20T12:21:00Z" w16du:dateUtc="2026-01-20T03:21:00Z"/>
                <w:rFonts w:ascii="Times New Roman" w:eastAsia="ＭＳ 明朝" w:hAnsi="Times New Roman" w:cs="Times New Roman"/>
                <w:rPrChange w:id="12180" w:author="Masato YOSHIKAWA" w:date="2026-01-20T12:23:00Z" w16du:dateUtc="2026-01-20T03:23:00Z">
                  <w:rPr>
                    <w:moveTo w:id="12181" w:author="Masato YOSHIKAWA" w:date="2026-01-20T12:21:00Z" w16du:dateUtc="2026-01-20T03:21:00Z"/>
                    <w:rFonts w:ascii="ＭＳ 明朝" w:eastAsia="ＭＳ 明朝" w:hAnsi="ＭＳ 明朝"/>
                  </w:rPr>
                </w:rPrChange>
              </w:rPr>
            </w:pPr>
            <w:moveTo w:id="12182" w:author="Masato YOSHIKAWA" w:date="2026-01-20T12:21:00Z" w16du:dateUtc="2026-01-20T03:21:00Z">
              <w:r w:rsidRPr="005B6842">
                <w:rPr>
                  <w:rFonts w:ascii="Times New Roman" w:eastAsia="ＭＳ 明朝" w:hAnsi="Times New Roman" w:cs="Times New Roman"/>
                  <w:rPrChange w:id="12183" w:author="Masato YOSHIKAWA" w:date="2026-01-20T12:23:00Z" w16du:dateUtc="2026-01-20T03:23:00Z">
                    <w:rPr>
                      <w:rFonts w:ascii="ＭＳ 明朝" w:eastAsia="ＭＳ 明朝" w:hAnsi="ＭＳ 明朝"/>
                    </w:rPr>
                  </w:rPrChange>
                </w:rPr>
                <w:t>Minimization</w:t>
              </w:r>
            </w:moveTo>
          </w:p>
        </w:tc>
      </w:tr>
      <w:tr w:rsidR="005B6842" w:rsidRPr="005B6842" w14:paraId="3487F58D" w14:textId="77777777" w:rsidTr="00C45809">
        <w:tc>
          <w:tcPr>
            <w:tcW w:w="582" w:type="pct"/>
          </w:tcPr>
          <w:p w14:paraId="542C0E57" w14:textId="77777777" w:rsidR="005B6842" w:rsidRPr="005B6842" w:rsidRDefault="005B6842" w:rsidP="00C45809">
            <w:pPr>
              <w:pStyle w:val="af8"/>
              <w:rPr>
                <w:moveTo w:id="12184" w:author="Masato YOSHIKAWA" w:date="2026-01-20T12:21:00Z" w16du:dateUtc="2026-01-20T03:21:00Z"/>
                <w:rFonts w:ascii="Times New Roman" w:eastAsia="ＭＳ 明朝" w:hAnsi="Times New Roman" w:cs="Times New Roman"/>
                <w:rPrChange w:id="12185" w:author="Masato YOSHIKAWA" w:date="2026-01-20T12:23:00Z" w16du:dateUtc="2026-01-20T03:23:00Z">
                  <w:rPr>
                    <w:moveTo w:id="12186" w:author="Masato YOSHIKAWA" w:date="2026-01-20T12:21:00Z" w16du:dateUtc="2026-01-20T03:21:00Z"/>
                    <w:rFonts w:ascii="ＭＳ 明朝" w:eastAsia="ＭＳ 明朝" w:hAnsi="ＭＳ 明朝"/>
                  </w:rPr>
                </w:rPrChange>
              </w:rPr>
            </w:pPr>
            <w:moveTo w:id="12187" w:author="Masato YOSHIKAWA" w:date="2026-01-20T12:21:00Z" w16du:dateUtc="2026-01-20T03:21:00Z">
              <w:r w:rsidRPr="005B6842">
                <w:rPr>
                  <w:rFonts w:ascii="Times New Roman" w:eastAsia="ＭＳ 明朝" w:hAnsi="Times New Roman" w:cs="Times New Roman" w:hint="eastAsia"/>
                  <w:rPrChange w:id="12188" w:author="Masato YOSHIKAWA" w:date="2026-01-20T12:23:00Z" w16du:dateUtc="2026-01-20T03:23:00Z">
                    <w:rPr>
                      <w:rFonts w:ascii="ＭＳ 明朝" w:eastAsia="ＭＳ 明朝" w:hAnsi="ＭＳ 明朝" w:hint="eastAsia"/>
                    </w:rPr>
                  </w:rPrChange>
                </w:rPr>
                <w:t>銀杏</w:t>
              </w:r>
            </w:moveTo>
          </w:p>
        </w:tc>
        <w:tc>
          <w:tcPr>
            <w:tcW w:w="583" w:type="pct"/>
          </w:tcPr>
          <w:p w14:paraId="392EF241" w14:textId="77777777" w:rsidR="005B6842" w:rsidRPr="005B6842" w:rsidRDefault="005B6842" w:rsidP="00C45809">
            <w:pPr>
              <w:pStyle w:val="af8"/>
              <w:rPr>
                <w:moveTo w:id="12189" w:author="Masato YOSHIKAWA" w:date="2026-01-20T12:21:00Z" w16du:dateUtc="2026-01-20T03:21:00Z"/>
                <w:rFonts w:ascii="Times New Roman" w:eastAsia="ＭＳ 明朝" w:hAnsi="Times New Roman" w:cs="Times New Roman"/>
                <w:rPrChange w:id="12190" w:author="Masato YOSHIKAWA" w:date="2026-01-20T12:23:00Z" w16du:dateUtc="2026-01-20T03:23:00Z">
                  <w:rPr>
                    <w:moveTo w:id="12191" w:author="Masato YOSHIKAWA" w:date="2026-01-20T12:21:00Z" w16du:dateUtc="2026-01-20T03:21:00Z"/>
                    <w:rFonts w:ascii="ＭＳ 明朝" w:eastAsia="ＭＳ 明朝" w:hAnsi="ＭＳ 明朝"/>
                  </w:rPr>
                </w:rPrChange>
              </w:rPr>
            </w:pPr>
            <w:moveTo w:id="12192" w:author="Masato YOSHIKAWA" w:date="2026-01-20T12:21:00Z" w16du:dateUtc="2026-01-20T03:21:00Z">
              <w:r w:rsidRPr="005B6842">
                <w:rPr>
                  <w:rFonts w:ascii="Times New Roman" w:eastAsia="ＭＳ 明朝" w:hAnsi="Times New Roman" w:cs="Times New Roman"/>
                  <w:rPrChange w:id="12193" w:author="Masato YOSHIKAWA" w:date="2026-01-20T12:23:00Z" w16du:dateUtc="2026-01-20T03:23:00Z">
                    <w:rPr>
                      <w:rFonts w:ascii="ＭＳ 明朝" w:eastAsia="ＭＳ 明朝" w:hAnsi="ＭＳ 明朝"/>
                    </w:rPr>
                  </w:rPrChange>
                </w:rPr>
                <w:t>gingko-tree</w:t>
              </w:r>
            </w:moveTo>
          </w:p>
        </w:tc>
        <w:tc>
          <w:tcPr>
            <w:tcW w:w="629" w:type="pct"/>
          </w:tcPr>
          <w:p w14:paraId="59106880" w14:textId="77777777" w:rsidR="005B6842" w:rsidRPr="005B6842" w:rsidRDefault="005B6842" w:rsidP="00C45809">
            <w:pPr>
              <w:pStyle w:val="af8"/>
              <w:rPr>
                <w:moveTo w:id="12194" w:author="Masato YOSHIKAWA" w:date="2026-01-20T12:21:00Z" w16du:dateUtc="2026-01-20T03:21:00Z"/>
                <w:rFonts w:ascii="Times New Roman" w:eastAsia="ＭＳ 明朝" w:hAnsi="Times New Roman" w:cs="Times New Roman"/>
                <w:rPrChange w:id="12195" w:author="Masato YOSHIKAWA" w:date="2026-01-20T12:23:00Z" w16du:dateUtc="2026-01-20T03:23:00Z">
                  <w:rPr>
                    <w:moveTo w:id="12196" w:author="Masato YOSHIKAWA" w:date="2026-01-20T12:21:00Z" w16du:dateUtc="2026-01-20T03:21:00Z"/>
                    <w:rFonts w:ascii="ＭＳ 明朝" w:eastAsia="ＭＳ 明朝" w:hAnsi="ＭＳ 明朝"/>
                  </w:rPr>
                </w:rPrChange>
              </w:rPr>
            </w:pPr>
            <w:moveTo w:id="12197" w:author="Masato YOSHIKAWA" w:date="2026-01-20T12:21:00Z" w16du:dateUtc="2026-01-20T03:21:00Z">
              <w:r w:rsidRPr="005B6842">
                <w:rPr>
                  <w:rFonts w:ascii="Times New Roman" w:eastAsia="ＭＳ 明朝" w:hAnsi="Times New Roman" w:cs="Times New Roman"/>
                  <w:rPrChange w:id="12198" w:author="Masato YOSHIKAWA" w:date="2026-01-20T12:23:00Z" w16du:dateUtc="2026-01-20T03:23:00Z">
                    <w:rPr>
                      <w:rFonts w:ascii="ＭＳ 明朝" w:eastAsia="ＭＳ 明朝" w:hAnsi="ＭＳ 明朝"/>
                    </w:rPr>
                  </w:rPrChange>
                </w:rPr>
                <w:t>gingko tree</w:t>
              </w:r>
            </w:moveTo>
          </w:p>
        </w:tc>
        <w:tc>
          <w:tcPr>
            <w:tcW w:w="779" w:type="pct"/>
          </w:tcPr>
          <w:p w14:paraId="6585DBE0" w14:textId="77777777" w:rsidR="005B6842" w:rsidRPr="005B6842" w:rsidRDefault="005B6842" w:rsidP="00C45809">
            <w:pPr>
              <w:pStyle w:val="af8"/>
              <w:rPr>
                <w:moveTo w:id="12199" w:author="Masato YOSHIKAWA" w:date="2026-01-20T12:21:00Z" w16du:dateUtc="2026-01-20T03:21:00Z"/>
                <w:rFonts w:ascii="Times New Roman" w:eastAsia="ＭＳ 明朝" w:hAnsi="Times New Roman" w:cs="Times New Roman"/>
                <w:rPrChange w:id="12200" w:author="Masato YOSHIKAWA" w:date="2026-01-20T12:23:00Z" w16du:dateUtc="2026-01-20T03:23:00Z">
                  <w:rPr>
                    <w:moveTo w:id="12201" w:author="Masato YOSHIKAWA" w:date="2026-01-20T12:21:00Z" w16du:dateUtc="2026-01-20T03:21:00Z"/>
                    <w:rFonts w:ascii="ＭＳ 明朝" w:eastAsia="ＭＳ 明朝" w:hAnsi="ＭＳ 明朝"/>
                  </w:rPr>
                </w:rPrChange>
              </w:rPr>
            </w:pPr>
            <w:moveTo w:id="12202" w:author="Masato YOSHIKAWA" w:date="2026-01-20T12:21:00Z" w16du:dateUtc="2026-01-20T03:21:00Z">
              <w:r w:rsidRPr="005B6842">
                <w:rPr>
                  <w:rFonts w:ascii="Times New Roman" w:eastAsia="ＭＳ 明朝" w:hAnsi="Times New Roman" w:cs="Times New Roman"/>
                  <w:rPrChange w:id="12203" w:author="Masato YOSHIKAWA" w:date="2026-01-20T12:23:00Z" w16du:dateUtc="2026-01-20T03:23:00Z">
                    <w:rPr>
                      <w:rFonts w:ascii="ＭＳ 明朝" w:eastAsia="ＭＳ 明朝" w:hAnsi="ＭＳ 明朝"/>
                    </w:rPr>
                  </w:rPrChange>
                </w:rPr>
                <w:t>Established equivalent</w:t>
              </w:r>
            </w:moveTo>
          </w:p>
        </w:tc>
        <w:tc>
          <w:tcPr>
            <w:tcW w:w="744" w:type="pct"/>
          </w:tcPr>
          <w:p w14:paraId="5B51175C" w14:textId="77777777" w:rsidR="005B6842" w:rsidRPr="005B6842" w:rsidRDefault="005B6842" w:rsidP="00C45809">
            <w:pPr>
              <w:pStyle w:val="af8"/>
              <w:rPr>
                <w:moveTo w:id="12204" w:author="Masato YOSHIKAWA" w:date="2026-01-20T12:21:00Z" w16du:dateUtc="2026-01-20T03:21:00Z"/>
                <w:rFonts w:ascii="Times New Roman" w:eastAsia="ＭＳ 明朝" w:hAnsi="Times New Roman" w:cs="Times New Roman"/>
                <w:rPrChange w:id="12205" w:author="Masato YOSHIKAWA" w:date="2026-01-20T12:23:00Z" w16du:dateUtc="2026-01-20T03:23:00Z">
                  <w:rPr>
                    <w:moveTo w:id="12206" w:author="Masato YOSHIKAWA" w:date="2026-01-20T12:21:00Z" w16du:dateUtc="2026-01-20T03:21:00Z"/>
                    <w:rFonts w:ascii="ＭＳ 明朝" w:eastAsia="ＭＳ 明朝" w:hAnsi="ＭＳ 明朝"/>
                  </w:rPr>
                </w:rPrChange>
              </w:rPr>
            </w:pPr>
            <w:moveTo w:id="12207" w:author="Masato YOSHIKAWA" w:date="2026-01-20T12:21:00Z" w16du:dateUtc="2026-01-20T03:21:00Z">
              <w:r w:rsidRPr="005B6842">
                <w:rPr>
                  <w:rFonts w:ascii="Times New Roman" w:eastAsia="ＭＳ 明朝" w:hAnsi="Times New Roman" w:cs="Times New Roman"/>
                  <w:rPrChange w:id="12208" w:author="Masato YOSHIKAWA" w:date="2026-01-20T12:23:00Z" w16du:dateUtc="2026-01-20T03:23:00Z">
                    <w:rPr>
                      <w:rFonts w:ascii="ＭＳ 明朝" w:eastAsia="ＭＳ 明朝" w:hAnsi="ＭＳ 明朝"/>
                    </w:rPr>
                  </w:rPrChange>
                </w:rPr>
                <w:t>Minimization</w:t>
              </w:r>
            </w:moveTo>
          </w:p>
        </w:tc>
        <w:tc>
          <w:tcPr>
            <w:tcW w:w="851" w:type="pct"/>
          </w:tcPr>
          <w:p w14:paraId="50FA0F58" w14:textId="77777777" w:rsidR="005B6842" w:rsidRPr="005B6842" w:rsidRDefault="005B6842" w:rsidP="00C45809">
            <w:pPr>
              <w:pStyle w:val="af8"/>
              <w:rPr>
                <w:moveTo w:id="12209" w:author="Masato YOSHIKAWA" w:date="2026-01-20T12:21:00Z" w16du:dateUtc="2026-01-20T03:21:00Z"/>
                <w:rFonts w:ascii="Times New Roman" w:eastAsia="ＭＳ 明朝" w:hAnsi="Times New Roman" w:cs="Times New Roman"/>
                <w:rPrChange w:id="12210" w:author="Masato YOSHIKAWA" w:date="2026-01-20T12:23:00Z" w16du:dateUtc="2026-01-20T03:23:00Z">
                  <w:rPr>
                    <w:moveTo w:id="12211" w:author="Masato YOSHIKAWA" w:date="2026-01-20T12:21:00Z" w16du:dateUtc="2026-01-20T03:21:00Z"/>
                    <w:rFonts w:ascii="ＭＳ 明朝" w:eastAsia="ＭＳ 明朝" w:hAnsi="ＭＳ 明朝"/>
                  </w:rPr>
                </w:rPrChange>
              </w:rPr>
            </w:pPr>
            <w:moveTo w:id="12212" w:author="Masato YOSHIKAWA" w:date="2026-01-20T12:21:00Z" w16du:dateUtc="2026-01-20T03:21:00Z">
              <w:r w:rsidRPr="005B6842">
                <w:rPr>
                  <w:rFonts w:ascii="Times New Roman" w:eastAsia="ＭＳ 明朝" w:hAnsi="Times New Roman" w:cs="Times New Roman"/>
                  <w:rPrChange w:id="12213" w:author="Masato YOSHIKAWA" w:date="2026-01-20T12:23:00Z" w16du:dateUtc="2026-01-20T03:23:00Z">
                    <w:rPr>
                      <w:rFonts w:ascii="ＭＳ 明朝" w:eastAsia="ＭＳ 明朝" w:hAnsi="ＭＳ 明朝"/>
                    </w:rPr>
                  </w:rPrChange>
                </w:rPr>
                <w:t>Established equivalent</w:t>
              </w:r>
            </w:moveTo>
          </w:p>
        </w:tc>
        <w:tc>
          <w:tcPr>
            <w:tcW w:w="831" w:type="pct"/>
          </w:tcPr>
          <w:p w14:paraId="242B8487" w14:textId="77777777" w:rsidR="005B6842" w:rsidRPr="005B6842" w:rsidRDefault="005B6842" w:rsidP="00C45809">
            <w:pPr>
              <w:pStyle w:val="af8"/>
              <w:rPr>
                <w:moveTo w:id="12214" w:author="Masato YOSHIKAWA" w:date="2026-01-20T12:21:00Z" w16du:dateUtc="2026-01-20T03:21:00Z"/>
                <w:rFonts w:ascii="Times New Roman" w:eastAsia="ＭＳ 明朝" w:hAnsi="Times New Roman" w:cs="Times New Roman"/>
                <w:rPrChange w:id="12215" w:author="Masato YOSHIKAWA" w:date="2026-01-20T12:23:00Z" w16du:dateUtc="2026-01-20T03:23:00Z">
                  <w:rPr>
                    <w:moveTo w:id="12216" w:author="Masato YOSHIKAWA" w:date="2026-01-20T12:21:00Z" w16du:dateUtc="2026-01-20T03:21:00Z"/>
                    <w:rFonts w:ascii="ＭＳ 明朝" w:eastAsia="ＭＳ 明朝" w:hAnsi="ＭＳ 明朝"/>
                  </w:rPr>
                </w:rPrChange>
              </w:rPr>
            </w:pPr>
            <w:moveTo w:id="12217" w:author="Masato YOSHIKAWA" w:date="2026-01-20T12:21:00Z" w16du:dateUtc="2026-01-20T03:21:00Z">
              <w:r w:rsidRPr="005B6842">
                <w:rPr>
                  <w:rFonts w:ascii="Times New Roman" w:eastAsia="ＭＳ 明朝" w:hAnsi="Times New Roman" w:cs="Times New Roman"/>
                  <w:rPrChange w:id="12218" w:author="Masato YOSHIKAWA" w:date="2026-01-20T12:23:00Z" w16du:dateUtc="2026-01-20T03:23:00Z">
                    <w:rPr>
                      <w:rFonts w:ascii="ＭＳ 明朝" w:eastAsia="ＭＳ 明朝" w:hAnsi="ＭＳ 明朝"/>
                    </w:rPr>
                  </w:rPrChange>
                </w:rPr>
                <w:t>Minimization</w:t>
              </w:r>
            </w:moveTo>
          </w:p>
        </w:tc>
      </w:tr>
      <w:tr w:rsidR="005B6842" w:rsidRPr="005B6842" w14:paraId="334B2175" w14:textId="77777777" w:rsidTr="00C45809">
        <w:tc>
          <w:tcPr>
            <w:tcW w:w="582" w:type="pct"/>
          </w:tcPr>
          <w:p w14:paraId="5EE3F923" w14:textId="77777777" w:rsidR="005B6842" w:rsidRPr="005B6842" w:rsidRDefault="005B6842" w:rsidP="00C45809">
            <w:pPr>
              <w:pStyle w:val="af8"/>
              <w:rPr>
                <w:moveTo w:id="12219" w:author="Masato YOSHIKAWA" w:date="2026-01-20T12:21:00Z" w16du:dateUtc="2026-01-20T03:21:00Z"/>
                <w:rFonts w:ascii="Times New Roman" w:eastAsia="ＭＳ 明朝" w:hAnsi="Times New Roman" w:cs="Times New Roman"/>
                <w:rPrChange w:id="12220" w:author="Masato YOSHIKAWA" w:date="2026-01-20T12:23:00Z" w16du:dateUtc="2026-01-20T03:23:00Z">
                  <w:rPr>
                    <w:moveTo w:id="12221" w:author="Masato YOSHIKAWA" w:date="2026-01-20T12:21:00Z" w16du:dateUtc="2026-01-20T03:21:00Z"/>
                    <w:rFonts w:ascii="ＭＳ 明朝" w:eastAsia="ＭＳ 明朝" w:hAnsi="ＭＳ 明朝"/>
                  </w:rPr>
                </w:rPrChange>
              </w:rPr>
            </w:pPr>
            <w:moveTo w:id="12222" w:author="Masato YOSHIKAWA" w:date="2026-01-20T12:21:00Z" w16du:dateUtc="2026-01-20T03:21:00Z">
              <w:r w:rsidRPr="005B6842">
                <w:rPr>
                  <w:rFonts w:ascii="Times New Roman" w:eastAsia="ＭＳ 明朝" w:hAnsi="Times New Roman" w:cs="Times New Roman" w:hint="eastAsia"/>
                  <w:rPrChange w:id="12223" w:author="Masato YOSHIKAWA" w:date="2026-01-20T12:23:00Z" w16du:dateUtc="2026-01-20T03:23:00Z">
                    <w:rPr>
                      <w:rFonts w:ascii="ＭＳ 明朝" w:eastAsia="ＭＳ 明朝" w:hAnsi="ＭＳ 明朝" w:hint="eastAsia"/>
                    </w:rPr>
                  </w:rPrChange>
                </w:rPr>
                <w:t>黄葉</w:t>
              </w:r>
            </w:moveTo>
          </w:p>
        </w:tc>
        <w:tc>
          <w:tcPr>
            <w:tcW w:w="583" w:type="pct"/>
          </w:tcPr>
          <w:p w14:paraId="6AD9A887" w14:textId="77777777" w:rsidR="005B6842" w:rsidRPr="005B6842" w:rsidRDefault="005B6842" w:rsidP="00C45809">
            <w:pPr>
              <w:pStyle w:val="af8"/>
              <w:rPr>
                <w:moveTo w:id="12224" w:author="Masato YOSHIKAWA" w:date="2026-01-20T12:21:00Z" w16du:dateUtc="2026-01-20T03:21:00Z"/>
                <w:rFonts w:ascii="Times New Roman" w:eastAsia="ＭＳ 明朝" w:hAnsi="Times New Roman" w:cs="Times New Roman"/>
                <w:rPrChange w:id="12225" w:author="Masato YOSHIKAWA" w:date="2026-01-20T12:23:00Z" w16du:dateUtc="2026-01-20T03:23:00Z">
                  <w:rPr>
                    <w:moveTo w:id="12226" w:author="Masato YOSHIKAWA" w:date="2026-01-20T12:21:00Z" w16du:dateUtc="2026-01-20T03:21:00Z"/>
                    <w:rFonts w:ascii="ＭＳ 明朝" w:eastAsia="ＭＳ 明朝" w:hAnsi="ＭＳ 明朝"/>
                  </w:rPr>
                </w:rPrChange>
              </w:rPr>
            </w:pPr>
            <w:moveTo w:id="12227" w:author="Masato YOSHIKAWA" w:date="2026-01-20T12:21:00Z" w16du:dateUtc="2026-01-20T03:21:00Z">
              <w:r w:rsidRPr="005B6842">
                <w:rPr>
                  <w:rFonts w:ascii="Times New Roman" w:eastAsia="ＭＳ 明朝" w:hAnsi="Times New Roman" w:cs="Times New Roman"/>
                  <w:rPrChange w:id="12228" w:author="Masato YOSHIKAWA" w:date="2026-01-20T12:23:00Z" w16du:dateUtc="2026-01-20T03:23:00Z">
                    <w:rPr>
                      <w:rFonts w:ascii="ＭＳ 明朝" w:eastAsia="ＭＳ 明朝" w:hAnsi="ＭＳ 明朝"/>
                    </w:rPr>
                  </w:rPrChange>
                </w:rPr>
                <w:t>turn entirely yellow</w:t>
              </w:r>
            </w:moveTo>
          </w:p>
        </w:tc>
        <w:tc>
          <w:tcPr>
            <w:tcW w:w="629" w:type="pct"/>
          </w:tcPr>
          <w:p w14:paraId="3B2323B3" w14:textId="77777777" w:rsidR="005B6842" w:rsidRPr="005B6842" w:rsidRDefault="005B6842" w:rsidP="00C45809">
            <w:pPr>
              <w:pStyle w:val="af8"/>
              <w:rPr>
                <w:moveTo w:id="12229" w:author="Masato YOSHIKAWA" w:date="2026-01-20T12:21:00Z" w16du:dateUtc="2026-01-20T03:21:00Z"/>
                <w:rFonts w:ascii="Times New Roman" w:eastAsia="ＭＳ 明朝" w:hAnsi="Times New Roman" w:cs="Times New Roman"/>
                <w:rPrChange w:id="12230" w:author="Masato YOSHIKAWA" w:date="2026-01-20T12:23:00Z" w16du:dateUtc="2026-01-20T03:23:00Z">
                  <w:rPr>
                    <w:moveTo w:id="12231" w:author="Masato YOSHIKAWA" w:date="2026-01-20T12:21:00Z" w16du:dateUtc="2026-01-20T03:21:00Z"/>
                    <w:rFonts w:ascii="ＭＳ 明朝" w:eastAsia="ＭＳ 明朝" w:hAnsi="ＭＳ 明朝"/>
                  </w:rPr>
                </w:rPrChange>
              </w:rPr>
            </w:pPr>
            <w:moveTo w:id="12232" w:author="Masato YOSHIKAWA" w:date="2026-01-20T12:21:00Z" w16du:dateUtc="2026-01-20T03:21:00Z">
              <w:r w:rsidRPr="005B6842">
                <w:rPr>
                  <w:rFonts w:ascii="Times New Roman" w:eastAsia="ＭＳ 明朝" w:hAnsi="Times New Roman" w:cs="Times New Roman"/>
                  <w:rPrChange w:id="12233" w:author="Masato YOSHIKAWA" w:date="2026-01-20T12:23:00Z" w16du:dateUtc="2026-01-20T03:23:00Z">
                    <w:rPr>
                      <w:rFonts w:ascii="ＭＳ 明朝" w:eastAsia="ＭＳ 明朝" w:hAnsi="ＭＳ 明朝"/>
                    </w:rPr>
                  </w:rPrChange>
                </w:rPr>
                <w:t>a mass of yellow</w:t>
              </w:r>
            </w:moveTo>
          </w:p>
        </w:tc>
        <w:tc>
          <w:tcPr>
            <w:tcW w:w="779" w:type="pct"/>
          </w:tcPr>
          <w:p w14:paraId="4E1D7027" w14:textId="77777777" w:rsidR="005B6842" w:rsidRPr="005B6842" w:rsidRDefault="005B6842" w:rsidP="00C45809">
            <w:pPr>
              <w:pStyle w:val="af8"/>
              <w:rPr>
                <w:moveTo w:id="12234" w:author="Masato YOSHIKAWA" w:date="2026-01-20T12:21:00Z" w16du:dateUtc="2026-01-20T03:21:00Z"/>
                <w:rFonts w:ascii="Times New Roman" w:eastAsia="ＭＳ 明朝" w:hAnsi="Times New Roman" w:cs="Times New Roman"/>
                <w:rPrChange w:id="12235" w:author="Masato YOSHIKAWA" w:date="2026-01-20T12:23:00Z" w16du:dateUtc="2026-01-20T03:23:00Z">
                  <w:rPr>
                    <w:moveTo w:id="12236" w:author="Masato YOSHIKAWA" w:date="2026-01-20T12:21:00Z" w16du:dateUtc="2026-01-20T03:21:00Z"/>
                    <w:rFonts w:ascii="ＭＳ 明朝" w:eastAsia="ＭＳ 明朝" w:hAnsi="ＭＳ 明朝"/>
                  </w:rPr>
                </w:rPrChange>
              </w:rPr>
            </w:pPr>
            <w:moveTo w:id="12237" w:author="Masato YOSHIKAWA" w:date="2026-01-20T12:21:00Z" w16du:dateUtc="2026-01-20T03:21:00Z">
              <w:r w:rsidRPr="005B6842">
                <w:rPr>
                  <w:rFonts w:ascii="Times New Roman" w:eastAsia="ＭＳ 明朝" w:hAnsi="Times New Roman" w:cs="Times New Roman"/>
                  <w:rPrChange w:id="12238" w:author="Masato YOSHIKAWA" w:date="2026-01-20T12:23:00Z" w16du:dateUtc="2026-01-20T03:23:00Z">
                    <w:rPr>
                      <w:rFonts w:ascii="ＭＳ 明朝" w:eastAsia="ＭＳ 明朝" w:hAnsi="ＭＳ 明朝"/>
                    </w:rPr>
                  </w:rPrChange>
                </w:rPr>
                <w:t>Description</w:t>
              </w:r>
            </w:moveTo>
          </w:p>
        </w:tc>
        <w:tc>
          <w:tcPr>
            <w:tcW w:w="744" w:type="pct"/>
          </w:tcPr>
          <w:p w14:paraId="5A64781C" w14:textId="77777777" w:rsidR="005B6842" w:rsidRPr="005B6842" w:rsidRDefault="005B6842" w:rsidP="00C45809">
            <w:pPr>
              <w:pStyle w:val="af8"/>
              <w:rPr>
                <w:moveTo w:id="12239" w:author="Masato YOSHIKAWA" w:date="2026-01-20T12:21:00Z" w16du:dateUtc="2026-01-20T03:21:00Z"/>
                <w:rFonts w:ascii="Times New Roman" w:eastAsia="ＭＳ 明朝" w:hAnsi="Times New Roman" w:cs="Times New Roman"/>
                <w:rPrChange w:id="12240" w:author="Masato YOSHIKAWA" w:date="2026-01-20T12:23:00Z" w16du:dateUtc="2026-01-20T03:23:00Z">
                  <w:rPr>
                    <w:moveTo w:id="12241" w:author="Masato YOSHIKAWA" w:date="2026-01-20T12:21:00Z" w16du:dateUtc="2026-01-20T03:21:00Z"/>
                    <w:rFonts w:ascii="ＭＳ 明朝" w:eastAsia="ＭＳ 明朝" w:hAnsi="ＭＳ 明朝"/>
                  </w:rPr>
                </w:rPrChange>
              </w:rPr>
            </w:pPr>
            <w:moveTo w:id="12242" w:author="Masato YOSHIKAWA" w:date="2026-01-20T12:21:00Z" w16du:dateUtc="2026-01-20T03:21:00Z">
              <w:r w:rsidRPr="005B6842">
                <w:rPr>
                  <w:rFonts w:ascii="Times New Roman" w:eastAsia="ＭＳ 明朝" w:hAnsi="Times New Roman" w:cs="Times New Roman"/>
                  <w:rPrChange w:id="12243" w:author="Masato YOSHIKAWA" w:date="2026-01-20T12:23:00Z" w16du:dateUtc="2026-01-20T03:23:00Z">
                    <w:rPr>
                      <w:rFonts w:ascii="ＭＳ 明朝" w:eastAsia="ＭＳ 明朝" w:hAnsi="ＭＳ 明朝"/>
                    </w:rPr>
                  </w:rPrChange>
                </w:rPr>
                <w:t>Minimization</w:t>
              </w:r>
            </w:moveTo>
          </w:p>
        </w:tc>
        <w:tc>
          <w:tcPr>
            <w:tcW w:w="851" w:type="pct"/>
          </w:tcPr>
          <w:p w14:paraId="5B60B23F" w14:textId="77777777" w:rsidR="005B6842" w:rsidRPr="005B6842" w:rsidRDefault="005B6842" w:rsidP="00C45809">
            <w:pPr>
              <w:pStyle w:val="af8"/>
              <w:rPr>
                <w:moveTo w:id="12244" w:author="Masato YOSHIKAWA" w:date="2026-01-20T12:21:00Z" w16du:dateUtc="2026-01-20T03:21:00Z"/>
                <w:rFonts w:ascii="Times New Roman" w:eastAsia="ＭＳ 明朝" w:hAnsi="Times New Roman" w:cs="Times New Roman"/>
                <w:rPrChange w:id="12245" w:author="Masato YOSHIKAWA" w:date="2026-01-20T12:23:00Z" w16du:dateUtc="2026-01-20T03:23:00Z">
                  <w:rPr>
                    <w:moveTo w:id="12246" w:author="Masato YOSHIKAWA" w:date="2026-01-20T12:21:00Z" w16du:dateUtc="2026-01-20T03:21:00Z"/>
                    <w:rFonts w:ascii="ＭＳ 明朝" w:eastAsia="ＭＳ 明朝" w:hAnsi="ＭＳ 明朝"/>
                  </w:rPr>
                </w:rPrChange>
              </w:rPr>
            </w:pPr>
            <w:moveTo w:id="12247" w:author="Masato YOSHIKAWA" w:date="2026-01-20T12:21:00Z" w16du:dateUtc="2026-01-20T03:21:00Z">
              <w:r w:rsidRPr="005B6842">
                <w:rPr>
                  <w:rFonts w:ascii="Times New Roman" w:eastAsia="ＭＳ 明朝" w:hAnsi="Times New Roman" w:cs="Times New Roman"/>
                  <w:rPrChange w:id="12248" w:author="Masato YOSHIKAWA" w:date="2026-01-20T12:23:00Z" w16du:dateUtc="2026-01-20T03:23:00Z">
                    <w:rPr>
                      <w:rFonts w:ascii="ＭＳ 明朝" w:eastAsia="ＭＳ 明朝" w:hAnsi="ＭＳ 明朝"/>
                    </w:rPr>
                  </w:rPrChange>
                </w:rPr>
                <w:t>Description</w:t>
              </w:r>
            </w:moveTo>
          </w:p>
        </w:tc>
        <w:tc>
          <w:tcPr>
            <w:tcW w:w="831" w:type="pct"/>
          </w:tcPr>
          <w:p w14:paraId="27A30031" w14:textId="77777777" w:rsidR="005B6842" w:rsidRPr="005B6842" w:rsidRDefault="005B6842" w:rsidP="00C45809">
            <w:pPr>
              <w:pStyle w:val="af8"/>
              <w:rPr>
                <w:moveTo w:id="12249" w:author="Masato YOSHIKAWA" w:date="2026-01-20T12:21:00Z" w16du:dateUtc="2026-01-20T03:21:00Z"/>
                <w:rFonts w:ascii="Times New Roman" w:eastAsia="ＭＳ 明朝" w:hAnsi="Times New Roman" w:cs="Times New Roman"/>
                <w:rPrChange w:id="12250" w:author="Masato YOSHIKAWA" w:date="2026-01-20T12:23:00Z" w16du:dateUtc="2026-01-20T03:23:00Z">
                  <w:rPr>
                    <w:moveTo w:id="12251" w:author="Masato YOSHIKAWA" w:date="2026-01-20T12:21:00Z" w16du:dateUtc="2026-01-20T03:21:00Z"/>
                    <w:rFonts w:ascii="ＭＳ 明朝" w:eastAsia="ＭＳ 明朝" w:hAnsi="ＭＳ 明朝"/>
                  </w:rPr>
                </w:rPrChange>
              </w:rPr>
            </w:pPr>
            <w:moveTo w:id="12252" w:author="Masato YOSHIKAWA" w:date="2026-01-20T12:21:00Z" w16du:dateUtc="2026-01-20T03:21:00Z">
              <w:r w:rsidRPr="005B6842">
                <w:rPr>
                  <w:rFonts w:ascii="Times New Roman" w:eastAsia="ＭＳ 明朝" w:hAnsi="Times New Roman" w:cs="Times New Roman"/>
                  <w:rPrChange w:id="12253" w:author="Masato YOSHIKAWA" w:date="2026-01-20T12:23:00Z" w16du:dateUtc="2026-01-20T03:23:00Z">
                    <w:rPr>
                      <w:rFonts w:ascii="ＭＳ 明朝" w:eastAsia="ＭＳ 明朝" w:hAnsi="ＭＳ 明朝"/>
                    </w:rPr>
                  </w:rPrChange>
                </w:rPr>
                <w:t>Minimization</w:t>
              </w:r>
            </w:moveTo>
          </w:p>
        </w:tc>
      </w:tr>
      <w:tr w:rsidR="005B6842" w:rsidRPr="005B6842" w14:paraId="31D9783C" w14:textId="77777777" w:rsidTr="00C45809">
        <w:tc>
          <w:tcPr>
            <w:tcW w:w="582" w:type="pct"/>
          </w:tcPr>
          <w:p w14:paraId="644F4E2F" w14:textId="77777777" w:rsidR="005B6842" w:rsidRPr="005B6842" w:rsidRDefault="005B6842" w:rsidP="00C45809">
            <w:pPr>
              <w:pStyle w:val="af8"/>
              <w:rPr>
                <w:moveTo w:id="12254" w:author="Masato YOSHIKAWA" w:date="2026-01-20T12:21:00Z" w16du:dateUtc="2026-01-20T03:21:00Z"/>
                <w:rFonts w:ascii="Times New Roman" w:eastAsia="ＭＳ 明朝" w:hAnsi="Times New Roman" w:cs="Times New Roman"/>
                <w:rPrChange w:id="12255" w:author="Masato YOSHIKAWA" w:date="2026-01-20T12:23:00Z" w16du:dateUtc="2026-01-20T03:23:00Z">
                  <w:rPr>
                    <w:moveTo w:id="12256" w:author="Masato YOSHIKAWA" w:date="2026-01-20T12:21:00Z" w16du:dateUtc="2026-01-20T03:21:00Z"/>
                    <w:rFonts w:ascii="ＭＳ 明朝" w:eastAsia="ＭＳ 明朝" w:hAnsi="ＭＳ 明朝"/>
                  </w:rPr>
                </w:rPrChange>
              </w:rPr>
            </w:pPr>
            <w:moveTo w:id="12257" w:author="Masato YOSHIKAWA" w:date="2026-01-20T12:21:00Z" w16du:dateUtc="2026-01-20T03:21:00Z">
              <w:r w:rsidRPr="005B6842">
                <w:rPr>
                  <w:rFonts w:ascii="Times New Roman" w:eastAsia="ＭＳ 明朝" w:hAnsi="Times New Roman" w:cs="Times New Roman" w:hint="eastAsia"/>
                  <w:rPrChange w:id="12258" w:author="Masato YOSHIKAWA" w:date="2026-01-20T12:23:00Z" w16du:dateUtc="2026-01-20T03:23:00Z">
                    <w:rPr>
                      <w:rFonts w:ascii="ＭＳ 明朝" w:eastAsia="ＭＳ 明朝" w:hAnsi="ＭＳ 明朝" w:hint="eastAsia"/>
                    </w:rPr>
                  </w:rPrChange>
                </w:rPr>
                <w:t>鍬</w:t>
              </w:r>
            </w:moveTo>
          </w:p>
        </w:tc>
        <w:tc>
          <w:tcPr>
            <w:tcW w:w="583" w:type="pct"/>
          </w:tcPr>
          <w:p w14:paraId="51774241" w14:textId="77777777" w:rsidR="005B6842" w:rsidRPr="005B6842" w:rsidRDefault="005B6842" w:rsidP="00C45809">
            <w:pPr>
              <w:pStyle w:val="af8"/>
              <w:rPr>
                <w:moveTo w:id="12259" w:author="Masato YOSHIKAWA" w:date="2026-01-20T12:21:00Z" w16du:dateUtc="2026-01-20T03:21:00Z"/>
                <w:rFonts w:ascii="Times New Roman" w:eastAsia="ＭＳ 明朝" w:hAnsi="Times New Roman" w:cs="Times New Roman"/>
                <w:rPrChange w:id="12260" w:author="Masato YOSHIKAWA" w:date="2026-01-20T12:23:00Z" w16du:dateUtc="2026-01-20T03:23:00Z">
                  <w:rPr>
                    <w:moveTo w:id="12261" w:author="Masato YOSHIKAWA" w:date="2026-01-20T12:21:00Z" w16du:dateUtc="2026-01-20T03:21:00Z"/>
                    <w:rFonts w:ascii="ＭＳ 明朝" w:eastAsia="ＭＳ 明朝" w:hAnsi="ＭＳ 明朝"/>
                  </w:rPr>
                </w:rPrChange>
              </w:rPr>
            </w:pPr>
            <w:moveTo w:id="12262" w:author="Masato YOSHIKAWA" w:date="2026-01-20T12:21:00Z" w16du:dateUtc="2026-01-20T03:21:00Z">
              <w:r w:rsidRPr="005B6842">
                <w:rPr>
                  <w:rFonts w:ascii="Times New Roman" w:eastAsia="ＭＳ 明朝" w:hAnsi="Times New Roman" w:cs="Times New Roman"/>
                  <w:rPrChange w:id="12263" w:author="Masato YOSHIKAWA" w:date="2026-01-20T12:23:00Z" w16du:dateUtc="2026-01-20T03:23:00Z">
                    <w:rPr>
                      <w:rFonts w:ascii="ＭＳ 明朝" w:eastAsia="ＭＳ 明朝" w:hAnsi="ＭＳ 明朝"/>
                    </w:rPr>
                  </w:rPrChange>
                </w:rPr>
                <w:t>stopped his work</w:t>
              </w:r>
            </w:moveTo>
          </w:p>
        </w:tc>
        <w:tc>
          <w:tcPr>
            <w:tcW w:w="629" w:type="pct"/>
          </w:tcPr>
          <w:p w14:paraId="6735A801" w14:textId="77777777" w:rsidR="005B6842" w:rsidRPr="005B6842" w:rsidRDefault="005B6842" w:rsidP="00C45809">
            <w:pPr>
              <w:pStyle w:val="af8"/>
              <w:rPr>
                <w:moveTo w:id="12264" w:author="Masato YOSHIKAWA" w:date="2026-01-20T12:21:00Z" w16du:dateUtc="2026-01-20T03:21:00Z"/>
                <w:rFonts w:ascii="Times New Roman" w:eastAsia="ＭＳ 明朝" w:hAnsi="Times New Roman" w:cs="Times New Roman"/>
                <w:rPrChange w:id="12265" w:author="Masato YOSHIKAWA" w:date="2026-01-20T12:23:00Z" w16du:dateUtc="2026-01-20T03:23:00Z">
                  <w:rPr>
                    <w:moveTo w:id="12266" w:author="Masato YOSHIKAWA" w:date="2026-01-20T12:21:00Z" w16du:dateUtc="2026-01-20T03:21:00Z"/>
                    <w:rFonts w:ascii="ＭＳ 明朝" w:eastAsia="ＭＳ 明朝" w:hAnsi="ＭＳ 明朝"/>
                  </w:rPr>
                </w:rPrChange>
              </w:rPr>
            </w:pPr>
            <w:moveTo w:id="12267" w:author="Masato YOSHIKAWA" w:date="2026-01-20T12:21:00Z" w16du:dateUtc="2026-01-20T03:21:00Z">
              <w:r w:rsidRPr="005B6842">
                <w:rPr>
                  <w:rFonts w:ascii="Times New Roman" w:eastAsia="ＭＳ 明朝" w:hAnsi="Times New Roman" w:cs="Times New Roman"/>
                  <w:rPrChange w:id="12268" w:author="Masato YOSHIKAWA" w:date="2026-01-20T12:23:00Z" w16du:dateUtc="2026-01-20T03:23:00Z">
                    <w:rPr>
                      <w:rFonts w:ascii="ＭＳ 明朝" w:eastAsia="ＭＳ 明朝" w:hAnsi="ＭＳ 明朝"/>
                    </w:rPr>
                  </w:rPrChange>
                </w:rPr>
                <w:t>hoe</w:t>
              </w:r>
            </w:moveTo>
          </w:p>
        </w:tc>
        <w:tc>
          <w:tcPr>
            <w:tcW w:w="779" w:type="pct"/>
          </w:tcPr>
          <w:p w14:paraId="107B19E3" w14:textId="77777777" w:rsidR="005B6842" w:rsidRPr="005B6842" w:rsidRDefault="005B6842" w:rsidP="00C45809">
            <w:pPr>
              <w:pStyle w:val="af8"/>
              <w:rPr>
                <w:moveTo w:id="12269" w:author="Masato YOSHIKAWA" w:date="2026-01-20T12:21:00Z" w16du:dateUtc="2026-01-20T03:21:00Z"/>
                <w:rFonts w:ascii="Times New Roman" w:eastAsia="ＭＳ 明朝" w:hAnsi="Times New Roman" w:cs="Times New Roman"/>
                <w:rPrChange w:id="12270" w:author="Masato YOSHIKAWA" w:date="2026-01-20T12:23:00Z" w16du:dateUtc="2026-01-20T03:23:00Z">
                  <w:rPr>
                    <w:moveTo w:id="12271" w:author="Masato YOSHIKAWA" w:date="2026-01-20T12:21:00Z" w16du:dateUtc="2026-01-20T03:21:00Z"/>
                    <w:rFonts w:ascii="ＭＳ 明朝" w:eastAsia="ＭＳ 明朝" w:hAnsi="ＭＳ 明朝"/>
                  </w:rPr>
                </w:rPrChange>
              </w:rPr>
            </w:pPr>
            <w:moveTo w:id="12272" w:author="Masato YOSHIKAWA" w:date="2026-01-20T12:21:00Z" w16du:dateUtc="2026-01-20T03:21:00Z">
              <w:r w:rsidRPr="005B6842">
                <w:rPr>
                  <w:rFonts w:ascii="Times New Roman" w:eastAsia="ＭＳ 明朝" w:hAnsi="Times New Roman" w:cs="Times New Roman"/>
                  <w:rPrChange w:id="12273" w:author="Masato YOSHIKAWA" w:date="2026-01-20T12:23:00Z" w16du:dateUtc="2026-01-20T03:23:00Z">
                    <w:rPr>
                      <w:rFonts w:ascii="ＭＳ 明朝" w:eastAsia="ＭＳ 明朝" w:hAnsi="ＭＳ 明朝"/>
                    </w:rPr>
                  </w:rPrChange>
                </w:rPr>
                <w:t>Reduction</w:t>
              </w:r>
            </w:moveTo>
          </w:p>
        </w:tc>
        <w:tc>
          <w:tcPr>
            <w:tcW w:w="744" w:type="pct"/>
          </w:tcPr>
          <w:p w14:paraId="5D9CE60A" w14:textId="77777777" w:rsidR="005B6842" w:rsidRPr="005B6842" w:rsidRDefault="005B6842" w:rsidP="00C45809">
            <w:pPr>
              <w:pStyle w:val="af8"/>
              <w:rPr>
                <w:moveTo w:id="12274" w:author="Masato YOSHIKAWA" w:date="2026-01-20T12:21:00Z" w16du:dateUtc="2026-01-20T03:21:00Z"/>
                <w:rFonts w:ascii="Times New Roman" w:eastAsia="ＭＳ 明朝" w:hAnsi="Times New Roman" w:cs="Times New Roman"/>
                <w:rPrChange w:id="12275" w:author="Masato YOSHIKAWA" w:date="2026-01-20T12:23:00Z" w16du:dateUtc="2026-01-20T03:23:00Z">
                  <w:rPr>
                    <w:moveTo w:id="12276" w:author="Masato YOSHIKAWA" w:date="2026-01-20T12:21:00Z" w16du:dateUtc="2026-01-20T03:21:00Z"/>
                    <w:rFonts w:ascii="ＭＳ 明朝" w:eastAsia="ＭＳ 明朝" w:hAnsi="ＭＳ 明朝"/>
                  </w:rPr>
                </w:rPrChange>
              </w:rPr>
            </w:pPr>
            <w:moveTo w:id="12277" w:author="Masato YOSHIKAWA" w:date="2026-01-20T12:21:00Z" w16du:dateUtc="2026-01-20T03:21:00Z">
              <w:r w:rsidRPr="005B6842">
                <w:rPr>
                  <w:rFonts w:ascii="Times New Roman" w:eastAsia="ＭＳ 明朝" w:hAnsi="Times New Roman" w:cs="Times New Roman"/>
                  <w:rPrChange w:id="12278" w:author="Masato YOSHIKAWA" w:date="2026-01-20T12:23:00Z" w16du:dateUtc="2026-01-20T03:23:00Z">
                    <w:rPr>
                      <w:rFonts w:ascii="ＭＳ 明朝" w:eastAsia="ＭＳ 明朝" w:hAnsi="ＭＳ 明朝"/>
                    </w:rPr>
                  </w:rPrChange>
                </w:rPr>
                <w:t>Denial</w:t>
              </w:r>
            </w:moveTo>
          </w:p>
        </w:tc>
        <w:tc>
          <w:tcPr>
            <w:tcW w:w="851" w:type="pct"/>
          </w:tcPr>
          <w:p w14:paraId="6731FFE5" w14:textId="77777777" w:rsidR="005B6842" w:rsidRPr="005B6842" w:rsidRDefault="005B6842" w:rsidP="00C45809">
            <w:pPr>
              <w:pStyle w:val="af8"/>
              <w:rPr>
                <w:moveTo w:id="12279" w:author="Masato YOSHIKAWA" w:date="2026-01-20T12:21:00Z" w16du:dateUtc="2026-01-20T03:21:00Z"/>
                <w:rFonts w:ascii="Times New Roman" w:eastAsia="ＭＳ 明朝" w:hAnsi="Times New Roman" w:cs="Times New Roman"/>
                <w:rPrChange w:id="12280" w:author="Masato YOSHIKAWA" w:date="2026-01-20T12:23:00Z" w16du:dateUtc="2026-01-20T03:23:00Z">
                  <w:rPr>
                    <w:moveTo w:id="12281" w:author="Masato YOSHIKAWA" w:date="2026-01-20T12:21:00Z" w16du:dateUtc="2026-01-20T03:21:00Z"/>
                    <w:rFonts w:ascii="ＭＳ 明朝" w:eastAsia="ＭＳ 明朝" w:hAnsi="ＭＳ 明朝"/>
                  </w:rPr>
                </w:rPrChange>
              </w:rPr>
            </w:pPr>
            <w:moveTo w:id="12282" w:author="Masato YOSHIKAWA" w:date="2026-01-20T12:21:00Z" w16du:dateUtc="2026-01-20T03:21:00Z">
              <w:r w:rsidRPr="005B6842">
                <w:rPr>
                  <w:rFonts w:ascii="Times New Roman" w:eastAsia="ＭＳ 明朝" w:hAnsi="Times New Roman" w:cs="Times New Roman"/>
                  <w:rPrChange w:id="12283" w:author="Masato YOSHIKAWA" w:date="2026-01-20T12:23:00Z" w16du:dateUtc="2026-01-20T03:23:00Z">
                    <w:rPr>
                      <w:rFonts w:ascii="ＭＳ 明朝" w:eastAsia="ＭＳ 明朝" w:hAnsi="ＭＳ 明朝"/>
                    </w:rPr>
                  </w:rPrChange>
                </w:rPr>
                <w:t>Established equivalent</w:t>
              </w:r>
            </w:moveTo>
          </w:p>
        </w:tc>
        <w:tc>
          <w:tcPr>
            <w:tcW w:w="831" w:type="pct"/>
          </w:tcPr>
          <w:p w14:paraId="0432F479" w14:textId="77777777" w:rsidR="005B6842" w:rsidRPr="005B6842" w:rsidRDefault="005B6842" w:rsidP="00C45809">
            <w:pPr>
              <w:pStyle w:val="af8"/>
              <w:rPr>
                <w:moveTo w:id="12284" w:author="Masato YOSHIKAWA" w:date="2026-01-20T12:21:00Z" w16du:dateUtc="2026-01-20T03:21:00Z"/>
                <w:rFonts w:ascii="Times New Roman" w:eastAsia="ＭＳ 明朝" w:hAnsi="Times New Roman" w:cs="Times New Roman"/>
                <w:rPrChange w:id="12285" w:author="Masato YOSHIKAWA" w:date="2026-01-20T12:23:00Z" w16du:dateUtc="2026-01-20T03:23:00Z">
                  <w:rPr>
                    <w:moveTo w:id="12286" w:author="Masato YOSHIKAWA" w:date="2026-01-20T12:21:00Z" w16du:dateUtc="2026-01-20T03:21:00Z"/>
                    <w:rFonts w:ascii="ＭＳ 明朝" w:eastAsia="ＭＳ 明朝" w:hAnsi="ＭＳ 明朝"/>
                  </w:rPr>
                </w:rPrChange>
              </w:rPr>
            </w:pPr>
            <w:moveTo w:id="12287" w:author="Masato YOSHIKAWA" w:date="2026-01-20T12:21:00Z" w16du:dateUtc="2026-01-20T03:21:00Z">
              <w:r w:rsidRPr="005B6842">
                <w:rPr>
                  <w:rFonts w:ascii="Times New Roman" w:eastAsia="ＭＳ 明朝" w:hAnsi="Times New Roman" w:cs="Times New Roman"/>
                  <w:rPrChange w:id="12288" w:author="Masato YOSHIKAWA" w:date="2026-01-20T12:23:00Z" w16du:dateUtc="2026-01-20T03:23:00Z">
                    <w:rPr>
                      <w:rFonts w:ascii="ＭＳ 明朝" w:eastAsia="ＭＳ 明朝" w:hAnsi="ＭＳ 明朝"/>
                    </w:rPr>
                  </w:rPrChange>
                </w:rPr>
                <w:t>Minimization</w:t>
              </w:r>
            </w:moveTo>
          </w:p>
        </w:tc>
      </w:tr>
      <w:tr w:rsidR="005B6842" w:rsidRPr="005B6842" w14:paraId="3174B160" w14:textId="77777777" w:rsidTr="00C45809">
        <w:tc>
          <w:tcPr>
            <w:tcW w:w="582" w:type="pct"/>
          </w:tcPr>
          <w:p w14:paraId="7EE66B10" w14:textId="77777777" w:rsidR="005B6842" w:rsidRPr="005B6842" w:rsidRDefault="005B6842" w:rsidP="00C45809">
            <w:pPr>
              <w:pStyle w:val="af8"/>
              <w:rPr>
                <w:moveTo w:id="12289" w:author="Masato YOSHIKAWA" w:date="2026-01-20T12:21:00Z" w16du:dateUtc="2026-01-20T03:21:00Z"/>
                <w:rFonts w:ascii="Times New Roman" w:eastAsia="ＭＳ 明朝" w:hAnsi="Times New Roman" w:cs="Times New Roman"/>
                <w:rPrChange w:id="12290" w:author="Masato YOSHIKAWA" w:date="2026-01-20T12:23:00Z" w16du:dateUtc="2026-01-20T03:23:00Z">
                  <w:rPr>
                    <w:moveTo w:id="12291" w:author="Masato YOSHIKAWA" w:date="2026-01-20T12:21:00Z" w16du:dateUtc="2026-01-20T03:21:00Z"/>
                    <w:rFonts w:ascii="ＭＳ 明朝" w:eastAsia="ＭＳ 明朝" w:hAnsi="ＭＳ 明朝"/>
                  </w:rPr>
                </w:rPrChange>
              </w:rPr>
            </w:pPr>
            <w:moveTo w:id="12292" w:author="Masato YOSHIKAWA" w:date="2026-01-20T12:21:00Z" w16du:dateUtc="2026-01-20T03:21:00Z">
              <w:r w:rsidRPr="005B6842">
                <w:rPr>
                  <w:rFonts w:ascii="Times New Roman" w:eastAsia="ＭＳ 明朝" w:hAnsi="Times New Roman" w:cs="Times New Roman" w:hint="eastAsia"/>
                  <w:rPrChange w:id="12293" w:author="Masato YOSHIKAWA" w:date="2026-01-20T12:23:00Z" w16du:dateUtc="2026-01-20T03:23:00Z">
                    <w:rPr>
                      <w:rFonts w:ascii="ＭＳ 明朝" w:eastAsia="ＭＳ 明朝" w:hAnsi="ＭＳ 明朝" w:hint="eastAsia"/>
                    </w:rPr>
                  </w:rPrChange>
                </w:rPr>
                <w:t>小春</w:t>
              </w:r>
            </w:moveTo>
          </w:p>
        </w:tc>
        <w:tc>
          <w:tcPr>
            <w:tcW w:w="583" w:type="pct"/>
          </w:tcPr>
          <w:p w14:paraId="68A639C6" w14:textId="77777777" w:rsidR="005B6842" w:rsidRPr="005B6842" w:rsidRDefault="005B6842" w:rsidP="00C45809">
            <w:pPr>
              <w:pStyle w:val="af8"/>
              <w:rPr>
                <w:moveTo w:id="12294" w:author="Masato YOSHIKAWA" w:date="2026-01-20T12:21:00Z" w16du:dateUtc="2026-01-20T03:21:00Z"/>
                <w:rFonts w:ascii="Times New Roman" w:eastAsia="ＭＳ 明朝" w:hAnsi="Times New Roman" w:cs="Times New Roman"/>
                <w:rPrChange w:id="12295" w:author="Masato YOSHIKAWA" w:date="2026-01-20T12:23:00Z" w16du:dateUtc="2026-01-20T03:23:00Z">
                  <w:rPr>
                    <w:moveTo w:id="12296" w:author="Masato YOSHIKAWA" w:date="2026-01-20T12:21:00Z" w16du:dateUtc="2026-01-20T03:21:00Z"/>
                    <w:rFonts w:ascii="ＭＳ 明朝" w:eastAsia="ＭＳ 明朝" w:hAnsi="ＭＳ 明朝"/>
                  </w:rPr>
                </w:rPrChange>
              </w:rPr>
            </w:pPr>
            <w:moveTo w:id="12297" w:author="Masato YOSHIKAWA" w:date="2026-01-20T12:21:00Z" w16du:dateUtc="2026-01-20T03:21:00Z">
              <w:r w:rsidRPr="005B6842">
                <w:rPr>
                  <w:rFonts w:ascii="Times New Roman" w:eastAsia="ＭＳ 明朝" w:hAnsi="Times New Roman" w:cs="Times New Roman"/>
                  <w:rPrChange w:id="12298" w:author="Masato YOSHIKAWA" w:date="2026-01-20T12:23:00Z" w16du:dateUtc="2026-01-20T03:23:00Z">
                    <w:rPr>
                      <w:rFonts w:ascii="ＭＳ 明朝" w:eastAsia="ＭＳ 明朝" w:hAnsi="ＭＳ 明朝"/>
                    </w:rPr>
                  </w:rPrChange>
                </w:rPr>
                <w:t>Indian Summer</w:t>
              </w:r>
            </w:moveTo>
          </w:p>
        </w:tc>
        <w:tc>
          <w:tcPr>
            <w:tcW w:w="629" w:type="pct"/>
          </w:tcPr>
          <w:p w14:paraId="4C034F99" w14:textId="77777777" w:rsidR="005B6842" w:rsidRPr="005B6842" w:rsidRDefault="005B6842" w:rsidP="00C45809">
            <w:pPr>
              <w:pStyle w:val="af8"/>
              <w:rPr>
                <w:moveTo w:id="12299" w:author="Masato YOSHIKAWA" w:date="2026-01-20T12:21:00Z" w16du:dateUtc="2026-01-20T03:21:00Z"/>
                <w:rFonts w:ascii="Times New Roman" w:eastAsia="ＭＳ 明朝" w:hAnsi="Times New Roman" w:cs="Times New Roman"/>
                <w:rPrChange w:id="12300" w:author="Masato YOSHIKAWA" w:date="2026-01-20T12:23:00Z" w16du:dateUtc="2026-01-20T03:23:00Z">
                  <w:rPr>
                    <w:moveTo w:id="12301" w:author="Masato YOSHIKAWA" w:date="2026-01-20T12:21:00Z" w16du:dateUtc="2026-01-20T03:21:00Z"/>
                    <w:rFonts w:ascii="ＭＳ 明朝" w:eastAsia="ＭＳ 明朝" w:hAnsi="ＭＳ 明朝"/>
                  </w:rPr>
                </w:rPrChange>
              </w:rPr>
            </w:pPr>
            <w:moveTo w:id="12302" w:author="Masato YOSHIKAWA" w:date="2026-01-20T12:21:00Z" w16du:dateUtc="2026-01-20T03:21:00Z">
              <w:r w:rsidRPr="005B6842">
                <w:rPr>
                  <w:rFonts w:ascii="Times New Roman" w:eastAsia="ＭＳ 明朝" w:hAnsi="Times New Roman" w:cs="Times New Roman"/>
                  <w:rPrChange w:id="12303" w:author="Masato YOSHIKAWA" w:date="2026-01-20T12:23:00Z" w16du:dateUtc="2026-01-20T03:23:00Z">
                    <w:rPr>
                      <w:rFonts w:ascii="ＭＳ 明朝" w:eastAsia="ＭＳ 明朝" w:hAnsi="ＭＳ 明朝"/>
                    </w:rPr>
                  </w:rPrChange>
                </w:rPr>
                <w:t>Indian summer</w:t>
              </w:r>
            </w:moveTo>
          </w:p>
        </w:tc>
        <w:tc>
          <w:tcPr>
            <w:tcW w:w="779" w:type="pct"/>
          </w:tcPr>
          <w:p w14:paraId="36118549" w14:textId="77777777" w:rsidR="005B6842" w:rsidRPr="005B6842" w:rsidRDefault="005B6842" w:rsidP="00C45809">
            <w:pPr>
              <w:pStyle w:val="af8"/>
              <w:rPr>
                <w:moveTo w:id="12304" w:author="Masato YOSHIKAWA" w:date="2026-01-20T12:21:00Z" w16du:dateUtc="2026-01-20T03:21:00Z"/>
                <w:rFonts w:ascii="Times New Roman" w:eastAsia="ＭＳ 明朝" w:hAnsi="Times New Roman" w:cs="Times New Roman"/>
                <w:rPrChange w:id="12305" w:author="Masato YOSHIKAWA" w:date="2026-01-20T12:23:00Z" w16du:dateUtc="2026-01-20T03:23:00Z">
                  <w:rPr>
                    <w:moveTo w:id="12306" w:author="Masato YOSHIKAWA" w:date="2026-01-20T12:21:00Z" w16du:dateUtc="2026-01-20T03:21:00Z"/>
                    <w:rFonts w:ascii="ＭＳ 明朝" w:eastAsia="ＭＳ 明朝" w:hAnsi="ＭＳ 明朝"/>
                  </w:rPr>
                </w:rPrChange>
              </w:rPr>
            </w:pPr>
            <w:moveTo w:id="12307" w:author="Masato YOSHIKAWA" w:date="2026-01-20T12:21:00Z" w16du:dateUtc="2026-01-20T03:21:00Z">
              <w:r w:rsidRPr="005B6842">
                <w:rPr>
                  <w:rFonts w:ascii="Times New Roman" w:eastAsia="ＭＳ 明朝" w:hAnsi="Times New Roman" w:cs="Times New Roman"/>
                  <w:rPrChange w:id="12308" w:author="Masato YOSHIKAWA" w:date="2026-01-20T12:23:00Z" w16du:dateUtc="2026-01-20T03:23:00Z">
                    <w:rPr>
                      <w:rFonts w:ascii="ＭＳ 明朝" w:eastAsia="ＭＳ 明朝" w:hAnsi="ＭＳ 明朝"/>
                    </w:rPr>
                  </w:rPrChange>
                </w:rPr>
                <w:t>Established equivalent</w:t>
              </w:r>
            </w:moveTo>
          </w:p>
        </w:tc>
        <w:tc>
          <w:tcPr>
            <w:tcW w:w="744" w:type="pct"/>
          </w:tcPr>
          <w:p w14:paraId="59332027" w14:textId="77777777" w:rsidR="005B6842" w:rsidRPr="005B6842" w:rsidRDefault="005B6842" w:rsidP="00C45809">
            <w:pPr>
              <w:pStyle w:val="af8"/>
              <w:rPr>
                <w:moveTo w:id="12309" w:author="Masato YOSHIKAWA" w:date="2026-01-20T12:21:00Z" w16du:dateUtc="2026-01-20T03:21:00Z"/>
                <w:rFonts w:ascii="Times New Roman" w:eastAsia="ＭＳ 明朝" w:hAnsi="Times New Roman" w:cs="Times New Roman"/>
                <w:rPrChange w:id="12310" w:author="Masato YOSHIKAWA" w:date="2026-01-20T12:23:00Z" w16du:dateUtc="2026-01-20T03:23:00Z">
                  <w:rPr>
                    <w:moveTo w:id="12311" w:author="Masato YOSHIKAWA" w:date="2026-01-20T12:21:00Z" w16du:dateUtc="2026-01-20T03:21:00Z"/>
                    <w:rFonts w:ascii="ＭＳ 明朝" w:eastAsia="ＭＳ 明朝" w:hAnsi="ＭＳ 明朝"/>
                  </w:rPr>
                </w:rPrChange>
              </w:rPr>
            </w:pPr>
            <w:moveTo w:id="12312" w:author="Masato YOSHIKAWA" w:date="2026-01-20T12:21:00Z" w16du:dateUtc="2026-01-20T03:21:00Z">
              <w:r w:rsidRPr="005B6842">
                <w:rPr>
                  <w:rFonts w:ascii="Times New Roman" w:eastAsia="ＭＳ 明朝" w:hAnsi="Times New Roman" w:cs="Times New Roman"/>
                  <w:rPrChange w:id="12313" w:author="Masato YOSHIKAWA" w:date="2026-01-20T12:23:00Z" w16du:dateUtc="2026-01-20T03:23:00Z">
                    <w:rPr>
                      <w:rFonts w:ascii="ＭＳ 明朝" w:eastAsia="ＭＳ 明朝" w:hAnsi="ＭＳ 明朝"/>
                    </w:rPr>
                  </w:rPrChange>
                </w:rPr>
                <w:t>Minimization</w:t>
              </w:r>
            </w:moveTo>
          </w:p>
        </w:tc>
        <w:tc>
          <w:tcPr>
            <w:tcW w:w="851" w:type="pct"/>
          </w:tcPr>
          <w:p w14:paraId="196561D2" w14:textId="77777777" w:rsidR="005B6842" w:rsidRPr="005B6842" w:rsidRDefault="005B6842" w:rsidP="00C45809">
            <w:pPr>
              <w:pStyle w:val="af8"/>
              <w:rPr>
                <w:moveTo w:id="12314" w:author="Masato YOSHIKAWA" w:date="2026-01-20T12:21:00Z" w16du:dateUtc="2026-01-20T03:21:00Z"/>
                <w:rFonts w:ascii="Times New Roman" w:eastAsia="ＭＳ 明朝" w:hAnsi="Times New Roman" w:cs="Times New Roman"/>
                <w:rPrChange w:id="12315" w:author="Masato YOSHIKAWA" w:date="2026-01-20T12:23:00Z" w16du:dateUtc="2026-01-20T03:23:00Z">
                  <w:rPr>
                    <w:moveTo w:id="12316" w:author="Masato YOSHIKAWA" w:date="2026-01-20T12:21:00Z" w16du:dateUtc="2026-01-20T03:21:00Z"/>
                    <w:rFonts w:ascii="ＭＳ 明朝" w:eastAsia="ＭＳ 明朝" w:hAnsi="ＭＳ 明朝"/>
                  </w:rPr>
                </w:rPrChange>
              </w:rPr>
            </w:pPr>
            <w:moveTo w:id="12317" w:author="Masato YOSHIKAWA" w:date="2026-01-20T12:21:00Z" w16du:dateUtc="2026-01-20T03:21:00Z">
              <w:r w:rsidRPr="005B6842">
                <w:rPr>
                  <w:rFonts w:ascii="Times New Roman" w:eastAsia="ＭＳ 明朝" w:hAnsi="Times New Roman" w:cs="Times New Roman"/>
                  <w:rPrChange w:id="12318" w:author="Masato YOSHIKAWA" w:date="2026-01-20T12:23:00Z" w16du:dateUtc="2026-01-20T03:23:00Z">
                    <w:rPr>
                      <w:rFonts w:ascii="ＭＳ 明朝" w:eastAsia="ＭＳ 明朝" w:hAnsi="ＭＳ 明朝"/>
                    </w:rPr>
                  </w:rPrChange>
                </w:rPr>
                <w:t>Established equivalent</w:t>
              </w:r>
            </w:moveTo>
          </w:p>
        </w:tc>
        <w:tc>
          <w:tcPr>
            <w:tcW w:w="831" w:type="pct"/>
          </w:tcPr>
          <w:p w14:paraId="61666D1C" w14:textId="77777777" w:rsidR="005B6842" w:rsidRPr="005B6842" w:rsidRDefault="005B6842" w:rsidP="00C45809">
            <w:pPr>
              <w:pStyle w:val="af8"/>
              <w:rPr>
                <w:moveTo w:id="12319" w:author="Masato YOSHIKAWA" w:date="2026-01-20T12:21:00Z" w16du:dateUtc="2026-01-20T03:21:00Z"/>
                <w:rFonts w:ascii="Times New Roman" w:eastAsia="ＭＳ 明朝" w:hAnsi="Times New Roman" w:cs="Times New Roman"/>
                <w:rPrChange w:id="12320" w:author="Masato YOSHIKAWA" w:date="2026-01-20T12:23:00Z" w16du:dateUtc="2026-01-20T03:23:00Z">
                  <w:rPr>
                    <w:moveTo w:id="12321" w:author="Masato YOSHIKAWA" w:date="2026-01-20T12:21:00Z" w16du:dateUtc="2026-01-20T03:21:00Z"/>
                    <w:rFonts w:ascii="ＭＳ 明朝" w:eastAsia="ＭＳ 明朝" w:hAnsi="ＭＳ 明朝"/>
                  </w:rPr>
                </w:rPrChange>
              </w:rPr>
            </w:pPr>
            <w:moveTo w:id="12322" w:author="Masato YOSHIKAWA" w:date="2026-01-20T12:21:00Z" w16du:dateUtc="2026-01-20T03:21:00Z">
              <w:r w:rsidRPr="005B6842">
                <w:rPr>
                  <w:rFonts w:ascii="Times New Roman" w:eastAsia="ＭＳ 明朝" w:hAnsi="Times New Roman" w:cs="Times New Roman"/>
                  <w:rPrChange w:id="12323" w:author="Masato YOSHIKAWA" w:date="2026-01-20T12:23:00Z" w16du:dateUtc="2026-01-20T03:23:00Z">
                    <w:rPr>
                      <w:rFonts w:ascii="ＭＳ 明朝" w:eastAsia="ＭＳ 明朝" w:hAnsi="ＭＳ 明朝"/>
                    </w:rPr>
                  </w:rPrChange>
                </w:rPr>
                <w:t>Minimization</w:t>
              </w:r>
            </w:moveTo>
          </w:p>
        </w:tc>
      </w:tr>
      <w:tr w:rsidR="005B6842" w:rsidRPr="005B6842" w14:paraId="628C2FF3" w14:textId="77777777" w:rsidTr="00C45809">
        <w:tc>
          <w:tcPr>
            <w:tcW w:w="582" w:type="pct"/>
          </w:tcPr>
          <w:p w14:paraId="64C5806C" w14:textId="77777777" w:rsidR="005B6842" w:rsidRPr="005B6842" w:rsidRDefault="005B6842" w:rsidP="00C45809">
            <w:pPr>
              <w:pStyle w:val="af8"/>
              <w:rPr>
                <w:moveTo w:id="12324" w:author="Masato YOSHIKAWA" w:date="2026-01-20T12:21:00Z" w16du:dateUtc="2026-01-20T03:21:00Z"/>
                <w:rFonts w:ascii="Times New Roman" w:eastAsia="ＭＳ 明朝" w:hAnsi="Times New Roman" w:cs="Times New Roman"/>
                <w:rPrChange w:id="12325" w:author="Masato YOSHIKAWA" w:date="2026-01-20T12:23:00Z" w16du:dateUtc="2026-01-20T03:23:00Z">
                  <w:rPr>
                    <w:moveTo w:id="12326" w:author="Masato YOSHIKAWA" w:date="2026-01-20T12:21:00Z" w16du:dateUtc="2026-01-20T03:21:00Z"/>
                    <w:rFonts w:ascii="ＭＳ 明朝" w:eastAsia="ＭＳ 明朝" w:hAnsi="ＭＳ 明朝"/>
                  </w:rPr>
                </w:rPrChange>
              </w:rPr>
            </w:pPr>
            <w:moveTo w:id="12327" w:author="Masato YOSHIKAWA" w:date="2026-01-20T12:21:00Z" w16du:dateUtc="2026-01-20T03:21:00Z">
              <w:r w:rsidRPr="005B6842">
                <w:rPr>
                  <w:rFonts w:ascii="Times New Roman" w:eastAsia="ＭＳ 明朝" w:hAnsi="Times New Roman" w:cs="Times New Roman" w:hint="eastAsia"/>
                  <w:rPrChange w:id="12328" w:author="Masato YOSHIKAWA" w:date="2026-01-20T12:23:00Z" w16du:dateUtc="2026-01-20T03:23:00Z">
                    <w:rPr>
                      <w:rFonts w:ascii="ＭＳ 明朝" w:eastAsia="ＭＳ 明朝" w:hAnsi="ＭＳ 明朝" w:hint="eastAsia"/>
                    </w:rPr>
                  </w:rPrChange>
                </w:rPr>
                <w:t>銀杏</w:t>
              </w:r>
            </w:moveTo>
          </w:p>
        </w:tc>
        <w:tc>
          <w:tcPr>
            <w:tcW w:w="583" w:type="pct"/>
          </w:tcPr>
          <w:p w14:paraId="07DC9331" w14:textId="77777777" w:rsidR="005B6842" w:rsidRPr="005B6842" w:rsidRDefault="005B6842" w:rsidP="00C45809">
            <w:pPr>
              <w:pStyle w:val="af8"/>
              <w:rPr>
                <w:moveTo w:id="12329" w:author="Masato YOSHIKAWA" w:date="2026-01-20T12:21:00Z" w16du:dateUtc="2026-01-20T03:21:00Z"/>
                <w:rFonts w:ascii="Times New Roman" w:eastAsia="ＭＳ 明朝" w:hAnsi="Times New Roman" w:cs="Times New Roman"/>
                <w:rPrChange w:id="12330" w:author="Masato YOSHIKAWA" w:date="2026-01-20T12:23:00Z" w16du:dateUtc="2026-01-20T03:23:00Z">
                  <w:rPr>
                    <w:moveTo w:id="12331" w:author="Masato YOSHIKAWA" w:date="2026-01-20T12:21:00Z" w16du:dateUtc="2026-01-20T03:21:00Z"/>
                    <w:rFonts w:ascii="ＭＳ 明朝" w:eastAsia="ＭＳ 明朝" w:hAnsi="ＭＳ 明朝"/>
                  </w:rPr>
                </w:rPrChange>
              </w:rPr>
            </w:pPr>
            <w:moveTo w:id="12332" w:author="Masato YOSHIKAWA" w:date="2026-01-20T12:21:00Z" w16du:dateUtc="2026-01-20T03:21:00Z">
              <w:r w:rsidRPr="005B6842">
                <w:rPr>
                  <w:rFonts w:ascii="Times New Roman" w:eastAsia="ＭＳ 明朝" w:hAnsi="Times New Roman" w:cs="Times New Roman"/>
                  <w:rPrChange w:id="12333" w:author="Masato YOSHIKAWA" w:date="2026-01-20T12:23:00Z" w16du:dateUtc="2026-01-20T03:23:00Z">
                    <w:rPr>
                      <w:rFonts w:ascii="ＭＳ 明朝" w:eastAsia="ＭＳ 明朝" w:hAnsi="ＭＳ 明朝"/>
                    </w:rPr>
                  </w:rPrChange>
                </w:rPr>
                <w:t>gingko-tree</w:t>
              </w:r>
            </w:moveTo>
          </w:p>
        </w:tc>
        <w:tc>
          <w:tcPr>
            <w:tcW w:w="629" w:type="pct"/>
          </w:tcPr>
          <w:p w14:paraId="34077E1E" w14:textId="77777777" w:rsidR="005B6842" w:rsidRPr="005B6842" w:rsidRDefault="005B6842" w:rsidP="00C45809">
            <w:pPr>
              <w:pStyle w:val="af8"/>
              <w:rPr>
                <w:moveTo w:id="12334" w:author="Masato YOSHIKAWA" w:date="2026-01-20T12:21:00Z" w16du:dateUtc="2026-01-20T03:21:00Z"/>
                <w:rFonts w:ascii="Times New Roman" w:eastAsia="ＭＳ 明朝" w:hAnsi="Times New Roman" w:cs="Times New Roman"/>
                <w:rPrChange w:id="12335" w:author="Masato YOSHIKAWA" w:date="2026-01-20T12:23:00Z" w16du:dateUtc="2026-01-20T03:23:00Z">
                  <w:rPr>
                    <w:moveTo w:id="12336" w:author="Masato YOSHIKAWA" w:date="2026-01-20T12:21:00Z" w16du:dateUtc="2026-01-20T03:21:00Z"/>
                    <w:rFonts w:ascii="ＭＳ 明朝" w:eastAsia="ＭＳ 明朝" w:hAnsi="ＭＳ 明朝"/>
                  </w:rPr>
                </w:rPrChange>
              </w:rPr>
            </w:pPr>
            <w:moveTo w:id="12337" w:author="Masato YOSHIKAWA" w:date="2026-01-20T12:21:00Z" w16du:dateUtc="2026-01-20T03:21:00Z">
              <w:r w:rsidRPr="005B6842">
                <w:rPr>
                  <w:rFonts w:ascii="Times New Roman" w:eastAsia="ＭＳ 明朝" w:hAnsi="Times New Roman" w:cs="Times New Roman"/>
                  <w:rPrChange w:id="12338" w:author="Masato YOSHIKAWA" w:date="2026-01-20T12:23:00Z" w16du:dateUtc="2026-01-20T03:23:00Z">
                    <w:rPr>
                      <w:rFonts w:ascii="ＭＳ 明朝" w:eastAsia="ＭＳ 明朝" w:hAnsi="ＭＳ 明朝"/>
                    </w:rPr>
                  </w:rPrChange>
                </w:rPr>
                <w:t>gingko tree</w:t>
              </w:r>
            </w:moveTo>
          </w:p>
        </w:tc>
        <w:tc>
          <w:tcPr>
            <w:tcW w:w="779" w:type="pct"/>
          </w:tcPr>
          <w:p w14:paraId="1E7E0B09" w14:textId="77777777" w:rsidR="005B6842" w:rsidRPr="005B6842" w:rsidRDefault="005B6842" w:rsidP="00C45809">
            <w:pPr>
              <w:pStyle w:val="af8"/>
              <w:rPr>
                <w:moveTo w:id="12339" w:author="Masato YOSHIKAWA" w:date="2026-01-20T12:21:00Z" w16du:dateUtc="2026-01-20T03:21:00Z"/>
                <w:rFonts w:ascii="Times New Roman" w:eastAsia="ＭＳ 明朝" w:hAnsi="Times New Roman" w:cs="Times New Roman"/>
                <w:rPrChange w:id="12340" w:author="Masato YOSHIKAWA" w:date="2026-01-20T12:23:00Z" w16du:dateUtc="2026-01-20T03:23:00Z">
                  <w:rPr>
                    <w:moveTo w:id="12341" w:author="Masato YOSHIKAWA" w:date="2026-01-20T12:21:00Z" w16du:dateUtc="2026-01-20T03:21:00Z"/>
                    <w:rFonts w:ascii="ＭＳ 明朝" w:eastAsia="ＭＳ 明朝" w:hAnsi="ＭＳ 明朝"/>
                  </w:rPr>
                </w:rPrChange>
              </w:rPr>
            </w:pPr>
            <w:moveTo w:id="12342" w:author="Masato YOSHIKAWA" w:date="2026-01-20T12:21:00Z" w16du:dateUtc="2026-01-20T03:21:00Z">
              <w:r w:rsidRPr="005B6842">
                <w:rPr>
                  <w:rFonts w:ascii="Times New Roman" w:eastAsia="ＭＳ 明朝" w:hAnsi="Times New Roman" w:cs="Times New Roman"/>
                  <w:rPrChange w:id="12343" w:author="Masato YOSHIKAWA" w:date="2026-01-20T12:23:00Z" w16du:dateUtc="2026-01-20T03:23:00Z">
                    <w:rPr>
                      <w:rFonts w:ascii="ＭＳ 明朝" w:eastAsia="ＭＳ 明朝" w:hAnsi="ＭＳ 明朝"/>
                    </w:rPr>
                  </w:rPrChange>
                </w:rPr>
                <w:t>Established equivalent</w:t>
              </w:r>
            </w:moveTo>
          </w:p>
        </w:tc>
        <w:tc>
          <w:tcPr>
            <w:tcW w:w="744" w:type="pct"/>
          </w:tcPr>
          <w:p w14:paraId="647A0C58" w14:textId="77777777" w:rsidR="005B6842" w:rsidRPr="005B6842" w:rsidRDefault="005B6842" w:rsidP="00C45809">
            <w:pPr>
              <w:pStyle w:val="af8"/>
              <w:rPr>
                <w:moveTo w:id="12344" w:author="Masato YOSHIKAWA" w:date="2026-01-20T12:21:00Z" w16du:dateUtc="2026-01-20T03:21:00Z"/>
                <w:rFonts w:ascii="Times New Roman" w:eastAsia="ＭＳ 明朝" w:hAnsi="Times New Roman" w:cs="Times New Roman"/>
                <w:rPrChange w:id="12345" w:author="Masato YOSHIKAWA" w:date="2026-01-20T12:23:00Z" w16du:dateUtc="2026-01-20T03:23:00Z">
                  <w:rPr>
                    <w:moveTo w:id="12346" w:author="Masato YOSHIKAWA" w:date="2026-01-20T12:21:00Z" w16du:dateUtc="2026-01-20T03:21:00Z"/>
                    <w:rFonts w:ascii="ＭＳ 明朝" w:eastAsia="ＭＳ 明朝" w:hAnsi="ＭＳ 明朝"/>
                  </w:rPr>
                </w:rPrChange>
              </w:rPr>
            </w:pPr>
            <w:moveTo w:id="12347" w:author="Masato YOSHIKAWA" w:date="2026-01-20T12:21:00Z" w16du:dateUtc="2026-01-20T03:21:00Z">
              <w:r w:rsidRPr="005B6842">
                <w:rPr>
                  <w:rFonts w:ascii="Times New Roman" w:eastAsia="ＭＳ 明朝" w:hAnsi="Times New Roman" w:cs="Times New Roman"/>
                  <w:rPrChange w:id="12348" w:author="Masato YOSHIKAWA" w:date="2026-01-20T12:23:00Z" w16du:dateUtc="2026-01-20T03:23:00Z">
                    <w:rPr>
                      <w:rFonts w:ascii="ＭＳ 明朝" w:eastAsia="ＭＳ 明朝" w:hAnsi="ＭＳ 明朝"/>
                    </w:rPr>
                  </w:rPrChange>
                </w:rPr>
                <w:t>Minimization</w:t>
              </w:r>
            </w:moveTo>
          </w:p>
        </w:tc>
        <w:tc>
          <w:tcPr>
            <w:tcW w:w="851" w:type="pct"/>
          </w:tcPr>
          <w:p w14:paraId="39386F06" w14:textId="77777777" w:rsidR="005B6842" w:rsidRPr="005B6842" w:rsidRDefault="005B6842" w:rsidP="00C45809">
            <w:pPr>
              <w:pStyle w:val="af8"/>
              <w:rPr>
                <w:moveTo w:id="12349" w:author="Masato YOSHIKAWA" w:date="2026-01-20T12:21:00Z" w16du:dateUtc="2026-01-20T03:21:00Z"/>
                <w:rFonts w:ascii="Times New Roman" w:eastAsia="ＭＳ 明朝" w:hAnsi="Times New Roman" w:cs="Times New Roman"/>
                <w:rPrChange w:id="12350" w:author="Masato YOSHIKAWA" w:date="2026-01-20T12:23:00Z" w16du:dateUtc="2026-01-20T03:23:00Z">
                  <w:rPr>
                    <w:moveTo w:id="12351" w:author="Masato YOSHIKAWA" w:date="2026-01-20T12:21:00Z" w16du:dateUtc="2026-01-20T03:21:00Z"/>
                    <w:rFonts w:ascii="ＭＳ 明朝" w:eastAsia="ＭＳ 明朝" w:hAnsi="ＭＳ 明朝"/>
                  </w:rPr>
                </w:rPrChange>
              </w:rPr>
            </w:pPr>
            <w:moveTo w:id="12352" w:author="Masato YOSHIKAWA" w:date="2026-01-20T12:21:00Z" w16du:dateUtc="2026-01-20T03:21:00Z">
              <w:r w:rsidRPr="005B6842">
                <w:rPr>
                  <w:rFonts w:ascii="Times New Roman" w:eastAsia="ＭＳ 明朝" w:hAnsi="Times New Roman" w:cs="Times New Roman"/>
                  <w:rPrChange w:id="12353" w:author="Masato YOSHIKAWA" w:date="2026-01-20T12:23:00Z" w16du:dateUtc="2026-01-20T03:23:00Z">
                    <w:rPr>
                      <w:rFonts w:ascii="ＭＳ 明朝" w:eastAsia="ＭＳ 明朝" w:hAnsi="ＭＳ 明朝"/>
                    </w:rPr>
                  </w:rPrChange>
                </w:rPr>
                <w:t>Established equivalent</w:t>
              </w:r>
            </w:moveTo>
          </w:p>
        </w:tc>
        <w:tc>
          <w:tcPr>
            <w:tcW w:w="831" w:type="pct"/>
          </w:tcPr>
          <w:p w14:paraId="450817F7" w14:textId="77777777" w:rsidR="005B6842" w:rsidRPr="005B6842" w:rsidRDefault="005B6842" w:rsidP="00C45809">
            <w:pPr>
              <w:pStyle w:val="af8"/>
              <w:rPr>
                <w:moveTo w:id="12354" w:author="Masato YOSHIKAWA" w:date="2026-01-20T12:21:00Z" w16du:dateUtc="2026-01-20T03:21:00Z"/>
                <w:rFonts w:ascii="Times New Roman" w:eastAsia="ＭＳ 明朝" w:hAnsi="Times New Roman" w:cs="Times New Roman"/>
                <w:rPrChange w:id="12355" w:author="Masato YOSHIKAWA" w:date="2026-01-20T12:23:00Z" w16du:dateUtc="2026-01-20T03:23:00Z">
                  <w:rPr>
                    <w:moveTo w:id="12356" w:author="Masato YOSHIKAWA" w:date="2026-01-20T12:21:00Z" w16du:dateUtc="2026-01-20T03:21:00Z"/>
                    <w:rFonts w:ascii="ＭＳ 明朝" w:eastAsia="ＭＳ 明朝" w:hAnsi="ＭＳ 明朝"/>
                  </w:rPr>
                </w:rPrChange>
              </w:rPr>
            </w:pPr>
            <w:moveTo w:id="12357" w:author="Masato YOSHIKAWA" w:date="2026-01-20T12:21:00Z" w16du:dateUtc="2026-01-20T03:21:00Z">
              <w:r w:rsidRPr="005B6842">
                <w:rPr>
                  <w:rFonts w:ascii="Times New Roman" w:eastAsia="ＭＳ 明朝" w:hAnsi="Times New Roman" w:cs="Times New Roman"/>
                  <w:rPrChange w:id="12358" w:author="Masato YOSHIKAWA" w:date="2026-01-20T12:23:00Z" w16du:dateUtc="2026-01-20T03:23:00Z">
                    <w:rPr>
                      <w:rFonts w:ascii="ＭＳ 明朝" w:eastAsia="ＭＳ 明朝" w:hAnsi="ＭＳ 明朝"/>
                    </w:rPr>
                  </w:rPrChange>
                </w:rPr>
                <w:t>Minimization</w:t>
              </w:r>
            </w:moveTo>
          </w:p>
        </w:tc>
      </w:tr>
      <w:tr w:rsidR="005B6842" w:rsidRPr="005B6842" w14:paraId="1EFC4D7F" w14:textId="77777777" w:rsidTr="00C45809">
        <w:tc>
          <w:tcPr>
            <w:tcW w:w="582" w:type="pct"/>
          </w:tcPr>
          <w:p w14:paraId="37187996" w14:textId="77777777" w:rsidR="005B6842" w:rsidRPr="005B6842" w:rsidRDefault="005B6842" w:rsidP="00C45809">
            <w:pPr>
              <w:pStyle w:val="af8"/>
              <w:rPr>
                <w:moveTo w:id="12359" w:author="Masato YOSHIKAWA" w:date="2026-01-20T12:21:00Z" w16du:dateUtc="2026-01-20T03:21:00Z"/>
                <w:rFonts w:ascii="Times New Roman" w:eastAsia="ＭＳ 明朝" w:hAnsi="Times New Roman" w:cs="Times New Roman"/>
                <w:rPrChange w:id="12360" w:author="Masato YOSHIKAWA" w:date="2026-01-20T12:23:00Z" w16du:dateUtc="2026-01-20T03:23:00Z">
                  <w:rPr>
                    <w:moveTo w:id="12361" w:author="Masato YOSHIKAWA" w:date="2026-01-20T12:21:00Z" w16du:dateUtc="2026-01-20T03:21:00Z"/>
                    <w:rFonts w:ascii="ＭＳ 明朝" w:eastAsia="ＭＳ 明朝" w:hAnsi="ＭＳ 明朝"/>
                  </w:rPr>
                </w:rPrChange>
              </w:rPr>
            </w:pPr>
            <w:moveTo w:id="12362" w:author="Masato YOSHIKAWA" w:date="2026-01-20T12:21:00Z" w16du:dateUtc="2026-01-20T03:21:00Z">
              <w:r w:rsidRPr="005B6842">
                <w:rPr>
                  <w:rFonts w:ascii="Times New Roman" w:eastAsia="ＭＳ 明朝" w:hAnsi="Times New Roman" w:cs="Times New Roman" w:hint="eastAsia"/>
                  <w:rPrChange w:id="12363" w:author="Masato YOSHIKAWA" w:date="2026-01-20T12:23:00Z" w16du:dateUtc="2026-01-20T03:23:00Z">
                    <w:rPr>
                      <w:rFonts w:ascii="ＭＳ 明朝" w:eastAsia="ＭＳ 明朝" w:hAnsi="ＭＳ 明朝" w:hint="eastAsia"/>
                    </w:rPr>
                  </w:rPrChange>
                </w:rPr>
                <w:t>銀杏</w:t>
              </w:r>
            </w:moveTo>
          </w:p>
        </w:tc>
        <w:tc>
          <w:tcPr>
            <w:tcW w:w="583" w:type="pct"/>
          </w:tcPr>
          <w:p w14:paraId="40FD3015" w14:textId="77777777" w:rsidR="005B6842" w:rsidRPr="005B6842" w:rsidRDefault="005B6842" w:rsidP="00C45809">
            <w:pPr>
              <w:pStyle w:val="af8"/>
              <w:rPr>
                <w:moveTo w:id="12364" w:author="Masato YOSHIKAWA" w:date="2026-01-20T12:21:00Z" w16du:dateUtc="2026-01-20T03:21:00Z"/>
                <w:rFonts w:ascii="Times New Roman" w:eastAsia="ＭＳ 明朝" w:hAnsi="Times New Roman" w:cs="Times New Roman"/>
                <w:rPrChange w:id="12365" w:author="Masato YOSHIKAWA" w:date="2026-01-20T12:23:00Z" w16du:dateUtc="2026-01-20T03:23:00Z">
                  <w:rPr>
                    <w:moveTo w:id="12366" w:author="Masato YOSHIKAWA" w:date="2026-01-20T12:21:00Z" w16du:dateUtc="2026-01-20T03:21:00Z"/>
                    <w:rFonts w:ascii="ＭＳ 明朝" w:eastAsia="ＭＳ 明朝" w:hAnsi="ＭＳ 明朝"/>
                  </w:rPr>
                </w:rPrChange>
              </w:rPr>
            </w:pPr>
            <w:moveTo w:id="12367" w:author="Masato YOSHIKAWA" w:date="2026-01-20T12:21:00Z" w16du:dateUtc="2026-01-20T03:21:00Z">
              <w:r w:rsidRPr="005B6842">
                <w:rPr>
                  <w:rFonts w:ascii="Times New Roman" w:eastAsia="ＭＳ 明朝" w:hAnsi="Times New Roman" w:cs="Times New Roman"/>
                  <w:rPrChange w:id="12368" w:author="Masato YOSHIKAWA" w:date="2026-01-20T12:23:00Z" w16du:dateUtc="2026-01-20T03:23:00Z">
                    <w:rPr>
                      <w:rFonts w:ascii="ＭＳ 明朝" w:eastAsia="ＭＳ 明朝" w:hAnsi="ＭＳ 明朝"/>
                    </w:rPr>
                  </w:rPrChange>
                </w:rPr>
                <w:t>gingko-tree</w:t>
              </w:r>
            </w:moveTo>
          </w:p>
        </w:tc>
        <w:tc>
          <w:tcPr>
            <w:tcW w:w="629" w:type="pct"/>
          </w:tcPr>
          <w:p w14:paraId="4C2A5F22" w14:textId="77777777" w:rsidR="005B6842" w:rsidRPr="005B6842" w:rsidRDefault="005B6842" w:rsidP="00C45809">
            <w:pPr>
              <w:pStyle w:val="af8"/>
              <w:rPr>
                <w:moveTo w:id="12369" w:author="Masato YOSHIKAWA" w:date="2026-01-20T12:21:00Z" w16du:dateUtc="2026-01-20T03:21:00Z"/>
                <w:rFonts w:ascii="Times New Roman" w:eastAsia="ＭＳ 明朝" w:hAnsi="Times New Roman" w:cs="Times New Roman"/>
                <w:rPrChange w:id="12370" w:author="Masato YOSHIKAWA" w:date="2026-01-20T12:23:00Z" w16du:dateUtc="2026-01-20T03:23:00Z">
                  <w:rPr>
                    <w:moveTo w:id="12371" w:author="Masato YOSHIKAWA" w:date="2026-01-20T12:21:00Z" w16du:dateUtc="2026-01-20T03:21:00Z"/>
                    <w:rFonts w:ascii="ＭＳ 明朝" w:eastAsia="ＭＳ 明朝" w:hAnsi="ＭＳ 明朝"/>
                  </w:rPr>
                </w:rPrChange>
              </w:rPr>
            </w:pPr>
            <w:moveTo w:id="12372" w:author="Masato YOSHIKAWA" w:date="2026-01-20T12:21:00Z" w16du:dateUtc="2026-01-20T03:21:00Z">
              <w:r w:rsidRPr="005B6842">
                <w:rPr>
                  <w:rFonts w:ascii="Times New Roman" w:eastAsia="ＭＳ 明朝" w:hAnsi="Times New Roman" w:cs="Times New Roman"/>
                  <w:rPrChange w:id="12373" w:author="Masato YOSHIKAWA" w:date="2026-01-20T12:23:00Z" w16du:dateUtc="2026-01-20T03:23:00Z">
                    <w:rPr>
                      <w:rFonts w:ascii="ＭＳ 明朝" w:eastAsia="ＭＳ 明朝" w:hAnsi="ＭＳ 明朝"/>
                    </w:rPr>
                  </w:rPrChange>
                </w:rPr>
                <w:t>gingko tree</w:t>
              </w:r>
            </w:moveTo>
          </w:p>
        </w:tc>
        <w:tc>
          <w:tcPr>
            <w:tcW w:w="779" w:type="pct"/>
          </w:tcPr>
          <w:p w14:paraId="10907C76" w14:textId="77777777" w:rsidR="005B6842" w:rsidRPr="005B6842" w:rsidRDefault="005B6842" w:rsidP="00C45809">
            <w:pPr>
              <w:pStyle w:val="af8"/>
              <w:rPr>
                <w:moveTo w:id="12374" w:author="Masato YOSHIKAWA" w:date="2026-01-20T12:21:00Z" w16du:dateUtc="2026-01-20T03:21:00Z"/>
                <w:rFonts w:ascii="Times New Roman" w:eastAsia="ＭＳ 明朝" w:hAnsi="Times New Roman" w:cs="Times New Roman"/>
                <w:rPrChange w:id="12375" w:author="Masato YOSHIKAWA" w:date="2026-01-20T12:23:00Z" w16du:dateUtc="2026-01-20T03:23:00Z">
                  <w:rPr>
                    <w:moveTo w:id="12376" w:author="Masato YOSHIKAWA" w:date="2026-01-20T12:21:00Z" w16du:dateUtc="2026-01-20T03:21:00Z"/>
                    <w:rFonts w:ascii="ＭＳ 明朝" w:eastAsia="ＭＳ 明朝" w:hAnsi="ＭＳ 明朝"/>
                  </w:rPr>
                </w:rPrChange>
              </w:rPr>
            </w:pPr>
            <w:moveTo w:id="12377" w:author="Masato YOSHIKAWA" w:date="2026-01-20T12:21:00Z" w16du:dateUtc="2026-01-20T03:21:00Z">
              <w:r w:rsidRPr="005B6842">
                <w:rPr>
                  <w:rFonts w:ascii="Times New Roman" w:eastAsia="ＭＳ 明朝" w:hAnsi="Times New Roman" w:cs="Times New Roman"/>
                  <w:rPrChange w:id="12378" w:author="Masato YOSHIKAWA" w:date="2026-01-20T12:23:00Z" w16du:dateUtc="2026-01-20T03:23:00Z">
                    <w:rPr>
                      <w:rFonts w:ascii="ＭＳ 明朝" w:eastAsia="ＭＳ 明朝" w:hAnsi="ＭＳ 明朝"/>
                    </w:rPr>
                  </w:rPrChange>
                </w:rPr>
                <w:t>Established equivalent</w:t>
              </w:r>
            </w:moveTo>
          </w:p>
        </w:tc>
        <w:tc>
          <w:tcPr>
            <w:tcW w:w="744" w:type="pct"/>
          </w:tcPr>
          <w:p w14:paraId="12037DEE" w14:textId="77777777" w:rsidR="005B6842" w:rsidRPr="005B6842" w:rsidRDefault="005B6842" w:rsidP="00C45809">
            <w:pPr>
              <w:pStyle w:val="af8"/>
              <w:rPr>
                <w:moveTo w:id="12379" w:author="Masato YOSHIKAWA" w:date="2026-01-20T12:21:00Z" w16du:dateUtc="2026-01-20T03:21:00Z"/>
                <w:rFonts w:ascii="Times New Roman" w:eastAsia="ＭＳ 明朝" w:hAnsi="Times New Roman" w:cs="Times New Roman"/>
                <w:rPrChange w:id="12380" w:author="Masato YOSHIKAWA" w:date="2026-01-20T12:23:00Z" w16du:dateUtc="2026-01-20T03:23:00Z">
                  <w:rPr>
                    <w:moveTo w:id="12381" w:author="Masato YOSHIKAWA" w:date="2026-01-20T12:21:00Z" w16du:dateUtc="2026-01-20T03:21:00Z"/>
                    <w:rFonts w:ascii="ＭＳ 明朝" w:eastAsia="ＭＳ 明朝" w:hAnsi="ＭＳ 明朝"/>
                  </w:rPr>
                </w:rPrChange>
              </w:rPr>
            </w:pPr>
            <w:moveTo w:id="12382" w:author="Masato YOSHIKAWA" w:date="2026-01-20T12:21:00Z" w16du:dateUtc="2026-01-20T03:21:00Z">
              <w:r w:rsidRPr="005B6842">
                <w:rPr>
                  <w:rFonts w:ascii="Times New Roman" w:eastAsia="ＭＳ 明朝" w:hAnsi="Times New Roman" w:cs="Times New Roman"/>
                  <w:rPrChange w:id="12383" w:author="Masato YOSHIKAWA" w:date="2026-01-20T12:23:00Z" w16du:dateUtc="2026-01-20T03:23:00Z">
                    <w:rPr>
                      <w:rFonts w:ascii="ＭＳ 明朝" w:eastAsia="ＭＳ 明朝" w:hAnsi="ＭＳ 明朝"/>
                    </w:rPr>
                  </w:rPrChange>
                </w:rPr>
                <w:t>Minimization</w:t>
              </w:r>
            </w:moveTo>
          </w:p>
        </w:tc>
        <w:tc>
          <w:tcPr>
            <w:tcW w:w="851" w:type="pct"/>
          </w:tcPr>
          <w:p w14:paraId="2B02DCBE" w14:textId="77777777" w:rsidR="005B6842" w:rsidRPr="005B6842" w:rsidRDefault="005B6842" w:rsidP="00C45809">
            <w:pPr>
              <w:pStyle w:val="af8"/>
              <w:rPr>
                <w:moveTo w:id="12384" w:author="Masato YOSHIKAWA" w:date="2026-01-20T12:21:00Z" w16du:dateUtc="2026-01-20T03:21:00Z"/>
                <w:rFonts w:ascii="Times New Roman" w:eastAsia="ＭＳ 明朝" w:hAnsi="Times New Roman" w:cs="Times New Roman"/>
                <w:rPrChange w:id="12385" w:author="Masato YOSHIKAWA" w:date="2026-01-20T12:23:00Z" w16du:dateUtc="2026-01-20T03:23:00Z">
                  <w:rPr>
                    <w:moveTo w:id="12386" w:author="Masato YOSHIKAWA" w:date="2026-01-20T12:21:00Z" w16du:dateUtc="2026-01-20T03:21:00Z"/>
                    <w:rFonts w:ascii="ＭＳ 明朝" w:eastAsia="ＭＳ 明朝" w:hAnsi="ＭＳ 明朝"/>
                  </w:rPr>
                </w:rPrChange>
              </w:rPr>
            </w:pPr>
            <w:moveTo w:id="12387" w:author="Masato YOSHIKAWA" w:date="2026-01-20T12:21:00Z" w16du:dateUtc="2026-01-20T03:21:00Z">
              <w:r w:rsidRPr="005B6842">
                <w:rPr>
                  <w:rFonts w:ascii="Times New Roman" w:eastAsia="ＭＳ 明朝" w:hAnsi="Times New Roman" w:cs="Times New Roman"/>
                  <w:rPrChange w:id="12388" w:author="Masato YOSHIKAWA" w:date="2026-01-20T12:23:00Z" w16du:dateUtc="2026-01-20T03:23:00Z">
                    <w:rPr>
                      <w:rFonts w:ascii="ＭＳ 明朝" w:eastAsia="ＭＳ 明朝" w:hAnsi="ＭＳ 明朝"/>
                    </w:rPr>
                  </w:rPrChange>
                </w:rPr>
                <w:t>Established equivalent</w:t>
              </w:r>
            </w:moveTo>
          </w:p>
        </w:tc>
        <w:tc>
          <w:tcPr>
            <w:tcW w:w="831" w:type="pct"/>
          </w:tcPr>
          <w:p w14:paraId="27DB313A" w14:textId="77777777" w:rsidR="005B6842" w:rsidRPr="005B6842" w:rsidRDefault="005B6842" w:rsidP="00C45809">
            <w:pPr>
              <w:pStyle w:val="af8"/>
              <w:rPr>
                <w:moveTo w:id="12389" w:author="Masato YOSHIKAWA" w:date="2026-01-20T12:21:00Z" w16du:dateUtc="2026-01-20T03:21:00Z"/>
                <w:rFonts w:ascii="Times New Roman" w:eastAsia="ＭＳ 明朝" w:hAnsi="Times New Roman" w:cs="Times New Roman"/>
                <w:rPrChange w:id="12390" w:author="Masato YOSHIKAWA" w:date="2026-01-20T12:23:00Z" w16du:dateUtc="2026-01-20T03:23:00Z">
                  <w:rPr>
                    <w:moveTo w:id="12391" w:author="Masato YOSHIKAWA" w:date="2026-01-20T12:21:00Z" w16du:dateUtc="2026-01-20T03:21:00Z"/>
                    <w:rFonts w:ascii="ＭＳ 明朝" w:eastAsia="ＭＳ 明朝" w:hAnsi="ＭＳ 明朝"/>
                  </w:rPr>
                </w:rPrChange>
              </w:rPr>
            </w:pPr>
            <w:moveTo w:id="12392" w:author="Masato YOSHIKAWA" w:date="2026-01-20T12:21:00Z" w16du:dateUtc="2026-01-20T03:21:00Z">
              <w:r w:rsidRPr="005B6842">
                <w:rPr>
                  <w:rFonts w:ascii="Times New Roman" w:eastAsia="ＭＳ 明朝" w:hAnsi="Times New Roman" w:cs="Times New Roman"/>
                  <w:rPrChange w:id="12393" w:author="Masato YOSHIKAWA" w:date="2026-01-20T12:23:00Z" w16du:dateUtc="2026-01-20T03:23:00Z">
                    <w:rPr>
                      <w:rFonts w:ascii="ＭＳ 明朝" w:eastAsia="ＭＳ 明朝" w:hAnsi="ＭＳ 明朝"/>
                    </w:rPr>
                  </w:rPrChange>
                </w:rPr>
                <w:t>Minimization</w:t>
              </w:r>
            </w:moveTo>
          </w:p>
        </w:tc>
      </w:tr>
      <w:tr w:rsidR="005B6842" w:rsidRPr="005B6842" w14:paraId="61809FCD" w14:textId="77777777" w:rsidTr="00C45809">
        <w:tc>
          <w:tcPr>
            <w:tcW w:w="582" w:type="pct"/>
          </w:tcPr>
          <w:p w14:paraId="5035C94B" w14:textId="77777777" w:rsidR="005B6842" w:rsidRPr="005B6842" w:rsidRDefault="005B6842" w:rsidP="00C45809">
            <w:pPr>
              <w:pStyle w:val="af8"/>
              <w:rPr>
                <w:moveTo w:id="12394" w:author="Masato YOSHIKAWA" w:date="2026-01-20T12:21:00Z" w16du:dateUtc="2026-01-20T03:21:00Z"/>
                <w:rFonts w:ascii="Times New Roman" w:eastAsia="ＭＳ 明朝" w:hAnsi="Times New Roman" w:cs="Times New Roman"/>
                <w:rPrChange w:id="12395" w:author="Masato YOSHIKAWA" w:date="2026-01-20T12:23:00Z" w16du:dateUtc="2026-01-20T03:23:00Z">
                  <w:rPr>
                    <w:moveTo w:id="12396" w:author="Masato YOSHIKAWA" w:date="2026-01-20T12:21:00Z" w16du:dateUtc="2026-01-20T03:21:00Z"/>
                    <w:rFonts w:ascii="ＭＳ 明朝" w:eastAsia="ＭＳ 明朝" w:hAnsi="ＭＳ 明朝"/>
                  </w:rPr>
                </w:rPrChange>
              </w:rPr>
            </w:pPr>
            <w:moveTo w:id="12397" w:author="Masato YOSHIKAWA" w:date="2026-01-20T12:21:00Z" w16du:dateUtc="2026-01-20T03:21:00Z">
              <w:r w:rsidRPr="005B6842">
                <w:rPr>
                  <w:rFonts w:ascii="Times New Roman" w:eastAsia="ＭＳ 明朝" w:hAnsi="Times New Roman" w:cs="Times New Roman" w:hint="eastAsia"/>
                  <w:rPrChange w:id="12398" w:author="Masato YOSHIKAWA" w:date="2026-01-20T12:23:00Z" w16du:dateUtc="2026-01-20T03:23:00Z">
                    <w:rPr>
                      <w:rFonts w:ascii="ＭＳ 明朝" w:eastAsia="ＭＳ 明朝" w:hAnsi="ＭＳ 明朝" w:hint="eastAsia"/>
                    </w:rPr>
                  </w:rPrChange>
                </w:rPr>
                <w:t>空坊主</w:t>
              </w:r>
            </w:moveTo>
          </w:p>
        </w:tc>
        <w:tc>
          <w:tcPr>
            <w:tcW w:w="583" w:type="pct"/>
          </w:tcPr>
          <w:p w14:paraId="3A781904" w14:textId="77777777" w:rsidR="005B6842" w:rsidRPr="005B6842" w:rsidRDefault="005B6842" w:rsidP="00C45809">
            <w:pPr>
              <w:pStyle w:val="af8"/>
              <w:rPr>
                <w:moveTo w:id="12399" w:author="Masato YOSHIKAWA" w:date="2026-01-20T12:21:00Z" w16du:dateUtc="2026-01-20T03:21:00Z"/>
                <w:rFonts w:ascii="Times New Roman" w:eastAsia="ＭＳ 明朝" w:hAnsi="Times New Roman" w:cs="Times New Roman"/>
                <w:rPrChange w:id="12400" w:author="Masato YOSHIKAWA" w:date="2026-01-20T12:23:00Z" w16du:dateUtc="2026-01-20T03:23:00Z">
                  <w:rPr>
                    <w:moveTo w:id="12401" w:author="Masato YOSHIKAWA" w:date="2026-01-20T12:21:00Z" w16du:dateUtc="2026-01-20T03:21:00Z"/>
                    <w:rFonts w:ascii="ＭＳ 明朝" w:eastAsia="ＭＳ 明朝" w:hAnsi="ＭＳ 明朝"/>
                  </w:rPr>
                </w:rPrChange>
              </w:rPr>
            </w:pPr>
            <w:moveTo w:id="12402" w:author="Masato YOSHIKAWA" w:date="2026-01-20T12:21:00Z" w16du:dateUtc="2026-01-20T03:21:00Z">
              <w:r w:rsidRPr="005B6842">
                <w:rPr>
                  <w:rFonts w:ascii="Times New Roman" w:eastAsia="ＭＳ 明朝" w:hAnsi="Times New Roman" w:cs="Times New Roman"/>
                  <w:rPrChange w:id="12403" w:author="Masato YOSHIKAWA" w:date="2026-01-20T12:23:00Z" w16du:dateUtc="2026-01-20T03:23:00Z">
                    <w:rPr>
                      <w:rFonts w:ascii="ＭＳ 明朝" w:eastAsia="ＭＳ 明朝" w:hAnsi="ＭＳ 明朝"/>
                    </w:rPr>
                  </w:rPrChange>
                </w:rPr>
                <w:t>entirely bare</w:t>
              </w:r>
            </w:moveTo>
          </w:p>
        </w:tc>
        <w:tc>
          <w:tcPr>
            <w:tcW w:w="629" w:type="pct"/>
          </w:tcPr>
          <w:p w14:paraId="2C646EF8" w14:textId="77777777" w:rsidR="005B6842" w:rsidRPr="005B6842" w:rsidRDefault="005B6842" w:rsidP="00C45809">
            <w:pPr>
              <w:pStyle w:val="af8"/>
              <w:rPr>
                <w:moveTo w:id="12404" w:author="Masato YOSHIKAWA" w:date="2026-01-20T12:21:00Z" w16du:dateUtc="2026-01-20T03:21:00Z"/>
                <w:rFonts w:ascii="Times New Roman" w:eastAsia="ＭＳ 明朝" w:hAnsi="Times New Roman" w:cs="Times New Roman"/>
                <w:rPrChange w:id="12405" w:author="Masato YOSHIKAWA" w:date="2026-01-20T12:23:00Z" w16du:dateUtc="2026-01-20T03:23:00Z">
                  <w:rPr>
                    <w:moveTo w:id="12406" w:author="Masato YOSHIKAWA" w:date="2026-01-20T12:21:00Z" w16du:dateUtc="2026-01-20T03:21:00Z"/>
                    <w:rFonts w:ascii="ＭＳ 明朝" w:eastAsia="ＭＳ 明朝" w:hAnsi="ＭＳ 明朝"/>
                  </w:rPr>
                </w:rPrChange>
              </w:rPr>
            </w:pPr>
            <w:moveTo w:id="12407" w:author="Masato YOSHIKAWA" w:date="2026-01-20T12:21:00Z" w16du:dateUtc="2026-01-20T03:21:00Z">
              <w:r w:rsidRPr="005B6842">
                <w:rPr>
                  <w:rFonts w:ascii="Times New Roman" w:eastAsia="ＭＳ 明朝" w:hAnsi="Times New Roman" w:cs="Times New Roman"/>
                  <w:rPrChange w:id="12408" w:author="Masato YOSHIKAWA" w:date="2026-01-20T12:23:00Z" w16du:dateUtc="2026-01-20T03:23:00Z">
                    <w:rPr>
                      <w:rFonts w:ascii="ＭＳ 明朝" w:eastAsia="ＭＳ 明朝" w:hAnsi="ＭＳ 明朝"/>
                    </w:rPr>
                  </w:rPrChange>
                </w:rPr>
                <w:t>quite bare</w:t>
              </w:r>
            </w:moveTo>
          </w:p>
        </w:tc>
        <w:tc>
          <w:tcPr>
            <w:tcW w:w="779" w:type="pct"/>
          </w:tcPr>
          <w:p w14:paraId="2401E2A2" w14:textId="77777777" w:rsidR="005B6842" w:rsidRPr="005B6842" w:rsidRDefault="005B6842" w:rsidP="00C45809">
            <w:pPr>
              <w:pStyle w:val="af8"/>
              <w:rPr>
                <w:moveTo w:id="12409" w:author="Masato YOSHIKAWA" w:date="2026-01-20T12:21:00Z" w16du:dateUtc="2026-01-20T03:21:00Z"/>
                <w:rFonts w:ascii="Times New Roman" w:eastAsia="ＭＳ 明朝" w:hAnsi="Times New Roman" w:cs="Times New Roman"/>
                <w:rPrChange w:id="12410" w:author="Masato YOSHIKAWA" w:date="2026-01-20T12:23:00Z" w16du:dateUtc="2026-01-20T03:23:00Z">
                  <w:rPr>
                    <w:moveTo w:id="12411" w:author="Masato YOSHIKAWA" w:date="2026-01-20T12:21:00Z" w16du:dateUtc="2026-01-20T03:21:00Z"/>
                    <w:rFonts w:ascii="ＭＳ 明朝" w:eastAsia="ＭＳ 明朝" w:hAnsi="ＭＳ 明朝"/>
                  </w:rPr>
                </w:rPrChange>
              </w:rPr>
            </w:pPr>
            <w:moveTo w:id="12412" w:author="Masato YOSHIKAWA" w:date="2026-01-20T12:21:00Z" w16du:dateUtc="2026-01-20T03:21:00Z">
              <w:r w:rsidRPr="005B6842">
                <w:rPr>
                  <w:rFonts w:ascii="Times New Roman" w:eastAsia="ＭＳ 明朝" w:hAnsi="Times New Roman" w:cs="Times New Roman"/>
                  <w:rPrChange w:id="12413" w:author="Masato YOSHIKAWA" w:date="2026-01-20T12:23:00Z" w16du:dateUtc="2026-01-20T03:23:00Z">
                    <w:rPr>
                      <w:rFonts w:ascii="ＭＳ 明朝" w:eastAsia="ＭＳ 明朝" w:hAnsi="ＭＳ 明朝"/>
                    </w:rPr>
                  </w:rPrChange>
                </w:rPr>
                <w:t>Description</w:t>
              </w:r>
            </w:moveTo>
          </w:p>
        </w:tc>
        <w:tc>
          <w:tcPr>
            <w:tcW w:w="744" w:type="pct"/>
          </w:tcPr>
          <w:p w14:paraId="77601FB7" w14:textId="77777777" w:rsidR="005B6842" w:rsidRPr="005B6842" w:rsidRDefault="005B6842" w:rsidP="00C45809">
            <w:pPr>
              <w:pStyle w:val="af8"/>
              <w:rPr>
                <w:moveTo w:id="12414" w:author="Masato YOSHIKAWA" w:date="2026-01-20T12:21:00Z" w16du:dateUtc="2026-01-20T03:21:00Z"/>
                <w:rFonts w:ascii="Times New Roman" w:eastAsia="ＭＳ 明朝" w:hAnsi="Times New Roman" w:cs="Times New Roman"/>
                <w:rPrChange w:id="12415" w:author="Masato YOSHIKAWA" w:date="2026-01-20T12:23:00Z" w16du:dateUtc="2026-01-20T03:23:00Z">
                  <w:rPr>
                    <w:moveTo w:id="12416" w:author="Masato YOSHIKAWA" w:date="2026-01-20T12:21:00Z" w16du:dateUtc="2026-01-20T03:21:00Z"/>
                    <w:rFonts w:ascii="ＭＳ 明朝" w:eastAsia="ＭＳ 明朝" w:hAnsi="ＭＳ 明朝"/>
                  </w:rPr>
                </w:rPrChange>
              </w:rPr>
            </w:pPr>
            <w:moveTo w:id="12417" w:author="Masato YOSHIKAWA" w:date="2026-01-20T12:21:00Z" w16du:dateUtc="2026-01-20T03:21:00Z">
              <w:r w:rsidRPr="005B6842">
                <w:rPr>
                  <w:rFonts w:ascii="Times New Roman" w:eastAsia="ＭＳ 明朝" w:hAnsi="Times New Roman" w:cs="Times New Roman"/>
                  <w:rPrChange w:id="12418" w:author="Masato YOSHIKAWA" w:date="2026-01-20T12:23:00Z" w16du:dateUtc="2026-01-20T03:23:00Z">
                    <w:rPr>
                      <w:rFonts w:ascii="ＭＳ 明朝" w:eastAsia="ＭＳ 明朝" w:hAnsi="ＭＳ 明朝"/>
                    </w:rPr>
                  </w:rPrChange>
                </w:rPr>
                <w:t>Minimization</w:t>
              </w:r>
            </w:moveTo>
          </w:p>
        </w:tc>
        <w:tc>
          <w:tcPr>
            <w:tcW w:w="851" w:type="pct"/>
          </w:tcPr>
          <w:p w14:paraId="3DAD9888" w14:textId="77777777" w:rsidR="005B6842" w:rsidRPr="005B6842" w:rsidRDefault="005B6842" w:rsidP="00C45809">
            <w:pPr>
              <w:pStyle w:val="af8"/>
              <w:rPr>
                <w:moveTo w:id="12419" w:author="Masato YOSHIKAWA" w:date="2026-01-20T12:21:00Z" w16du:dateUtc="2026-01-20T03:21:00Z"/>
                <w:rFonts w:ascii="Times New Roman" w:eastAsia="ＭＳ 明朝" w:hAnsi="Times New Roman" w:cs="Times New Roman"/>
                <w:rPrChange w:id="12420" w:author="Masato YOSHIKAWA" w:date="2026-01-20T12:23:00Z" w16du:dateUtc="2026-01-20T03:23:00Z">
                  <w:rPr>
                    <w:moveTo w:id="12421" w:author="Masato YOSHIKAWA" w:date="2026-01-20T12:21:00Z" w16du:dateUtc="2026-01-20T03:21:00Z"/>
                    <w:rFonts w:ascii="ＭＳ 明朝" w:eastAsia="ＭＳ 明朝" w:hAnsi="ＭＳ 明朝"/>
                  </w:rPr>
                </w:rPrChange>
              </w:rPr>
            </w:pPr>
            <w:moveTo w:id="12422" w:author="Masato YOSHIKAWA" w:date="2026-01-20T12:21:00Z" w16du:dateUtc="2026-01-20T03:21:00Z">
              <w:r w:rsidRPr="005B6842">
                <w:rPr>
                  <w:rFonts w:ascii="Times New Roman" w:eastAsia="ＭＳ 明朝" w:hAnsi="Times New Roman" w:cs="Times New Roman"/>
                  <w:rPrChange w:id="12423" w:author="Masato YOSHIKAWA" w:date="2026-01-20T12:23:00Z" w16du:dateUtc="2026-01-20T03:23:00Z">
                    <w:rPr>
                      <w:rFonts w:ascii="ＭＳ 明朝" w:eastAsia="ＭＳ 明朝" w:hAnsi="ＭＳ 明朝"/>
                    </w:rPr>
                  </w:rPrChange>
                </w:rPr>
                <w:t>Description</w:t>
              </w:r>
            </w:moveTo>
          </w:p>
        </w:tc>
        <w:tc>
          <w:tcPr>
            <w:tcW w:w="831" w:type="pct"/>
          </w:tcPr>
          <w:p w14:paraId="47C1665C" w14:textId="77777777" w:rsidR="005B6842" w:rsidRPr="005B6842" w:rsidRDefault="005B6842" w:rsidP="00C45809">
            <w:pPr>
              <w:pStyle w:val="af8"/>
              <w:rPr>
                <w:moveTo w:id="12424" w:author="Masato YOSHIKAWA" w:date="2026-01-20T12:21:00Z" w16du:dateUtc="2026-01-20T03:21:00Z"/>
                <w:rFonts w:ascii="Times New Roman" w:eastAsia="ＭＳ 明朝" w:hAnsi="Times New Roman" w:cs="Times New Roman"/>
                <w:rPrChange w:id="12425" w:author="Masato YOSHIKAWA" w:date="2026-01-20T12:23:00Z" w16du:dateUtc="2026-01-20T03:23:00Z">
                  <w:rPr>
                    <w:moveTo w:id="12426" w:author="Masato YOSHIKAWA" w:date="2026-01-20T12:21:00Z" w16du:dateUtc="2026-01-20T03:21:00Z"/>
                    <w:rFonts w:ascii="ＭＳ 明朝" w:eastAsia="ＭＳ 明朝" w:hAnsi="ＭＳ 明朝"/>
                  </w:rPr>
                </w:rPrChange>
              </w:rPr>
            </w:pPr>
            <w:moveTo w:id="12427" w:author="Masato YOSHIKAWA" w:date="2026-01-20T12:21:00Z" w16du:dateUtc="2026-01-20T03:21:00Z">
              <w:r w:rsidRPr="005B6842">
                <w:rPr>
                  <w:rFonts w:ascii="Times New Roman" w:eastAsia="ＭＳ 明朝" w:hAnsi="Times New Roman" w:cs="Times New Roman"/>
                  <w:rPrChange w:id="12428" w:author="Masato YOSHIKAWA" w:date="2026-01-20T12:23:00Z" w16du:dateUtc="2026-01-20T03:23:00Z">
                    <w:rPr>
                      <w:rFonts w:ascii="ＭＳ 明朝" w:eastAsia="ＭＳ 明朝" w:hAnsi="ＭＳ 明朝"/>
                    </w:rPr>
                  </w:rPrChange>
                </w:rPr>
                <w:t>Minimization</w:t>
              </w:r>
            </w:moveTo>
          </w:p>
        </w:tc>
      </w:tr>
      <w:tr w:rsidR="005B6842" w:rsidRPr="005B6842" w14:paraId="6648A0AA" w14:textId="77777777" w:rsidTr="00C45809">
        <w:tc>
          <w:tcPr>
            <w:tcW w:w="582" w:type="pct"/>
          </w:tcPr>
          <w:p w14:paraId="1E7F6726" w14:textId="77777777" w:rsidR="005B6842" w:rsidRPr="005B6842" w:rsidRDefault="005B6842" w:rsidP="00C45809">
            <w:pPr>
              <w:pStyle w:val="af8"/>
              <w:rPr>
                <w:moveTo w:id="12429" w:author="Masato YOSHIKAWA" w:date="2026-01-20T12:21:00Z" w16du:dateUtc="2026-01-20T03:21:00Z"/>
                <w:rFonts w:ascii="Times New Roman" w:eastAsia="ＭＳ 明朝" w:hAnsi="Times New Roman" w:cs="Times New Roman"/>
                <w:rPrChange w:id="12430" w:author="Masato YOSHIKAWA" w:date="2026-01-20T12:23:00Z" w16du:dateUtc="2026-01-20T03:23:00Z">
                  <w:rPr>
                    <w:moveTo w:id="12431" w:author="Masato YOSHIKAWA" w:date="2026-01-20T12:21:00Z" w16du:dateUtc="2026-01-20T03:21:00Z"/>
                    <w:rFonts w:ascii="ＭＳ 明朝" w:eastAsia="ＭＳ 明朝" w:hAnsi="ＭＳ 明朝"/>
                  </w:rPr>
                </w:rPrChange>
              </w:rPr>
            </w:pPr>
            <w:moveTo w:id="12432" w:author="Masato YOSHIKAWA" w:date="2026-01-20T12:21:00Z" w16du:dateUtc="2026-01-20T03:21:00Z">
              <w:r w:rsidRPr="005B6842">
                <w:rPr>
                  <w:rFonts w:ascii="Times New Roman" w:eastAsia="ＭＳ 明朝" w:hAnsi="Times New Roman" w:cs="Times New Roman" w:hint="eastAsia"/>
                  <w:rPrChange w:id="12433" w:author="Masato YOSHIKAWA" w:date="2026-01-20T12:23:00Z" w16du:dateUtc="2026-01-20T03:23:00Z">
                    <w:rPr>
                      <w:rFonts w:ascii="ＭＳ 明朝" w:eastAsia="ＭＳ 明朝" w:hAnsi="ＭＳ 明朝" w:hint="eastAsia"/>
                    </w:rPr>
                  </w:rPrChange>
                </w:rPr>
                <w:t>お墓参り</w:t>
              </w:r>
            </w:moveTo>
          </w:p>
        </w:tc>
        <w:tc>
          <w:tcPr>
            <w:tcW w:w="583" w:type="pct"/>
          </w:tcPr>
          <w:p w14:paraId="18A4D0F5" w14:textId="77777777" w:rsidR="005B6842" w:rsidRPr="005B6842" w:rsidRDefault="005B6842" w:rsidP="00C45809">
            <w:pPr>
              <w:pStyle w:val="af8"/>
              <w:rPr>
                <w:moveTo w:id="12434" w:author="Masato YOSHIKAWA" w:date="2026-01-20T12:21:00Z" w16du:dateUtc="2026-01-20T03:21:00Z"/>
                <w:rFonts w:ascii="Times New Roman" w:eastAsia="ＭＳ 明朝" w:hAnsi="Times New Roman" w:cs="Times New Roman"/>
                <w:rPrChange w:id="12435" w:author="Masato YOSHIKAWA" w:date="2026-01-20T12:23:00Z" w16du:dateUtc="2026-01-20T03:23:00Z">
                  <w:rPr>
                    <w:moveTo w:id="12436" w:author="Masato YOSHIKAWA" w:date="2026-01-20T12:21:00Z" w16du:dateUtc="2026-01-20T03:21:00Z"/>
                    <w:rFonts w:ascii="ＭＳ 明朝" w:eastAsia="ＭＳ 明朝" w:hAnsi="ＭＳ 明朝"/>
                  </w:rPr>
                </w:rPrChange>
              </w:rPr>
            </w:pPr>
            <w:moveTo w:id="12437" w:author="Masato YOSHIKAWA" w:date="2026-01-20T12:21:00Z" w16du:dateUtc="2026-01-20T03:21:00Z">
              <w:r w:rsidRPr="005B6842">
                <w:rPr>
                  <w:rFonts w:ascii="Times New Roman" w:eastAsia="ＭＳ 明朝" w:hAnsi="Times New Roman" w:cs="Times New Roman"/>
                  <w:rPrChange w:id="12438" w:author="Masato YOSHIKAWA" w:date="2026-01-20T12:23:00Z" w16du:dateUtc="2026-01-20T03:23:00Z">
                    <w:rPr>
                      <w:rFonts w:ascii="ＭＳ 明朝" w:eastAsia="ＭＳ 明朝" w:hAnsi="ＭＳ 明朝"/>
                    </w:rPr>
                  </w:rPrChange>
                </w:rPr>
                <w:t>visit the grave</w:t>
              </w:r>
            </w:moveTo>
          </w:p>
        </w:tc>
        <w:tc>
          <w:tcPr>
            <w:tcW w:w="629" w:type="pct"/>
          </w:tcPr>
          <w:p w14:paraId="05F10AAB" w14:textId="77777777" w:rsidR="005B6842" w:rsidRPr="005B6842" w:rsidRDefault="005B6842" w:rsidP="00C45809">
            <w:pPr>
              <w:pStyle w:val="af8"/>
              <w:rPr>
                <w:moveTo w:id="12439" w:author="Masato YOSHIKAWA" w:date="2026-01-20T12:21:00Z" w16du:dateUtc="2026-01-20T03:21:00Z"/>
                <w:rFonts w:ascii="Times New Roman" w:eastAsia="ＭＳ 明朝" w:hAnsi="Times New Roman" w:cs="Times New Roman"/>
                <w:rPrChange w:id="12440" w:author="Masato YOSHIKAWA" w:date="2026-01-20T12:23:00Z" w16du:dateUtc="2026-01-20T03:23:00Z">
                  <w:rPr>
                    <w:moveTo w:id="12441" w:author="Masato YOSHIKAWA" w:date="2026-01-20T12:21:00Z" w16du:dateUtc="2026-01-20T03:21:00Z"/>
                    <w:rFonts w:ascii="ＭＳ 明朝" w:eastAsia="ＭＳ 明朝" w:hAnsi="ＭＳ 明朝"/>
                  </w:rPr>
                </w:rPrChange>
              </w:rPr>
            </w:pPr>
            <w:moveTo w:id="12442" w:author="Masato YOSHIKAWA" w:date="2026-01-20T12:21:00Z" w16du:dateUtc="2026-01-20T03:21:00Z">
              <w:r w:rsidRPr="005B6842">
                <w:rPr>
                  <w:rFonts w:ascii="Times New Roman" w:eastAsia="ＭＳ 明朝" w:hAnsi="Times New Roman" w:cs="Times New Roman"/>
                  <w:rPrChange w:id="12443" w:author="Masato YOSHIKAWA" w:date="2026-01-20T12:23:00Z" w16du:dateUtc="2026-01-20T03:23:00Z">
                    <w:rPr>
                      <w:rFonts w:ascii="ＭＳ 明朝" w:eastAsia="ＭＳ 明朝" w:hAnsi="ＭＳ 明朝"/>
                    </w:rPr>
                  </w:rPrChange>
                </w:rPr>
                <w:t>visit the grave</w:t>
              </w:r>
            </w:moveTo>
          </w:p>
        </w:tc>
        <w:tc>
          <w:tcPr>
            <w:tcW w:w="779" w:type="pct"/>
          </w:tcPr>
          <w:p w14:paraId="0B32F66D" w14:textId="77777777" w:rsidR="005B6842" w:rsidRPr="005B6842" w:rsidRDefault="005B6842" w:rsidP="00C45809">
            <w:pPr>
              <w:pStyle w:val="af8"/>
              <w:rPr>
                <w:moveTo w:id="12444" w:author="Masato YOSHIKAWA" w:date="2026-01-20T12:21:00Z" w16du:dateUtc="2026-01-20T03:21:00Z"/>
                <w:rFonts w:ascii="Times New Roman" w:eastAsia="ＭＳ 明朝" w:hAnsi="Times New Roman" w:cs="Times New Roman"/>
                <w:rPrChange w:id="12445" w:author="Masato YOSHIKAWA" w:date="2026-01-20T12:23:00Z" w16du:dateUtc="2026-01-20T03:23:00Z">
                  <w:rPr>
                    <w:moveTo w:id="12446" w:author="Masato YOSHIKAWA" w:date="2026-01-20T12:21:00Z" w16du:dateUtc="2026-01-20T03:21:00Z"/>
                    <w:rFonts w:ascii="ＭＳ 明朝" w:eastAsia="ＭＳ 明朝" w:hAnsi="ＭＳ 明朝"/>
                  </w:rPr>
                </w:rPrChange>
              </w:rPr>
            </w:pPr>
            <w:moveTo w:id="12447" w:author="Masato YOSHIKAWA" w:date="2026-01-20T12:21:00Z" w16du:dateUtc="2026-01-20T03:21:00Z">
              <w:r w:rsidRPr="005B6842">
                <w:rPr>
                  <w:rFonts w:ascii="Times New Roman" w:eastAsia="ＭＳ 明朝" w:hAnsi="Times New Roman" w:cs="Times New Roman"/>
                  <w:rPrChange w:id="12448" w:author="Masato YOSHIKAWA" w:date="2026-01-20T12:23:00Z" w16du:dateUtc="2026-01-20T03:23:00Z">
                    <w:rPr>
                      <w:rFonts w:ascii="ＭＳ 明朝" w:eastAsia="ＭＳ 明朝" w:hAnsi="ＭＳ 明朝"/>
                    </w:rPr>
                  </w:rPrChange>
                </w:rPr>
                <w:t>Established equivalent</w:t>
              </w:r>
            </w:moveTo>
          </w:p>
        </w:tc>
        <w:tc>
          <w:tcPr>
            <w:tcW w:w="744" w:type="pct"/>
          </w:tcPr>
          <w:p w14:paraId="3D245ED5" w14:textId="77777777" w:rsidR="005B6842" w:rsidRPr="005B6842" w:rsidRDefault="005B6842" w:rsidP="00C45809">
            <w:pPr>
              <w:pStyle w:val="af8"/>
              <w:rPr>
                <w:moveTo w:id="12449" w:author="Masato YOSHIKAWA" w:date="2026-01-20T12:21:00Z" w16du:dateUtc="2026-01-20T03:21:00Z"/>
                <w:rFonts w:ascii="Times New Roman" w:eastAsia="ＭＳ 明朝" w:hAnsi="Times New Roman" w:cs="Times New Roman"/>
                <w:rPrChange w:id="12450" w:author="Masato YOSHIKAWA" w:date="2026-01-20T12:23:00Z" w16du:dateUtc="2026-01-20T03:23:00Z">
                  <w:rPr>
                    <w:moveTo w:id="12451" w:author="Masato YOSHIKAWA" w:date="2026-01-20T12:21:00Z" w16du:dateUtc="2026-01-20T03:21:00Z"/>
                    <w:rFonts w:ascii="ＭＳ 明朝" w:eastAsia="ＭＳ 明朝" w:hAnsi="ＭＳ 明朝"/>
                  </w:rPr>
                </w:rPrChange>
              </w:rPr>
            </w:pPr>
            <w:moveTo w:id="12452" w:author="Masato YOSHIKAWA" w:date="2026-01-20T12:21:00Z" w16du:dateUtc="2026-01-20T03:21:00Z">
              <w:r w:rsidRPr="005B6842">
                <w:rPr>
                  <w:rFonts w:ascii="Times New Roman" w:eastAsia="ＭＳ 明朝" w:hAnsi="Times New Roman" w:cs="Times New Roman"/>
                  <w:rPrChange w:id="12453" w:author="Masato YOSHIKAWA" w:date="2026-01-20T12:23:00Z" w16du:dateUtc="2026-01-20T03:23:00Z">
                    <w:rPr>
                      <w:rFonts w:ascii="ＭＳ 明朝" w:eastAsia="ＭＳ 明朝" w:hAnsi="ＭＳ 明朝"/>
                    </w:rPr>
                  </w:rPrChange>
                </w:rPr>
                <w:t>Minimization</w:t>
              </w:r>
            </w:moveTo>
          </w:p>
        </w:tc>
        <w:tc>
          <w:tcPr>
            <w:tcW w:w="851" w:type="pct"/>
          </w:tcPr>
          <w:p w14:paraId="3756E3CD" w14:textId="77777777" w:rsidR="005B6842" w:rsidRPr="005B6842" w:rsidRDefault="005B6842" w:rsidP="00C45809">
            <w:pPr>
              <w:pStyle w:val="af8"/>
              <w:rPr>
                <w:moveTo w:id="12454" w:author="Masato YOSHIKAWA" w:date="2026-01-20T12:21:00Z" w16du:dateUtc="2026-01-20T03:21:00Z"/>
                <w:rFonts w:ascii="Times New Roman" w:eastAsia="ＭＳ 明朝" w:hAnsi="Times New Roman" w:cs="Times New Roman"/>
                <w:rPrChange w:id="12455" w:author="Masato YOSHIKAWA" w:date="2026-01-20T12:23:00Z" w16du:dateUtc="2026-01-20T03:23:00Z">
                  <w:rPr>
                    <w:moveTo w:id="12456" w:author="Masato YOSHIKAWA" w:date="2026-01-20T12:21:00Z" w16du:dateUtc="2026-01-20T03:21:00Z"/>
                    <w:rFonts w:ascii="ＭＳ 明朝" w:eastAsia="ＭＳ 明朝" w:hAnsi="ＭＳ 明朝"/>
                  </w:rPr>
                </w:rPrChange>
              </w:rPr>
            </w:pPr>
            <w:moveTo w:id="12457" w:author="Masato YOSHIKAWA" w:date="2026-01-20T12:21:00Z" w16du:dateUtc="2026-01-20T03:21:00Z">
              <w:r w:rsidRPr="005B6842">
                <w:rPr>
                  <w:rFonts w:ascii="Times New Roman" w:eastAsia="ＭＳ 明朝" w:hAnsi="Times New Roman" w:cs="Times New Roman"/>
                  <w:rPrChange w:id="12458" w:author="Masato YOSHIKAWA" w:date="2026-01-20T12:23:00Z" w16du:dateUtc="2026-01-20T03:23:00Z">
                    <w:rPr>
                      <w:rFonts w:ascii="ＭＳ 明朝" w:eastAsia="ＭＳ 明朝" w:hAnsi="ＭＳ 明朝"/>
                    </w:rPr>
                  </w:rPrChange>
                </w:rPr>
                <w:t>Established equivalent</w:t>
              </w:r>
            </w:moveTo>
          </w:p>
        </w:tc>
        <w:tc>
          <w:tcPr>
            <w:tcW w:w="831" w:type="pct"/>
          </w:tcPr>
          <w:p w14:paraId="1B6E01D2" w14:textId="77777777" w:rsidR="005B6842" w:rsidRPr="005B6842" w:rsidRDefault="005B6842" w:rsidP="00C45809">
            <w:pPr>
              <w:pStyle w:val="af8"/>
              <w:rPr>
                <w:moveTo w:id="12459" w:author="Masato YOSHIKAWA" w:date="2026-01-20T12:21:00Z" w16du:dateUtc="2026-01-20T03:21:00Z"/>
                <w:rFonts w:ascii="Times New Roman" w:eastAsia="ＭＳ 明朝" w:hAnsi="Times New Roman" w:cs="Times New Roman"/>
                <w:rPrChange w:id="12460" w:author="Masato YOSHIKAWA" w:date="2026-01-20T12:23:00Z" w16du:dateUtc="2026-01-20T03:23:00Z">
                  <w:rPr>
                    <w:moveTo w:id="12461" w:author="Masato YOSHIKAWA" w:date="2026-01-20T12:21:00Z" w16du:dateUtc="2026-01-20T03:21:00Z"/>
                    <w:rFonts w:ascii="ＭＳ 明朝" w:eastAsia="ＭＳ 明朝" w:hAnsi="ＭＳ 明朝"/>
                  </w:rPr>
                </w:rPrChange>
              </w:rPr>
            </w:pPr>
            <w:moveTo w:id="12462" w:author="Masato YOSHIKAWA" w:date="2026-01-20T12:21:00Z" w16du:dateUtc="2026-01-20T03:21:00Z">
              <w:r w:rsidRPr="005B6842">
                <w:rPr>
                  <w:rFonts w:ascii="Times New Roman" w:eastAsia="ＭＳ 明朝" w:hAnsi="Times New Roman" w:cs="Times New Roman"/>
                  <w:rPrChange w:id="12463" w:author="Masato YOSHIKAWA" w:date="2026-01-20T12:23:00Z" w16du:dateUtc="2026-01-20T03:23:00Z">
                    <w:rPr>
                      <w:rFonts w:ascii="ＭＳ 明朝" w:eastAsia="ＭＳ 明朝" w:hAnsi="ＭＳ 明朝"/>
                    </w:rPr>
                  </w:rPrChange>
                </w:rPr>
                <w:t>Minimization</w:t>
              </w:r>
            </w:moveTo>
          </w:p>
        </w:tc>
      </w:tr>
      <w:tr w:rsidR="005B6842" w:rsidRPr="005B6842" w14:paraId="7C222C58" w14:textId="77777777" w:rsidTr="00C45809">
        <w:tc>
          <w:tcPr>
            <w:tcW w:w="582" w:type="pct"/>
          </w:tcPr>
          <w:p w14:paraId="0B488FA0" w14:textId="77777777" w:rsidR="005B6842" w:rsidRPr="005B6842" w:rsidRDefault="005B6842" w:rsidP="00C45809">
            <w:pPr>
              <w:pStyle w:val="af8"/>
              <w:rPr>
                <w:moveTo w:id="12464" w:author="Masato YOSHIKAWA" w:date="2026-01-20T12:21:00Z" w16du:dateUtc="2026-01-20T03:21:00Z"/>
                <w:rFonts w:ascii="Times New Roman" w:eastAsia="ＭＳ 明朝" w:hAnsi="Times New Roman" w:cs="Times New Roman"/>
                <w:rPrChange w:id="12465" w:author="Masato YOSHIKAWA" w:date="2026-01-20T12:23:00Z" w16du:dateUtc="2026-01-20T03:23:00Z">
                  <w:rPr>
                    <w:moveTo w:id="12466" w:author="Masato YOSHIKAWA" w:date="2026-01-20T12:21:00Z" w16du:dateUtc="2026-01-20T03:21:00Z"/>
                    <w:rFonts w:ascii="ＭＳ 明朝" w:eastAsia="ＭＳ 明朝" w:hAnsi="ＭＳ 明朝"/>
                  </w:rPr>
                </w:rPrChange>
              </w:rPr>
            </w:pPr>
            <w:moveTo w:id="12467" w:author="Masato YOSHIKAWA" w:date="2026-01-20T12:21:00Z" w16du:dateUtc="2026-01-20T03:21:00Z">
              <w:r w:rsidRPr="005B6842">
                <w:rPr>
                  <w:rFonts w:ascii="Times New Roman" w:eastAsia="ＭＳ 明朝" w:hAnsi="Times New Roman" w:cs="Times New Roman" w:hint="eastAsia"/>
                  <w:rPrChange w:id="12468" w:author="Masato YOSHIKAWA" w:date="2026-01-20T12:23:00Z" w16du:dateUtc="2026-01-20T03:23:00Z">
                    <w:rPr>
                      <w:rFonts w:ascii="ＭＳ 明朝" w:eastAsia="ＭＳ 明朝" w:hAnsi="ＭＳ 明朝" w:hint="eastAsia"/>
                    </w:rPr>
                  </w:rPrChange>
                </w:rPr>
                <w:t>雑司ヶ谷</w:t>
              </w:r>
            </w:moveTo>
          </w:p>
        </w:tc>
        <w:tc>
          <w:tcPr>
            <w:tcW w:w="583" w:type="pct"/>
          </w:tcPr>
          <w:p w14:paraId="79BA95E2" w14:textId="77777777" w:rsidR="005B6842" w:rsidRPr="005B6842" w:rsidRDefault="005B6842" w:rsidP="00C45809">
            <w:pPr>
              <w:pStyle w:val="af8"/>
              <w:rPr>
                <w:moveTo w:id="12469" w:author="Masato YOSHIKAWA" w:date="2026-01-20T12:21:00Z" w16du:dateUtc="2026-01-20T03:21:00Z"/>
                <w:rFonts w:ascii="Times New Roman" w:eastAsia="ＭＳ 明朝" w:hAnsi="Times New Roman" w:cs="Times New Roman"/>
                <w:rPrChange w:id="12470" w:author="Masato YOSHIKAWA" w:date="2026-01-20T12:23:00Z" w16du:dateUtc="2026-01-20T03:23:00Z">
                  <w:rPr>
                    <w:moveTo w:id="12471" w:author="Masato YOSHIKAWA" w:date="2026-01-20T12:21:00Z" w16du:dateUtc="2026-01-20T03:21:00Z"/>
                    <w:rFonts w:ascii="ＭＳ 明朝" w:eastAsia="ＭＳ 明朝" w:hAnsi="ＭＳ 明朝"/>
                  </w:rPr>
                </w:rPrChange>
              </w:rPr>
            </w:pPr>
            <w:moveTo w:id="12472" w:author="Masato YOSHIKAWA" w:date="2026-01-20T12:21:00Z" w16du:dateUtc="2026-01-20T03:21:00Z">
              <w:r w:rsidRPr="005B6842">
                <w:rPr>
                  <w:rFonts w:ascii="Times New Roman" w:eastAsia="ＭＳ 明朝" w:hAnsi="Times New Roman" w:cs="Times New Roman"/>
                  <w:rPrChange w:id="12473" w:author="Masato YOSHIKAWA" w:date="2026-01-20T12:23:00Z" w16du:dateUtc="2026-01-20T03:23:00Z">
                    <w:rPr>
                      <w:rFonts w:ascii="ＭＳ 明朝" w:eastAsia="ＭＳ 明朝" w:hAnsi="ＭＳ 明朝"/>
                    </w:rPr>
                  </w:rPrChange>
                </w:rPr>
                <w:t>Zoshigaya</w:t>
              </w:r>
            </w:moveTo>
          </w:p>
        </w:tc>
        <w:tc>
          <w:tcPr>
            <w:tcW w:w="629" w:type="pct"/>
          </w:tcPr>
          <w:p w14:paraId="0614F81D" w14:textId="77777777" w:rsidR="005B6842" w:rsidRPr="005B6842" w:rsidRDefault="005B6842" w:rsidP="00C45809">
            <w:pPr>
              <w:pStyle w:val="af8"/>
              <w:rPr>
                <w:moveTo w:id="12474" w:author="Masato YOSHIKAWA" w:date="2026-01-20T12:21:00Z" w16du:dateUtc="2026-01-20T03:21:00Z"/>
                <w:rFonts w:ascii="Times New Roman" w:eastAsia="ＭＳ 明朝" w:hAnsi="Times New Roman" w:cs="Times New Roman"/>
                <w:rPrChange w:id="12475" w:author="Masato YOSHIKAWA" w:date="2026-01-20T12:23:00Z" w16du:dateUtc="2026-01-20T03:23:00Z">
                  <w:rPr>
                    <w:moveTo w:id="12476" w:author="Masato YOSHIKAWA" w:date="2026-01-20T12:21:00Z" w16du:dateUtc="2026-01-20T03:21:00Z"/>
                    <w:rFonts w:ascii="ＭＳ 明朝" w:eastAsia="ＭＳ 明朝" w:hAnsi="ＭＳ 明朝"/>
                  </w:rPr>
                </w:rPrChange>
              </w:rPr>
            </w:pPr>
            <w:moveTo w:id="12477" w:author="Masato YOSHIKAWA" w:date="2026-01-20T12:21:00Z" w16du:dateUtc="2026-01-20T03:21:00Z">
              <w:r w:rsidRPr="005B6842">
                <w:rPr>
                  <w:rFonts w:ascii="Times New Roman" w:eastAsia="ＭＳ 明朝" w:hAnsi="Times New Roman" w:cs="Times New Roman"/>
                  <w:rPrChange w:id="12478" w:author="Masato YOSHIKAWA" w:date="2026-01-20T12:23:00Z" w16du:dateUtc="2026-01-20T03:23:00Z">
                    <w:rPr>
                      <w:rFonts w:ascii="ＭＳ 明朝" w:eastAsia="ＭＳ 明朝" w:hAnsi="ＭＳ 明朝"/>
                    </w:rPr>
                  </w:rPrChange>
                </w:rPr>
                <w:t>Zoshigaya</w:t>
              </w:r>
            </w:moveTo>
          </w:p>
        </w:tc>
        <w:tc>
          <w:tcPr>
            <w:tcW w:w="779" w:type="pct"/>
          </w:tcPr>
          <w:p w14:paraId="6D7F317F" w14:textId="77777777" w:rsidR="005B6842" w:rsidRPr="005B6842" w:rsidRDefault="005B6842" w:rsidP="00C45809">
            <w:pPr>
              <w:pStyle w:val="af8"/>
              <w:rPr>
                <w:moveTo w:id="12479" w:author="Masato YOSHIKAWA" w:date="2026-01-20T12:21:00Z" w16du:dateUtc="2026-01-20T03:21:00Z"/>
                <w:rFonts w:ascii="Times New Roman" w:eastAsia="ＭＳ 明朝" w:hAnsi="Times New Roman" w:cs="Times New Roman"/>
                <w:rPrChange w:id="12480" w:author="Masato YOSHIKAWA" w:date="2026-01-20T12:23:00Z" w16du:dateUtc="2026-01-20T03:23:00Z">
                  <w:rPr>
                    <w:moveTo w:id="12481" w:author="Masato YOSHIKAWA" w:date="2026-01-20T12:21:00Z" w16du:dateUtc="2026-01-20T03:21:00Z"/>
                    <w:rFonts w:ascii="ＭＳ 明朝" w:eastAsia="ＭＳ 明朝" w:hAnsi="ＭＳ 明朝"/>
                  </w:rPr>
                </w:rPrChange>
              </w:rPr>
            </w:pPr>
            <w:moveTo w:id="12482" w:author="Masato YOSHIKAWA" w:date="2026-01-20T12:21:00Z" w16du:dateUtc="2026-01-20T03:21:00Z">
              <w:r w:rsidRPr="005B6842">
                <w:rPr>
                  <w:rFonts w:ascii="Times New Roman" w:eastAsia="ＭＳ 明朝" w:hAnsi="Times New Roman" w:cs="Times New Roman"/>
                  <w:rPrChange w:id="12483" w:author="Masato YOSHIKAWA" w:date="2026-01-20T12:23:00Z" w16du:dateUtc="2026-01-20T03:23:00Z">
                    <w:rPr>
                      <w:rFonts w:ascii="ＭＳ 明朝" w:eastAsia="ＭＳ 明朝" w:hAnsi="ＭＳ 明朝"/>
                    </w:rPr>
                  </w:rPrChange>
                </w:rPr>
                <w:t>Borrowing</w:t>
              </w:r>
            </w:moveTo>
          </w:p>
        </w:tc>
        <w:tc>
          <w:tcPr>
            <w:tcW w:w="744" w:type="pct"/>
          </w:tcPr>
          <w:p w14:paraId="439AC17C" w14:textId="77777777" w:rsidR="005B6842" w:rsidRPr="005B6842" w:rsidRDefault="005B6842" w:rsidP="00C45809">
            <w:pPr>
              <w:pStyle w:val="af8"/>
              <w:rPr>
                <w:moveTo w:id="12484" w:author="Masato YOSHIKAWA" w:date="2026-01-20T12:21:00Z" w16du:dateUtc="2026-01-20T03:21:00Z"/>
                <w:rFonts w:ascii="Times New Roman" w:eastAsia="ＭＳ 明朝" w:hAnsi="Times New Roman" w:cs="Times New Roman"/>
                <w:rPrChange w:id="12485" w:author="Masato YOSHIKAWA" w:date="2026-01-20T12:23:00Z" w16du:dateUtc="2026-01-20T03:23:00Z">
                  <w:rPr>
                    <w:moveTo w:id="12486" w:author="Masato YOSHIKAWA" w:date="2026-01-20T12:21:00Z" w16du:dateUtc="2026-01-20T03:21:00Z"/>
                    <w:rFonts w:ascii="ＭＳ 明朝" w:eastAsia="ＭＳ 明朝" w:hAnsi="ＭＳ 明朝"/>
                  </w:rPr>
                </w:rPrChange>
              </w:rPr>
            </w:pPr>
            <w:moveTo w:id="12487" w:author="Masato YOSHIKAWA" w:date="2026-01-20T12:21:00Z" w16du:dateUtc="2026-01-20T03:21:00Z">
              <w:r w:rsidRPr="005B6842">
                <w:rPr>
                  <w:rFonts w:ascii="Times New Roman" w:eastAsia="ＭＳ 明朝" w:hAnsi="Times New Roman" w:cs="Times New Roman"/>
                  <w:rPrChange w:id="12488" w:author="Masato YOSHIKAWA" w:date="2026-01-20T12:23:00Z" w16du:dateUtc="2026-01-20T03:23:00Z">
                    <w:rPr>
                      <w:rFonts w:ascii="ＭＳ 明朝" w:eastAsia="ＭＳ 明朝" w:hAnsi="ＭＳ 明朝"/>
                    </w:rPr>
                  </w:rPrChange>
                </w:rPr>
                <w:t>Acceptance</w:t>
              </w:r>
            </w:moveTo>
          </w:p>
        </w:tc>
        <w:tc>
          <w:tcPr>
            <w:tcW w:w="851" w:type="pct"/>
          </w:tcPr>
          <w:p w14:paraId="22FD7EB3" w14:textId="77777777" w:rsidR="005B6842" w:rsidRPr="005B6842" w:rsidRDefault="005B6842" w:rsidP="00C45809">
            <w:pPr>
              <w:pStyle w:val="af8"/>
              <w:rPr>
                <w:moveTo w:id="12489" w:author="Masato YOSHIKAWA" w:date="2026-01-20T12:21:00Z" w16du:dateUtc="2026-01-20T03:21:00Z"/>
                <w:rFonts w:ascii="Times New Roman" w:eastAsia="ＭＳ 明朝" w:hAnsi="Times New Roman" w:cs="Times New Roman"/>
                <w:rPrChange w:id="12490" w:author="Masato YOSHIKAWA" w:date="2026-01-20T12:23:00Z" w16du:dateUtc="2026-01-20T03:23:00Z">
                  <w:rPr>
                    <w:moveTo w:id="12491" w:author="Masato YOSHIKAWA" w:date="2026-01-20T12:21:00Z" w16du:dateUtc="2026-01-20T03:21:00Z"/>
                    <w:rFonts w:ascii="ＭＳ 明朝" w:eastAsia="ＭＳ 明朝" w:hAnsi="ＭＳ 明朝"/>
                  </w:rPr>
                </w:rPrChange>
              </w:rPr>
            </w:pPr>
            <w:moveTo w:id="12492" w:author="Masato YOSHIKAWA" w:date="2026-01-20T12:21:00Z" w16du:dateUtc="2026-01-20T03:21:00Z">
              <w:r w:rsidRPr="005B6842">
                <w:rPr>
                  <w:rFonts w:ascii="Times New Roman" w:eastAsia="ＭＳ 明朝" w:hAnsi="Times New Roman" w:cs="Times New Roman"/>
                  <w:rPrChange w:id="12493" w:author="Masato YOSHIKAWA" w:date="2026-01-20T12:23:00Z" w16du:dateUtc="2026-01-20T03:23:00Z">
                    <w:rPr>
                      <w:rFonts w:ascii="ＭＳ 明朝" w:eastAsia="ＭＳ 明朝" w:hAnsi="ＭＳ 明朝"/>
                    </w:rPr>
                  </w:rPrChange>
                </w:rPr>
                <w:t>Borrowing</w:t>
              </w:r>
            </w:moveTo>
          </w:p>
        </w:tc>
        <w:tc>
          <w:tcPr>
            <w:tcW w:w="831" w:type="pct"/>
          </w:tcPr>
          <w:p w14:paraId="71F26BE5" w14:textId="77777777" w:rsidR="005B6842" w:rsidRPr="005B6842" w:rsidRDefault="005B6842" w:rsidP="00C45809">
            <w:pPr>
              <w:pStyle w:val="af8"/>
              <w:rPr>
                <w:moveTo w:id="12494" w:author="Masato YOSHIKAWA" w:date="2026-01-20T12:21:00Z" w16du:dateUtc="2026-01-20T03:21:00Z"/>
                <w:rFonts w:ascii="Times New Roman" w:eastAsia="ＭＳ 明朝" w:hAnsi="Times New Roman" w:cs="Times New Roman"/>
                <w:rPrChange w:id="12495" w:author="Masato YOSHIKAWA" w:date="2026-01-20T12:23:00Z" w16du:dateUtc="2026-01-20T03:23:00Z">
                  <w:rPr>
                    <w:moveTo w:id="12496" w:author="Masato YOSHIKAWA" w:date="2026-01-20T12:21:00Z" w16du:dateUtc="2026-01-20T03:21:00Z"/>
                    <w:rFonts w:ascii="ＭＳ 明朝" w:eastAsia="ＭＳ 明朝" w:hAnsi="ＭＳ 明朝"/>
                  </w:rPr>
                </w:rPrChange>
              </w:rPr>
            </w:pPr>
            <w:moveTo w:id="12497" w:author="Masato YOSHIKAWA" w:date="2026-01-20T12:21:00Z" w16du:dateUtc="2026-01-20T03:21:00Z">
              <w:r w:rsidRPr="005B6842">
                <w:rPr>
                  <w:rFonts w:ascii="Times New Roman" w:eastAsia="ＭＳ 明朝" w:hAnsi="Times New Roman" w:cs="Times New Roman"/>
                  <w:rPrChange w:id="12498" w:author="Masato YOSHIKAWA" w:date="2026-01-20T12:23:00Z" w16du:dateUtc="2026-01-20T03:23:00Z">
                    <w:rPr>
                      <w:rFonts w:ascii="ＭＳ 明朝" w:eastAsia="ＭＳ 明朝" w:hAnsi="ＭＳ 明朝"/>
                    </w:rPr>
                  </w:rPrChange>
                </w:rPr>
                <w:t>Acceptance</w:t>
              </w:r>
            </w:moveTo>
          </w:p>
        </w:tc>
      </w:tr>
      <w:tr w:rsidR="005B6842" w:rsidRPr="005B6842" w14:paraId="659633B8" w14:textId="77777777" w:rsidTr="00C45809">
        <w:tc>
          <w:tcPr>
            <w:tcW w:w="582" w:type="pct"/>
          </w:tcPr>
          <w:p w14:paraId="460C2B6C" w14:textId="77777777" w:rsidR="005B6842" w:rsidRPr="005B6842" w:rsidRDefault="005B6842" w:rsidP="00C45809">
            <w:pPr>
              <w:pStyle w:val="af8"/>
              <w:rPr>
                <w:moveTo w:id="12499" w:author="Masato YOSHIKAWA" w:date="2026-01-20T12:21:00Z" w16du:dateUtc="2026-01-20T03:21:00Z"/>
                <w:rFonts w:ascii="Times New Roman" w:eastAsia="ＭＳ 明朝" w:hAnsi="Times New Roman" w:cs="Times New Roman"/>
                <w:rPrChange w:id="12500" w:author="Masato YOSHIKAWA" w:date="2026-01-20T12:23:00Z" w16du:dateUtc="2026-01-20T03:23:00Z">
                  <w:rPr>
                    <w:moveTo w:id="12501" w:author="Masato YOSHIKAWA" w:date="2026-01-20T12:21:00Z" w16du:dateUtc="2026-01-20T03:21:00Z"/>
                    <w:rFonts w:ascii="ＭＳ 明朝" w:eastAsia="ＭＳ 明朝" w:hAnsi="ＭＳ 明朝"/>
                  </w:rPr>
                </w:rPrChange>
              </w:rPr>
            </w:pPr>
            <w:moveTo w:id="12502" w:author="Masato YOSHIKAWA" w:date="2026-01-20T12:21:00Z" w16du:dateUtc="2026-01-20T03:21:00Z">
              <w:r w:rsidRPr="005B6842">
                <w:rPr>
                  <w:rFonts w:ascii="Times New Roman" w:eastAsia="ＭＳ 明朝" w:hAnsi="Times New Roman" w:cs="Times New Roman" w:hint="eastAsia"/>
                  <w:rPrChange w:id="12503" w:author="Masato YOSHIKAWA" w:date="2026-01-20T12:23:00Z" w16du:dateUtc="2026-01-20T03:23:00Z">
                    <w:rPr>
                      <w:rFonts w:ascii="ＭＳ 明朝" w:eastAsia="ＭＳ 明朝" w:hAnsi="ＭＳ 明朝" w:hint="eastAsia"/>
                    </w:rPr>
                  </w:rPrChange>
                </w:rPr>
                <w:t>座敷</w:t>
              </w:r>
            </w:moveTo>
          </w:p>
        </w:tc>
        <w:tc>
          <w:tcPr>
            <w:tcW w:w="583" w:type="pct"/>
          </w:tcPr>
          <w:p w14:paraId="5BEAA706" w14:textId="77777777" w:rsidR="005B6842" w:rsidRPr="005B6842" w:rsidRDefault="005B6842" w:rsidP="00C45809">
            <w:pPr>
              <w:pStyle w:val="af8"/>
              <w:rPr>
                <w:moveTo w:id="12504" w:author="Masato YOSHIKAWA" w:date="2026-01-20T12:21:00Z" w16du:dateUtc="2026-01-20T03:21:00Z"/>
                <w:rFonts w:ascii="Times New Roman" w:eastAsia="ＭＳ 明朝" w:hAnsi="Times New Roman" w:cs="Times New Roman"/>
                <w:rPrChange w:id="12505" w:author="Masato YOSHIKAWA" w:date="2026-01-20T12:23:00Z" w16du:dateUtc="2026-01-20T03:23:00Z">
                  <w:rPr>
                    <w:moveTo w:id="12506" w:author="Masato YOSHIKAWA" w:date="2026-01-20T12:21:00Z" w16du:dateUtc="2026-01-20T03:21:00Z"/>
                    <w:rFonts w:ascii="ＭＳ 明朝" w:eastAsia="ＭＳ 明朝" w:hAnsi="ＭＳ 明朝"/>
                  </w:rPr>
                </w:rPrChange>
              </w:rPr>
            </w:pPr>
            <w:moveTo w:id="12507" w:author="Masato YOSHIKAWA" w:date="2026-01-20T12:21:00Z" w16du:dateUtc="2026-01-20T03:21:00Z">
              <w:r w:rsidRPr="005B6842">
                <w:rPr>
                  <w:rFonts w:ascii="Times New Roman" w:eastAsia="ＭＳ 明朝" w:hAnsi="Times New Roman" w:cs="Times New Roman"/>
                  <w:rPrChange w:id="12508" w:author="Masato YOSHIKAWA" w:date="2026-01-20T12:23:00Z" w16du:dateUtc="2026-01-20T03:23:00Z">
                    <w:rPr>
                      <w:rFonts w:ascii="ＭＳ 明朝" w:eastAsia="ＭＳ 明朝" w:hAnsi="ＭＳ 明朝"/>
                    </w:rPr>
                  </w:rPrChange>
                </w:rPr>
                <w:t>fell in with</w:t>
              </w:r>
            </w:moveTo>
          </w:p>
        </w:tc>
        <w:tc>
          <w:tcPr>
            <w:tcW w:w="629" w:type="pct"/>
          </w:tcPr>
          <w:p w14:paraId="54167462" w14:textId="77777777" w:rsidR="005B6842" w:rsidRPr="005B6842" w:rsidRDefault="005B6842" w:rsidP="00C45809">
            <w:pPr>
              <w:pStyle w:val="af8"/>
              <w:rPr>
                <w:moveTo w:id="12509" w:author="Masato YOSHIKAWA" w:date="2026-01-20T12:21:00Z" w16du:dateUtc="2026-01-20T03:21:00Z"/>
                <w:rFonts w:ascii="Times New Roman" w:eastAsia="ＭＳ 明朝" w:hAnsi="Times New Roman" w:cs="Times New Roman"/>
                <w:rPrChange w:id="12510" w:author="Masato YOSHIKAWA" w:date="2026-01-20T12:23:00Z" w16du:dateUtc="2026-01-20T03:23:00Z">
                  <w:rPr>
                    <w:moveTo w:id="12511" w:author="Masato YOSHIKAWA" w:date="2026-01-20T12:21:00Z" w16du:dateUtc="2026-01-20T03:21:00Z"/>
                    <w:rFonts w:ascii="ＭＳ 明朝" w:eastAsia="ＭＳ 明朝" w:hAnsi="ＭＳ 明朝"/>
                  </w:rPr>
                </w:rPrChange>
              </w:rPr>
            </w:pPr>
            <w:moveTo w:id="12512" w:author="Masato YOSHIKAWA" w:date="2026-01-20T12:21:00Z" w16du:dateUtc="2026-01-20T03:21:00Z">
              <w:r w:rsidRPr="005B6842">
                <w:rPr>
                  <w:rFonts w:ascii="Times New Roman" w:eastAsia="ＭＳ 明朝" w:hAnsi="Times New Roman" w:cs="Times New Roman"/>
                  <w:rPrChange w:id="12513" w:author="Masato YOSHIKAWA" w:date="2026-01-20T12:23:00Z" w16du:dateUtc="2026-01-20T03:23:00Z">
                    <w:rPr>
                      <w:rFonts w:ascii="ＭＳ 明朝" w:eastAsia="ＭＳ 明朝" w:hAnsi="ＭＳ 明朝"/>
                    </w:rPr>
                  </w:rPrChange>
                </w:rPr>
                <w:t>at his house</w:t>
              </w:r>
            </w:moveTo>
          </w:p>
        </w:tc>
        <w:tc>
          <w:tcPr>
            <w:tcW w:w="779" w:type="pct"/>
          </w:tcPr>
          <w:p w14:paraId="7C7BC052" w14:textId="77777777" w:rsidR="005B6842" w:rsidRPr="005B6842" w:rsidRDefault="005B6842" w:rsidP="00C45809">
            <w:pPr>
              <w:pStyle w:val="af8"/>
              <w:rPr>
                <w:moveTo w:id="12514" w:author="Masato YOSHIKAWA" w:date="2026-01-20T12:21:00Z" w16du:dateUtc="2026-01-20T03:21:00Z"/>
                <w:rFonts w:ascii="Times New Roman" w:eastAsia="ＭＳ 明朝" w:hAnsi="Times New Roman" w:cs="Times New Roman"/>
                <w:rPrChange w:id="12515" w:author="Masato YOSHIKAWA" w:date="2026-01-20T12:23:00Z" w16du:dateUtc="2026-01-20T03:23:00Z">
                  <w:rPr>
                    <w:moveTo w:id="12516" w:author="Masato YOSHIKAWA" w:date="2026-01-20T12:21:00Z" w16du:dateUtc="2026-01-20T03:21:00Z"/>
                    <w:rFonts w:ascii="ＭＳ 明朝" w:eastAsia="ＭＳ 明朝" w:hAnsi="ＭＳ 明朝"/>
                  </w:rPr>
                </w:rPrChange>
              </w:rPr>
            </w:pPr>
            <w:moveTo w:id="12517" w:author="Masato YOSHIKAWA" w:date="2026-01-20T12:21:00Z" w16du:dateUtc="2026-01-20T03:21:00Z">
              <w:r w:rsidRPr="005B6842">
                <w:rPr>
                  <w:rFonts w:ascii="Times New Roman" w:eastAsia="ＭＳ 明朝" w:hAnsi="Times New Roman" w:cs="Times New Roman"/>
                  <w:rPrChange w:id="12518" w:author="Masato YOSHIKAWA" w:date="2026-01-20T12:23:00Z" w16du:dateUtc="2026-01-20T03:23:00Z">
                    <w:rPr>
                      <w:rFonts w:ascii="ＭＳ 明朝" w:eastAsia="ＭＳ 明朝" w:hAnsi="ＭＳ 明朝"/>
                    </w:rPr>
                  </w:rPrChange>
                </w:rPr>
                <w:t>Reduction</w:t>
              </w:r>
            </w:moveTo>
          </w:p>
        </w:tc>
        <w:tc>
          <w:tcPr>
            <w:tcW w:w="744" w:type="pct"/>
          </w:tcPr>
          <w:p w14:paraId="328DF922" w14:textId="77777777" w:rsidR="005B6842" w:rsidRPr="005B6842" w:rsidRDefault="005B6842" w:rsidP="00C45809">
            <w:pPr>
              <w:pStyle w:val="af8"/>
              <w:rPr>
                <w:moveTo w:id="12519" w:author="Masato YOSHIKAWA" w:date="2026-01-20T12:21:00Z" w16du:dateUtc="2026-01-20T03:21:00Z"/>
                <w:rFonts w:ascii="Times New Roman" w:eastAsia="ＭＳ 明朝" w:hAnsi="Times New Roman" w:cs="Times New Roman"/>
                <w:rPrChange w:id="12520" w:author="Masato YOSHIKAWA" w:date="2026-01-20T12:23:00Z" w16du:dateUtc="2026-01-20T03:23:00Z">
                  <w:rPr>
                    <w:moveTo w:id="12521" w:author="Masato YOSHIKAWA" w:date="2026-01-20T12:21:00Z" w16du:dateUtc="2026-01-20T03:21:00Z"/>
                    <w:rFonts w:ascii="ＭＳ 明朝" w:eastAsia="ＭＳ 明朝" w:hAnsi="ＭＳ 明朝"/>
                  </w:rPr>
                </w:rPrChange>
              </w:rPr>
            </w:pPr>
            <w:moveTo w:id="12522" w:author="Masato YOSHIKAWA" w:date="2026-01-20T12:21:00Z" w16du:dateUtc="2026-01-20T03:21:00Z">
              <w:r w:rsidRPr="005B6842">
                <w:rPr>
                  <w:rFonts w:ascii="Times New Roman" w:eastAsia="ＭＳ 明朝" w:hAnsi="Times New Roman" w:cs="Times New Roman"/>
                  <w:rPrChange w:id="12523" w:author="Masato YOSHIKAWA" w:date="2026-01-20T12:23:00Z" w16du:dateUtc="2026-01-20T03:23:00Z">
                    <w:rPr>
                      <w:rFonts w:ascii="ＭＳ 明朝" w:eastAsia="ＭＳ 明朝" w:hAnsi="ＭＳ 明朝"/>
                    </w:rPr>
                  </w:rPrChange>
                </w:rPr>
                <w:t>Denial</w:t>
              </w:r>
            </w:moveTo>
          </w:p>
        </w:tc>
        <w:tc>
          <w:tcPr>
            <w:tcW w:w="851" w:type="pct"/>
          </w:tcPr>
          <w:p w14:paraId="0B9B6432" w14:textId="77777777" w:rsidR="005B6842" w:rsidRPr="005B6842" w:rsidRDefault="005B6842" w:rsidP="00C45809">
            <w:pPr>
              <w:pStyle w:val="af8"/>
              <w:rPr>
                <w:moveTo w:id="12524" w:author="Masato YOSHIKAWA" w:date="2026-01-20T12:21:00Z" w16du:dateUtc="2026-01-20T03:21:00Z"/>
                <w:rFonts w:ascii="Times New Roman" w:eastAsia="ＭＳ 明朝" w:hAnsi="Times New Roman" w:cs="Times New Roman"/>
                <w:rPrChange w:id="12525" w:author="Masato YOSHIKAWA" w:date="2026-01-20T12:23:00Z" w16du:dateUtc="2026-01-20T03:23:00Z">
                  <w:rPr>
                    <w:moveTo w:id="12526" w:author="Masato YOSHIKAWA" w:date="2026-01-20T12:21:00Z" w16du:dateUtc="2026-01-20T03:21:00Z"/>
                    <w:rFonts w:ascii="ＭＳ 明朝" w:eastAsia="ＭＳ 明朝" w:hAnsi="ＭＳ 明朝"/>
                  </w:rPr>
                </w:rPrChange>
              </w:rPr>
            </w:pPr>
            <w:moveTo w:id="12527" w:author="Masato YOSHIKAWA" w:date="2026-01-20T12:21:00Z" w16du:dateUtc="2026-01-20T03:21:00Z">
              <w:r w:rsidRPr="005B6842">
                <w:rPr>
                  <w:rFonts w:ascii="Times New Roman" w:eastAsia="ＭＳ 明朝" w:hAnsi="Times New Roman" w:cs="Times New Roman"/>
                  <w:rPrChange w:id="12528" w:author="Masato YOSHIKAWA" w:date="2026-01-20T12:23:00Z" w16du:dateUtc="2026-01-20T03:23:00Z">
                    <w:rPr>
                      <w:rFonts w:ascii="ＭＳ 明朝" w:eastAsia="ＭＳ 明朝" w:hAnsi="ＭＳ 明朝"/>
                    </w:rPr>
                  </w:rPrChange>
                </w:rPr>
                <w:t>Generalization</w:t>
              </w:r>
            </w:moveTo>
          </w:p>
        </w:tc>
        <w:tc>
          <w:tcPr>
            <w:tcW w:w="831" w:type="pct"/>
          </w:tcPr>
          <w:p w14:paraId="635F99A5" w14:textId="77777777" w:rsidR="005B6842" w:rsidRPr="005B6842" w:rsidRDefault="005B6842" w:rsidP="00C45809">
            <w:pPr>
              <w:pStyle w:val="af8"/>
              <w:rPr>
                <w:moveTo w:id="12529" w:author="Masato YOSHIKAWA" w:date="2026-01-20T12:21:00Z" w16du:dateUtc="2026-01-20T03:21:00Z"/>
                <w:rFonts w:ascii="Times New Roman" w:eastAsia="ＭＳ 明朝" w:hAnsi="Times New Roman" w:cs="Times New Roman"/>
                <w:rPrChange w:id="12530" w:author="Masato YOSHIKAWA" w:date="2026-01-20T12:23:00Z" w16du:dateUtc="2026-01-20T03:23:00Z">
                  <w:rPr>
                    <w:moveTo w:id="12531" w:author="Masato YOSHIKAWA" w:date="2026-01-20T12:21:00Z" w16du:dateUtc="2026-01-20T03:21:00Z"/>
                    <w:rFonts w:ascii="ＭＳ 明朝" w:eastAsia="ＭＳ 明朝" w:hAnsi="ＭＳ 明朝"/>
                  </w:rPr>
                </w:rPrChange>
              </w:rPr>
            </w:pPr>
            <w:moveTo w:id="12532" w:author="Masato YOSHIKAWA" w:date="2026-01-20T12:21:00Z" w16du:dateUtc="2026-01-20T03:21:00Z">
              <w:r w:rsidRPr="005B6842">
                <w:rPr>
                  <w:rFonts w:ascii="Times New Roman" w:eastAsia="ＭＳ 明朝" w:hAnsi="Times New Roman" w:cs="Times New Roman"/>
                  <w:rPrChange w:id="12533" w:author="Masato YOSHIKAWA" w:date="2026-01-20T12:23:00Z" w16du:dateUtc="2026-01-20T03:23:00Z">
                    <w:rPr>
                      <w:rFonts w:ascii="ＭＳ 明朝" w:eastAsia="ＭＳ 明朝" w:hAnsi="ＭＳ 明朝"/>
                    </w:rPr>
                  </w:rPrChange>
                </w:rPr>
                <w:t>Minimization</w:t>
              </w:r>
            </w:moveTo>
          </w:p>
        </w:tc>
      </w:tr>
      <w:tr w:rsidR="005B6842" w:rsidRPr="005B6842" w14:paraId="03388392" w14:textId="77777777" w:rsidTr="00C45809">
        <w:tc>
          <w:tcPr>
            <w:tcW w:w="582" w:type="pct"/>
          </w:tcPr>
          <w:p w14:paraId="4E4AFF72" w14:textId="77777777" w:rsidR="005B6842" w:rsidRPr="005B6842" w:rsidRDefault="005B6842" w:rsidP="00C45809">
            <w:pPr>
              <w:pStyle w:val="af8"/>
              <w:rPr>
                <w:moveTo w:id="12534" w:author="Masato YOSHIKAWA" w:date="2026-01-20T12:21:00Z" w16du:dateUtc="2026-01-20T03:21:00Z"/>
                <w:rFonts w:ascii="Times New Roman" w:eastAsia="ＭＳ 明朝" w:hAnsi="Times New Roman" w:cs="Times New Roman"/>
                <w:rPrChange w:id="12535" w:author="Masato YOSHIKAWA" w:date="2026-01-20T12:23:00Z" w16du:dateUtc="2026-01-20T03:23:00Z">
                  <w:rPr>
                    <w:moveTo w:id="12536" w:author="Masato YOSHIKAWA" w:date="2026-01-20T12:21:00Z" w16du:dateUtc="2026-01-20T03:21:00Z"/>
                    <w:rFonts w:ascii="ＭＳ 明朝" w:eastAsia="ＭＳ 明朝" w:hAnsi="ＭＳ 明朝"/>
                  </w:rPr>
                </w:rPrChange>
              </w:rPr>
            </w:pPr>
            <w:moveTo w:id="12537" w:author="Masato YOSHIKAWA" w:date="2026-01-20T12:21:00Z" w16du:dateUtc="2026-01-20T03:21:00Z">
              <w:r w:rsidRPr="005B6842">
                <w:rPr>
                  <w:rFonts w:ascii="Times New Roman" w:eastAsia="ＭＳ 明朝" w:hAnsi="Times New Roman" w:cs="Times New Roman" w:hint="eastAsia"/>
                  <w:rPrChange w:id="12538" w:author="Masato YOSHIKAWA" w:date="2026-01-20T12:23:00Z" w16du:dateUtc="2026-01-20T03:23:00Z">
                    <w:rPr>
                      <w:rFonts w:ascii="ＭＳ 明朝" w:eastAsia="ＭＳ 明朝" w:hAnsi="ＭＳ 明朝" w:hint="eastAsia"/>
                    </w:rPr>
                  </w:rPrChange>
                </w:rPr>
                <w:t>食卓</w:t>
              </w:r>
            </w:moveTo>
          </w:p>
        </w:tc>
        <w:tc>
          <w:tcPr>
            <w:tcW w:w="583" w:type="pct"/>
          </w:tcPr>
          <w:p w14:paraId="2E369DF1" w14:textId="77777777" w:rsidR="005B6842" w:rsidRPr="005B6842" w:rsidRDefault="005B6842" w:rsidP="00C45809">
            <w:pPr>
              <w:pStyle w:val="af8"/>
              <w:rPr>
                <w:moveTo w:id="12539" w:author="Masato YOSHIKAWA" w:date="2026-01-20T12:21:00Z" w16du:dateUtc="2026-01-20T03:21:00Z"/>
                <w:rFonts w:ascii="Times New Roman" w:eastAsia="ＭＳ 明朝" w:hAnsi="Times New Roman" w:cs="Times New Roman"/>
                <w:rPrChange w:id="12540" w:author="Masato YOSHIKAWA" w:date="2026-01-20T12:23:00Z" w16du:dateUtc="2026-01-20T03:23:00Z">
                  <w:rPr>
                    <w:moveTo w:id="12541" w:author="Masato YOSHIKAWA" w:date="2026-01-20T12:21:00Z" w16du:dateUtc="2026-01-20T03:21:00Z"/>
                    <w:rFonts w:ascii="ＭＳ 明朝" w:eastAsia="ＭＳ 明朝" w:hAnsi="ＭＳ 明朝"/>
                  </w:rPr>
                </w:rPrChange>
              </w:rPr>
            </w:pPr>
            <w:moveTo w:id="12542" w:author="Masato YOSHIKAWA" w:date="2026-01-20T12:21:00Z" w16du:dateUtc="2026-01-20T03:21:00Z">
              <w:r w:rsidRPr="005B6842">
                <w:rPr>
                  <w:rFonts w:ascii="Times New Roman" w:eastAsia="ＭＳ 明朝" w:hAnsi="Times New Roman" w:cs="Times New Roman"/>
                  <w:rPrChange w:id="12543" w:author="Masato YOSHIKAWA" w:date="2026-01-20T12:23:00Z" w16du:dateUtc="2026-01-20T03:23:00Z">
                    <w:rPr>
                      <w:rFonts w:ascii="ＭＳ 明朝" w:eastAsia="ＭＳ 明朝" w:hAnsi="ＭＳ 明朝"/>
                    </w:rPr>
                  </w:rPrChange>
                </w:rPr>
                <w:t>take supper with him</w:t>
              </w:r>
            </w:moveTo>
          </w:p>
        </w:tc>
        <w:tc>
          <w:tcPr>
            <w:tcW w:w="629" w:type="pct"/>
          </w:tcPr>
          <w:p w14:paraId="0056051D" w14:textId="77777777" w:rsidR="005B6842" w:rsidRPr="005B6842" w:rsidRDefault="005B6842" w:rsidP="00C45809">
            <w:pPr>
              <w:pStyle w:val="af8"/>
              <w:rPr>
                <w:moveTo w:id="12544" w:author="Masato YOSHIKAWA" w:date="2026-01-20T12:21:00Z" w16du:dateUtc="2026-01-20T03:21:00Z"/>
                <w:rFonts w:ascii="Times New Roman" w:eastAsia="ＭＳ 明朝" w:hAnsi="Times New Roman" w:cs="Times New Roman"/>
                <w:rPrChange w:id="12545" w:author="Masato YOSHIKAWA" w:date="2026-01-20T12:23:00Z" w16du:dateUtc="2026-01-20T03:23:00Z">
                  <w:rPr>
                    <w:moveTo w:id="12546" w:author="Masato YOSHIKAWA" w:date="2026-01-20T12:21:00Z" w16du:dateUtc="2026-01-20T03:21:00Z"/>
                    <w:rFonts w:ascii="ＭＳ 明朝" w:eastAsia="ＭＳ 明朝" w:hAnsi="ＭＳ 明朝"/>
                  </w:rPr>
                </w:rPrChange>
              </w:rPr>
            </w:pPr>
            <w:moveTo w:id="12547" w:author="Masato YOSHIKAWA" w:date="2026-01-20T12:21:00Z" w16du:dateUtc="2026-01-20T03:21:00Z">
              <w:r w:rsidRPr="005B6842">
                <w:rPr>
                  <w:rFonts w:ascii="Times New Roman" w:eastAsia="ＭＳ 明朝" w:hAnsi="Times New Roman" w:cs="Times New Roman"/>
                  <w:rPrChange w:id="12548" w:author="Masato YOSHIKAWA" w:date="2026-01-20T12:23:00Z" w16du:dateUtc="2026-01-20T03:23:00Z">
                    <w:rPr>
                      <w:rFonts w:ascii="ＭＳ 明朝" w:eastAsia="ＭＳ 明朝" w:hAnsi="ＭＳ 明朝"/>
                    </w:rPr>
                  </w:rPrChange>
                </w:rPr>
                <w:t>his house</w:t>
              </w:r>
            </w:moveTo>
          </w:p>
        </w:tc>
        <w:tc>
          <w:tcPr>
            <w:tcW w:w="779" w:type="pct"/>
          </w:tcPr>
          <w:p w14:paraId="7F0EE5D9" w14:textId="77777777" w:rsidR="005B6842" w:rsidRPr="005B6842" w:rsidRDefault="005B6842" w:rsidP="00C45809">
            <w:pPr>
              <w:pStyle w:val="af8"/>
              <w:rPr>
                <w:moveTo w:id="12549" w:author="Masato YOSHIKAWA" w:date="2026-01-20T12:21:00Z" w16du:dateUtc="2026-01-20T03:21:00Z"/>
                <w:rFonts w:ascii="Times New Roman" w:eastAsia="ＭＳ 明朝" w:hAnsi="Times New Roman" w:cs="Times New Roman"/>
                <w:rPrChange w:id="12550" w:author="Masato YOSHIKAWA" w:date="2026-01-20T12:23:00Z" w16du:dateUtc="2026-01-20T03:23:00Z">
                  <w:rPr>
                    <w:moveTo w:id="12551" w:author="Masato YOSHIKAWA" w:date="2026-01-20T12:21:00Z" w16du:dateUtc="2026-01-20T03:21:00Z"/>
                    <w:rFonts w:ascii="ＭＳ 明朝" w:eastAsia="ＭＳ 明朝" w:hAnsi="ＭＳ 明朝"/>
                  </w:rPr>
                </w:rPrChange>
              </w:rPr>
            </w:pPr>
            <w:moveTo w:id="12552" w:author="Masato YOSHIKAWA" w:date="2026-01-20T12:21:00Z" w16du:dateUtc="2026-01-20T03:21:00Z">
              <w:r w:rsidRPr="005B6842">
                <w:rPr>
                  <w:rFonts w:ascii="Times New Roman" w:eastAsia="ＭＳ 明朝" w:hAnsi="Times New Roman" w:cs="Times New Roman"/>
                  <w:rPrChange w:id="12553" w:author="Masato YOSHIKAWA" w:date="2026-01-20T12:23:00Z" w16du:dateUtc="2026-01-20T03:23:00Z">
                    <w:rPr>
                      <w:rFonts w:ascii="ＭＳ 明朝" w:eastAsia="ＭＳ 明朝" w:hAnsi="ＭＳ 明朝"/>
                    </w:rPr>
                  </w:rPrChange>
                </w:rPr>
                <w:t>Description</w:t>
              </w:r>
            </w:moveTo>
          </w:p>
        </w:tc>
        <w:tc>
          <w:tcPr>
            <w:tcW w:w="744" w:type="pct"/>
          </w:tcPr>
          <w:p w14:paraId="7994BE80" w14:textId="77777777" w:rsidR="005B6842" w:rsidRPr="005B6842" w:rsidRDefault="005B6842" w:rsidP="00C45809">
            <w:pPr>
              <w:pStyle w:val="af8"/>
              <w:rPr>
                <w:moveTo w:id="12554" w:author="Masato YOSHIKAWA" w:date="2026-01-20T12:21:00Z" w16du:dateUtc="2026-01-20T03:21:00Z"/>
                <w:rFonts w:ascii="Times New Roman" w:eastAsia="ＭＳ 明朝" w:hAnsi="Times New Roman" w:cs="Times New Roman"/>
                <w:rPrChange w:id="12555" w:author="Masato YOSHIKAWA" w:date="2026-01-20T12:23:00Z" w16du:dateUtc="2026-01-20T03:23:00Z">
                  <w:rPr>
                    <w:moveTo w:id="12556" w:author="Masato YOSHIKAWA" w:date="2026-01-20T12:21:00Z" w16du:dateUtc="2026-01-20T03:21:00Z"/>
                    <w:rFonts w:ascii="ＭＳ 明朝" w:eastAsia="ＭＳ 明朝" w:hAnsi="ＭＳ 明朝"/>
                  </w:rPr>
                </w:rPrChange>
              </w:rPr>
            </w:pPr>
            <w:moveTo w:id="12557" w:author="Masato YOSHIKAWA" w:date="2026-01-20T12:21:00Z" w16du:dateUtc="2026-01-20T03:21:00Z">
              <w:r w:rsidRPr="005B6842">
                <w:rPr>
                  <w:rFonts w:ascii="Times New Roman" w:eastAsia="ＭＳ 明朝" w:hAnsi="Times New Roman" w:cs="Times New Roman"/>
                  <w:rPrChange w:id="12558" w:author="Masato YOSHIKAWA" w:date="2026-01-20T12:23:00Z" w16du:dateUtc="2026-01-20T03:23:00Z">
                    <w:rPr>
                      <w:rFonts w:ascii="ＭＳ 明朝" w:eastAsia="ＭＳ 明朝" w:hAnsi="ＭＳ 明朝"/>
                    </w:rPr>
                  </w:rPrChange>
                </w:rPr>
                <w:t>Minimization</w:t>
              </w:r>
            </w:moveTo>
          </w:p>
        </w:tc>
        <w:tc>
          <w:tcPr>
            <w:tcW w:w="851" w:type="pct"/>
          </w:tcPr>
          <w:p w14:paraId="5A5D28B6" w14:textId="77777777" w:rsidR="005B6842" w:rsidRPr="005B6842" w:rsidRDefault="005B6842" w:rsidP="00C45809">
            <w:pPr>
              <w:pStyle w:val="af8"/>
              <w:rPr>
                <w:moveTo w:id="12559" w:author="Masato YOSHIKAWA" w:date="2026-01-20T12:21:00Z" w16du:dateUtc="2026-01-20T03:21:00Z"/>
                <w:rFonts w:ascii="Times New Roman" w:eastAsia="ＭＳ 明朝" w:hAnsi="Times New Roman" w:cs="Times New Roman"/>
                <w:rPrChange w:id="12560" w:author="Masato YOSHIKAWA" w:date="2026-01-20T12:23:00Z" w16du:dateUtc="2026-01-20T03:23:00Z">
                  <w:rPr>
                    <w:moveTo w:id="12561" w:author="Masato YOSHIKAWA" w:date="2026-01-20T12:21:00Z" w16du:dateUtc="2026-01-20T03:21:00Z"/>
                    <w:rFonts w:ascii="ＭＳ 明朝" w:eastAsia="ＭＳ 明朝" w:hAnsi="ＭＳ 明朝"/>
                  </w:rPr>
                </w:rPrChange>
              </w:rPr>
            </w:pPr>
            <w:moveTo w:id="12562" w:author="Masato YOSHIKAWA" w:date="2026-01-20T12:21:00Z" w16du:dateUtc="2026-01-20T03:21:00Z">
              <w:r w:rsidRPr="005B6842">
                <w:rPr>
                  <w:rFonts w:ascii="Times New Roman" w:eastAsia="ＭＳ 明朝" w:hAnsi="Times New Roman" w:cs="Times New Roman"/>
                  <w:rPrChange w:id="12563" w:author="Masato YOSHIKAWA" w:date="2026-01-20T12:23:00Z" w16du:dateUtc="2026-01-20T03:23:00Z">
                    <w:rPr>
                      <w:rFonts w:ascii="ＭＳ 明朝" w:eastAsia="ＭＳ 明朝" w:hAnsi="ＭＳ 明朝"/>
                    </w:rPr>
                  </w:rPrChange>
                </w:rPr>
                <w:t>Generalization</w:t>
              </w:r>
            </w:moveTo>
          </w:p>
        </w:tc>
        <w:tc>
          <w:tcPr>
            <w:tcW w:w="831" w:type="pct"/>
          </w:tcPr>
          <w:p w14:paraId="42EFC3D4" w14:textId="77777777" w:rsidR="005B6842" w:rsidRPr="005B6842" w:rsidRDefault="005B6842" w:rsidP="00C45809">
            <w:pPr>
              <w:pStyle w:val="af8"/>
              <w:rPr>
                <w:moveTo w:id="12564" w:author="Masato YOSHIKAWA" w:date="2026-01-20T12:21:00Z" w16du:dateUtc="2026-01-20T03:21:00Z"/>
                <w:rFonts w:ascii="Times New Roman" w:eastAsia="ＭＳ 明朝" w:hAnsi="Times New Roman" w:cs="Times New Roman"/>
                <w:rPrChange w:id="12565" w:author="Masato YOSHIKAWA" w:date="2026-01-20T12:23:00Z" w16du:dateUtc="2026-01-20T03:23:00Z">
                  <w:rPr>
                    <w:moveTo w:id="12566" w:author="Masato YOSHIKAWA" w:date="2026-01-20T12:21:00Z" w16du:dateUtc="2026-01-20T03:21:00Z"/>
                    <w:rFonts w:ascii="ＭＳ 明朝" w:eastAsia="ＭＳ 明朝" w:hAnsi="ＭＳ 明朝"/>
                  </w:rPr>
                </w:rPrChange>
              </w:rPr>
            </w:pPr>
            <w:moveTo w:id="12567" w:author="Masato YOSHIKAWA" w:date="2026-01-20T12:21:00Z" w16du:dateUtc="2026-01-20T03:21:00Z">
              <w:r w:rsidRPr="005B6842">
                <w:rPr>
                  <w:rFonts w:ascii="Times New Roman" w:eastAsia="ＭＳ 明朝" w:hAnsi="Times New Roman" w:cs="Times New Roman"/>
                  <w:rPrChange w:id="12568" w:author="Masato YOSHIKAWA" w:date="2026-01-20T12:23:00Z" w16du:dateUtc="2026-01-20T03:23:00Z">
                    <w:rPr>
                      <w:rFonts w:ascii="ＭＳ 明朝" w:eastAsia="ＭＳ 明朝" w:hAnsi="ＭＳ 明朝"/>
                    </w:rPr>
                  </w:rPrChange>
                </w:rPr>
                <w:t>Minimization</w:t>
              </w:r>
            </w:moveTo>
          </w:p>
        </w:tc>
      </w:tr>
      <w:tr w:rsidR="005B6842" w:rsidRPr="005B6842" w14:paraId="532B2C6F" w14:textId="77777777" w:rsidTr="00C45809">
        <w:tc>
          <w:tcPr>
            <w:tcW w:w="582" w:type="pct"/>
          </w:tcPr>
          <w:p w14:paraId="2A1C2C91" w14:textId="77777777" w:rsidR="005B6842" w:rsidRPr="005B6842" w:rsidRDefault="005B6842" w:rsidP="00C45809">
            <w:pPr>
              <w:pStyle w:val="af8"/>
              <w:rPr>
                <w:moveTo w:id="12569" w:author="Masato YOSHIKAWA" w:date="2026-01-20T12:21:00Z" w16du:dateUtc="2026-01-20T03:21:00Z"/>
                <w:rFonts w:ascii="Times New Roman" w:eastAsia="ＭＳ 明朝" w:hAnsi="Times New Roman" w:cs="Times New Roman"/>
                <w:rPrChange w:id="12570" w:author="Masato YOSHIKAWA" w:date="2026-01-20T12:23:00Z" w16du:dateUtc="2026-01-20T03:23:00Z">
                  <w:rPr>
                    <w:moveTo w:id="12571" w:author="Masato YOSHIKAWA" w:date="2026-01-20T12:21:00Z" w16du:dateUtc="2026-01-20T03:21:00Z"/>
                    <w:rFonts w:ascii="ＭＳ 明朝" w:eastAsia="ＭＳ 明朝" w:hAnsi="ＭＳ 明朝"/>
                  </w:rPr>
                </w:rPrChange>
              </w:rPr>
            </w:pPr>
            <w:moveTo w:id="12572" w:author="Masato YOSHIKAWA" w:date="2026-01-20T12:21:00Z" w16du:dateUtc="2026-01-20T03:21:00Z">
              <w:r w:rsidRPr="005B6842">
                <w:rPr>
                  <w:rFonts w:ascii="Times New Roman" w:eastAsia="ＭＳ 明朝" w:hAnsi="Times New Roman" w:cs="Times New Roman" w:hint="eastAsia"/>
                  <w:rPrChange w:id="12573" w:author="Masato YOSHIKAWA" w:date="2026-01-20T12:23:00Z" w16du:dateUtc="2026-01-20T03:23:00Z">
                    <w:rPr>
                      <w:rFonts w:ascii="ＭＳ 明朝" w:eastAsia="ＭＳ 明朝" w:hAnsi="ＭＳ 明朝" w:hint="eastAsia"/>
                    </w:rPr>
                  </w:rPrChange>
                </w:rPr>
                <w:t>盃</w:t>
              </w:r>
            </w:moveTo>
          </w:p>
        </w:tc>
        <w:tc>
          <w:tcPr>
            <w:tcW w:w="583" w:type="pct"/>
          </w:tcPr>
          <w:p w14:paraId="15E676D2" w14:textId="77777777" w:rsidR="005B6842" w:rsidRPr="005B6842" w:rsidRDefault="005B6842" w:rsidP="00C45809">
            <w:pPr>
              <w:pStyle w:val="af8"/>
              <w:rPr>
                <w:moveTo w:id="12574" w:author="Masato YOSHIKAWA" w:date="2026-01-20T12:21:00Z" w16du:dateUtc="2026-01-20T03:21:00Z"/>
                <w:rFonts w:ascii="Times New Roman" w:eastAsia="ＭＳ 明朝" w:hAnsi="Times New Roman" w:cs="Times New Roman"/>
                <w:rPrChange w:id="12575" w:author="Masato YOSHIKAWA" w:date="2026-01-20T12:23:00Z" w16du:dateUtc="2026-01-20T03:23:00Z">
                  <w:rPr>
                    <w:moveTo w:id="12576" w:author="Masato YOSHIKAWA" w:date="2026-01-20T12:21:00Z" w16du:dateUtc="2026-01-20T03:21:00Z"/>
                    <w:rFonts w:ascii="ＭＳ 明朝" w:eastAsia="ＭＳ 明朝" w:hAnsi="ＭＳ 明朝"/>
                  </w:rPr>
                </w:rPrChange>
              </w:rPr>
            </w:pPr>
            <w:moveTo w:id="12577" w:author="Masato YOSHIKAWA" w:date="2026-01-20T12:21:00Z" w16du:dateUtc="2026-01-20T03:21:00Z">
              <w:r w:rsidRPr="005B6842">
                <w:rPr>
                  <w:rFonts w:ascii="Times New Roman" w:eastAsia="ＭＳ 明朝" w:hAnsi="Times New Roman" w:cs="Times New Roman"/>
                  <w:rPrChange w:id="12578" w:author="Masato YOSHIKAWA" w:date="2026-01-20T12:23:00Z" w16du:dateUtc="2026-01-20T03:23:00Z">
                    <w:rPr>
                      <w:rFonts w:ascii="ＭＳ 明朝" w:eastAsia="ＭＳ 明朝" w:hAnsi="ＭＳ 明朝"/>
                    </w:rPr>
                  </w:rPrChange>
                </w:rPr>
                <w:t>the cup</w:t>
              </w:r>
            </w:moveTo>
          </w:p>
        </w:tc>
        <w:tc>
          <w:tcPr>
            <w:tcW w:w="629" w:type="pct"/>
          </w:tcPr>
          <w:p w14:paraId="45690CFD" w14:textId="77777777" w:rsidR="005B6842" w:rsidRPr="005B6842" w:rsidRDefault="005B6842" w:rsidP="00C45809">
            <w:pPr>
              <w:pStyle w:val="af8"/>
              <w:rPr>
                <w:moveTo w:id="12579" w:author="Masato YOSHIKAWA" w:date="2026-01-20T12:21:00Z" w16du:dateUtc="2026-01-20T03:21:00Z"/>
                <w:rFonts w:ascii="Times New Roman" w:eastAsia="ＭＳ 明朝" w:hAnsi="Times New Roman" w:cs="Times New Roman"/>
                <w:rPrChange w:id="12580" w:author="Masato YOSHIKAWA" w:date="2026-01-20T12:23:00Z" w16du:dateUtc="2026-01-20T03:23:00Z">
                  <w:rPr>
                    <w:moveTo w:id="12581" w:author="Masato YOSHIKAWA" w:date="2026-01-20T12:21:00Z" w16du:dateUtc="2026-01-20T03:21:00Z"/>
                    <w:rFonts w:ascii="ＭＳ 明朝" w:eastAsia="ＭＳ 明朝" w:hAnsi="ＭＳ 明朝"/>
                  </w:rPr>
                </w:rPrChange>
              </w:rPr>
            </w:pPr>
            <w:moveTo w:id="12582" w:author="Masato YOSHIKAWA" w:date="2026-01-20T12:21:00Z" w16du:dateUtc="2026-01-20T03:21:00Z">
              <w:r w:rsidRPr="005B6842">
                <w:rPr>
                  <w:rFonts w:ascii="Times New Roman" w:eastAsia="ＭＳ 明朝" w:hAnsi="Times New Roman" w:cs="Times New Roman"/>
                  <w:rPrChange w:id="12583" w:author="Masato YOSHIKAWA" w:date="2026-01-20T12:23:00Z" w16du:dateUtc="2026-01-20T03:23:00Z">
                    <w:rPr>
                      <w:rFonts w:ascii="ＭＳ 明朝" w:eastAsia="ＭＳ 明朝" w:hAnsi="ＭＳ 明朝"/>
                    </w:rPr>
                  </w:rPrChange>
                </w:rPr>
                <w:t>cup</w:t>
              </w:r>
            </w:moveTo>
          </w:p>
        </w:tc>
        <w:tc>
          <w:tcPr>
            <w:tcW w:w="779" w:type="pct"/>
          </w:tcPr>
          <w:p w14:paraId="6A241050" w14:textId="77777777" w:rsidR="005B6842" w:rsidRPr="005B6842" w:rsidRDefault="005B6842" w:rsidP="00C45809">
            <w:pPr>
              <w:pStyle w:val="af8"/>
              <w:rPr>
                <w:moveTo w:id="12584" w:author="Masato YOSHIKAWA" w:date="2026-01-20T12:21:00Z" w16du:dateUtc="2026-01-20T03:21:00Z"/>
                <w:rFonts w:ascii="Times New Roman" w:eastAsia="ＭＳ 明朝" w:hAnsi="Times New Roman" w:cs="Times New Roman"/>
                <w:rPrChange w:id="12585" w:author="Masato YOSHIKAWA" w:date="2026-01-20T12:23:00Z" w16du:dateUtc="2026-01-20T03:23:00Z">
                  <w:rPr>
                    <w:moveTo w:id="12586" w:author="Masato YOSHIKAWA" w:date="2026-01-20T12:21:00Z" w16du:dateUtc="2026-01-20T03:21:00Z"/>
                    <w:rFonts w:ascii="ＭＳ 明朝" w:eastAsia="ＭＳ 明朝" w:hAnsi="ＭＳ 明朝"/>
                  </w:rPr>
                </w:rPrChange>
              </w:rPr>
            </w:pPr>
            <w:moveTo w:id="12587" w:author="Masato YOSHIKAWA" w:date="2026-01-20T12:21:00Z" w16du:dateUtc="2026-01-20T03:21:00Z">
              <w:r w:rsidRPr="005B6842">
                <w:rPr>
                  <w:rFonts w:ascii="Times New Roman" w:eastAsia="ＭＳ 明朝" w:hAnsi="Times New Roman" w:cs="Times New Roman"/>
                  <w:rPrChange w:id="12588" w:author="Masato YOSHIKAWA" w:date="2026-01-20T12:23:00Z" w16du:dateUtc="2026-01-20T03:23:00Z">
                    <w:rPr>
                      <w:rFonts w:ascii="ＭＳ 明朝" w:eastAsia="ＭＳ 明朝" w:hAnsi="ＭＳ 明朝"/>
                    </w:rPr>
                  </w:rPrChange>
                </w:rPr>
                <w:t>Established equivalent</w:t>
              </w:r>
            </w:moveTo>
          </w:p>
        </w:tc>
        <w:tc>
          <w:tcPr>
            <w:tcW w:w="744" w:type="pct"/>
          </w:tcPr>
          <w:p w14:paraId="0492B511" w14:textId="77777777" w:rsidR="005B6842" w:rsidRPr="005B6842" w:rsidRDefault="005B6842" w:rsidP="00C45809">
            <w:pPr>
              <w:pStyle w:val="af8"/>
              <w:rPr>
                <w:moveTo w:id="12589" w:author="Masato YOSHIKAWA" w:date="2026-01-20T12:21:00Z" w16du:dateUtc="2026-01-20T03:21:00Z"/>
                <w:rFonts w:ascii="Times New Roman" w:eastAsia="ＭＳ 明朝" w:hAnsi="Times New Roman" w:cs="Times New Roman"/>
                <w:rPrChange w:id="12590" w:author="Masato YOSHIKAWA" w:date="2026-01-20T12:23:00Z" w16du:dateUtc="2026-01-20T03:23:00Z">
                  <w:rPr>
                    <w:moveTo w:id="12591" w:author="Masato YOSHIKAWA" w:date="2026-01-20T12:21:00Z" w16du:dateUtc="2026-01-20T03:21:00Z"/>
                    <w:rFonts w:ascii="ＭＳ 明朝" w:eastAsia="ＭＳ 明朝" w:hAnsi="ＭＳ 明朝"/>
                  </w:rPr>
                </w:rPrChange>
              </w:rPr>
            </w:pPr>
            <w:moveTo w:id="12592" w:author="Masato YOSHIKAWA" w:date="2026-01-20T12:21:00Z" w16du:dateUtc="2026-01-20T03:21:00Z">
              <w:r w:rsidRPr="005B6842">
                <w:rPr>
                  <w:rFonts w:ascii="Times New Roman" w:eastAsia="ＭＳ 明朝" w:hAnsi="Times New Roman" w:cs="Times New Roman"/>
                  <w:rPrChange w:id="12593" w:author="Masato YOSHIKAWA" w:date="2026-01-20T12:23:00Z" w16du:dateUtc="2026-01-20T03:23:00Z">
                    <w:rPr>
                      <w:rFonts w:ascii="ＭＳ 明朝" w:eastAsia="ＭＳ 明朝" w:hAnsi="ＭＳ 明朝"/>
                    </w:rPr>
                  </w:rPrChange>
                </w:rPr>
                <w:t>Minimization</w:t>
              </w:r>
            </w:moveTo>
          </w:p>
        </w:tc>
        <w:tc>
          <w:tcPr>
            <w:tcW w:w="851" w:type="pct"/>
          </w:tcPr>
          <w:p w14:paraId="0B390527" w14:textId="77777777" w:rsidR="005B6842" w:rsidRPr="005B6842" w:rsidRDefault="005B6842" w:rsidP="00C45809">
            <w:pPr>
              <w:pStyle w:val="af8"/>
              <w:rPr>
                <w:moveTo w:id="12594" w:author="Masato YOSHIKAWA" w:date="2026-01-20T12:21:00Z" w16du:dateUtc="2026-01-20T03:21:00Z"/>
                <w:rFonts w:ascii="Times New Roman" w:eastAsia="ＭＳ 明朝" w:hAnsi="Times New Roman" w:cs="Times New Roman"/>
                <w:rPrChange w:id="12595" w:author="Masato YOSHIKAWA" w:date="2026-01-20T12:23:00Z" w16du:dateUtc="2026-01-20T03:23:00Z">
                  <w:rPr>
                    <w:moveTo w:id="12596" w:author="Masato YOSHIKAWA" w:date="2026-01-20T12:21:00Z" w16du:dateUtc="2026-01-20T03:21:00Z"/>
                    <w:rFonts w:ascii="ＭＳ 明朝" w:eastAsia="ＭＳ 明朝" w:hAnsi="ＭＳ 明朝"/>
                  </w:rPr>
                </w:rPrChange>
              </w:rPr>
            </w:pPr>
            <w:moveTo w:id="12597" w:author="Masato YOSHIKAWA" w:date="2026-01-20T12:21:00Z" w16du:dateUtc="2026-01-20T03:21:00Z">
              <w:r w:rsidRPr="005B6842">
                <w:rPr>
                  <w:rFonts w:ascii="Times New Roman" w:eastAsia="ＭＳ 明朝" w:hAnsi="Times New Roman" w:cs="Times New Roman"/>
                  <w:rPrChange w:id="12598" w:author="Masato YOSHIKAWA" w:date="2026-01-20T12:23:00Z" w16du:dateUtc="2026-01-20T03:23:00Z">
                    <w:rPr>
                      <w:rFonts w:ascii="ＭＳ 明朝" w:eastAsia="ＭＳ 明朝" w:hAnsi="ＭＳ 明朝"/>
                    </w:rPr>
                  </w:rPrChange>
                </w:rPr>
                <w:t>Established equivalent</w:t>
              </w:r>
            </w:moveTo>
          </w:p>
        </w:tc>
        <w:tc>
          <w:tcPr>
            <w:tcW w:w="831" w:type="pct"/>
          </w:tcPr>
          <w:p w14:paraId="25875095" w14:textId="77777777" w:rsidR="005B6842" w:rsidRPr="005B6842" w:rsidRDefault="005B6842" w:rsidP="00C45809">
            <w:pPr>
              <w:pStyle w:val="af8"/>
              <w:rPr>
                <w:moveTo w:id="12599" w:author="Masato YOSHIKAWA" w:date="2026-01-20T12:21:00Z" w16du:dateUtc="2026-01-20T03:21:00Z"/>
                <w:rFonts w:ascii="Times New Roman" w:eastAsia="ＭＳ 明朝" w:hAnsi="Times New Roman" w:cs="Times New Roman"/>
                <w:rPrChange w:id="12600" w:author="Masato YOSHIKAWA" w:date="2026-01-20T12:23:00Z" w16du:dateUtc="2026-01-20T03:23:00Z">
                  <w:rPr>
                    <w:moveTo w:id="12601" w:author="Masato YOSHIKAWA" w:date="2026-01-20T12:21:00Z" w16du:dateUtc="2026-01-20T03:21:00Z"/>
                    <w:rFonts w:ascii="ＭＳ 明朝" w:eastAsia="ＭＳ 明朝" w:hAnsi="ＭＳ 明朝"/>
                  </w:rPr>
                </w:rPrChange>
              </w:rPr>
            </w:pPr>
            <w:moveTo w:id="12602" w:author="Masato YOSHIKAWA" w:date="2026-01-20T12:21:00Z" w16du:dateUtc="2026-01-20T03:21:00Z">
              <w:r w:rsidRPr="005B6842">
                <w:rPr>
                  <w:rFonts w:ascii="Times New Roman" w:eastAsia="ＭＳ 明朝" w:hAnsi="Times New Roman" w:cs="Times New Roman"/>
                  <w:rPrChange w:id="12603" w:author="Masato YOSHIKAWA" w:date="2026-01-20T12:23:00Z" w16du:dateUtc="2026-01-20T03:23:00Z">
                    <w:rPr>
                      <w:rFonts w:ascii="ＭＳ 明朝" w:eastAsia="ＭＳ 明朝" w:hAnsi="ＭＳ 明朝"/>
                    </w:rPr>
                  </w:rPrChange>
                </w:rPr>
                <w:t>Minimization</w:t>
              </w:r>
            </w:moveTo>
          </w:p>
        </w:tc>
      </w:tr>
      <w:tr w:rsidR="005B6842" w:rsidRPr="005B6842" w14:paraId="0A2040E8" w14:textId="77777777" w:rsidTr="00C45809">
        <w:tc>
          <w:tcPr>
            <w:tcW w:w="582" w:type="pct"/>
          </w:tcPr>
          <w:p w14:paraId="3A548307" w14:textId="77777777" w:rsidR="005B6842" w:rsidRPr="005B6842" w:rsidRDefault="005B6842" w:rsidP="00C45809">
            <w:pPr>
              <w:pStyle w:val="af8"/>
              <w:rPr>
                <w:moveTo w:id="12604" w:author="Masato YOSHIKAWA" w:date="2026-01-20T12:21:00Z" w16du:dateUtc="2026-01-20T03:21:00Z"/>
                <w:rFonts w:ascii="Times New Roman" w:eastAsia="ＭＳ 明朝" w:hAnsi="Times New Roman" w:cs="Times New Roman"/>
                <w:rPrChange w:id="12605" w:author="Masato YOSHIKAWA" w:date="2026-01-20T12:23:00Z" w16du:dateUtc="2026-01-20T03:23:00Z">
                  <w:rPr>
                    <w:moveTo w:id="12606" w:author="Masato YOSHIKAWA" w:date="2026-01-20T12:21:00Z" w16du:dateUtc="2026-01-20T03:21:00Z"/>
                    <w:rFonts w:ascii="ＭＳ 明朝" w:eastAsia="ＭＳ 明朝" w:hAnsi="ＭＳ 明朝"/>
                  </w:rPr>
                </w:rPrChange>
              </w:rPr>
            </w:pPr>
            <w:moveTo w:id="12607" w:author="Masato YOSHIKAWA" w:date="2026-01-20T12:21:00Z" w16du:dateUtc="2026-01-20T03:21:00Z">
              <w:r w:rsidRPr="005B6842">
                <w:rPr>
                  <w:rFonts w:ascii="Times New Roman" w:eastAsia="ＭＳ 明朝" w:hAnsi="Times New Roman" w:cs="Times New Roman" w:hint="eastAsia"/>
                  <w:rPrChange w:id="12608" w:author="Masato YOSHIKAWA" w:date="2026-01-20T12:23:00Z" w16du:dateUtc="2026-01-20T03:23:00Z">
                    <w:rPr>
                      <w:rFonts w:ascii="ＭＳ 明朝" w:eastAsia="ＭＳ 明朝" w:hAnsi="ＭＳ 明朝" w:hint="eastAsia"/>
                    </w:rPr>
                  </w:rPrChange>
                </w:rPr>
                <w:t>天罰</w:t>
              </w:r>
            </w:moveTo>
          </w:p>
        </w:tc>
        <w:tc>
          <w:tcPr>
            <w:tcW w:w="583" w:type="pct"/>
          </w:tcPr>
          <w:p w14:paraId="5733822D" w14:textId="77777777" w:rsidR="005B6842" w:rsidRPr="005B6842" w:rsidRDefault="005B6842" w:rsidP="00C45809">
            <w:pPr>
              <w:pStyle w:val="af8"/>
              <w:rPr>
                <w:moveTo w:id="12609" w:author="Masato YOSHIKAWA" w:date="2026-01-20T12:21:00Z" w16du:dateUtc="2026-01-20T03:21:00Z"/>
                <w:rFonts w:ascii="Times New Roman" w:eastAsia="ＭＳ 明朝" w:hAnsi="Times New Roman" w:cs="Times New Roman"/>
                <w:rPrChange w:id="12610" w:author="Masato YOSHIKAWA" w:date="2026-01-20T12:23:00Z" w16du:dateUtc="2026-01-20T03:23:00Z">
                  <w:rPr>
                    <w:moveTo w:id="12611" w:author="Masato YOSHIKAWA" w:date="2026-01-20T12:21:00Z" w16du:dateUtc="2026-01-20T03:21:00Z"/>
                    <w:rFonts w:ascii="ＭＳ 明朝" w:eastAsia="ＭＳ 明朝" w:hAnsi="ＭＳ 明朝"/>
                  </w:rPr>
                </w:rPrChange>
              </w:rPr>
            </w:pPr>
            <w:moveTo w:id="12612" w:author="Masato YOSHIKAWA" w:date="2026-01-20T12:21:00Z" w16du:dateUtc="2026-01-20T03:21:00Z">
              <w:r w:rsidRPr="005B6842">
                <w:rPr>
                  <w:rFonts w:ascii="Times New Roman" w:eastAsia="ＭＳ 明朝" w:hAnsi="Times New Roman" w:cs="Times New Roman"/>
                  <w:rPrChange w:id="12613" w:author="Masato YOSHIKAWA" w:date="2026-01-20T12:23:00Z" w16du:dateUtc="2026-01-20T03:23:00Z">
                    <w:rPr>
                      <w:rFonts w:ascii="ＭＳ 明朝" w:eastAsia="ＭＳ 明朝" w:hAnsi="ＭＳ 明朝"/>
                    </w:rPr>
                  </w:rPrChange>
                </w:rPr>
                <w:t>nemesis</w:t>
              </w:r>
            </w:moveTo>
          </w:p>
        </w:tc>
        <w:tc>
          <w:tcPr>
            <w:tcW w:w="629" w:type="pct"/>
          </w:tcPr>
          <w:p w14:paraId="6E15E1FE" w14:textId="77777777" w:rsidR="005B6842" w:rsidRPr="005B6842" w:rsidRDefault="005B6842" w:rsidP="00C45809">
            <w:pPr>
              <w:pStyle w:val="af8"/>
              <w:rPr>
                <w:moveTo w:id="12614" w:author="Masato YOSHIKAWA" w:date="2026-01-20T12:21:00Z" w16du:dateUtc="2026-01-20T03:21:00Z"/>
                <w:rFonts w:ascii="Times New Roman" w:eastAsia="ＭＳ 明朝" w:hAnsi="Times New Roman" w:cs="Times New Roman"/>
                <w:rPrChange w:id="12615" w:author="Masato YOSHIKAWA" w:date="2026-01-20T12:23:00Z" w16du:dateUtc="2026-01-20T03:23:00Z">
                  <w:rPr>
                    <w:moveTo w:id="12616" w:author="Masato YOSHIKAWA" w:date="2026-01-20T12:21:00Z" w16du:dateUtc="2026-01-20T03:21:00Z"/>
                    <w:rFonts w:ascii="ＭＳ 明朝" w:eastAsia="ＭＳ 明朝" w:hAnsi="ＭＳ 明朝"/>
                  </w:rPr>
                </w:rPrChange>
              </w:rPr>
            </w:pPr>
            <w:moveTo w:id="12617" w:author="Masato YOSHIKAWA" w:date="2026-01-20T12:21:00Z" w16du:dateUtc="2026-01-20T03:21:00Z">
              <w:r w:rsidRPr="005B6842">
                <w:rPr>
                  <w:rFonts w:ascii="Times New Roman" w:eastAsia="ＭＳ 明朝" w:hAnsi="Times New Roman" w:cs="Times New Roman"/>
                  <w:rPrChange w:id="12618" w:author="Masato YOSHIKAWA" w:date="2026-01-20T12:23:00Z" w16du:dateUtc="2026-01-20T03:23:00Z">
                    <w:rPr>
                      <w:rFonts w:ascii="ＭＳ 明朝" w:eastAsia="ＭＳ 明朝" w:hAnsi="ＭＳ 明朝"/>
                    </w:rPr>
                  </w:rPrChange>
                </w:rPr>
                <w:t>Divine punishment</w:t>
              </w:r>
            </w:moveTo>
          </w:p>
        </w:tc>
        <w:tc>
          <w:tcPr>
            <w:tcW w:w="779" w:type="pct"/>
          </w:tcPr>
          <w:p w14:paraId="588BD1D2" w14:textId="77777777" w:rsidR="005B6842" w:rsidRPr="005B6842" w:rsidRDefault="005B6842" w:rsidP="00C45809">
            <w:pPr>
              <w:pStyle w:val="af8"/>
              <w:rPr>
                <w:moveTo w:id="12619" w:author="Masato YOSHIKAWA" w:date="2026-01-20T12:21:00Z" w16du:dateUtc="2026-01-20T03:21:00Z"/>
                <w:rFonts w:ascii="Times New Roman" w:eastAsia="ＭＳ 明朝" w:hAnsi="Times New Roman" w:cs="Times New Roman"/>
                <w:rPrChange w:id="12620" w:author="Masato YOSHIKAWA" w:date="2026-01-20T12:23:00Z" w16du:dateUtc="2026-01-20T03:23:00Z">
                  <w:rPr>
                    <w:moveTo w:id="12621" w:author="Masato YOSHIKAWA" w:date="2026-01-20T12:21:00Z" w16du:dateUtc="2026-01-20T03:21:00Z"/>
                    <w:rFonts w:ascii="ＭＳ 明朝" w:eastAsia="ＭＳ 明朝" w:hAnsi="ＭＳ 明朝"/>
                  </w:rPr>
                </w:rPrChange>
              </w:rPr>
            </w:pPr>
            <w:moveTo w:id="12622" w:author="Masato YOSHIKAWA" w:date="2026-01-20T12:21:00Z" w16du:dateUtc="2026-01-20T03:21:00Z">
              <w:r w:rsidRPr="005B6842">
                <w:rPr>
                  <w:rFonts w:ascii="Times New Roman" w:eastAsia="ＭＳ 明朝" w:hAnsi="Times New Roman" w:cs="Times New Roman"/>
                  <w:rPrChange w:id="12623" w:author="Masato YOSHIKAWA" w:date="2026-01-20T12:23:00Z" w16du:dateUtc="2026-01-20T03:23:00Z">
                    <w:rPr>
                      <w:rFonts w:ascii="ＭＳ 明朝" w:eastAsia="ＭＳ 明朝" w:hAnsi="ＭＳ 明朝"/>
                    </w:rPr>
                  </w:rPrChange>
                </w:rPr>
                <w:t>Established equivalent</w:t>
              </w:r>
            </w:moveTo>
          </w:p>
        </w:tc>
        <w:tc>
          <w:tcPr>
            <w:tcW w:w="744" w:type="pct"/>
          </w:tcPr>
          <w:p w14:paraId="06FD4B92" w14:textId="77777777" w:rsidR="005B6842" w:rsidRPr="005B6842" w:rsidRDefault="005B6842" w:rsidP="00C45809">
            <w:pPr>
              <w:pStyle w:val="af8"/>
              <w:rPr>
                <w:moveTo w:id="12624" w:author="Masato YOSHIKAWA" w:date="2026-01-20T12:21:00Z" w16du:dateUtc="2026-01-20T03:21:00Z"/>
                <w:rFonts w:ascii="Times New Roman" w:eastAsia="ＭＳ 明朝" w:hAnsi="Times New Roman" w:cs="Times New Roman"/>
                <w:rPrChange w:id="12625" w:author="Masato YOSHIKAWA" w:date="2026-01-20T12:23:00Z" w16du:dateUtc="2026-01-20T03:23:00Z">
                  <w:rPr>
                    <w:moveTo w:id="12626" w:author="Masato YOSHIKAWA" w:date="2026-01-20T12:21:00Z" w16du:dateUtc="2026-01-20T03:21:00Z"/>
                    <w:rFonts w:ascii="ＭＳ 明朝" w:eastAsia="ＭＳ 明朝" w:hAnsi="ＭＳ 明朝"/>
                  </w:rPr>
                </w:rPrChange>
              </w:rPr>
            </w:pPr>
            <w:moveTo w:id="12627" w:author="Masato YOSHIKAWA" w:date="2026-01-20T12:21:00Z" w16du:dateUtc="2026-01-20T03:21:00Z">
              <w:r w:rsidRPr="005B6842">
                <w:rPr>
                  <w:rFonts w:ascii="Times New Roman" w:eastAsia="ＭＳ 明朝" w:hAnsi="Times New Roman" w:cs="Times New Roman"/>
                  <w:rPrChange w:id="12628" w:author="Masato YOSHIKAWA" w:date="2026-01-20T12:23:00Z" w16du:dateUtc="2026-01-20T03:23:00Z">
                    <w:rPr>
                      <w:rFonts w:ascii="ＭＳ 明朝" w:eastAsia="ＭＳ 明朝" w:hAnsi="ＭＳ 明朝"/>
                    </w:rPr>
                  </w:rPrChange>
                </w:rPr>
                <w:t>Minimization</w:t>
              </w:r>
            </w:moveTo>
          </w:p>
        </w:tc>
        <w:tc>
          <w:tcPr>
            <w:tcW w:w="851" w:type="pct"/>
          </w:tcPr>
          <w:p w14:paraId="3E48D131" w14:textId="77777777" w:rsidR="005B6842" w:rsidRPr="005B6842" w:rsidRDefault="005B6842" w:rsidP="00C45809">
            <w:pPr>
              <w:pStyle w:val="af8"/>
              <w:rPr>
                <w:moveTo w:id="12629" w:author="Masato YOSHIKAWA" w:date="2026-01-20T12:21:00Z" w16du:dateUtc="2026-01-20T03:21:00Z"/>
                <w:rFonts w:ascii="Times New Roman" w:eastAsia="ＭＳ 明朝" w:hAnsi="Times New Roman" w:cs="Times New Roman"/>
                <w:rPrChange w:id="12630" w:author="Masato YOSHIKAWA" w:date="2026-01-20T12:23:00Z" w16du:dateUtc="2026-01-20T03:23:00Z">
                  <w:rPr>
                    <w:moveTo w:id="12631" w:author="Masato YOSHIKAWA" w:date="2026-01-20T12:21:00Z" w16du:dateUtc="2026-01-20T03:21:00Z"/>
                    <w:rFonts w:ascii="ＭＳ 明朝" w:eastAsia="ＭＳ 明朝" w:hAnsi="ＭＳ 明朝"/>
                  </w:rPr>
                </w:rPrChange>
              </w:rPr>
            </w:pPr>
            <w:moveTo w:id="12632" w:author="Masato YOSHIKAWA" w:date="2026-01-20T12:21:00Z" w16du:dateUtc="2026-01-20T03:21:00Z">
              <w:r w:rsidRPr="005B6842">
                <w:rPr>
                  <w:rFonts w:ascii="Times New Roman" w:eastAsia="ＭＳ 明朝" w:hAnsi="Times New Roman" w:cs="Times New Roman"/>
                  <w:rPrChange w:id="12633" w:author="Masato YOSHIKAWA" w:date="2026-01-20T12:23:00Z" w16du:dateUtc="2026-01-20T03:23:00Z">
                    <w:rPr>
                      <w:rFonts w:ascii="ＭＳ 明朝" w:eastAsia="ＭＳ 明朝" w:hAnsi="ＭＳ 明朝"/>
                    </w:rPr>
                  </w:rPrChange>
                </w:rPr>
                <w:t>Established equivalent</w:t>
              </w:r>
            </w:moveTo>
          </w:p>
        </w:tc>
        <w:tc>
          <w:tcPr>
            <w:tcW w:w="831" w:type="pct"/>
          </w:tcPr>
          <w:p w14:paraId="0A8E24A3" w14:textId="77777777" w:rsidR="005B6842" w:rsidRPr="005B6842" w:rsidRDefault="005B6842" w:rsidP="00C45809">
            <w:pPr>
              <w:pStyle w:val="af8"/>
              <w:rPr>
                <w:moveTo w:id="12634" w:author="Masato YOSHIKAWA" w:date="2026-01-20T12:21:00Z" w16du:dateUtc="2026-01-20T03:21:00Z"/>
                <w:rFonts w:ascii="Times New Roman" w:eastAsia="ＭＳ 明朝" w:hAnsi="Times New Roman" w:cs="Times New Roman"/>
                <w:rPrChange w:id="12635" w:author="Masato YOSHIKAWA" w:date="2026-01-20T12:23:00Z" w16du:dateUtc="2026-01-20T03:23:00Z">
                  <w:rPr>
                    <w:moveTo w:id="12636" w:author="Masato YOSHIKAWA" w:date="2026-01-20T12:21:00Z" w16du:dateUtc="2026-01-20T03:21:00Z"/>
                    <w:rFonts w:ascii="ＭＳ 明朝" w:eastAsia="ＭＳ 明朝" w:hAnsi="ＭＳ 明朝"/>
                  </w:rPr>
                </w:rPrChange>
              </w:rPr>
            </w:pPr>
            <w:moveTo w:id="12637" w:author="Masato YOSHIKAWA" w:date="2026-01-20T12:21:00Z" w16du:dateUtc="2026-01-20T03:21:00Z">
              <w:r w:rsidRPr="005B6842">
                <w:rPr>
                  <w:rFonts w:ascii="Times New Roman" w:eastAsia="ＭＳ 明朝" w:hAnsi="Times New Roman" w:cs="Times New Roman"/>
                  <w:rPrChange w:id="12638" w:author="Masato YOSHIKAWA" w:date="2026-01-20T12:23:00Z" w16du:dateUtc="2026-01-20T03:23:00Z">
                    <w:rPr>
                      <w:rFonts w:ascii="ＭＳ 明朝" w:eastAsia="ＭＳ 明朝" w:hAnsi="ＭＳ 明朝"/>
                    </w:rPr>
                  </w:rPrChange>
                </w:rPr>
                <w:t>Minimization</w:t>
              </w:r>
            </w:moveTo>
          </w:p>
        </w:tc>
      </w:tr>
      <w:tr w:rsidR="005B6842" w:rsidRPr="005B6842" w14:paraId="3C7090CA" w14:textId="77777777" w:rsidTr="00C45809">
        <w:tc>
          <w:tcPr>
            <w:tcW w:w="582" w:type="pct"/>
          </w:tcPr>
          <w:p w14:paraId="1266C6E5" w14:textId="77777777" w:rsidR="005B6842" w:rsidRPr="005B6842" w:rsidRDefault="005B6842" w:rsidP="00C45809">
            <w:pPr>
              <w:pStyle w:val="af8"/>
              <w:rPr>
                <w:moveTo w:id="12639" w:author="Masato YOSHIKAWA" w:date="2026-01-20T12:21:00Z" w16du:dateUtc="2026-01-20T03:21:00Z"/>
                <w:rFonts w:ascii="Times New Roman" w:eastAsia="ＭＳ 明朝" w:hAnsi="Times New Roman" w:cs="Times New Roman"/>
                <w:rPrChange w:id="12640" w:author="Masato YOSHIKAWA" w:date="2026-01-20T12:23:00Z" w16du:dateUtc="2026-01-20T03:23:00Z">
                  <w:rPr>
                    <w:moveTo w:id="12641" w:author="Masato YOSHIKAWA" w:date="2026-01-20T12:21:00Z" w16du:dateUtc="2026-01-20T03:21:00Z"/>
                    <w:rFonts w:ascii="ＭＳ 明朝" w:eastAsia="ＭＳ 明朝" w:hAnsi="ＭＳ 明朝"/>
                  </w:rPr>
                </w:rPrChange>
              </w:rPr>
            </w:pPr>
            <w:moveTo w:id="12642" w:author="Masato YOSHIKAWA" w:date="2026-01-20T12:21:00Z" w16du:dateUtc="2026-01-20T03:21:00Z">
              <w:r w:rsidRPr="005B6842">
                <w:rPr>
                  <w:rFonts w:ascii="Times New Roman" w:eastAsia="ＭＳ 明朝" w:hAnsi="Times New Roman" w:cs="Times New Roman" w:hint="eastAsia"/>
                  <w:rPrChange w:id="12643" w:author="Masato YOSHIKAWA" w:date="2026-01-20T12:23:00Z" w16du:dateUtc="2026-01-20T03:23:00Z">
                    <w:rPr>
                      <w:rFonts w:ascii="ＭＳ 明朝" w:eastAsia="ＭＳ 明朝" w:hAnsi="ＭＳ 明朝" w:hint="eastAsia"/>
                    </w:rPr>
                  </w:rPrChange>
                </w:rPr>
                <w:t>箱根</w:t>
              </w:r>
            </w:moveTo>
          </w:p>
        </w:tc>
        <w:tc>
          <w:tcPr>
            <w:tcW w:w="583" w:type="pct"/>
          </w:tcPr>
          <w:p w14:paraId="0BE90507" w14:textId="77777777" w:rsidR="005B6842" w:rsidRPr="005B6842" w:rsidRDefault="005B6842" w:rsidP="00C45809">
            <w:pPr>
              <w:pStyle w:val="af8"/>
              <w:rPr>
                <w:moveTo w:id="12644" w:author="Masato YOSHIKAWA" w:date="2026-01-20T12:21:00Z" w16du:dateUtc="2026-01-20T03:21:00Z"/>
                <w:rFonts w:ascii="Times New Roman" w:eastAsia="ＭＳ 明朝" w:hAnsi="Times New Roman" w:cs="Times New Roman"/>
                <w:rPrChange w:id="12645" w:author="Masato YOSHIKAWA" w:date="2026-01-20T12:23:00Z" w16du:dateUtc="2026-01-20T03:23:00Z">
                  <w:rPr>
                    <w:moveTo w:id="12646" w:author="Masato YOSHIKAWA" w:date="2026-01-20T12:21:00Z" w16du:dateUtc="2026-01-20T03:21:00Z"/>
                    <w:rFonts w:ascii="ＭＳ 明朝" w:eastAsia="ＭＳ 明朝" w:hAnsi="ＭＳ 明朝"/>
                  </w:rPr>
                </w:rPrChange>
              </w:rPr>
            </w:pPr>
            <w:moveTo w:id="12647" w:author="Masato YOSHIKAWA" w:date="2026-01-20T12:21:00Z" w16du:dateUtc="2026-01-20T03:21:00Z">
              <w:r w:rsidRPr="005B6842">
                <w:rPr>
                  <w:rFonts w:ascii="Times New Roman" w:eastAsia="ＭＳ 明朝" w:hAnsi="Times New Roman" w:cs="Times New Roman"/>
                  <w:rPrChange w:id="12648" w:author="Masato YOSHIKAWA" w:date="2026-01-20T12:23:00Z" w16du:dateUtc="2026-01-20T03:23:00Z">
                    <w:rPr>
                      <w:rFonts w:ascii="ＭＳ 明朝" w:eastAsia="ＭＳ 明朝" w:hAnsi="ＭＳ 明朝"/>
                    </w:rPr>
                  </w:rPrChange>
                </w:rPr>
                <w:t>Hakone</w:t>
              </w:r>
            </w:moveTo>
          </w:p>
        </w:tc>
        <w:tc>
          <w:tcPr>
            <w:tcW w:w="629" w:type="pct"/>
          </w:tcPr>
          <w:p w14:paraId="05729C1D" w14:textId="77777777" w:rsidR="005B6842" w:rsidRPr="005B6842" w:rsidRDefault="005B6842" w:rsidP="00C45809">
            <w:pPr>
              <w:pStyle w:val="af8"/>
              <w:rPr>
                <w:moveTo w:id="12649" w:author="Masato YOSHIKAWA" w:date="2026-01-20T12:21:00Z" w16du:dateUtc="2026-01-20T03:21:00Z"/>
                <w:rFonts w:ascii="Times New Roman" w:eastAsia="ＭＳ 明朝" w:hAnsi="Times New Roman" w:cs="Times New Roman"/>
                <w:rPrChange w:id="12650" w:author="Masato YOSHIKAWA" w:date="2026-01-20T12:23:00Z" w16du:dateUtc="2026-01-20T03:23:00Z">
                  <w:rPr>
                    <w:moveTo w:id="12651" w:author="Masato YOSHIKAWA" w:date="2026-01-20T12:21:00Z" w16du:dateUtc="2026-01-20T03:21:00Z"/>
                    <w:rFonts w:ascii="ＭＳ 明朝" w:eastAsia="ＭＳ 明朝" w:hAnsi="ＭＳ 明朝"/>
                  </w:rPr>
                </w:rPrChange>
              </w:rPr>
            </w:pPr>
            <w:moveTo w:id="12652" w:author="Masato YOSHIKAWA" w:date="2026-01-20T12:21:00Z" w16du:dateUtc="2026-01-20T03:21:00Z">
              <w:r w:rsidRPr="005B6842">
                <w:rPr>
                  <w:rFonts w:ascii="Times New Roman" w:eastAsia="ＭＳ 明朝" w:hAnsi="Times New Roman" w:cs="Times New Roman"/>
                  <w:rPrChange w:id="12653" w:author="Masato YOSHIKAWA" w:date="2026-01-20T12:23:00Z" w16du:dateUtc="2026-01-20T03:23:00Z">
                    <w:rPr>
                      <w:rFonts w:ascii="ＭＳ 明朝" w:eastAsia="ＭＳ 明朝" w:hAnsi="ＭＳ 明朝"/>
                    </w:rPr>
                  </w:rPrChange>
                </w:rPr>
                <w:t>Hakone</w:t>
              </w:r>
            </w:moveTo>
          </w:p>
        </w:tc>
        <w:tc>
          <w:tcPr>
            <w:tcW w:w="779" w:type="pct"/>
          </w:tcPr>
          <w:p w14:paraId="18DBAB5A" w14:textId="77777777" w:rsidR="005B6842" w:rsidRPr="005B6842" w:rsidRDefault="005B6842" w:rsidP="00C45809">
            <w:pPr>
              <w:pStyle w:val="af8"/>
              <w:rPr>
                <w:moveTo w:id="12654" w:author="Masato YOSHIKAWA" w:date="2026-01-20T12:21:00Z" w16du:dateUtc="2026-01-20T03:21:00Z"/>
                <w:rFonts w:ascii="Times New Roman" w:eastAsia="ＭＳ 明朝" w:hAnsi="Times New Roman" w:cs="Times New Roman"/>
                <w:rPrChange w:id="12655" w:author="Masato YOSHIKAWA" w:date="2026-01-20T12:23:00Z" w16du:dateUtc="2026-01-20T03:23:00Z">
                  <w:rPr>
                    <w:moveTo w:id="12656" w:author="Masato YOSHIKAWA" w:date="2026-01-20T12:21:00Z" w16du:dateUtc="2026-01-20T03:21:00Z"/>
                    <w:rFonts w:ascii="ＭＳ 明朝" w:eastAsia="ＭＳ 明朝" w:hAnsi="ＭＳ 明朝"/>
                  </w:rPr>
                </w:rPrChange>
              </w:rPr>
            </w:pPr>
            <w:moveTo w:id="12657" w:author="Masato YOSHIKAWA" w:date="2026-01-20T12:21:00Z" w16du:dateUtc="2026-01-20T03:21:00Z">
              <w:r w:rsidRPr="005B6842">
                <w:rPr>
                  <w:rFonts w:ascii="Times New Roman" w:eastAsia="ＭＳ 明朝" w:hAnsi="Times New Roman" w:cs="Times New Roman"/>
                  <w:rPrChange w:id="12658" w:author="Masato YOSHIKAWA" w:date="2026-01-20T12:23:00Z" w16du:dateUtc="2026-01-20T03:23:00Z">
                    <w:rPr>
                      <w:rFonts w:ascii="ＭＳ 明朝" w:eastAsia="ＭＳ 明朝" w:hAnsi="ＭＳ 明朝"/>
                    </w:rPr>
                  </w:rPrChange>
                </w:rPr>
                <w:t>Borrowing</w:t>
              </w:r>
            </w:moveTo>
          </w:p>
        </w:tc>
        <w:tc>
          <w:tcPr>
            <w:tcW w:w="744" w:type="pct"/>
          </w:tcPr>
          <w:p w14:paraId="3E49529E" w14:textId="77777777" w:rsidR="005B6842" w:rsidRPr="005B6842" w:rsidRDefault="005B6842" w:rsidP="00C45809">
            <w:pPr>
              <w:pStyle w:val="af8"/>
              <w:rPr>
                <w:moveTo w:id="12659" w:author="Masato YOSHIKAWA" w:date="2026-01-20T12:21:00Z" w16du:dateUtc="2026-01-20T03:21:00Z"/>
                <w:rFonts w:ascii="Times New Roman" w:eastAsia="ＭＳ 明朝" w:hAnsi="Times New Roman" w:cs="Times New Roman"/>
                <w:rPrChange w:id="12660" w:author="Masato YOSHIKAWA" w:date="2026-01-20T12:23:00Z" w16du:dateUtc="2026-01-20T03:23:00Z">
                  <w:rPr>
                    <w:moveTo w:id="12661" w:author="Masato YOSHIKAWA" w:date="2026-01-20T12:21:00Z" w16du:dateUtc="2026-01-20T03:21:00Z"/>
                    <w:rFonts w:ascii="ＭＳ 明朝" w:eastAsia="ＭＳ 明朝" w:hAnsi="ＭＳ 明朝"/>
                  </w:rPr>
                </w:rPrChange>
              </w:rPr>
            </w:pPr>
            <w:moveTo w:id="12662" w:author="Masato YOSHIKAWA" w:date="2026-01-20T12:21:00Z" w16du:dateUtc="2026-01-20T03:21:00Z">
              <w:r w:rsidRPr="005B6842">
                <w:rPr>
                  <w:rFonts w:ascii="Times New Roman" w:eastAsia="ＭＳ 明朝" w:hAnsi="Times New Roman" w:cs="Times New Roman"/>
                  <w:rPrChange w:id="12663" w:author="Masato YOSHIKAWA" w:date="2026-01-20T12:23:00Z" w16du:dateUtc="2026-01-20T03:23:00Z">
                    <w:rPr>
                      <w:rFonts w:ascii="ＭＳ 明朝" w:eastAsia="ＭＳ 明朝" w:hAnsi="ＭＳ 明朝"/>
                    </w:rPr>
                  </w:rPrChange>
                </w:rPr>
                <w:t>Acceptance</w:t>
              </w:r>
            </w:moveTo>
          </w:p>
        </w:tc>
        <w:tc>
          <w:tcPr>
            <w:tcW w:w="851" w:type="pct"/>
          </w:tcPr>
          <w:p w14:paraId="1DF356B6" w14:textId="77777777" w:rsidR="005B6842" w:rsidRPr="005B6842" w:rsidRDefault="005B6842" w:rsidP="00C45809">
            <w:pPr>
              <w:pStyle w:val="af8"/>
              <w:rPr>
                <w:moveTo w:id="12664" w:author="Masato YOSHIKAWA" w:date="2026-01-20T12:21:00Z" w16du:dateUtc="2026-01-20T03:21:00Z"/>
                <w:rFonts w:ascii="Times New Roman" w:eastAsia="ＭＳ 明朝" w:hAnsi="Times New Roman" w:cs="Times New Roman"/>
                <w:rPrChange w:id="12665" w:author="Masato YOSHIKAWA" w:date="2026-01-20T12:23:00Z" w16du:dateUtc="2026-01-20T03:23:00Z">
                  <w:rPr>
                    <w:moveTo w:id="12666" w:author="Masato YOSHIKAWA" w:date="2026-01-20T12:21:00Z" w16du:dateUtc="2026-01-20T03:21:00Z"/>
                    <w:rFonts w:ascii="ＭＳ 明朝" w:eastAsia="ＭＳ 明朝" w:hAnsi="ＭＳ 明朝"/>
                  </w:rPr>
                </w:rPrChange>
              </w:rPr>
            </w:pPr>
            <w:moveTo w:id="12667" w:author="Masato YOSHIKAWA" w:date="2026-01-20T12:21:00Z" w16du:dateUtc="2026-01-20T03:21:00Z">
              <w:r w:rsidRPr="005B6842">
                <w:rPr>
                  <w:rFonts w:ascii="Times New Roman" w:eastAsia="ＭＳ 明朝" w:hAnsi="Times New Roman" w:cs="Times New Roman"/>
                  <w:rPrChange w:id="12668" w:author="Masato YOSHIKAWA" w:date="2026-01-20T12:23:00Z" w16du:dateUtc="2026-01-20T03:23:00Z">
                    <w:rPr>
                      <w:rFonts w:ascii="ＭＳ 明朝" w:eastAsia="ＭＳ 明朝" w:hAnsi="ＭＳ 明朝"/>
                    </w:rPr>
                  </w:rPrChange>
                </w:rPr>
                <w:t>Borrowing</w:t>
              </w:r>
            </w:moveTo>
          </w:p>
        </w:tc>
        <w:tc>
          <w:tcPr>
            <w:tcW w:w="831" w:type="pct"/>
          </w:tcPr>
          <w:p w14:paraId="1B523965" w14:textId="77777777" w:rsidR="005B6842" w:rsidRPr="005B6842" w:rsidRDefault="005B6842" w:rsidP="00C45809">
            <w:pPr>
              <w:pStyle w:val="af8"/>
              <w:rPr>
                <w:moveTo w:id="12669" w:author="Masato YOSHIKAWA" w:date="2026-01-20T12:21:00Z" w16du:dateUtc="2026-01-20T03:21:00Z"/>
                <w:rFonts w:ascii="Times New Roman" w:eastAsia="ＭＳ 明朝" w:hAnsi="Times New Roman" w:cs="Times New Roman"/>
                <w:rPrChange w:id="12670" w:author="Masato YOSHIKAWA" w:date="2026-01-20T12:23:00Z" w16du:dateUtc="2026-01-20T03:23:00Z">
                  <w:rPr>
                    <w:moveTo w:id="12671" w:author="Masato YOSHIKAWA" w:date="2026-01-20T12:21:00Z" w16du:dateUtc="2026-01-20T03:21:00Z"/>
                    <w:rFonts w:ascii="ＭＳ 明朝" w:eastAsia="ＭＳ 明朝" w:hAnsi="ＭＳ 明朝"/>
                  </w:rPr>
                </w:rPrChange>
              </w:rPr>
            </w:pPr>
            <w:moveTo w:id="12672" w:author="Masato YOSHIKAWA" w:date="2026-01-20T12:21:00Z" w16du:dateUtc="2026-01-20T03:21:00Z">
              <w:r w:rsidRPr="005B6842">
                <w:rPr>
                  <w:rFonts w:ascii="Times New Roman" w:eastAsia="ＭＳ 明朝" w:hAnsi="Times New Roman" w:cs="Times New Roman"/>
                  <w:rPrChange w:id="12673" w:author="Masato YOSHIKAWA" w:date="2026-01-20T12:23:00Z" w16du:dateUtc="2026-01-20T03:23:00Z">
                    <w:rPr>
                      <w:rFonts w:ascii="ＭＳ 明朝" w:eastAsia="ＭＳ 明朝" w:hAnsi="ＭＳ 明朝"/>
                    </w:rPr>
                  </w:rPrChange>
                </w:rPr>
                <w:t>Acceptance</w:t>
              </w:r>
            </w:moveTo>
          </w:p>
        </w:tc>
      </w:tr>
      <w:tr w:rsidR="005B6842" w:rsidRPr="005B6842" w14:paraId="2068E54F" w14:textId="77777777" w:rsidTr="00C45809">
        <w:tc>
          <w:tcPr>
            <w:tcW w:w="582" w:type="pct"/>
          </w:tcPr>
          <w:p w14:paraId="456F5898" w14:textId="77777777" w:rsidR="005B6842" w:rsidRPr="005B6842" w:rsidRDefault="005B6842" w:rsidP="00C45809">
            <w:pPr>
              <w:pStyle w:val="af8"/>
              <w:rPr>
                <w:moveTo w:id="12674" w:author="Masato YOSHIKAWA" w:date="2026-01-20T12:21:00Z" w16du:dateUtc="2026-01-20T03:21:00Z"/>
                <w:rFonts w:ascii="Times New Roman" w:eastAsia="ＭＳ 明朝" w:hAnsi="Times New Roman" w:cs="Times New Roman"/>
                <w:rPrChange w:id="12675" w:author="Masato YOSHIKAWA" w:date="2026-01-20T12:23:00Z" w16du:dateUtc="2026-01-20T03:23:00Z">
                  <w:rPr>
                    <w:moveTo w:id="12676" w:author="Masato YOSHIKAWA" w:date="2026-01-20T12:21:00Z" w16du:dateUtc="2026-01-20T03:21:00Z"/>
                    <w:rFonts w:ascii="ＭＳ 明朝" w:eastAsia="ＭＳ 明朝" w:hAnsi="ＭＳ 明朝"/>
                  </w:rPr>
                </w:rPrChange>
              </w:rPr>
            </w:pPr>
            <w:moveTo w:id="12677" w:author="Masato YOSHIKAWA" w:date="2026-01-20T12:21:00Z" w16du:dateUtc="2026-01-20T03:21:00Z">
              <w:r w:rsidRPr="005B6842">
                <w:rPr>
                  <w:rFonts w:ascii="Times New Roman" w:eastAsia="ＭＳ 明朝" w:hAnsi="Times New Roman" w:cs="Times New Roman" w:hint="eastAsia"/>
                  <w:rPrChange w:id="12678" w:author="Masato YOSHIKAWA" w:date="2026-01-20T12:23:00Z" w16du:dateUtc="2026-01-20T03:23:00Z">
                    <w:rPr>
                      <w:rFonts w:ascii="ＭＳ 明朝" w:eastAsia="ＭＳ 明朝" w:hAnsi="ＭＳ 明朝" w:hint="eastAsia"/>
                    </w:rPr>
                  </w:rPrChange>
                </w:rPr>
                <w:t>端書</w:t>
              </w:r>
            </w:moveTo>
          </w:p>
        </w:tc>
        <w:tc>
          <w:tcPr>
            <w:tcW w:w="583" w:type="pct"/>
          </w:tcPr>
          <w:p w14:paraId="5BA6966F" w14:textId="77777777" w:rsidR="005B6842" w:rsidRPr="005B6842" w:rsidRDefault="005B6842" w:rsidP="00C45809">
            <w:pPr>
              <w:pStyle w:val="af8"/>
              <w:rPr>
                <w:moveTo w:id="12679" w:author="Masato YOSHIKAWA" w:date="2026-01-20T12:21:00Z" w16du:dateUtc="2026-01-20T03:21:00Z"/>
                <w:rFonts w:ascii="Times New Roman" w:eastAsia="ＭＳ 明朝" w:hAnsi="Times New Roman" w:cs="Times New Roman"/>
                <w:rPrChange w:id="12680" w:author="Masato YOSHIKAWA" w:date="2026-01-20T12:23:00Z" w16du:dateUtc="2026-01-20T03:23:00Z">
                  <w:rPr>
                    <w:moveTo w:id="12681" w:author="Masato YOSHIKAWA" w:date="2026-01-20T12:21:00Z" w16du:dateUtc="2026-01-20T03:21:00Z"/>
                    <w:rFonts w:ascii="ＭＳ 明朝" w:eastAsia="ＭＳ 明朝" w:hAnsi="ＭＳ 明朝"/>
                  </w:rPr>
                </w:rPrChange>
              </w:rPr>
            </w:pPr>
            <w:moveTo w:id="12682" w:author="Masato YOSHIKAWA" w:date="2026-01-20T12:21:00Z" w16du:dateUtc="2026-01-20T03:21:00Z">
              <w:r w:rsidRPr="005B6842">
                <w:rPr>
                  <w:rFonts w:ascii="Times New Roman" w:eastAsia="ＭＳ 明朝" w:hAnsi="Times New Roman" w:cs="Times New Roman"/>
                  <w:rPrChange w:id="12683" w:author="Masato YOSHIKAWA" w:date="2026-01-20T12:23:00Z" w16du:dateUtc="2026-01-20T03:23:00Z">
                    <w:rPr>
                      <w:rFonts w:ascii="ＭＳ 明朝" w:eastAsia="ＭＳ 明朝" w:hAnsi="ＭＳ 明朝"/>
                    </w:rPr>
                  </w:rPrChange>
                </w:rPr>
                <w:t>postcard</w:t>
              </w:r>
            </w:moveTo>
          </w:p>
        </w:tc>
        <w:tc>
          <w:tcPr>
            <w:tcW w:w="629" w:type="pct"/>
          </w:tcPr>
          <w:p w14:paraId="20E60AA6" w14:textId="77777777" w:rsidR="005B6842" w:rsidRPr="005B6842" w:rsidRDefault="005B6842" w:rsidP="00C45809">
            <w:pPr>
              <w:pStyle w:val="af8"/>
              <w:rPr>
                <w:moveTo w:id="12684" w:author="Masato YOSHIKAWA" w:date="2026-01-20T12:21:00Z" w16du:dateUtc="2026-01-20T03:21:00Z"/>
                <w:rFonts w:ascii="Times New Roman" w:eastAsia="ＭＳ 明朝" w:hAnsi="Times New Roman" w:cs="Times New Roman"/>
                <w:rPrChange w:id="12685" w:author="Masato YOSHIKAWA" w:date="2026-01-20T12:23:00Z" w16du:dateUtc="2026-01-20T03:23:00Z">
                  <w:rPr>
                    <w:moveTo w:id="12686" w:author="Masato YOSHIKAWA" w:date="2026-01-20T12:21:00Z" w16du:dateUtc="2026-01-20T03:21:00Z"/>
                    <w:rFonts w:ascii="ＭＳ 明朝" w:eastAsia="ＭＳ 明朝" w:hAnsi="ＭＳ 明朝"/>
                  </w:rPr>
                </w:rPrChange>
              </w:rPr>
            </w:pPr>
            <w:moveTo w:id="12687" w:author="Masato YOSHIKAWA" w:date="2026-01-20T12:21:00Z" w16du:dateUtc="2026-01-20T03:21:00Z">
              <w:r w:rsidRPr="005B6842">
                <w:rPr>
                  <w:rFonts w:ascii="Times New Roman" w:eastAsia="ＭＳ 明朝" w:hAnsi="Times New Roman" w:cs="Times New Roman"/>
                  <w:rPrChange w:id="12688" w:author="Masato YOSHIKAWA" w:date="2026-01-20T12:23:00Z" w16du:dateUtc="2026-01-20T03:23:00Z">
                    <w:rPr>
                      <w:rFonts w:ascii="ＭＳ 明朝" w:eastAsia="ＭＳ 明朝" w:hAnsi="ＭＳ 明朝"/>
                    </w:rPr>
                  </w:rPrChange>
                </w:rPr>
                <w:t>postcard</w:t>
              </w:r>
            </w:moveTo>
          </w:p>
        </w:tc>
        <w:tc>
          <w:tcPr>
            <w:tcW w:w="779" w:type="pct"/>
          </w:tcPr>
          <w:p w14:paraId="3433527B" w14:textId="77777777" w:rsidR="005B6842" w:rsidRPr="005B6842" w:rsidRDefault="005B6842" w:rsidP="00C45809">
            <w:pPr>
              <w:pStyle w:val="af8"/>
              <w:rPr>
                <w:moveTo w:id="12689" w:author="Masato YOSHIKAWA" w:date="2026-01-20T12:21:00Z" w16du:dateUtc="2026-01-20T03:21:00Z"/>
                <w:rFonts w:ascii="Times New Roman" w:eastAsia="ＭＳ 明朝" w:hAnsi="Times New Roman" w:cs="Times New Roman"/>
                <w:rPrChange w:id="12690" w:author="Masato YOSHIKAWA" w:date="2026-01-20T12:23:00Z" w16du:dateUtc="2026-01-20T03:23:00Z">
                  <w:rPr>
                    <w:moveTo w:id="12691" w:author="Masato YOSHIKAWA" w:date="2026-01-20T12:21:00Z" w16du:dateUtc="2026-01-20T03:21:00Z"/>
                    <w:rFonts w:ascii="ＭＳ 明朝" w:eastAsia="ＭＳ 明朝" w:hAnsi="ＭＳ 明朝"/>
                  </w:rPr>
                </w:rPrChange>
              </w:rPr>
            </w:pPr>
            <w:moveTo w:id="12692" w:author="Masato YOSHIKAWA" w:date="2026-01-20T12:21:00Z" w16du:dateUtc="2026-01-20T03:21:00Z">
              <w:r w:rsidRPr="005B6842">
                <w:rPr>
                  <w:rFonts w:ascii="Times New Roman" w:eastAsia="ＭＳ 明朝" w:hAnsi="Times New Roman" w:cs="Times New Roman"/>
                  <w:rPrChange w:id="12693" w:author="Masato YOSHIKAWA" w:date="2026-01-20T12:23:00Z" w16du:dateUtc="2026-01-20T03:23:00Z">
                    <w:rPr>
                      <w:rFonts w:ascii="ＭＳ 明朝" w:eastAsia="ＭＳ 明朝" w:hAnsi="ＭＳ 明朝"/>
                    </w:rPr>
                  </w:rPrChange>
                </w:rPr>
                <w:t>Established equivalent</w:t>
              </w:r>
            </w:moveTo>
          </w:p>
        </w:tc>
        <w:tc>
          <w:tcPr>
            <w:tcW w:w="744" w:type="pct"/>
          </w:tcPr>
          <w:p w14:paraId="2FEFF9CC" w14:textId="77777777" w:rsidR="005B6842" w:rsidRPr="005B6842" w:rsidRDefault="005B6842" w:rsidP="00C45809">
            <w:pPr>
              <w:pStyle w:val="af8"/>
              <w:rPr>
                <w:moveTo w:id="12694" w:author="Masato YOSHIKAWA" w:date="2026-01-20T12:21:00Z" w16du:dateUtc="2026-01-20T03:21:00Z"/>
                <w:rFonts w:ascii="Times New Roman" w:eastAsia="ＭＳ 明朝" w:hAnsi="Times New Roman" w:cs="Times New Roman"/>
                <w:rPrChange w:id="12695" w:author="Masato YOSHIKAWA" w:date="2026-01-20T12:23:00Z" w16du:dateUtc="2026-01-20T03:23:00Z">
                  <w:rPr>
                    <w:moveTo w:id="12696" w:author="Masato YOSHIKAWA" w:date="2026-01-20T12:21:00Z" w16du:dateUtc="2026-01-20T03:21:00Z"/>
                    <w:rFonts w:ascii="ＭＳ 明朝" w:eastAsia="ＭＳ 明朝" w:hAnsi="ＭＳ 明朝"/>
                  </w:rPr>
                </w:rPrChange>
              </w:rPr>
            </w:pPr>
            <w:moveTo w:id="12697" w:author="Masato YOSHIKAWA" w:date="2026-01-20T12:21:00Z" w16du:dateUtc="2026-01-20T03:21:00Z">
              <w:r w:rsidRPr="005B6842">
                <w:rPr>
                  <w:rFonts w:ascii="Times New Roman" w:eastAsia="ＭＳ 明朝" w:hAnsi="Times New Roman" w:cs="Times New Roman"/>
                  <w:rPrChange w:id="12698" w:author="Masato YOSHIKAWA" w:date="2026-01-20T12:23:00Z" w16du:dateUtc="2026-01-20T03:23:00Z">
                    <w:rPr>
                      <w:rFonts w:ascii="ＭＳ 明朝" w:eastAsia="ＭＳ 明朝" w:hAnsi="ＭＳ 明朝"/>
                    </w:rPr>
                  </w:rPrChange>
                </w:rPr>
                <w:t>Minimization</w:t>
              </w:r>
            </w:moveTo>
          </w:p>
        </w:tc>
        <w:tc>
          <w:tcPr>
            <w:tcW w:w="851" w:type="pct"/>
          </w:tcPr>
          <w:p w14:paraId="244EDB08" w14:textId="77777777" w:rsidR="005B6842" w:rsidRPr="005B6842" w:rsidRDefault="005B6842" w:rsidP="00C45809">
            <w:pPr>
              <w:pStyle w:val="af8"/>
              <w:rPr>
                <w:moveTo w:id="12699" w:author="Masato YOSHIKAWA" w:date="2026-01-20T12:21:00Z" w16du:dateUtc="2026-01-20T03:21:00Z"/>
                <w:rFonts w:ascii="Times New Roman" w:eastAsia="ＭＳ 明朝" w:hAnsi="Times New Roman" w:cs="Times New Roman"/>
                <w:rPrChange w:id="12700" w:author="Masato YOSHIKAWA" w:date="2026-01-20T12:23:00Z" w16du:dateUtc="2026-01-20T03:23:00Z">
                  <w:rPr>
                    <w:moveTo w:id="12701" w:author="Masato YOSHIKAWA" w:date="2026-01-20T12:21:00Z" w16du:dateUtc="2026-01-20T03:21:00Z"/>
                    <w:rFonts w:ascii="ＭＳ 明朝" w:eastAsia="ＭＳ 明朝" w:hAnsi="ＭＳ 明朝"/>
                  </w:rPr>
                </w:rPrChange>
              </w:rPr>
            </w:pPr>
            <w:moveTo w:id="12702" w:author="Masato YOSHIKAWA" w:date="2026-01-20T12:21:00Z" w16du:dateUtc="2026-01-20T03:21:00Z">
              <w:r w:rsidRPr="005B6842">
                <w:rPr>
                  <w:rFonts w:ascii="Times New Roman" w:eastAsia="ＭＳ 明朝" w:hAnsi="Times New Roman" w:cs="Times New Roman"/>
                  <w:rPrChange w:id="12703" w:author="Masato YOSHIKAWA" w:date="2026-01-20T12:23:00Z" w16du:dateUtc="2026-01-20T03:23:00Z">
                    <w:rPr>
                      <w:rFonts w:ascii="ＭＳ 明朝" w:eastAsia="ＭＳ 明朝" w:hAnsi="ＭＳ 明朝"/>
                    </w:rPr>
                  </w:rPrChange>
                </w:rPr>
                <w:t>Established equivalent</w:t>
              </w:r>
            </w:moveTo>
          </w:p>
        </w:tc>
        <w:tc>
          <w:tcPr>
            <w:tcW w:w="831" w:type="pct"/>
          </w:tcPr>
          <w:p w14:paraId="0035862C" w14:textId="77777777" w:rsidR="005B6842" w:rsidRPr="005B6842" w:rsidRDefault="005B6842" w:rsidP="00C45809">
            <w:pPr>
              <w:pStyle w:val="af8"/>
              <w:rPr>
                <w:moveTo w:id="12704" w:author="Masato YOSHIKAWA" w:date="2026-01-20T12:21:00Z" w16du:dateUtc="2026-01-20T03:21:00Z"/>
                <w:rFonts w:ascii="Times New Roman" w:eastAsia="ＭＳ 明朝" w:hAnsi="Times New Roman" w:cs="Times New Roman"/>
                <w:rPrChange w:id="12705" w:author="Masato YOSHIKAWA" w:date="2026-01-20T12:23:00Z" w16du:dateUtc="2026-01-20T03:23:00Z">
                  <w:rPr>
                    <w:moveTo w:id="12706" w:author="Masato YOSHIKAWA" w:date="2026-01-20T12:21:00Z" w16du:dateUtc="2026-01-20T03:21:00Z"/>
                    <w:rFonts w:ascii="ＭＳ 明朝" w:eastAsia="ＭＳ 明朝" w:hAnsi="ＭＳ 明朝"/>
                  </w:rPr>
                </w:rPrChange>
              </w:rPr>
            </w:pPr>
            <w:moveTo w:id="12707" w:author="Masato YOSHIKAWA" w:date="2026-01-20T12:21:00Z" w16du:dateUtc="2026-01-20T03:21:00Z">
              <w:r w:rsidRPr="005B6842">
                <w:rPr>
                  <w:rFonts w:ascii="Times New Roman" w:eastAsia="ＭＳ 明朝" w:hAnsi="Times New Roman" w:cs="Times New Roman"/>
                  <w:rPrChange w:id="12708" w:author="Masato YOSHIKAWA" w:date="2026-01-20T12:23:00Z" w16du:dateUtc="2026-01-20T03:23:00Z">
                    <w:rPr>
                      <w:rFonts w:ascii="ＭＳ 明朝" w:eastAsia="ＭＳ 明朝" w:hAnsi="ＭＳ 明朝"/>
                    </w:rPr>
                  </w:rPrChange>
                </w:rPr>
                <w:t>Minimization</w:t>
              </w:r>
            </w:moveTo>
          </w:p>
        </w:tc>
      </w:tr>
      <w:tr w:rsidR="005B6842" w:rsidRPr="005B6842" w14:paraId="1C83DDAD" w14:textId="77777777" w:rsidTr="00C45809">
        <w:tc>
          <w:tcPr>
            <w:tcW w:w="582" w:type="pct"/>
          </w:tcPr>
          <w:p w14:paraId="7331B854" w14:textId="77777777" w:rsidR="005B6842" w:rsidRPr="005B6842" w:rsidRDefault="005B6842" w:rsidP="00C45809">
            <w:pPr>
              <w:pStyle w:val="af8"/>
              <w:rPr>
                <w:moveTo w:id="12709" w:author="Masato YOSHIKAWA" w:date="2026-01-20T12:21:00Z" w16du:dateUtc="2026-01-20T03:21:00Z"/>
                <w:rFonts w:ascii="Times New Roman" w:eastAsia="ＭＳ 明朝" w:hAnsi="Times New Roman" w:cs="Times New Roman"/>
                <w:rPrChange w:id="12710" w:author="Masato YOSHIKAWA" w:date="2026-01-20T12:23:00Z" w16du:dateUtc="2026-01-20T03:23:00Z">
                  <w:rPr>
                    <w:moveTo w:id="12711" w:author="Masato YOSHIKAWA" w:date="2026-01-20T12:21:00Z" w16du:dateUtc="2026-01-20T03:21:00Z"/>
                    <w:rFonts w:ascii="ＭＳ 明朝" w:eastAsia="ＭＳ 明朝" w:hAnsi="ＭＳ 明朝"/>
                  </w:rPr>
                </w:rPrChange>
              </w:rPr>
            </w:pPr>
            <w:moveTo w:id="12712" w:author="Masato YOSHIKAWA" w:date="2026-01-20T12:21:00Z" w16du:dateUtc="2026-01-20T03:21:00Z">
              <w:r w:rsidRPr="005B6842">
                <w:rPr>
                  <w:rFonts w:ascii="Times New Roman" w:eastAsia="ＭＳ 明朝" w:hAnsi="Times New Roman" w:cs="Times New Roman" w:hint="eastAsia"/>
                  <w:rPrChange w:id="12713" w:author="Masato YOSHIKAWA" w:date="2026-01-20T12:23:00Z" w16du:dateUtc="2026-01-20T03:23:00Z">
                    <w:rPr>
                      <w:rFonts w:ascii="ＭＳ 明朝" w:eastAsia="ＭＳ 明朝" w:hAnsi="ＭＳ 明朝" w:hint="eastAsia"/>
                    </w:rPr>
                  </w:rPrChange>
                </w:rPr>
                <w:t>日光</w:t>
              </w:r>
            </w:moveTo>
          </w:p>
        </w:tc>
        <w:tc>
          <w:tcPr>
            <w:tcW w:w="583" w:type="pct"/>
          </w:tcPr>
          <w:p w14:paraId="55795252" w14:textId="77777777" w:rsidR="005B6842" w:rsidRPr="005B6842" w:rsidRDefault="005B6842" w:rsidP="00C45809">
            <w:pPr>
              <w:pStyle w:val="af8"/>
              <w:rPr>
                <w:moveTo w:id="12714" w:author="Masato YOSHIKAWA" w:date="2026-01-20T12:21:00Z" w16du:dateUtc="2026-01-20T03:21:00Z"/>
                <w:rFonts w:ascii="Times New Roman" w:eastAsia="ＭＳ 明朝" w:hAnsi="Times New Roman" w:cs="Times New Roman"/>
                <w:rPrChange w:id="12715" w:author="Masato YOSHIKAWA" w:date="2026-01-20T12:23:00Z" w16du:dateUtc="2026-01-20T03:23:00Z">
                  <w:rPr>
                    <w:moveTo w:id="12716" w:author="Masato YOSHIKAWA" w:date="2026-01-20T12:21:00Z" w16du:dateUtc="2026-01-20T03:21:00Z"/>
                    <w:rFonts w:ascii="ＭＳ 明朝" w:eastAsia="ＭＳ 明朝" w:hAnsi="ＭＳ 明朝"/>
                  </w:rPr>
                </w:rPrChange>
              </w:rPr>
            </w:pPr>
            <w:moveTo w:id="12717" w:author="Masato YOSHIKAWA" w:date="2026-01-20T12:21:00Z" w16du:dateUtc="2026-01-20T03:21:00Z">
              <w:r w:rsidRPr="005B6842">
                <w:rPr>
                  <w:rFonts w:ascii="Times New Roman" w:eastAsia="ＭＳ 明朝" w:hAnsi="Times New Roman" w:cs="Times New Roman"/>
                  <w:rPrChange w:id="12718" w:author="Masato YOSHIKAWA" w:date="2026-01-20T12:23:00Z" w16du:dateUtc="2026-01-20T03:23:00Z">
                    <w:rPr>
                      <w:rFonts w:ascii="ＭＳ 明朝" w:eastAsia="ＭＳ 明朝" w:hAnsi="ＭＳ 明朝"/>
                    </w:rPr>
                  </w:rPrChange>
                </w:rPr>
                <w:t>Nikko</w:t>
              </w:r>
            </w:moveTo>
          </w:p>
        </w:tc>
        <w:tc>
          <w:tcPr>
            <w:tcW w:w="629" w:type="pct"/>
          </w:tcPr>
          <w:p w14:paraId="2A57EB88" w14:textId="77777777" w:rsidR="005B6842" w:rsidRPr="005B6842" w:rsidRDefault="005B6842" w:rsidP="00C45809">
            <w:pPr>
              <w:pStyle w:val="af8"/>
              <w:rPr>
                <w:moveTo w:id="12719" w:author="Masato YOSHIKAWA" w:date="2026-01-20T12:21:00Z" w16du:dateUtc="2026-01-20T03:21:00Z"/>
                <w:rFonts w:ascii="Times New Roman" w:eastAsia="ＭＳ 明朝" w:hAnsi="Times New Roman" w:cs="Times New Roman"/>
                <w:rPrChange w:id="12720" w:author="Masato YOSHIKAWA" w:date="2026-01-20T12:23:00Z" w16du:dateUtc="2026-01-20T03:23:00Z">
                  <w:rPr>
                    <w:moveTo w:id="12721" w:author="Masato YOSHIKAWA" w:date="2026-01-20T12:21:00Z" w16du:dateUtc="2026-01-20T03:21:00Z"/>
                    <w:rFonts w:ascii="ＭＳ 明朝" w:eastAsia="ＭＳ 明朝" w:hAnsi="ＭＳ 明朝"/>
                  </w:rPr>
                </w:rPrChange>
              </w:rPr>
            </w:pPr>
            <w:moveTo w:id="12722" w:author="Masato YOSHIKAWA" w:date="2026-01-20T12:21:00Z" w16du:dateUtc="2026-01-20T03:21:00Z">
              <w:r w:rsidRPr="005B6842">
                <w:rPr>
                  <w:rFonts w:ascii="Times New Roman" w:eastAsia="ＭＳ 明朝" w:hAnsi="Times New Roman" w:cs="Times New Roman"/>
                  <w:rPrChange w:id="12723" w:author="Masato YOSHIKAWA" w:date="2026-01-20T12:23:00Z" w16du:dateUtc="2026-01-20T03:23:00Z">
                    <w:rPr>
                      <w:rFonts w:ascii="ＭＳ 明朝" w:eastAsia="ＭＳ 明朝" w:hAnsi="ＭＳ 明朝"/>
                    </w:rPr>
                  </w:rPrChange>
                </w:rPr>
                <w:t>Nikko</w:t>
              </w:r>
            </w:moveTo>
          </w:p>
        </w:tc>
        <w:tc>
          <w:tcPr>
            <w:tcW w:w="779" w:type="pct"/>
          </w:tcPr>
          <w:p w14:paraId="09F38EC9" w14:textId="77777777" w:rsidR="005B6842" w:rsidRPr="005B6842" w:rsidRDefault="005B6842" w:rsidP="00C45809">
            <w:pPr>
              <w:pStyle w:val="af8"/>
              <w:rPr>
                <w:moveTo w:id="12724" w:author="Masato YOSHIKAWA" w:date="2026-01-20T12:21:00Z" w16du:dateUtc="2026-01-20T03:21:00Z"/>
                <w:rFonts w:ascii="Times New Roman" w:eastAsia="ＭＳ 明朝" w:hAnsi="Times New Roman" w:cs="Times New Roman"/>
                <w:rPrChange w:id="12725" w:author="Masato YOSHIKAWA" w:date="2026-01-20T12:23:00Z" w16du:dateUtc="2026-01-20T03:23:00Z">
                  <w:rPr>
                    <w:moveTo w:id="12726" w:author="Masato YOSHIKAWA" w:date="2026-01-20T12:21:00Z" w16du:dateUtc="2026-01-20T03:21:00Z"/>
                    <w:rFonts w:ascii="ＭＳ 明朝" w:eastAsia="ＭＳ 明朝" w:hAnsi="ＭＳ 明朝"/>
                  </w:rPr>
                </w:rPrChange>
              </w:rPr>
            </w:pPr>
            <w:moveTo w:id="12727" w:author="Masato YOSHIKAWA" w:date="2026-01-20T12:21:00Z" w16du:dateUtc="2026-01-20T03:21:00Z">
              <w:r w:rsidRPr="005B6842">
                <w:rPr>
                  <w:rFonts w:ascii="Times New Roman" w:eastAsia="ＭＳ 明朝" w:hAnsi="Times New Roman" w:cs="Times New Roman"/>
                  <w:rPrChange w:id="12728" w:author="Masato YOSHIKAWA" w:date="2026-01-20T12:23:00Z" w16du:dateUtc="2026-01-20T03:23:00Z">
                    <w:rPr>
                      <w:rFonts w:ascii="ＭＳ 明朝" w:eastAsia="ＭＳ 明朝" w:hAnsi="ＭＳ 明朝"/>
                    </w:rPr>
                  </w:rPrChange>
                </w:rPr>
                <w:t>Borrowing</w:t>
              </w:r>
            </w:moveTo>
          </w:p>
        </w:tc>
        <w:tc>
          <w:tcPr>
            <w:tcW w:w="744" w:type="pct"/>
          </w:tcPr>
          <w:p w14:paraId="5FB96858" w14:textId="77777777" w:rsidR="005B6842" w:rsidRPr="005B6842" w:rsidRDefault="005B6842" w:rsidP="00C45809">
            <w:pPr>
              <w:pStyle w:val="af8"/>
              <w:rPr>
                <w:moveTo w:id="12729" w:author="Masato YOSHIKAWA" w:date="2026-01-20T12:21:00Z" w16du:dateUtc="2026-01-20T03:21:00Z"/>
                <w:rFonts w:ascii="Times New Roman" w:eastAsia="ＭＳ 明朝" w:hAnsi="Times New Roman" w:cs="Times New Roman"/>
                <w:rPrChange w:id="12730" w:author="Masato YOSHIKAWA" w:date="2026-01-20T12:23:00Z" w16du:dateUtc="2026-01-20T03:23:00Z">
                  <w:rPr>
                    <w:moveTo w:id="12731" w:author="Masato YOSHIKAWA" w:date="2026-01-20T12:21:00Z" w16du:dateUtc="2026-01-20T03:21:00Z"/>
                    <w:rFonts w:ascii="ＭＳ 明朝" w:eastAsia="ＭＳ 明朝" w:hAnsi="ＭＳ 明朝"/>
                  </w:rPr>
                </w:rPrChange>
              </w:rPr>
            </w:pPr>
            <w:moveTo w:id="12732" w:author="Masato YOSHIKAWA" w:date="2026-01-20T12:21:00Z" w16du:dateUtc="2026-01-20T03:21:00Z">
              <w:r w:rsidRPr="005B6842">
                <w:rPr>
                  <w:rFonts w:ascii="Times New Roman" w:eastAsia="ＭＳ 明朝" w:hAnsi="Times New Roman" w:cs="Times New Roman"/>
                  <w:rPrChange w:id="12733" w:author="Masato YOSHIKAWA" w:date="2026-01-20T12:23:00Z" w16du:dateUtc="2026-01-20T03:23:00Z">
                    <w:rPr>
                      <w:rFonts w:ascii="ＭＳ 明朝" w:eastAsia="ＭＳ 明朝" w:hAnsi="ＭＳ 明朝"/>
                    </w:rPr>
                  </w:rPrChange>
                </w:rPr>
                <w:t>Acceptance</w:t>
              </w:r>
            </w:moveTo>
          </w:p>
        </w:tc>
        <w:tc>
          <w:tcPr>
            <w:tcW w:w="851" w:type="pct"/>
          </w:tcPr>
          <w:p w14:paraId="66E4E211" w14:textId="77777777" w:rsidR="005B6842" w:rsidRPr="005B6842" w:rsidRDefault="005B6842" w:rsidP="00C45809">
            <w:pPr>
              <w:pStyle w:val="af8"/>
              <w:rPr>
                <w:moveTo w:id="12734" w:author="Masato YOSHIKAWA" w:date="2026-01-20T12:21:00Z" w16du:dateUtc="2026-01-20T03:21:00Z"/>
                <w:rFonts w:ascii="Times New Roman" w:eastAsia="ＭＳ 明朝" w:hAnsi="Times New Roman" w:cs="Times New Roman"/>
                <w:rPrChange w:id="12735" w:author="Masato YOSHIKAWA" w:date="2026-01-20T12:23:00Z" w16du:dateUtc="2026-01-20T03:23:00Z">
                  <w:rPr>
                    <w:moveTo w:id="12736" w:author="Masato YOSHIKAWA" w:date="2026-01-20T12:21:00Z" w16du:dateUtc="2026-01-20T03:21:00Z"/>
                    <w:rFonts w:ascii="ＭＳ 明朝" w:eastAsia="ＭＳ 明朝" w:hAnsi="ＭＳ 明朝"/>
                  </w:rPr>
                </w:rPrChange>
              </w:rPr>
            </w:pPr>
            <w:moveTo w:id="12737" w:author="Masato YOSHIKAWA" w:date="2026-01-20T12:21:00Z" w16du:dateUtc="2026-01-20T03:21:00Z">
              <w:r w:rsidRPr="005B6842">
                <w:rPr>
                  <w:rFonts w:ascii="Times New Roman" w:eastAsia="ＭＳ 明朝" w:hAnsi="Times New Roman" w:cs="Times New Roman"/>
                  <w:rPrChange w:id="12738" w:author="Masato YOSHIKAWA" w:date="2026-01-20T12:23:00Z" w16du:dateUtc="2026-01-20T03:23:00Z">
                    <w:rPr>
                      <w:rFonts w:ascii="ＭＳ 明朝" w:eastAsia="ＭＳ 明朝" w:hAnsi="ＭＳ 明朝"/>
                    </w:rPr>
                  </w:rPrChange>
                </w:rPr>
                <w:t>Borrowing</w:t>
              </w:r>
            </w:moveTo>
          </w:p>
        </w:tc>
        <w:tc>
          <w:tcPr>
            <w:tcW w:w="831" w:type="pct"/>
          </w:tcPr>
          <w:p w14:paraId="75C187CE" w14:textId="77777777" w:rsidR="005B6842" w:rsidRPr="005B6842" w:rsidRDefault="005B6842" w:rsidP="00C45809">
            <w:pPr>
              <w:pStyle w:val="af8"/>
              <w:rPr>
                <w:moveTo w:id="12739" w:author="Masato YOSHIKAWA" w:date="2026-01-20T12:21:00Z" w16du:dateUtc="2026-01-20T03:21:00Z"/>
                <w:rFonts w:ascii="Times New Roman" w:eastAsia="ＭＳ 明朝" w:hAnsi="Times New Roman" w:cs="Times New Roman"/>
                <w:rPrChange w:id="12740" w:author="Masato YOSHIKAWA" w:date="2026-01-20T12:23:00Z" w16du:dateUtc="2026-01-20T03:23:00Z">
                  <w:rPr>
                    <w:moveTo w:id="12741" w:author="Masato YOSHIKAWA" w:date="2026-01-20T12:21:00Z" w16du:dateUtc="2026-01-20T03:21:00Z"/>
                    <w:rFonts w:ascii="ＭＳ 明朝" w:eastAsia="ＭＳ 明朝" w:hAnsi="ＭＳ 明朝"/>
                  </w:rPr>
                </w:rPrChange>
              </w:rPr>
            </w:pPr>
            <w:moveTo w:id="12742" w:author="Masato YOSHIKAWA" w:date="2026-01-20T12:21:00Z" w16du:dateUtc="2026-01-20T03:21:00Z">
              <w:r w:rsidRPr="005B6842">
                <w:rPr>
                  <w:rFonts w:ascii="Times New Roman" w:eastAsia="ＭＳ 明朝" w:hAnsi="Times New Roman" w:cs="Times New Roman"/>
                  <w:rPrChange w:id="12743" w:author="Masato YOSHIKAWA" w:date="2026-01-20T12:23:00Z" w16du:dateUtc="2026-01-20T03:23:00Z">
                    <w:rPr>
                      <w:rFonts w:ascii="ＭＳ 明朝" w:eastAsia="ＭＳ 明朝" w:hAnsi="ＭＳ 明朝"/>
                    </w:rPr>
                  </w:rPrChange>
                </w:rPr>
                <w:t>Acceptance</w:t>
              </w:r>
            </w:moveTo>
          </w:p>
        </w:tc>
      </w:tr>
      <w:tr w:rsidR="005B6842" w:rsidRPr="005B6842" w14:paraId="0E790BF6" w14:textId="77777777" w:rsidTr="00C45809">
        <w:tc>
          <w:tcPr>
            <w:tcW w:w="582" w:type="pct"/>
          </w:tcPr>
          <w:p w14:paraId="09DC08CC" w14:textId="77777777" w:rsidR="005B6842" w:rsidRPr="005B6842" w:rsidRDefault="005B6842" w:rsidP="00C45809">
            <w:pPr>
              <w:pStyle w:val="af8"/>
              <w:rPr>
                <w:moveTo w:id="12744" w:author="Masato YOSHIKAWA" w:date="2026-01-20T12:21:00Z" w16du:dateUtc="2026-01-20T03:21:00Z"/>
                <w:rFonts w:ascii="Times New Roman" w:eastAsia="ＭＳ 明朝" w:hAnsi="Times New Roman" w:cs="Times New Roman"/>
                <w:rPrChange w:id="12745" w:author="Masato YOSHIKAWA" w:date="2026-01-20T12:23:00Z" w16du:dateUtc="2026-01-20T03:23:00Z">
                  <w:rPr>
                    <w:moveTo w:id="12746" w:author="Masato YOSHIKAWA" w:date="2026-01-20T12:21:00Z" w16du:dateUtc="2026-01-20T03:21:00Z"/>
                    <w:rFonts w:ascii="ＭＳ 明朝" w:eastAsia="ＭＳ 明朝" w:hAnsi="ＭＳ 明朝"/>
                  </w:rPr>
                </w:rPrChange>
              </w:rPr>
            </w:pPr>
            <w:moveTo w:id="12747" w:author="Masato YOSHIKAWA" w:date="2026-01-20T12:21:00Z" w16du:dateUtc="2026-01-20T03:21:00Z">
              <w:r w:rsidRPr="005B6842">
                <w:rPr>
                  <w:rFonts w:ascii="Times New Roman" w:eastAsia="ＭＳ 明朝" w:hAnsi="Times New Roman" w:cs="Times New Roman" w:hint="eastAsia"/>
                  <w:rPrChange w:id="12748" w:author="Masato YOSHIKAWA" w:date="2026-01-20T12:23:00Z" w16du:dateUtc="2026-01-20T03:23:00Z">
                    <w:rPr>
                      <w:rFonts w:ascii="ＭＳ 明朝" w:eastAsia="ＭＳ 明朝" w:hAnsi="ＭＳ 明朝" w:hint="eastAsia"/>
                    </w:rPr>
                  </w:rPrChange>
                </w:rPr>
                <w:t>紅葉</w:t>
              </w:r>
              <w:r w:rsidRPr="005B6842">
                <w:rPr>
                  <w:rFonts w:ascii="Times New Roman" w:eastAsia="ＭＳ 明朝" w:hAnsi="Times New Roman" w:cs="Times New Roman"/>
                  <w:rPrChange w:id="12749" w:author="Masato YOSHIKAWA" w:date="2026-01-20T12:23:00Z" w16du:dateUtc="2026-01-20T03:23:00Z">
                    <w:rPr>
                      <w:rFonts w:ascii="ＭＳ 明朝" w:eastAsia="ＭＳ 明朝" w:hAnsi="ＭＳ 明朝"/>
                    </w:rPr>
                  </w:rPrChange>
                </w:rPr>
                <w:t>(</w:t>
              </w:r>
              <w:r w:rsidRPr="005B6842">
                <w:rPr>
                  <w:rFonts w:ascii="Times New Roman" w:eastAsia="ＭＳ 明朝" w:hAnsi="Times New Roman" w:cs="Times New Roman"/>
                  <w:rPrChange w:id="12750" w:author="Masato YOSHIKAWA" w:date="2026-01-20T12:23:00Z" w16du:dateUtc="2026-01-20T03:23:00Z">
                    <w:rPr>
                      <w:rFonts w:ascii="ＭＳ 明朝" w:eastAsia="ＭＳ 明朝" w:hAnsi="ＭＳ 明朝"/>
                    </w:rPr>
                  </w:rPrChange>
                </w:rPr>
                <w:t>もみじ）</w:t>
              </w:r>
            </w:moveTo>
          </w:p>
        </w:tc>
        <w:tc>
          <w:tcPr>
            <w:tcW w:w="583" w:type="pct"/>
          </w:tcPr>
          <w:p w14:paraId="594A3082" w14:textId="77777777" w:rsidR="005B6842" w:rsidRPr="005B6842" w:rsidRDefault="005B6842" w:rsidP="00C45809">
            <w:pPr>
              <w:pStyle w:val="af8"/>
              <w:rPr>
                <w:moveTo w:id="12751" w:author="Masato YOSHIKAWA" w:date="2026-01-20T12:21:00Z" w16du:dateUtc="2026-01-20T03:21:00Z"/>
                <w:rFonts w:ascii="Times New Roman" w:eastAsia="ＭＳ 明朝" w:hAnsi="Times New Roman" w:cs="Times New Roman"/>
                <w:rPrChange w:id="12752" w:author="Masato YOSHIKAWA" w:date="2026-01-20T12:23:00Z" w16du:dateUtc="2026-01-20T03:23:00Z">
                  <w:rPr>
                    <w:moveTo w:id="12753" w:author="Masato YOSHIKAWA" w:date="2026-01-20T12:21:00Z" w16du:dateUtc="2026-01-20T03:21:00Z"/>
                    <w:rFonts w:ascii="ＭＳ 明朝" w:eastAsia="ＭＳ 明朝" w:hAnsi="ＭＳ 明朝"/>
                  </w:rPr>
                </w:rPrChange>
              </w:rPr>
            </w:pPr>
            <w:moveTo w:id="12754" w:author="Masato YOSHIKAWA" w:date="2026-01-20T12:21:00Z" w16du:dateUtc="2026-01-20T03:21:00Z">
              <w:r w:rsidRPr="005B6842">
                <w:rPr>
                  <w:rFonts w:ascii="Times New Roman" w:eastAsia="ＭＳ 明朝" w:hAnsi="Times New Roman" w:cs="Times New Roman"/>
                  <w:rPrChange w:id="12755" w:author="Masato YOSHIKAWA" w:date="2026-01-20T12:23:00Z" w16du:dateUtc="2026-01-20T03:23:00Z">
                    <w:rPr>
                      <w:rFonts w:ascii="ＭＳ 明朝" w:eastAsia="ＭＳ 明朝" w:hAnsi="ＭＳ 明朝"/>
                    </w:rPr>
                  </w:rPrChange>
                </w:rPr>
                <w:t>a maple leaf</w:t>
              </w:r>
            </w:moveTo>
          </w:p>
        </w:tc>
        <w:tc>
          <w:tcPr>
            <w:tcW w:w="629" w:type="pct"/>
          </w:tcPr>
          <w:p w14:paraId="0E33C020" w14:textId="77777777" w:rsidR="005B6842" w:rsidRPr="005B6842" w:rsidRDefault="005B6842" w:rsidP="00C45809">
            <w:pPr>
              <w:pStyle w:val="af8"/>
              <w:rPr>
                <w:moveTo w:id="12756" w:author="Masato YOSHIKAWA" w:date="2026-01-20T12:21:00Z" w16du:dateUtc="2026-01-20T03:21:00Z"/>
                <w:rFonts w:ascii="Times New Roman" w:eastAsia="ＭＳ 明朝" w:hAnsi="Times New Roman" w:cs="Times New Roman"/>
                <w:rPrChange w:id="12757" w:author="Masato YOSHIKAWA" w:date="2026-01-20T12:23:00Z" w16du:dateUtc="2026-01-20T03:23:00Z">
                  <w:rPr>
                    <w:moveTo w:id="12758" w:author="Masato YOSHIKAWA" w:date="2026-01-20T12:21:00Z" w16du:dateUtc="2026-01-20T03:21:00Z"/>
                    <w:rFonts w:ascii="ＭＳ 明朝" w:eastAsia="ＭＳ 明朝" w:hAnsi="ＭＳ 明朝"/>
                  </w:rPr>
                </w:rPrChange>
              </w:rPr>
            </w:pPr>
            <w:moveTo w:id="12759" w:author="Masato YOSHIKAWA" w:date="2026-01-20T12:21:00Z" w16du:dateUtc="2026-01-20T03:21:00Z">
              <w:r w:rsidRPr="005B6842">
                <w:rPr>
                  <w:rFonts w:ascii="Times New Roman" w:eastAsia="ＭＳ 明朝" w:hAnsi="Times New Roman" w:cs="Times New Roman"/>
                  <w:rPrChange w:id="12760" w:author="Masato YOSHIKAWA" w:date="2026-01-20T12:23:00Z" w16du:dateUtc="2026-01-20T03:23:00Z">
                    <w:rPr>
                      <w:rFonts w:ascii="ＭＳ 明朝" w:eastAsia="ＭＳ 明朝" w:hAnsi="ＭＳ 明朝"/>
                    </w:rPr>
                  </w:rPrChange>
                </w:rPr>
                <w:t>maple leaf</w:t>
              </w:r>
            </w:moveTo>
          </w:p>
        </w:tc>
        <w:tc>
          <w:tcPr>
            <w:tcW w:w="779" w:type="pct"/>
          </w:tcPr>
          <w:p w14:paraId="725E3761" w14:textId="77777777" w:rsidR="005B6842" w:rsidRPr="005B6842" w:rsidRDefault="005B6842" w:rsidP="00C45809">
            <w:pPr>
              <w:pStyle w:val="af8"/>
              <w:rPr>
                <w:moveTo w:id="12761" w:author="Masato YOSHIKAWA" w:date="2026-01-20T12:21:00Z" w16du:dateUtc="2026-01-20T03:21:00Z"/>
                <w:rFonts w:ascii="Times New Roman" w:eastAsia="ＭＳ 明朝" w:hAnsi="Times New Roman" w:cs="Times New Roman"/>
                <w:rPrChange w:id="12762" w:author="Masato YOSHIKAWA" w:date="2026-01-20T12:23:00Z" w16du:dateUtc="2026-01-20T03:23:00Z">
                  <w:rPr>
                    <w:moveTo w:id="12763" w:author="Masato YOSHIKAWA" w:date="2026-01-20T12:21:00Z" w16du:dateUtc="2026-01-20T03:21:00Z"/>
                    <w:rFonts w:ascii="ＭＳ 明朝" w:eastAsia="ＭＳ 明朝" w:hAnsi="ＭＳ 明朝"/>
                  </w:rPr>
                </w:rPrChange>
              </w:rPr>
            </w:pPr>
            <w:moveTo w:id="12764" w:author="Masato YOSHIKAWA" w:date="2026-01-20T12:21:00Z" w16du:dateUtc="2026-01-20T03:21:00Z">
              <w:r w:rsidRPr="005B6842">
                <w:rPr>
                  <w:rFonts w:ascii="Times New Roman" w:eastAsia="ＭＳ 明朝" w:hAnsi="Times New Roman" w:cs="Times New Roman"/>
                  <w:rPrChange w:id="12765" w:author="Masato YOSHIKAWA" w:date="2026-01-20T12:23:00Z" w16du:dateUtc="2026-01-20T03:23:00Z">
                    <w:rPr>
                      <w:rFonts w:ascii="ＭＳ 明朝" w:eastAsia="ＭＳ 明朝" w:hAnsi="ＭＳ 明朝"/>
                    </w:rPr>
                  </w:rPrChange>
                </w:rPr>
                <w:t>Established equivalent</w:t>
              </w:r>
            </w:moveTo>
          </w:p>
        </w:tc>
        <w:tc>
          <w:tcPr>
            <w:tcW w:w="744" w:type="pct"/>
          </w:tcPr>
          <w:p w14:paraId="237F8771" w14:textId="77777777" w:rsidR="005B6842" w:rsidRPr="005B6842" w:rsidRDefault="005B6842" w:rsidP="00C45809">
            <w:pPr>
              <w:pStyle w:val="af8"/>
              <w:rPr>
                <w:moveTo w:id="12766" w:author="Masato YOSHIKAWA" w:date="2026-01-20T12:21:00Z" w16du:dateUtc="2026-01-20T03:21:00Z"/>
                <w:rFonts w:ascii="Times New Roman" w:eastAsia="ＭＳ 明朝" w:hAnsi="Times New Roman" w:cs="Times New Roman"/>
                <w:rPrChange w:id="12767" w:author="Masato YOSHIKAWA" w:date="2026-01-20T12:23:00Z" w16du:dateUtc="2026-01-20T03:23:00Z">
                  <w:rPr>
                    <w:moveTo w:id="12768" w:author="Masato YOSHIKAWA" w:date="2026-01-20T12:21:00Z" w16du:dateUtc="2026-01-20T03:21:00Z"/>
                    <w:rFonts w:ascii="ＭＳ 明朝" w:eastAsia="ＭＳ 明朝" w:hAnsi="ＭＳ 明朝"/>
                  </w:rPr>
                </w:rPrChange>
              </w:rPr>
            </w:pPr>
            <w:moveTo w:id="12769" w:author="Masato YOSHIKAWA" w:date="2026-01-20T12:21:00Z" w16du:dateUtc="2026-01-20T03:21:00Z">
              <w:r w:rsidRPr="005B6842">
                <w:rPr>
                  <w:rFonts w:ascii="Times New Roman" w:eastAsia="ＭＳ 明朝" w:hAnsi="Times New Roman" w:cs="Times New Roman"/>
                  <w:rPrChange w:id="12770" w:author="Masato YOSHIKAWA" w:date="2026-01-20T12:23:00Z" w16du:dateUtc="2026-01-20T03:23:00Z">
                    <w:rPr>
                      <w:rFonts w:ascii="ＭＳ 明朝" w:eastAsia="ＭＳ 明朝" w:hAnsi="ＭＳ 明朝"/>
                    </w:rPr>
                  </w:rPrChange>
                </w:rPr>
                <w:t>Minimization</w:t>
              </w:r>
            </w:moveTo>
          </w:p>
        </w:tc>
        <w:tc>
          <w:tcPr>
            <w:tcW w:w="851" w:type="pct"/>
          </w:tcPr>
          <w:p w14:paraId="6E7BAF9F" w14:textId="77777777" w:rsidR="005B6842" w:rsidRPr="005B6842" w:rsidRDefault="005B6842" w:rsidP="00C45809">
            <w:pPr>
              <w:pStyle w:val="af8"/>
              <w:rPr>
                <w:moveTo w:id="12771" w:author="Masato YOSHIKAWA" w:date="2026-01-20T12:21:00Z" w16du:dateUtc="2026-01-20T03:21:00Z"/>
                <w:rFonts w:ascii="Times New Roman" w:eastAsia="ＭＳ 明朝" w:hAnsi="Times New Roman" w:cs="Times New Roman"/>
                <w:rPrChange w:id="12772" w:author="Masato YOSHIKAWA" w:date="2026-01-20T12:23:00Z" w16du:dateUtc="2026-01-20T03:23:00Z">
                  <w:rPr>
                    <w:moveTo w:id="12773" w:author="Masato YOSHIKAWA" w:date="2026-01-20T12:21:00Z" w16du:dateUtc="2026-01-20T03:21:00Z"/>
                    <w:rFonts w:ascii="ＭＳ 明朝" w:eastAsia="ＭＳ 明朝" w:hAnsi="ＭＳ 明朝"/>
                  </w:rPr>
                </w:rPrChange>
              </w:rPr>
            </w:pPr>
            <w:moveTo w:id="12774" w:author="Masato YOSHIKAWA" w:date="2026-01-20T12:21:00Z" w16du:dateUtc="2026-01-20T03:21:00Z">
              <w:r w:rsidRPr="005B6842">
                <w:rPr>
                  <w:rFonts w:ascii="Times New Roman" w:eastAsia="ＭＳ 明朝" w:hAnsi="Times New Roman" w:cs="Times New Roman"/>
                  <w:rPrChange w:id="12775" w:author="Masato YOSHIKAWA" w:date="2026-01-20T12:23:00Z" w16du:dateUtc="2026-01-20T03:23:00Z">
                    <w:rPr>
                      <w:rFonts w:ascii="ＭＳ 明朝" w:eastAsia="ＭＳ 明朝" w:hAnsi="ＭＳ 明朝"/>
                    </w:rPr>
                  </w:rPrChange>
                </w:rPr>
                <w:t>Established equivalent</w:t>
              </w:r>
            </w:moveTo>
          </w:p>
        </w:tc>
        <w:tc>
          <w:tcPr>
            <w:tcW w:w="831" w:type="pct"/>
          </w:tcPr>
          <w:p w14:paraId="1A0D6219" w14:textId="77777777" w:rsidR="005B6842" w:rsidRPr="005B6842" w:rsidRDefault="005B6842" w:rsidP="00C45809">
            <w:pPr>
              <w:pStyle w:val="af8"/>
              <w:rPr>
                <w:moveTo w:id="12776" w:author="Masato YOSHIKAWA" w:date="2026-01-20T12:21:00Z" w16du:dateUtc="2026-01-20T03:21:00Z"/>
                <w:rFonts w:ascii="Times New Roman" w:eastAsia="ＭＳ 明朝" w:hAnsi="Times New Roman" w:cs="Times New Roman"/>
                <w:rPrChange w:id="12777" w:author="Masato YOSHIKAWA" w:date="2026-01-20T12:23:00Z" w16du:dateUtc="2026-01-20T03:23:00Z">
                  <w:rPr>
                    <w:moveTo w:id="12778" w:author="Masato YOSHIKAWA" w:date="2026-01-20T12:21:00Z" w16du:dateUtc="2026-01-20T03:21:00Z"/>
                    <w:rFonts w:ascii="ＭＳ 明朝" w:eastAsia="ＭＳ 明朝" w:hAnsi="ＭＳ 明朝"/>
                  </w:rPr>
                </w:rPrChange>
              </w:rPr>
            </w:pPr>
            <w:moveTo w:id="12779" w:author="Masato YOSHIKAWA" w:date="2026-01-20T12:21:00Z" w16du:dateUtc="2026-01-20T03:21:00Z">
              <w:r w:rsidRPr="005B6842">
                <w:rPr>
                  <w:rFonts w:ascii="Times New Roman" w:eastAsia="ＭＳ 明朝" w:hAnsi="Times New Roman" w:cs="Times New Roman"/>
                  <w:rPrChange w:id="12780" w:author="Masato YOSHIKAWA" w:date="2026-01-20T12:23:00Z" w16du:dateUtc="2026-01-20T03:23:00Z">
                    <w:rPr>
                      <w:rFonts w:ascii="ＭＳ 明朝" w:eastAsia="ＭＳ 明朝" w:hAnsi="ＭＳ 明朝"/>
                    </w:rPr>
                  </w:rPrChange>
                </w:rPr>
                <w:t>Minimization</w:t>
              </w:r>
            </w:moveTo>
          </w:p>
        </w:tc>
      </w:tr>
      <w:tr w:rsidR="005B6842" w:rsidRPr="005B6842" w14:paraId="169423FA" w14:textId="77777777" w:rsidTr="00C45809">
        <w:tc>
          <w:tcPr>
            <w:tcW w:w="582" w:type="pct"/>
          </w:tcPr>
          <w:p w14:paraId="54CC9CA8" w14:textId="77777777" w:rsidR="005B6842" w:rsidRPr="005B6842" w:rsidRDefault="005B6842" w:rsidP="00C45809">
            <w:pPr>
              <w:pStyle w:val="af8"/>
              <w:rPr>
                <w:moveTo w:id="12781" w:author="Masato YOSHIKAWA" w:date="2026-01-20T12:21:00Z" w16du:dateUtc="2026-01-20T03:21:00Z"/>
                <w:rFonts w:ascii="Times New Roman" w:eastAsia="ＭＳ 明朝" w:hAnsi="Times New Roman" w:cs="Times New Roman"/>
                <w:rPrChange w:id="12782" w:author="Masato YOSHIKAWA" w:date="2026-01-20T12:23:00Z" w16du:dateUtc="2026-01-20T03:23:00Z">
                  <w:rPr>
                    <w:moveTo w:id="12783" w:author="Masato YOSHIKAWA" w:date="2026-01-20T12:21:00Z" w16du:dateUtc="2026-01-20T03:21:00Z"/>
                    <w:rFonts w:ascii="ＭＳ 明朝" w:eastAsia="ＭＳ 明朝" w:hAnsi="ＭＳ 明朝"/>
                  </w:rPr>
                </w:rPrChange>
              </w:rPr>
            </w:pPr>
            <w:moveTo w:id="12784" w:author="Masato YOSHIKAWA" w:date="2026-01-20T12:21:00Z" w16du:dateUtc="2026-01-20T03:21:00Z">
              <w:r w:rsidRPr="005B6842">
                <w:rPr>
                  <w:rFonts w:ascii="Times New Roman" w:eastAsia="ＭＳ 明朝" w:hAnsi="Times New Roman" w:cs="Times New Roman" w:hint="eastAsia"/>
                  <w:rPrChange w:id="12785" w:author="Masato YOSHIKAWA" w:date="2026-01-20T12:23:00Z" w16du:dateUtc="2026-01-20T03:23:00Z">
                    <w:rPr>
                      <w:rFonts w:ascii="ＭＳ 明朝" w:eastAsia="ＭＳ 明朝" w:hAnsi="ＭＳ 明朝" w:hint="eastAsia"/>
                    </w:rPr>
                  </w:rPrChange>
                </w:rPr>
                <w:t>格子</w:t>
              </w:r>
            </w:moveTo>
          </w:p>
        </w:tc>
        <w:tc>
          <w:tcPr>
            <w:tcW w:w="583" w:type="pct"/>
          </w:tcPr>
          <w:p w14:paraId="48A2AD07" w14:textId="77777777" w:rsidR="005B6842" w:rsidRPr="005B6842" w:rsidRDefault="005B6842" w:rsidP="00C45809">
            <w:pPr>
              <w:pStyle w:val="af8"/>
              <w:rPr>
                <w:moveTo w:id="12786" w:author="Masato YOSHIKAWA" w:date="2026-01-20T12:21:00Z" w16du:dateUtc="2026-01-20T03:21:00Z"/>
                <w:rFonts w:ascii="Times New Roman" w:eastAsia="ＭＳ 明朝" w:hAnsi="Times New Roman" w:cs="Times New Roman"/>
                <w:rPrChange w:id="12787" w:author="Masato YOSHIKAWA" w:date="2026-01-20T12:23:00Z" w16du:dateUtc="2026-01-20T03:23:00Z">
                  <w:rPr>
                    <w:moveTo w:id="12788" w:author="Masato YOSHIKAWA" w:date="2026-01-20T12:21:00Z" w16du:dateUtc="2026-01-20T03:21:00Z"/>
                    <w:rFonts w:ascii="ＭＳ 明朝" w:eastAsia="ＭＳ 明朝" w:hAnsi="ＭＳ 明朝"/>
                  </w:rPr>
                </w:rPrChange>
              </w:rPr>
            </w:pPr>
            <w:moveTo w:id="12789" w:author="Masato YOSHIKAWA" w:date="2026-01-20T12:21:00Z" w16du:dateUtc="2026-01-20T03:21:00Z">
              <w:r w:rsidRPr="005B6842">
                <w:rPr>
                  <w:rFonts w:ascii="Times New Roman" w:eastAsia="ＭＳ 明朝" w:hAnsi="Times New Roman" w:cs="Times New Roman"/>
                  <w:rPrChange w:id="12790" w:author="Masato YOSHIKAWA" w:date="2026-01-20T12:23:00Z" w16du:dateUtc="2026-01-20T03:23:00Z">
                    <w:rPr>
                      <w:rFonts w:ascii="ＭＳ 明朝" w:eastAsia="ＭＳ 明朝" w:hAnsi="ＭＳ 明朝"/>
                    </w:rPr>
                  </w:rPrChange>
                </w:rPr>
                <w:t>outside of the entrance-door</w:t>
              </w:r>
            </w:moveTo>
          </w:p>
        </w:tc>
        <w:tc>
          <w:tcPr>
            <w:tcW w:w="629" w:type="pct"/>
          </w:tcPr>
          <w:p w14:paraId="23D4B0C6" w14:textId="77777777" w:rsidR="005B6842" w:rsidRPr="005B6842" w:rsidRDefault="005B6842" w:rsidP="00C45809">
            <w:pPr>
              <w:pStyle w:val="af8"/>
              <w:rPr>
                <w:moveTo w:id="12791" w:author="Masato YOSHIKAWA" w:date="2026-01-20T12:21:00Z" w16du:dateUtc="2026-01-20T03:21:00Z"/>
                <w:rFonts w:ascii="Times New Roman" w:eastAsia="ＭＳ 明朝" w:hAnsi="Times New Roman" w:cs="Times New Roman"/>
                <w:rPrChange w:id="12792" w:author="Masato YOSHIKAWA" w:date="2026-01-20T12:23:00Z" w16du:dateUtc="2026-01-20T03:23:00Z">
                  <w:rPr>
                    <w:moveTo w:id="12793" w:author="Masato YOSHIKAWA" w:date="2026-01-20T12:21:00Z" w16du:dateUtc="2026-01-20T03:21:00Z"/>
                    <w:rFonts w:ascii="ＭＳ 明朝" w:eastAsia="ＭＳ 明朝" w:hAnsi="ＭＳ 明朝"/>
                  </w:rPr>
                </w:rPrChange>
              </w:rPr>
            </w:pPr>
            <w:moveTo w:id="12794" w:author="Masato YOSHIKAWA" w:date="2026-01-20T12:21:00Z" w16du:dateUtc="2026-01-20T03:21:00Z">
              <w:r w:rsidRPr="005B6842">
                <w:rPr>
                  <w:rFonts w:ascii="Times New Roman" w:eastAsia="ＭＳ 明朝" w:hAnsi="Times New Roman" w:cs="Times New Roman"/>
                  <w:rPrChange w:id="12795" w:author="Masato YOSHIKAWA" w:date="2026-01-20T12:23:00Z" w16du:dateUtc="2026-01-20T03:23:00Z">
                    <w:rPr>
                      <w:rFonts w:ascii="ＭＳ 明朝" w:eastAsia="ＭＳ 明朝" w:hAnsi="ＭＳ 明朝"/>
                    </w:rPr>
                  </w:rPrChange>
                </w:rPr>
                <w:t>なし</w:t>
              </w:r>
            </w:moveTo>
          </w:p>
        </w:tc>
        <w:tc>
          <w:tcPr>
            <w:tcW w:w="779" w:type="pct"/>
          </w:tcPr>
          <w:p w14:paraId="318E5D7E" w14:textId="77777777" w:rsidR="005B6842" w:rsidRPr="005B6842" w:rsidRDefault="005B6842" w:rsidP="00C45809">
            <w:pPr>
              <w:pStyle w:val="af8"/>
              <w:rPr>
                <w:moveTo w:id="12796" w:author="Masato YOSHIKAWA" w:date="2026-01-20T12:21:00Z" w16du:dateUtc="2026-01-20T03:21:00Z"/>
                <w:rFonts w:ascii="Times New Roman" w:eastAsia="ＭＳ 明朝" w:hAnsi="Times New Roman" w:cs="Times New Roman"/>
                <w:rPrChange w:id="12797" w:author="Masato YOSHIKAWA" w:date="2026-01-20T12:23:00Z" w16du:dateUtc="2026-01-20T03:23:00Z">
                  <w:rPr>
                    <w:moveTo w:id="12798" w:author="Masato YOSHIKAWA" w:date="2026-01-20T12:21:00Z" w16du:dateUtc="2026-01-20T03:21:00Z"/>
                    <w:rFonts w:ascii="ＭＳ 明朝" w:eastAsia="ＭＳ 明朝" w:hAnsi="ＭＳ 明朝"/>
                  </w:rPr>
                </w:rPrChange>
              </w:rPr>
            </w:pPr>
            <w:moveTo w:id="12799" w:author="Masato YOSHIKAWA" w:date="2026-01-20T12:21:00Z" w16du:dateUtc="2026-01-20T03:21:00Z">
              <w:r w:rsidRPr="005B6842">
                <w:rPr>
                  <w:rFonts w:ascii="Times New Roman" w:eastAsia="ＭＳ 明朝" w:hAnsi="Times New Roman" w:cs="Times New Roman"/>
                  <w:rPrChange w:id="12800" w:author="Masato YOSHIKAWA" w:date="2026-01-20T12:23:00Z" w16du:dateUtc="2026-01-20T03:23:00Z">
                    <w:rPr>
                      <w:rFonts w:ascii="ＭＳ 明朝" w:eastAsia="ＭＳ 明朝" w:hAnsi="ＭＳ 明朝"/>
                    </w:rPr>
                  </w:rPrChange>
                </w:rPr>
                <w:t>Reduction</w:t>
              </w:r>
            </w:moveTo>
          </w:p>
        </w:tc>
        <w:tc>
          <w:tcPr>
            <w:tcW w:w="744" w:type="pct"/>
          </w:tcPr>
          <w:p w14:paraId="3DA58224" w14:textId="77777777" w:rsidR="005B6842" w:rsidRPr="005B6842" w:rsidRDefault="005B6842" w:rsidP="00C45809">
            <w:pPr>
              <w:pStyle w:val="af8"/>
              <w:rPr>
                <w:moveTo w:id="12801" w:author="Masato YOSHIKAWA" w:date="2026-01-20T12:21:00Z" w16du:dateUtc="2026-01-20T03:21:00Z"/>
                <w:rFonts w:ascii="Times New Roman" w:eastAsia="ＭＳ 明朝" w:hAnsi="Times New Roman" w:cs="Times New Roman"/>
                <w:rPrChange w:id="12802" w:author="Masato YOSHIKAWA" w:date="2026-01-20T12:23:00Z" w16du:dateUtc="2026-01-20T03:23:00Z">
                  <w:rPr>
                    <w:moveTo w:id="12803" w:author="Masato YOSHIKAWA" w:date="2026-01-20T12:21:00Z" w16du:dateUtc="2026-01-20T03:21:00Z"/>
                    <w:rFonts w:ascii="ＭＳ 明朝" w:eastAsia="ＭＳ 明朝" w:hAnsi="ＭＳ 明朝"/>
                  </w:rPr>
                </w:rPrChange>
              </w:rPr>
            </w:pPr>
            <w:moveTo w:id="12804" w:author="Masato YOSHIKAWA" w:date="2026-01-20T12:21:00Z" w16du:dateUtc="2026-01-20T03:21:00Z">
              <w:r w:rsidRPr="005B6842">
                <w:rPr>
                  <w:rFonts w:ascii="Times New Roman" w:eastAsia="ＭＳ 明朝" w:hAnsi="Times New Roman" w:cs="Times New Roman"/>
                  <w:rPrChange w:id="12805" w:author="Masato YOSHIKAWA" w:date="2026-01-20T12:23:00Z" w16du:dateUtc="2026-01-20T03:23:00Z">
                    <w:rPr>
                      <w:rFonts w:ascii="ＭＳ 明朝" w:eastAsia="ＭＳ 明朝" w:hAnsi="ＭＳ 明朝"/>
                    </w:rPr>
                  </w:rPrChange>
                </w:rPr>
                <w:t>Denial</w:t>
              </w:r>
            </w:moveTo>
          </w:p>
        </w:tc>
        <w:tc>
          <w:tcPr>
            <w:tcW w:w="851" w:type="pct"/>
          </w:tcPr>
          <w:p w14:paraId="117E70FA" w14:textId="77777777" w:rsidR="005B6842" w:rsidRPr="005B6842" w:rsidRDefault="005B6842" w:rsidP="00C45809">
            <w:pPr>
              <w:pStyle w:val="af8"/>
              <w:rPr>
                <w:moveTo w:id="12806" w:author="Masato YOSHIKAWA" w:date="2026-01-20T12:21:00Z" w16du:dateUtc="2026-01-20T03:21:00Z"/>
                <w:rFonts w:ascii="Times New Roman" w:eastAsia="ＭＳ 明朝" w:hAnsi="Times New Roman" w:cs="Times New Roman"/>
                <w:rPrChange w:id="12807" w:author="Masato YOSHIKAWA" w:date="2026-01-20T12:23:00Z" w16du:dateUtc="2026-01-20T03:23:00Z">
                  <w:rPr>
                    <w:moveTo w:id="12808" w:author="Masato YOSHIKAWA" w:date="2026-01-20T12:21:00Z" w16du:dateUtc="2026-01-20T03:21:00Z"/>
                    <w:rFonts w:ascii="ＭＳ 明朝" w:eastAsia="ＭＳ 明朝" w:hAnsi="ＭＳ 明朝"/>
                  </w:rPr>
                </w:rPrChange>
              </w:rPr>
            </w:pPr>
            <w:moveTo w:id="12809" w:author="Masato YOSHIKAWA" w:date="2026-01-20T12:21:00Z" w16du:dateUtc="2026-01-20T03:21:00Z">
              <w:r w:rsidRPr="005B6842">
                <w:rPr>
                  <w:rFonts w:ascii="Times New Roman" w:eastAsia="ＭＳ 明朝" w:hAnsi="Times New Roman" w:cs="Times New Roman"/>
                  <w:rPrChange w:id="12810" w:author="Masato YOSHIKAWA" w:date="2026-01-20T12:23:00Z" w16du:dateUtc="2026-01-20T03:23:00Z">
                    <w:rPr>
                      <w:rFonts w:ascii="ＭＳ 明朝" w:eastAsia="ＭＳ 明朝" w:hAnsi="ＭＳ 明朝"/>
                    </w:rPr>
                  </w:rPrChange>
                </w:rPr>
                <w:t>Reduction</w:t>
              </w:r>
            </w:moveTo>
          </w:p>
        </w:tc>
        <w:tc>
          <w:tcPr>
            <w:tcW w:w="831" w:type="pct"/>
          </w:tcPr>
          <w:p w14:paraId="3AC0EEC1" w14:textId="77777777" w:rsidR="005B6842" w:rsidRPr="005B6842" w:rsidRDefault="005B6842" w:rsidP="00C45809">
            <w:pPr>
              <w:pStyle w:val="af8"/>
              <w:rPr>
                <w:moveTo w:id="12811" w:author="Masato YOSHIKAWA" w:date="2026-01-20T12:21:00Z" w16du:dateUtc="2026-01-20T03:21:00Z"/>
                <w:rFonts w:ascii="Times New Roman" w:eastAsia="ＭＳ 明朝" w:hAnsi="Times New Roman" w:cs="Times New Roman"/>
                <w:rPrChange w:id="12812" w:author="Masato YOSHIKAWA" w:date="2026-01-20T12:23:00Z" w16du:dateUtc="2026-01-20T03:23:00Z">
                  <w:rPr>
                    <w:moveTo w:id="12813" w:author="Masato YOSHIKAWA" w:date="2026-01-20T12:21:00Z" w16du:dateUtc="2026-01-20T03:21:00Z"/>
                    <w:rFonts w:ascii="ＭＳ 明朝" w:eastAsia="ＭＳ 明朝" w:hAnsi="ＭＳ 明朝"/>
                  </w:rPr>
                </w:rPrChange>
              </w:rPr>
            </w:pPr>
            <w:moveTo w:id="12814" w:author="Masato YOSHIKAWA" w:date="2026-01-20T12:21:00Z" w16du:dateUtc="2026-01-20T03:21:00Z">
              <w:r w:rsidRPr="005B6842">
                <w:rPr>
                  <w:rFonts w:ascii="Times New Roman" w:eastAsia="ＭＳ 明朝" w:hAnsi="Times New Roman" w:cs="Times New Roman"/>
                  <w:rPrChange w:id="12815" w:author="Masato YOSHIKAWA" w:date="2026-01-20T12:23:00Z" w16du:dateUtc="2026-01-20T03:23:00Z">
                    <w:rPr>
                      <w:rFonts w:ascii="ＭＳ 明朝" w:eastAsia="ＭＳ 明朝" w:hAnsi="ＭＳ 明朝"/>
                    </w:rPr>
                  </w:rPrChange>
                </w:rPr>
                <w:t>Denial</w:t>
              </w:r>
            </w:moveTo>
          </w:p>
        </w:tc>
      </w:tr>
      <w:tr w:rsidR="005B6842" w:rsidRPr="005B6842" w14:paraId="238F1993" w14:textId="77777777" w:rsidTr="00C45809">
        <w:tc>
          <w:tcPr>
            <w:tcW w:w="582" w:type="pct"/>
          </w:tcPr>
          <w:p w14:paraId="4C34FAB2" w14:textId="77777777" w:rsidR="005B6842" w:rsidRPr="005B6842" w:rsidRDefault="005B6842" w:rsidP="00C45809">
            <w:pPr>
              <w:pStyle w:val="af8"/>
              <w:rPr>
                <w:moveTo w:id="12816" w:author="Masato YOSHIKAWA" w:date="2026-01-20T12:21:00Z" w16du:dateUtc="2026-01-20T03:21:00Z"/>
                <w:rFonts w:ascii="Times New Roman" w:eastAsia="ＭＳ 明朝" w:hAnsi="Times New Roman" w:cs="Times New Roman"/>
                <w:rPrChange w:id="12817" w:author="Masato YOSHIKAWA" w:date="2026-01-20T12:23:00Z" w16du:dateUtc="2026-01-20T03:23:00Z">
                  <w:rPr>
                    <w:moveTo w:id="12818" w:author="Masato YOSHIKAWA" w:date="2026-01-20T12:21:00Z" w16du:dateUtc="2026-01-20T03:21:00Z"/>
                    <w:rFonts w:ascii="ＭＳ 明朝" w:eastAsia="ＭＳ 明朝" w:hAnsi="ＭＳ 明朝"/>
                  </w:rPr>
                </w:rPrChange>
              </w:rPr>
            </w:pPr>
            <w:moveTo w:id="12819" w:author="Masato YOSHIKAWA" w:date="2026-01-20T12:21:00Z" w16du:dateUtc="2026-01-20T03:21:00Z">
              <w:r w:rsidRPr="005B6842">
                <w:rPr>
                  <w:rFonts w:ascii="Times New Roman" w:eastAsia="ＭＳ 明朝" w:hAnsi="Times New Roman" w:cs="Times New Roman" w:hint="eastAsia"/>
                  <w:rPrChange w:id="12820" w:author="Masato YOSHIKAWA" w:date="2026-01-20T12:23:00Z" w16du:dateUtc="2026-01-20T03:23:00Z">
                    <w:rPr>
                      <w:rFonts w:ascii="ＭＳ 明朝" w:eastAsia="ＭＳ 明朝" w:hAnsi="ＭＳ 明朝" w:hint="eastAsia"/>
                    </w:rPr>
                  </w:rPrChange>
                </w:rPr>
                <w:t>袴</w:t>
              </w:r>
            </w:moveTo>
          </w:p>
        </w:tc>
        <w:tc>
          <w:tcPr>
            <w:tcW w:w="583" w:type="pct"/>
          </w:tcPr>
          <w:p w14:paraId="27826671" w14:textId="77777777" w:rsidR="005B6842" w:rsidRPr="005B6842" w:rsidRDefault="005B6842" w:rsidP="00C45809">
            <w:pPr>
              <w:pStyle w:val="af8"/>
              <w:rPr>
                <w:moveTo w:id="12821" w:author="Masato YOSHIKAWA" w:date="2026-01-20T12:21:00Z" w16du:dateUtc="2026-01-20T03:21:00Z"/>
                <w:rFonts w:ascii="Times New Roman" w:eastAsia="ＭＳ 明朝" w:hAnsi="Times New Roman" w:cs="Times New Roman"/>
                <w:rPrChange w:id="12822" w:author="Masato YOSHIKAWA" w:date="2026-01-20T12:23:00Z" w16du:dateUtc="2026-01-20T03:23:00Z">
                  <w:rPr>
                    <w:moveTo w:id="12823" w:author="Masato YOSHIKAWA" w:date="2026-01-20T12:21:00Z" w16du:dateUtc="2026-01-20T03:21:00Z"/>
                    <w:rFonts w:ascii="ＭＳ 明朝" w:eastAsia="ＭＳ 明朝" w:hAnsi="ＭＳ 明朝"/>
                  </w:rPr>
                </w:rPrChange>
              </w:rPr>
            </w:pPr>
            <w:moveTo w:id="12824" w:author="Masato YOSHIKAWA" w:date="2026-01-20T12:21:00Z" w16du:dateUtc="2026-01-20T03:21:00Z">
              <w:r w:rsidRPr="005B6842">
                <w:rPr>
                  <w:rFonts w:ascii="Times New Roman" w:eastAsia="ＭＳ 明朝" w:hAnsi="Times New Roman" w:cs="Times New Roman"/>
                  <w:rPrChange w:id="12825" w:author="Masato YOSHIKAWA" w:date="2026-01-20T12:23:00Z" w16du:dateUtc="2026-01-20T03:23:00Z">
                    <w:rPr>
                      <w:rFonts w:ascii="ＭＳ 明朝" w:eastAsia="ＭＳ 明朝" w:hAnsi="ＭＳ 明朝"/>
                    </w:rPr>
                  </w:rPrChange>
                </w:rPr>
                <w:t>hakama</w:t>
              </w:r>
            </w:moveTo>
          </w:p>
        </w:tc>
        <w:tc>
          <w:tcPr>
            <w:tcW w:w="629" w:type="pct"/>
          </w:tcPr>
          <w:p w14:paraId="50A0C67B" w14:textId="77777777" w:rsidR="005B6842" w:rsidRPr="005B6842" w:rsidRDefault="005B6842" w:rsidP="00C45809">
            <w:pPr>
              <w:pStyle w:val="af8"/>
              <w:rPr>
                <w:moveTo w:id="12826" w:author="Masato YOSHIKAWA" w:date="2026-01-20T12:21:00Z" w16du:dateUtc="2026-01-20T03:21:00Z"/>
                <w:rFonts w:ascii="Times New Roman" w:eastAsia="ＭＳ 明朝" w:hAnsi="Times New Roman" w:cs="Times New Roman"/>
                <w:rPrChange w:id="12827" w:author="Masato YOSHIKAWA" w:date="2026-01-20T12:23:00Z" w16du:dateUtc="2026-01-20T03:23:00Z">
                  <w:rPr>
                    <w:moveTo w:id="12828" w:author="Masato YOSHIKAWA" w:date="2026-01-20T12:21:00Z" w16du:dateUtc="2026-01-20T03:21:00Z"/>
                    <w:rFonts w:ascii="ＭＳ 明朝" w:eastAsia="ＭＳ 明朝" w:hAnsi="ＭＳ 明朝"/>
                  </w:rPr>
                </w:rPrChange>
              </w:rPr>
            </w:pPr>
            <w:moveTo w:id="12829" w:author="Masato YOSHIKAWA" w:date="2026-01-20T12:21:00Z" w16du:dateUtc="2026-01-20T03:21:00Z">
              <w:r w:rsidRPr="005B6842">
                <w:rPr>
                  <w:rFonts w:ascii="Times New Roman" w:eastAsia="ＭＳ 明朝" w:hAnsi="Times New Roman" w:cs="Times New Roman"/>
                  <w:rPrChange w:id="12830" w:author="Masato YOSHIKAWA" w:date="2026-01-20T12:23:00Z" w16du:dateUtc="2026-01-20T03:23:00Z">
                    <w:rPr>
                      <w:rFonts w:ascii="ＭＳ 明朝" w:eastAsia="ＭＳ 明朝" w:hAnsi="ＭＳ 明朝"/>
                    </w:rPr>
                  </w:rPrChange>
                </w:rPr>
                <w:t>dress trousers</w:t>
              </w:r>
            </w:moveTo>
          </w:p>
        </w:tc>
        <w:tc>
          <w:tcPr>
            <w:tcW w:w="779" w:type="pct"/>
          </w:tcPr>
          <w:p w14:paraId="42EB36D3" w14:textId="77777777" w:rsidR="005B6842" w:rsidRPr="005B6842" w:rsidRDefault="005B6842" w:rsidP="00C45809">
            <w:pPr>
              <w:pStyle w:val="af8"/>
              <w:rPr>
                <w:moveTo w:id="12831" w:author="Masato YOSHIKAWA" w:date="2026-01-20T12:21:00Z" w16du:dateUtc="2026-01-20T03:21:00Z"/>
                <w:rFonts w:ascii="Times New Roman" w:eastAsia="ＭＳ 明朝" w:hAnsi="Times New Roman" w:cs="Times New Roman"/>
                <w:rPrChange w:id="12832" w:author="Masato YOSHIKAWA" w:date="2026-01-20T12:23:00Z" w16du:dateUtc="2026-01-20T03:23:00Z">
                  <w:rPr>
                    <w:moveTo w:id="12833" w:author="Masato YOSHIKAWA" w:date="2026-01-20T12:21:00Z" w16du:dateUtc="2026-01-20T03:21:00Z"/>
                    <w:rFonts w:ascii="ＭＳ 明朝" w:eastAsia="ＭＳ 明朝" w:hAnsi="ＭＳ 明朝"/>
                  </w:rPr>
                </w:rPrChange>
              </w:rPr>
            </w:pPr>
            <w:moveTo w:id="12834" w:author="Masato YOSHIKAWA" w:date="2026-01-20T12:21:00Z" w16du:dateUtc="2026-01-20T03:21:00Z">
              <w:r w:rsidRPr="005B6842">
                <w:rPr>
                  <w:rFonts w:ascii="Times New Roman" w:eastAsia="ＭＳ 明朝" w:hAnsi="Times New Roman" w:cs="Times New Roman"/>
                  <w:rPrChange w:id="12835" w:author="Masato YOSHIKAWA" w:date="2026-01-20T12:23:00Z" w16du:dateUtc="2026-01-20T03:23:00Z">
                    <w:rPr>
                      <w:rFonts w:ascii="ＭＳ 明朝" w:eastAsia="ＭＳ 明朝" w:hAnsi="ＭＳ 明朝"/>
                    </w:rPr>
                  </w:rPrChange>
                </w:rPr>
                <w:t>Amplification</w:t>
              </w:r>
            </w:moveTo>
          </w:p>
        </w:tc>
        <w:tc>
          <w:tcPr>
            <w:tcW w:w="744" w:type="pct"/>
          </w:tcPr>
          <w:p w14:paraId="54A303D5" w14:textId="77777777" w:rsidR="005B6842" w:rsidRPr="005B6842" w:rsidRDefault="005B6842" w:rsidP="00C45809">
            <w:pPr>
              <w:pStyle w:val="af8"/>
              <w:rPr>
                <w:moveTo w:id="12836" w:author="Masato YOSHIKAWA" w:date="2026-01-20T12:21:00Z" w16du:dateUtc="2026-01-20T03:21:00Z"/>
                <w:rFonts w:ascii="Times New Roman" w:eastAsia="ＭＳ 明朝" w:hAnsi="Times New Roman" w:cs="Times New Roman"/>
                <w:rPrChange w:id="12837" w:author="Masato YOSHIKAWA" w:date="2026-01-20T12:23:00Z" w16du:dateUtc="2026-01-20T03:23:00Z">
                  <w:rPr>
                    <w:moveTo w:id="12838" w:author="Masato YOSHIKAWA" w:date="2026-01-20T12:21:00Z" w16du:dateUtc="2026-01-20T03:21:00Z"/>
                    <w:rFonts w:ascii="ＭＳ 明朝" w:eastAsia="ＭＳ 明朝" w:hAnsi="ＭＳ 明朝"/>
                  </w:rPr>
                </w:rPrChange>
              </w:rPr>
            </w:pPr>
            <w:moveTo w:id="12839" w:author="Masato YOSHIKAWA" w:date="2026-01-20T12:21:00Z" w16du:dateUtc="2026-01-20T03:21:00Z">
              <w:r w:rsidRPr="005B6842">
                <w:rPr>
                  <w:rFonts w:ascii="Times New Roman" w:eastAsia="ＭＳ 明朝" w:hAnsi="Times New Roman" w:cs="Times New Roman"/>
                  <w:rPrChange w:id="12840" w:author="Masato YOSHIKAWA" w:date="2026-01-20T12:23:00Z" w16du:dateUtc="2026-01-20T03:23:00Z">
                    <w:rPr>
                      <w:rFonts w:ascii="ＭＳ 明朝" w:eastAsia="ＭＳ 明朝" w:hAnsi="ＭＳ 明朝"/>
                    </w:rPr>
                  </w:rPrChange>
                </w:rPr>
                <w:t>Adaptation</w:t>
              </w:r>
            </w:moveTo>
          </w:p>
        </w:tc>
        <w:tc>
          <w:tcPr>
            <w:tcW w:w="851" w:type="pct"/>
          </w:tcPr>
          <w:p w14:paraId="0CD6F1A7" w14:textId="77777777" w:rsidR="005B6842" w:rsidRPr="005B6842" w:rsidRDefault="005B6842" w:rsidP="00C45809">
            <w:pPr>
              <w:pStyle w:val="af8"/>
              <w:rPr>
                <w:moveTo w:id="12841" w:author="Masato YOSHIKAWA" w:date="2026-01-20T12:21:00Z" w16du:dateUtc="2026-01-20T03:21:00Z"/>
                <w:rFonts w:ascii="Times New Roman" w:eastAsia="ＭＳ 明朝" w:hAnsi="Times New Roman" w:cs="Times New Roman"/>
                <w:rPrChange w:id="12842" w:author="Masato YOSHIKAWA" w:date="2026-01-20T12:23:00Z" w16du:dateUtc="2026-01-20T03:23:00Z">
                  <w:rPr>
                    <w:moveTo w:id="12843" w:author="Masato YOSHIKAWA" w:date="2026-01-20T12:21:00Z" w16du:dateUtc="2026-01-20T03:21:00Z"/>
                    <w:rFonts w:ascii="ＭＳ 明朝" w:eastAsia="ＭＳ 明朝" w:hAnsi="ＭＳ 明朝"/>
                  </w:rPr>
                </w:rPrChange>
              </w:rPr>
            </w:pPr>
            <w:moveTo w:id="12844" w:author="Masato YOSHIKAWA" w:date="2026-01-20T12:21:00Z" w16du:dateUtc="2026-01-20T03:21:00Z">
              <w:r w:rsidRPr="005B6842">
                <w:rPr>
                  <w:rFonts w:ascii="Times New Roman" w:eastAsia="ＭＳ 明朝" w:hAnsi="Times New Roman" w:cs="Times New Roman"/>
                  <w:rPrChange w:id="12845" w:author="Masato YOSHIKAWA" w:date="2026-01-20T12:23:00Z" w16du:dateUtc="2026-01-20T03:23:00Z">
                    <w:rPr>
                      <w:rFonts w:ascii="ＭＳ 明朝" w:eastAsia="ＭＳ 明朝" w:hAnsi="ＭＳ 明朝"/>
                    </w:rPr>
                  </w:rPrChange>
                </w:rPr>
                <w:t>Generalization</w:t>
              </w:r>
            </w:moveTo>
          </w:p>
        </w:tc>
        <w:tc>
          <w:tcPr>
            <w:tcW w:w="831" w:type="pct"/>
          </w:tcPr>
          <w:p w14:paraId="2D013D08" w14:textId="77777777" w:rsidR="005B6842" w:rsidRPr="005B6842" w:rsidRDefault="005B6842" w:rsidP="00C45809">
            <w:pPr>
              <w:pStyle w:val="af8"/>
              <w:rPr>
                <w:moveTo w:id="12846" w:author="Masato YOSHIKAWA" w:date="2026-01-20T12:21:00Z" w16du:dateUtc="2026-01-20T03:21:00Z"/>
                <w:rFonts w:ascii="Times New Roman" w:eastAsia="ＭＳ 明朝" w:hAnsi="Times New Roman" w:cs="Times New Roman"/>
                <w:rPrChange w:id="12847" w:author="Masato YOSHIKAWA" w:date="2026-01-20T12:23:00Z" w16du:dateUtc="2026-01-20T03:23:00Z">
                  <w:rPr>
                    <w:moveTo w:id="12848" w:author="Masato YOSHIKAWA" w:date="2026-01-20T12:21:00Z" w16du:dateUtc="2026-01-20T03:21:00Z"/>
                    <w:rFonts w:ascii="ＭＳ 明朝" w:eastAsia="ＭＳ 明朝" w:hAnsi="ＭＳ 明朝"/>
                  </w:rPr>
                </w:rPrChange>
              </w:rPr>
            </w:pPr>
            <w:moveTo w:id="12849" w:author="Masato YOSHIKAWA" w:date="2026-01-20T12:21:00Z" w16du:dateUtc="2026-01-20T03:21:00Z">
              <w:r w:rsidRPr="005B6842">
                <w:rPr>
                  <w:rFonts w:ascii="Times New Roman" w:eastAsia="ＭＳ 明朝" w:hAnsi="Times New Roman" w:cs="Times New Roman"/>
                  <w:rPrChange w:id="12850" w:author="Masato YOSHIKAWA" w:date="2026-01-20T12:23:00Z" w16du:dateUtc="2026-01-20T03:23:00Z">
                    <w:rPr>
                      <w:rFonts w:ascii="ＭＳ 明朝" w:eastAsia="ＭＳ 明朝" w:hAnsi="ＭＳ 明朝"/>
                    </w:rPr>
                  </w:rPrChange>
                </w:rPr>
                <w:t>Minimization</w:t>
              </w:r>
            </w:moveTo>
          </w:p>
        </w:tc>
      </w:tr>
      <w:tr w:rsidR="005B6842" w:rsidRPr="005B6842" w14:paraId="286A3590" w14:textId="77777777" w:rsidTr="00C45809">
        <w:tc>
          <w:tcPr>
            <w:tcW w:w="582" w:type="pct"/>
          </w:tcPr>
          <w:p w14:paraId="43D4E2AF" w14:textId="77777777" w:rsidR="005B6842" w:rsidRPr="005B6842" w:rsidRDefault="005B6842" w:rsidP="00C45809">
            <w:pPr>
              <w:pStyle w:val="af8"/>
              <w:rPr>
                <w:moveTo w:id="12851" w:author="Masato YOSHIKAWA" w:date="2026-01-20T12:21:00Z" w16du:dateUtc="2026-01-20T03:21:00Z"/>
                <w:rFonts w:ascii="Times New Roman" w:eastAsia="ＭＳ 明朝" w:hAnsi="Times New Roman" w:cs="Times New Roman"/>
                <w:rPrChange w:id="12852" w:author="Masato YOSHIKAWA" w:date="2026-01-20T12:23:00Z" w16du:dateUtc="2026-01-20T03:23:00Z">
                  <w:rPr>
                    <w:moveTo w:id="12853" w:author="Masato YOSHIKAWA" w:date="2026-01-20T12:21:00Z" w16du:dateUtc="2026-01-20T03:21:00Z"/>
                    <w:rFonts w:ascii="ＭＳ 明朝" w:eastAsia="ＭＳ 明朝" w:hAnsi="ＭＳ 明朝"/>
                  </w:rPr>
                </w:rPrChange>
              </w:rPr>
            </w:pPr>
            <w:moveTo w:id="12854" w:author="Masato YOSHIKAWA" w:date="2026-01-20T12:21:00Z" w16du:dateUtc="2026-01-20T03:21:00Z">
              <w:r w:rsidRPr="005B6842">
                <w:rPr>
                  <w:rFonts w:ascii="Times New Roman" w:eastAsia="ＭＳ 明朝" w:hAnsi="Times New Roman" w:cs="Times New Roman" w:hint="eastAsia"/>
                  <w:rPrChange w:id="12855" w:author="Masato YOSHIKAWA" w:date="2026-01-20T12:23:00Z" w16du:dateUtc="2026-01-20T03:23:00Z">
                    <w:rPr>
                      <w:rFonts w:ascii="ＭＳ 明朝" w:eastAsia="ＭＳ 明朝" w:hAnsi="ＭＳ 明朝" w:hint="eastAsia"/>
                    </w:rPr>
                  </w:rPrChange>
                </w:rPr>
                <w:t>表へ出た</w:t>
              </w:r>
            </w:moveTo>
          </w:p>
        </w:tc>
        <w:tc>
          <w:tcPr>
            <w:tcW w:w="583" w:type="pct"/>
          </w:tcPr>
          <w:p w14:paraId="59093BF3" w14:textId="77777777" w:rsidR="005B6842" w:rsidRPr="005B6842" w:rsidRDefault="005B6842" w:rsidP="00C45809">
            <w:pPr>
              <w:pStyle w:val="af8"/>
              <w:rPr>
                <w:moveTo w:id="12856" w:author="Masato YOSHIKAWA" w:date="2026-01-20T12:21:00Z" w16du:dateUtc="2026-01-20T03:21:00Z"/>
                <w:rFonts w:ascii="Times New Roman" w:eastAsia="ＭＳ 明朝" w:hAnsi="Times New Roman" w:cs="Times New Roman"/>
                <w:rPrChange w:id="12857" w:author="Masato YOSHIKAWA" w:date="2026-01-20T12:23:00Z" w16du:dateUtc="2026-01-20T03:23:00Z">
                  <w:rPr>
                    <w:moveTo w:id="12858" w:author="Masato YOSHIKAWA" w:date="2026-01-20T12:21:00Z" w16du:dateUtc="2026-01-20T03:21:00Z"/>
                    <w:rFonts w:ascii="ＭＳ 明朝" w:eastAsia="ＭＳ 明朝" w:hAnsi="ＭＳ 明朝"/>
                  </w:rPr>
                </w:rPrChange>
              </w:rPr>
            </w:pPr>
            <w:moveTo w:id="12859" w:author="Masato YOSHIKAWA" w:date="2026-01-20T12:21:00Z" w16du:dateUtc="2026-01-20T03:21:00Z">
              <w:r w:rsidRPr="005B6842">
                <w:rPr>
                  <w:rFonts w:ascii="Times New Roman" w:eastAsia="ＭＳ 明朝" w:hAnsi="Times New Roman" w:cs="Times New Roman"/>
                  <w:rPrChange w:id="12860" w:author="Masato YOSHIKAWA" w:date="2026-01-20T12:23:00Z" w16du:dateUtc="2026-01-20T03:23:00Z">
                    <w:rPr>
                      <w:rFonts w:ascii="ＭＳ 明朝" w:eastAsia="ＭＳ 明朝" w:hAnsi="ＭＳ 明朝"/>
                    </w:rPr>
                  </w:rPrChange>
                </w:rPr>
                <w:t>went out</w:t>
              </w:r>
            </w:moveTo>
          </w:p>
        </w:tc>
        <w:tc>
          <w:tcPr>
            <w:tcW w:w="629" w:type="pct"/>
          </w:tcPr>
          <w:p w14:paraId="524DB417" w14:textId="77777777" w:rsidR="005B6842" w:rsidRPr="005B6842" w:rsidRDefault="005B6842" w:rsidP="00C45809">
            <w:pPr>
              <w:pStyle w:val="af8"/>
              <w:rPr>
                <w:moveTo w:id="12861" w:author="Masato YOSHIKAWA" w:date="2026-01-20T12:21:00Z" w16du:dateUtc="2026-01-20T03:21:00Z"/>
                <w:rFonts w:ascii="Times New Roman" w:eastAsia="ＭＳ 明朝" w:hAnsi="Times New Roman" w:cs="Times New Roman"/>
                <w:rPrChange w:id="12862" w:author="Masato YOSHIKAWA" w:date="2026-01-20T12:23:00Z" w16du:dateUtc="2026-01-20T03:23:00Z">
                  <w:rPr>
                    <w:moveTo w:id="12863" w:author="Masato YOSHIKAWA" w:date="2026-01-20T12:21:00Z" w16du:dateUtc="2026-01-20T03:21:00Z"/>
                    <w:rFonts w:ascii="ＭＳ 明朝" w:eastAsia="ＭＳ 明朝" w:hAnsi="ＭＳ 明朝"/>
                  </w:rPr>
                </w:rPrChange>
              </w:rPr>
            </w:pPr>
            <w:moveTo w:id="12864" w:author="Masato YOSHIKAWA" w:date="2026-01-20T12:21:00Z" w16du:dateUtc="2026-01-20T03:21:00Z">
              <w:r w:rsidRPr="005B6842">
                <w:rPr>
                  <w:rFonts w:ascii="Times New Roman" w:eastAsia="ＭＳ 明朝" w:hAnsi="Times New Roman" w:cs="Times New Roman"/>
                  <w:rPrChange w:id="12865" w:author="Masato YOSHIKAWA" w:date="2026-01-20T12:23:00Z" w16du:dateUtc="2026-01-20T03:23:00Z">
                    <w:rPr>
                      <w:rFonts w:ascii="ＭＳ 明朝" w:eastAsia="ＭＳ 明朝" w:hAnsi="ＭＳ 明朝"/>
                    </w:rPr>
                  </w:rPrChange>
                </w:rPr>
                <w:t>left my room</w:t>
              </w:r>
            </w:moveTo>
          </w:p>
        </w:tc>
        <w:tc>
          <w:tcPr>
            <w:tcW w:w="779" w:type="pct"/>
          </w:tcPr>
          <w:p w14:paraId="0A02B5E5" w14:textId="77777777" w:rsidR="005B6842" w:rsidRPr="005B6842" w:rsidRDefault="005B6842" w:rsidP="00C45809">
            <w:pPr>
              <w:pStyle w:val="af8"/>
              <w:rPr>
                <w:moveTo w:id="12866" w:author="Masato YOSHIKAWA" w:date="2026-01-20T12:21:00Z" w16du:dateUtc="2026-01-20T03:21:00Z"/>
                <w:rFonts w:ascii="Times New Roman" w:eastAsia="ＭＳ 明朝" w:hAnsi="Times New Roman" w:cs="Times New Roman"/>
                <w:rPrChange w:id="12867" w:author="Masato YOSHIKAWA" w:date="2026-01-20T12:23:00Z" w16du:dateUtc="2026-01-20T03:23:00Z">
                  <w:rPr>
                    <w:moveTo w:id="12868" w:author="Masato YOSHIKAWA" w:date="2026-01-20T12:21:00Z" w16du:dateUtc="2026-01-20T03:21:00Z"/>
                    <w:rFonts w:ascii="ＭＳ 明朝" w:eastAsia="ＭＳ 明朝" w:hAnsi="ＭＳ 明朝"/>
                  </w:rPr>
                </w:rPrChange>
              </w:rPr>
            </w:pPr>
            <w:moveTo w:id="12869" w:author="Masato YOSHIKAWA" w:date="2026-01-20T12:21:00Z" w16du:dateUtc="2026-01-20T03:21:00Z">
              <w:r w:rsidRPr="005B6842">
                <w:rPr>
                  <w:rFonts w:ascii="Times New Roman" w:eastAsia="ＭＳ 明朝" w:hAnsi="Times New Roman" w:cs="Times New Roman"/>
                  <w:rPrChange w:id="12870" w:author="Masato YOSHIKAWA" w:date="2026-01-20T12:23:00Z" w16du:dateUtc="2026-01-20T03:23:00Z">
                    <w:rPr>
                      <w:rFonts w:ascii="ＭＳ 明朝" w:eastAsia="ＭＳ 明朝" w:hAnsi="ＭＳ 明朝"/>
                    </w:rPr>
                  </w:rPrChange>
                </w:rPr>
                <w:t>Generalization</w:t>
              </w:r>
            </w:moveTo>
          </w:p>
        </w:tc>
        <w:tc>
          <w:tcPr>
            <w:tcW w:w="744" w:type="pct"/>
          </w:tcPr>
          <w:p w14:paraId="2508B602" w14:textId="77777777" w:rsidR="005B6842" w:rsidRPr="005B6842" w:rsidRDefault="005B6842" w:rsidP="00C45809">
            <w:pPr>
              <w:pStyle w:val="af8"/>
              <w:rPr>
                <w:moveTo w:id="12871" w:author="Masato YOSHIKAWA" w:date="2026-01-20T12:21:00Z" w16du:dateUtc="2026-01-20T03:21:00Z"/>
                <w:rFonts w:ascii="Times New Roman" w:eastAsia="ＭＳ 明朝" w:hAnsi="Times New Roman" w:cs="Times New Roman"/>
                <w:rPrChange w:id="12872" w:author="Masato YOSHIKAWA" w:date="2026-01-20T12:23:00Z" w16du:dateUtc="2026-01-20T03:23:00Z">
                  <w:rPr>
                    <w:moveTo w:id="12873" w:author="Masato YOSHIKAWA" w:date="2026-01-20T12:21:00Z" w16du:dateUtc="2026-01-20T03:21:00Z"/>
                    <w:rFonts w:ascii="ＭＳ 明朝" w:eastAsia="ＭＳ 明朝" w:hAnsi="ＭＳ 明朝"/>
                  </w:rPr>
                </w:rPrChange>
              </w:rPr>
            </w:pPr>
            <w:moveTo w:id="12874" w:author="Masato YOSHIKAWA" w:date="2026-01-20T12:21:00Z" w16du:dateUtc="2026-01-20T03:21:00Z">
              <w:r w:rsidRPr="005B6842">
                <w:rPr>
                  <w:rFonts w:ascii="Times New Roman" w:eastAsia="ＭＳ 明朝" w:hAnsi="Times New Roman" w:cs="Times New Roman"/>
                  <w:rPrChange w:id="12875" w:author="Masato YOSHIKAWA" w:date="2026-01-20T12:23:00Z" w16du:dateUtc="2026-01-20T03:23:00Z">
                    <w:rPr>
                      <w:rFonts w:ascii="ＭＳ 明朝" w:eastAsia="ＭＳ 明朝" w:hAnsi="ＭＳ 明朝"/>
                    </w:rPr>
                  </w:rPrChange>
                </w:rPr>
                <w:t>Minimization</w:t>
              </w:r>
            </w:moveTo>
          </w:p>
        </w:tc>
        <w:tc>
          <w:tcPr>
            <w:tcW w:w="851" w:type="pct"/>
          </w:tcPr>
          <w:p w14:paraId="5A3B3DD2" w14:textId="77777777" w:rsidR="005B6842" w:rsidRPr="005B6842" w:rsidRDefault="005B6842" w:rsidP="00C45809">
            <w:pPr>
              <w:pStyle w:val="af8"/>
              <w:rPr>
                <w:moveTo w:id="12876" w:author="Masato YOSHIKAWA" w:date="2026-01-20T12:21:00Z" w16du:dateUtc="2026-01-20T03:21:00Z"/>
                <w:rFonts w:ascii="Times New Roman" w:eastAsia="ＭＳ 明朝" w:hAnsi="Times New Roman" w:cs="Times New Roman"/>
                <w:rPrChange w:id="12877" w:author="Masato YOSHIKAWA" w:date="2026-01-20T12:23:00Z" w16du:dateUtc="2026-01-20T03:23:00Z">
                  <w:rPr>
                    <w:moveTo w:id="12878" w:author="Masato YOSHIKAWA" w:date="2026-01-20T12:21:00Z" w16du:dateUtc="2026-01-20T03:21:00Z"/>
                    <w:rFonts w:ascii="ＭＳ 明朝" w:eastAsia="ＭＳ 明朝" w:hAnsi="ＭＳ 明朝"/>
                  </w:rPr>
                </w:rPrChange>
              </w:rPr>
            </w:pPr>
            <w:moveTo w:id="12879" w:author="Masato YOSHIKAWA" w:date="2026-01-20T12:21:00Z" w16du:dateUtc="2026-01-20T03:21:00Z">
              <w:r w:rsidRPr="005B6842">
                <w:rPr>
                  <w:rFonts w:ascii="Times New Roman" w:eastAsia="ＭＳ 明朝" w:hAnsi="Times New Roman" w:cs="Times New Roman"/>
                  <w:rPrChange w:id="12880" w:author="Masato YOSHIKAWA" w:date="2026-01-20T12:23:00Z" w16du:dateUtc="2026-01-20T03:23:00Z">
                    <w:rPr>
                      <w:rFonts w:ascii="ＭＳ 明朝" w:eastAsia="ＭＳ 明朝" w:hAnsi="ＭＳ 明朝"/>
                    </w:rPr>
                  </w:rPrChange>
                </w:rPr>
                <w:t>Description</w:t>
              </w:r>
            </w:moveTo>
          </w:p>
        </w:tc>
        <w:tc>
          <w:tcPr>
            <w:tcW w:w="831" w:type="pct"/>
          </w:tcPr>
          <w:p w14:paraId="2DBF8BFD" w14:textId="77777777" w:rsidR="005B6842" w:rsidRPr="005B6842" w:rsidRDefault="005B6842" w:rsidP="00C45809">
            <w:pPr>
              <w:pStyle w:val="af8"/>
              <w:rPr>
                <w:moveTo w:id="12881" w:author="Masato YOSHIKAWA" w:date="2026-01-20T12:21:00Z" w16du:dateUtc="2026-01-20T03:21:00Z"/>
                <w:rFonts w:ascii="Times New Roman" w:eastAsia="ＭＳ 明朝" w:hAnsi="Times New Roman" w:cs="Times New Roman"/>
                <w:rPrChange w:id="12882" w:author="Masato YOSHIKAWA" w:date="2026-01-20T12:23:00Z" w16du:dateUtc="2026-01-20T03:23:00Z">
                  <w:rPr>
                    <w:moveTo w:id="12883" w:author="Masato YOSHIKAWA" w:date="2026-01-20T12:21:00Z" w16du:dateUtc="2026-01-20T03:21:00Z"/>
                    <w:rFonts w:ascii="ＭＳ 明朝" w:eastAsia="ＭＳ 明朝" w:hAnsi="ＭＳ 明朝"/>
                  </w:rPr>
                </w:rPrChange>
              </w:rPr>
            </w:pPr>
            <w:moveTo w:id="12884" w:author="Masato YOSHIKAWA" w:date="2026-01-20T12:21:00Z" w16du:dateUtc="2026-01-20T03:21:00Z">
              <w:r w:rsidRPr="005B6842">
                <w:rPr>
                  <w:rFonts w:ascii="Times New Roman" w:eastAsia="ＭＳ 明朝" w:hAnsi="Times New Roman" w:cs="Times New Roman"/>
                  <w:rPrChange w:id="12885" w:author="Masato YOSHIKAWA" w:date="2026-01-20T12:23:00Z" w16du:dateUtc="2026-01-20T03:23:00Z">
                    <w:rPr>
                      <w:rFonts w:ascii="ＭＳ 明朝" w:eastAsia="ＭＳ 明朝" w:hAnsi="ＭＳ 明朝"/>
                    </w:rPr>
                  </w:rPrChange>
                </w:rPr>
                <w:t>Minimization</w:t>
              </w:r>
            </w:moveTo>
          </w:p>
        </w:tc>
      </w:tr>
      <w:tr w:rsidR="005B6842" w:rsidRPr="005B6842" w14:paraId="3612C2C2" w14:textId="77777777" w:rsidTr="00C45809">
        <w:tc>
          <w:tcPr>
            <w:tcW w:w="582" w:type="pct"/>
          </w:tcPr>
          <w:p w14:paraId="0D95A830" w14:textId="77777777" w:rsidR="005B6842" w:rsidRPr="005B6842" w:rsidRDefault="005B6842" w:rsidP="00C45809">
            <w:pPr>
              <w:pStyle w:val="af8"/>
              <w:rPr>
                <w:moveTo w:id="12886" w:author="Masato YOSHIKAWA" w:date="2026-01-20T12:21:00Z" w16du:dateUtc="2026-01-20T03:21:00Z"/>
                <w:rFonts w:ascii="Times New Roman" w:eastAsia="ＭＳ 明朝" w:hAnsi="Times New Roman" w:cs="Times New Roman"/>
                <w:rPrChange w:id="12887" w:author="Masato YOSHIKAWA" w:date="2026-01-20T12:23:00Z" w16du:dateUtc="2026-01-20T03:23:00Z">
                  <w:rPr>
                    <w:moveTo w:id="12888" w:author="Masato YOSHIKAWA" w:date="2026-01-20T12:21:00Z" w16du:dateUtc="2026-01-20T03:21:00Z"/>
                    <w:rFonts w:ascii="ＭＳ 明朝" w:eastAsia="ＭＳ 明朝" w:hAnsi="ＭＳ 明朝"/>
                  </w:rPr>
                </w:rPrChange>
              </w:rPr>
            </w:pPr>
            <w:moveTo w:id="12889" w:author="Masato YOSHIKAWA" w:date="2026-01-20T12:21:00Z" w16du:dateUtc="2026-01-20T03:21:00Z">
              <w:r w:rsidRPr="005B6842">
                <w:rPr>
                  <w:rFonts w:ascii="Times New Roman" w:eastAsia="ＭＳ 明朝" w:hAnsi="Times New Roman" w:cs="Times New Roman" w:hint="eastAsia"/>
                  <w:rPrChange w:id="12890" w:author="Masato YOSHIKAWA" w:date="2026-01-20T12:23:00Z" w16du:dateUtc="2026-01-20T03:23:00Z">
                    <w:rPr>
                      <w:rFonts w:ascii="ＭＳ 明朝" w:eastAsia="ＭＳ 明朝" w:hAnsi="ＭＳ 明朝" w:hint="eastAsia"/>
                    </w:rPr>
                  </w:rPrChange>
                </w:rPr>
                <w:t>魚の骨が喉に刺さった時のように</w:t>
              </w:r>
            </w:moveTo>
          </w:p>
        </w:tc>
        <w:tc>
          <w:tcPr>
            <w:tcW w:w="583" w:type="pct"/>
          </w:tcPr>
          <w:p w14:paraId="4161E8DE" w14:textId="77777777" w:rsidR="005B6842" w:rsidRPr="005B6842" w:rsidRDefault="005B6842" w:rsidP="00C45809">
            <w:pPr>
              <w:pStyle w:val="af8"/>
              <w:rPr>
                <w:moveTo w:id="12891" w:author="Masato YOSHIKAWA" w:date="2026-01-20T12:21:00Z" w16du:dateUtc="2026-01-20T03:21:00Z"/>
                <w:rFonts w:ascii="Times New Roman" w:eastAsia="ＭＳ 明朝" w:hAnsi="Times New Roman" w:cs="Times New Roman"/>
                <w:rPrChange w:id="12892" w:author="Masato YOSHIKAWA" w:date="2026-01-20T12:23:00Z" w16du:dateUtc="2026-01-20T03:23:00Z">
                  <w:rPr>
                    <w:moveTo w:id="12893" w:author="Masato YOSHIKAWA" w:date="2026-01-20T12:21:00Z" w16du:dateUtc="2026-01-20T03:21:00Z"/>
                    <w:rFonts w:ascii="ＭＳ 明朝" w:eastAsia="ＭＳ 明朝" w:hAnsi="ＭＳ 明朝"/>
                  </w:rPr>
                </w:rPrChange>
              </w:rPr>
            </w:pPr>
            <w:moveTo w:id="12894" w:author="Masato YOSHIKAWA" w:date="2026-01-20T12:21:00Z" w16du:dateUtc="2026-01-20T03:21:00Z">
              <w:r w:rsidRPr="005B6842">
                <w:rPr>
                  <w:rFonts w:ascii="Times New Roman" w:eastAsia="ＭＳ 明朝" w:hAnsi="Times New Roman" w:cs="Times New Roman"/>
                  <w:rPrChange w:id="12895" w:author="Masato YOSHIKAWA" w:date="2026-01-20T12:23:00Z" w16du:dateUtc="2026-01-20T03:23:00Z">
                    <w:rPr>
                      <w:rFonts w:ascii="ＭＳ 明朝" w:eastAsia="ＭＳ 明朝" w:hAnsi="ＭＳ 明朝"/>
                    </w:rPr>
                  </w:rPrChange>
                </w:rPr>
                <w:t>like a fish-bone stuck in my throat</w:t>
              </w:r>
            </w:moveTo>
          </w:p>
        </w:tc>
        <w:tc>
          <w:tcPr>
            <w:tcW w:w="629" w:type="pct"/>
          </w:tcPr>
          <w:p w14:paraId="642F65A9" w14:textId="77777777" w:rsidR="005B6842" w:rsidRPr="005B6842" w:rsidRDefault="005B6842" w:rsidP="00C45809">
            <w:pPr>
              <w:pStyle w:val="af8"/>
              <w:rPr>
                <w:moveTo w:id="12896" w:author="Masato YOSHIKAWA" w:date="2026-01-20T12:21:00Z" w16du:dateUtc="2026-01-20T03:21:00Z"/>
                <w:rFonts w:ascii="Times New Roman" w:eastAsia="ＭＳ 明朝" w:hAnsi="Times New Roman" w:cs="Times New Roman"/>
                <w:rPrChange w:id="12897" w:author="Masato YOSHIKAWA" w:date="2026-01-20T12:23:00Z" w16du:dateUtc="2026-01-20T03:23:00Z">
                  <w:rPr>
                    <w:moveTo w:id="12898" w:author="Masato YOSHIKAWA" w:date="2026-01-20T12:21:00Z" w16du:dateUtc="2026-01-20T03:21:00Z"/>
                    <w:rFonts w:ascii="ＭＳ 明朝" w:eastAsia="ＭＳ 明朝" w:hAnsi="ＭＳ 明朝"/>
                  </w:rPr>
                </w:rPrChange>
              </w:rPr>
            </w:pPr>
            <w:moveTo w:id="12899" w:author="Masato YOSHIKAWA" w:date="2026-01-20T12:21:00Z" w16du:dateUtc="2026-01-20T03:21:00Z">
              <w:r w:rsidRPr="005B6842">
                <w:rPr>
                  <w:rFonts w:ascii="Times New Roman" w:eastAsia="ＭＳ 明朝" w:hAnsi="Times New Roman" w:cs="Times New Roman"/>
                  <w:rPrChange w:id="12900" w:author="Masato YOSHIKAWA" w:date="2026-01-20T12:23:00Z" w16du:dateUtc="2026-01-20T03:23:00Z">
                    <w:rPr>
                      <w:rFonts w:ascii="ＭＳ 明朝" w:eastAsia="ＭＳ 明朝" w:hAnsi="ＭＳ 明朝"/>
                    </w:rPr>
                  </w:rPrChange>
                </w:rPr>
                <w:t>like a fish bone in my throat</w:t>
              </w:r>
            </w:moveTo>
          </w:p>
        </w:tc>
        <w:tc>
          <w:tcPr>
            <w:tcW w:w="779" w:type="pct"/>
          </w:tcPr>
          <w:p w14:paraId="095BFC82" w14:textId="77777777" w:rsidR="005B6842" w:rsidRPr="005B6842" w:rsidRDefault="005B6842" w:rsidP="00C45809">
            <w:pPr>
              <w:pStyle w:val="af8"/>
              <w:rPr>
                <w:moveTo w:id="12901" w:author="Masato YOSHIKAWA" w:date="2026-01-20T12:21:00Z" w16du:dateUtc="2026-01-20T03:21:00Z"/>
                <w:rFonts w:ascii="Times New Roman" w:eastAsia="ＭＳ 明朝" w:hAnsi="Times New Roman" w:cs="Times New Roman"/>
                <w:rPrChange w:id="12902" w:author="Masato YOSHIKAWA" w:date="2026-01-20T12:23:00Z" w16du:dateUtc="2026-01-20T03:23:00Z">
                  <w:rPr>
                    <w:moveTo w:id="12903" w:author="Masato YOSHIKAWA" w:date="2026-01-20T12:21:00Z" w16du:dateUtc="2026-01-20T03:21:00Z"/>
                    <w:rFonts w:ascii="ＭＳ 明朝" w:eastAsia="ＭＳ 明朝" w:hAnsi="ＭＳ 明朝"/>
                  </w:rPr>
                </w:rPrChange>
              </w:rPr>
            </w:pPr>
            <w:moveTo w:id="12904" w:author="Masato YOSHIKAWA" w:date="2026-01-20T12:21:00Z" w16du:dateUtc="2026-01-20T03:21:00Z">
              <w:r w:rsidRPr="005B6842">
                <w:rPr>
                  <w:rFonts w:ascii="Times New Roman" w:eastAsia="ＭＳ 明朝" w:hAnsi="Times New Roman" w:cs="Times New Roman"/>
                  <w:rPrChange w:id="12905" w:author="Masato YOSHIKAWA" w:date="2026-01-20T12:23:00Z" w16du:dateUtc="2026-01-20T03:23:00Z">
                    <w:rPr>
                      <w:rFonts w:ascii="ＭＳ 明朝" w:eastAsia="ＭＳ 明朝" w:hAnsi="ＭＳ 明朝"/>
                    </w:rPr>
                  </w:rPrChange>
                </w:rPr>
                <w:t>Literal translation</w:t>
              </w:r>
            </w:moveTo>
          </w:p>
        </w:tc>
        <w:tc>
          <w:tcPr>
            <w:tcW w:w="744" w:type="pct"/>
          </w:tcPr>
          <w:p w14:paraId="28F2C139" w14:textId="77777777" w:rsidR="005B6842" w:rsidRPr="005B6842" w:rsidRDefault="005B6842" w:rsidP="00C45809">
            <w:pPr>
              <w:pStyle w:val="af8"/>
              <w:rPr>
                <w:moveTo w:id="12906" w:author="Masato YOSHIKAWA" w:date="2026-01-20T12:21:00Z" w16du:dateUtc="2026-01-20T03:21:00Z"/>
                <w:rFonts w:ascii="Times New Roman" w:eastAsia="ＭＳ 明朝" w:hAnsi="Times New Roman" w:cs="Times New Roman"/>
                <w:rPrChange w:id="12907" w:author="Masato YOSHIKAWA" w:date="2026-01-20T12:23:00Z" w16du:dateUtc="2026-01-20T03:23:00Z">
                  <w:rPr>
                    <w:moveTo w:id="12908" w:author="Masato YOSHIKAWA" w:date="2026-01-20T12:21:00Z" w16du:dateUtc="2026-01-20T03:21:00Z"/>
                    <w:rFonts w:ascii="ＭＳ 明朝" w:eastAsia="ＭＳ 明朝" w:hAnsi="ＭＳ 明朝"/>
                  </w:rPr>
                </w:rPrChange>
              </w:rPr>
            </w:pPr>
            <w:moveTo w:id="12909" w:author="Masato YOSHIKAWA" w:date="2026-01-20T12:21:00Z" w16du:dateUtc="2026-01-20T03:21:00Z">
              <w:r w:rsidRPr="005B6842">
                <w:rPr>
                  <w:rFonts w:ascii="Times New Roman" w:eastAsia="ＭＳ 明朝" w:hAnsi="Times New Roman" w:cs="Times New Roman"/>
                  <w:rPrChange w:id="12910" w:author="Masato YOSHIKAWA" w:date="2026-01-20T12:23:00Z" w16du:dateUtc="2026-01-20T03:23:00Z">
                    <w:rPr>
                      <w:rFonts w:ascii="ＭＳ 明朝" w:eastAsia="ＭＳ 明朝" w:hAnsi="ＭＳ 明朝"/>
                    </w:rPr>
                  </w:rPrChange>
                </w:rPr>
                <w:t>Minimization</w:t>
              </w:r>
            </w:moveTo>
          </w:p>
        </w:tc>
        <w:tc>
          <w:tcPr>
            <w:tcW w:w="851" w:type="pct"/>
          </w:tcPr>
          <w:p w14:paraId="03EB71D1" w14:textId="77777777" w:rsidR="005B6842" w:rsidRPr="005B6842" w:rsidRDefault="005B6842" w:rsidP="00C45809">
            <w:pPr>
              <w:pStyle w:val="af8"/>
              <w:rPr>
                <w:moveTo w:id="12911" w:author="Masato YOSHIKAWA" w:date="2026-01-20T12:21:00Z" w16du:dateUtc="2026-01-20T03:21:00Z"/>
                <w:rFonts w:ascii="Times New Roman" w:eastAsia="ＭＳ 明朝" w:hAnsi="Times New Roman" w:cs="Times New Roman"/>
                <w:rPrChange w:id="12912" w:author="Masato YOSHIKAWA" w:date="2026-01-20T12:23:00Z" w16du:dateUtc="2026-01-20T03:23:00Z">
                  <w:rPr>
                    <w:moveTo w:id="12913" w:author="Masato YOSHIKAWA" w:date="2026-01-20T12:21:00Z" w16du:dateUtc="2026-01-20T03:21:00Z"/>
                    <w:rFonts w:ascii="ＭＳ 明朝" w:eastAsia="ＭＳ 明朝" w:hAnsi="ＭＳ 明朝"/>
                  </w:rPr>
                </w:rPrChange>
              </w:rPr>
            </w:pPr>
            <w:moveTo w:id="12914" w:author="Masato YOSHIKAWA" w:date="2026-01-20T12:21:00Z" w16du:dateUtc="2026-01-20T03:21:00Z">
              <w:r w:rsidRPr="005B6842">
                <w:rPr>
                  <w:rFonts w:ascii="Times New Roman" w:eastAsia="ＭＳ 明朝" w:hAnsi="Times New Roman" w:cs="Times New Roman"/>
                  <w:rPrChange w:id="12915" w:author="Masato YOSHIKAWA" w:date="2026-01-20T12:23:00Z" w16du:dateUtc="2026-01-20T03:23:00Z">
                    <w:rPr>
                      <w:rFonts w:ascii="ＭＳ 明朝" w:eastAsia="ＭＳ 明朝" w:hAnsi="ＭＳ 明朝"/>
                    </w:rPr>
                  </w:rPrChange>
                </w:rPr>
                <w:t>Literal translation</w:t>
              </w:r>
            </w:moveTo>
          </w:p>
        </w:tc>
        <w:tc>
          <w:tcPr>
            <w:tcW w:w="831" w:type="pct"/>
          </w:tcPr>
          <w:p w14:paraId="7A7A04B0" w14:textId="77777777" w:rsidR="005B6842" w:rsidRPr="005B6842" w:rsidRDefault="005B6842" w:rsidP="00C45809">
            <w:pPr>
              <w:pStyle w:val="af8"/>
              <w:rPr>
                <w:moveTo w:id="12916" w:author="Masato YOSHIKAWA" w:date="2026-01-20T12:21:00Z" w16du:dateUtc="2026-01-20T03:21:00Z"/>
                <w:rFonts w:ascii="Times New Roman" w:eastAsia="ＭＳ 明朝" w:hAnsi="Times New Roman" w:cs="Times New Roman"/>
                <w:rPrChange w:id="12917" w:author="Masato YOSHIKAWA" w:date="2026-01-20T12:23:00Z" w16du:dateUtc="2026-01-20T03:23:00Z">
                  <w:rPr>
                    <w:moveTo w:id="12918" w:author="Masato YOSHIKAWA" w:date="2026-01-20T12:21:00Z" w16du:dateUtc="2026-01-20T03:21:00Z"/>
                    <w:rFonts w:ascii="ＭＳ 明朝" w:eastAsia="ＭＳ 明朝" w:hAnsi="ＭＳ 明朝"/>
                  </w:rPr>
                </w:rPrChange>
              </w:rPr>
            </w:pPr>
            <w:moveTo w:id="12919" w:author="Masato YOSHIKAWA" w:date="2026-01-20T12:21:00Z" w16du:dateUtc="2026-01-20T03:21:00Z">
              <w:r w:rsidRPr="005B6842">
                <w:rPr>
                  <w:rFonts w:ascii="Times New Roman" w:eastAsia="ＭＳ 明朝" w:hAnsi="Times New Roman" w:cs="Times New Roman"/>
                  <w:rPrChange w:id="12920" w:author="Masato YOSHIKAWA" w:date="2026-01-20T12:23:00Z" w16du:dateUtc="2026-01-20T03:23:00Z">
                    <w:rPr>
                      <w:rFonts w:ascii="ＭＳ 明朝" w:eastAsia="ＭＳ 明朝" w:hAnsi="ＭＳ 明朝"/>
                    </w:rPr>
                  </w:rPrChange>
                </w:rPr>
                <w:t>Minimization</w:t>
              </w:r>
            </w:moveTo>
          </w:p>
        </w:tc>
      </w:tr>
      <w:tr w:rsidR="005B6842" w:rsidRPr="005B6842" w14:paraId="2649BAA3" w14:textId="77777777" w:rsidTr="00C45809">
        <w:tc>
          <w:tcPr>
            <w:tcW w:w="582" w:type="pct"/>
          </w:tcPr>
          <w:p w14:paraId="08C658D5" w14:textId="77777777" w:rsidR="005B6842" w:rsidRPr="005B6842" w:rsidRDefault="005B6842" w:rsidP="00C45809">
            <w:pPr>
              <w:pStyle w:val="af8"/>
              <w:rPr>
                <w:moveTo w:id="12921" w:author="Masato YOSHIKAWA" w:date="2026-01-20T12:21:00Z" w16du:dateUtc="2026-01-20T03:21:00Z"/>
                <w:rFonts w:ascii="Times New Roman" w:eastAsia="ＭＳ 明朝" w:hAnsi="Times New Roman" w:cs="Times New Roman"/>
                <w:rPrChange w:id="12922" w:author="Masato YOSHIKAWA" w:date="2026-01-20T12:23:00Z" w16du:dateUtc="2026-01-20T03:23:00Z">
                  <w:rPr>
                    <w:moveTo w:id="12923" w:author="Masato YOSHIKAWA" w:date="2026-01-20T12:21:00Z" w16du:dateUtc="2026-01-20T03:21:00Z"/>
                    <w:rFonts w:ascii="ＭＳ 明朝" w:eastAsia="ＭＳ 明朝" w:hAnsi="ＭＳ 明朝"/>
                  </w:rPr>
                </w:rPrChange>
              </w:rPr>
            </w:pPr>
            <w:moveTo w:id="12924" w:author="Masato YOSHIKAWA" w:date="2026-01-20T12:21:00Z" w16du:dateUtc="2026-01-20T03:21:00Z">
              <w:r w:rsidRPr="005B6842">
                <w:rPr>
                  <w:rFonts w:ascii="Times New Roman" w:eastAsia="ＭＳ 明朝" w:hAnsi="Times New Roman" w:cs="Times New Roman" w:hint="eastAsia"/>
                  <w:rPrChange w:id="12925" w:author="Masato YOSHIKAWA" w:date="2026-01-20T12:23:00Z" w16du:dateUtc="2026-01-20T03:23:00Z">
                    <w:rPr>
                      <w:rFonts w:ascii="ＭＳ 明朝" w:eastAsia="ＭＳ 明朝" w:hAnsi="ＭＳ 明朝" w:hint="eastAsia"/>
                    </w:rPr>
                  </w:rPrChange>
                </w:rPr>
                <w:t>心丈夫</w:t>
              </w:r>
            </w:moveTo>
          </w:p>
        </w:tc>
        <w:tc>
          <w:tcPr>
            <w:tcW w:w="583" w:type="pct"/>
          </w:tcPr>
          <w:p w14:paraId="3C4A9A60" w14:textId="77777777" w:rsidR="005B6842" w:rsidRPr="005B6842" w:rsidRDefault="005B6842" w:rsidP="00C45809">
            <w:pPr>
              <w:pStyle w:val="af8"/>
              <w:rPr>
                <w:moveTo w:id="12926" w:author="Masato YOSHIKAWA" w:date="2026-01-20T12:21:00Z" w16du:dateUtc="2026-01-20T03:21:00Z"/>
                <w:rFonts w:ascii="Times New Roman" w:eastAsia="ＭＳ 明朝" w:hAnsi="Times New Roman" w:cs="Times New Roman"/>
                <w:rPrChange w:id="12927" w:author="Masato YOSHIKAWA" w:date="2026-01-20T12:23:00Z" w16du:dateUtc="2026-01-20T03:23:00Z">
                  <w:rPr>
                    <w:moveTo w:id="12928" w:author="Masato YOSHIKAWA" w:date="2026-01-20T12:21:00Z" w16du:dateUtc="2026-01-20T03:21:00Z"/>
                    <w:rFonts w:ascii="ＭＳ 明朝" w:eastAsia="ＭＳ 明朝" w:hAnsi="ＭＳ 明朝"/>
                  </w:rPr>
                </w:rPrChange>
              </w:rPr>
            </w:pPr>
            <w:moveTo w:id="12929" w:author="Masato YOSHIKAWA" w:date="2026-01-20T12:21:00Z" w16du:dateUtc="2026-01-20T03:21:00Z">
              <w:r w:rsidRPr="005B6842">
                <w:rPr>
                  <w:rFonts w:ascii="Times New Roman" w:eastAsia="ＭＳ 明朝" w:hAnsi="Times New Roman" w:cs="Times New Roman"/>
                  <w:rPrChange w:id="12930" w:author="Masato YOSHIKAWA" w:date="2026-01-20T12:23:00Z" w16du:dateUtc="2026-01-20T03:23:00Z">
                    <w:rPr>
                      <w:rFonts w:ascii="ＭＳ 明朝" w:eastAsia="ＭＳ 明朝" w:hAnsi="ＭＳ 明朝"/>
                    </w:rPr>
                  </w:rPrChange>
                </w:rPr>
                <w:t>なし</w:t>
              </w:r>
            </w:moveTo>
          </w:p>
        </w:tc>
        <w:tc>
          <w:tcPr>
            <w:tcW w:w="629" w:type="pct"/>
          </w:tcPr>
          <w:p w14:paraId="15113B28" w14:textId="77777777" w:rsidR="005B6842" w:rsidRPr="005B6842" w:rsidRDefault="005B6842" w:rsidP="00C45809">
            <w:pPr>
              <w:pStyle w:val="af8"/>
              <w:rPr>
                <w:moveTo w:id="12931" w:author="Masato YOSHIKAWA" w:date="2026-01-20T12:21:00Z" w16du:dateUtc="2026-01-20T03:21:00Z"/>
                <w:rFonts w:ascii="Times New Roman" w:eastAsia="ＭＳ 明朝" w:hAnsi="Times New Roman" w:cs="Times New Roman"/>
                <w:rPrChange w:id="12932" w:author="Masato YOSHIKAWA" w:date="2026-01-20T12:23:00Z" w16du:dateUtc="2026-01-20T03:23:00Z">
                  <w:rPr>
                    <w:moveTo w:id="12933" w:author="Masato YOSHIKAWA" w:date="2026-01-20T12:21:00Z" w16du:dateUtc="2026-01-20T03:21:00Z"/>
                    <w:rFonts w:ascii="ＭＳ 明朝" w:eastAsia="ＭＳ 明朝" w:hAnsi="ＭＳ 明朝"/>
                  </w:rPr>
                </w:rPrChange>
              </w:rPr>
            </w:pPr>
            <w:moveTo w:id="12934" w:author="Masato YOSHIKAWA" w:date="2026-01-20T12:21:00Z" w16du:dateUtc="2026-01-20T03:21:00Z">
              <w:r w:rsidRPr="005B6842">
                <w:rPr>
                  <w:rFonts w:ascii="Times New Roman" w:eastAsia="ＭＳ 明朝" w:hAnsi="Times New Roman" w:cs="Times New Roman"/>
                  <w:rPrChange w:id="12935" w:author="Masato YOSHIKAWA" w:date="2026-01-20T12:23:00Z" w16du:dateUtc="2026-01-20T03:23:00Z">
                    <w:rPr>
                      <w:rFonts w:ascii="ＭＳ 明朝" w:eastAsia="ＭＳ 明朝" w:hAnsi="ＭＳ 明朝"/>
                    </w:rPr>
                  </w:rPrChange>
                </w:rPr>
                <w:t>self-reliant</w:t>
              </w:r>
            </w:moveTo>
          </w:p>
        </w:tc>
        <w:tc>
          <w:tcPr>
            <w:tcW w:w="779" w:type="pct"/>
          </w:tcPr>
          <w:p w14:paraId="51171EAF" w14:textId="77777777" w:rsidR="005B6842" w:rsidRPr="005B6842" w:rsidRDefault="005B6842" w:rsidP="00C45809">
            <w:pPr>
              <w:pStyle w:val="af8"/>
              <w:rPr>
                <w:moveTo w:id="12936" w:author="Masato YOSHIKAWA" w:date="2026-01-20T12:21:00Z" w16du:dateUtc="2026-01-20T03:21:00Z"/>
                <w:rFonts w:ascii="Times New Roman" w:eastAsia="ＭＳ 明朝" w:hAnsi="Times New Roman" w:cs="Times New Roman"/>
                <w:rPrChange w:id="12937" w:author="Masato YOSHIKAWA" w:date="2026-01-20T12:23:00Z" w16du:dateUtc="2026-01-20T03:23:00Z">
                  <w:rPr>
                    <w:moveTo w:id="12938" w:author="Masato YOSHIKAWA" w:date="2026-01-20T12:21:00Z" w16du:dateUtc="2026-01-20T03:21:00Z"/>
                    <w:rFonts w:ascii="ＭＳ 明朝" w:eastAsia="ＭＳ 明朝" w:hAnsi="ＭＳ 明朝"/>
                  </w:rPr>
                </w:rPrChange>
              </w:rPr>
            </w:pPr>
            <w:moveTo w:id="12939" w:author="Masato YOSHIKAWA" w:date="2026-01-20T12:21:00Z" w16du:dateUtc="2026-01-20T03:21:00Z">
              <w:r w:rsidRPr="005B6842">
                <w:rPr>
                  <w:rFonts w:ascii="Times New Roman" w:eastAsia="ＭＳ 明朝" w:hAnsi="Times New Roman" w:cs="Times New Roman"/>
                  <w:rPrChange w:id="12940" w:author="Masato YOSHIKAWA" w:date="2026-01-20T12:23:00Z" w16du:dateUtc="2026-01-20T03:23:00Z">
                    <w:rPr>
                      <w:rFonts w:ascii="ＭＳ 明朝" w:eastAsia="ＭＳ 明朝" w:hAnsi="ＭＳ 明朝"/>
                    </w:rPr>
                  </w:rPrChange>
                </w:rPr>
                <w:t>Reduction</w:t>
              </w:r>
            </w:moveTo>
          </w:p>
        </w:tc>
        <w:tc>
          <w:tcPr>
            <w:tcW w:w="744" w:type="pct"/>
          </w:tcPr>
          <w:p w14:paraId="7F00FF67" w14:textId="77777777" w:rsidR="005B6842" w:rsidRPr="005B6842" w:rsidRDefault="005B6842" w:rsidP="00C45809">
            <w:pPr>
              <w:pStyle w:val="af8"/>
              <w:rPr>
                <w:moveTo w:id="12941" w:author="Masato YOSHIKAWA" w:date="2026-01-20T12:21:00Z" w16du:dateUtc="2026-01-20T03:21:00Z"/>
                <w:rFonts w:ascii="Times New Roman" w:eastAsia="ＭＳ 明朝" w:hAnsi="Times New Roman" w:cs="Times New Roman"/>
                <w:rPrChange w:id="12942" w:author="Masato YOSHIKAWA" w:date="2026-01-20T12:23:00Z" w16du:dateUtc="2026-01-20T03:23:00Z">
                  <w:rPr>
                    <w:moveTo w:id="12943" w:author="Masato YOSHIKAWA" w:date="2026-01-20T12:21:00Z" w16du:dateUtc="2026-01-20T03:21:00Z"/>
                    <w:rFonts w:ascii="ＭＳ 明朝" w:eastAsia="ＭＳ 明朝" w:hAnsi="ＭＳ 明朝"/>
                  </w:rPr>
                </w:rPrChange>
              </w:rPr>
            </w:pPr>
            <w:moveTo w:id="12944" w:author="Masato YOSHIKAWA" w:date="2026-01-20T12:21:00Z" w16du:dateUtc="2026-01-20T03:21:00Z">
              <w:r w:rsidRPr="005B6842">
                <w:rPr>
                  <w:rFonts w:ascii="Times New Roman" w:eastAsia="ＭＳ 明朝" w:hAnsi="Times New Roman" w:cs="Times New Roman"/>
                  <w:rPrChange w:id="12945" w:author="Masato YOSHIKAWA" w:date="2026-01-20T12:23:00Z" w16du:dateUtc="2026-01-20T03:23:00Z">
                    <w:rPr>
                      <w:rFonts w:ascii="ＭＳ 明朝" w:eastAsia="ＭＳ 明朝" w:hAnsi="ＭＳ 明朝"/>
                    </w:rPr>
                  </w:rPrChange>
                </w:rPr>
                <w:t>Denial</w:t>
              </w:r>
            </w:moveTo>
          </w:p>
        </w:tc>
        <w:tc>
          <w:tcPr>
            <w:tcW w:w="851" w:type="pct"/>
          </w:tcPr>
          <w:p w14:paraId="64531ED5" w14:textId="77777777" w:rsidR="005B6842" w:rsidRPr="005B6842" w:rsidRDefault="005B6842" w:rsidP="00C45809">
            <w:pPr>
              <w:pStyle w:val="af8"/>
              <w:rPr>
                <w:moveTo w:id="12946" w:author="Masato YOSHIKAWA" w:date="2026-01-20T12:21:00Z" w16du:dateUtc="2026-01-20T03:21:00Z"/>
                <w:rFonts w:ascii="Times New Roman" w:eastAsia="ＭＳ 明朝" w:hAnsi="Times New Roman" w:cs="Times New Roman"/>
                <w:rPrChange w:id="12947" w:author="Masato YOSHIKAWA" w:date="2026-01-20T12:23:00Z" w16du:dateUtc="2026-01-20T03:23:00Z">
                  <w:rPr>
                    <w:moveTo w:id="12948" w:author="Masato YOSHIKAWA" w:date="2026-01-20T12:21:00Z" w16du:dateUtc="2026-01-20T03:21:00Z"/>
                    <w:rFonts w:ascii="ＭＳ 明朝" w:eastAsia="ＭＳ 明朝" w:hAnsi="ＭＳ 明朝"/>
                  </w:rPr>
                </w:rPrChange>
              </w:rPr>
            </w:pPr>
            <w:moveTo w:id="12949" w:author="Masato YOSHIKAWA" w:date="2026-01-20T12:21:00Z" w16du:dateUtc="2026-01-20T03:21:00Z">
              <w:r w:rsidRPr="005B6842">
                <w:rPr>
                  <w:rFonts w:ascii="Times New Roman" w:eastAsia="ＭＳ 明朝" w:hAnsi="Times New Roman" w:cs="Times New Roman"/>
                  <w:rPrChange w:id="12950" w:author="Masato YOSHIKAWA" w:date="2026-01-20T12:23:00Z" w16du:dateUtc="2026-01-20T03:23:00Z">
                    <w:rPr>
                      <w:rFonts w:ascii="ＭＳ 明朝" w:eastAsia="ＭＳ 明朝" w:hAnsi="ＭＳ 明朝"/>
                    </w:rPr>
                  </w:rPrChange>
                </w:rPr>
                <w:t>Adaptation</w:t>
              </w:r>
            </w:moveTo>
          </w:p>
        </w:tc>
        <w:tc>
          <w:tcPr>
            <w:tcW w:w="831" w:type="pct"/>
          </w:tcPr>
          <w:p w14:paraId="63D2BA80" w14:textId="77777777" w:rsidR="005B6842" w:rsidRPr="005B6842" w:rsidRDefault="005B6842" w:rsidP="00C45809">
            <w:pPr>
              <w:pStyle w:val="af8"/>
              <w:rPr>
                <w:moveTo w:id="12951" w:author="Masato YOSHIKAWA" w:date="2026-01-20T12:21:00Z" w16du:dateUtc="2026-01-20T03:21:00Z"/>
                <w:rFonts w:ascii="Times New Roman" w:eastAsia="ＭＳ 明朝" w:hAnsi="Times New Roman" w:cs="Times New Roman"/>
                <w:rPrChange w:id="12952" w:author="Masato YOSHIKAWA" w:date="2026-01-20T12:23:00Z" w16du:dateUtc="2026-01-20T03:23:00Z">
                  <w:rPr>
                    <w:moveTo w:id="12953" w:author="Masato YOSHIKAWA" w:date="2026-01-20T12:21:00Z" w16du:dateUtc="2026-01-20T03:21:00Z"/>
                    <w:rFonts w:ascii="ＭＳ 明朝" w:eastAsia="ＭＳ 明朝" w:hAnsi="ＭＳ 明朝"/>
                  </w:rPr>
                </w:rPrChange>
              </w:rPr>
            </w:pPr>
            <w:moveTo w:id="12954" w:author="Masato YOSHIKAWA" w:date="2026-01-20T12:21:00Z" w16du:dateUtc="2026-01-20T03:21:00Z">
              <w:r w:rsidRPr="005B6842">
                <w:rPr>
                  <w:rFonts w:ascii="Times New Roman" w:eastAsia="ＭＳ 明朝" w:hAnsi="Times New Roman" w:cs="Times New Roman"/>
                  <w:rPrChange w:id="12955" w:author="Masato YOSHIKAWA" w:date="2026-01-20T12:23:00Z" w16du:dateUtc="2026-01-20T03:23:00Z">
                    <w:rPr>
                      <w:rFonts w:ascii="ＭＳ 明朝" w:eastAsia="ＭＳ 明朝" w:hAnsi="ＭＳ 明朝"/>
                    </w:rPr>
                  </w:rPrChange>
                </w:rPr>
                <w:t>Minimization</w:t>
              </w:r>
            </w:moveTo>
          </w:p>
        </w:tc>
      </w:tr>
      <w:tr w:rsidR="005B6842" w:rsidRPr="005B6842" w14:paraId="58CCC07C" w14:textId="77777777" w:rsidTr="00C45809">
        <w:tc>
          <w:tcPr>
            <w:tcW w:w="582" w:type="pct"/>
          </w:tcPr>
          <w:p w14:paraId="7589B589" w14:textId="77777777" w:rsidR="005B6842" w:rsidRPr="005B6842" w:rsidRDefault="005B6842" w:rsidP="00C45809">
            <w:pPr>
              <w:pStyle w:val="af8"/>
              <w:rPr>
                <w:moveTo w:id="12956" w:author="Masato YOSHIKAWA" w:date="2026-01-20T12:21:00Z" w16du:dateUtc="2026-01-20T03:21:00Z"/>
                <w:rFonts w:ascii="Times New Roman" w:eastAsia="ＭＳ 明朝" w:hAnsi="Times New Roman" w:cs="Times New Roman"/>
                <w:rPrChange w:id="12957" w:author="Masato YOSHIKAWA" w:date="2026-01-20T12:23:00Z" w16du:dateUtc="2026-01-20T03:23:00Z">
                  <w:rPr>
                    <w:moveTo w:id="12958" w:author="Masato YOSHIKAWA" w:date="2026-01-20T12:21:00Z" w16du:dateUtc="2026-01-20T03:21:00Z"/>
                    <w:rFonts w:ascii="ＭＳ 明朝" w:eastAsia="ＭＳ 明朝" w:hAnsi="ＭＳ 明朝"/>
                  </w:rPr>
                </w:rPrChange>
              </w:rPr>
            </w:pPr>
            <w:moveTo w:id="12959" w:author="Masato YOSHIKAWA" w:date="2026-01-20T12:21:00Z" w16du:dateUtc="2026-01-20T03:21:00Z">
              <w:r w:rsidRPr="005B6842">
                <w:rPr>
                  <w:rFonts w:ascii="Times New Roman" w:eastAsia="ＭＳ 明朝" w:hAnsi="Times New Roman" w:cs="Times New Roman" w:hint="eastAsia"/>
                  <w:rPrChange w:id="12960" w:author="Masato YOSHIKAWA" w:date="2026-01-20T12:23:00Z" w16du:dateUtc="2026-01-20T03:23:00Z">
                    <w:rPr>
                      <w:rFonts w:ascii="ＭＳ 明朝" w:eastAsia="ＭＳ 明朝" w:hAnsi="ＭＳ 明朝" w:hint="eastAsia"/>
                    </w:rPr>
                  </w:rPrChange>
                </w:rPr>
                <w:t>横浜</w:t>
              </w:r>
            </w:moveTo>
          </w:p>
        </w:tc>
        <w:tc>
          <w:tcPr>
            <w:tcW w:w="583" w:type="pct"/>
          </w:tcPr>
          <w:p w14:paraId="3F063D0F" w14:textId="77777777" w:rsidR="005B6842" w:rsidRPr="005B6842" w:rsidRDefault="005B6842" w:rsidP="00C45809">
            <w:pPr>
              <w:pStyle w:val="af8"/>
              <w:rPr>
                <w:moveTo w:id="12961" w:author="Masato YOSHIKAWA" w:date="2026-01-20T12:21:00Z" w16du:dateUtc="2026-01-20T03:21:00Z"/>
                <w:rFonts w:ascii="Times New Roman" w:eastAsia="ＭＳ 明朝" w:hAnsi="Times New Roman" w:cs="Times New Roman"/>
                <w:rPrChange w:id="12962" w:author="Masato YOSHIKAWA" w:date="2026-01-20T12:23:00Z" w16du:dateUtc="2026-01-20T03:23:00Z">
                  <w:rPr>
                    <w:moveTo w:id="12963" w:author="Masato YOSHIKAWA" w:date="2026-01-20T12:21:00Z" w16du:dateUtc="2026-01-20T03:21:00Z"/>
                    <w:rFonts w:ascii="ＭＳ 明朝" w:eastAsia="ＭＳ 明朝" w:hAnsi="ＭＳ 明朝"/>
                  </w:rPr>
                </w:rPrChange>
              </w:rPr>
            </w:pPr>
            <w:moveTo w:id="12964" w:author="Masato YOSHIKAWA" w:date="2026-01-20T12:21:00Z" w16du:dateUtc="2026-01-20T03:21:00Z">
              <w:r w:rsidRPr="005B6842">
                <w:rPr>
                  <w:rFonts w:ascii="Times New Roman" w:eastAsia="ＭＳ 明朝" w:hAnsi="Times New Roman" w:cs="Times New Roman"/>
                  <w:rPrChange w:id="12965" w:author="Masato YOSHIKAWA" w:date="2026-01-20T12:23:00Z" w16du:dateUtc="2026-01-20T03:23:00Z">
                    <w:rPr>
                      <w:rFonts w:ascii="ＭＳ 明朝" w:eastAsia="ＭＳ 明朝" w:hAnsi="ＭＳ 明朝"/>
                    </w:rPr>
                  </w:rPrChange>
                </w:rPr>
                <w:t>Yokohama</w:t>
              </w:r>
            </w:moveTo>
          </w:p>
        </w:tc>
        <w:tc>
          <w:tcPr>
            <w:tcW w:w="629" w:type="pct"/>
          </w:tcPr>
          <w:p w14:paraId="6D613EB0" w14:textId="77777777" w:rsidR="005B6842" w:rsidRPr="005B6842" w:rsidRDefault="005B6842" w:rsidP="00C45809">
            <w:pPr>
              <w:pStyle w:val="af8"/>
              <w:rPr>
                <w:moveTo w:id="12966" w:author="Masato YOSHIKAWA" w:date="2026-01-20T12:21:00Z" w16du:dateUtc="2026-01-20T03:21:00Z"/>
                <w:rFonts w:ascii="Times New Roman" w:eastAsia="ＭＳ 明朝" w:hAnsi="Times New Roman" w:cs="Times New Roman"/>
                <w:rPrChange w:id="12967" w:author="Masato YOSHIKAWA" w:date="2026-01-20T12:23:00Z" w16du:dateUtc="2026-01-20T03:23:00Z">
                  <w:rPr>
                    <w:moveTo w:id="12968" w:author="Masato YOSHIKAWA" w:date="2026-01-20T12:21:00Z" w16du:dateUtc="2026-01-20T03:21:00Z"/>
                    <w:rFonts w:ascii="ＭＳ 明朝" w:eastAsia="ＭＳ 明朝" w:hAnsi="ＭＳ 明朝"/>
                  </w:rPr>
                </w:rPrChange>
              </w:rPr>
            </w:pPr>
            <w:moveTo w:id="12969" w:author="Masato YOSHIKAWA" w:date="2026-01-20T12:21:00Z" w16du:dateUtc="2026-01-20T03:21:00Z">
              <w:r w:rsidRPr="005B6842">
                <w:rPr>
                  <w:rFonts w:ascii="Times New Roman" w:eastAsia="ＭＳ 明朝" w:hAnsi="Times New Roman" w:cs="Times New Roman"/>
                  <w:rPrChange w:id="12970" w:author="Masato YOSHIKAWA" w:date="2026-01-20T12:23:00Z" w16du:dateUtc="2026-01-20T03:23:00Z">
                    <w:rPr>
                      <w:rFonts w:ascii="ＭＳ 明朝" w:eastAsia="ＭＳ 明朝" w:hAnsi="ＭＳ 明朝"/>
                    </w:rPr>
                  </w:rPrChange>
                </w:rPr>
                <w:t>Yokohama</w:t>
              </w:r>
            </w:moveTo>
          </w:p>
        </w:tc>
        <w:tc>
          <w:tcPr>
            <w:tcW w:w="779" w:type="pct"/>
          </w:tcPr>
          <w:p w14:paraId="46AEE8C3" w14:textId="77777777" w:rsidR="005B6842" w:rsidRPr="005B6842" w:rsidRDefault="005B6842" w:rsidP="00C45809">
            <w:pPr>
              <w:pStyle w:val="af8"/>
              <w:rPr>
                <w:moveTo w:id="12971" w:author="Masato YOSHIKAWA" w:date="2026-01-20T12:21:00Z" w16du:dateUtc="2026-01-20T03:21:00Z"/>
                <w:rFonts w:ascii="Times New Roman" w:eastAsia="ＭＳ 明朝" w:hAnsi="Times New Roman" w:cs="Times New Roman"/>
                <w:rPrChange w:id="12972" w:author="Masato YOSHIKAWA" w:date="2026-01-20T12:23:00Z" w16du:dateUtc="2026-01-20T03:23:00Z">
                  <w:rPr>
                    <w:moveTo w:id="12973" w:author="Masato YOSHIKAWA" w:date="2026-01-20T12:21:00Z" w16du:dateUtc="2026-01-20T03:21:00Z"/>
                    <w:rFonts w:ascii="ＭＳ 明朝" w:eastAsia="ＭＳ 明朝" w:hAnsi="ＭＳ 明朝"/>
                  </w:rPr>
                </w:rPrChange>
              </w:rPr>
            </w:pPr>
            <w:moveTo w:id="12974" w:author="Masato YOSHIKAWA" w:date="2026-01-20T12:21:00Z" w16du:dateUtc="2026-01-20T03:21:00Z">
              <w:r w:rsidRPr="005B6842">
                <w:rPr>
                  <w:rFonts w:ascii="Times New Roman" w:eastAsia="ＭＳ 明朝" w:hAnsi="Times New Roman" w:cs="Times New Roman"/>
                  <w:rPrChange w:id="12975" w:author="Masato YOSHIKAWA" w:date="2026-01-20T12:23:00Z" w16du:dateUtc="2026-01-20T03:23:00Z">
                    <w:rPr>
                      <w:rFonts w:ascii="ＭＳ 明朝" w:eastAsia="ＭＳ 明朝" w:hAnsi="ＭＳ 明朝"/>
                    </w:rPr>
                  </w:rPrChange>
                </w:rPr>
                <w:t>Borrowing</w:t>
              </w:r>
            </w:moveTo>
          </w:p>
        </w:tc>
        <w:tc>
          <w:tcPr>
            <w:tcW w:w="744" w:type="pct"/>
          </w:tcPr>
          <w:p w14:paraId="3F246060" w14:textId="77777777" w:rsidR="005B6842" w:rsidRPr="005B6842" w:rsidRDefault="005B6842" w:rsidP="00C45809">
            <w:pPr>
              <w:pStyle w:val="af8"/>
              <w:rPr>
                <w:moveTo w:id="12976" w:author="Masato YOSHIKAWA" w:date="2026-01-20T12:21:00Z" w16du:dateUtc="2026-01-20T03:21:00Z"/>
                <w:rFonts w:ascii="Times New Roman" w:eastAsia="ＭＳ 明朝" w:hAnsi="Times New Roman" w:cs="Times New Roman"/>
                <w:rPrChange w:id="12977" w:author="Masato YOSHIKAWA" w:date="2026-01-20T12:23:00Z" w16du:dateUtc="2026-01-20T03:23:00Z">
                  <w:rPr>
                    <w:moveTo w:id="12978" w:author="Masato YOSHIKAWA" w:date="2026-01-20T12:21:00Z" w16du:dateUtc="2026-01-20T03:21:00Z"/>
                    <w:rFonts w:ascii="ＭＳ 明朝" w:eastAsia="ＭＳ 明朝" w:hAnsi="ＭＳ 明朝"/>
                  </w:rPr>
                </w:rPrChange>
              </w:rPr>
            </w:pPr>
            <w:moveTo w:id="12979" w:author="Masato YOSHIKAWA" w:date="2026-01-20T12:21:00Z" w16du:dateUtc="2026-01-20T03:21:00Z">
              <w:r w:rsidRPr="005B6842">
                <w:rPr>
                  <w:rFonts w:ascii="Times New Roman" w:eastAsia="ＭＳ 明朝" w:hAnsi="Times New Roman" w:cs="Times New Roman"/>
                  <w:rPrChange w:id="12980" w:author="Masato YOSHIKAWA" w:date="2026-01-20T12:23:00Z" w16du:dateUtc="2026-01-20T03:23:00Z">
                    <w:rPr>
                      <w:rFonts w:ascii="ＭＳ 明朝" w:eastAsia="ＭＳ 明朝" w:hAnsi="ＭＳ 明朝"/>
                    </w:rPr>
                  </w:rPrChange>
                </w:rPr>
                <w:t>Acceptance</w:t>
              </w:r>
            </w:moveTo>
          </w:p>
        </w:tc>
        <w:tc>
          <w:tcPr>
            <w:tcW w:w="851" w:type="pct"/>
          </w:tcPr>
          <w:p w14:paraId="71920D0D" w14:textId="77777777" w:rsidR="005B6842" w:rsidRPr="005B6842" w:rsidRDefault="005B6842" w:rsidP="00C45809">
            <w:pPr>
              <w:pStyle w:val="af8"/>
              <w:rPr>
                <w:moveTo w:id="12981" w:author="Masato YOSHIKAWA" w:date="2026-01-20T12:21:00Z" w16du:dateUtc="2026-01-20T03:21:00Z"/>
                <w:rFonts w:ascii="Times New Roman" w:eastAsia="ＭＳ 明朝" w:hAnsi="Times New Roman" w:cs="Times New Roman"/>
                <w:rPrChange w:id="12982" w:author="Masato YOSHIKAWA" w:date="2026-01-20T12:23:00Z" w16du:dateUtc="2026-01-20T03:23:00Z">
                  <w:rPr>
                    <w:moveTo w:id="12983" w:author="Masato YOSHIKAWA" w:date="2026-01-20T12:21:00Z" w16du:dateUtc="2026-01-20T03:21:00Z"/>
                    <w:rFonts w:ascii="ＭＳ 明朝" w:eastAsia="ＭＳ 明朝" w:hAnsi="ＭＳ 明朝"/>
                  </w:rPr>
                </w:rPrChange>
              </w:rPr>
            </w:pPr>
            <w:moveTo w:id="12984" w:author="Masato YOSHIKAWA" w:date="2026-01-20T12:21:00Z" w16du:dateUtc="2026-01-20T03:21:00Z">
              <w:r w:rsidRPr="005B6842">
                <w:rPr>
                  <w:rFonts w:ascii="Times New Roman" w:eastAsia="ＭＳ 明朝" w:hAnsi="Times New Roman" w:cs="Times New Roman"/>
                  <w:rPrChange w:id="12985" w:author="Masato YOSHIKAWA" w:date="2026-01-20T12:23:00Z" w16du:dateUtc="2026-01-20T03:23:00Z">
                    <w:rPr>
                      <w:rFonts w:ascii="ＭＳ 明朝" w:eastAsia="ＭＳ 明朝" w:hAnsi="ＭＳ 明朝"/>
                    </w:rPr>
                  </w:rPrChange>
                </w:rPr>
                <w:t>Borrowing</w:t>
              </w:r>
            </w:moveTo>
          </w:p>
        </w:tc>
        <w:tc>
          <w:tcPr>
            <w:tcW w:w="831" w:type="pct"/>
          </w:tcPr>
          <w:p w14:paraId="0B0BA52F" w14:textId="77777777" w:rsidR="005B6842" w:rsidRPr="005B6842" w:rsidRDefault="005B6842" w:rsidP="00C45809">
            <w:pPr>
              <w:pStyle w:val="af8"/>
              <w:rPr>
                <w:moveTo w:id="12986" w:author="Masato YOSHIKAWA" w:date="2026-01-20T12:21:00Z" w16du:dateUtc="2026-01-20T03:21:00Z"/>
                <w:rFonts w:ascii="Times New Roman" w:eastAsia="ＭＳ 明朝" w:hAnsi="Times New Roman" w:cs="Times New Roman"/>
                <w:rPrChange w:id="12987" w:author="Masato YOSHIKAWA" w:date="2026-01-20T12:23:00Z" w16du:dateUtc="2026-01-20T03:23:00Z">
                  <w:rPr>
                    <w:moveTo w:id="12988" w:author="Masato YOSHIKAWA" w:date="2026-01-20T12:21:00Z" w16du:dateUtc="2026-01-20T03:21:00Z"/>
                    <w:rFonts w:ascii="ＭＳ 明朝" w:eastAsia="ＭＳ 明朝" w:hAnsi="ＭＳ 明朝"/>
                  </w:rPr>
                </w:rPrChange>
              </w:rPr>
            </w:pPr>
            <w:moveTo w:id="12989" w:author="Masato YOSHIKAWA" w:date="2026-01-20T12:21:00Z" w16du:dateUtc="2026-01-20T03:21:00Z">
              <w:r w:rsidRPr="005B6842">
                <w:rPr>
                  <w:rFonts w:ascii="Times New Roman" w:eastAsia="ＭＳ 明朝" w:hAnsi="Times New Roman" w:cs="Times New Roman"/>
                  <w:rPrChange w:id="12990" w:author="Masato YOSHIKAWA" w:date="2026-01-20T12:23:00Z" w16du:dateUtc="2026-01-20T03:23:00Z">
                    <w:rPr>
                      <w:rFonts w:ascii="ＭＳ 明朝" w:eastAsia="ＭＳ 明朝" w:hAnsi="ＭＳ 明朝"/>
                    </w:rPr>
                  </w:rPrChange>
                </w:rPr>
                <w:t>Acceptance</w:t>
              </w:r>
            </w:moveTo>
          </w:p>
        </w:tc>
      </w:tr>
      <w:tr w:rsidR="005B6842" w:rsidRPr="005B6842" w14:paraId="17EEE248" w14:textId="77777777" w:rsidTr="00C45809">
        <w:tc>
          <w:tcPr>
            <w:tcW w:w="582" w:type="pct"/>
          </w:tcPr>
          <w:p w14:paraId="420128AB" w14:textId="77777777" w:rsidR="005B6842" w:rsidRPr="005B6842" w:rsidRDefault="005B6842" w:rsidP="00C45809">
            <w:pPr>
              <w:pStyle w:val="af8"/>
              <w:rPr>
                <w:moveTo w:id="12991" w:author="Masato YOSHIKAWA" w:date="2026-01-20T12:21:00Z" w16du:dateUtc="2026-01-20T03:21:00Z"/>
                <w:rFonts w:ascii="Times New Roman" w:eastAsia="ＭＳ 明朝" w:hAnsi="Times New Roman" w:cs="Times New Roman"/>
                <w:rPrChange w:id="12992" w:author="Masato YOSHIKAWA" w:date="2026-01-20T12:23:00Z" w16du:dateUtc="2026-01-20T03:23:00Z">
                  <w:rPr>
                    <w:moveTo w:id="12993" w:author="Masato YOSHIKAWA" w:date="2026-01-20T12:21:00Z" w16du:dateUtc="2026-01-20T03:21:00Z"/>
                    <w:rFonts w:ascii="ＭＳ 明朝" w:eastAsia="ＭＳ 明朝" w:hAnsi="ＭＳ 明朝"/>
                  </w:rPr>
                </w:rPrChange>
              </w:rPr>
            </w:pPr>
            <w:moveTo w:id="12994" w:author="Masato YOSHIKAWA" w:date="2026-01-20T12:21:00Z" w16du:dateUtc="2026-01-20T03:21:00Z">
              <w:r w:rsidRPr="005B6842">
                <w:rPr>
                  <w:rFonts w:ascii="Times New Roman" w:eastAsia="ＭＳ 明朝" w:hAnsi="Times New Roman" w:cs="Times New Roman" w:hint="eastAsia"/>
                  <w:rPrChange w:id="12995" w:author="Masato YOSHIKAWA" w:date="2026-01-20T12:23:00Z" w16du:dateUtc="2026-01-20T03:23:00Z">
                    <w:rPr>
                      <w:rFonts w:ascii="ＭＳ 明朝" w:eastAsia="ＭＳ 明朝" w:hAnsi="ＭＳ 明朝" w:hint="eastAsia"/>
                    </w:rPr>
                  </w:rPrChange>
                </w:rPr>
                <w:t>新橋</w:t>
              </w:r>
            </w:moveTo>
          </w:p>
        </w:tc>
        <w:tc>
          <w:tcPr>
            <w:tcW w:w="583" w:type="pct"/>
          </w:tcPr>
          <w:p w14:paraId="4181F6DF" w14:textId="77777777" w:rsidR="005B6842" w:rsidRPr="005B6842" w:rsidRDefault="005B6842" w:rsidP="00C45809">
            <w:pPr>
              <w:pStyle w:val="af8"/>
              <w:rPr>
                <w:moveTo w:id="12996" w:author="Masato YOSHIKAWA" w:date="2026-01-20T12:21:00Z" w16du:dateUtc="2026-01-20T03:21:00Z"/>
                <w:rFonts w:ascii="Times New Roman" w:eastAsia="ＭＳ 明朝" w:hAnsi="Times New Roman" w:cs="Times New Roman"/>
                <w:rPrChange w:id="12997" w:author="Masato YOSHIKAWA" w:date="2026-01-20T12:23:00Z" w16du:dateUtc="2026-01-20T03:23:00Z">
                  <w:rPr>
                    <w:moveTo w:id="12998" w:author="Masato YOSHIKAWA" w:date="2026-01-20T12:21:00Z" w16du:dateUtc="2026-01-20T03:21:00Z"/>
                    <w:rFonts w:ascii="ＭＳ 明朝" w:eastAsia="ＭＳ 明朝" w:hAnsi="ＭＳ 明朝"/>
                  </w:rPr>
                </w:rPrChange>
              </w:rPr>
            </w:pPr>
            <w:moveTo w:id="12999" w:author="Masato YOSHIKAWA" w:date="2026-01-20T12:21:00Z" w16du:dateUtc="2026-01-20T03:21:00Z">
              <w:r w:rsidRPr="005B6842">
                <w:rPr>
                  <w:rFonts w:ascii="Times New Roman" w:eastAsia="ＭＳ 明朝" w:hAnsi="Times New Roman" w:cs="Times New Roman"/>
                  <w:rPrChange w:id="13000" w:author="Masato YOSHIKAWA" w:date="2026-01-20T12:23:00Z" w16du:dateUtc="2026-01-20T03:23:00Z">
                    <w:rPr>
                      <w:rFonts w:ascii="ＭＳ 明朝" w:eastAsia="ＭＳ 明朝" w:hAnsi="ＭＳ 明朝"/>
                    </w:rPr>
                  </w:rPrChange>
                </w:rPr>
                <w:t>Shinbashi</w:t>
              </w:r>
            </w:moveTo>
          </w:p>
        </w:tc>
        <w:tc>
          <w:tcPr>
            <w:tcW w:w="629" w:type="pct"/>
          </w:tcPr>
          <w:p w14:paraId="31E89F2E" w14:textId="77777777" w:rsidR="005B6842" w:rsidRPr="005B6842" w:rsidRDefault="005B6842" w:rsidP="00C45809">
            <w:pPr>
              <w:pStyle w:val="af8"/>
              <w:rPr>
                <w:moveTo w:id="13001" w:author="Masato YOSHIKAWA" w:date="2026-01-20T12:21:00Z" w16du:dateUtc="2026-01-20T03:21:00Z"/>
                <w:rFonts w:ascii="Times New Roman" w:eastAsia="ＭＳ 明朝" w:hAnsi="Times New Roman" w:cs="Times New Roman"/>
                <w:rPrChange w:id="13002" w:author="Masato YOSHIKAWA" w:date="2026-01-20T12:23:00Z" w16du:dateUtc="2026-01-20T03:23:00Z">
                  <w:rPr>
                    <w:moveTo w:id="13003" w:author="Masato YOSHIKAWA" w:date="2026-01-20T12:21:00Z" w16du:dateUtc="2026-01-20T03:21:00Z"/>
                    <w:rFonts w:ascii="ＭＳ 明朝" w:eastAsia="ＭＳ 明朝" w:hAnsi="ＭＳ 明朝"/>
                  </w:rPr>
                </w:rPrChange>
              </w:rPr>
            </w:pPr>
            <w:moveTo w:id="13004" w:author="Masato YOSHIKAWA" w:date="2026-01-20T12:21:00Z" w16du:dateUtc="2026-01-20T03:21:00Z">
              <w:r w:rsidRPr="005B6842">
                <w:rPr>
                  <w:rFonts w:ascii="Times New Roman" w:eastAsia="ＭＳ 明朝" w:hAnsi="Times New Roman" w:cs="Times New Roman"/>
                  <w:rPrChange w:id="13005" w:author="Masato YOSHIKAWA" w:date="2026-01-20T12:23:00Z" w16du:dateUtc="2026-01-20T03:23:00Z">
                    <w:rPr>
                      <w:rFonts w:ascii="ＭＳ 明朝" w:eastAsia="ＭＳ 明朝" w:hAnsi="ＭＳ 明朝"/>
                    </w:rPr>
                  </w:rPrChange>
                </w:rPr>
                <w:t>Shimbashi</w:t>
              </w:r>
            </w:moveTo>
          </w:p>
        </w:tc>
        <w:tc>
          <w:tcPr>
            <w:tcW w:w="779" w:type="pct"/>
          </w:tcPr>
          <w:p w14:paraId="442F7D34" w14:textId="77777777" w:rsidR="005B6842" w:rsidRPr="005B6842" w:rsidRDefault="005B6842" w:rsidP="00C45809">
            <w:pPr>
              <w:pStyle w:val="af8"/>
              <w:rPr>
                <w:moveTo w:id="13006" w:author="Masato YOSHIKAWA" w:date="2026-01-20T12:21:00Z" w16du:dateUtc="2026-01-20T03:21:00Z"/>
                <w:rFonts w:ascii="Times New Roman" w:eastAsia="ＭＳ 明朝" w:hAnsi="Times New Roman" w:cs="Times New Roman"/>
                <w:rPrChange w:id="13007" w:author="Masato YOSHIKAWA" w:date="2026-01-20T12:23:00Z" w16du:dateUtc="2026-01-20T03:23:00Z">
                  <w:rPr>
                    <w:moveTo w:id="13008" w:author="Masato YOSHIKAWA" w:date="2026-01-20T12:21:00Z" w16du:dateUtc="2026-01-20T03:21:00Z"/>
                    <w:rFonts w:ascii="ＭＳ 明朝" w:eastAsia="ＭＳ 明朝" w:hAnsi="ＭＳ 明朝"/>
                  </w:rPr>
                </w:rPrChange>
              </w:rPr>
            </w:pPr>
            <w:moveTo w:id="13009" w:author="Masato YOSHIKAWA" w:date="2026-01-20T12:21:00Z" w16du:dateUtc="2026-01-20T03:21:00Z">
              <w:r w:rsidRPr="005B6842">
                <w:rPr>
                  <w:rFonts w:ascii="Times New Roman" w:eastAsia="ＭＳ 明朝" w:hAnsi="Times New Roman" w:cs="Times New Roman"/>
                  <w:rPrChange w:id="13010" w:author="Masato YOSHIKAWA" w:date="2026-01-20T12:23:00Z" w16du:dateUtc="2026-01-20T03:23:00Z">
                    <w:rPr>
                      <w:rFonts w:ascii="ＭＳ 明朝" w:eastAsia="ＭＳ 明朝" w:hAnsi="ＭＳ 明朝"/>
                    </w:rPr>
                  </w:rPrChange>
                </w:rPr>
                <w:t>Borrowing</w:t>
              </w:r>
            </w:moveTo>
          </w:p>
        </w:tc>
        <w:tc>
          <w:tcPr>
            <w:tcW w:w="744" w:type="pct"/>
          </w:tcPr>
          <w:p w14:paraId="6CE31765" w14:textId="77777777" w:rsidR="005B6842" w:rsidRPr="005B6842" w:rsidRDefault="005B6842" w:rsidP="00C45809">
            <w:pPr>
              <w:pStyle w:val="af8"/>
              <w:rPr>
                <w:moveTo w:id="13011" w:author="Masato YOSHIKAWA" w:date="2026-01-20T12:21:00Z" w16du:dateUtc="2026-01-20T03:21:00Z"/>
                <w:rFonts w:ascii="Times New Roman" w:eastAsia="ＭＳ 明朝" w:hAnsi="Times New Roman" w:cs="Times New Roman"/>
                <w:rPrChange w:id="13012" w:author="Masato YOSHIKAWA" w:date="2026-01-20T12:23:00Z" w16du:dateUtc="2026-01-20T03:23:00Z">
                  <w:rPr>
                    <w:moveTo w:id="13013" w:author="Masato YOSHIKAWA" w:date="2026-01-20T12:21:00Z" w16du:dateUtc="2026-01-20T03:21:00Z"/>
                    <w:rFonts w:ascii="ＭＳ 明朝" w:eastAsia="ＭＳ 明朝" w:hAnsi="ＭＳ 明朝"/>
                  </w:rPr>
                </w:rPrChange>
              </w:rPr>
            </w:pPr>
            <w:moveTo w:id="13014" w:author="Masato YOSHIKAWA" w:date="2026-01-20T12:21:00Z" w16du:dateUtc="2026-01-20T03:21:00Z">
              <w:r w:rsidRPr="005B6842">
                <w:rPr>
                  <w:rFonts w:ascii="Times New Roman" w:eastAsia="ＭＳ 明朝" w:hAnsi="Times New Roman" w:cs="Times New Roman"/>
                  <w:rPrChange w:id="13015" w:author="Masato YOSHIKAWA" w:date="2026-01-20T12:23:00Z" w16du:dateUtc="2026-01-20T03:23:00Z">
                    <w:rPr>
                      <w:rFonts w:ascii="ＭＳ 明朝" w:eastAsia="ＭＳ 明朝" w:hAnsi="ＭＳ 明朝"/>
                    </w:rPr>
                  </w:rPrChange>
                </w:rPr>
                <w:t>Acceptance</w:t>
              </w:r>
            </w:moveTo>
          </w:p>
        </w:tc>
        <w:tc>
          <w:tcPr>
            <w:tcW w:w="851" w:type="pct"/>
          </w:tcPr>
          <w:p w14:paraId="5F055FEC" w14:textId="77777777" w:rsidR="005B6842" w:rsidRPr="005B6842" w:rsidRDefault="005B6842" w:rsidP="00C45809">
            <w:pPr>
              <w:pStyle w:val="af8"/>
              <w:rPr>
                <w:moveTo w:id="13016" w:author="Masato YOSHIKAWA" w:date="2026-01-20T12:21:00Z" w16du:dateUtc="2026-01-20T03:21:00Z"/>
                <w:rFonts w:ascii="Times New Roman" w:eastAsia="ＭＳ 明朝" w:hAnsi="Times New Roman" w:cs="Times New Roman"/>
                <w:rPrChange w:id="13017" w:author="Masato YOSHIKAWA" w:date="2026-01-20T12:23:00Z" w16du:dateUtc="2026-01-20T03:23:00Z">
                  <w:rPr>
                    <w:moveTo w:id="13018" w:author="Masato YOSHIKAWA" w:date="2026-01-20T12:21:00Z" w16du:dateUtc="2026-01-20T03:21:00Z"/>
                    <w:rFonts w:ascii="ＭＳ 明朝" w:eastAsia="ＭＳ 明朝" w:hAnsi="ＭＳ 明朝"/>
                  </w:rPr>
                </w:rPrChange>
              </w:rPr>
            </w:pPr>
            <w:moveTo w:id="13019" w:author="Masato YOSHIKAWA" w:date="2026-01-20T12:21:00Z" w16du:dateUtc="2026-01-20T03:21:00Z">
              <w:r w:rsidRPr="005B6842">
                <w:rPr>
                  <w:rFonts w:ascii="Times New Roman" w:eastAsia="ＭＳ 明朝" w:hAnsi="Times New Roman" w:cs="Times New Roman"/>
                  <w:rPrChange w:id="13020" w:author="Masato YOSHIKAWA" w:date="2026-01-20T12:23:00Z" w16du:dateUtc="2026-01-20T03:23:00Z">
                    <w:rPr>
                      <w:rFonts w:ascii="ＭＳ 明朝" w:eastAsia="ＭＳ 明朝" w:hAnsi="ＭＳ 明朝"/>
                    </w:rPr>
                  </w:rPrChange>
                </w:rPr>
                <w:t>Borrowing</w:t>
              </w:r>
            </w:moveTo>
          </w:p>
        </w:tc>
        <w:tc>
          <w:tcPr>
            <w:tcW w:w="831" w:type="pct"/>
          </w:tcPr>
          <w:p w14:paraId="6C3DBFAB" w14:textId="77777777" w:rsidR="005B6842" w:rsidRPr="005B6842" w:rsidRDefault="005B6842" w:rsidP="00C45809">
            <w:pPr>
              <w:pStyle w:val="af8"/>
              <w:rPr>
                <w:moveTo w:id="13021" w:author="Masato YOSHIKAWA" w:date="2026-01-20T12:21:00Z" w16du:dateUtc="2026-01-20T03:21:00Z"/>
                <w:rFonts w:ascii="Times New Roman" w:eastAsia="ＭＳ 明朝" w:hAnsi="Times New Roman" w:cs="Times New Roman"/>
                <w:rPrChange w:id="13022" w:author="Masato YOSHIKAWA" w:date="2026-01-20T12:23:00Z" w16du:dateUtc="2026-01-20T03:23:00Z">
                  <w:rPr>
                    <w:moveTo w:id="13023" w:author="Masato YOSHIKAWA" w:date="2026-01-20T12:21:00Z" w16du:dateUtc="2026-01-20T03:21:00Z"/>
                    <w:rFonts w:ascii="ＭＳ 明朝" w:eastAsia="ＭＳ 明朝" w:hAnsi="ＭＳ 明朝"/>
                  </w:rPr>
                </w:rPrChange>
              </w:rPr>
            </w:pPr>
            <w:moveTo w:id="13024" w:author="Masato YOSHIKAWA" w:date="2026-01-20T12:21:00Z" w16du:dateUtc="2026-01-20T03:21:00Z">
              <w:r w:rsidRPr="005B6842">
                <w:rPr>
                  <w:rFonts w:ascii="Times New Roman" w:eastAsia="ＭＳ 明朝" w:hAnsi="Times New Roman" w:cs="Times New Roman"/>
                  <w:rPrChange w:id="13025" w:author="Masato YOSHIKAWA" w:date="2026-01-20T12:23:00Z" w16du:dateUtc="2026-01-20T03:23:00Z">
                    <w:rPr>
                      <w:rFonts w:ascii="ＭＳ 明朝" w:eastAsia="ＭＳ 明朝" w:hAnsi="ＭＳ 明朝"/>
                    </w:rPr>
                  </w:rPrChange>
                </w:rPr>
                <w:t>Acceptance</w:t>
              </w:r>
            </w:moveTo>
          </w:p>
        </w:tc>
      </w:tr>
      <w:tr w:rsidR="005B6842" w:rsidRPr="005B6842" w14:paraId="791C60A0" w14:textId="77777777" w:rsidTr="00C45809">
        <w:tc>
          <w:tcPr>
            <w:tcW w:w="582" w:type="pct"/>
          </w:tcPr>
          <w:p w14:paraId="426BB202" w14:textId="77777777" w:rsidR="005B6842" w:rsidRPr="005B6842" w:rsidRDefault="005B6842" w:rsidP="00C45809">
            <w:pPr>
              <w:pStyle w:val="af8"/>
              <w:rPr>
                <w:moveTo w:id="13026" w:author="Masato YOSHIKAWA" w:date="2026-01-20T12:21:00Z" w16du:dateUtc="2026-01-20T03:21:00Z"/>
                <w:rFonts w:ascii="Times New Roman" w:eastAsia="ＭＳ 明朝" w:hAnsi="Times New Roman" w:cs="Times New Roman"/>
                <w:rPrChange w:id="13027" w:author="Masato YOSHIKAWA" w:date="2026-01-20T12:23:00Z" w16du:dateUtc="2026-01-20T03:23:00Z">
                  <w:rPr>
                    <w:moveTo w:id="13028" w:author="Masato YOSHIKAWA" w:date="2026-01-20T12:21:00Z" w16du:dateUtc="2026-01-20T03:21:00Z"/>
                    <w:rFonts w:ascii="ＭＳ 明朝" w:eastAsia="ＭＳ 明朝" w:hAnsi="ＭＳ 明朝"/>
                  </w:rPr>
                </w:rPrChange>
              </w:rPr>
            </w:pPr>
            <w:moveTo w:id="13029" w:author="Masato YOSHIKAWA" w:date="2026-01-20T12:21:00Z" w16du:dateUtc="2026-01-20T03:21:00Z">
              <w:r w:rsidRPr="005B6842">
                <w:rPr>
                  <w:rFonts w:ascii="Times New Roman" w:eastAsia="ＭＳ 明朝" w:hAnsi="Times New Roman" w:cs="Times New Roman" w:hint="eastAsia"/>
                  <w:rPrChange w:id="13030" w:author="Masato YOSHIKAWA" w:date="2026-01-20T12:23:00Z" w16du:dateUtc="2026-01-20T03:23:00Z">
                    <w:rPr>
                      <w:rFonts w:ascii="ＭＳ 明朝" w:eastAsia="ＭＳ 明朝" w:hAnsi="ＭＳ 明朝" w:hint="eastAsia"/>
                    </w:rPr>
                  </w:rPrChange>
                </w:rPr>
                <w:t>座敷</w:t>
              </w:r>
            </w:moveTo>
          </w:p>
        </w:tc>
        <w:tc>
          <w:tcPr>
            <w:tcW w:w="583" w:type="pct"/>
          </w:tcPr>
          <w:p w14:paraId="3898C600" w14:textId="77777777" w:rsidR="005B6842" w:rsidRPr="005B6842" w:rsidRDefault="005B6842" w:rsidP="00C45809">
            <w:pPr>
              <w:pStyle w:val="af8"/>
              <w:rPr>
                <w:moveTo w:id="13031" w:author="Masato YOSHIKAWA" w:date="2026-01-20T12:21:00Z" w16du:dateUtc="2026-01-20T03:21:00Z"/>
                <w:rFonts w:ascii="Times New Roman" w:eastAsia="ＭＳ 明朝" w:hAnsi="Times New Roman" w:cs="Times New Roman"/>
                <w:rPrChange w:id="13032" w:author="Masato YOSHIKAWA" w:date="2026-01-20T12:23:00Z" w16du:dateUtc="2026-01-20T03:23:00Z">
                  <w:rPr>
                    <w:moveTo w:id="13033" w:author="Masato YOSHIKAWA" w:date="2026-01-20T12:21:00Z" w16du:dateUtc="2026-01-20T03:21:00Z"/>
                    <w:rFonts w:ascii="ＭＳ 明朝" w:eastAsia="ＭＳ 明朝" w:hAnsi="ＭＳ 明朝"/>
                  </w:rPr>
                </w:rPrChange>
              </w:rPr>
            </w:pPr>
            <w:moveTo w:id="13034" w:author="Masato YOSHIKAWA" w:date="2026-01-20T12:21:00Z" w16du:dateUtc="2026-01-20T03:21:00Z">
              <w:r w:rsidRPr="005B6842">
                <w:rPr>
                  <w:rFonts w:ascii="Times New Roman" w:eastAsia="ＭＳ 明朝" w:hAnsi="Times New Roman" w:cs="Times New Roman"/>
                  <w:rPrChange w:id="13035" w:author="Masato YOSHIKAWA" w:date="2026-01-20T12:23:00Z" w16du:dateUtc="2026-01-20T03:23:00Z">
                    <w:rPr>
                      <w:rFonts w:ascii="ＭＳ 明朝" w:eastAsia="ＭＳ 明朝" w:hAnsi="ＭＳ 明朝"/>
                    </w:rPr>
                  </w:rPrChange>
                </w:rPr>
                <w:t>drawing-room</w:t>
              </w:r>
            </w:moveTo>
          </w:p>
        </w:tc>
        <w:tc>
          <w:tcPr>
            <w:tcW w:w="629" w:type="pct"/>
          </w:tcPr>
          <w:p w14:paraId="57F0CE95" w14:textId="77777777" w:rsidR="005B6842" w:rsidRPr="005B6842" w:rsidRDefault="005B6842" w:rsidP="00C45809">
            <w:pPr>
              <w:pStyle w:val="af8"/>
              <w:rPr>
                <w:moveTo w:id="13036" w:author="Masato YOSHIKAWA" w:date="2026-01-20T12:21:00Z" w16du:dateUtc="2026-01-20T03:21:00Z"/>
                <w:rFonts w:ascii="Times New Roman" w:eastAsia="ＭＳ 明朝" w:hAnsi="Times New Roman" w:cs="Times New Roman"/>
                <w:rPrChange w:id="13037" w:author="Masato YOSHIKAWA" w:date="2026-01-20T12:23:00Z" w16du:dateUtc="2026-01-20T03:23:00Z">
                  <w:rPr>
                    <w:moveTo w:id="13038" w:author="Masato YOSHIKAWA" w:date="2026-01-20T12:21:00Z" w16du:dateUtc="2026-01-20T03:21:00Z"/>
                    <w:rFonts w:ascii="ＭＳ 明朝" w:eastAsia="ＭＳ 明朝" w:hAnsi="ＭＳ 明朝"/>
                  </w:rPr>
                </w:rPrChange>
              </w:rPr>
            </w:pPr>
            <w:moveTo w:id="13039" w:author="Masato YOSHIKAWA" w:date="2026-01-20T12:21:00Z" w16du:dateUtc="2026-01-20T03:21:00Z">
              <w:r w:rsidRPr="005B6842">
                <w:rPr>
                  <w:rFonts w:ascii="Times New Roman" w:eastAsia="ＭＳ 明朝" w:hAnsi="Times New Roman" w:cs="Times New Roman"/>
                  <w:rPrChange w:id="13040" w:author="Masato YOSHIKAWA" w:date="2026-01-20T12:23:00Z" w16du:dateUtc="2026-01-20T03:23:00Z">
                    <w:rPr>
                      <w:rFonts w:ascii="ＭＳ 明朝" w:eastAsia="ＭＳ 明朝" w:hAnsi="ＭＳ 明朝"/>
                    </w:rPr>
                  </w:rPrChange>
                </w:rPr>
                <w:t>なし</w:t>
              </w:r>
            </w:moveTo>
          </w:p>
        </w:tc>
        <w:tc>
          <w:tcPr>
            <w:tcW w:w="779" w:type="pct"/>
          </w:tcPr>
          <w:p w14:paraId="4C320923" w14:textId="77777777" w:rsidR="005B6842" w:rsidRPr="005B6842" w:rsidRDefault="005B6842" w:rsidP="00C45809">
            <w:pPr>
              <w:pStyle w:val="af8"/>
              <w:rPr>
                <w:moveTo w:id="13041" w:author="Masato YOSHIKAWA" w:date="2026-01-20T12:21:00Z" w16du:dateUtc="2026-01-20T03:21:00Z"/>
                <w:rFonts w:ascii="Times New Roman" w:eastAsia="ＭＳ 明朝" w:hAnsi="Times New Roman" w:cs="Times New Roman"/>
                <w:rPrChange w:id="13042" w:author="Masato YOSHIKAWA" w:date="2026-01-20T12:23:00Z" w16du:dateUtc="2026-01-20T03:23:00Z">
                  <w:rPr>
                    <w:moveTo w:id="13043" w:author="Masato YOSHIKAWA" w:date="2026-01-20T12:21:00Z" w16du:dateUtc="2026-01-20T03:21:00Z"/>
                    <w:rFonts w:ascii="ＭＳ 明朝" w:eastAsia="ＭＳ 明朝" w:hAnsi="ＭＳ 明朝"/>
                  </w:rPr>
                </w:rPrChange>
              </w:rPr>
            </w:pPr>
            <w:moveTo w:id="13044" w:author="Masato YOSHIKAWA" w:date="2026-01-20T12:21:00Z" w16du:dateUtc="2026-01-20T03:21:00Z">
              <w:r w:rsidRPr="005B6842">
                <w:rPr>
                  <w:rFonts w:ascii="Times New Roman" w:eastAsia="ＭＳ 明朝" w:hAnsi="Times New Roman" w:cs="Times New Roman"/>
                  <w:rPrChange w:id="13045" w:author="Masato YOSHIKAWA" w:date="2026-01-20T12:23:00Z" w16du:dateUtc="2026-01-20T03:23:00Z">
                    <w:rPr>
                      <w:rFonts w:ascii="ＭＳ 明朝" w:eastAsia="ＭＳ 明朝" w:hAnsi="ＭＳ 明朝"/>
                    </w:rPr>
                  </w:rPrChange>
                </w:rPr>
                <w:t>Established equivalent</w:t>
              </w:r>
            </w:moveTo>
          </w:p>
        </w:tc>
        <w:tc>
          <w:tcPr>
            <w:tcW w:w="744" w:type="pct"/>
          </w:tcPr>
          <w:p w14:paraId="369569D8" w14:textId="77777777" w:rsidR="005B6842" w:rsidRPr="005B6842" w:rsidRDefault="005B6842" w:rsidP="00C45809">
            <w:pPr>
              <w:pStyle w:val="af8"/>
              <w:rPr>
                <w:moveTo w:id="13046" w:author="Masato YOSHIKAWA" w:date="2026-01-20T12:21:00Z" w16du:dateUtc="2026-01-20T03:21:00Z"/>
                <w:rFonts w:ascii="Times New Roman" w:eastAsia="ＭＳ 明朝" w:hAnsi="Times New Roman" w:cs="Times New Roman"/>
                <w:rPrChange w:id="13047" w:author="Masato YOSHIKAWA" w:date="2026-01-20T12:23:00Z" w16du:dateUtc="2026-01-20T03:23:00Z">
                  <w:rPr>
                    <w:moveTo w:id="13048" w:author="Masato YOSHIKAWA" w:date="2026-01-20T12:21:00Z" w16du:dateUtc="2026-01-20T03:21:00Z"/>
                    <w:rFonts w:ascii="ＭＳ 明朝" w:eastAsia="ＭＳ 明朝" w:hAnsi="ＭＳ 明朝"/>
                  </w:rPr>
                </w:rPrChange>
              </w:rPr>
            </w:pPr>
            <w:moveTo w:id="13049" w:author="Masato YOSHIKAWA" w:date="2026-01-20T12:21:00Z" w16du:dateUtc="2026-01-20T03:21:00Z">
              <w:r w:rsidRPr="005B6842">
                <w:rPr>
                  <w:rFonts w:ascii="Times New Roman" w:eastAsia="ＭＳ 明朝" w:hAnsi="Times New Roman" w:cs="Times New Roman"/>
                  <w:rPrChange w:id="13050" w:author="Masato YOSHIKAWA" w:date="2026-01-20T12:23:00Z" w16du:dateUtc="2026-01-20T03:23:00Z">
                    <w:rPr>
                      <w:rFonts w:ascii="ＭＳ 明朝" w:eastAsia="ＭＳ 明朝" w:hAnsi="ＭＳ 明朝"/>
                    </w:rPr>
                  </w:rPrChange>
                </w:rPr>
                <w:t>Minimization</w:t>
              </w:r>
            </w:moveTo>
          </w:p>
        </w:tc>
        <w:tc>
          <w:tcPr>
            <w:tcW w:w="851" w:type="pct"/>
          </w:tcPr>
          <w:p w14:paraId="1D0A4D0D" w14:textId="77777777" w:rsidR="005B6842" w:rsidRPr="005B6842" w:rsidRDefault="005B6842" w:rsidP="00C45809">
            <w:pPr>
              <w:pStyle w:val="af8"/>
              <w:rPr>
                <w:moveTo w:id="13051" w:author="Masato YOSHIKAWA" w:date="2026-01-20T12:21:00Z" w16du:dateUtc="2026-01-20T03:21:00Z"/>
                <w:rFonts w:ascii="Times New Roman" w:eastAsia="ＭＳ 明朝" w:hAnsi="Times New Roman" w:cs="Times New Roman"/>
                <w:rPrChange w:id="13052" w:author="Masato YOSHIKAWA" w:date="2026-01-20T12:23:00Z" w16du:dateUtc="2026-01-20T03:23:00Z">
                  <w:rPr>
                    <w:moveTo w:id="13053" w:author="Masato YOSHIKAWA" w:date="2026-01-20T12:21:00Z" w16du:dateUtc="2026-01-20T03:21:00Z"/>
                    <w:rFonts w:ascii="ＭＳ 明朝" w:eastAsia="ＭＳ 明朝" w:hAnsi="ＭＳ 明朝"/>
                  </w:rPr>
                </w:rPrChange>
              </w:rPr>
            </w:pPr>
            <w:moveTo w:id="13054" w:author="Masato YOSHIKAWA" w:date="2026-01-20T12:21:00Z" w16du:dateUtc="2026-01-20T03:21:00Z">
              <w:r w:rsidRPr="005B6842">
                <w:rPr>
                  <w:rFonts w:ascii="Times New Roman" w:eastAsia="ＭＳ 明朝" w:hAnsi="Times New Roman" w:cs="Times New Roman"/>
                  <w:rPrChange w:id="13055" w:author="Masato YOSHIKAWA" w:date="2026-01-20T12:23:00Z" w16du:dateUtc="2026-01-20T03:23:00Z">
                    <w:rPr>
                      <w:rFonts w:ascii="ＭＳ 明朝" w:eastAsia="ＭＳ 明朝" w:hAnsi="ＭＳ 明朝"/>
                    </w:rPr>
                  </w:rPrChange>
                </w:rPr>
                <w:t>Reduction</w:t>
              </w:r>
            </w:moveTo>
          </w:p>
        </w:tc>
        <w:tc>
          <w:tcPr>
            <w:tcW w:w="831" w:type="pct"/>
          </w:tcPr>
          <w:p w14:paraId="2F3AAD70" w14:textId="77777777" w:rsidR="005B6842" w:rsidRPr="005B6842" w:rsidRDefault="005B6842" w:rsidP="00C45809">
            <w:pPr>
              <w:pStyle w:val="af8"/>
              <w:rPr>
                <w:moveTo w:id="13056" w:author="Masato YOSHIKAWA" w:date="2026-01-20T12:21:00Z" w16du:dateUtc="2026-01-20T03:21:00Z"/>
                <w:rFonts w:ascii="Times New Roman" w:eastAsia="ＭＳ 明朝" w:hAnsi="Times New Roman" w:cs="Times New Roman"/>
                <w:rPrChange w:id="13057" w:author="Masato YOSHIKAWA" w:date="2026-01-20T12:23:00Z" w16du:dateUtc="2026-01-20T03:23:00Z">
                  <w:rPr>
                    <w:moveTo w:id="13058" w:author="Masato YOSHIKAWA" w:date="2026-01-20T12:21:00Z" w16du:dateUtc="2026-01-20T03:21:00Z"/>
                    <w:rFonts w:ascii="ＭＳ 明朝" w:eastAsia="ＭＳ 明朝" w:hAnsi="ＭＳ 明朝"/>
                  </w:rPr>
                </w:rPrChange>
              </w:rPr>
            </w:pPr>
            <w:moveTo w:id="13059" w:author="Masato YOSHIKAWA" w:date="2026-01-20T12:21:00Z" w16du:dateUtc="2026-01-20T03:21:00Z">
              <w:r w:rsidRPr="005B6842">
                <w:rPr>
                  <w:rFonts w:ascii="Times New Roman" w:eastAsia="ＭＳ 明朝" w:hAnsi="Times New Roman" w:cs="Times New Roman"/>
                  <w:rPrChange w:id="13060" w:author="Masato YOSHIKAWA" w:date="2026-01-20T12:23:00Z" w16du:dateUtc="2026-01-20T03:23:00Z">
                    <w:rPr>
                      <w:rFonts w:ascii="ＭＳ 明朝" w:eastAsia="ＭＳ 明朝" w:hAnsi="ＭＳ 明朝"/>
                    </w:rPr>
                  </w:rPrChange>
                </w:rPr>
                <w:t>Denial</w:t>
              </w:r>
            </w:moveTo>
          </w:p>
        </w:tc>
      </w:tr>
      <w:tr w:rsidR="005B6842" w:rsidRPr="005B6842" w14:paraId="2E7E9528" w14:textId="77777777" w:rsidTr="00C45809">
        <w:tc>
          <w:tcPr>
            <w:tcW w:w="582" w:type="pct"/>
          </w:tcPr>
          <w:p w14:paraId="50B3CA24" w14:textId="77777777" w:rsidR="005B6842" w:rsidRPr="005B6842" w:rsidRDefault="005B6842" w:rsidP="00C45809">
            <w:pPr>
              <w:pStyle w:val="af8"/>
              <w:rPr>
                <w:moveTo w:id="13061" w:author="Masato YOSHIKAWA" w:date="2026-01-20T12:21:00Z" w16du:dateUtc="2026-01-20T03:21:00Z"/>
                <w:rFonts w:ascii="Times New Roman" w:eastAsia="ＭＳ 明朝" w:hAnsi="Times New Roman" w:cs="Times New Roman"/>
                <w:rPrChange w:id="13062" w:author="Masato YOSHIKAWA" w:date="2026-01-20T12:23:00Z" w16du:dateUtc="2026-01-20T03:23:00Z">
                  <w:rPr>
                    <w:moveTo w:id="13063" w:author="Masato YOSHIKAWA" w:date="2026-01-20T12:21:00Z" w16du:dateUtc="2026-01-20T03:21:00Z"/>
                    <w:rFonts w:ascii="ＭＳ 明朝" w:eastAsia="ＭＳ 明朝" w:hAnsi="ＭＳ 明朝"/>
                  </w:rPr>
                </w:rPrChange>
              </w:rPr>
            </w:pPr>
            <w:moveTo w:id="13064" w:author="Masato YOSHIKAWA" w:date="2026-01-20T12:21:00Z" w16du:dateUtc="2026-01-20T03:21:00Z">
              <w:r w:rsidRPr="005B6842">
                <w:rPr>
                  <w:rFonts w:ascii="Times New Roman" w:eastAsia="ＭＳ 明朝" w:hAnsi="Times New Roman" w:cs="Times New Roman" w:hint="eastAsia"/>
                  <w:rPrChange w:id="13065" w:author="Masato YOSHIKAWA" w:date="2026-01-20T12:23:00Z" w16du:dateUtc="2026-01-20T03:23:00Z">
                    <w:rPr>
                      <w:rFonts w:ascii="ＭＳ 明朝" w:eastAsia="ＭＳ 明朝" w:hAnsi="ＭＳ 明朝" w:hint="eastAsia"/>
                    </w:rPr>
                  </w:rPrChange>
                </w:rPr>
                <w:t>敬意</w:t>
              </w:r>
            </w:moveTo>
          </w:p>
        </w:tc>
        <w:tc>
          <w:tcPr>
            <w:tcW w:w="583" w:type="pct"/>
          </w:tcPr>
          <w:p w14:paraId="1C5EB633" w14:textId="77777777" w:rsidR="005B6842" w:rsidRPr="005B6842" w:rsidRDefault="005B6842" w:rsidP="00C45809">
            <w:pPr>
              <w:pStyle w:val="af8"/>
              <w:rPr>
                <w:moveTo w:id="13066" w:author="Masato YOSHIKAWA" w:date="2026-01-20T12:21:00Z" w16du:dateUtc="2026-01-20T03:21:00Z"/>
                <w:rFonts w:ascii="Times New Roman" w:eastAsia="ＭＳ 明朝" w:hAnsi="Times New Roman" w:cs="Times New Roman"/>
                <w:rPrChange w:id="13067" w:author="Masato YOSHIKAWA" w:date="2026-01-20T12:23:00Z" w16du:dateUtc="2026-01-20T03:23:00Z">
                  <w:rPr>
                    <w:moveTo w:id="13068" w:author="Masato YOSHIKAWA" w:date="2026-01-20T12:21:00Z" w16du:dateUtc="2026-01-20T03:21:00Z"/>
                    <w:rFonts w:ascii="ＭＳ 明朝" w:eastAsia="ＭＳ 明朝" w:hAnsi="ＭＳ 明朝"/>
                  </w:rPr>
                </w:rPrChange>
              </w:rPr>
            </w:pPr>
            <w:moveTo w:id="13069" w:author="Masato YOSHIKAWA" w:date="2026-01-20T12:21:00Z" w16du:dateUtc="2026-01-20T03:21:00Z">
              <w:r w:rsidRPr="005B6842">
                <w:rPr>
                  <w:rFonts w:ascii="Times New Roman" w:eastAsia="ＭＳ 明朝" w:hAnsi="Times New Roman" w:cs="Times New Roman"/>
                  <w:rPrChange w:id="13070" w:author="Masato YOSHIKAWA" w:date="2026-01-20T12:23:00Z" w16du:dateUtc="2026-01-20T03:23:00Z">
                    <w:rPr>
                      <w:rFonts w:ascii="ＭＳ 明朝" w:eastAsia="ＭＳ 明朝" w:hAnsi="ＭＳ 明朝"/>
                    </w:rPr>
                  </w:rPrChange>
                </w:rPr>
                <w:t>respect</w:t>
              </w:r>
            </w:moveTo>
          </w:p>
        </w:tc>
        <w:tc>
          <w:tcPr>
            <w:tcW w:w="629" w:type="pct"/>
          </w:tcPr>
          <w:p w14:paraId="78808450" w14:textId="77777777" w:rsidR="005B6842" w:rsidRPr="005B6842" w:rsidRDefault="005B6842" w:rsidP="00C45809">
            <w:pPr>
              <w:pStyle w:val="af8"/>
              <w:rPr>
                <w:moveTo w:id="13071" w:author="Masato YOSHIKAWA" w:date="2026-01-20T12:21:00Z" w16du:dateUtc="2026-01-20T03:21:00Z"/>
                <w:rFonts w:ascii="Times New Roman" w:eastAsia="ＭＳ 明朝" w:hAnsi="Times New Roman" w:cs="Times New Roman"/>
                <w:rPrChange w:id="13072" w:author="Masato YOSHIKAWA" w:date="2026-01-20T12:23:00Z" w16du:dateUtc="2026-01-20T03:23:00Z">
                  <w:rPr>
                    <w:moveTo w:id="13073" w:author="Masato YOSHIKAWA" w:date="2026-01-20T12:21:00Z" w16du:dateUtc="2026-01-20T03:21:00Z"/>
                    <w:rFonts w:ascii="ＭＳ 明朝" w:eastAsia="ＭＳ 明朝" w:hAnsi="ＭＳ 明朝"/>
                  </w:rPr>
                </w:rPrChange>
              </w:rPr>
            </w:pPr>
            <w:moveTo w:id="13074" w:author="Masato YOSHIKAWA" w:date="2026-01-20T12:21:00Z" w16du:dateUtc="2026-01-20T03:21:00Z">
              <w:r w:rsidRPr="005B6842">
                <w:rPr>
                  <w:rFonts w:ascii="Times New Roman" w:eastAsia="ＭＳ 明朝" w:hAnsi="Times New Roman" w:cs="Times New Roman"/>
                  <w:rPrChange w:id="13075" w:author="Masato YOSHIKAWA" w:date="2026-01-20T12:23:00Z" w16du:dateUtc="2026-01-20T03:23:00Z">
                    <w:rPr>
                      <w:rFonts w:ascii="ＭＳ 明朝" w:eastAsia="ＭＳ 明朝" w:hAnsi="ＭＳ 明朝"/>
                    </w:rPr>
                  </w:rPrChange>
                </w:rPr>
                <w:t>なし</w:t>
              </w:r>
            </w:moveTo>
          </w:p>
        </w:tc>
        <w:tc>
          <w:tcPr>
            <w:tcW w:w="779" w:type="pct"/>
          </w:tcPr>
          <w:p w14:paraId="7560DD55" w14:textId="77777777" w:rsidR="005B6842" w:rsidRPr="005B6842" w:rsidRDefault="005B6842" w:rsidP="00C45809">
            <w:pPr>
              <w:pStyle w:val="af8"/>
              <w:rPr>
                <w:moveTo w:id="13076" w:author="Masato YOSHIKAWA" w:date="2026-01-20T12:21:00Z" w16du:dateUtc="2026-01-20T03:21:00Z"/>
                <w:rFonts w:ascii="Times New Roman" w:eastAsia="ＭＳ 明朝" w:hAnsi="Times New Roman" w:cs="Times New Roman"/>
                <w:rPrChange w:id="13077" w:author="Masato YOSHIKAWA" w:date="2026-01-20T12:23:00Z" w16du:dateUtc="2026-01-20T03:23:00Z">
                  <w:rPr>
                    <w:moveTo w:id="13078" w:author="Masato YOSHIKAWA" w:date="2026-01-20T12:21:00Z" w16du:dateUtc="2026-01-20T03:21:00Z"/>
                    <w:rFonts w:ascii="ＭＳ 明朝" w:eastAsia="ＭＳ 明朝" w:hAnsi="ＭＳ 明朝"/>
                  </w:rPr>
                </w:rPrChange>
              </w:rPr>
            </w:pPr>
            <w:moveTo w:id="13079" w:author="Masato YOSHIKAWA" w:date="2026-01-20T12:21:00Z" w16du:dateUtc="2026-01-20T03:21:00Z">
              <w:r w:rsidRPr="005B6842">
                <w:rPr>
                  <w:rFonts w:ascii="Times New Roman" w:eastAsia="ＭＳ 明朝" w:hAnsi="Times New Roman" w:cs="Times New Roman"/>
                  <w:rPrChange w:id="13080" w:author="Masato YOSHIKAWA" w:date="2026-01-20T12:23:00Z" w16du:dateUtc="2026-01-20T03:23:00Z">
                    <w:rPr>
                      <w:rFonts w:ascii="ＭＳ 明朝" w:eastAsia="ＭＳ 明朝" w:hAnsi="ＭＳ 明朝"/>
                    </w:rPr>
                  </w:rPrChange>
                </w:rPr>
                <w:t>Established equivalent</w:t>
              </w:r>
            </w:moveTo>
          </w:p>
        </w:tc>
        <w:tc>
          <w:tcPr>
            <w:tcW w:w="744" w:type="pct"/>
          </w:tcPr>
          <w:p w14:paraId="2017F1DA" w14:textId="77777777" w:rsidR="005B6842" w:rsidRPr="005B6842" w:rsidRDefault="005B6842" w:rsidP="00C45809">
            <w:pPr>
              <w:pStyle w:val="af8"/>
              <w:rPr>
                <w:moveTo w:id="13081" w:author="Masato YOSHIKAWA" w:date="2026-01-20T12:21:00Z" w16du:dateUtc="2026-01-20T03:21:00Z"/>
                <w:rFonts w:ascii="Times New Roman" w:eastAsia="ＭＳ 明朝" w:hAnsi="Times New Roman" w:cs="Times New Roman"/>
                <w:rPrChange w:id="13082" w:author="Masato YOSHIKAWA" w:date="2026-01-20T12:23:00Z" w16du:dateUtc="2026-01-20T03:23:00Z">
                  <w:rPr>
                    <w:moveTo w:id="13083" w:author="Masato YOSHIKAWA" w:date="2026-01-20T12:21:00Z" w16du:dateUtc="2026-01-20T03:21:00Z"/>
                    <w:rFonts w:ascii="ＭＳ 明朝" w:eastAsia="ＭＳ 明朝" w:hAnsi="ＭＳ 明朝"/>
                  </w:rPr>
                </w:rPrChange>
              </w:rPr>
            </w:pPr>
            <w:moveTo w:id="13084" w:author="Masato YOSHIKAWA" w:date="2026-01-20T12:21:00Z" w16du:dateUtc="2026-01-20T03:21:00Z">
              <w:r w:rsidRPr="005B6842">
                <w:rPr>
                  <w:rFonts w:ascii="Times New Roman" w:eastAsia="ＭＳ 明朝" w:hAnsi="Times New Roman" w:cs="Times New Roman"/>
                  <w:rPrChange w:id="13085" w:author="Masato YOSHIKAWA" w:date="2026-01-20T12:23:00Z" w16du:dateUtc="2026-01-20T03:23:00Z">
                    <w:rPr>
                      <w:rFonts w:ascii="ＭＳ 明朝" w:eastAsia="ＭＳ 明朝" w:hAnsi="ＭＳ 明朝"/>
                    </w:rPr>
                  </w:rPrChange>
                </w:rPr>
                <w:t>Minimization</w:t>
              </w:r>
            </w:moveTo>
          </w:p>
        </w:tc>
        <w:tc>
          <w:tcPr>
            <w:tcW w:w="851" w:type="pct"/>
          </w:tcPr>
          <w:p w14:paraId="51A6084B" w14:textId="77777777" w:rsidR="005B6842" w:rsidRPr="005B6842" w:rsidRDefault="005B6842" w:rsidP="00C45809">
            <w:pPr>
              <w:pStyle w:val="af8"/>
              <w:rPr>
                <w:moveTo w:id="13086" w:author="Masato YOSHIKAWA" w:date="2026-01-20T12:21:00Z" w16du:dateUtc="2026-01-20T03:21:00Z"/>
                <w:rFonts w:ascii="Times New Roman" w:eastAsia="ＭＳ 明朝" w:hAnsi="Times New Roman" w:cs="Times New Roman"/>
                <w:rPrChange w:id="13087" w:author="Masato YOSHIKAWA" w:date="2026-01-20T12:23:00Z" w16du:dateUtc="2026-01-20T03:23:00Z">
                  <w:rPr>
                    <w:moveTo w:id="13088" w:author="Masato YOSHIKAWA" w:date="2026-01-20T12:21:00Z" w16du:dateUtc="2026-01-20T03:21:00Z"/>
                    <w:rFonts w:ascii="ＭＳ 明朝" w:eastAsia="ＭＳ 明朝" w:hAnsi="ＭＳ 明朝"/>
                  </w:rPr>
                </w:rPrChange>
              </w:rPr>
            </w:pPr>
            <w:moveTo w:id="13089" w:author="Masato YOSHIKAWA" w:date="2026-01-20T12:21:00Z" w16du:dateUtc="2026-01-20T03:21:00Z">
              <w:r w:rsidRPr="005B6842">
                <w:rPr>
                  <w:rFonts w:ascii="Times New Roman" w:eastAsia="ＭＳ 明朝" w:hAnsi="Times New Roman" w:cs="Times New Roman"/>
                  <w:rPrChange w:id="13090" w:author="Masato YOSHIKAWA" w:date="2026-01-20T12:23:00Z" w16du:dateUtc="2026-01-20T03:23:00Z">
                    <w:rPr>
                      <w:rFonts w:ascii="ＭＳ 明朝" w:eastAsia="ＭＳ 明朝" w:hAnsi="ＭＳ 明朝"/>
                    </w:rPr>
                  </w:rPrChange>
                </w:rPr>
                <w:t>Reduction</w:t>
              </w:r>
            </w:moveTo>
          </w:p>
        </w:tc>
        <w:tc>
          <w:tcPr>
            <w:tcW w:w="831" w:type="pct"/>
          </w:tcPr>
          <w:p w14:paraId="699905C0" w14:textId="77777777" w:rsidR="005B6842" w:rsidRPr="005B6842" w:rsidRDefault="005B6842" w:rsidP="00C45809">
            <w:pPr>
              <w:pStyle w:val="af8"/>
              <w:rPr>
                <w:moveTo w:id="13091" w:author="Masato YOSHIKAWA" w:date="2026-01-20T12:21:00Z" w16du:dateUtc="2026-01-20T03:21:00Z"/>
                <w:rFonts w:ascii="Times New Roman" w:eastAsia="ＭＳ 明朝" w:hAnsi="Times New Roman" w:cs="Times New Roman"/>
                <w:rPrChange w:id="13092" w:author="Masato YOSHIKAWA" w:date="2026-01-20T12:23:00Z" w16du:dateUtc="2026-01-20T03:23:00Z">
                  <w:rPr>
                    <w:moveTo w:id="13093" w:author="Masato YOSHIKAWA" w:date="2026-01-20T12:21:00Z" w16du:dateUtc="2026-01-20T03:21:00Z"/>
                    <w:rFonts w:ascii="ＭＳ 明朝" w:eastAsia="ＭＳ 明朝" w:hAnsi="ＭＳ 明朝"/>
                  </w:rPr>
                </w:rPrChange>
              </w:rPr>
            </w:pPr>
            <w:moveTo w:id="13094" w:author="Masato YOSHIKAWA" w:date="2026-01-20T12:21:00Z" w16du:dateUtc="2026-01-20T03:21:00Z">
              <w:r w:rsidRPr="005B6842">
                <w:rPr>
                  <w:rFonts w:ascii="Times New Roman" w:eastAsia="ＭＳ 明朝" w:hAnsi="Times New Roman" w:cs="Times New Roman"/>
                  <w:rPrChange w:id="13095" w:author="Masato YOSHIKAWA" w:date="2026-01-20T12:23:00Z" w16du:dateUtc="2026-01-20T03:23:00Z">
                    <w:rPr>
                      <w:rFonts w:ascii="ＭＳ 明朝" w:eastAsia="ＭＳ 明朝" w:hAnsi="ＭＳ 明朝"/>
                    </w:rPr>
                  </w:rPrChange>
                </w:rPr>
                <w:t>Denial</w:t>
              </w:r>
            </w:moveTo>
          </w:p>
        </w:tc>
      </w:tr>
      <w:tr w:rsidR="005B6842" w:rsidRPr="005B6842" w14:paraId="392408BB" w14:textId="77777777" w:rsidTr="00C45809">
        <w:tc>
          <w:tcPr>
            <w:tcW w:w="582" w:type="pct"/>
          </w:tcPr>
          <w:p w14:paraId="492CE36B" w14:textId="77777777" w:rsidR="005B6842" w:rsidRPr="005B6842" w:rsidRDefault="005B6842" w:rsidP="00C45809">
            <w:pPr>
              <w:pStyle w:val="af8"/>
              <w:rPr>
                <w:moveTo w:id="13096" w:author="Masato YOSHIKAWA" w:date="2026-01-20T12:21:00Z" w16du:dateUtc="2026-01-20T03:21:00Z"/>
                <w:rFonts w:ascii="Times New Roman" w:eastAsia="ＭＳ 明朝" w:hAnsi="Times New Roman" w:cs="Times New Roman"/>
                <w:rPrChange w:id="13097" w:author="Masato YOSHIKAWA" w:date="2026-01-20T12:23:00Z" w16du:dateUtc="2026-01-20T03:23:00Z">
                  <w:rPr>
                    <w:moveTo w:id="13098" w:author="Masato YOSHIKAWA" w:date="2026-01-20T12:21:00Z" w16du:dateUtc="2026-01-20T03:21:00Z"/>
                    <w:rFonts w:ascii="ＭＳ 明朝" w:eastAsia="ＭＳ 明朝" w:hAnsi="ＭＳ 明朝"/>
                  </w:rPr>
                </w:rPrChange>
              </w:rPr>
            </w:pPr>
            <w:moveTo w:id="13099" w:author="Masato YOSHIKAWA" w:date="2026-01-20T12:21:00Z" w16du:dateUtc="2026-01-20T03:21:00Z">
              <w:r w:rsidRPr="005B6842">
                <w:rPr>
                  <w:rFonts w:ascii="Times New Roman" w:eastAsia="ＭＳ 明朝" w:hAnsi="Times New Roman" w:cs="Times New Roman" w:hint="eastAsia"/>
                  <w:rPrChange w:id="13100" w:author="Masato YOSHIKAWA" w:date="2026-01-20T12:23:00Z" w16du:dateUtc="2026-01-20T03:23:00Z">
                    <w:rPr>
                      <w:rFonts w:ascii="ＭＳ 明朝" w:eastAsia="ＭＳ 明朝" w:hAnsi="ＭＳ 明朝" w:hint="eastAsia"/>
                    </w:rPr>
                  </w:rPrChange>
                </w:rPr>
                <w:t>謙遜</w:t>
              </w:r>
            </w:moveTo>
          </w:p>
        </w:tc>
        <w:tc>
          <w:tcPr>
            <w:tcW w:w="583" w:type="pct"/>
          </w:tcPr>
          <w:p w14:paraId="5A1D4913" w14:textId="77777777" w:rsidR="005B6842" w:rsidRPr="005B6842" w:rsidRDefault="005B6842" w:rsidP="00C45809">
            <w:pPr>
              <w:pStyle w:val="af8"/>
              <w:rPr>
                <w:moveTo w:id="13101" w:author="Masato YOSHIKAWA" w:date="2026-01-20T12:21:00Z" w16du:dateUtc="2026-01-20T03:21:00Z"/>
                <w:rFonts w:ascii="Times New Roman" w:eastAsia="ＭＳ 明朝" w:hAnsi="Times New Roman" w:cs="Times New Roman"/>
                <w:rPrChange w:id="13102" w:author="Masato YOSHIKAWA" w:date="2026-01-20T12:23:00Z" w16du:dateUtc="2026-01-20T03:23:00Z">
                  <w:rPr>
                    <w:moveTo w:id="13103" w:author="Masato YOSHIKAWA" w:date="2026-01-20T12:21:00Z" w16du:dateUtc="2026-01-20T03:21:00Z"/>
                    <w:rFonts w:ascii="ＭＳ 明朝" w:eastAsia="ＭＳ 明朝" w:hAnsi="ＭＳ 明朝"/>
                  </w:rPr>
                </w:rPrChange>
              </w:rPr>
            </w:pPr>
            <w:moveTo w:id="13104" w:author="Masato YOSHIKAWA" w:date="2026-01-20T12:21:00Z" w16du:dateUtc="2026-01-20T03:21:00Z">
              <w:r w:rsidRPr="005B6842">
                <w:rPr>
                  <w:rFonts w:ascii="Times New Roman" w:eastAsia="ＭＳ 明朝" w:hAnsi="Times New Roman" w:cs="Times New Roman"/>
                  <w:rPrChange w:id="13105" w:author="Masato YOSHIKAWA" w:date="2026-01-20T12:23:00Z" w16du:dateUtc="2026-01-20T03:23:00Z">
                    <w:rPr>
                      <w:rFonts w:ascii="ＭＳ 明朝" w:eastAsia="ＭＳ 明朝" w:hAnsi="ＭＳ 明朝"/>
                    </w:rPr>
                  </w:rPrChange>
                </w:rPr>
                <w:t>modest</w:t>
              </w:r>
            </w:moveTo>
          </w:p>
        </w:tc>
        <w:tc>
          <w:tcPr>
            <w:tcW w:w="629" w:type="pct"/>
          </w:tcPr>
          <w:p w14:paraId="30894980" w14:textId="77777777" w:rsidR="005B6842" w:rsidRPr="005B6842" w:rsidRDefault="005B6842" w:rsidP="00C45809">
            <w:pPr>
              <w:pStyle w:val="af8"/>
              <w:rPr>
                <w:moveTo w:id="13106" w:author="Masato YOSHIKAWA" w:date="2026-01-20T12:21:00Z" w16du:dateUtc="2026-01-20T03:21:00Z"/>
                <w:rFonts w:ascii="Times New Roman" w:eastAsia="ＭＳ 明朝" w:hAnsi="Times New Roman" w:cs="Times New Roman"/>
                <w:rPrChange w:id="13107" w:author="Masato YOSHIKAWA" w:date="2026-01-20T12:23:00Z" w16du:dateUtc="2026-01-20T03:23:00Z">
                  <w:rPr>
                    <w:moveTo w:id="13108" w:author="Masato YOSHIKAWA" w:date="2026-01-20T12:21:00Z" w16du:dateUtc="2026-01-20T03:21:00Z"/>
                    <w:rFonts w:ascii="ＭＳ 明朝" w:eastAsia="ＭＳ 明朝" w:hAnsi="ＭＳ 明朝"/>
                  </w:rPr>
                </w:rPrChange>
              </w:rPr>
            </w:pPr>
            <w:moveTo w:id="13109" w:author="Masato YOSHIKAWA" w:date="2026-01-20T12:21:00Z" w16du:dateUtc="2026-01-20T03:21:00Z">
              <w:r w:rsidRPr="005B6842">
                <w:rPr>
                  <w:rFonts w:ascii="Times New Roman" w:eastAsia="ＭＳ 明朝" w:hAnsi="Times New Roman" w:cs="Times New Roman"/>
                  <w:rPrChange w:id="13110" w:author="Masato YOSHIKAWA" w:date="2026-01-20T12:23:00Z" w16du:dateUtc="2026-01-20T03:23:00Z">
                    <w:rPr>
                      <w:rFonts w:ascii="ＭＳ 明朝" w:eastAsia="ＭＳ 明朝" w:hAnsi="ＭＳ 明朝"/>
                    </w:rPr>
                  </w:rPrChange>
                </w:rPr>
                <w:t>modest</w:t>
              </w:r>
            </w:moveTo>
          </w:p>
        </w:tc>
        <w:tc>
          <w:tcPr>
            <w:tcW w:w="779" w:type="pct"/>
          </w:tcPr>
          <w:p w14:paraId="1DD5870C" w14:textId="77777777" w:rsidR="005B6842" w:rsidRPr="005B6842" w:rsidRDefault="005B6842" w:rsidP="00C45809">
            <w:pPr>
              <w:pStyle w:val="af8"/>
              <w:rPr>
                <w:moveTo w:id="13111" w:author="Masato YOSHIKAWA" w:date="2026-01-20T12:21:00Z" w16du:dateUtc="2026-01-20T03:21:00Z"/>
                <w:rFonts w:ascii="Times New Roman" w:eastAsia="ＭＳ 明朝" w:hAnsi="Times New Roman" w:cs="Times New Roman"/>
                <w:rPrChange w:id="13112" w:author="Masato YOSHIKAWA" w:date="2026-01-20T12:23:00Z" w16du:dateUtc="2026-01-20T03:23:00Z">
                  <w:rPr>
                    <w:moveTo w:id="13113" w:author="Masato YOSHIKAWA" w:date="2026-01-20T12:21:00Z" w16du:dateUtc="2026-01-20T03:21:00Z"/>
                    <w:rFonts w:ascii="ＭＳ 明朝" w:eastAsia="ＭＳ 明朝" w:hAnsi="ＭＳ 明朝"/>
                  </w:rPr>
                </w:rPrChange>
              </w:rPr>
            </w:pPr>
            <w:moveTo w:id="13114" w:author="Masato YOSHIKAWA" w:date="2026-01-20T12:21:00Z" w16du:dateUtc="2026-01-20T03:21:00Z">
              <w:r w:rsidRPr="005B6842">
                <w:rPr>
                  <w:rFonts w:ascii="Times New Roman" w:eastAsia="ＭＳ 明朝" w:hAnsi="Times New Roman" w:cs="Times New Roman"/>
                  <w:rPrChange w:id="13115" w:author="Masato YOSHIKAWA" w:date="2026-01-20T12:23:00Z" w16du:dateUtc="2026-01-20T03:23:00Z">
                    <w:rPr>
                      <w:rFonts w:ascii="ＭＳ 明朝" w:eastAsia="ＭＳ 明朝" w:hAnsi="ＭＳ 明朝"/>
                    </w:rPr>
                  </w:rPrChange>
                </w:rPr>
                <w:t>Established equivalent</w:t>
              </w:r>
            </w:moveTo>
          </w:p>
        </w:tc>
        <w:tc>
          <w:tcPr>
            <w:tcW w:w="744" w:type="pct"/>
          </w:tcPr>
          <w:p w14:paraId="23AA9F25" w14:textId="77777777" w:rsidR="005B6842" w:rsidRPr="005B6842" w:rsidRDefault="005B6842" w:rsidP="00C45809">
            <w:pPr>
              <w:pStyle w:val="af8"/>
              <w:rPr>
                <w:moveTo w:id="13116" w:author="Masato YOSHIKAWA" w:date="2026-01-20T12:21:00Z" w16du:dateUtc="2026-01-20T03:21:00Z"/>
                <w:rFonts w:ascii="Times New Roman" w:eastAsia="ＭＳ 明朝" w:hAnsi="Times New Roman" w:cs="Times New Roman"/>
                <w:rPrChange w:id="13117" w:author="Masato YOSHIKAWA" w:date="2026-01-20T12:23:00Z" w16du:dateUtc="2026-01-20T03:23:00Z">
                  <w:rPr>
                    <w:moveTo w:id="13118" w:author="Masato YOSHIKAWA" w:date="2026-01-20T12:21:00Z" w16du:dateUtc="2026-01-20T03:21:00Z"/>
                    <w:rFonts w:ascii="ＭＳ 明朝" w:eastAsia="ＭＳ 明朝" w:hAnsi="ＭＳ 明朝"/>
                  </w:rPr>
                </w:rPrChange>
              </w:rPr>
            </w:pPr>
            <w:moveTo w:id="13119" w:author="Masato YOSHIKAWA" w:date="2026-01-20T12:21:00Z" w16du:dateUtc="2026-01-20T03:21:00Z">
              <w:r w:rsidRPr="005B6842">
                <w:rPr>
                  <w:rFonts w:ascii="Times New Roman" w:eastAsia="ＭＳ 明朝" w:hAnsi="Times New Roman" w:cs="Times New Roman"/>
                  <w:rPrChange w:id="13120" w:author="Masato YOSHIKAWA" w:date="2026-01-20T12:23:00Z" w16du:dateUtc="2026-01-20T03:23:00Z">
                    <w:rPr>
                      <w:rFonts w:ascii="ＭＳ 明朝" w:eastAsia="ＭＳ 明朝" w:hAnsi="ＭＳ 明朝"/>
                    </w:rPr>
                  </w:rPrChange>
                </w:rPr>
                <w:t>Minimization</w:t>
              </w:r>
            </w:moveTo>
          </w:p>
        </w:tc>
        <w:tc>
          <w:tcPr>
            <w:tcW w:w="851" w:type="pct"/>
          </w:tcPr>
          <w:p w14:paraId="63A8025D" w14:textId="77777777" w:rsidR="005B6842" w:rsidRPr="005B6842" w:rsidRDefault="005B6842" w:rsidP="00C45809">
            <w:pPr>
              <w:pStyle w:val="af8"/>
              <w:rPr>
                <w:moveTo w:id="13121" w:author="Masato YOSHIKAWA" w:date="2026-01-20T12:21:00Z" w16du:dateUtc="2026-01-20T03:21:00Z"/>
                <w:rFonts w:ascii="Times New Roman" w:eastAsia="ＭＳ 明朝" w:hAnsi="Times New Roman" w:cs="Times New Roman"/>
                <w:rPrChange w:id="13122" w:author="Masato YOSHIKAWA" w:date="2026-01-20T12:23:00Z" w16du:dateUtc="2026-01-20T03:23:00Z">
                  <w:rPr>
                    <w:moveTo w:id="13123" w:author="Masato YOSHIKAWA" w:date="2026-01-20T12:21:00Z" w16du:dateUtc="2026-01-20T03:21:00Z"/>
                    <w:rFonts w:ascii="ＭＳ 明朝" w:eastAsia="ＭＳ 明朝" w:hAnsi="ＭＳ 明朝"/>
                  </w:rPr>
                </w:rPrChange>
              </w:rPr>
            </w:pPr>
            <w:moveTo w:id="13124" w:author="Masato YOSHIKAWA" w:date="2026-01-20T12:21:00Z" w16du:dateUtc="2026-01-20T03:21:00Z">
              <w:r w:rsidRPr="005B6842">
                <w:rPr>
                  <w:rFonts w:ascii="Times New Roman" w:eastAsia="ＭＳ 明朝" w:hAnsi="Times New Roman" w:cs="Times New Roman"/>
                  <w:rPrChange w:id="13125" w:author="Masato YOSHIKAWA" w:date="2026-01-20T12:23:00Z" w16du:dateUtc="2026-01-20T03:23:00Z">
                    <w:rPr>
                      <w:rFonts w:ascii="ＭＳ 明朝" w:eastAsia="ＭＳ 明朝" w:hAnsi="ＭＳ 明朝"/>
                    </w:rPr>
                  </w:rPrChange>
                </w:rPr>
                <w:t>Established equivalent</w:t>
              </w:r>
            </w:moveTo>
          </w:p>
        </w:tc>
        <w:tc>
          <w:tcPr>
            <w:tcW w:w="831" w:type="pct"/>
          </w:tcPr>
          <w:p w14:paraId="3F6FA544" w14:textId="77777777" w:rsidR="005B6842" w:rsidRPr="005B6842" w:rsidRDefault="005B6842" w:rsidP="00C45809">
            <w:pPr>
              <w:pStyle w:val="af8"/>
              <w:rPr>
                <w:moveTo w:id="13126" w:author="Masato YOSHIKAWA" w:date="2026-01-20T12:21:00Z" w16du:dateUtc="2026-01-20T03:21:00Z"/>
                <w:rFonts w:ascii="Times New Roman" w:eastAsia="ＭＳ 明朝" w:hAnsi="Times New Roman" w:cs="Times New Roman"/>
                <w:rPrChange w:id="13127" w:author="Masato YOSHIKAWA" w:date="2026-01-20T12:23:00Z" w16du:dateUtc="2026-01-20T03:23:00Z">
                  <w:rPr>
                    <w:moveTo w:id="13128" w:author="Masato YOSHIKAWA" w:date="2026-01-20T12:21:00Z" w16du:dateUtc="2026-01-20T03:21:00Z"/>
                    <w:rFonts w:ascii="ＭＳ 明朝" w:eastAsia="ＭＳ 明朝" w:hAnsi="ＭＳ 明朝"/>
                  </w:rPr>
                </w:rPrChange>
              </w:rPr>
            </w:pPr>
            <w:moveTo w:id="13129" w:author="Masato YOSHIKAWA" w:date="2026-01-20T12:21:00Z" w16du:dateUtc="2026-01-20T03:21:00Z">
              <w:r w:rsidRPr="005B6842">
                <w:rPr>
                  <w:rFonts w:ascii="Times New Roman" w:eastAsia="ＭＳ 明朝" w:hAnsi="Times New Roman" w:cs="Times New Roman"/>
                  <w:rPrChange w:id="13130" w:author="Masato YOSHIKAWA" w:date="2026-01-20T12:23:00Z" w16du:dateUtc="2026-01-20T03:23:00Z">
                    <w:rPr>
                      <w:rFonts w:ascii="ＭＳ 明朝" w:eastAsia="ＭＳ 明朝" w:hAnsi="ＭＳ 明朝"/>
                    </w:rPr>
                  </w:rPrChange>
                </w:rPr>
                <w:t>Minimization</w:t>
              </w:r>
            </w:moveTo>
          </w:p>
        </w:tc>
      </w:tr>
      <w:tr w:rsidR="005B6842" w:rsidRPr="005B6842" w14:paraId="421A3B43" w14:textId="77777777" w:rsidTr="00C45809">
        <w:tc>
          <w:tcPr>
            <w:tcW w:w="582" w:type="pct"/>
          </w:tcPr>
          <w:p w14:paraId="366FBE68" w14:textId="77777777" w:rsidR="005B6842" w:rsidRPr="005B6842" w:rsidRDefault="005B6842" w:rsidP="00C45809">
            <w:pPr>
              <w:pStyle w:val="af8"/>
              <w:rPr>
                <w:moveTo w:id="13131" w:author="Masato YOSHIKAWA" w:date="2026-01-20T12:21:00Z" w16du:dateUtc="2026-01-20T03:21:00Z"/>
                <w:rFonts w:ascii="Times New Roman" w:eastAsia="ＭＳ 明朝" w:hAnsi="Times New Roman" w:cs="Times New Roman"/>
                <w:rPrChange w:id="13132" w:author="Masato YOSHIKAWA" w:date="2026-01-20T12:23:00Z" w16du:dateUtc="2026-01-20T03:23:00Z">
                  <w:rPr>
                    <w:moveTo w:id="13133" w:author="Masato YOSHIKAWA" w:date="2026-01-20T12:21:00Z" w16du:dateUtc="2026-01-20T03:21:00Z"/>
                    <w:rFonts w:ascii="ＭＳ 明朝" w:eastAsia="ＭＳ 明朝" w:hAnsi="ＭＳ 明朝"/>
                  </w:rPr>
                </w:rPrChange>
              </w:rPr>
            </w:pPr>
            <w:moveTo w:id="13134" w:author="Masato YOSHIKAWA" w:date="2026-01-20T12:21:00Z" w16du:dateUtc="2026-01-20T03:21:00Z">
              <w:r w:rsidRPr="005B6842">
                <w:rPr>
                  <w:rFonts w:ascii="Times New Roman" w:eastAsia="ＭＳ 明朝" w:hAnsi="Times New Roman" w:cs="Times New Roman" w:hint="eastAsia"/>
                  <w:rPrChange w:id="13135" w:author="Masato YOSHIKAWA" w:date="2026-01-20T12:23:00Z" w16du:dateUtc="2026-01-20T03:23:00Z">
                    <w:rPr>
                      <w:rFonts w:ascii="ＭＳ 明朝" w:eastAsia="ＭＳ 明朝" w:hAnsi="ＭＳ 明朝" w:hint="eastAsia"/>
                    </w:rPr>
                  </w:rPrChange>
                </w:rPr>
                <w:t>東京</w:t>
              </w:r>
            </w:moveTo>
          </w:p>
        </w:tc>
        <w:tc>
          <w:tcPr>
            <w:tcW w:w="583" w:type="pct"/>
          </w:tcPr>
          <w:p w14:paraId="77E878C4" w14:textId="77777777" w:rsidR="005B6842" w:rsidRPr="005B6842" w:rsidRDefault="005B6842" w:rsidP="00C45809">
            <w:pPr>
              <w:pStyle w:val="af8"/>
              <w:rPr>
                <w:moveTo w:id="13136" w:author="Masato YOSHIKAWA" w:date="2026-01-20T12:21:00Z" w16du:dateUtc="2026-01-20T03:21:00Z"/>
                <w:rFonts w:ascii="Times New Roman" w:eastAsia="ＭＳ 明朝" w:hAnsi="Times New Roman" w:cs="Times New Roman"/>
                <w:rPrChange w:id="13137" w:author="Masato YOSHIKAWA" w:date="2026-01-20T12:23:00Z" w16du:dateUtc="2026-01-20T03:23:00Z">
                  <w:rPr>
                    <w:moveTo w:id="13138" w:author="Masato YOSHIKAWA" w:date="2026-01-20T12:21:00Z" w16du:dateUtc="2026-01-20T03:21:00Z"/>
                    <w:rFonts w:ascii="ＭＳ 明朝" w:eastAsia="ＭＳ 明朝" w:hAnsi="ＭＳ 明朝"/>
                  </w:rPr>
                </w:rPrChange>
              </w:rPr>
            </w:pPr>
            <w:moveTo w:id="13139" w:author="Masato YOSHIKAWA" w:date="2026-01-20T12:21:00Z" w16du:dateUtc="2026-01-20T03:21:00Z">
              <w:r w:rsidRPr="005B6842">
                <w:rPr>
                  <w:rFonts w:ascii="Times New Roman" w:eastAsia="ＭＳ 明朝" w:hAnsi="Times New Roman" w:cs="Times New Roman"/>
                  <w:rPrChange w:id="13140" w:author="Masato YOSHIKAWA" w:date="2026-01-20T12:23:00Z" w16du:dateUtc="2026-01-20T03:23:00Z">
                    <w:rPr>
                      <w:rFonts w:ascii="ＭＳ 明朝" w:eastAsia="ＭＳ 明朝" w:hAnsi="ＭＳ 明朝"/>
                    </w:rPr>
                  </w:rPrChange>
                </w:rPr>
                <w:t>Tokyo</w:t>
              </w:r>
            </w:moveTo>
          </w:p>
        </w:tc>
        <w:tc>
          <w:tcPr>
            <w:tcW w:w="629" w:type="pct"/>
          </w:tcPr>
          <w:p w14:paraId="2C6DE101" w14:textId="77777777" w:rsidR="005B6842" w:rsidRPr="005B6842" w:rsidRDefault="005B6842" w:rsidP="00C45809">
            <w:pPr>
              <w:pStyle w:val="af8"/>
              <w:rPr>
                <w:moveTo w:id="13141" w:author="Masato YOSHIKAWA" w:date="2026-01-20T12:21:00Z" w16du:dateUtc="2026-01-20T03:21:00Z"/>
                <w:rFonts w:ascii="Times New Roman" w:eastAsia="ＭＳ 明朝" w:hAnsi="Times New Roman" w:cs="Times New Roman"/>
                <w:rPrChange w:id="13142" w:author="Masato YOSHIKAWA" w:date="2026-01-20T12:23:00Z" w16du:dateUtc="2026-01-20T03:23:00Z">
                  <w:rPr>
                    <w:moveTo w:id="13143" w:author="Masato YOSHIKAWA" w:date="2026-01-20T12:21:00Z" w16du:dateUtc="2026-01-20T03:21:00Z"/>
                    <w:rFonts w:ascii="ＭＳ 明朝" w:eastAsia="ＭＳ 明朝" w:hAnsi="ＭＳ 明朝"/>
                  </w:rPr>
                </w:rPrChange>
              </w:rPr>
            </w:pPr>
            <w:moveTo w:id="13144" w:author="Masato YOSHIKAWA" w:date="2026-01-20T12:21:00Z" w16du:dateUtc="2026-01-20T03:21:00Z">
              <w:r w:rsidRPr="005B6842">
                <w:rPr>
                  <w:rFonts w:ascii="Times New Roman" w:eastAsia="ＭＳ 明朝" w:hAnsi="Times New Roman" w:cs="Times New Roman"/>
                  <w:rPrChange w:id="13145" w:author="Masato YOSHIKAWA" w:date="2026-01-20T12:23:00Z" w16du:dateUtc="2026-01-20T03:23:00Z">
                    <w:rPr>
                      <w:rFonts w:ascii="ＭＳ 明朝" w:eastAsia="ＭＳ 明朝" w:hAnsi="ＭＳ 明朝"/>
                    </w:rPr>
                  </w:rPrChange>
                </w:rPr>
                <w:t>Tokyo</w:t>
              </w:r>
            </w:moveTo>
          </w:p>
        </w:tc>
        <w:tc>
          <w:tcPr>
            <w:tcW w:w="779" w:type="pct"/>
          </w:tcPr>
          <w:p w14:paraId="0E5DA920" w14:textId="77777777" w:rsidR="005B6842" w:rsidRPr="005B6842" w:rsidRDefault="005B6842" w:rsidP="00C45809">
            <w:pPr>
              <w:pStyle w:val="af8"/>
              <w:rPr>
                <w:moveTo w:id="13146" w:author="Masato YOSHIKAWA" w:date="2026-01-20T12:21:00Z" w16du:dateUtc="2026-01-20T03:21:00Z"/>
                <w:rFonts w:ascii="Times New Roman" w:eastAsia="ＭＳ 明朝" w:hAnsi="Times New Roman" w:cs="Times New Roman"/>
                <w:rPrChange w:id="13147" w:author="Masato YOSHIKAWA" w:date="2026-01-20T12:23:00Z" w16du:dateUtc="2026-01-20T03:23:00Z">
                  <w:rPr>
                    <w:moveTo w:id="13148" w:author="Masato YOSHIKAWA" w:date="2026-01-20T12:21:00Z" w16du:dateUtc="2026-01-20T03:21:00Z"/>
                    <w:rFonts w:ascii="ＭＳ 明朝" w:eastAsia="ＭＳ 明朝" w:hAnsi="ＭＳ 明朝"/>
                  </w:rPr>
                </w:rPrChange>
              </w:rPr>
            </w:pPr>
            <w:moveTo w:id="13149" w:author="Masato YOSHIKAWA" w:date="2026-01-20T12:21:00Z" w16du:dateUtc="2026-01-20T03:21:00Z">
              <w:r w:rsidRPr="005B6842">
                <w:rPr>
                  <w:rFonts w:ascii="Times New Roman" w:eastAsia="ＭＳ 明朝" w:hAnsi="Times New Roman" w:cs="Times New Roman"/>
                  <w:rPrChange w:id="13150" w:author="Masato YOSHIKAWA" w:date="2026-01-20T12:23:00Z" w16du:dateUtc="2026-01-20T03:23:00Z">
                    <w:rPr>
                      <w:rFonts w:ascii="ＭＳ 明朝" w:eastAsia="ＭＳ 明朝" w:hAnsi="ＭＳ 明朝"/>
                    </w:rPr>
                  </w:rPrChange>
                </w:rPr>
                <w:t>Borrowing</w:t>
              </w:r>
            </w:moveTo>
          </w:p>
        </w:tc>
        <w:tc>
          <w:tcPr>
            <w:tcW w:w="744" w:type="pct"/>
          </w:tcPr>
          <w:p w14:paraId="3A2DE839" w14:textId="77777777" w:rsidR="005B6842" w:rsidRPr="005B6842" w:rsidRDefault="005B6842" w:rsidP="00C45809">
            <w:pPr>
              <w:pStyle w:val="af8"/>
              <w:rPr>
                <w:moveTo w:id="13151" w:author="Masato YOSHIKAWA" w:date="2026-01-20T12:21:00Z" w16du:dateUtc="2026-01-20T03:21:00Z"/>
                <w:rFonts w:ascii="Times New Roman" w:eastAsia="ＭＳ 明朝" w:hAnsi="Times New Roman" w:cs="Times New Roman"/>
                <w:rPrChange w:id="13152" w:author="Masato YOSHIKAWA" w:date="2026-01-20T12:23:00Z" w16du:dateUtc="2026-01-20T03:23:00Z">
                  <w:rPr>
                    <w:moveTo w:id="13153" w:author="Masato YOSHIKAWA" w:date="2026-01-20T12:21:00Z" w16du:dateUtc="2026-01-20T03:21:00Z"/>
                    <w:rFonts w:ascii="ＭＳ 明朝" w:eastAsia="ＭＳ 明朝" w:hAnsi="ＭＳ 明朝"/>
                  </w:rPr>
                </w:rPrChange>
              </w:rPr>
            </w:pPr>
            <w:moveTo w:id="13154" w:author="Masato YOSHIKAWA" w:date="2026-01-20T12:21:00Z" w16du:dateUtc="2026-01-20T03:21:00Z">
              <w:r w:rsidRPr="005B6842">
                <w:rPr>
                  <w:rFonts w:ascii="Times New Roman" w:eastAsia="ＭＳ 明朝" w:hAnsi="Times New Roman" w:cs="Times New Roman"/>
                  <w:rPrChange w:id="13155" w:author="Masato YOSHIKAWA" w:date="2026-01-20T12:23:00Z" w16du:dateUtc="2026-01-20T03:23:00Z">
                    <w:rPr>
                      <w:rFonts w:ascii="ＭＳ 明朝" w:eastAsia="ＭＳ 明朝" w:hAnsi="ＭＳ 明朝"/>
                    </w:rPr>
                  </w:rPrChange>
                </w:rPr>
                <w:t>Acceptance</w:t>
              </w:r>
            </w:moveTo>
          </w:p>
        </w:tc>
        <w:tc>
          <w:tcPr>
            <w:tcW w:w="851" w:type="pct"/>
          </w:tcPr>
          <w:p w14:paraId="0E32A402" w14:textId="77777777" w:rsidR="005B6842" w:rsidRPr="005B6842" w:rsidRDefault="005B6842" w:rsidP="00C45809">
            <w:pPr>
              <w:pStyle w:val="af8"/>
              <w:rPr>
                <w:moveTo w:id="13156" w:author="Masato YOSHIKAWA" w:date="2026-01-20T12:21:00Z" w16du:dateUtc="2026-01-20T03:21:00Z"/>
                <w:rFonts w:ascii="Times New Roman" w:eastAsia="ＭＳ 明朝" w:hAnsi="Times New Roman" w:cs="Times New Roman"/>
                <w:rPrChange w:id="13157" w:author="Masato YOSHIKAWA" w:date="2026-01-20T12:23:00Z" w16du:dateUtc="2026-01-20T03:23:00Z">
                  <w:rPr>
                    <w:moveTo w:id="13158" w:author="Masato YOSHIKAWA" w:date="2026-01-20T12:21:00Z" w16du:dateUtc="2026-01-20T03:21:00Z"/>
                    <w:rFonts w:ascii="ＭＳ 明朝" w:eastAsia="ＭＳ 明朝" w:hAnsi="ＭＳ 明朝"/>
                  </w:rPr>
                </w:rPrChange>
              </w:rPr>
            </w:pPr>
            <w:moveTo w:id="13159" w:author="Masato YOSHIKAWA" w:date="2026-01-20T12:21:00Z" w16du:dateUtc="2026-01-20T03:21:00Z">
              <w:r w:rsidRPr="005B6842">
                <w:rPr>
                  <w:rFonts w:ascii="Times New Roman" w:eastAsia="ＭＳ 明朝" w:hAnsi="Times New Roman" w:cs="Times New Roman"/>
                  <w:rPrChange w:id="13160" w:author="Masato YOSHIKAWA" w:date="2026-01-20T12:23:00Z" w16du:dateUtc="2026-01-20T03:23:00Z">
                    <w:rPr>
                      <w:rFonts w:ascii="ＭＳ 明朝" w:eastAsia="ＭＳ 明朝" w:hAnsi="ＭＳ 明朝"/>
                    </w:rPr>
                  </w:rPrChange>
                </w:rPr>
                <w:t>Borrowing</w:t>
              </w:r>
            </w:moveTo>
          </w:p>
        </w:tc>
        <w:tc>
          <w:tcPr>
            <w:tcW w:w="831" w:type="pct"/>
          </w:tcPr>
          <w:p w14:paraId="47CA9746" w14:textId="77777777" w:rsidR="005B6842" w:rsidRPr="005B6842" w:rsidRDefault="005B6842" w:rsidP="00C45809">
            <w:pPr>
              <w:pStyle w:val="af8"/>
              <w:rPr>
                <w:moveTo w:id="13161" w:author="Masato YOSHIKAWA" w:date="2026-01-20T12:21:00Z" w16du:dateUtc="2026-01-20T03:21:00Z"/>
                <w:rFonts w:ascii="Times New Roman" w:eastAsia="ＭＳ 明朝" w:hAnsi="Times New Roman" w:cs="Times New Roman"/>
                <w:rPrChange w:id="13162" w:author="Masato YOSHIKAWA" w:date="2026-01-20T12:23:00Z" w16du:dateUtc="2026-01-20T03:23:00Z">
                  <w:rPr>
                    <w:moveTo w:id="13163" w:author="Masato YOSHIKAWA" w:date="2026-01-20T12:21:00Z" w16du:dateUtc="2026-01-20T03:21:00Z"/>
                    <w:rFonts w:ascii="ＭＳ 明朝" w:eastAsia="ＭＳ 明朝" w:hAnsi="ＭＳ 明朝"/>
                  </w:rPr>
                </w:rPrChange>
              </w:rPr>
            </w:pPr>
            <w:moveTo w:id="13164" w:author="Masato YOSHIKAWA" w:date="2026-01-20T12:21:00Z" w16du:dateUtc="2026-01-20T03:21:00Z">
              <w:r w:rsidRPr="005B6842">
                <w:rPr>
                  <w:rFonts w:ascii="Times New Roman" w:eastAsia="ＭＳ 明朝" w:hAnsi="Times New Roman" w:cs="Times New Roman"/>
                  <w:rPrChange w:id="13165" w:author="Masato YOSHIKAWA" w:date="2026-01-20T12:23:00Z" w16du:dateUtc="2026-01-20T03:23:00Z">
                    <w:rPr>
                      <w:rFonts w:ascii="ＭＳ 明朝" w:eastAsia="ＭＳ 明朝" w:hAnsi="ＭＳ 明朝"/>
                    </w:rPr>
                  </w:rPrChange>
                </w:rPr>
                <w:t>Acceptance</w:t>
              </w:r>
            </w:moveTo>
          </w:p>
        </w:tc>
      </w:tr>
      <w:tr w:rsidR="005B6842" w:rsidRPr="005B6842" w14:paraId="5B7A316D" w14:textId="77777777" w:rsidTr="00C45809">
        <w:tc>
          <w:tcPr>
            <w:tcW w:w="582" w:type="pct"/>
          </w:tcPr>
          <w:p w14:paraId="03604339" w14:textId="77777777" w:rsidR="005B6842" w:rsidRPr="005B6842" w:rsidRDefault="005B6842" w:rsidP="00C45809">
            <w:pPr>
              <w:pStyle w:val="af8"/>
              <w:rPr>
                <w:moveTo w:id="13166" w:author="Masato YOSHIKAWA" w:date="2026-01-20T12:21:00Z" w16du:dateUtc="2026-01-20T03:21:00Z"/>
                <w:rFonts w:ascii="Times New Roman" w:eastAsia="ＭＳ 明朝" w:hAnsi="Times New Roman" w:cs="Times New Roman"/>
                <w:rPrChange w:id="13167" w:author="Masato YOSHIKAWA" w:date="2026-01-20T12:23:00Z" w16du:dateUtc="2026-01-20T03:23:00Z">
                  <w:rPr>
                    <w:moveTo w:id="13168" w:author="Masato YOSHIKAWA" w:date="2026-01-20T12:21:00Z" w16du:dateUtc="2026-01-20T03:21:00Z"/>
                    <w:rFonts w:ascii="ＭＳ 明朝" w:eastAsia="ＭＳ 明朝" w:hAnsi="ＭＳ 明朝"/>
                  </w:rPr>
                </w:rPrChange>
              </w:rPr>
            </w:pPr>
            <w:moveTo w:id="13169" w:author="Masato YOSHIKAWA" w:date="2026-01-20T12:21:00Z" w16du:dateUtc="2026-01-20T03:21:00Z">
              <w:r w:rsidRPr="005B6842">
                <w:rPr>
                  <w:rFonts w:ascii="Times New Roman" w:eastAsia="ＭＳ 明朝" w:hAnsi="Times New Roman" w:cs="Times New Roman" w:hint="eastAsia"/>
                  <w:rPrChange w:id="13170" w:author="Masato YOSHIKAWA" w:date="2026-01-20T12:23:00Z" w16du:dateUtc="2026-01-20T03:23:00Z">
                    <w:rPr>
                      <w:rFonts w:ascii="ＭＳ 明朝" w:eastAsia="ＭＳ 明朝" w:hAnsi="ＭＳ 明朝" w:hint="eastAsia"/>
                    </w:rPr>
                  </w:rPrChange>
                </w:rPr>
                <w:t>鳥取</w:t>
              </w:r>
            </w:moveTo>
          </w:p>
        </w:tc>
        <w:tc>
          <w:tcPr>
            <w:tcW w:w="583" w:type="pct"/>
          </w:tcPr>
          <w:p w14:paraId="1EFF98EE" w14:textId="77777777" w:rsidR="005B6842" w:rsidRPr="005B6842" w:rsidRDefault="005B6842" w:rsidP="00C45809">
            <w:pPr>
              <w:pStyle w:val="af8"/>
              <w:rPr>
                <w:moveTo w:id="13171" w:author="Masato YOSHIKAWA" w:date="2026-01-20T12:21:00Z" w16du:dateUtc="2026-01-20T03:21:00Z"/>
                <w:rFonts w:ascii="Times New Roman" w:eastAsia="ＭＳ 明朝" w:hAnsi="Times New Roman" w:cs="Times New Roman"/>
                <w:rPrChange w:id="13172" w:author="Masato YOSHIKAWA" w:date="2026-01-20T12:23:00Z" w16du:dateUtc="2026-01-20T03:23:00Z">
                  <w:rPr>
                    <w:moveTo w:id="13173" w:author="Masato YOSHIKAWA" w:date="2026-01-20T12:21:00Z" w16du:dateUtc="2026-01-20T03:21:00Z"/>
                    <w:rFonts w:ascii="ＭＳ 明朝" w:eastAsia="ＭＳ 明朝" w:hAnsi="ＭＳ 明朝"/>
                  </w:rPr>
                </w:rPrChange>
              </w:rPr>
            </w:pPr>
            <w:moveTo w:id="13174" w:author="Masato YOSHIKAWA" w:date="2026-01-20T12:21:00Z" w16du:dateUtc="2026-01-20T03:21:00Z">
              <w:r w:rsidRPr="005B6842">
                <w:rPr>
                  <w:rFonts w:ascii="Times New Roman" w:eastAsia="ＭＳ 明朝" w:hAnsi="Times New Roman" w:cs="Times New Roman"/>
                  <w:rPrChange w:id="13175" w:author="Masato YOSHIKAWA" w:date="2026-01-20T12:23:00Z" w16du:dateUtc="2026-01-20T03:23:00Z">
                    <w:rPr>
                      <w:rFonts w:ascii="ＭＳ 明朝" w:eastAsia="ＭＳ 明朝" w:hAnsi="ＭＳ 明朝"/>
                    </w:rPr>
                  </w:rPrChange>
                </w:rPr>
                <w:t>Tottori</w:t>
              </w:r>
            </w:moveTo>
          </w:p>
        </w:tc>
        <w:tc>
          <w:tcPr>
            <w:tcW w:w="629" w:type="pct"/>
          </w:tcPr>
          <w:p w14:paraId="4E9AB747" w14:textId="77777777" w:rsidR="005B6842" w:rsidRPr="005B6842" w:rsidRDefault="005B6842" w:rsidP="00C45809">
            <w:pPr>
              <w:pStyle w:val="af8"/>
              <w:rPr>
                <w:moveTo w:id="13176" w:author="Masato YOSHIKAWA" w:date="2026-01-20T12:21:00Z" w16du:dateUtc="2026-01-20T03:21:00Z"/>
                <w:rFonts w:ascii="Times New Roman" w:eastAsia="ＭＳ 明朝" w:hAnsi="Times New Roman" w:cs="Times New Roman"/>
                <w:rPrChange w:id="13177" w:author="Masato YOSHIKAWA" w:date="2026-01-20T12:23:00Z" w16du:dateUtc="2026-01-20T03:23:00Z">
                  <w:rPr>
                    <w:moveTo w:id="13178" w:author="Masato YOSHIKAWA" w:date="2026-01-20T12:21:00Z" w16du:dateUtc="2026-01-20T03:21:00Z"/>
                    <w:rFonts w:ascii="ＭＳ 明朝" w:eastAsia="ＭＳ 明朝" w:hAnsi="ＭＳ 明朝"/>
                  </w:rPr>
                </w:rPrChange>
              </w:rPr>
            </w:pPr>
            <w:moveTo w:id="13179" w:author="Masato YOSHIKAWA" w:date="2026-01-20T12:21:00Z" w16du:dateUtc="2026-01-20T03:21:00Z">
              <w:r w:rsidRPr="005B6842">
                <w:rPr>
                  <w:rFonts w:ascii="Times New Roman" w:eastAsia="ＭＳ 明朝" w:hAnsi="Times New Roman" w:cs="Times New Roman"/>
                  <w:rPrChange w:id="13180" w:author="Masato YOSHIKAWA" w:date="2026-01-20T12:23:00Z" w16du:dateUtc="2026-01-20T03:23:00Z">
                    <w:rPr>
                      <w:rFonts w:ascii="ＭＳ 明朝" w:eastAsia="ＭＳ 明朝" w:hAnsi="ＭＳ 明朝"/>
                    </w:rPr>
                  </w:rPrChange>
                </w:rPr>
                <w:t>Tottori</w:t>
              </w:r>
            </w:moveTo>
          </w:p>
        </w:tc>
        <w:tc>
          <w:tcPr>
            <w:tcW w:w="779" w:type="pct"/>
          </w:tcPr>
          <w:p w14:paraId="20761050" w14:textId="77777777" w:rsidR="005B6842" w:rsidRPr="005B6842" w:rsidRDefault="005B6842" w:rsidP="00C45809">
            <w:pPr>
              <w:pStyle w:val="af8"/>
              <w:rPr>
                <w:moveTo w:id="13181" w:author="Masato YOSHIKAWA" w:date="2026-01-20T12:21:00Z" w16du:dateUtc="2026-01-20T03:21:00Z"/>
                <w:rFonts w:ascii="Times New Roman" w:eastAsia="ＭＳ 明朝" w:hAnsi="Times New Roman" w:cs="Times New Roman"/>
                <w:rPrChange w:id="13182" w:author="Masato YOSHIKAWA" w:date="2026-01-20T12:23:00Z" w16du:dateUtc="2026-01-20T03:23:00Z">
                  <w:rPr>
                    <w:moveTo w:id="13183" w:author="Masato YOSHIKAWA" w:date="2026-01-20T12:21:00Z" w16du:dateUtc="2026-01-20T03:21:00Z"/>
                    <w:rFonts w:ascii="ＭＳ 明朝" w:eastAsia="ＭＳ 明朝" w:hAnsi="ＭＳ 明朝"/>
                  </w:rPr>
                </w:rPrChange>
              </w:rPr>
            </w:pPr>
            <w:moveTo w:id="13184" w:author="Masato YOSHIKAWA" w:date="2026-01-20T12:21:00Z" w16du:dateUtc="2026-01-20T03:21:00Z">
              <w:r w:rsidRPr="005B6842">
                <w:rPr>
                  <w:rFonts w:ascii="Times New Roman" w:eastAsia="ＭＳ 明朝" w:hAnsi="Times New Roman" w:cs="Times New Roman"/>
                  <w:rPrChange w:id="13185" w:author="Masato YOSHIKAWA" w:date="2026-01-20T12:23:00Z" w16du:dateUtc="2026-01-20T03:23:00Z">
                    <w:rPr>
                      <w:rFonts w:ascii="ＭＳ 明朝" w:eastAsia="ＭＳ 明朝" w:hAnsi="ＭＳ 明朝"/>
                    </w:rPr>
                  </w:rPrChange>
                </w:rPr>
                <w:t>Borrowing</w:t>
              </w:r>
            </w:moveTo>
          </w:p>
        </w:tc>
        <w:tc>
          <w:tcPr>
            <w:tcW w:w="744" w:type="pct"/>
          </w:tcPr>
          <w:p w14:paraId="6C5C87A7" w14:textId="77777777" w:rsidR="005B6842" w:rsidRPr="005B6842" w:rsidRDefault="005B6842" w:rsidP="00C45809">
            <w:pPr>
              <w:pStyle w:val="af8"/>
              <w:rPr>
                <w:moveTo w:id="13186" w:author="Masato YOSHIKAWA" w:date="2026-01-20T12:21:00Z" w16du:dateUtc="2026-01-20T03:21:00Z"/>
                <w:rFonts w:ascii="Times New Roman" w:eastAsia="ＭＳ 明朝" w:hAnsi="Times New Roman" w:cs="Times New Roman"/>
                <w:rPrChange w:id="13187" w:author="Masato YOSHIKAWA" w:date="2026-01-20T12:23:00Z" w16du:dateUtc="2026-01-20T03:23:00Z">
                  <w:rPr>
                    <w:moveTo w:id="13188" w:author="Masato YOSHIKAWA" w:date="2026-01-20T12:21:00Z" w16du:dateUtc="2026-01-20T03:21:00Z"/>
                    <w:rFonts w:ascii="ＭＳ 明朝" w:eastAsia="ＭＳ 明朝" w:hAnsi="ＭＳ 明朝"/>
                  </w:rPr>
                </w:rPrChange>
              </w:rPr>
            </w:pPr>
            <w:moveTo w:id="13189" w:author="Masato YOSHIKAWA" w:date="2026-01-20T12:21:00Z" w16du:dateUtc="2026-01-20T03:21:00Z">
              <w:r w:rsidRPr="005B6842">
                <w:rPr>
                  <w:rFonts w:ascii="Times New Roman" w:eastAsia="ＭＳ 明朝" w:hAnsi="Times New Roman" w:cs="Times New Roman"/>
                  <w:rPrChange w:id="13190" w:author="Masato YOSHIKAWA" w:date="2026-01-20T12:23:00Z" w16du:dateUtc="2026-01-20T03:23:00Z">
                    <w:rPr>
                      <w:rFonts w:ascii="ＭＳ 明朝" w:eastAsia="ＭＳ 明朝" w:hAnsi="ＭＳ 明朝"/>
                    </w:rPr>
                  </w:rPrChange>
                </w:rPr>
                <w:t>Acceptance</w:t>
              </w:r>
            </w:moveTo>
          </w:p>
        </w:tc>
        <w:tc>
          <w:tcPr>
            <w:tcW w:w="851" w:type="pct"/>
          </w:tcPr>
          <w:p w14:paraId="34CD1385" w14:textId="77777777" w:rsidR="005B6842" w:rsidRPr="005B6842" w:rsidRDefault="005B6842" w:rsidP="00C45809">
            <w:pPr>
              <w:pStyle w:val="af8"/>
              <w:rPr>
                <w:moveTo w:id="13191" w:author="Masato YOSHIKAWA" w:date="2026-01-20T12:21:00Z" w16du:dateUtc="2026-01-20T03:21:00Z"/>
                <w:rFonts w:ascii="Times New Roman" w:eastAsia="ＭＳ 明朝" w:hAnsi="Times New Roman" w:cs="Times New Roman"/>
                <w:rPrChange w:id="13192" w:author="Masato YOSHIKAWA" w:date="2026-01-20T12:23:00Z" w16du:dateUtc="2026-01-20T03:23:00Z">
                  <w:rPr>
                    <w:moveTo w:id="13193" w:author="Masato YOSHIKAWA" w:date="2026-01-20T12:21:00Z" w16du:dateUtc="2026-01-20T03:21:00Z"/>
                    <w:rFonts w:ascii="ＭＳ 明朝" w:eastAsia="ＭＳ 明朝" w:hAnsi="ＭＳ 明朝"/>
                  </w:rPr>
                </w:rPrChange>
              </w:rPr>
            </w:pPr>
            <w:moveTo w:id="13194" w:author="Masato YOSHIKAWA" w:date="2026-01-20T12:21:00Z" w16du:dateUtc="2026-01-20T03:21:00Z">
              <w:r w:rsidRPr="005B6842">
                <w:rPr>
                  <w:rFonts w:ascii="Times New Roman" w:eastAsia="ＭＳ 明朝" w:hAnsi="Times New Roman" w:cs="Times New Roman"/>
                  <w:rPrChange w:id="13195" w:author="Masato YOSHIKAWA" w:date="2026-01-20T12:23:00Z" w16du:dateUtc="2026-01-20T03:23:00Z">
                    <w:rPr>
                      <w:rFonts w:ascii="ＭＳ 明朝" w:eastAsia="ＭＳ 明朝" w:hAnsi="ＭＳ 明朝"/>
                    </w:rPr>
                  </w:rPrChange>
                </w:rPr>
                <w:t>Borrowing</w:t>
              </w:r>
            </w:moveTo>
          </w:p>
        </w:tc>
        <w:tc>
          <w:tcPr>
            <w:tcW w:w="831" w:type="pct"/>
          </w:tcPr>
          <w:p w14:paraId="3A72A6EA" w14:textId="77777777" w:rsidR="005B6842" w:rsidRPr="005B6842" w:rsidRDefault="005B6842" w:rsidP="00C45809">
            <w:pPr>
              <w:pStyle w:val="af8"/>
              <w:rPr>
                <w:moveTo w:id="13196" w:author="Masato YOSHIKAWA" w:date="2026-01-20T12:21:00Z" w16du:dateUtc="2026-01-20T03:21:00Z"/>
                <w:rFonts w:ascii="Times New Roman" w:eastAsia="ＭＳ 明朝" w:hAnsi="Times New Roman" w:cs="Times New Roman"/>
                <w:rPrChange w:id="13197" w:author="Masato YOSHIKAWA" w:date="2026-01-20T12:23:00Z" w16du:dateUtc="2026-01-20T03:23:00Z">
                  <w:rPr>
                    <w:moveTo w:id="13198" w:author="Masato YOSHIKAWA" w:date="2026-01-20T12:21:00Z" w16du:dateUtc="2026-01-20T03:21:00Z"/>
                    <w:rFonts w:ascii="ＭＳ 明朝" w:eastAsia="ＭＳ 明朝" w:hAnsi="ＭＳ 明朝"/>
                  </w:rPr>
                </w:rPrChange>
              </w:rPr>
            </w:pPr>
            <w:moveTo w:id="13199" w:author="Masato YOSHIKAWA" w:date="2026-01-20T12:21:00Z" w16du:dateUtc="2026-01-20T03:21:00Z">
              <w:r w:rsidRPr="005B6842">
                <w:rPr>
                  <w:rFonts w:ascii="Times New Roman" w:eastAsia="ＭＳ 明朝" w:hAnsi="Times New Roman" w:cs="Times New Roman"/>
                  <w:rPrChange w:id="13200" w:author="Masato YOSHIKAWA" w:date="2026-01-20T12:23:00Z" w16du:dateUtc="2026-01-20T03:23:00Z">
                    <w:rPr>
                      <w:rFonts w:ascii="ＭＳ 明朝" w:eastAsia="ＭＳ 明朝" w:hAnsi="ＭＳ 明朝"/>
                    </w:rPr>
                  </w:rPrChange>
                </w:rPr>
                <w:t>Acceptance</w:t>
              </w:r>
            </w:moveTo>
          </w:p>
        </w:tc>
      </w:tr>
      <w:tr w:rsidR="005B6842" w:rsidRPr="005B6842" w14:paraId="453044BA" w14:textId="77777777" w:rsidTr="00C45809">
        <w:tc>
          <w:tcPr>
            <w:tcW w:w="582" w:type="pct"/>
          </w:tcPr>
          <w:p w14:paraId="79C71B4E" w14:textId="77777777" w:rsidR="005B6842" w:rsidRPr="005B6842" w:rsidRDefault="005B6842" w:rsidP="00C45809">
            <w:pPr>
              <w:pStyle w:val="af8"/>
              <w:rPr>
                <w:moveTo w:id="13201" w:author="Masato YOSHIKAWA" w:date="2026-01-20T12:21:00Z" w16du:dateUtc="2026-01-20T03:21:00Z"/>
                <w:rFonts w:ascii="Times New Roman" w:eastAsia="ＭＳ 明朝" w:hAnsi="Times New Roman" w:cs="Times New Roman"/>
                <w:rPrChange w:id="13202" w:author="Masato YOSHIKAWA" w:date="2026-01-20T12:23:00Z" w16du:dateUtc="2026-01-20T03:23:00Z">
                  <w:rPr>
                    <w:moveTo w:id="13203" w:author="Masato YOSHIKAWA" w:date="2026-01-20T12:21:00Z" w16du:dateUtc="2026-01-20T03:21:00Z"/>
                    <w:rFonts w:ascii="ＭＳ 明朝" w:eastAsia="ＭＳ 明朝" w:hAnsi="ＭＳ 明朝"/>
                  </w:rPr>
                </w:rPrChange>
              </w:rPr>
            </w:pPr>
            <w:moveTo w:id="13204" w:author="Masato YOSHIKAWA" w:date="2026-01-20T12:21:00Z" w16du:dateUtc="2026-01-20T03:21:00Z">
              <w:r w:rsidRPr="005B6842">
                <w:rPr>
                  <w:rFonts w:ascii="Times New Roman" w:eastAsia="ＭＳ 明朝" w:hAnsi="Times New Roman" w:cs="Times New Roman" w:hint="eastAsia"/>
                  <w:rPrChange w:id="13205" w:author="Masato YOSHIKAWA" w:date="2026-01-20T12:23:00Z" w16du:dateUtc="2026-01-20T03:23:00Z">
                    <w:rPr>
                      <w:rFonts w:ascii="ＭＳ 明朝" w:eastAsia="ＭＳ 明朝" w:hAnsi="ＭＳ 明朝" w:hint="eastAsia"/>
                    </w:rPr>
                  </w:rPrChange>
                </w:rPr>
                <w:t>江戸</w:t>
              </w:r>
            </w:moveTo>
          </w:p>
        </w:tc>
        <w:tc>
          <w:tcPr>
            <w:tcW w:w="583" w:type="pct"/>
          </w:tcPr>
          <w:p w14:paraId="666F7113" w14:textId="77777777" w:rsidR="005B6842" w:rsidRPr="005B6842" w:rsidRDefault="005B6842" w:rsidP="00C45809">
            <w:pPr>
              <w:pStyle w:val="af8"/>
              <w:rPr>
                <w:moveTo w:id="13206" w:author="Masato YOSHIKAWA" w:date="2026-01-20T12:21:00Z" w16du:dateUtc="2026-01-20T03:21:00Z"/>
                <w:rFonts w:ascii="Times New Roman" w:eastAsia="ＭＳ 明朝" w:hAnsi="Times New Roman" w:cs="Times New Roman"/>
                <w:rPrChange w:id="13207" w:author="Masato YOSHIKAWA" w:date="2026-01-20T12:23:00Z" w16du:dateUtc="2026-01-20T03:23:00Z">
                  <w:rPr>
                    <w:moveTo w:id="13208" w:author="Masato YOSHIKAWA" w:date="2026-01-20T12:21:00Z" w16du:dateUtc="2026-01-20T03:21:00Z"/>
                    <w:rFonts w:ascii="ＭＳ 明朝" w:eastAsia="ＭＳ 明朝" w:hAnsi="ＭＳ 明朝"/>
                  </w:rPr>
                </w:rPrChange>
              </w:rPr>
            </w:pPr>
            <w:moveTo w:id="13209" w:author="Masato YOSHIKAWA" w:date="2026-01-20T12:21:00Z" w16du:dateUtc="2026-01-20T03:21:00Z">
              <w:r w:rsidRPr="005B6842">
                <w:rPr>
                  <w:rFonts w:ascii="Times New Roman" w:eastAsia="ＭＳ 明朝" w:hAnsi="Times New Roman" w:cs="Times New Roman"/>
                  <w:rPrChange w:id="13210" w:author="Masato YOSHIKAWA" w:date="2026-01-20T12:23:00Z" w16du:dateUtc="2026-01-20T03:23:00Z">
                    <w:rPr>
                      <w:rFonts w:ascii="ＭＳ 明朝" w:eastAsia="ＭＳ 明朝" w:hAnsi="ＭＳ 明朝"/>
                    </w:rPr>
                  </w:rPrChange>
                </w:rPr>
                <w:t>Edo</w:t>
              </w:r>
            </w:moveTo>
          </w:p>
        </w:tc>
        <w:tc>
          <w:tcPr>
            <w:tcW w:w="629" w:type="pct"/>
          </w:tcPr>
          <w:p w14:paraId="5C51DBEA" w14:textId="77777777" w:rsidR="005B6842" w:rsidRPr="005B6842" w:rsidRDefault="005B6842" w:rsidP="00C45809">
            <w:pPr>
              <w:pStyle w:val="af8"/>
              <w:rPr>
                <w:moveTo w:id="13211" w:author="Masato YOSHIKAWA" w:date="2026-01-20T12:21:00Z" w16du:dateUtc="2026-01-20T03:21:00Z"/>
                <w:rFonts w:ascii="Times New Roman" w:eastAsia="ＭＳ 明朝" w:hAnsi="Times New Roman" w:cs="Times New Roman"/>
                <w:rPrChange w:id="13212" w:author="Masato YOSHIKAWA" w:date="2026-01-20T12:23:00Z" w16du:dateUtc="2026-01-20T03:23:00Z">
                  <w:rPr>
                    <w:moveTo w:id="13213" w:author="Masato YOSHIKAWA" w:date="2026-01-20T12:21:00Z" w16du:dateUtc="2026-01-20T03:21:00Z"/>
                    <w:rFonts w:ascii="ＭＳ 明朝" w:eastAsia="ＭＳ 明朝" w:hAnsi="ＭＳ 明朝"/>
                  </w:rPr>
                </w:rPrChange>
              </w:rPr>
            </w:pPr>
            <w:moveTo w:id="13214" w:author="Masato YOSHIKAWA" w:date="2026-01-20T12:21:00Z" w16du:dateUtc="2026-01-20T03:21:00Z">
              <w:r w:rsidRPr="005B6842">
                <w:rPr>
                  <w:rFonts w:ascii="Times New Roman" w:eastAsia="ＭＳ 明朝" w:hAnsi="Times New Roman" w:cs="Times New Roman"/>
                  <w:rPrChange w:id="13215" w:author="Masato YOSHIKAWA" w:date="2026-01-20T12:23:00Z" w16du:dateUtc="2026-01-20T03:23:00Z">
                    <w:rPr>
                      <w:rFonts w:ascii="ＭＳ 明朝" w:eastAsia="ＭＳ 明朝" w:hAnsi="ＭＳ 明朝"/>
                    </w:rPr>
                  </w:rPrChange>
                </w:rPr>
                <w:t>Yedo, when Tokyo was still known as Yedo</w:t>
              </w:r>
            </w:moveTo>
          </w:p>
        </w:tc>
        <w:tc>
          <w:tcPr>
            <w:tcW w:w="779" w:type="pct"/>
          </w:tcPr>
          <w:p w14:paraId="4B6E7D12" w14:textId="77777777" w:rsidR="005B6842" w:rsidRPr="005B6842" w:rsidRDefault="005B6842" w:rsidP="00C45809">
            <w:pPr>
              <w:pStyle w:val="af8"/>
              <w:rPr>
                <w:moveTo w:id="13216" w:author="Masato YOSHIKAWA" w:date="2026-01-20T12:21:00Z" w16du:dateUtc="2026-01-20T03:21:00Z"/>
                <w:rFonts w:ascii="Times New Roman" w:eastAsia="ＭＳ 明朝" w:hAnsi="Times New Roman" w:cs="Times New Roman"/>
                <w:rPrChange w:id="13217" w:author="Masato YOSHIKAWA" w:date="2026-01-20T12:23:00Z" w16du:dateUtc="2026-01-20T03:23:00Z">
                  <w:rPr>
                    <w:moveTo w:id="13218" w:author="Masato YOSHIKAWA" w:date="2026-01-20T12:21:00Z" w16du:dateUtc="2026-01-20T03:21:00Z"/>
                    <w:rFonts w:ascii="ＭＳ 明朝" w:eastAsia="ＭＳ 明朝" w:hAnsi="ＭＳ 明朝"/>
                  </w:rPr>
                </w:rPrChange>
              </w:rPr>
            </w:pPr>
            <w:moveTo w:id="13219" w:author="Masato YOSHIKAWA" w:date="2026-01-20T12:21:00Z" w16du:dateUtc="2026-01-20T03:21:00Z">
              <w:r w:rsidRPr="005B6842">
                <w:rPr>
                  <w:rFonts w:ascii="Times New Roman" w:eastAsia="ＭＳ 明朝" w:hAnsi="Times New Roman" w:cs="Times New Roman"/>
                  <w:rPrChange w:id="13220" w:author="Masato YOSHIKAWA" w:date="2026-01-20T12:23:00Z" w16du:dateUtc="2026-01-20T03:23:00Z">
                    <w:rPr>
                      <w:rFonts w:ascii="ＭＳ 明朝" w:eastAsia="ＭＳ 明朝" w:hAnsi="ＭＳ 明朝"/>
                    </w:rPr>
                  </w:rPrChange>
                </w:rPr>
                <w:t>Amplification</w:t>
              </w:r>
            </w:moveTo>
          </w:p>
        </w:tc>
        <w:tc>
          <w:tcPr>
            <w:tcW w:w="744" w:type="pct"/>
          </w:tcPr>
          <w:p w14:paraId="68C0E5F1" w14:textId="77777777" w:rsidR="005B6842" w:rsidRPr="005B6842" w:rsidRDefault="005B6842" w:rsidP="00C45809">
            <w:pPr>
              <w:pStyle w:val="af8"/>
              <w:rPr>
                <w:moveTo w:id="13221" w:author="Masato YOSHIKAWA" w:date="2026-01-20T12:21:00Z" w16du:dateUtc="2026-01-20T03:21:00Z"/>
                <w:rFonts w:ascii="Times New Roman" w:eastAsia="ＭＳ 明朝" w:hAnsi="Times New Roman" w:cs="Times New Roman"/>
                <w:rPrChange w:id="13222" w:author="Masato YOSHIKAWA" w:date="2026-01-20T12:23:00Z" w16du:dateUtc="2026-01-20T03:23:00Z">
                  <w:rPr>
                    <w:moveTo w:id="13223" w:author="Masato YOSHIKAWA" w:date="2026-01-20T12:21:00Z" w16du:dateUtc="2026-01-20T03:21:00Z"/>
                    <w:rFonts w:ascii="ＭＳ 明朝" w:eastAsia="ＭＳ 明朝" w:hAnsi="ＭＳ 明朝"/>
                  </w:rPr>
                </w:rPrChange>
              </w:rPr>
            </w:pPr>
            <w:moveTo w:id="13224" w:author="Masato YOSHIKAWA" w:date="2026-01-20T12:21:00Z" w16du:dateUtc="2026-01-20T03:21:00Z">
              <w:r w:rsidRPr="005B6842">
                <w:rPr>
                  <w:rFonts w:ascii="Times New Roman" w:eastAsia="ＭＳ 明朝" w:hAnsi="Times New Roman" w:cs="Times New Roman"/>
                  <w:rPrChange w:id="13225" w:author="Masato YOSHIKAWA" w:date="2026-01-20T12:23:00Z" w16du:dateUtc="2026-01-20T03:23:00Z">
                    <w:rPr>
                      <w:rFonts w:ascii="ＭＳ 明朝" w:eastAsia="ＭＳ 明朝" w:hAnsi="ＭＳ 明朝"/>
                    </w:rPr>
                  </w:rPrChange>
                </w:rPr>
                <w:t>Adaptation</w:t>
              </w:r>
            </w:moveTo>
          </w:p>
        </w:tc>
        <w:tc>
          <w:tcPr>
            <w:tcW w:w="851" w:type="pct"/>
          </w:tcPr>
          <w:p w14:paraId="4B42368D" w14:textId="77777777" w:rsidR="005B6842" w:rsidRPr="005B6842" w:rsidRDefault="005B6842" w:rsidP="00C45809">
            <w:pPr>
              <w:pStyle w:val="af8"/>
              <w:rPr>
                <w:moveTo w:id="13226" w:author="Masato YOSHIKAWA" w:date="2026-01-20T12:21:00Z" w16du:dateUtc="2026-01-20T03:21:00Z"/>
                <w:rFonts w:ascii="Times New Roman" w:eastAsia="ＭＳ 明朝" w:hAnsi="Times New Roman" w:cs="Times New Roman"/>
                <w:rPrChange w:id="13227" w:author="Masato YOSHIKAWA" w:date="2026-01-20T12:23:00Z" w16du:dateUtc="2026-01-20T03:23:00Z">
                  <w:rPr>
                    <w:moveTo w:id="13228" w:author="Masato YOSHIKAWA" w:date="2026-01-20T12:21:00Z" w16du:dateUtc="2026-01-20T03:21:00Z"/>
                    <w:rFonts w:ascii="ＭＳ 明朝" w:eastAsia="ＭＳ 明朝" w:hAnsi="ＭＳ 明朝"/>
                  </w:rPr>
                </w:rPrChange>
              </w:rPr>
            </w:pPr>
            <w:moveTo w:id="13229" w:author="Masato YOSHIKAWA" w:date="2026-01-20T12:21:00Z" w16du:dateUtc="2026-01-20T03:21:00Z">
              <w:r w:rsidRPr="005B6842">
                <w:rPr>
                  <w:rFonts w:ascii="Times New Roman" w:eastAsia="ＭＳ 明朝" w:hAnsi="Times New Roman" w:cs="Times New Roman"/>
                  <w:rPrChange w:id="13230" w:author="Masato YOSHIKAWA" w:date="2026-01-20T12:23:00Z" w16du:dateUtc="2026-01-20T03:23:00Z">
                    <w:rPr>
                      <w:rFonts w:ascii="ＭＳ 明朝" w:eastAsia="ＭＳ 明朝" w:hAnsi="ＭＳ 明朝"/>
                    </w:rPr>
                  </w:rPrChange>
                </w:rPr>
                <w:t>Amplification</w:t>
              </w:r>
            </w:moveTo>
          </w:p>
        </w:tc>
        <w:tc>
          <w:tcPr>
            <w:tcW w:w="831" w:type="pct"/>
          </w:tcPr>
          <w:p w14:paraId="46339D8F" w14:textId="77777777" w:rsidR="005B6842" w:rsidRPr="005B6842" w:rsidRDefault="005B6842" w:rsidP="00C45809">
            <w:pPr>
              <w:pStyle w:val="af8"/>
              <w:rPr>
                <w:moveTo w:id="13231" w:author="Masato YOSHIKAWA" w:date="2026-01-20T12:21:00Z" w16du:dateUtc="2026-01-20T03:21:00Z"/>
                <w:rFonts w:ascii="Times New Roman" w:eastAsia="ＭＳ 明朝" w:hAnsi="Times New Roman" w:cs="Times New Roman"/>
                <w:rPrChange w:id="13232" w:author="Masato YOSHIKAWA" w:date="2026-01-20T12:23:00Z" w16du:dateUtc="2026-01-20T03:23:00Z">
                  <w:rPr>
                    <w:moveTo w:id="13233" w:author="Masato YOSHIKAWA" w:date="2026-01-20T12:21:00Z" w16du:dateUtc="2026-01-20T03:21:00Z"/>
                    <w:rFonts w:ascii="ＭＳ 明朝" w:eastAsia="ＭＳ 明朝" w:hAnsi="ＭＳ 明朝"/>
                  </w:rPr>
                </w:rPrChange>
              </w:rPr>
            </w:pPr>
            <w:moveTo w:id="13234" w:author="Masato YOSHIKAWA" w:date="2026-01-20T12:21:00Z" w16du:dateUtc="2026-01-20T03:21:00Z">
              <w:r w:rsidRPr="005B6842">
                <w:rPr>
                  <w:rFonts w:ascii="Times New Roman" w:eastAsia="ＭＳ 明朝" w:hAnsi="Times New Roman" w:cs="Times New Roman"/>
                  <w:rPrChange w:id="13235" w:author="Masato YOSHIKAWA" w:date="2026-01-20T12:23:00Z" w16du:dateUtc="2026-01-20T03:23:00Z">
                    <w:rPr>
                      <w:rFonts w:ascii="ＭＳ 明朝" w:eastAsia="ＭＳ 明朝" w:hAnsi="ＭＳ 明朝"/>
                    </w:rPr>
                  </w:rPrChange>
                </w:rPr>
                <w:t>Adaptation</w:t>
              </w:r>
            </w:moveTo>
          </w:p>
        </w:tc>
      </w:tr>
      <w:tr w:rsidR="005B6842" w:rsidRPr="005B6842" w14:paraId="6F657E03" w14:textId="77777777" w:rsidTr="00C45809">
        <w:tc>
          <w:tcPr>
            <w:tcW w:w="582" w:type="pct"/>
          </w:tcPr>
          <w:p w14:paraId="67C95BE0" w14:textId="77777777" w:rsidR="005B6842" w:rsidRPr="005B6842" w:rsidRDefault="005B6842" w:rsidP="00C45809">
            <w:pPr>
              <w:pStyle w:val="af8"/>
              <w:rPr>
                <w:moveTo w:id="13236" w:author="Masato YOSHIKAWA" w:date="2026-01-20T12:21:00Z" w16du:dateUtc="2026-01-20T03:21:00Z"/>
                <w:rFonts w:ascii="Times New Roman" w:eastAsia="ＭＳ 明朝" w:hAnsi="Times New Roman" w:cs="Times New Roman"/>
                <w:rPrChange w:id="13237" w:author="Masato YOSHIKAWA" w:date="2026-01-20T12:23:00Z" w16du:dateUtc="2026-01-20T03:23:00Z">
                  <w:rPr>
                    <w:moveTo w:id="13238" w:author="Masato YOSHIKAWA" w:date="2026-01-20T12:21:00Z" w16du:dateUtc="2026-01-20T03:21:00Z"/>
                    <w:rFonts w:ascii="ＭＳ 明朝" w:eastAsia="ＭＳ 明朝" w:hAnsi="ＭＳ 明朝"/>
                  </w:rPr>
                </w:rPrChange>
              </w:rPr>
            </w:pPr>
            <w:moveTo w:id="13239" w:author="Masato YOSHIKAWA" w:date="2026-01-20T12:21:00Z" w16du:dateUtc="2026-01-20T03:21:00Z">
              <w:r w:rsidRPr="005B6842">
                <w:rPr>
                  <w:rFonts w:ascii="Times New Roman" w:eastAsia="ＭＳ 明朝" w:hAnsi="Times New Roman" w:cs="Times New Roman" w:hint="eastAsia"/>
                  <w:rPrChange w:id="13240" w:author="Masato YOSHIKAWA" w:date="2026-01-20T12:23:00Z" w16du:dateUtc="2026-01-20T03:23:00Z">
                    <w:rPr>
                      <w:rFonts w:ascii="ＭＳ 明朝" w:eastAsia="ＭＳ 明朝" w:hAnsi="ＭＳ 明朝" w:hint="eastAsia"/>
                    </w:rPr>
                  </w:rPrChange>
                </w:rPr>
                <w:lastRenderedPageBreak/>
                <w:t>新潟県人</w:t>
              </w:r>
            </w:moveTo>
          </w:p>
        </w:tc>
        <w:tc>
          <w:tcPr>
            <w:tcW w:w="583" w:type="pct"/>
          </w:tcPr>
          <w:p w14:paraId="32D68514" w14:textId="77777777" w:rsidR="005B6842" w:rsidRPr="005B6842" w:rsidRDefault="005B6842" w:rsidP="00C45809">
            <w:pPr>
              <w:pStyle w:val="af8"/>
              <w:rPr>
                <w:moveTo w:id="13241" w:author="Masato YOSHIKAWA" w:date="2026-01-20T12:21:00Z" w16du:dateUtc="2026-01-20T03:21:00Z"/>
                <w:rFonts w:ascii="Times New Roman" w:eastAsia="ＭＳ 明朝" w:hAnsi="Times New Roman" w:cs="Times New Roman"/>
                <w:rPrChange w:id="13242" w:author="Masato YOSHIKAWA" w:date="2026-01-20T12:23:00Z" w16du:dateUtc="2026-01-20T03:23:00Z">
                  <w:rPr>
                    <w:moveTo w:id="13243" w:author="Masato YOSHIKAWA" w:date="2026-01-20T12:21:00Z" w16du:dateUtc="2026-01-20T03:21:00Z"/>
                    <w:rFonts w:ascii="ＭＳ 明朝" w:eastAsia="ＭＳ 明朝" w:hAnsi="ＭＳ 明朝"/>
                  </w:rPr>
                </w:rPrChange>
              </w:rPr>
            </w:pPr>
            <w:moveTo w:id="13244" w:author="Masato YOSHIKAWA" w:date="2026-01-20T12:21:00Z" w16du:dateUtc="2026-01-20T03:21:00Z">
              <w:r w:rsidRPr="005B6842">
                <w:rPr>
                  <w:rFonts w:ascii="Times New Roman" w:eastAsia="ＭＳ 明朝" w:hAnsi="Times New Roman" w:cs="Times New Roman"/>
                  <w:rPrChange w:id="13245" w:author="Masato YOSHIKAWA" w:date="2026-01-20T12:23:00Z" w16du:dateUtc="2026-01-20T03:23:00Z">
                    <w:rPr>
                      <w:rFonts w:ascii="ＭＳ 明朝" w:eastAsia="ＭＳ 明朝" w:hAnsi="ＭＳ 明朝"/>
                    </w:rPr>
                  </w:rPrChange>
                </w:rPr>
                <w:t>Niigata, a province far away from either Tottori or Tokyo</w:t>
              </w:r>
            </w:moveTo>
          </w:p>
        </w:tc>
        <w:tc>
          <w:tcPr>
            <w:tcW w:w="629" w:type="pct"/>
          </w:tcPr>
          <w:p w14:paraId="6ABC2EE6" w14:textId="77777777" w:rsidR="005B6842" w:rsidRPr="005B6842" w:rsidRDefault="005B6842" w:rsidP="00C45809">
            <w:pPr>
              <w:pStyle w:val="af8"/>
              <w:rPr>
                <w:moveTo w:id="13246" w:author="Masato YOSHIKAWA" w:date="2026-01-20T12:21:00Z" w16du:dateUtc="2026-01-20T03:21:00Z"/>
                <w:rFonts w:ascii="Times New Roman" w:eastAsia="ＭＳ 明朝" w:hAnsi="Times New Roman" w:cs="Times New Roman"/>
                <w:rPrChange w:id="13247" w:author="Masato YOSHIKAWA" w:date="2026-01-20T12:23:00Z" w16du:dateUtc="2026-01-20T03:23:00Z">
                  <w:rPr>
                    <w:moveTo w:id="13248" w:author="Masato YOSHIKAWA" w:date="2026-01-20T12:21:00Z" w16du:dateUtc="2026-01-20T03:21:00Z"/>
                    <w:rFonts w:ascii="ＭＳ 明朝" w:eastAsia="ＭＳ 明朝" w:hAnsi="ＭＳ 明朝"/>
                  </w:rPr>
                </w:rPrChange>
              </w:rPr>
            </w:pPr>
            <w:moveTo w:id="13249" w:author="Masato YOSHIKAWA" w:date="2026-01-20T12:21:00Z" w16du:dateUtc="2026-01-20T03:21:00Z">
              <w:r w:rsidRPr="005B6842">
                <w:rPr>
                  <w:rFonts w:ascii="Times New Roman" w:eastAsia="ＭＳ 明朝" w:hAnsi="Times New Roman" w:cs="Times New Roman"/>
                  <w:rPrChange w:id="13250" w:author="Masato YOSHIKAWA" w:date="2026-01-20T12:23:00Z" w16du:dateUtc="2026-01-20T03:23:00Z">
                    <w:rPr>
                      <w:rFonts w:ascii="ＭＳ 明朝" w:eastAsia="ＭＳ 明朝" w:hAnsi="ＭＳ 明朝"/>
                    </w:rPr>
                  </w:rPrChange>
                </w:rPr>
                <w:t>from the province of Niigata</w:t>
              </w:r>
            </w:moveTo>
          </w:p>
        </w:tc>
        <w:tc>
          <w:tcPr>
            <w:tcW w:w="779" w:type="pct"/>
          </w:tcPr>
          <w:p w14:paraId="50601734" w14:textId="77777777" w:rsidR="005B6842" w:rsidRPr="005B6842" w:rsidRDefault="005B6842" w:rsidP="00C45809">
            <w:pPr>
              <w:pStyle w:val="af8"/>
              <w:rPr>
                <w:moveTo w:id="13251" w:author="Masato YOSHIKAWA" w:date="2026-01-20T12:21:00Z" w16du:dateUtc="2026-01-20T03:21:00Z"/>
                <w:rFonts w:ascii="Times New Roman" w:eastAsia="ＭＳ 明朝" w:hAnsi="Times New Roman" w:cs="Times New Roman"/>
                <w:rPrChange w:id="13252" w:author="Masato YOSHIKAWA" w:date="2026-01-20T12:23:00Z" w16du:dateUtc="2026-01-20T03:23:00Z">
                  <w:rPr>
                    <w:moveTo w:id="13253" w:author="Masato YOSHIKAWA" w:date="2026-01-20T12:21:00Z" w16du:dateUtc="2026-01-20T03:21:00Z"/>
                    <w:rFonts w:ascii="ＭＳ 明朝" w:eastAsia="ＭＳ 明朝" w:hAnsi="ＭＳ 明朝"/>
                  </w:rPr>
                </w:rPrChange>
              </w:rPr>
            </w:pPr>
            <w:moveTo w:id="13254" w:author="Masato YOSHIKAWA" w:date="2026-01-20T12:21:00Z" w16du:dateUtc="2026-01-20T03:21:00Z">
              <w:r w:rsidRPr="005B6842">
                <w:rPr>
                  <w:rFonts w:ascii="Times New Roman" w:eastAsia="ＭＳ 明朝" w:hAnsi="Times New Roman" w:cs="Times New Roman"/>
                  <w:rPrChange w:id="13255" w:author="Masato YOSHIKAWA" w:date="2026-01-20T12:23:00Z" w16du:dateUtc="2026-01-20T03:23:00Z">
                    <w:rPr>
                      <w:rFonts w:ascii="ＭＳ 明朝" w:eastAsia="ＭＳ 明朝" w:hAnsi="ＭＳ 明朝"/>
                    </w:rPr>
                  </w:rPrChange>
                </w:rPr>
                <w:t>Description</w:t>
              </w:r>
            </w:moveTo>
          </w:p>
        </w:tc>
        <w:tc>
          <w:tcPr>
            <w:tcW w:w="744" w:type="pct"/>
          </w:tcPr>
          <w:p w14:paraId="11670414" w14:textId="77777777" w:rsidR="005B6842" w:rsidRPr="005B6842" w:rsidRDefault="005B6842" w:rsidP="00C45809">
            <w:pPr>
              <w:pStyle w:val="af8"/>
              <w:rPr>
                <w:moveTo w:id="13256" w:author="Masato YOSHIKAWA" w:date="2026-01-20T12:21:00Z" w16du:dateUtc="2026-01-20T03:21:00Z"/>
                <w:rFonts w:ascii="Times New Roman" w:eastAsia="ＭＳ 明朝" w:hAnsi="Times New Roman" w:cs="Times New Roman"/>
                <w:rPrChange w:id="13257" w:author="Masato YOSHIKAWA" w:date="2026-01-20T12:23:00Z" w16du:dateUtc="2026-01-20T03:23:00Z">
                  <w:rPr>
                    <w:moveTo w:id="13258" w:author="Masato YOSHIKAWA" w:date="2026-01-20T12:21:00Z" w16du:dateUtc="2026-01-20T03:21:00Z"/>
                    <w:rFonts w:ascii="ＭＳ 明朝" w:eastAsia="ＭＳ 明朝" w:hAnsi="ＭＳ 明朝"/>
                  </w:rPr>
                </w:rPrChange>
              </w:rPr>
            </w:pPr>
            <w:moveTo w:id="13259" w:author="Masato YOSHIKAWA" w:date="2026-01-20T12:21:00Z" w16du:dateUtc="2026-01-20T03:21:00Z">
              <w:r w:rsidRPr="005B6842">
                <w:rPr>
                  <w:rFonts w:ascii="Times New Roman" w:eastAsia="ＭＳ 明朝" w:hAnsi="Times New Roman" w:cs="Times New Roman"/>
                  <w:rPrChange w:id="13260" w:author="Masato YOSHIKAWA" w:date="2026-01-20T12:23:00Z" w16du:dateUtc="2026-01-20T03:23:00Z">
                    <w:rPr>
                      <w:rFonts w:ascii="ＭＳ 明朝" w:eastAsia="ＭＳ 明朝" w:hAnsi="ＭＳ 明朝"/>
                    </w:rPr>
                  </w:rPrChange>
                </w:rPr>
                <w:t>Adaptation</w:t>
              </w:r>
            </w:moveTo>
          </w:p>
        </w:tc>
        <w:tc>
          <w:tcPr>
            <w:tcW w:w="851" w:type="pct"/>
          </w:tcPr>
          <w:p w14:paraId="3814331B" w14:textId="77777777" w:rsidR="005B6842" w:rsidRPr="005B6842" w:rsidRDefault="005B6842" w:rsidP="00C45809">
            <w:pPr>
              <w:pStyle w:val="af8"/>
              <w:rPr>
                <w:moveTo w:id="13261" w:author="Masato YOSHIKAWA" w:date="2026-01-20T12:21:00Z" w16du:dateUtc="2026-01-20T03:21:00Z"/>
                <w:rFonts w:ascii="Times New Roman" w:eastAsia="ＭＳ 明朝" w:hAnsi="Times New Roman" w:cs="Times New Roman"/>
                <w:rPrChange w:id="13262" w:author="Masato YOSHIKAWA" w:date="2026-01-20T12:23:00Z" w16du:dateUtc="2026-01-20T03:23:00Z">
                  <w:rPr>
                    <w:moveTo w:id="13263" w:author="Masato YOSHIKAWA" w:date="2026-01-20T12:21:00Z" w16du:dateUtc="2026-01-20T03:21:00Z"/>
                    <w:rFonts w:ascii="ＭＳ 明朝" w:eastAsia="ＭＳ 明朝" w:hAnsi="ＭＳ 明朝"/>
                  </w:rPr>
                </w:rPrChange>
              </w:rPr>
            </w:pPr>
            <w:moveTo w:id="13264" w:author="Masato YOSHIKAWA" w:date="2026-01-20T12:21:00Z" w16du:dateUtc="2026-01-20T03:21:00Z">
              <w:r w:rsidRPr="005B6842">
                <w:rPr>
                  <w:rFonts w:ascii="Times New Roman" w:eastAsia="ＭＳ 明朝" w:hAnsi="Times New Roman" w:cs="Times New Roman"/>
                  <w:rPrChange w:id="13265" w:author="Masato YOSHIKAWA" w:date="2026-01-20T12:23:00Z" w16du:dateUtc="2026-01-20T03:23:00Z">
                    <w:rPr>
                      <w:rFonts w:ascii="ＭＳ 明朝" w:eastAsia="ＭＳ 明朝" w:hAnsi="ＭＳ 明朝"/>
                    </w:rPr>
                  </w:rPrChange>
                </w:rPr>
                <w:t>Description</w:t>
              </w:r>
            </w:moveTo>
          </w:p>
        </w:tc>
        <w:tc>
          <w:tcPr>
            <w:tcW w:w="831" w:type="pct"/>
          </w:tcPr>
          <w:p w14:paraId="79F9635A" w14:textId="77777777" w:rsidR="005B6842" w:rsidRPr="005B6842" w:rsidRDefault="005B6842" w:rsidP="00C45809">
            <w:pPr>
              <w:pStyle w:val="af8"/>
              <w:rPr>
                <w:moveTo w:id="13266" w:author="Masato YOSHIKAWA" w:date="2026-01-20T12:21:00Z" w16du:dateUtc="2026-01-20T03:21:00Z"/>
                <w:rFonts w:ascii="Times New Roman" w:eastAsia="ＭＳ 明朝" w:hAnsi="Times New Roman" w:cs="Times New Roman"/>
                <w:rPrChange w:id="13267" w:author="Masato YOSHIKAWA" w:date="2026-01-20T12:23:00Z" w16du:dateUtc="2026-01-20T03:23:00Z">
                  <w:rPr>
                    <w:moveTo w:id="13268" w:author="Masato YOSHIKAWA" w:date="2026-01-20T12:21:00Z" w16du:dateUtc="2026-01-20T03:21:00Z"/>
                    <w:rFonts w:ascii="ＭＳ 明朝" w:eastAsia="ＭＳ 明朝" w:hAnsi="ＭＳ 明朝"/>
                  </w:rPr>
                </w:rPrChange>
              </w:rPr>
            </w:pPr>
            <w:moveTo w:id="13269" w:author="Masato YOSHIKAWA" w:date="2026-01-20T12:21:00Z" w16du:dateUtc="2026-01-20T03:21:00Z">
              <w:r w:rsidRPr="005B6842">
                <w:rPr>
                  <w:rFonts w:ascii="Times New Roman" w:eastAsia="ＭＳ 明朝" w:hAnsi="Times New Roman" w:cs="Times New Roman"/>
                  <w:rPrChange w:id="13270" w:author="Masato YOSHIKAWA" w:date="2026-01-20T12:23:00Z" w16du:dateUtc="2026-01-20T03:23:00Z">
                    <w:rPr>
                      <w:rFonts w:ascii="ＭＳ 明朝" w:eastAsia="ＭＳ 明朝" w:hAnsi="ＭＳ 明朝"/>
                    </w:rPr>
                  </w:rPrChange>
                </w:rPr>
                <w:t>Minimization</w:t>
              </w:r>
            </w:moveTo>
          </w:p>
        </w:tc>
      </w:tr>
      <w:tr w:rsidR="005B6842" w:rsidRPr="005B6842" w14:paraId="25CA00EF" w14:textId="77777777" w:rsidTr="00C45809">
        <w:tc>
          <w:tcPr>
            <w:tcW w:w="582" w:type="pct"/>
          </w:tcPr>
          <w:p w14:paraId="23A01EEB" w14:textId="77777777" w:rsidR="005B6842" w:rsidRPr="005B6842" w:rsidRDefault="005B6842" w:rsidP="00C45809">
            <w:pPr>
              <w:pStyle w:val="af8"/>
              <w:rPr>
                <w:moveTo w:id="13271" w:author="Masato YOSHIKAWA" w:date="2026-01-20T12:21:00Z" w16du:dateUtc="2026-01-20T03:21:00Z"/>
                <w:rFonts w:ascii="Times New Roman" w:eastAsia="ＭＳ 明朝" w:hAnsi="Times New Roman" w:cs="Times New Roman"/>
                <w:rPrChange w:id="13272" w:author="Masato YOSHIKAWA" w:date="2026-01-20T12:23:00Z" w16du:dateUtc="2026-01-20T03:23:00Z">
                  <w:rPr>
                    <w:moveTo w:id="13273" w:author="Masato YOSHIKAWA" w:date="2026-01-20T12:21:00Z" w16du:dateUtc="2026-01-20T03:21:00Z"/>
                    <w:rFonts w:ascii="ＭＳ 明朝" w:eastAsia="ＭＳ 明朝" w:hAnsi="ＭＳ 明朝"/>
                  </w:rPr>
                </w:rPrChange>
              </w:rPr>
            </w:pPr>
            <w:moveTo w:id="13274" w:author="Masato YOSHIKAWA" w:date="2026-01-20T12:21:00Z" w16du:dateUtc="2026-01-20T03:21:00Z">
              <w:r w:rsidRPr="005B6842">
                <w:rPr>
                  <w:rFonts w:ascii="Times New Roman" w:eastAsia="ＭＳ 明朝" w:hAnsi="Times New Roman" w:cs="Times New Roman" w:hint="eastAsia"/>
                  <w:rPrChange w:id="13275" w:author="Masato YOSHIKAWA" w:date="2026-01-20T12:23:00Z" w16du:dateUtc="2026-01-20T03:23:00Z">
                    <w:rPr>
                      <w:rFonts w:ascii="ＭＳ 明朝" w:eastAsia="ＭＳ 明朝" w:hAnsi="ＭＳ 明朝" w:hint="eastAsia"/>
                    </w:rPr>
                  </w:rPrChange>
                </w:rPr>
                <w:t>花時分</w:t>
              </w:r>
            </w:moveTo>
          </w:p>
        </w:tc>
        <w:tc>
          <w:tcPr>
            <w:tcW w:w="583" w:type="pct"/>
          </w:tcPr>
          <w:p w14:paraId="50CEF184" w14:textId="77777777" w:rsidR="005B6842" w:rsidRPr="005B6842" w:rsidRDefault="005B6842" w:rsidP="00C45809">
            <w:pPr>
              <w:pStyle w:val="af8"/>
              <w:rPr>
                <w:moveTo w:id="13276" w:author="Masato YOSHIKAWA" w:date="2026-01-20T12:21:00Z" w16du:dateUtc="2026-01-20T03:21:00Z"/>
                <w:rFonts w:ascii="Times New Roman" w:eastAsia="ＭＳ 明朝" w:hAnsi="Times New Roman" w:cs="Times New Roman"/>
                <w:rPrChange w:id="13277" w:author="Masato YOSHIKAWA" w:date="2026-01-20T12:23:00Z" w16du:dateUtc="2026-01-20T03:23:00Z">
                  <w:rPr>
                    <w:moveTo w:id="13278" w:author="Masato YOSHIKAWA" w:date="2026-01-20T12:21:00Z" w16du:dateUtc="2026-01-20T03:21:00Z"/>
                    <w:rFonts w:ascii="ＭＳ 明朝" w:eastAsia="ＭＳ 明朝" w:hAnsi="ＭＳ 明朝"/>
                  </w:rPr>
                </w:rPrChange>
              </w:rPr>
            </w:pPr>
            <w:moveTo w:id="13279" w:author="Masato YOSHIKAWA" w:date="2026-01-20T12:21:00Z" w16du:dateUtc="2026-01-20T03:21:00Z">
              <w:r w:rsidRPr="005B6842">
                <w:rPr>
                  <w:rFonts w:ascii="Times New Roman" w:eastAsia="ＭＳ 明朝" w:hAnsi="Times New Roman" w:cs="Times New Roman"/>
                  <w:rPrChange w:id="13280" w:author="Masato YOSHIKAWA" w:date="2026-01-20T12:23:00Z" w16du:dateUtc="2026-01-20T03:23:00Z">
                    <w:rPr>
                      <w:rFonts w:ascii="ＭＳ 明朝" w:eastAsia="ＭＳ 明朝" w:hAnsi="ＭＳ 明朝"/>
                    </w:rPr>
                  </w:rPrChange>
                </w:rPr>
                <w:t>spring-time</w:t>
              </w:r>
            </w:moveTo>
          </w:p>
        </w:tc>
        <w:tc>
          <w:tcPr>
            <w:tcW w:w="629" w:type="pct"/>
          </w:tcPr>
          <w:p w14:paraId="2E142E1F" w14:textId="77777777" w:rsidR="005B6842" w:rsidRPr="005B6842" w:rsidRDefault="005B6842" w:rsidP="00C45809">
            <w:pPr>
              <w:pStyle w:val="af8"/>
              <w:rPr>
                <w:moveTo w:id="13281" w:author="Masato YOSHIKAWA" w:date="2026-01-20T12:21:00Z" w16du:dateUtc="2026-01-20T03:21:00Z"/>
                <w:rFonts w:ascii="Times New Roman" w:eastAsia="ＭＳ 明朝" w:hAnsi="Times New Roman" w:cs="Times New Roman"/>
                <w:rPrChange w:id="13282" w:author="Masato YOSHIKAWA" w:date="2026-01-20T12:23:00Z" w16du:dateUtc="2026-01-20T03:23:00Z">
                  <w:rPr>
                    <w:moveTo w:id="13283" w:author="Masato YOSHIKAWA" w:date="2026-01-20T12:21:00Z" w16du:dateUtc="2026-01-20T03:21:00Z"/>
                    <w:rFonts w:ascii="ＭＳ 明朝" w:eastAsia="ＭＳ 明朝" w:hAnsi="ＭＳ 明朝"/>
                  </w:rPr>
                </w:rPrChange>
              </w:rPr>
            </w:pPr>
            <w:moveTo w:id="13284" w:author="Masato YOSHIKAWA" w:date="2026-01-20T12:21:00Z" w16du:dateUtc="2026-01-20T03:21:00Z">
              <w:r w:rsidRPr="005B6842">
                <w:rPr>
                  <w:rFonts w:ascii="Times New Roman" w:eastAsia="ＭＳ 明朝" w:hAnsi="Times New Roman" w:cs="Times New Roman"/>
                  <w:rPrChange w:id="13285" w:author="Masato YOSHIKAWA" w:date="2026-01-20T12:23:00Z" w16du:dateUtc="2026-01-20T03:23:00Z">
                    <w:rPr>
                      <w:rFonts w:ascii="ＭＳ 明朝" w:eastAsia="ＭＳ 明朝" w:hAnsi="ＭＳ 明朝"/>
                    </w:rPr>
                  </w:rPrChange>
                </w:rPr>
                <w:t>flower-viewing season</w:t>
              </w:r>
            </w:moveTo>
          </w:p>
        </w:tc>
        <w:tc>
          <w:tcPr>
            <w:tcW w:w="779" w:type="pct"/>
          </w:tcPr>
          <w:p w14:paraId="573A1495" w14:textId="77777777" w:rsidR="005B6842" w:rsidRPr="005B6842" w:rsidRDefault="005B6842" w:rsidP="00C45809">
            <w:pPr>
              <w:pStyle w:val="af8"/>
              <w:rPr>
                <w:moveTo w:id="13286" w:author="Masato YOSHIKAWA" w:date="2026-01-20T12:21:00Z" w16du:dateUtc="2026-01-20T03:21:00Z"/>
                <w:rFonts w:ascii="Times New Roman" w:eastAsia="ＭＳ 明朝" w:hAnsi="Times New Roman" w:cs="Times New Roman"/>
                <w:rPrChange w:id="13287" w:author="Masato YOSHIKAWA" w:date="2026-01-20T12:23:00Z" w16du:dateUtc="2026-01-20T03:23:00Z">
                  <w:rPr>
                    <w:moveTo w:id="13288" w:author="Masato YOSHIKAWA" w:date="2026-01-20T12:21:00Z" w16du:dateUtc="2026-01-20T03:21:00Z"/>
                    <w:rFonts w:ascii="ＭＳ 明朝" w:eastAsia="ＭＳ 明朝" w:hAnsi="ＭＳ 明朝"/>
                  </w:rPr>
                </w:rPrChange>
              </w:rPr>
            </w:pPr>
            <w:moveTo w:id="13289" w:author="Masato YOSHIKAWA" w:date="2026-01-20T12:21:00Z" w16du:dateUtc="2026-01-20T03:21:00Z">
              <w:r w:rsidRPr="005B6842">
                <w:rPr>
                  <w:rFonts w:ascii="Times New Roman" w:eastAsia="ＭＳ 明朝" w:hAnsi="Times New Roman" w:cs="Times New Roman"/>
                  <w:rPrChange w:id="13290" w:author="Masato YOSHIKAWA" w:date="2026-01-20T12:23:00Z" w16du:dateUtc="2026-01-20T03:23:00Z">
                    <w:rPr>
                      <w:rFonts w:ascii="ＭＳ 明朝" w:eastAsia="ＭＳ 明朝" w:hAnsi="ＭＳ 明朝"/>
                    </w:rPr>
                  </w:rPrChange>
                </w:rPr>
                <w:t>Generalization</w:t>
              </w:r>
            </w:moveTo>
          </w:p>
        </w:tc>
        <w:tc>
          <w:tcPr>
            <w:tcW w:w="744" w:type="pct"/>
          </w:tcPr>
          <w:p w14:paraId="6A34703E" w14:textId="77777777" w:rsidR="005B6842" w:rsidRPr="005B6842" w:rsidRDefault="005B6842" w:rsidP="00C45809">
            <w:pPr>
              <w:pStyle w:val="af8"/>
              <w:rPr>
                <w:moveTo w:id="13291" w:author="Masato YOSHIKAWA" w:date="2026-01-20T12:21:00Z" w16du:dateUtc="2026-01-20T03:21:00Z"/>
                <w:rFonts w:ascii="Times New Roman" w:eastAsia="ＭＳ 明朝" w:hAnsi="Times New Roman" w:cs="Times New Roman"/>
                <w:rPrChange w:id="13292" w:author="Masato YOSHIKAWA" w:date="2026-01-20T12:23:00Z" w16du:dateUtc="2026-01-20T03:23:00Z">
                  <w:rPr>
                    <w:moveTo w:id="13293" w:author="Masato YOSHIKAWA" w:date="2026-01-20T12:21:00Z" w16du:dateUtc="2026-01-20T03:21:00Z"/>
                    <w:rFonts w:ascii="ＭＳ 明朝" w:eastAsia="ＭＳ 明朝" w:hAnsi="ＭＳ 明朝"/>
                  </w:rPr>
                </w:rPrChange>
              </w:rPr>
            </w:pPr>
            <w:moveTo w:id="13294" w:author="Masato YOSHIKAWA" w:date="2026-01-20T12:21:00Z" w16du:dateUtc="2026-01-20T03:21:00Z">
              <w:r w:rsidRPr="005B6842">
                <w:rPr>
                  <w:rFonts w:ascii="Times New Roman" w:eastAsia="ＭＳ 明朝" w:hAnsi="Times New Roman" w:cs="Times New Roman"/>
                  <w:rPrChange w:id="13295" w:author="Masato YOSHIKAWA" w:date="2026-01-20T12:23:00Z" w16du:dateUtc="2026-01-20T03:23:00Z">
                    <w:rPr>
                      <w:rFonts w:ascii="ＭＳ 明朝" w:eastAsia="ＭＳ 明朝" w:hAnsi="ＭＳ 明朝"/>
                    </w:rPr>
                  </w:rPrChange>
                </w:rPr>
                <w:t>Minimization</w:t>
              </w:r>
            </w:moveTo>
          </w:p>
        </w:tc>
        <w:tc>
          <w:tcPr>
            <w:tcW w:w="851" w:type="pct"/>
          </w:tcPr>
          <w:p w14:paraId="78C2EBBD" w14:textId="77777777" w:rsidR="005B6842" w:rsidRPr="005B6842" w:rsidRDefault="005B6842" w:rsidP="00C45809">
            <w:pPr>
              <w:pStyle w:val="af8"/>
              <w:rPr>
                <w:moveTo w:id="13296" w:author="Masato YOSHIKAWA" w:date="2026-01-20T12:21:00Z" w16du:dateUtc="2026-01-20T03:21:00Z"/>
                <w:rFonts w:ascii="Times New Roman" w:eastAsia="ＭＳ 明朝" w:hAnsi="Times New Roman" w:cs="Times New Roman"/>
                <w:rPrChange w:id="13297" w:author="Masato YOSHIKAWA" w:date="2026-01-20T12:23:00Z" w16du:dateUtc="2026-01-20T03:23:00Z">
                  <w:rPr>
                    <w:moveTo w:id="13298" w:author="Masato YOSHIKAWA" w:date="2026-01-20T12:21:00Z" w16du:dateUtc="2026-01-20T03:21:00Z"/>
                    <w:rFonts w:ascii="ＭＳ 明朝" w:eastAsia="ＭＳ 明朝" w:hAnsi="ＭＳ 明朝"/>
                  </w:rPr>
                </w:rPrChange>
              </w:rPr>
            </w:pPr>
            <w:moveTo w:id="13299" w:author="Masato YOSHIKAWA" w:date="2026-01-20T12:21:00Z" w16du:dateUtc="2026-01-20T03:21:00Z">
              <w:r w:rsidRPr="005B6842">
                <w:rPr>
                  <w:rFonts w:ascii="Times New Roman" w:eastAsia="ＭＳ 明朝" w:hAnsi="Times New Roman" w:cs="Times New Roman"/>
                  <w:rPrChange w:id="13300" w:author="Masato YOSHIKAWA" w:date="2026-01-20T12:23:00Z" w16du:dateUtc="2026-01-20T03:23:00Z">
                    <w:rPr>
                      <w:rFonts w:ascii="ＭＳ 明朝" w:eastAsia="ＭＳ 明朝" w:hAnsi="ＭＳ 明朝"/>
                    </w:rPr>
                  </w:rPrChange>
                </w:rPr>
                <w:t>Description</w:t>
              </w:r>
            </w:moveTo>
          </w:p>
        </w:tc>
        <w:tc>
          <w:tcPr>
            <w:tcW w:w="831" w:type="pct"/>
          </w:tcPr>
          <w:p w14:paraId="68DA9D1B" w14:textId="77777777" w:rsidR="005B6842" w:rsidRPr="005B6842" w:rsidRDefault="005B6842" w:rsidP="00C45809">
            <w:pPr>
              <w:pStyle w:val="af8"/>
              <w:rPr>
                <w:moveTo w:id="13301" w:author="Masato YOSHIKAWA" w:date="2026-01-20T12:21:00Z" w16du:dateUtc="2026-01-20T03:21:00Z"/>
                <w:rFonts w:ascii="Times New Roman" w:eastAsia="ＭＳ 明朝" w:hAnsi="Times New Roman" w:cs="Times New Roman"/>
                <w:rPrChange w:id="13302" w:author="Masato YOSHIKAWA" w:date="2026-01-20T12:23:00Z" w16du:dateUtc="2026-01-20T03:23:00Z">
                  <w:rPr>
                    <w:moveTo w:id="13303" w:author="Masato YOSHIKAWA" w:date="2026-01-20T12:21:00Z" w16du:dateUtc="2026-01-20T03:21:00Z"/>
                    <w:rFonts w:ascii="ＭＳ 明朝" w:eastAsia="ＭＳ 明朝" w:hAnsi="ＭＳ 明朝"/>
                  </w:rPr>
                </w:rPrChange>
              </w:rPr>
            </w:pPr>
            <w:moveTo w:id="13304" w:author="Masato YOSHIKAWA" w:date="2026-01-20T12:21:00Z" w16du:dateUtc="2026-01-20T03:21:00Z">
              <w:r w:rsidRPr="005B6842">
                <w:rPr>
                  <w:rFonts w:ascii="Times New Roman" w:eastAsia="ＭＳ 明朝" w:hAnsi="Times New Roman" w:cs="Times New Roman"/>
                  <w:rPrChange w:id="13305" w:author="Masato YOSHIKAWA" w:date="2026-01-20T12:23:00Z" w16du:dateUtc="2026-01-20T03:23:00Z">
                    <w:rPr>
                      <w:rFonts w:ascii="ＭＳ 明朝" w:eastAsia="ＭＳ 明朝" w:hAnsi="ＭＳ 明朝"/>
                    </w:rPr>
                  </w:rPrChange>
                </w:rPr>
                <w:t>Minimization</w:t>
              </w:r>
            </w:moveTo>
          </w:p>
        </w:tc>
      </w:tr>
      <w:tr w:rsidR="005B6842" w:rsidRPr="005B6842" w14:paraId="60F34D31" w14:textId="77777777" w:rsidTr="00C45809">
        <w:tc>
          <w:tcPr>
            <w:tcW w:w="582" w:type="pct"/>
          </w:tcPr>
          <w:p w14:paraId="5192886C" w14:textId="77777777" w:rsidR="005B6842" w:rsidRPr="005B6842" w:rsidRDefault="005B6842" w:rsidP="00C45809">
            <w:pPr>
              <w:pStyle w:val="af8"/>
              <w:rPr>
                <w:moveTo w:id="13306" w:author="Masato YOSHIKAWA" w:date="2026-01-20T12:21:00Z" w16du:dateUtc="2026-01-20T03:21:00Z"/>
                <w:rFonts w:ascii="Times New Roman" w:eastAsia="ＭＳ 明朝" w:hAnsi="Times New Roman" w:cs="Times New Roman"/>
                <w:rPrChange w:id="13307" w:author="Masato YOSHIKAWA" w:date="2026-01-20T12:23:00Z" w16du:dateUtc="2026-01-20T03:23:00Z">
                  <w:rPr>
                    <w:moveTo w:id="13308" w:author="Masato YOSHIKAWA" w:date="2026-01-20T12:21:00Z" w16du:dateUtc="2026-01-20T03:21:00Z"/>
                    <w:rFonts w:ascii="ＭＳ 明朝" w:eastAsia="ＭＳ 明朝" w:hAnsi="ＭＳ 明朝"/>
                  </w:rPr>
                </w:rPrChange>
              </w:rPr>
            </w:pPr>
            <w:moveTo w:id="13309" w:author="Masato YOSHIKAWA" w:date="2026-01-20T12:21:00Z" w16du:dateUtc="2026-01-20T03:21:00Z">
              <w:r w:rsidRPr="005B6842">
                <w:rPr>
                  <w:rFonts w:ascii="Times New Roman" w:eastAsia="ＭＳ 明朝" w:hAnsi="Times New Roman" w:cs="Times New Roman" w:hint="eastAsia"/>
                  <w:rPrChange w:id="13310" w:author="Masato YOSHIKAWA" w:date="2026-01-20T12:23:00Z" w16du:dateUtc="2026-01-20T03:23:00Z">
                    <w:rPr>
                      <w:rFonts w:ascii="ＭＳ 明朝" w:eastAsia="ＭＳ 明朝" w:hAnsi="ＭＳ 明朝" w:hint="eastAsia"/>
                    </w:rPr>
                  </w:rPrChange>
                </w:rPr>
                <w:t>鶯溪</w:t>
              </w:r>
            </w:moveTo>
          </w:p>
        </w:tc>
        <w:tc>
          <w:tcPr>
            <w:tcW w:w="583" w:type="pct"/>
          </w:tcPr>
          <w:p w14:paraId="7D886887" w14:textId="77777777" w:rsidR="005B6842" w:rsidRPr="005B6842" w:rsidRDefault="005B6842" w:rsidP="00C45809">
            <w:pPr>
              <w:pStyle w:val="af8"/>
              <w:rPr>
                <w:moveTo w:id="13311" w:author="Masato YOSHIKAWA" w:date="2026-01-20T12:21:00Z" w16du:dateUtc="2026-01-20T03:21:00Z"/>
                <w:rFonts w:ascii="Times New Roman" w:eastAsia="ＭＳ 明朝" w:hAnsi="Times New Roman" w:cs="Times New Roman"/>
                <w:rPrChange w:id="13312" w:author="Masato YOSHIKAWA" w:date="2026-01-20T12:23:00Z" w16du:dateUtc="2026-01-20T03:23:00Z">
                  <w:rPr>
                    <w:moveTo w:id="13313" w:author="Masato YOSHIKAWA" w:date="2026-01-20T12:21:00Z" w16du:dateUtc="2026-01-20T03:21:00Z"/>
                    <w:rFonts w:ascii="ＭＳ 明朝" w:eastAsia="ＭＳ 明朝" w:hAnsi="ＭＳ 明朝"/>
                  </w:rPr>
                </w:rPrChange>
              </w:rPr>
            </w:pPr>
            <w:moveTo w:id="13314" w:author="Masato YOSHIKAWA" w:date="2026-01-20T12:21:00Z" w16du:dateUtc="2026-01-20T03:21:00Z">
              <w:r w:rsidRPr="005B6842">
                <w:rPr>
                  <w:rFonts w:ascii="Times New Roman" w:eastAsia="ＭＳ 明朝" w:hAnsi="Times New Roman" w:cs="Times New Roman"/>
                  <w:rPrChange w:id="13315" w:author="Masato YOSHIKAWA" w:date="2026-01-20T12:23:00Z" w16du:dateUtc="2026-01-20T03:23:00Z">
                    <w:rPr>
                      <w:rFonts w:ascii="ＭＳ 明朝" w:eastAsia="ＭＳ 明朝" w:hAnsi="ＭＳ 明朝"/>
                    </w:rPr>
                  </w:rPrChange>
                </w:rPr>
                <w:t>Uguisudani</w:t>
              </w:r>
            </w:moveTo>
          </w:p>
        </w:tc>
        <w:tc>
          <w:tcPr>
            <w:tcW w:w="629" w:type="pct"/>
          </w:tcPr>
          <w:p w14:paraId="751F0650" w14:textId="77777777" w:rsidR="005B6842" w:rsidRPr="005B6842" w:rsidRDefault="005B6842" w:rsidP="00C45809">
            <w:pPr>
              <w:pStyle w:val="af8"/>
              <w:rPr>
                <w:moveTo w:id="13316" w:author="Masato YOSHIKAWA" w:date="2026-01-20T12:21:00Z" w16du:dateUtc="2026-01-20T03:21:00Z"/>
                <w:rFonts w:ascii="Times New Roman" w:eastAsia="ＭＳ 明朝" w:hAnsi="Times New Roman" w:cs="Times New Roman"/>
                <w:rPrChange w:id="13317" w:author="Masato YOSHIKAWA" w:date="2026-01-20T12:23:00Z" w16du:dateUtc="2026-01-20T03:23:00Z">
                  <w:rPr>
                    <w:moveTo w:id="13318" w:author="Masato YOSHIKAWA" w:date="2026-01-20T12:21:00Z" w16du:dateUtc="2026-01-20T03:21:00Z"/>
                    <w:rFonts w:ascii="ＭＳ 明朝" w:eastAsia="ＭＳ 明朝" w:hAnsi="ＭＳ 明朝"/>
                  </w:rPr>
                </w:rPrChange>
              </w:rPr>
            </w:pPr>
            <w:moveTo w:id="13319" w:author="Masato YOSHIKAWA" w:date="2026-01-20T12:21:00Z" w16du:dateUtc="2026-01-20T03:21:00Z">
              <w:r w:rsidRPr="005B6842">
                <w:rPr>
                  <w:rFonts w:ascii="Times New Roman" w:eastAsia="ＭＳ 明朝" w:hAnsi="Times New Roman" w:cs="Times New Roman"/>
                  <w:rPrChange w:id="13320" w:author="Masato YOSHIKAWA" w:date="2026-01-20T12:23:00Z" w16du:dateUtc="2026-01-20T03:23:00Z">
                    <w:rPr>
                      <w:rFonts w:ascii="ＭＳ 明朝" w:eastAsia="ＭＳ 明朝" w:hAnsi="ＭＳ 明朝"/>
                    </w:rPr>
                  </w:rPrChange>
                </w:rPr>
                <w:t>Uguisudani</w:t>
              </w:r>
            </w:moveTo>
          </w:p>
        </w:tc>
        <w:tc>
          <w:tcPr>
            <w:tcW w:w="779" w:type="pct"/>
          </w:tcPr>
          <w:p w14:paraId="42423442" w14:textId="77777777" w:rsidR="005B6842" w:rsidRPr="005B6842" w:rsidRDefault="005B6842" w:rsidP="00C45809">
            <w:pPr>
              <w:pStyle w:val="af8"/>
              <w:rPr>
                <w:moveTo w:id="13321" w:author="Masato YOSHIKAWA" w:date="2026-01-20T12:21:00Z" w16du:dateUtc="2026-01-20T03:21:00Z"/>
                <w:rFonts w:ascii="Times New Roman" w:eastAsia="ＭＳ 明朝" w:hAnsi="Times New Roman" w:cs="Times New Roman"/>
                <w:rPrChange w:id="13322" w:author="Masato YOSHIKAWA" w:date="2026-01-20T12:23:00Z" w16du:dateUtc="2026-01-20T03:23:00Z">
                  <w:rPr>
                    <w:moveTo w:id="13323" w:author="Masato YOSHIKAWA" w:date="2026-01-20T12:21:00Z" w16du:dateUtc="2026-01-20T03:21:00Z"/>
                    <w:rFonts w:ascii="ＭＳ 明朝" w:eastAsia="ＭＳ 明朝" w:hAnsi="ＭＳ 明朝"/>
                  </w:rPr>
                </w:rPrChange>
              </w:rPr>
            </w:pPr>
            <w:moveTo w:id="13324" w:author="Masato YOSHIKAWA" w:date="2026-01-20T12:21:00Z" w16du:dateUtc="2026-01-20T03:21:00Z">
              <w:r w:rsidRPr="005B6842">
                <w:rPr>
                  <w:rFonts w:ascii="Times New Roman" w:eastAsia="ＭＳ 明朝" w:hAnsi="Times New Roman" w:cs="Times New Roman"/>
                  <w:rPrChange w:id="13325" w:author="Masato YOSHIKAWA" w:date="2026-01-20T12:23:00Z" w16du:dateUtc="2026-01-20T03:23:00Z">
                    <w:rPr>
                      <w:rFonts w:ascii="ＭＳ 明朝" w:eastAsia="ＭＳ 明朝" w:hAnsi="ＭＳ 明朝"/>
                    </w:rPr>
                  </w:rPrChange>
                </w:rPr>
                <w:t>Borrowing</w:t>
              </w:r>
            </w:moveTo>
          </w:p>
        </w:tc>
        <w:tc>
          <w:tcPr>
            <w:tcW w:w="744" w:type="pct"/>
          </w:tcPr>
          <w:p w14:paraId="00DB91EF" w14:textId="77777777" w:rsidR="005B6842" w:rsidRPr="005B6842" w:rsidRDefault="005B6842" w:rsidP="00C45809">
            <w:pPr>
              <w:pStyle w:val="af8"/>
              <w:rPr>
                <w:moveTo w:id="13326" w:author="Masato YOSHIKAWA" w:date="2026-01-20T12:21:00Z" w16du:dateUtc="2026-01-20T03:21:00Z"/>
                <w:rFonts w:ascii="Times New Roman" w:eastAsia="ＭＳ 明朝" w:hAnsi="Times New Roman" w:cs="Times New Roman"/>
                <w:rPrChange w:id="13327" w:author="Masato YOSHIKAWA" w:date="2026-01-20T12:23:00Z" w16du:dateUtc="2026-01-20T03:23:00Z">
                  <w:rPr>
                    <w:moveTo w:id="13328" w:author="Masato YOSHIKAWA" w:date="2026-01-20T12:21:00Z" w16du:dateUtc="2026-01-20T03:21:00Z"/>
                    <w:rFonts w:ascii="ＭＳ 明朝" w:eastAsia="ＭＳ 明朝" w:hAnsi="ＭＳ 明朝"/>
                  </w:rPr>
                </w:rPrChange>
              </w:rPr>
            </w:pPr>
            <w:moveTo w:id="13329" w:author="Masato YOSHIKAWA" w:date="2026-01-20T12:21:00Z" w16du:dateUtc="2026-01-20T03:21:00Z">
              <w:r w:rsidRPr="005B6842">
                <w:rPr>
                  <w:rFonts w:ascii="Times New Roman" w:eastAsia="ＭＳ 明朝" w:hAnsi="Times New Roman" w:cs="Times New Roman"/>
                  <w:rPrChange w:id="13330" w:author="Masato YOSHIKAWA" w:date="2026-01-20T12:23:00Z" w16du:dateUtc="2026-01-20T03:23:00Z">
                    <w:rPr>
                      <w:rFonts w:ascii="ＭＳ 明朝" w:eastAsia="ＭＳ 明朝" w:hAnsi="ＭＳ 明朝"/>
                    </w:rPr>
                  </w:rPrChange>
                </w:rPr>
                <w:t>Acceptance</w:t>
              </w:r>
            </w:moveTo>
          </w:p>
        </w:tc>
        <w:tc>
          <w:tcPr>
            <w:tcW w:w="851" w:type="pct"/>
          </w:tcPr>
          <w:p w14:paraId="027A3C05" w14:textId="77777777" w:rsidR="005B6842" w:rsidRPr="005B6842" w:rsidRDefault="005B6842" w:rsidP="00C45809">
            <w:pPr>
              <w:pStyle w:val="af8"/>
              <w:rPr>
                <w:moveTo w:id="13331" w:author="Masato YOSHIKAWA" w:date="2026-01-20T12:21:00Z" w16du:dateUtc="2026-01-20T03:21:00Z"/>
                <w:rFonts w:ascii="Times New Roman" w:eastAsia="ＭＳ 明朝" w:hAnsi="Times New Roman" w:cs="Times New Roman"/>
                <w:rPrChange w:id="13332" w:author="Masato YOSHIKAWA" w:date="2026-01-20T12:23:00Z" w16du:dateUtc="2026-01-20T03:23:00Z">
                  <w:rPr>
                    <w:moveTo w:id="13333" w:author="Masato YOSHIKAWA" w:date="2026-01-20T12:21:00Z" w16du:dateUtc="2026-01-20T03:21:00Z"/>
                    <w:rFonts w:ascii="ＭＳ 明朝" w:eastAsia="ＭＳ 明朝" w:hAnsi="ＭＳ 明朝"/>
                  </w:rPr>
                </w:rPrChange>
              </w:rPr>
            </w:pPr>
            <w:moveTo w:id="13334" w:author="Masato YOSHIKAWA" w:date="2026-01-20T12:21:00Z" w16du:dateUtc="2026-01-20T03:21:00Z">
              <w:r w:rsidRPr="005B6842">
                <w:rPr>
                  <w:rFonts w:ascii="Times New Roman" w:eastAsia="ＭＳ 明朝" w:hAnsi="Times New Roman" w:cs="Times New Roman"/>
                  <w:rPrChange w:id="13335" w:author="Masato YOSHIKAWA" w:date="2026-01-20T12:23:00Z" w16du:dateUtc="2026-01-20T03:23:00Z">
                    <w:rPr>
                      <w:rFonts w:ascii="ＭＳ 明朝" w:eastAsia="ＭＳ 明朝" w:hAnsi="ＭＳ 明朝"/>
                    </w:rPr>
                  </w:rPrChange>
                </w:rPr>
                <w:t>Borrowing</w:t>
              </w:r>
            </w:moveTo>
          </w:p>
        </w:tc>
        <w:tc>
          <w:tcPr>
            <w:tcW w:w="831" w:type="pct"/>
          </w:tcPr>
          <w:p w14:paraId="265D3627" w14:textId="77777777" w:rsidR="005B6842" w:rsidRPr="005B6842" w:rsidRDefault="005B6842" w:rsidP="00C45809">
            <w:pPr>
              <w:pStyle w:val="af8"/>
              <w:rPr>
                <w:moveTo w:id="13336" w:author="Masato YOSHIKAWA" w:date="2026-01-20T12:21:00Z" w16du:dateUtc="2026-01-20T03:21:00Z"/>
                <w:rFonts w:ascii="Times New Roman" w:eastAsia="ＭＳ 明朝" w:hAnsi="Times New Roman" w:cs="Times New Roman"/>
                <w:rPrChange w:id="13337" w:author="Masato YOSHIKAWA" w:date="2026-01-20T12:23:00Z" w16du:dateUtc="2026-01-20T03:23:00Z">
                  <w:rPr>
                    <w:moveTo w:id="13338" w:author="Masato YOSHIKAWA" w:date="2026-01-20T12:21:00Z" w16du:dateUtc="2026-01-20T03:21:00Z"/>
                    <w:rFonts w:ascii="ＭＳ 明朝" w:eastAsia="ＭＳ 明朝" w:hAnsi="ＭＳ 明朝"/>
                  </w:rPr>
                </w:rPrChange>
              </w:rPr>
            </w:pPr>
            <w:moveTo w:id="13339" w:author="Masato YOSHIKAWA" w:date="2026-01-20T12:21:00Z" w16du:dateUtc="2026-01-20T03:21:00Z">
              <w:r w:rsidRPr="005B6842">
                <w:rPr>
                  <w:rFonts w:ascii="Times New Roman" w:eastAsia="ＭＳ 明朝" w:hAnsi="Times New Roman" w:cs="Times New Roman"/>
                  <w:rPrChange w:id="13340" w:author="Masato YOSHIKAWA" w:date="2026-01-20T12:23:00Z" w16du:dateUtc="2026-01-20T03:23:00Z">
                    <w:rPr>
                      <w:rFonts w:ascii="ＭＳ 明朝" w:eastAsia="ＭＳ 明朝" w:hAnsi="ＭＳ 明朝"/>
                    </w:rPr>
                  </w:rPrChange>
                </w:rPr>
                <w:t>Acceptance</w:t>
              </w:r>
            </w:moveTo>
          </w:p>
        </w:tc>
      </w:tr>
      <w:tr w:rsidR="005B6842" w:rsidRPr="005B6842" w14:paraId="6E515CCB" w14:textId="77777777" w:rsidTr="00C45809">
        <w:tc>
          <w:tcPr>
            <w:tcW w:w="582" w:type="pct"/>
          </w:tcPr>
          <w:p w14:paraId="70E54C3E" w14:textId="77777777" w:rsidR="005B6842" w:rsidRPr="005B6842" w:rsidRDefault="005B6842" w:rsidP="00C45809">
            <w:pPr>
              <w:pStyle w:val="af8"/>
              <w:rPr>
                <w:moveTo w:id="13341" w:author="Masato YOSHIKAWA" w:date="2026-01-20T12:21:00Z" w16du:dateUtc="2026-01-20T03:21:00Z"/>
                <w:rFonts w:ascii="Times New Roman" w:eastAsia="ＭＳ 明朝" w:hAnsi="Times New Roman" w:cs="Times New Roman"/>
                <w:rPrChange w:id="13342" w:author="Masato YOSHIKAWA" w:date="2026-01-20T12:23:00Z" w16du:dateUtc="2026-01-20T03:23:00Z">
                  <w:rPr>
                    <w:moveTo w:id="13343" w:author="Masato YOSHIKAWA" w:date="2026-01-20T12:21:00Z" w16du:dateUtc="2026-01-20T03:21:00Z"/>
                    <w:rFonts w:ascii="ＭＳ 明朝" w:eastAsia="ＭＳ 明朝" w:hAnsi="ＭＳ 明朝"/>
                  </w:rPr>
                </w:rPrChange>
              </w:rPr>
            </w:pPr>
            <w:moveTo w:id="13344" w:author="Masato YOSHIKAWA" w:date="2026-01-20T12:21:00Z" w16du:dateUtc="2026-01-20T03:21:00Z">
              <w:r w:rsidRPr="005B6842">
                <w:rPr>
                  <w:rFonts w:ascii="Times New Roman" w:eastAsia="ＭＳ 明朝" w:hAnsi="Times New Roman" w:cs="Times New Roman" w:hint="eastAsia"/>
                  <w:rPrChange w:id="13345" w:author="Masato YOSHIKAWA" w:date="2026-01-20T12:23:00Z" w16du:dateUtc="2026-01-20T03:23:00Z">
                    <w:rPr>
                      <w:rFonts w:ascii="ＭＳ 明朝" w:eastAsia="ＭＳ 明朝" w:hAnsi="ＭＳ 明朝" w:hint="eastAsia"/>
                    </w:rPr>
                  </w:rPrChange>
                </w:rPr>
                <w:t>垣</w:t>
              </w:r>
            </w:moveTo>
          </w:p>
        </w:tc>
        <w:tc>
          <w:tcPr>
            <w:tcW w:w="583" w:type="pct"/>
          </w:tcPr>
          <w:p w14:paraId="27AADD36" w14:textId="77777777" w:rsidR="005B6842" w:rsidRPr="005B6842" w:rsidRDefault="005B6842" w:rsidP="00C45809">
            <w:pPr>
              <w:pStyle w:val="af8"/>
              <w:rPr>
                <w:moveTo w:id="13346" w:author="Masato YOSHIKAWA" w:date="2026-01-20T12:21:00Z" w16du:dateUtc="2026-01-20T03:21:00Z"/>
                <w:rFonts w:ascii="Times New Roman" w:eastAsia="ＭＳ 明朝" w:hAnsi="Times New Roman" w:cs="Times New Roman"/>
                <w:rPrChange w:id="13347" w:author="Masato YOSHIKAWA" w:date="2026-01-20T12:23:00Z" w16du:dateUtc="2026-01-20T03:23:00Z">
                  <w:rPr>
                    <w:moveTo w:id="13348" w:author="Masato YOSHIKAWA" w:date="2026-01-20T12:21:00Z" w16du:dateUtc="2026-01-20T03:21:00Z"/>
                    <w:rFonts w:ascii="ＭＳ 明朝" w:eastAsia="ＭＳ 明朝" w:hAnsi="ＭＳ 明朝"/>
                  </w:rPr>
                </w:rPrChange>
              </w:rPr>
            </w:pPr>
            <w:moveTo w:id="13349" w:author="Masato YOSHIKAWA" w:date="2026-01-20T12:21:00Z" w16du:dateUtc="2026-01-20T03:21:00Z">
              <w:r w:rsidRPr="005B6842">
                <w:rPr>
                  <w:rFonts w:ascii="Times New Roman" w:eastAsia="ＭＳ 明朝" w:hAnsi="Times New Roman" w:cs="Times New Roman"/>
                  <w:rPrChange w:id="13350" w:author="Masato YOSHIKAWA" w:date="2026-01-20T12:23:00Z" w16du:dateUtc="2026-01-20T03:23:00Z">
                    <w:rPr>
                      <w:rFonts w:ascii="ＭＳ 明朝" w:eastAsia="ＭＳ 明朝" w:hAnsi="ＭＳ 明朝"/>
                    </w:rPr>
                  </w:rPrChange>
                </w:rPr>
                <w:t>the hedge</w:t>
              </w:r>
            </w:moveTo>
          </w:p>
        </w:tc>
        <w:tc>
          <w:tcPr>
            <w:tcW w:w="629" w:type="pct"/>
          </w:tcPr>
          <w:p w14:paraId="60F52FAA" w14:textId="77777777" w:rsidR="005B6842" w:rsidRPr="005B6842" w:rsidRDefault="005B6842" w:rsidP="00C45809">
            <w:pPr>
              <w:pStyle w:val="af8"/>
              <w:rPr>
                <w:moveTo w:id="13351" w:author="Masato YOSHIKAWA" w:date="2026-01-20T12:21:00Z" w16du:dateUtc="2026-01-20T03:21:00Z"/>
                <w:rFonts w:ascii="Times New Roman" w:eastAsia="ＭＳ 明朝" w:hAnsi="Times New Roman" w:cs="Times New Roman"/>
                <w:rPrChange w:id="13352" w:author="Masato YOSHIKAWA" w:date="2026-01-20T12:23:00Z" w16du:dateUtc="2026-01-20T03:23:00Z">
                  <w:rPr>
                    <w:moveTo w:id="13353" w:author="Masato YOSHIKAWA" w:date="2026-01-20T12:21:00Z" w16du:dateUtc="2026-01-20T03:21:00Z"/>
                    <w:rFonts w:ascii="ＭＳ 明朝" w:eastAsia="ＭＳ 明朝" w:hAnsi="ＭＳ 明朝"/>
                  </w:rPr>
                </w:rPrChange>
              </w:rPr>
            </w:pPr>
            <w:moveTo w:id="13354" w:author="Masato YOSHIKAWA" w:date="2026-01-20T12:21:00Z" w16du:dateUtc="2026-01-20T03:21:00Z">
              <w:r w:rsidRPr="005B6842">
                <w:rPr>
                  <w:rFonts w:ascii="Times New Roman" w:eastAsia="ＭＳ 明朝" w:hAnsi="Times New Roman" w:cs="Times New Roman"/>
                  <w:rPrChange w:id="13355" w:author="Masato YOSHIKAWA" w:date="2026-01-20T12:23:00Z" w16du:dateUtc="2026-01-20T03:23:00Z">
                    <w:rPr>
                      <w:rFonts w:ascii="ＭＳ 明朝" w:eastAsia="ＭＳ 明朝" w:hAnsi="ＭＳ 明朝"/>
                    </w:rPr>
                  </w:rPrChange>
                </w:rPr>
                <w:t>fencing</w:t>
              </w:r>
            </w:moveTo>
          </w:p>
        </w:tc>
        <w:tc>
          <w:tcPr>
            <w:tcW w:w="779" w:type="pct"/>
          </w:tcPr>
          <w:p w14:paraId="39327ECD" w14:textId="77777777" w:rsidR="005B6842" w:rsidRPr="005B6842" w:rsidRDefault="005B6842" w:rsidP="00C45809">
            <w:pPr>
              <w:pStyle w:val="af8"/>
              <w:rPr>
                <w:moveTo w:id="13356" w:author="Masato YOSHIKAWA" w:date="2026-01-20T12:21:00Z" w16du:dateUtc="2026-01-20T03:21:00Z"/>
                <w:rFonts w:ascii="Times New Roman" w:eastAsia="ＭＳ 明朝" w:hAnsi="Times New Roman" w:cs="Times New Roman"/>
                <w:rPrChange w:id="13357" w:author="Masato YOSHIKAWA" w:date="2026-01-20T12:23:00Z" w16du:dateUtc="2026-01-20T03:23:00Z">
                  <w:rPr>
                    <w:moveTo w:id="13358" w:author="Masato YOSHIKAWA" w:date="2026-01-20T12:21:00Z" w16du:dateUtc="2026-01-20T03:21:00Z"/>
                    <w:rFonts w:ascii="ＭＳ 明朝" w:eastAsia="ＭＳ 明朝" w:hAnsi="ＭＳ 明朝"/>
                  </w:rPr>
                </w:rPrChange>
              </w:rPr>
            </w:pPr>
            <w:moveTo w:id="13359" w:author="Masato YOSHIKAWA" w:date="2026-01-20T12:21:00Z" w16du:dateUtc="2026-01-20T03:21:00Z">
              <w:r w:rsidRPr="005B6842">
                <w:rPr>
                  <w:rFonts w:ascii="Times New Roman" w:eastAsia="ＭＳ 明朝" w:hAnsi="Times New Roman" w:cs="Times New Roman"/>
                  <w:rPrChange w:id="13360" w:author="Masato YOSHIKAWA" w:date="2026-01-20T12:23:00Z" w16du:dateUtc="2026-01-20T03:23:00Z">
                    <w:rPr>
                      <w:rFonts w:ascii="ＭＳ 明朝" w:eastAsia="ＭＳ 明朝" w:hAnsi="ＭＳ 明朝"/>
                    </w:rPr>
                  </w:rPrChange>
                </w:rPr>
                <w:t>Established equivalent</w:t>
              </w:r>
            </w:moveTo>
          </w:p>
        </w:tc>
        <w:tc>
          <w:tcPr>
            <w:tcW w:w="744" w:type="pct"/>
          </w:tcPr>
          <w:p w14:paraId="6137437B" w14:textId="77777777" w:rsidR="005B6842" w:rsidRPr="005B6842" w:rsidRDefault="005B6842" w:rsidP="00C45809">
            <w:pPr>
              <w:pStyle w:val="af8"/>
              <w:rPr>
                <w:moveTo w:id="13361" w:author="Masato YOSHIKAWA" w:date="2026-01-20T12:21:00Z" w16du:dateUtc="2026-01-20T03:21:00Z"/>
                <w:rFonts w:ascii="Times New Roman" w:eastAsia="ＭＳ 明朝" w:hAnsi="Times New Roman" w:cs="Times New Roman"/>
                <w:rPrChange w:id="13362" w:author="Masato YOSHIKAWA" w:date="2026-01-20T12:23:00Z" w16du:dateUtc="2026-01-20T03:23:00Z">
                  <w:rPr>
                    <w:moveTo w:id="13363" w:author="Masato YOSHIKAWA" w:date="2026-01-20T12:21:00Z" w16du:dateUtc="2026-01-20T03:21:00Z"/>
                    <w:rFonts w:ascii="ＭＳ 明朝" w:eastAsia="ＭＳ 明朝" w:hAnsi="ＭＳ 明朝"/>
                  </w:rPr>
                </w:rPrChange>
              </w:rPr>
            </w:pPr>
            <w:moveTo w:id="13364" w:author="Masato YOSHIKAWA" w:date="2026-01-20T12:21:00Z" w16du:dateUtc="2026-01-20T03:21:00Z">
              <w:r w:rsidRPr="005B6842">
                <w:rPr>
                  <w:rFonts w:ascii="Times New Roman" w:eastAsia="ＭＳ 明朝" w:hAnsi="Times New Roman" w:cs="Times New Roman"/>
                  <w:rPrChange w:id="13365" w:author="Masato YOSHIKAWA" w:date="2026-01-20T12:23:00Z" w16du:dateUtc="2026-01-20T03:23:00Z">
                    <w:rPr>
                      <w:rFonts w:ascii="ＭＳ 明朝" w:eastAsia="ＭＳ 明朝" w:hAnsi="ＭＳ 明朝"/>
                    </w:rPr>
                  </w:rPrChange>
                </w:rPr>
                <w:t>Minimization</w:t>
              </w:r>
            </w:moveTo>
          </w:p>
        </w:tc>
        <w:tc>
          <w:tcPr>
            <w:tcW w:w="851" w:type="pct"/>
          </w:tcPr>
          <w:p w14:paraId="2024AAB0" w14:textId="77777777" w:rsidR="005B6842" w:rsidRPr="005B6842" w:rsidRDefault="005B6842" w:rsidP="00C45809">
            <w:pPr>
              <w:pStyle w:val="af8"/>
              <w:rPr>
                <w:moveTo w:id="13366" w:author="Masato YOSHIKAWA" w:date="2026-01-20T12:21:00Z" w16du:dateUtc="2026-01-20T03:21:00Z"/>
                <w:rFonts w:ascii="Times New Roman" w:eastAsia="ＭＳ 明朝" w:hAnsi="Times New Roman" w:cs="Times New Roman"/>
                <w:rPrChange w:id="13367" w:author="Masato YOSHIKAWA" w:date="2026-01-20T12:23:00Z" w16du:dateUtc="2026-01-20T03:23:00Z">
                  <w:rPr>
                    <w:moveTo w:id="13368" w:author="Masato YOSHIKAWA" w:date="2026-01-20T12:21:00Z" w16du:dateUtc="2026-01-20T03:21:00Z"/>
                    <w:rFonts w:ascii="ＭＳ 明朝" w:eastAsia="ＭＳ 明朝" w:hAnsi="ＭＳ 明朝"/>
                  </w:rPr>
                </w:rPrChange>
              </w:rPr>
            </w:pPr>
            <w:moveTo w:id="13369" w:author="Masato YOSHIKAWA" w:date="2026-01-20T12:21:00Z" w16du:dateUtc="2026-01-20T03:21:00Z">
              <w:r w:rsidRPr="005B6842">
                <w:rPr>
                  <w:rFonts w:ascii="Times New Roman" w:eastAsia="ＭＳ 明朝" w:hAnsi="Times New Roman" w:cs="Times New Roman"/>
                  <w:rPrChange w:id="13370" w:author="Masato YOSHIKAWA" w:date="2026-01-20T12:23:00Z" w16du:dateUtc="2026-01-20T03:23:00Z">
                    <w:rPr>
                      <w:rFonts w:ascii="ＭＳ 明朝" w:eastAsia="ＭＳ 明朝" w:hAnsi="ＭＳ 明朝"/>
                    </w:rPr>
                  </w:rPrChange>
                </w:rPr>
                <w:t>Established equivalent</w:t>
              </w:r>
            </w:moveTo>
          </w:p>
        </w:tc>
        <w:tc>
          <w:tcPr>
            <w:tcW w:w="831" w:type="pct"/>
          </w:tcPr>
          <w:p w14:paraId="39B4F615" w14:textId="77777777" w:rsidR="005B6842" w:rsidRPr="005B6842" w:rsidRDefault="005B6842" w:rsidP="00C45809">
            <w:pPr>
              <w:pStyle w:val="af8"/>
              <w:rPr>
                <w:moveTo w:id="13371" w:author="Masato YOSHIKAWA" w:date="2026-01-20T12:21:00Z" w16du:dateUtc="2026-01-20T03:21:00Z"/>
                <w:rFonts w:ascii="Times New Roman" w:eastAsia="ＭＳ 明朝" w:hAnsi="Times New Roman" w:cs="Times New Roman"/>
                <w:rPrChange w:id="13372" w:author="Masato YOSHIKAWA" w:date="2026-01-20T12:23:00Z" w16du:dateUtc="2026-01-20T03:23:00Z">
                  <w:rPr>
                    <w:moveTo w:id="13373" w:author="Masato YOSHIKAWA" w:date="2026-01-20T12:21:00Z" w16du:dateUtc="2026-01-20T03:21:00Z"/>
                    <w:rFonts w:ascii="ＭＳ 明朝" w:eastAsia="ＭＳ 明朝" w:hAnsi="ＭＳ 明朝"/>
                  </w:rPr>
                </w:rPrChange>
              </w:rPr>
            </w:pPr>
            <w:moveTo w:id="13374" w:author="Masato YOSHIKAWA" w:date="2026-01-20T12:21:00Z" w16du:dateUtc="2026-01-20T03:21:00Z">
              <w:r w:rsidRPr="005B6842">
                <w:rPr>
                  <w:rFonts w:ascii="Times New Roman" w:eastAsia="ＭＳ 明朝" w:hAnsi="Times New Roman" w:cs="Times New Roman"/>
                  <w:rPrChange w:id="13375" w:author="Masato YOSHIKAWA" w:date="2026-01-20T12:23:00Z" w16du:dateUtc="2026-01-20T03:23:00Z">
                    <w:rPr>
                      <w:rFonts w:ascii="ＭＳ 明朝" w:eastAsia="ＭＳ 明朝" w:hAnsi="ＭＳ 明朝"/>
                    </w:rPr>
                  </w:rPrChange>
                </w:rPr>
                <w:t>Minimization</w:t>
              </w:r>
            </w:moveTo>
          </w:p>
        </w:tc>
      </w:tr>
      <w:tr w:rsidR="005B6842" w:rsidRPr="005B6842" w14:paraId="1C9C78DF" w14:textId="77777777" w:rsidTr="00C45809">
        <w:tc>
          <w:tcPr>
            <w:tcW w:w="582" w:type="pct"/>
          </w:tcPr>
          <w:p w14:paraId="4261B76E" w14:textId="77777777" w:rsidR="005B6842" w:rsidRPr="005B6842" w:rsidRDefault="005B6842" w:rsidP="00C45809">
            <w:pPr>
              <w:pStyle w:val="af8"/>
              <w:rPr>
                <w:moveTo w:id="13376" w:author="Masato YOSHIKAWA" w:date="2026-01-20T12:21:00Z" w16du:dateUtc="2026-01-20T03:21:00Z"/>
                <w:rFonts w:ascii="Times New Roman" w:eastAsia="ＭＳ 明朝" w:hAnsi="Times New Roman" w:cs="Times New Roman"/>
                <w:rPrChange w:id="13377" w:author="Masato YOSHIKAWA" w:date="2026-01-20T12:23:00Z" w16du:dateUtc="2026-01-20T03:23:00Z">
                  <w:rPr>
                    <w:moveTo w:id="13378" w:author="Masato YOSHIKAWA" w:date="2026-01-20T12:21:00Z" w16du:dateUtc="2026-01-20T03:21:00Z"/>
                    <w:rFonts w:ascii="ＭＳ 明朝" w:eastAsia="ＭＳ 明朝" w:hAnsi="ＭＳ 明朝"/>
                  </w:rPr>
                </w:rPrChange>
              </w:rPr>
            </w:pPr>
            <w:moveTo w:id="13379" w:author="Masato YOSHIKAWA" w:date="2026-01-20T12:21:00Z" w16du:dateUtc="2026-01-20T03:21:00Z">
              <w:r w:rsidRPr="005B6842">
                <w:rPr>
                  <w:rFonts w:ascii="Times New Roman" w:eastAsia="ＭＳ 明朝" w:hAnsi="Times New Roman" w:cs="Times New Roman" w:hint="eastAsia"/>
                  <w:rPrChange w:id="13380" w:author="Masato YOSHIKAWA" w:date="2026-01-20T12:23:00Z" w16du:dateUtc="2026-01-20T03:23:00Z">
                    <w:rPr>
                      <w:rFonts w:ascii="ＭＳ 明朝" w:eastAsia="ＭＳ 明朝" w:hAnsi="ＭＳ 明朝" w:hint="eastAsia"/>
                    </w:rPr>
                  </w:rPrChange>
                </w:rPr>
                <w:t>幽邃</w:t>
              </w:r>
            </w:moveTo>
          </w:p>
        </w:tc>
        <w:tc>
          <w:tcPr>
            <w:tcW w:w="583" w:type="pct"/>
          </w:tcPr>
          <w:p w14:paraId="39C6CF27" w14:textId="77777777" w:rsidR="005B6842" w:rsidRPr="005B6842" w:rsidRDefault="005B6842" w:rsidP="00C45809">
            <w:pPr>
              <w:pStyle w:val="af8"/>
              <w:rPr>
                <w:moveTo w:id="13381" w:author="Masato YOSHIKAWA" w:date="2026-01-20T12:21:00Z" w16du:dateUtc="2026-01-20T03:21:00Z"/>
                <w:rFonts w:ascii="Times New Roman" w:eastAsia="ＭＳ 明朝" w:hAnsi="Times New Roman" w:cs="Times New Roman"/>
                <w:rPrChange w:id="13382" w:author="Masato YOSHIKAWA" w:date="2026-01-20T12:23:00Z" w16du:dateUtc="2026-01-20T03:23:00Z">
                  <w:rPr>
                    <w:moveTo w:id="13383" w:author="Masato YOSHIKAWA" w:date="2026-01-20T12:21:00Z" w16du:dateUtc="2026-01-20T03:21:00Z"/>
                    <w:rFonts w:ascii="ＭＳ 明朝" w:eastAsia="ＭＳ 明朝" w:hAnsi="ＭＳ 明朝"/>
                  </w:rPr>
                </w:rPrChange>
              </w:rPr>
            </w:pPr>
            <w:moveTo w:id="13384" w:author="Masato YOSHIKAWA" w:date="2026-01-20T12:21:00Z" w16du:dateUtc="2026-01-20T03:21:00Z">
              <w:r w:rsidRPr="005B6842">
                <w:rPr>
                  <w:rFonts w:ascii="Times New Roman" w:eastAsia="ＭＳ 明朝" w:hAnsi="Times New Roman" w:cs="Times New Roman"/>
                  <w:rPrChange w:id="13385" w:author="Masato YOSHIKAWA" w:date="2026-01-20T12:23:00Z" w16du:dateUtc="2026-01-20T03:23:00Z">
                    <w:rPr>
                      <w:rFonts w:ascii="ＭＳ 明朝" w:eastAsia="ＭＳ 明朝" w:hAnsi="ＭＳ 明朝"/>
                    </w:rPr>
                  </w:rPrChange>
                </w:rPr>
                <w:t>solitary and mysterious</w:t>
              </w:r>
            </w:moveTo>
          </w:p>
        </w:tc>
        <w:tc>
          <w:tcPr>
            <w:tcW w:w="629" w:type="pct"/>
          </w:tcPr>
          <w:p w14:paraId="1B05DCFE" w14:textId="77777777" w:rsidR="005B6842" w:rsidRPr="005B6842" w:rsidRDefault="005B6842" w:rsidP="00C45809">
            <w:pPr>
              <w:pStyle w:val="af8"/>
              <w:rPr>
                <w:moveTo w:id="13386" w:author="Masato YOSHIKAWA" w:date="2026-01-20T12:21:00Z" w16du:dateUtc="2026-01-20T03:21:00Z"/>
                <w:rFonts w:ascii="Times New Roman" w:eastAsia="ＭＳ 明朝" w:hAnsi="Times New Roman" w:cs="Times New Roman"/>
                <w:rPrChange w:id="13387" w:author="Masato YOSHIKAWA" w:date="2026-01-20T12:23:00Z" w16du:dateUtc="2026-01-20T03:23:00Z">
                  <w:rPr>
                    <w:moveTo w:id="13388" w:author="Masato YOSHIKAWA" w:date="2026-01-20T12:21:00Z" w16du:dateUtc="2026-01-20T03:21:00Z"/>
                    <w:rFonts w:ascii="ＭＳ 明朝" w:eastAsia="ＭＳ 明朝" w:hAnsi="ＭＳ 明朝"/>
                  </w:rPr>
                </w:rPrChange>
              </w:rPr>
            </w:pPr>
            <w:moveTo w:id="13389" w:author="Masato YOSHIKAWA" w:date="2026-01-20T12:21:00Z" w16du:dateUtc="2026-01-20T03:21:00Z">
              <w:r w:rsidRPr="005B6842">
                <w:rPr>
                  <w:rFonts w:ascii="Times New Roman" w:eastAsia="ＭＳ 明朝" w:hAnsi="Times New Roman" w:cs="Times New Roman"/>
                  <w:rPrChange w:id="13390" w:author="Masato YOSHIKAWA" w:date="2026-01-20T12:23:00Z" w16du:dateUtc="2026-01-20T03:23:00Z">
                    <w:rPr>
                      <w:rFonts w:ascii="ＭＳ 明朝" w:eastAsia="ＭＳ 明朝" w:hAnsi="ＭＳ 明朝"/>
                    </w:rPr>
                  </w:rPrChange>
                </w:rPr>
                <w:t>なし</w:t>
              </w:r>
            </w:moveTo>
          </w:p>
        </w:tc>
        <w:tc>
          <w:tcPr>
            <w:tcW w:w="779" w:type="pct"/>
          </w:tcPr>
          <w:p w14:paraId="4AFBBD3C" w14:textId="77777777" w:rsidR="005B6842" w:rsidRPr="005B6842" w:rsidRDefault="005B6842" w:rsidP="00C45809">
            <w:pPr>
              <w:pStyle w:val="af8"/>
              <w:rPr>
                <w:moveTo w:id="13391" w:author="Masato YOSHIKAWA" w:date="2026-01-20T12:21:00Z" w16du:dateUtc="2026-01-20T03:21:00Z"/>
                <w:rFonts w:ascii="Times New Roman" w:eastAsia="ＭＳ 明朝" w:hAnsi="Times New Roman" w:cs="Times New Roman"/>
                <w:rPrChange w:id="13392" w:author="Masato YOSHIKAWA" w:date="2026-01-20T12:23:00Z" w16du:dateUtc="2026-01-20T03:23:00Z">
                  <w:rPr>
                    <w:moveTo w:id="13393" w:author="Masato YOSHIKAWA" w:date="2026-01-20T12:21:00Z" w16du:dateUtc="2026-01-20T03:21:00Z"/>
                    <w:rFonts w:ascii="ＭＳ 明朝" w:eastAsia="ＭＳ 明朝" w:hAnsi="ＭＳ 明朝"/>
                  </w:rPr>
                </w:rPrChange>
              </w:rPr>
            </w:pPr>
            <w:moveTo w:id="13394" w:author="Masato YOSHIKAWA" w:date="2026-01-20T12:21:00Z" w16du:dateUtc="2026-01-20T03:21:00Z">
              <w:r w:rsidRPr="005B6842">
                <w:rPr>
                  <w:rFonts w:ascii="Times New Roman" w:eastAsia="ＭＳ 明朝" w:hAnsi="Times New Roman" w:cs="Times New Roman"/>
                  <w:rPrChange w:id="13395" w:author="Masato YOSHIKAWA" w:date="2026-01-20T12:23:00Z" w16du:dateUtc="2026-01-20T03:23:00Z">
                    <w:rPr>
                      <w:rFonts w:ascii="ＭＳ 明朝" w:eastAsia="ＭＳ 明朝" w:hAnsi="ＭＳ 明朝"/>
                    </w:rPr>
                  </w:rPrChange>
                </w:rPr>
                <w:t>Description</w:t>
              </w:r>
            </w:moveTo>
          </w:p>
        </w:tc>
        <w:tc>
          <w:tcPr>
            <w:tcW w:w="744" w:type="pct"/>
          </w:tcPr>
          <w:p w14:paraId="36979325" w14:textId="77777777" w:rsidR="005B6842" w:rsidRPr="005B6842" w:rsidRDefault="005B6842" w:rsidP="00C45809">
            <w:pPr>
              <w:pStyle w:val="af8"/>
              <w:rPr>
                <w:moveTo w:id="13396" w:author="Masato YOSHIKAWA" w:date="2026-01-20T12:21:00Z" w16du:dateUtc="2026-01-20T03:21:00Z"/>
                <w:rFonts w:ascii="Times New Roman" w:eastAsia="ＭＳ 明朝" w:hAnsi="Times New Roman" w:cs="Times New Roman"/>
                <w:rPrChange w:id="13397" w:author="Masato YOSHIKAWA" w:date="2026-01-20T12:23:00Z" w16du:dateUtc="2026-01-20T03:23:00Z">
                  <w:rPr>
                    <w:moveTo w:id="13398" w:author="Masato YOSHIKAWA" w:date="2026-01-20T12:21:00Z" w16du:dateUtc="2026-01-20T03:21:00Z"/>
                    <w:rFonts w:ascii="ＭＳ 明朝" w:eastAsia="ＭＳ 明朝" w:hAnsi="ＭＳ 明朝"/>
                  </w:rPr>
                </w:rPrChange>
              </w:rPr>
            </w:pPr>
            <w:moveTo w:id="13399" w:author="Masato YOSHIKAWA" w:date="2026-01-20T12:21:00Z" w16du:dateUtc="2026-01-20T03:21:00Z">
              <w:r w:rsidRPr="005B6842">
                <w:rPr>
                  <w:rFonts w:ascii="Times New Roman" w:eastAsia="ＭＳ 明朝" w:hAnsi="Times New Roman" w:cs="Times New Roman"/>
                  <w:rPrChange w:id="13400" w:author="Masato YOSHIKAWA" w:date="2026-01-20T12:23:00Z" w16du:dateUtc="2026-01-20T03:23:00Z">
                    <w:rPr>
                      <w:rFonts w:ascii="ＭＳ 明朝" w:eastAsia="ＭＳ 明朝" w:hAnsi="ＭＳ 明朝"/>
                    </w:rPr>
                  </w:rPrChange>
                </w:rPr>
                <w:t>Minimization</w:t>
              </w:r>
            </w:moveTo>
          </w:p>
        </w:tc>
        <w:tc>
          <w:tcPr>
            <w:tcW w:w="851" w:type="pct"/>
          </w:tcPr>
          <w:p w14:paraId="6FF4BEF1" w14:textId="77777777" w:rsidR="005B6842" w:rsidRPr="005B6842" w:rsidRDefault="005B6842" w:rsidP="00C45809">
            <w:pPr>
              <w:pStyle w:val="af8"/>
              <w:rPr>
                <w:moveTo w:id="13401" w:author="Masato YOSHIKAWA" w:date="2026-01-20T12:21:00Z" w16du:dateUtc="2026-01-20T03:21:00Z"/>
                <w:rFonts w:ascii="Times New Roman" w:eastAsia="ＭＳ 明朝" w:hAnsi="Times New Roman" w:cs="Times New Roman"/>
                <w:rPrChange w:id="13402" w:author="Masato YOSHIKAWA" w:date="2026-01-20T12:23:00Z" w16du:dateUtc="2026-01-20T03:23:00Z">
                  <w:rPr>
                    <w:moveTo w:id="13403" w:author="Masato YOSHIKAWA" w:date="2026-01-20T12:21:00Z" w16du:dateUtc="2026-01-20T03:21:00Z"/>
                    <w:rFonts w:ascii="ＭＳ 明朝" w:eastAsia="ＭＳ 明朝" w:hAnsi="ＭＳ 明朝"/>
                  </w:rPr>
                </w:rPrChange>
              </w:rPr>
            </w:pPr>
            <w:moveTo w:id="13404" w:author="Masato YOSHIKAWA" w:date="2026-01-20T12:21:00Z" w16du:dateUtc="2026-01-20T03:21:00Z">
              <w:r w:rsidRPr="005B6842">
                <w:rPr>
                  <w:rFonts w:ascii="Times New Roman" w:eastAsia="ＭＳ 明朝" w:hAnsi="Times New Roman" w:cs="Times New Roman"/>
                  <w:rPrChange w:id="13405" w:author="Masato YOSHIKAWA" w:date="2026-01-20T12:23:00Z" w16du:dateUtc="2026-01-20T03:23:00Z">
                    <w:rPr>
                      <w:rFonts w:ascii="ＭＳ 明朝" w:eastAsia="ＭＳ 明朝" w:hAnsi="ＭＳ 明朝"/>
                    </w:rPr>
                  </w:rPrChange>
                </w:rPr>
                <w:t>Reduction</w:t>
              </w:r>
            </w:moveTo>
          </w:p>
        </w:tc>
        <w:tc>
          <w:tcPr>
            <w:tcW w:w="831" w:type="pct"/>
          </w:tcPr>
          <w:p w14:paraId="1B4E0EDA" w14:textId="77777777" w:rsidR="005B6842" w:rsidRPr="005B6842" w:rsidRDefault="005B6842" w:rsidP="00C45809">
            <w:pPr>
              <w:pStyle w:val="af8"/>
              <w:rPr>
                <w:moveTo w:id="13406" w:author="Masato YOSHIKAWA" w:date="2026-01-20T12:21:00Z" w16du:dateUtc="2026-01-20T03:21:00Z"/>
                <w:rFonts w:ascii="Times New Roman" w:eastAsia="ＭＳ 明朝" w:hAnsi="Times New Roman" w:cs="Times New Roman"/>
                <w:rPrChange w:id="13407" w:author="Masato YOSHIKAWA" w:date="2026-01-20T12:23:00Z" w16du:dateUtc="2026-01-20T03:23:00Z">
                  <w:rPr>
                    <w:moveTo w:id="13408" w:author="Masato YOSHIKAWA" w:date="2026-01-20T12:21:00Z" w16du:dateUtc="2026-01-20T03:21:00Z"/>
                    <w:rFonts w:ascii="ＭＳ 明朝" w:eastAsia="ＭＳ 明朝" w:hAnsi="ＭＳ 明朝"/>
                  </w:rPr>
                </w:rPrChange>
              </w:rPr>
            </w:pPr>
            <w:moveTo w:id="13409" w:author="Masato YOSHIKAWA" w:date="2026-01-20T12:21:00Z" w16du:dateUtc="2026-01-20T03:21:00Z">
              <w:r w:rsidRPr="005B6842">
                <w:rPr>
                  <w:rFonts w:ascii="Times New Roman" w:eastAsia="ＭＳ 明朝" w:hAnsi="Times New Roman" w:cs="Times New Roman"/>
                  <w:rPrChange w:id="13410" w:author="Masato YOSHIKAWA" w:date="2026-01-20T12:23:00Z" w16du:dateUtc="2026-01-20T03:23:00Z">
                    <w:rPr>
                      <w:rFonts w:ascii="ＭＳ 明朝" w:eastAsia="ＭＳ 明朝" w:hAnsi="ＭＳ 明朝"/>
                    </w:rPr>
                  </w:rPrChange>
                </w:rPr>
                <w:t>Denial</w:t>
              </w:r>
            </w:moveTo>
          </w:p>
        </w:tc>
      </w:tr>
      <w:tr w:rsidR="005B6842" w:rsidRPr="005B6842" w14:paraId="038C5D0F" w14:textId="77777777" w:rsidTr="00C45809">
        <w:tc>
          <w:tcPr>
            <w:tcW w:w="582" w:type="pct"/>
          </w:tcPr>
          <w:p w14:paraId="39D5B4EA" w14:textId="77777777" w:rsidR="005B6842" w:rsidRPr="005B6842" w:rsidRDefault="005B6842" w:rsidP="00C45809">
            <w:pPr>
              <w:pStyle w:val="af8"/>
              <w:rPr>
                <w:moveTo w:id="13411" w:author="Masato YOSHIKAWA" w:date="2026-01-20T12:21:00Z" w16du:dateUtc="2026-01-20T03:21:00Z"/>
                <w:rFonts w:ascii="Times New Roman" w:eastAsia="ＭＳ 明朝" w:hAnsi="Times New Roman" w:cs="Times New Roman"/>
                <w:rPrChange w:id="13412" w:author="Masato YOSHIKAWA" w:date="2026-01-20T12:23:00Z" w16du:dateUtc="2026-01-20T03:23:00Z">
                  <w:rPr>
                    <w:moveTo w:id="13413" w:author="Masato YOSHIKAWA" w:date="2026-01-20T12:21:00Z" w16du:dateUtc="2026-01-20T03:21:00Z"/>
                    <w:rFonts w:ascii="ＭＳ 明朝" w:eastAsia="ＭＳ 明朝" w:hAnsi="ＭＳ 明朝"/>
                  </w:rPr>
                </w:rPrChange>
              </w:rPr>
            </w:pPr>
            <w:moveTo w:id="13414" w:author="Masato YOSHIKAWA" w:date="2026-01-20T12:21:00Z" w16du:dateUtc="2026-01-20T03:21:00Z">
              <w:r w:rsidRPr="005B6842">
                <w:rPr>
                  <w:rFonts w:ascii="Times New Roman" w:eastAsia="ＭＳ 明朝" w:hAnsi="Times New Roman" w:cs="Times New Roman" w:hint="eastAsia"/>
                  <w:rPrChange w:id="13415" w:author="Masato YOSHIKAWA" w:date="2026-01-20T12:23:00Z" w16du:dateUtc="2026-01-20T03:23:00Z">
                    <w:rPr>
                      <w:rFonts w:ascii="ＭＳ 明朝" w:eastAsia="ＭＳ 明朝" w:hAnsi="ＭＳ 明朝" w:hint="eastAsia"/>
                    </w:rPr>
                  </w:rPrChange>
                </w:rPr>
                <w:t>熊笹</w:t>
              </w:r>
            </w:moveTo>
          </w:p>
        </w:tc>
        <w:tc>
          <w:tcPr>
            <w:tcW w:w="583" w:type="pct"/>
          </w:tcPr>
          <w:p w14:paraId="568A4DCC" w14:textId="77777777" w:rsidR="005B6842" w:rsidRPr="005B6842" w:rsidRDefault="005B6842" w:rsidP="00C45809">
            <w:pPr>
              <w:pStyle w:val="af8"/>
              <w:rPr>
                <w:moveTo w:id="13416" w:author="Masato YOSHIKAWA" w:date="2026-01-20T12:21:00Z" w16du:dateUtc="2026-01-20T03:21:00Z"/>
                <w:rFonts w:ascii="Times New Roman" w:eastAsia="ＭＳ 明朝" w:hAnsi="Times New Roman" w:cs="Times New Roman"/>
                <w:rPrChange w:id="13417" w:author="Masato YOSHIKAWA" w:date="2026-01-20T12:23:00Z" w16du:dateUtc="2026-01-20T03:23:00Z">
                  <w:rPr>
                    <w:moveTo w:id="13418" w:author="Masato YOSHIKAWA" w:date="2026-01-20T12:21:00Z" w16du:dateUtc="2026-01-20T03:21:00Z"/>
                    <w:rFonts w:ascii="ＭＳ 明朝" w:eastAsia="ＭＳ 明朝" w:hAnsi="ＭＳ 明朝"/>
                  </w:rPr>
                </w:rPrChange>
              </w:rPr>
            </w:pPr>
            <w:moveTo w:id="13419" w:author="Masato YOSHIKAWA" w:date="2026-01-20T12:21:00Z" w16du:dateUtc="2026-01-20T03:21:00Z">
              <w:r w:rsidRPr="005B6842">
                <w:rPr>
                  <w:rFonts w:ascii="Times New Roman" w:eastAsia="ＭＳ 明朝" w:hAnsi="Times New Roman" w:cs="Times New Roman"/>
                  <w:rPrChange w:id="13420" w:author="Masato YOSHIKAWA" w:date="2026-01-20T12:23:00Z" w16du:dateUtc="2026-01-20T03:23:00Z">
                    <w:rPr>
                      <w:rFonts w:ascii="ＭＳ 明朝" w:eastAsia="ＭＳ 明朝" w:hAnsi="ＭＳ 明朝"/>
                    </w:rPr>
                  </w:rPrChange>
                </w:rPr>
                <w:t>bamboo clumps</w:t>
              </w:r>
            </w:moveTo>
          </w:p>
        </w:tc>
        <w:tc>
          <w:tcPr>
            <w:tcW w:w="629" w:type="pct"/>
          </w:tcPr>
          <w:p w14:paraId="12D76E51" w14:textId="77777777" w:rsidR="005B6842" w:rsidRPr="005B6842" w:rsidRDefault="005B6842" w:rsidP="00C45809">
            <w:pPr>
              <w:pStyle w:val="af8"/>
              <w:rPr>
                <w:moveTo w:id="13421" w:author="Masato YOSHIKAWA" w:date="2026-01-20T12:21:00Z" w16du:dateUtc="2026-01-20T03:21:00Z"/>
                <w:rFonts w:ascii="Times New Roman" w:eastAsia="ＭＳ 明朝" w:hAnsi="Times New Roman" w:cs="Times New Roman"/>
                <w:rPrChange w:id="13422" w:author="Masato YOSHIKAWA" w:date="2026-01-20T12:23:00Z" w16du:dateUtc="2026-01-20T03:23:00Z">
                  <w:rPr>
                    <w:moveTo w:id="13423" w:author="Masato YOSHIKAWA" w:date="2026-01-20T12:21:00Z" w16du:dateUtc="2026-01-20T03:21:00Z"/>
                    <w:rFonts w:ascii="ＭＳ 明朝" w:eastAsia="ＭＳ 明朝" w:hAnsi="ＭＳ 明朝"/>
                  </w:rPr>
                </w:rPrChange>
              </w:rPr>
            </w:pPr>
            <w:moveTo w:id="13424" w:author="Masato YOSHIKAWA" w:date="2026-01-20T12:21:00Z" w16du:dateUtc="2026-01-20T03:21:00Z">
              <w:r w:rsidRPr="005B6842">
                <w:rPr>
                  <w:rFonts w:ascii="Times New Roman" w:eastAsia="ＭＳ 明朝" w:hAnsi="Times New Roman" w:cs="Times New Roman"/>
                  <w:rPrChange w:id="13425" w:author="Masato YOSHIKAWA" w:date="2026-01-20T12:23:00Z" w16du:dateUtc="2026-01-20T03:23:00Z">
                    <w:rPr>
                      <w:rFonts w:ascii="ＭＳ 明朝" w:eastAsia="ＭＳ 明朝" w:hAnsi="ＭＳ 明朝"/>
                    </w:rPr>
                  </w:rPrChange>
                </w:rPr>
                <w:t>dwarf bamboos</w:t>
              </w:r>
            </w:moveTo>
          </w:p>
        </w:tc>
        <w:tc>
          <w:tcPr>
            <w:tcW w:w="779" w:type="pct"/>
          </w:tcPr>
          <w:p w14:paraId="6DAFDFC8" w14:textId="77777777" w:rsidR="005B6842" w:rsidRPr="005B6842" w:rsidRDefault="005B6842" w:rsidP="00C45809">
            <w:pPr>
              <w:pStyle w:val="af8"/>
              <w:rPr>
                <w:moveTo w:id="13426" w:author="Masato YOSHIKAWA" w:date="2026-01-20T12:21:00Z" w16du:dateUtc="2026-01-20T03:21:00Z"/>
                <w:rFonts w:ascii="Times New Roman" w:eastAsia="ＭＳ 明朝" w:hAnsi="Times New Roman" w:cs="Times New Roman"/>
                <w:rPrChange w:id="13427" w:author="Masato YOSHIKAWA" w:date="2026-01-20T12:23:00Z" w16du:dateUtc="2026-01-20T03:23:00Z">
                  <w:rPr>
                    <w:moveTo w:id="13428" w:author="Masato YOSHIKAWA" w:date="2026-01-20T12:21:00Z" w16du:dateUtc="2026-01-20T03:21:00Z"/>
                    <w:rFonts w:ascii="ＭＳ 明朝" w:eastAsia="ＭＳ 明朝" w:hAnsi="ＭＳ 明朝"/>
                  </w:rPr>
                </w:rPrChange>
              </w:rPr>
            </w:pPr>
            <w:moveTo w:id="13429" w:author="Masato YOSHIKAWA" w:date="2026-01-20T12:21:00Z" w16du:dateUtc="2026-01-20T03:21:00Z">
              <w:r w:rsidRPr="005B6842">
                <w:rPr>
                  <w:rFonts w:ascii="Times New Roman" w:eastAsia="ＭＳ 明朝" w:hAnsi="Times New Roman" w:cs="Times New Roman"/>
                  <w:rPrChange w:id="13430" w:author="Masato YOSHIKAWA" w:date="2026-01-20T12:23:00Z" w16du:dateUtc="2026-01-20T03:23:00Z">
                    <w:rPr>
                      <w:rFonts w:ascii="ＭＳ 明朝" w:eastAsia="ＭＳ 明朝" w:hAnsi="ＭＳ 明朝"/>
                    </w:rPr>
                  </w:rPrChange>
                </w:rPr>
                <w:t>Generalization</w:t>
              </w:r>
            </w:moveTo>
          </w:p>
        </w:tc>
        <w:tc>
          <w:tcPr>
            <w:tcW w:w="744" w:type="pct"/>
          </w:tcPr>
          <w:p w14:paraId="0F28EB01" w14:textId="77777777" w:rsidR="005B6842" w:rsidRPr="005B6842" w:rsidRDefault="005B6842" w:rsidP="00C45809">
            <w:pPr>
              <w:pStyle w:val="af8"/>
              <w:rPr>
                <w:moveTo w:id="13431" w:author="Masato YOSHIKAWA" w:date="2026-01-20T12:21:00Z" w16du:dateUtc="2026-01-20T03:21:00Z"/>
                <w:rFonts w:ascii="Times New Roman" w:eastAsia="ＭＳ 明朝" w:hAnsi="Times New Roman" w:cs="Times New Roman"/>
                <w:rPrChange w:id="13432" w:author="Masato YOSHIKAWA" w:date="2026-01-20T12:23:00Z" w16du:dateUtc="2026-01-20T03:23:00Z">
                  <w:rPr>
                    <w:moveTo w:id="13433" w:author="Masato YOSHIKAWA" w:date="2026-01-20T12:21:00Z" w16du:dateUtc="2026-01-20T03:21:00Z"/>
                    <w:rFonts w:ascii="ＭＳ 明朝" w:eastAsia="ＭＳ 明朝" w:hAnsi="ＭＳ 明朝"/>
                  </w:rPr>
                </w:rPrChange>
              </w:rPr>
            </w:pPr>
            <w:moveTo w:id="13434" w:author="Masato YOSHIKAWA" w:date="2026-01-20T12:21:00Z" w16du:dateUtc="2026-01-20T03:21:00Z">
              <w:r w:rsidRPr="005B6842">
                <w:rPr>
                  <w:rFonts w:ascii="Times New Roman" w:eastAsia="ＭＳ 明朝" w:hAnsi="Times New Roman" w:cs="Times New Roman"/>
                  <w:rPrChange w:id="13435" w:author="Masato YOSHIKAWA" w:date="2026-01-20T12:23:00Z" w16du:dateUtc="2026-01-20T03:23:00Z">
                    <w:rPr>
                      <w:rFonts w:ascii="ＭＳ 明朝" w:eastAsia="ＭＳ 明朝" w:hAnsi="ＭＳ 明朝"/>
                    </w:rPr>
                  </w:rPrChange>
                </w:rPr>
                <w:t>Minimization</w:t>
              </w:r>
            </w:moveTo>
          </w:p>
        </w:tc>
        <w:tc>
          <w:tcPr>
            <w:tcW w:w="851" w:type="pct"/>
          </w:tcPr>
          <w:p w14:paraId="2FCC35D8" w14:textId="77777777" w:rsidR="005B6842" w:rsidRPr="005B6842" w:rsidRDefault="005B6842" w:rsidP="00C45809">
            <w:pPr>
              <w:pStyle w:val="af8"/>
              <w:rPr>
                <w:moveTo w:id="13436" w:author="Masato YOSHIKAWA" w:date="2026-01-20T12:21:00Z" w16du:dateUtc="2026-01-20T03:21:00Z"/>
                <w:rFonts w:ascii="Times New Roman" w:eastAsia="ＭＳ 明朝" w:hAnsi="Times New Roman" w:cs="Times New Roman"/>
                <w:rPrChange w:id="13437" w:author="Masato YOSHIKAWA" w:date="2026-01-20T12:23:00Z" w16du:dateUtc="2026-01-20T03:23:00Z">
                  <w:rPr>
                    <w:moveTo w:id="13438" w:author="Masato YOSHIKAWA" w:date="2026-01-20T12:21:00Z" w16du:dateUtc="2026-01-20T03:21:00Z"/>
                    <w:rFonts w:ascii="ＭＳ 明朝" w:eastAsia="ＭＳ 明朝" w:hAnsi="ＭＳ 明朝"/>
                  </w:rPr>
                </w:rPrChange>
              </w:rPr>
            </w:pPr>
            <w:moveTo w:id="13439" w:author="Masato YOSHIKAWA" w:date="2026-01-20T12:21:00Z" w16du:dateUtc="2026-01-20T03:21:00Z">
              <w:r w:rsidRPr="005B6842">
                <w:rPr>
                  <w:rFonts w:ascii="Times New Roman" w:eastAsia="ＭＳ 明朝" w:hAnsi="Times New Roman" w:cs="Times New Roman"/>
                  <w:rPrChange w:id="13440" w:author="Masato YOSHIKAWA" w:date="2026-01-20T12:23:00Z" w16du:dateUtc="2026-01-20T03:23:00Z">
                    <w:rPr>
                      <w:rFonts w:ascii="ＭＳ 明朝" w:eastAsia="ＭＳ 明朝" w:hAnsi="ＭＳ 明朝"/>
                    </w:rPr>
                  </w:rPrChange>
                </w:rPr>
                <w:t>Established equivalent</w:t>
              </w:r>
            </w:moveTo>
          </w:p>
        </w:tc>
        <w:tc>
          <w:tcPr>
            <w:tcW w:w="831" w:type="pct"/>
          </w:tcPr>
          <w:p w14:paraId="483A66F3" w14:textId="77777777" w:rsidR="005B6842" w:rsidRPr="005B6842" w:rsidRDefault="005B6842" w:rsidP="00C45809">
            <w:pPr>
              <w:pStyle w:val="af8"/>
              <w:rPr>
                <w:moveTo w:id="13441" w:author="Masato YOSHIKAWA" w:date="2026-01-20T12:21:00Z" w16du:dateUtc="2026-01-20T03:21:00Z"/>
                <w:rFonts w:ascii="Times New Roman" w:eastAsia="ＭＳ 明朝" w:hAnsi="Times New Roman" w:cs="Times New Roman"/>
                <w:rPrChange w:id="13442" w:author="Masato YOSHIKAWA" w:date="2026-01-20T12:23:00Z" w16du:dateUtc="2026-01-20T03:23:00Z">
                  <w:rPr>
                    <w:moveTo w:id="13443" w:author="Masato YOSHIKAWA" w:date="2026-01-20T12:21:00Z" w16du:dateUtc="2026-01-20T03:21:00Z"/>
                    <w:rFonts w:ascii="ＭＳ 明朝" w:eastAsia="ＭＳ 明朝" w:hAnsi="ＭＳ 明朝"/>
                  </w:rPr>
                </w:rPrChange>
              </w:rPr>
            </w:pPr>
            <w:moveTo w:id="13444" w:author="Masato YOSHIKAWA" w:date="2026-01-20T12:21:00Z" w16du:dateUtc="2026-01-20T03:21:00Z">
              <w:r w:rsidRPr="005B6842">
                <w:rPr>
                  <w:rFonts w:ascii="Times New Roman" w:eastAsia="ＭＳ 明朝" w:hAnsi="Times New Roman" w:cs="Times New Roman"/>
                  <w:rPrChange w:id="13445" w:author="Masato YOSHIKAWA" w:date="2026-01-20T12:23:00Z" w16du:dateUtc="2026-01-20T03:23:00Z">
                    <w:rPr>
                      <w:rFonts w:ascii="ＭＳ 明朝" w:eastAsia="ＭＳ 明朝" w:hAnsi="ＭＳ 明朝"/>
                    </w:rPr>
                  </w:rPrChange>
                </w:rPr>
                <w:t>Minimization</w:t>
              </w:r>
            </w:moveTo>
          </w:p>
        </w:tc>
      </w:tr>
      <w:tr w:rsidR="005B6842" w:rsidRPr="005B6842" w14:paraId="6410C163" w14:textId="77777777" w:rsidTr="00C45809">
        <w:tc>
          <w:tcPr>
            <w:tcW w:w="582" w:type="pct"/>
          </w:tcPr>
          <w:p w14:paraId="3ADAC7B0" w14:textId="77777777" w:rsidR="005B6842" w:rsidRPr="005B6842" w:rsidRDefault="005B6842" w:rsidP="00C45809">
            <w:pPr>
              <w:pStyle w:val="af8"/>
              <w:rPr>
                <w:moveTo w:id="13446" w:author="Masato YOSHIKAWA" w:date="2026-01-20T12:21:00Z" w16du:dateUtc="2026-01-20T03:21:00Z"/>
                <w:rFonts w:ascii="Times New Roman" w:eastAsia="ＭＳ 明朝" w:hAnsi="Times New Roman" w:cs="Times New Roman"/>
                <w:rPrChange w:id="13447" w:author="Masato YOSHIKAWA" w:date="2026-01-20T12:23:00Z" w16du:dateUtc="2026-01-20T03:23:00Z">
                  <w:rPr>
                    <w:moveTo w:id="13448" w:author="Masato YOSHIKAWA" w:date="2026-01-20T12:21:00Z" w16du:dateUtc="2026-01-20T03:21:00Z"/>
                    <w:rFonts w:ascii="ＭＳ 明朝" w:eastAsia="ＭＳ 明朝" w:hAnsi="ＭＳ 明朝"/>
                  </w:rPr>
                </w:rPrChange>
              </w:rPr>
            </w:pPr>
            <w:moveTo w:id="13449" w:author="Masato YOSHIKAWA" w:date="2026-01-20T12:21:00Z" w16du:dateUtc="2026-01-20T03:21:00Z">
              <w:r w:rsidRPr="005B6842">
                <w:rPr>
                  <w:rFonts w:ascii="Times New Roman" w:eastAsia="ＭＳ 明朝" w:hAnsi="Times New Roman" w:cs="Times New Roman" w:hint="eastAsia"/>
                  <w:rPrChange w:id="13450" w:author="Masato YOSHIKAWA" w:date="2026-01-20T12:23:00Z" w16du:dateUtc="2026-01-20T03:23:00Z">
                    <w:rPr>
                      <w:rFonts w:ascii="ＭＳ 明朝" w:eastAsia="ＭＳ 明朝" w:hAnsi="ＭＳ 明朝" w:hint="eastAsia"/>
                    </w:rPr>
                  </w:rPrChange>
                </w:rPr>
                <w:t>雑司ヶ谷</w:t>
              </w:r>
            </w:moveTo>
          </w:p>
        </w:tc>
        <w:tc>
          <w:tcPr>
            <w:tcW w:w="583" w:type="pct"/>
          </w:tcPr>
          <w:p w14:paraId="762B9076" w14:textId="77777777" w:rsidR="005B6842" w:rsidRPr="005B6842" w:rsidRDefault="005B6842" w:rsidP="00C45809">
            <w:pPr>
              <w:pStyle w:val="af8"/>
              <w:rPr>
                <w:moveTo w:id="13451" w:author="Masato YOSHIKAWA" w:date="2026-01-20T12:21:00Z" w16du:dateUtc="2026-01-20T03:21:00Z"/>
                <w:rFonts w:ascii="Times New Roman" w:eastAsia="ＭＳ 明朝" w:hAnsi="Times New Roman" w:cs="Times New Roman"/>
                <w:rPrChange w:id="13452" w:author="Masato YOSHIKAWA" w:date="2026-01-20T12:23:00Z" w16du:dateUtc="2026-01-20T03:23:00Z">
                  <w:rPr>
                    <w:moveTo w:id="13453" w:author="Masato YOSHIKAWA" w:date="2026-01-20T12:21:00Z" w16du:dateUtc="2026-01-20T03:21:00Z"/>
                    <w:rFonts w:ascii="ＭＳ 明朝" w:eastAsia="ＭＳ 明朝" w:hAnsi="ＭＳ 明朝"/>
                  </w:rPr>
                </w:rPrChange>
              </w:rPr>
            </w:pPr>
            <w:moveTo w:id="13454" w:author="Masato YOSHIKAWA" w:date="2026-01-20T12:21:00Z" w16du:dateUtc="2026-01-20T03:21:00Z">
              <w:r w:rsidRPr="005B6842">
                <w:rPr>
                  <w:rFonts w:ascii="Times New Roman" w:eastAsia="ＭＳ 明朝" w:hAnsi="Times New Roman" w:cs="Times New Roman"/>
                  <w:rPrChange w:id="13455" w:author="Masato YOSHIKAWA" w:date="2026-01-20T12:23:00Z" w16du:dateUtc="2026-01-20T03:23:00Z">
                    <w:rPr>
                      <w:rFonts w:ascii="ＭＳ 明朝" w:eastAsia="ＭＳ 明朝" w:hAnsi="ＭＳ 明朝"/>
                    </w:rPr>
                  </w:rPrChange>
                </w:rPr>
                <w:t>Zoshigaya</w:t>
              </w:r>
            </w:moveTo>
          </w:p>
        </w:tc>
        <w:tc>
          <w:tcPr>
            <w:tcW w:w="629" w:type="pct"/>
          </w:tcPr>
          <w:p w14:paraId="005203CB" w14:textId="77777777" w:rsidR="005B6842" w:rsidRPr="005B6842" w:rsidRDefault="005B6842" w:rsidP="00C45809">
            <w:pPr>
              <w:pStyle w:val="af8"/>
              <w:rPr>
                <w:moveTo w:id="13456" w:author="Masato YOSHIKAWA" w:date="2026-01-20T12:21:00Z" w16du:dateUtc="2026-01-20T03:21:00Z"/>
                <w:rFonts w:ascii="Times New Roman" w:eastAsia="ＭＳ 明朝" w:hAnsi="Times New Roman" w:cs="Times New Roman"/>
                <w:rPrChange w:id="13457" w:author="Masato YOSHIKAWA" w:date="2026-01-20T12:23:00Z" w16du:dateUtc="2026-01-20T03:23:00Z">
                  <w:rPr>
                    <w:moveTo w:id="13458" w:author="Masato YOSHIKAWA" w:date="2026-01-20T12:21:00Z" w16du:dateUtc="2026-01-20T03:21:00Z"/>
                    <w:rFonts w:ascii="ＭＳ 明朝" w:eastAsia="ＭＳ 明朝" w:hAnsi="ＭＳ 明朝"/>
                  </w:rPr>
                </w:rPrChange>
              </w:rPr>
            </w:pPr>
            <w:moveTo w:id="13459" w:author="Masato YOSHIKAWA" w:date="2026-01-20T12:21:00Z" w16du:dateUtc="2026-01-20T03:21:00Z">
              <w:r w:rsidRPr="005B6842">
                <w:rPr>
                  <w:rFonts w:ascii="Times New Roman" w:eastAsia="ＭＳ 明朝" w:hAnsi="Times New Roman" w:cs="Times New Roman"/>
                  <w:rPrChange w:id="13460" w:author="Masato YOSHIKAWA" w:date="2026-01-20T12:23:00Z" w16du:dateUtc="2026-01-20T03:23:00Z">
                    <w:rPr>
                      <w:rFonts w:ascii="ＭＳ 明朝" w:eastAsia="ＭＳ 明朝" w:hAnsi="ＭＳ 明朝"/>
                    </w:rPr>
                  </w:rPrChange>
                </w:rPr>
                <w:t>Zoshigaya</w:t>
              </w:r>
            </w:moveTo>
          </w:p>
        </w:tc>
        <w:tc>
          <w:tcPr>
            <w:tcW w:w="779" w:type="pct"/>
          </w:tcPr>
          <w:p w14:paraId="65683F36" w14:textId="77777777" w:rsidR="005B6842" w:rsidRPr="005B6842" w:rsidRDefault="005B6842" w:rsidP="00C45809">
            <w:pPr>
              <w:pStyle w:val="af8"/>
              <w:rPr>
                <w:moveTo w:id="13461" w:author="Masato YOSHIKAWA" w:date="2026-01-20T12:21:00Z" w16du:dateUtc="2026-01-20T03:21:00Z"/>
                <w:rFonts w:ascii="Times New Roman" w:eastAsia="ＭＳ 明朝" w:hAnsi="Times New Roman" w:cs="Times New Roman"/>
                <w:rPrChange w:id="13462" w:author="Masato YOSHIKAWA" w:date="2026-01-20T12:23:00Z" w16du:dateUtc="2026-01-20T03:23:00Z">
                  <w:rPr>
                    <w:moveTo w:id="13463" w:author="Masato YOSHIKAWA" w:date="2026-01-20T12:21:00Z" w16du:dateUtc="2026-01-20T03:21:00Z"/>
                    <w:rFonts w:ascii="ＭＳ 明朝" w:eastAsia="ＭＳ 明朝" w:hAnsi="ＭＳ 明朝"/>
                  </w:rPr>
                </w:rPrChange>
              </w:rPr>
            </w:pPr>
            <w:moveTo w:id="13464" w:author="Masato YOSHIKAWA" w:date="2026-01-20T12:21:00Z" w16du:dateUtc="2026-01-20T03:21:00Z">
              <w:r w:rsidRPr="005B6842">
                <w:rPr>
                  <w:rFonts w:ascii="Times New Roman" w:eastAsia="ＭＳ 明朝" w:hAnsi="Times New Roman" w:cs="Times New Roman"/>
                  <w:rPrChange w:id="13465" w:author="Masato YOSHIKAWA" w:date="2026-01-20T12:23:00Z" w16du:dateUtc="2026-01-20T03:23:00Z">
                    <w:rPr>
                      <w:rFonts w:ascii="ＭＳ 明朝" w:eastAsia="ＭＳ 明朝" w:hAnsi="ＭＳ 明朝"/>
                    </w:rPr>
                  </w:rPrChange>
                </w:rPr>
                <w:t>Borrowing</w:t>
              </w:r>
            </w:moveTo>
          </w:p>
        </w:tc>
        <w:tc>
          <w:tcPr>
            <w:tcW w:w="744" w:type="pct"/>
          </w:tcPr>
          <w:p w14:paraId="6B4DEADC" w14:textId="77777777" w:rsidR="005B6842" w:rsidRPr="005B6842" w:rsidRDefault="005B6842" w:rsidP="00C45809">
            <w:pPr>
              <w:pStyle w:val="af8"/>
              <w:rPr>
                <w:moveTo w:id="13466" w:author="Masato YOSHIKAWA" w:date="2026-01-20T12:21:00Z" w16du:dateUtc="2026-01-20T03:21:00Z"/>
                <w:rFonts w:ascii="Times New Roman" w:eastAsia="ＭＳ 明朝" w:hAnsi="Times New Roman" w:cs="Times New Roman"/>
                <w:rPrChange w:id="13467" w:author="Masato YOSHIKAWA" w:date="2026-01-20T12:23:00Z" w16du:dateUtc="2026-01-20T03:23:00Z">
                  <w:rPr>
                    <w:moveTo w:id="13468" w:author="Masato YOSHIKAWA" w:date="2026-01-20T12:21:00Z" w16du:dateUtc="2026-01-20T03:21:00Z"/>
                    <w:rFonts w:ascii="ＭＳ 明朝" w:eastAsia="ＭＳ 明朝" w:hAnsi="ＭＳ 明朝"/>
                  </w:rPr>
                </w:rPrChange>
              </w:rPr>
            </w:pPr>
            <w:moveTo w:id="13469" w:author="Masato YOSHIKAWA" w:date="2026-01-20T12:21:00Z" w16du:dateUtc="2026-01-20T03:21:00Z">
              <w:r w:rsidRPr="005B6842">
                <w:rPr>
                  <w:rFonts w:ascii="Times New Roman" w:eastAsia="ＭＳ 明朝" w:hAnsi="Times New Roman" w:cs="Times New Roman"/>
                  <w:rPrChange w:id="13470" w:author="Masato YOSHIKAWA" w:date="2026-01-20T12:23:00Z" w16du:dateUtc="2026-01-20T03:23:00Z">
                    <w:rPr>
                      <w:rFonts w:ascii="ＭＳ 明朝" w:eastAsia="ＭＳ 明朝" w:hAnsi="ＭＳ 明朝"/>
                    </w:rPr>
                  </w:rPrChange>
                </w:rPr>
                <w:t>Acceptance</w:t>
              </w:r>
            </w:moveTo>
          </w:p>
        </w:tc>
        <w:tc>
          <w:tcPr>
            <w:tcW w:w="851" w:type="pct"/>
          </w:tcPr>
          <w:p w14:paraId="2737E5E5" w14:textId="77777777" w:rsidR="005B6842" w:rsidRPr="005B6842" w:rsidRDefault="005B6842" w:rsidP="00C45809">
            <w:pPr>
              <w:pStyle w:val="af8"/>
              <w:rPr>
                <w:moveTo w:id="13471" w:author="Masato YOSHIKAWA" w:date="2026-01-20T12:21:00Z" w16du:dateUtc="2026-01-20T03:21:00Z"/>
                <w:rFonts w:ascii="Times New Roman" w:eastAsia="ＭＳ 明朝" w:hAnsi="Times New Roman" w:cs="Times New Roman"/>
                <w:rPrChange w:id="13472" w:author="Masato YOSHIKAWA" w:date="2026-01-20T12:23:00Z" w16du:dateUtc="2026-01-20T03:23:00Z">
                  <w:rPr>
                    <w:moveTo w:id="13473" w:author="Masato YOSHIKAWA" w:date="2026-01-20T12:21:00Z" w16du:dateUtc="2026-01-20T03:21:00Z"/>
                    <w:rFonts w:ascii="ＭＳ 明朝" w:eastAsia="ＭＳ 明朝" w:hAnsi="ＭＳ 明朝"/>
                  </w:rPr>
                </w:rPrChange>
              </w:rPr>
            </w:pPr>
            <w:moveTo w:id="13474" w:author="Masato YOSHIKAWA" w:date="2026-01-20T12:21:00Z" w16du:dateUtc="2026-01-20T03:21:00Z">
              <w:r w:rsidRPr="005B6842">
                <w:rPr>
                  <w:rFonts w:ascii="Times New Roman" w:eastAsia="ＭＳ 明朝" w:hAnsi="Times New Roman" w:cs="Times New Roman"/>
                  <w:rPrChange w:id="13475" w:author="Masato YOSHIKAWA" w:date="2026-01-20T12:23:00Z" w16du:dateUtc="2026-01-20T03:23:00Z">
                    <w:rPr>
                      <w:rFonts w:ascii="ＭＳ 明朝" w:eastAsia="ＭＳ 明朝" w:hAnsi="ＭＳ 明朝"/>
                    </w:rPr>
                  </w:rPrChange>
                </w:rPr>
                <w:t>Borrowing</w:t>
              </w:r>
            </w:moveTo>
          </w:p>
        </w:tc>
        <w:tc>
          <w:tcPr>
            <w:tcW w:w="831" w:type="pct"/>
          </w:tcPr>
          <w:p w14:paraId="267B524B" w14:textId="77777777" w:rsidR="005B6842" w:rsidRPr="005B6842" w:rsidRDefault="005B6842" w:rsidP="00C45809">
            <w:pPr>
              <w:pStyle w:val="af8"/>
              <w:rPr>
                <w:moveTo w:id="13476" w:author="Masato YOSHIKAWA" w:date="2026-01-20T12:21:00Z" w16du:dateUtc="2026-01-20T03:21:00Z"/>
                <w:rFonts w:ascii="Times New Roman" w:eastAsia="ＭＳ 明朝" w:hAnsi="Times New Roman" w:cs="Times New Roman"/>
                <w:rPrChange w:id="13477" w:author="Masato YOSHIKAWA" w:date="2026-01-20T12:23:00Z" w16du:dateUtc="2026-01-20T03:23:00Z">
                  <w:rPr>
                    <w:moveTo w:id="13478" w:author="Masato YOSHIKAWA" w:date="2026-01-20T12:21:00Z" w16du:dateUtc="2026-01-20T03:21:00Z"/>
                    <w:rFonts w:ascii="ＭＳ 明朝" w:eastAsia="ＭＳ 明朝" w:hAnsi="ＭＳ 明朝"/>
                  </w:rPr>
                </w:rPrChange>
              </w:rPr>
            </w:pPr>
            <w:moveTo w:id="13479" w:author="Masato YOSHIKAWA" w:date="2026-01-20T12:21:00Z" w16du:dateUtc="2026-01-20T03:21:00Z">
              <w:r w:rsidRPr="005B6842">
                <w:rPr>
                  <w:rFonts w:ascii="Times New Roman" w:eastAsia="ＭＳ 明朝" w:hAnsi="Times New Roman" w:cs="Times New Roman"/>
                  <w:rPrChange w:id="13480" w:author="Masato YOSHIKAWA" w:date="2026-01-20T12:23:00Z" w16du:dateUtc="2026-01-20T03:23:00Z">
                    <w:rPr>
                      <w:rFonts w:ascii="ＭＳ 明朝" w:eastAsia="ＭＳ 明朝" w:hAnsi="ＭＳ 明朝"/>
                    </w:rPr>
                  </w:rPrChange>
                </w:rPr>
                <w:t>Acceptance</w:t>
              </w:r>
            </w:moveTo>
          </w:p>
        </w:tc>
      </w:tr>
      <w:tr w:rsidR="005B6842" w:rsidRPr="005B6842" w14:paraId="5485B497" w14:textId="77777777" w:rsidTr="00C45809">
        <w:tc>
          <w:tcPr>
            <w:tcW w:w="582" w:type="pct"/>
          </w:tcPr>
          <w:p w14:paraId="71D7F15E" w14:textId="77777777" w:rsidR="005B6842" w:rsidRPr="005B6842" w:rsidRDefault="005B6842" w:rsidP="00C45809">
            <w:pPr>
              <w:pStyle w:val="af8"/>
              <w:rPr>
                <w:moveTo w:id="13481" w:author="Masato YOSHIKAWA" w:date="2026-01-20T12:21:00Z" w16du:dateUtc="2026-01-20T03:21:00Z"/>
                <w:rFonts w:ascii="Times New Roman" w:eastAsia="ＭＳ 明朝" w:hAnsi="Times New Roman" w:cs="Times New Roman"/>
                <w:rPrChange w:id="13482" w:author="Masato YOSHIKAWA" w:date="2026-01-20T12:23:00Z" w16du:dateUtc="2026-01-20T03:23:00Z">
                  <w:rPr>
                    <w:moveTo w:id="13483" w:author="Masato YOSHIKAWA" w:date="2026-01-20T12:21:00Z" w16du:dateUtc="2026-01-20T03:21:00Z"/>
                    <w:rFonts w:ascii="ＭＳ 明朝" w:eastAsia="ＭＳ 明朝" w:hAnsi="ＭＳ 明朝"/>
                  </w:rPr>
                </w:rPrChange>
              </w:rPr>
            </w:pPr>
            <w:moveTo w:id="13484" w:author="Masato YOSHIKAWA" w:date="2026-01-20T12:21:00Z" w16du:dateUtc="2026-01-20T03:21:00Z">
              <w:r w:rsidRPr="005B6842">
                <w:rPr>
                  <w:rFonts w:ascii="Times New Roman" w:eastAsia="ＭＳ 明朝" w:hAnsi="Times New Roman" w:cs="Times New Roman" w:hint="eastAsia"/>
                  <w:rPrChange w:id="13485" w:author="Masato YOSHIKAWA" w:date="2026-01-20T12:23:00Z" w16du:dateUtc="2026-01-20T03:23:00Z">
                    <w:rPr>
                      <w:rFonts w:ascii="ＭＳ 明朝" w:eastAsia="ＭＳ 明朝" w:hAnsi="ＭＳ 明朝" w:hint="eastAsia"/>
                    </w:rPr>
                  </w:rPrChange>
                </w:rPr>
                <w:t>お気の毒</w:t>
              </w:r>
            </w:moveTo>
          </w:p>
        </w:tc>
        <w:tc>
          <w:tcPr>
            <w:tcW w:w="583" w:type="pct"/>
          </w:tcPr>
          <w:p w14:paraId="04538D67" w14:textId="77777777" w:rsidR="005B6842" w:rsidRPr="005B6842" w:rsidRDefault="005B6842" w:rsidP="00C45809">
            <w:pPr>
              <w:pStyle w:val="af8"/>
              <w:rPr>
                <w:moveTo w:id="13486" w:author="Masato YOSHIKAWA" w:date="2026-01-20T12:21:00Z" w16du:dateUtc="2026-01-20T03:21:00Z"/>
                <w:rFonts w:ascii="Times New Roman" w:eastAsia="ＭＳ 明朝" w:hAnsi="Times New Roman" w:cs="Times New Roman"/>
                <w:rPrChange w:id="13487" w:author="Masato YOSHIKAWA" w:date="2026-01-20T12:23:00Z" w16du:dateUtc="2026-01-20T03:23:00Z">
                  <w:rPr>
                    <w:moveTo w:id="13488" w:author="Masato YOSHIKAWA" w:date="2026-01-20T12:21:00Z" w16du:dateUtc="2026-01-20T03:21:00Z"/>
                    <w:rFonts w:ascii="ＭＳ 明朝" w:eastAsia="ＭＳ 明朝" w:hAnsi="ＭＳ 明朝"/>
                  </w:rPr>
                </w:rPrChange>
              </w:rPr>
            </w:pPr>
            <w:moveTo w:id="13489" w:author="Masato YOSHIKAWA" w:date="2026-01-20T12:21:00Z" w16du:dateUtc="2026-01-20T03:21:00Z">
              <w:r w:rsidRPr="005B6842">
                <w:rPr>
                  <w:rFonts w:ascii="Times New Roman" w:eastAsia="ＭＳ 明朝" w:hAnsi="Times New Roman" w:cs="Times New Roman"/>
                  <w:rPrChange w:id="13490" w:author="Masato YOSHIKAWA" w:date="2026-01-20T12:23:00Z" w16du:dateUtc="2026-01-20T03:23:00Z">
                    <w:rPr>
                      <w:rFonts w:ascii="ＭＳ 明朝" w:eastAsia="ＭＳ 明朝" w:hAnsi="ＭＳ 明朝"/>
                    </w:rPr>
                  </w:rPrChange>
                </w:rPr>
                <w:t>sorry for you</w:t>
              </w:r>
            </w:moveTo>
          </w:p>
        </w:tc>
        <w:tc>
          <w:tcPr>
            <w:tcW w:w="629" w:type="pct"/>
          </w:tcPr>
          <w:p w14:paraId="14644B6A" w14:textId="77777777" w:rsidR="005B6842" w:rsidRPr="005B6842" w:rsidRDefault="005B6842" w:rsidP="00C45809">
            <w:pPr>
              <w:pStyle w:val="af8"/>
              <w:rPr>
                <w:moveTo w:id="13491" w:author="Masato YOSHIKAWA" w:date="2026-01-20T12:21:00Z" w16du:dateUtc="2026-01-20T03:21:00Z"/>
                <w:rFonts w:ascii="Times New Roman" w:eastAsia="ＭＳ 明朝" w:hAnsi="Times New Roman" w:cs="Times New Roman"/>
                <w:rPrChange w:id="13492" w:author="Masato YOSHIKAWA" w:date="2026-01-20T12:23:00Z" w16du:dateUtc="2026-01-20T03:23:00Z">
                  <w:rPr>
                    <w:moveTo w:id="13493" w:author="Masato YOSHIKAWA" w:date="2026-01-20T12:21:00Z" w16du:dateUtc="2026-01-20T03:21:00Z"/>
                    <w:rFonts w:ascii="ＭＳ 明朝" w:eastAsia="ＭＳ 明朝" w:hAnsi="ＭＳ 明朝"/>
                  </w:rPr>
                </w:rPrChange>
              </w:rPr>
            </w:pPr>
            <w:moveTo w:id="13494" w:author="Masato YOSHIKAWA" w:date="2026-01-20T12:21:00Z" w16du:dateUtc="2026-01-20T03:21:00Z">
              <w:r w:rsidRPr="005B6842">
                <w:rPr>
                  <w:rFonts w:ascii="Times New Roman" w:eastAsia="ＭＳ 明朝" w:hAnsi="Times New Roman" w:cs="Times New Roman"/>
                  <w:rPrChange w:id="13495" w:author="Masato YOSHIKAWA" w:date="2026-01-20T12:23:00Z" w16du:dateUtc="2026-01-20T03:23:00Z">
                    <w:rPr>
                      <w:rFonts w:ascii="ＭＳ 明朝" w:eastAsia="ＭＳ 明朝" w:hAnsi="ＭＳ 明朝"/>
                    </w:rPr>
                  </w:rPrChange>
                </w:rPr>
                <w:t>sorry for you</w:t>
              </w:r>
            </w:moveTo>
          </w:p>
        </w:tc>
        <w:tc>
          <w:tcPr>
            <w:tcW w:w="779" w:type="pct"/>
          </w:tcPr>
          <w:p w14:paraId="66ADCE50" w14:textId="77777777" w:rsidR="005B6842" w:rsidRPr="005B6842" w:rsidRDefault="005B6842" w:rsidP="00C45809">
            <w:pPr>
              <w:pStyle w:val="af8"/>
              <w:rPr>
                <w:moveTo w:id="13496" w:author="Masato YOSHIKAWA" w:date="2026-01-20T12:21:00Z" w16du:dateUtc="2026-01-20T03:21:00Z"/>
                <w:rFonts w:ascii="Times New Roman" w:eastAsia="ＭＳ 明朝" w:hAnsi="Times New Roman" w:cs="Times New Roman"/>
                <w:rPrChange w:id="13497" w:author="Masato YOSHIKAWA" w:date="2026-01-20T12:23:00Z" w16du:dateUtc="2026-01-20T03:23:00Z">
                  <w:rPr>
                    <w:moveTo w:id="13498" w:author="Masato YOSHIKAWA" w:date="2026-01-20T12:21:00Z" w16du:dateUtc="2026-01-20T03:21:00Z"/>
                    <w:rFonts w:ascii="ＭＳ 明朝" w:eastAsia="ＭＳ 明朝" w:hAnsi="ＭＳ 明朝"/>
                  </w:rPr>
                </w:rPrChange>
              </w:rPr>
            </w:pPr>
            <w:moveTo w:id="13499" w:author="Masato YOSHIKAWA" w:date="2026-01-20T12:21:00Z" w16du:dateUtc="2026-01-20T03:21:00Z">
              <w:r w:rsidRPr="005B6842">
                <w:rPr>
                  <w:rFonts w:ascii="Times New Roman" w:eastAsia="ＭＳ 明朝" w:hAnsi="Times New Roman" w:cs="Times New Roman"/>
                  <w:rPrChange w:id="13500" w:author="Masato YOSHIKAWA" w:date="2026-01-20T12:23:00Z" w16du:dateUtc="2026-01-20T03:23:00Z">
                    <w:rPr>
                      <w:rFonts w:ascii="ＭＳ 明朝" w:eastAsia="ＭＳ 明朝" w:hAnsi="ＭＳ 明朝"/>
                    </w:rPr>
                  </w:rPrChange>
                </w:rPr>
                <w:t>Established equivalent</w:t>
              </w:r>
            </w:moveTo>
          </w:p>
        </w:tc>
        <w:tc>
          <w:tcPr>
            <w:tcW w:w="744" w:type="pct"/>
          </w:tcPr>
          <w:p w14:paraId="34D0C4BB" w14:textId="77777777" w:rsidR="005B6842" w:rsidRPr="005B6842" w:rsidRDefault="005B6842" w:rsidP="00C45809">
            <w:pPr>
              <w:pStyle w:val="af8"/>
              <w:rPr>
                <w:moveTo w:id="13501" w:author="Masato YOSHIKAWA" w:date="2026-01-20T12:21:00Z" w16du:dateUtc="2026-01-20T03:21:00Z"/>
                <w:rFonts w:ascii="Times New Roman" w:eastAsia="ＭＳ 明朝" w:hAnsi="Times New Roman" w:cs="Times New Roman"/>
                <w:rPrChange w:id="13502" w:author="Masato YOSHIKAWA" w:date="2026-01-20T12:23:00Z" w16du:dateUtc="2026-01-20T03:23:00Z">
                  <w:rPr>
                    <w:moveTo w:id="13503" w:author="Masato YOSHIKAWA" w:date="2026-01-20T12:21:00Z" w16du:dateUtc="2026-01-20T03:21:00Z"/>
                    <w:rFonts w:ascii="ＭＳ 明朝" w:eastAsia="ＭＳ 明朝" w:hAnsi="ＭＳ 明朝"/>
                  </w:rPr>
                </w:rPrChange>
              </w:rPr>
            </w:pPr>
            <w:moveTo w:id="13504" w:author="Masato YOSHIKAWA" w:date="2026-01-20T12:21:00Z" w16du:dateUtc="2026-01-20T03:21:00Z">
              <w:r w:rsidRPr="005B6842">
                <w:rPr>
                  <w:rFonts w:ascii="Times New Roman" w:eastAsia="ＭＳ 明朝" w:hAnsi="Times New Roman" w:cs="Times New Roman"/>
                  <w:rPrChange w:id="13505" w:author="Masato YOSHIKAWA" w:date="2026-01-20T12:23:00Z" w16du:dateUtc="2026-01-20T03:23:00Z">
                    <w:rPr>
                      <w:rFonts w:ascii="ＭＳ 明朝" w:eastAsia="ＭＳ 明朝" w:hAnsi="ＭＳ 明朝"/>
                    </w:rPr>
                  </w:rPrChange>
                </w:rPr>
                <w:t>Minimization</w:t>
              </w:r>
            </w:moveTo>
          </w:p>
        </w:tc>
        <w:tc>
          <w:tcPr>
            <w:tcW w:w="851" w:type="pct"/>
          </w:tcPr>
          <w:p w14:paraId="48180277" w14:textId="77777777" w:rsidR="005B6842" w:rsidRPr="005B6842" w:rsidRDefault="005B6842" w:rsidP="00C45809">
            <w:pPr>
              <w:pStyle w:val="af8"/>
              <w:rPr>
                <w:moveTo w:id="13506" w:author="Masato YOSHIKAWA" w:date="2026-01-20T12:21:00Z" w16du:dateUtc="2026-01-20T03:21:00Z"/>
                <w:rFonts w:ascii="Times New Roman" w:eastAsia="ＭＳ 明朝" w:hAnsi="Times New Roman" w:cs="Times New Roman"/>
                <w:rPrChange w:id="13507" w:author="Masato YOSHIKAWA" w:date="2026-01-20T12:23:00Z" w16du:dateUtc="2026-01-20T03:23:00Z">
                  <w:rPr>
                    <w:moveTo w:id="13508" w:author="Masato YOSHIKAWA" w:date="2026-01-20T12:21:00Z" w16du:dateUtc="2026-01-20T03:21:00Z"/>
                    <w:rFonts w:ascii="ＭＳ 明朝" w:eastAsia="ＭＳ 明朝" w:hAnsi="ＭＳ 明朝"/>
                  </w:rPr>
                </w:rPrChange>
              </w:rPr>
            </w:pPr>
            <w:moveTo w:id="13509" w:author="Masato YOSHIKAWA" w:date="2026-01-20T12:21:00Z" w16du:dateUtc="2026-01-20T03:21:00Z">
              <w:r w:rsidRPr="005B6842">
                <w:rPr>
                  <w:rFonts w:ascii="Times New Roman" w:eastAsia="ＭＳ 明朝" w:hAnsi="Times New Roman" w:cs="Times New Roman"/>
                  <w:rPrChange w:id="13510" w:author="Masato YOSHIKAWA" w:date="2026-01-20T12:23:00Z" w16du:dateUtc="2026-01-20T03:23:00Z">
                    <w:rPr>
                      <w:rFonts w:ascii="ＭＳ 明朝" w:eastAsia="ＭＳ 明朝" w:hAnsi="ＭＳ 明朝"/>
                    </w:rPr>
                  </w:rPrChange>
                </w:rPr>
                <w:t>Established equivalent</w:t>
              </w:r>
            </w:moveTo>
          </w:p>
        </w:tc>
        <w:tc>
          <w:tcPr>
            <w:tcW w:w="831" w:type="pct"/>
          </w:tcPr>
          <w:p w14:paraId="5C236279" w14:textId="77777777" w:rsidR="005B6842" w:rsidRPr="005B6842" w:rsidRDefault="005B6842" w:rsidP="00C45809">
            <w:pPr>
              <w:pStyle w:val="af8"/>
              <w:rPr>
                <w:moveTo w:id="13511" w:author="Masato YOSHIKAWA" w:date="2026-01-20T12:21:00Z" w16du:dateUtc="2026-01-20T03:21:00Z"/>
                <w:rFonts w:ascii="Times New Roman" w:eastAsia="ＭＳ 明朝" w:hAnsi="Times New Roman" w:cs="Times New Roman"/>
                <w:rPrChange w:id="13512" w:author="Masato YOSHIKAWA" w:date="2026-01-20T12:23:00Z" w16du:dateUtc="2026-01-20T03:23:00Z">
                  <w:rPr>
                    <w:moveTo w:id="13513" w:author="Masato YOSHIKAWA" w:date="2026-01-20T12:21:00Z" w16du:dateUtc="2026-01-20T03:21:00Z"/>
                    <w:rFonts w:ascii="ＭＳ 明朝" w:eastAsia="ＭＳ 明朝" w:hAnsi="ＭＳ 明朝"/>
                  </w:rPr>
                </w:rPrChange>
              </w:rPr>
            </w:pPr>
            <w:moveTo w:id="13514" w:author="Masato YOSHIKAWA" w:date="2026-01-20T12:21:00Z" w16du:dateUtc="2026-01-20T03:21:00Z">
              <w:r w:rsidRPr="005B6842">
                <w:rPr>
                  <w:rFonts w:ascii="Times New Roman" w:eastAsia="ＭＳ 明朝" w:hAnsi="Times New Roman" w:cs="Times New Roman"/>
                  <w:rPrChange w:id="13515" w:author="Masato YOSHIKAWA" w:date="2026-01-20T12:23:00Z" w16du:dateUtc="2026-01-20T03:23:00Z">
                    <w:rPr>
                      <w:rFonts w:ascii="ＭＳ 明朝" w:eastAsia="ＭＳ 明朝" w:hAnsi="ＭＳ 明朝"/>
                    </w:rPr>
                  </w:rPrChange>
                </w:rPr>
                <w:t>Minimization</w:t>
              </w:r>
            </w:moveTo>
          </w:p>
        </w:tc>
      </w:tr>
      <w:tr w:rsidR="005B6842" w:rsidRPr="005B6842" w14:paraId="318308B4" w14:textId="77777777" w:rsidTr="00C45809">
        <w:tc>
          <w:tcPr>
            <w:tcW w:w="582" w:type="pct"/>
          </w:tcPr>
          <w:p w14:paraId="286DEFA1" w14:textId="77777777" w:rsidR="005B6842" w:rsidRPr="005B6842" w:rsidRDefault="005B6842" w:rsidP="00C45809">
            <w:pPr>
              <w:pStyle w:val="af8"/>
              <w:rPr>
                <w:moveTo w:id="13516" w:author="Masato YOSHIKAWA" w:date="2026-01-20T12:21:00Z" w16du:dateUtc="2026-01-20T03:21:00Z"/>
                <w:rFonts w:ascii="Times New Roman" w:eastAsia="ＭＳ 明朝" w:hAnsi="Times New Roman" w:cs="Times New Roman"/>
                <w:rPrChange w:id="13517" w:author="Masato YOSHIKAWA" w:date="2026-01-20T12:23:00Z" w16du:dateUtc="2026-01-20T03:23:00Z">
                  <w:rPr>
                    <w:moveTo w:id="13518" w:author="Masato YOSHIKAWA" w:date="2026-01-20T12:21:00Z" w16du:dateUtc="2026-01-20T03:21:00Z"/>
                    <w:rFonts w:ascii="ＭＳ 明朝" w:eastAsia="ＭＳ 明朝" w:hAnsi="ＭＳ 明朝"/>
                  </w:rPr>
                </w:rPrChange>
              </w:rPr>
            </w:pPr>
            <w:moveTo w:id="13519" w:author="Masato YOSHIKAWA" w:date="2026-01-20T12:21:00Z" w16du:dateUtc="2026-01-20T03:21:00Z">
              <w:r w:rsidRPr="005B6842">
                <w:rPr>
                  <w:rFonts w:ascii="Times New Roman" w:eastAsia="ＭＳ 明朝" w:hAnsi="Times New Roman" w:cs="Times New Roman" w:hint="eastAsia"/>
                  <w:rPrChange w:id="13520" w:author="Masato YOSHIKAWA" w:date="2026-01-20T12:23:00Z" w16du:dateUtc="2026-01-20T03:23:00Z">
                    <w:rPr>
                      <w:rFonts w:ascii="ＭＳ 明朝" w:eastAsia="ＭＳ 明朝" w:hAnsi="ＭＳ 明朝" w:hint="eastAsia"/>
                    </w:rPr>
                  </w:rPrChange>
                </w:rPr>
                <w:t>気の毒</w:t>
              </w:r>
            </w:moveTo>
          </w:p>
        </w:tc>
        <w:tc>
          <w:tcPr>
            <w:tcW w:w="583" w:type="pct"/>
          </w:tcPr>
          <w:p w14:paraId="1C8EC71C" w14:textId="77777777" w:rsidR="005B6842" w:rsidRPr="005B6842" w:rsidRDefault="005B6842" w:rsidP="00C45809">
            <w:pPr>
              <w:pStyle w:val="af8"/>
              <w:rPr>
                <w:moveTo w:id="13521" w:author="Masato YOSHIKAWA" w:date="2026-01-20T12:21:00Z" w16du:dateUtc="2026-01-20T03:21:00Z"/>
                <w:rFonts w:ascii="Times New Roman" w:eastAsia="ＭＳ 明朝" w:hAnsi="Times New Roman" w:cs="Times New Roman"/>
                <w:rPrChange w:id="13522" w:author="Masato YOSHIKAWA" w:date="2026-01-20T12:23:00Z" w16du:dateUtc="2026-01-20T03:23:00Z">
                  <w:rPr>
                    <w:moveTo w:id="13523" w:author="Masato YOSHIKAWA" w:date="2026-01-20T12:21:00Z" w16du:dateUtc="2026-01-20T03:21:00Z"/>
                    <w:rFonts w:ascii="ＭＳ 明朝" w:eastAsia="ＭＳ 明朝" w:hAnsi="ＭＳ 明朝"/>
                  </w:rPr>
                </w:rPrChange>
              </w:rPr>
            </w:pPr>
            <w:moveTo w:id="13524" w:author="Masato YOSHIKAWA" w:date="2026-01-20T12:21:00Z" w16du:dateUtc="2026-01-20T03:21:00Z">
              <w:r w:rsidRPr="005B6842">
                <w:rPr>
                  <w:rFonts w:ascii="Times New Roman" w:eastAsia="ＭＳ 明朝" w:hAnsi="Times New Roman" w:cs="Times New Roman"/>
                  <w:rPrChange w:id="13525" w:author="Masato YOSHIKAWA" w:date="2026-01-20T12:23:00Z" w16du:dateUtc="2026-01-20T03:23:00Z">
                    <w:rPr>
                      <w:rFonts w:ascii="ＭＳ 明朝" w:eastAsia="ＭＳ 明朝" w:hAnsi="ＭＳ 明朝"/>
                    </w:rPr>
                  </w:rPrChange>
                </w:rPr>
                <w:t>hesitate to say so</w:t>
              </w:r>
            </w:moveTo>
          </w:p>
        </w:tc>
        <w:tc>
          <w:tcPr>
            <w:tcW w:w="629" w:type="pct"/>
          </w:tcPr>
          <w:p w14:paraId="2C794BEC" w14:textId="77777777" w:rsidR="005B6842" w:rsidRPr="005B6842" w:rsidRDefault="005B6842" w:rsidP="00C45809">
            <w:pPr>
              <w:pStyle w:val="af8"/>
              <w:rPr>
                <w:moveTo w:id="13526" w:author="Masato YOSHIKAWA" w:date="2026-01-20T12:21:00Z" w16du:dateUtc="2026-01-20T03:21:00Z"/>
                <w:rFonts w:ascii="Times New Roman" w:eastAsia="ＭＳ 明朝" w:hAnsi="Times New Roman" w:cs="Times New Roman"/>
                <w:rPrChange w:id="13527" w:author="Masato YOSHIKAWA" w:date="2026-01-20T12:23:00Z" w16du:dateUtc="2026-01-20T03:23:00Z">
                  <w:rPr>
                    <w:moveTo w:id="13528" w:author="Masato YOSHIKAWA" w:date="2026-01-20T12:21:00Z" w16du:dateUtc="2026-01-20T03:21:00Z"/>
                    <w:rFonts w:ascii="ＭＳ 明朝" w:eastAsia="ＭＳ 明朝" w:hAnsi="ＭＳ 明朝"/>
                  </w:rPr>
                </w:rPrChange>
              </w:rPr>
            </w:pPr>
            <w:moveTo w:id="13529" w:author="Masato YOSHIKAWA" w:date="2026-01-20T12:21:00Z" w16du:dateUtc="2026-01-20T03:21:00Z">
              <w:r w:rsidRPr="005B6842">
                <w:rPr>
                  <w:rFonts w:ascii="Times New Roman" w:eastAsia="ＭＳ 明朝" w:hAnsi="Times New Roman" w:cs="Times New Roman"/>
                  <w:rPrChange w:id="13530" w:author="Masato YOSHIKAWA" w:date="2026-01-20T12:23:00Z" w16du:dateUtc="2026-01-20T03:23:00Z">
                    <w:rPr>
                      <w:rFonts w:ascii="ＭＳ 明朝" w:eastAsia="ＭＳ 明朝" w:hAnsi="ＭＳ 明朝"/>
                    </w:rPr>
                  </w:rPrChange>
                </w:rPr>
                <w:t>I deserve your sympathy</w:t>
              </w:r>
            </w:moveTo>
          </w:p>
        </w:tc>
        <w:tc>
          <w:tcPr>
            <w:tcW w:w="779" w:type="pct"/>
          </w:tcPr>
          <w:p w14:paraId="446272E7" w14:textId="77777777" w:rsidR="005B6842" w:rsidRPr="005B6842" w:rsidRDefault="005B6842" w:rsidP="00C45809">
            <w:pPr>
              <w:pStyle w:val="af8"/>
              <w:rPr>
                <w:moveTo w:id="13531" w:author="Masato YOSHIKAWA" w:date="2026-01-20T12:21:00Z" w16du:dateUtc="2026-01-20T03:21:00Z"/>
                <w:rFonts w:ascii="Times New Roman" w:eastAsia="ＭＳ 明朝" w:hAnsi="Times New Roman" w:cs="Times New Roman"/>
                <w:rPrChange w:id="13532" w:author="Masato YOSHIKAWA" w:date="2026-01-20T12:23:00Z" w16du:dateUtc="2026-01-20T03:23:00Z">
                  <w:rPr>
                    <w:moveTo w:id="13533" w:author="Masato YOSHIKAWA" w:date="2026-01-20T12:21:00Z" w16du:dateUtc="2026-01-20T03:21:00Z"/>
                    <w:rFonts w:ascii="ＭＳ 明朝" w:eastAsia="ＭＳ 明朝" w:hAnsi="ＭＳ 明朝"/>
                  </w:rPr>
                </w:rPrChange>
              </w:rPr>
            </w:pPr>
            <w:moveTo w:id="13534" w:author="Masato YOSHIKAWA" w:date="2026-01-20T12:21:00Z" w16du:dateUtc="2026-01-20T03:21:00Z">
              <w:r w:rsidRPr="005B6842">
                <w:rPr>
                  <w:rFonts w:ascii="Times New Roman" w:eastAsia="ＭＳ 明朝" w:hAnsi="Times New Roman" w:cs="Times New Roman"/>
                  <w:rPrChange w:id="13535" w:author="Masato YOSHIKAWA" w:date="2026-01-20T12:23:00Z" w16du:dateUtc="2026-01-20T03:23:00Z">
                    <w:rPr>
                      <w:rFonts w:ascii="ＭＳ 明朝" w:eastAsia="ＭＳ 明朝" w:hAnsi="ＭＳ 明朝"/>
                    </w:rPr>
                  </w:rPrChange>
                </w:rPr>
                <w:t>Description</w:t>
              </w:r>
            </w:moveTo>
          </w:p>
        </w:tc>
        <w:tc>
          <w:tcPr>
            <w:tcW w:w="744" w:type="pct"/>
          </w:tcPr>
          <w:p w14:paraId="0FDEDD6A" w14:textId="77777777" w:rsidR="005B6842" w:rsidRPr="005B6842" w:rsidRDefault="005B6842" w:rsidP="00C45809">
            <w:pPr>
              <w:pStyle w:val="af8"/>
              <w:rPr>
                <w:moveTo w:id="13536" w:author="Masato YOSHIKAWA" w:date="2026-01-20T12:21:00Z" w16du:dateUtc="2026-01-20T03:21:00Z"/>
                <w:rFonts w:ascii="Times New Roman" w:eastAsia="ＭＳ 明朝" w:hAnsi="Times New Roman" w:cs="Times New Roman"/>
                <w:rPrChange w:id="13537" w:author="Masato YOSHIKAWA" w:date="2026-01-20T12:23:00Z" w16du:dateUtc="2026-01-20T03:23:00Z">
                  <w:rPr>
                    <w:moveTo w:id="13538" w:author="Masato YOSHIKAWA" w:date="2026-01-20T12:21:00Z" w16du:dateUtc="2026-01-20T03:21:00Z"/>
                    <w:rFonts w:ascii="ＭＳ 明朝" w:eastAsia="ＭＳ 明朝" w:hAnsi="ＭＳ 明朝"/>
                  </w:rPr>
                </w:rPrChange>
              </w:rPr>
            </w:pPr>
            <w:moveTo w:id="13539" w:author="Masato YOSHIKAWA" w:date="2026-01-20T12:21:00Z" w16du:dateUtc="2026-01-20T03:21:00Z">
              <w:r w:rsidRPr="005B6842">
                <w:rPr>
                  <w:rFonts w:ascii="Times New Roman" w:eastAsia="ＭＳ 明朝" w:hAnsi="Times New Roman" w:cs="Times New Roman"/>
                  <w:rPrChange w:id="13540" w:author="Masato YOSHIKAWA" w:date="2026-01-20T12:23:00Z" w16du:dateUtc="2026-01-20T03:23:00Z">
                    <w:rPr>
                      <w:rFonts w:ascii="ＭＳ 明朝" w:eastAsia="ＭＳ 明朝" w:hAnsi="ＭＳ 明朝"/>
                    </w:rPr>
                  </w:rPrChange>
                </w:rPr>
                <w:t>Minimization</w:t>
              </w:r>
            </w:moveTo>
          </w:p>
        </w:tc>
        <w:tc>
          <w:tcPr>
            <w:tcW w:w="851" w:type="pct"/>
          </w:tcPr>
          <w:p w14:paraId="73E0E8A5" w14:textId="77777777" w:rsidR="005B6842" w:rsidRPr="005B6842" w:rsidRDefault="005B6842" w:rsidP="00C45809">
            <w:pPr>
              <w:pStyle w:val="af8"/>
              <w:rPr>
                <w:moveTo w:id="13541" w:author="Masato YOSHIKAWA" w:date="2026-01-20T12:21:00Z" w16du:dateUtc="2026-01-20T03:21:00Z"/>
                <w:rFonts w:ascii="Times New Roman" w:eastAsia="ＭＳ 明朝" w:hAnsi="Times New Roman" w:cs="Times New Roman"/>
                <w:rPrChange w:id="13542" w:author="Masato YOSHIKAWA" w:date="2026-01-20T12:23:00Z" w16du:dateUtc="2026-01-20T03:23:00Z">
                  <w:rPr>
                    <w:moveTo w:id="13543" w:author="Masato YOSHIKAWA" w:date="2026-01-20T12:21:00Z" w16du:dateUtc="2026-01-20T03:21:00Z"/>
                    <w:rFonts w:ascii="ＭＳ 明朝" w:eastAsia="ＭＳ 明朝" w:hAnsi="ＭＳ 明朝"/>
                  </w:rPr>
                </w:rPrChange>
              </w:rPr>
            </w:pPr>
            <w:moveTo w:id="13544" w:author="Masato YOSHIKAWA" w:date="2026-01-20T12:21:00Z" w16du:dateUtc="2026-01-20T03:21:00Z">
              <w:r w:rsidRPr="005B6842">
                <w:rPr>
                  <w:rFonts w:ascii="Times New Roman" w:eastAsia="ＭＳ 明朝" w:hAnsi="Times New Roman" w:cs="Times New Roman"/>
                  <w:rPrChange w:id="13545" w:author="Masato YOSHIKAWA" w:date="2026-01-20T12:23:00Z" w16du:dateUtc="2026-01-20T03:23:00Z">
                    <w:rPr>
                      <w:rFonts w:ascii="ＭＳ 明朝" w:eastAsia="ＭＳ 明朝" w:hAnsi="ＭＳ 明朝"/>
                    </w:rPr>
                  </w:rPrChange>
                </w:rPr>
                <w:t>Description</w:t>
              </w:r>
            </w:moveTo>
          </w:p>
        </w:tc>
        <w:tc>
          <w:tcPr>
            <w:tcW w:w="831" w:type="pct"/>
          </w:tcPr>
          <w:p w14:paraId="164A0A8A" w14:textId="77777777" w:rsidR="005B6842" w:rsidRPr="005B6842" w:rsidRDefault="005B6842" w:rsidP="00C45809">
            <w:pPr>
              <w:pStyle w:val="af8"/>
              <w:rPr>
                <w:moveTo w:id="13546" w:author="Masato YOSHIKAWA" w:date="2026-01-20T12:21:00Z" w16du:dateUtc="2026-01-20T03:21:00Z"/>
                <w:rFonts w:ascii="Times New Roman" w:eastAsia="ＭＳ 明朝" w:hAnsi="Times New Roman" w:cs="Times New Roman"/>
                <w:rPrChange w:id="13547" w:author="Masato YOSHIKAWA" w:date="2026-01-20T12:23:00Z" w16du:dateUtc="2026-01-20T03:23:00Z">
                  <w:rPr>
                    <w:moveTo w:id="13548" w:author="Masato YOSHIKAWA" w:date="2026-01-20T12:21:00Z" w16du:dateUtc="2026-01-20T03:21:00Z"/>
                    <w:rFonts w:ascii="ＭＳ 明朝" w:eastAsia="ＭＳ 明朝" w:hAnsi="ＭＳ 明朝"/>
                  </w:rPr>
                </w:rPrChange>
              </w:rPr>
            </w:pPr>
            <w:moveTo w:id="13549" w:author="Masato YOSHIKAWA" w:date="2026-01-20T12:21:00Z" w16du:dateUtc="2026-01-20T03:21:00Z">
              <w:r w:rsidRPr="005B6842">
                <w:rPr>
                  <w:rFonts w:ascii="Times New Roman" w:eastAsia="ＭＳ 明朝" w:hAnsi="Times New Roman" w:cs="Times New Roman"/>
                  <w:rPrChange w:id="13550" w:author="Masato YOSHIKAWA" w:date="2026-01-20T12:23:00Z" w16du:dateUtc="2026-01-20T03:23:00Z">
                    <w:rPr>
                      <w:rFonts w:ascii="ＭＳ 明朝" w:eastAsia="ＭＳ 明朝" w:hAnsi="ＭＳ 明朝"/>
                    </w:rPr>
                  </w:rPrChange>
                </w:rPr>
                <w:t>Minimization</w:t>
              </w:r>
            </w:moveTo>
          </w:p>
        </w:tc>
      </w:tr>
      <w:tr w:rsidR="005B6842" w:rsidRPr="005B6842" w14:paraId="3A64B3C9" w14:textId="77777777" w:rsidTr="00C45809">
        <w:tc>
          <w:tcPr>
            <w:tcW w:w="582" w:type="pct"/>
          </w:tcPr>
          <w:p w14:paraId="0AF1C08E" w14:textId="77777777" w:rsidR="005B6842" w:rsidRPr="005B6842" w:rsidRDefault="005B6842" w:rsidP="00C45809">
            <w:pPr>
              <w:pStyle w:val="af8"/>
              <w:rPr>
                <w:moveTo w:id="13551" w:author="Masato YOSHIKAWA" w:date="2026-01-20T12:21:00Z" w16du:dateUtc="2026-01-20T03:21:00Z"/>
                <w:rFonts w:ascii="Times New Roman" w:eastAsia="ＭＳ 明朝" w:hAnsi="Times New Roman" w:cs="Times New Roman"/>
                <w:rPrChange w:id="13552" w:author="Masato YOSHIKAWA" w:date="2026-01-20T12:23:00Z" w16du:dateUtc="2026-01-20T03:23:00Z">
                  <w:rPr>
                    <w:moveTo w:id="13553" w:author="Masato YOSHIKAWA" w:date="2026-01-20T12:21:00Z" w16du:dateUtc="2026-01-20T03:21:00Z"/>
                    <w:rFonts w:ascii="ＭＳ 明朝" w:eastAsia="ＭＳ 明朝" w:hAnsi="ＭＳ 明朝"/>
                  </w:rPr>
                </w:rPrChange>
              </w:rPr>
            </w:pPr>
            <w:moveTo w:id="13554" w:author="Masato YOSHIKAWA" w:date="2026-01-20T12:21:00Z" w16du:dateUtc="2026-01-20T03:21:00Z">
              <w:r w:rsidRPr="005B6842">
                <w:rPr>
                  <w:rFonts w:ascii="Times New Roman" w:eastAsia="ＭＳ 明朝" w:hAnsi="Times New Roman" w:cs="Times New Roman" w:hint="eastAsia"/>
                  <w:rPrChange w:id="13555" w:author="Masato YOSHIKAWA" w:date="2026-01-20T12:23:00Z" w16du:dateUtc="2026-01-20T03:23:00Z">
                    <w:rPr>
                      <w:rFonts w:ascii="ＭＳ 明朝" w:eastAsia="ＭＳ 明朝" w:hAnsi="ＭＳ 明朝" w:hint="eastAsia"/>
                    </w:rPr>
                  </w:rPrChange>
                </w:rPr>
                <w:t>椿の花</w:t>
              </w:r>
            </w:moveTo>
          </w:p>
        </w:tc>
        <w:tc>
          <w:tcPr>
            <w:tcW w:w="583" w:type="pct"/>
          </w:tcPr>
          <w:p w14:paraId="7774AEEC" w14:textId="77777777" w:rsidR="005B6842" w:rsidRPr="005B6842" w:rsidRDefault="005B6842" w:rsidP="00C45809">
            <w:pPr>
              <w:pStyle w:val="af8"/>
              <w:rPr>
                <w:moveTo w:id="13556" w:author="Masato YOSHIKAWA" w:date="2026-01-20T12:21:00Z" w16du:dateUtc="2026-01-20T03:21:00Z"/>
                <w:rFonts w:ascii="Times New Roman" w:eastAsia="ＭＳ 明朝" w:hAnsi="Times New Roman" w:cs="Times New Roman"/>
                <w:rPrChange w:id="13557" w:author="Masato YOSHIKAWA" w:date="2026-01-20T12:23:00Z" w16du:dateUtc="2026-01-20T03:23:00Z">
                  <w:rPr>
                    <w:moveTo w:id="13558" w:author="Masato YOSHIKAWA" w:date="2026-01-20T12:21:00Z" w16du:dateUtc="2026-01-20T03:21:00Z"/>
                    <w:rFonts w:ascii="ＭＳ 明朝" w:eastAsia="ＭＳ 明朝" w:hAnsi="ＭＳ 明朝"/>
                  </w:rPr>
                </w:rPrChange>
              </w:rPr>
            </w:pPr>
            <w:moveTo w:id="13559" w:author="Masato YOSHIKAWA" w:date="2026-01-20T12:21:00Z" w16du:dateUtc="2026-01-20T03:21:00Z">
              <w:r w:rsidRPr="005B6842">
                <w:rPr>
                  <w:rFonts w:ascii="Times New Roman" w:eastAsia="ＭＳ 明朝" w:hAnsi="Times New Roman" w:cs="Times New Roman"/>
                  <w:rPrChange w:id="13560" w:author="Masato YOSHIKAWA" w:date="2026-01-20T12:23:00Z" w16du:dateUtc="2026-01-20T03:23:00Z">
                    <w:rPr>
                      <w:rFonts w:ascii="ＭＳ 明朝" w:eastAsia="ＭＳ 明朝" w:hAnsi="ＭＳ 明朝"/>
                    </w:rPr>
                  </w:rPrChange>
                </w:rPr>
                <w:t>camellias</w:t>
              </w:r>
            </w:moveTo>
          </w:p>
        </w:tc>
        <w:tc>
          <w:tcPr>
            <w:tcW w:w="629" w:type="pct"/>
          </w:tcPr>
          <w:p w14:paraId="52677B6F" w14:textId="77777777" w:rsidR="005B6842" w:rsidRPr="005B6842" w:rsidRDefault="005B6842" w:rsidP="00C45809">
            <w:pPr>
              <w:pStyle w:val="af8"/>
              <w:rPr>
                <w:moveTo w:id="13561" w:author="Masato YOSHIKAWA" w:date="2026-01-20T12:21:00Z" w16du:dateUtc="2026-01-20T03:21:00Z"/>
                <w:rFonts w:ascii="Times New Roman" w:eastAsia="ＭＳ 明朝" w:hAnsi="Times New Roman" w:cs="Times New Roman"/>
                <w:rPrChange w:id="13562" w:author="Masato YOSHIKAWA" w:date="2026-01-20T12:23:00Z" w16du:dateUtc="2026-01-20T03:23:00Z">
                  <w:rPr>
                    <w:moveTo w:id="13563" w:author="Masato YOSHIKAWA" w:date="2026-01-20T12:21:00Z" w16du:dateUtc="2026-01-20T03:21:00Z"/>
                    <w:rFonts w:ascii="ＭＳ 明朝" w:eastAsia="ＭＳ 明朝" w:hAnsi="ＭＳ 明朝"/>
                  </w:rPr>
                </w:rPrChange>
              </w:rPr>
            </w:pPr>
            <w:moveTo w:id="13564" w:author="Masato YOSHIKAWA" w:date="2026-01-20T12:21:00Z" w16du:dateUtc="2026-01-20T03:21:00Z">
              <w:r w:rsidRPr="005B6842">
                <w:rPr>
                  <w:rFonts w:ascii="Times New Roman" w:eastAsia="ＭＳ 明朝" w:hAnsi="Times New Roman" w:cs="Times New Roman"/>
                  <w:rPrChange w:id="13565" w:author="Masato YOSHIKAWA" w:date="2026-01-20T12:23:00Z" w16du:dateUtc="2026-01-20T03:23:00Z">
                    <w:rPr>
                      <w:rFonts w:ascii="ＭＳ 明朝" w:eastAsia="ＭＳ 明朝" w:hAnsi="ＭＳ 明朝"/>
                    </w:rPr>
                  </w:rPrChange>
                </w:rPr>
                <w:t>camellias</w:t>
              </w:r>
            </w:moveTo>
          </w:p>
        </w:tc>
        <w:tc>
          <w:tcPr>
            <w:tcW w:w="779" w:type="pct"/>
          </w:tcPr>
          <w:p w14:paraId="66F73A26" w14:textId="77777777" w:rsidR="005B6842" w:rsidRPr="005B6842" w:rsidRDefault="005B6842" w:rsidP="00C45809">
            <w:pPr>
              <w:pStyle w:val="af8"/>
              <w:rPr>
                <w:moveTo w:id="13566" w:author="Masato YOSHIKAWA" w:date="2026-01-20T12:21:00Z" w16du:dateUtc="2026-01-20T03:21:00Z"/>
                <w:rFonts w:ascii="Times New Roman" w:eastAsia="ＭＳ 明朝" w:hAnsi="Times New Roman" w:cs="Times New Roman"/>
                <w:rPrChange w:id="13567" w:author="Masato YOSHIKAWA" w:date="2026-01-20T12:23:00Z" w16du:dateUtc="2026-01-20T03:23:00Z">
                  <w:rPr>
                    <w:moveTo w:id="13568" w:author="Masato YOSHIKAWA" w:date="2026-01-20T12:21:00Z" w16du:dateUtc="2026-01-20T03:21:00Z"/>
                    <w:rFonts w:ascii="ＭＳ 明朝" w:eastAsia="ＭＳ 明朝" w:hAnsi="ＭＳ 明朝"/>
                  </w:rPr>
                </w:rPrChange>
              </w:rPr>
            </w:pPr>
            <w:moveTo w:id="13569" w:author="Masato YOSHIKAWA" w:date="2026-01-20T12:21:00Z" w16du:dateUtc="2026-01-20T03:21:00Z">
              <w:r w:rsidRPr="005B6842">
                <w:rPr>
                  <w:rFonts w:ascii="Times New Roman" w:eastAsia="ＭＳ 明朝" w:hAnsi="Times New Roman" w:cs="Times New Roman"/>
                  <w:rPrChange w:id="13570" w:author="Masato YOSHIKAWA" w:date="2026-01-20T12:23:00Z" w16du:dateUtc="2026-01-20T03:23:00Z">
                    <w:rPr>
                      <w:rFonts w:ascii="ＭＳ 明朝" w:eastAsia="ＭＳ 明朝" w:hAnsi="ＭＳ 明朝"/>
                    </w:rPr>
                  </w:rPrChange>
                </w:rPr>
                <w:t>Established equivalent</w:t>
              </w:r>
            </w:moveTo>
          </w:p>
        </w:tc>
        <w:tc>
          <w:tcPr>
            <w:tcW w:w="744" w:type="pct"/>
          </w:tcPr>
          <w:p w14:paraId="357EA211" w14:textId="77777777" w:rsidR="005B6842" w:rsidRPr="005B6842" w:rsidRDefault="005B6842" w:rsidP="00C45809">
            <w:pPr>
              <w:pStyle w:val="af8"/>
              <w:rPr>
                <w:moveTo w:id="13571" w:author="Masato YOSHIKAWA" w:date="2026-01-20T12:21:00Z" w16du:dateUtc="2026-01-20T03:21:00Z"/>
                <w:rFonts w:ascii="Times New Roman" w:eastAsia="ＭＳ 明朝" w:hAnsi="Times New Roman" w:cs="Times New Roman"/>
                <w:rPrChange w:id="13572" w:author="Masato YOSHIKAWA" w:date="2026-01-20T12:23:00Z" w16du:dateUtc="2026-01-20T03:23:00Z">
                  <w:rPr>
                    <w:moveTo w:id="13573" w:author="Masato YOSHIKAWA" w:date="2026-01-20T12:21:00Z" w16du:dateUtc="2026-01-20T03:21:00Z"/>
                    <w:rFonts w:ascii="ＭＳ 明朝" w:eastAsia="ＭＳ 明朝" w:hAnsi="ＭＳ 明朝"/>
                  </w:rPr>
                </w:rPrChange>
              </w:rPr>
            </w:pPr>
            <w:moveTo w:id="13574" w:author="Masato YOSHIKAWA" w:date="2026-01-20T12:21:00Z" w16du:dateUtc="2026-01-20T03:21:00Z">
              <w:r w:rsidRPr="005B6842">
                <w:rPr>
                  <w:rFonts w:ascii="Times New Roman" w:eastAsia="ＭＳ 明朝" w:hAnsi="Times New Roman" w:cs="Times New Roman"/>
                  <w:rPrChange w:id="13575" w:author="Masato YOSHIKAWA" w:date="2026-01-20T12:23:00Z" w16du:dateUtc="2026-01-20T03:23:00Z">
                    <w:rPr>
                      <w:rFonts w:ascii="ＭＳ 明朝" w:eastAsia="ＭＳ 明朝" w:hAnsi="ＭＳ 明朝"/>
                    </w:rPr>
                  </w:rPrChange>
                </w:rPr>
                <w:t>Minimization</w:t>
              </w:r>
            </w:moveTo>
          </w:p>
        </w:tc>
        <w:tc>
          <w:tcPr>
            <w:tcW w:w="851" w:type="pct"/>
          </w:tcPr>
          <w:p w14:paraId="561C2CFB" w14:textId="77777777" w:rsidR="005B6842" w:rsidRPr="005B6842" w:rsidRDefault="005B6842" w:rsidP="00C45809">
            <w:pPr>
              <w:pStyle w:val="af8"/>
              <w:rPr>
                <w:moveTo w:id="13576" w:author="Masato YOSHIKAWA" w:date="2026-01-20T12:21:00Z" w16du:dateUtc="2026-01-20T03:21:00Z"/>
                <w:rFonts w:ascii="Times New Roman" w:eastAsia="ＭＳ 明朝" w:hAnsi="Times New Roman" w:cs="Times New Roman"/>
                <w:rPrChange w:id="13577" w:author="Masato YOSHIKAWA" w:date="2026-01-20T12:23:00Z" w16du:dateUtc="2026-01-20T03:23:00Z">
                  <w:rPr>
                    <w:moveTo w:id="13578" w:author="Masato YOSHIKAWA" w:date="2026-01-20T12:21:00Z" w16du:dateUtc="2026-01-20T03:21:00Z"/>
                    <w:rFonts w:ascii="ＭＳ 明朝" w:eastAsia="ＭＳ 明朝" w:hAnsi="ＭＳ 明朝"/>
                  </w:rPr>
                </w:rPrChange>
              </w:rPr>
            </w:pPr>
            <w:moveTo w:id="13579" w:author="Masato YOSHIKAWA" w:date="2026-01-20T12:21:00Z" w16du:dateUtc="2026-01-20T03:21:00Z">
              <w:r w:rsidRPr="005B6842">
                <w:rPr>
                  <w:rFonts w:ascii="Times New Roman" w:eastAsia="ＭＳ 明朝" w:hAnsi="Times New Roman" w:cs="Times New Roman"/>
                  <w:rPrChange w:id="13580" w:author="Masato YOSHIKAWA" w:date="2026-01-20T12:23:00Z" w16du:dateUtc="2026-01-20T03:23:00Z">
                    <w:rPr>
                      <w:rFonts w:ascii="ＭＳ 明朝" w:eastAsia="ＭＳ 明朝" w:hAnsi="ＭＳ 明朝"/>
                    </w:rPr>
                  </w:rPrChange>
                </w:rPr>
                <w:t>Established equivalent</w:t>
              </w:r>
            </w:moveTo>
          </w:p>
        </w:tc>
        <w:tc>
          <w:tcPr>
            <w:tcW w:w="831" w:type="pct"/>
          </w:tcPr>
          <w:p w14:paraId="11F68BFA" w14:textId="77777777" w:rsidR="005B6842" w:rsidRPr="005B6842" w:rsidRDefault="005B6842" w:rsidP="00C45809">
            <w:pPr>
              <w:pStyle w:val="af8"/>
              <w:rPr>
                <w:moveTo w:id="13581" w:author="Masato YOSHIKAWA" w:date="2026-01-20T12:21:00Z" w16du:dateUtc="2026-01-20T03:21:00Z"/>
                <w:rFonts w:ascii="Times New Roman" w:eastAsia="ＭＳ 明朝" w:hAnsi="Times New Roman" w:cs="Times New Roman"/>
                <w:rPrChange w:id="13582" w:author="Masato YOSHIKAWA" w:date="2026-01-20T12:23:00Z" w16du:dateUtc="2026-01-20T03:23:00Z">
                  <w:rPr>
                    <w:moveTo w:id="13583" w:author="Masato YOSHIKAWA" w:date="2026-01-20T12:21:00Z" w16du:dateUtc="2026-01-20T03:21:00Z"/>
                    <w:rFonts w:ascii="ＭＳ 明朝" w:eastAsia="ＭＳ 明朝" w:hAnsi="ＭＳ 明朝"/>
                  </w:rPr>
                </w:rPrChange>
              </w:rPr>
            </w:pPr>
            <w:moveTo w:id="13584" w:author="Masato YOSHIKAWA" w:date="2026-01-20T12:21:00Z" w16du:dateUtc="2026-01-20T03:21:00Z">
              <w:r w:rsidRPr="005B6842">
                <w:rPr>
                  <w:rFonts w:ascii="Times New Roman" w:eastAsia="ＭＳ 明朝" w:hAnsi="Times New Roman" w:cs="Times New Roman"/>
                  <w:rPrChange w:id="13585" w:author="Masato YOSHIKAWA" w:date="2026-01-20T12:23:00Z" w16du:dateUtc="2026-01-20T03:23:00Z">
                    <w:rPr>
                      <w:rFonts w:ascii="ＭＳ 明朝" w:eastAsia="ＭＳ 明朝" w:hAnsi="ＭＳ 明朝"/>
                    </w:rPr>
                  </w:rPrChange>
                </w:rPr>
                <w:t>Minimization</w:t>
              </w:r>
            </w:moveTo>
          </w:p>
        </w:tc>
      </w:tr>
      <w:tr w:rsidR="005B6842" w:rsidRPr="005B6842" w14:paraId="786B08EA" w14:textId="77777777" w:rsidTr="00C45809">
        <w:tc>
          <w:tcPr>
            <w:tcW w:w="582" w:type="pct"/>
          </w:tcPr>
          <w:p w14:paraId="4452082D" w14:textId="77777777" w:rsidR="005B6842" w:rsidRPr="005B6842" w:rsidRDefault="005B6842" w:rsidP="00C45809">
            <w:pPr>
              <w:pStyle w:val="af8"/>
              <w:rPr>
                <w:moveTo w:id="13586" w:author="Masato YOSHIKAWA" w:date="2026-01-20T12:21:00Z" w16du:dateUtc="2026-01-20T03:21:00Z"/>
                <w:rFonts w:ascii="Times New Roman" w:eastAsia="ＭＳ 明朝" w:hAnsi="Times New Roman" w:cs="Times New Roman"/>
                <w:rPrChange w:id="13587" w:author="Masato YOSHIKAWA" w:date="2026-01-20T12:23:00Z" w16du:dateUtc="2026-01-20T03:23:00Z">
                  <w:rPr>
                    <w:moveTo w:id="13588" w:author="Masato YOSHIKAWA" w:date="2026-01-20T12:21:00Z" w16du:dateUtc="2026-01-20T03:21:00Z"/>
                    <w:rFonts w:ascii="ＭＳ 明朝" w:eastAsia="ＭＳ 明朝" w:hAnsi="ＭＳ 明朝"/>
                  </w:rPr>
                </w:rPrChange>
              </w:rPr>
            </w:pPr>
            <w:moveTo w:id="13589" w:author="Masato YOSHIKAWA" w:date="2026-01-20T12:21:00Z" w16du:dateUtc="2026-01-20T03:21:00Z">
              <w:r w:rsidRPr="005B6842">
                <w:rPr>
                  <w:rFonts w:ascii="Times New Roman" w:eastAsia="ＭＳ 明朝" w:hAnsi="Times New Roman" w:cs="Times New Roman" w:hint="eastAsia"/>
                  <w:rPrChange w:id="13590" w:author="Masato YOSHIKAWA" w:date="2026-01-20T12:23:00Z" w16du:dateUtc="2026-01-20T03:23:00Z">
                    <w:rPr>
                      <w:rFonts w:ascii="ＭＳ 明朝" w:eastAsia="ＭＳ 明朝" w:hAnsi="ＭＳ 明朝" w:hint="eastAsia"/>
                    </w:rPr>
                  </w:rPrChange>
                </w:rPr>
                <w:t>座敷</w:t>
              </w:r>
            </w:moveTo>
          </w:p>
        </w:tc>
        <w:tc>
          <w:tcPr>
            <w:tcW w:w="583" w:type="pct"/>
          </w:tcPr>
          <w:p w14:paraId="1A107E3E" w14:textId="77777777" w:rsidR="005B6842" w:rsidRPr="005B6842" w:rsidRDefault="005B6842" w:rsidP="00C45809">
            <w:pPr>
              <w:pStyle w:val="af8"/>
              <w:rPr>
                <w:moveTo w:id="13591" w:author="Masato YOSHIKAWA" w:date="2026-01-20T12:21:00Z" w16du:dateUtc="2026-01-20T03:21:00Z"/>
                <w:rFonts w:ascii="Times New Roman" w:eastAsia="ＭＳ 明朝" w:hAnsi="Times New Roman" w:cs="Times New Roman"/>
                <w:rPrChange w:id="13592" w:author="Masato YOSHIKAWA" w:date="2026-01-20T12:23:00Z" w16du:dateUtc="2026-01-20T03:23:00Z">
                  <w:rPr>
                    <w:moveTo w:id="13593" w:author="Masato YOSHIKAWA" w:date="2026-01-20T12:21:00Z" w16du:dateUtc="2026-01-20T03:21:00Z"/>
                    <w:rFonts w:ascii="ＭＳ 明朝" w:eastAsia="ＭＳ 明朝" w:hAnsi="ＭＳ 明朝"/>
                  </w:rPr>
                </w:rPrChange>
              </w:rPr>
            </w:pPr>
            <w:moveTo w:id="13594" w:author="Masato YOSHIKAWA" w:date="2026-01-20T12:21:00Z" w16du:dateUtc="2026-01-20T03:21:00Z">
              <w:r w:rsidRPr="005B6842">
                <w:rPr>
                  <w:rFonts w:ascii="Times New Roman" w:eastAsia="ＭＳ 明朝" w:hAnsi="Times New Roman" w:cs="Times New Roman"/>
                  <w:rPrChange w:id="13595" w:author="Masato YOSHIKAWA" w:date="2026-01-20T12:23:00Z" w16du:dateUtc="2026-01-20T03:23:00Z">
                    <w:rPr>
                      <w:rFonts w:ascii="ＭＳ 明朝" w:eastAsia="ＭＳ 明朝" w:hAnsi="ＭＳ 明朝"/>
                    </w:rPr>
                  </w:rPrChange>
                </w:rPr>
                <w:t>drawing-room</w:t>
              </w:r>
            </w:moveTo>
          </w:p>
        </w:tc>
        <w:tc>
          <w:tcPr>
            <w:tcW w:w="629" w:type="pct"/>
          </w:tcPr>
          <w:p w14:paraId="05C7C67A" w14:textId="77777777" w:rsidR="005B6842" w:rsidRPr="005B6842" w:rsidRDefault="005B6842" w:rsidP="00C45809">
            <w:pPr>
              <w:pStyle w:val="af8"/>
              <w:rPr>
                <w:moveTo w:id="13596" w:author="Masato YOSHIKAWA" w:date="2026-01-20T12:21:00Z" w16du:dateUtc="2026-01-20T03:21:00Z"/>
                <w:rFonts w:ascii="Times New Roman" w:eastAsia="ＭＳ 明朝" w:hAnsi="Times New Roman" w:cs="Times New Roman"/>
                <w:rPrChange w:id="13597" w:author="Masato YOSHIKAWA" w:date="2026-01-20T12:23:00Z" w16du:dateUtc="2026-01-20T03:23:00Z">
                  <w:rPr>
                    <w:moveTo w:id="13598" w:author="Masato YOSHIKAWA" w:date="2026-01-20T12:21:00Z" w16du:dateUtc="2026-01-20T03:21:00Z"/>
                    <w:rFonts w:ascii="ＭＳ 明朝" w:eastAsia="ＭＳ 明朝" w:hAnsi="ＭＳ 明朝"/>
                  </w:rPr>
                </w:rPrChange>
              </w:rPr>
            </w:pPr>
            <w:moveTo w:id="13599" w:author="Masato YOSHIKAWA" w:date="2026-01-20T12:21:00Z" w16du:dateUtc="2026-01-20T03:21:00Z">
              <w:r w:rsidRPr="005B6842">
                <w:rPr>
                  <w:rFonts w:ascii="Times New Roman" w:eastAsia="ＭＳ 明朝" w:hAnsi="Times New Roman" w:cs="Times New Roman"/>
                  <w:rPrChange w:id="13600" w:author="Masato YOSHIKAWA" w:date="2026-01-20T12:23:00Z" w16du:dateUtc="2026-01-20T03:23:00Z">
                    <w:rPr>
                      <w:rFonts w:ascii="ＭＳ 明朝" w:eastAsia="ＭＳ 明朝" w:hAnsi="ＭＳ 明朝"/>
                    </w:rPr>
                  </w:rPrChange>
                </w:rPr>
                <w:t>his room</w:t>
              </w:r>
            </w:moveTo>
          </w:p>
        </w:tc>
        <w:tc>
          <w:tcPr>
            <w:tcW w:w="779" w:type="pct"/>
          </w:tcPr>
          <w:p w14:paraId="5C15E167" w14:textId="77777777" w:rsidR="005B6842" w:rsidRPr="005B6842" w:rsidRDefault="005B6842" w:rsidP="00C45809">
            <w:pPr>
              <w:pStyle w:val="af8"/>
              <w:rPr>
                <w:moveTo w:id="13601" w:author="Masato YOSHIKAWA" w:date="2026-01-20T12:21:00Z" w16du:dateUtc="2026-01-20T03:21:00Z"/>
                <w:rFonts w:ascii="Times New Roman" w:eastAsia="ＭＳ 明朝" w:hAnsi="Times New Roman" w:cs="Times New Roman"/>
                <w:rPrChange w:id="13602" w:author="Masato YOSHIKAWA" w:date="2026-01-20T12:23:00Z" w16du:dateUtc="2026-01-20T03:23:00Z">
                  <w:rPr>
                    <w:moveTo w:id="13603" w:author="Masato YOSHIKAWA" w:date="2026-01-20T12:21:00Z" w16du:dateUtc="2026-01-20T03:21:00Z"/>
                    <w:rFonts w:ascii="ＭＳ 明朝" w:eastAsia="ＭＳ 明朝" w:hAnsi="ＭＳ 明朝"/>
                  </w:rPr>
                </w:rPrChange>
              </w:rPr>
            </w:pPr>
            <w:moveTo w:id="13604" w:author="Masato YOSHIKAWA" w:date="2026-01-20T12:21:00Z" w16du:dateUtc="2026-01-20T03:21:00Z">
              <w:r w:rsidRPr="005B6842">
                <w:rPr>
                  <w:rFonts w:ascii="Times New Roman" w:eastAsia="ＭＳ 明朝" w:hAnsi="Times New Roman" w:cs="Times New Roman"/>
                  <w:rPrChange w:id="13605" w:author="Masato YOSHIKAWA" w:date="2026-01-20T12:23:00Z" w16du:dateUtc="2026-01-20T03:23:00Z">
                    <w:rPr>
                      <w:rFonts w:ascii="ＭＳ 明朝" w:eastAsia="ＭＳ 明朝" w:hAnsi="ＭＳ 明朝"/>
                    </w:rPr>
                  </w:rPrChange>
                </w:rPr>
                <w:t>Established equivalent</w:t>
              </w:r>
            </w:moveTo>
          </w:p>
        </w:tc>
        <w:tc>
          <w:tcPr>
            <w:tcW w:w="744" w:type="pct"/>
          </w:tcPr>
          <w:p w14:paraId="4E751744" w14:textId="77777777" w:rsidR="005B6842" w:rsidRPr="005B6842" w:rsidRDefault="005B6842" w:rsidP="00C45809">
            <w:pPr>
              <w:pStyle w:val="af8"/>
              <w:rPr>
                <w:moveTo w:id="13606" w:author="Masato YOSHIKAWA" w:date="2026-01-20T12:21:00Z" w16du:dateUtc="2026-01-20T03:21:00Z"/>
                <w:rFonts w:ascii="Times New Roman" w:eastAsia="ＭＳ 明朝" w:hAnsi="Times New Roman" w:cs="Times New Roman"/>
                <w:rPrChange w:id="13607" w:author="Masato YOSHIKAWA" w:date="2026-01-20T12:23:00Z" w16du:dateUtc="2026-01-20T03:23:00Z">
                  <w:rPr>
                    <w:moveTo w:id="13608" w:author="Masato YOSHIKAWA" w:date="2026-01-20T12:21:00Z" w16du:dateUtc="2026-01-20T03:21:00Z"/>
                    <w:rFonts w:ascii="ＭＳ 明朝" w:eastAsia="ＭＳ 明朝" w:hAnsi="ＭＳ 明朝"/>
                  </w:rPr>
                </w:rPrChange>
              </w:rPr>
            </w:pPr>
            <w:moveTo w:id="13609" w:author="Masato YOSHIKAWA" w:date="2026-01-20T12:21:00Z" w16du:dateUtc="2026-01-20T03:21:00Z">
              <w:r w:rsidRPr="005B6842">
                <w:rPr>
                  <w:rFonts w:ascii="Times New Roman" w:eastAsia="ＭＳ 明朝" w:hAnsi="Times New Roman" w:cs="Times New Roman"/>
                  <w:rPrChange w:id="13610" w:author="Masato YOSHIKAWA" w:date="2026-01-20T12:23:00Z" w16du:dateUtc="2026-01-20T03:23:00Z">
                    <w:rPr>
                      <w:rFonts w:ascii="ＭＳ 明朝" w:eastAsia="ＭＳ 明朝" w:hAnsi="ＭＳ 明朝"/>
                    </w:rPr>
                  </w:rPrChange>
                </w:rPr>
                <w:t>Minimization</w:t>
              </w:r>
            </w:moveTo>
          </w:p>
        </w:tc>
        <w:tc>
          <w:tcPr>
            <w:tcW w:w="851" w:type="pct"/>
          </w:tcPr>
          <w:p w14:paraId="7D0A664A" w14:textId="77777777" w:rsidR="005B6842" w:rsidRPr="005B6842" w:rsidRDefault="005B6842" w:rsidP="00C45809">
            <w:pPr>
              <w:pStyle w:val="af8"/>
              <w:rPr>
                <w:moveTo w:id="13611" w:author="Masato YOSHIKAWA" w:date="2026-01-20T12:21:00Z" w16du:dateUtc="2026-01-20T03:21:00Z"/>
                <w:rFonts w:ascii="Times New Roman" w:eastAsia="ＭＳ 明朝" w:hAnsi="Times New Roman" w:cs="Times New Roman"/>
                <w:rPrChange w:id="13612" w:author="Masato YOSHIKAWA" w:date="2026-01-20T12:23:00Z" w16du:dateUtc="2026-01-20T03:23:00Z">
                  <w:rPr>
                    <w:moveTo w:id="13613" w:author="Masato YOSHIKAWA" w:date="2026-01-20T12:21:00Z" w16du:dateUtc="2026-01-20T03:21:00Z"/>
                    <w:rFonts w:ascii="ＭＳ 明朝" w:eastAsia="ＭＳ 明朝" w:hAnsi="ＭＳ 明朝"/>
                  </w:rPr>
                </w:rPrChange>
              </w:rPr>
            </w:pPr>
            <w:moveTo w:id="13614" w:author="Masato YOSHIKAWA" w:date="2026-01-20T12:21:00Z" w16du:dateUtc="2026-01-20T03:21:00Z">
              <w:r w:rsidRPr="005B6842">
                <w:rPr>
                  <w:rFonts w:ascii="Times New Roman" w:eastAsia="ＭＳ 明朝" w:hAnsi="Times New Roman" w:cs="Times New Roman"/>
                  <w:rPrChange w:id="13615" w:author="Masato YOSHIKAWA" w:date="2026-01-20T12:23:00Z" w16du:dateUtc="2026-01-20T03:23:00Z">
                    <w:rPr>
                      <w:rFonts w:ascii="ＭＳ 明朝" w:eastAsia="ＭＳ 明朝" w:hAnsi="ＭＳ 明朝"/>
                    </w:rPr>
                  </w:rPrChange>
                </w:rPr>
                <w:t>Generalization</w:t>
              </w:r>
            </w:moveTo>
          </w:p>
        </w:tc>
        <w:tc>
          <w:tcPr>
            <w:tcW w:w="831" w:type="pct"/>
          </w:tcPr>
          <w:p w14:paraId="130315E1" w14:textId="77777777" w:rsidR="005B6842" w:rsidRPr="005B6842" w:rsidRDefault="005B6842" w:rsidP="00C45809">
            <w:pPr>
              <w:pStyle w:val="af8"/>
              <w:rPr>
                <w:moveTo w:id="13616" w:author="Masato YOSHIKAWA" w:date="2026-01-20T12:21:00Z" w16du:dateUtc="2026-01-20T03:21:00Z"/>
                <w:rFonts w:ascii="Times New Roman" w:eastAsia="ＭＳ 明朝" w:hAnsi="Times New Roman" w:cs="Times New Roman"/>
                <w:rPrChange w:id="13617" w:author="Masato YOSHIKAWA" w:date="2026-01-20T12:23:00Z" w16du:dateUtc="2026-01-20T03:23:00Z">
                  <w:rPr>
                    <w:moveTo w:id="13618" w:author="Masato YOSHIKAWA" w:date="2026-01-20T12:21:00Z" w16du:dateUtc="2026-01-20T03:21:00Z"/>
                    <w:rFonts w:ascii="ＭＳ 明朝" w:eastAsia="ＭＳ 明朝" w:hAnsi="ＭＳ 明朝"/>
                  </w:rPr>
                </w:rPrChange>
              </w:rPr>
            </w:pPr>
            <w:moveTo w:id="13619" w:author="Masato YOSHIKAWA" w:date="2026-01-20T12:21:00Z" w16du:dateUtc="2026-01-20T03:21:00Z">
              <w:r w:rsidRPr="005B6842">
                <w:rPr>
                  <w:rFonts w:ascii="Times New Roman" w:eastAsia="ＭＳ 明朝" w:hAnsi="Times New Roman" w:cs="Times New Roman"/>
                  <w:rPrChange w:id="13620" w:author="Masato YOSHIKAWA" w:date="2026-01-20T12:23:00Z" w16du:dateUtc="2026-01-20T03:23:00Z">
                    <w:rPr>
                      <w:rFonts w:ascii="ＭＳ 明朝" w:eastAsia="ＭＳ 明朝" w:hAnsi="ＭＳ 明朝"/>
                    </w:rPr>
                  </w:rPrChange>
                </w:rPr>
                <w:t>Minimization</w:t>
              </w:r>
            </w:moveTo>
          </w:p>
        </w:tc>
      </w:tr>
      <w:tr w:rsidR="005B6842" w:rsidRPr="005B6842" w14:paraId="29FCDC5F" w14:textId="77777777" w:rsidTr="00C45809">
        <w:tc>
          <w:tcPr>
            <w:tcW w:w="582" w:type="pct"/>
          </w:tcPr>
          <w:p w14:paraId="3D41F158" w14:textId="77777777" w:rsidR="005B6842" w:rsidRPr="005B6842" w:rsidRDefault="005B6842" w:rsidP="00C45809">
            <w:pPr>
              <w:pStyle w:val="af8"/>
              <w:rPr>
                <w:moveTo w:id="13621" w:author="Masato YOSHIKAWA" w:date="2026-01-20T12:21:00Z" w16du:dateUtc="2026-01-20T03:21:00Z"/>
                <w:rFonts w:ascii="Times New Roman" w:eastAsia="ＭＳ 明朝" w:hAnsi="Times New Roman" w:cs="Times New Roman"/>
                <w:rPrChange w:id="13622" w:author="Masato YOSHIKAWA" w:date="2026-01-20T12:23:00Z" w16du:dateUtc="2026-01-20T03:23:00Z">
                  <w:rPr>
                    <w:moveTo w:id="13623" w:author="Masato YOSHIKAWA" w:date="2026-01-20T12:21:00Z" w16du:dateUtc="2026-01-20T03:21:00Z"/>
                    <w:rFonts w:ascii="ＭＳ 明朝" w:eastAsia="ＭＳ 明朝" w:hAnsi="ＭＳ 明朝"/>
                  </w:rPr>
                </w:rPrChange>
              </w:rPr>
            </w:pPr>
            <w:moveTo w:id="13624" w:author="Masato YOSHIKAWA" w:date="2026-01-20T12:21:00Z" w16du:dateUtc="2026-01-20T03:21:00Z">
              <w:r w:rsidRPr="005B6842">
                <w:rPr>
                  <w:rFonts w:ascii="Times New Roman" w:eastAsia="ＭＳ 明朝" w:hAnsi="Times New Roman" w:cs="Times New Roman" w:hint="eastAsia"/>
                  <w:rPrChange w:id="13625" w:author="Masato YOSHIKAWA" w:date="2026-01-20T12:23:00Z" w16du:dateUtc="2026-01-20T03:23:00Z">
                    <w:rPr>
                      <w:rFonts w:ascii="ＭＳ 明朝" w:eastAsia="ＭＳ 明朝" w:hAnsi="ＭＳ 明朝" w:hint="eastAsia"/>
                    </w:rPr>
                  </w:rPrChange>
                </w:rPr>
                <w:t>生垣</w:t>
              </w:r>
            </w:moveTo>
          </w:p>
        </w:tc>
        <w:tc>
          <w:tcPr>
            <w:tcW w:w="583" w:type="pct"/>
          </w:tcPr>
          <w:p w14:paraId="25D48C05" w14:textId="77777777" w:rsidR="005B6842" w:rsidRPr="005B6842" w:rsidRDefault="005B6842" w:rsidP="00C45809">
            <w:pPr>
              <w:pStyle w:val="af8"/>
              <w:rPr>
                <w:moveTo w:id="13626" w:author="Masato YOSHIKAWA" w:date="2026-01-20T12:21:00Z" w16du:dateUtc="2026-01-20T03:21:00Z"/>
                <w:rFonts w:ascii="Times New Roman" w:eastAsia="ＭＳ 明朝" w:hAnsi="Times New Roman" w:cs="Times New Roman"/>
                <w:rPrChange w:id="13627" w:author="Masato YOSHIKAWA" w:date="2026-01-20T12:23:00Z" w16du:dateUtc="2026-01-20T03:23:00Z">
                  <w:rPr>
                    <w:moveTo w:id="13628" w:author="Masato YOSHIKAWA" w:date="2026-01-20T12:21:00Z" w16du:dateUtc="2026-01-20T03:21:00Z"/>
                    <w:rFonts w:ascii="ＭＳ 明朝" w:eastAsia="ＭＳ 明朝" w:hAnsi="ＭＳ 明朝"/>
                  </w:rPr>
                </w:rPrChange>
              </w:rPr>
            </w:pPr>
            <w:moveTo w:id="13629" w:author="Masato YOSHIKAWA" w:date="2026-01-20T12:21:00Z" w16du:dateUtc="2026-01-20T03:21:00Z">
              <w:r w:rsidRPr="005B6842">
                <w:rPr>
                  <w:rFonts w:ascii="Times New Roman" w:eastAsia="ＭＳ 明朝" w:hAnsi="Times New Roman" w:cs="Times New Roman"/>
                  <w:rPrChange w:id="13630" w:author="Masato YOSHIKAWA" w:date="2026-01-20T12:23:00Z" w16du:dateUtc="2026-01-20T03:23:00Z">
                    <w:rPr>
                      <w:rFonts w:ascii="ＭＳ 明朝" w:eastAsia="ＭＳ 明朝" w:hAnsi="ＭＳ 明朝"/>
                    </w:rPr>
                  </w:rPrChange>
                </w:rPr>
                <w:t>hedge</w:t>
              </w:r>
            </w:moveTo>
          </w:p>
        </w:tc>
        <w:tc>
          <w:tcPr>
            <w:tcW w:w="629" w:type="pct"/>
          </w:tcPr>
          <w:p w14:paraId="660C677E" w14:textId="77777777" w:rsidR="005B6842" w:rsidRPr="005B6842" w:rsidRDefault="005B6842" w:rsidP="00C45809">
            <w:pPr>
              <w:pStyle w:val="af8"/>
              <w:rPr>
                <w:moveTo w:id="13631" w:author="Masato YOSHIKAWA" w:date="2026-01-20T12:21:00Z" w16du:dateUtc="2026-01-20T03:21:00Z"/>
                <w:rFonts w:ascii="Times New Roman" w:eastAsia="ＭＳ 明朝" w:hAnsi="Times New Roman" w:cs="Times New Roman"/>
                <w:rPrChange w:id="13632" w:author="Masato YOSHIKAWA" w:date="2026-01-20T12:23:00Z" w16du:dateUtc="2026-01-20T03:23:00Z">
                  <w:rPr>
                    <w:moveTo w:id="13633" w:author="Masato YOSHIKAWA" w:date="2026-01-20T12:21:00Z" w16du:dateUtc="2026-01-20T03:21:00Z"/>
                    <w:rFonts w:ascii="ＭＳ 明朝" w:eastAsia="ＭＳ 明朝" w:hAnsi="ＭＳ 明朝"/>
                  </w:rPr>
                </w:rPrChange>
              </w:rPr>
            </w:pPr>
            <w:moveTo w:id="13634" w:author="Masato YOSHIKAWA" w:date="2026-01-20T12:21:00Z" w16du:dateUtc="2026-01-20T03:21:00Z">
              <w:r w:rsidRPr="005B6842">
                <w:rPr>
                  <w:rFonts w:ascii="Times New Roman" w:eastAsia="ＭＳ 明朝" w:hAnsi="Times New Roman" w:cs="Times New Roman"/>
                  <w:rPrChange w:id="13635" w:author="Masato YOSHIKAWA" w:date="2026-01-20T12:23:00Z" w16du:dateUtc="2026-01-20T03:23:00Z">
                    <w:rPr>
                      <w:rFonts w:ascii="ＭＳ 明朝" w:eastAsia="ＭＳ 明朝" w:hAnsi="ＭＳ 明朝"/>
                    </w:rPr>
                  </w:rPrChange>
                </w:rPr>
                <w:t>hedge</w:t>
              </w:r>
            </w:moveTo>
          </w:p>
        </w:tc>
        <w:tc>
          <w:tcPr>
            <w:tcW w:w="779" w:type="pct"/>
          </w:tcPr>
          <w:p w14:paraId="04EB3826" w14:textId="77777777" w:rsidR="005B6842" w:rsidRPr="005B6842" w:rsidRDefault="005B6842" w:rsidP="00C45809">
            <w:pPr>
              <w:pStyle w:val="af8"/>
              <w:rPr>
                <w:moveTo w:id="13636" w:author="Masato YOSHIKAWA" w:date="2026-01-20T12:21:00Z" w16du:dateUtc="2026-01-20T03:21:00Z"/>
                <w:rFonts w:ascii="Times New Roman" w:eastAsia="ＭＳ 明朝" w:hAnsi="Times New Roman" w:cs="Times New Roman"/>
                <w:rPrChange w:id="13637" w:author="Masato YOSHIKAWA" w:date="2026-01-20T12:23:00Z" w16du:dateUtc="2026-01-20T03:23:00Z">
                  <w:rPr>
                    <w:moveTo w:id="13638" w:author="Masato YOSHIKAWA" w:date="2026-01-20T12:21:00Z" w16du:dateUtc="2026-01-20T03:21:00Z"/>
                    <w:rFonts w:ascii="ＭＳ 明朝" w:eastAsia="ＭＳ 明朝" w:hAnsi="ＭＳ 明朝"/>
                  </w:rPr>
                </w:rPrChange>
              </w:rPr>
            </w:pPr>
            <w:moveTo w:id="13639" w:author="Masato YOSHIKAWA" w:date="2026-01-20T12:21:00Z" w16du:dateUtc="2026-01-20T03:21:00Z">
              <w:r w:rsidRPr="005B6842">
                <w:rPr>
                  <w:rFonts w:ascii="Times New Roman" w:eastAsia="ＭＳ 明朝" w:hAnsi="Times New Roman" w:cs="Times New Roman"/>
                  <w:rPrChange w:id="13640" w:author="Masato YOSHIKAWA" w:date="2026-01-20T12:23:00Z" w16du:dateUtc="2026-01-20T03:23:00Z">
                    <w:rPr>
                      <w:rFonts w:ascii="ＭＳ 明朝" w:eastAsia="ＭＳ 明朝" w:hAnsi="ＭＳ 明朝"/>
                    </w:rPr>
                  </w:rPrChange>
                </w:rPr>
                <w:t>Established equivalent</w:t>
              </w:r>
            </w:moveTo>
          </w:p>
        </w:tc>
        <w:tc>
          <w:tcPr>
            <w:tcW w:w="744" w:type="pct"/>
          </w:tcPr>
          <w:p w14:paraId="4ED5C872" w14:textId="77777777" w:rsidR="005B6842" w:rsidRPr="005B6842" w:rsidRDefault="005B6842" w:rsidP="00C45809">
            <w:pPr>
              <w:pStyle w:val="af8"/>
              <w:rPr>
                <w:moveTo w:id="13641" w:author="Masato YOSHIKAWA" w:date="2026-01-20T12:21:00Z" w16du:dateUtc="2026-01-20T03:21:00Z"/>
                <w:rFonts w:ascii="Times New Roman" w:eastAsia="ＭＳ 明朝" w:hAnsi="Times New Roman" w:cs="Times New Roman"/>
                <w:rPrChange w:id="13642" w:author="Masato YOSHIKAWA" w:date="2026-01-20T12:23:00Z" w16du:dateUtc="2026-01-20T03:23:00Z">
                  <w:rPr>
                    <w:moveTo w:id="13643" w:author="Masato YOSHIKAWA" w:date="2026-01-20T12:21:00Z" w16du:dateUtc="2026-01-20T03:21:00Z"/>
                    <w:rFonts w:ascii="ＭＳ 明朝" w:eastAsia="ＭＳ 明朝" w:hAnsi="ＭＳ 明朝"/>
                  </w:rPr>
                </w:rPrChange>
              </w:rPr>
            </w:pPr>
            <w:moveTo w:id="13644" w:author="Masato YOSHIKAWA" w:date="2026-01-20T12:21:00Z" w16du:dateUtc="2026-01-20T03:21:00Z">
              <w:r w:rsidRPr="005B6842">
                <w:rPr>
                  <w:rFonts w:ascii="Times New Roman" w:eastAsia="ＭＳ 明朝" w:hAnsi="Times New Roman" w:cs="Times New Roman"/>
                  <w:rPrChange w:id="13645" w:author="Masato YOSHIKAWA" w:date="2026-01-20T12:23:00Z" w16du:dateUtc="2026-01-20T03:23:00Z">
                    <w:rPr>
                      <w:rFonts w:ascii="ＭＳ 明朝" w:eastAsia="ＭＳ 明朝" w:hAnsi="ＭＳ 明朝"/>
                    </w:rPr>
                  </w:rPrChange>
                </w:rPr>
                <w:t>Minimization</w:t>
              </w:r>
            </w:moveTo>
          </w:p>
        </w:tc>
        <w:tc>
          <w:tcPr>
            <w:tcW w:w="851" w:type="pct"/>
          </w:tcPr>
          <w:p w14:paraId="7A77918E" w14:textId="77777777" w:rsidR="005B6842" w:rsidRPr="005B6842" w:rsidRDefault="005B6842" w:rsidP="00C45809">
            <w:pPr>
              <w:pStyle w:val="af8"/>
              <w:rPr>
                <w:moveTo w:id="13646" w:author="Masato YOSHIKAWA" w:date="2026-01-20T12:21:00Z" w16du:dateUtc="2026-01-20T03:21:00Z"/>
                <w:rFonts w:ascii="Times New Roman" w:eastAsia="ＭＳ 明朝" w:hAnsi="Times New Roman" w:cs="Times New Roman"/>
                <w:rPrChange w:id="13647" w:author="Masato YOSHIKAWA" w:date="2026-01-20T12:23:00Z" w16du:dateUtc="2026-01-20T03:23:00Z">
                  <w:rPr>
                    <w:moveTo w:id="13648" w:author="Masato YOSHIKAWA" w:date="2026-01-20T12:21:00Z" w16du:dateUtc="2026-01-20T03:21:00Z"/>
                    <w:rFonts w:ascii="ＭＳ 明朝" w:eastAsia="ＭＳ 明朝" w:hAnsi="ＭＳ 明朝"/>
                  </w:rPr>
                </w:rPrChange>
              </w:rPr>
            </w:pPr>
            <w:moveTo w:id="13649" w:author="Masato YOSHIKAWA" w:date="2026-01-20T12:21:00Z" w16du:dateUtc="2026-01-20T03:21:00Z">
              <w:r w:rsidRPr="005B6842">
                <w:rPr>
                  <w:rFonts w:ascii="Times New Roman" w:eastAsia="ＭＳ 明朝" w:hAnsi="Times New Roman" w:cs="Times New Roman"/>
                  <w:rPrChange w:id="13650" w:author="Masato YOSHIKAWA" w:date="2026-01-20T12:23:00Z" w16du:dateUtc="2026-01-20T03:23:00Z">
                    <w:rPr>
                      <w:rFonts w:ascii="ＭＳ 明朝" w:eastAsia="ＭＳ 明朝" w:hAnsi="ＭＳ 明朝"/>
                    </w:rPr>
                  </w:rPrChange>
                </w:rPr>
                <w:t>Established equivalent</w:t>
              </w:r>
            </w:moveTo>
          </w:p>
        </w:tc>
        <w:tc>
          <w:tcPr>
            <w:tcW w:w="831" w:type="pct"/>
          </w:tcPr>
          <w:p w14:paraId="5817F41D" w14:textId="77777777" w:rsidR="005B6842" w:rsidRPr="005B6842" w:rsidRDefault="005B6842" w:rsidP="00C45809">
            <w:pPr>
              <w:pStyle w:val="af8"/>
              <w:rPr>
                <w:moveTo w:id="13651" w:author="Masato YOSHIKAWA" w:date="2026-01-20T12:21:00Z" w16du:dateUtc="2026-01-20T03:21:00Z"/>
                <w:rFonts w:ascii="Times New Roman" w:eastAsia="ＭＳ 明朝" w:hAnsi="Times New Roman" w:cs="Times New Roman"/>
                <w:rPrChange w:id="13652" w:author="Masato YOSHIKAWA" w:date="2026-01-20T12:23:00Z" w16du:dateUtc="2026-01-20T03:23:00Z">
                  <w:rPr>
                    <w:moveTo w:id="13653" w:author="Masato YOSHIKAWA" w:date="2026-01-20T12:21:00Z" w16du:dateUtc="2026-01-20T03:21:00Z"/>
                    <w:rFonts w:ascii="ＭＳ 明朝" w:eastAsia="ＭＳ 明朝" w:hAnsi="ＭＳ 明朝"/>
                  </w:rPr>
                </w:rPrChange>
              </w:rPr>
            </w:pPr>
            <w:moveTo w:id="13654" w:author="Masato YOSHIKAWA" w:date="2026-01-20T12:21:00Z" w16du:dateUtc="2026-01-20T03:21:00Z">
              <w:r w:rsidRPr="005B6842">
                <w:rPr>
                  <w:rFonts w:ascii="Times New Roman" w:eastAsia="ＭＳ 明朝" w:hAnsi="Times New Roman" w:cs="Times New Roman"/>
                  <w:rPrChange w:id="13655" w:author="Masato YOSHIKAWA" w:date="2026-01-20T12:23:00Z" w16du:dateUtc="2026-01-20T03:23:00Z">
                    <w:rPr>
                      <w:rFonts w:ascii="ＭＳ 明朝" w:eastAsia="ＭＳ 明朝" w:hAnsi="ＭＳ 明朝"/>
                    </w:rPr>
                  </w:rPrChange>
                </w:rPr>
                <w:t>Minimization</w:t>
              </w:r>
            </w:moveTo>
          </w:p>
        </w:tc>
      </w:tr>
      <w:tr w:rsidR="005B6842" w:rsidRPr="005B6842" w14:paraId="6F56669F" w14:textId="77777777" w:rsidTr="00C45809">
        <w:tc>
          <w:tcPr>
            <w:tcW w:w="582" w:type="pct"/>
          </w:tcPr>
          <w:p w14:paraId="649EE833" w14:textId="77777777" w:rsidR="005B6842" w:rsidRPr="005B6842" w:rsidRDefault="005B6842" w:rsidP="00C45809">
            <w:pPr>
              <w:pStyle w:val="af8"/>
              <w:rPr>
                <w:moveTo w:id="13656" w:author="Masato YOSHIKAWA" w:date="2026-01-20T12:21:00Z" w16du:dateUtc="2026-01-20T03:21:00Z"/>
                <w:rFonts w:ascii="Times New Roman" w:eastAsia="ＭＳ 明朝" w:hAnsi="Times New Roman" w:cs="Times New Roman"/>
                <w:rPrChange w:id="13657" w:author="Masato YOSHIKAWA" w:date="2026-01-20T12:23:00Z" w16du:dateUtc="2026-01-20T03:23:00Z">
                  <w:rPr>
                    <w:moveTo w:id="13658" w:author="Masato YOSHIKAWA" w:date="2026-01-20T12:21:00Z" w16du:dateUtc="2026-01-20T03:21:00Z"/>
                    <w:rFonts w:ascii="ＭＳ 明朝" w:eastAsia="ＭＳ 明朝" w:hAnsi="ＭＳ 明朝"/>
                  </w:rPr>
                </w:rPrChange>
              </w:rPr>
            </w:pPr>
            <w:moveTo w:id="13659" w:author="Masato YOSHIKAWA" w:date="2026-01-20T12:21:00Z" w16du:dateUtc="2026-01-20T03:21:00Z">
              <w:r w:rsidRPr="005B6842">
                <w:rPr>
                  <w:rFonts w:ascii="Times New Roman" w:eastAsia="ＭＳ 明朝" w:hAnsi="Times New Roman" w:cs="Times New Roman" w:hint="eastAsia"/>
                  <w:rPrChange w:id="13660" w:author="Masato YOSHIKAWA" w:date="2026-01-20T12:23:00Z" w16du:dateUtc="2026-01-20T03:23:00Z">
                    <w:rPr>
                      <w:rFonts w:ascii="ＭＳ 明朝" w:eastAsia="ＭＳ 明朝" w:hAnsi="ＭＳ 明朝" w:hint="eastAsia"/>
                    </w:rPr>
                  </w:rPrChange>
                </w:rPr>
                <w:t>金魚売り</w:t>
              </w:r>
            </w:moveTo>
          </w:p>
        </w:tc>
        <w:tc>
          <w:tcPr>
            <w:tcW w:w="583" w:type="pct"/>
          </w:tcPr>
          <w:p w14:paraId="3F3ED581" w14:textId="77777777" w:rsidR="005B6842" w:rsidRPr="005B6842" w:rsidRDefault="005B6842" w:rsidP="00C45809">
            <w:pPr>
              <w:pStyle w:val="af8"/>
              <w:rPr>
                <w:moveTo w:id="13661" w:author="Masato YOSHIKAWA" w:date="2026-01-20T12:21:00Z" w16du:dateUtc="2026-01-20T03:21:00Z"/>
                <w:rFonts w:ascii="Times New Roman" w:eastAsia="ＭＳ 明朝" w:hAnsi="Times New Roman" w:cs="Times New Roman"/>
                <w:rPrChange w:id="13662" w:author="Masato YOSHIKAWA" w:date="2026-01-20T12:23:00Z" w16du:dateUtc="2026-01-20T03:23:00Z">
                  <w:rPr>
                    <w:moveTo w:id="13663" w:author="Masato YOSHIKAWA" w:date="2026-01-20T12:21:00Z" w16du:dateUtc="2026-01-20T03:21:00Z"/>
                    <w:rFonts w:ascii="ＭＳ 明朝" w:eastAsia="ＭＳ 明朝" w:hAnsi="ＭＳ 明朝"/>
                  </w:rPr>
                </w:rPrChange>
              </w:rPr>
            </w:pPr>
            <w:moveTo w:id="13664" w:author="Masato YOSHIKAWA" w:date="2026-01-20T12:21:00Z" w16du:dateUtc="2026-01-20T03:21:00Z">
              <w:r w:rsidRPr="005B6842">
                <w:rPr>
                  <w:rFonts w:ascii="Times New Roman" w:eastAsia="ＭＳ 明朝" w:hAnsi="Times New Roman" w:cs="Times New Roman"/>
                  <w:rPrChange w:id="13665" w:author="Masato YOSHIKAWA" w:date="2026-01-20T12:23:00Z" w16du:dateUtc="2026-01-20T03:23:00Z">
                    <w:rPr>
                      <w:rFonts w:ascii="ＭＳ 明朝" w:eastAsia="ＭＳ 明朝" w:hAnsi="ＭＳ 明朝"/>
                    </w:rPr>
                  </w:rPrChange>
                </w:rPr>
                <w:t>goldfish vendor</w:t>
              </w:r>
            </w:moveTo>
          </w:p>
        </w:tc>
        <w:tc>
          <w:tcPr>
            <w:tcW w:w="629" w:type="pct"/>
          </w:tcPr>
          <w:p w14:paraId="68917BB2" w14:textId="77777777" w:rsidR="005B6842" w:rsidRPr="005B6842" w:rsidRDefault="005B6842" w:rsidP="00C45809">
            <w:pPr>
              <w:pStyle w:val="af8"/>
              <w:rPr>
                <w:moveTo w:id="13666" w:author="Masato YOSHIKAWA" w:date="2026-01-20T12:21:00Z" w16du:dateUtc="2026-01-20T03:21:00Z"/>
                <w:rFonts w:ascii="Times New Roman" w:eastAsia="ＭＳ 明朝" w:hAnsi="Times New Roman" w:cs="Times New Roman"/>
                <w:rPrChange w:id="13667" w:author="Masato YOSHIKAWA" w:date="2026-01-20T12:23:00Z" w16du:dateUtc="2026-01-20T03:23:00Z">
                  <w:rPr>
                    <w:moveTo w:id="13668" w:author="Masato YOSHIKAWA" w:date="2026-01-20T12:21:00Z" w16du:dateUtc="2026-01-20T03:21:00Z"/>
                    <w:rFonts w:ascii="ＭＳ 明朝" w:eastAsia="ＭＳ 明朝" w:hAnsi="ＭＳ 明朝"/>
                  </w:rPr>
                </w:rPrChange>
              </w:rPr>
            </w:pPr>
            <w:moveTo w:id="13669" w:author="Masato YOSHIKAWA" w:date="2026-01-20T12:21:00Z" w16du:dateUtc="2026-01-20T03:21:00Z">
              <w:r w:rsidRPr="005B6842">
                <w:rPr>
                  <w:rFonts w:ascii="Times New Roman" w:eastAsia="ＭＳ 明朝" w:hAnsi="Times New Roman" w:cs="Times New Roman"/>
                  <w:rPrChange w:id="13670" w:author="Masato YOSHIKAWA" w:date="2026-01-20T12:23:00Z" w16du:dateUtc="2026-01-20T03:23:00Z">
                    <w:rPr>
                      <w:rFonts w:ascii="ＭＳ 明朝" w:eastAsia="ＭＳ 明朝" w:hAnsi="ＭＳ 明朝"/>
                    </w:rPr>
                  </w:rPrChange>
                </w:rPr>
                <w:t>goldfish vendor</w:t>
              </w:r>
            </w:moveTo>
          </w:p>
        </w:tc>
        <w:tc>
          <w:tcPr>
            <w:tcW w:w="779" w:type="pct"/>
          </w:tcPr>
          <w:p w14:paraId="30434098" w14:textId="77777777" w:rsidR="005B6842" w:rsidRPr="005B6842" w:rsidRDefault="005B6842" w:rsidP="00C45809">
            <w:pPr>
              <w:pStyle w:val="af8"/>
              <w:rPr>
                <w:moveTo w:id="13671" w:author="Masato YOSHIKAWA" w:date="2026-01-20T12:21:00Z" w16du:dateUtc="2026-01-20T03:21:00Z"/>
                <w:rFonts w:ascii="Times New Roman" w:eastAsia="ＭＳ 明朝" w:hAnsi="Times New Roman" w:cs="Times New Roman"/>
                <w:rPrChange w:id="13672" w:author="Masato YOSHIKAWA" w:date="2026-01-20T12:23:00Z" w16du:dateUtc="2026-01-20T03:23:00Z">
                  <w:rPr>
                    <w:moveTo w:id="13673" w:author="Masato YOSHIKAWA" w:date="2026-01-20T12:21:00Z" w16du:dateUtc="2026-01-20T03:21:00Z"/>
                    <w:rFonts w:ascii="ＭＳ 明朝" w:eastAsia="ＭＳ 明朝" w:hAnsi="ＭＳ 明朝"/>
                  </w:rPr>
                </w:rPrChange>
              </w:rPr>
            </w:pPr>
            <w:moveTo w:id="13674" w:author="Masato YOSHIKAWA" w:date="2026-01-20T12:21:00Z" w16du:dateUtc="2026-01-20T03:21:00Z">
              <w:r w:rsidRPr="005B6842">
                <w:rPr>
                  <w:rFonts w:ascii="Times New Roman" w:eastAsia="ＭＳ 明朝" w:hAnsi="Times New Roman" w:cs="Times New Roman"/>
                  <w:rPrChange w:id="13675" w:author="Masato YOSHIKAWA" w:date="2026-01-20T12:23:00Z" w16du:dateUtc="2026-01-20T03:23:00Z">
                    <w:rPr>
                      <w:rFonts w:ascii="ＭＳ 明朝" w:eastAsia="ＭＳ 明朝" w:hAnsi="ＭＳ 明朝"/>
                    </w:rPr>
                  </w:rPrChange>
                </w:rPr>
                <w:t>Literal translation</w:t>
              </w:r>
            </w:moveTo>
          </w:p>
        </w:tc>
        <w:tc>
          <w:tcPr>
            <w:tcW w:w="744" w:type="pct"/>
          </w:tcPr>
          <w:p w14:paraId="1F11D466" w14:textId="77777777" w:rsidR="005B6842" w:rsidRPr="005B6842" w:rsidRDefault="005B6842" w:rsidP="00C45809">
            <w:pPr>
              <w:pStyle w:val="af8"/>
              <w:rPr>
                <w:moveTo w:id="13676" w:author="Masato YOSHIKAWA" w:date="2026-01-20T12:21:00Z" w16du:dateUtc="2026-01-20T03:21:00Z"/>
                <w:rFonts w:ascii="Times New Roman" w:eastAsia="ＭＳ 明朝" w:hAnsi="Times New Roman" w:cs="Times New Roman"/>
                <w:rPrChange w:id="13677" w:author="Masato YOSHIKAWA" w:date="2026-01-20T12:23:00Z" w16du:dateUtc="2026-01-20T03:23:00Z">
                  <w:rPr>
                    <w:moveTo w:id="13678" w:author="Masato YOSHIKAWA" w:date="2026-01-20T12:21:00Z" w16du:dateUtc="2026-01-20T03:21:00Z"/>
                    <w:rFonts w:ascii="ＭＳ 明朝" w:eastAsia="ＭＳ 明朝" w:hAnsi="ＭＳ 明朝"/>
                  </w:rPr>
                </w:rPrChange>
              </w:rPr>
            </w:pPr>
            <w:moveTo w:id="13679" w:author="Masato YOSHIKAWA" w:date="2026-01-20T12:21:00Z" w16du:dateUtc="2026-01-20T03:21:00Z">
              <w:r w:rsidRPr="005B6842">
                <w:rPr>
                  <w:rFonts w:ascii="Times New Roman" w:eastAsia="ＭＳ 明朝" w:hAnsi="Times New Roman" w:cs="Times New Roman"/>
                  <w:rPrChange w:id="13680" w:author="Masato YOSHIKAWA" w:date="2026-01-20T12:23:00Z" w16du:dateUtc="2026-01-20T03:23:00Z">
                    <w:rPr>
                      <w:rFonts w:ascii="ＭＳ 明朝" w:eastAsia="ＭＳ 明朝" w:hAnsi="ＭＳ 明朝"/>
                    </w:rPr>
                  </w:rPrChange>
                </w:rPr>
                <w:t>Minimization</w:t>
              </w:r>
            </w:moveTo>
          </w:p>
        </w:tc>
        <w:tc>
          <w:tcPr>
            <w:tcW w:w="851" w:type="pct"/>
          </w:tcPr>
          <w:p w14:paraId="0A0E03FB" w14:textId="77777777" w:rsidR="005B6842" w:rsidRPr="005B6842" w:rsidRDefault="005B6842" w:rsidP="00C45809">
            <w:pPr>
              <w:pStyle w:val="af8"/>
              <w:rPr>
                <w:moveTo w:id="13681" w:author="Masato YOSHIKAWA" w:date="2026-01-20T12:21:00Z" w16du:dateUtc="2026-01-20T03:21:00Z"/>
                <w:rFonts w:ascii="Times New Roman" w:eastAsia="ＭＳ 明朝" w:hAnsi="Times New Roman" w:cs="Times New Roman"/>
                <w:rPrChange w:id="13682" w:author="Masato YOSHIKAWA" w:date="2026-01-20T12:23:00Z" w16du:dateUtc="2026-01-20T03:23:00Z">
                  <w:rPr>
                    <w:moveTo w:id="13683" w:author="Masato YOSHIKAWA" w:date="2026-01-20T12:21:00Z" w16du:dateUtc="2026-01-20T03:21:00Z"/>
                    <w:rFonts w:ascii="ＭＳ 明朝" w:eastAsia="ＭＳ 明朝" w:hAnsi="ＭＳ 明朝"/>
                  </w:rPr>
                </w:rPrChange>
              </w:rPr>
            </w:pPr>
            <w:moveTo w:id="13684" w:author="Masato YOSHIKAWA" w:date="2026-01-20T12:21:00Z" w16du:dateUtc="2026-01-20T03:21:00Z">
              <w:r w:rsidRPr="005B6842">
                <w:rPr>
                  <w:rFonts w:ascii="Times New Roman" w:eastAsia="ＭＳ 明朝" w:hAnsi="Times New Roman" w:cs="Times New Roman"/>
                  <w:rPrChange w:id="13685" w:author="Masato YOSHIKAWA" w:date="2026-01-20T12:23:00Z" w16du:dateUtc="2026-01-20T03:23:00Z">
                    <w:rPr>
                      <w:rFonts w:ascii="ＭＳ 明朝" w:eastAsia="ＭＳ 明朝" w:hAnsi="ＭＳ 明朝"/>
                    </w:rPr>
                  </w:rPrChange>
                </w:rPr>
                <w:t>Literal translation</w:t>
              </w:r>
            </w:moveTo>
          </w:p>
        </w:tc>
        <w:tc>
          <w:tcPr>
            <w:tcW w:w="831" w:type="pct"/>
          </w:tcPr>
          <w:p w14:paraId="56BB6D21" w14:textId="77777777" w:rsidR="005B6842" w:rsidRPr="005B6842" w:rsidRDefault="005B6842" w:rsidP="00C45809">
            <w:pPr>
              <w:pStyle w:val="af8"/>
              <w:rPr>
                <w:moveTo w:id="13686" w:author="Masato YOSHIKAWA" w:date="2026-01-20T12:21:00Z" w16du:dateUtc="2026-01-20T03:21:00Z"/>
                <w:rFonts w:ascii="Times New Roman" w:eastAsia="ＭＳ 明朝" w:hAnsi="Times New Roman" w:cs="Times New Roman"/>
                <w:rPrChange w:id="13687" w:author="Masato YOSHIKAWA" w:date="2026-01-20T12:23:00Z" w16du:dateUtc="2026-01-20T03:23:00Z">
                  <w:rPr>
                    <w:moveTo w:id="13688" w:author="Masato YOSHIKAWA" w:date="2026-01-20T12:21:00Z" w16du:dateUtc="2026-01-20T03:21:00Z"/>
                    <w:rFonts w:ascii="ＭＳ 明朝" w:eastAsia="ＭＳ 明朝" w:hAnsi="ＭＳ 明朝"/>
                  </w:rPr>
                </w:rPrChange>
              </w:rPr>
            </w:pPr>
            <w:moveTo w:id="13689" w:author="Masato YOSHIKAWA" w:date="2026-01-20T12:21:00Z" w16du:dateUtc="2026-01-20T03:21:00Z">
              <w:r w:rsidRPr="005B6842">
                <w:rPr>
                  <w:rFonts w:ascii="Times New Roman" w:eastAsia="ＭＳ 明朝" w:hAnsi="Times New Roman" w:cs="Times New Roman"/>
                  <w:rPrChange w:id="13690" w:author="Masato YOSHIKAWA" w:date="2026-01-20T12:23:00Z" w16du:dateUtc="2026-01-20T03:23:00Z">
                    <w:rPr>
                      <w:rFonts w:ascii="ＭＳ 明朝" w:eastAsia="ＭＳ 明朝" w:hAnsi="ＭＳ 明朝"/>
                    </w:rPr>
                  </w:rPrChange>
                </w:rPr>
                <w:t>Minimization</w:t>
              </w:r>
            </w:moveTo>
          </w:p>
        </w:tc>
      </w:tr>
      <w:tr w:rsidR="005B6842" w:rsidRPr="005B6842" w14:paraId="51061935" w14:textId="77777777" w:rsidTr="00C45809">
        <w:tc>
          <w:tcPr>
            <w:tcW w:w="582" w:type="pct"/>
          </w:tcPr>
          <w:p w14:paraId="60ABE795" w14:textId="77777777" w:rsidR="005B6842" w:rsidRPr="005B6842" w:rsidRDefault="005B6842" w:rsidP="00C45809">
            <w:pPr>
              <w:pStyle w:val="af8"/>
              <w:rPr>
                <w:moveTo w:id="13691" w:author="Masato YOSHIKAWA" w:date="2026-01-20T12:21:00Z" w16du:dateUtc="2026-01-20T03:21:00Z"/>
                <w:rFonts w:ascii="Times New Roman" w:eastAsia="ＭＳ 明朝" w:hAnsi="Times New Roman" w:cs="Times New Roman"/>
                <w:rPrChange w:id="13692" w:author="Masato YOSHIKAWA" w:date="2026-01-20T12:23:00Z" w16du:dateUtc="2026-01-20T03:23:00Z">
                  <w:rPr>
                    <w:moveTo w:id="13693" w:author="Masato YOSHIKAWA" w:date="2026-01-20T12:21:00Z" w16du:dateUtc="2026-01-20T03:21:00Z"/>
                    <w:rFonts w:ascii="ＭＳ 明朝" w:eastAsia="ＭＳ 明朝" w:hAnsi="ＭＳ 明朝"/>
                  </w:rPr>
                </w:rPrChange>
              </w:rPr>
            </w:pPr>
            <w:moveTo w:id="13694" w:author="Masato YOSHIKAWA" w:date="2026-01-20T12:21:00Z" w16du:dateUtc="2026-01-20T03:21:00Z">
              <w:r w:rsidRPr="005B6842">
                <w:rPr>
                  <w:rFonts w:ascii="Times New Roman" w:eastAsia="ＭＳ 明朝" w:hAnsi="Times New Roman" w:cs="Times New Roman" w:hint="eastAsia"/>
                  <w:rPrChange w:id="13695" w:author="Masato YOSHIKAWA" w:date="2026-01-20T12:23:00Z" w16du:dateUtc="2026-01-20T03:23:00Z">
                    <w:rPr>
                      <w:rFonts w:ascii="ＭＳ 明朝" w:eastAsia="ＭＳ 明朝" w:hAnsi="ＭＳ 明朝" w:hint="eastAsia"/>
                    </w:rPr>
                  </w:rPrChange>
                </w:rPr>
                <w:t>針仕事</w:t>
              </w:r>
            </w:moveTo>
          </w:p>
        </w:tc>
        <w:tc>
          <w:tcPr>
            <w:tcW w:w="583" w:type="pct"/>
          </w:tcPr>
          <w:p w14:paraId="3DE028DA" w14:textId="77777777" w:rsidR="005B6842" w:rsidRPr="005B6842" w:rsidRDefault="005B6842" w:rsidP="00C45809">
            <w:pPr>
              <w:pStyle w:val="af8"/>
              <w:rPr>
                <w:moveTo w:id="13696" w:author="Masato YOSHIKAWA" w:date="2026-01-20T12:21:00Z" w16du:dateUtc="2026-01-20T03:21:00Z"/>
                <w:rFonts w:ascii="Times New Roman" w:eastAsia="ＭＳ 明朝" w:hAnsi="Times New Roman" w:cs="Times New Roman"/>
                <w:rPrChange w:id="13697" w:author="Masato YOSHIKAWA" w:date="2026-01-20T12:23:00Z" w16du:dateUtc="2026-01-20T03:23:00Z">
                  <w:rPr>
                    <w:moveTo w:id="13698" w:author="Masato YOSHIKAWA" w:date="2026-01-20T12:21:00Z" w16du:dateUtc="2026-01-20T03:21:00Z"/>
                    <w:rFonts w:ascii="ＭＳ 明朝" w:eastAsia="ＭＳ 明朝" w:hAnsi="ＭＳ 明朝"/>
                  </w:rPr>
                </w:rPrChange>
              </w:rPr>
            </w:pPr>
            <w:moveTo w:id="13699" w:author="Masato YOSHIKAWA" w:date="2026-01-20T12:21:00Z" w16du:dateUtc="2026-01-20T03:21:00Z">
              <w:r w:rsidRPr="005B6842">
                <w:rPr>
                  <w:rFonts w:ascii="Times New Roman" w:eastAsia="ＭＳ 明朝" w:hAnsi="Times New Roman" w:cs="Times New Roman"/>
                  <w:rPrChange w:id="13700" w:author="Masato YOSHIKAWA" w:date="2026-01-20T12:23:00Z" w16du:dateUtc="2026-01-20T03:23:00Z">
                    <w:rPr>
                      <w:rFonts w:ascii="ＭＳ 明朝" w:eastAsia="ＭＳ 明朝" w:hAnsi="ＭＳ 明朝"/>
                    </w:rPr>
                  </w:rPrChange>
                </w:rPr>
                <w:t>needle-work or some other feminine task</w:t>
              </w:r>
            </w:moveTo>
          </w:p>
        </w:tc>
        <w:tc>
          <w:tcPr>
            <w:tcW w:w="629" w:type="pct"/>
          </w:tcPr>
          <w:p w14:paraId="5B8C1859" w14:textId="77777777" w:rsidR="005B6842" w:rsidRPr="005B6842" w:rsidRDefault="005B6842" w:rsidP="00C45809">
            <w:pPr>
              <w:pStyle w:val="af8"/>
              <w:rPr>
                <w:moveTo w:id="13701" w:author="Masato YOSHIKAWA" w:date="2026-01-20T12:21:00Z" w16du:dateUtc="2026-01-20T03:21:00Z"/>
                <w:rFonts w:ascii="Times New Roman" w:eastAsia="ＭＳ 明朝" w:hAnsi="Times New Roman" w:cs="Times New Roman"/>
                <w:rPrChange w:id="13702" w:author="Masato YOSHIKAWA" w:date="2026-01-20T12:23:00Z" w16du:dateUtc="2026-01-20T03:23:00Z">
                  <w:rPr>
                    <w:moveTo w:id="13703" w:author="Masato YOSHIKAWA" w:date="2026-01-20T12:21:00Z" w16du:dateUtc="2026-01-20T03:21:00Z"/>
                    <w:rFonts w:ascii="ＭＳ 明朝" w:eastAsia="ＭＳ 明朝" w:hAnsi="ＭＳ 明朝"/>
                  </w:rPr>
                </w:rPrChange>
              </w:rPr>
            </w:pPr>
            <w:moveTo w:id="13704" w:author="Masato YOSHIKAWA" w:date="2026-01-20T12:21:00Z" w16du:dateUtc="2026-01-20T03:21:00Z">
              <w:r w:rsidRPr="005B6842">
                <w:rPr>
                  <w:rFonts w:ascii="Times New Roman" w:eastAsia="ＭＳ 明朝" w:hAnsi="Times New Roman" w:cs="Times New Roman"/>
                  <w:rPrChange w:id="13705" w:author="Masato YOSHIKAWA" w:date="2026-01-20T12:23:00Z" w16du:dateUtc="2026-01-20T03:23:00Z">
                    <w:rPr>
                      <w:rFonts w:ascii="ＭＳ 明朝" w:eastAsia="ＭＳ 明朝" w:hAnsi="ＭＳ 明朝"/>
                    </w:rPr>
                  </w:rPrChange>
                </w:rPr>
                <w:t>sewing</w:t>
              </w:r>
            </w:moveTo>
          </w:p>
        </w:tc>
        <w:tc>
          <w:tcPr>
            <w:tcW w:w="779" w:type="pct"/>
          </w:tcPr>
          <w:p w14:paraId="288EF06A" w14:textId="77777777" w:rsidR="005B6842" w:rsidRPr="005B6842" w:rsidRDefault="005B6842" w:rsidP="00C45809">
            <w:pPr>
              <w:pStyle w:val="af8"/>
              <w:rPr>
                <w:moveTo w:id="13706" w:author="Masato YOSHIKAWA" w:date="2026-01-20T12:21:00Z" w16du:dateUtc="2026-01-20T03:21:00Z"/>
                <w:rFonts w:ascii="Times New Roman" w:eastAsia="ＭＳ 明朝" w:hAnsi="Times New Roman" w:cs="Times New Roman"/>
                <w:rPrChange w:id="13707" w:author="Masato YOSHIKAWA" w:date="2026-01-20T12:23:00Z" w16du:dateUtc="2026-01-20T03:23:00Z">
                  <w:rPr>
                    <w:moveTo w:id="13708" w:author="Masato YOSHIKAWA" w:date="2026-01-20T12:21:00Z" w16du:dateUtc="2026-01-20T03:21:00Z"/>
                    <w:rFonts w:ascii="ＭＳ 明朝" w:eastAsia="ＭＳ 明朝" w:hAnsi="ＭＳ 明朝"/>
                  </w:rPr>
                </w:rPrChange>
              </w:rPr>
            </w:pPr>
            <w:moveTo w:id="13709" w:author="Masato YOSHIKAWA" w:date="2026-01-20T12:21:00Z" w16du:dateUtc="2026-01-20T03:21:00Z">
              <w:r w:rsidRPr="005B6842">
                <w:rPr>
                  <w:rFonts w:ascii="Times New Roman" w:eastAsia="ＭＳ 明朝" w:hAnsi="Times New Roman" w:cs="Times New Roman"/>
                  <w:rPrChange w:id="13710" w:author="Masato YOSHIKAWA" w:date="2026-01-20T12:23:00Z" w16du:dateUtc="2026-01-20T03:23:00Z">
                    <w:rPr>
                      <w:rFonts w:ascii="ＭＳ 明朝" w:eastAsia="ＭＳ 明朝" w:hAnsi="ＭＳ 明朝"/>
                    </w:rPr>
                  </w:rPrChange>
                </w:rPr>
                <w:t>Amplification</w:t>
              </w:r>
            </w:moveTo>
          </w:p>
        </w:tc>
        <w:tc>
          <w:tcPr>
            <w:tcW w:w="744" w:type="pct"/>
          </w:tcPr>
          <w:p w14:paraId="0EA9E36F" w14:textId="77777777" w:rsidR="005B6842" w:rsidRPr="005B6842" w:rsidRDefault="005B6842" w:rsidP="00C45809">
            <w:pPr>
              <w:pStyle w:val="af8"/>
              <w:rPr>
                <w:moveTo w:id="13711" w:author="Masato YOSHIKAWA" w:date="2026-01-20T12:21:00Z" w16du:dateUtc="2026-01-20T03:21:00Z"/>
                <w:rFonts w:ascii="Times New Roman" w:eastAsia="ＭＳ 明朝" w:hAnsi="Times New Roman" w:cs="Times New Roman"/>
                <w:rPrChange w:id="13712" w:author="Masato YOSHIKAWA" w:date="2026-01-20T12:23:00Z" w16du:dateUtc="2026-01-20T03:23:00Z">
                  <w:rPr>
                    <w:moveTo w:id="13713" w:author="Masato YOSHIKAWA" w:date="2026-01-20T12:21:00Z" w16du:dateUtc="2026-01-20T03:21:00Z"/>
                    <w:rFonts w:ascii="ＭＳ 明朝" w:eastAsia="ＭＳ 明朝" w:hAnsi="ＭＳ 明朝"/>
                  </w:rPr>
                </w:rPrChange>
              </w:rPr>
            </w:pPr>
            <w:moveTo w:id="13714" w:author="Masato YOSHIKAWA" w:date="2026-01-20T12:21:00Z" w16du:dateUtc="2026-01-20T03:21:00Z">
              <w:r w:rsidRPr="005B6842">
                <w:rPr>
                  <w:rFonts w:ascii="Times New Roman" w:eastAsia="ＭＳ 明朝" w:hAnsi="Times New Roman" w:cs="Times New Roman"/>
                  <w:rPrChange w:id="13715" w:author="Masato YOSHIKAWA" w:date="2026-01-20T12:23:00Z" w16du:dateUtc="2026-01-20T03:23:00Z">
                    <w:rPr>
                      <w:rFonts w:ascii="ＭＳ 明朝" w:eastAsia="ＭＳ 明朝" w:hAnsi="ＭＳ 明朝"/>
                    </w:rPr>
                  </w:rPrChange>
                </w:rPr>
                <w:t>Adaptation</w:t>
              </w:r>
            </w:moveTo>
          </w:p>
        </w:tc>
        <w:tc>
          <w:tcPr>
            <w:tcW w:w="851" w:type="pct"/>
          </w:tcPr>
          <w:p w14:paraId="2686D365" w14:textId="77777777" w:rsidR="005B6842" w:rsidRPr="005B6842" w:rsidRDefault="005B6842" w:rsidP="00C45809">
            <w:pPr>
              <w:pStyle w:val="af8"/>
              <w:rPr>
                <w:moveTo w:id="13716" w:author="Masato YOSHIKAWA" w:date="2026-01-20T12:21:00Z" w16du:dateUtc="2026-01-20T03:21:00Z"/>
                <w:rFonts w:ascii="Times New Roman" w:eastAsia="ＭＳ 明朝" w:hAnsi="Times New Roman" w:cs="Times New Roman"/>
                <w:rPrChange w:id="13717" w:author="Masato YOSHIKAWA" w:date="2026-01-20T12:23:00Z" w16du:dateUtc="2026-01-20T03:23:00Z">
                  <w:rPr>
                    <w:moveTo w:id="13718" w:author="Masato YOSHIKAWA" w:date="2026-01-20T12:21:00Z" w16du:dateUtc="2026-01-20T03:21:00Z"/>
                    <w:rFonts w:ascii="ＭＳ 明朝" w:eastAsia="ＭＳ 明朝" w:hAnsi="ＭＳ 明朝"/>
                  </w:rPr>
                </w:rPrChange>
              </w:rPr>
            </w:pPr>
            <w:moveTo w:id="13719" w:author="Masato YOSHIKAWA" w:date="2026-01-20T12:21:00Z" w16du:dateUtc="2026-01-20T03:21:00Z">
              <w:r w:rsidRPr="005B6842">
                <w:rPr>
                  <w:rFonts w:ascii="Times New Roman" w:eastAsia="ＭＳ 明朝" w:hAnsi="Times New Roman" w:cs="Times New Roman"/>
                  <w:rPrChange w:id="13720" w:author="Masato YOSHIKAWA" w:date="2026-01-20T12:23:00Z" w16du:dateUtc="2026-01-20T03:23:00Z">
                    <w:rPr>
                      <w:rFonts w:ascii="ＭＳ 明朝" w:eastAsia="ＭＳ 明朝" w:hAnsi="ＭＳ 明朝"/>
                    </w:rPr>
                  </w:rPrChange>
                </w:rPr>
                <w:t>Established equivalent</w:t>
              </w:r>
            </w:moveTo>
          </w:p>
        </w:tc>
        <w:tc>
          <w:tcPr>
            <w:tcW w:w="831" w:type="pct"/>
          </w:tcPr>
          <w:p w14:paraId="1D689AC4" w14:textId="77777777" w:rsidR="005B6842" w:rsidRPr="005B6842" w:rsidRDefault="005B6842" w:rsidP="00C45809">
            <w:pPr>
              <w:pStyle w:val="af8"/>
              <w:rPr>
                <w:moveTo w:id="13721" w:author="Masato YOSHIKAWA" w:date="2026-01-20T12:21:00Z" w16du:dateUtc="2026-01-20T03:21:00Z"/>
                <w:rFonts w:ascii="Times New Roman" w:eastAsia="ＭＳ 明朝" w:hAnsi="Times New Roman" w:cs="Times New Roman"/>
                <w:rPrChange w:id="13722" w:author="Masato YOSHIKAWA" w:date="2026-01-20T12:23:00Z" w16du:dateUtc="2026-01-20T03:23:00Z">
                  <w:rPr>
                    <w:moveTo w:id="13723" w:author="Masato YOSHIKAWA" w:date="2026-01-20T12:21:00Z" w16du:dateUtc="2026-01-20T03:21:00Z"/>
                    <w:rFonts w:ascii="ＭＳ 明朝" w:eastAsia="ＭＳ 明朝" w:hAnsi="ＭＳ 明朝"/>
                  </w:rPr>
                </w:rPrChange>
              </w:rPr>
            </w:pPr>
            <w:moveTo w:id="13724" w:author="Masato YOSHIKAWA" w:date="2026-01-20T12:21:00Z" w16du:dateUtc="2026-01-20T03:21:00Z">
              <w:r w:rsidRPr="005B6842">
                <w:rPr>
                  <w:rFonts w:ascii="Times New Roman" w:eastAsia="ＭＳ 明朝" w:hAnsi="Times New Roman" w:cs="Times New Roman"/>
                  <w:rPrChange w:id="13725" w:author="Masato YOSHIKAWA" w:date="2026-01-20T12:23:00Z" w16du:dateUtc="2026-01-20T03:23:00Z">
                    <w:rPr>
                      <w:rFonts w:ascii="ＭＳ 明朝" w:eastAsia="ＭＳ 明朝" w:hAnsi="ＭＳ 明朝"/>
                    </w:rPr>
                  </w:rPrChange>
                </w:rPr>
                <w:t>Minimization</w:t>
              </w:r>
            </w:moveTo>
          </w:p>
        </w:tc>
      </w:tr>
      <w:tr w:rsidR="005B6842" w:rsidRPr="005B6842" w14:paraId="0518BD5F" w14:textId="77777777" w:rsidTr="00C45809">
        <w:tc>
          <w:tcPr>
            <w:tcW w:w="582" w:type="pct"/>
          </w:tcPr>
          <w:p w14:paraId="7201F572" w14:textId="77777777" w:rsidR="005B6842" w:rsidRPr="005B6842" w:rsidRDefault="005B6842" w:rsidP="00C45809">
            <w:pPr>
              <w:pStyle w:val="af8"/>
              <w:rPr>
                <w:moveTo w:id="13726" w:author="Masato YOSHIKAWA" w:date="2026-01-20T12:21:00Z" w16du:dateUtc="2026-01-20T03:21:00Z"/>
                <w:rFonts w:ascii="Times New Roman" w:eastAsia="ＭＳ 明朝" w:hAnsi="Times New Roman" w:cs="Times New Roman"/>
                <w:rPrChange w:id="13727" w:author="Masato YOSHIKAWA" w:date="2026-01-20T12:23:00Z" w16du:dateUtc="2026-01-20T03:23:00Z">
                  <w:rPr>
                    <w:moveTo w:id="13728" w:author="Masato YOSHIKAWA" w:date="2026-01-20T12:21:00Z" w16du:dateUtc="2026-01-20T03:21:00Z"/>
                    <w:rFonts w:ascii="ＭＳ 明朝" w:eastAsia="ＭＳ 明朝" w:hAnsi="ＭＳ 明朝"/>
                  </w:rPr>
                </w:rPrChange>
              </w:rPr>
            </w:pPr>
            <w:moveTo w:id="13729" w:author="Masato YOSHIKAWA" w:date="2026-01-20T12:21:00Z" w16du:dateUtc="2026-01-20T03:21:00Z">
              <w:r w:rsidRPr="005B6842">
                <w:rPr>
                  <w:rFonts w:ascii="Times New Roman" w:eastAsia="ＭＳ 明朝" w:hAnsi="Times New Roman" w:cs="Times New Roman" w:hint="eastAsia"/>
                  <w:rPrChange w:id="13730" w:author="Masato YOSHIKAWA" w:date="2026-01-20T12:23:00Z" w16du:dateUtc="2026-01-20T03:23:00Z">
                    <w:rPr>
                      <w:rFonts w:ascii="ＭＳ 明朝" w:eastAsia="ＭＳ 明朝" w:hAnsi="ＭＳ 明朝" w:hint="eastAsia"/>
                    </w:rPr>
                  </w:rPrChange>
                </w:rPr>
                <w:t>襖の陰で</w:t>
              </w:r>
            </w:moveTo>
          </w:p>
        </w:tc>
        <w:tc>
          <w:tcPr>
            <w:tcW w:w="583" w:type="pct"/>
          </w:tcPr>
          <w:p w14:paraId="50320588" w14:textId="77777777" w:rsidR="005B6842" w:rsidRPr="005B6842" w:rsidRDefault="005B6842" w:rsidP="00C45809">
            <w:pPr>
              <w:pStyle w:val="af8"/>
              <w:rPr>
                <w:moveTo w:id="13731" w:author="Masato YOSHIKAWA" w:date="2026-01-20T12:21:00Z" w16du:dateUtc="2026-01-20T03:21:00Z"/>
                <w:rFonts w:ascii="Times New Roman" w:eastAsia="ＭＳ 明朝" w:hAnsi="Times New Roman" w:cs="Times New Roman"/>
                <w:rPrChange w:id="13732" w:author="Masato YOSHIKAWA" w:date="2026-01-20T12:23:00Z" w16du:dateUtc="2026-01-20T03:23:00Z">
                  <w:rPr>
                    <w:moveTo w:id="13733" w:author="Masato YOSHIKAWA" w:date="2026-01-20T12:21:00Z" w16du:dateUtc="2026-01-20T03:21:00Z"/>
                    <w:rFonts w:ascii="ＭＳ 明朝" w:eastAsia="ＭＳ 明朝" w:hAnsi="ＭＳ 明朝"/>
                  </w:rPr>
                </w:rPrChange>
              </w:rPr>
            </w:pPr>
            <w:moveTo w:id="13734" w:author="Masato YOSHIKAWA" w:date="2026-01-20T12:21:00Z" w16du:dateUtc="2026-01-20T03:21:00Z">
              <w:r w:rsidRPr="005B6842">
                <w:rPr>
                  <w:rFonts w:ascii="Times New Roman" w:eastAsia="ＭＳ 明朝" w:hAnsi="Times New Roman" w:cs="Times New Roman"/>
                  <w:rPrChange w:id="13735" w:author="Masato YOSHIKAWA" w:date="2026-01-20T12:23:00Z" w16du:dateUtc="2026-01-20T03:23:00Z">
                    <w:rPr>
                      <w:rFonts w:ascii="ＭＳ 明朝" w:eastAsia="ＭＳ 明朝" w:hAnsi="ＭＳ 明朝"/>
                    </w:rPr>
                  </w:rPrChange>
                </w:rPr>
                <w:t>behind the sliding-doors</w:t>
              </w:r>
            </w:moveTo>
          </w:p>
        </w:tc>
        <w:tc>
          <w:tcPr>
            <w:tcW w:w="629" w:type="pct"/>
          </w:tcPr>
          <w:p w14:paraId="2A0B1AA2" w14:textId="77777777" w:rsidR="005B6842" w:rsidRPr="005B6842" w:rsidRDefault="005B6842" w:rsidP="00C45809">
            <w:pPr>
              <w:pStyle w:val="af8"/>
              <w:rPr>
                <w:moveTo w:id="13736" w:author="Masato YOSHIKAWA" w:date="2026-01-20T12:21:00Z" w16du:dateUtc="2026-01-20T03:21:00Z"/>
                <w:rFonts w:ascii="Times New Roman" w:eastAsia="ＭＳ 明朝" w:hAnsi="Times New Roman" w:cs="Times New Roman"/>
                <w:rPrChange w:id="13737" w:author="Masato YOSHIKAWA" w:date="2026-01-20T12:23:00Z" w16du:dateUtc="2026-01-20T03:23:00Z">
                  <w:rPr>
                    <w:moveTo w:id="13738" w:author="Masato YOSHIKAWA" w:date="2026-01-20T12:21:00Z" w16du:dateUtc="2026-01-20T03:21:00Z"/>
                    <w:rFonts w:ascii="ＭＳ 明朝" w:eastAsia="ＭＳ 明朝" w:hAnsi="ＭＳ 明朝"/>
                  </w:rPr>
                </w:rPrChange>
              </w:rPr>
            </w:pPr>
            <w:moveTo w:id="13739" w:author="Masato YOSHIKAWA" w:date="2026-01-20T12:21:00Z" w16du:dateUtc="2026-01-20T03:21:00Z">
              <w:r w:rsidRPr="005B6842">
                <w:rPr>
                  <w:rFonts w:ascii="Times New Roman" w:eastAsia="ＭＳ 明朝" w:hAnsi="Times New Roman" w:cs="Times New Roman"/>
                  <w:rPrChange w:id="13740" w:author="Masato YOSHIKAWA" w:date="2026-01-20T12:23:00Z" w16du:dateUtc="2026-01-20T03:23:00Z">
                    <w:rPr>
                      <w:rFonts w:ascii="ＭＳ 明朝" w:eastAsia="ＭＳ 明朝" w:hAnsi="ＭＳ 明朝"/>
                    </w:rPr>
                  </w:rPrChange>
                </w:rPr>
                <w:t>behind the door</w:t>
              </w:r>
            </w:moveTo>
          </w:p>
        </w:tc>
        <w:tc>
          <w:tcPr>
            <w:tcW w:w="779" w:type="pct"/>
          </w:tcPr>
          <w:p w14:paraId="070985BB" w14:textId="77777777" w:rsidR="005B6842" w:rsidRPr="005B6842" w:rsidRDefault="005B6842" w:rsidP="00C45809">
            <w:pPr>
              <w:pStyle w:val="af8"/>
              <w:rPr>
                <w:moveTo w:id="13741" w:author="Masato YOSHIKAWA" w:date="2026-01-20T12:21:00Z" w16du:dateUtc="2026-01-20T03:21:00Z"/>
                <w:rFonts w:ascii="Times New Roman" w:eastAsia="ＭＳ 明朝" w:hAnsi="Times New Roman" w:cs="Times New Roman"/>
                <w:rPrChange w:id="13742" w:author="Masato YOSHIKAWA" w:date="2026-01-20T12:23:00Z" w16du:dateUtc="2026-01-20T03:23:00Z">
                  <w:rPr>
                    <w:moveTo w:id="13743" w:author="Masato YOSHIKAWA" w:date="2026-01-20T12:21:00Z" w16du:dateUtc="2026-01-20T03:21:00Z"/>
                    <w:rFonts w:ascii="ＭＳ 明朝" w:eastAsia="ＭＳ 明朝" w:hAnsi="ＭＳ 明朝"/>
                  </w:rPr>
                </w:rPrChange>
              </w:rPr>
            </w:pPr>
            <w:moveTo w:id="13744" w:author="Masato YOSHIKAWA" w:date="2026-01-20T12:21:00Z" w16du:dateUtc="2026-01-20T03:21:00Z">
              <w:r w:rsidRPr="005B6842">
                <w:rPr>
                  <w:rFonts w:ascii="Times New Roman" w:eastAsia="ＭＳ 明朝" w:hAnsi="Times New Roman" w:cs="Times New Roman"/>
                  <w:rPrChange w:id="13745" w:author="Masato YOSHIKAWA" w:date="2026-01-20T12:23:00Z" w16du:dateUtc="2026-01-20T03:23:00Z">
                    <w:rPr>
                      <w:rFonts w:ascii="ＭＳ 明朝" w:eastAsia="ＭＳ 明朝" w:hAnsi="ＭＳ 明朝"/>
                    </w:rPr>
                  </w:rPrChange>
                </w:rPr>
                <w:t>Generalization</w:t>
              </w:r>
            </w:moveTo>
          </w:p>
        </w:tc>
        <w:tc>
          <w:tcPr>
            <w:tcW w:w="744" w:type="pct"/>
          </w:tcPr>
          <w:p w14:paraId="135C1859" w14:textId="77777777" w:rsidR="005B6842" w:rsidRPr="005B6842" w:rsidRDefault="005B6842" w:rsidP="00C45809">
            <w:pPr>
              <w:pStyle w:val="af8"/>
              <w:rPr>
                <w:moveTo w:id="13746" w:author="Masato YOSHIKAWA" w:date="2026-01-20T12:21:00Z" w16du:dateUtc="2026-01-20T03:21:00Z"/>
                <w:rFonts w:ascii="Times New Roman" w:eastAsia="ＭＳ 明朝" w:hAnsi="Times New Roman" w:cs="Times New Roman"/>
                <w:rPrChange w:id="13747" w:author="Masato YOSHIKAWA" w:date="2026-01-20T12:23:00Z" w16du:dateUtc="2026-01-20T03:23:00Z">
                  <w:rPr>
                    <w:moveTo w:id="13748" w:author="Masato YOSHIKAWA" w:date="2026-01-20T12:21:00Z" w16du:dateUtc="2026-01-20T03:21:00Z"/>
                    <w:rFonts w:ascii="ＭＳ 明朝" w:eastAsia="ＭＳ 明朝" w:hAnsi="ＭＳ 明朝"/>
                  </w:rPr>
                </w:rPrChange>
              </w:rPr>
            </w:pPr>
            <w:moveTo w:id="13749" w:author="Masato YOSHIKAWA" w:date="2026-01-20T12:21:00Z" w16du:dateUtc="2026-01-20T03:21:00Z">
              <w:r w:rsidRPr="005B6842">
                <w:rPr>
                  <w:rFonts w:ascii="Times New Roman" w:eastAsia="ＭＳ 明朝" w:hAnsi="Times New Roman" w:cs="Times New Roman"/>
                  <w:rPrChange w:id="13750" w:author="Masato YOSHIKAWA" w:date="2026-01-20T12:23:00Z" w16du:dateUtc="2026-01-20T03:23:00Z">
                    <w:rPr>
                      <w:rFonts w:ascii="ＭＳ 明朝" w:eastAsia="ＭＳ 明朝" w:hAnsi="ＭＳ 明朝"/>
                    </w:rPr>
                  </w:rPrChange>
                </w:rPr>
                <w:t>Minimization</w:t>
              </w:r>
            </w:moveTo>
          </w:p>
        </w:tc>
        <w:tc>
          <w:tcPr>
            <w:tcW w:w="851" w:type="pct"/>
          </w:tcPr>
          <w:p w14:paraId="4F1ED7C3" w14:textId="77777777" w:rsidR="005B6842" w:rsidRPr="005B6842" w:rsidRDefault="005B6842" w:rsidP="00C45809">
            <w:pPr>
              <w:pStyle w:val="af8"/>
              <w:rPr>
                <w:moveTo w:id="13751" w:author="Masato YOSHIKAWA" w:date="2026-01-20T12:21:00Z" w16du:dateUtc="2026-01-20T03:21:00Z"/>
                <w:rFonts w:ascii="Times New Roman" w:eastAsia="ＭＳ 明朝" w:hAnsi="Times New Roman" w:cs="Times New Roman"/>
                <w:rPrChange w:id="13752" w:author="Masato YOSHIKAWA" w:date="2026-01-20T12:23:00Z" w16du:dateUtc="2026-01-20T03:23:00Z">
                  <w:rPr>
                    <w:moveTo w:id="13753" w:author="Masato YOSHIKAWA" w:date="2026-01-20T12:21:00Z" w16du:dateUtc="2026-01-20T03:21:00Z"/>
                    <w:rFonts w:ascii="ＭＳ 明朝" w:eastAsia="ＭＳ 明朝" w:hAnsi="ＭＳ 明朝"/>
                  </w:rPr>
                </w:rPrChange>
              </w:rPr>
            </w:pPr>
            <w:moveTo w:id="13754" w:author="Masato YOSHIKAWA" w:date="2026-01-20T12:21:00Z" w16du:dateUtc="2026-01-20T03:21:00Z">
              <w:r w:rsidRPr="005B6842">
                <w:rPr>
                  <w:rFonts w:ascii="Times New Roman" w:eastAsia="ＭＳ 明朝" w:hAnsi="Times New Roman" w:cs="Times New Roman"/>
                  <w:rPrChange w:id="13755" w:author="Masato YOSHIKAWA" w:date="2026-01-20T12:23:00Z" w16du:dateUtc="2026-01-20T03:23:00Z">
                    <w:rPr>
                      <w:rFonts w:ascii="ＭＳ 明朝" w:eastAsia="ＭＳ 明朝" w:hAnsi="ＭＳ 明朝"/>
                    </w:rPr>
                  </w:rPrChange>
                </w:rPr>
                <w:t>Generalization</w:t>
              </w:r>
            </w:moveTo>
          </w:p>
        </w:tc>
        <w:tc>
          <w:tcPr>
            <w:tcW w:w="831" w:type="pct"/>
          </w:tcPr>
          <w:p w14:paraId="6D482DFA" w14:textId="77777777" w:rsidR="005B6842" w:rsidRPr="005B6842" w:rsidRDefault="005B6842" w:rsidP="00C45809">
            <w:pPr>
              <w:pStyle w:val="af8"/>
              <w:rPr>
                <w:moveTo w:id="13756" w:author="Masato YOSHIKAWA" w:date="2026-01-20T12:21:00Z" w16du:dateUtc="2026-01-20T03:21:00Z"/>
                <w:rFonts w:ascii="Times New Roman" w:eastAsia="ＭＳ 明朝" w:hAnsi="Times New Roman" w:cs="Times New Roman"/>
                <w:rPrChange w:id="13757" w:author="Masato YOSHIKAWA" w:date="2026-01-20T12:23:00Z" w16du:dateUtc="2026-01-20T03:23:00Z">
                  <w:rPr>
                    <w:moveTo w:id="13758" w:author="Masato YOSHIKAWA" w:date="2026-01-20T12:21:00Z" w16du:dateUtc="2026-01-20T03:21:00Z"/>
                    <w:rFonts w:ascii="ＭＳ 明朝" w:eastAsia="ＭＳ 明朝" w:hAnsi="ＭＳ 明朝"/>
                  </w:rPr>
                </w:rPrChange>
              </w:rPr>
            </w:pPr>
            <w:moveTo w:id="13759" w:author="Masato YOSHIKAWA" w:date="2026-01-20T12:21:00Z" w16du:dateUtc="2026-01-20T03:21:00Z">
              <w:r w:rsidRPr="005B6842">
                <w:rPr>
                  <w:rFonts w:ascii="Times New Roman" w:eastAsia="ＭＳ 明朝" w:hAnsi="Times New Roman" w:cs="Times New Roman"/>
                  <w:rPrChange w:id="13760" w:author="Masato YOSHIKAWA" w:date="2026-01-20T12:23:00Z" w16du:dateUtc="2026-01-20T03:23:00Z">
                    <w:rPr>
                      <w:rFonts w:ascii="ＭＳ 明朝" w:eastAsia="ＭＳ 明朝" w:hAnsi="ＭＳ 明朝"/>
                    </w:rPr>
                  </w:rPrChange>
                </w:rPr>
                <w:t>Minimization</w:t>
              </w:r>
            </w:moveTo>
          </w:p>
        </w:tc>
      </w:tr>
      <w:tr w:rsidR="005B6842" w:rsidRPr="005B6842" w14:paraId="704AE846" w14:textId="77777777" w:rsidTr="00C45809">
        <w:tc>
          <w:tcPr>
            <w:tcW w:w="582" w:type="pct"/>
          </w:tcPr>
          <w:p w14:paraId="21258835" w14:textId="77777777" w:rsidR="005B6842" w:rsidRPr="005B6842" w:rsidRDefault="005B6842" w:rsidP="00C45809">
            <w:pPr>
              <w:pStyle w:val="af8"/>
              <w:rPr>
                <w:moveTo w:id="13761" w:author="Masato YOSHIKAWA" w:date="2026-01-20T12:21:00Z" w16du:dateUtc="2026-01-20T03:21:00Z"/>
                <w:rFonts w:ascii="Times New Roman" w:eastAsia="ＭＳ 明朝" w:hAnsi="Times New Roman" w:cs="Times New Roman"/>
                <w:rPrChange w:id="13762" w:author="Masato YOSHIKAWA" w:date="2026-01-20T12:23:00Z" w16du:dateUtc="2026-01-20T03:23:00Z">
                  <w:rPr>
                    <w:moveTo w:id="13763" w:author="Masato YOSHIKAWA" w:date="2026-01-20T12:21:00Z" w16du:dateUtc="2026-01-20T03:21:00Z"/>
                    <w:rFonts w:ascii="ＭＳ 明朝" w:eastAsia="ＭＳ 明朝" w:hAnsi="ＭＳ 明朝"/>
                  </w:rPr>
                </w:rPrChange>
              </w:rPr>
            </w:pPr>
            <w:moveTo w:id="13764" w:author="Masato YOSHIKAWA" w:date="2026-01-20T12:21:00Z" w16du:dateUtc="2026-01-20T03:21:00Z">
              <w:r w:rsidRPr="005B6842">
                <w:rPr>
                  <w:rFonts w:ascii="Times New Roman" w:eastAsia="ＭＳ 明朝" w:hAnsi="Times New Roman" w:cs="Times New Roman" w:hint="eastAsia"/>
                  <w:rPrChange w:id="13765" w:author="Masato YOSHIKAWA" w:date="2026-01-20T12:23:00Z" w16du:dateUtc="2026-01-20T03:23:00Z">
                    <w:rPr>
                      <w:rFonts w:ascii="ＭＳ 明朝" w:eastAsia="ＭＳ 明朝" w:hAnsi="ＭＳ 明朝" w:hint="eastAsia"/>
                    </w:rPr>
                  </w:rPrChange>
                </w:rPr>
                <w:t>秋</w:t>
              </w:r>
            </w:moveTo>
          </w:p>
        </w:tc>
        <w:tc>
          <w:tcPr>
            <w:tcW w:w="583" w:type="pct"/>
          </w:tcPr>
          <w:p w14:paraId="37E7108D" w14:textId="77777777" w:rsidR="005B6842" w:rsidRPr="005B6842" w:rsidRDefault="005B6842" w:rsidP="00C45809">
            <w:pPr>
              <w:pStyle w:val="af8"/>
              <w:rPr>
                <w:moveTo w:id="13766" w:author="Masato YOSHIKAWA" w:date="2026-01-20T12:21:00Z" w16du:dateUtc="2026-01-20T03:21:00Z"/>
                <w:rFonts w:ascii="Times New Roman" w:eastAsia="ＭＳ 明朝" w:hAnsi="Times New Roman" w:cs="Times New Roman"/>
                <w:rPrChange w:id="13767" w:author="Masato YOSHIKAWA" w:date="2026-01-20T12:23:00Z" w16du:dateUtc="2026-01-20T03:23:00Z">
                  <w:rPr>
                    <w:moveTo w:id="13768" w:author="Masato YOSHIKAWA" w:date="2026-01-20T12:21:00Z" w16du:dateUtc="2026-01-20T03:21:00Z"/>
                    <w:rFonts w:ascii="ＭＳ 明朝" w:eastAsia="ＭＳ 明朝" w:hAnsi="ＭＳ 明朝"/>
                  </w:rPr>
                </w:rPrChange>
              </w:rPr>
            </w:pPr>
            <w:moveTo w:id="13769" w:author="Masato YOSHIKAWA" w:date="2026-01-20T12:21:00Z" w16du:dateUtc="2026-01-20T03:21:00Z">
              <w:r w:rsidRPr="005B6842">
                <w:rPr>
                  <w:rFonts w:ascii="Times New Roman" w:eastAsia="ＭＳ 明朝" w:hAnsi="Times New Roman" w:cs="Times New Roman"/>
                  <w:rPrChange w:id="13770" w:author="Masato YOSHIKAWA" w:date="2026-01-20T12:23:00Z" w16du:dateUtc="2026-01-20T03:23:00Z">
                    <w:rPr>
                      <w:rFonts w:ascii="ＭＳ 明朝" w:eastAsia="ＭＳ 明朝" w:hAnsi="ＭＳ 明朝"/>
                    </w:rPr>
                  </w:rPrChange>
                </w:rPr>
                <w:t>autumn</w:t>
              </w:r>
            </w:moveTo>
          </w:p>
        </w:tc>
        <w:tc>
          <w:tcPr>
            <w:tcW w:w="629" w:type="pct"/>
          </w:tcPr>
          <w:p w14:paraId="3672CD03" w14:textId="77777777" w:rsidR="005B6842" w:rsidRPr="005B6842" w:rsidRDefault="005B6842" w:rsidP="00C45809">
            <w:pPr>
              <w:pStyle w:val="af8"/>
              <w:rPr>
                <w:moveTo w:id="13771" w:author="Masato YOSHIKAWA" w:date="2026-01-20T12:21:00Z" w16du:dateUtc="2026-01-20T03:21:00Z"/>
                <w:rFonts w:ascii="Times New Roman" w:eastAsia="ＭＳ 明朝" w:hAnsi="Times New Roman" w:cs="Times New Roman"/>
                <w:rPrChange w:id="13772" w:author="Masato YOSHIKAWA" w:date="2026-01-20T12:23:00Z" w16du:dateUtc="2026-01-20T03:23:00Z">
                  <w:rPr>
                    <w:moveTo w:id="13773" w:author="Masato YOSHIKAWA" w:date="2026-01-20T12:21:00Z" w16du:dateUtc="2026-01-20T03:21:00Z"/>
                    <w:rFonts w:ascii="ＭＳ 明朝" w:eastAsia="ＭＳ 明朝" w:hAnsi="ＭＳ 明朝"/>
                  </w:rPr>
                </w:rPrChange>
              </w:rPr>
            </w:pPr>
            <w:moveTo w:id="13774" w:author="Masato YOSHIKAWA" w:date="2026-01-20T12:21:00Z" w16du:dateUtc="2026-01-20T03:21:00Z">
              <w:r w:rsidRPr="005B6842">
                <w:rPr>
                  <w:rFonts w:ascii="Times New Roman" w:eastAsia="ＭＳ 明朝" w:hAnsi="Times New Roman" w:cs="Times New Roman"/>
                  <w:rPrChange w:id="13775" w:author="Masato YOSHIKAWA" w:date="2026-01-20T12:23:00Z" w16du:dateUtc="2026-01-20T03:23:00Z">
                    <w:rPr>
                      <w:rFonts w:ascii="ＭＳ 明朝" w:eastAsia="ＭＳ 明朝" w:hAnsi="ＭＳ 明朝"/>
                    </w:rPr>
                  </w:rPrChange>
                </w:rPr>
                <w:t>the time of the year</w:t>
              </w:r>
            </w:moveTo>
          </w:p>
        </w:tc>
        <w:tc>
          <w:tcPr>
            <w:tcW w:w="779" w:type="pct"/>
          </w:tcPr>
          <w:p w14:paraId="6D2FB31F" w14:textId="77777777" w:rsidR="005B6842" w:rsidRPr="005B6842" w:rsidRDefault="005B6842" w:rsidP="00C45809">
            <w:pPr>
              <w:pStyle w:val="af8"/>
              <w:rPr>
                <w:moveTo w:id="13776" w:author="Masato YOSHIKAWA" w:date="2026-01-20T12:21:00Z" w16du:dateUtc="2026-01-20T03:21:00Z"/>
                <w:rFonts w:ascii="Times New Roman" w:eastAsia="ＭＳ 明朝" w:hAnsi="Times New Roman" w:cs="Times New Roman"/>
                <w:rPrChange w:id="13777" w:author="Masato YOSHIKAWA" w:date="2026-01-20T12:23:00Z" w16du:dateUtc="2026-01-20T03:23:00Z">
                  <w:rPr>
                    <w:moveTo w:id="13778" w:author="Masato YOSHIKAWA" w:date="2026-01-20T12:21:00Z" w16du:dateUtc="2026-01-20T03:21:00Z"/>
                    <w:rFonts w:ascii="ＭＳ 明朝" w:eastAsia="ＭＳ 明朝" w:hAnsi="ＭＳ 明朝"/>
                  </w:rPr>
                </w:rPrChange>
              </w:rPr>
            </w:pPr>
            <w:moveTo w:id="13779" w:author="Masato YOSHIKAWA" w:date="2026-01-20T12:21:00Z" w16du:dateUtc="2026-01-20T03:21:00Z">
              <w:r w:rsidRPr="005B6842">
                <w:rPr>
                  <w:rFonts w:ascii="Times New Roman" w:eastAsia="ＭＳ 明朝" w:hAnsi="Times New Roman" w:cs="Times New Roman"/>
                  <w:rPrChange w:id="13780" w:author="Masato YOSHIKAWA" w:date="2026-01-20T12:23:00Z" w16du:dateUtc="2026-01-20T03:23:00Z">
                    <w:rPr>
                      <w:rFonts w:ascii="ＭＳ 明朝" w:eastAsia="ＭＳ 明朝" w:hAnsi="ＭＳ 明朝"/>
                    </w:rPr>
                  </w:rPrChange>
                </w:rPr>
                <w:t>Established equivalent</w:t>
              </w:r>
            </w:moveTo>
          </w:p>
        </w:tc>
        <w:tc>
          <w:tcPr>
            <w:tcW w:w="744" w:type="pct"/>
          </w:tcPr>
          <w:p w14:paraId="59F78D98" w14:textId="77777777" w:rsidR="005B6842" w:rsidRPr="005B6842" w:rsidRDefault="005B6842" w:rsidP="00C45809">
            <w:pPr>
              <w:pStyle w:val="af8"/>
              <w:rPr>
                <w:moveTo w:id="13781" w:author="Masato YOSHIKAWA" w:date="2026-01-20T12:21:00Z" w16du:dateUtc="2026-01-20T03:21:00Z"/>
                <w:rFonts w:ascii="Times New Roman" w:eastAsia="ＭＳ 明朝" w:hAnsi="Times New Roman" w:cs="Times New Roman"/>
                <w:rPrChange w:id="13782" w:author="Masato YOSHIKAWA" w:date="2026-01-20T12:23:00Z" w16du:dateUtc="2026-01-20T03:23:00Z">
                  <w:rPr>
                    <w:moveTo w:id="13783" w:author="Masato YOSHIKAWA" w:date="2026-01-20T12:21:00Z" w16du:dateUtc="2026-01-20T03:21:00Z"/>
                    <w:rFonts w:ascii="ＭＳ 明朝" w:eastAsia="ＭＳ 明朝" w:hAnsi="ＭＳ 明朝"/>
                  </w:rPr>
                </w:rPrChange>
              </w:rPr>
            </w:pPr>
            <w:moveTo w:id="13784" w:author="Masato YOSHIKAWA" w:date="2026-01-20T12:21:00Z" w16du:dateUtc="2026-01-20T03:21:00Z">
              <w:r w:rsidRPr="005B6842">
                <w:rPr>
                  <w:rFonts w:ascii="Times New Roman" w:eastAsia="ＭＳ 明朝" w:hAnsi="Times New Roman" w:cs="Times New Roman"/>
                  <w:rPrChange w:id="13785" w:author="Masato YOSHIKAWA" w:date="2026-01-20T12:23:00Z" w16du:dateUtc="2026-01-20T03:23:00Z">
                    <w:rPr>
                      <w:rFonts w:ascii="ＭＳ 明朝" w:eastAsia="ＭＳ 明朝" w:hAnsi="ＭＳ 明朝"/>
                    </w:rPr>
                  </w:rPrChange>
                </w:rPr>
                <w:t>Minimization</w:t>
              </w:r>
            </w:moveTo>
          </w:p>
        </w:tc>
        <w:tc>
          <w:tcPr>
            <w:tcW w:w="851" w:type="pct"/>
          </w:tcPr>
          <w:p w14:paraId="08FFD843" w14:textId="77777777" w:rsidR="005B6842" w:rsidRPr="005B6842" w:rsidRDefault="005B6842" w:rsidP="00C45809">
            <w:pPr>
              <w:pStyle w:val="af8"/>
              <w:rPr>
                <w:moveTo w:id="13786" w:author="Masato YOSHIKAWA" w:date="2026-01-20T12:21:00Z" w16du:dateUtc="2026-01-20T03:21:00Z"/>
                <w:rFonts w:ascii="Times New Roman" w:eastAsia="ＭＳ 明朝" w:hAnsi="Times New Roman" w:cs="Times New Roman"/>
                <w:rPrChange w:id="13787" w:author="Masato YOSHIKAWA" w:date="2026-01-20T12:23:00Z" w16du:dateUtc="2026-01-20T03:23:00Z">
                  <w:rPr>
                    <w:moveTo w:id="13788" w:author="Masato YOSHIKAWA" w:date="2026-01-20T12:21:00Z" w16du:dateUtc="2026-01-20T03:21:00Z"/>
                    <w:rFonts w:ascii="ＭＳ 明朝" w:eastAsia="ＭＳ 明朝" w:hAnsi="ＭＳ 明朝"/>
                  </w:rPr>
                </w:rPrChange>
              </w:rPr>
            </w:pPr>
            <w:moveTo w:id="13789" w:author="Masato YOSHIKAWA" w:date="2026-01-20T12:21:00Z" w16du:dateUtc="2026-01-20T03:21:00Z">
              <w:r w:rsidRPr="005B6842">
                <w:rPr>
                  <w:rFonts w:ascii="Times New Roman" w:eastAsia="ＭＳ 明朝" w:hAnsi="Times New Roman" w:cs="Times New Roman"/>
                  <w:rPrChange w:id="13790" w:author="Masato YOSHIKAWA" w:date="2026-01-20T12:23:00Z" w16du:dateUtc="2026-01-20T03:23:00Z">
                    <w:rPr>
                      <w:rFonts w:ascii="ＭＳ 明朝" w:eastAsia="ＭＳ 明朝" w:hAnsi="ＭＳ 明朝"/>
                    </w:rPr>
                  </w:rPrChange>
                </w:rPr>
                <w:t>Generalization</w:t>
              </w:r>
            </w:moveTo>
          </w:p>
        </w:tc>
        <w:tc>
          <w:tcPr>
            <w:tcW w:w="831" w:type="pct"/>
          </w:tcPr>
          <w:p w14:paraId="5A184639" w14:textId="77777777" w:rsidR="005B6842" w:rsidRPr="005B6842" w:rsidRDefault="005B6842" w:rsidP="00C45809">
            <w:pPr>
              <w:pStyle w:val="af8"/>
              <w:rPr>
                <w:moveTo w:id="13791" w:author="Masato YOSHIKAWA" w:date="2026-01-20T12:21:00Z" w16du:dateUtc="2026-01-20T03:21:00Z"/>
                <w:rFonts w:ascii="Times New Roman" w:eastAsia="ＭＳ 明朝" w:hAnsi="Times New Roman" w:cs="Times New Roman"/>
                <w:rPrChange w:id="13792" w:author="Masato YOSHIKAWA" w:date="2026-01-20T12:23:00Z" w16du:dateUtc="2026-01-20T03:23:00Z">
                  <w:rPr>
                    <w:moveTo w:id="13793" w:author="Masato YOSHIKAWA" w:date="2026-01-20T12:21:00Z" w16du:dateUtc="2026-01-20T03:21:00Z"/>
                    <w:rFonts w:ascii="ＭＳ 明朝" w:eastAsia="ＭＳ 明朝" w:hAnsi="ＭＳ 明朝"/>
                  </w:rPr>
                </w:rPrChange>
              </w:rPr>
            </w:pPr>
            <w:moveTo w:id="13794" w:author="Masato YOSHIKAWA" w:date="2026-01-20T12:21:00Z" w16du:dateUtc="2026-01-20T03:21:00Z">
              <w:r w:rsidRPr="005B6842">
                <w:rPr>
                  <w:rFonts w:ascii="Times New Roman" w:eastAsia="ＭＳ 明朝" w:hAnsi="Times New Roman" w:cs="Times New Roman"/>
                  <w:rPrChange w:id="13795" w:author="Masato YOSHIKAWA" w:date="2026-01-20T12:23:00Z" w16du:dateUtc="2026-01-20T03:23:00Z">
                    <w:rPr>
                      <w:rFonts w:ascii="ＭＳ 明朝" w:eastAsia="ＭＳ 明朝" w:hAnsi="ＭＳ 明朝"/>
                    </w:rPr>
                  </w:rPrChange>
                </w:rPr>
                <w:t>Minimization</w:t>
              </w:r>
            </w:moveTo>
          </w:p>
        </w:tc>
      </w:tr>
      <w:tr w:rsidR="005B6842" w:rsidRPr="005B6842" w14:paraId="7BEC2E72" w14:textId="77777777" w:rsidTr="00C45809">
        <w:tc>
          <w:tcPr>
            <w:tcW w:w="582" w:type="pct"/>
          </w:tcPr>
          <w:p w14:paraId="04BDB108" w14:textId="77777777" w:rsidR="005B6842" w:rsidRPr="005B6842" w:rsidRDefault="005B6842" w:rsidP="00C45809">
            <w:pPr>
              <w:pStyle w:val="af8"/>
              <w:rPr>
                <w:moveTo w:id="13796" w:author="Masato YOSHIKAWA" w:date="2026-01-20T12:21:00Z" w16du:dateUtc="2026-01-20T03:21:00Z"/>
                <w:rFonts w:ascii="Times New Roman" w:eastAsia="ＭＳ 明朝" w:hAnsi="Times New Roman" w:cs="Times New Roman"/>
                <w:rPrChange w:id="13797" w:author="Masato YOSHIKAWA" w:date="2026-01-20T12:23:00Z" w16du:dateUtc="2026-01-20T03:23:00Z">
                  <w:rPr>
                    <w:moveTo w:id="13798" w:author="Masato YOSHIKAWA" w:date="2026-01-20T12:21:00Z" w16du:dateUtc="2026-01-20T03:21:00Z"/>
                    <w:rFonts w:ascii="ＭＳ 明朝" w:eastAsia="ＭＳ 明朝" w:hAnsi="ＭＳ 明朝"/>
                  </w:rPr>
                </w:rPrChange>
              </w:rPr>
            </w:pPr>
            <w:moveTo w:id="13799" w:author="Masato YOSHIKAWA" w:date="2026-01-20T12:21:00Z" w16du:dateUtc="2026-01-20T03:21:00Z">
              <w:r w:rsidRPr="005B6842">
                <w:rPr>
                  <w:rFonts w:ascii="Times New Roman" w:eastAsia="ＭＳ 明朝" w:hAnsi="Times New Roman" w:cs="Times New Roman" w:hint="eastAsia"/>
                  <w:rPrChange w:id="13800" w:author="Masato YOSHIKAWA" w:date="2026-01-20T12:23:00Z" w16du:dateUtc="2026-01-20T03:23:00Z">
                    <w:rPr>
                      <w:rFonts w:ascii="ＭＳ 明朝" w:eastAsia="ＭＳ 明朝" w:hAnsi="ＭＳ 明朝" w:hint="eastAsia"/>
                    </w:rPr>
                  </w:rPrChange>
                </w:rPr>
                <w:t>肌寒い</w:t>
              </w:r>
            </w:moveTo>
          </w:p>
        </w:tc>
        <w:tc>
          <w:tcPr>
            <w:tcW w:w="583" w:type="pct"/>
          </w:tcPr>
          <w:p w14:paraId="7C3D2D16" w14:textId="77777777" w:rsidR="005B6842" w:rsidRPr="005B6842" w:rsidRDefault="005B6842" w:rsidP="00C45809">
            <w:pPr>
              <w:pStyle w:val="af8"/>
              <w:rPr>
                <w:moveTo w:id="13801" w:author="Masato YOSHIKAWA" w:date="2026-01-20T12:21:00Z" w16du:dateUtc="2026-01-20T03:21:00Z"/>
                <w:rFonts w:ascii="Times New Roman" w:eastAsia="ＭＳ 明朝" w:hAnsi="Times New Roman" w:cs="Times New Roman"/>
                <w:rPrChange w:id="13802" w:author="Masato YOSHIKAWA" w:date="2026-01-20T12:23:00Z" w16du:dateUtc="2026-01-20T03:23:00Z">
                  <w:rPr>
                    <w:moveTo w:id="13803" w:author="Masato YOSHIKAWA" w:date="2026-01-20T12:21:00Z" w16du:dateUtc="2026-01-20T03:21:00Z"/>
                    <w:rFonts w:ascii="ＭＳ 明朝" w:eastAsia="ＭＳ 明朝" w:hAnsi="ＭＳ 明朝"/>
                  </w:rPr>
                </w:rPrChange>
              </w:rPr>
            </w:pPr>
            <w:moveTo w:id="13804" w:author="Masato YOSHIKAWA" w:date="2026-01-20T12:21:00Z" w16du:dateUtc="2026-01-20T03:21:00Z">
              <w:r w:rsidRPr="005B6842">
                <w:rPr>
                  <w:rFonts w:ascii="Times New Roman" w:eastAsia="ＭＳ 明朝" w:hAnsi="Times New Roman" w:cs="Times New Roman"/>
                  <w:rPrChange w:id="13805" w:author="Masato YOSHIKAWA" w:date="2026-01-20T12:23:00Z" w16du:dateUtc="2026-01-20T03:23:00Z">
                    <w:rPr>
                      <w:rFonts w:ascii="ＭＳ 明朝" w:eastAsia="ＭＳ 明朝" w:hAnsi="ＭＳ 明朝"/>
                    </w:rPr>
                  </w:rPrChange>
                </w:rPr>
                <w:t>chilly</w:t>
              </w:r>
            </w:moveTo>
          </w:p>
        </w:tc>
        <w:tc>
          <w:tcPr>
            <w:tcW w:w="629" w:type="pct"/>
          </w:tcPr>
          <w:p w14:paraId="51F79323" w14:textId="77777777" w:rsidR="005B6842" w:rsidRPr="005B6842" w:rsidRDefault="005B6842" w:rsidP="00C45809">
            <w:pPr>
              <w:pStyle w:val="af8"/>
              <w:rPr>
                <w:moveTo w:id="13806" w:author="Masato YOSHIKAWA" w:date="2026-01-20T12:21:00Z" w16du:dateUtc="2026-01-20T03:21:00Z"/>
                <w:rFonts w:ascii="Times New Roman" w:eastAsia="ＭＳ 明朝" w:hAnsi="Times New Roman" w:cs="Times New Roman"/>
                <w:rPrChange w:id="13807" w:author="Masato YOSHIKAWA" w:date="2026-01-20T12:23:00Z" w16du:dateUtc="2026-01-20T03:23:00Z">
                  <w:rPr>
                    <w:moveTo w:id="13808" w:author="Masato YOSHIKAWA" w:date="2026-01-20T12:21:00Z" w16du:dateUtc="2026-01-20T03:21:00Z"/>
                    <w:rFonts w:ascii="ＭＳ 明朝" w:eastAsia="ＭＳ 明朝" w:hAnsi="ＭＳ 明朝"/>
                  </w:rPr>
                </w:rPrChange>
              </w:rPr>
            </w:pPr>
            <w:moveTo w:id="13809" w:author="Masato YOSHIKAWA" w:date="2026-01-20T12:21:00Z" w16du:dateUtc="2026-01-20T03:21:00Z">
              <w:r w:rsidRPr="005B6842">
                <w:rPr>
                  <w:rFonts w:ascii="Times New Roman" w:eastAsia="ＭＳ 明朝" w:hAnsi="Times New Roman" w:cs="Times New Roman"/>
                  <w:rPrChange w:id="13810" w:author="Masato YOSHIKAWA" w:date="2026-01-20T12:23:00Z" w16du:dateUtc="2026-01-20T03:23:00Z">
                    <w:rPr>
                      <w:rFonts w:ascii="ＭＳ 明朝" w:eastAsia="ＭＳ 明朝" w:hAnsi="ＭＳ 明朝"/>
                    </w:rPr>
                  </w:rPrChange>
                </w:rPr>
                <w:t>なし</w:t>
              </w:r>
            </w:moveTo>
          </w:p>
        </w:tc>
        <w:tc>
          <w:tcPr>
            <w:tcW w:w="779" w:type="pct"/>
          </w:tcPr>
          <w:p w14:paraId="21D48028" w14:textId="77777777" w:rsidR="005B6842" w:rsidRPr="005B6842" w:rsidRDefault="005B6842" w:rsidP="00C45809">
            <w:pPr>
              <w:pStyle w:val="af8"/>
              <w:rPr>
                <w:moveTo w:id="13811" w:author="Masato YOSHIKAWA" w:date="2026-01-20T12:21:00Z" w16du:dateUtc="2026-01-20T03:21:00Z"/>
                <w:rFonts w:ascii="Times New Roman" w:eastAsia="ＭＳ 明朝" w:hAnsi="Times New Roman" w:cs="Times New Roman"/>
                <w:rPrChange w:id="13812" w:author="Masato YOSHIKAWA" w:date="2026-01-20T12:23:00Z" w16du:dateUtc="2026-01-20T03:23:00Z">
                  <w:rPr>
                    <w:moveTo w:id="13813" w:author="Masato YOSHIKAWA" w:date="2026-01-20T12:21:00Z" w16du:dateUtc="2026-01-20T03:21:00Z"/>
                    <w:rFonts w:ascii="ＭＳ 明朝" w:eastAsia="ＭＳ 明朝" w:hAnsi="ＭＳ 明朝"/>
                  </w:rPr>
                </w:rPrChange>
              </w:rPr>
            </w:pPr>
            <w:moveTo w:id="13814" w:author="Masato YOSHIKAWA" w:date="2026-01-20T12:21:00Z" w16du:dateUtc="2026-01-20T03:21:00Z">
              <w:r w:rsidRPr="005B6842">
                <w:rPr>
                  <w:rFonts w:ascii="Times New Roman" w:eastAsia="ＭＳ 明朝" w:hAnsi="Times New Roman" w:cs="Times New Roman"/>
                  <w:rPrChange w:id="13815" w:author="Masato YOSHIKAWA" w:date="2026-01-20T12:23:00Z" w16du:dateUtc="2026-01-20T03:23:00Z">
                    <w:rPr>
                      <w:rFonts w:ascii="ＭＳ 明朝" w:eastAsia="ＭＳ 明朝" w:hAnsi="ＭＳ 明朝"/>
                    </w:rPr>
                  </w:rPrChange>
                </w:rPr>
                <w:t>Established equivalent</w:t>
              </w:r>
            </w:moveTo>
          </w:p>
        </w:tc>
        <w:tc>
          <w:tcPr>
            <w:tcW w:w="744" w:type="pct"/>
          </w:tcPr>
          <w:p w14:paraId="70453B38" w14:textId="77777777" w:rsidR="005B6842" w:rsidRPr="005B6842" w:rsidRDefault="005B6842" w:rsidP="00C45809">
            <w:pPr>
              <w:pStyle w:val="af8"/>
              <w:rPr>
                <w:moveTo w:id="13816" w:author="Masato YOSHIKAWA" w:date="2026-01-20T12:21:00Z" w16du:dateUtc="2026-01-20T03:21:00Z"/>
                <w:rFonts w:ascii="Times New Roman" w:eastAsia="ＭＳ 明朝" w:hAnsi="Times New Roman" w:cs="Times New Roman"/>
                <w:rPrChange w:id="13817" w:author="Masato YOSHIKAWA" w:date="2026-01-20T12:23:00Z" w16du:dateUtc="2026-01-20T03:23:00Z">
                  <w:rPr>
                    <w:moveTo w:id="13818" w:author="Masato YOSHIKAWA" w:date="2026-01-20T12:21:00Z" w16du:dateUtc="2026-01-20T03:21:00Z"/>
                    <w:rFonts w:ascii="ＭＳ 明朝" w:eastAsia="ＭＳ 明朝" w:hAnsi="ＭＳ 明朝"/>
                  </w:rPr>
                </w:rPrChange>
              </w:rPr>
            </w:pPr>
            <w:moveTo w:id="13819" w:author="Masato YOSHIKAWA" w:date="2026-01-20T12:21:00Z" w16du:dateUtc="2026-01-20T03:21:00Z">
              <w:r w:rsidRPr="005B6842">
                <w:rPr>
                  <w:rFonts w:ascii="Times New Roman" w:eastAsia="ＭＳ 明朝" w:hAnsi="Times New Roman" w:cs="Times New Roman"/>
                  <w:rPrChange w:id="13820" w:author="Masato YOSHIKAWA" w:date="2026-01-20T12:23:00Z" w16du:dateUtc="2026-01-20T03:23:00Z">
                    <w:rPr>
                      <w:rFonts w:ascii="ＭＳ 明朝" w:eastAsia="ＭＳ 明朝" w:hAnsi="ＭＳ 明朝"/>
                    </w:rPr>
                  </w:rPrChange>
                </w:rPr>
                <w:t>Minimization</w:t>
              </w:r>
            </w:moveTo>
          </w:p>
        </w:tc>
        <w:tc>
          <w:tcPr>
            <w:tcW w:w="851" w:type="pct"/>
          </w:tcPr>
          <w:p w14:paraId="2AFDD87E" w14:textId="77777777" w:rsidR="005B6842" w:rsidRPr="005B6842" w:rsidRDefault="005B6842" w:rsidP="00C45809">
            <w:pPr>
              <w:pStyle w:val="af8"/>
              <w:rPr>
                <w:moveTo w:id="13821" w:author="Masato YOSHIKAWA" w:date="2026-01-20T12:21:00Z" w16du:dateUtc="2026-01-20T03:21:00Z"/>
                <w:rFonts w:ascii="Times New Roman" w:eastAsia="ＭＳ 明朝" w:hAnsi="Times New Roman" w:cs="Times New Roman"/>
                <w:rPrChange w:id="13822" w:author="Masato YOSHIKAWA" w:date="2026-01-20T12:23:00Z" w16du:dateUtc="2026-01-20T03:23:00Z">
                  <w:rPr>
                    <w:moveTo w:id="13823" w:author="Masato YOSHIKAWA" w:date="2026-01-20T12:21:00Z" w16du:dateUtc="2026-01-20T03:21:00Z"/>
                    <w:rFonts w:ascii="ＭＳ 明朝" w:eastAsia="ＭＳ 明朝" w:hAnsi="ＭＳ 明朝"/>
                  </w:rPr>
                </w:rPrChange>
              </w:rPr>
            </w:pPr>
            <w:moveTo w:id="13824" w:author="Masato YOSHIKAWA" w:date="2026-01-20T12:21:00Z" w16du:dateUtc="2026-01-20T03:21:00Z">
              <w:r w:rsidRPr="005B6842">
                <w:rPr>
                  <w:rFonts w:ascii="Times New Roman" w:eastAsia="ＭＳ 明朝" w:hAnsi="Times New Roman" w:cs="Times New Roman"/>
                  <w:rPrChange w:id="13825" w:author="Masato YOSHIKAWA" w:date="2026-01-20T12:23:00Z" w16du:dateUtc="2026-01-20T03:23:00Z">
                    <w:rPr>
                      <w:rFonts w:ascii="ＭＳ 明朝" w:eastAsia="ＭＳ 明朝" w:hAnsi="ＭＳ 明朝"/>
                    </w:rPr>
                  </w:rPrChange>
                </w:rPr>
                <w:t>Reduction</w:t>
              </w:r>
            </w:moveTo>
          </w:p>
        </w:tc>
        <w:tc>
          <w:tcPr>
            <w:tcW w:w="831" w:type="pct"/>
          </w:tcPr>
          <w:p w14:paraId="67672B12" w14:textId="77777777" w:rsidR="005B6842" w:rsidRPr="005B6842" w:rsidRDefault="005B6842" w:rsidP="00C45809">
            <w:pPr>
              <w:pStyle w:val="af8"/>
              <w:rPr>
                <w:moveTo w:id="13826" w:author="Masato YOSHIKAWA" w:date="2026-01-20T12:21:00Z" w16du:dateUtc="2026-01-20T03:21:00Z"/>
                <w:rFonts w:ascii="Times New Roman" w:eastAsia="ＭＳ 明朝" w:hAnsi="Times New Roman" w:cs="Times New Roman"/>
                <w:rPrChange w:id="13827" w:author="Masato YOSHIKAWA" w:date="2026-01-20T12:23:00Z" w16du:dateUtc="2026-01-20T03:23:00Z">
                  <w:rPr>
                    <w:moveTo w:id="13828" w:author="Masato YOSHIKAWA" w:date="2026-01-20T12:21:00Z" w16du:dateUtc="2026-01-20T03:21:00Z"/>
                    <w:rFonts w:ascii="ＭＳ 明朝" w:eastAsia="ＭＳ 明朝" w:hAnsi="ＭＳ 明朝"/>
                  </w:rPr>
                </w:rPrChange>
              </w:rPr>
            </w:pPr>
            <w:moveTo w:id="13829" w:author="Masato YOSHIKAWA" w:date="2026-01-20T12:21:00Z" w16du:dateUtc="2026-01-20T03:21:00Z">
              <w:r w:rsidRPr="005B6842">
                <w:rPr>
                  <w:rFonts w:ascii="Times New Roman" w:eastAsia="ＭＳ 明朝" w:hAnsi="Times New Roman" w:cs="Times New Roman"/>
                  <w:rPrChange w:id="13830" w:author="Masato YOSHIKAWA" w:date="2026-01-20T12:23:00Z" w16du:dateUtc="2026-01-20T03:23:00Z">
                    <w:rPr>
                      <w:rFonts w:ascii="ＭＳ 明朝" w:eastAsia="ＭＳ 明朝" w:hAnsi="ＭＳ 明朝"/>
                    </w:rPr>
                  </w:rPrChange>
                </w:rPr>
                <w:t>Denial</w:t>
              </w:r>
            </w:moveTo>
          </w:p>
        </w:tc>
      </w:tr>
      <w:tr w:rsidR="005B6842" w:rsidRPr="005B6842" w14:paraId="57DA724B" w14:textId="77777777" w:rsidTr="00C45809">
        <w:tc>
          <w:tcPr>
            <w:tcW w:w="582" w:type="pct"/>
          </w:tcPr>
          <w:p w14:paraId="2EBED49C" w14:textId="77777777" w:rsidR="005B6842" w:rsidRPr="005B6842" w:rsidRDefault="005B6842" w:rsidP="00C45809">
            <w:pPr>
              <w:pStyle w:val="af8"/>
              <w:rPr>
                <w:moveTo w:id="13831" w:author="Masato YOSHIKAWA" w:date="2026-01-20T12:21:00Z" w16du:dateUtc="2026-01-20T03:21:00Z"/>
                <w:rFonts w:ascii="Times New Roman" w:eastAsia="ＭＳ 明朝" w:hAnsi="Times New Roman" w:cs="Times New Roman"/>
                <w:rPrChange w:id="13832" w:author="Masato YOSHIKAWA" w:date="2026-01-20T12:23:00Z" w16du:dateUtc="2026-01-20T03:23:00Z">
                  <w:rPr>
                    <w:moveTo w:id="13833" w:author="Masato YOSHIKAWA" w:date="2026-01-20T12:21:00Z" w16du:dateUtc="2026-01-20T03:21:00Z"/>
                    <w:rFonts w:ascii="ＭＳ 明朝" w:eastAsia="ＭＳ 明朝" w:hAnsi="ＭＳ 明朝"/>
                  </w:rPr>
                </w:rPrChange>
              </w:rPr>
            </w:pPr>
            <w:moveTo w:id="13834" w:author="Masato YOSHIKAWA" w:date="2026-01-20T12:21:00Z" w16du:dateUtc="2026-01-20T03:21:00Z">
              <w:r w:rsidRPr="005B6842">
                <w:rPr>
                  <w:rFonts w:ascii="Times New Roman" w:eastAsia="ＭＳ 明朝" w:hAnsi="Times New Roman" w:cs="Times New Roman" w:hint="eastAsia"/>
                  <w:rPrChange w:id="13835" w:author="Masato YOSHIKAWA" w:date="2026-01-20T12:23:00Z" w16du:dateUtc="2026-01-20T03:23:00Z">
                    <w:rPr>
                      <w:rFonts w:ascii="ＭＳ 明朝" w:eastAsia="ＭＳ 明朝" w:hAnsi="ＭＳ 明朝" w:hint="eastAsia"/>
                    </w:rPr>
                  </w:rPrChange>
                </w:rPr>
                <w:t>煙草を</w:t>
              </w:r>
              <w:r w:rsidRPr="005B6842">
                <w:rPr>
                  <w:rFonts w:ascii="Times New Roman" w:eastAsia="ＭＳ 明朝" w:hAnsi="Times New Roman" w:cs="Times New Roman" w:hint="eastAsia"/>
                  <w:rPrChange w:id="13836" w:author="Masato YOSHIKAWA" w:date="2026-01-20T12:23:00Z" w16du:dateUtc="2026-01-20T03:23:00Z">
                    <w:rPr>
                      <w:rFonts w:ascii="ＭＳ 明朝" w:eastAsia="ＭＳ 明朝" w:hAnsi="ＭＳ 明朝" w:hint="eastAsia"/>
                    </w:rPr>
                  </w:rPrChange>
                </w:rPr>
                <w:lastRenderedPageBreak/>
                <w:t>飲む</w:t>
              </w:r>
            </w:moveTo>
          </w:p>
        </w:tc>
        <w:tc>
          <w:tcPr>
            <w:tcW w:w="583" w:type="pct"/>
          </w:tcPr>
          <w:p w14:paraId="69EF2EA0" w14:textId="77777777" w:rsidR="005B6842" w:rsidRPr="005B6842" w:rsidRDefault="005B6842" w:rsidP="00C45809">
            <w:pPr>
              <w:pStyle w:val="af8"/>
              <w:rPr>
                <w:moveTo w:id="13837" w:author="Masato YOSHIKAWA" w:date="2026-01-20T12:21:00Z" w16du:dateUtc="2026-01-20T03:21:00Z"/>
                <w:rFonts w:ascii="Times New Roman" w:eastAsia="ＭＳ 明朝" w:hAnsi="Times New Roman" w:cs="Times New Roman"/>
                <w:rPrChange w:id="13838" w:author="Masato YOSHIKAWA" w:date="2026-01-20T12:23:00Z" w16du:dateUtc="2026-01-20T03:23:00Z">
                  <w:rPr>
                    <w:moveTo w:id="13839" w:author="Masato YOSHIKAWA" w:date="2026-01-20T12:21:00Z" w16du:dateUtc="2026-01-20T03:21:00Z"/>
                    <w:rFonts w:ascii="ＭＳ 明朝" w:eastAsia="ＭＳ 明朝" w:hAnsi="ＭＳ 明朝"/>
                  </w:rPr>
                </w:rPrChange>
              </w:rPr>
            </w:pPr>
            <w:moveTo w:id="13840" w:author="Masato YOSHIKAWA" w:date="2026-01-20T12:21:00Z" w16du:dateUtc="2026-01-20T03:21:00Z">
              <w:r w:rsidRPr="005B6842">
                <w:rPr>
                  <w:rFonts w:ascii="Times New Roman" w:eastAsia="ＭＳ 明朝" w:hAnsi="Times New Roman" w:cs="Times New Roman"/>
                  <w:rPrChange w:id="13841" w:author="Masato YOSHIKAWA" w:date="2026-01-20T12:23:00Z" w16du:dateUtc="2026-01-20T03:23:00Z">
                    <w:rPr>
                      <w:rFonts w:ascii="ＭＳ 明朝" w:eastAsia="ＭＳ 明朝" w:hAnsi="ＭＳ 明朝"/>
                    </w:rPr>
                  </w:rPrChange>
                </w:rPr>
                <w:lastRenderedPageBreak/>
                <w:t>smoking</w:t>
              </w:r>
            </w:moveTo>
          </w:p>
        </w:tc>
        <w:tc>
          <w:tcPr>
            <w:tcW w:w="629" w:type="pct"/>
          </w:tcPr>
          <w:p w14:paraId="17DC94AE" w14:textId="77777777" w:rsidR="005B6842" w:rsidRPr="005B6842" w:rsidRDefault="005B6842" w:rsidP="00C45809">
            <w:pPr>
              <w:pStyle w:val="af8"/>
              <w:rPr>
                <w:moveTo w:id="13842" w:author="Masato YOSHIKAWA" w:date="2026-01-20T12:21:00Z" w16du:dateUtc="2026-01-20T03:21:00Z"/>
                <w:rFonts w:ascii="Times New Roman" w:eastAsia="ＭＳ 明朝" w:hAnsi="Times New Roman" w:cs="Times New Roman"/>
                <w:rPrChange w:id="13843" w:author="Masato YOSHIKAWA" w:date="2026-01-20T12:23:00Z" w16du:dateUtc="2026-01-20T03:23:00Z">
                  <w:rPr>
                    <w:moveTo w:id="13844" w:author="Masato YOSHIKAWA" w:date="2026-01-20T12:21:00Z" w16du:dateUtc="2026-01-20T03:21:00Z"/>
                    <w:rFonts w:ascii="ＭＳ 明朝" w:eastAsia="ＭＳ 明朝" w:hAnsi="ＭＳ 明朝"/>
                  </w:rPr>
                </w:rPrChange>
              </w:rPr>
            </w:pPr>
            <w:moveTo w:id="13845" w:author="Masato YOSHIKAWA" w:date="2026-01-20T12:21:00Z" w16du:dateUtc="2026-01-20T03:21:00Z">
              <w:r w:rsidRPr="005B6842">
                <w:rPr>
                  <w:rFonts w:ascii="Times New Roman" w:eastAsia="ＭＳ 明朝" w:hAnsi="Times New Roman" w:cs="Times New Roman"/>
                  <w:rPrChange w:id="13846" w:author="Masato YOSHIKAWA" w:date="2026-01-20T12:23:00Z" w16du:dateUtc="2026-01-20T03:23:00Z">
                    <w:rPr>
                      <w:rFonts w:ascii="ＭＳ 明朝" w:eastAsia="ＭＳ 明朝" w:hAnsi="ＭＳ 明朝"/>
                    </w:rPr>
                  </w:rPrChange>
                </w:rPr>
                <w:t>to smoke</w:t>
              </w:r>
            </w:moveTo>
          </w:p>
        </w:tc>
        <w:tc>
          <w:tcPr>
            <w:tcW w:w="779" w:type="pct"/>
          </w:tcPr>
          <w:p w14:paraId="0440A7EA" w14:textId="77777777" w:rsidR="005B6842" w:rsidRPr="005B6842" w:rsidRDefault="005B6842" w:rsidP="00C45809">
            <w:pPr>
              <w:pStyle w:val="af8"/>
              <w:rPr>
                <w:moveTo w:id="13847" w:author="Masato YOSHIKAWA" w:date="2026-01-20T12:21:00Z" w16du:dateUtc="2026-01-20T03:21:00Z"/>
                <w:rFonts w:ascii="Times New Roman" w:eastAsia="ＭＳ 明朝" w:hAnsi="Times New Roman" w:cs="Times New Roman"/>
                <w:rPrChange w:id="13848" w:author="Masato YOSHIKAWA" w:date="2026-01-20T12:23:00Z" w16du:dateUtc="2026-01-20T03:23:00Z">
                  <w:rPr>
                    <w:moveTo w:id="13849" w:author="Masato YOSHIKAWA" w:date="2026-01-20T12:21:00Z" w16du:dateUtc="2026-01-20T03:21:00Z"/>
                    <w:rFonts w:ascii="ＭＳ 明朝" w:eastAsia="ＭＳ 明朝" w:hAnsi="ＭＳ 明朝"/>
                  </w:rPr>
                </w:rPrChange>
              </w:rPr>
            </w:pPr>
            <w:moveTo w:id="13850" w:author="Masato YOSHIKAWA" w:date="2026-01-20T12:21:00Z" w16du:dateUtc="2026-01-20T03:21:00Z">
              <w:r w:rsidRPr="005B6842">
                <w:rPr>
                  <w:rFonts w:ascii="Times New Roman" w:eastAsia="ＭＳ 明朝" w:hAnsi="Times New Roman" w:cs="Times New Roman"/>
                  <w:rPrChange w:id="13851" w:author="Masato YOSHIKAWA" w:date="2026-01-20T12:23:00Z" w16du:dateUtc="2026-01-20T03:23:00Z">
                    <w:rPr>
                      <w:rFonts w:ascii="ＭＳ 明朝" w:eastAsia="ＭＳ 明朝" w:hAnsi="ＭＳ 明朝"/>
                    </w:rPr>
                  </w:rPrChange>
                </w:rPr>
                <w:t>Generalizati</w:t>
              </w:r>
              <w:r w:rsidRPr="005B6842">
                <w:rPr>
                  <w:rFonts w:ascii="Times New Roman" w:eastAsia="ＭＳ 明朝" w:hAnsi="Times New Roman" w:cs="Times New Roman"/>
                  <w:rPrChange w:id="13852" w:author="Masato YOSHIKAWA" w:date="2026-01-20T12:23:00Z" w16du:dateUtc="2026-01-20T03:23:00Z">
                    <w:rPr>
                      <w:rFonts w:ascii="ＭＳ 明朝" w:eastAsia="ＭＳ 明朝" w:hAnsi="ＭＳ 明朝"/>
                    </w:rPr>
                  </w:rPrChange>
                </w:rPr>
                <w:lastRenderedPageBreak/>
                <w:t>on</w:t>
              </w:r>
            </w:moveTo>
          </w:p>
        </w:tc>
        <w:tc>
          <w:tcPr>
            <w:tcW w:w="744" w:type="pct"/>
          </w:tcPr>
          <w:p w14:paraId="3F76612C" w14:textId="77777777" w:rsidR="005B6842" w:rsidRPr="005B6842" w:rsidRDefault="005B6842" w:rsidP="00C45809">
            <w:pPr>
              <w:pStyle w:val="af8"/>
              <w:rPr>
                <w:moveTo w:id="13853" w:author="Masato YOSHIKAWA" w:date="2026-01-20T12:21:00Z" w16du:dateUtc="2026-01-20T03:21:00Z"/>
                <w:rFonts w:ascii="Times New Roman" w:eastAsia="ＭＳ 明朝" w:hAnsi="Times New Roman" w:cs="Times New Roman"/>
                <w:rPrChange w:id="13854" w:author="Masato YOSHIKAWA" w:date="2026-01-20T12:23:00Z" w16du:dateUtc="2026-01-20T03:23:00Z">
                  <w:rPr>
                    <w:moveTo w:id="13855" w:author="Masato YOSHIKAWA" w:date="2026-01-20T12:21:00Z" w16du:dateUtc="2026-01-20T03:21:00Z"/>
                    <w:rFonts w:ascii="ＭＳ 明朝" w:eastAsia="ＭＳ 明朝" w:hAnsi="ＭＳ 明朝"/>
                  </w:rPr>
                </w:rPrChange>
              </w:rPr>
            </w:pPr>
            <w:moveTo w:id="13856" w:author="Masato YOSHIKAWA" w:date="2026-01-20T12:21:00Z" w16du:dateUtc="2026-01-20T03:21:00Z">
              <w:r w:rsidRPr="005B6842">
                <w:rPr>
                  <w:rFonts w:ascii="Times New Roman" w:eastAsia="ＭＳ 明朝" w:hAnsi="Times New Roman" w:cs="Times New Roman"/>
                  <w:rPrChange w:id="13857" w:author="Masato YOSHIKAWA" w:date="2026-01-20T12:23:00Z" w16du:dateUtc="2026-01-20T03:23:00Z">
                    <w:rPr>
                      <w:rFonts w:ascii="ＭＳ 明朝" w:eastAsia="ＭＳ 明朝" w:hAnsi="ＭＳ 明朝"/>
                    </w:rPr>
                  </w:rPrChange>
                </w:rPr>
                <w:lastRenderedPageBreak/>
                <w:t>Minimizatio</w:t>
              </w:r>
              <w:r w:rsidRPr="005B6842">
                <w:rPr>
                  <w:rFonts w:ascii="Times New Roman" w:eastAsia="ＭＳ 明朝" w:hAnsi="Times New Roman" w:cs="Times New Roman"/>
                  <w:rPrChange w:id="13858" w:author="Masato YOSHIKAWA" w:date="2026-01-20T12:23:00Z" w16du:dateUtc="2026-01-20T03:23:00Z">
                    <w:rPr>
                      <w:rFonts w:ascii="ＭＳ 明朝" w:eastAsia="ＭＳ 明朝" w:hAnsi="ＭＳ 明朝"/>
                    </w:rPr>
                  </w:rPrChange>
                </w:rPr>
                <w:lastRenderedPageBreak/>
                <w:t>n</w:t>
              </w:r>
            </w:moveTo>
          </w:p>
        </w:tc>
        <w:tc>
          <w:tcPr>
            <w:tcW w:w="851" w:type="pct"/>
          </w:tcPr>
          <w:p w14:paraId="3B7AB26C" w14:textId="77777777" w:rsidR="005B6842" w:rsidRPr="005B6842" w:rsidRDefault="005B6842" w:rsidP="00C45809">
            <w:pPr>
              <w:pStyle w:val="af8"/>
              <w:rPr>
                <w:moveTo w:id="13859" w:author="Masato YOSHIKAWA" w:date="2026-01-20T12:21:00Z" w16du:dateUtc="2026-01-20T03:21:00Z"/>
                <w:rFonts w:ascii="Times New Roman" w:eastAsia="ＭＳ 明朝" w:hAnsi="Times New Roman" w:cs="Times New Roman"/>
                <w:rPrChange w:id="13860" w:author="Masato YOSHIKAWA" w:date="2026-01-20T12:23:00Z" w16du:dateUtc="2026-01-20T03:23:00Z">
                  <w:rPr>
                    <w:moveTo w:id="13861" w:author="Masato YOSHIKAWA" w:date="2026-01-20T12:21:00Z" w16du:dateUtc="2026-01-20T03:21:00Z"/>
                    <w:rFonts w:ascii="ＭＳ 明朝" w:eastAsia="ＭＳ 明朝" w:hAnsi="ＭＳ 明朝"/>
                  </w:rPr>
                </w:rPrChange>
              </w:rPr>
            </w:pPr>
            <w:moveTo w:id="13862" w:author="Masato YOSHIKAWA" w:date="2026-01-20T12:21:00Z" w16du:dateUtc="2026-01-20T03:21:00Z">
              <w:r w:rsidRPr="005B6842">
                <w:rPr>
                  <w:rFonts w:ascii="Times New Roman" w:eastAsia="ＭＳ 明朝" w:hAnsi="Times New Roman" w:cs="Times New Roman"/>
                  <w:rPrChange w:id="13863" w:author="Masato YOSHIKAWA" w:date="2026-01-20T12:23:00Z" w16du:dateUtc="2026-01-20T03:23:00Z">
                    <w:rPr>
                      <w:rFonts w:ascii="ＭＳ 明朝" w:eastAsia="ＭＳ 明朝" w:hAnsi="ＭＳ 明朝"/>
                    </w:rPr>
                  </w:rPrChange>
                </w:rPr>
                <w:lastRenderedPageBreak/>
                <w:t>Generalizatio</w:t>
              </w:r>
              <w:r w:rsidRPr="005B6842">
                <w:rPr>
                  <w:rFonts w:ascii="Times New Roman" w:eastAsia="ＭＳ 明朝" w:hAnsi="Times New Roman" w:cs="Times New Roman"/>
                  <w:rPrChange w:id="13864" w:author="Masato YOSHIKAWA" w:date="2026-01-20T12:23:00Z" w16du:dateUtc="2026-01-20T03:23:00Z">
                    <w:rPr>
                      <w:rFonts w:ascii="ＭＳ 明朝" w:eastAsia="ＭＳ 明朝" w:hAnsi="ＭＳ 明朝"/>
                    </w:rPr>
                  </w:rPrChange>
                </w:rPr>
                <w:lastRenderedPageBreak/>
                <w:t>n</w:t>
              </w:r>
            </w:moveTo>
          </w:p>
        </w:tc>
        <w:tc>
          <w:tcPr>
            <w:tcW w:w="831" w:type="pct"/>
          </w:tcPr>
          <w:p w14:paraId="6D1BA01D" w14:textId="77777777" w:rsidR="005B6842" w:rsidRPr="005B6842" w:rsidRDefault="005B6842" w:rsidP="00C45809">
            <w:pPr>
              <w:pStyle w:val="af8"/>
              <w:rPr>
                <w:moveTo w:id="13865" w:author="Masato YOSHIKAWA" w:date="2026-01-20T12:21:00Z" w16du:dateUtc="2026-01-20T03:21:00Z"/>
                <w:rFonts w:ascii="Times New Roman" w:eastAsia="ＭＳ 明朝" w:hAnsi="Times New Roman" w:cs="Times New Roman"/>
                <w:rPrChange w:id="13866" w:author="Masato YOSHIKAWA" w:date="2026-01-20T12:23:00Z" w16du:dateUtc="2026-01-20T03:23:00Z">
                  <w:rPr>
                    <w:moveTo w:id="13867" w:author="Masato YOSHIKAWA" w:date="2026-01-20T12:21:00Z" w16du:dateUtc="2026-01-20T03:21:00Z"/>
                    <w:rFonts w:ascii="ＭＳ 明朝" w:eastAsia="ＭＳ 明朝" w:hAnsi="ＭＳ 明朝"/>
                  </w:rPr>
                </w:rPrChange>
              </w:rPr>
            </w:pPr>
            <w:moveTo w:id="13868" w:author="Masato YOSHIKAWA" w:date="2026-01-20T12:21:00Z" w16du:dateUtc="2026-01-20T03:21:00Z">
              <w:r w:rsidRPr="005B6842">
                <w:rPr>
                  <w:rFonts w:ascii="Times New Roman" w:eastAsia="ＭＳ 明朝" w:hAnsi="Times New Roman" w:cs="Times New Roman"/>
                  <w:rPrChange w:id="13869" w:author="Masato YOSHIKAWA" w:date="2026-01-20T12:23:00Z" w16du:dateUtc="2026-01-20T03:23:00Z">
                    <w:rPr>
                      <w:rFonts w:ascii="ＭＳ 明朝" w:eastAsia="ＭＳ 明朝" w:hAnsi="ＭＳ 明朝"/>
                    </w:rPr>
                  </w:rPrChange>
                </w:rPr>
                <w:lastRenderedPageBreak/>
                <w:t>Minimization</w:t>
              </w:r>
            </w:moveTo>
          </w:p>
        </w:tc>
      </w:tr>
      <w:tr w:rsidR="005B6842" w:rsidRPr="005B6842" w14:paraId="03784602" w14:textId="77777777" w:rsidTr="00C45809">
        <w:tc>
          <w:tcPr>
            <w:tcW w:w="582" w:type="pct"/>
          </w:tcPr>
          <w:p w14:paraId="725F8787" w14:textId="77777777" w:rsidR="005B6842" w:rsidRPr="005B6842" w:rsidRDefault="005B6842" w:rsidP="00C45809">
            <w:pPr>
              <w:pStyle w:val="af8"/>
              <w:rPr>
                <w:moveTo w:id="13870" w:author="Masato YOSHIKAWA" w:date="2026-01-20T12:21:00Z" w16du:dateUtc="2026-01-20T03:21:00Z"/>
                <w:rFonts w:ascii="Times New Roman" w:eastAsia="ＭＳ 明朝" w:hAnsi="Times New Roman" w:cs="Times New Roman"/>
                <w:rPrChange w:id="13871" w:author="Masato YOSHIKAWA" w:date="2026-01-20T12:23:00Z" w16du:dateUtc="2026-01-20T03:23:00Z">
                  <w:rPr>
                    <w:moveTo w:id="13872" w:author="Masato YOSHIKAWA" w:date="2026-01-20T12:21:00Z" w16du:dateUtc="2026-01-20T03:21:00Z"/>
                    <w:rFonts w:ascii="ＭＳ 明朝" w:eastAsia="ＭＳ 明朝" w:hAnsi="ＭＳ 明朝"/>
                  </w:rPr>
                </w:rPrChange>
              </w:rPr>
            </w:pPr>
            <w:moveTo w:id="13873" w:author="Masato YOSHIKAWA" w:date="2026-01-20T12:21:00Z" w16du:dateUtc="2026-01-20T03:21:00Z">
              <w:r w:rsidRPr="005B6842">
                <w:rPr>
                  <w:rFonts w:ascii="Times New Roman" w:eastAsia="ＭＳ 明朝" w:hAnsi="Times New Roman" w:cs="Times New Roman" w:hint="eastAsia"/>
                  <w:rPrChange w:id="13874" w:author="Masato YOSHIKAWA" w:date="2026-01-20T12:23:00Z" w16du:dateUtc="2026-01-20T03:23:00Z">
                    <w:rPr>
                      <w:rFonts w:ascii="ＭＳ 明朝" w:eastAsia="ＭＳ 明朝" w:hAnsi="ＭＳ 明朝" w:hint="eastAsia"/>
                    </w:rPr>
                  </w:rPrChange>
                </w:rPr>
                <w:t>茶の間</w:t>
              </w:r>
            </w:moveTo>
          </w:p>
        </w:tc>
        <w:tc>
          <w:tcPr>
            <w:tcW w:w="583" w:type="pct"/>
          </w:tcPr>
          <w:p w14:paraId="55DF2F8A" w14:textId="77777777" w:rsidR="005B6842" w:rsidRPr="005B6842" w:rsidRDefault="005B6842" w:rsidP="00C45809">
            <w:pPr>
              <w:pStyle w:val="af8"/>
              <w:rPr>
                <w:moveTo w:id="13875" w:author="Masato YOSHIKAWA" w:date="2026-01-20T12:21:00Z" w16du:dateUtc="2026-01-20T03:21:00Z"/>
                <w:rFonts w:ascii="Times New Roman" w:eastAsia="ＭＳ 明朝" w:hAnsi="Times New Roman" w:cs="Times New Roman"/>
                <w:rPrChange w:id="13876" w:author="Masato YOSHIKAWA" w:date="2026-01-20T12:23:00Z" w16du:dateUtc="2026-01-20T03:23:00Z">
                  <w:rPr>
                    <w:moveTo w:id="13877" w:author="Masato YOSHIKAWA" w:date="2026-01-20T12:21:00Z" w16du:dateUtc="2026-01-20T03:21:00Z"/>
                    <w:rFonts w:ascii="ＭＳ 明朝" w:eastAsia="ＭＳ 明朝" w:hAnsi="ＭＳ 明朝"/>
                  </w:rPr>
                </w:rPrChange>
              </w:rPr>
            </w:pPr>
            <w:moveTo w:id="13878" w:author="Masato YOSHIKAWA" w:date="2026-01-20T12:21:00Z" w16du:dateUtc="2026-01-20T03:21:00Z">
              <w:r w:rsidRPr="005B6842">
                <w:rPr>
                  <w:rFonts w:ascii="Times New Roman" w:eastAsia="ＭＳ 明朝" w:hAnsi="Times New Roman" w:cs="Times New Roman"/>
                  <w:rPrChange w:id="13879" w:author="Masato YOSHIKAWA" w:date="2026-01-20T12:23:00Z" w16du:dateUtc="2026-01-20T03:23:00Z">
                    <w:rPr>
                      <w:rFonts w:ascii="ＭＳ 明朝" w:eastAsia="ＭＳ 明朝" w:hAnsi="ＭＳ 明朝"/>
                    </w:rPr>
                  </w:rPrChange>
                </w:rPr>
                <w:t>sitting-room</w:t>
              </w:r>
            </w:moveTo>
          </w:p>
        </w:tc>
        <w:tc>
          <w:tcPr>
            <w:tcW w:w="629" w:type="pct"/>
          </w:tcPr>
          <w:p w14:paraId="6E2FB7BE" w14:textId="77777777" w:rsidR="005B6842" w:rsidRPr="005B6842" w:rsidRDefault="005B6842" w:rsidP="00C45809">
            <w:pPr>
              <w:pStyle w:val="af8"/>
              <w:rPr>
                <w:moveTo w:id="13880" w:author="Masato YOSHIKAWA" w:date="2026-01-20T12:21:00Z" w16du:dateUtc="2026-01-20T03:21:00Z"/>
                <w:rFonts w:ascii="Times New Roman" w:eastAsia="ＭＳ 明朝" w:hAnsi="Times New Roman" w:cs="Times New Roman"/>
                <w:rPrChange w:id="13881" w:author="Masato YOSHIKAWA" w:date="2026-01-20T12:23:00Z" w16du:dateUtc="2026-01-20T03:23:00Z">
                  <w:rPr>
                    <w:moveTo w:id="13882" w:author="Masato YOSHIKAWA" w:date="2026-01-20T12:21:00Z" w16du:dateUtc="2026-01-20T03:21:00Z"/>
                    <w:rFonts w:ascii="ＭＳ 明朝" w:eastAsia="ＭＳ 明朝" w:hAnsi="ＭＳ 明朝"/>
                  </w:rPr>
                </w:rPrChange>
              </w:rPr>
            </w:pPr>
            <w:moveTo w:id="13883" w:author="Masato YOSHIKAWA" w:date="2026-01-20T12:21:00Z" w16du:dateUtc="2026-01-20T03:21:00Z">
              <w:r w:rsidRPr="005B6842">
                <w:rPr>
                  <w:rFonts w:ascii="Times New Roman" w:eastAsia="ＭＳ 明朝" w:hAnsi="Times New Roman" w:cs="Times New Roman"/>
                  <w:rPrChange w:id="13884" w:author="Masato YOSHIKAWA" w:date="2026-01-20T12:23:00Z" w16du:dateUtc="2026-01-20T03:23:00Z">
                    <w:rPr>
                      <w:rFonts w:ascii="ＭＳ 明朝" w:eastAsia="ＭＳ 明朝" w:hAnsi="ＭＳ 明朝"/>
                    </w:rPr>
                  </w:rPrChange>
                </w:rPr>
                <w:t>morning room</w:t>
              </w:r>
            </w:moveTo>
          </w:p>
        </w:tc>
        <w:tc>
          <w:tcPr>
            <w:tcW w:w="779" w:type="pct"/>
          </w:tcPr>
          <w:p w14:paraId="37A8E278" w14:textId="77777777" w:rsidR="005B6842" w:rsidRPr="005B6842" w:rsidRDefault="005B6842" w:rsidP="00C45809">
            <w:pPr>
              <w:pStyle w:val="af8"/>
              <w:rPr>
                <w:moveTo w:id="13885" w:author="Masato YOSHIKAWA" w:date="2026-01-20T12:21:00Z" w16du:dateUtc="2026-01-20T03:21:00Z"/>
                <w:rFonts w:ascii="Times New Roman" w:eastAsia="ＭＳ 明朝" w:hAnsi="Times New Roman" w:cs="Times New Roman"/>
                <w:rPrChange w:id="13886" w:author="Masato YOSHIKAWA" w:date="2026-01-20T12:23:00Z" w16du:dateUtc="2026-01-20T03:23:00Z">
                  <w:rPr>
                    <w:moveTo w:id="13887" w:author="Masato YOSHIKAWA" w:date="2026-01-20T12:21:00Z" w16du:dateUtc="2026-01-20T03:21:00Z"/>
                    <w:rFonts w:ascii="ＭＳ 明朝" w:eastAsia="ＭＳ 明朝" w:hAnsi="ＭＳ 明朝"/>
                  </w:rPr>
                </w:rPrChange>
              </w:rPr>
            </w:pPr>
            <w:moveTo w:id="13888" w:author="Masato YOSHIKAWA" w:date="2026-01-20T12:21:00Z" w16du:dateUtc="2026-01-20T03:21:00Z">
              <w:r w:rsidRPr="005B6842">
                <w:rPr>
                  <w:rFonts w:ascii="Times New Roman" w:eastAsia="ＭＳ 明朝" w:hAnsi="Times New Roman" w:cs="Times New Roman"/>
                  <w:rPrChange w:id="13889" w:author="Masato YOSHIKAWA" w:date="2026-01-20T12:23:00Z" w16du:dateUtc="2026-01-20T03:23:00Z">
                    <w:rPr>
                      <w:rFonts w:ascii="ＭＳ 明朝" w:eastAsia="ＭＳ 明朝" w:hAnsi="ＭＳ 明朝"/>
                    </w:rPr>
                  </w:rPrChange>
                </w:rPr>
                <w:t>Established equivalent</w:t>
              </w:r>
            </w:moveTo>
          </w:p>
        </w:tc>
        <w:tc>
          <w:tcPr>
            <w:tcW w:w="744" w:type="pct"/>
          </w:tcPr>
          <w:p w14:paraId="6504E58A" w14:textId="77777777" w:rsidR="005B6842" w:rsidRPr="005B6842" w:rsidRDefault="005B6842" w:rsidP="00C45809">
            <w:pPr>
              <w:pStyle w:val="af8"/>
              <w:rPr>
                <w:moveTo w:id="13890" w:author="Masato YOSHIKAWA" w:date="2026-01-20T12:21:00Z" w16du:dateUtc="2026-01-20T03:21:00Z"/>
                <w:rFonts w:ascii="Times New Roman" w:eastAsia="ＭＳ 明朝" w:hAnsi="Times New Roman" w:cs="Times New Roman"/>
                <w:rPrChange w:id="13891" w:author="Masato YOSHIKAWA" w:date="2026-01-20T12:23:00Z" w16du:dateUtc="2026-01-20T03:23:00Z">
                  <w:rPr>
                    <w:moveTo w:id="13892" w:author="Masato YOSHIKAWA" w:date="2026-01-20T12:21:00Z" w16du:dateUtc="2026-01-20T03:21:00Z"/>
                    <w:rFonts w:ascii="ＭＳ 明朝" w:eastAsia="ＭＳ 明朝" w:hAnsi="ＭＳ 明朝"/>
                  </w:rPr>
                </w:rPrChange>
              </w:rPr>
            </w:pPr>
            <w:moveTo w:id="13893" w:author="Masato YOSHIKAWA" w:date="2026-01-20T12:21:00Z" w16du:dateUtc="2026-01-20T03:21:00Z">
              <w:r w:rsidRPr="005B6842">
                <w:rPr>
                  <w:rFonts w:ascii="Times New Roman" w:eastAsia="ＭＳ 明朝" w:hAnsi="Times New Roman" w:cs="Times New Roman"/>
                  <w:rPrChange w:id="13894" w:author="Masato YOSHIKAWA" w:date="2026-01-20T12:23:00Z" w16du:dateUtc="2026-01-20T03:23:00Z">
                    <w:rPr>
                      <w:rFonts w:ascii="ＭＳ 明朝" w:eastAsia="ＭＳ 明朝" w:hAnsi="ＭＳ 明朝"/>
                    </w:rPr>
                  </w:rPrChange>
                </w:rPr>
                <w:t>Minimization</w:t>
              </w:r>
            </w:moveTo>
          </w:p>
        </w:tc>
        <w:tc>
          <w:tcPr>
            <w:tcW w:w="851" w:type="pct"/>
          </w:tcPr>
          <w:p w14:paraId="07E6D812" w14:textId="77777777" w:rsidR="005B6842" w:rsidRPr="005B6842" w:rsidRDefault="005B6842" w:rsidP="00C45809">
            <w:pPr>
              <w:pStyle w:val="af8"/>
              <w:rPr>
                <w:moveTo w:id="13895" w:author="Masato YOSHIKAWA" w:date="2026-01-20T12:21:00Z" w16du:dateUtc="2026-01-20T03:21:00Z"/>
                <w:rFonts w:ascii="Times New Roman" w:eastAsia="ＭＳ 明朝" w:hAnsi="Times New Roman" w:cs="Times New Roman"/>
                <w:rPrChange w:id="13896" w:author="Masato YOSHIKAWA" w:date="2026-01-20T12:23:00Z" w16du:dateUtc="2026-01-20T03:23:00Z">
                  <w:rPr>
                    <w:moveTo w:id="13897" w:author="Masato YOSHIKAWA" w:date="2026-01-20T12:21:00Z" w16du:dateUtc="2026-01-20T03:21:00Z"/>
                    <w:rFonts w:ascii="ＭＳ 明朝" w:eastAsia="ＭＳ 明朝" w:hAnsi="ＭＳ 明朝"/>
                  </w:rPr>
                </w:rPrChange>
              </w:rPr>
            </w:pPr>
            <w:moveTo w:id="13898" w:author="Masato YOSHIKAWA" w:date="2026-01-20T12:21:00Z" w16du:dateUtc="2026-01-20T03:21:00Z">
              <w:r w:rsidRPr="005B6842">
                <w:rPr>
                  <w:rFonts w:ascii="Times New Roman" w:eastAsia="ＭＳ 明朝" w:hAnsi="Times New Roman" w:cs="Times New Roman"/>
                  <w:rPrChange w:id="13899" w:author="Masato YOSHIKAWA" w:date="2026-01-20T12:23:00Z" w16du:dateUtc="2026-01-20T03:23:00Z">
                    <w:rPr>
                      <w:rFonts w:ascii="ＭＳ 明朝" w:eastAsia="ＭＳ 明朝" w:hAnsi="ＭＳ 明朝"/>
                    </w:rPr>
                  </w:rPrChange>
                </w:rPr>
                <w:t>Established equivalent</w:t>
              </w:r>
            </w:moveTo>
          </w:p>
        </w:tc>
        <w:tc>
          <w:tcPr>
            <w:tcW w:w="831" w:type="pct"/>
          </w:tcPr>
          <w:p w14:paraId="3DFBE476" w14:textId="77777777" w:rsidR="005B6842" w:rsidRPr="005B6842" w:rsidRDefault="005B6842" w:rsidP="00C45809">
            <w:pPr>
              <w:pStyle w:val="af8"/>
              <w:rPr>
                <w:moveTo w:id="13900" w:author="Masato YOSHIKAWA" w:date="2026-01-20T12:21:00Z" w16du:dateUtc="2026-01-20T03:21:00Z"/>
                <w:rFonts w:ascii="Times New Roman" w:eastAsia="ＭＳ 明朝" w:hAnsi="Times New Roman" w:cs="Times New Roman"/>
                <w:rPrChange w:id="13901" w:author="Masato YOSHIKAWA" w:date="2026-01-20T12:23:00Z" w16du:dateUtc="2026-01-20T03:23:00Z">
                  <w:rPr>
                    <w:moveTo w:id="13902" w:author="Masato YOSHIKAWA" w:date="2026-01-20T12:21:00Z" w16du:dateUtc="2026-01-20T03:21:00Z"/>
                    <w:rFonts w:ascii="ＭＳ 明朝" w:eastAsia="ＭＳ 明朝" w:hAnsi="ＭＳ 明朝"/>
                  </w:rPr>
                </w:rPrChange>
              </w:rPr>
            </w:pPr>
            <w:moveTo w:id="13903" w:author="Masato YOSHIKAWA" w:date="2026-01-20T12:21:00Z" w16du:dateUtc="2026-01-20T03:21:00Z">
              <w:r w:rsidRPr="005B6842">
                <w:rPr>
                  <w:rFonts w:ascii="Times New Roman" w:eastAsia="ＭＳ 明朝" w:hAnsi="Times New Roman" w:cs="Times New Roman"/>
                  <w:rPrChange w:id="13904" w:author="Masato YOSHIKAWA" w:date="2026-01-20T12:23:00Z" w16du:dateUtc="2026-01-20T03:23:00Z">
                    <w:rPr>
                      <w:rFonts w:ascii="ＭＳ 明朝" w:eastAsia="ＭＳ 明朝" w:hAnsi="ＭＳ 明朝"/>
                    </w:rPr>
                  </w:rPrChange>
                </w:rPr>
                <w:t>Minimization</w:t>
              </w:r>
            </w:moveTo>
          </w:p>
        </w:tc>
      </w:tr>
      <w:tr w:rsidR="005B6842" w:rsidRPr="005B6842" w14:paraId="69353767" w14:textId="77777777" w:rsidTr="00C45809">
        <w:tc>
          <w:tcPr>
            <w:tcW w:w="582" w:type="pct"/>
          </w:tcPr>
          <w:p w14:paraId="3822649D" w14:textId="77777777" w:rsidR="005B6842" w:rsidRPr="005B6842" w:rsidRDefault="005B6842" w:rsidP="00C45809">
            <w:pPr>
              <w:pStyle w:val="af8"/>
              <w:rPr>
                <w:moveTo w:id="13905" w:author="Masato YOSHIKAWA" w:date="2026-01-20T12:21:00Z" w16du:dateUtc="2026-01-20T03:21:00Z"/>
                <w:rFonts w:ascii="Times New Roman" w:eastAsia="ＭＳ 明朝" w:hAnsi="Times New Roman" w:cs="Times New Roman"/>
                <w:rPrChange w:id="13906" w:author="Masato YOSHIKAWA" w:date="2026-01-20T12:23:00Z" w16du:dateUtc="2026-01-20T03:23:00Z">
                  <w:rPr>
                    <w:moveTo w:id="13907" w:author="Masato YOSHIKAWA" w:date="2026-01-20T12:21:00Z" w16du:dateUtc="2026-01-20T03:21:00Z"/>
                    <w:rFonts w:ascii="ＭＳ 明朝" w:eastAsia="ＭＳ 明朝" w:hAnsi="ＭＳ 明朝"/>
                  </w:rPr>
                </w:rPrChange>
              </w:rPr>
            </w:pPr>
            <w:moveTo w:id="13908" w:author="Masato YOSHIKAWA" w:date="2026-01-20T12:21:00Z" w16du:dateUtc="2026-01-20T03:21:00Z">
              <w:r w:rsidRPr="005B6842">
                <w:rPr>
                  <w:rFonts w:ascii="Times New Roman" w:eastAsia="ＭＳ 明朝" w:hAnsi="Times New Roman" w:cs="Times New Roman" w:hint="eastAsia"/>
                  <w:rPrChange w:id="13909" w:author="Masato YOSHIKAWA" w:date="2026-01-20T12:23:00Z" w16du:dateUtc="2026-01-20T03:23:00Z">
                    <w:rPr>
                      <w:rFonts w:ascii="ＭＳ 明朝" w:eastAsia="ＭＳ 明朝" w:hAnsi="ＭＳ 明朝" w:hint="eastAsia"/>
                    </w:rPr>
                  </w:rPrChange>
                </w:rPr>
                <w:t>下女</w:t>
              </w:r>
            </w:moveTo>
          </w:p>
        </w:tc>
        <w:tc>
          <w:tcPr>
            <w:tcW w:w="583" w:type="pct"/>
          </w:tcPr>
          <w:p w14:paraId="1A7AA31E" w14:textId="77777777" w:rsidR="005B6842" w:rsidRPr="005B6842" w:rsidRDefault="005B6842" w:rsidP="00C45809">
            <w:pPr>
              <w:pStyle w:val="af8"/>
              <w:rPr>
                <w:moveTo w:id="13910" w:author="Masato YOSHIKAWA" w:date="2026-01-20T12:21:00Z" w16du:dateUtc="2026-01-20T03:21:00Z"/>
                <w:rFonts w:ascii="Times New Roman" w:eastAsia="ＭＳ 明朝" w:hAnsi="Times New Roman" w:cs="Times New Roman"/>
                <w:rPrChange w:id="13911" w:author="Masato YOSHIKAWA" w:date="2026-01-20T12:23:00Z" w16du:dateUtc="2026-01-20T03:23:00Z">
                  <w:rPr>
                    <w:moveTo w:id="13912" w:author="Masato YOSHIKAWA" w:date="2026-01-20T12:21:00Z" w16du:dateUtc="2026-01-20T03:21:00Z"/>
                    <w:rFonts w:ascii="ＭＳ 明朝" w:eastAsia="ＭＳ 明朝" w:hAnsi="ＭＳ 明朝"/>
                  </w:rPr>
                </w:rPrChange>
              </w:rPr>
            </w:pPr>
            <w:moveTo w:id="13913" w:author="Masato YOSHIKAWA" w:date="2026-01-20T12:21:00Z" w16du:dateUtc="2026-01-20T03:21:00Z">
              <w:r w:rsidRPr="005B6842">
                <w:rPr>
                  <w:rFonts w:ascii="Times New Roman" w:eastAsia="ＭＳ 明朝" w:hAnsi="Times New Roman" w:cs="Times New Roman"/>
                  <w:rPrChange w:id="13914" w:author="Masato YOSHIKAWA" w:date="2026-01-20T12:23:00Z" w16du:dateUtc="2026-01-20T03:23:00Z">
                    <w:rPr>
                      <w:rFonts w:ascii="ＭＳ 明朝" w:eastAsia="ＭＳ 明朝" w:hAnsi="ＭＳ 明朝"/>
                    </w:rPr>
                  </w:rPrChange>
                </w:rPr>
                <w:t>maid</w:t>
              </w:r>
            </w:moveTo>
          </w:p>
        </w:tc>
        <w:tc>
          <w:tcPr>
            <w:tcW w:w="629" w:type="pct"/>
          </w:tcPr>
          <w:p w14:paraId="6DD085B2" w14:textId="77777777" w:rsidR="005B6842" w:rsidRPr="005B6842" w:rsidRDefault="005B6842" w:rsidP="00C45809">
            <w:pPr>
              <w:pStyle w:val="af8"/>
              <w:rPr>
                <w:moveTo w:id="13915" w:author="Masato YOSHIKAWA" w:date="2026-01-20T12:21:00Z" w16du:dateUtc="2026-01-20T03:21:00Z"/>
                <w:rFonts w:ascii="Times New Roman" w:eastAsia="ＭＳ 明朝" w:hAnsi="Times New Roman" w:cs="Times New Roman"/>
                <w:rPrChange w:id="13916" w:author="Masato YOSHIKAWA" w:date="2026-01-20T12:23:00Z" w16du:dateUtc="2026-01-20T03:23:00Z">
                  <w:rPr>
                    <w:moveTo w:id="13917" w:author="Masato YOSHIKAWA" w:date="2026-01-20T12:21:00Z" w16du:dateUtc="2026-01-20T03:21:00Z"/>
                    <w:rFonts w:ascii="ＭＳ 明朝" w:eastAsia="ＭＳ 明朝" w:hAnsi="ＭＳ 明朝"/>
                  </w:rPr>
                </w:rPrChange>
              </w:rPr>
            </w:pPr>
            <w:moveTo w:id="13918" w:author="Masato YOSHIKAWA" w:date="2026-01-20T12:21:00Z" w16du:dateUtc="2026-01-20T03:21:00Z">
              <w:r w:rsidRPr="005B6842">
                <w:rPr>
                  <w:rFonts w:ascii="Times New Roman" w:eastAsia="ＭＳ 明朝" w:hAnsi="Times New Roman" w:cs="Times New Roman"/>
                  <w:rPrChange w:id="13919" w:author="Masato YOSHIKAWA" w:date="2026-01-20T12:23:00Z" w16du:dateUtc="2026-01-20T03:23:00Z">
                    <w:rPr>
                      <w:rFonts w:ascii="ＭＳ 明朝" w:eastAsia="ＭＳ 明朝" w:hAnsi="ＭＳ 明朝"/>
                    </w:rPr>
                  </w:rPrChange>
                </w:rPr>
                <w:t>maid</w:t>
              </w:r>
            </w:moveTo>
          </w:p>
        </w:tc>
        <w:tc>
          <w:tcPr>
            <w:tcW w:w="779" w:type="pct"/>
          </w:tcPr>
          <w:p w14:paraId="73A5E8A9" w14:textId="77777777" w:rsidR="005B6842" w:rsidRPr="005B6842" w:rsidRDefault="005B6842" w:rsidP="00C45809">
            <w:pPr>
              <w:pStyle w:val="af8"/>
              <w:rPr>
                <w:moveTo w:id="13920" w:author="Masato YOSHIKAWA" w:date="2026-01-20T12:21:00Z" w16du:dateUtc="2026-01-20T03:21:00Z"/>
                <w:rFonts w:ascii="Times New Roman" w:eastAsia="ＭＳ 明朝" w:hAnsi="Times New Roman" w:cs="Times New Roman"/>
                <w:rPrChange w:id="13921" w:author="Masato YOSHIKAWA" w:date="2026-01-20T12:23:00Z" w16du:dateUtc="2026-01-20T03:23:00Z">
                  <w:rPr>
                    <w:moveTo w:id="13922" w:author="Masato YOSHIKAWA" w:date="2026-01-20T12:21:00Z" w16du:dateUtc="2026-01-20T03:21:00Z"/>
                    <w:rFonts w:ascii="ＭＳ 明朝" w:eastAsia="ＭＳ 明朝" w:hAnsi="ＭＳ 明朝"/>
                  </w:rPr>
                </w:rPrChange>
              </w:rPr>
            </w:pPr>
            <w:moveTo w:id="13923" w:author="Masato YOSHIKAWA" w:date="2026-01-20T12:21:00Z" w16du:dateUtc="2026-01-20T03:21:00Z">
              <w:r w:rsidRPr="005B6842">
                <w:rPr>
                  <w:rFonts w:ascii="Times New Roman" w:eastAsia="ＭＳ 明朝" w:hAnsi="Times New Roman" w:cs="Times New Roman"/>
                  <w:rPrChange w:id="13924" w:author="Masato YOSHIKAWA" w:date="2026-01-20T12:23:00Z" w16du:dateUtc="2026-01-20T03:23:00Z">
                    <w:rPr>
                      <w:rFonts w:ascii="ＭＳ 明朝" w:eastAsia="ＭＳ 明朝" w:hAnsi="ＭＳ 明朝"/>
                    </w:rPr>
                  </w:rPrChange>
                </w:rPr>
                <w:t>Established equivalent</w:t>
              </w:r>
            </w:moveTo>
          </w:p>
        </w:tc>
        <w:tc>
          <w:tcPr>
            <w:tcW w:w="744" w:type="pct"/>
          </w:tcPr>
          <w:p w14:paraId="3EDB83EB" w14:textId="77777777" w:rsidR="005B6842" w:rsidRPr="005B6842" w:rsidRDefault="005B6842" w:rsidP="00C45809">
            <w:pPr>
              <w:pStyle w:val="af8"/>
              <w:rPr>
                <w:moveTo w:id="13925" w:author="Masato YOSHIKAWA" w:date="2026-01-20T12:21:00Z" w16du:dateUtc="2026-01-20T03:21:00Z"/>
                <w:rFonts w:ascii="Times New Roman" w:eastAsia="ＭＳ 明朝" w:hAnsi="Times New Roman" w:cs="Times New Roman"/>
                <w:rPrChange w:id="13926" w:author="Masato YOSHIKAWA" w:date="2026-01-20T12:23:00Z" w16du:dateUtc="2026-01-20T03:23:00Z">
                  <w:rPr>
                    <w:moveTo w:id="13927" w:author="Masato YOSHIKAWA" w:date="2026-01-20T12:21:00Z" w16du:dateUtc="2026-01-20T03:21:00Z"/>
                    <w:rFonts w:ascii="ＭＳ 明朝" w:eastAsia="ＭＳ 明朝" w:hAnsi="ＭＳ 明朝"/>
                  </w:rPr>
                </w:rPrChange>
              </w:rPr>
            </w:pPr>
            <w:moveTo w:id="13928" w:author="Masato YOSHIKAWA" w:date="2026-01-20T12:21:00Z" w16du:dateUtc="2026-01-20T03:21:00Z">
              <w:r w:rsidRPr="005B6842">
                <w:rPr>
                  <w:rFonts w:ascii="Times New Roman" w:eastAsia="ＭＳ 明朝" w:hAnsi="Times New Roman" w:cs="Times New Roman"/>
                  <w:rPrChange w:id="13929" w:author="Masato YOSHIKAWA" w:date="2026-01-20T12:23:00Z" w16du:dateUtc="2026-01-20T03:23:00Z">
                    <w:rPr>
                      <w:rFonts w:ascii="ＭＳ 明朝" w:eastAsia="ＭＳ 明朝" w:hAnsi="ＭＳ 明朝"/>
                    </w:rPr>
                  </w:rPrChange>
                </w:rPr>
                <w:t>Minimization</w:t>
              </w:r>
            </w:moveTo>
          </w:p>
        </w:tc>
        <w:tc>
          <w:tcPr>
            <w:tcW w:w="851" w:type="pct"/>
          </w:tcPr>
          <w:p w14:paraId="0660B733" w14:textId="77777777" w:rsidR="005B6842" w:rsidRPr="005B6842" w:rsidRDefault="005B6842" w:rsidP="00C45809">
            <w:pPr>
              <w:pStyle w:val="af8"/>
              <w:rPr>
                <w:moveTo w:id="13930" w:author="Masato YOSHIKAWA" w:date="2026-01-20T12:21:00Z" w16du:dateUtc="2026-01-20T03:21:00Z"/>
                <w:rFonts w:ascii="Times New Roman" w:eastAsia="ＭＳ 明朝" w:hAnsi="Times New Roman" w:cs="Times New Roman"/>
                <w:rPrChange w:id="13931" w:author="Masato YOSHIKAWA" w:date="2026-01-20T12:23:00Z" w16du:dateUtc="2026-01-20T03:23:00Z">
                  <w:rPr>
                    <w:moveTo w:id="13932" w:author="Masato YOSHIKAWA" w:date="2026-01-20T12:21:00Z" w16du:dateUtc="2026-01-20T03:21:00Z"/>
                    <w:rFonts w:ascii="ＭＳ 明朝" w:eastAsia="ＭＳ 明朝" w:hAnsi="ＭＳ 明朝"/>
                  </w:rPr>
                </w:rPrChange>
              </w:rPr>
            </w:pPr>
            <w:moveTo w:id="13933" w:author="Masato YOSHIKAWA" w:date="2026-01-20T12:21:00Z" w16du:dateUtc="2026-01-20T03:21:00Z">
              <w:r w:rsidRPr="005B6842">
                <w:rPr>
                  <w:rFonts w:ascii="Times New Roman" w:eastAsia="ＭＳ 明朝" w:hAnsi="Times New Roman" w:cs="Times New Roman"/>
                  <w:rPrChange w:id="13934" w:author="Masato YOSHIKAWA" w:date="2026-01-20T12:23:00Z" w16du:dateUtc="2026-01-20T03:23:00Z">
                    <w:rPr>
                      <w:rFonts w:ascii="ＭＳ 明朝" w:eastAsia="ＭＳ 明朝" w:hAnsi="ＭＳ 明朝"/>
                    </w:rPr>
                  </w:rPrChange>
                </w:rPr>
                <w:t>Established equivalent</w:t>
              </w:r>
            </w:moveTo>
          </w:p>
        </w:tc>
        <w:tc>
          <w:tcPr>
            <w:tcW w:w="831" w:type="pct"/>
          </w:tcPr>
          <w:p w14:paraId="4760D76C" w14:textId="77777777" w:rsidR="005B6842" w:rsidRPr="005B6842" w:rsidRDefault="005B6842" w:rsidP="00C45809">
            <w:pPr>
              <w:pStyle w:val="af8"/>
              <w:rPr>
                <w:moveTo w:id="13935" w:author="Masato YOSHIKAWA" w:date="2026-01-20T12:21:00Z" w16du:dateUtc="2026-01-20T03:21:00Z"/>
                <w:rFonts w:ascii="Times New Roman" w:eastAsia="ＭＳ 明朝" w:hAnsi="Times New Roman" w:cs="Times New Roman"/>
                <w:rPrChange w:id="13936" w:author="Masato YOSHIKAWA" w:date="2026-01-20T12:23:00Z" w16du:dateUtc="2026-01-20T03:23:00Z">
                  <w:rPr>
                    <w:moveTo w:id="13937" w:author="Masato YOSHIKAWA" w:date="2026-01-20T12:21:00Z" w16du:dateUtc="2026-01-20T03:21:00Z"/>
                    <w:rFonts w:ascii="ＭＳ 明朝" w:eastAsia="ＭＳ 明朝" w:hAnsi="ＭＳ 明朝"/>
                  </w:rPr>
                </w:rPrChange>
              </w:rPr>
            </w:pPr>
            <w:moveTo w:id="13938" w:author="Masato YOSHIKAWA" w:date="2026-01-20T12:21:00Z" w16du:dateUtc="2026-01-20T03:21:00Z">
              <w:r w:rsidRPr="005B6842">
                <w:rPr>
                  <w:rFonts w:ascii="Times New Roman" w:eastAsia="ＭＳ 明朝" w:hAnsi="Times New Roman" w:cs="Times New Roman"/>
                  <w:rPrChange w:id="13939" w:author="Masato YOSHIKAWA" w:date="2026-01-20T12:23:00Z" w16du:dateUtc="2026-01-20T03:23:00Z">
                    <w:rPr>
                      <w:rFonts w:ascii="ＭＳ 明朝" w:eastAsia="ＭＳ 明朝" w:hAnsi="ＭＳ 明朝"/>
                    </w:rPr>
                  </w:rPrChange>
                </w:rPr>
                <w:t>Minimization</w:t>
              </w:r>
            </w:moveTo>
          </w:p>
        </w:tc>
      </w:tr>
      <w:tr w:rsidR="005B6842" w:rsidRPr="005B6842" w14:paraId="54211436" w14:textId="77777777" w:rsidTr="00C45809">
        <w:tc>
          <w:tcPr>
            <w:tcW w:w="582" w:type="pct"/>
          </w:tcPr>
          <w:p w14:paraId="399B5D35" w14:textId="77777777" w:rsidR="005B6842" w:rsidRPr="005B6842" w:rsidRDefault="005B6842" w:rsidP="00C45809">
            <w:pPr>
              <w:pStyle w:val="af8"/>
              <w:rPr>
                <w:moveTo w:id="13940" w:author="Masato YOSHIKAWA" w:date="2026-01-20T12:21:00Z" w16du:dateUtc="2026-01-20T03:21:00Z"/>
                <w:rFonts w:ascii="Times New Roman" w:eastAsia="ＭＳ 明朝" w:hAnsi="Times New Roman" w:cs="Times New Roman"/>
                <w:rPrChange w:id="13941" w:author="Masato YOSHIKAWA" w:date="2026-01-20T12:23:00Z" w16du:dateUtc="2026-01-20T03:23:00Z">
                  <w:rPr>
                    <w:moveTo w:id="13942" w:author="Masato YOSHIKAWA" w:date="2026-01-20T12:21:00Z" w16du:dateUtc="2026-01-20T03:21:00Z"/>
                    <w:rFonts w:ascii="ＭＳ 明朝" w:eastAsia="ＭＳ 明朝" w:hAnsi="ＭＳ 明朝"/>
                  </w:rPr>
                </w:rPrChange>
              </w:rPr>
            </w:pPr>
            <w:moveTo w:id="13943" w:author="Masato YOSHIKAWA" w:date="2026-01-20T12:21:00Z" w16du:dateUtc="2026-01-20T03:21:00Z">
              <w:r w:rsidRPr="005B6842">
                <w:rPr>
                  <w:rFonts w:ascii="Times New Roman" w:eastAsia="ＭＳ 明朝" w:hAnsi="Times New Roman" w:cs="Times New Roman" w:hint="eastAsia"/>
                  <w:rPrChange w:id="13944" w:author="Masato YOSHIKAWA" w:date="2026-01-20T12:23:00Z" w16du:dateUtc="2026-01-20T03:23:00Z">
                    <w:rPr>
                      <w:rFonts w:ascii="ＭＳ 明朝" w:eastAsia="ＭＳ 明朝" w:hAnsi="ＭＳ 明朝" w:hint="eastAsia"/>
                    </w:rPr>
                  </w:rPrChange>
                </w:rPr>
                <w:t>鹿爪らしく</w:t>
              </w:r>
            </w:moveTo>
          </w:p>
        </w:tc>
        <w:tc>
          <w:tcPr>
            <w:tcW w:w="583" w:type="pct"/>
          </w:tcPr>
          <w:p w14:paraId="18539E96" w14:textId="77777777" w:rsidR="005B6842" w:rsidRPr="005B6842" w:rsidRDefault="005B6842" w:rsidP="00C45809">
            <w:pPr>
              <w:pStyle w:val="af8"/>
              <w:rPr>
                <w:moveTo w:id="13945" w:author="Masato YOSHIKAWA" w:date="2026-01-20T12:21:00Z" w16du:dateUtc="2026-01-20T03:21:00Z"/>
                <w:rFonts w:ascii="Times New Roman" w:eastAsia="ＭＳ 明朝" w:hAnsi="Times New Roman" w:cs="Times New Roman"/>
                <w:rPrChange w:id="13946" w:author="Masato YOSHIKAWA" w:date="2026-01-20T12:23:00Z" w16du:dateUtc="2026-01-20T03:23:00Z">
                  <w:rPr>
                    <w:moveTo w:id="13947" w:author="Masato YOSHIKAWA" w:date="2026-01-20T12:21:00Z" w16du:dateUtc="2026-01-20T03:21:00Z"/>
                    <w:rFonts w:ascii="ＭＳ 明朝" w:eastAsia="ＭＳ 明朝" w:hAnsi="ＭＳ 明朝"/>
                  </w:rPr>
                </w:rPrChange>
              </w:rPr>
            </w:pPr>
            <w:moveTo w:id="13948" w:author="Masato YOSHIKAWA" w:date="2026-01-20T12:21:00Z" w16du:dateUtc="2026-01-20T03:21:00Z">
              <w:r w:rsidRPr="005B6842">
                <w:rPr>
                  <w:rFonts w:ascii="Times New Roman" w:eastAsia="ＭＳ 明朝" w:hAnsi="Times New Roman" w:cs="Times New Roman"/>
                  <w:rPrChange w:id="13949" w:author="Masato YOSHIKAWA" w:date="2026-01-20T12:23:00Z" w16du:dateUtc="2026-01-20T03:23:00Z">
                    <w:rPr>
                      <w:rFonts w:ascii="ＭＳ 明朝" w:eastAsia="ＭＳ 明朝" w:hAnsi="ＭＳ 明朝"/>
                    </w:rPr>
                  </w:rPrChange>
                </w:rPr>
                <w:t>formally</w:t>
              </w:r>
            </w:moveTo>
          </w:p>
        </w:tc>
        <w:tc>
          <w:tcPr>
            <w:tcW w:w="629" w:type="pct"/>
          </w:tcPr>
          <w:p w14:paraId="5AF79C49" w14:textId="77777777" w:rsidR="005B6842" w:rsidRPr="005B6842" w:rsidRDefault="005B6842" w:rsidP="00C45809">
            <w:pPr>
              <w:pStyle w:val="af8"/>
              <w:rPr>
                <w:moveTo w:id="13950" w:author="Masato YOSHIKAWA" w:date="2026-01-20T12:21:00Z" w16du:dateUtc="2026-01-20T03:21:00Z"/>
                <w:rFonts w:ascii="Times New Roman" w:eastAsia="ＭＳ 明朝" w:hAnsi="Times New Roman" w:cs="Times New Roman"/>
                <w:rPrChange w:id="13951" w:author="Masato YOSHIKAWA" w:date="2026-01-20T12:23:00Z" w16du:dateUtc="2026-01-20T03:23:00Z">
                  <w:rPr>
                    <w:moveTo w:id="13952" w:author="Masato YOSHIKAWA" w:date="2026-01-20T12:21:00Z" w16du:dateUtc="2026-01-20T03:21:00Z"/>
                    <w:rFonts w:ascii="ＭＳ 明朝" w:eastAsia="ＭＳ 明朝" w:hAnsi="ＭＳ 明朝"/>
                  </w:rPr>
                </w:rPrChange>
              </w:rPr>
            </w:pPr>
            <w:moveTo w:id="13953" w:author="Masato YOSHIKAWA" w:date="2026-01-20T12:21:00Z" w16du:dateUtc="2026-01-20T03:21:00Z">
              <w:r w:rsidRPr="005B6842">
                <w:rPr>
                  <w:rFonts w:ascii="Times New Roman" w:eastAsia="ＭＳ 明朝" w:hAnsi="Times New Roman" w:cs="Times New Roman"/>
                  <w:rPrChange w:id="13954" w:author="Masato YOSHIKAWA" w:date="2026-01-20T12:23:00Z" w16du:dateUtc="2026-01-20T03:23:00Z">
                    <w:rPr>
                      <w:rFonts w:ascii="ＭＳ 明朝" w:eastAsia="ＭＳ 明朝" w:hAnsi="ＭＳ 明朝"/>
                    </w:rPr>
                  </w:rPrChange>
                </w:rPr>
                <w:t>stiff and serious</w:t>
              </w:r>
            </w:moveTo>
          </w:p>
        </w:tc>
        <w:tc>
          <w:tcPr>
            <w:tcW w:w="779" w:type="pct"/>
          </w:tcPr>
          <w:p w14:paraId="68337469" w14:textId="77777777" w:rsidR="005B6842" w:rsidRPr="005B6842" w:rsidRDefault="005B6842" w:rsidP="00C45809">
            <w:pPr>
              <w:pStyle w:val="af8"/>
              <w:rPr>
                <w:moveTo w:id="13955" w:author="Masato YOSHIKAWA" w:date="2026-01-20T12:21:00Z" w16du:dateUtc="2026-01-20T03:21:00Z"/>
                <w:rFonts w:ascii="Times New Roman" w:eastAsia="ＭＳ 明朝" w:hAnsi="Times New Roman" w:cs="Times New Roman"/>
                <w:rPrChange w:id="13956" w:author="Masato YOSHIKAWA" w:date="2026-01-20T12:23:00Z" w16du:dateUtc="2026-01-20T03:23:00Z">
                  <w:rPr>
                    <w:moveTo w:id="13957" w:author="Masato YOSHIKAWA" w:date="2026-01-20T12:21:00Z" w16du:dateUtc="2026-01-20T03:21:00Z"/>
                    <w:rFonts w:ascii="ＭＳ 明朝" w:eastAsia="ＭＳ 明朝" w:hAnsi="ＭＳ 明朝"/>
                  </w:rPr>
                </w:rPrChange>
              </w:rPr>
            </w:pPr>
            <w:moveTo w:id="13958" w:author="Masato YOSHIKAWA" w:date="2026-01-20T12:21:00Z" w16du:dateUtc="2026-01-20T03:21:00Z">
              <w:r w:rsidRPr="005B6842">
                <w:rPr>
                  <w:rFonts w:ascii="Times New Roman" w:eastAsia="ＭＳ 明朝" w:hAnsi="Times New Roman" w:cs="Times New Roman"/>
                  <w:rPrChange w:id="13959" w:author="Masato YOSHIKAWA" w:date="2026-01-20T12:23:00Z" w16du:dateUtc="2026-01-20T03:23:00Z">
                    <w:rPr>
                      <w:rFonts w:ascii="ＭＳ 明朝" w:eastAsia="ＭＳ 明朝" w:hAnsi="ＭＳ 明朝"/>
                    </w:rPr>
                  </w:rPrChange>
                </w:rPr>
                <w:t>Established equivalent</w:t>
              </w:r>
            </w:moveTo>
          </w:p>
        </w:tc>
        <w:tc>
          <w:tcPr>
            <w:tcW w:w="744" w:type="pct"/>
          </w:tcPr>
          <w:p w14:paraId="1905BC75" w14:textId="77777777" w:rsidR="005B6842" w:rsidRPr="005B6842" w:rsidRDefault="005B6842" w:rsidP="00C45809">
            <w:pPr>
              <w:pStyle w:val="af8"/>
              <w:rPr>
                <w:moveTo w:id="13960" w:author="Masato YOSHIKAWA" w:date="2026-01-20T12:21:00Z" w16du:dateUtc="2026-01-20T03:21:00Z"/>
                <w:rFonts w:ascii="Times New Roman" w:eastAsia="ＭＳ 明朝" w:hAnsi="Times New Roman" w:cs="Times New Roman"/>
                <w:rPrChange w:id="13961" w:author="Masato YOSHIKAWA" w:date="2026-01-20T12:23:00Z" w16du:dateUtc="2026-01-20T03:23:00Z">
                  <w:rPr>
                    <w:moveTo w:id="13962" w:author="Masato YOSHIKAWA" w:date="2026-01-20T12:21:00Z" w16du:dateUtc="2026-01-20T03:21:00Z"/>
                    <w:rFonts w:ascii="ＭＳ 明朝" w:eastAsia="ＭＳ 明朝" w:hAnsi="ＭＳ 明朝"/>
                  </w:rPr>
                </w:rPrChange>
              </w:rPr>
            </w:pPr>
            <w:moveTo w:id="13963" w:author="Masato YOSHIKAWA" w:date="2026-01-20T12:21:00Z" w16du:dateUtc="2026-01-20T03:21:00Z">
              <w:r w:rsidRPr="005B6842">
                <w:rPr>
                  <w:rFonts w:ascii="Times New Roman" w:eastAsia="ＭＳ 明朝" w:hAnsi="Times New Roman" w:cs="Times New Roman"/>
                  <w:rPrChange w:id="13964" w:author="Masato YOSHIKAWA" w:date="2026-01-20T12:23:00Z" w16du:dateUtc="2026-01-20T03:23:00Z">
                    <w:rPr>
                      <w:rFonts w:ascii="ＭＳ 明朝" w:eastAsia="ＭＳ 明朝" w:hAnsi="ＭＳ 明朝"/>
                    </w:rPr>
                  </w:rPrChange>
                </w:rPr>
                <w:t>Minimization</w:t>
              </w:r>
            </w:moveTo>
          </w:p>
        </w:tc>
        <w:tc>
          <w:tcPr>
            <w:tcW w:w="851" w:type="pct"/>
          </w:tcPr>
          <w:p w14:paraId="0C1BA5F4" w14:textId="77777777" w:rsidR="005B6842" w:rsidRPr="005B6842" w:rsidRDefault="005B6842" w:rsidP="00C45809">
            <w:pPr>
              <w:pStyle w:val="af8"/>
              <w:rPr>
                <w:moveTo w:id="13965" w:author="Masato YOSHIKAWA" w:date="2026-01-20T12:21:00Z" w16du:dateUtc="2026-01-20T03:21:00Z"/>
                <w:rFonts w:ascii="Times New Roman" w:eastAsia="ＭＳ 明朝" w:hAnsi="Times New Roman" w:cs="Times New Roman"/>
                <w:rPrChange w:id="13966" w:author="Masato YOSHIKAWA" w:date="2026-01-20T12:23:00Z" w16du:dateUtc="2026-01-20T03:23:00Z">
                  <w:rPr>
                    <w:moveTo w:id="13967" w:author="Masato YOSHIKAWA" w:date="2026-01-20T12:21:00Z" w16du:dateUtc="2026-01-20T03:21:00Z"/>
                    <w:rFonts w:ascii="ＭＳ 明朝" w:eastAsia="ＭＳ 明朝" w:hAnsi="ＭＳ 明朝"/>
                  </w:rPr>
                </w:rPrChange>
              </w:rPr>
            </w:pPr>
            <w:moveTo w:id="13968" w:author="Masato YOSHIKAWA" w:date="2026-01-20T12:21:00Z" w16du:dateUtc="2026-01-20T03:21:00Z">
              <w:r w:rsidRPr="005B6842">
                <w:rPr>
                  <w:rFonts w:ascii="Times New Roman" w:eastAsia="ＭＳ 明朝" w:hAnsi="Times New Roman" w:cs="Times New Roman"/>
                  <w:rPrChange w:id="13969" w:author="Masato YOSHIKAWA" w:date="2026-01-20T12:23:00Z" w16du:dateUtc="2026-01-20T03:23:00Z">
                    <w:rPr>
                      <w:rFonts w:ascii="ＭＳ 明朝" w:eastAsia="ＭＳ 明朝" w:hAnsi="ＭＳ 明朝"/>
                    </w:rPr>
                  </w:rPrChange>
                </w:rPr>
                <w:t>Established equivalent</w:t>
              </w:r>
            </w:moveTo>
          </w:p>
        </w:tc>
        <w:tc>
          <w:tcPr>
            <w:tcW w:w="831" w:type="pct"/>
          </w:tcPr>
          <w:p w14:paraId="1BBA4621" w14:textId="77777777" w:rsidR="005B6842" w:rsidRPr="005B6842" w:rsidRDefault="005B6842" w:rsidP="00C45809">
            <w:pPr>
              <w:pStyle w:val="af8"/>
              <w:rPr>
                <w:moveTo w:id="13970" w:author="Masato YOSHIKAWA" w:date="2026-01-20T12:21:00Z" w16du:dateUtc="2026-01-20T03:21:00Z"/>
                <w:rFonts w:ascii="Times New Roman" w:eastAsia="ＭＳ 明朝" w:hAnsi="Times New Roman" w:cs="Times New Roman"/>
                <w:rPrChange w:id="13971" w:author="Masato YOSHIKAWA" w:date="2026-01-20T12:23:00Z" w16du:dateUtc="2026-01-20T03:23:00Z">
                  <w:rPr>
                    <w:moveTo w:id="13972" w:author="Masato YOSHIKAWA" w:date="2026-01-20T12:21:00Z" w16du:dateUtc="2026-01-20T03:21:00Z"/>
                    <w:rFonts w:ascii="ＭＳ 明朝" w:eastAsia="ＭＳ 明朝" w:hAnsi="ＭＳ 明朝"/>
                  </w:rPr>
                </w:rPrChange>
              </w:rPr>
            </w:pPr>
            <w:moveTo w:id="13973" w:author="Masato YOSHIKAWA" w:date="2026-01-20T12:21:00Z" w16du:dateUtc="2026-01-20T03:21:00Z">
              <w:r w:rsidRPr="005B6842">
                <w:rPr>
                  <w:rFonts w:ascii="Times New Roman" w:eastAsia="ＭＳ 明朝" w:hAnsi="Times New Roman" w:cs="Times New Roman"/>
                  <w:rPrChange w:id="13974" w:author="Masato YOSHIKAWA" w:date="2026-01-20T12:23:00Z" w16du:dateUtc="2026-01-20T03:23:00Z">
                    <w:rPr>
                      <w:rFonts w:ascii="ＭＳ 明朝" w:eastAsia="ＭＳ 明朝" w:hAnsi="ＭＳ 明朝"/>
                    </w:rPr>
                  </w:rPrChange>
                </w:rPr>
                <w:t>Minimization</w:t>
              </w:r>
            </w:moveTo>
          </w:p>
        </w:tc>
      </w:tr>
      <w:tr w:rsidR="005B6842" w:rsidRPr="005B6842" w14:paraId="6D8612FA" w14:textId="77777777" w:rsidTr="00C45809">
        <w:tc>
          <w:tcPr>
            <w:tcW w:w="582" w:type="pct"/>
          </w:tcPr>
          <w:p w14:paraId="14114C9D" w14:textId="77777777" w:rsidR="005B6842" w:rsidRPr="005B6842" w:rsidRDefault="005B6842" w:rsidP="00C45809">
            <w:pPr>
              <w:pStyle w:val="af8"/>
              <w:rPr>
                <w:moveTo w:id="13975" w:author="Masato YOSHIKAWA" w:date="2026-01-20T12:21:00Z" w16du:dateUtc="2026-01-20T03:21:00Z"/>
                <w:rFonts w:ascii="Times New Roman" w:eastAsia="ＭＳ 明朝" w:hAnsi="Times New Roman" w:cs="Times New Roman"/>
                <w:rPrChange w:id="13976" w:author="Masato YOSHIKAWA" w:date="2026-01-20T12:23:00Z" w16du:dateUtc="2026-01-20T03:23:00Z">
                  <w:rPr>
                    <w:moveTo w:id="13977" w:author="Masato YOSHIKAWA" w:date="2026-01-20T12:21:00Z" w16du:dateUtc="2026-01-20T03:21:00Z"/>
                    <w:rFonts w:ascii="ＭＳ 明朝" w:eastAsia="ＭＳ 明朝" w:hAnsi="ＭＳ 明朝"/>
                  </w:rPr>
                </w:rPrChange>
              </w:rPr>
            </w:pPr>
            <w:moveTo w:id="13978" w:author="Masato YOSHIKAWA" w:date="2026-01-20T12:21:00Z" w16du:dateUtc="2026-01-20T03:21:00Z">
              <w:r w:rsidRPr="005B6842">
                <w:rPr>
                  <w:rFonts w:ascii="Times New Roman" w:eastAsia="ＭＳ 明朝" w:hAnsi="Times New Roman" w:cs="Times New Roman" w:hint="eastAsia"/>
                  <w:rPrChange w:id="13979" w:author="Masato YOSHIKAWA" w:date="2026-01-20T12:23:00Z" w16du:dateUtc="2026-01-20T03:23:00Z">
                    <w:rPr>
                      <w:rFonts w:ascii="ＭＳ 明朝" w:eastAsia="ＭＳ 明朝" w:hAnsi="ＭＳ 明朝" w:hint="eastAsia"/>
                    </w:rPr>
                  </w:rPrChange>
                </w:rPr>
                <w:t>長火鉢</w:t>
              </w:r>
            </w:moveTo>
          </w:p>
        </w:tc>
        <w:tc>
          <w:tcPr>
            <w:tcW w:w="583" w:type="pct"/>
          </w:tcPr>
          <w:p w14:paraId="76B4D336" w14:textId="77777777" w:rsidR="005B6842" w:rsidRPr="005B6842" w:rsidRDefault="005B6842" w:rsidP="00C45809">
            <w:pPr>
              <w:pStyle w:val="af8"/>
              <w:rPr>
                <w:moveTo w:id="13980" w:author="Masato YOSHIKAWA" w:date="2026-01-20T12:21:00Z" w16du:dateUtc="2026-01-20T03:21:00Z"/>
                <w:rFonts w:ascii="Times New Roman" w:eastAsia="ＭＳ 明朝" w:hAnsi="Times New Roman" w:cs="Times New Roman"/>
                <w:rPrChange w:id="13981" w:author="Masato YOSHIKAWA" w:date="2026-01-20T12:23:00Z" w16du:dateUtc="2026-01-20T03:23:00Z">
                  <w:rPr>
                    <w:moveTo w:id="13982" w:author="Masato YOSHIKAWA" w:date="2026-01-20T12:21:00Z" w16du:dateUtc="2026-01-20T03:21:00Z"/>
                    <w:rFonts w:ascii="ＭＳ 明朝" w:eastAsia="ＭＳ 明朝" w:hAnsi="ＭＳ 明朝"/>
                  </w:rPr>
                </w:rPrChange>
              </w:rPr>
            </w:pPr>
            <w:moveTo w:id="13983" w:author="Masato YOSHIKAWA" w:date="2026-01-20T12:21:00Z" w16du:dateUtc="2026-01-20T03:21:00Z">
              <w:r w:rsidRPr="005B6842">
                <w:rPr>
                  <w:rFonts w:ascii="Times New Roman" w:eastAsia="ＭＳ 明朝" w:hAnsi="Times New Roman" w:cs="Times New Roman"/>
                  <w:rPrChange w:id="13984" w:author="Masato YOSHIKAWA" w:date="2026-01-20T12:23:00Z" w16du:dateUtc="2026-01-20T03:23:00Z">
                    <w:rPr>
                      <w:rFonts w:ascii="ＭＳ 明朝" w:eastAsia="ＭＳ 明朝" w:hAnsi="ＭＳ 明朝"/>
                    </w:rPr>
                  </w:rPrChange>
                </w:rPr>
                <w:t>oblong brazier</w:t>
              </w:r>
            </w:moveTo>
          </w:p>
        </w:tc>
        <w:tc>
          <w:tcPr>
            <w:tcW w:w="629" w:type="pct"/>
          </w:tcPr>
          <w:p w14:paraId="1217B6F5" w14:textId="77777777" w:rsidR="005B6842" w:rsidRPr="005B6842" w:rsidRDefault="005B6842" w:rsidP="00C45809">
            <w:pPr>
              <w:pStyle w:val="af8"/>
              <w:rPr>
                <w:moveTo w:id="13985" w:author="Masato YOSHIKAWA" w:date="2026-01-20T12:21:00Z" w16du:dateUtc="2026-01-20T03:21:00Z"/>
                <w:rFonts w:ascii="Times New Roman" w:eastAsia="ＭＳ 明朝" w:hAnsi="Times New Roman" w:cs="Times New Roman"/>
                <w:rPrChange w:id="13986" w:author="Masato YOSHIKAWA" w:date="2026-01-20T12:23:00Z" w16du:dateUtc="2026-01-20T03:23:00Z">
                  <w:rPr>
                    <w:moveTo w:id="13987" w:author="Masato YOSHIKAWA" w:date="2026-01-20T12:21:00Z" w16du:dateUtc="2026-01-20T03:21:00Z"/>
                    <w:rFonts w:ascii="ＭＳ 明朝" w:eastAsia="ＭＳ 明朝" w:hAnsi="ＭＳ 明朝"/>
                  </w:rPr>
                </w:rPrChange>
              </w:rPr>
            </w:pPr>
            <w:moveTo w:id="13988" w:author="Masato YOSHIKAWA" w:date="2026-01-20T12:21:00Z" w16du:dateUtc="2026-01-20T03:21:00Z">
              <w:r w:rsidRPr="005B6842">
                <w:rPr>
                  <w:rFonts w:ascii="Times New Roman" w:eastAsia="ＭＳ 明朝" w:hAnsi="Times New Roman" w:cs="Times New Roman"/>
                  <w:rPrChange w:id="13989" w:author="Masato YOSHIKAWA" w:date="2026-01-20T12:23:00Z" w16du:dateUtc="2026-01-20T03:23:00Z">
                    <w:rPr>
                      <w:rFonts w:ascii="ＭＳ 明朝" w:eastAsia="ＭＳ 明朝" w:hAnsi="ＭＳ 明朝"/>
                    </w:rPr>
                  </w:rPrChange>
                </w:rPr>
                <w:t>long brazier</w:t>
              </w:r>
            </w:moveTo>
          </w:p>
        </w:tc>
        <w:tc>
          <w:tcPr>
            <w:tcW w:w="779" w:type="pct"/>
          </w:tcPr>
          <w:p w14:paraId="32D27DB1" w14:textId="77777777" w:rsidR="005B6842" w:rsidRPr="005B6842" w:rsidRDefault="005B6842" w:rsidP="00C45809">
            <w:pPr>
              <w:pStyle w:val="af8"/>
              <w:rPr>
                <w:moveTo w:id="13990" w:author="Masato YOSHIKAWA" w:date="2026-01-20T12:21:00Z" w16du:dateUtc="2026-01-20T03:21:00Z"/>
                <w:rFonts w:ascii="Times New Roman" w:eastAsia="ＭＳ 明朝" w:hAnsi="Times New Roman" w:cs="Times New Roman"/>
                <w:rPrChange w:id="13991" w:author="Masato YOSHIKAWA" w:date="2026-01-20T12:23:00Z" w16du:dateUtc="2026-01-20T03:23:00Z">
                  <w:rPr>
                    <w:moveTo w:id="13992" w:author="Masato YOSHIKAWA" w:date="2026-01-20T12:21:00Z" w16du:dateUtc="2026-01-20T03:21:00Z"/>
                    <w:rFonts w:ascii="ＭＳ 明朝" w:eastAsia="ＭＳ 明朝" w:hAnsi="ＭＳ 明朝"/>
                  </w:rPr>
                </w:rPrChange>
              </w:rPr>
            </w:pPr>
            <w:moveTo w:id="13993" w:author="Masato YOSHIKAWA" w:date="2026-01-20T12:21:00Z" w16du:dateUtc="2026-01-20T03:21:00Z">
              <w:r w:rsidRPr="005B6842">
                <w:rPr>
                  <w:rFonts w:ascii="Times New Roman" w:eastAsia="ＭＳ 明朝" w:hAnsi="Times New Roman" w:cs="Times New Roman"/>
                  <w:rPrChange w:id="13994" w:author="Masato YOSHIKAWA" w:date="2026-01-20T12:23:00Z" w16du:dateUtc="2026-01-20T03:23:00Z">
                    <w:rPr>
                      <w:rFonts w:ascii="ＭＳ 明朝" w:eastAsia="ＭＳ 明朝" w:hAnsi="ＭＳ 明朝"/>
                    </w:rPr>
                  </w:rPrChange>
                </w:rPr>
                <w:t>Established equivalent</w:t>
              </w:r>
            </w:moveTo>
          </w:p>
        </w:tc>
        <w:tc>
          <w:tcPr>
            <w:tcW w:w="744" w:type="pct"/>
          </w:tcPr>
          <w:p w14:paraId="502CBAFA" w14:textId="77777777" w:rsidR="005B6842" w:rsidRPr="005B6842" w:rsidRDefault="005B6842" w:rsidP="00C45809">
            <w:pPr>
              <w:pStyle w:val="af8"/>
              <w:rPr>
                <w:moveTo w:id="13995" w:author="Masato YOSHIKAWA" w:date="2026-01-20T12:21:00Z" w16du:dateUtc="2026-01-20T03:21:00Z"/>
                <w:rFonts w:ascii="Times New Roman" w:eastAsia="ＭＳ 明朝" w:hAnsi="Times New Roman" w:cs="Times New Roman"/>
                <w:rPrChange w:id="13996" w:author="Masato YOSHIKAWA" w:date="2026-01-20T12:23:00Z" w16du:dateUtc="2026-01-20T03:23:00Z">
                  <w:rPr>
                    <w:moveTo w:id="13997" w:author="Masato YOSHIKAWA" w:date="2026-01-20T12:21:00Z" w16du:dateUtc="2026-01-20T03:21:00Z"/>
                    <w:rFonts w:ascii="ＭＳ 明朝" w:eastAsia="ＭＳ 明朝" w:hAnsi="ＭＳ 明朝"/>
                  </w:rPr>
                </w:rPrChange>
              </w:rPr>
            </w:pPr>
            <w:moveTo w:id="13998" w:author="Masato YOSHIKAWA" w:date="2026-01-20T12:21:00Z" w16du:dateUtc="2026-01-20T03:21:00Z">
              <w:r w:rsidRPr="005B6842">
                <w:rPr>
                  <w:rFonts w:ascii="Times New Roman" w:eastAsia="ＭＳ 明朝" w:hAnsi="Times New Roman" w:cs="Times New Roman"/>
                  <w:rPrChange w:id="13999" w:author="Masato YOSHIKAWA" w:date="2026-01-20T12:23:00Z" w16du:dateUtc="2026-01-20T03:23:00Z">
                    <w:rPr>
                      <w:rFonts w:ascii="ＭＳ 明朝" w:eastAsia="ＭＳ 明朝" w:hAnsi="ＭＳ 明朝"/>
                    </w:rPr>
                  </w:rPrChange>
                </w:rPr>
                <w:t>Minimization</w:t>
              </w:r>
            </w:moveTo>
          </w:p>
        </w:tc>
        <w:tc>
          <w:tcPr>
            <w:tcW w:w="851" w:type="pct"/>
          </w:tcPr>
          <w:p w14:paraId="5F0DF431" w14:textId="77777777" w:rsidR="005B6842" w:rsidRPr="005B6842" w:rsidRDefault="005B6842" w:rsidP="00C45809">
            <w:pPr>
              <w:pStyle w:val="af8"/>
              <w:rPr>
                <w:moveTo w:id="14000" w:author="Masato YOSHIKAWA" w:date="2026-01-20T12:21:00Z" w16du:dateUtc="2026-01-20T03:21:00Z"/>
                <w:rFonts w:ascii="Times New Roman" w:eastAsia="ＭＳ 明朝" w:hAnsi="Times New Roman" w:cs="Times New Roman"/>
                <w:rPrChange w:id="14001" w:author="Masato YOSHIKAWA" w:date="2026-01-20T12:23:00Z" w16du:dateUtc="2026-01-20T03:23:00Z">
                  <w:rPr>
                    <w:moveTo w:id="14002" w:author="Masato YOSHIKAWA" w:date="2026-01-20T12:21:00Z" w16du:dateUtc="2026-01-20T03:21:00Z"/>
                    <w:rFonts w:ascii="ＭＳ 明朝" w:eastAsia="ＭＳ 明朝" w:hAnsi="ＭＳ 明朝"/>
                  </w:rPr>
                </w:rPrChange>
              </w:rPr>
            </w:pPr>
            <w:moveTo w:id="14003" w:author="Masato YOSHIKAWA" w:date="2026-01-20T12:21:00Z" w16du:dateUtc="2026-01-20T03:21:00Z">
              <w:r w:rsidRPr="005B6842">
                <w:rPr>
                  <w:rFonts w:ascii="Times New Roman" w:eastAsia="ＭＳ 明朝" w:hAnsi="Times New Roman" w:cs="Times New Roman"/>
                  <w:rPrChange w:id="14004" w:author="Masato YOSHIKAWA" w:date="2026-01-20T12:23:00Z" w16du:dateUtc="2026-01-20T03:23:00Z">
                    <w:rPr>
                      <w:rFonts w:ascii="ＭＳ 明朝" w:eastAsia="ＭＳ 明朝" w:hAnsi="ＭＳ 明朝"/>
                    </w:rPr>
                  </w:rPrChange>
                </w:rPr>
                <w:t>Literal translation</w:t>
              </w:r>
            </w:moveTo>
          </w:p>
        </w:tc>
        <w:tc>
          <w:tcPr>
            <w:tcW w:w="831" w:type="pct"/>
          </w:tcPr>
          <w:p w14:paraId="355DE0CE" w14:textId="77777777" w:rsidR="005B6842" w:rsidRPr="005B6842" w:rsidRDefault="005B6842" w:rsidP="00C45809">
            <w:pPr>
              <w:pStyle w:val="af8"/>
              <w:rPr>
                <w:moveTo w:id="14005" w:author="Masato YOSHIKAWA" w:date="2026-01-20T12:21:00Z" w16du:dateUtc="2026-01-20T03:21:00Z"/>
                <w:rFonts w:ascii="Times New Roman" w:eastAsia="ＭＳ 明朝" w:hAnsi="Times New Roman" w:cs="Times New Roman"/>
                <w:rPrChange w:id="14006" w:author="Masato YOSHIKAWA" w:date="2026-01-20T12:23:00Z" w16du:dateUtc="2026-01-20T03:23:00Z">
                  <w:rPr>
                    <w:moveTo w:id="14007" w:author="Masato YOSHIKAWA" w:date="2026-01-20T12:21:00Z" w16du:dateUtc="2026-01-20T03:21:00Z"/>
                    <w:rFonts w:ascii="ＭＳ 明朝" w:eastAsia="ＭＳ 明朝" w:hAnsi="ＭＳ 明朝"/>
                  </w:rPr>
                </w:rPrChange>
              </w:rPr>
            </w:pPr>
            <w:moveTo w:id="14008" w:author="Masato YOSHIKAWA" w:date="2026-01-20T12:21:00Z" w16du:dateUtc="2026-01-20T03:21:00Z">
              <w:r w:rsidRPr="005B6842">
                <w:rPr>
                  <w:rFonts w:ascii="Times New Roman" w:eastAsia="ＭＳ 明朝" w:hAnsi="Times New Roman" w:cs="Times New Roman"/>
                  <w:rPrChange w:id="14009" w:author="Masato YOSHIKAWA" w:date="2026-01-20T12:23:00Z" w16du:dateUtc="2026-01-20T03:23:00Z">
                    <w:rPr>
                      <w:rFonts w:ascii="ＭＳ 明朝" w:eastAsia="ＭＳ 明朝" w:hAnsi="ＭＳ 明朝"/>
                    </w:rPr>
                  </w:rPrChange>
                </w:rPr>
                <w:t>Minimization</w:t>
              </w:r>
            </w:moveTo>
          </w:p>
        </w:tc>
      </w:tr>
      <w:tr w:rsidR="005B6842" w:rsidRPr="005B6842" w14:paraId="35EF68C6" w14:textId="77777777" w:rsidTr="00C45809">
        <w:tc>
          <w:tcPr>
            <w:tcW w:w="582" w:type="pct"/>
          </w:tcPr>
          <w:p w14:paraId="4B930059" w14:textId="77777777" w:rsidR="005B6842" w:rsidRPr="005B6842" w:rsidRDefault="005B6842" w:rsidP="00C45809">
            <w:pPr>
              <w:pStyle w:val="af8"/>
              <w:rPr>
                <w:moveTo w:id="14010" w:author="Masato YOSHIKAWA" w:date="2026-01-20T12:21:00Z" w16du:dateUtc="2026-01-20T03:21:00Z"/>
                <w:rFonts w:ascii="Times New Roman" w:eastAsia="ＭＳ 明朝" w:hAnsi="Times New Roman" w:cs="Times New Roman"/>
                <w:rPrChange w:id="14011" w:author="Masato YOSHIKAWA" w:date="2026-01-20T12:23:00Z" w16du:dateUtc="2026-01-20T03:23:00Z">
                  <w:rPr>
                    <w:moveTo w:id="14012" w:author="Masato YOSHIKAWA" w:date="2026-01-20T12:21:00Z" w16du:dateUtc="2026-01-20T03:21:00Z"/>
                    <w:rFonts w:ascii="ＭＳ 明朝" w:eastAsia="ＭＳ 明朝" w:hAnsi="ＭＳ 明朝"/>
                  </w:rPr>
                </w:rPrChange>
              </w:rPr>
            </w:pPr>
            <w:moveTo w:id="14013" w:author="Masato YOSHIKAWA" w:date="2026-01-20T12:21:00Z" w16du:dateUtc="2026-01-20T03:21:00Z">
              <w:r w:rsidRPr="005B6842">
                <w:rPr>
                  <w:rFonts w:ascii="Times New Roman" w:eastAsia="ＭＳ 明朝" w:hAnsi="Times New Roman" w:cs="Times New Roman" w:hint="eastAsia"/>
                  <w:rPrChange w:id="14014" w:author="Masato YOSHIKAWA" w:date="2026-01-20T12:23:00Z" w16du:dateUtc="2026-01-20T03:23:00Z">
                    <w:rPr>
                      <w:rFonts w:ascii="ＭＳ 明朝" w:eastAsia="ＭＳ 明朝" w:hAnsi="ＭＳ 明朝" w:hint="eastAsia"/>
                    </w:rPr>
                  </w:rPrChange>
                </w:rPr>
                <w:t>鉄瓶</w:t>
              </w:r>
            </w:moveTo>
          </w:p>
        </w:tc>
        <w:tc>
          <w:tcPr>
            <w:tcW w:w="583" w:type="pct"/>
          </w:tcPr>
          <w:p w14:paraId="6181362A" w14:textId="77777777" w:rsidR="005B6842" w:rsidRPr="005B6842" w:rsidRDefault="005B6842" w:rsidP="00C45809">
            <w:pPr>
              <w:pStyle w:val="af8"/>
              <w:rPr>
                <w:moveTo w:id="14015" w:author="Masato YOSHIKAWA" w:date="2026-01-20T12:21:00Z" w16du:dateUtc="2026-01-20T03:21:00Z"/>
                <w:rFonts w:ascii="Times New Roman" w:eastAsia="ＭＳ 明朝" w:hAnsi="Times New Roman" w:cs="Times New Roman"/>
                <w:rPrChange w:id="14016" w:author="Masato YOSHIKAWA" w:date="2026-01-20T12:23:00Z" w16du:dateUtc="2026-01-20T03:23:00Z">
                  <w:rPr>
                    <w:moveTo w:id="14017" w:author="Masato YOSHIKAWA" w:date="2026-01-20T12:21:00Z" w16du:dateUtc="2026-01-20T03:21:00Z"/>
                    <w:rFonts w:ascii="ＭＳ 明朝" w:eastAsia="ＭＳ 明朝" w:hAnsi="ＭＳ 明朝"/>
                  </w:rPr>
                </w:rPrChange>
              </w:rPr>
            </w:pPr>
            <w:moveTo w:id="14018" w:author="Masato YOSHIKAWA" w:date="2026-01-20T12:21:00Z" w16du:dateUtc="2026-01-20T03:21:00Z">
              <w:r w:rsidRPr="005B6842">
                <w:rPr>
                  <w:rFonts w:ascii="Times New Roman" w:eastAsia="ＭＳ 明朝" w:hAnsi="Times New Roman" w:cs="Times New Roman"/>
                  <w:rPrChange w:id="14019" w:author="Masato YOSHIKAWA" w:date="2026-01-20T12:23:00Z" w16du:dateUtc="2026-01-20T03:23:00Z">
                    <w:rPr>
                      <w:rFonts w:ascii="ＭＳ 明朝" w:eastAsia="ＭＳ 明朝" w:hAnsi="ＭＳ 明朝"/>
                    </w:rPr>
                  </w:rPrChange>
                </w:rPr>
                <w:t>iron tea-kettle</w:t>
              </w:r>
            </w:moveTo>
          </w:p>
        </w:tc>
        <w:tc>
          <w:tcPr>
            <w:tcW w:w="629" w:type="pct"/>
          </w:tcPr>
          <w:p w14:paraId="3507CF50" w14:textId="77777777" w:rsidR="005B6842" w:rsidRPr="005B6842" w:rsidRDefault="005B6842" w:rsidP="00C45809">
            <w:pPr>
              <w:pStyle w:val="af8"/>
              <w:rPr>
                <w:moveTo w:id="14020" w:author="Masato YOSHIKAWA" w:date="2026-01-20T12:21:00Z" w16du:dateUtc="2026-01-20T03:21:00Z"/>
                <w:rFonts w:ascii="Times New Roman" w:eastAsia="ＭＳ 明朝" w:hAnsi="Times New Roman" w:cs="Times New Roman"/>
                <w:rPrChange w:id="14021" w:author="Masato YOSHIKAWA" w:date="2026-01-20T12:23:00Z" w16du:dateUtc="2026-01-20T03:23:00Z">
                  <w:rPr>
                    <w:moveTo w:id="14022" w:author="Masato YOSHIKAWA" w:date="2026-01-20T12:21:00Z" w16du:dateUtc="2026-01-20T03:21:00Z"/>
                    <w:rFonts w:ascii="ＭＳ 明朝" w:eastAsia="ＭＳ 明朝" w:hAnsi="ＭＳ 明朝"/>
                  </w:rPr>
                </w:rPrChange>
              </w:rPr>
            </w:pPr>
            <w:moveTo w:id="14023" w:author="Masato YOSHIKAWA" w:date="2026-01-20T12:21:00Z" w16du:dateUtc="2026-01-20T03:21:00Z">
              <w:r w:rsidRPr="005B6842">
                <w:rPr>
                  <w:rFonts w:ascii="Times New Roman" w:eastAsia="ＭＳ 明朝" w:hAnsi="Times New Roman" w:cs="Times New Roman"/>
                  <w:rPrChange w:id="14024" w:author="Masato YOSHIKAWA" w:date="2026-01-20T12:23:00Z" w16du:dateUtc="2026-01-20T03:23:00Z">
                    <w:rPr>
                      <w:rFonts w:ascii="ＭＳ 明朝" w:eastAsia="ＭＳ 明朝" w:hAnsi="ＭＳ 明朝"/>
                    </w:rPr>
                  </w:rPrChange>
                </w:rPr>
                <w:t>iron kettle</w:t>
              </w:r>
            </w:moveTo>
          </w:p>
        </w:tc>
        <w:tc>
          <w:tcPr>
            <w:tcW w:w="779" w:type="pct"/>
          </w:tcPr>
          <w:p w14:paraId="07A8F2AD" w14:textId="77777777" w:rsidR="005B6842" w:rsidRPr="005B6842" w:rsidRDefault="005B6842" w:rsidP="00C45809">
            <w:pPr>
              <w:pStyle w:val="af8"/>
              <w:rPr>
                <w:moveTo w:id="14025" w:author="Masato YOSHIKAWA" w:date="2026-01-20T12:21:00Z" w16du:dateUtc="2026-01-20T03:21:00Z"/>
                <w:rFonts w:ascii="Times New Roman" w:eastAsia="ＭＳ 明朝" w:hAnsi="Times New Roman" w:cs="Times New Roman"/>
                <w:rPrChange w:id="14026" w:author="Masato YOSHIKAWA" w:date="2026-01-20T12:23:00Z" w16du:dateUtc="2026-01-20T03:23:00Z">
                  <w:rPr>
                    <w:moveTo w:id="14027" w:author="Masato YOSHIKAWA" w:date="2026-01-20T12:21:00Z" w16du:dateUtc="2026-01-20T03:21:00Z"/>
                    <w:rFonts w:ascii="ＭＳ 明朝" w:eastAsia="ＭＳ 明朝" w:hAnsi="ＭＳ 明朝"/>
                  </w:rPr>
                </w:rPrChange>
              </w:rPr>
            </w:pPr>
            <w:moveTo w:id="14028" w:author="Masato YOSHIKAWA" w:date="2026-01-20T12:21:00Z" w16du:dateUtc="2026-01-20T03:21:00Z">
              <w:r w:rsidRPr="005B6842">
                <w:rPr>
                  <w:rFonts w:ascii="Times New Roman" w:eastAsia="ＭＳ 明朝" w:hAnsi="Times New Roman" w:cs="Times New Roman"/>
                  <w:rPrChange w:id="14029" w:author="Masato YOSHIKAWA" w:date="2026-01-20T12:23:00Z" w16du:dateUtc="2026-01-20T03:23:00Z">
                    <w:rPr>
                      <w:rFonts w:ascii="ＭＳ 明朝" w:eastAsia="ＭＳ 明朝" w:hAnsi="ＭＳ 明朝"/>
                    </w:rPr>
                  </w:rPrChange>
                </w:rPr>
                <w:t>Established equivalent</w:t>
              </w:r>
            </w:moveTo>
          </w:p>
        </w:tc>
        <w:tc>
          <w:tcPr>
            <w:tcW w:w="744" w:type="pct"/>
          </w:tcPr>
          <w:p w14:paraId="77729CAE" w14:textId="77777777" w:rsidR="005B6842" w:rsidRPr="005B6842" w:rsidRDefault="005B6842" w:rsidP="00C45809">
            <w:pPr>
              <w:pStyle w:val="af8"/>
              <w:rPr>
                <w:moveTo w:id="14030" w:author="Masato YOSHIKAWA" w:date="2026-01-20T12:21:00Z" w16du:dateUtc="2026-01-20T03:21:00Z"/>
                <w:rFonts w:ascii="Times New Roman" w:eastAsia="ＭＳ 明朝" w:hAnsi="Times New Roman" w:cs="Times New Roman"/>
                <w:rPrChange w:id="14031" w:author="Masato YOSHIKAWA" w:date="2026-01-20T12:23:00Z" w16du:dateUtc="2026-01-20T03:23:00Z">
                  <w:rPr>
                    <w:moveTo w:id="14032" w:author="Masato YOSHIKAWA" w:date="2026-01-20T12:21:00Z" w16du:dateUtc="2026-01-20T03:21:00Z"/>
                    <w:rFonts w:ascii="ＭＳ 明朝" w:eastAsia="ＭＳ 明朝" w:hAnsi="ＭＳ 明朝"/>
                  </w:rPr>
                </w:rPrChange>
              </w:rPr>
            </w:pPr>
            <w:moveTo w:id="14033" w:author="Masato YOSHIKAWA" w:date="2026-01-20T12:21:00Z" w16du:dateUtc="2026-01-20T03:21:00Z">
              <w:r w:rsidRPr="005B6842">
                <w:rPr>
                  <w:rFonts w:ascii="Times New Roman" w:eastAsia="ＭＳ 明朝" w:hAnsi="Times New Roman" w:cs="Times New Roman"/>
                  <w:rPrChange w:id="14034" w:author="Masato YOSHIKAWA" w:date="2026-01-20T12:23:00Z" w16du:dateUtc="2026-01-20T03:23:00Z">
                    <w:rPr>
                      <w:rFonts w:ascii="ＭＳ 明朝" w:eastAsia="ＭＳ 明朝" w:hAnsi="ＭＳ 明朝"/>
                    </w:rPr>
                  </w:rPrChange>
                </w:rPr>
                <w:t>Minimization</w:t>
              </w:r>
            </w:moveTo>
          </w:p>
        </w:tc>
        <w:tc>
          <w:tcPr>
            <w:tcW w:w="851" w:type="pct"/>
          </w:tcPr>
          <w:p w14:paraId="02F1A425" w14:textId="77777777" w:rsidR="005B6842" w:rsidRPr="005B6842" w:rsidRDefault="005B6842" w:rsidP="00C45809">
            <w:pPr>
              <w:pStyle w:val="af8"/>
              <w:rPr>
                <w:moveTo w:id="14035" w:author="Masato YOSHIKAWA" w:date="2026-01-20T12:21:00Z" w16du:dateUtc="2026-01-20T03:21:00Z"/>
                <w:rFonts w:ascii="Times New Roman" w:eastAsia="ＭＳ 明朝" w:hAnsi="Times New Roman" w:cs="Times New Roman"/>
                <w:rPrChange w:id="14036" w:author="Masato YOSHIKAWA" w:date="2026-01-20T12:23:00Z" w16du:dateUtc="2026-01-20T03:23:00Z">
                  <w:rPr>
                    <w:moveTo w:id="14037" w:author="Masato YOSHIKAWA" w:date="2026-01-20T12:21:00Z" w16du:dateUtc="2026-01-20T03:21:00Z"/>
                    <w:rFonts w:ascii="ＭＳ 明朝" w:eastAsia="ＭＳ 明朝" w:hAnsi="ＭＳ 明朝"/>
                  </w:rPr>
                </w:rPrChange>
              </w:rPr>
            </w:pPr>
            <w:moveTo w:id="14038" w:author="Masato YOSHIKAWA" w:date="2026-01-20T12:21:00Z" w16du:dateUtc="2026-01-20T03:21:00Z">
              <w:r w:rsidRPr="005B6842">
                <w:rPr>
                  <w:rFonts w:ascii="Times New Roman" w:eastAsia="ＭＳ 明朝" w:hAnsi="Times New Roman" w:cs="Times New Roman"/>
                  <w:rPrChange w:id="14039" w:author="Masato YOSHIKAWA" w:date="2026-01-20T12:23:00Z" w16du:dateUtc="2026-01-20T03:23:00Z">
                    <w:rPr>
                      <w:rFonts w:ascii="ＭＳ 明朝" w:eastAsia="ＭＳ 明朝" w:hAnsi="ＭＳ 明朝"/>
                    </w:rPr>
                  </w:rPrChange>
                </w:rPr>
                <w:t>Established equivalent</w:t>
              </w:r>
            </w:moveTo>
          </w:p>
        </w:tc>
        <w:tc>
          <w:tcPr>
            <w:tcW w:w="831" w:type="pct"/>
          </w:tcPr>
          <w:p w14:paraId="0B32C655" w14:textId="77777777" w:rsidR="005B6842" w:rsidRPr="005B6842" w:rsidRDefault="005B6842" w:rsidP="00C45809">
            <w:pPr>
              <w:pStyle w:val="af8"/>
              <w:rPr>
                <w:moveTo w:id="14040" w:author="Masato YOSHIKAWA" w:date="2026-01-20T12:21:00Z" w16du:dateUtc="2026-01-20T03:21:00Z"/>
                <w:rFonts w:ascii="Times New Roman" w:eastAsia="ＭＳ 明朝" w:hAnsi="Times New Roman" w:cs="Times New Roman"/>
                <w:rPrChange w:id="14041" w:author="Masato YOSHIKAWA" w:date="2026-01-20T12:23:00Z" w16du:dateUtc="2026-01-20T03:23:00Z">
                  <w:rPr>
                    <w:moveTo w:id="14042" w:author="Masato YOSHIKAWA" w:date="2026-01-20T12:21:00Z" w16du:dateUtc="2026-01-20T03:21:00Z"/>
                    <w:rFonts w:ascii="ＭＳ 明朝" w:eastAsia="ＭＳ 明朝" w:hAnsi="ＭＳ 明朝"/>
                  </w:rPr>
                </w:rPrChange>
              </w:rPr>
            </w:pPr>
            <w:moveTo w:id="14043" w:author="Masato YOSHIKAWA" w:date="2026-01-20T12:21:00Z" w16du:dateUtc="2026-01-20T03:21:00Z">
              <w:r w:rsidRPr="005B6842">
                <w:rPr>
                  <w:rFonts w:ascii="Times New Roman" w:eastAsia="ＭＳ 明朝" w:hAnsi="Times New Roman" w:cs="Times New Roman"/>
                  <w:rPrChange w:id="14044" w:author="Masato YOSHIKAWA" w:date="2026-01-20T12:23:00Z" w16du:dateUtc="2026-01-20T03:23:00Z">
                    <w:rPr>
                      <w:rFonts w:ascii="ＭＳ 明朝" w:eastAsia="ＭＳ 明朝" w:hAnsi="ＭＳ 明朝"/>
                    </w:rPr>
                  </w:rPrChange>
                </w:rPr>
                <w:t>Minimization</w:t>
              </w:r>
            </w:moveTo>
          </w:p>
        </w:tc>
      </w:tr>
      <w:tr w:rsidR="005B6842" w:rsidRPr="005B6842" w14:paraId="07C9FA04" w14:textId="77777777" w:rsidTr="00C45809">
        <w:tc>
          <w:tcPr>
            <w:tcW w:w="582" w:type="pct"/>
          </w:tcPr>
          <w:p w14:paraId="3C933FC0" w14:textId="77777777" w:rsidR="005B6842" w:rsidRPr="005B6842" w:rsidRDefault="005B6842" w:rsidP="00C45809">
            <w:pPr>
              <w:pStyle w:val="af8"/>
              <w:rPr>
                <w:moveTo w:id="14045" w:author="Masato YOSHIKAWA" w:date="2026-01-20T12:21:00Z" w16du:dateUtc="2026-01-20T03:21:00Z"/>
                <w:rFonts w:ascii="Times New Roman" w:eastAsia="ＭＳ 明朝" w:hAnsi="Times New Roman" w:cs="Times New Roman"/>
                <w:rPrChange w:id="14046" w:author="Masato YOSHIKAWA" w:date="2026-01-20T12:23:00Z" w16du:dateUtc="2026-01-20T03:23:00Z">
                  <w:rPr>
                    <w:moveTo w:id="14047" w:author="Masato YOSHIKAWA" w:date="2026-01-20T12:21:00Z" w16du:dateUtc="2026-01-20T03:21:00Z"/>
                    <w:rFonts w:ascii="ＭＳ 明朝" w:eastAsia="ＭＳ 明朝" w:hAnsi="ＭＳ 明朝"/>
                  </w:rPr>
                </w:rPrChange>
              </w:rPr>
            </w:pPr>
            <w:moveTo w:id="14048" w:author="Masato YOSHIKAWA" w:date="2026-01-20T12:21:00Z" w16du:dateUtc="2026-01-20T03:21:00Z">
              <w:r w:rsidRPr="005B6842">
                <w:rPr>
                  <w:rFonts w:ascii="Times New Roman" w:eastAsia="ＭＳ 明朝" w:hAnsi="Times New Roman" w:cs="Times New Roman" w:hint="eastAsia"/>
                  <w:rPrChange w:id="14049" w:author="Masato YOSHIKAWA" w:date="2026-01-20T12:23:00Z" w16du:dateUtc="2026-01-20T03:23:00Z">
                    <w:rPr>
                      <w:rFonts w:ascii="ＭＳ 明朝" w:eastAsia="ＭＳ 明朝" w:hAnsi="ＭＳ 明朝" w:hint="eastAsia"/>
                    </w:rPr>
                  </w:rPrChange>
                </w:rPr>
                <w:t>空の盃</w:t>
              </w:r>
            </w:moveTo>
          </w:p>
        </w:tc>
        <w:tc>
          <w:tcPr>
            <w:tcW w:w="583" w:type="pct"/>
          </w:tcPr>
          <w:p w14:paraId="78016C68" w14:textId="77777777" w:rsidR="005B6842" w:rsidRPr="005B6842" w:rsidRDefault="005B6842" w:rsidP="00C45809">
            <w:pPr>
              <w:pStyle w:val="af8"/>
              <w:rPr>
                <w:moveTo w:id="14050" w:author="Masato YOSHIKAWA" w:date="2026-01-20T12:21:00Z" w16du:dateUtc="2026-01-20T03:21:00Z"/>
                <w:rFonts w:ascii="Times New Roman" w:eastAsia="ＭＳ 明朝" w:hAnsi="Times New Roman" w:cs="Times New Roman"/>
                <w:rPrChange w:id="14051" w:author="Masato YOSHIKAWA" w:date="2026-01-20T12:23:00Z" w16du:dateUtc="2026-01-20T03:23:00Z">
                  <w:rPr>
                    <w:moveTo w:id="14052" w:author="Masato YOSHIKAWA" w:date="2026-01-20T12:21:00Z" w16du:dateUtc="2026-01-20T03:21:00Z"/>
                    <w:rFonts w:ascii="ＭＳ 明朝" w:eastAsia="ＭＳ 明朝" w:hAnsi="ＭＳ 明朝"/>
                  </w:rPr>
                </w:rPrChange>
              </w:rPr>
            </w:pPr>
            <w:moveTo w:id="14053" w:author="Masato YOSHIKAWA" w:date="2026-01-20T12:21:00Z" w16du:dateUtc="2026-01-20T03:21:00Z">
              <w:r w:rsidRPr="005B6842">
                <w:rPr>
                  <w:rFonts w:ascii="Times New Roman" w:eastAsia="ＭＳ 明朝" w:hAnsi="Times New Roman" w:cs="Times New Roman"/>
                  <w:rPrChange w:id="14054" w:author="Masato YOSHIKAWA" w:date="2026-01-20T12:23:00Z" w16du:dateUtc="2026-01-20T03:23:00Z">
                    <w:rPr>
                      <w:rFonts w:ascii="ＭＳ 明朝" w:eastAsia="ＭＳ 明朝" w:hAnsi="ＭＳ 明朝"/>
                    </w:rPr>
                  </w:rPrChange>
                </w:rPr>
                <w:t>empty cups</w:t>
              </w:r>
            </w:moveTo>
          </w:p>
        </w:tc>
        <w:tc>
          <w:tcPr>
            <w:tcW w:w="629" w:type="pct"/>
          </w:tcPr>
          <w:p w14:paraId="69A8D2CE" w14:textId="77777777" w:rsidR="005B6842" w:rsidRPr="005B6842" w:rsidRDefault="005B6842" w:rsidP="00C45809">
            <w:pPr>
              <w:pStyle w:val="af8"/>
              <w:rPr>
                <w:moveTo w:id="14055" w:author="Masato YOSHIKAWA" w:date="2026-01-20T12:21:00Z" w16du:dateUtc="2026-01-20T03:21:00Z"/>
                <w:rFonts w:ascii="Times New Roman" w:eastAsia="ＭＳ 明朝" w:hAnsi="Times New Roman" w:cs="Times New Roman"/>
                <w:rPrChange w:id="14056" w:author="Masato YOSHIKAWA" w:date="2026-01-20T12:23:00Z" w16du:dateUtc="2026-01-20T03:23:00Z">
                  <w:rPr>
                    <w:moveTo w:id="14057" w:author="Masato YOSHIKAWA" w:date="2026-01-20T12:21:00Z" w16du:dateUtc="2026-01-20T03:21:00Z"/>
                    <w:rFonts w:ascii="ＭＳ 明朝" w:eastAsia="ＭＳ 明朝" w:hAnsi="ＭＳ 明朝"/>
                  </w:rPr>
                </w:rPrChange>
              </w:rPr>
            </w:pPr>
            <w:moveTo w:id="14058" w:author="Masato YOSHIKAWA" w:date="2026-01-20T12:21:00Z" w16du:dateUtc="2026-01-20T03:21:00Z">
              <w:r w:rsidRPr="005B6842">
                <w:rPr>
                  <w:rFonts w:ascii="Times New Roman" w:eastAsia="ＭＳ 明朝" w:hAnsi="Times New Roman" w:cs="Times New Roman"/>
                  <w:rPrChange w:id="14059" w:author="Masato YOSHIKAWA" w:date="2026-01-20T12:23:00Z" w16du:dateUtc="2026-01-20T03:23:00Z">
                    <w:rPr>
                      <w:rFonts w:ascii="ＭＳ 明朝" w:eastAsia="ＭＳ 明朝" w:hAnsi="ＭＳ 明朝"/>
                    </w:rPr>
                  </w:rPrChange>
                </w:rPr>
                <w:t>empty saké cups</w:t>
              </w:r>
            </w:moveTo>
          </w:p>
        </w:tc>
        <w:tc>
          <w:tcPr>
            <w:tcW w:w="779" w:type="pct"/>
          </w:tcPr>
          <w:p w14:paraId="0CAC20F3" w14:textId="77777777" w:rsidR="005B6842" w:rsidRPr="005B6842" w:rsidRDefault="005B6842" w:rsidP="00C45809">
            <w:pPr>
              <w:pStyle w:val="af8"/>
              <w:rPr>
                <w:moveTo w:id="14060" w:author="Masato YOSHIKAWA" w:date="2026-01-20T12:21:00Z" w16du:dateUtc="2026-01-20T03:21:00Z"/>
                <w:rFonts w:ascii="Times New Roman" w:eastAsia="ＭＳ 明朝" w:hAnsi="Times New Roman" w:cs="Times New Roman"/>
                <w:rPrChange w:id="14061" w:author="Masato YOSHIKAWA" w:date="2026-01-20T12:23:00Z" w16du:dateUtc="2026-01-20T03:23:00Z">
                  <w:rPr>
                    <w:moveTo w:id="14062" w:author="Masato YOSHIKAWA" w:date="2026-01-20T12:21:00Z" w16du:dateUtc="2026-01-20T03:21:00Z"/>
                    <w:rFonts w:ascii="ＭＳ 明朝" w:eastAsia="ＭＳ 明朝" w:hAnsi="ＭＳ 明朝"/>
                  </w:rPr>
                </w:rPrChange>
              </w:rPr>
            </w:pPr>
            <w:moveTo w:id="14063" w:author="Masato YOSHIKAWA" w:date="2026-01-20T12:21:00Z" w16du:dateUtc="2026-01-20T03:21:00Z">
              <w:r w:rsidRPr="005B6842">
                <w:rPr>
                  <w:rFonts w:ascii="Times New Roman" w:eastAsia="ＭＳ 明朝" w:hAnsi="Times New Roman" w:cs="Times New Roman"/>
                  <w:rPrChange w:id="14064" w:author="Masato YOSHIKAWA" w:date="2026-01-20T12:23:00Z" w16du:dateUtc="2026-01-20T03:23:00Z">
                    <w:rPr>
                      <w:rFonts w:ascii="ＭＳ 明朝" w:eastAsia="ＭＳ 明朝" w:hAnsi="ＭＳ 明朝"/>
                    </w:rPr>
                  </w:rPrChange>
                </w:rPr>
                <w:t>Literal translation</w:t>
              </w:r>
            </w:moveTo>
          </w:p>
        </w:tc>
        <w:tc>
          <w:tcPr>
            <w:tcW w:w="744" w:type="pct"/>
          </w:tcPr>
          <w:p w14:paraId="4278C446" w14:textId="77777777" w:rsidR="005B6842" w:rsidRPr="005B6842" w:rsidRDefault="005B6842" w:rsidP="00C45809">
            <w:pPr>
              <w:pStyle w:val="af8"/>
              <w:rPr>
                <w:moveTo w:id="14065" w:author="Masato YOSHIKAWA" w:date="2026-01-20T12:21:00Z" w16du:dateUtc="2026-01-20T03:21:00Z"/>
                <w:rFonts w:ascii="Times New Roman" w:eastAsia="ＭＳ 明朝" w:hAnsi="Times New Roman" w:cs="Times New Roman"/>
                <w:rPrChange w:id="14066" w:author="Masato YOSHIKAWA" w:date="2026-01-20T12:23:00Z" w16du:dateUtc="2026-01-20T03:23:00Z">
                  <w:rPr>
                    <w:moveTo w:id="14067" w:author="Masato YOSHIKAWA" w:date="2026-01-20T12:21:00Z" w16du:dateUtc="2026-01-20T03:21:00Z"/>
                    <w:rFonts w:ascii="ＭＳ 明朝" w:eastAsia="ＭＳ 明朝" w:hAnsi="ＭＳ 明朝"/>
                  </w:rPr>
                </w:rPrChange>
              </w:rPr>
            </w:pPr>
            <w:moveTo w:id="14068" w:author="Masato YOSHIKAWA" w:date="2026-01-20T12:21:00Z" w16du:dateUtc="2026-01-20T03:21:00Z">
              <w:r w:rsidRPr="005B6842">
                <w:rPr>
                  <w:rFonts w:ascii="Times New Roman" w:eastAsia="ＭＳ 明朝" w:hAnsi="Times New Roman" w:cs="Times New Roman"/>
                  <w:rPrChange w:id="14069" w:author="Masato YOSHIKAWA" w:date="2026-01-20T12:23:00Z" w16du:dateUtc="2026-01-20T03:23:00Z">
                    <w:rPr>
                      <w:rFonts w:ascii="ＭＳ 明朝" w:eastAsia="ＭＳ 明朝" w:hAnsi="ＭＳ 明朝"/>
                    </w:rPr>
                  </w:rPrChange>
                </w:rPr>
                <w:t>Minimization</w:t>
              </w:r>
            </w:moveTo>
          </w:p>
        </w:tc>
        <w:tc>
          <w:tcPr>
            <w:tcW w:w="851" w:type="pct"/>
          </w:tcPr>
          <w:p w14:paraId="2E0E7B89" w14:textId="77777777" w:rsidR="005B6842" w:rsidRPr="005B6842" w:rsidRDefault="005B6842" w:rsidP="00C45809">
            <w:pPr>
              <w:pStyle w:val="af8"/>
              <w:rPr>
                <w:moveTo w:id="14070" w:author="Masato YOSHIKAWA" w:date="2026-01-20T12:21:00Z" w16du:dateUtc="2026-01-20T03:21:00Z"/>
                <w:rFonts w:ascii="Times New Roman" w:eastAsia="ＭＳ 明朝" w:hAnsi="Times New Roman" w:cs="Times New Roman"/>
                <w:rPrChange w:id="14071" w:author="Masato YOSHIKAWA" w:date="2026-01-20T12:23:00Z" w16du:dateUtc="2026-01-20T03:23:00Z">
                  <w:rPr>
                    <w:moveTo w:id="14072" w:author="Masato YOSHIKAWA" w:date="2026-01-20T12:21:00Z" w16du:dateUtc="2026-01-20T03:21:00Z"/>
                    <w:rFonts w:ascii="ＭＳ 明朝" w:eastAsia="ＭＳ 明朝" w:hAnsi="ＭＳ 明朝"/>
                  </w:rPr>
                </w:rPrChange>
              </w:rPr>
            </w:pPr>
            <w:moveTo w:id="14073" w:author="Masato YOSHIKAWA" w:date="2026-01-20T12:21:00Z" w16du:dateUtc="2026-01-20T03:21:00Z">
              <w:r w:rsidRPr="005B6842">
                <w:rPr>
                  <w:rFonts w:ascii="Times New Roman" w:eastAsia="ＭＳ 明朝" w:hAnsi="Times New Roman" w:cs="Times New Roman"/>
                  <w:rPrChange w:id="14074" w:author="Masato YOSHIKAWA" w:date="2026-01-20T12:23:00Z" w16du:dateUtc="2026-01-20T03:23:00Z">
                    <w:rPr>
                      <w:rFonts w:ascii="ＭＳ 明朝" w:eastAsia="ＭＳ 明朝" w:hAnsi="ＭＳ 明朝"/>
                    </w:rPr>
                  </w:rPrChange>
                </w:rPr>
                <w:t>Literal translation</w:t>
              </w:r>
            </w:moveTo>
          </w:p>
        </w:tc>
        <w:tc>
          <w:tcPr>
            <w:tcW w:w="831" w:type="pct"/>
          </w:tcPr>
          <w:p w14:paraId="7CA602E5" w14:textId="77777777" w:rsidR="005B6842" w:rsidRPr="005B6842" w:rsidRDefault="005B6842" w:rsidP="00C45809">
            <w:pPr>
              <w:pStyle w:val="af8"/>
              <w:rPr>
                <w:moveTo w:id="14075" w:author="Masato YOSHIKAWA" w:date="2026-01-20T12:21:00Z" w16du:dateUtc="2026-01-20T03:21:00Z"/>
                <w:rFonts w:ascii="Times New Roman" w:eastAsia="ＭＳ 明朝" w:hAnsi="Times New Roman" w:cs="Times New Roman"/>
                <w:rPrChange w:id="14076" w:author="Masato YOSHIKAWA" w:date="2026-01-20T12:23:00Z" w16du:dateUtc="2026-01-20T03:23:00Z">
                  <w:rPr>
                    <w:moveTo w:id="14077" w:author="Masato YOSHIKAWA" w:date="2026-01-20T12:21:00Z" w16du:dateUtc="2026-01-20T03:21:00Z"/>
                    <w:rFonts w:ascii="ＭＳ 明朝" w:eastAsia="ＭＳ 明朝" w:hAnsi="ＭＳ 明朝"/>
                  </w:rPr>
                </w:rPrChange>
              </w:rPr>
            </w:pPr>
            <w:moveTo w:id="14078" w:author="Masato YOSHIKAWA" w:date="2026-01-20T12:21:00Z" w16du:dateUtc="2026-01-20T03:21:00Z">
              <w:r w:rsidRPr="005B6842">
                <w:rPr>
                  <w:rFonts w:ascii="Times New Roman" w:eastAsia="ＭＳ 明朝" w:hAnsi="Times New Roman" w:cs="Times New Roman"/>
                  <w:rPrChange w:id="14079" w:author="Masato YOSHIKAWA" w:date="2026-01-20T12:23:00Z" w16du:dateUtc="2026-01-20T03:23:00Z">
                    <w:rPr>
                      <w:rFonts w:ascii="ＭＳ 明朝" w:eastAsia="ＭＳ 明朝" w:hAnsi="ＭＳ 明朝"/>
                    </w:rPr>
                  </w:rPrChange>
                </w:rPr>
                <w:t>Acceptance</w:t>
              </w:r>
            </w:moveTo>
          </w:p>
        </w:tc>
      </w:tr>
      <w:tr w:rsidR="005B6842" w:rsidRPr="005B6842" w14:paraId="35B592C6" w14:textId="77777777" w:rsidTr="00C45809">
        <w:tc>
          <w:tcPr>
            <w:tcW w:w="582" w:type="pct"/>
          </w:tcPr>
          <w:p w14:paraId="6A891171" w14:textId="77777777" w:rsidR="005B6842" w:rsidRPr="005B6842" w:rsidRDefault="005B6842" w:rsidP="00C45809">
            <w:pPr>
              <w:pStyle w:val="af8"/>
              <w:rPr>
                <w:moveTo w:id="14080" w:author="Masato YOSHIKAWA" w:date="2026-01-20T12:21:00Z" w16du:dateUtc="2026-01-20T03:21:00Z"/>
                <w:rFonts w:ascii="Times New Roman" w:eastAsia="ＭＳ 明朝" w:hAnsi="Times New Roman" w:cs="Times New Roman"/>
                <w:rPrChange w:id="14081" w:author="Masato YOSHIKAWA" w:date="2026-01-20T12:23:00Z" w16du:dateUtc="2026-01-20T03:23:00Z">
                  <w:rPr>
                    <w:moveTo w:id="14082" w:author="Masato YOSHIKAWA" w:date="2026-01-20T12:21:00Z" w16du:dateUtc="2026-01-20T03:21:00Z"/>
                    <w:rFonts w:ascii="ＭＳ 明朝" w:eastAsia="ＭＳ 明朝" w:hAnsi="ＭＳ 明朝"/>
                  </w:rPr>
                </w:rPrChange>
              </w:rPr>
            </w:pPr>
            <w:moveTo w:id="14083" w:author="Masato YOSHIKAWA" w:date="2026-01-20T12:21:00Z" w16du:dateUtc="2026-01-20T03:21:00Z">
              <w:r w:rsidRPr="005B6842">
                <w:rPr>
                  <w:rFonts w:ascii="Times New Roman" w:eastAsia="ＭＳ 明朝" w:hAnsi="Times New Roman" w:cs="Times New Roman" w:hint="eastAsia"/>
                  <w:rPrChange w:id="14084" w:author="Masato YOSHIKAWA" w:date="2026-01-20T12:23:00Z" w16du:dateUtc="2026-01-20T03:23:00Z">
                    <w:rPr>
                      <w:rFonts w:ascii="ＭＳ 明朝" w:eastAsia="ＭＳ 明朝" w:hAnsi="ＭＳ 明朝" w:hint="eastAsia"/>
                    </w:rPr>
                  </w:rPrChange>
                </w:rPr>
                <w:t>献酬</w:t>
              </w:r>
            </w:moveTo>
          </w:p>
        </w:tc>
        <w:tc>
          <w:tcPr>
            <w:tcW w:w="583" w:type="pct"/>
          </w:tcPr>
          <w:p w14:paraId="276EF96A" w14:textId="77777777" w:rsidR="005B6842" w:rsidRPr="005B6842" w:rsidRDefault="005B6842" w:rsidP="00C45809">
            <w:pPr>
              <w:pStyle w:val="af8"/>
              <w:rPr>
                <w:moveTo w:id="14085" w:author="Masato YOSHIKAWA" w:date="2026-01-20T12:21:00Z" w16du:dateUtc="2026-01-20T03:21:00Z"/>
                <w:rFonts w:ascii="Times New Roman" w:eastAsia="ＭＳ 明朝" w:hAnsi="Times New Roman" w:cs="Times New Roman"/>
                <w:rPrChange w:id="14086" w:author="Masato YOSHIKAWA" w:date="2026-01-20T12:23:00Z" w16du:dateUtc="2026-01-20T03:23:00Z">
                  <w:rPr>
                    <w:moveTo w:id="14087" w:author="Masato YOSHIKAWA" w:date="2026-01-20T12:21:00Z" w16du:dateUtc="2026-01-20T03:21:00Z"/>
                    <w:rFonts w:ascii="ＭＳ 明朝" w:eastAsia="ＭＳ 明朝" w:hAnsi="ＭＳ 明朝"/>
                  </w:rPr>
                </w:rPrChange>
              </w:rPr>
            </w:pPr>
            <w:moveTo w:id="14088" w:author="Masato YOSHIKAWA" w:date="2026-01-20T12:21:00Z" w16du:dateUtc="2026-01-20T03:21:00Z">
              <w:r w:rsidRPr="005B6842">
                <w:rPr>
                  <w:rFonts w:ascii="Times New Roman" w:eastAsia="ＭＳ 明朝" w:hAnsi="Times New Roman" w:cs="Times New Roman"/>
                  <w:rPrChange w:id="14089" w:author="Masato YOSHIKAWA" w:date="2026-01-20T12:23:00Z" w16du:dateUtc="2026-01-20T03:23:00Z">
                    <w:rPr>
                      <w:rFonts w:ascii="ＭＳ 明朝" w:eastAsia="ＭＳ 明朝" w:hAnsi="ＭＳ 明朝"/>
                    </w:rPr>
                  </w:rPrChange>
                </w:rPr>
                <w:t>offering and taking</w:t>
              </w:r>
            </w:moveTo>
          </w:p>
        </w:tc>
        <w:tc>
          <w:tcPr>
            <w:tcW w:w="629" w:type="pct"/>
          </w:tcPr>
          <w:p w14:paraId="6763176B" w14:textId="77777777" w:rsidR="005B6842" w:rsidRPr="005B6842" w:rsidRDefault="005B6842" w:rsidP="00C45809">
            <w:pPr>
              <w:pStyle w:val="af8"/>
              <w:rPr>
                <w:moveTo w:id="14090" w:author="Masato YOSHIKAWA" w:date="2026-01-20T12:21:00Z" w16du:dateUtc="2026-01-20T03:21:00Z"/>
                <w:rFonts w:ascii="Times New Roman" w:eastAsia="ＭＳ 明朝" w:hAnsi="Times New Roman" w:cs="Times New Roman"/>
                <w:rPrChange w:id="14091" w:author="Masato YOSHIKAWA" w:date="2026-01-20T12:23:00Z" w16du:dateUtc="2026-01-20T03:23:00Z">
                  <w:rPr>
                    <w:moveTo w:id="14092" w:author="Masato YOSHIKAWA" w:date="2026-01-20T12:21:00Z" w16du:dateUtc="2026-01-20T03:21:00Z"/>
                    <w:rFonts w:ascii="ＭＳ 明朝" w:eastAsia="ＭＳ 明朝" w:hAnsi="ＭＳ 明朝"/>
                  </w:rPr>
                </w:rPrChange>
              </w:rPr>
            </w:pPr>
            <w:moveTo w:id="14093" w:author="Masato YOSHIKAWA" w:date="2026-01-20T12:21:00Z" w16du:dateUtc="2026-01-20T03:21:00Z">
              <w:r w:rsidRPr="005B6842">
                <w:rPr>
                  <w:rFonts w:ascii="Times New Roman" w:eastAsia="ＭＳ 明朝" w:hAnsi="Times New Roman" w:cs="Times New Roman"/>
                  <w:rPrChange w:id="14094" w:author="Masato YOSHIKAWA" w:date="2026-01-20T12:23:00Z" w16du:dateUtc="2026-01-20T03:23:00Z">
                    <w:rPr>
                      <w:rFonts w:ascii="ＭＳ 明朝" w:eastAsia="ＭＳ 明朝" w:hAnsi="ＭＳ 明朝"/>
                    </w:rPr>
                  </w:rPrChange>
                </w:rPr>
                <w:t>forever exchange empty saké cups with one another</w:t>
              </w:r>
            </w:moveTo>
          </w:p>
        </w:tc>
        <w:tc>
          <w:tcPr>
            <w:tcW w:w="779" w:type="pct"/>
          </w:tcPr>
          <w:p w14:paraId="5F8661C0" w14:textId="77777777" w:rsidR="005B6842" w:rsidRPr="005B6842" w:rsidRDefault="005B6842" w:rsidP="00C45809">
            <w:pPr>
              <w:pStyle w:val="af8"/>
              <w:rPr>
                <w:moveTo w:id="14095" w:author="Masato YOSHIKAWA" w:date="2026-01-20T12:21:00Z" w16du:dateUtc="2026-01-20T03:21:00Z"/>
                <w:rFonts w:ascii="Times New Roman" w:eastAsia="ＭＳ 明朝" w:hAnsi="Times New Roman" w:cs="Times New Roman"/>
                <w:rPrChange w:id="14096" w:author="Masato YOSHIKAWA" w:date="2026-01-20T12:23:00Z" w16du:dateUtc="2026-01-20T03:23:00Z">
                  <w:rPr>
                    <w:moveTo w:id="14097" w:author="Masato YOSHIKAWA" w:date="2026-01-20T12:21:00Z" w16du:dateUtc="2026-01-20T03:21:00Z"/>
                    <w:rFonts w:ascii="ＭＳ 明朝" w:eastAsia="ＭＳ 明朝" w:hAnsi="ＭＳ 明朝"/>
                  </w:rPr>
                </w:rPrChange>
              </w:rPr>
            </w:pPr>
            <w:moveTo w:id="14098" w:author="Masato YOSHIKAWA" w:date="2026-01-20T12:21:00Z" w16du:dateUtc="2026-01-20T03:21:00Z">
              <w:r w:rsidRPr="005B6842">
                <w:rPr>
                  <w:rFonts w:ascii="Times New Roman" w:eastAsia="ＭＳ 明朝" w:hAnsi="Times New Roman" w:cs="Times New Roman"/>
                  <w:rPrChange w:id="14099" w:author="Masato YOSHIKAWA" w:date="2026-01-20T12:23:00Z" w16du:dateUtc="2026-01-20T03:23:00Z">
                    <w:rPr>
                      <w:rFonts w:ascii="ＭＳ 明朝" w:eastAsia="ＭＳ 明朝" w:hAnsi="ＭＳ 明朝"/>
                    </w:rPr>
                  </w:rPrChange>
                </w:rPr>
                <w:t>Description</w:t>
              </w:r>
            </w:moveTo>
          </w:p>
        </w:tc>
        <w:tc>
          <w:tcPr>
            <w:tcW w:w="744" w:type="pct"/>
          </w:tcPr>
          <w:p w14:paraId="4160E295" w14:textId="77777777" w:rsidR="005B6842" w:rsidRPr="005B6842" w:rsidRDefault="005B6842" w:rsidP="00C45809">
            <w:pPr>
              <w:pStyle w:val="af8"/>
              <w:rPr>
                <w:moveTo w:id="14100" w:author="Masato YOSHIKAWA" w:date="2026-01-20T12:21:00Z" w16du:dateUtc="2026-01-20T03:21:00Z"/>
                <w:rFonts w:ascii="Times New Roman" w:eastAsia="ＭＳ 明朝" w:hAnsi="Times New Roman" w:cs="Times New Roman"/>
                <w:rPrChange w:id="14101" w:author="Masato YOSHIKAWA" w:date="2026-01-20T12:23:00Z" w16du:dateUtc="2026-01-20T03:23:00Z">
                  <w:rPr>
                    <w:moveTo w:id="14102" w:author="Masato YOSHIKAWA" w:date="2026-01-20T12:21:00Z" w16du:dateUtc="2026-01-20T03:21:00Z"/>
                    <w:rFonts w:ascii="ＭＳ 明朝" w:eastAsia="ＭＳ 明朝" w:hAnsi="ＭＳ 明朝"/>
                  </w:rPr>
                </w:rPrChange>
              </w:rPr>
            </w:pPr>
            <w:moveTo w:id="14103" w:author="Masato YOSHIKAWA" w:date="2026-01-20T12:21:00Z" w16du:dateUtc="2026-01-20T03:21:00Z">
              <w:r w:rsidRPr="005B6842">
                <w:rPr>
                  <w:rFonts w:ascii="Times New Roman" w:eastAsia="ＭＳ 明朝" w:hAnsi="Times New Roman" w:cs="Times New Roman"/>
                  <w:rPrChange w:id="14104" w:author="Masato YOSHIKAWA" w:date="2026-01-20T12:23:00Z" w16du:dateUtc="2026-01-20T03:23:00Z">
                    <w:rPr>
                      <w:rFonts w:ascii="ＭＳ 明朝" w:eastAsia="ＭＳ 明朝" w:hAnsi="ＭＳ 明朝"/>
                    </w:rPr>
                  </w:rPrChange>
                </w:rPr>
                <w:t>Minimization</w:t>
              </w:r>
            </w:moveTo>
          </w:p>
        </w:tc>
        <w:tc>
          <w:tcPr>
            <w:tcW w:w="851" w:type="pct"/>
          </w:tcPr>
          <w:p w14:paraId="3CE1542F" w14:textId="77777777" w:rsidR="005B6842" w:rsidRPr="005B6842" w:rsidRDefault="005B6842" w:rsidP="00C45809">
            <w:pPr>
              <w:pStyle w:val="af8"/>
              <w:rPr>
                <w:moveTo w:id="14105" w:author="Masato YOSHIKAWA" w:date="2026-01-20T12:21:00Z" w16du:dateUtc="2026-01-20T03:21:00Z"/>
                <w:rFonts w:ascii="Times New Roman" w:eastAsia="ＭＳ 明朝" w:hAnsi="Times New Roman" w:cs="Times New Roman"/>
                <w:rPrChange w:id="14106" w:author="Masato YOSHIKAWA" w:date="2026-01-20T12:23:00Z" w16du:dateUtc="2026-01-20T03:23:00Z">
                  <w:rPr>
                    <w:moveTo w:id="14107" w:author="Masato YOSHIKAWA" w:date="2026-01-20T12:21:00Z" w16du:dateUtc="2026-01-20T03:21:00Z"/>
                    <w:rFonts w:ascii="ＭＳ 明朝" w:eastAsia="ＭＳ 明朝" w:hAnsi="ＭＳ 明朝"/>
                  </w:rPr>
                </w:rPrChange>
              </w:rPr>
            </w:pPr>
            <w:moveTo w:id="14108" w:author="Masato YOSHIKAWA" w:date="2026-01-20T12:21:00Z" w16du:dateUtc="2026-01-20T03:21:00Z">
              <w:r w:rsidRPr="005B6842">
                <w:rPr>
                  <w:rFonts w:ascii="Times New Roman" w:eastAsia="ＭＳ 明朝" w:hAnsi="Times New Roman" w:cs="Times New Roman"/>
                  <w:rPrChange w:id="14109" w:author="Masato YOSHIKAWA" w:date="2026-01-20T12:23:00Z" w16du:dateUtc="2026-01-20T03:23:00Z">
                    <w:rPr>
                      <w:rFonts w:ascii="ＭＳ 明朝" w:eastAsia="ＭＳ 明朝" w:hAnsi="ＭＳ 明朝"/>
                    </w:rPr>
                  </w:rPrChange>
                </w:rPr>
                <w:t>Description</w:t>
              </w:r>
            </w:moveTo>
          </w:p>
        </w:tc>
        <w:tc>
          <w:tcPr>
            <w:tcW w:w="831" w:type="pct"/>
          </w:tcPr>
          <w:p w14:paraId="2B6751B0" w14:textId="77777777" w:rsidR="005B6842" w:rsidRPr="005B6842" w:rsidRDefault="005B6842" w:rsidP="00C45809">
            <w:pPr>
              <w:pStyle w:val="af8"/>
              <w:rPr>
                <w:moveTo w:id="14110" w:author="Masato YOSHIKAWA" w:date="2026-01-20T12:21:00Z" w16du:dateUtc="2026-01-20T03:21:00Z"/>
                <w:rFonts w:ascii="Times New Roman" w:eastAsia="ＭＳ 明朝" w:hAnsi="Times New Roman" w:cs="Times New Roman"/>
                <w:rPrChange w:id="14111" w:author="Masato YOSHIKAWA" w:date="2026-01-20T12:23:00Z" w16du:dateUtc="2026-01-20T03:23:00Z">
                  <w:rPr>
                    <w:moveTo w:id="14112" w:author="Masato YOSHIKAWA" w:date="2026-01-20T12:21:00Z" w16du:dateUtc="2026-01-20T03:21:00Z"/>
                    <w:rFonts w:ascii="ＭＳ 明朝" w:eastAsia="ＭＳ 明朝" w:hAnsi="ＭＳ 明朝"/>
                  </w:rPr>
                </w:rPrChange>
              </w:rPr>
            </w:pPr>
            <w:moveTo w:id="14113" w:author="Masato YOSHIKAWA" w:date="2026-01-20T12:21:00Z" w16du:dateUtc="2026-01-20T03:21:00Z">
              <w:r w:rsidRPr="005B6842">
                <w:rPr>
                  <w:rFonts w:ascii="Times New Roman" w:eastAsia="ＭＳ 明朝" w:hAnsi="Times New Roman" w:cs="Times New Roman"/>
                  <w:rPrChange w:id="14114" w:author="Masato YOSHIKAWA" w:date="2026-01-20T12:23:00Z" w16du:dateUtc="2026-01-20T03:23:00Z">
                    <w:rPr>
                      <w:rFonts w:ascii="ＭＳ 明朝" w:eastAsia="ＭＳ 明朝" w:hAnsi="ＭＳ 明朝"/>
                    </w:rPr>
                  </w:rPrChange>
                </w:rPr>
                <w:t>Acceptance</w:t>
              </w:r>
            </w:moveTo>
          </w:p>
        </w:tc>
      </w:tr>
      <w:tr w:rsidR="005B6842" w:rsidRPr="005B6842" w14:paraId="2BECBAED" w14:textId="77777777" w:rsidTr="00C45809">
        <w:tc>
          <w:tcPr>
            <w:tcW w:w="582" w:type="pct"/>
          </w:tcPr>
          <w:p w14:paraId="11CC747F" w14:textId="77777777" w:rsidR="005B6842" w:rsidRPr="005B6842" w:rsidRDefault="005B6842" w:rsidP="00C45809">
            <w:pPr>
              <w:pStyle w:val="af8"/>
              <w:rPr>
                <w:moveTo w:id="14115" w:author="Masato YOSHIKAWA" w:date="2026-01-20T12:21:00Z" w16du:dateUtc="2026-01-20T03:21:00Z"/>
                <w:rFonts w:ascii="Times New Roman" w:eastAsia="ＭＳ 明朝" w:hAnsi="Times New Roman" w:cs="Times New Roman"/>
                <w:rPrChange w:id="14116" w:author="Masato YOSHIKAWA" w:date="2026-01-20T12:23:00Z" w16du:dateUtc="2026-01-20T03:23:00Z">
                  <w:rPr>
                    <w:moveTo w:id="14117" w:author="Masato YOSHIKAWA" w:date="2026-01-20T12:21:00Z" w16du:dateUtc="2026-01-20T03:21:00Z"/>
                    <w:rFonts w:ascii="ＭＳ 明朝" w:eastAsia="ＭＳ 明朝" w:hAnsi="ＭＳ 明朝"/>
                  </w:rPr>
                </w:rPrChange>
              </w:rPr>
            </w:pPr>
            <w:moveTo w:id="14118" w:author="Masato YOSHIKAWA" w:date="2026-01-20T12:21:00Z" w16du:dateUtc="2026-01-20T03:21:00Z">
              <w:r w:rsidRPr="005B6842">
                <w:rPr>
                  <w:rFonts w:ascii="Times New Roman" w:eastAsia="ＭＳ 明朝" w:hAnsi="Times New Roman" w:cs="Times New Roman" w:hint="eastAsia"/>
                  <w:rPrChange w:id="14119" w:author="Masato YOSHIKAWA" w:date="2026-01-20T12:23:00Z" w16du:dateUtc="2026-01-20T03:23:00Z">
                    <w:rPr>
                      <w:rFonts w:ascii="ＭＳ 明朝" w:eastAsia="ＭＳ 明朝" w:hAnsi="ＭＳ 明朝" w:hint="eastAsia"/>
                    </w:rPr>
                  </w:rPrChange>
                </w:rPr>
                <w:t>春の雲</w:t>
              </w:r>
            </w:moveTo>
          </w:p>
        </w:tc>
        <w:tc>
          <w:tcPr>
            <w:tcW w:w="583" w:type="pct"/>
          </w:tcPr>
          <w:p w14:paraId="6B9DF94F" w14:textId="77777777" w:rsidR="005B6842" w:rsidRPr="005B6842" w:rsidRDefault="005B6842" w:rsidP="00C45809">
            <w:pPr>
              <w:pStyle w:val="af8"/>
              <w:rPr>
                <w:moveTo w:id="14120" w:author="Masato YOSHIKAWA" w:date="2026-01-20T12:21:00Z" w16du:dateUtc="2026-01-20T03:21:00Z"/>
                <w:rFonts w:ascii="Times New Roman" w:eastAsia="ＭＳ 明朝" w:hAnsi="Times New Roman" w:cs="Times New Roman"/>
                <w:rPrChange w:id="14121" w:author="Masato YOSHIKAWA" w:date="2026-01-20T12:23:00Z" w16du:dateUtc="2026-01-20T03:23:00Z">
                  <w:rPr>
                    <w:moveTo w:id="14122" w:author="Masato YOSHIKAWA" w:date="2026-01-20T12:21:00Z" w16du:dateUtc="2026-01-20T03:21:00Z"/>
                    <w:rFonts w:ascii="ＭＳ 明朝" w:eastAsia="ＭＳ 明朝" w:hAnsi="ＭＳ 明朝"/>
                  </w:rPr>
                </w:rPrChange>
              </w:rPr>
            </w:pPr>
            <w:moveTo w:id="14123" w:author="Masato YOSHIKAWA" w:date="2026-01-20T12:21:00Z" w16du:dateUtc="2026-01-20T03:21:00Z">
              <w:r w:rsidRPr="005B6842">
                <w:rPr>
                  <w:rFonts w:ascii="Times New Roman" w:eastAsia="ＭＳ 明朝" w:hAnsi="Times New Roman" w:cs="Times New Roman"/>
                  <w:rPrChange w:id="14124" w:author="Masato YOSHIKAWA" w:date="2026-01-20T12:23:00Z" w16du:dateUtc="2026-01-20T03:23:00Z">
                    <w:rPr>
                      <w:rFonts w:ascii="ＭＳ 明朝" w:eastAsia="ＭＳ 明朝" w:hAnsi="ＭＳ 明朝"/>
                    </w:rPr>
                  </w:rPrChange>
                </w:rPr>
                <w:t>clouds of spring</w:t>
              </w:r>
            </w:moveTo>
          </w:p>
        </w:tc>
        <w:tc>
          <w:tcPr>
            <w:tcW w:w="629" w:type="pct"/>
          </w:tcPr>
          <w:p w14:paraId="26724F5A" w14:textId="77777777" w:rsidR="005B6842" w:rsidRPr="005B6842" w:rsidRDefault="005B6842" w:rsidP="00C45809">
            <w:pPr>
              <w:pStyle w:val="af8"/>
              <w:rPr>
                <w:moveTo w:id="14125" w:author="Masato YOSHIKAWA" w:date="2026-01-20T12:21:00Z" w16du:dateUtc="2026-01-20T03:21:00Z"/>
                <w:rFonts w:ascii="Times New Roman" w:eastAsia="ＭＳ 明朝" w:hAnsi="Times New Roman" w:cs="Times New Roman"/>
                <w:rPrChange w:id="14126" w:author="Masato YOSHIKAWA" w:date="2026-01-20T12:23:00Z" w16du:dateUtc="2026-01-20T03:23:00Z">
                  <w:rPr>
                    <w:moveTo w:id="14127" w:author="Masato YOSHIKAWA" w:date="2026-01-20T12:21:00Z" w16du:dateUtc="2026-01-20T03:21:00Z"/>
                    <w:rFonts w:ascii="ＭＳ 明朝" w:eastAsia="ＭＳ 明朝" w:hAnsi="ＭＳ 明朝"/>
                  </w:rPr>
                </w:rPrChange>
              </w:rPr>
            </w:pPr>
            <w:moveTo w:id="14128" w:author="Masato YOSHIKAWA" w:date="2026-01-20T12:21:00Z" w16du:dateUtc="2026-01-20T03:21:00Z">
              <w:r w:rsidRPr="005B6842">
                <w:rPr>
                  <w:rFonts w:ascii="Times New Roman" w:eastAsia="ＭＳ 明朝" w:hAnsi="Times New Roman" w:cs="Times New Roman"/>
                  <w:rPrChange w:id="14129" w:author="Masato YOSHIKAWA" w:date="2026-01-20T12:23:00Z" w16du:dateUtc="2026-01-20T03:23:00Z">
                    <w:rPr>
                      <w:rFonts w:ascii="ＭＳ 明朝" w:eastAsia="ＭＳ 明朝" w:hAnsi="ＭＳ 明朝"/>
                    </w:rPr>
                  </w:rPrChange>
                </w:rPr>
                <w:t>cloud in the spring sky</w:t>
              </w:r>
            </w:moveTo>
          </w:p>
        </w:tc>
        <w:tc>
          <w:tcPr>
            <w:tcW w:w="779" w:type="pct"/>
          </w:tcPr>
          <w:p w14:paraId="0A5AE8B8" w14:textId="77777777" w:rsidR="005B6842" w:rsidRPr="005B6842" w:rsidRDefault="005B6842" w:rsidP="00C45809">
            <w:pPr>
              <w:pStyle w:val="af8"/>
              <w:rPr>
                <w:moveTo w:id="14130" w:author="Masato YOSHIKAWA" w:date="2026-01-20T12:21:00Z" w16du:dateUtc="2026-01-20T03:21:00Z"/>
                <w:rFonts w:ascii="Times New Roman" w:eastAsia="ＭＳ 明朝" w:hAnsi="Times New Roman" w:cs="Times New Roman"/>
                <w:rPrChange w:id="14131" w:author="Masato YOSHIKAWA" w:date="2026-01-20T12:23:00Z" w16du:dateUtc="2026-01-20T03:23:00Z">
                  <w:rPr>
                    <w:moveTo w:id="14132" w:author="Masato YOSHIKAWA" w:date="2026-01-20T12:21:00Z" w16du:dateUtc="2026-01-20T03:21:00Z"/>
                    <w:rFonts w:ascii="ＭＳ 明朝" w:eastAsia="ＭＳ 明朝" w:hAnsi="ＭＳ 明朝"/>
                  </w:rPr>
                </w:rPrChange>
              </w:rPr>
            </w:pPr>
            <w:moveTo w:id="14133" w:author="Masato YOSHIKAWA" w:date="2026-01-20T12:21:00Z" w16du:dateUtc="2026-01-20T03:21:00Z">
              <w:r w:rsidRPr="005B6842">
                <w:rPr>
                  <w:rFonts w:ascii="Times New Roman" w:eastAsia="ＭＳ 明朝" w:hAnsi="Times New Roman" w:cs="Times New Roman"/>
                  <w:rPrChange w:id="14134" w:author="Masato YOSHIKAWA" w:date="2026-01-20T12:23:00Z" w16du:dateUtc="2026-01-20T03:23:00Z">
                    <w:rPr>
                      <w:rFonts w:ascii="ＭＳ 明朝" w:eastAsia="ＭＳ 明朝" w:hAnsi="ＭＳ 明朝"/>
                    </w:rPr>
                  </w:rPrChange>
                </w:rPr>
                <w:t>Literal translation</w:t>
              </w:r>
            </w:moveTo>
          </w:p>
        </w:tc>
        <w:tc>
          <w:tcPr>
            <w:tcW w:w="744" w:type="pct"/>
          </w:tcPr>
          <w:p w14:paraId="5C9E9716" w14:textId="77777777" w:rsidR="005B6842" w:rsidRPr="005B6842" w:rsidRDefault="005B6842" w:rsidP="00C45809">
            <w:pPr>
              <w:pStyle w:val="af8"/>
              <w:rPr>
                <w:moveTo w:id="14135" w:author="Masato YOSHIKAWA" w:date="2026-01-20T12:21:00Z" w16du:dateUtc="2026-01-20T03:21:00Z"/>
                <w:rFonts w:ascii="Times New Roman" w:eastAsia="ＭＳ 明朝" w:hAnsi="Times New Roman" w:cs="Times New Roman"/>
                <w:rPrChange w:id="14136" w:author="Masato YOSHIKAWA" w:date="2026-01-20T12:23:00Z" w16du:dateUtc="2026-01-20T03:23:00Z">
                  <w:rPr>
                    <w:moveTo w:id="14137" w:author="Masato YOSHIKAWA" w:date="2026-01-20T12:21:00Z" w16du:dateUtc="2026-01-20T03:21:00Z"/>
                    <w:rFonts w:ascii="ＭＳ 明朝" w:eastAsia="ＭＳ 明朝" w:hAnsi="ＭＳ 明朝"/>
                  </w:rPr>
                </w:rPrChange>
              </w:rPr>
            </w:pPr>
            <w:moveTo w:id="14138" w:author="Masato YOSHIKAWA" w:date="2026-01-20T12:21:00Z" w16du:dateUtc="2026-01-20T03:21:00Z">
              <w:r w:rsidRPr="005B6842">
                <w:rPr>
                  <w:rFonts w:ascii="Times New Roman" w:eastAsia="ＭＳ 明朝" w:hAnsi="Times New Roman" w:cs="Times New Roman"/>
                  <w:rPrChange w:id="14139" w:author="Masato YOSHIKAWA" w:date="2026-01-20T12:23:00Z" w16du:dateUtc="2026-01-20T03:23:00Z">
                    <w:rPr>
                      <w:rFonts w:ascii="ＭＳ 明朝" w:eastAsia="ＭＳ 明朝" w:hAnsi="ＭＳ 明朝"/>
                    </w:rPr>
                  </w:rPrChange>
                </w:rPr>
                <w:t>Minimization</w:t>
              </w:r>
            </w:moveTo>
          </w:p>
        </w:tc>
        <w:tc>
          <w:tcPr>
            <w:tcW w:w="851" w:type="pct"/>
          </w:tcPr>
          <w:p w14:paraId="4B170254" w14:textId="77777777" w:rsidR="005B6842" w:rsidRPr="005B6842" w:rsidRDefault="005B6842" w:rsidP="00C45809">
            <w:pPr>
              <w:pStyle w:val="af8"/>
              <w:rPr>
                <w:moveTo w:id="14140" w:author="Masato YOSHIKAWA" w:date="2026-01-20T12:21:00Z" w16du:dateUtc="2026-01-20T03:21:00Z"/>
                <w:rFonts w:ascii="Times New Roman" w:eastAsia="ＭＳ 明朝" w:hAnsi="Times New Roman" w:cs="Times New Roman"/>
                <w:rPrChange w:id="14141" w:author="Masato YOSHIKAWA" w:date="2026-01-20T12:23:00Z" w16du:dateUtc="2026-01-20T03:23:00Z">
                  <w:rPr>
                    <w:moveTo w:id="14142" w:author="Masato YOSHIKAWA" w:date="2026-01-20T12:21:00Z" w16du:dateUtc="2026-01-20T03:21:00Z"/>
                    <w:rFonts w:ascii="ＭＳ 明朝" w:eastAsia="ＭＳ 明朝" w:hAnsi="ＭＳ 明朝"/>
                  </w:rPr>
                </w:rPrChange>
              </w:rPr>
            </w:pPr>
            <w:moveTo w:id="14143" w:author="Masato YOSHIKAWA" w:date="2026-01-20T12:21:00Z" w16du:dateUtc="2026-01-20T03:21:00Z">
              <w:r w:rsidRPr="005B6842">
                <w:rPr>
                  <w:rFonts w:ascii="Times New Roman" w:eastAsia="ＭＳ 明朝" w:hAnsi="Times New Roman" w:cs="Times New Roman"/>
                  <w:rPrChange w:id="14144" w:author="Masato YOSHIKAWA" w:date="2026-01-20T12:23:00Z" w16du:dateUtc="2026-01-20T03:23:00Z">
                    <w:rPr>
                      <w:rFonts w:ascii="ＭＳ 明朝" w:eastAsia="ＭＳ 明朝" w:hAnsi="ＭＳ 明朝"/>
                    </w:rPr>
                  </w:rPrChange>
                </w:rPr>
                <w:t>Established equivalent</w:t>
              </w:r>
            </w:moveTo>
          </w:p>
        </w:tc>
        <w:tc>
          <w:tcPr>
            <w:tcW w:w="831" w:type="pct"/>
          </w:tcPr>
          <w:p w14:paraId="4CC13A77" w14:textId="77777777" w:rsidR="005B6842" w:rsidRPr="005B6842" w:rsidRDefault="005B6842" w:rsidP="00C45809">
            <w:pPr>
              <w:pStyle w:val="af8"/>
              <w:rPr>
                <w:moveTo w:id="14145" w:author="Masato YOSHIKAWA" w:date="2026-01-20T12:21:00Z" w16du:dateUtc="2026-01-20T03:21:00Z"/>
                <w:rFonts w:ascii="Times New Roman" w:eastAsia="ＭＳ 明朝" w:hAnsi="Times New Roman" w:cs="Times New Roman"/>
                <w:rPrChange w:id="14146" w:author="Masato YOSHIKAWA" w:date="2026-01-20T12:23:00Z" w16du:dateUtc="2026-01-20T03:23:00Z">
                  <w:rPr>
                    <w:moveTo w:id="14147" w:author="Masato YOSHIKAWA" w:date="2026-01-20T12:21:00Z" w16du:dateUtc="2026-01-20T03:21:00Z"/>
                    <w:rFonts w:ascii="ＭＳ 明朝" w:eastAsia="ＭＳ 明朝" w:hAnsi="ＭＳ 明朝"/>
                  </w:rPr>
                </w:rPrChange>
              </w:rPr>
            </w:pPr>
            <w:moveTo w:id="14148" w:author="Masato YOSHIKAWA" w:date="2026-01-20T12:21:00Z" w16du:dateUtc="2026-01-20T03:21:00Z">
              <w:r w:rsidRPr="005B6842">
                <w:rPr>
                  <w:rFonts w:ascii="Times New Roman" w:eastAsia="ＭＳ 明朝" w:hAnsi="Times New Roman" w:cs="Times New Roman"/>
                  <w:rPrChange w:id="14149" w:author="Masato YOSHIKAWA" w:date="2026-01-20T12:23:00Z" w16du:dateUtc="2026-01-20T03:23:00Z">
                    <w:rPr>
                      <w:rFonts w:ascii="ＭＳ 明朝" w:eastAsia="ＭＳ 明朝" w:hAnsi="ＭＳ 明朝"/>
                    </w:rPr>
                  </w:rPrChange>
                </w:rPr>
                <w:t>Minimization</w:t>
              </w:r>
            </w:moveTo>
          </w:p>
        </w:tc>
      </w:tr>
      <w:tr w:rsidR="005B6842" w:rsidRPr="005B6842" w14:paraId="5057D0D3" w14:textId="77777777" w:rsidTr="00C45809">
        <w:tc>
          <w:tcPr>
            <w:tcW w:w="582" w:type="pct"/>
          </w:tcPr>
          <w:p w14:paraId="33CBEBD1" w14:textId="77777777" w:rsidR="005B6842" w:rsidRPr="005B6842" w:rsidRDefault="005B6842" w:rsidP="00C45809">
            <w:pPr>
              <w:pStyle w:val="af8"/>
              <w:rPr>
                <w:moveTo w:id="14150" w:author="Masato YOSHIKAWA" w:date="2026-01-20T12:21:00Z" w16du:dateUtc="2026-01-20T03:21:00Z"/>
                <w:rFonts w:ascii="Times New Roman" w:eastAsia="ＭＳ 明朝" w:hAnsi="Times New Roman" w:cs="Times New Roman"/>
                <w:rPrChange w:id="14151" w:author="Masato YOSHIKAWA" w:date="2026-01-20T12:23:00Z" w16du:dateUtc="2026-01-20T03:23:00Z">
                  <w:rPr>
                    <w:moveTo w:id="14152" w:author="Masato YOSHIKAWA" w:date="2026-01-20T12:21:00Z" w16du:dateUtc="2026-01-20T03:21:00Z"/>
                    <w:rFonts w:ascii="ＭＳ 明朝" w:eastAsia="ＭＳ 明朝" w:hAnsi="ＭＳ 明朝"/>
                  </w:rPr>
                </w:rPrChange>
              </w:rPr>
            </w:pPr>
            <w:moveTo w:id="14153" w:author="Masato YOSHIKAWA" w:date="2026-01-20T12:21:00Z" w16du:dateUtc="2026-01-20T03:21:00Z">
              <w:r w:rsidRPr="005B6842">
                <w:rPr>
                  <w:rFonts w:ascii="Times New Roman" w:eastAsia="ＭＳ 明朝" w:hAnsi="Times New Roman" w:cs="Times New Roman" w:hint="eastAsia"/>
                  <w:rPrChange w:id="14154" w:author="Masato YOSHIKAWA" w:date="2026-01-20T12:23:00Z" w16du:dateUtc="2026-01-20T03:23:00Z">
                    <w:rPr>
                      <w:rFonts w:ascii="ＭＳ 明朝" w:eastAsia="ＭＳ 明朝" w:hAnsi="ＭＳ 明朝" w:hint="eastAsia"/>
                    </w:rPr>
                  </w:rPrChange>
                </w:rPr>
                <w:t>下女部屋</w:t>
              </w:r>
            </w:moveTo>
          </w:p>
        </w:tc>
        <w:tc>
          <w:tcPr>
            <w:tcW w:w="583" w:type="pct"/>
          </w:tcPr>
          <w:p w14:paraId="312282F9" w14:textId="77777777" w:rsidR="005B6842" w:rsidRPr="005B6842" w:rsidRDefault="005B6842" w:rsidP="00C45809">
            <w:pPr>
              <w:pStyle w:val="af8"/>
              <w:rPr>
                <w:moveTo w:id="14155" w:author="Masato YOSHIKAWA" w:date="2026-01-20T12:21:00Z" w16du:dateUtc="2026-01-20T03:21:00Z"/>
                <w:rFonts w:ascii="Times New Roman" w:eastAsia="ＭＳ 明朝" w:hAnsi="Times New Roman" w:cs="Times New Roman"/>
                <w:rPrChange w:id="14156" w:author="Masato YOSHIKAWA" w:date="2026-01-20T12:23:00Z" w16du:dateUtc="2026-01-20T03:23:00Z">
                  <w:rPr>
                    <w:moveTo w:id="14157" w:author="Masato YOSHIKAWA" w:date="2026-01-20T12:21:00Z" w16du:dateUtc="2026-01-20T03:21:00Z"/>
                    <w:rFonts w:ascii="ＭＳ 明朝" w:eastAsia="ＭＳ 明朝" w:hAnsi="ＭＳ 明朝"/>
                  </w:rPr>
                </w:rPrChange>
              </w:rPr>
            </w:pPr>
            <w:moveTo w:id="14158" w:author="Masato YOSHIKAWA" w:date="2026-01-20T12:21:00Z" w16du:dateUtc="2026-01-20T03:21:00Z">
              <w:r w:rsidRPr="005B6842">
                <w:rPr>
                  <w:rFonts w:ascii="Times New Roman" w:eastAsia="ＭＳ 明朝" w:hAnsi="Times New Roman" w:cs="Times New Roman"/>
                  <w:rPrChange w:id="14159" w:author="Masato YOSHIKAWA" w:date="2026-01-20T12:23:00Z" w16du:dateUtc="2026-01-20T03:23:00Z">
                    <w:rPr>
                      <w:rFonts w:ascii="ＭＳ 明朝" w:eastAsia="ＭＳ 明朝" w:hAnsi="ＭＳ 明朝"/>
                    </w:rPr>
                  </w:rPrChange>
                </w:rPr>
                <w:t>servant's room</w:t>
              </w:r>
            </w:moveTo>
          </w:p>
        </w:tc>
        <w:tc>
          <w:tcPr>
            <w:tcW w:w="629" w:type="pct"/>
          </w:tcPr>
          <w:p w14:paraId="14076054" w14:textId="77777777" w:rsidR="005B6842" w:rsidRPr="005B6842" w:rsidRDefault="005B6842" w:rsidP="00C45809">
            <w:pPr>
              <w:pStyle w:val="af8"/>
              <w:rPr>
                <w:moveTo w:id="14160" w:author="Masato YOSHIKAWA" w:date="2026-01-20T12:21:00Z" w16du:dateUtc="2026-01-20T03:21:00Z"/>
                <w:rFonts w:ascii="Times New Roman" w:eastAsia="ＭＳ 明朝" w:hAnsi="Times New Roman" w:cs="Times New Roman"/>
                <w:rPrChange w:id="14161" w:author="Masato YOSHIKAWA" w:date="2026-01-20T12:23:00Z" w16du:dateUtc="2026-01-20T03:23:00Z">
                  <w:rPr>
                    <w:moveTo w:id="14162" w:author="Masato YOSHIKAWA" w:date="2026-01-20T12:21:00Z" w16du:dateUtc="2026-01-20T03:21:00Z"/>
                    <w:rFonts w:ascii="ＭＳ 明朝" w:eastAsia="ＭＳ 明朝" w:hAnsi="ＭＳ 明朝"/>
                  </w:rPr>
                </w:rPrChange>
              </w:rPr>
            </w:pPr>
            <w:moveTo w:id="14163" w:author="Masato YOSHIKAWA" w:date="2026-01-20T12:21:00Z" w16du:dateUtc="2026-01-20T03:21:00Z">
              <w:r w:rsidRPr="005B6842">
                <w:rPr>
                  <w:rFonts w:ascii="Times New Roman" w:eastAsia="ＭＳ 明朝" w:hAnsi="Times New Roman" w:cs="Times New Roman"/>
                  <w:rPrChange w:id="14164" w:author="Masato YOSHIKAWA" w:date="2026-01-20T12:23:00Z" w16du:dateUtc="2026-01-20T03:23:00Z">
                    <w:rPr>
                      <w:rFonts w:ascii="ＭＳ 明朝" w:eastAsia="ＭＳ 明朝" w:hAnsi="ＭＳ 明朝"/>
                    </w:rPr>
                  </w:rPrChange>
                </w:rPr>
                <w:t>maid's room</w:t>
              </w:r>
            </w:moveTo>
          </w:p>
        </w:tc>
        <w:tc>
          <w:tcPr>
            <w:tcW w:w="779" w:type="pct"/>
          </w:tcPr>
          <w:p w14:paraId="7A073022" w14:textId="77777777" w:rsidR="005B6842" w:rsidRPr="005B6842" w:rsidRDefault="005B6842" w:rsidP="00C45809">
            <w:pPr>
              <w:pStyle w:val="af8"/>
              <w:rPr>
                <w:moveTo w:id="14165" w:author="Masato YOSHIKAWA" w:date="2026-01-20T12:21:00Z" w16du:dateUtc="2026-01-20T03:21:00Z"/>
                <w:rFonts w:ascii="Times New Roman" w:eastAsia="ＭＳ 明朝" w:hAnsi="Times New Roman" w:cs="Times New Roman"/>
                <w:rPrChange w:id="14166" w:author="Masato YOSHIKAWA" w:date="2026-01-20T12:23:00Z" w16du:dateUtc="2026-01-20T03:23:00Z">
                  <w:rPr>
                    <w:moveTo w:id="14167" w:author="Masato YOSHIKAWA" w:date="2026-01-20T12:21:00Z" w16du:dateUtc="2026-01-20T03:21:00Z"/>
                    <w:rFonts w:ascii="ＭＳ 明朝" w:eastAsia="ＭＳ 明朝" w:hAnsi="ＭＳ 明朝"/>
                  </w:rPr>
                </w:rPrChange>
              </w:rPr>
            </w:pPr>
            <w:moveTo w:id="14168" w:author="Masato YOSHIKAWA" w:date="2026-01-20T12:21:00Z" w16du:dateUtc="2026-01-20T03:21:00Z">
              <w:r w:rsidRPr="005B6842">
                <w:rPr>
                  <w:rFonts w:ascii="Times New Roman" w:eastAsia="ＭＳ 明朝" w:hAnsi="Times New Roman" w:cs="Times New Roman"/>
                  <w:rPrChange w:id="14169" w:author="Masato YOSHIKAWA" w:date="2026-01-20T12:23:00Z" w16du:dateUtc="2026-01-20T03:23:00Z">
                    <w:rPr>
                      <w:rFonts w:ascii="ＭＳ 明朝" w:eastAsia="ＭＳ 明朝" w:hAnsi="ＭＳ 明朝"/>
                    </w:rPr>
                  </w:rPrChange>
                </w:rPr>
                <w:t>Literal translation</w:t>
              </w:r>
            </w:moveTo>
          </w:p>
        </w:tc>
        <w:tc>
          <w:tcPr>
            <w:tcW w:w="744" w:type="pct"/>
          </w:tcPr>
          <w:p w14:paraId="00CE7C58" w14:textId="77777777" w:rsidR="005B6842" w:rsidRPr="005B6842" w:rsidRDefault="005B6842" w:rsidP="00C45809">
            <w:pPr>
              <w:pStyle w:val="af8"/>
              <w:rPr>
                <w:moveTo w:id="14170" w:author="Masato YOSHIKAWA" w:date="2026-01-20T12:21:00Z" w16du:dateUtc="2026-01-20T03:21:00Z"/>
                <w:rFonts w:ascii="Times New Roman" w:eastAsia="ＭＳ 明朝" w:hAnsi="Times New Roman" w:cs="Times New Roman"/>
                <w:rPrChange w:id="14171" w:author="Masato YOSHIKAWA" w:date="2026-01-20T12:23:00Z" w16du:dateUtc="2026-01-20T03:23:00Z">
                  <w:rPr>
                    <w:moveTo w:id="14172" w:author="Masato YOSHIKAWA" w:date="2026-01-20T12:21:00Z" w16du:dateUtc="2026-01-20T03:21:00Z"/>
                    <w:rFonts w:ascii="ＭＳ 明朝" w:eastAsia="ＭＳ 明朝" w:hAnsi="ＭＳ 明朝"/>
                  </w:rPr>
                </w:rPrChange>
              </w:rPr>
            </w:pPr>
            <w:moveTo w:id="14173" w:author="Masato YOSHIKAWA" w:date="2026-01-20T12:21:00Z" w16du:dateUtc="2026-01-20T03:21:00Z">
              <w:r w:rsidRPr="005B6842">
                <w:rPr>
                  <w:rFonts w:ascii="Times New Roman" w:eastAsia="ＭＳ 明朝" w:hAnsi="Times New Roman" w:cs="Times New Roman"/>
                  <w:rPrChange w:id="14174" w:author="Masato YOSHIKAWA" w:date="2026-01-20T12:23:00Z" w16du:dateUtc="2026-01-20T03:23:00Z">
                    <w:rPr>
                      <w:rFonts w:ascii="ＭＳ 明朝" w:eastAsia="ＭＳ 明朝" w:hAnsi="ＭＳ 明朝"/>
                    </w:rPr>
                  </w:rPrChange>
                </w:rPr>
                <w:t>Minimization</w:t>
              </w:r>
            </w:moveTo>
          </w:p>
        </w:tc>
        <w:tc>
          <w:tcPr>
            <w:tcW w:w="851" w:type="pct"/>
          </w:tcPr>
          <w:p w14:paraId="0C84F657" w14:textId="77777777" w:rsidR="005B6842" w:rsidRPr="005B6842" w:rsidRDefault="005B6842" w:rsidP="00C45809">
            <w:pPr>
              <w:pStyle w:val="af8"/>
              <w:rPr>
                <w:moveTo w:id="14175" w:author="Masato YOSHIKAWA" w:date="2026-01-20T12:21:00Z" w16du:dateUtc="2026-01-20T03:21:00Z"/>
                <w:rFonts w:ascii="Times New Roman" w:eastAsia="ＭＳ 明朝" w:hAnsi="Times New Roman" w:cs="Times New Roman"/>
                <w:rPrChange w:id="14176" w:author="Masato YOSHIKAWA" w:date="2026-01-20T12:23:00Z" w16du:dateUtc="2026-01-20T03:23:00Z">
                  <w:rPr>
                    <w:moveTo w:id="14177" w:author="Masato YOSHIKAWA" w:date="2026-01-20T12:21:00Z" w16du:dateUtc="2026-01-20T03:21:00Z"/>
                    <w:rFonts w:ascii="ＭＳ 明朝" w:eastAsia="ＭＳ 明朝" w:hAnsi="ＭＳ 明朝"/>
                  </w:rPr>
                </w:rPrChange>
              </w:rPr>
            </w:pPr>
            <w:moveTo w:id="14178" w:author="Masato YOSHIKAWA" w:date="2026-01-20T12:21:00Z" w16du:dateUtc="2026-01-20T03:21:00Z">
              <w:r w:rsidRPr="005B6842">
                <w:rPr>
                  <w:rFonts w:ascii="Times New Roman" w:eastAsia="ＭＳ 明朝" w:hAnsi="Times New Roman" w:cs="Times New Roman"/>
                  <w:rPrChange w:id="14179" w:author="Masato YOSHIKAWA" w:date="2026-01-20T12:23:00Z" w16du:dateUtc="2026-01-20T03:23:00Z">
                    <w:rPr>
                      <w:rFonts w:ascii="ＭＳ 明朝" w:eastAsia="ＭＳ 明朝" w:hAnsi="ＭＳ 明朝"/>
                    </w:rPr>
                  </w:rPrChange>
                </w:rPr>
                <w:t>Literal translation</w:t>
              </w:r>
            </w:moveTo>
          </w:p>
        </w:tc>
        <w:tc>
          <w:tcPr>
            <w:tcW w:w="831" w:type="pct"/>
          </w:tcPr>
          <w:p w14:paraId="63EB2E30" w14:textId="77777777" w:rsidR="005B6842" w:rsidRPr="005B6842" w:rsidRDefault="005B6842" w:rsidP="00C45809">
            <w:pPr>
              <w:pStyle w:val="af8"/>
              <w:rPr>
                <w:moveTo w:id="14180" w:author="Masato YOSHIKAWA" w:date="2026-01-20T12:21:00Z" w16du:dateUtc="2026-01-20T03:21:00Z"/>
                <w:rFonts w:ascii="Times New Roman" w:eastAsia="ＭＳ 明朝" w:hAnsi="Times New Roman" w:cs="Times New Roman"/>
                <w:rPrChange w:id="14181" w:author="Masato YOSHIKAWA" w:date="2026-01-20T12:23:00Z" w16du:dateUtc="2026-01-20T03:23:00Z">
                  <w:rPr>
                    <w:moveTo w:id="14182" w:author="Masato YOSHIKAWA" w:date="2026-01-20T12:21:00Z" w16du:dateUtc="2026-01-20T03:21:00Z"/>
                    <w:rFonts w:ascii="ＭＳ 明朝" w:eastAsia="ＭＳ 明朝" w:hAnsi="ＭＳ 明朝"/>
                  </w:rPr>
                </w:rPrChange>
              </w:rPr>
            </w:pPr>
            <w:moveTo w:id="14183" w:author="Masato YOSHIKAWA" w:date="2026-01-20T12:21:00Z" w16du:dateUtc="2026-01-20T03:21:00Z">
              <w:r w:rsidRPr="005B6842">
                <w:rPr>
                  <w:rFonts w:ascii="Times New Roman" w:eastAsia="ＭＳ 明朝" w:hAnsi="Times New Roman" w:cs="Times New Roman"/>
                  <w:rPrChange w:id="14184" w:author="Masato YOSHIKAWA" w:date="2026-01-20T12:23:00Z" w16du:dateUtc="2026-01-20T03:23:00Z">
                    <w:rPr>
                      <w:rFonts w:ascii="ＭＳ 明朝" w:eastAsia="ＭＳ 明朝" w:hAnsi="ＭＳ 明朝"/>
                    </w:rPr>
                  </w:rPrChange>
                </w:rPr>
                <w:t>Minimization</w:t>
              </w:r>
            </w:moveTo>
          </w:p>
        </w:tc>
      </w:tr>
      <w:tr w:rsidR="005B6842" w:rsidRPr="005B6842" w14:paraId="6FD25396" w14:textId="77777777" w:rsidTr="00C45809">
        <w:tc>
          <w:tcPr>
            <w:tcW w:w="582" w:type="pct"/>
          </w:tcPr>
          <w:p w14:paraId="53F307AB" w14:textId="77777777" w:rsidR="005B6842" w:rsidRPr="005B6842" w:rsidRDefault="005B6842" w:rsidP="00C45809">
            <w:pPr>
              <w:pStyle w:val="af8"/>
              <w:rPr>
                <w:moveTo w:id="14185" w:author="Masato YOSHIKAWA" w:date="2026-01-20T12:21:00Z" w16du:dateUtc="2026-01-20T03:21:00Z"/>
                <w:rFonts w:ascii="Times New Roman" w:eastAsia="ＭＳ 明朝" w:hAnsi="Times New Roman" w:cs="Times New Roman"/>
                <w:rPrChange w:id="14186" w:author="Masato YOSHIKAWA" w:date="2026-01-20T12:23:00Z" w16du:dateUtc="2026-01-20T03:23:00Z">
                  <w:rPr>
                    <w:moveTo w:id="14187" w:author="Masato YOSHIKAWA" w:date="2026-01-20T12:21:00Z" w16du:dateUtc="2026-01-20T03:21:00Z"/>
                    <w:rFonts w:ascii="ＭＳ 明朝" w:eastAsia="ＭＳ 明朝" w:hAnsi="ＭＳ 明朝"/>
                  </w:rPr>
                </w:rPrChange>
              </w:rPr>
            </w:pPr>
            <w:moveTo w:id="14188" w:author="Masato YOSHIKAWA" w:date="2026-01-20T12:21:00Z" w16du:dateUtc="2026-01-20T03:21:00Z">
              <w:r w:rsidRPr="005B6842">
                <w:rPr>
                  <w:rFonts w:ascii="Times New Roman" w:eastAsia="ＭＳ 明朝" w:hAnsi="Times New Roman" w:cs="Times New Roman" w:hint="eastAsia"/>
                  <w:rPrChange w:id="14189" w:author="Masato YOSHIKAWA" w:date="2026-01-20T12:23:00Z" w16du:dateUtc="2026-01-20T03:23:00Z">
                    <w:rPr>
                      <w:rFonts w:ascii="ＭＳ 明朝" w:eastAsia="ＭＳ 明朝" w:hAnsi="ＭＳ 明朝" w:hint="eastAsia"/>
                    </w:rPr>
                  </w:rPrChange>
                </w:rPr>
                <w:t>水注</w:t>
              </w:r>
            </w:moveTo>
          </w:p>
        </w:tc>
        <w:tc>
          <w:tcPr>
            <w:tcW w:w="583" w:type="pct"/>
          </w:tcPr>
          <w:p w14:paraId="2D79FCDF" w14:textId="77777777" w:rsidR="005B6842" w:rsidRPr="005B6842" w:rsidRDefault="005B6842" w:rsidP="00C45809">
            <w:pPr>
              <w:pStyle w:val="af8"/>
              <w:rPr>
                <w:moveTo w:id="14190" w:author="Masato YOSHIKAWA" w:date="2026-01-20T12:21:00Z" w16du:dateUtc="2026-01-20T03:21:00Z"/>
                <w:rFonts w:ascii="Times New Roman" w:eastAsia="ＭＳ 明朝" w:hAnsi="Times New Roman" w:cs="Times New Roman"/>
                <w:rPrChange w:id="14191" w:author="Masato YOSHIKAWA" w:date="2026-01-20T12:23:00Z" w16du:dateUtc="2026-01-20T03:23:00Z">
                  <w:rPr>
                    <w:moveTo w:id="14192" w:author="Masato YOSHIKAWA" w:date="2026-01-20T12:21:00Z" w16du:dateUtc="2026-01-20T03:21:00Z"/>
                    <w:rFonts w:ascii="ＭＳ 明朝" w:eastAsia="ＭＳ 明朝" w:hAnsi="ＭＳ 明朝"/>
                  </w:rPr>
                </w:rPrChange>
              </w:rPr>
            </w:pPr>
            <w:moveTo w:id="14193" w:author="Masato YOSHIKAWA" w:date="2026-01-20T12:21:00Z" w16du:dateUtc="2026-01-20T03:21:00Z">
              <w:r w:rsidRPr="005B6842">
                <w:rPr>
                  <w:rFonts w:ascii="Times New Roman" w:eastAsia="ＭＳ 明朝" w:hAnsi="Times New Roman" w:cs="Times New Roman"/>
                  <w:rPrChange w:id="14194" w:author="Masato YOSHIKAWA" w:date="2026-01-20T12:23:00Z" w16du:dateUtc="2026-01-20T03:23:00Z">
                    <w:rPr>
                      <w:rFonts w:ascii="ＭＳ 明朝" w:eastAsia="ＭＳ 明朝" w:hAnsi="ＭＳ 明朝"/>
                    </w:rPr>
                  </w:rPrChange>
                </w:rPr>
                <w:t>なし</w:t>
              </w:r>
            </w:moveTo>
          </w:p>
        </w:tc>
        <w:tc>
          <w:tcPr>
            <w:tcW w:w="629" w:type="pct"/>
          </w:tcPr>
          <w:p w14:paraId="3BE6B102" w14:textId="77777777" w:rsidR="005B6842" w:rsidRPr="005B6842" w:rsidRDefault="005B6842" w:rsidP="00C45809">
            <w:pPr>
              <w:pStyle w:val="af8"/>
              <w:rPr>
                <w:moveTo w:id="14195" w:author="Masato YOSHIKAWA" w:date="2026-01-20T12:21:00Z" w16du:dateUtc="2026-01-20T03:21:00Z"/>
                <w:rFonts w:ascii="Times New Roman" w:eastAsia="ＭＳ 明朝" w:hAnsi="Times New Roman" w:cs="Times New Roman"/>
                <w:rPrChange w:id="14196" w:author="Masato YOSHIKAWA" w:date="2026-01-20T12:23:00Z" w16du:dateUtc="2026-01-20T03:23:00Z">
                  <w:rPr>
                    <w:moveTo w:id="14197" w:author="Masato YOSHIKAWA" w:date="2026-01-20T12:21:00Z" w16du:dateUtc="2026-01-20T03:21:00Z"/>
                    <w:rFonts w:ascii="ＭＳ 明朝" w:eastAsia="ＭＳ 明朝" w:hAnsi="ＭＳ 明朝"/>
                  </w:rPr>
                </w:rPrChange>
              </w:rPr>
            </w:pPr>
            <w:moveTo w:id="14198" w:author="Masato YOSHIKAWA" w:date="2026-01-20T12:21:00Z" w16du:dateUtc="2026-01-20T03:21:00Z">
              <w:r w:rsidRPr="005B6842">
                <w:rPr>
                  <w:rFonts w:ascii="Times New Roman" w:eastAsia="ＭＳ 明朝" w:hAnsi="Times New Roman" w:cs="Times New Roman"/>
                  <w:rPrChange w:id="14199" w:author="Masato YOSHIKAWA" w:date="2026-01-20T12:23:00Z" w16du:dateUtc="2026-01-20T03:23:00Z">
                    <w:rPr>
                      <w:rFonts w:ascii="ＭＳ 明朝" w:eastAsia="ＭＳ 明朝" w:hAnsi="ＭＳ 明朝"/>
                    </w:rPr>
                  </w:rPrChange>
                </w:rPr>
                <w:t>jug</w:t>
              </w:r>
            </w:moveTo>
          </w:p>
        </w:tc>
        <w:tc>
          <w:tcPr>
            <w:tcW w:w="779" w:type="pct"/>
          </w:tcPr>
          <w:p w14:paraId="1C2163D5" w14:textId="77777777" w:rsidR="005B6842" w:rsidRPr="005B6842" w:rsidRDefault="005B6842" w:rsidP="00C45809">
            <w:pPr>
              <w:pStyle w:val="af8"/>
              <w:rPr>
                <w:moveTo w:id="14200" w:author="Masato YOSHIKAWA" w:date="2026-01-20T12:21:00Z" w16du:dateUtc="2026-01-20T03:21:00Z"/>
                <w:rFonts w:ascii="Times New Roman" w:eastAsia="ＭＳ 明朝" w:hAnsi="Times New Roman" w:cs="Times New Roman"/>
                <w:rPrChange w:id="14201" w:author="Masato YOSHIKAWA" w:date="2026-01-20T12:23:00Z" w16du:dateUtc="2026-01-20T03:23:00Z">
                  <w:rPr>
                    <w:moveTo w:id="14202" w:author="Masato YOSHIKAWA" w:date="2026-01-20T12:21:00Z" w16du:dateUtc="2026-01-20T03:21:00Z"/>
                    <w:rFonts w:ascii="ＭＳ 明朝" w:eastAsia="ＭＳ 明朝" w:hAnsi="ＭＳ 明朝"/>
                  </w:rPr>
                </w:rPrChange>
              </w:rPr>
            </w:pPr>
            <w:moveTo w:id="14203" w:author="Masato YOSHIKAWA" w:date="2026-01-20T12:21:00Z" w16du:dateUtc="2026-01-20T03:21:00Z">
              <w:r w:rsidRPr="005B6842">
                <w:rPr>
                  <w:rFonts w:ascii="Times New Roman" w:eastAsia="ＭＳ 明朝" w:hAnsi="Times New Roman" w:cs="Times New Roman"/>
                  <w:rPrChange w:id="14204" w:author="Masato YOSHIKAWA" w:date="2026-01-20T12:23:00Z" w16du:dateUtc="2026-01-20T03:23:00Z">
                    <w:rPr>
                      <w:rFonts w:ascii="ＭＳ 明朝" w:eastAsia="ＭＳ 明朝" w:hAnsi="ＭＳ 明朝"/>
                    </w:rPr>
                  </w:rPrChange>
                </w:rPr>
                <w:t>Reduction</w:t>
              </w:r>
            </w:moveTo>
          </w:p>
        </w:tc>
        <w:tc>
          <w:tcPr>
            <w:tcW w:w="744" w:type="pct"/>
          </w:tcPr>
          <w:p w14:paraId="47FFAE82" w14:textId="77777777" w:rsidR="005B6842" w:rsidRPr="005B6842" w:rsidRDefault="005B6842" w:rsidP="00C45809">
            <w:pPr>
              <w:pStyle w:val="af8"/>
              <w:rPr>
                <w:moveTo w:id="14205" w:author="Masato YOSHIKAWA" w:date="2026-01-20T12:21:00Z" w16du:dateUtc="2026-01-20T03:21:00Z"/>
                <w:rFonts w:ascii="Times New Roman" w:eastAsia="ＭＳ 明朝" w:hAnsi="Times New Roman" w:cs="Times New Roman"/>
                <w:rPrChange w:id="14206" w:author="Masato YOSHIKAWA" w:date="2026-01-20T12:23:00Z" w16du:dateUtc="2026-01-20T03:23:00Z">
                  <w:rPr>
                    <w:moveTo w:id="14207" w:author="Masato YOSHIKAWA" w:date="2026-01-20T12:21:00Z" w16du:dateUtc="2026-01-20T03:21:00Z"/>
                    <w:rFonts w:ascii="ＭＳ 明朝" w:eastAsia="ＭＳ 明朝" w:hAnsi="ＭＳ 明朝"/>
                  </w:rPr>
                </w:rPrChange>
              </w:rPr>
            </w:pPr>
            <w:moveTo w:id="14208" w:author="Masato YOSHIKAWA" w:date="2026-01-20T12:21:00Z" w16du:dateUtc="2026-01-20T03:21:00Z">
              <w:r w:rsidRPr="005B6842">
                <w:rPr>
                  <w:rFonts w:ascii="Times New Roman" w:eastAsia="ＭＳ 明朝" w:hAnsi="Times New Roman" w:cs="Times New Roman"/>
                  <w:rPrChange w:id="14209" w:author="Masato YOSHIKAWA" w:date="2026-01-20T12:23:00Z" w16du:dateUtc="2026-01-20T03:23:00Z">
                    <w:rPr>
                      <w:rFonts w:ascii="ＭＳ 明朝" w:eastAsia="ＭＳ 明朝" w:hAnsi="ＭＳ 明朝"/>
                    </w:rPr>
                  </w:rPrChange>
                </w:rPr>
                <w:t>Denial</w:t>
              </w:r>
            </w:moveTo>
          </w:p>
        </w:tc>
        <w:tc>
          <w:tcPr>
            <w:tcW w:w="851" w:type="pct"/>
          </w:tcPr>
          <w:p w14:paraId="36D679AF" w14:textId="77777777" w:rsidR="005B6842" w:rsidRPr="005B6842" w:rsidRDefault="005B6842" w:rsidP="00C45809">
            <w:pPr>
              <w:pStyle w:val="af8"/>
              <w:rPr>
                <w:moveTo w:id="14210" w:author="Masato YOSHIKAWA" w:date="2026-01-20T12:21:00Z" w16du:dateUtc="2026-01-20T03:21:00Z"/>
                <w:rFonts w:ascii="Times New Roman" w:eastAsia="ＭＳ 明朝" w:hAnsi="Times New Roman" w:cs="Times New Roman"/>
                <w:rPrChange w:id="14211" w:author="Masato YOSHIKAWA" w:date="2026-01-20T12:23:00Z" w16du:dateUtc="2026-01-20T03:23:00Z">
                  <w:rPr>
                    <w:moveTo w:id="14212" w:author="Masato YOSHIKAWA" w:date="2026-01-20T12:21:00Z" w16du:dateUtc="2026-01-20T03:21:00Z"/>
                    <w:rFonts w:ascii="ＭＳ 明朝" w:eastAsia="ＭＳ 明朝" w:hAnsi="ＭＳ 明朝"/>
                  </w:rPr>
                </w:rPrChange>
              </w:rPr>
            </w:pPr>
            <w:moveTo w:id="14213" w:author="Masato YOSHIKAWA" w:date="2026-01-20T12:21:00Z" w16du:dateUtc="2026-01-20T03:21:00Z">
              <w:r w:rsidRPr="005B6842">
                <w:rPr>
                  <w:rFonts w:ascii="Times New Roman" w:eastAsia="ＭＳ 明朝" w:hAnsi="Times New Roman" w:cs="Times New Roman"/>
                  <w:rPrChange w:id="14214" w:author="Masato YOSHIKAWA" w:date="2026-01-20T12:23:00Z" w16du:dateUtc="2026-01-20T03:23:00Z">
                    <w:rPr>
                      <w:rFonts w:ascii="ＭＳ 明朝" w:eastAsia="ＭＳ 明朝" w:hAnsi="ＭＳ 明朝"/>
                    </w:rPr>
                  </w:rPrChange>
                </w:rPr>
                <w:t>Generalization</w:t>
              </w:r>
            </w:moveTo>
          </w:p>
        </w:tc>
        <w:tc>
          <w:tcPr>
            <w:tcW w:w="831" w:type="pct"/>
          </w:tcPr>
          <w:p w14:paraId="5D06FADA" w14:textId="77777777" w:rsidR="005B6842" w:rsidRPr="005B6842" w:rsidRDefault="005B6842" w:rsidP="00C45809">
            <w:pPr>
              <w:pStyle w:val="af8"/>
              <w:rPr>
                <w:moveTo w:id="14215" w:author="Masato YOSHIKAWA" w:date="2026-01-20T12:21:00Z" w16du:dateUtc="2026-01-20T03:21:00Z"/>
                <w:rFonts w:ascii="Times New Roman" w:eastAsia="ＭＳ 明朝" w:hAnsi="Times New Roman" w:cs="Times New Roman"/>
                <w:rPrChange w:id="14216" w:author="Masato YOSHIKAWA" w:date="2026-01-20T12:23:00Z" w16du:dateUtc="2026-01-20T03:23:00Z">
                  <w:rPr>
                    <w:moveTo w:id="14217" w:author="Masato YOSHIKAWA" w:date="2026-01-20T12:21:00Z" w16du:dateUtc="2026-01-20T03:21:00Z"/>
                    <w:rFonts w:ascii="ＭＳ 明朝" w:eastAsia="ＭＳ 明朝" w:hAnsi="ＭＳ 明朝"/>
                  </w:rPr>
                </w:rPrChange>
              </w:rPr>
            </w:pPr>
            <w:moveTo w:id="14218" w:author="Masato YOSHIKAWA" w:date="2026-01-20T12:21:00Z" w16du:dateUtc="2026-01-20T03:21:00Z">
              <w:r w:rsidRPr="005B6842">
                <w:rPr>
                  <w:rFonts w:ascii="Times New Roman" w:eastAsia="ＭＳ 明朝" w:hAnsi="Times New Roman" w:cs="Times New Roman"/>
                  <w:rPrChange w:id="14219" w:author="Masato YOSHIKAWA" w:date="2026-01-20T12:23:00Z" w16du:dateUtc="2026-01-20T03:23:00Z">
                    <w:rPr>
                      <w:rFonts w:ascii="ＭＳ 明朝" w:eastAsia="ＭＳ 明朝" w:hAnsi="ＭＳ 明朝"/>
                    </w:rPr>
                  </w:rPrChange>
                </w:rPr>
                <w:t>Minimization</w:t>
              </w:r>
            </w:moveTo>
          </w:p>
        </w:tc>
      </w:tr>
      <w:tr w:rsidR="005B6842" w:rsidRPr="005B6842" w14:paraId="7B99114A" w14:textId="77777777" w:rsidTr="00C45809">
        <w:tc>
          <w:tcPr>
            <w:tcW w:w="582" w:type="pct"/>
          </w:tcPr>
          <w:p w14:paraId="72DD8BE3" w14:textId="77777777" w:rsidR="005B6842" w:rsidRPr="005B6842" w:rsidRDefault="005B6842" w:rsidP="00C45809">
            <w:pPr>
              <w:pStyle w:val="af8"/>
              <w:rPr>
                <w:moveTo w:id="14220" w:author="Masato YOSHIKAWA" w:date="2026-01-20T12:21:00Z" w16du:dateUtc="2026-01-20T03:21:00Z"/>
                <w:rFonts w:ascii="Times New Roman" w:eastAsia="ＭＳ 明朝" w:hAnsi="Times New Roman" w:cs="Times New Roman"/>
                <w:rPrChange w:id="14221" w:author="Masato YOSHIKAWA" w:date="2026-01-20T12:23:00Z" w16du:dateUtc="2026-01-20T03:23:00Z">
                  <w:rPr>
                    <w:moveTo w:id="14222" w:author="Masato YOSHIKAWA" w:date="2026-01-20T12:21:00Z" w16du:dateUtc="2026-01-20T03:21:00Z"/>
                    <w:rFonts w:ascii="ＭＳ 明朝" w:eastAsia="ＭＳ 明朝" w:hAnsi="ＭＳ 明朝"/>
                  </w:rPr>
                </w:rPrChange>
              </w:rPr>
            </w:pPr>
            <w:moveTo w:id="14223" w:author="Masato YOSHIKAWA" w:date="2026-01-20T12:21:00Z" w16du:dateUtc="2026-01-20T03:21:00Z">
              <w:r w:rsidRPr="005B6842">
                <w:rPr>
                  <w:rFonts w:ascii="Times New Roman" w:eastAsia="ＭＳ 明朝" w:hAnsi="Times New Roman" w:cs="Times New Roman" w:hint="eastAsia"/>
                  <w:rPrChange w:id="14224" w:author="Masato YOSHIKAWA" w:date="2026-01-20T12:23:00Z" w16du:dateUtc="2026-01-20T03:23:00Z">
                    <w:rPr>
                      <w:rFonts w:ascii="ＭＳ 明朝" w:eastAsia="ＭＳ 明朝" w:hAnsi="ＭＳ 明朝" w:hint="eastAsia"/>
                    </w:rPr>
                  </w:rPrChange>
                </w:rPr>
                <w:t>鉄瓶</w:t>
              </w:r>
            </w:moveTo>
          </w:p>
        </w:tc>
        <w:tc>
          <w:tcPr>
            <w:tcW w:w="583" w:type="pct"/>
          </w:tcPr>
          <w:p w14:paraId="384C80F8" w14:textId="77777777" w:rsidR="005B6842" w:rsidRPr="005B6842" w:rsidRDefault="005B6842" w:rsidP="00C45809">
            <w:pPr>
              <w:pStyle w:val="af8"/>
              <w:rPr>
                <w:moveTo w:id="14225" w:author="Masato YOSHIKAWA" w:date="2026-01-20T12:21:00Z" w16du:dateUtc="2026-01-20T03:21:00Z"/>
                <w:rFonts w:ascii="Times New Roman" w:eastAsia="ＭＳ 明朝" w:hAnsi="Times New Roman" w:cs="Times New Roman"/>
                <w:rPrChange w:id="14226" w:author="Masato YOSHIKAWA" w:date="2026-01-20T12:23:00Z" w16du:dateUtc="2026-01-20T03:23:00Z">
                  <w:rPr>
                    <w:moveTo w:id="14227" w:author="Masato YOSHIKAWA" w:date="2026-01-20T12:21:00Z" w16du:dateUtc="2026-01-20T03:21:00Z"/>
                    <w:rFonts w:ascii="ＭＳ 明朝" w:eastAsia="ＭＳ 明朝" w:hAnsi="ＭＳ 明朝"/>
                  </w:rPr>
                </w:rPrChange>
              </w:rPr>
            </w:pPr>
            <w:moveTo w:id="14228" w:author="Masato YOSHIKAWA" w:date="2026-01-20T12:21:00Z" w16du:dateUtc="2026-01-20T03:21:00Z">
              <w:r w:rsidRPr="005B6842">
                <w:rPr>
                  <w:rFonts w:ascii="Times New Roman" w:eastAsia="ＭＳ 明朝" w:hAnsi="Times New Roman" w:cs="Times New Roman"/>
                  <w:rPrChange w:id="14229" w:author="Masato YOSHIKAWA" w:date="2026-01-20T12:23:00Z" w16du:dateUtc="2026-01-20T03:23:00Z">
                    <w:rPr>
                      <w:rFonts w:ascii="ＭＳ 明朝" w:eastAsia="ＭＳ 明朝" w:hAnsi="ＭＳ 明朝"/>
                    </w:rPr>
                  </w:rPrChange>
                </w:rPr>
                <w:t>iron kettle</w:t>
              </w:r>
            </w:moveTo>
          </w:p>
        </w:tc>
        <w:tc>
          <w:tcPr>
            <w:tcW w:w="629" w:type="pct"/>
          </w:tcPr>
          <w:p w14:paraId="69FC8D85" w14:textId="77777777" w:rsidR="005B6842" w:rsidRPr="005B6842" w:rsidRDefault="005B6842" w:rsidP="00C45809">
            <w:pPr>
              <w:pStyle w:val="af8"/>
              <w:rPr>
                <w:moveTo w:id="14230" w:author="Masato YOSHIKAWA" w:date="2026-01-20T12:21:00Z" w16du:dateUtc="2026-01-20T03:21:00Z"/>
                <w:rFonts w:ascii="Times New Roman" w:eastAsia="ＭＳ 明朝" w:hAnsi="Times New Roman" w:cs="Times New Roman"/>
                <w:rPrChange w:id="14231" w:author="Masato YOSHIKAWA" w:date="2026-01-20T12:23:00Z" w16du:dateUtc="2026-01-20T03:23:00Z">
                  <w:rPr>
                    <w:moveTo w:id="14232" w:author="Masato YOSHIKAWA" w:date="2026-01-20T12:21:00Z" w16du:dateUtc="2026-01-20T03:21:00Z"/>
                    <w:rFonts w:ascii="ＭＳ 明朝" w:eastAsia="ＭＳ 明朝" w:hAnsi="ＭＳ 明朝"/>
                  </w:rPr>
                </w:rPrChange>
              </w:rPr>
            </w:pPr>
            <w:moveTo w:id="14233" w:author="Masato YOSHIKAWA" w:date="2026-01-20T12:21:00Z" w16du:dateUtc="2026-01-20T03:21:00Z">
              <w:r w:rsidRPr="005B6842">
                <w:rPr>
                  <w:rFonts w:ascii="Times New Roman" w:eastAsia="ＭＳ 明朝" w:hAnsi="Times New Roman" w:cs="Times New Roman"/>
                  <w:rPrChange w:id="14234" w:author="Masato YOSHIKAWA" w:date="2026-01-20T12:23:00Z" w16du:dateUtc="2026-01-20T03:23:00Z">
                    <w:rPr>
                      <w:rFonts w:ascii="ＭＳ 明朝" w:eastAsia="ＭＳ 明朝" w:hAnsi="ＭＳ 明朝"/>
                    </w:rPr>
                  </w:rPrChange>
                </w:rPr>
                <w:t>iron kettle</w:t>
              </w:r>
            </w:moveTo>
          </w:p>
        </w:tc>
        <w:tc>
          <w:tcPr>
            <w:tcW w:w="779" w:type="pct"/>
          </w:tcPr>
          <w:p w14:paraId="18CE28F2" w14:textId="77777777" w:rsidR="005B6842" w:rsidRPr="005B6842" w:rsidRDefault="005B6842" w:rsidP="00C45809">
            <w:pPr>
              <w:pStyle w:val="af8"/>
              <w:rPr>
                <w:moveTo w:id="14235" w:author="Masato YOSHIKAWA" w:date="2026-01-20T12:21:00Z" w16du:dateUtc="2026-01-20T03:21:00Z"/>
                <w:rFonts w:ascii="Times New Roman" w:eastAsia="ＭＳ 明朝" w:hAnsi="Times New Roman" w:cs="Times New Roman"/>
                <w:rPrChange w:id="14236" w:author="Masato YOSHIKAWA" w:date="2026-01-20T12:23:00Z" w16du:dateUtc="2026-01-20T03:23:00Z">
                  <w:rPr>
                    <w:moveTo w:id="14237" w:author="Masato YOSHIKAWA" w:date="2026-01-20T12:21:00Z" w16du:dateUtc="2026-01-20T03:21:00Z"/>
                    <w:rFonts w:ascii="ＭＳ 明朝" w:eastAsia="ＭＳ 明朝" w:hAnsi="ＭＳ 明朝"/>
                  </w:rPr>
                </w:rPrChange>
              </w:rPr>
            </w:pPr>
            <w:moveTo w:id="14238" w:author="Masato YOSHIKAWA" w:date="2026-01-20T12:21:00Z" w16du:dateUtc="2026-01-20T03:21:00Z">
              <w:r w:rsidRPr="005B6842">
                <w:rPr>
                  <w:rFonts w:ascii="Times New Roman" w:eastAsia="ＭＳ 明朝" w:hAnsi="Times New Roman" w:cs="Times New Roman"/>
                  <w:rPrChange w:id="14239" w:author="Masato YOSHIKAWA" w:date="2026-01-20T12:23:00Z" w16du:dateUtc="2026-01-20T03:23:00Z">
                    <w:rPr>
                      <w:rFonts w:ascii="ＭＳ 明朝" w:eastAsia="ＭＳ 明朝" w:hAnsi="ＭＳ 明朝"/>
                    </w:rPr>
                  </w:rPrChange>
                </w:rPr>
                <w:t>Established equivalent</w:t>
              </w:r>
            </w:moveTo>
          </w:p>
        </w:tc>
        <w:tc>
          <w:tcPr>
            <w:tcW w:w="744" w:type="pct"/>
          </w:tcPr>
          <w:p w14:paraId="38058888" w14:textId="77777777" w:rsidR="005B6842" w:rsidRPr="005B6842" w:rsidRDefault="005B6842" w:rsidP="00C45809">
            <w:pPr>
              <w:pStyle w:val="af8"/>
              <w:rPr>
                <w:moveTo w:id="14240" w:author="Masato YOSHIKAWA" w:date="2026-01-20T12:21:00Z" w16du:dateUtc="2026-01-20T03:21:00Z"/>
                <w:rFonts w:ascii="Times New Roman" w:eastAsia="ＭＳ 明朝" w:hAnsi="Times New Roman" w:cs="Times New Roman"/>
                <w:rPrChange w:id="14241" w:author="Masato YOSHIKAWA" w:date="2026-01-20T12:23:00Z" w16du:dateUtc="2026-01-20T03:23:00Z">
                  <w:rPr>
                    <w:moveTo w:id="14242" w:author="Masato YOSHIKAWA" w:date="2026-01-20T12:21:00Z" w16du:dateUtc="2026-01-20T03:21:00Z"/>
                    <w:rFonts w:ascii="ＭＳ 明朝" w:eastAsia="ＭＳ 明朝" w:hAnsi="ＭＳ 明朝"/>
                  </w:rPr>
                </w:rPrChange>
              </w:rPr>
            </w:pPr>
            <w:moveTo w:id="14243" w:author="Masato YOSHIKAWA" w:date="2026-01-20T12:21:00Z" w16du:dateUtc="2026-01-20T03:21:00Z">
              <w:r w:rsidRPr="005B6842">
                <w:rPr>
                  <w:rFonts w:ascii="Times New Roman" w:eastAsia="ＭＳ 明朝" w:hAnsi="Times New Roman" w:cs="Times New Roman"/>
                  <w:rPrChange w:id="14244" w:author="Masato YOSHIKAWA" w:date="2026-01-20T12:23:00Z" w16du:dateUtc="2026-01-20T03:23:00Z">
                    <w:rPr>
                      <w:rFonts w:ascii="ＭＳ 明朝" w:eastAsia="ＭＳ 明朝" w:hAnsi="ＭＳ 明朝"/>
                    </w:rPr>
                  </w:rPrChange>
                </w:rPr>
                <w:t>Minimization</w:t>
              </w:r>
            </w:moveTo>
          </w:p>
        </w:tc>
        <w:tc>
          <w:tcPr>
            <w:tcW w:w="851" w:type="pct"/>
          </w:tcPr>
          <w:p w14:paraId="4753A139" w14:textId="77777777" w:rsidR="005B6842" w:rsidRPr="005B6842" w:rsidRDefault="005B6842" w:rsidP="00C45809">
            <w:pPr>
              <w:pStyle w:val="af8"/>
              <w:rPr>
                <w:moveTo w:id="14245" w:author="Masato YOSHIKAWA" w:date="2026-01-20T12:21:00Z" w16du:dateUtc="2026-01-20T03:21:00Z"/>
                <w:rFonts w:ascii="Times New Roman" w:eastAsia="ＭＳ 明朝" w:hAnsi="Times New Roman" w:cs="Times New Roman"/>
                <w:rPrChange w:id="14246" w:author="Masato YOSHIKAWA" w:date="2026-01-20T12:23:00Z" w16du:dateUtc="2026-01-20T03:23:00Z">
                  <w:rPr>
                    <w:moveTo w:id="14247" w:author="Masato YOSHIKAWA" w:date="2026-01-20T12:21:00Z" w16du:dateUtc="2026-01-20T03:21:00Z"/>
                    <w:rFonts w:ascii="ＭＳ 明朝" w:eastAsia="ＭＳ 明朝" w:hAnsi="ＭＳ 明朝"/>
                  </w:rPr>
                </w:rPrChange>
              </w:rPr>
            </w:pPr>
            <w:moveTo w:id="14248" w:author="Masato YOSHIKAWA" w:date="2026-01-20T12:21:00Z" w16du:dateUtc="2026-01-20T03:21:00Z">
              <w:r w:rsidRPr="005B6842">
                <w:rPr>
                  <w:rFonts w:ascii="Times New Roman" w:eastAsia="ＭＳ 明朝" w:hAnsi="Times New Roman" w:cs="Times New Roman"/>
                  <w:rPrChange w:id="14249" w:author="Masato YOSHIKAWA" w:date="2026-01-20T12:23:00Z" w16du:dateUtc="2026-01-20T03:23:00Z">
                    <w:rPr>
                      <w:rFonts w:ascii="ＭＳ 明朝" w:eastAsia="ＭＳ 明朝" w:hAnsi="ＭＳ 明朝"/>
                    </w:rPr>
                  </w:rPrChange>
                </w:rPr>
                <w:t>Established equivalent</w:t>
              </w:r>
            </w:moveTo>
          </w:p>
        </w:tc>
        <w:tc>
          <w:tcPr>
            <w:tcW w:w="831" w:type="pct"/>
          </w:tcPr>
          <w:p w14:paraId="6E5CDD0C" w14:textId="77777777" w:rsidR="005B6842" w:rsidRPr="005B6842" w:rsidRDefault="005B6842" w:rsidP="00C45809">
            <w:pPr>
              <w:pStyle w:val="af8"/>
              <w:rPr>
                <w:moveTo w:id="14250" w:author="Masato YOSHIKAWA" w:date="2026-01-20T12:21:00Z" w16du:dateUtc="2026-01-20T03:21:00Z"/>
                <w:rFonts w:ascii="Times New Roman" w:eastAsia="ＭＳ 明朝" w:hAnsi="Times New Roman" w:cs="Times New Roman"/>
                <w:rPrChange w:id="14251" w:author="Masato YOSHIKAWA" w:date="2026-01-20T12:23:00Z" w16du:dateUtc="2026-01-20T03:23:00Z">
                  <w:rPr>
                    <w:moveTo w:id="14252" w:author="Masato YOSHIKAWA" w:date="2026-01-20T12:21:00Z" w16du:dateUtc="2026-01-20T03:21:00Z"/>
                    <w:rFonts w:ascii="ＭＳ 明朝" w:eastAsia="ＭＳ 明朝" w:hAnsi="ＭＳ 明朝"/>
                  </w:rPr>
                </w:rPrChange>
              </w:rPr>
            </w:pPr>
            <w:moveTo w:id="14253" w:author="Masato YOSHIKAWA" w:date="2026-01-20T12:21:00Z" w16du:dateUtc="2026-01-20T03:21:00Z">
              <w:r w:rsidRPr="005B6842">
                <w:rPr>
                  <w:rFonts w:ascii="Times New Roman" w:eastAsia="ＭＳ 明朝" w:hAnsi="Times New Roman" w:cs="Times New Roman"/>
                  <w:rPrChange w:id="14254" w:author="Masato YOSHIKAWA" w:date="2026-01-20T12:23:00Z" w16du:dateUtc="2026-01-20T03:23:00Z">
                    <w:rPr>
                      <w:rFonts w:ascii="ＭＳ 明朝" w:eastAsia="ＭＳ 明朝" w:hAnsi="ＭＳ 明朝"/>
                    </w:rPr>
                  </w:rPrChange>
                </w:rPr>
                <w:t>Minimization</w:t>
              </w:r>
            </w:moveTo>
          </w:p>
        </w:tc>
      </w:tr>
      <w:tr w:rsidR="005B6842" w:rsidRPr="005B6842" w14:paraId="6A6413B6" w14:textId="77777777" w:rsidTr="00C45809">
        <w:tc>
          <w:tcPr>
            <w:tcW w:w="582" w:type="pct"/>
          </w:tcPr>
          <w:p w14:paraId="3A392E82" w14:textId="77777777" w:rsidR="005B6842" w:rsidRPr="005B6842" w:rsidRDefault="005B6842" w:rsidP="00C45809">
            <w:pPr>
              <w:pStyle w:val="af8"/>
              <w:rPr>
                <w:moveTo w:id="14255" w:author="Masato YOSHIKAWA" w:date="2026-01-20T12:21:00Z" w16du:dateUtc="2026-01-20T03:21:00Z"/>
                <w:rFonts w:ascii="Times New Roman" w:eastAsia="ＭＳ 明朝" w:hAnsi="Times New Roman" w:cs="Times New Roman"/>
                <w:rPrChange w:id="14256" w:author="Masato YOSHIKAWA" w:date="2026-01-20T12:23:00Z" w16du:dateUtc="2026-01-20T03:23:00Z">
                  <w:rPr>
                    <w:moveTo w:id="14257" w:author="Masato YOSHIKAWA" w:date="2026-01-20T12:21:00Z" w16du:dateUtc="2026-01-20T03:21:00Z"/>
                    <w:rFonts w:ascii="ＭＳ 明朝" w:eastAsia="ＭＳ 明朝" w:hAnsi="ＭＳ 明朝"/>
                  </w:rPr>
                </w:rPrChange>
              </w:rPr>
            </w:pPr>
            <w:moveTo w:id="14258" w:author="Masato YOSHIKAWA" w:date="2026-01-20T12:21:00Z" w16du:dateUtc="2026-01-20T03:21:00Z">
              <w:r w:rsidRPr="005B6842">
                <w:rPr>
                  <w:rFonts w:ascii="Times New Roman" w:eastAsia="ＭＳ 明朝" w:hAnsi="Times New Roman" w:cs="Times New Roman" w:hint="eastAsia"/>
                  <w:rPrChange w:id="14259" w:author="Masato YOSHIKAWA" w:date="2026-01-20T12:23:00Z" w16du:dateUtc="2026-01-20T03:23:00Z">
                    <w:rPr>
                      <w:rFonts w:ascii="ＭＳ 明朝" w:eastAsia="ＭＳ 明朝" w:hAnsi="ＭＳ 明朝" w:hint="eastAsia"/>
                    </w:rPr>
                  </w:rPrChange>
                </w:rPr>
                <w:t>下女</w:t>
              </w:r>
            </w:moveTo>
          </w:p>
        </w:tc>
        <w:tc>
          <w:tcPr>
            <w:tcW w:w="583" w:type="pct"/>
          </w:tcPr>
          <w:p w14:paraId="3EB9F6FC" w14:textId="77777777" w:rsidR="005B6842" w:rsidRPr="005B6842" w:rsidRDefault="005B6842" w:rsidP="00C45809">
            <w:pPr>
              <w:pStyle w:val="af8"/>
              <w:rPr>
                <w:moveTo w:id="14260" w:author="Masato YOSHIKAWA" w:date="2026-01-20T12:21:00Z" w16du:dateUtc="2026-01-20T03:21:00Z"/>
                <w:rFonts w:ascii="Times New Roman" w:eastAsia="ＭＳ 明朝" w:hAnsi="Times New Roman" w:cs="Times New Roman"/>
                <w:rPrChange w:id="14261" w:author="Masato YOSHIKAWA" w:date="2026-01-20T12:23:00Z" w16du:dateUtc="2026-01-20T03:23:00Z">
                  <w:rPr>
                    <w:moveTo w:id="14262" w:author="Masato YOSHIKAWA" w:date="2026-01-20T12:21:00Z" w16du:dateUtc="2026-01-20T03:21:00Z"/>
                    <w:rFonts w:ascii="ＭＳ 明朝" w:eastAsia="ＭＳ 明朝" w:hAnsi="ＭＳ 明朝"/>
                  </w:rPr>
                </w:rPrChange>
              </w:rPr>
            </w:pPr>
            <w:moveTo w:id="14263" w:author="Masato YOSHIKAWA" w:date="2026-01-20T12:21:00Z" w16du:dateUtc="2026-01-20T03:21:00Z">
              <w:r w:rsidRPr="005B6842">
                <w:rPr>
                  <w:rFonts w:ascii="Times New Roman" w:eastAsia="ＭＳ 明朝" w:hAnsi="Times New Roman" w:cs="Times New Roman"/>
                  <w:rPrChange w:id="14264" w:author="Masato YOSHIKAWA" w:date="2026-01-20T12:23:00Z" w16du:dateUtc="2026-01-20T03:23:00Z">
                    <w:rPr>
                      <w:rFonts w:ascii="ＭＳ 明朝" w:eastAsia="ＭＳ 明朝" w:hAnsi="ＭＳ 明朝"/>
                    </w:rPr>
                  </w:rPrChange>
                </w:rPr>
                <w:t>maid</w:t>
              </w:r>
            </w:moveTo>
          </w:p>
        </w:tc>
        <w:tc>
          <w:tcPr>
            <w:tcW w:w="629" w:type="pct"/>
          </w:tcPr>
          <w:p w14:paraId="7F44FF81" w14:textId="77777777" w:rsidR="005B6842" w:rsidRPr="005B6842" w:rsidRDefault="005B6842" w:rsidP="00C45809">
            <w:pPr>
              <w:pStyle w:val="af8"/>
              <w:rPr>
                <w:moveTo w:id="14265" w:author="Masato YOSHIKAWA" w:date="2026-01-20T12:21:00Z" w16du:dateUtc="2026-01-20T03:21:00Z"/>
                <w:rFonts w:ascii="Times New Roman" w:eastAsia="ＭＳ 明朝" w:hAnsi="Times New Roman" w:cs="Times New Roman"/>
                <w:rPrChange w:id="14266" w:author="Masato YOSHIKAWA" w:date="2026-01-20T12:23:00Z" w16du:dateUtc="2026-01-20T03:23:00Z">
                  <w:rPr>
                    <w:moveTo w:id="14267" w:author="Masato YOSHIKAWA" w:date="2026-01-20T12:21:00Z" w16du:dateUtc="2026-01-20T03:21:00Z"/>
                    <w:rFonts w:ascii="ＭＳ 明朝" w:eastAsia="ＭＳ 明朝" w:hAnsi="ＭＳ 明朝"/>
                  </w:rPr>
                </w:rPrChange>
              </w:rPr>
            </w:pPr>
            <w:moveTo w:id="14268" w:author="Masato YOSHIKAWA" w:date="2026-01-20T12:21:00Z" w16du:dateUtc="2026-01-20T03:21:00Z">
              <w:r w:rsidRPr="005B6842">
                <w:rPr>
                  <w:rFonts w:ascii="Times New Roman" w:eastAsia="ＭＳ 明朝" w:hAnsi="Times New Roman" w:cs="Times New Roman"/>
                  <w:rPrChange w:id="14269" w:author="Masato YOSHIKAWA" w:date="2026-01-20T12:23:00Z" w16du:dateUtc="2026-01-20T03:23:00Z">
                    <w:rPr>
                      <w:rFonts w:ascii="ＭＳ 明朝" w:eastAsia="ＭＳ 明朝" w:hAnsi="ＭＳ 明朝"/>
                    </w:rPr>
                  </w:rPrChange>
                </w:rPr>
                <w:t>maid</w:t>
              </w:r>
            </w:moveTo>
          </w:p>
        </w:tc>
        <w:tc>
          <w:tcPr>
            <w:tcW w:w="779" w:type="pct"/>
          </w:tcPr>
          <w:p w14:paraId="150AEF87" w14:textId="77777777" w:rsidR="005B6842" w:rsidRPr="005B6842" w:rsidRDefault="005B6842" w:rsidP="00C45809">
            <w:pPr>
              <w:pStyle w:val="af8"/>
              <w:rPr>
                <w:moveTo w:id="14270" w:author="Masato YOSHIKAWA" w:date="2026-01-20T12:21:00Z" w16du:dateUtc="2026-01-20T03:21:00Z"/>
                <w:rFonts w:ascii="Times New Roman" w:eastAsia="ＭＳ 明朝" w:hAnsi="Times New Roman" w:cs="Times New Roman"/>
                <w:rPrChange w:id="14271" w:author="Masato YOSHIKAWA" w:date="2026-01-20T12:23:00Z" w16du:dateUtc="2026-01-20T03:23:00Z">
                  <w:rPr>
                    <w:moveTo w:id="14272" w:author="Masato YOSHIKAWA" w:date="2026-01-20T12:21:00Z" w16du:dateUtc="2026-01-20T03:21:00Z"/>
                    <w:rFonts w:ascii="ＭＳ 明朝" w:eastAsia="ＭＳ 明朝" w:hAnsi="ＭＳ 明朝"/>
                  </w:rPr>
                </w:rPrChange>
              </w:rPr>
            </w:pPr>
            <w:moveTo w:id="14273" w:author="Masato YOSHIKAWA" w:date="2026-01-20T12:21:00Z" w16du:dateUtc="2026-01-20T03:21:00Z">
              <w:r w:rsidRPr="005B6842">
                <w:rPr>
                  <w:rFonts w:ascii="Times New Roman" w:eastAsia="ＭＳ 明朝" w:hAnsi="Times New Roman" w:cs="Times New Roman"/>
                  <w:rPrChange w:id="14274" w:author="Masato YOSHIKAWA" w:date="2026-01-20T12:23:00Z" w16du:dateUtc="2026-01-20T03:23:00Z">
                    <w:rPr>
                      <w:rFonts w:ascii="ＭＳ 明朝" w:eastAsia="ＭＳ 明朝" w:hAnsi="ＭＳ 明朝"/>
                    </w:rPr>
                  </w:rPrChange>
                </w:rPr>
                <w:t>Established equivalent</w:t>
              </w:r>
            </w:moveTo>
          </w:p>
        </w:tc>
        <w:tc>
          <w:tcPr>
            <w:tcW w:w="744" w:type="pct"/>
          </w:tcPr>
          <w:p w14:paraId="5F93C4AA" w14:textId="77777777" w:rsidR="005B6842" w:rsidRPr="005B6842" w:rsidRDefault="005B6842" w:rsidP="00C45809">
            <w:pPr>
              <w:pStyle w:val="af8"/>
              <w:rPr>
                <w:moveTo w:id="14275" w:author="Masato YOSHIKAWA" w:date="2026-01-20T12:21:00Z" w16du:dateUtc="2026-01-20T03:21:00Z"/>
                <w:rFonts w:ascii="Times New Roman" w:eastAsia="ＭＳ 明朝" w:hAnsi="Times New Roman" w:cs="Times New Roman"/>
                <w:rPrChange w:id="14276" w:author="Masato YOSHIKAWA" w:date="2026-01-20T12:23:00Z" w16du:dateUtc="2026-01-20T03:23:00Z">
                  <w:rPr>
                    <w:moveTo w:id="14277" w:author="Masato YOSHIKAWA" w:date="2026-01-20T12:21:00Z" w16du:dateUtc="2026-01-20T03:21:00Z"/>
                    <w:rFonts w:ascii="ＭＳ 明朝" w:eastAsia="ＭＳ 明朝" w:hAnsi="ＭＳ 明朝"/>
                  </w:rPr>
                </w:rPrChange>
              </w:rPr>
            </w:pPr>
            <w:moveTo w:id="14278" w:author="Masato YOSHIKAWA" w:date="2026-01-20T12:21:00Z" w16du:dateUtc="2026-01-20T03:21:00Z">
              <w:r w:rsidRPr="005B6842">
                <w:rPr>
                  <w:rFonts w:ascii="Times New Roman" w:eastAsia="ＭＳ 明朝" w:hAnsi="Times New Roman" w:cs="Times New Roman"/>
                  <w:rPrChange w:id="14279" w:author="Masato YOSHIKAWA" w:date="2026-01-20T12:23:00Z" w16du:dateUtc="2026-01-20T03:23:00Z">
                    <w:rPr>
                      <w:rFonts w:ascii="ＭＳ 明朝" w:eastAsia="ＭＳ 明朝" w:hAnsi="ＭＳ 明朝"/>
                    </w:rPr>
                  </w:rPrChange>
                </w:rPr>
                <w:t>Minimization</w:t>
              </w:r>
            </w:moveTo>
          </w:p>
        </w:tc>
        <w:tc>
          <w:tcPr>
            <w:tcW w:w="851" w:type="pct"/>
          </w:tcPr>
          <w:p w14:paraId="42EC978F" w14:textId="77777777" w:rsidR="005B6842" w:rsidRPr="005B6842" w:rsidRDefault="005B6842" w:rsidP="00C45809">
            <w:pPr>
              <w:pStyle w:val="af8"/>
              <w:rPr>
                <w:moveTo w:id="14280" w:author="Masato YOSHIKAWA" w:date="2026-01-20T12:21:00Z" w16du:dateUtc="2026-01-20T03:21:00Z"/>
                <w:rFonts w:ascii="Times New Roman" w:eastAsia="ＭＳ 明朝" w:hAnsi="Times New Roman" w:cs="Times New Roman"/>
                <w:rPrChange w:id="14281" w:author="Masato YOSHIKAWA" w:date="2026-01-20T12:23:00Z" w16du:dateUtc="2026-01-20T03:23:00Z">
                  <w:rPr>
                    <w:moveTo w:id="14282" w:author="Masato YOSHIKAWA" w:date="2026-01-20T12:21:00Z" w16du:dateUtc="2026-01-20T03:21:00Z"/>
                    <w:rFonts w:ascii="ＭＳ 明朝" w:eastAsia="ＭＳ 明朝" w:hAnsi="ＭＳ 明朝"/>
                  </w:rPr>
                </w:rPrChange>
              </w:rPr>
            </w:pPr>
            <w:moveTo w:id="14283" w:author="Masato YOSHIKAWA" w:date="2026-01-20T12:21:00Z" w16du:dateUtc="2026-01-20T03:21:00Z">
              <w:r w:rsidRPr="005B6842">
                <w:rPr>
                  <w:rFonts w:ascii="Times New Roman" w:eastAsia="ＭＳ 明朝" w:hAnsi="Times New Roman" w:cs="Times New Roman"/>
                  <w:rPrChange w:id="14284" w:author="Masato YOSHIKAWA" w:date="2026-01-20T12:23:00Z" w16du:dateUtc="2026-01-20T03:23:00Z">
                    <w:rPr>
                      <w:rFonts w:ascii="ＭＳ 明朝" w:eastAsia="ＭＳ 明朝" w:hAnsi="ＭＳ 明朝"/>
                    </w:rPr>
                  </w:rPrChange>
                </w:rPr>
                <w:t>Established equivalent</w:t>
              </w:r>
            </w:moveTo>
          </w:p>
        </w:tc>
        <w:tc>
          <w:tcPr>
            <w:tcW w:w="831" w:type="pct"/>
          </w:tcPr>
          <w:p w14:paraId="097F0EB6" w14:textId="77777777" w:rsidR="005B6842" w:rsidRPr="005B6842" w:rsidRDefault="005B6842" w:rsidP="00C45809">
            <w:pPr>
              <w:pStyle w:val="af8"/>
              <w:rPr>
                <w:moveTo w:id="14285" w:author="Masato YOSHIKAWA" w:date="2026-01-20T12:21:00Z" w16du:dateUtc="2026-01-20T03:21:00Z"/>
                <w:rFonts w:ascii="Times New Roman" w:eastAsia="ＭＳ 明朝" w:hAnsi="Times New Roman" w:cs="Times New Roman"/>
                <w:rPrChange w:id="14286" w:author="Masato YOSHIKAWA" w:date="2026-01-20T12:23:00Z" w16du:dateUtc="2026-01-20T03:23:00Z">
                  <w:rPr>
                    <w:moveTo w:id="14287" w:author="Masato YOSHIKAWA" w:date="2026-01-20T12:21:00Z" w16du:dateUtc="2026-01-20T03:21:00Z"/>
                    <w:rFonts w:ascii="ＭＳ 明朝" w:eastAsia="ＭＳ 明朝" w:hAnsi="ＭＳ 明朝"/>
                  </w:rPr>
                </w:rPrChange>
              </w:rPr>
            </w:pPr>
            <w:moveTo w:id="14288" w:author="Masato YOSHIKAWA" w:date="2026-01-20T12:21:00Z" w16du:dateUtc="2026-01-20T03:21:00Z">
              <w:r w:rsidRPr="005B6842">
                <w:rPr>
                  <w:rFonts w:ascii="Times New Roman" w:eastAsia="ＭＳ 明朝" w:hAnsi="Times New Roman" w:cs="Times New Roman"/>
                  <w:rPrChange w:id="14289" w:author="Masato YOSHIKAWA" w:date="2026-01-20T12:23:00Z" w16du:dateUtc="2026-01-20T03:23:00Z">
                    <w:rPr>
                      <w:rFonts w:ascii="ＭＳ 明朝" w:eastAsia="ＭＳ 明朝" w:hAnsi="ＭＳ 明朝"/>
                    </w:rPr>
                  </w:rPrChange>
                </w:rPr>
                <w:t>Minimization</w:t>
              </w:r>
            </w:moveTo>
          </w:p>
        </w:tc>
      </w:tr>
      <w:tr w:rsidR="005B6842" w:rsidRPr="005B6842" w14:paraId="53EE31E6" w14:textId="77777777" w:rsidTr="00C45809">
        <w:tc>
          <w:tcPr>
            <w:tcW w:w="582" w:type="pct"/>
          </w:tcPr>
          <w:p w14:paraId="1C5524C8" w14:textId="77777777" w:rsidR="005B6842" w:rsidRPr="005B6842" w:rsidRDefault="005B6842" w:rsidP="00C45809">
            <w:pPr>
              <w:pStyle w:val="af8"/>
              <w:rPr>
                <w:moveTo w:id="14290" w:author="Masato YOSHIKAWA" w:date="2026-01-20T12:21:00Z" w16du:dateUtc="2026-01-20T03:21:00Z"/>
                <w:rFonts w:ascii="Times New Roman" w:eastAsia="ＭＳ 明朝" w:hAnsi="Times New Roman" w:cs="Times New Roman"/>
                <w:rPrChange w:id="14291" w:author="Masato YOSHIKAWA" w:date="2026-01-20T12:23:00Z" w16du:dateUtc="2026-01-20T03:23:00Z">
                  <w:rPr>
                    <w:moveTo w:id="14292" w:author="Masato YOSHIKAWA" w:date="2026-01-20T12:21:00Z" w16du:dateUtc="2026-01-20T03:21:00Z"/>
                    <w:rFonts w:ascii="ＭＳ 明朝" w:eastAsia="ＭＳ 明朝" w:hAnsi="ＭＳ 明朝"/>
                  </w:rPr>
                </w:rPrChange>
              </w:rPr>
            </w:pPr>
            <w:moveTo w:id="14293" w:author="Masato YOSHIKAWA" w:date="2026-01-20T12:21:00Z" w16du:dateUtc="2026-01-20T03:21:00Z">
              <w:r w:rsidRPr="005B6842">
                <w:rPr>
                  <w:rFonts w:ascii="Times New Roman" w:eastAsia="ＭＳ 明朝" w:hAnsi="Times New Roman" w:cs="Times New Roman" w:hint="eastAsia"/>
                  <w:rPrChange w:id="14294" w:author="Masato YOSHIKAWA" w:date="2026-01-20T12:23:00Z" w16du:dateUtc="2026-01-20T03:23:00Z">
                    <w:rPr>
                      <w:rFonts w:ascii="ＭＳ 明朝" w:eastAsia="ＭＳ 明朝" w:hAnsi="ＭＳ 明朝" w:hint="eastAsia"/>
                    </w:rPr>
                  </w:rPrChange>
                </w:rPr>
                <w:t>西洋菓子</w:t>
              </w:r>
            </w:moveTo>
          </w:p>
        </w:tc>
        <w:tc>
          <w:tcPr>
            <w:tcW w:w="583" w:type="pct"/>
          </w:tcPr>
          <w:p w14:paraId="0970C335" w14:textId="77777777" w:rsidR="005B6842" w:rsidRPr="005B6842" w:rsidRDefault="005B6842" w:rsidP="00C45809">
            <w:pPr>
              <w:pStyle w:val="af8"/>
              <w:rPr>
                <w:moveTo w:id="14295" w:author="Masato YOSHIKAWA" w:date="2026-01-20T12:21:00Z" w16du:dateUtc="2026-01-20T03:21:00Z"/>
                <w:rFonts w:ascii="Times New Roman" w:eastAsia="ＭＳ 明朝" w:hAnsi="Times New Roman" w:cs="Times New Roman"/>
                <w:rPrChange w:id="14296" w:author="Masato YOSHIKAWA" w:date="2026-01-20T12:23:00Z" w16du:dateUtc="2026-01-20T03:23:00Z">
                  <w:rPr>
                    <w:moveTo w:id="14297" w:author="Masato YOSHIKAWA" w:date="2026-01-20T12:21:00Z" w16du:dateUtc="2026-01-20T03:21:00Z"/>
                    <w:rFonts w:ascii="ＭＳ 明朝" w:eastAsia="ＭＳ 明朝" w:hAnsi="ＭＳ 明朝"/>
                  </w:rPr>
                </w:rPrChange>
              </w:rPr>
            </w:pPr>
            <w:moveTo w:id="14298" w:author="Masato YOSHIKAWA" w:date="2026-01-20T12:21:00Z" w16du:dateUtc="2026-01-20T03:21:00Z">
              <w:r w:rsidRPr="005B6842">
                <w:rPr>
                  <w:rFonts w:ascii="Times New Roman" w:eastAsia="ＭＳ 明朝" w:hAnsi="Times New Roman" w:cs="Times New Roman"/>
                  <w:rPrChange w:id="14299" w:author="Masato YOSHIKAWA" w:date="2026-01-20T12:23:00Z" w16du:dateUtc="2026-01-20T03:23:00Z">
                    <w:rPr>
                      <w:rFonts w:ascii="ＭＳ 明朝" w:eastAsia="ＭＳ 明朝" w:hAnsi="ＭＳ 明朝"/>
                    </w:rPr>
                  </w:rPrChange>
                </w:rPr>
                <w:t>cakes</w:t>
              </w:r>
            </w:moveTo>
          </w:p>
        </w:tc>
        <w:tc>
          <w:tcPr>
            <w:tcW w:w="629" w:type="pct"/>
          </w:tcPr>
          <w:p w14:paraId="45FD84B9" w14:textId="77777777" w:rsidR="005B6842" w:rsidRPr="005B6842" w:rsidRDefault="005B6842" w:rsidP="00C45809">
            <w:pPr>
              <w:pStyle w:val="af8"/>
              <w:rPr>
                <w:moveTo w:id="14300" w:author="Masato YOSHIKAWA" w:date="2026-01-20T12:21:00Z" w16du:dateUtc="2026-01-20T03:21:00Z"/>
                <w:rFonts w:ascii="Times New Roman" w:eastAsia="ＭＳ 明朝" w:hAnsi="Times New Roman" w:cs="Times New Roman"/>
                <w:rPrChange w:id="14301" w:author="Masato YOSHIKAWA" w:date="2026-01-20T12:23:00Z" w16du:dateUtc="2026-01-20T03:23:00Z">
                  <w:rPr>
                    <w:moveTo w:id="14302" w:author="Masato YOSHIKAWA" w:date="2026-01-20T12:21:00Z" w16du:dateUtc="2026-01-20T03:21:00Z"/>
                    <w:rFonts w:ascii="ＭＳ 明朝" w:eastAsia="ＭＳ 明朝" w:hAnsi="ＭＳ 明朝"/>
                  </w:rPr>
                </w:rPrChange>
              </w:rPr>
            </w:pPr>
            <w:moveTo w:id="14303" w:author="Masato YOSHIKAWA" w:date="2026-01-20T12:21:00Z" w16du:dateUtc="2026-01-20T03:21:00Z">
              <w:r w:rsidRPr="005B6842">
                <w:rPr>
                  <w:rFonts w:ascii="Times New Roman" w:eastAsia="ＭＳ 明朝" w:hAnsi="Times New Roman" w:cs="Times New Roman"/>
                  <w:rPrChange w:id="14304" w:author="Masato YOSHIKAWA" w:date="2026-01-20T12:23:00Z" w16du:dateUtc="2026-01-20T03:23:00Z">
                    <w:rPr>
                      <w:rFonts w:ascii="ＭＳ 明朝" w:eastAsia="ＭＳ 明朝" w:hAnsi="ＭＳ 明朝"/>
                    </w:rPr>
                  </w:rPrChange>
                </w:rPr>
                <w:t>cakes</w:t>
              </w:r>
            </w:moveTo>
          </w:p>
        </w:tc>
        <w:tc>
          <w:tcPr>
            <w:tcW w:w="779" w:type="pct"/>
          </w:tcPr>
          <w:p w14:paraId="29D97717" w14:textId="77777777" w:rsidR="005B6842" w:rsidRPr="005B6842" w:rsidRDefault="005B6842" w:rsidP="00C45809">
            <w:pPr>
              <w:pStyle w:val="af8"/>
              <w:rPr>
                <w:moveTo w:id="14305" w:author="Masato YOSHIKAWA" w:date="2026-01-20T12:21:00Z" w16du:dateUtc="2026-01-20T03:21:00Z"/>
                <w:rFonts w:ascii="Times New Roman" w:eastAsia="ＭＳ 明朝" w:hAnsi="Times New Roman" w:cs="Times New Roman"/>
                <w:rPrChange w:id="14306" w:author="Masato YOSHIKAWA" w:date="2026-01-20T12:23:00Z" w16du:dateUtc="2026-01-20T03:23:00Z">
                  <w:rPr>
                    <w:moveTo w:id="14307" w:author="Masato YOSHIKAWA" w:date="2026-01-20T12:21:00Z" w16du:dateUtc="2026-01-20T03:21:00Z"/>
                    <w:rFonts w:ascii="ＭＳ 明朝" w:eastAsia="ＭＳ 明朝" w:hAnsi="ＭＳ 明朝"/>
                  </w:rPr>
                </w:rPrChange>
              </w:rPr>
            </w:pPr>
            <w:moveTo w:id="14308" w:author="Masato YOSHIKAWA" w:date="2026-01-20T12:21:00Z" w16du:dateUtc="2026-01-20T03:21:00Z">
              <w:r w:rsidRPr="005B6842">
                <w:rPr>
                  <w:rFonts w:ascii="Times New Roman" w:eastAsia="ＭＳ 明朝" w:hAnsi="Times New Roman" w:cs="Times New Roman"/>
                  <w:rPrChange w:id="14309" w:author="Masato YOSHIKAWA" w:date="2026-01-20T12:23:00Z" w16du:dateUtc="2026-01-20T03:23:00Z">
                    <w:rPr>
                      <w:rFonts w:ascii="ＭＳ 明朝" w:eastAsia="ＭＳ 明朝" w:hAnsi="ＭＳ 明朝"/>
                    </w:rPr>
                  </w:rPrChange>
                </w:rPr>
                <w:t>Established equivalent</w:t>
              </w:r>
            </w:moveTo>
          </w:p>
        </w:tc>
        <w:tc>
          <w:tcPr>
            <w:tcW w:w="744" w:type="pct"/>
          </w:tcPr>
          <w:p w14:paraId="16BA6495" w14:textId="77777777" w:rsidR="005B6842" w:rsidRPr="005B6842" w:rsidRDefault="005B6842" w:rsidP="00C45809">
            <w:pPr>
              <w:pStyle w:val="af8"/>
              <w:rPr>
                <w:moveTo w:id="14310" w:author="Masato YOSHIKAWA" w:date="2026-01-20T12:21:00Z" w16du:dateUtc="2026-01-20T03:21:00Z"/>
                <w:rFonts w:ascii="Times New Roman" w:eastAsia="ＭＳ 明朝" w:hAnsi="Times New Roman" w:cs="Times New Roman"/>
                <w:rPrChange w:id="14311" w:author="Masato YOSHIKAWA" w:date="2026-01-20T12:23:00Z" w16du:dateUtc="2026-01-20T03:23:00Z">
                  <w:rPr>
                    <w:moveTo w:id="14312" w:author="Masato YOSHIKAWA" w:date="2026-01-20T12:21:00Z" w16du:dateUtc="2026-01-20T03:21:00Z"/>
                    <w:rFonts w:ascii="ＭＳ 明朝" w:eastAsia="ＭＳ 明朝" w:hAnsi="ＭＳ 明朝"/>
                  </w:rPr>
                </w:rPrChange>
              </w:rPr>
            </w:pPr>
            <w:moveTo w:id="14313" w:author="Masato YOSHIKAWA" w:date="2026-01-20T12:21:00Z" w16du:dateUtc="2026-01-20T03:21:00Z">
              <w:r w:rsidRPr="005B6842">
                <w:rPr>
                  <w:rFonts w:ascii="Times New Roman" w:eastAsia="ＭＳ 明朝" w:hAnsi="Times New Roman" w:cs="Times New Roman"/>
                  <w:rPrChange w:id="14314" w:author="Masato YOSHIKAWA" w:date="2026-01-20T12:23:00Z" w16du:dateUtc="2026-01-20T03:23:00Z">
                    <w:rPr>
                      <w:rFonts w:ascii="ＭＳ 明朝" w:eastAsia="ＭＳ 明朝" w:hAnsi="ＭＳ 明朝"/>
                    </w:rPr>
                  </w:rPrChange>
                </w:rPr>
                <w:t>Minimization</w:t>
              </w:r>
            </w:moveTo>
          </w:p>
        </w:tc>
        <w:tc>
          <w:tcPr>
            <w:tcW w:w="851" w:type="pct"/>
          </w:tcPr>
          <w:p w14:paraId="07B15697" w14:textId="77777777" w:rsidR="005B6842" w:rsidRPr="005B6842" w:rsidRDefault="005B6842" w:rsidP="00C45809">
            <w:pPr>
              <w:pStyle w:val="af8"/>
              <w:rPr>
                <w:moveTo w:id="14315" w:author="Masato YOSHIKAWA" w:date="2026-01-20T12:21:00Z" w16du:dateUtc="2026-01-20T03:21:00Z"/>
                <w:rFonts w:ascii="Times New Roman" w:eastAsia="ＭＳ 明朝" w:hAnsi="Times New Roman" w:cs="Times New Roman"/>
                <w:rPrChange w:id="14316" w:author="Masato YOSHIKAWA" w:date="2026-01-20T12:23:00Z" w16du:dateUtc="2026-01-20T03:23:00Z">
                  <w:rPr>
                    <w:moveTo w:id="14317" w:author="Masato YOSHIKAWA" w:date="2026-01-20T12:21:00Z" w16du:dateUtc="2026-01-20T03:21:00Z"/>
                    <w:rFonts w:ascii="ＭＳ 明朝" w:eastAsia="ＭＳ 明朝" w:hAnsi="ＭＳ 明朝"/>
                  </w:rPr>
                </w:rPrChange>
              </w:rPr>
            </w:pPr>
            <w:moveTo w:id="14318" w:author="Masato YOSHIKAWA" w:date="2026-01-20T12:21:00Z" w16du:dateUtc="2026-01-20T03:21:00Z">
              <w:r w:rsidRPr="005B6842">
                <w:rPr>
                  <w:rFonts w:ascii="Times New Roman" w:eastAsia="ＭＳ 明朝" w:hAnsi="Times New Roman" w:cs="Times New Roman"/>
                  <w:rPrChange w:id="14319" w:author="Masato YOSHIKAWA" w:date="2026-01-20T12:23:00Z" w16du:dateUtc="2026-01-20T03:23:00Z">
                    <w:rPr>
                      <w:rFonts w:ascii="ＭＳ 明朝" w:eastAsia="ＭＳ 明朝" w:hAnsi="ＭＳ 明朝"/>
                    </w:rPr>
                  </w:rPrChange>
                </w:rPr>
                <w:t>Established equivalent</w:t>
              </w:r>
            </w:moveTo>
          </w:p>
        </w:tc>
        <w:tc>
          <w:tcPr>
            <w:tcW w:w="831" w:type="pct"/>
          </w:tcPr>
          <w:p w14:paraId="395383A5" w14:textId="77777777" w:rsidR="005B6842" w:rsidRPr="005B6842" w:rsidRDefault="005B6842" w:rsidP="00C45809">
            <w:pPr>
              <w:pStyle w:val="af8"/>
              <w:rPr>
                <w:moveTo w:id="14320" w:author="Masato YOSHIKAWA" w:date="2026-01-20T12:21:00Z" w16du:dateUtc="2026-01-20T03:21:00Z"/>
                <w:rFonts w:ascii="Times New Roman" w:eastAsia="ＭＳ 明朝" w:hAnsi="Times New Roman" w:cs="Times New Roman"/>
                <w:rPrChange w:id="14321" w:author="Masato YOSHIKAWA" w:date="2026-01-20T12:23:00Z" w16du:dateUtc="2026-01-20T03:23:00Z">
                  <w:rPr>
                    <w:moveTo w:id="14322" w:author="Masato YOSHIKAWA" w:date="2026-01-20T12:21:00Z" w16du:dateUtc="2026-01-20T03:21:00Z"/>
                    <w:rFonts w:ascii="ＭＳ 明朝" w:eastAsia="ＭＳ 明朝" w:hAnsi="ＭＳ 明朝"/>
                  </w:rPr>
                </w:rPrChange>
              </w:rPr>
            </w:pPr>
            <w:moveTo w:id="14323" w:author="Masato YOSHIKAWA" w:date="2026-01-20T12:21:00Z" w16du:dateUtc="2026-01-20T03:21:00Z">
              <w:r w:rsidRPr="005B6842">
                <w:rPr>
                  <w:rFonts w:ascii="Times New Roman" w:eastAsia="ＭＳ 明朝" w:hAnsi="Times New Roman" w:cs="Times New Roman"/>
                  <w:rPrChange w:id="14324" w:author="Masato YOSHIKAWA" w:date="2026-01-20T12:23:00Z" w16du:dateUtc="2026-01-20T03:23:00Z">
                    <w:rPr>
                      <w:rFonts w:ascii="ＭＳ 明朝" w:eastAsia="ＭＳ 明朝" w:hAnsi="ＭＳ 明朝"/>
                    </w:rPr>
                  </w:rPrChange>
                </w:rPr>
                <w:t>Minimization</w:t>
              </w:r>
            </w:moveTo>
          </w:p>
        </w:tc>
      </w:tr>
      <w:tr w:rsidR="005B6842" w:rsidRPr="005B6842" w14:paraId="3B341CE4" w14:textId="77777777" w:rsidTr="00C45809">
        <w:tc>
          <w:tcPr>
            <w:tcW w:w="582" w:type="pct"/>
          </w:tcPr>
          <w:p w14:paraId="73FD200A" w14:textId="77777777" w:rsidR="005B6842" w:rsidRPr="005B6842" w:rsidRDefault="005B6842" w:rsidP="00C45809">
            <w:pPr>
              <w:pStyle w:val="af8"/>
              <w:rPr>
                <w:moveTo w:id="14325" w:author="Masato YOSHIKAWA" w:date="2026-01-20T12:21:00Z" w16du:dateUtc="2026-01-20T03:21:00Z"/>
                <w:rFonts w:ascii="Times New Roman" w:eastAsia="ＭＳ 明朝" w:hAnsi="Times New Roman" w:cs="Times New Roman"/>
                <w:rPrChange w:id="14326" w:author="Masato YOSHIKAWA" w:date="2026-01-20T12:23:00Z" w16du:dateUtc="2026-01-20T03:23:00Z">
                  <w:rPr>
                    <w:moveTo w:id="14327" w:author="Masato YOSHIKAWA" w:date="2026-01-20T12:21:00Z" w16du:dateUtc="2026-01-20T03:21:00Z"/>
                    <w:rFonts w:ascii="ＭＳ 明朝" w:eastAsia="ＭＳ 明朝" w:hAnsi="ＭＳ 明朝"/>
                  </w:rPr>
                </w:rPrChange>
              </w:rPr>
            </w:pPr>
            <w:moveTo w:id="14328" w:author="Masato YOSHIKAWA" w:date="2026-01-20T12:21:00Z" w16du:dateUtc="2026-01-20T03:21:00Z">
              <w:r w:rsidRPr="005B6842">
                <w:rPr>
                  <w:rFonts w:ascii="Times New Roman" w:eastAsia="ＭＳ 明朝" w:hAnsi="Times New Roman" w:cs="Times New Roman" w:hint="eastAsia"/>
                  <w:rPrChange w:id="14329" w:author="Masato YOSHIKAWA" w:date="2026-01-20T12:23:00Z" w16du:dateUtc="2026-01-20T03:23:00Z">
                    <w:rPr>
                      <w:rFonts w:ascii="ＭＳ 明朝" w:eastAsia="ＭＳ 明朝" w:hAnsi="ＭＳ 明朝" w:hint="eastAsia"/>
                    </w:rPr>
                  </w:rPrChange>
                </w:rPr>
                <w:t>鳶色</w:t>
              </w:r>
            </w:moveTo>
          </w:p>
        </w:tc>
        <w:tc>
          <w:tcPr>
            <w:tcW w:w="583" w:type="pct"/>
          </w:tcPr>
          <w:p w14:paraId="50C31784" w14:textId="77777777" w:rsidR="005B6842" w:rsidRPr="005B6842" w:rsidRDefault="005B6842" w:rsidP="00C45809">
            <w:pPr>
              <w:pStyle w:val="af8"/>
              <w:rPr>
                <w:moveTo w:id="14330" w:author="Masato YOSHIKAWA" w:date="2026-01-20T12:21:00Z" w16du:dateUtc="2026-01-20T03:21:00Z"/>
                <w:rFonts w:ascii="Times New Roman" w:eastAsia="ＭＳ 明朝" w:hAnsi="Times New Roman" w:cs="Times New Roman"/>
                <w:rPrChange w:id="14331" w:author="Masato YOSHIKAWA" w:date="2026-01-20T12:23:00Z" w16du:dateUtc="2026-01-20T03:23:00Z">
                  <w:rPr>
                    <w:moveTo w:id="14332" w:author="Masato YOSHIKAWA" w:date="2026-01-20T12:21:00Z" w16du:dateUtc="2026-01-20T03:21:00Z"/>
                    <w:rFonts w:ascii="ＭＳ 明朝" w:eastAsia="ＭＳ 明朝" w:hAnsi="ＭＳ 明朝"/>
                  </w:rPr>
                </w:rPrChange>
              </w:rPr>
            </w:pPr>
            <w:moveTo w:id="14333" w:author="Masato YOSHIKAWA" w:date="2026-01-20T12:21:00Z" w16du:dateUtc="2026-01-20T03:21:00Z">
              <w:r w:rsidRPr="005B6842">
                <w:rPr>
                  <w:rFonts w:ascii="Times New Roman" w:eastAsia="ＭＳ 明朝" w:hAnsi="Times New Roman" w:cs="Times New Roman"/>
                  <w:rPrChange w:id="14334" w:author="Masato YOSHIKAWA" w:date="2026-01-20T12:23:00Z" w16du:dateUtc="2026-01-20T03:23:00Z">
                    <w:rPr>
                      <w:rFonts w:ascii="ＭＳ 明朝" w:eastAsia="ＭＳ 明朝" w:hAnsi="ＭＳ 明朝"/>
                    </w:rPr>
                  </w:rPrChange>
                </w:rPr>
                <w:t>なし</w:t>
              </w:r>
            </w:moveTo>
          </w:p>
        </w:tc>
        <w:tc>
          <w:tcPr>
            <w:tcW w:w="629" w:type="pct"/>
          </w:tcPr>
          <w:p w14:paraId="676A14C4" w14:textId="77777777" w:rsidR="005B6842" w:rsidRPr="005B6842" w:rsidRDefault="005B6842" w:rsidP="00C45809">
            <w:pPr>
              <w:pStyle w:val="af8"/>
              <w:rPr>
                <w:moveTo w:id="14335" w:author="Masato YOSHIKAWA" w:date="2026-01-20T12:21:00Z" w16du:dateUtc="2026-01-20T03:21:00Z"/>
                <w:rFonts w:ascii="Times New Roman" w:eastAsia="ＭＳ 明朝" w:hAnsi="Times New Roman" w:cs="Times New Roman"/>
                <w:rPrChange w:id="14336" w:author="Masato YOSHIKAWA" w:date="2026-01-20T12:23:00Z" w16du:dateUtc="2026-01-20T03:23:00Z">
                  <w:rPr>
                    <w:moveTo w:id="14337" w:author="Masato YOSHIKAWA" w:date="2026-01-20T12:21:00Z" w16du:dateUtc="2026-01-20T03:21:00Z"/>
                    <w:rFonts w:ascii="ＭＳ 明朝" w:eastAsia="ＭＳ 明朝" w:hAnsi="ＭＳ 明朝"/>
                  </w:rPr>
                </w:rPrChange>
              </w:rPr>
            </w:pPr>
            <w:moveTo w:id="14338" w:author="Masato YOSHIKAWA" w:date="2026-01-20T12:21:00Z" w16du:dateUtc="2026-01-20T03:21:00Z">
              <w:r w:rsidRPr="005B6842">
                <w:rPr>
                  <w:rFonts w:ascii="Times New Roman" w:eastAsia="ＭＳ 明朝" w:hAnsi="Times New Roman" w:cs="Times New Roman"/>
                  <w:rPrChange w:id="14339" w:author="Masato YOSHIKAWA" w:date="2026-01-20T12:23:00Z" w16du:dateUtc="2026-01-20T03:23:00Z">
                    <w:rPr>
                      <w:rFonts w:ascii="ＭＳ 明朝" w:eastAsia="ＭＳ 明朝" w:hAnsi="ＭＳ 明朝"/>
                    </w:rPr>
                  </w:rPrChange>
                </w:rPr>
                <w:t>なし</w:t>
              </w:r>
            </w:moveTo>
          </w:p>
        </w:tc>
        <w:tc>
          <w:tcPr>
            <w:tcW w:w="779" w:type="pct"/>
          </w:tcPr>
          <w:p w14:paraId="6BABA008" w14:textId="77777777" w:rsidR="005B6842" w:rsidRPr="005B6842" w:rsidRDefault="005B6842" w:rsidP="00C45809">
            <w:pPr>
              <w:pStyle w:val="af8"/>
              <w:rPr>
                <w:moveTo w:id="14340" w:author="Masato YOSHIKAWA" w:date="2026-01-20T12:21:00Z" w16du:dateUtc="2026-01-20T03:21:00Z"/>
                <w:rFonts w:ascii="Times New Roman" w:eastAsia="ＭＳ 明朝" w:hAnsi="Times New Roman" w:cs="Times New Roman"/>
                <w:rPrChange w:id="14341" w:author="Masato YOSHIKAWA" w:date="2026-01-20T12:23:00Z" w16du:dateUtc="2026-01-20T03:23:00Z">
                  <w:rPr>
                    <w:moveTo w:id="14342" w:author="Masato YOSHIKAWA" w:date="2026-01-20T12:21:00Z" w16du:dateUtc="2026-01-20T03:21:00Z"/>
                    <w:rFonts w:ascii="ＭＳ 明朝" w:eastAsia="ＭＳ 明朝" w:hAnsi="ＭＳ 明朝"/>
                  </w:rPr>
                </w:rPrChange>
              </w:rPr>
            </w:pPr>
            <w:moveTo w:id="14343" w:author="Masato YOSHIKAWA" w:date="2026-01-20T12:21:00Z" w16du:dateUtc="2026-01-20T03:21:00Z">
              <w:r w:rsidRPr="005B6842">
                <w:rPr>
                  <w:rFonts w:ascii="Times New Roman" w:eastAsia="ＭＳ 明朝" w:hAnsi="Times New Roman" w:cs="Times New Roman"/>
                  <w:rPrChange w:id="14344" w:author="Masato YOSHIKAWA" w:date="2026-01-20T12:23:00Z" w16du:dateUtc="2026-01-20T03:23:00Z">
                    <w:rPr>
                      <w:rFonts w:ascii="ＭＳ 明朝" w:eastAsia="ＭＳ 明朝" w:hAnsi="ＭＳ 明朝"/>
                    </w:rPr>
                  </w:rPrChange>
                </w:rPr>
                <w:t>Reduction</w:t>
              </w:r>
            </w:moveTo>
          </w:p>
        </w:tc>
        <w:tc>
          <w:tcPr>
            <w:tcW w:w="744" w:type="pct"/>
          </w:tcPr>
          <w:p w14:paraId="32274446" w14:textId="77777777" w:rsidR="005B6842" w:rsidRPr="005B6842" w:rsidRDefault="005B6842" w:rsidP="00C45809">
            <w:pPr>
              <w:pStyle w:val="af8"/>
              <w:rPr>
                <w:moveTo w:id="14345" w:author="Masato YOSHIKAWA" w:date="2026-01-20T12:21:00Z" w16du:dateUtc="2026-01-20T03:21:00Z"/>
                <w:rFonts w:ascii="Times New Roman" w:eastAsia="ＭＳ 明朝" w:hAnsi="Times New Roman" w:cs="Times New Roman"/>
                <w:rPrChange w:id="14346" w:author="Masato YOSHIKAWA" w:date="2026-01-20T12:23:00Z" w16du:dateUtc="2026-01-20T03:23:00Z">
                  <w:rPr>
                    <w:moveTo w:id="14347" w:author="Masato YOSHIKAWA" w:date="2026-01-20T12:21:00Z" w16du:dateUtc="2026-01-20T03:21:00Z"/>
                    <w:rFonts w:ascii="ＭＳ 明朝" w:eastAsia="ＭＳ 明朝" w:hAnsi="ＭＳ 明朝"/>
                  </w:rPr>
                </w:rPrChange>
              </w:rPr>
            </w:pPr>
            <w:moveTo w:id="14348" w:author="Masato YOSHIKAWA" w:date="2026-01-20T12:21:00Z" w16du:dateUtc="2026-01-20T03:21:00Z">
              <w:r w:rsidRPr="005B6842">
                <w:rPr>
                  <w:rFonts w:ascii="Times New Roman" w:eastAsia="ＭＳ 明朝" w:hAnsi="Times New Roman" w:cs="Times New Roman"/>
                  <w:rPrChange w:id="14349" w:author="Masato YOSHIKAWA" w:date="2026-01-20T12:23:00Z" w16du:dateUtc="2026-01-20T03:23:00Z">
                    <w:rPr>
                      <w:rFonts w:ascii="ＭＳ 明朝" w:eastAsia="ＭＳ 明朝" w:hAnsi="ＭＳ 明朝"/>
                    </w:rPr>
                  </w:rPrChange>
                </w:rPr>
                <w:t>Denial</w:t>
              </w:r>
            </w:moveTo>
          </w:p>
        </w:tc>
        <w:tc>
          <w:tcPr>
            <w:tcW w:w="851" w:type="pct"/>
          </w:tcPr>
          <w:p w14:paraId="27730487" w14:textId="77777777" w:rsidR="005B6842" w:rsidRPr="005B6842" w:rsidRDefault="005B6842" w:rsidP="00C45809">
            <w:pPr>
              <w:pStyle w:val="af8"/>
              <w:rPr>
                <w:moveTo w:id="14350" w:author="Masato YOSHIKAWA" w:date="2026-01-20T12:21:00Z" w16du:dateUtc="2026-01-20T03:21:00Z"/>
                <w:rFonts w:ascii="Times New Roman" w:eastAsia="ＭＳ 明朝" w:hAnsi="Times New Roman" w:cs="Times New Roman"/>
                <w:rPrChange w:id="14351" w:author="Masato YOSHIKAWA" w:date="2026-01-20T12:23:00Z" w16du:dateUtc="2026-01-20T03:23:00Z">
                  <w:rPr>
                    <w:moveTo w:id="14352" w:author="Masato YOSHIKAWA" w:date="2026-01-20T12:21:00Z" w16du:dateUtc="2026-01-20T03:21:00Z"/>
                    <w:rFonts w:ascii="ＭＳ 明朝" w:eastAsia="ＭＳ 明朝" w:hAnsi="ＭＳ 明朝"/>
                  </w:rPr>
                </w:rPrChange>
              </w:rPr>
            </w:pPr>
            <w:moveTo w:id="14353" w:author="Masato YOSHIKAWA" w:date="2026-01-20T12:21:00Z" w16du:dateUtc="2026-01-20T03:21:00Z">
              <w:r w:rsidRPr="005B6842">
                <w:rPr>
                  <w:rFonts w:ascii="Times New Roman" w:eastAsia="ＭＳ 明朝" w:hAnsi="Times New Roman" w:cs="Times New Roman"/>
                  <w:rPrChange w:id="14354" w:author="Masato YOSHIKAWA" w:date="2026-01-20T12:23:00Z" w16du:dateUtc="2026-01-20T03:23:00Z">
                    <w:rPr>
                      <w:rFonts w:ascii="ＭＳ 明朝" w:eastAsia="ＭＳ 明朝" w:hAnsi="ＭＳ 明朝"/>
                    </w:rPr>
                  </w:rPrChange>
                </w:rPr>
                <w:t>Reduction</w:t>
              </w:r>
            </w:moveTo>
          </w:p>
        </w:tc>
        <w:tc>
          <w:tcPr>
            <w:tcW w:w="831" w:type="pct"/>
          </w:tcPr>
          <w:p w14:paraId="02817362" w14:textId="77777777" w:rsidR="005B6842" w:rsidRPr="005B6842" w:rsidRDefault="005B6842" w:rsidP="00C45809">
            <w:pPr>
              <w:pStyle w:val="af8"/>
              <w:rPr>
                <w:moveTo w:id="14355" w:author="Masato YOSHIKAWA" w:date="2026-01-20T12:21:00Z" w16du:dateUtc="2026-01-20T03:21:00Z"/>
                <w:rFonts w:ascii="Times New Roman" w:eastAsia="ＭＳ 明朝" w:hAnsi="Times New Roman" w:cs="Times New Roman"/>
                <w:rPrChange w:id="14356" w:author="Masato YOSHIKAWA" w:date="2026-01-20T12:23:00Z" w16du:dateUtc="2026-01-20T03:23:00Z">
                  <w:rPr>
                    <w:moveTo w:id="14357" w:author="Masato YOSHIKAWA" w:date="2026-01-20T12:21:00Z" w16du:dateUtc="2026-01-20T03:21:00Z"/>
                    <w:rFonts w:ascii="ＭＳ 明朝" w:eastAsia="ＭＳ 明朝" w:hAnsi="ＭＳ 明朝"/>
                  </w:rPr>
                </w:rPrChange>
              </w:rPr>
            </w:pPr>
            <w:moveTo w:id="14358" w:author="Masato YOSHIKAWA" w:date="2026-01-20T12:21:00Z" w16du:dateUtc="2026-01-20T03:21:00Z">
              <w:r w:rsidRPr="005B6842">
                <w:rPr>
                  <w:rFonts w:ascii="Times New Roman" w:eastAsia="ＭＳ 明朝" w:hAnsi="Times New Roman" w:cs="Times New Roman"/>
                  <w:rPrChange w:id="14359" w:author="Masato YOSHIKAWA" w:date="2026-01-20T12:23:00Z" w16du:dateUtc="2026-01-20T03:23:00Z">
                    <w:rPr>
                      <w:rFonts w:ascii="ＭＳ 明朝" w:eastAsia="ＭＳ 明朝" w:hAnsi="ＭＳ 明朝"/>
                    </w:rPr>
                  </w:rPrChange>
                </w:rPr>
                <w:t>Denial</w:t>
              </w:r>
            </w:moveTo>
          </w:p>
        </w:tc>
      </w:tr>
      <w:tr w:rsidR="005B6842" w:rsidRPr="005B6842" w14:paraId="14528E15" w14:textId="77777777" w:rsidTr="00C45809">
        <w:tc>
          <w:tcPr>
            <w:tcW w:w="582" w:type="pct"/>
          </w:tcPr>
          <w:p w14:paraId="594529B3" w14:textId="77777777" w:rsidR="005B6842" w:rsidRPr="005B6842" w:rsidRDefault="005B6842" w:rsidP="00C45809">
            <w:pPr>
              <w:pStyle w:val="af8"/>
              <w:rPr>
                <w:moveTo w:id="14360" w:author="Masato YOSHIKAWA" w:date="2026-01-20T12:21:00Z" w16du:dateUtc="2026-01-20T03:21:00Z"/>
                <w:rFonts w:ascii="Times New Roman" w:eastAsia="ＭＳ 明朝" w:hAnsi="Times New Roman" w:cs="Times New Roman"/>
                <w:rPrChange w:id="14361" w:author="Masato YOSHIKAWA" w:date="2026-01-20T12:23:00Z" w16du:dateUtc="2026-01-20T03:23:00Z">
                  <w:rPr>
                    <w:moveTo w:id="14362" w:author="Masato YOSHIKAWA" w:date="2026-01-20T12:21:00Z" w16du:dateUtc="2026-01-20T03:21:00Z"/>
                    <w:rFonts w:ascii="ＭＳ 明朝" w:eastAsia="ＭＳ 明朝" w:hAnsi="ＭＳ 明朝"/>
                  </w:rPr>
                </w:rPrChange>
              </w:rPr>
            </w:pPr>
            <w:moveTo w:id="14363" w:author="Masato YOSHIKAWA" w:date="2026-01-20T12:21:00Z" w16du:dateUtc="2026-01-20T03:21:00Z">
              <w:r w:rsidRPr="005B6842">
                <w:rPr>
                  <w:rFonts w:ascii="Times New Roman" w:eastAsia="ＭＳ 明朝" w:hAnsi="Times New Roman" w:cs="Times New Roman" w:hint="eastAsia"/>
                  <w:rPrChange w:id="14364" w:author="Masato YOSHIKAWA" w:date="2026-01-20T12:23:00Z" w16du:dateUtc="2026-01-20T03:23:00Z">
                    <w:rPr>
                      <w:rFonts w:ascii="ＭＳ 明朝" w:eastAsia="ＭＳ 明朝" w:hAnsi="ＭＳ 明朝" w:hint="eastAsia"/>
                    </w:rPr>
                  </w:rPrChange>
                </w:rPr>
                <w:t>繻絆</w:t>
              </w:r>
            </w:moveTo>
          </w:p>
        </w:tc>
        <w:tc>
          <w:tcPr>
            <w:tcW w:w="583" w:type="pct"/>
          </w:tcPr>
          <w:p w14:paraId="4D5DA4D3" w14:textId="77777777" w:rsidR="005B6842" w:rsidRPr="005B6842" w:rsidRDefault="005B6842" w:rsidP="00C45809">
            <w:pPr>
              <w:pStyle w:val="af8"/>
              <w:rPr>
                <w:moveTo w:id="14365" w:author="Masato YOSHIKAWA" w:date="2026-01-20T12:21:00Z" w16du:dateUtc="2026-01-20T03:21:00Z"/>
                <w:rFonts w:ascii="Times New Roman" w:eastAsia="ＭＳ 明朝" w:hAnsi="Times New Roman" w:cs="Times New Roman"/>
                <w:rPrChange w:id="14366" w:author="Masato YOSHIKAWA" w:date="2026-01-20T12:23:00Z" w16du:dateUtc="2026-01-20T03:23:00Z">
                  <w:rPr>
                    <w:moveTo w:id="14367" w:author="Masato YOSHIKAWA" w:date="2026-01-20T12:21:00Z" w16du:dateUtc="2026-01-20T03:21:00Z"/>
                    <w:rFonts w:ascii="ＭＳ 明朝" w:eastAsia="ＭＳ 明朝" w:hAnsi="ＭＳ 明朝"/>
                  </w:rPr>
                </w:rPrChange>
              </w:rPr>
            </w:pPr>
            <w:moveTo w:id="14368" w:author="Masato YOSHIKAWA" w:date="2026-01-20T12:21:00Z" w16du:dateUtc="2026-01-20T03:21:00Z">
              <w:r w:rsidRPr="005B6842">
                <w:rPr>
                  <w:rFonts w:ascii="Times New Roman" w:eastAsia="ＭＳ 明朝" w:hAnsi="Times New Roman" w:cs="Times New Roman"/>
                  <w:rPrChange w:id="14369" w:author="Masato YOSHIKAWA" w:date="2026-01-20T12:23:00Z" w16du:dateUtc="2026-01-20T03:23:00Z">
                    <w:rPr>
                      <w:rFonts w:ascii="ＭＳ 明朝" w:eastAsia="ＭＳ 明朝" w:hAnsi="ＭＳ 明朝"/>
                    </w:rPr>
                  </w:rPrChange>
                </w:rPr>
                <w:t>juban</w:t>
              </w:r>
            </w:moveTo>
          </w:p>
        </w:tc>
        <w:tc>
          <w:tcPr>
            <w:tcW w:w="629" w:type="pct"/>
          </w:tcPr>
          <w:p w14:paraId="1C89029A" w14:textId="77777777" w:rsidR="005B6842" w:rsidRPr="005B6842" w:rsidRDefault="005B6842" w:rsidP="00C45809">
            <w:pPr>
              <w:pStyle w:val="af8"/>
              <w:rPr>
                <w:moveTo w:id="14370" w:author="Masato YOSHIKAWA" w:date="2026-01-20T12:21:00Z" w16du:dateUtc="2026-01-20T03:21:00Z"/>
                <w:rFonts w:ascii="Times New Roman" w:eastAsia="ＭＳ 明朝" w:hAnsi="Times New Roman" w:cs="Times New Roman"/>
                <w:rPrChange w:id="14371" w:author="Masato YOSHIKAWA" w:date="2026-01-20T12:23:00Z" w16du:dateUtc="2026-01-20T03:23:00Z">
                  <w:rPr>
                    <w:moveTo w:id="14372" w:author="Masato YOSHIKAWA" w:date="2026-01-20T12:21:00Z" w16du:dateUtc="2026-01-20T03:21:00Z"/>
                    <w:rFonts w:ascii="ＭＳ 明朝" w:eastAsia="ＭＳ 明朝" w:hAnsi="ＭＳ 明朝"/>
                  </w:rPr>
                </w:rPrChange>
              </w:rPr>
            </w:pPr>
            <w:moveTo w:id="14373" w:author="Masato YOSHIKAWA" w:date="2026-01-20T12:21:00Z" w16du:dateUtc="2026-01-20T03:21:00Z">
              <w:r w:rsidRPr="005B6842">
                <w:rPr>
                  <w:rFonts w:ascii="Times New Roman" w:eastAsia="ＭＳ 明朝" w:hAnsi="Times New Roman" w:cs="Times New Roman"/>
                  <w:rPrChange w:id="14374" w:author="Masato YOSHIKAWA" w:date="2026-01-20T12:23:00Z" w16du:dateUtc="2026-01-20T03:23:00Z">
                    <w:rPr>
                      <w:rFonts w:ascii="ＭＳ 明朝" w:eastAsia="ＭＳ 明朝" w:hAnsi="ＭＳ 明朝"/>
                    </w:rPr>
                  </w:rPrChange>
                </w:rPr>
                <w:t>be more careful in my dress</w:t>
              </w:r>
            </w:moveTo>
          </w:p>
        </w:tc>
        <w:tc>
          <w:tcPr>
            <w:tcW w:w="779" w:type="pct"/>
          </w:tcPr>
          <w:p w14:paraId="4F35A084" w14:textId="77777777" w:rsidR="005B6842" w:rsidRPr="005B6842" w:rsidRDefault="005B6842" w:rsidP="00C45809">
            <w:pPr>
              <w:pStyle w:val="af8"/>
              <w:rPr>
                <w:moveTo w:id="14375" w:author="Masato YOSHIKAWA" w:date="2026-01-20T12:21:00Z" w16du:dateUtc="2026-01-20T03:21:00Z"/>
                <w:rFonts w:ascii="Times New Roman" w:eastAsia="ＭＳ 明朝" w:hAnsi="Times New Roman" w:cs="Times New Roman"/>
                <w:rPrChange w:id="14376" w:author="Masato YOSHIKAWA" w:date="2026-01-20T12:23:00Z" w16du:dateUtc="2026-01-20T03:23:00Z">
                  <w:rPr>
                    <w:moveTo w:id="14377" w:author="Masato YOSHIKAWA" w:date="2026-01-20T12:21:00Z" w16du:dateUtc="2026-01-20T03:21:00Z"/>
                    <w:rFonts w:ascii="ＭＳ 明朝" w:eastAsia="ＭＳ 明朝" w:hAnsi="ＭＳ 明朝"/>
                  </w:rPr>
                </w:rPrChange>
              </w:rPr>
            </w:pPr>
            <w:moveTo w:id="14378" w:author="Masato YOSHIKAWA" w:date="2026-01-20T12:21:00Z" w16du:dateUtc="2026-01-20T03:21:00Z">
              <w:r w:rsidRPr="005B6842">
                <w:rPr>
                  <w:rFonts w:ascii="Times New Roman" w:eastAsia="ＭＳ 明朝" w:hAnsi="Times New Roman" w:cs="Times New Roman"/>
                  <w:rPrChange w:id="14379" w:author="Masato YOSHIKAWA" w:date="2026-01-20T12:23:00Z" w16du:dateUtc="2026-01-20T03:23:00Z">
                    <w:rPr>
                      <w:rFonts w:ascii="ＭＳ 明朝" w:eastAsia="ＭＳ 明朝" w:hAnsi="ＭＳ 明朝"/>
                    </w:rPr>
                  </w:rPrChange>
                </w:rPr>
                <w:t>Amplification</w:t>
              </w:r>
            </w:moveTo>
          </w:p>
        </w:tc>
        <w:tc>
          <w:tcPr>
            <w:tcW w:w="744" w:type="pct"/>
          </w:tcPr>
          <w:p w14:paraId="575BC83C" w14:textId="77777777" w:rsidR="005B6842" w:rsidRPr="005B6842" w:rsidRDefault="005B6842" w:rsidP="00C45809">
            <w:pPr>
              <w:pStyle w:val="af8"/>
              <w:rPr>
                <w:moveTo w:id="14380" w:author="Masato YOSHIKAWA" w:date="2026-01-20T12:21:00Z" w16du:dateUtc="2026-01-20T03:21:00Z"/>
                <w:rFonts w:ascii="Times New Roman" w:eastAsia="ＭＳ 明朝" w:hAnsi="Times New Roman" w:cs="Times New Roman"/>
                <w:rPrChange w:id="14381" w:author="Masato YOSHIKAWA" w:date="2026-01-20T12:23:00Z" w16du:dateUtc="2026-01-20T03:23:00Z">
                  <w:rPr>
                    <w:moveTo w:id="14382" w:author="Masato YOSHIKAWA" w:date="2026-01-20T12:21:00Z" w16du:dateUtc="2026-01-20T03:21:00Z"/>
                    <w:rFonts w:ascii="ＭＳ 明朝" w:eastAsia="ＭＳ 明朝" w:hAnsi="ＭＳ 明朝"/>
                  </w:rPr>
                </w:rPrChange>
              </w:rPr>
            </w:pPr>
            <w:moveTo w:id="14383" w:author="Masato YOSHIKAWA" w:date="2026-01-20T12:21:00Z" w16du:dateUtc="2026-01-20T03:21:00Z">
              <w:r w:rsidRPr="005B6842">
                <w:rPr>
                  <w:rFonts w:ascii="Times New Roman" w:eastAsia="ＭＳ 明朝" w:hAnsi="Times New Roman" w:cs="Times New Roman"/>
                  <w:rPrChange w:id="14384" w:author="Masato YOSHIKAWA" w:date="2026-01-20T12:23:00Z" w16du:dateUtc="2026-01-20T03:23:00Z">
                    <w:rPr>
                      <w:rFonts w:ascii="ＭＳ 明朝" w:eastAsia="ＭＳ 明朝" w:hAnsi="ＭＳ 明朝"/>
                    </w:rPr>
                  </w:rPrChange>
                </w:rPr>
                <w:t>Adaptation</w:t>
              </w:r>
            </w:moveTo>
          </w:p>
        </w:tc>
        <w:tc>
          <w:tcPr>
            <w:tcW w:w="851" w:type="pct"/>
          </w:tcPr>
          <w:p w14:paraId="771D8F4B" w14:textId="77777777" w:rsidR="005B6842" w:rsidRPr="005B6842" w:rsidRDefault="005B6842" w:rsidP="00C45809">
            <w:pPr>
              <w:pStyle w:val="af8"/>
              <w:rPr>
                <w:moveTo w:id="14385" w:author="Masato YOSHIKAWA" w:date="2026-01-20T12:21:00Z" w16du:dateUtc="2026-01-20T03:21:00Z"/>
                <w:rFonts w:ascii="Times New Roman" w:eastAsia="ＭＳ 明朝" w:hAnsi="Times New Roman" w:cs="Times New Roman"/>
                <w:rPrChange w:id="14386" w:author="Masato YOSHIKAWA" w:date="2026-01-20T12:23:00Z" w16du:dateUtc="2026-01-20T03:23:00Z">
                  <w:rPr>
                    <w:moveTo w:id="14387" w:author="Masato YOSHIKAWA" w:date="2026-01-20T12:21:00Z" w16du:dateUtc="2026-01-20T03:21:00Z"/>
                    <w:rFonts w:ascii="ＭＳ 明朝" w:eastAsia="ＭＳ 明朝" w:hAnsi="ＭＳ 明朝"/>
                  </w:rPr>
                </w:rPrChange>
              </w:rPr>
            </w:pPr>
            <w:moveTo w:id="14388" w:author="Masato YOSHIKAWA" w:date="2026-01-20T12:21:00Z" w16du:dateUtc="2026-01-20T03:21:00Z">
              <w:r w:rsidRPr="005B6842">
                <w:rPr>
                  <w:rFonts w:ascii="Times New Roman" w:eastAsia="ＭＳ 明朝" w:hAnsi="Times New Roman" w:cs="Times New Roman"/>
                  <w:rPrChange w:id="14389" w:author="Masato YOSHIKAWA" w:date="2026-01-20T12:23:00Z" w16du:dateUtc="2026-01-20T03:23:00Z">
                    <w:rPr>
                      <w:rFonts w:ascii="ＭＳ 明朝" w:eastAsia="ＭＳ 明朝" w:hAnsi="ＭＳ 明朝"/>
                    </w:rPr>
                  </w:rPrChange>
                </w:rPr>
                <w:t>Description</w:t>
              </w:r>
            </w:moveTo>
          </w:p>
        </w:tc>
        <w:tc>
          <w:tcPr>
            <w:tcW w:w="831" w:type="pct"/>
          </w:tcPr>
          <w:p w14:paraId="440F26DC" w14:textId="77777777" w:rsidR="005B6842" w:rsidRPr="005B6842" w:rsidRDefault="005B6842" w:rsidP="00C45809">
            <w:pPr>
              <w:pStyle w:val="af8"/>
              <w:rPr>
                <w:moveTo w:id="14390" w:author="Masato YOSHIKAWA" w:date="2026-01-20T12:21:00Z" w16du:dateUtc="2026-01-20T03:21:00Z"/>
                <w:rFonts w:ascii="Times New Roman" w:eastAsia="ＭＳ 明朝" w:hAnsi="Times New Roman" w:cs="Times New Roman"/>
                <w:rPrChange w:id="14391" w:author="Masato YOSHIKAWA" w:date="2026-01-20T12:23:00Z" w16du:dateUtc="2026-01-20T03:23:00Z">
                  <w:rPr>
                    <w:moveTo w:id="14392" w:author="Masato YOSHIKAWA" w:date="2026-01-20T12:21:00Z" w16du:dateUtc="2026-01-20T03:21:00Z"/>
                    <w:rFonts w:ascii="ＭＳ 明朝" w:eastAsia="ＭＳ 明朝" w:hAnsi="ＭＳ 明朝"/>
                  </w:rPr>
                </w:rPrChange>
              </w:rPr>
            </w:pPr>
            <w:moveTo w:id="14393" w:author="Masato YOSHIKAWA" w:date="2026-01-20T12:21:00Z" w16du:dateUtc="2026-01-20T03:21:00Z">
              <w:r w:rsidRPr="005B6842">
                <w:rPr>
                  <w:rFonts w:ascii="Times New Roman" w:eastAsia="ＭＳ 明朝" w:hAnsi="Times New Roman" w:cs="Times New Roman"/>
                  <w:rPrChange w:id="14394" w:author="Masato YOSHIKAWA" w:date="2026-01-20T12:23:00Z" w16du:dateUtc="2026-01-20T03:23:00Z">
                    <w:rPr>
                      <w:rFonts w:ascii="ＭＳ 明朝" w:eastAsia="ＭＳ 明朝" w:hAnsi="ＭＳ 明朝"/>
                    </w:rPr>
                  </w:rPrChange>
                </w:rPr>
                <w:t>Minimization</w:t>
              </w:r>
            </w:moveTo>
          </w:p>
        </w:tc>
      </w:tr>
      <w:tr w:rsidR="005B6842" w:rsidRPr="005B6842" w14:paraId="7B81C18D" w14:textId="77777777" w:rsidTr="00C45809">
        <w:tc>
          <w:tcPr>
            <w:tcW w:w="582" w:type="pct"/>
          </w:tcPr>
          <w:p w14:paraId="3E216C08" w14:textId="77777777" w:rsidR="005B6842" w:rsidRPr="005B6842" w:rsidRDefault="005B6842" w:rsidP="00C45809">
            <w:pPr>
              <w:pStyle w:val="af8"/>
              <w:rPr>
                <w:moveTo w:id="14395" w:author="Masato YOSHIKAWA" w:date="2026-01-20T12:21:00Z" w16du:dateUtc="2026-01-20T03:21:00Z"/>
                <w:rFonts w:ascii="Times New Roman" w:eastAsia="ＭＳ 明朝" w:hAnsi="Times New Roman" w:cs="Times New Roman"/>
                <w:rPrChange w:id="14396" w:author="Masato YOSHIKAWA" w:date="2026-01-20T12:23:00Z" w16du:dateUtc="2026-01-20T03:23:00Z">
                  <w:rPr>
                    <w:moveTo w:id="14397" w:author="Masato YOSHIKAWA" w:date="2026-01-20T12:21:00Z" w16du:dateUtc="2026-01-20T03:21:00Z"/>
                    <w:rFonts w:ascii="ＭＳ 明朝" w:eastAsia="ＭＳ 明朝" w:hAnsi="ＭＳ 明朝"/>
                  </w:rPr>
                </w:rPrChange>
              </w:rPr>
            </w:pPr>
            <w:moveTo w:id="14398" w:author="Masato YOSHIKAWA" w:date="2026-01-20T12:21:00Z" w16du:dateUtc="2026-01-20T03:21:00Z">
              <w:r w:rsidRPr="005B6842">
                <w:rPr>
                  <w:rFonts w:ascii="Times New Roman" w:eastAsia="ＭＳ 明朝" w:hAnsi="Times New Roman" w:cs="Times New Roman" w:hint="eastAsia"/>
                  <w:rPrChange w:id="14399" w:author="Masato YOSHIKAWA" w:date="2026-01-20T12:23:00Z" w16du:dateUtc="2026-01-20T03:23:00Z">
                    <w:rPr>
                      <w:rFonts w:ascii="ＭＳ 明朝" w:eastAsia="ＭＳ 明朝" w:hAnsi="ＭＳ 明朝" w:hint="eastAsia"/>
                    </w:rPr>
                  </w:rPrChange>
                </w:rPr>
                <w:t>五徳</w:t>
              </w:r>
            </w:moveTo>
          </w:p>
        </w:tc>
        <w:tc>
          <w:tcPr>
            <w:tcW w:w="583" w:type="pct"/>
          </w:tcPr>
          <w:p w14:paraId="233A55C9" w14:textId="77777777" w:rsidR="005B6842" w:rsidRPr="005B6842" w:rsidRDefault="005B6842" w:rsidP="00C45809">
            <w:pPr>
              <w:pStyle w:val="af8"/>
              <w:rPr>
                <w:moveTo w:id="14400" w:author="Masato YOSHIKAWA" w:date="2026-01-20T12:21:00Z" w16du:dateUtc="2026-01-20T03:21:00Z"/>
                <w:rFonts w:ascii="Times New Roman" w:eastAsia="ＭＳ 明朝" w:hAnsi="Times New Roman" w:cs="Times New Roman"/>
                <w:rPrChange w:id="14401" w:author="Masato YOSHIKAWA" w:date="2026-01-20T12:23:00Z" w16du:dateUtc="2026-01-20T03:23:00Z">
                  <w:rPr>
                    <w:moveTo w:id="14402" w:author="Masato YOSHIKAWA" w:date="2026-01-20T12:21:00Z" w16du:dateUtc="2026-01-20T03:21:00Z"/>
                    <w:rFonts w:ascii="ＭＳ 明朝" w:eastAsia="ＭＳ 明朝" w:hAnsi="ＭＳ 明朝"/>
                  </w:rPr>
                </w:rPrChange>
              </w:rPr>
            </w:pPr>
            <w:moveTo w:id="14403" w:author="Masato YOSHIKAWA" w:date="2026-01-20T12:21:00Z" w16du:dateUtc="2026-01-20T03:21:00Z">
              <w:r w:rsidRPr="005B6842">
                <w:rPr>
                  <w:rFonts w:ascii="Times New Roman" w:eastAsia="ＭＳ 明朝" w:hAnsi="Times New Roman" w:cs="Times New Roman"/>
                  <w:rPrChange w:id="14404" w:author="Masato YOSHIKAWA" w:date="2026-01-20T12:23:00Z" w16du:dateUtc="2026-01-20T03:23:00Z">
                    <w:rPr>
                      <w:rFonts w:ascii="ＭＳ 明朝" w:eastAsia="ＭＳ 明朝" w:hAnsi="ＭＳ 明朝"/>
                    </w:rPr>
                  </w:rPrChange>
                </w:rPr>
                <w:t>on it</w:t>
              </w:r>
            </w:moveTo>
          </w:p>
        </w:tc>
        <w:tc>
          <w:tcPr>
            <w:tcW w:w="629" w:type="pct"/>
          </w:tcPr>
          <w:p w14:paraId="0FF9C28F" w14:textId="77777777" w:rsidR="005B6842" w:rsidRPr="005B6842" w:rsidRDefault="005B6842" w:rsidP="00C45809">
            <w:pPr>
              <w:pStyle w:val="af8"/>
              <w:rPr>
                <w:moveTo w:id="14405" w:author="Masato YOSHIKAWA" w:date="2026-01-20T12:21:00Z" w16du:dateUtc="2026-01-20T03:21:00Z"/>
                <w:rFonts w:ascii="Times New Roman" w:eastAsia="ＭＳ 明朝" w:hAnsi="Times New Roman" w:cs="Times New Roman"/>
                <w:rPrChange w:id="14406" w:author="Masato YOSHIKAWA" w:date="2026-01-20T12:23:00Z" w16du:dateUtc="2026-01-20T03:23:00Z">
                  <w:rPr>
                    <w:moveTo w:id="14407" w:author="Masato YOSHIKAWA" w:date="2026-01-20T12:21:00Z" w16du:dateUtc="2026-01-20T03:21:00Z"/>
                    <w:rFonts w:ascii="ＭＳ 明朝" w:eastAsia="ＭＳ 明朝" w:hAnsi="ＭＳ 明朝"/>
                  </w:rPr>
                </w:rPrChange>
              </w:rPr>
            </w:pPr>
            <w:moveTo w:id="14408" w:author="Masato YOSHIKAWA" w:date="2026-01-20T12:21:00Z" w16du:dateUtc="2026-01-20T03:21:00Z">
              <w:r w:rsidRPr="005B6842">
                <w:rPr>
                  <w:rFonts w:ascii="Times New Roman" w:eastAsia="ＭＳ 明朝" w:hAnsi="Times New Roman" w:cs="Times New Roman"/>
                  <w:rPrChange w:id="14409" w:author="Masato YOSHIKAWA" w:date="2026-01-20T12:23:00Z" w16du:dateUtc="2026-01-20T03:23:00Z">
                    <w:rPr>
                      <w:rFonts w:ascii="ＭＳ 明朝" w:eastAsia="ＭＳ 明朝" w:hAnsi="ＭＳ 明朝"/>
                    </w:rPr>
                  </w:rPrChange>
                </w:rPr>
                <w:t>on it</w:t>
              </w:r>
            </w:moveTo>
          </w:p>
        </w:tc>
        <w:tc>
          <w:tcPr>
            <w:tcW w:w="779" w:type="pct"/>
          </w:tcPr>
          <w:p w14:paraId="7BA9A6D0" w14:textId="77777777" w:rsidR="005B6842" w:rsidRPr="005B6842" w:rsidRDefault="005B6842" w:rsidP="00C45809">
            <w:pPr>
              <w:pStyle w:val="af8"/>
              <w:rPr>
                <w:moveTo w:id="14410" w:author="Masato YOSHIKAWA" w:date="2026-01-20T12:21:00Z" w16du:dateUtc="2026-01-20T03:21:00Z"/>
                <w:rFonts w:ascii="Times New Roman" w:eastAsia="ＭＳ 明朝" w:hAnsi="Times New Roman" w:cs="Times New Roman"/>
                <w:rPrChange w:id="14411" w:author="Masato YOSHIKAWA" w:date="2026-01-20T12:23:00Z" w16du:dateUtc="2026-01-20T03:23:00Z">
                  <w:rPr>
                    <w:moveTo w:id="14412" w:author="Masato YOSHIKAWA" w:date="2026-01-20T12:21:00Z" w16du:dateUtc="2026-01-20T03:21:00Z"/>
                    <w:rFonts w:ascii="ＭＳ 明朝" w:eastAsia="ＭＳ 明朝" w:hAnsi="ＭＳ 明朝"/>
                  </w:rPr>
                </w:rPrChange>
              </w:rPr>
            </w:pPr>
            <w:moveTo w:id="14413" w:author="Masato YOSHIKAWA" w:date="2026-01-20T12:21:00Z" w16du:dateUtc="2026-01-20T03:21:00Z">
              <w:r w:rsidRPr="005B6842">
                <w:rPr>
                  <w:rFonts w:ascii="Times New Roman" w:eastAsia="ＭＳ 明朝" w:hAnsi="Times New Roman" w:cs="Times New Roman"/>
                  <w:rPrChange w:id="14414" w:author="Masato YOSHIKAWA" w:date="2026-01-20T12:23:00Z" w16du:dateUtc="2026-01-20T03:23:00Z">
                    <w:rPr>
                      <w:rFonts w:ascii="ＭＳ 明朝" w:eastAsia="ＭＳ 明朝" w:hAnsi="ＭＳ 明朝"/>
                    </w:rPr>
                  </w:rPrChange>
                </w:rPr>
                <w:t>Generalization</w:t>
              </w:r>
            </w:moveTo>
          </w:p>
        </w:tc>
        <w:tc>
          <w:tcPr>
            <w:tcW w:w="744" w:type="pct"/>
          </w:tcPr>
          <w:p w14:paraId="3671629D" w14:textId="77777777" w:rsidR="005B6842" w:rsidRPr="005B6842" w:rsidRDefault="005B6842" w:rsidP="00C45809">
            <w:pPr>
              <w:pStyle w:val="af8"/>
              <w:rPr>
                <w:moveTo w:id="14415" w:author="Masato YOSHIKAWA" w:date="2026-01-20T12:21:00Z" w16du:dateUtc="2026-01-20T03:21:00Z"/>
                <w:rFonts w:ascii="Times New Roman" w:eastAsia="ＭＳ 明朝" w:hAnsi="Times New Roman" w:cs="Times New Roman"/>
                <w:rPrChange w:id="14416" w:author="Masato YOSHIKAWA" w:date="2026-01-20T12:23:00Z" w16du:dateUtc="2026-01-20T03:23:00Z">
                  <w:rPr>
                    <w:moveTo w:id="14417" w:author="Masato YOSHIKAWA" w:date="2026-01-20T12:21:00Z" w16du:dateUtc="2026-01-20T03:21:00Z"/>
                    <w:rFonts w:ascii="ＭＳ 明朝" w:eastAsia="ＭＳ 明朝" w:hAnsi="ＭＳ 明朝"/>
                  </w:rPr>
                </w:rPrChange>
              </w:rPr>
            </w:pPr>
            <w:moveTo w:id="14418" w:author="Masato YOSHIKAWA" w:date="2026-01-20T12:21:00Z" w16du:dateUtc="2026-01-20T03:21:00Z">
              <w:r w:rsidRPr="005B6842">
                <w:rPr>
                  <w:rFonts w:ascii="Times New Roman" w:eastAsia="ＭＳ 明朝" w:hAnsi="Times New Roman" w:cs="Times New Roman"/>
                  <w:rPrChange w:id="14419" w:author="Masato YOSHIKAWA" w:date="2026-01-20T12:23:00Z" w16du:dateUtc="2026-01-20T03:23:00Z">
                    <w:rPr>
                      <w:rFonts w:ascii="ＭＳ 明朝" w:eastAsia="ＭＳ 明朝" w:hAnsi="ＭＳ 明朝"/>
                    </w:rPr>
                  </w:rPrChange>
                </w:rPr>
                <w:t>Minimization</w:t>
              </w:r>
            </w:moveTo>
          </w:p>
        </w:tc>
        <w:tc>
          <w:tcPr>
            <w:tcW w:w="851" w:type="pct"/>
          </w:tcPr>
          <w:p w14:paraId="36E0EDFD" w14:textId="77777777" w:rsidR="005B6842" w:rsidRPr="005B6842" w:rsidRDefault="005B6842" w:rsidP="00C45809">
            <w:pPr>
              <w:pStyle w:val="af8"/>
              <w:rPr>
                <w:moveTo w:id="14420" w:author="Masato YOSHIKAWA" w:date="2026-01-20T12:21:00Z" w16du:dateUtc="2026-01-20T03:21:00Z"/>
                <w:rFonts w:ascii="Times New Roman" w:eastAsia="ＭＳ 明朝" w:hAnsi="Times New Roman" w:cs="Times New Roman"/>
                <w:rPrChange w:id="14421" w:author="Masato YOSHIKAWA" w:date="2026-01-20T12:23:00Z" w16du:dateUtc="2026-01-20T03:23:00Z">
                  <w:rPr>
                    <w:moveTo w:id="14422" w:author="Masato YOSHIKAWA" w:date="2026-01-20T12:21:00Z" w16du:dateUtc="2026-01-20T03:21:00Z"/>
                    <w:rFonts w:ascii="ＭＳ 明朝" w:eastAsia="ＭＳ 明朝" w:hAnsi="ＭＳ 明朝"/>
                  </w:rPr>
                </w:rPrChange>
              </w:rPr>
            </w:pPr>
            <w:moveTo w:id="14423" w:author="Masato YOSHIKAWA" w:date="2026-01-20T12:21:00Z" w16du:dateUtc="2026-01-20T03:21:00Z">
              <w:r w:rsidRPr="005B6842">
                <w:rPr>
                  <w:rFonts w:ascii="Times New Roman" w:eastAsia="ＭＳ 明朝" w:hAnsi="Times New Roman" w:cs="Times New Roman"/>
                  <w:rPrChange w:id="14424" w:author="Masato YOSHIKAWA" w:date="2026-01-20T12:23:00Z" w16du:dateUtc="2026-01-20T03:23:00Z">
                    <w:rPr>
                      <w:rFonts w:ascii="ＭＳ 明朝" w:eastAsia="ＭＳ 明朝" w:hAnsi="ＭＳ 明朝"/>
                    </w:rPr>
                  </w:rPrChange>
                </w:rPr>
                <w:t>Generalization</w:t>
              </w:r>
            </w:moveTo>
          </w:p>
        </w:tc>
        <w:tc>
          <w:tcPr>
            <w:tcW w:w="831" w:type="pct"/>
          </w:tcPr>
          <w:p w14:paraId="6E16CB4A" w14:textId="77777777" w:rsidR="005B6842" w:rsidRPr="005B6842" w:rsidRDefault="005B6842" w:rsidP="00C45809">
            <w:pPr>
              <w:pStyle w:val="af8"/>
              <w:rPr>
                <w:moveTo w:id="14425" w:author="Masato YOSHIKAWA" w:date="2026-01-20T12:21:00Z" w16du:dateUtc="2026-01-20T03:21:00Z"/>
                <w:rFonts w:ascii="Times New Roman" w:eastAsia="ＭＳ 明朝" w:hAnsi="Times New Roman" w:cs="Times New Roman"/>
                <w:rPrChange w:id="14426" w:author="Masato YOSHIKAWA" w:date="2026-01-20T12:23:00Z" w16du:dateUtc="2026-01-20T03:23:00Z">
                  <w:rPr>
                    <w:moveTo w:id="14427" w:author="Masato YOSHIKAWA" w:date="2026-01-20T12:21:00Z" w16du:dateUtc="2026-01-20T03:21:00Z"/>
                    <w:rFonts w:ascii="ＭＳ 明朝" w:eastAsia="ＭＳ 明朝" w:hAnsi="ＭＳ 明朝"/>
                  </w:rPr>
                </w:rPrChange>
              </w:rPr>
            </w:pPr>
            <w:moveTo w:id="14428" w:author="Masato YOSHIKAWA" w:date="2026-01-20T12:21:00Z" w16du:dateUtc="2026-01-20T03:21:00Z">
              <w:r w:rsidRPr="005B6842">
                <w:rPr>
                  <w:rFonts w:ascii="Times New Roman" w:eastAsia="ＭＳ 明朝" w:hAnsi="Times New Roman" w:cs="Times New Roman"/>
                  <w:rPrChange w:id="14429" w:author="Masato YOSHIKAWA" w:date="2026-01-20T12:23:00Z" w16du:dateUtc="2026-01-20T03:23:00Z">
                    <w:rPr>
                      <w:rFonts w:ascii="ＭＳ 明朝" w:eastAsia="ＭＳ 明朝" w:hAnsi="ＭＳ 明朝"/>
                    </w:rPr>
                  </w:rPrChange>
                </w:rPr>
                <w:t>Minimization</w:t>
              </w:r>
            </w:moveTo>
          </w:p>
        </w:tc>
      </w:tr>
      <w:tr w:rsidR="005B6842" w:rsidRPr="005B6842" w14:paraId="71B170BB" w14:textId="77777777" w:rsidTr="00C45809">
        <w:tc>
          <w:tcPr>
            <w:tcW w:w="582" w:type="pct"/>
          </w:tcPr>
          <w:p w14:paraId="3BEB3F2D" w14:textId="77777777" w:rsidR="005B6842" w:rsidRPr="005B6842" w:rsidRDefault="005B6842" w:rsidP="00C45809">
            <w:pPr>
              <w:pStyle w:val="af8"/>
              <w:rPr>
                <w:moveTo w:id="14430" w:author="Masato YOSHIKAWA" w:date="2026-01-20T12:21:00Z" w16du:dateUtc="2026-01-20T03:21:00Z"/>
                <w:rFonts w:ascii="Times New Roman" w:eastAsia="ＭＳ 明朝" w:hAnsi="Times New Roman" w:cs="Times New Roman"/>
                <w:rPrChange w:id="14431" w:author="Masato YOSHIKAWA" w:date="2026-01-20T12:23:00Z" w16du:dateUtc="2026-01-20T03:23:00Z">
                  <w:rPr>
                    <w:moveTo w:id="14432" w:author="Masato YOSHIKAWA" w:date="2026-01-20T12:21:00Z" w16du:dateUtc="2026-01-20T03:21:00Z"/>
                    <w:rFonts w:ascii="ＭＳ 明朝" w:eastAsia="ＭＳ 明朝" w:hAnsi="ＭＳ 明朝"/>
                  </w:rPr>
                </w:rPrChange>
              </w:rPr>
            </w:pPr>
            <w:moveTo w:id="14433" w:author="Masato YOSHIKAWA" w:date="2026-01-20T12:21:00Z" w16du:dateUtc="2026-01-20T03:21:00Z">
              <w:r w:rsidRPr="005B6842">
                <w:rPr>
                  <w:rFonts w:ascii="Times New Roman" w:eastAsia="ＭＳ 明朝" w:hAnsi="Times New Roman" w:cs="Times New Roman" w:hint="eastAsia"/>
                  <w:rPrChange w:id="14434" w:author="Masato YOSHIKAWA" w:date="2026-01-20T12:23:00Z" w16du:dateUtc="2026-01-20T03:23:00Z">
                    <w:rPr>
                      <w:rFonts w:ascii="ＭＳ 明朝" w:eastAsia="ＭＳ 明朝" w:hAnsi="ＭＳ 明朝" w:hint="eastAsia"/>
                    </w:rPr>
                  </w:rPrChange>
                </w:rPr>
                <w:t>金盥</w:t>
              </w:r>
            </w:moveTo>
          </w:p>
        </w:tc>
        <w:tc>
          <w:tcPr>
            <w:tcW w:w="583" w:type="pct"/>
          </w:tcPr>
          <w:p w14:paraId="4AE36C0D" w14:textId="77777777" w:rsidR="005B6842" w:rsidRPr="005B6842" w:rsidRDefault="005B6842" w:rsidP="00C45809">
            <w:pPr>
              <w:pStyle w:val="af8"/>
              <w:rPr>
                <w:moveTo w:id="14435" w:author="Masato YOSHIKAWA" w:date="2026-01-20T12:21:00Z" w16du:dateUtc="2026-01-20T03:21:00Z"/>
                <w:rFonts w:ascii="Times New Roman" w:eastAsia="ＭＳ 明朝" w:hAnsi="Times New Roman" w:cs="Times New Roman"/>
                <w:rPrChange w:id="14436" w:author="Masato YOSHIKAWA" w:date="2026-01-20T12:23:00Z" w16du:dateUtc="2026-01-20T03:23:00Z">
                  <w:rPr>
                    <w:moveTo w:id="14437" w:author="Masato YOSHIKAWA" w:date="2026-01-20T12:21:00Z" w16du:dateUtc="2026-01-20T03:21:00Z"/>
                    <w:rFonts w:ascii="ＭＳ 明朝" w:eastAsia="ＭＳ 明朝" w:hAnsi="ＭＳ 明朝"/>
                  </w:rPr>
                </w:rPrChange>
              </w:rPr>
            </w:pPr>
            <w:moveTo w:id="14438" w:author="Masato YOSHIKAWA" w:date="2026-01-20T12:21:00Z" w16du:dateUtc="2026-01-20T03:21:00Z">
              <w:r w:rsidRPr="005B6842">
                <w:rPr>
                  <w:rFonts w:ascii="Times New Roman" w:eastAsia="ＭＳ 明朝" w:hAnsi="Times New Roman" w:cs="Times New Roman"/>
                  <w:rPrChange w:id="14439" w:author="Masato YOSHIKAWA" w:date="2026-01-20T12:23:00Z" w16du:dateUtc="2026-01-20T03:23:00Z">
                    <w:rPr>
                      <w:rFonts w:ascii="ＭＳ 明朝" w:eastAsia="ＭＳ 明朝" w:hAnsi="ＭＳ 明朝"/>
                    </w:rPr>
                  </w:rPrChange>
                </w:rPr>
                <w:t>basin</w:t>
              </w:r>
            </w:moveTo>
          </w:p>
        </w:tc>
        <w:tc>
          <w:tcPr>
            <w:tcW w:w="629" w:type="pct"/>
          </w:tcPr>
          <w:p w14:paraId="11B50C3C" w14:textId="77777777" w:rsidR="005B6842" w:rsidRPr="005B6842" w:rsidRDefault="005B6842" w:rsidP="00C45809">
            <w:pPr>
              <w:pStyle w:val="af8"/>
              <w:rPr>
                <w:moveTo w:id="14440" w:author="Masato YOSHIKAWA" w:date="2026-01-20T12:21:00Z" w16du:dateUtc="2026-01-20T03:21:00Z"/>
                <w:rFonts w:ascii="Times New Roman" w:eastAsia="ＭＳ 明朝" w:hAnsi="Times New Roman" w:cs="Times New Roman"/>
                <w:rPrChange w:id="14441" w:author="Masato YOSHIKAWA" w:date="2026-01-20T12:23:00Z" w16du:dateUtc="2026-01-20T03:23:00Z">
                  <w:rPr>
                    <w:moveTo w:id="14442" w:author="Masato YOSHIKAWA" w:date="2026-01-20T12:21:00Z" w16du:dateUtc="2026-01-20T03:21:00Z"/>
                    <w:rFonts w:ascii="ＭＳ 明朝" w:eastAsia="ＭＳ 明朝" w:hAnsi="ＭＳ 明朝"/>
                  </w:rPr>
                </w:rPrChange>
              </w:rPr>
            </w:pPr>
            <w:moveTo w:id="14443" w:author="Masato YOSHIKAWA" w:date="2026-01-20T12:21:00Z" w16du:dateUtc="2026-01-20T03:21:00Z">
              <w:r w:rsidRPr="005B6842">
                <w:rPr>
                  <w:rFonts w:ascii="Times New Roman" w:eastAsia="ＭＳ 明朝" w:hAnsi="Times New Roman" w:cs="Times New Roman"/>
                  <w:rPrChange w:id="14444" w:author="Masato YOSHIKAWA" w:date="2026-01-20T12:23:00Z" w16du:dateUtc="2026-01-20T03:23:00Z">
                    <w:rPr>
                      <w:rFonts w:ascii="ＭＳ 明朝" w:eastAsia="ＭＳ 明朝" w:hAnsi="ＭＳ 明朝"/>
                    </w:rPr>
                  </w:rPrChange>
                </w:rPr>
                <w:t>A metal basin</w:t>
              </w:r>
            </w:moveTo>
          </w:p>
        </w:tc>
        <w:tc>
          <w:tcPr>
            <w:tcW w:w="779" w:type="pct"/>
          </w:tcPr>
          <w:p w14:paraId="69A327A5" w14:textId="77777777" w:rsidR="005B6842" w:rsidRPr="005B6842" w:rsidRDefault="005B6842" w:rsidP="00C45809">
            <w:pPr>
              <w:pStyle w:val="af8"/>
              <w:rPr>
                <w:moveTo w:id="14445" w:author="Masato YOSHIKAWA" w:date="2026-01-20T12:21:00Z" w16du:dateUtc="2026-01-20T03:21:00Z"/>
                <w:rFonts w:ascii="Times New Roman" w:eastAsia="ＭＳ 明朝" w:hAnsi="Times New Roman" w:cs="Times New Roman"/>
                <w:rPrChange w:id="14446" w:author="Masato YOSHIKAWA" w:date="2026-01-20T12:23:00Z" w16du:dateUtc="2026-01-20T03:23:00Z">
                  <w:rPr>
                    <w:moveTo w:id="14447" w:author="Masato YOSHIKAWA" w:date="2026-01-20T12:21:00Z" w16du:dateUtc="2026-01-20T03:21:00Z"/>
                    <w:rFonts w:ascii="ＭＳ 明朝" w:eastAsia="ＭＳ 明朝" w:hAnsi="ＭＳ 明朝"/>
                  </w:rPr>
                </w:rPrChange>
              </w:rPr>
            </w:pPr>
            <w:moveTo w:id="14448" w:author="Masato YOSHIKAWA" w:date="2026-01-20T12:21:00Z" w16du:dateUtc="2026-01-20T03:21:00Z">
              <w:r w:rsidRPr="005B6842">
                <w:rPr>
                  <w:rFonts w:ascii="Times New Roman" w:eastAsia="ＭＳ 明朝" w:hAnsi="Times New Roman" w:cs="Times New Roman"/>
                  <w:rPrChange w:id="14449" w:author="Masato YOSHIKAWA" w:date="2026-01-20T12:23:00Z" w16du:dateUtc="2026-01-20T03:23:00Z">
                    <w:rPr>
                      <w:rFonts w:ascii="ＭＳ 明朝" w:eastAsia="ＭＳ 明朝" w:hAnsi="ＭＳ 明朝"/>
                    </w:rPr>
                  </w:rPrChange>
                </w:rPr>
                <w:t>Generalization</w:t>
              </w:r>
            </w:moveTo>
          </w:p>
        </w:tc>
        <w:tc>
          <w:tcPr>
            <w:tcW w:w="744" w:type="pct"/>
          </w:tcPr>
          <w:p w14:paraId="3334DA94" w14:textId="77777777" w:rsidR="005B6842" w:rsidRPr="005B6842" w:rsidRDefault="005B6842" w:rsidP="00C45809">
            <w:pPr>
              <w:pStyle w:val="af8"/>
              <w:rPr>
                <w:moveTo w:id="14450" w:author="Masato YOSHIKAWA" w:date="2026-01-20T12:21:00Z" w16du:dateUtc="2026-01-20T03:21:00Z"/>
                <w:rFonts w:ascii="Times New Roman" w:eastAsia="ＭＳ 明朝" w:hAnsi="Times New Roman" w:cs="Times New Roman"/>
                <w:rPrChange w:id="14451" w:author="Masato YOSHIKAWA" w:date="2026-01-20T12:23:00Z" w16du:dateUtc="2026-01-20T03:23:00Z">
                  <w:rPr>
                    <w:moveTo w:id="14452" w:author="Masato YOSHIKAWA" w:date="2026-01-20T12:21:00Z" w16du:dateUtc="2026-01-20T03:21:00Z"/>
                    <w:rFonts w:ascii="ＭＳ 明朝" w:eastAsia="ＭＳ 明朝" w:hAnsi="ＭＳ 明朝"/>
                  </w:rPr>
                </w:rPrChange>
              </w:rPr>
            </w:pPr>
            <w:moveTo w:id="14453" w:author="Masato YOSHIKAWA" w:date="2026-01-20T12:21:00Z" w16du:dateUtc="2026-01-20T03:21:00Z">
              <w:r w:rsidRPr="005B6842">
                <w:rPr>
                  <w:rFonts w:ascii="Times New Roman" w:eastAsia="ＭＳ 明朝" w:hAnsi="Times New Roman" w:cs="Times New Roman"/>
                  <w:rPrChange w:id="14454" w:author="Masato YOSHIKAWA" w:date="2026-01-20T12:23:00Z" w16du:dateUtc="2026-01-20T03:23:00Z">
                    <w:rPr>
                      <w:rFonts w:ascii="ＭＳ 明朝" w:eastAsia="ＭＳ 明朝" w:hAnsi="ＭＳ 明朝"/>
                    </w:rPr>
                  </w:rPrChange>
                </w:rPr>
                <w:t>Minimization</w:t>
              </w:r>
            </w:moveTo>
          </w:p>
        </w:tc>
        <w:tc>
          <w:tcPr>
            <w:tcW w:w="851" w:type="pct"/>
          </w:tcPr>
          <w:p w14:paraId="0DB2405A" w14:textId="77777777" w:rsidR="005B6842" w:rsidRPr="005B6842" w:rsidRDefault="005B6842" w:rsidP="00C45809">
            <w:pPr>
              <w:pStyle w:val="af8"/>
              <w:rPr>
                <w:moveTo w:id="14455" w:author="Masato YOSHIKAWA" w:date="2026-01-20T12:21:00Z" w16du:dateUtc="2026-01-20T03:21:00Z"/>
                <w:rFonts w:ascii="Times New Roman" w:eastAsia="ＭＳ 明朝" w:hAnsi="Times New Roman" w:cs="Times New Roman"/>
                <w:rPrChange w:id="14456" w:author="Masato YOSHIKAWA" w:date="2026-01-20T12:23:00Z" w16du:dateUtc="2026-01-20T03:23:00Z">
                  <w:rPr>
                    <w:moveTo w:id="14457" w:author="Masato YOSHIKAWA" w:date="2026-01-20T12:21:00Z" w16du:dateUtc="2026-01-20T03:21:00Z"/>
                    <w:rFonts w:ascii="ＭＳ 明朝" w:eastAsia="ＭＳ 明朝" w:hAnsi="ＭＳ 明朝"/>
                  </w:rPr>
                </w:rPrChange>
              </w:rPr>
            </w:pPr>
            <w:moveTo w:id="14458" w:author="Masato YOSHIKAWA" w:date="2026-01-20T12:21:00Z" w16du:dateUtc="2026-01-20T03:21:00Z">
              <w:r w:rsidRPr="005B6842">
                <w:rPr>
                  <w:rFonts w:ascii="Times New Roman" w:eastAsia="ＭＳ 明朝" w:hAnsi="Times New Roman" w:cs="Times New Roman"/>
                  <w:rPrChange w:id="14459" w:author="Masato YOSHIKAWA" w:date="2026-01-20T12:23:00Z" w16du:dateUtc="2026-01-20T03:23:00Z">
                    <w:rPr>
                      <w:rFonts w:ascii="ＭＳ 明朝" w:eastAsia="ＭＳ 明朝" w:hAnsi="ＭＳ 明朝"/>
                    </w:rPr>
                  </w:rPrChange>
                </w:rPr>
                <w:t>Established equivalent</w:t>
              </w:r>
            </w:moveTo>
          </w:p>
        </w:tc>
        <w:tc>
          <w:tcPr>
            <w:tcW w:w="831" w:type="pct"/>
          </w:tcPr>
          <w:p w14:paraId="0A5B7558" w14:textId="77777777" w:rsidR="005B6842" w:rsidRPr="005B6842" w:rsidRDefault="005B6842" w:rsidP="00C45809">
            <w:pPr>
              <w:pStyle w:val="af8"/>
              <w:rPr>
                <w:moveTo w:id="14460" w:author="Masato YOSHIKAWA" w:date="2026-01-20T12:21:00Z" w16du:dateUtc="2026-01-20T03:21:00Z"/>
                <w:rFonts w:ascii="Times New Roman" w:eastAsia="ＭＳ 明朝" w:hAnsi="Times New Roman" w:cs="Times New Roman"/>
                <w:rPrChange w:id="14461" w:author="Masato YOSHIKAWA" w:date="2026-01-20T12:23:00Z" w16du:dateUtc="2026-01-20T03:23:00Z">
                  <w:rPr>
                    <w:moveTo w:id="14462" w:author="Masato YOSHIKAWA" w:date="2026-01-20T12:21:00Z" w16du:dateUtc="2026-01-20T03:21:00Z"/>
                    <w:rFonts w:ascii="ＭＳ 明朝" w:eastAsia="ＭＳ 明朝" w:hAnsi="ＭＳ 明朝"/>
                  </w:rPr>
                </w:rPrChange>
              </w:rPr>
            </w:pPr>
            <w:moveTo w:id="14463" w:author="Masato YOSHIKAWA" w:date="2026-01-20T12:21:00Z" w16du:dateUtc="2026-01-20T03:21:00Z">
              <w:r w:rsidRPr="005B6842">
                <w:rPr>
                  <w:rFonts w:ascii="Times New Roman" w:eastAsia="ＭＳ 明朝" w:hAnsi="Times New Roman" w:cs="Times New Roman"/>
                  <w:rPrChange w:id="14464" w:author="Masato YOSHIKAWA" w:date="2026-01-20T12:23:00Z" w16du:dateUtc="2026-01-20T03:23:00Z">
                    <w:rPr>
                      <w:rFonts w:ascii="ＭＳ 明朝" w:eastAsia="ＭＳ 明朝" w:hAnsi="ＭＳ 明朝"/>
                    </w:rPr>
                  </w:rPrChange>
                </w:rPr>
                <w:t>Minimization</w:t>
              </w:r>
            </w:moveTo>
          </w:p>
        </w:tc>
      </w:tr>
      <w:tr w:rsidR="005B6842" w:rsidRPr="005B6842" w14:paraId="66A9D745" w14:textId="77777777" w:rsidTr="00C45809">
        <w:tc>
          <w:tcPr>
            <w:tcW w:w="582" w:type="pct"/>
          </w:tcPr>
          <w:p w14:paraId="3F3EA5E0" w14:textId="77777777" w:rsidR="005B6842" w:rsidRPr="005B6842" w:rsidRDefault="005B6842" w:rsidP="00C45809">
            <w:pPr>
              <w:pStyle w:val="af8"/>
              <w:rPr>
                <w:moveTo w:id="14465" w:author="Masato YOSHIKAWA" w:date="2026-01-20T12:21:00Z" w16du:dateUtc="2026-01-20T03:21:00Z"/>
                <w:rFonts w:ascii="Times New Roman" w:eastAsia="ＭＳ 明朝" w:hAnsi="Times New Roman" w:cs="Times New Roman"/>
                <w:rPrChange w:id="14466" w:author="Masato YOSHIKAWA" w:date="2026-01-20T12:23:00Z" w16du:dateUtc="2026-01-20T03:23:00Z">
                  <w:rPr>
                    <w:moveTo w:id="14467" w:author="Masato YOSHIKAWA" w:date="2026-01-20T12:21:00Z" w16du:dateUtc="2026-01-20T03:21:00Z"/>
                    <w:rFonts w:ascii="ＭＳ 明朝" w:eastAsia="ＭＳ 明朝" w:hAnsi="ＭＳ 明朝"/>
                  </w:rPr>
                </w:rPrChange>
              </w:rPr>
            </w:pPr>
            <w:moveTo w:id="14468" w:author="Masato YOSHIKAWA" w:date="2026-01-20T12:21:00Z" w16du:dateUtc="2026-01-20T03:21:00Z">
              <w:r w:rsidRPr="005B6842">
                <w:rPr>
                  <w:rFonts w:ascii="Times New Roman" w:eastAsia="ＭＳ 明朝" w:hAnsi="Times New Roman" w:cs="Times New Roman" w:hint="eastAsia"/>
                  <w:rPrChange w:id="14469" w:author="Masato YOSHIKAWA" w:date="2026-01-20T12:23:00Z" w16du:dateUtc="2026-01-20T03:23:00Z">
                    <w:rPr>
                      <w:rFonts w:ascii="ＭＳ 明朝" w:eastAsia="ＭＳ 明朝" w:hAnsi="ＭＳ 明朝" w:hint="eastAsia"/>
                    </w:rPr>
                  </w:rPrChange>
                </w:rPr>
                <w:t>茶箪笥</w:t>
              </w:r>
            </w:moveTo>
          </w:p>
        </w:tc>
        <w:tc>
          <w:tcPr>
            <w:tcW w:w="583" w:type="pct"/>
          </w:tcPr>
          <w:p w14:paraId="616E6A99" w14:textId="77777777" w:rsidR="005B6842" w:rsidRPr="005B6842" w:rsidRDefault="005B6842" w:rsidP="00C45809">
            <w:pPr>
              <w:pStyle w:val="af8"/>
              <w:rPr>
                <w:moveTo w:id="14470" w:author="Masato YOSHIKAWA" w:date="2026-01-20T12:21:00Z" w16du:dateUtc="2026-01-20T03:21:00Z"/>
                <w:rFonts w:ascii="Times New Roman" w:eastAsia="ＭＳ 明朝" w:hAnsi="Times New Roman" w:cs="Times New Roman"/>
                <w:rPrChange w:id="14471" w:author="Masato YOSHIKAWA" w:date="2026-01-20T12:23:00Z" w16du:dateUtc="2026-01-20T03:23:00Z">
                  <w:rPr>
                    <w:moveTo w:id="14472" w:author="Masato YOSHIKAWA" w:date="2026-01-20T12:21:00Z" w16du:dateUtc="2026-01-20T03:21:00Z"/>
                    <w:rFonts w:ascii="ＭＳ 明朝" w:eastAsia="ＭＳ 明朝" w:hAnsi="ＭＳ 明朝"/>
                  </w:rPr>
                </w:rPrChange>
              </w:rPr>
            </w:pPr>
            <w:moveTo w:id="14473" w:author="Masato YOSHIKAWA" w:date="2026-01-20T12:21:00Z" w16du:dateUtc="2026-01-20T03:21:00Z">
              <w:r w:rsidRPr="005B6842">
                <w:rPr>
                  <w:rFonts w:ascii="Times New Roman" w:eastAsia="ＭＳ 明朝" w:hAnsi="Times New Roman" w:cs="Times New Roman"/>
                  <w:rPrChange w:id="14474" w:author="Masato YOSHIKAWA" w:date="2026-01-20T12:23:00Z" w16du:dateUtc="2026-01-20T03:23:00Z">
                    <w:rPr>
                      <w:rFonts w:ascii="ＭＳ 明朝" w:eastAsia="ＭＳ 明朝" w:hAnsi="ＭＳ 明朝"/>
                    </w:rPr>
                  </w:rPrChange>
                </w:rPr>
                <w:t>cabinet</w:t>
              </w:r>
            </w:moveTo>
          </w:p>
        </w:tc>
        <w:tc>
          <w:tcPr>
            <w:tcW w:w="629" w:type="pct"/>
          </w:tcPr>
          <w:p w14:paraId="63FC62D2" w14:textId="77777777" w:rsidR="005B6842" w:rsidRPr="005B6842" w:rsidRDefault="005B6842" w:rsidP="00C45809">
            <w:pPr>
              <w:pStyle w:val="af8"/>
              <w:rPr>
                <w:moveTo w:id="14475" w:author="Masato YOSHIKAWA" w:date="2026-01-20T12:21:00Z" w16du:dateUtc="2026-01-20T03:21:00Z"/>
                <w:rFonts w:ascii="Times New Roman" w:eastAsia="ＭＳ 明朝" w:hAnsi="Times New Roman" w:cs="Times New Roman"/>
                <w:rPrChange w:id="14476" w:author="Masato YOSHIKAWA" w:date="2026-01-20T12:23:00Z" w16du:dateUtc="2026-01-20T03:23:00Z">
                  <w:rPr>
                    <w:moveTo w:id="14477" w:author="Masato YOSHIKAWA" w:date="2026-01-20T12:21:00Z" w16du:dateUtc="2026-01-20T03:21:00Z"/>
                    <w:rFonts w:ascii="ＭＳ 明朝" w:eastAsia="ＭＳ 明朝" w:hAnsi="ＭＳ 明朝"/>
                  </w:rPr>
                </w:rPrChange>
              </w:rPr>
            </w:pPr>
            <w:moveTo w:id="14478" w:author="Masato YOSHIKAWA" w:date="2026-01-20T12:21:00Z" w16du:dateUtc="2026-01-20T03:21:00Z">
              <w:r w:rsidRPr="005B6842">
                <w:rPr>
                  <w:rFonts w:ascii="Times New Roman" w:eastAsia="ＭＳ 明朝" w:hAnsi="Times New Roman" w:cs="Times New Roman"/>
                  <w:rPrChange w:id="14479" w:author="Masato YOSHIKAWA" w:date="2026-01-20T12:23:00Z" w16du:dateUtc="2026-01-20T03:23:00Z">
                    <w:rPr>
                      <w:rFonts w:ascii="ＭＳ 明朝" w:eastAsia="ＭＳ 明朝" w:hAnsi="ＭＳ 明朝"/>
                    </w:rPr>
                  </w:rPrChange>
                </w:rPr>
                <w:t>returned</w:t>
              </w:r>
            </w:moveTo>
          </w:p>
        </w:tc>
        <w:tc>
          <w:tcPr>
            <w:tcW w:w="779" w:type="pct"/>
          </w:tcPr>
          <w:p w14:paraId="6467FA10" w14:textId="77777777" w:rsidR="005B6842" w:rsidRPr="005B6842" w:rsidRDefault="005B6842" w:rsidP="00C45809">
            <w:pPr>
              <w:pStyle w:val="af8"/>
              <w:rPr>
                <w:moveTo w:id="14480" w:author="Masato YOSHIKAWA" w:date="2026-01-20T12:21:00Z" w16du:dateUtc="2026-01-20T03:21:00Z"/>
                <w:rFonts w:ascii="Times New Roman" w:eastAsia="ＭＳ 明朝" w:hAnsi="Times New Roman" w:cs="Times New Roman"/>
                <w:rPrChange w:id="14481" w:author="Masato YOSHIKAWA" w:date="2026-01-20T12:23:00Z" w16du:dateUtc="2026-01-20T03:23:00Z">
                  <w:rPr>
                    <w:moveTo w:id="14482" w:author="Masato YOSHIKAWA" w:date="2026-01-20T12:21:00Z" w16du:dateUtc="2026-01-20T03:21:00Z"/>
                    <w:rFonts w:ascii="ＭＳ 明朝" w:eastAsia="ＭＳ 明朝" w:hAnsi="ＭＳ 明朝"/>
                  </w:rPr>
                </w:rPrChange>
              </w:rPr>
            </w:pPr>
            <w:moveTo w:id="14483" w:author="Masato YOSHIKAWA" w:date="2026-01-20T12:21:00Z" w16du:dateUtc="2026-01-20T03:21:00Z">
              <w:r w:rsidRPr="005B6842">
                <w:rPr>
                  <w:rFonts w:ascii="Times New Roman" w:eastAsia="ＭＳ 明朝" w:hAnsi="Times New Roman" w:cs="Times New Roman"/>
                  <w:rPrChange w:id="14484" w:author="Masato YOSHIKAWA" w:date="2026-01-20T12:23:00Z" w16du:dateUtc="2026-01-20T03:23:00Z">
                    <w:rPr>
                      <w:rFonts w:ascii="ＭＳ 明朝" w:eastAsia="ＭＳ 明朝" w:hAnsi="ＭＳ 明朝"/>
                    </w:rPr>
                  </w:rPrChange>
                </w:rPr>
                <w:t>Generalization</w:t>
              </w:r>
            </w:moveTo>
          </w:p>
        </w:tc>
        <w:tc>
          <w:tcPr>
            <w:tcW w:w="744" w:type="pct"/>
          </w:tcPr>
          <w:p w14:paraId="03F1279C" w14:textId="77777777" w:rsidR="005B6842" w:rsidRPr="005B6842" w:rsidRDefault="005B6842" w:rsidP="00C45809">
            <w:pPr>
              <w:pStyle w:val="af8"/>
              <w:rPr>
                <w:moveTo w:id="14485" w:author="Masato YOSHIKAWA" w:date="2026-01-20T12:21:00Z" w16du:dateUtc="2026-01-20T03:21:00Z"/>
                <w:rFonts w:ascii="Times New Roman" w:eastAsia="ＭＳ 明朝" w:hAnsi="Times New Roman" w:cs="Times New Roman"/>
                <w:rPrChange w:id="14486" w:author="Masato YOSHIKAWA" w:date="2026-01-20T12:23:00Z" w16du:dateUtc="2026-01-20T03:23:00Z">
                  <w:rPr>
                    <w:moveTo w:id="14487" w:author="Masato YOSHIKAWA" w:date="2026-01-20T12:21:00Z" w16du:dateUtc="2026-01-20T03:21:00Z"/>
                    <w:rFonts w:ascii="ＭＳ 明朝" w:eastAsia="ＭＳ 明朝" w:hAnsi="ＭＳ 明朝"/>
                  </w:rPr>
                </w:rPrChange>
              </w:rPr>
            </w:pPr>
            <w:moveTo w:id="14488" w:author="Masato YOSHIKAWA" w:date="2026-01-20T12:21:00Z" w16du:dateUtc="2026-01-20T03:21:00Z">
              <w:r w:rsidRPr="005B6842">
                <w:rPr>
                  <w:rFonts w:ascii="Times New Roman" w:eastAsia="ＭＳ 明朝" w:hAnsi="Times New Roman" w:cs="Times New Roman"/>
                  <w:rPrChange w:id="14489" w:author="Masato YOSHIKAWA" w:date="2026-01-20T12:23:00Z" w16du:dateUtc="2026-01-20T03:23:00Z">
                    <w:rPr>
                      <w:rFonts w:ascii="ＭＳ 明朝" w:eastAsia="ＭＳ 明朝" w:hAnsi="ＭＳ 明朝"/>
                    </w:rPr>
                  </w:rPrChange>
                </w:rPr>
                <w:t>Minimization</w:t>
              </w:r>
            </w:moveTo>
          </w:p>
        </w:tc>
        <w:tc>
          <w:tcPr>
            <w:tcW w:w="851" w:type="pct"/>
          </w:tcPr>
          <w:p w14:paraId="55893F72" w14:textId="77777777" w:rsidR="005B6842" w:rsidRPr="005B6842" w:rsidRDefault="005B6842" w:rsidP="00C45809">
            <w:pPr>
              <w:pStyle w:val="af8"/>
              <w:rPr>
                <w:moveTo w:id="14490" w:author="Masato YOSHIKAWA" w:date="2026-01-20T12:21:00Z" w16du:dateUtc="2026-01-20T03:21:00Z"/>
                <w:rFonts w:ascii="Times New Roman" w:eastAsia="ＭＳ 明朝" w:hAnsi="Times New Roman" w:cs="Times New Roman"/>
                <w:rPrChange w:id="14491" w:author="Masato YOSHIKAWA" w:date="2026-01-20T12:23:00Z" w16du:dateUtc="2026-01-20T03:23:00Z">
                  <w:rPr>
                    <w:moveTo w:id="14492" w:author="Masato YOSHIKAWA" w:date="2026-01-20T12:21:00Z" w16du:dateUtc="2026-01-20T03:21:00Z"/>
                    <w:rFonts w:ascii="ＭＳ 明朝" w:eastAsia="ＭＳ 明朝" w:hAnsi="ＭＳ 明朝"/>
                  </w:rPr>
                </w:rPrChange>
              </w:rPr>
            </w:pPr>
            <w:moveTo w:id="14493" w:author="Masato YOSHIKAWA" w:date="2026-01-20T12:21:00Z" w16du:dateUtc="2026-01-20T03:21:00Z">
              <w:r w:rsidRPr="005B6842">
                <w:rPr>
                  <w:rFonts w:ascii="Times New Roman" w:eastAsia="ＭＳ 明朝" w:hAnsi="Times New Roman" w:cs="Times New Roman"/>
                  <w:rPrChange w:id="14494" w:author="Masato YOSHIKAWA" w:date="2026-01-20T12:23:00Z" w16du:dateUtc="2026-01-20T03:23:00Z">
                    <w:rPr>
                      <w:rFonts w:ascii="ＭＳ 明朝" w:eastAsia="ＭＳ 明朝" w:hAnsi="ＭＳ 明朝"/>
                    </w:rPr>
                  </w:rPrChange>
                </w:rPr>
                <w:t>Reduction</w:t>
              </w:r>
            </w:moveTo>
          </w:p>
        </w:tc>
        <w:tc>
          <w:tcPr>
            <w:tcW w:w="831" w:type="pct"/>
          </w:tcPr>
          <w:p w14:paraId="0D53E5F6" w14:textId="77777777" w:rsidR="005B6842" w:rsidRPr="005B6842" w:rsidRDefault="005B6842" w:rsidP="00C45809">
            <w:pPr>
              <w:pStyle w:val="af8"/>
              <w:rPr>
                <w:moveTo w:id="14495" w:author="Masato YOSHIKAWA" w:date="2026-01-20T12:21:00Z" w16du:dateUtc="2026-01-20T03:21:00Z"/>
                <w:rFonts w:ascii="Times New Roman" w:eastAsia="ＭＳ 明朝" w:hAnsi="Times New Roman" w:cs="Times New Roman"/>
                <w:rPrChange w:id="14496" w:author="Masato YOSHIKAWA" w:date="2026-01-20T12:23:00Z" w16du:dateUtc="2026-01-20T03:23:00Z">
                  <w:rPr>
                    <w:moveTo w:id="14497" w:author="Masato YOSHIKAWA" w:date="2026-01-20T12:21:00Z" w16du:dateUtc="2026-01-20T03:21:00Z"/>
                    <w:rFonts w:ascii="ＭＳ 明朝" w:eastAsia="ＭＳ 明朝" w:hAnsi="ＭＳ 明朝"/>
                  </w:rPr>
                </w:rPrChange>
              </w:rPr>
            </w:pPr>
            <w:moveTo w:id="14498" w:author="Masato YOSHIKAWA" w:date="2026-01-20T12:21:00Z" w16du:dateUtc="2026-01-20T03:21:00Z">
              <w:r w:rsidRPr="005B6842">
                <w:rPr>
                  <w:rFonts w:ascii="Times New Roman" w:eastAsia="ＭＳ 明朝" w:hAnsi="Times New Roman" w:cs="Times New Roman"/>
                  <w:rPrChange w:id="14499" w:author="Masato YOSHIKAWA" w:date="2026-01-20T12:23:00Z" w16du:dateUtc="2026-01-20T03:23:00Z">
                    <w:rPr>
                      <w:rFonts w:ascii="ＭＳ 明朝" w:eastAsia="ＭＳ 明朝" w:hAnsi="ＭＳ 明朝"/>
                    </w:rPr>
                  </w:rPrChange>
                </w:rPr>
                <w:t>Denial</w:t>
              </w:r>
            </w:moveTo>
          </w:p>
        </w:tc>
      </w:tr>
      <w:tr w:rsidR="005B6842" w:rsidRPr="005B6842" w14:paraId="7E3CA798" w14:textId="77777777" w:rsidTr="00C45809">
        <w:tc>
          <w:tcPr>
            <w:tcW w:w="582" w:type="pct"/>
          </w:tcPr>
          <w:p w14:paraId="1CB46828" w14:textId="77777777" w:rsidR="005B6842" w:rsidRPr="005B6842" w:rsidRDefault="005B6842" w:rsidP="00C45809">
            <w:pPr>
              <w:pStyle w:val="af8"/>
              <w:rPr>
                <w:moveTo w:id="14500" w:author="Masato YOSHIKAWA" w:date="2026-01-20T12:21:00Z" w16du:dateUtc="2026-01-20T03:21:00Z"/>
                <w:rFonts w:ascii="Times New Roman" w:eastAsia="ＭＳ 明朝" w:hAnsi="Times New Roman" w:cs="Times New Roman"/>
                <w:rPrChange w:id="14501" w:author="Masato YOSHIKAWA" w:date="2026-01-20T12:23:00Z" w16du:dateUtc="2026-01-20T03:23:00Z">
                  <w:rPr>
                    <w:moveTo w:id="14502" w:author="Masato YOSHIKAWA" w:date="2026-01-20T12:21:00Z" w16du:dateUtc="2026-01-20T03:21:00Z"/>
                    <w:rFonts w:ascii="ＭＳ 明朝" w:eastAsia="ＭＳ 明朝" w:hAnsi="ＭＳ 明朝"/>
                  </w:rPr>
                </w:rPrChange>
              </w:rPr>
            </w:pPr>
            <w:moveTo w:id="14503" w:author="Masato YOSHIKAWA" w:date="2026-01-20T12:21:00Z" w16du:dateUtc="2026-01-20T03:21:00Z">
              <w:r w:rsidRPr="005B6842">
                <w:rPr>
                  <w:rFonts w:ascii="Times New Roman" w:eastAsia="ＭＳ 明朝" w:hAnsi="Times New Roman" w:cs="Times New Roman" w:hint="eastAsia"/>
                  <w:rPrChange w:id="14504" w:author="Masato YOSHIKAWA" w:date="2026-01-20T12:23:00Z" w16du:dateUtc="2026-01-20T03:23:00Z">
                    <w:rPr>
                      <w:rFonts w:ascii="ＭＳ 明朝" w:eastAsia="ＭＳ 明朝" w:hAnsi="ＭＳ 明朝" w:hint="eastAsia"/>
                    </w:rPr>
                  </w:rPrChange>
                </w:rPr>
                <w:t>胡座</w:t>
              </w:r>
            </w:moveTo>
          </w:p>
        </w:tc>
        <w:tc>
          <w:tcPr>
            <w:tcW w:w="583" w:type="pct"/>
          </w:tcPr>
          <w:p w14:paraId="500C8432" w14:textId="77777777" w:rsidR="005B6842" w:rsidRPr="005B6842" w:rsidRDefault="005B6842" w:rsidP="00C45809">
            <w:pPr>
              <w:pStyle w:val="af8"/>
              <w:rPr>
                <w:moveTo w:id="14505" w:author="Masato YOSHIKAWA" w:date="2026-01-20T12:21:00Z" w16du:dateUtc="2026-01-20T03:21:00Z"/>
                <w:rFonts w:ascii="Times New Roman" w:eastAsia="ＭＳ 明朝" w:hAnsi="Times New Roman" w:cs="Times New Roman"/>
                <w:rPrChange w:id="14506" w:author="Masato YOSHIKAWA" w:date="2026-01-20T12:23:00Z" w16du:dateUtc="2026-01-20T03:23:00Z">
                  <w:rPr>
                    <w:moveTo w:id="14507" w:author="Masato YOSHIKAWA" w:date="2026-01-20T12:21:00Z" w16du:dateUtc="2026-01-20T03:21:00Z"/>
                    <w:rFonts w:ascii="ＭＳ 明朝" w:eastAsia="ＭＳ 明朝" w:hAnsi="ＭＳ 明朝"/>
                  </w:rPr>
                </w:rPrChange>
              </w:rPr>
            </w:pPr>
            <w:moveTo w:id="14508" w:author="Masato YOSHIKAWA" w:date="2026-01-20T12:21:00Z" w16du:dateUtc="2026-01-20T03:21:00Z">
              <w:r w:rsidRPr="005B6842">
                <w:rPr>
                  <w:rFonts w:ascii="Times New Roman" w:eastAsia="ＭＳ 明朝" w:hAnsi="Times New Roman" w:cs="Times New Roman"/>
                  <w:rPrChange w:id="14509" w:author="Masato YOSHIKAWA" w:date="2026-01-20T12:23:00Z" w16du:dateUtc="2026-01-20T03:23:00Z">
                    <w:rPr>
                      <w:rFonts w:ascii="ＭＳ 明朝" w:eastAsia="ＭＳ 明朝" w:hAnsi="ＭＳ 明朝"/>
                    </w:rPr>
                  </w:rPrChange>
                </w:rPr>
                <w:t>cross-legged</w:t>
              </w:r>
            </w:moveTo>
          </w:p>
        </w:tc>
        <w:tc>
          <w:tcPr>
            <w:tcW w:w="629" w:type="pct"/>
          </w:tcPr>
          <w:p w14:paraId="0B385ED0" w14:textId="77777777" w:rsidR="005B6842" w:rsidRPr="005B6842" w:rsidRDefault="005B6842" w:rsidP="00C45809">
            <w:pPr>
              <w:pStyle w:val="af8"/>
              <w:rPr>
                <w:moveTo w:id="14510" w:author="Masato YOSHIKAWA" w:date="2026-01-20T12:21:00Z" w16du:dateUtc="2026-01-20T03:21:00Z"/>
                <w:rFonts w:ascii="Times New Roman" w:eastAsia="ＭＳ 明朝" w:hAnsi="Times New Roman" w:cs="Times New Roman"/>
                <w:rPrChange w:id="14511" w:author="Masato YOSHIKAWA" w:date="2026-01-20T12:23:00Z" w16du:dateUtc="2026-01-20T03:23:00Z">
                  <w:rPr>
                    <w:moveTo w:id="14512" w:author="Masato YOSHIKAWA" w:date="2026-01-20T12:21:00Z" w16du:dateUtc="2026-01-20T03:21:00Z"/>
                    <w:rFonts w:ascii="ＭＳ 明朝" w:eastAsia="ＭＳ 明朝" w:hAnsi="ＭＳ 明朝"/>
                  </w:rPr>
                </w:rPrChange>
              </w:rPr>
            </w:pPr>
            <w:moveTo w:id="14513" w:author="Masato YOSHIKAWA" w:date="2026-01-20T12:21:00Z" w16du:dateUtc="2026-01-20T03:21:00Z">
              <w:r w:rsidRPr="005B6842">
                <w:rPr>
                  <w:rFonts w:ascii="Times New Roman" w:eastAsia="ＭＳ 明朝" w:hAnsi="Times New Roman" w:cs="Times New Roman"/>
                  <w:rPrChange w:id="14514" w:author="Masato YOSHIKAWA" w:date="2026-01-20T12:23:00Z" w16du:dateUtc="2026-01-20T03:23:00Z">
                    <w:rPr>
                      <w:rFonts w:ascii="ＭＳ 明朝" w:eastAsia="ＭＳ 明朝" w:hAnsi="ＭＳ 明朝"/>
                    </w:rPr>
                  </w:rPrChange>
                </w:rPr>
                <w:t>sitting up in bed</w:t>
              </w:r>
            </w:moveTo>
          </w:p>
        </w:tc>
        <w:tc>
          <w:tcPr>
            <w:tcW w:w="779" w:type="pct"/>
          </w:tcPr>
          <w:p w14:paraId="0C9A1394" w14:textId="77777777" w:rsidR="005B6842" w:rsidRPr="005B6842" w:rsidRDefault="005B6842" w:rsidP="00C45809">
            <w:pPr>
              <w:pStyle w:val="af8"/>
              <w:rPr>
                <w:moveTo w:id="14515" w:author="Masato YOSHIKAWA" w:date="2026-01-20T12:21:00Z" w16du:dateUtc="2026-01-20T03:21:00Z"/>
                <w:rFonts w:ascii="Times New Roman" w:eastAsia="ＭＳ 明朝" w:hAnsi="Times New Roman" w:cs="Times New Roman"/>
                <w:rPrChange w:id="14516" w:author="Masato YOSHIKAWA" w:date="2026-01-20T12:23:00Z" w16du:dateUtc="2026-01-20T03:23:00Z">
                  <w:rPr>
                    <w:moveTo w:id="14517" w:author="Masato YOSHIKAWA" w:date="2026-01-20T12:21:00Z" w16du:dateUtc="2026-01-20T03:21:00Z"/>
                    <w:rFonts w:ascii="ＭＳ 明朝" w:eastAsia="ＭＳ 明朝" w:hAnsi="ＭＳ 明朝"/>
                  </w:rPr>
                </w:rPrChange>
              </w:rPr>
            </w:pPr>
            <w:moveTo w:id="14518" w:author="Masato YOSHIKAWA" w:date="2026-01-20T12:21:00Z" w16du:dateUtc="2026-01-20T03:21:00Z">
              <w:r w:rsidRPr="005B6842">
                <w:rPr>
                  <w:rFonts w:ascii="Times New Roman" w:eastAsia="ＭＳ 明朝" w:hAnsi="Times New Roman" w:cs="Times New Roman"/>
                  <w:rPrChange w:id="14519" w:author="Masato YOSHIKAWA" w:date="2026-01-20T12:23:00Z" w16du:dateUtc="2026-01-20T03:23:00Z">
                    <w:rPr>
                      <w:rFonts w:ascii="ＭＳ 明朝" w:eastAsia="ＭＳ 明朝" w:hAnsi="ＭＳ 明朝"/>
                    </w:rPr>
                  </w:rPrChange>
                </w:rPr>
                <w:t>Established equivalent</w:t>
              </w:r>
            </w:moveTo>
          </w:p>
        </w:tc>
        <w:tc>
          <w:tcPr>
            <w:tcW w:w="744" w:type="pct"/>
          </w:tcPr>
          <w:p w14:paraId="0DEDC938" w14:textId="77777777" w:rsidR="005B6842" w:rsidRPr="005B6842" w:rsidRDefault="005B6842" w:rsidP="00C45809">
            <w:pPr>
              <w:pStyle w:val="af8"/>
              <w:rPr>
                <w:moveTo w:id="14520" w:author="Masato YOSHIKAWA" w:date="2026-01-20T12:21:00Z" w16du:dateUtc="2026-01-20T03:21:00Z"/>
                <w:rFonts w:ascii="Times New Roman" w:eastAsia="ＭＳ 明朝" w:hAnsi="Times New Roman" w:cs="Times New Roman"/>
                <w:rPrChange w:id="14521" w:author="Masato YOSHIKAWA" w:date="2026-01-20T12:23:00Z" w16du:dateUtc="2026-01-20T03:23:00Z">
                  <w:rPr>
                    <w:moveTo w:id="14522" w:author="Masato YOSHIKAWA" w:date="2026-01-20T12:21:00Z" w16du:dateUtc="2026-01-20T03:21:00Z"/>
                    <w:rFonts w:ascii="ＭＳ 明朝" w:eastAsia="ＭＳ 明朝" w:hAnsi="ＭＳ 明朝"/>
                  </w:rPr>
                </w:rPrChange>
              </w:rPr>
            </w:pPr>
            <w:moveTo w:id="14523" w:author="Masato YOSHIKAWA" w:date="2026-01-20T12:21:00Z" w16du:dateUtc="2026-01-20T03:21:00Z">
              <w:r w:rsidRPr="005B6842">
                <w:rPr>
                  <w:rFonts w:ascii="Times New Roman" w:eastAsia="ＭＳ 明朝" w:hAnsi="Times New Roman" w:cs="Times New Roman"/>
                  <w:rPrChange w:id="14524" w:author="Masato YOSHIKAWA" w:date="2026-01-20T12:23:00Z" w16du:dateUtc="2026-01-20T03:23:00Z">
                    <w:rPr>
                      <w:rFonts w:ascii="ＭＳ 明朝" w:eastAsia="ＭＳ 明朝" w:hAnsi="ＭＳ 明朝"/>
                    </w:rPr>
                  </w:rPrChange>
                </w:rPr>
                <w:t>Minimization</w:t>
              </w:r>
            </w:moveTo>
          </w:p>
        </w:tc>
        <w:tc>
          <w:tcPr>
            <w:tcW w:w="851" w:type="pct"/>
          </w:tcPr>
          <w:p w14:paraId="764D2283" w14:textId="77777777" w:rsidR="005B6842" w:rsidRPr="005B6842" w:rsidRDefault="005B6842" w:rsidP="00C45809">
            <w:pPr>
              <w:pStyle w:val="af8"/>
              <w:rPr>
                <w:moveTo w:id="14525" w:author="Masato YOSHIKAWA" w:date="2026-01-20T12:21:00Z" w16du:dateUtc="2026-01-20T03:21:00Z"/>
                <w:rFonts w:ascii="Times New Roman" w:eastAsia="ＭＳ 明朝" w:hAnsi="Times New Roman" w:cs="Times New Roman"/>
                <w:rPrChange w:id="14526" w:author="Masato YOSHIKAWA" w:date="2026-01-20T12:23:00Z" w16du:dateUtc="2026-01-20T03:23:00Z">
                  <w:rPr>
                    <w:moveTo w:id="14527" w:author="Masato YOSHIKAWA" w:date="2026-01-20T12:21:00Z" w16du:dateUtc="2026-01-20T03:21:00Z"/>
                    <w:rFonts w:ascii="ＭＳ 明朝" w:eastAsia="ＭＳ 明朝" w:hAnsi="ＭＳ 明朝"/>
                  </w:rPr>
                </w:rPrChange>
              </w:rPr>
            </w:pPr>
            <w:moveTo w:id="14528" w:author="Masato YOSHIKAWA" w:date="2026-01-20T12:21:00Z" w16du:dateUtc="2026-01-20T03:21:00Z">
              <w:r w:rsidRPr="005B6842">
                <w:rPr>
                  <w:rFonts w:ascii="Times New Roman" w:eastAsia="ＭＳ 明朝" w:hAnsi="Times New Roman" w:cs="Times New Roman"/>
                  <w:rPrChange w:id="14529" w:author="Masato YOSHIKAWA" w:date="2026-01-20T12:23:00Z" w16du:dateUtc="2026-01-20T03:23:00Z">
                    <w:rPr>
                      <w:rFonts w:ascii="ＭＳ 明朝" w:eastAsia="ＭＳ 明朝" w:hAnsi="ＭＳ 明朝"/>
                    </w:rPr>
                  </w:rPrChange>
                </w:rPr>
                <w:t>Generalization</w:t>
              </w:r>
            </w:moveTo>
          </w:p>
        </w:tc>
        <w:tc>
          <w:tcPr>
            <w:tcW w:w="831" w:type="pct"/>
          </w:tcPr>
          <w:p w14:paraId="0831EC23" w14:textId="77777777" w:rsidR="005B6842" w:rsidRPr="005B6842" w:rsidRDefault="005B6842" w:rsidP="00C45809">
            <w:pPr>
              <w:pStyle w:val="af8"/>
              <w:rPr>
                <w:moveTo w:id="14530" w:author="Masato YOSHIKAWA" w:date="2026-01-20T12:21:00Z" w16du:dateUtc="2026-01-20T03:21:00Z"/>
                <w:rFonts w:ascii="Times New Roman" w:eastAsia="ＭＳ 明朝" w:hAnsi="Times New Roman" w:cs="Times New Roman"/>
                <w:rPrChange w:id="14531" w:author="Masato YOSHIKAWA" w:date="2026-01-20T12:23:00Z" w16du:dateUtc="2026-01-20T03:23:00Z">
                  <w:rPr>
                    <w:moveTo w:id="14532" w:author="Masato YOSHIKAWA" w:date="2026-01-20T12:21:00Z" w16du:dateUtc="2026-01-20T03:21:00Z"/>
                    <w:rFonts w:ascii="ＭＳ 明朝" w:eastAsia="ＭＳ 明朝" w:hAnsi="ＭＳ 明朝"/>
                  </w:rPr>
                </w:rPrChange>
              </w:rPr>
            </w:pPr>
            <w:moveTo w:id="14533" w:author="Masato YOSHIKAWA" w:date="2026-01-20T12:21:00Z" w16du:dateUtc="2026-01-20T03:21:00Z">
              <w:r w:rsidRPr="005B6842">
                <w:rPr>
                  <w:rFonts w:ascii="Times New Roman" w:eastAsia="ＭＳ 明朝" w:hAnsi="Times New Roman" w:cs="Times New Roman"/>
                  <w:rPrChange w:id="14534" w:author="Masato YOSHIKAWA" w:date="2026-01-20T12:23:00Z" w16du:dateUtc="2026-01-20T03:23:00Z">
                    <w:rPr>
                      <w:rFonts w:ascii="ＭＳ 明朝" w:eastAsia="ＭＳ 明朝" w:hAnsi="ＭＳ 明朝"/>
                    </w:rPr>
                  </w:rPrChange>
                </w:rPr>
                <w:t>Minimization</w:t>
              </w:r>
            </w:moveTo>
          </w:p>
        </w:tc>
      </w:tr>
      <w:tr w:rsidR="005B6842" w:rsidRPr="005B6842" w14:paraId="68700EA7" w14:textId="77777777" w:rsidTr="00C45809">
        <w:tc>
          <w:tcPr>
            <w:tcW w:w="582" w:type="pct"/>
          </w:tcPr>
          <w:p w14:paraId="77F66ADA" w14:textId="77777777" w:rsidR="005B6842" w:rsidRPr="005B6842" w:rsidRDefault="005B6842" w:rsidP="00C45809">
            <w:pPr>
              <w:pStyle w:val="af8"/>
              <w:rPr>
                <w:moveTo w:id="14535" w:author="Masato YOSHIKAWA" w:date="2026-01-20T12:21:00Z" w16du:dateUtc="2026-01-20T03:21:00Z"/>
                <w:rFonts w:ascii="Times New Roman" w:eastAsia="ＭＳ 明朝" w:hAnsi="Times New Roman" w:cs="Times New Roman"/>
                <w:rPrChange w:id="14536" w:author="Masato YOSHIKAWA" w:date="2026-01-20T12:23:00Z" w16du:dateUtc="2026-01-20T03:23:00Z">
                  <w:rPr>
                    <w:moveTo w:id="14537" w:author="Masato YOSHIKAWA" w:date="2026-01-20T12:21:00Z" w16du:dateUtc="2026-01-20T03:21:00Z"/>
                    <w:rFonts w:ascii="ＭＳ 明朝" w:eastAsia="ＭＳ 明朝" w:hAnsi="ＭＳ 明朝"/>
                  </w:rPr>
                </w:rPrChange>
              </w:rPr>
            </w:pPr>
            <w:moveTo w:id="14538" w:author="Masato YOSHIKAWA" w:date="2026-01-20T12:21:00Z" w16du:dateUtc="2026-01-20T03:21:00Z">
              <w:r w:rsidRPr="005B6842">
                <w:rPr>
                  <w:rFonts w:ascii="Times New Roman" w:eastAsia="ＭＳ 明朝" w:hAnsi="Times New Roman" w:cs="Times New Roman" w:hint="eastAsia"/>
                  <w:rPrChange w:id="14539" w:author="Masato YOSHIKAWA" w:date="2026-01-20T12:23:00Z" w16du:dateUtc="2026-01-20T03:23:00Z">
                    <w:rPr>
                      <w:rFonts w:ascii="ＭＳ 明朝" w:eastAsia="ＭＳ 明朝" w:hAnsi="ＭＳ 明朝" w:hint="eastAsia"/>
                    </w:rPr>
                  </w:rPrChange>
                </w:rPr>
                <w:t>不承無性</w:t>
              </w:r>
            </w:moveTo>
          </w:p>
        </w:tc>
        <w:tc>
          <w:tcPr>
            <w:tcW w:w="583" w:type="pct"/>
          </w:tcPr>
          <w:p w14:paraId="436E181E" w14:textId="77777777" w:rsidR="005B6842" w:rsidRPr="005B6842" w:rsidRDefault="005B6842" w:rsidP="00C45809">
            <w:pPr>
              <w:pStyle w:val="af8"/>
              <w:rPr>
                <w:moveTo w:id="14540" w:author="Masato YOSHIKAWA" w:date="2026-01-20T12:21:00Z" w16du:dateUtc="2026-01-20T03:21:00Z"/>
                <w:rFonts w:ascii="Times New Roman" w:eastAsia="ＭＳ 明朝" w:hAnsi="Times New Roman" w:cs="Times New Roman"/>
                <w:rPrChange w:id="14541" w:author="Masato YOSHIKAWA" w:date="2026-01-20T12:23:00Z" w16du:dateUtc="2026-01-20T03:23:00Z">
                  <w:rPr>
                    <w:moveTo w:id="14542" w:author="Masato YOSHIKAWA" w:date="2026-01-20T12:21:00Z" w16du:dateUtc="2026-01-20T03:21:00Z"/>
                    <w:rFonts w:ascii="ＭＳ 明朝" w:eastAsia="ＭＳ 明朝" w:hAnsi="ＭＳ 明朝"/>
                  </w:rPr>
                </w:rPrChange>
              </w:rPr>
            </w:pPr>
            <w:moveTo w:id="14543" w:author="Masato YOSHIKAWA" w:date="2026-01-20T12:21:00Z" w16du:dateUtc="2026-01-20T03:21:00Z">
              <w:r w:rsidRPr="005B6842">
                <w:rPr>
                  <w:rFonts w:ascii="Times New Roman" w:eastAsia="ＭＳ 明朝" w:hAnsi="Times New Roman" w:cs="Times New Roman"/>
                  <w:rPrChange w:id="14544" w:author="Masato YOSHIKAWA" w:date="2026-01-20T12:23:00Z" w16du:dateUtc="2026-01-20T03:23:00Z">
                    <w:rPr>
                      <w:rFonts w:ascii="ＭＳ 明朝" w:eastAsia="ＭＳ 明朝" w:hAnsi="ＭＳ 明朝"/>
                    </w:rPr>
                  </w:rPrChange>
                </w:rPr>
                <w:t>reluctantly</w:t>
              </w:r>
            </w:moveTo>
          </w:p>
        </w:tc>
        <w:tc>
          <w:tcPr>
            <w:tcW w:w="629" w:type="pct"/>
          </w:tcPr>
          <w:p w14:paraId="71A01887" w14:textId="77777777" w:rsidR="005B6842" w:rsidRPr="005B6842" w:rsidRDefault="005B6842" w:rsidP="00C45809">
            <w:pPr>
              <w:pStyle w:val="af8"/>
              <w:rPr>
                <w:moveTo w:id="14545" w:author="Masato YOSHIKAWA" w:date="2026-01-20T12:21:00Z" w16du:dateUtc="2026-01-20T03:21:00Z"/>
                <w:rFonts w:ascii="Times New Roman" w:eastAsia="ＭＳ 明朝" w:hAnsi="Times New Roman" w:cs="Times New Roman"/>
                <w:rPrChange w:id="14546" w:author="Masato YOSHIKAWA" w:date="2026-01-20T12:23:00Z" w16du:dateUtc="2026-01-20T03:23:00Z">
                  <w:rPr>
                    <w:moveTo w:id="14547" w:author="Masato YOSHIKAWA" w:date="2026-01-20T12:21:00Z" w16du:dateUtc="2026-01-20T03:21:00Z"/>
                    <w:rFonts w:ascii="ＭＳ 明朝" w:eastAsia="ＭＳ 明朝" w:hAnsi="ＭＳ 明朝"/>
                  </w:rPr>
                </w:rPrChange>
              </w:rPr>
            </w:pPr>
            <w:moveTo w:id="14548" w:author="Masato YOSHIKAWA" w:date="2026-01-20T12:21:00Z" w16du:dateUtc="2026-01-20T03:21:00Z">
              <w:r w:rsidRPr="005B6842">
                <w:rPr>
                  <w:rFonts w:ascii="Times New Roman" w:eastAsia="ＭＳ 明朝" w:hAnsi="Times New Roman" w:cs="Times New Roman"/>
                  <w:rPrChange w:id="14549" w:author="Masato YOSHIKAWA" w:date="2026-01-20T12:23:00Z" w16du:dateUtc="2026-01-20T03:23:00Z">
                    <w:rPr>
                      <w:rFonts w:ascii="ＭＳ 明朝" w:eastAsia="ＭＳ 明朝" w:hAnsi="ＭＳ 明朝"/>
                    </w:rPr>
                  </w:rPrChange>
                </w:rPr>
                <w:t>なし</w:t>
              </w:r>
            </w:moveTo>
          </w:p>
        </w:tc>
        <w:tc>
          <w:tcPr>
            <w:tcW w:w="779" w:type="pct"/>
          </w:tcPr>
          <w:p w14:paraId="25D9E6E2" w14:textId="77777777" w:rsidR="005B6842" w:rsidRPr="005B6842" w:rsidRDefault="005B6842" w:rsidP="00C45809">
            <w:pPr>
              <w:pStyle w:val="af8"/>
              <w:rPr>
                <w:moveTo w:id="14550" w:author="Masato YOSHIKAWA" w:date="2026-01-20T12:21:00Z" w16du:dateUtc="2026-01-20T03:21:00Z"/>
                <w:rFonts w:ascii="Times New Roman" w:eastAsia="ＭＳ 明朝" w:hAnsi="Times New Roman" w:cs="Times New Roman"/>
                <w:rPrChange w:id="14551" w:author="Masato YOSHIKAWA" w:date="2026-01-20T12:23:00Z" w16du:dateUtc="2026-01-20T03:23:00Z">
                  <w:rPr>
                    <w:moveTo w:id="14552" w:author="Masato YOSHIKAWA" w:date="2026-01-20T12:21:00Z" w16du:dateUtc="2026-01-20T03:21:00Z"/>
                    <w:rFonts w:ascii="ＭＳ 明朝" w:eastAsia="ＭＳ 明朝" w:hAnsi="ＭＳ 明朝"/>
                  </w:rPr>
                </w:rPrChange>
              </w:rPr>
            </w:pPr>
            <w:moveTo w:id="14553" w:author="Masato YOSHIKAWA" w:date="2026-01-20T12:21:00Z" w16du:dateUtc="2026-01-20T03:21:00Z">
              <w:r w:rsidRPr="005B6842">
                <w:rPr>
                  <w:rFonts w:ascii="Times New Roman" w:eastAsia="ＭＳ 明朝" w:hAnsi="Times New Roman" w:cs="Times New Roman"/>
                  <w:rPrChange w:id="14554" w:author="Masato YOSHIKAWA" w:date="2026-01-20T12:23:00Z" w16du:dateUtc="2026-01-20T03:23:00Z">
                    <w:rPr>
                      <w:rFonts w:ascii="ＭＳ 明朝" w:eastAsia="ＭＳ 明朝" w:hAnsi="ＭＳ 明朝"/>
                    </w:rPr>
                  </w:rPrChange>
                </w:rPr>
                <w:t>Established equivalent</w:t>
              </w:r>
            </w:moveTo>
          </w:p>
        </w:tc>
        <w:tc>
          <w:tcPr>
            <w:tcW w:w="744" w:type="pct"/>
          </w:tcPr>
          <w:p w14:paraId="337B3F0C" w14:textId="77777777" w:rsidR="005B6842" w:rsidRPr="005B6842" w:rsidRDefault="005B6842" w:rsidP="00C45809">
            <w:pPr>
              <w:pStyle w:val="af8"/>
              <w:rPr>
                <w:moveTo w:id="14555" w:author="Masato YOSHIKAWA" w:date="2026-01-20T12:21:00Z" w16du:dateUtc="2026-01-20T03:21:00Z"/>
                <w:rFonts w:ascii="Times New Roman" w:eastAsia="ＭＳ 明朝" w:hAnsi="Times New Roman" w:cs="Times New Roman"/>
                <w:rPrChange w:id="14556" w:author="Masato YOSHIKAWA" w:date="2026-01-20T12:23:00Z" w16du:dateUtc="2026-01-20T03:23:00Z">
                  <w:rPr>
                    <w:moveTo w:id="14557" w:author="Masato YOSHIKAWA" w:date="2026-01-20T12:21:00Z" w16du:dateUtc="2026-01-20T03:21:00Z"/>
                    <w:rFonts w:ascii="ＭＳ 明朝" w:eastAsia="ＭＳ 明朝" w:hAnsi="ＭＳ 明朝"/>
                  </w:rPr>
                </w:rPrChange>
              </w:rPr>
            </w:pPr>
            <w:moveTo w:id="14558" w:author="Masato YOSHIKAWA" w:date="2026-01-20T12:21:00Z" w16du:dateUtc="2026-01-20T03:21:00Z">
              <w:r w:rsidRPr="005B6842">
                <w:rPr>
                  <w:rFonts w:ascii="Times New Roman" w:eastAsia="ＭＳ 明朝" w:hAnsi="Times New Roman" w:cs="Times New Roman"/>
                  <w:rPrChange w:id="14559" w:author="Masato YOSHIKAWA" w:date="2026-01-20T12:23:00Z" w16du:dateUtc="2026-01-20T03:23:00Z">
                    <w:rPr>
                      <w:rFonts w:ascii="ＭＳ 明朝" w:eastAsia="ＭＳ 明朝" w:hAnsi="ＭＳ 明朝"/>
                    </w:rPr>
                  </w:rPrChange>
                </w:rPr>
                <w:t>Minimization</w:t>
              </w:r>
            </w:moveTo>
          </w:p>
        </w:tc>
        <w:tc>
          <w:tcPr>
            <w:tcW w:w="851" w:type="pct"/>
          </w:tcPr>
          <w:p w14:paraId="1A2E8C20" w14:textId="77777777" w:rsidR="005B6842" w:rsidRPr="005B6842" w:rsidRDefault="005B6842" w:rsidP="00C45809">
            <w:pPr>
              <w:pStyle w:val="af8"/>
              <w:rPr>
                <w:moveTo w:id="14560" w:author="Masato YOSHIKAWA" w:date="2026-01-20T12:21:00Z" w16du:dateUtc="2026-01-20T03:21:00Z"/>
                <w:rFonts w:ascii="Times New Roman" w:eastAsia="ＭＳ 明朝" w:hAnsi="Times New Roman" w:cs="Times New Roman"/>
                <w:rPrChange w:id="14561" w:author="Masato YOSHIKAWA" w:date="2026-01-20T12:23:00Z" w16du:dateUtc="2026-01-20T03:23:00Z">
                  <w:rPr>
                    <w:moveTo w:id="14562" w:author="Masato YOSHIKAWA" w:date="2026-01-20T12:21:00Z" w16du:dateUtc="2026-01-20T03:21:00Z"/>
                    <w:rFonts w:ascii="ＭＳ 明朝" w:eastAsia="ＭＳ 明朝" w:hAnsi="ＭＳ 明朝"/>
                  </w:rPr>
                </w:rPrChange>
              </w:rPr>
            </w:pPr>
            <w:moveTo w:id="14563" w:author="Masato YOSHIKAWA" w:date="2026-01-20T12:21:00Z" w16du:dateUtc="2026-01-20T03:21:00Z">
              <w:r w:rsidRPr="005B6842">
                <w:rPr>
                  <w:rFonts w:ascii="Times New Roman" w:eastAsia="ＭＳ 明朝" w:hAnsi="Times New Roman" w:cs="Times New Roman"/>
                  <w:rPrChange w:id="14564" w:author="Masato YOSHIKAWA" w:date="2026-01-20T12:23:00Z" w16du:dateUtc="2026-01-20T03:23:00Z">
                    <w:rPr>
                      <w:rFonts w:ascii="ＭＳ 明朝" w:eastAsia="ＭＳ 明朝" w:hAnsi="ＭＳ 明朝"/>
                    </w:rPr>
                  </w:rPrChange>
                </w:rPr>
                <w:t>Reduction</w:t>
              </w:r>
            </w:moveTo>
          </w:p>
        </w:tc>
        <w:tc>
          <w:tcPr>
            <w:tcW w:w="831" w:type="pct"/>
          </w:tcPr>
          <w:p w14:paraId="06C25629" w14:textId="77777777" w:rsidR="005B6842" w:rsidRPr="005B6842" w:rsidRDefault="005B6842" w:rsidP="00C45809">
            <w:pPr>
              <w:pStyle w:val="af8"/>
              <w:rPr>
                <w:moveTo w:id="14565" w:author="Masato YOSHIKAWA" w:date="2026-01-20T12:21:00Z" w16du:dateUtc="2026-01-20T03:21:00Z"/>
                <w:rFonts w:ascii="Times New Roman" w:eastAsia="ＭＳ 明朝" w:hAnsi="Times New Roman" w:cs="Times New Roman"/>
                <w:rPrChange w:id="14566" w:author="Masato YOSHIKAWA" w:date="2026-01-20T12:23:00Z" w16du:dateUtc="2026-01-20T03:23:00Z">
                  <w:rPr>
                    <w:moveTo w:id="14567" w:author="Masato YOSHIKAWA" w:date="2026-01-20T12:21:00Z" w16du:dateUtc="2026-01-20T03:21:00Z"/>
                    <w:rFonts w:ascii="ＭＳ 明朝" w:eastAsia="ＭＳ 明朝" w:hAnsi="ＭＳ 明朝"/>
                  </w:rPr>
                </w:rPrChange>
              </w:rPr>
            </w:pPr>
            <w:moveTo w:id="14568" w:author="Masato YOSHIKAWA" w:date="2026-01-20T12:21:00Z" w16du:dateUtc="2026-01-20T03:21:00Z">
              <w:r w:rsidRPr="005B6842">
                <w:rPr>
                  <w:rFonts w:ascii="Times New Roman" w:eastAsia="ＭＳ 明朝" w:hAnsi="Times New Roman" w:cs="Times New Roman"/>
                  <w:rPrChange w:id="14569" w:author="Masato YOSHIKAWA" w:date="2026-01-20T12:23:00Z" w16du:dateUtc="2026-01-20T03:23:00Z">
                    <w:rPr>
                      <w:rFonts w:ascii="ＭＳ 明朝" w:eastAsia="ＭＳ 明朝" w:hAnsi="ＭＳ 明朝"/>
                    </w:rPr>
                  </w:rPrChange>
                </w:rPr>
                <w:t>Denial</w:t>
              </w:r>
            </w:moveTo>
          </w:p>
        </w:tc>
      </w:tr>
      <w:tr w:rsidR="005B6842" w:rsidRPr="005B6842" w14:paraId="6880856D" w14:textId="77777777" w:rsidTr="00C45809">
        <w:tc>
          <w:tcPr>
            <w:tcW w:w="582" w:type="pct"/>
          </w:tcPr>
          <w:p w14:paraId="2DEEF981" w14:textId="77777777" w:rsidR="005B6842" w:rsidRPr="005B6842" w:rsidRDefault="005B6842" w:rsidP="00C45809">
            <w:pPr>
              <w:pStyle w:val="af8"/>
              <w:rPr>
                <w:moveTo w:id="14570" w:author="Masato YOSHIKAWA" w:date="2026-01-20T12:21:00Z" w16du:dateUtc="2026-01-20T03:21:00Z"/>
                <w:rFonts w:ascii="Times New Roman" w:eastAsia="ＭＳ 明朝" w:hAnsi="Times New Roman" w:cs="Times New Roman"/>
                <w:rPrChange w:id="14571" w:author="Masato YOSHIKAWA" w:date="2026-01-20T12:23:00Z" w16du:dateUtc="2026-01-20T03:23:00Z">
                  <w:rPr>
                    <w:moveTo w:id="14572" w:author="Masato YOSHIKAWA" w:date="2026-01-20T12:21:00Z" w16du:dateUtc="2026-01-20T03:21:00Z"/>
                    <w:rFonts w:ascii="ＭＳ 明朝" w:eastAsia="ＭＳ 明朝" w:hAnsi="ＭＳ 明朝"/>
                  </w:rPr>
                </w:rPrChange>
              </w:rPr>
            </w:pPr>
            <w:moveTo w:id="14573" w:author="Masato YOSHIKAWA" w:date="2026-01-20T12:21:00Z" w16du:dateUtc="2026-01-20T03:21:00Z">
              <w:r w:rsidRPr="005B6842">
                <w:rPr>
                  <w:rFonts w:ascii="Times New Roman" w:eastAsia="ＭＳ 明朝" w:hAnsi="Times New Roman" w:cs="Times New Roman" w:hint="eastAsia"/>
                  <w:rPrChange w:id="14574" w:author="Masato YOSHIKAWA" w:date="2026-01-20T12:23:00Z" w16du:dateUtc="2026-01-20T03:23:00Z">
                    <w:rPr>
                      <w:rFonts w:ascii="ＭＳ 明朝" w:eastAsia="ＭＳ 明朝" w:hAnsi="ＭＳ 明朝" w:hint="eastAsia"/>
                    </w:rPr>
                  </w:rPrChange>
                </w:rPr>
                <w:t>九州</w:t>
              </w:r>
            </w:moveTo>
          </w:p>
        </w:tc>
        <w:tc>
          <w:tcPr>
            <w:tcW w:w="583" w:type="pct"/>
          </w:tcPr>
          <w:p w14:paraId="43E6A5BA" w14:textId="77777777" w:rsidR="005B6842" w:rsidRPr="005B6842" w:rsidRDefault="005B6842" w:rsidP="00C45809">
            <w:pPr>
              <w:pStyle w:val="af8"/>
              <w:rPr>
                <w:moveTo w:id="14575" w:author="Masato YOSHIKAWA" w:date="2026-01-20T12:21:00Z" w16du:dateUtc="2026-01-20T03:21:00Z"/>
                <w:rFonts w:ascii="Times New Roman" w:eastAsia="ＭＳ 明朝" w:hAnsi="Times New Roman" w:cs="Times New Roman"/>
                <w:rPrChange w:id="14576" w:author="Masato YOSHIKAWA" w:date="2026-01-20T12:23:00Z" w16du:dateUtc="2026-01-20T03:23:00Z">
                  <w:rPr>
                    <w:moveTo w:id="14577" w:author="Masato YOSHIKAWA" w:date="2026-01-20T12:21:00Z" w16du:dateUtc="2026-01-20T03:21:00Z"/>
                    <w:rFonts w:ascii="ＭＳ 明朝" w:eastAsia="ＭＳ 明朝" w:hAnsi="ＭＳ 明朝"/>
                  </w:rPr>
                </w:rPrChange>
              </w:rPr>
            </w:pPr>
            <w:moveTo w:id="14578" w:author="Masato YOSHIKAWA" w:date="2026-01-20T12:21:00Z" w16du:dateUtc="2026-01-20T03:21:00Z">
              <w:r w:rsidRPr="005B6842">
                <w:rPr>
                  <w:rFonts w:ascii="Times New Roman" w:eastAsia="ＭＳ 明朝" w:hAnsi="Times New Roman" w:cs="Times New Roman"/>
                  <w:rPrChange w:id="14579" w:author="Masato YOSHIKAWA" w:date="2026-01-20T12:23:00Z" w16du:dateUtc="2026-01-20T03:23:00Z">
                    <w:rPr>
                      <w:rFonts w:ascii="ＭＳ 明朝" w:eastAsia="ＭＳ 明朝" w:hAnsi="ＭＳ 明朝"/>
                    </w:rPr>
                  </w:rPrChange>
                </w:rPr>
                <w:t>Kyushu</w:t>
              </w:r>
            </w:moveTo>
          </w:p>
        </w:tc>
        <w:tc>
          <w:tcPr>
            <w:tcW w:w="629" w:type="pct"/>
          </w:tcPr>
          <w:p w14:paraId="02709E93" w14:textId="77777777" w:rsidR="005B6842" w:rsidRPr="005B6842" w:rsidRDefault="005B6842" w:rsidP="00C45809">
            <w:pPr>
              <w:pStyle w:val="af8"/>
              <w:rPr>
                <w:moveTo w:id="14580" w:author="Masato YOSHIKAWA" w:date="2026-01-20T12:21:00Z" w16du:dateUtc="2026-01-20T03:21:00Z"/>
                <w:rFonts w:ascii="Times New Roman" w:eastAsia="ＭＳ 明朝" w:hAnsi="Times New Roman" w:cs="Times New Roman"/>
                <w:rPrChange w:id="14581" w:author="Masato YOSHIKAWA" w:date="2026-01-20T12:23:00Z" w16du:dateUtc="2026-01-20T03:23:00Z">
                  <w:rPr>
                    <w:moveTo w:id="14582" w:author="Masato YOSHIKAWA" w:date="2026-01-20T12:21:00Z" w16du:dateUtc="2026-01-20T03:21:00Z"/>
                    <w:rFonts w:ascii="ＭＳ 明朝" w:eastAsia="ＭＳ 明朝" w:hAnsi="ＭＳ 明朝"/>
                  </w:rPr>
                </w:rPrChange>
              </w:rPr>
            </w:pPr>
            <w:moveTo w:id="14583" w:author="Masato YOSHIKAWA" w:date="2026-01-20T12:21:00Z" w16du:dateUtc="2026-01-20T03:21:00Z">
              <w:r w:rsidRPr="005B6842">
                <w:rPr>
                  <w:rFonts w:ascii="Times New Roman" w:eastAsia="ＭＳ 明朝" w:hAnsi="Times New Roman" w:cs="Times New Roman"/>
                  <w:rPrChange w:id="14584" w:author="Masato YOSHIKAWA" w:date="2026-01-20T12:23:00Z" w16du:dateUtc="2026-01-20T03:23:00Z">
                    <w:rPr>
                      <w:rFonts w:ascii="ＭＳ 明朝" w:eastAsia="ＭＳ 明朝" w:hAnsi="ＭＳ 明朝"/>
                    </w:rPr>
                  </w:rPrChange>
                </w:rPr>
                <w:t>Kyushu</w:t>
              </w:r>
            </w:moveTo>
          </w:p>
        </w:tc>
        <w:tc>
          <w:tcPr>
            <w:tcW w:w="779" w:type="pct"/>
          </w:tcPr>
          <w:p w14:paraId="35802440" w14:textId="77777777" w:rsidR="005B6842" w:rsidRPr="005B6842" w:rsidRDefault="005B6842" w:rsidP="00C45809">
            <w:pPr>
              <w:pStyle w:val="af8"/>
              <w:rPr>
                <w:moveTo w:id="14585" w:author="Masato YOSHIKAWA" w:date="2026-01-20T12:21:00Z" w16du:dateUtc="2026-01-20T03:21:00Z"/>
                <w:rFonts w:ascii="Times New Roman" w:eastAsia="ＭＳ 明朝" w:hAnsi="Times New Roman" w:cs="Times New Roman"/>
                <w:rPrChange w:id="14586" w:author="Masato YOSHIKAWA" w:date="2026-01-20T12:23:00Z" w16du:dateUtc="2026-01-20T03:23:00Z">
                  <w:rPr>
                    <w:moveTo w:id="14587" w:author="Masato YOSHIKAWA" w:date="2026-01-20T12:21:00Z" w16du:dateUtc="2026-01-20T03:21:00Z"/>
                    <w:rFonts w:ascii="ＭＳ 明朝" w:eastAsia="ＭＳ 明朝" w:hAnsi="ＭＳ 明朝"/>
                  </w:rPr>
                </w:rPrChange>
              </w:rPr>
            </w:pPr>
            <w:moveTo w:id="14588" w:author="Masato YOSHIKAWA" w:date="2026-01-20T12:21:00Z" w16du:dateUtc="2026-01-20T03:21:00Z">
              <w:r w:rsidRPr="005B6842">
                <w:rPr>
                  <w:rFonts w:ascii="Times New Roman" w:eastAsia="ＭＳ 明朝" w:hAnsi="Times New Roman" w:cs="Times New Roman"/>
                  <w:rPrChange w:id="14589" w:author="Masato YOSHIKAWA" w:date="2026-01-20T12:23:00Z" w16du:dateUtc="2026-01-20T03:23:00Z">
                    <w:rPr>
                      <w:rFonts w:ascii="ＭＳ 明朝" w:eastAsia="ＭＳ 明朝" w:hAnsi="ＭＳ 明朝"/>
                    </w:rPr>
                  </w:rPrChange>
                </w:rPr>
                <w:t>Borrowing</w:t>
              </w:r>
            </w:moveTo>
          </w:p>
        </w:tc>
        <w:tc>
          <w:tcPr>
            <w:tcW w:w="744" w:type="pct"/>
          </w:tcPr>
          <w:p w14:paraId="0FFB8399" w14:textId="77777777" w:rsidR="005B6842" w:rsidRPr="005B6842" w:rsidRDefault="005B6842" w:rsidP="00C45809">
            <w:pPr>
              <w:pStyle w:val="af8"/>
              <w:rPr>
                <w:moveTo w:id="14590" w:author="Masato YOSHIKAWA" w:date="2026-01-20T12:21:00Z" w16du:dateUtc="2026-01-20T03:21:00Z"/>
                <w:rFonts w:ascii="Times New Roman" w:eastAsia="ＭＳ 明朝" w:hAnsi="Times New Roman" w:cs="Times New Roman"/>
                <w:rPrChange w:id="14591" w:author="Masato YOSHIKAWA" w:date="2026-01-20T12:23:00Z" w16du:dateUtc="2026-01-20T03:23:00Z">
                  <w:rPr>
                    <w:moveTo w:id="14592" w:author="Masato YOSHIKAWA" w:date="2026-01-20T12:21:00Z" w16du:dateUtc="2026-01-20T03:21:00Z"/>
                    <w:rFonts w:ascii="ＭＳ 明朝" w:eastAsia="ＭＳ 明朝" w:hAnsi="ＭＳ 明朝"/>
                  </w:rPr>
                </w:rPrChange>
              </w:rPr>
            </w:pPr>
            <w:moveTo w:id="14593" w:author="Masato YOSHIKAWA" w:date="2026-01-20T12:21:00Z" w16du:dateUtc="2026-01-20T03:21:00Z">
              <w:r w:rsidRPr="005B6842">
                <w:rPr>
                  <w:rFonts w:ascii="Times New Roman" w:eastAsia="ＭＳ 明朝" w:hAnsi="Times New Roman" w:cs="Times New Roman"/>
                  <w:rPrChange w:id="14594" w:author="Masato YOSHIKAWA" w:date="2026-01-20T12:23:00Z" w16du:dateUtc="2026-01-20T03:23:00Z">
                    <w:rPr>
                      <w:rFonts w:ascii="ＭＳ 明朝" w:eastAsia="ＭＳ 明朝" w:hAnsi="ＭＳ 明朝"/>
                    </w:rPr>
                  </w:rPrChange>
                </w:rPr>
                <w:t>Acceptance</w:t>
              </w:r>
            </w:moveTo>
          </w:p>
        </w:tc>
        <w:tc>
          <w:tcPr>
            <w:tcW w:w="851" w:type="pct"/>
          </w:tcPr>
          <w:p w14:paraId="3EF42E9E" w14:textId="77777777" w:rsidR="005B6842" w:rsidRPr="005B6842" w:rsidRDefault="005B6842" w:rsidP="00C45809">
            <w:pPr>
              <w:pStyle w:val="af8"/>
              <w:rPr>
                <w:moveTo w:id="14595" w:author="Masato YOSHIKAWA" w:date="2026-01-20T12:21:00Z" w16du:dateUtc="2026-01-20T03:21:00Z"/>
                <w:rFonts w:ascii="Times New Roman" w:eastAsia="ＭＳ 明朝" w:hAnsi="Times New Roman" w:cs="Times New Roman"/>
                <w:rPrChange w:id="14596" w:author="Masato YOSHIKAWA" w:date="2026-01-20T12:23:00Z" w16du:dateUtc="2026-01-20T03:23:00Z">
                  <w:rPr>
                    <w:moveTo w:id="14597" w:author="Masato YOSHIKAWA" w:date="2026-01-20T12:21:00Z" w16du:dateUtc="2026-01-20T03:21:00Z"/>
                    <w:rFonts w:ascii="ＭＳ 明朝" w:eastAsia="ＭＳ 明朝" w:hAnsi="ＭＳ 明朝"/>
                  </w:rPr>
                </w:rPrChange>
              </w:rPr>
            </w:pPr>
            <w:moveTo w:id="14598" w:author="Masato YOSHIKAWA" w:date="2026-01-20T12:21:00Z" w16du:dateUtc="2026-01-20T03:21:00Z">
              <w:r w:rsidRPr="005B6842">
                <w:rPr>
                  <w:rFonts w:ascii="Times New Roman" w:eastAsia="ＭＳ 明朝" w:hAnsi="Times New Roman" w:cs="Times New Roman"/>
                  <w:rPrChange w:id="14599" w:author="Masato YOSHIKAWA" w:date="2026-01-20T12:23:00Z" w16du:dateUtc="2026-01-20T03:23:00Z">
                    <w:rPr>
                      <w:rFonts w:ascii="ＭＳ 明朝" w:eastAsia="ＭＳ 明朝" w:hAnsi="ＭＳ 明朝"/>
                    </w:rPr>
                  </w:rPrChange>
                </w:rPr>
                <w:t>Borrowing</w:t>
              </w:r>
            </w:moveTo>
          </w:p>
        </w:tc>
        <w:tc>
          <w:tcPr>
            <w:tcW w:w="831" w:type="pct"/>
          </w:tcPr>
          <w:p w14:paraId="38AD396B" w14:textId="77777777" w:rsidR="005B6842" w:rsidRPr="005B6842" w:rsidRDefault="005B6842" w:rsidP="00C45809">
            <w:pPr>
              <w:pStyle w:val="af8"/>
              <w:rPr>
                <w:moveTo w:id="14600" w:author="Masato YOSHIKAWA" w:date="2026-01-20T12:21:00Z" w16du:dateUtc="2026-01-20T03:21:00Z"/>
                <w:rFonts w:ascii="Times New Roman" w:eastAsia="ＭＳ 明朝" w:hAnsi="Times New Roman" w:cs="Times New Roman"/>
                <w:rPrChange w:id="14601" w:author="Masato YOSHIKAWA" w:date="2026-01-20T12:23:00Z" w16du:dateUtc="2026-01-20T03:23:00Z">
                  <w:rPr>
                    <w:moveTo w:id="14602" w:author="Masato YOSHIKAWA" w:date="2026-01-20T12:21:00Z" w16du:dateUtc="2026-01-20T03:21:00Z"/>
                    <w:rFonts w:ascii="ＭＳ 明朝" w:eastAsia="ＭＳ 明朝" w:hAnsi="ＭＳ 明朝"/>
                  </w:rPr>
                </w:rPrChange>
              </w:rPr>
            </w:pPr>
            <w:moveTo w:id="14603" w:author="Masato YOSHIKAWA" w:date="2026-01-20T12:21:00Z" w16du:dateUtc="2026-01-20T03:21:00Z">
              <w:r w:rsidRPr="005B6842">
                <w:rPr>
                  <w:rFonts w:ascii="Times New Roman" w:eastAsia="ＭＳ 明朝" w:hAnsi="Times New Roman" w:cs="Times New Roman"/>
                  <w:rPrChange w:id="14604" w:author="Masato YOSHIKAWA" w:date="2026-01-20T12:23:00Z" w16du:dateUtc="2026-01-20T03:23:00Z">
                    <w:rPr>
                      <w:rFonts w:ascii="ＭＳ 明朝" w:eastAsia="ＭＳ 明朝" w:hAnsi="ＭＳ 明朝"/>
                    </w:rPr>
                  </w:rPrChange>
                </w:rPr>
                <w:t>Acceptance</w:t>
              </w:r>
            </w:moveTo>
          </w:p>
        </w:tc>
      </w:tr>
      <w:tr w:rsidR="005B6842" w:rsidRPr="005B6842" w14:paraId="36A6B737" w14:textId="77777777" w:rsidTr="00C45809">
        <w:tc>
          <w:tcPr>
            <w:tcW w:w="582" w:type="pct"/>
          </w:tcPr>
          <w:p w14:paraId="258B9259" w14:textId="77777777" w:rsidR="005B6842" w:rsidRPr="005B6842" w:rsidRDefault="005B6842" w:rsidP="00C45809">
            <w:pPr>
              <w:pStyle w:val="af8"/>
              <w:rPr>
                <w:moveTo w:id="14605" w:author="Masato YOSHIKAWA" w:date="2026-01-20T12:21:00Z" w16du:dateUtc="2026-01-20T03:21:00Z"/>
                <w:rFonts w:ascii="Times New Roman" w:eastAsia="ＭＳ 明朝" w:hAnsi="Times New Roman" w:cs="Times New Roman"/>
                <w:rPrChange w:id="14606" w:author="Masato YOSHIKAWA" w:date="2026-01-20T12:23:00Z" w16du:dateUtc="2026-01-20T03:23:00Z">
                  <w:rPr>
                    <w:moveTo w:id="14607" w:author="Masato YOSHIKAWA" w:date="2026-01-20T12:21:00Z" w16du:dateUtc="2026-01-20T03:21:00Z"/>
                    <w:rFonts w:ascii="ＭＳ 明朝" w:eastAsia="ＭＳ 明朝" w:hAnsi="ＭＳ 明朝"/>
                  </w:rPr>
                </w:rPrChange>
              </w:rPr>
            </w:pPr>
            <w:moveTo w:id="14608" w:author="Masato YOSHIKAWA" w:date="2026-01-20T12:21:00Z" w16du:dateUtc="2026-01-20T03:21:00Z">
              <w:r w:rsidRPr="005B6842">
                <w:rPr>
                  <w:rFonts w:ascii="Times New Roman" w:eastAsia="ＭＳ 明朝" w:hAnsi="Times New Roman" w:cs="Times New Roman" w:hint="eastAsia"/>
                  <w:rPrChange w:id="14609" w:author="Masato YOSHIKAWA" w:date="2026-01-20T12:23:00Z" w16du:dateUtc="2026-01-20T03:23:00Z">
                    <w:rPr>
                      <w:rFonts w:ascii="ＭＳ 明朝" w:eastAsia="ＭＳ 明朝" w:hAnsi="ＭＳ 明朝" w:hint="eastAsia"/>
                    </w:rPr>
                  </w:rPrChange>
                </w:rPr>
                <w:t>正月</w:t>
              </w:r>
            </w:moveTo>
          </w:p>
        </w:tc>
        <w:tc>
          <w:tcPr>
            <w:tcW w:w="583" w:type="pct"/>
          </w:tcPr>
          <w:p w14:paraId="767A1B73" w14:textId="77777777" w:rsidR="005B6842" w:rsidRPr="005B6842" w:rsidRDefault="005B6842" w:rsidP="00C45809">
            <w:pPr>
              <w:pStyle w:val="af8"/>
              <w:rPr>
                <w:moveTo w:id="14610" w:author="Masato YOSHIKAWA" w:date="2026-01-20T12:21:00Z" w16du:dateUtc="2026-01-20T03:21:00Z"/>
                <w:rFonts w:ascii="Times New Roman" w:eastAsia="ＭＳ 明朝" w:hAnsi="Times New Roman" w:cs="Times New Roman"/>
                <w:rPrChange w:id="14611" w:author="Masato YOSHIKAWA" w:date="2026-01-20T12:23:00Z" w16du:dateUtc="2026-01-20T03:23:00Z">
                  <w:rPr>
                    <w:moveTo w:id="14612" w:author="Masato YOSHIKAWA" w:date="2026-01-20T12:21:00Z" w16du:dateUtc="2026-01-20T03:21:00Z"/>
                    <w:rFonts w:ascii="ＭＳ 明朝" w:eastAsia="ＭＳ 明朝" w:hAnsi="ＭＳ 明朝"/>
                  </w:rPr>
                </w:rPrChange>
              </w:rPr>
            </w:pPr>
            <w:moveTo w:id="14613" w:author="Masato YOSHIKAWA" w:date="2026-01-20T12:21:00Z" w16du:dateUtc="2026-01-20T03:21:00Z">
              <w:r w:rsidRPr="005B6842">
                <w:rPr>
                  <w:rFonts w:ascii="Times New Roman" w:eastAsia="ＭＳ 明朝" w:hAnsi="Times New Roman" w:cs="Times New Roman"/>
                  <w:rPrChange w:id="14614" w:author="Masato YOSHIKAWA" w:date="2026-01-20T12:23:00Z" w16du:dateUtc="2026-01-20T03:23:00Z">
                    <w:rPr>
                      <w:rFonts w:ascii="ＭＳ 明朝" w:eastAsia="ＭＳ 明朝" w:hAnsi="ＭＳ 明朝"/>
                    </w:rPr>
                  </w:rPrChange>
                </w:rPr>
                <w:t>January</w:t>
              </w:r>
            </w:moveTo>
          </w:p>
        </w:tc>
        <w:tc>
          <w:tcPr>
            <w:tcW w:w="629" w:type="pct"/>
          </w:tcPr>
          <w:p w14:paraId="457BF0AE" w14:textId="77777777" w:rsidR="005B6842" w:rsidRPr="005B6842" w:rsidRDefault="005B6842" w:rsidP="00C45809">
            <w:pPr>
              <w:pStyle w:val="af8"/>
              <w:rPr>
                <w:moveTo w:id="14615" w:author="Masato YOSHIKAWA" w:date="2026-01-20T12:21:00Z" w16du:dateUtc="2026-01-20T03:21:00Z"/>
                <w:rFonts w:ascii="Times New Roman" w:eastAsia="ＭＳ 明朝" w:hAnsi="Times New Roman" w:cs="Times New Roman"/>
                <w:rPrChange w:id="14616" w:author="Masato YOSHIKAWA" w:date="2026-01-20T12:23:00Z" w16du:dateUtc="2026-01-20T03:23:00Z">
                  <w:rPr>
                    <w:moveTo w:id="14617" w:author="Masato YOSHIKAWA" w:date="2026-01-20T12:21:00Z" w16du:dateUtc="2026-01-20T03:21:00Z"/>
                    <w:rFonts w:ascii="ＭＳ 明朝" w:eastAsia="ＭＳ 明朝" w:hAnsi="ＭＳ 明朝"/>
                  </w:rPr>
                </w:rPrChange>
              </w:rPr>
            </w:pPr>
            <w:moveTo w:id="14618" w:author="Masato YOSHIKAWA" w:date="2026-01-20T12:21:00Z" w16du:dateUtc="2026-01-20T03:21:00Z">
              <w:r w:rsidRPr="005B6842">
                <w:rPr>
                  <w:rFonts w:ascii="Times New Roman" w:eastAsia="ＭＳ 明朝" w:hAnsi="Times New Roman" w:cs="Times New Roman"/>
                  <w:rPrChange w:id="14619" w:author="Masato YOSHIKAWA" w:date="2026-01-20T12:23:00Z" w16du:dateUtc="2026-01-20T03:23:00Z">
                    <w:rPr>
                      <w:rFonts w:ascii="ＭＳ 明朝" w:eastAsia="ＭＳ 明朝" w:hAnsi="ＭＳ 明朝"/>
                    </w:rPr>
                  </w:rPrChange>
                </w:rPr>
                <w:t>January</w:t>
              </w:r>
            </w:moveTo>
          </w:p>
        </w:tc>
        <w:tc>
          <w:tcPr>
            <w:tcW w:w="779" w:type="pct"/>
          </w:tcPr>
          <w:p w14:paraId="3ECD1E40" w14:textId="77777777" w:rsidR="005B6842" w:rsidRPr="005B6842" w:rsidRDefault="005B6842" w:rsidP="00C45809">
            <w:pPr>
              <w:pStyle w:val="af8"/>
              <w:rPr>
                <w:moveTo w:id="14620" w:author="Masato YOSHIKAWA" w:date="2026-01-20T12:21:00Z" w16du:dateUtc="2026-01-20T03:21:00Z"/>
                <w:rFonts w:ascii="Times New Roman" w:eastAsia="ＭＳ 明朝" w:hAnsi="Times New Roman" w:cs="Times New Roman"/>
                <w:rPrChange w:id="14621" w:author="Masato YOSHIKAWA" w:date="2026-01-20T12:23:00Z" w16du:dateUtc="2026-01-20T03:23:00Z">
                  <w:rPr>
                    <w:moveTo w:id="14622" w:author="Masato YOSHIKAWA" w:date="2026-01-20T12:21:00Z" w16du:dateUtc="2026-01-20T03:21:00Z"/>
                    <w:rFonts w:ascii="ＭＳ 明朝" w:eastAsia="ＭＳ 明朝" w:hAnsi="ＭＳ 明朝"/>
                  </w:rPr>
                </w:rPrChange>
              </w:rPr>
            </w:pPr>
            <w:moveTo w:id="14623" w:author="Masato YOSHIKAWA" w:date="2026-01-20T12:21:00Z" w16du:dateUtc="2026-01-20T03:21:00Z">
              <w:r w:rsidRPr="005B6842">
                <w:rPr>
                  <w:rFonts w:ascii="Times New Roman" w:eastAsia="ＭＳ 明朝" w:hAnsi="Times New Roman" w:cs="Times New Roman"/>
                  <w:rPrChange w:id="14624" w:author="Masato YOSHIKAWA" w:date="2026-01-20T12:23:00Z" w16du:dateUtc="2026-01-20T03:23:00Z">
                    <w:rPr>
                      <w:rFonts w:ascii="ＭＳ 明朝" w:eastAsia="ＭＳ 明朝" w:hAnsi="ＭＳ 明朝"/>
                    </w:rPr>
                  </w:rPrChange>
                </w:rPr>
                <w:t>Established equivalent</w:t>
              </w:r>
            </w:moveTo>
          </w:p>
        </w:tc>
        <w:tc>
          <w:tcPr>
            <w:tcW w:w="744" w:type="pct"/>
          </w:tcPr>
          <w:p w14:paraId="5E0E4B53" w14:textId="77777777" w:rsidR="005B6842" w:rsidRPr="005B6842" w:rsidRDefault="005B6842" w:rsidP="00C45809">
            <w:pPr>
              <w:pStyle w:val="af8"/>
              <w:rPr>
                <w:moveTo w:id="14625" w:author="Masato YOSHIKAWA" w:date="2026-01-20T12:21:00Z" w16du:dateUtc="2026-01-20T03:21:00Z"/>
                <w:rFonts w:ascii="Times New Roman" w:eastAsia="ＭＳ 明朝" w:hAnsi="Times New Roman" w:cs="Times New Roman"/>
                <w:rPrChange w:id="14626" w:author="Masato YOSHIKAWA" w:date="2026-01-20T12:23:00Z" w16du:dateUtc="2026-01-20T03:23:00Z">
                  <w:rPr>
                    <w:moveTo w:id="14627" w:author="Masato YOSHIKAWA" w:date="2026-01-20T12:21:00Z" w16du:dateUtc="2026-01-20T03:21:00Z"/>
                    <w:rFonts w:ascii="ＭＳ 明朝" w:eastAsia="ＭＳ 明朝" w:hAnsi="ＭＳ 明朝"/>
                  </w:rPr>
                </w:rPrChange>
              </w:rPr>
            </w:pPr>
            <w:moveTo w:id="14628" w:author="Masato YOSHIKAWA" w:date="2026-01-20T12:21:00Z" w16du:dateUtc="2026-01-20T03:21:00Z">
              <w:r w:rsidRPr="005B6842">
                <w:rPr>
                  <w:rFonts w:ascii="Times New Roman" w:eastAsia="ＭＳ 明朝" w:hAnsi="Times New Roman" w:cs="Times New Roman"/>
                  <w:rPrChange w:id="14629" w:author="Masato YOSHIKAWA" w:date="2026-01-20T12:23:00Z" w16du:dateUtc="2026-01-20T03:23:00Z">
                    <w:rPr>
                      <w:rFonts w:ascii="ＭＳ 明朝" w:eastAsia="ＭＳ 明朝" w:hAnsi="ＭＳ 明朝"/>
                    </w:rPr>
                  </w:rPrChange>
                </w:rPr>
                <w:t>Minimization</w:t>
              </w:r>
            </w:moveTo>
          </w:p>
        </w:tc>
        <w:tc>
          <w:tcPr>
            <w:tcW w:w="851" w:type="pct"/>
          </w:tcPr>
          <w:p w14:paraId="656C9354" w14:textId="77777777" w:rsidR="005B6842" w:rsidRPr="005B6842" w:rsidRDefault="005B6842" w:rsidP="00C45809">
            <w:pPr>
              <w:pStyle w:val="af8"/>
              <w:rPr>
                <w:moveTo w:id="14630" w:author="Masato YOSHIKAWA" w:date="2026-01-20T12:21:00Z" w16du:dateUtc="2026-01-20T03:21:00Z"/>
                <w:rFonts w:ascii="Times New Roman" w:eastAsia="ＭＳ 明朝" w:hAnsi="Times New Roman" w:cs="Times New Roman"/>
                <w:rPrChange w:id="14631" w:author="Masato YOSHIKAWA" w:date="2026-01-20T12:23:00Z" w16du:dateUtc="2026-01-20T03:23:00Z">
                  <w:rPr>
                    <w:moveTo w:id="14632" w:author="Masato YOSHIKAWA" w:date="2026-01-20T12:21:00Z" w16du:dateUtc="2026-01-20T03:21:00Z"/>
                    <w:rFonts w:ascii="ＭＳ 明朝" w:eastAsia="ＭＳ 明朝" w:hAnsi="ＭＳ 明朝"/>
                  </w:rPr>
                </w:rPrChange>
              </w:rPr>
            </w:pPr>
            <w:moveTo w:id="14633" w:author="Masato YOSHIKAWA" w:date="2026-01-20T12:21:00Z" w16du:dateUtc="2026-01-20T03:21:00Z">
              <w:r w:rsidRPr="005B6842">
                <w:rPr>
                  <w:rFonts w:ascii="Times New Roman" w:eastAsia="ＭＳ 明朝" w:hAnsi="Times New Roman" w:cs="Times New Roman"/>
                  <w:rPrChange w:id="14634" w:author="Masato YOSHIKAWA" w:date="2026-01-20T12:23:00Z" w16du:dateUtc="2026-01-20T03:23:00Z">
                    <w:rPr>
                      <w:rFonts w:ascii="ＭＳ 明朝" w:eastAsia="ＭＳ 明朝" w:hAnsi="ＭＳ 明朝"/>
                    </w:rPr>
                  </w:rPrChange>
                </w:rPr>
                <w:t>Established equivalent</w:t>
              </w:r>
            </w:moveTo>
          </w:p>
        </w:tc>
        <w:tc>
          <w:tcPr>
            <w:tcW w:w="831" w:type="pct"/>
          </w:tcPr>
          <w:p w14:paraId="115CF81A" w14:textId="77777777" w:rsidR="005B6842" w:rsidRPr="005B6842" w:rsidRDefault="005B6842" w:rsidP="00C45809">
            <w:pPr>
              <w:pStyle w:val="af8"/>
              <w:rPr>
                <w:moveTo w:id="14635" w:author="Masato YOSHIKAWA" w:date="2026-01-20T12:21:00Z" w16du:dateUtc="2026-01-20T03:21:00Z"/>
                <w:rFonts w:ascii="Times New Roman" w:eastAsia="ＭＳ 明朝" w:hAnsi="Times New Roman" w:cs="Times New Roman"/>
                <w:rPrChange w:id="14636" w:author="Masato YOSHIKAWA" w:date="2026-01-20T12:23:00Z" w16du:dateUtc="2026-01-20T03:23:00Z">
                  <w:rPr>
                    <w:moveTo w:id="14637" w:author="Masato YOSHIKAWA" w:date="2026-01-20T12:21:00Z" w16du:dateUtc="2026-01-20T03:21:00Z"/>
                    <w:rFonts w:ascii="ＭＳ 明朝" w:eastAsia="ＭＳ 明朝" w:hAnsi="ＭＳ 明朝"/>
                  </w:rPr>
                </w:rPrChange>
              </w:rPr>
            </w:pPr>
            <w:moveTo w:id="14638" w:author="Masato YOSHIKAWA" w:date="2026-01-20T12:21:00Z" w16du:dateUtc="2026-01-20T03:21:00Z">
              <w:r w:rsidRPr="005B6842">
                <w:rPr>
                  <w:rFonts w:ascii="Times New Roman" w:eastAsia="ＭＳ 明朝" w:hAnsi="Times New Roman" w:cs="Times New Roman"/>
                  <w:rPrChange w:id="14639" w:author="Masato YOSHIKAWA" w:date="2026-01-20T12:23:00Z" w16du:dateUtc="2026-01-20T03:23:00Z">
                    <w:rPr>
                      <w:rFonts w:ascii="ＭＳ 明朝" w:eastAsia="ＭＳ 明朝" w:hAnsi="ＭＳ 明朝"/>
                    </w:rPr>
                  </w:rPrChange>
                </w:rPr>
                <w:t>Minimization</w:t>
              </w:r>
            </w:moveTo>
          </w:p>
        </w:tc>
      </w:tr>
      <w:tr w:rsidR="005B6842" w:rsidRPr="005B6842" w14:paraId="06AE8FDE" w14:textId="77777777" w:rsidTr="00C45809">
        <w:tc>
          <w:tcPr>
            <w:tcW w:w="582" w:type="pct"/>
          </w:tcPr>
          <w:p w14:paraId="34CF948B" w14:textId="77777777" w:rsidR="005B6842" w:rsidRPr="005B6842" w:rsidRDefault="005B6842" w:rsidP="00C45809">
            <w:pPr>
              <w:pStyle w:val="af8"/>
              <w:rPr>
                <w:moveTo w:id="14640" w:author="Masato YOSHIKAWA" w:date="2026-01-20T12:21:00Z" w16du:dateUtc="2026-01-20T03:21:00Z"/>
                <w:rFonts w:ascii="Times New Roman" w:eastAsia="ＭＳ 明朝" w:hAnsi="Times New Roman" w:cs="Times New Roman"/>
                <w:rPrChange w:id="14641" w:author="Masato YOSHIKAWA" w:date="2026-01-20T12:23:00Z" w16du:dateUtc="2026-01-20T03:23:00Z">
                  <w:rPr>
                    <w:moveTo w:id="14642" w:author="Masato YOSHIKAWA" w:date="2026-01-20T12:21:00Z" w16du:dateUtc="2026-01-20T03:21:00Z"/>
                    <w:rFonts w:ascii="ＭＳ 明朝" w:eastAsia="ＭＳ 明朝" w:hAnsi="ＭＳ 明朝"/>
                  </w:rPr>
                </w:rPrChange>
              </w:rPr>
            </w:pPr>
            <w:moveTo w:id="14643" w:author="Masato YOSHIKAWA" w:date="2026-01-20T12:21:00Z" w16du:dateUtc="2026-01-20T03:21:00Z">
              <w:r w:rsidRPr="005B6842">
                <w:rPr>
                  <w:rFonts w:ascii="Times New Roman" w:eastAsia="ＭＳ 明朝" w:hAnsi="Times New Roman" w:cs="Times New Roman" w:hint="eastAsia"/>
                  <w:rPrChange w:id="14644" w:author="Masato YOSHIKAWA" w:date="2026-01-20T12:23:00Z" w16du:dateUtc="2026-01-20T03:23:00Z">
                    <w:rPr>
                      <w:rFonts w:ascii="ＭＳ 明朝" w:eastAsia="ＭＳ 明朝" w:hAnsi="ＭＳ 明朝" w:hint="eastAsia"/>
                    </w:rPr>
                  </w:rPrChange>
                </w:rPr>
                <w:t>上京</w:t>
              </w:r>
            </w:moveTo>
          </w:p>
        </w:tc>
        <w:tc>
          <w:tcPr>
            <w:tcW w:w="583" w:type="pct"/>
          </w:tcPr>
          <w:p w14:paraId="1A8270FD" w14:textId="77777777" w:rsidR="005B6842" w:rsidRPr="005B6842" w:rsidRDefault="005B6842" w:rsidP="00C45809">
            <w:pPr>
              <w:pStyle w:val="af8"/>
              <w:rPr>
                <w:moveTo w:id="14645" w:author="Masato YOSHIKAWA" w:date="2026-01-20T12:21:00Z" w16du:dateUtc="2026-01-20T03:21:00Z"/>
                <w:rFonts w:ascii="Times New Roman" w:eastAsia="ＭＳ 明朝" w:hAnsi="Times New Roman" w:cs="Times New Roman"/>
                <w:rPrChange w:id="14646" w:author="Masato YOSHIKAWA" w:date="2026-01-20T12:23:00Z" w16du:dateUtc="2026-01-20T03:23:00Z">
                  <w:rPr>
                    <w:moveTo w:id="14647" w:author="Masato YOSHIKAWA" w:date="2026-01-20T12:21:00Z" w16du:dateUtc="2026-01-20T03:21:00Z"/>
                    <w:rFonts w:ascii="ＭＳ 明朝" w:eastAsia="ＭＳ 明朝" w:hAnsi="ＭＳ 明朝"/>
                  </w:rPr>
                </w:rPrChange>
              </w:rPr>
            </w:pPr>
            <w:moveTo w:id="14648" w:author="Masato YOSHIKAWA" w:date="2026-01-20T12:21:00Z" w16du:dateUtc="2026-01-20T03:21:00Z">
              <w:r w:rsidRPr="005B6842">
                <w:rPr>
                  <w:rFonts w:ascii="Times New Roman" w:eastAsia="ＭＳ 明朝" w:hAnsi="Times New Roman" w:cs="Times New Roman"/>
                  <w:rPrChange w:id="14649" w:author="Masato YOSHIKAWA" w:date="2026-01-20T12:23:00Z" w16du:dateUtc="2026-01-20T03:23:00Z">
                    <w:rPr>
                      <w:rFonts w:ascii="ＭＳ 明朝" w:eastAsia="ＭＳ 明朝" w:hAnsi="ＭＳ 明朝"/>
                    </w:rPr>
                  </w:rPrChange>
                </w:rPr>
                <w:t>returned to Tokyo</w:t>
              </w:r>
            </w:moveTo>
          </w:p>
        </w:tc>
        <w:tc>
          <w:tcPr>
            <w:tcW w:w="629" w:type="pct"/>
          </w:tcPr>
          <w:p w14:paraId="1935613F" w14:textId="77777777" w:rsidR="005B6842" w:rsidRPr="005B6842" w:rsidRDefault="005B6842" w:rsidP="00C45809">
            <w:pPr>
              <w:pStyle w:val="af8"/>
              <w:rPr>
                <w:moveTo w:id="14650" w:author="Masato YOSHIKAWA" w:date="2026-01-20T12:21:00Z" w16du:dateUtc="2026-01-20T03:21:00Z"/>
                <w:rFonts w:ascii="Times New Roman" w:eastAsia="ＭＳ 明朝" w:hAnsi="Times New Roman" w:cs="Times New Roman"/>
                <w:rPrChange w:id="14651" w:author="Masato YOSHIKAWA" w:date="2026-01-20T12:23:00Z" w16du:dateUtc="2026-01-20T03:23:00Z">
                  <w:rPr>
                    <w:moveTo w:id="14652" w:author="Masato YOSHIKAWA" w:date="2026-01-20T12:21:00Z" w16du:dateUtc="2026-01-20T03:21:00Z"/>
                    <w:rFonts w:ascii="ＭＳ 明朝" w:eastAsia="ＭＳ 明朝" w:hAnsi="ＭＳ 明朝"/>
                  </w:rPr>
                </w:rPrChange>
              </w:rPr>
            </w:pPr>
            <w:moveTo w:id="14653" w:author="Masato YOSHIKAWA" w:date="2026-01-20T12:21:00Z" w16du:dateUtc="2026-01-20T03:21:00Z">
              <w:r w:rsidRPr="005B6842">
                <w:rPr>
                  <w:rFonts w:ascii="Times New Roman" w:eastAsia="ＭＳ 明朝" w:hAnsi="Times New Roman" w:cs="Times New Roman"/>
                  <w:rPrChange w:id="14654" w:author="Masato YOSHIKAWA" w:date="2026-01-20T12:23:00Z" w16du:dateUtc="2026-01-20T03:23:00Z">
                    <w:rPr>
                      <w:rFonts w:ascii="ＭＳ 明朝" w:eastAsia="ＭＳ 明朝" w:hAnsi="ＭＳ 明朝"/>
                    </w:rPr>
                  </w:rPrChange>
                </w:rPr>
                <w:t>returning to Tokyo</w:t>
              </w:r>
            </w:moveTo>
          </w:p>
        </w:tc>
        <w:tc>
          <w:tcPr>
            <w:tcW w:w="779" w:type="pct"/>
          </w:tcPr>
          <w:p w14:paraId="2FE05E5E" w14:textId="77777777" w:rsidR="005B6842" w:rsidRPr="005B6842" w:rsidRDefault="005B6842" w:rsidP="00C45809">
            <w:pPr>
              <w:pStyle w:val="af8"/>
              <w:rPr>
                <w:moveTo w:id="14655" w:author="Masato YOSHIKAWA" w:date="2026-01-20T12:21:00Z" w16du:dateUtc="2026-01-20T03:21:00Z"/>
                <w:rFonts w:ascii="Times New Roman" w:eastAsia="ＭＳ 明朝" w:hAnsi="Times New Roman" w:cs="Times New Roman"/>
                <w:rPrChange w:id="14656" w:author="Masato YOSHIKAWA" w:date="2026-01-20T12:23:00Z" w16du:dateUtc="2026-01-20T03:23:00Z">
                  <w:rPr>
                    <w:moveTo w:id="14657" w:author="Masato YOSHIKAWA" w:date="2026-01-20T12:21:00Z" w16du:dateUtc="2026-01-20T03:21:00Z"/>
                    <w:rFonts w:ascii="ＭＳ 明朝" w:eastAsia="ＭＳ 明朝" w:hAnsi="ＭＳ 明朝"/>
                  </w:rPr>
                </w:rPrChange>
              </w:rPr>
            </w:pPr>
            <w:moveTo w:id="14658" w:author="Masato YOSHIKAWA" w:date="2026-01-20T12:21:00Z" w16du:dateUtc="2026-01-20T03:21:00Z">
              <w:r w:rsidRPr="005B6842">
                <w:rPr>
                  <w:rFonts w:ascii="Times New Roman" w:eastAsia="ＭＳ 明朝" w:hAnsi="Times New Roman" w:cs="Times New Roman"/>
                  <w:rPrChange w:id="14659" w:author="Masato YOSHIKAWA" w:date="2026-01-20T12:23:00Z" w16du:dateUtc="2026-01-20T03:23:00Z">
                    <w:rPr>
                      <w:rFonts w:ascii="ＭＳ 明朝" w:eastAsia="ＭＳ 明朝" w:hAnsi="ＭＳ 明朝"/>
                    </w:rPr>
                  </w:rPrChange>
                </w:rPr>
                <w:t>Established equivalent</w:t>
              </w:r>
            </w:moveTo>
          </w:p>
        </w:tc>
        <w:tc>
          <w:tcPr>
            <w:tcW w:w="744" w:type="pct"/>
          </w:tcPr>
          <w:p w14:paraId="4D9103A1" w14:textId="77777777" w:rsidR="005B6842" w:rsidRPr="005B6842" w:rsidRDefault="005B6842" w:rsidP="00C45809">
            <w:pPr>
              <w:pStyle w:val="af8"/>
              <w:rPr>
                <w:moveTo w:id="14660" w:author="Masato YOSHIKAWA" w:date="2026-01-20T12:21:00Z" w16du:dateUtc="2026-01-20T03:21:00Z"/>
                <w:rFonts w:ascii="Times New Roman" w:eastAsia="ＭＳ 明朝" w:hAnsi="Times New Roman" w:cs="Times New Roman"/>
                <w:rPrChange w:id="14661" w:author="Masato YOSHIKAWA" w:date="2026-01-20T12:23:00Z" w16du:dateUtc="2026-01-20T03:23:00Z">
                  <w:rPr>
                    <w:moveTo w:id="14662" w:author="Masato YOSHIKAWA" w:date="2026-01-20T12:21:00Z" w16du:dateUtc="2026-01-20T03:21:00Z"/>
                    <w:rFonts w:ascii="ＭＳ 明朝" w:eastAsia="ＭＳ 明朝" w:hAnsi="ＭＳ 明朝"/>
                  </w:rPr>
                </w:rPrChange>
              </w:rPr>
            </w:pPr>
            <w:moveTo w:id="14663" w:author="Masato YOSHIKAWA" w:date="2026-01-20T12:21:00Z" w16du:dateUtc="2026-01-20T03:21:00Z">
              <w:r w:rsidRPr="005B6842">
                <w:rPr>
                  <w:rFonts w:ascii="Times New Roman" w:eastAsia="ＭＳ 明朝" w:hAnsi="Times New Roman" w:cs="Times New Roman"/>
                  <w:rPrChange w:id="14664" w:author="Masato YOSHIKAWA" w:date="2026-01-20T12:23:00Z" w16du:dateUtc="2026-01-20T03:23:00Z">
                    <w:rPr>
                      <w:rFonts w:ascii="ＭＳ 明朝" w:eastAsia="ＭＳ 明朝" w:hAnsi="ＭＳ 明朝"/>
                    </w:rPr>
                  </w:rPrChange>
                </w:rPr>
                <w:t>Minimization</w:t>
              </w:r>
            </w:moveTo>
          </w:p>
        </w:tc>
        <w:tc>
          <w:tcPr>
            <w:tcW w:w="851" w:type="pct"/>
          </w:tcPr>
          <w:p w14:paraId="4F451C44" w14:textId="77777777" w:rsidR="005B6842" w:rsidRPr="005B6842" w:rsidRDefault="005B6842" w:rsidP="00C45809">
            <w:pPr>
              <w:pStyle w:val="af8"/>
              <w:rPr>
                <w:moveTo w:id="14665" w:author="Masato YOSHIKAWA" w:date="2026-01-20T12:21:00Z" w16du:dateUtc="2026-01-20T03:21:00Z"/>
                <w:rFonts w:ascii="Times New Roman" w:eastAsia="ＭＳ 明朝" w:hAnsi="Times New Roman" w:cs="Times New Roman"/>
                <w:rPrChange w:id="14666" w:author="Masato YOSHIKAWA" w:date="2026-01-20T12:23:00Z" w16du:dateUtc="2026-01-20T03:23:00Z">
                  <w:rPr>
                    <w:moveTo w:id="14667" w:author="Masato YOSHIKAWA" w:date="2026-01-20T12:21:00Z" w16du:dateUtc="2026-01-20T03:21:00Z"/>
                    <w:rFonts w:ascii="ＭＳ 明朝" w:eastAsia="ＭＳ 明朝" w:hAnsi="ＭＳ 明朝"/>
                  </w:rPr>
                </w:rPrChange>
              </w:rPr>
            </w:pPr>
            <w:moveTo w:id="14668" w:author="Masato YOSHIKAWA" w:date="2026-01-20T12:21:00Z" w16du:dateUtc="2026-01-20T03:21:00Z">
              <w:r w:rsidRPr="005B6842">
                <w:rPr>
                  <w:rFonts w:ascii="Times New Roman" w:eastAsia="ＭＳ 明朝" w:hAnsi="Times New Roman" w:cs="Times New Roman"/>
                  <w:rPrChange w:id="14669" w:author="Masato YOSHIKAWA" w:date="2026-01-20T12:23:00Z" w16du:dateUtc="2026-01-20T03:23:00Z">
                    <w:rPr>
                      <w:rFonts w:ascii="ＭＳ 明朝" w:eastAsia="ＭＳ 明朝" w:hAnsi="ＭＳ 明朝"/>
                    </w:rPr>
                  </w:rPrChange>
                </w:rPr>
                <w:t>Established equivalent</w:t>
              </w:r>
            </w:moveTo>
          </w:p>
        </w:tc>
        <w:tc>
          <w:tcPr>
            <w:tcW w:w="831" w:type="pct"/>
          </w:tcPr>
          <w:p w14:paraId="295A424F" w14:textId="77777777" w:rsidR="005B6842" w:rsidRPr="005B6842" w:rsidRDefault="005B6842" w:rsidP="00C45809">
            <w:pPr>
              <w:pStyle w:val="af8"/>
              <w:rPr>
                <w:moveTo w:id="14670" w:author="Masato YOSHIKAWA" w:date="2026-01-20T12:21:00Z" w16du:dateUtc="2026-01-20T03:21:00Z"/>
                <w:rFonts w:ascii="Times New Roman" w:eastAsia="ＭＳ 明朝" w:hAnsi="Times New Roman" w:cs="Times New Roman"/>
                <w:rPrChange w:id="14671" w:author="Masato YOSHIKAWA" w:date="2026-01-20T12:23:00Z" w16du:dateUtc="2026-01-20T03:23:00Z">
                  <w:rPr>
                    <w:moveTo w:id="14672" w:author="Masato YOSHIKAWA" w:date="2026-01-20T12:21:00Z" w16du:dateUtc="2026-01-20T03:21:00Z"/>
                    <w:rFonts w:ascii="ＭＳ 明朝" w:eastAsia="ＭＳ 明朝" w:hAnsi="ＭＳ 明朝"/>
                  </w:rPr>
                </w:rPrChange>
              </w:rPr>
            </w:pPr>
            <w:moveTo w:id="14673" w:author="Masato YOSHIKAWA" w:date="2026-01-20T12:21:00Z" w16du:dateUtc="2026-01-20T03:21:00Z">
              <w:r w:rsidRPr="005B6842">
                <w:rPr>
                  <w:rFonts w:ascii="Times New Roman" w:eastAsia="ＭＳ 明朝" w:hAnsi="Times New Roman" w:cs="Times New Roman"/>
                  <w:rPrChange w:id="14674" w:author="Masato YOSHIKAWA" w:date="2026-01-20T12:23:00Z" w16du:dateUtc="2026-01-20T03:23:00Z">
                    <w:rPr>
                      <w:rFonts w:ascii="ＭＳ 明朝" w:eastAsia="ＭＳ 明朝" w:hAnsi="ＭＳ 明朝"/>
                    </w:rPr>
                  </w:rPrChange>
                </w:rPr>
                <w:t>Minimization</w:t>
              </w:r>
            </w:moveTo>
          </w:p>
        </w:tc>
      </w:tr>
      <w:tr w:rsidR="005B6842" w:rsidRPr="005B6842" w14:paraId="68F92817" w14:textId="77777777" w:rsidTr="00C45809">
        <w:tc>
          <w:tcPr>
            <w:tcW w:w="582" w:type="pct"/>
          </w:tcPr>
          <w:p w14:paraId="71D1EFD8" w14:textId="77777777" w:rsidR="005B6842" w:rsidRPr="005B6842" w:rsidRDefault="005B6842" w:rsidP="00C45809">
            <w:pPr>
              <w:pStyle w:val="af8"/>
              <w:rPr>
                <w:moveTo w:id="14675" w:author="Masato YOSHIKAWA" w:date="2026-01-20T12:21:00Z" w16du:dateUtc="2026-01-20T03:21:00Z"/>
                <w:rFonts w:ascii="Times New Roman" w:eastAsia="ＭＳ 明朝" w:hAnsi="Times New Roman" w:cs="Times New Roman"/>
                <w:rPrChange w:id="14676" w:author="Masato YOSHIKAWA" w:date="2026-01-20T12:23:00Z" w16du:dateUtc="2026-01-20T03:23:00Z">
                  <w:rPr>
                    <w:moveTo w:id="14677" w:author="Masato YOSHIKAWA" w:date="2026-01-20T12:21:00Z" w16du:dateUtc="2026-01-20T03:21:00Z"/>
                    <w:rFonts w:ascii="ＭＳ 明朝" w:eastAsia="ＭＳ 明朝" w:hAnsi="ＭＳ 明朝"/>
                  </w:rPr>
                </w:rPrChange>
              </w:rPr>
            </w:pPr>
            <w:moveTo w:id="14678" w:author="Masato YOSHIKAWA" w:date="2026-01-20T12:21:00Z" w16du:dateUtc="2026-01-20T03:21:00Z">
              <w:r w:rsidRPr="005B6842">
                <w:rPr>
                  <w:rFonts w:ascii="Times New Roman" w:eastAsia="ＭＳ 明朝" w:hAnsi="Times New Roman" w:cs="Times New Roman" w:hint="eastAsia"/>
                  <w:rPrChange w:id="14679" w:author="Masato YOSHIKAWA" w:date="2026-01-20T12:23:00Z" w16du:dateUtc="2026-01-20T03:23:00Z">
                    <w:rPr>
                      <w:rFonts w:ascii="ＭＳ 明朝" w:eastAsia="ＭＳ 明朝" w:hAnsi="ＭＳ 明朝" w:hint="eastAsia"/>
                    </w:rPr>
                  </w:rPrChange>
                </w:rPr>
                <w:lastRenderedPageBreak/>
                <w:t>東京</w:t>
              </w:r>
            </w:moveTo>
          </w:p>
        </w:tc>
        <w:tc>
          <w:tcPr>
            <w:tcW w:w="583" w:type="pct"/>
          </w:tcPr>
          <w:p w14:paraId="1DEB1427" w14:textId="77777777" w:rsidR="005B6842" w:rsidRPr="005B6842" w:rsidRDefault="005B6842" w:rsidP="00C45809">
            <w:pPr>
              <w:pStyle w:val="af8"/>
              <w:rPr>
                <w:moveTo w:id="14680" w:author="Masato YOSHIKAWA" w:date="2026-01-20T12:21:00Z" w16du:dateUtc="2026-01-20T03:21:00Z"/>
                <w:rFonts w:ascii="Times New Roman" w:eastAsia="ＭＳ 明朝" w:hAnsi="Times New Roman" w:cs="Times New Roman"/>
                <w:rPrChange w:id="14681" w:author="Masato YOSHIKAWA" w:date="2026-01-20T12:23:00Z" w16du:dateUtc="2026-01-20T03:23:00Z">
                  <w:rPr>
                    <w:moveTo w:id="14682" w:author="Masato YOSHIKAWA" w:date="2026-01-20T12:21:00Z" w16du:dateUtc="2026-01-20T03:21:00Z"/>
                    <w:rFonts w:ascii="ＭＳ 明朝" w:eastAsia="ＭＳ 明朝" w:hAnsi="ＭＳ 明朝"/>
                  </w:rPr>
                </w:rPrChange>
              </w:rPr>
            </w:pPr>
            <w:moveTo w:id="14683" w:author="Masato YOSHIKAWA" w:date="2026-01-20T12:21:00Z" w16du:dateUtc="2026-01-20T03:21:00Z">
              <w:r w:rsidRPr="005B6842">
                <w:rPr>
                  <w:rFonts w:ascii="Times New Roman" w:eastAsia="ＭＳ 明朝" w:hAnsi="Times New Roman" w:cs="Times New Roman"/>
                  <w:rPrChange w:id="14684" w:author="Masato YOSHIKAWA" w:date="2026-01-20T12:23:00Z" w16du:dateUtc="2026-01-20T03:23:00Z">
                    <w:rPr>
                      <w:rFonts w:ascii="ＭＳ 明朝" w:eastAsia="ＭＳ 明朝" w:hAnsi="ＭＳ 明朝"/>
                    </w:rPr>
                  </w:rPrChange>
                </w:rPr>
                <w:t>Tokyo</w:t>
              </w:r>
            </w:moveTo>
          </w:p>
        </w:tc>
        <w:tc>
          <w:tcPr>
            <w:tcW w:w="629" w:type="pct"/>
          </w:tcPr>
          <w:p w14:paraId="5E70D82F" w14:textId="77777777" w:rsidR="005B6842" w:rsidRPr="005B6842" w:rsidRDefault="005B6842" w:rsidP="00C45809">
            <w:pPr>
              <w:pStyle w:val="af8"/>
              <w:rPr>
                <w:moveTo w:id="14685" w:author="Masato YOSHIKAWA" w:date="2026-01-20T12:21:00Z" w16du:dateUtc="2026-01-20T03:21:00Z"/>
                <w:rFonts w:ascii="Times New Roman" w:eastAsia="ＭＳ 明朝" w:hAnsi="Times New Roman" w:cs="Times New Roman"/>
                <w:rPrChange w:id="14686" w:author="Masato YOSHIKAWA" w:date="2026-01-20T12:23:00Z" w16du:dateUtc="2026-01-20T03:23:00Z">
                  <w:rPr>
                    <w:moveTo w:id="14687" w:author="Masato YOSHIKAWA" w:date="2026-01-20T12:21:00Z" w16du:dateUtc="2026-01-20T03:21:00Z"/>
                    <w:rFonts w:ascii="ＭＳ 明朝" w:eastAsia="ＭＳ 明朝" w:hAnsi="ＭＳ 明朝"/>
                  </w:rPr>
                </w:rPrChange>
              </w:rPr>
            </w:pPr>
            <w:moveTo w:id="14688" w:author="Masato YOSHIKAWA" w:date="2026-01-20T12:21:00Z" w16du:dateUtc="2026-01-20T03:21:00Z">
              <w:r w:rsidRPr="005B6842">
                <w:rPr>
                  <w:rFonts w:ascii="Times New Roman" w:eastAsia="ＭＳ 明朝" w:hAnsi="Times New Roman" w:cs="Times New Roman"/>
                  <w:rPrChange w:id="14689" w:author="Masato YOSHIKAWA" w:date="2026-01-20T12:23:00Z" w16du:dateUtc="2026-01-20T03:23:00Z">
                    <w:rPr>
                      <w:rFonts w:ascii="ＭＳ 明朝" w:eastAsia="ＭＳ 明朝" w:hAnsi="ＭＳ 明朝"/>
                    </w:rPr>
                  </w:rPrChange>
                </w:rPr>
                <w:t>Tokyo</w:t>
              </w:r>
            </w:moveTo>
          </w:p>
        </w:tc>
        <w:tc>
          <w:tcPr>
            <w:tcW w:w="779" w:type="pct"/>
          </w:tcPr>
          <w:p w14:paraId="2A226FDF" w14:textId="77777777" w:rsidR="005B6842" w:rsidRPr="005B6842" w:rsidRDefault="005B6842" w:rsidP="00C45809">
            <w:pPr>
              <w:pStyle w:val="af8"/>
              <w:rPr>
                <w:moveTo w:id="14690" w:author="Masato YOSHIKAWA" w:date="2026-01-20T12:21:00Z" w16du:dateUtc="2026-01-20T03:21:00Z"/>
                <w:rFonts w:ascii="Times New Roman" w:eastAsia="ＭＳ 明朝" w:hAnsi="Times New Roman" w:cs="Times New Roman"/>
                <w:rPrChange w:id="14691" w:author="Masato YOSHIKAWA" w:date="2026-01-20T12:23:00Z" w16du:dateUtc="2026-01-20T03:23:00Z">
                  <w:rPr>
                    <w:moveTo w:id="14692" w:author="Masato YOSHIKAWA" w:date="2026-01-20T12:21:00Z" w16du:dateUtc="2026-01-20T03:21:00Z"/>
                    <w:rFonts w:ascii="ＭＳ 明朝" w:eastAsia="ＭＳ 明朝" w:hAnsi="ＭＳ 明朝"/>
                  </w:rPr>
                </w:rPrChange>
              </w:rPr>
            </w:pPr>
            <w:moveTo w:id="14693" w:author="Masato YOSHIKAWA" w:date="2026-01-20T12:21:00Z" w16du:dateUtc="2026-01-20T03:21:00Z">
              <w:r w:rsidRPr="005B6842">
                <w:rPr>
                  <w:rFonts w:ascii="Times New Roman" w:eastAsia="ＭＳ 明朝" w:hAnsi="Times New Roman" w:cs="Times New Roman"/>
                  <w:rPrChange w:id="14694" w:author="Masato YOSHIKAWA" w:date="2026-01-20T12:23:00Z" w16du:dateUtc="2026-01-20T03:23:00Z">
                    <w:rPr>
                      <w:rFonts w:ascii="ＭＳ 明朝" w:eastAsia="ＭＳ 明朝" w:hAnsi="ＭＳ 明朝"/>
                    </w:rPr>
                  </w:rPrChange>
                </w:rPr>
                <w:t>Borrowing</w:t>
              </w:r>
            </w:moveTo>
          </w:p>
        </w:tc>
        <w:tc>
          <w:tcPr>
            <w:tcW w:w="744" w:type="pct"/>
          </w:tcPr>
          <w:p w14:paraId="062A8DF7" w14:textId="77777777" w:rsidR="005B6842" w:rsidRPr="005B6842" w:rsidRDefault="005B6842" w:rsidP="00C45809">
            <w:pPr>
              <w:pStyle w:val="af8"/>
              <w:rPr>
                <w:moveTo w:id="14695" w:author="Masato YOSHIKAWA" w:date="2026-01-20T12:21:00Z" w16du:dateUtc="2026-01-20T03:21:00Z"/>
                <w:rFonts w:ascii="Times New Roman" w:eastAsia="ＭＳ 明朝" w:hAnsi="Times New Roman" w:cs="Times New Roman"/>
                <w:rPrChange w:id="14696" w:author="Masato YOSHIKAWA" w:date="2026-01-20T12:23:00Z" w16du:dateUtc="2026-01-20T03:23:00Z">
                  <w:rPr>
                    <w:moveTo w:id="14697" w:author="Masato YOSHIKAWA" w:date="2026-01-20T12:21:00Z" w16du:dateUtc="2026-01-20T03:21:00Z"/>
                    <w:rFonts w:ascii="ＭＳ 明朝" w:eastAsia="ＭＳ 明朝" w:hAnsi="ＭＳ 明朝"/>
                  </w:rPr>
                </w:rPrChange>
              </w:rPr>
            </w:pPr>
            <w:moveTo w:id="14698" w:author="Masato YOSHIKAWA" w:date="2026-01-20T12:21:00Z" w16du:dateUtc="2026-01-20T03:21:00Z">
              <w:r w:rsidRPr="005B6842">
                <w:rPr>
                  <w:rFonts w:ascii="Times New Roman" w:eastAsia="ＭＳ 明朝" w:hAnsi="Times New Roman" w:cs="Times New Roman"/>
                  <w:rPrChange w:id="14699" w:author="Masato YOSHIKAWA" w:date="2026-01-20T12:23:00Z" w16du:dateUtc="2026-01-20T03:23:00Z">
                    <w:rPr>
                      <w:rFonts w:ascii="ＭＳ 明朝" w:eastAsia="ＭＳ 明朝" w:hAnsi="ＭＳ 明朝"/>
                    </w:rPr>
                  </w:rPrChange>
                </w:rPr>
                <w:t>Acceptance</w:t>
              </w:r>
            </w:moveTo>
          </w:p>
        </w:tc>
        <w:tc>
          <w:tcPr>
            <w:tcW w:w="851" w:type="pct"/>
          </w:tcPr>
          <w:p w14:paraId="2994E8F1" w14:textId="77777777" w:rsidR="005B6842" w:rsidRPr="005B6842" w:rsidRDefault="005B6842" w:rsidP="00C45809">
            <w:pPr>
              <w:pStyle w:val="af8"/>
              <w:rPr>
                <w:moveTo w:id="14700" w:author="Masato YOSHIKAWA" w:date="2026-01-20T12:21:00Z" w16du:dateUtc="2026-01-20T03:21:00Z"/>
                <w:rFonts w:ascii="Times New Roman" w:eastAsia="ＭＳ 明朝" w:hAnsi="Times New Roman" w:cs="Times New Roman"/>
                <w:rPrChange w:id="14701" w:author="Masato YOSHIKAWA" w:date="2026-01-20T12:23:00Z" w16du:dateUtc="2026-01-20T03:23:00Z">
                  <w:rPr>
                    <w:moveTo w:id="14702" w:author="Masato YOSHIKAWA" w:date="2026-01-20T12:21:00Z" w16du:dateUtc="2026-01-20T03:21:00Z"/>
                    <w:rFonts w:ascii="ＭＳ 明朝" w:eastAsia="ＭＳ 明朝" w:hAnsi="ＭＳ 明朝"/>
                  </w:rPr>
                </w:rPrChange>
              </w:rPr>
            </w:pPr>
            <w:moveTo w:id="14703" w:author="Masato YOSHIKAWA" w:date="2026-01-20T12:21:00Z" w16du:dateUtc="2026-01-20T03:21:00Z">
              <w:r w:rsidRPr="005B6842">
                <w:rPr>
                  <w:rFonts w:ascii="Times New Roman" w:eastAsia="ＭＳ 明朝" w:hAnsi="Times New Roman" w:cs="Times New Roman"/>
                  <w:rPrChange w:id="14704" w:author="Masato YOSHIKAWA" w:date="2026-01-20T12:23:00Z" w16du:dateUtc="2026-01-20T03:23:00Z">
                    <w:rPr>
                      <w:rFonts w:ascii="ＭＳ 明朝" w:eastAsia="ＭＳ 明朝" w:hAnsi="ＭＳ 明朝"/>
                    </w:rPr>
                  </w:rPrChange>
                </w:rPr>
                <w:t>Borrowing</w:t>
              </w:r>
            </w:moveTo>
          </w:p>
        </w:tc>
        <w:tc>
          <w:tcPr>
            <w:tcW w:w="831" w:type="pct"/>
          </w:tcPr>
          <w:p w14:paraId="50B91F78" w14:textId="77777777" w:rsidR="005B6842" w:rsidRPr="005B6842" w:rsidRDefault="005B6842" w:rsidP="00C45809">
            <w:pPr>
              <w:pStyle w:val="af8"/>
              <w:rPr>
                <w:moveTo w:id="14705" w:author="Masato YOSHIKAWA" w:date="2026-01-20T12:21:00Z" w16du:dateUtc="2026-01-20T03:21:00Z"/>
                <w:rFonts w:ascii="Times New Roman" w:eastAsia="ＭＳ 明朝" w:hAnsi="Times New Roman" w:cs="Times New Roman"/>
                <w:rPrChange w:id="14706" w:author="Masato YOSHIKAWA" w:date="2026-01-20T12:23:00Z" w16du:dateUtc="2026-01-20T03:23:00Z">
                  <w:rPr>
                    <w:moveTo w:id="14707" w:author="Masato YOSHIKAWA" w:date="2026-01-20T12:21:00Z" w16du:dateUtc="2026-01-20T03:21:00Z"/>
                    <w:rFonts w:ascii="ＭＳ 明朝" w:eastAsia="ＭＳ 明朝" w:hAnsi="ＭＳ 明朝"/>
                  </w:rPr>
                </w:rPrChange>
              </w:rPr>
            </w:pPr>
            <w:moveTo w:id="14708" w:author="Masato YOSHIKAWA" w:date="2026-01-20T12:21:00Z" w16du:dateUtc="2026-01-20T03:21:00Z">
              <w:r w:rsidRPr="005B6842">
                <w:rPr>
                  <w:rFonts w:ascii="Times New Roman" w:eastAsia="ＭＳ 明朝" w:hAnsi="Times New Roman" w:cs="Times New Roman"/>
                  <w:rPrChange w:id="14709" w:author="Masato YOSHIKAWA" w:date="2026-01-20T12:23:00Z" w16du:dateUtc="2026-01-20T03:23:00Z">
                    <w:rPr>
                      <w:rFonts w:ascii="ＭＳ 明朝" w:eastAsia="ＭＳ 明朝" w:hAnsi="ＭＳ 明朝"/>
                    </w:rPr>
                  </w:rPrChange>
                </w:rPr>
                <w:t>Acceptance</w:t>
              </w:r>
            </w:moveTo>
          </w:p>
        </w:tc>
      </w:tr>
      <w:tr w:rsidR="005B6842" w:rsidRPr="005B6842" w14:paraId="72BF660D" w14:textId="77777777" w:rsidTr="00C45809">
        <w:tc>
          <w:tcPr>
            <w:tcW w:w="582" w:type="pct"/>
          </w:tcPr>
          <w:p w14:paraId="3983F0F8" w14:textId="77777777" w:rsidR="005B6842" w:rsidRPr="005B6842" w:rsidRDefault="005B6842" w:rsidP="00C45809">
            <w:pPr>
              <w:pStyle w:val="af8"/>
              <w:rPr>
                <w:moveTo w:id="14710" w:author="Masato YOSHIKAWA" w:date="2026-01-20T12:21:00Z" w16du:dateUtc="2026-01-20T03:21:00Z"/>
                <w:rFonts w:ascii="Times New Roman" w:eastAsia="ＭＳ 明朝" w:hAnsi="Times New Roman" w:cs="Times New Roman"/>
                <w:rPrChange w:id="14711" w:author="Masato YOSHIKAWA" w:date="2026-01-20T12:23:00Z" w16du:dateUtc="2026-01-20T03:23:00Z">
                  <w:rPr>
                    <w:moveTo w:id="14712" w:author="Masato YOSHIKAWA" w:date="2026-01-20T12:21:00Z" w16du:dateUtc="2026-01-20T03:21:00Z"/>
                    <w:rFonts w:ascii="ＭＳ 明朝" w:eastAsia="ＭＳ 明朝" w:hAnsi="ＭＳ 明朝"/>
                  </w:rPr>
                </w:rPrChange>
              </w:rPr>
            </w:pPr>
            <w:moveTo w:id="14713" w:author="Masato YOSHIKAWA" w:date="2026-01-20T12:21:00Z" w16du:dateUtc="2026-01-20T03:21:00Z">
              <w:r w:rsidRPr="005B6842">
                <w:rPr>
                  <w:rFonts w:ascii="Times New Roman" w:eastAsia="ＭＳ 明朝" w:hAnsi="Times New Roman" w:cs="Times New Roman" w:hint="eastAsia"/>
                  <w:rPrChange w:id="14714" w:author="Masato YOSHIKAWA" w:date="2026-01-20T12:23:00Z" w16du:dateUtc="2026-01-20T03:23:00Z">
                    <w:rPr>
                      <w:rFonts w:ascii="ＭＳ 明朝" w:eastAsia="ＭＳ 明朝" w:hAnsi="ＭＳ 明朝" w:hint="eastAsia"/>
                    </w:rPr>
                  </w:rPrChange>
                </w:rPr>
                <w:t>椎茸</w:t>
              </w:r>
            </w:moveTo>
          </w:p>
        </w:tc>
        <w:tc>
          <w:tcPr>
            <w:tcW w:w="583" w:type="pct"/>
          </w:tcPr>
          <w:p w14:paraId="15C0222D" w14:textId="77777777" w:rsidR="005B6842" w:rsidRPr="005B6842" w:rsidRDefault="005B6842" w:rsidP="00C45809">
            <w:pPr>
              <w:pStyle w:val="af8"/>
              <w:rPr>
                <w:moveTo w:id="14715" w:author="Masato YOSHIKAWA" w:date="2026-01-20T12:21:00Z" w16du:dateUtc="2026-01-20T03:21:00Z"/>
                <w:rFonts w:ascii="Times New Roman" w:eastAsia="ＭＳ 明朝" w:hAnsi="Times New Roman" w:cs="Times New Roman"/>
                <w:rPrChange w:id="14716" w:author="Masato YOSHIKAWA" w:date="2026-01-20T12:23:00Z" w16du:dateUtc="2026-01-20T03:23:00Z">
                  <w:rPr>
                    <w:moveTo w:id="14717" w:author="Masato YOSHIKAWA" w:date="2026-01-20T12:21:00Z" w16du:dateUtc="2026-01-20T03:21:00Z"/>
                    <w:rFonts w:ascii="ＭＳ 明朝" w:eastAsia="ＭＳ 明朝" w:hAnsi="ＭＳ 明朝"/>
                  </w:rPr>
                </w:rPrChange>
              </w:rPr>
            </w:pPr>
            <w:moveTo w:id="14718" w:author="Masato YOSHIKAWA" w:date="2026-01-20T12:21:00Z" w16du:dateUtc="2026-01-20T03:21:00Z">
              <w:r w:rsidRPr="005B6842">
                <w:rPr>
                  <w:rFonts w:ascii="Times New Roman" w:eastAsia="ＭＳ 明朝" w:hAnsi="Times New Roman" w:cs="Times New Roman"/>
                  <w:rPrChange w:id="14719" w:author="Masato YOSHIKAWA" w:date="2026-01-20T12:23:00Z" w16du:dateUtc="2026-01-20T03:23:00Z">
                    <w:rPr>
                      <w:rFonts w:ascii="ＭＳ 明朝" w:eastAsia="ＭＳ 明朝" w:hAnsi="ＭＳ 明朝"/>
                    </w:rPr>
                  </w:rPrChange>
                </w:rPr>
                <w:t>dried mushrooms</w:t>
              </w:r>
            </w:moveTo>
          </w:p>
        </w:tc>
        <w:tc>
          <w:tcPr>
            <w:tcW w:w="629" w:type="pct"/>
          </w:tcPr>
          <w:p w14:paraId="06EBE826" w14:textId="77777777" w:rsidR="005B6842" w:rsidRPr="005B6842" w:rsidRDefault="005B6842" w:rsidP="00C45809">
            <w:pPr>
              <w:pStyle w:val="af8"/>
              <w:rPr>
                <w:moveTo w:id="14720" w:author="Masato YOSHIKAWA" w:date="2026-01-20T12:21:00Z" w16du:dateUtc="2026-01-20T03:21:00Z"/>
                <w:rFonts w:ascii="Times New Roman" w:eastAsia="ＭＳ 明朝" w:hAnsi="Times New Roman" w:cs="Times New Roman"/>
                <w:rPrChange w:id="14721" w:author="Masato YOSHIKAWA" w:date="2026-01-20T12:23:00Z" w16du:dateUtc="2026-01-20T03:23:00Z">
                  <w:rPr>
                    <w:moveTo w:id="14722" w:author="Masato YOSHIKAWA" w:date="2026-01-20T12:21:00Z" w16du:dateUtc="2026-01-20T03:21:00Z"/>
                    <w:rFonts w:ascii="ＭＳ 明朝" w:eastAsia="ＭＳ 明朝" w:hAnsi="ＭＳ 明朝"/>
                  </w:rPr>
                </w:rPrChange>
              </w:rPr>
            </w:pPr>
            <w:moveTo w:id="14723" w:author="Masato YOSHIKAWA" w:date="2026-01-20T12:21:00Z" w16du:dateUtc="2026-01-20T03:21:00Z">
              <w:r w:rsidRPr="005B6842">
                <w:rPr>
                  <w:rFonts w:ascii="Times New Roman" w:eastAsia="ＭＳ 明朝" w:hAnsi="Times New Roman" w:cs="Times New Roman"/>
                  <w:rPrChange w:id="14724" w:author="Masato YOSHIKAWA" w:date="2026-01-20T12:23:00Z" w16du:dateUtc="2026-01-20T03:23:00Z">
                    <w:rPr>
                      <w:rFonts w:ascii="ＭＳ 明朝" w:eastAsia="ＭＳ 明朝" w:hAnsi="ＭＳ 明朝"/>
                    </w:rPr>
                  </w:rPrChange>
                </w:rPr>
                <w:t>dried mushrooms</w:t>
              </w:r>
            </w:moveTo>
          </w:p>
        </w:tc>
        <w:tc>
          <w:tcPr>
            <w:tcW w:w="779" w:type="pct"/>
          </w:tcPr>
          <w:p w14:paraId="2335BE71" w14:textId="77777777" w:rsidR="005B6842" w:rsidRPr="005B6842" w:rsidRDefault="005B6842" w:rsidP="00C45809">
            <w:pPr>
              <w:pStyle w:val="af8"/>
              <w:rPr>
                <w:moveTo w:id="14725" w:author="Masato YOSHIKAWA" w:date="2026-01-20T12:21:00Z" w16du:dateUtc="2026-01-20T03:21:00Z"/>
                <w:rFonts w:ascii="Times New Roman" w:eastAsia="ＭＳ 明朝" w:hAnsi="Times New Roman" w:cs="Times New Roman"/>
                <w:rPrChange w:id="14726" w:author="Masato YOSHIKAWA" w:date="2026-01-20T12:23:00Z" w16du:dateUtc="2026-01-20T03:23:00Z">
                  <w:rPr>
                    <w:moveTo w:id="14727" w:author="Masato YOSHIKAWA" w:date="2026-01-20T12:21:00Z" w16du:dateUtc="2026-01-20T03:21:00Z"/>
                    <w:rFonts w:ascii="ＭＳ 明朝" w:eastAsia="ＭＳ 明朝" w:hAnsi="ＭＳ 明朝"/>
                  </w:rPr>
                </w:rPrChange>
              </w:rPr>
            </w:pPr>
            <w:moveTo w:id="14728" w:author="Masato YOSHIKAWA" w:date="2026-01-20T12:21:00Z" w16du:dateUtc="2026-01-20T03:21:00Z">
              <w:r w:rsidRPr="005B6842">
                <w:rPr>
                  <w:rFonts w:ascii="Times New Roman" w:eastAsia="ＭＳ 明朝" w:hAnsi="Times New Roman" w:cs="Times New Roman"/>
                  <w:rPrChange w:id="14729" w:author="Masato YOSHIKAWA" w:date="2026-01-20T12:23:00Z" w16du:dateUtc="2026-01-20T03:23:00Z">
                    <w:rPr>
                      <w:rFonts w:ascii="ＭＳ 明朝" w:eastAsia="ＭＳ 明朝" w:hAnsi="ＭＳ 明朝"/>
                    </w:rPr>
                  </w:rPrChange>
                </w:rPr>
                <w:t>Established equivalent</w:t>
              </w:r>
            </w:moveTo>
          </w:p>
        </w:tc>
        <w:tc>
          <w:tcPr>
            <w:tcW w:w="744" w:type="pct"/>
          </w:tcPr>
          <w:p w14:paraId="5FD7B736" w14:textId="77777777" w:rsidR="005B6842" w:rsidRPr="005B6842" w:rsidRDefault="005B6842" w:rsidP="00C45809">
            <w:pPr>
              <w:pStyle w:val="af8"/>
              <w:rPr>
                <w:moveTo w:id="14730" w:author="Masato YOSHIKAWA" w:date="2026-01-20T12:21:00Z" w16du:dateUtc="2026-01-20T03:21:00Z"/>
                <w:rFonts w:ascii="Times New Roman" w:eastAsia="ＭＳ 明朝" w:hAnsi="Times New Roman" w:cs="Times New Roman"/>
                <w:rPrChange w:id="14731" w:author="Masato YOSHIKAWA" w:date="2026-01-20T12:23:00Z" w16du:dateUtc="2026-01-20T03:23:00Z">
                  <w:rPr>
                    <w:moveTo w:id="14732" w:author="Masato YOSHIKAWA" w:date="2026-01-20T12:21:00Z" w16du:dateUtc="2026-01-20T03:21:00Z"/>
                    <w:rFonts w:ascii="ＭＳ 明朝" w:eastAsia="ＭＳ 明朝" w:hAnsi="ＭＳ 明朝"/>
                  </w:rPr>
                </w:rPrChange>
              </w:rPr>
            </w:pPr>
            <w:moveTo w:id="14733" w:author="Masato YOSHIKAWA" w:date="2026-01-20T12:21:00Z" w16du:dateUtc="2026-01-20T03:21:00Z">
              <w:r w:rsidRPr="005B6842">
                <w:rPr>
                  <w:rFonts w:ascii="Times New Roman" w:eastAsia="ＭＳ 明朝" w:hAnsi="Times New Roman" w:cs="Times New Roman"/>
                  <w:rPrChange w:id="14734" w:author="Masato YOSHIKAWA" w:date="2026-01-20T12:23:00Z" w16du:dateUtc="2026-01-20T03:23:00Z">
                    <w:rPr>
                      <w:rFonts w:ascii="ＭＳ 明朝" w:eastAsia="ＭＳ 明朝" w:hAnsi="ＭＳ 明朝"/>
                    </w:rPr>
                  </w:rPrChange>
                </w:rPr>
                <w:t>Minimization</w:t>
              </w:r>
            </w:moveTo>
          </w:p>
        </w:tc>
        <w:tc>
          <w:tcPr>
            <w:tcW w:w="851" w:type="pct"/>
          </w:tcPr>
          <w:p w14:paraId="719C7B5D" w14:textId="77777777" w:rsidR="005B6842" w:rsidRPr="005B6842" w:rsidRDefault="005B6842" w:rsidP="00C45809">
            <w:pPr>
              <w:pStyle w:val="af8"/>
              <w:rPr>
                <w:moveTo w:id="14735" w:author="Masato YOSHIKAWA" w:date="2026-01-20T12:21:00Z" w16du:dateUtc="2026-01-20T03:21:00Z"/>
                <w:rFonts w:ascii="Times New Roman" w:eastAsia="ＭＳ 明朝" w:hAnsi="Times New Roman" w:cs="Times New Roman"/>
                <w:rPrChange w:id="14736" w:author="Masato YOSHIKAWA" w:date="2026-01-20T12:23:00Z" w16du:dateUtc="2026-01-20T03:23:00Z">
                  <w:rPr>
                    <w:moveTo w:id="14737" w:author="Masato YOSHIKAWA" w:date="2026-01-20T12:21:00Z" w16du:dateUtc="2026-01-20T03:21:00Z"/>
                    <w:rFonts w:ascii="ＭＳ 明朝" w:eastAsia="ＭＳ 明朝" w:hAnsi="ＭＳ 明朝"/>
                  </w:rPr>
                </w:rPrChange>
              </w:rPr>
            </w:pPr>
            <w:moveTo w:id="14738" w:author="Masato YOSHIKAWA" w:date="2026-01-20T12:21:00Z" w16du:dateUtc="2026-01-20T03:21:00Z">
              <w:r w:rsidRPr="005B6842">
                <w:rPr>
                  <w:rFonts w:ascii="Times New Roman" w:eastAsia="ＭＳ 明朝" w:hAnsi="Times New Roman" w:cs="Times New Roman"/>
                  <w:rPrChange w:id="14739" w:author="Masato YOSHIKAWA" w:date="2026-01-20T12:23:00Z" w16du:dateUtc="2026-01-20T03:23:00Z">
                    <w:rPr>
                      <w:rFonts w:ascii="ＭＳ 明朝" w:eastAsia="ＭＳ 明朝" w:hAnsi="ＭＳ 明朝"/>
                    </w:rPr>
                  </w:rPrChange>
                </w:rPr>
                <w:t>Established equivalent</w:t>
              </w:r>
            </w:moveTo>
          </w:p>
        </w:tc>
        <w:tc>
          <w:tcPr>
            <w:tcW w:w="831" w:type="pct"/>
          </w:tcPr>
          <w:p w14:paraId="1B359C71" w14:textId="77777777" w:rsidR="005B6842" w:rsidRPr="005B6842" w:rsidRDefault="005B6842" w:rsidP="00C45809">
            <w:pPr>
              <w:pStyle w:val="af8"/>
              <w:rPr>
                <w:moveTo w:id="14740" w:author="Masato YOSHIKAWA" w:date="2026-01-20T12:21:00Z" w16du:dateUtc="2026-01-20T03:21:00Z"/>
                <w:rFonts w:ascii="Times New Roman" w:eastAsia="ＭＳ 明朝" w:hAnsi="Times New Roman" w:cs="Times New Roman"/>
                <w:rPrChange w:id="14741" w:author="Masato YOSHIKAWA" w:date="2026-01-20T12:23:00Z" w16du:dateUtc="2026-01-20T03:23:00Z">
                  <w:rPr>
                    <w:moveTo w:id="14742" w:author="Masato YOSHIKAWA" w:date="2026-01-20T12:21:00Z" w16du:dateUtc="2026-01-20T03:21:00Z"/>
                    <w:rFonts w:ascii="ＭＳ 明朝" w:eastAsia="ＭＳ 明朝" w:hAnsi="ＭＳ 明朝"/>
                  </w:rPr>
                </w:rPrChange>
              </w:rPr>
            </w:pPr>
            <w:moveTo w:id="14743" w:author="Masato YOSHIKAWA" w:date="2026-01-20T12:21:00Z" w16du:dateUtc="2026-01-20T03:21:00Z">
              <w:r w:rsidRPr="005B6842">
                <w:rPr>
                  <w:rFonts w:ascii="Times New Roman" w:eastAsia="ＭＳ 明朝" w:hAnsi="Times New Roman" w:cs="Times New Roman"/>
                  <w:rPrChange w:id="14744" w:author="Masato YOSHIKAWA" w:date="2026-01-20T12:23:00Z" w16du:dateUtc="2026-01-20T03:23:00Z">
                    <w:rPr>
                      <w:rFonts w:ascii="ＭＳ 明朝" w:eastAsia="ＭＳ 明朝" w:hAnsi="ＭＳ 明朝"/>
                    </w:rPr>
                  </w:rPrChange>
                </w:rPr>
                <w:t>Minimization</w:t>
              </w:r>
            </w:moveTo>
          </w:p>
        </w:tc>
      </w:tr>
      <w:tr w:rsidR="005B6842" w:rsidRPr="005B6842" w14:paraId="0A7DEBD9" w14:textId="77777777" w:rsidTr="00C45809">
        <w:tc>
          <w:tcPr>
            <w:tcW w:w="582" w:type="pct"/>
          </w:tcPr>
          <w:p w14:paraId="33BAFA1C" w14:textId="77777777" w:rsidR="005B6842" w:rsidRPr="005B6842" w:rsidRDefault="005B6842" w:rsidP="00C45809">
            <w:pPr>
              <w:pStyle w:val="af8"/>
              <w:rPr>
                <w:moveTo w:id="14745" w:author="Masato YOSHIKAWA" w:date="2026-01-20T12:21:00Z" w16du:dateUtc="2026-01-20T03:21:00Z"/>
                <w:rFonts w:ascii="Times New Roman" w:eastAsia="ＭＳ 明朝" w:hAnsi="Times New Roman" w:cs="Times New Roman"/>
                <w:rPrChange w:id="14746" w:author="Masato YOSHIKAWA" w:date="2026-01-20T12:23:00Z" w16du:dateUtc="2026-01-20T03:23:00Z">
                  <w:rPr>
                    <w:moveTo w:id="14747" w:author="Masato YOSHIKAWA" w:date="2026-01-20T12:21:00Z" w16du:dateUtc="2026-01-20T03:21:00Z"/>
                    <w:rFonts w:ascii="ＭＳ 明朝" w:eastAsia="ＭＳ 明朝" w:hAnsi="ＭＳ 明朝"/>
                  </w:rPr>
                </w:rPrChange>
              </w:rPr>
            </w:pPr>
            <w:moveTo w:id="14748" w:author="Masato YOSHIKAWA" w:date="2026-01-20T12:21:00Z" w16du:dateUtc="2026-01-20T03:21:00Z">
              <w:r w:rsidRPr="005B6842">
                <w:rPr>
                  <w:rFonts w:ascii="Times New Roman" w:eastAsia="ＭＳ 明朝" w:hAnsi="Times New Roman" w:cs="Times New Roman" w:hint="eastAsia"/>
                  <w:rPrChange w:id="14749" w:author="Masato YOSHIKAWA" w:date="2026-01-20T12:23:00Z" w16du:dateUtc="2026-01-20T03:23:00Z">
                    <w:rPr>
                      <w:rFonts w:ascii="ＭＳ 明朝" w:eastAsia="ＭＳ 明朝" w:hAnsi="ＭＳ 明朝" w:hint="eastAsia"/>
                    </w:rPr>
                  </w:rPrChange>
                </w:rPr>
                <w:t>将棋盤</w:t>
              </w:r>
            </w:moveTo>
          </w:p>
        </w:tc>
        <w:tc>
          <w:tcPr>
            <w:tcW w:w="583" w:type="pct"/>
          </w:tcPr>
          <w:p w14:paraId="2719C18A" w14:textId="77777777" w:rsidR="005B6842" w:rsidRPr="005B6842" w:rsidRDefault="005B6842" w:rsidP="00C45809">
            <w:pPr>
              <w:pStyle w:val="af8"/>
              <w:rPr>
                <w:moveTo w:id="14750" w:author="Masato YOSHIKAWA" w:date="2026-01-20T12:21:00Z" w16du:dateUtc="2026-01-20T03:21:00Z"/>
                <w:rFonts w:ascii="Times New Roman" w:eastAsia="ＭＳ 明朝" w:hAnsi="Times New Roman" w:cs="Times New Roman"/>
                <w:rPrChange w:id="14751" w:author="Masato YOSHIKAWA" w:date="2026-01-20T12:23:00Z" w16du:dateUtc="2026-01-20T03:23:00Z">
                  <w:rPr>
                    <w:moveTo w:id="14752" w:author="Masato YOSHIKAWA" w:date="2026-01-20T12:21:00Z" w16du:dateUtc="2026-01-20T03:21:00Z"/>
                    <w:rFonts w:ascii="ＭＳ 明朝" w:eastAsia="ＭＳ 明朝" w:hAnsi="ＭＳ 明朝"/>
                  </w:rPr>
                </w:rPrChange>
              </w:rPr>
            </w:pPr>
            <w:moveTo w:id="14753" w:author="Masato YOSHIKAWA" w:date="2026-01-20T12:21:00Z" w16du:dateUtc="2026-01-20T03:21:00Z">
              <w:r w:rsidRPr="005B6842">
                <w:rPr>
                  <w:rFonts w:ascii="Times New Roman" w:eastAsia="ＭＳ 明朝" w:hAnsi="Times New Roman" w:cs="Times New Roman"/>
                  <w:rPrChange w:id="14754" w:author="Masato YOSHIKAWA" w:date="2026-01-20T12:23:00Z" w16du:dateUtc="2026-01-20T03:23:00Z">
                    <w:rPr>
                      <w:rFonts w:ascii="ＭＳ 明朝" w:eastAsia="ＭＳ 明朝" w:hAnsi="ＭＳ 明朝"/>
                    </w:rPr>
                  </w:rPrChange>
                </w:rPr>
                <w:t>Japanese chess</w:t>
              </w:r>
            </w:moveTo>
          </w:p>
        </w:tc>
        <w:tc>
          <w:tcPr>
            <w:tcW w:w="629" w:type="pct"/>
          </w:tcPr>
          <w:p w14:paraId="22229BE8" w14:textId="77777777" w:rsidR="005B6842" w:rsidRPr="005B6842" w:rsidRDefault="005B6842" w:rsidP="00C45809">
            <w:pPr>
              <w:pStyle w:val="af8"/>
              <w:rPr>
                <w:moveTo w:id="14755" w:author="Masato YOSHIKAWA" w:date="2026-01-20T12:21:00Z" w16du:dateUtc="2026-01-20T03:21:00Z"/>
                <w:rFonts w:ascii="Times New Roman" w:eastAsia="ＭＳ 明朝" w:hAnsi="Times New Roman" w:cs="Times New Roman"/>
                <w:rPrChange w:id="14756" w:author="Masato YOSHIKAWA" w:date="2026-01-20T12:23:00Z" w16du:dateUtc="2026-01-20T03:23:00Z">
                  <w:rPr>
                    <w:moveTo w:id="14757" w:author="Masato YOSHIKAWA" w:date="2026-01-20T12:21:00Z" w16du:dateUtc="2026-01-20T03:21:00Z"/>
                    <w:rFonts w:ascii="ＭＳ 明朝" w:eastAsia="ＭＳ 明朝" w:hAnsi="ＭＳ 明朝"/>
                  </w:rPr>
                </w:rPrChange>
              </w:rPr>
            </w:pPr>
            <w:moveTo w:id="14758" w:author="Masato YOSHIKAWA" w:date="2026-01-20T12:21:00Z" w16du:dateUtc="2026-01-20T03:21:00Z">
              <w:r w:rsidRPr="005B6842">
                <w:rPr>
                  <w:rFonts w:ascii="Times New Roman" w:eastAsia="ＭＳ 明朝" w:hAnsi="Times New Roman" w:cs="Times New Roman"/>
                  <w:rPrChange w:id="14759" w:author="Masato YOSHIKAWA" w:date="2026-01-20T12:23:00Z" w16du:dateUtc="2026-01-20T03:23:00Z">
                    <w:rPr>
                      <w:rFonts w:ascii="ＭＳ 明朝" w:eastAsia="ＭＳ 明朝" w:hAnsi="ＭＳ 明朝"/>
                    </w:rPr>
                  </w:rPrChange>
                </w:rPr>
                <w:t>chess</w:t>
              </w:r>
            </w:moveTo>
          </w:p>
        </w:tc>
        <w:tc>
          <w:tcPr>
            <w:tcW w:w="779" w:type="pct"/>
          </w:tcPr>
          <w:p w14:paraId="24C3E5C7" w14:textId="77777777" w:rsidR="005B6842" w:rsidRPr="005B6842" w:rsidRDefault="005B6842" w:rsidP="00C45809">
            <w:pPr>
              <w:pStyle w:val="af8"/>
              <w:rPr>
                <w:moveTo w:id="14760" w:author="Masato YOSHIKAWA" w:date="2026-01-20T12:21:00Z" w16du:dateUtc="2026-01-20T03:21:00Z"/>
                <w:rFonts w:ascii="Times New Roman" w:eastAsia="ＭＳ 明朝" w:hAnsi="Times New Roman" w:cs="Times New Roman"/>
                <w:rPrChange w:id="14761" w:author="Masato YOSHIKAWA" w:date="2026-01-20T12:23:00Z" w16du:dateUtc="2026-01-20T03:23:00Z">
                  <w:rPr>
                    <w:moveTo w:id="14762" w:author="Masato YOSHIKAWA" w:date="2026-01-20T12:21:00Z" w16du:dateUtc="2026-01-20T03:21:00Z"/>
                    <w:rFonts w:ascii="ＭＳ 明朝" w:eastAsia="ＭＳ 明朝" w:hAnsi="ＭＳ 明朝"/>
                  </w:rPr>
                </w:rPrChange>
              </w:rPr>
            </w:pPr>
            <w:moveTo w:id="14763" w:author="Masato YOSHIKAWA" w:date="2026-01-20T12:21:00Z" w16du:dateUtc="2026-01-20T03:21:00Z">
              <w:r w:rsidRPr="005B6842">
                <w:rPr>
                  <w:rFonts w:ascii="Times New Roman" w:eastAsia="ＭＳ 明朝" w:hAnsi="Times New Roman" w:cs="Times New Roman"/>
                  <w:rPrChange w:id="14764" w:author="Masato YOSHIKAWA" w:date="2026-01-20T12:23:00Z" w16du:dateUtc="2026-01-20T03:23:00Z">
                    <w:rPr>
                      <w:rFonts w:ascii="ＭＳ 明朝" w:eastAsia="ＭＳ 明朝" w:hAnsi="ＭＳ 明朝"/>
                    </w:rPr>
                  </w:rPrChange>
                </w:rPr>
                <w:t>Generalization</w:t>
              </w:r>
            </w:moveTo>
          </w:p>
        </w:tc>
        <w:tc>
          <w:tcPr>
            <w:tcW w:w="744" w:type="pct"/>
          </w:tcPr>
          <w:p w14:paraId="0A52DC9C" w14:textId="77777777" w:rsidR="005B6842" w:rsidRPr="005B6842" w:rsidRDefault="005B6842" w:rsidP="00C45809">
            <w:pPr>
              <w:pStyle w:val="af8"/>
              <w:rPr>
                <w:moveTo w:id="14765" w:author="Masato YOSHIKAWA" w:date="2026-01-20T12:21:00Z" w16du:dateUtc="2026-01-20T03:21:00Z"/>
                <w:rFonts w:ascii="Times New Roman" w:eastAsia="ＭＳ 明朝" w:hAnsi="Times New Roman" w:cs="Times New Roman"/>
                <w:rPrChange w:id="14766" w:author="Masato YOSHIKAWA" w:date="2026-01-20T12:23:00Z" w16du:dateUtc="2026-01-20T03:23:00Z">
                  <w:rPr>
                    <w:moveTo w:id="14767" w:author="Masato YOSHIKAWA" w:date="2026-01-20T12:21:00Z" w16du:dateUtc="2026-01-20T03:21:00Z"/>
                    <w:rFonts w:ascii="ＭＳ 明朝" w:eastAsia="ＭＳ 明朝" w:hAnsi="ＭＳ 明朝"/>
                  </w:rPr>
                </w:rPrChange>
              </w:rPr>
            </w:pPr>
            <w:moveTo w:id="14768" w:author="Masato YOSHIKAWA" w:date="2026-01-20T12:21:00Z" w16du:dateUtc="2026-01-20T03:21:00Z">
              <w:r w:rsidRPr="005B6842">
                <w:rPr>
                  <w:rFonts w:ascii="Times New Roman" w:eastAsia="ＭＳ 明朝" w:hAnsi="Times New Roman" w:cs="Times New Roman"/>
                  <w:rPrChange w:id="14769" w:author="Masato YOSHIKAWA" w:date="2026-01-20T12:23:00Z" w16du:dateUtc="2026-01-20T03:23:00Z">
                    <w:rPr>
                      <w:rFonts w:ascii="ＭＳ 明朝" w:eastAsia="ＭＳ 明朝" w:hAnsi="ＭＳ 明朝"/>
                    </w:rPr>
                  </w:rPrChange>
                </w:rPr>
                <w:t>Minimization</w:t>
              </w:r>
            </w:moveTo>
          </w:p>
        </w:tc>
        <w:tc>
          <w:tcPr>
            <w:tcW w:w="851" w:type="pct"/>
          </w:tcPr>
          <w:p w14:paraId="27E613EE" w14:textId="77777777" w:rsidR="005B6842" w:rsidRPr="005B6842" w:rsidRDefault="005B6842" w:rsidP="00C45809">
            <w:pPr>
              <w:pStyle w:val="af8"/>
              <w:rPr>
                <w:moveTo w:id="14770" w:author="Masato YOSHIKAWA" w:date="2026-01-20T12:21:00Z" w16du:dateUtc="2026-01-20T03:21:00Z"/>
                <w:rFonts w:ascii="Times New Roman" w:eastAsia="ＭＳ 明朝" w:hAnsi="Times New Roman" w:cs="Times New Roman"/>
                <w:rPrChange w:id="14771" w:author="Masato YOSHIKAWA" w:date="2026-01-20T12:23:00Z" w16du:dateUtc="2026-01-20T03:23:00Z">
                  <w:rPr>
                    <w:moveTo w:id="14772" w:author="Masato YOSHIKAWA" w:date="2026-01-20T12:21:00Z" w16du:dateUtc="2026-01-20T03:21:00Z"/>
                    <w:rFonts w:ascii="ＭＳ 明朝" w:eastAsia="ＭＳ 明朝" w:hAnsi="ＭＳ 明朝"/>
                  </w:rPr>
                </w:rPrChange>
              </w:rPr>
            </w:pPr>
            <w:moveTo w:id="14773" w:author="Masato YOSHIKAWA" w:date="2026-01-20T12:21:00Z" w16du:dateUtc="2026-01-20T03:21:00Z">
              <w:r w:rsidRPr="005B6842">
                <w:rPr>
                  <w:rFonts w:ascii="Times New Roman" w:eastAsia="ＭＳ 明朝" w:hAnsi="Times New Roman" w:cs="Times New Roman"/>
                  <w:rPrChange w:id="14774" w:author="Masato YOSHIKAWA" w:date="2026-01-20T12:23:00Z" w16du:dateUtc="2026-01-20T03:23:00Z">
                    <w:rPr>
                      <w:rFonts w:ascii="ＭＳ 明朝" w:eastAsia="ＭＳ 明朝" w:hAnsi="ＭＳ 明朝"/>
                    </w:rPr>
                  </w:rPrChange>
                </w:rPr>
                <w:t>Generalization</w:t>
              </w:r>
            </w:moveTo>
          </w:p>
        </w:tc>
        <w:tc>
          <w:tcPr>
            <w:tcW w:w="831" w:type="pct"/>
          </w:tcPr>
          <w:p w14:paraId="40976156" w14:textId="77777777" w:rsidR="005B6842" w:rsidRPr="005B6842" w:rsidRDefault="005B6842" w:rsidP="00C45809">
            <w:pPr>
              <w:pStyle w:val="af8"/>
              <w:rPr>
                <w:moveTo w:id="14775" w:author="Masato YOSHIKAWA" w:date="2026-01-20T12:21:00Z" w16du:dateUtc="2026-01-20T03:21:00Z"/>
                <w:rFonts w:ascii="Times New Roman" w:eastAsia="ＭＳ 明朝" w:hAnsi="Times New Roman" w:cs="Times New Roman"/>
                <w:rPrChange w:id="14776" w:author="Masato YOSHIKAWA" w:date="2026-01-20T12:23:00Z" w16du:dateUtc="2026-01-20T03:23:00Z">
                  <w:rPr>
                    <w:moveTo w:id="14777" w:author="Masato YOSHIKAWA" w:date="2026-01-20T12:21:00Z" w16du:dateUtc="2026-01-20T03:21:00Z"/>
                    <w:rFonts w:ascii="ＭＳ 明朝" w:eastAsia="ＭＳ 明朝" w:hAnsi="ＭＳ 明朝"/>
                  </w:rPr>
                </w:rPrChange>
              </w:rPr>
            </w:pPr>
            <w:moveTo w:id="14778" w:author="Masato YOSHIKAWA" w:date="2026-01-20T12:21:00Z" w16du:dateUtc="2026-01-20T03:21:00Z">
              <w:r w:rsidRPr="005B6842">
                <w:rPr>
                  <w:rFonts w:ascii="Times New Roman" w:eastAsia="ＭＳ 明朝" w:hAnsi="Times New Roman" w:cs="Times New Roman"/>
                  <w:rPrChange w:id="14779" w:author="Masato YOSHIKAWA" w:date="2026-01-20T12:23:00Z" w16du:dateUtc="2026-01-20T03:23:00Z">
                    <w:rPr>
                      <w:rFonts w:ascii="ＭＳ 明朝" w:eastAsia="ＭＳ 明朝" w:hAnsi="ＭＳ 明朝"/>
                    </w:rPr>
                  </w:rPrChange>
                </w:rPr>
                <w:t>Minimization</w:t>
              </w:r>
            </w:moveTo>
          </w:p>
        </w:tc>
      </w:tr>
      <w:tr w:rsidR="005B6842" w:rsidRPr="005B6842" w14:paraId="39A1360B" w14:textId="77777777" w:rsidTr="00C45809">
        <w:tc>
          <w:tcPr>
            <w:tcW w:w="582" w:type="pct"/>
          </w:tcPr>
          <w:p w14:paraId="1BCDA1E0" w14:textId="77777777" w:rsidR="005B6842" w:rsidRPr="005B6842" w:rsidRDefault="005B6842" w:rsidP="00C45809">
            <w:pPr>
              <w:pStyle w:val="af8"/>
              <w:rPr>
                <w:moveTo w:id="14780" w:author="Masato YOSHIKAWA" w:date="2026-01-20T12:21:00Z" w16du:dateUtc="2026-01-20T03:21:00Z"/>
                <w:rFonts w:ascii="Times New Roman" w:eastAsia="ＭＳ 明朝" w:hAnsi="Times New Roman" w:cs="Times New Roman"/>
                <w:rPrChange w:id="14781" w:author="Masato YOSHIKAWA" w:date="2026-01-20T12:23:00Z" w16du:dateUtc="2026-01-20T03:23:00Z">
                  <w:rPr>
                    <w:moveTo w:id="14782" w:author="Masato YOSHIKAWA" w:date="2026-01-20T12:21:00Z" w16du:dateUtc="2026-01-20T03:21:00Z"/>
                    <w:rFonts w:ascii="ＭＳ 明朝" w:eastAsia="ＭＳ 明朝" w:hAnsi="ＭＳ 明朝"/>
                  </w:rPr>
                </w:rPrChange>
              </w:rPr>
            </w:pPr>
            <w:moveTo w:id="14783" w:author="Masato YOSHIKAWA" w:date="2026-01-20T12:21:00Z" w16du:dateUtc="2026-01-20T03:21:00Z">
              <w:r w:rsidRPr="005B6842">
                <w:rPr>
                  <w:rFonts w:ascii="Times New Roman" w:eastAsia="ＭＳ 明朝" w:hAnsi="Times New Roman" w:cs="Times New Roman" w:hint="eastAsia"/>
                  <w:rPrChange w:id="14784" w:author="Masato YOSHIKAWA" w:date="2026-01-20T12:23:00Z" w16du:dateUtc="2026-01-20T03:23:00Z">
                    <w:rPr>
                      <w:rFonts w:ascii="ＭＳ 明朝" w:eastAsia="ＭＳ 明朝" w:hAnsi="ＭＳ 明朝" w:hint="eastAsia"/>
                    </w:rPr>
                  </w:rPrChange>
                </w:rPr>
                <w:t>炬燵</w:t>
              </w:r>
            </w:moveTo>
          </w:p>
        </w:tc>
        <w:tc>
          <w:tcPr>
            <w:tcW w:w="583" w:type="pct"/>
          </w:tcPr>
          <w:p w14:paraId="3AC7D123" w14:textId="77777777" w:rsidR="005B6842" w:rsidRPr="005B6842" w:rsidRDefault="005B6842" w:rsidP="00C45809">
            <w:pPr>
              <w:pStyle w:val="af8"/>
              <w:rPr>
                <w:moveTo w:id="14785" w:author="Masato YOSHIKAWA" w:date="2026-01-20T12:21:00Z" w16du:dateUtc="2026-01-20T03:21:00Z"/>
                <w:rFonts w:ascii="Times New Roman" w:eastAsia="ＭＳ 明朝" w:hAnsi="Times New Roman" w:cs="Times New Roman"/>
                <w:rPrChange w:id="14786" w:author="Masato YOSHIKAWA" w:date="2026-01-20T12:23:00Z" w16du:dateUtc="2026-01-20T03:23:00Z">
                  <w:rPr>
                    <w:moveTo w:id="14787" w:author="Masato YOSHIKAWA" w:date="2026-01-20T12:21:00Z" w16du:dateUtc="2026-01-20T03:21:00Z"/>
                    <w:rFonts w:ascii="ＭＳ 明朝" w:eastAsia="ＭＳ 明朝" w:hAnsi="ＭＳ 明朝"/>
                  </w:rPr>
                </w:rPrChange>
              </w:rPr>
            </w:pPr>
            <w:moveTo w:id="14788" w:author="Masato YOSHIKAWA" w:date="2026-01-20T12:21:00Z" w16du:dateUtc="2026-01-20T03:21:00Z">
              <w:r w:rsidRPr="005B6842">
                <w:rPr>
                  <w:rFonts w:ascii="Times New Roman" w:eastAsia="ＭＳ 明朝" w:hAnsi="Times New Roman" w:cs="Times New Roman"/>
                  <w:rPrChange w:id="14789" w:author="Masato YOSHIKAWA" w:date="2026-01-20T12:23:00Z" w16du:dateUtc="2026-01-20T03:23:00Z">
                    <w:rPr>
                      <w:rFonts w:ascii="ＭＳ 明朝" w:eastAsia="ＭＳ 明朝" w:hAnsi="ＭＳ 明朝"/>
                    </w:rPr>
                  </w:rPrChange>
                </w:rPr>
                <w:t>the warm sunken fireplace with its wadded covering</w:t>
              </w:r>
            </w:moveTo>
          </w:p>
        </w:tc>
        <w:tc>
          <w:tcPr>
            <w:tcW w:w="629" w:type="pct"/>
          </w:tcPr>
          <w:p w14:paraId="1EAEFF7D" w14:textId="77777777" w:rsidR="005B6842" w:rsidRPr="005B6842" w:rsidRDefault="005B6842" w:rsidP="00C45809">
            <w:pPr>
              <w:pStyle w:val="af8"/>
              <w:rPr>
                <w:moveTo w:id="14790" w:author="Masato YOSHIKAWA" w:date="2026-01-20T12:21:00Z" w16du:dateUtc="2026-01-20T03:21:00Z"/>
                <w:rFonts w:ascii="Times New Roman" w:eastAsia="ＭＳ 明朝" w:hAnsi="Times New Roman" w:cs="Times New Roman"/>
                <w:rPrChange w:id="14791" w:author="Masato YOSHIKAWA" w:date="2026-01-20T12:23:00Z" w16du:dateUtc="2026-01-20T03:23:00Z">
                  <w:rPr>
                    <w:moveTo w:id="14792" w:author="Masato YOSHIKAWA" w:date="2026-01-20T12:21:00Z" w16du:dateUtc="2026-01-20T03:21:00Z"/>
                    <w:rFonts w:ascii="ＭＳ 明朝" w:eastAsia="ＭＳ 明朝" w:hAnsi="ＭＳ 明朝"/>
                  </w:rPr>
                </w:rPrChange>
              </w:rPr>
            </w:pPr>
            <w:moveTo w:id="14793" w:author="Masato YOSHIKAWA" w:date="2026-01-20T12:21:00Z" w16du:dateUtc="2026-01-20T03:21:00Z">
              <w:r w:rsidRPr="005B6842">
                <w:rPr>
                  <w:rFonts w:ascii="Times New Roman" w:eastAsia="ＭＳ 明朝" w:hAnsi="Times New Roman" w:cs="Times New Roman"/>
                  <w:rPrChange w:id="14794" w:author="Masato YOSHIKAWA" w:date="2026-01-20T12:23:00Z" w16du:dateUtc="2026-01-20T03:23:00Z">
                    <w:rPr>
                      <w:rFonts w:ascii="ＭＳ 明朝" w:eastAsia="ＭＳ 明朝" w:hAnsi="ＭＳ 明朝"/>
                    </w:rPr>
                  </w:rPrChange>
                </w:rPr>
                <w:t>a footwarmer between usand a large quilt covering the footwarmer and our bodies from the waist down</w:t>
              </w:r>
            </w:moveTo>
          </w:p>
        </w:tc>
        <w:tc>
          <w:tcPr>
            <w:tcW w:w="779" w:type="pct"/>
          </w:tcPr>
          <w:p w14:paraId="3A8C14BC" w14:textId="77777777" w:rsidR="005B6842" w:rsidRPr="005B6842" w:rsidRDefault="005B6842" w:rsidP="00C45809">
            <w:pPr>
              <w:pStyle w:val="af8"/>
              <w:rPr>
                <w:moveTo w:id="14795" w:author="Masato YOSHIKAWA" w:date="2026-01-20T12:21:00Z" w16du:dateUtc="2026-01-20T03:21:00Z"/>
                <w:rFonts w:ascii="Times New Roman" w:eastAsia="ＭＳ 明朝" w:hAnsi="Times New Roman" w:cs="Times New Roman"/>
                <w:rPrChange w:id="14796" w:author="Masato YOSHIKAWA" w:date="2026-01-20T12:23:00Z" w16du:dateUtc="2026-01-20T03:23:00Z">
                  <w:rPr>
                    <w:moveTo w:id="14797" w:author="Masato YOSHIKAWA" w:date="2026-01-20T12:21:00Z" w16du:dateUtc="2026-01-20T03:21:00Z"/>
                    <w:rFonts w:ascii="ＭＳ 明朝" w:eastAsia="ＭＳ 明朝" w:hAnsi="ＭＳ 明朝"/>
                  </w:rPr>
                </w:rPrChange>
              </w:rPr>
            </w:pPr>
            <w:moveTo w:id="14798" w:author="Masato YOSHIKAWA" w:date="2026-01-20T12:21:00Z" w16du:dateUtc="2026-01-20T03:21:00Z">
              <w:r w:rsidRPr="005B6842">
                <w:rPr>
                  <w:rFonts w:ascii="Times New Roman" w:eastAsia="ＭＳ 明朝" w:hAnsi="Times New Roman" w:cs="Times New Roman"/>
                  <w:rPrChange w:id="14799" w:author="Masato YOSHIKAWA" w:date="2026-01-20T12:23:00Z" w16du:dateUtc="2026-01-20T03:23:00Z">
                    <w:rPr>
                      <w:rFonts w:ascii="ＭＳ 明朝" w:eastAsia="ＭＳ 明朝" w:hAnsi="ＭＳ 明朝"/>
                    </w:rPr>
                  </w:rPrChange>
                </w:rPr>
                <w:t>Description</w:t>
              </w:r>
            </w:moveTo>
          </w:p>
        </w:tc>
        <w:tc>
          <w:tcPr>
            <w:tcW w:w="744" w:type="pct"/>
          </w:tcPr>
          <w:p w14:paraId="2B043E39" w14:textId="77777777" w:rsidR="005B6842" w:rsidRPr="005B6842" w:rsidRDefault="005B6842" w:rsidP="00C45809">
            <w:pPr>
              <w:pStyle w:val="af8"/>
              <w:rPr>
                <w:moveTo w:id="14800" w:author="Masato YOSHIKAWA" w:date="2026-01-20T12:21:00Z" w16du:dateUtc="2026-01-20T03:21:00Z"/>
                <w:rFonts w:ascii="Times New Roman" w:eastAsia="ＭＳ 明朝" w:hAnsi="Times New Roman" w:cs="Times New Roman"/>
                <w:rPrChange w:id="14801" w:author="Masato YOSHIKAWA" w:date="2026-01-20T12:23:00Z" w16du:dateUtc="2026-01-20T03:23:00Z">
                  <w:rPr>
                    <w:moveTo w:id="14802" w:author="Masato YOSHIKAWA" w:date="2026-01-20T12:21:00Z" w16du:dateUtc="2026-01-20T03:21:00Z"/>
                    <w:rFonts w:ascii="ＭＳ 明朝" w:eastAsia="ＭＳ 明朝" w:hAnsi="ＭＳ 明朝"/>
                  </w:rPr>
                </w:rPrChange>
              </w:rPr>
            </w:pPr>
            <w:moveTo w:id="14803" w:author="Masato YOSHIKAWA" w:date="2026-01-20T12:21:00Z" w16du:dateUtc="2026-01-20T03:21:00Z">
              <w:r w:rsidRPr="005B6842">
                <w:rPr>
                  <w:rFonts w:ascii="Times New Roman" w:eastAsia="ＭＳ 明朝" w:hAnsi="Times New Roman" w:cs="Times New Roman"/>
                  <w:rPrChange w:id="14804" w:author="Masato YOSHIKAWA" w:date="2026-01-20T12:23:00Z" w16du:dateUtc="2026-01-20T03:23:00Z">
                    <w:rPr>
                      <w:rFonts w:ascii="ＭＳ 明朝" w:eastAsia="ＭＳ 明朝" w:hAnsi="ＭＳ 明朝"/>
                    </w:rPr>
                  </w:rPrChange>
                </w:rPr>
                <w:t>Minimization</w:t>
              </w:r>
            </w:moveTo>
          </w:p>
        </w:tc>
        <w:tc>
          <w:tcPr>
            <w:tcW w:w="851" w:type="pct"/>
          </w:tcPr>
          <w:p w14:paraId="5CD3E6F3" w14:textId="77777777" w:rsidR="005B6842" w:rsidRPr="005B6842" w:rsidRDefault="005B6842" w:rsidP="00C45809">
            <w:pPr>
              <w:pStyle w:val="af8"/>
              <w:rPr>
                <w:moveTo w:id="14805" w:author="Masato YOSHIKAWA" w:date="2026-01-20T12:21:00Z" w16du:dateUtc="2026-01-20T03:21:00Z"/>
                <w:rFonts w:ascii="Times New Roman" w:eastAsia="ＭＳ 明朝" w:hAnsi="Times New Roman" w:cs="Times New Roman"/>
                <w:rPrChange w:id="14806" w:author="Masato YOSHIKAWA" w:date="2026-01-20T12:23:00Z" w16du:dateUtc="2026-01-20T03:23:00Z">
                  <w:rPr>
                    <w:moveTo w:id="14807" w:author="Masato YOSHIKAWA" w:date="2026-01-20T12:21:00Z" w16du:dateUtc="2026-01-20T03:21:00Z"/>
                    <w:rFonts w:ascii="ＭＳ 明朝" w:eastAsia="ＭＳ 明朝" w:hAnsi="ＭＳ 明朝"/>
                  </w:rPr>
                </w:rPrChange>
              </w:rPr>
            </w:pPr>
            <w:moveTo w:id="14808" w:author="Masato YOSHIKAWA" w:date="2026-01-20T12:21:00Z" w16du:dateUtc="2026-01-20T03:21:00Z">
              <w:r w:rsidRPr="005B6842">
                <w:rPr>
                  <w:rFonts w:ascii="Times New Roman" w:eastAsia="ＭＳ 明朝" w:hAnsi="Times New Roman" w:cs="Times New Roman"/>
                  <w:rPrChange w:id="14809" w:author="Masato YOSHIKAWA" w:date="2026-01-20T12:23:00Z" w16du:dateUtc="2026-01-20T03:23:00Z">
                    <w:rPr>
                      <w:rFonts w:ascii="ＭＳ 明朝" w:eastAsia="ＭＳ 明朝" w:hAnsi="ＭＳ 明朝"/>
                    </w:rPr>
                  </w:rPrChange>
                </w:rPr>
                <w:t>Description</w:t>
              </w:r>
            </w:moveTo>
          </w:p>
        </w:tc>
        <w:tc>
          <w:tcPr>
            <w:tcW w:w="831" w:type="pct"/>
          </w:tcPr>
          <w:p w14:paraId="484FD4BD" w14:textId="77777777" w:rsidR="005B6842" w:rsidRPr="005B6842" w:rsidRDefault="005B6842" w:rsidP="00C45809">
            <w:pPr>
              <w:pStyle w:val="af8"/>
              <w:rPr>
                <w:moveTo w:id="14810" w:author="Masato YOSHIKAWA" w:date="2026-01-20T12:21:00Z" w16du:dateUtc="2026-01-20T03:21:00Z"/>
                <w:rFonts w:ascii="Times New Roman" w:eastAsia="ＭＳ 明朝" w:hAnsi="Times New Roman" w:cs="Times New Roman"/>
                <w:rPrChange w:id="14811" w:author="Masato YOSHIKAWA" w:date="2026-01-20T12:23:00Z" w16du:dateUtc="2026-01-20T03:23:00Z">
                  <w:rPr>
                    <w:moveTo w:id="14812" w:author="Masato YOSHIKAWA" w:date="2026-01-20T12:21:00Z" w16du:dateUtc="2026-01-20T03:21:00Z"/>
                    <w:rFonts w:ascii="ＭＳ 明朝" w:eastAsia="ＭＳ 明朝" w:hAnsi="ＭＳ 明朝"/>
                  </w:rPr>
                </w:rPrChange>
              </w:rPr>
            </w:pPr>
            <w:moveTo w:id="14813" w:author="Masato YOSHIKAWA" w:date="2026-01-20T12:21:00Z" w16du:dateUtc="2026-01-20T03:21:00Z">
              <w:r w:rsidRPr="005B6842">
                <w:rPr>
                  <w:rFonts w:ascii="Times New Roman" w:eastAsia="ＭＳ 明朝" w:hAnsi="Times New Roman" w:cs="Times New Roman"/>
                  <w:rPrChange w:id="14814" w:author="Masato YOSHIKAWA" w:date="2026-01-20T12:23:00Z" w16du:dateUtc="2026-01-20T03:23:00Z">
                    <w:rPr>
                      <w:rFonts w:ascii="ＭＳ 明朝" w:eastAsia="ＭＳ 明朝" w:hAnsi="ＭＳ 明朝"/>
                    </w:rPr>
                  </w:rPrChange>
                </w:rPr>
                <w:t>Minimization</w:t>
              </w:r>
            </w:moveTo>
          </w:p>
        </w:tc>
      </w:tr>
      <w:tr w:rsidR="005B6842" w:rsidRPr="005B6842" w14:paraId="5D16F4DE" w14:textId="77777777" w:rsidTr="00C45809">
        <w:tc>
          <w:tcPr>
            <w:tcW w:w="582" w:type="pct"/>
          </w:tcPr>
          <w:p w14:paraId="78A32699" w14:textId="77777777" w:rsidR="005B6842" w:rsidRPr="005B6842" w:rsidRDefault="005B6842" w:rsidP="00C45809">
            <w:pPr>
              <w:pStyle w:val="af8"/>
              <w:rPr>
                <w:moveTo w:id="14815" w:author="Masato YOSHIKAWA" w:date="2026-01-20T12:21:00Z" w16du:dateUtc="2026-01-20T03:21:00Z"/>
                <w:rFonts w:ascii="Times New Roman" w:eastAsia="ＭＳ 明朝" w:hAnsi="Times New Roman" w:cs="Times New Roman"/>
                <w:rPrChange w:id="14816" w:author="Masato YOSHIKAWA" w:date="2026-01-20T12:23:00Z" w16du:dateUtc="2026-01-20T03:23:00Z">
                  <w:rPr>
                    <w:moveTo w:id="14817" w:author="Masato YOSHIKAWA" w:date="2026-01-20T12:21:00Z" w16du:dateUtc="2026-01-20T03:21:00Z"/>
                    <w:rFonts w:ascii="ＭＳ 明朝" w:eastAsia="ＭＳ 明朝" w:hAnsi="ＭＳ 明朝"/>
                  </w:rPr>
                </w:rPrChange>
              </w:rPr>
            </w:pPr>
            <w:moveTo w:id="14818" w:author="Masato YOSHIKAWA" w:date="2026-01-20T12:21:00Z" w16du:dateUtc="2026-01-20T03:21:00Z">
              <w:r w:rsidRPr="005B6842">
                <w:rPr>
                  <w:rFonts w:ascii="Times New Roman" w:eastAsia="ＭＳ 明朝" w:hAnsi="Times New Roman" w:cs="Times New Roman" w:hint="eastAsia"/>
                  <w:rPrChange w:id="14819" w:author="Masato YOSHIKAWA" w:date="2026-01-20T12:23:00Z" w16du:dateUtc="2026-01-20T03:23:00Z">
                    <w:rPr>
                      <w:rFonts w:ascii="ＭＳ 明朝" w:eastAsia="ＭＳ 明朝" w:hAnsi="ＭＳ 明朝" w:hint="eastAsia"/>
                    </w:rPr>
                  </w:rPrChange>
                </w:rPr>
                <w:t>櫓</w:t>
              </w:r>
            </w:moveTo>
          </w:p>
        </w:tc>
        <w:tc>
          <w:tcPr>
            <w:tcW w:w="583" w:type="pct"/>
          </w:tcPr>
          <w:p w14:paraId="260CBD49" w14:textId="77777777" w:rsidR="005B6842" w:rsidRPr="005B6842" w:rsidRDefault="005B6842" w:rsidP="00C45809">
            <w:pPr>
              <w:pStyle w:val="af8"/>
              <w:rPr>
                <w:moveTo w:id="14820" w:author="Masato YOSHIKAWA" w:date="2026-01-20T12:21:00Z" w16du:dateUtc="2026-01-20T03:21:00Z"/>
                <w:rFonts w:ascii="Times New Roman" w:eastAsia="ＭＳ 明朝" w:hAnsi="Times New Roman" w:cs="Times New Roman"/>
                <w:rPrChange w:id="14821" w:author="Masato YOSHIKAWA" w:date="2026-01-20T12:23:00Z" w16du:dateUtc="2026-01-20T03:23:00Z">
                  <w:rPr>
                    <w:moveTo w:id="14822" w:author="Masato YOSHIKAWA" w:date="2026-01-20T12:21:00Z" w16du:dateUtc="2026-01-20T03:21:00Z"/>
                    <w:rFonts w:ascii="ＭＳ 明朝" w:eastAsia="ＭＳ 明朝" w:hAnsi="ＭＳ 明朝"/>
                  </w:rPr>
                </w:rPrChange>
              </w:rPr>
            </w:pPr>
            <w:moveTo w:id="14823" w:author="Masato YOSHIKAWA" w:date="2026-01-20T12:21:00Z" w16du:dateUtc="2026-01-20T03:21:00Z">
              <w:r w:rsidRPr="005B6842">
                <w:rPr>
                  <w:rFonts w:ascii="Times New Roman" w:eastAsia="ＭＳ 明朝" w:hAnsi="Times New Roman" w:cs="Times New Roman"/>
                  <w:rPrChange w:id="14824" w:author="Masato YOSHIKAWA" w:date="2026-01-20T12:23:00Z" w16du:dateUtc="2026-01-20T03:23:00Z">
                    <w:rPr>
                      <w:rFonts w:ascii="ＭＳ 明朝" w:eastAsia="ＭＳ 明朝" w:hAnsi="ＭＳ 明朝"/>
                    </w:rPr>
                  </w:rPrChange>
                </w:rPr>
                <w:t>quilt</w:t>
              </w:r>
            </w:moveTo>
          </w:p>
        </w:tc>
        <w:tc>
          <w:tcPr>
            <w:tcW w:w="629" w:type="pct"/>
          </w:tcPr>
          <w:p w14:paraId="51C65D2E" w14:textId="77777777" w:rsidR="005B6842" w:rsidRPr="005B6842" w:rsidRDefault="005B6842" w:rsidP="00C45809">
            <w:pPr>
              <w:pStyle w:val="af8"/>
              <w:rPr>
                <w:moveTo w:id="14825" w:author="Masato YOSHIKAWA" w:date="2026-01-20T12:21:00Z" w16du:dateUtc="2026-01-20T03:21:00Z"/>
                <w:rFonts w:ascii="Times New Roman" w:eastAsia="ＭＳ 明朝" w:hAnsi="Times New Roman" w:cs="Times New Roman"/>
                <w:rPrChange w:id="14826" w:author="Masato YOSHIKAWA" w:date="2026-01-20T12:23:00Z" w16du:dateUtc="2026-01-20T03:23:00Z">
                  <w:rPr>
                    <w:moveTo w:id="14827" w:author="Masato YOSHIKAWA" w:date="2026-01-20T12:21:00Z" w16du:dateUtc="2026-01-20T03:21:00Z"/>
                    <w:rFonts w:ascii="ＭＳ 明朝" w:eastAsia="ＭＳ 明朝" w:hAnsi="ＭＳ 明朝"/>
                  </w:rPr>
                </w:rPrChange>
              </w:rPr>
            </w:pPr>
            <w:moveTo w:id="14828" w:author="Masato YOSHIKAWA" w:date="2026-01-20T12:21:00Z" w16du:dateUtc="2026-01-20T03:21:00Z">
              <w:r w:rsidRPr="005B6842">
                <w:rPr>
                  <w:rFonts w:ascii="Times New Roman" w:eastAsia="ＭＳ 明朝" w:hAnsi="Times New Roman" w:cs="Times New Roman"/>
                  <w:rPrChange w:id="14829" w:author="Masato YOSHIKAWA" w:date="2026-01-20T12:23:00Z" w16du:dateUtc="2026-01-20T03:23:00Z">
                    <w:rPr>
                      <w:rFonts w:ascii="ＭＳ 明朝" w:eastAsia="ＭＳ 明朝" w:hAnsi="ＭＳ 明朝"/>
                    </w:rPr>
                  </w:rPrChange>
                </w:rPr>
                <w:t>なし</w:t>
              </w:r>
            </w:moveTo>
          </w:p>
        </w:tc>
        <w:tc>
          <w:tcPr>
            <w:tcW w:w="779" w:type="pct"/>
          </w:tcPr>
          <w:p w14:paraId="41F18860" w14:textId="77777777" w:rsidR="005B6842" w:rsidRPr="005B6842" w:rsidRDefault="005B6842" w:rsidP="00C45809">
            <w:pPr>
              <w:pStyle w:val="af8"/>
              <w:rPr>
                <w:moveTo w:id="14830" w:author="Masato YOSHIKAWA" w:date="2026-01-20T12:21:00Z" w16du:dateUtc="2026-01-20T03:21:00Z"/>
                <w:rFonts w:ascii="Times New Roman" w:eastAsia="ＭＳ 明朝" w:hAnsi="Times New Roman" w:cs="Times New Roman"/>
                <w:rPrChange w:id="14831" w:author="Masato YOSHIKAWA" w:date="2026-01-20T12:23:00Z" w16du:dateUtc="2026-01-20T03:23:00Z">
                  <w:rPr>
                    <w:moveTo w:id="14832" w:author="Masato YOSHIKAWA" w:date="2026-01-20T12:21:00Z" w16du:dateUtc="2026-01-20T03:21:00Z"/>
                    <w:rFonts w:ascii="ＭＳ 明朝" w:eastAsia="ＭＳ 明朝" w:hAnsi="ＭＳ 明朝"/>
                  </w:rPr>
                </w:rPrChange>
              </w:rPr>
            </w:pPr>
            <w:moveTo w:id="14833" w:author="Masato YOSHIKAWA" w:date="2026-01-20T12:21:00Z" w16du:dateUtc="2026-01-20T03:21:00Z">
              <w:r w:rsidRPr="005B6842">
                <w:rPr>
                  <w:rFonts w:ascii="Times New Roman" w:eastAsia="ＭＳ 明朝" w:hAnsi="Times New Roman" w:cs="Times New Roman"/>
                  <w:rPrChange w:id="14834" w:author="Masato YOSHIKAWA" w:date="2026-01-20T12:23:00Z" w16du:dateUtc="2026-01-20T03:23:00Z">
                    <w:rPr>
                      <w:rFonts w:ascii="ＭＳ 明朝" w:eastAsia="ＭＳ 明朝" w:hAnsi="ＭＳ 明朝"/>
                    </w:rPr>
                  </w:rPrChange>
                </w:rPr>
                <w:t>Reduction</w:t>
              </w:r>
            </w:moveTo>
          </w:p>
        </w:tc>
        <w:tc>
          <w:tcPr>
            <w:tcW w:w="744" w:type="pct"/>
          </w:tcPr>
          <w:p w14:paraId="6A099C78" w14:textId="77777777" w:rsidR="005B6842" w:rsidRPr="005B6842" w:rsidRDefault="005B6842" w:rsidP="00C45809">
            <w:pPr>
              <w:pStyle w:val="af8"/>
              <w:rPr>
                <w:moveTo w:id="14835" w:author="Masato YOSHIKAWA" w:date="2026-01-20T12:21:00Z" w16du:dateUtc="2026-01-20T03:21:00Z"/>
                <w:rFonts w:ascii="Times New Roman" w:eastAsia="ＭＳ 明朝" w:hAnsi="Times New Roman" w:cs="Times New Roman"/>
                <w:rPrChange w:id="14836" w:author="Masato YOSHIKAWA" w:date="2026-01-20T12:23:00Z" w16du:dateUtc="2026-01-20T03:23:00Z">
                  <w:rPr>
                    <w:moveTo w:id="14837" w:author="Masato YOSHIKAWA" w:date="2026-01-20T12:21:00Z" w16du:dateUtc="2026-01-20T03:21:00Z"/>
                    <w:rFonts w:ascii="ＭＳ 明朝" w:eastAsia="ＭＳ 明朝" w:hAnsi="ＭＳ 明朝"/>
                  </w:rPr>
                </w:rPrChange>
              </w:rPr>
            </w:pPr>
            <w:moveTo w:id="14838" w:author="Masato YOSHIKAWA" w:date="2026-01-20T12:21:00Z" w16du:dateUtc="2026-01-20T03:21:00Z">
              <w:r w:rsidRPr="005B6842">
                <w:rPr>
                  <w:rFonts w:ascii="Times New Roman" w:eastAsia="ＭＳ 明朝" w:hAnsi="Times New Roman" w:cs="Times New Roman"/>
                  <w:rPrChange w:id="14839" w:author="Masato YOSHIKAWA" w:date="2026-01-20T12:23:00Z" w16du:dateUtc="2026-01-20T03:23:00Z">
                    <w:rPr>
                      <w:rFonts w:ascii="ＭＳ 明朝" w:eastAsia="ＭＳ 明朝" w:hAnsi="ＭＳ 明朝"/>
                    </w:rPr>
                  </w:rPrChange>
                </w:rPr>
                <w:t>Denial</w:t>
              </w:r>
            </w:moveTo>
          </w:p>
        </w:tc>
        <w:tc>
          <w:tcPr>
            <w:tcW w:w="851" w:type="pct"/>
          </w:tcPr>
          <w:p w14:paraId="0DC4A062" w14:textId="77777777" w:rsidR="005B6842" w:rsidRPr="005B6842" w:rsidRDefault="005B6842" w:rsidP="00C45809">
            <w:pPr>
              <w:pStyle w:val="af8"/>
              <w:rPr>
                <w:moveTo w:id="14840" w:author="Masato YOSHIKAWA" w:date="2026-01-20T12:21:00Z" w16du:dateUtc="2026-01-20T03:21:00Z"/>
                <w:rFonts w:ascii="Times New Roman" w:eastAsia="ＭＳ 明朝" w:hAnsi="Times New Roman" w:cs="Times New Roman"/>
                <w:rPrChange w:id="14841" w:author="Masato YOSHIKAWA" w:date="2026-01-20T12:23:00Z" w16du:dateUtc="2026-01-20T03:23:00Z">
                  <w:rPr>
                    <w:moveTo w:id="14842" w:author="Masato YOSHIKAWA" w:date="2026-01-20T12:21:00Z" w16du:dateUtc="2026-01-20T03:21:00Z"/>
                    <w:rFonts w:ascii="ＭＳ 明朝" w:eastAsia="ＭＳ 明朝" w:hAnsi="ＭＳ 明朝"/>
                  </w:rPr>
                </w:rPrChange>
              </w:rPr>
            </w:pPr>
            <w:moveTo w:id="14843" w:author="Masato YOSHIKAWA" w:date="2026-01-20T12:21:00Z" w16du:dateUtc="2026-01-20T03:21:00Z">
              <w:r w:rsidRPr="005B6842">
                <w:rPr>
                  <w:rFonts w:ascii="Times New Roman" w:eastAsia="ＭＳ 明朝" w:hAnsi="Times New Roman" w:cs="Times New Roman"/>
                  <w:rPrChange w:id="14844" w:author="Masato YOSHIKAWA" w:date="2026-01-20T12:23:00Z" w16du:dateUtc="2026-01-20T03:23:00Z">
                    <w:rPr>
                      <w:rFonts w:ascii="ＭＳ 明朝" w:eastAsia="ＭＳ 明朝" w:hAnsi="ＭＳ 明朝"/>
                    </w:rPr>
                  </w:rPrChange>
                </w:rPr>
                <w:t>Reduction</w:t>
              </w:r>
            </w:moveTo>
          </w:p>
        </w:tc>
        <w:tc>
          <w:tcPr>
            <w:tcW w:w="831" w:type="pct"/>
          </w:tcPr>
          <w:p w14:paraId="4B497B96" w14:textId="77777777" w:rsidR="005B6842" w:rsidRPr="005B6842" w:rsidRDefault="005B6842" w:rsidP="00C45809">
            <w:pPr>
              <w:pStyle w:val="af8"/>
              <w:rPr>
                <w:moveTo w:id="14845" w:author="Masato YOSHIKAWA" w:date="2026-01-20T12:21:00Z" w16du:dateUtc="2026-01-20T03:21:00Z"/>
                <w:rFonts w:ascii="Times New Roman" w:eastAsia="ＭＳ 明朝" w:hAnsi="Times New Roman" w:cs="Times New Roman"/>
                <w:rPrChange w:id="14846" w:author="Masato YOSHIKAWA" w:date="2026-01-20T12:23:00Z" w16du:dateUtc="2026-01-20T03:23:00Z">
                  <w:rPr>
                    <w:moveTo w:id="14847" w:author="Masato YOSHIKAWA" w:date="2026-01-20T12:21:00Z" w16du:dateUtc="2026-01-20T03:21:00Z"/>
                    <w:rFonts w:ascii="ＭＳ 明朝" w:eastAsia="ＭＳ 明朝" w:hAnsi="ＭＳ 明朝"/>
                  </w:rPr>
                </w:rPrChange>
              </w:rPr>
            </w:pPr>
            <w:moveTo w:id="14848" w:author="Masato YOSHIKAWA" w:date="2026-01-20T12:21:00Z" w16du:dateUtc="2026-01-20T03:21:00Z">
              <w:r w:rsidRPr="005B6842">
                <w:rPr>
                  <w:rFonts w:ascii="Times New Roman" w:eastAsia="ＭＳ 明朝" w:hAnsi="Times New Roman" w:cs="Times New Roman"/>
                  <w:rPrChange w:id="14849" w:author="Masato YOSHIKAWA" w:date="2026-01-20T12:23:00Z" w16du:dateUtc="2026-01-20T03:23:00Z">
                    <w:rPr>
                      <w:rFonts w:ascii="ＭＳ 明朝" w:eastAsia="ＭＳ 明朝" w:hAnsi="ＭＳ 明朝"/>
                    </w:rPr>
                  </w:rPrChange>
                </w:rPr>
                <w:t>Denial</w:t>
              </w:r>
            </w:moveTo>
          </w:p>
        </w:tc>
      </w:tr>
      <w:tr w:rsidR="005B6842" w:rsidRPr="005B6842" w14:paraId="5D05010D" w14:textId="77777777" w:rsidTr="00C45809">
        <w:tc>
          <w:tcPr>
            <w:tcW w:w="582" w:type="pct"/>
          </w:tcPr>
          <w:p w14:paraId="54BCDE82" w14:textId="77777777" w:rsidR="005B6842" w:rsidRPr="005B6842" w:rsidRDefault="005B6842" w:rsidP="00C45809">
            <w:pPr>
              <w:pStyle w:val="af8"/>
              <w:rPr>
                <w:moveTo w:id="14850" w:author="Masato YOSHIKAWA" w:date="2026-01-20T12:21:00Z" w16du:dateUtc="2026-01-20T03:21:00Z"/>
                <w:rFonts w:ascii="Times New Roman" w:eastAsia="ＭＳ 明朝" w:hAnsi="Times New Roman" w:cs="Times New Roman"/>
                <w:rPrChange w:id="14851" w:author="Masato YOSHIKAWA" w:date="2026-01-20T12:23:00Z" w16du:dateUtc="2026-01-20T03:23:00Z">
                  <w:rPr>
                    <w:moveTo w:id="14852" w:author="Masato YOSHIKAWA" w:date="2026-01-20T12:21:00Z" w16du:dateUtc="2026-01-20T03:21:00Z"/>
                    <w:rFonts w:ascii="ＭＳ 明朝" w:eastAsia="ＭＳ 明朝" w:hAnsi="ＭＳ 明朝"/>
                  </w:rPr>
                </w:rPrChange>
              </w:rPr>
            </w:pPr>
            <w:moveTo w:id="14853" w:author="Masato YOSHIKAWA" w:date="2026-01-20T12:21:00Z" w16du:dateUtc="2026-01-20T03:21:00Z">
              <w:r w:rsidRPr="005B6842">
                <w:rPr>
                  <w:rFonts w:ascii="Times New Roman" w:eastAsia="ＭＳ 明朝" w:hAnsi="Times New Roman" w:cs="Times New Roman" w:hint="eastAsia"/>
                  <w:rPrChange w:id="14854" w:author="Masato YOSHIKAWA" w:date="2026-01-20T12:23:00Z" w16du:dateUtc="2026-01-20T03:23:00Z">
                    <w:rPr>
                      <w:rFonts w:ascii="ＭＳ 明朝" w:eastAsia="ＭＳ 明朝" w:hAnsi="ＭＳ 明朝" w:hint="eastAsia"/>
                    </w:rPr>
                  </w:rPrChange>
                </w:rPr>
                <w:t>火箸</w:t>
              </w:r>
            </w:moveTo>
          </w:p>
        </w:tc>
        <w:tc>
          <w:tcPr>
            <w:tcW w:w="583" w:type="pct"/>
          </w:tcPr>
          <w:p w14:paraId="6CB116B6" w14:textId="77777777" w:rsidR="005B6842" w:rsidRPr="005B6842" w:rsidRDefault="005B6842" w:rsidP="00C45809">
            <w:pPr>
              <w:pStyle w:val="af8"/>
              <w:rPr>
                <w:moveTo w:id="14855" w:author="Masato YOSHIKAWA" w:date="2026-01-20T12:21:00Z" w16du:dateUtc="2026-01-20T03:21:00Z"/>
                <w:rFonts w:ascii="Times New Roman" w:eastAsia="ＭＳ 明朝" w:hAnsi="Times New Roman" w:cs="Times New Roman"/>
                <w:rPrChange w:id="14856" w:author="Masato YOSHIKAWA" w:date="2026-01-20T12:23:00Z" w16du:dateUtc="2026-01-20T03:23:00Z">
                  <w:rPr>
                    <w:moveTo w:id="14857" w:author="Masato YOSHIKAWA" w:date="2026-01-20T12:21:00Z" w16du:dateUtc="2026-01-20T03:21:00Z"/>
                    <w:rFonts w:ascii="ＭＳ 明朝" w:eastAsia="ＭＳ 明朝" w:hAnsi="ＭＳ 明朝"/>
                  </w:rPr>
                </w:rPrChange>
              </w:rPr>
            </w:pPr>
            <w:moveTo w:id="14858" w:author="Masato YOSHIKAWA" w:date="2026-01-20T12:21:00Z" w16du:dateUtc="2026-01-20T03:21:00Z">
              <w:r w:rsidRPr="005B6842">
                <w:rPr>
                  <w:rFonts w:ascii="Times New Roman" w:eastAsia="ＭＳ 明朝" w:hAnsi="Times New Roman" w:cs="Times New Roman"/>
                  <w:rPrChange w:id="14859" w:author="Masato YOSHIKAWA" w:date="2026-01-20T12:23:00Z" w16du:dateUtc="2026-01-20T03:23:00Z">
                    <w:rPr>
                      <w:rFonts w:ascii="ＭＳ 明朝" w:eastAsia="ＭＳ 明朝" w:hAnsi="ＭＳ 明朝"/>
                    </w:rPr>
                  </w:rPrChange>
                </w:rPr>
                <w:t>the tongs</w:t>
              </w:r>
            </w:moveTo>
          </w:p>
        </w:tc>
        <w:tc>
          <w:tcPr>
            <w:tcW w:w="629" w:type="pct"/>
          </w:tcPr>
          <w:p w14:paraId="60C13D20" w14:textId="77777777" w:rsidR="005B6842" w:rsidRPr="005B6842" w:rsidRDefault="005B6842" w:rsidP="00C45809">
            <w:pPr>
              <w:pStyle w:val="af8"/>
              <w:rPr>
                <w:moveTo w:id="14860" w:author="Masato YOSHIKAWA" w:date="2026-01-20T12:21:00Z" w16du:dateUtc="2026-01-20T03:21:00Z"/>
                <w:rFonts w:ascii="Times New Roman" w:eastAsia="ＭＳ 明朝" w:hAnsi="Times New Roman" w:cs="Times New Roman"/>
                <w:rPrChange w:id="14861" w:author="Masato YOSHIKAWA" w:date="2026-01-20T12:23:00Z" w16du:dateUtc="2026-01-20T03:23:00Z">
                  <w:rPr>
                    <w:moveTo w:id="14862" w:author="Masato YOSHIKAWA" w:date="2026-01-20T12:21:00Z" w16du:dateUtc="2026-01-20T03:21:00Z"/>
                    <w:rFonts w:ascii="ＭＳ 明朝" w:eastAsia="ＭＳ 明朝" w:hAnsi="ＭＳ 明朝"/>
                  </w:rPr>
                </w:rPrChange>
              </w:rPr>
            </w:pPr>
            <w:moveTo w:id="14863" w:author="Masato YOSHIKAWA" w:date="2026-01-20T12:21:00Z" w16du:dateUtc="2026-01-20T03:21:00Z">
              <w:r w:rsidRPr="005B6842">
                <w:rPr>
                  <w:rFonts w:ascii="Times New Roman" w:eastAsia="ＭＳ 明朝" w:hAnsi="Times New Roman" w:cs="Times New Roman"/>
                  <w:rPrChange w:id="14864" w:author="Masato YOSHIKAWA" w:date="2026-01-20T12:23:00Z" w16du:dateUtc="2026-01-20T03:23:00Z">
                    <w:rPr>
                      <w:rFonts w:ascii="ＭＳ 明朝" w:eastAsia="ＭＳ 明朝" w:hAnsi="ＭＳ 明朝"/>
                    </w:rPr>
                  </w:rPrChange>
                </w:rPr>
                <w:t>a pair of tongs</w:t>
              </w:r>
            </w:moveTo>
          </w:p>
        </w:tc>
        <w:tc>
          <w:tcPr>
            <w:tcW w:w="779" w:type="pct"/>
          </w:tcPr>
          <w:p w14:paraId="7052DBF3" w14:textId="77777777" w:rsidR="005B6842" w:rsidRPr="005B6842" w:rsidRDefault="005B6842" w:rsidP="00C45809">
            <w:pPr>
              <w:pStyle w:val="af8"/>
              <w:rPr>
                <w:moveTo w:id="14865" w:author="Masato YOSHIKAWA" w:date="2026-01-20T12:21:00Z" w16du:dateUtc="2026-01-20T03:21:00Z"/>
                <w:rFonts w:ascii="Times New Roman" w:eastAsia="ＭＳ 明朝" w:hAnsi="Times New Roman" w:cs="Times New Roman"/>
                <w:rPrChange w:id="14866" w:author="Masato YOSHIKAWA" w:date="2026-01-20T12:23:00Z" w16du:dateUtc="2026-01-20T03:23:00Z">
                  <w:rPr>
                    <w:moveTo w:id="14867" w:author="Masato YOSHIKAWA" w:date="2026-01-20T12:21:00Z" w16du:dateUtc="2026-01-20T03:21:00Z"/>
                    <w:rFonts w:ascii="ＭＳ 明朝" w:eastAsia="ＭＳ 明朝" w:hAnsi="ＭＳ 明朝"/>
                  </w:rPr>
                </w:rPrChange>
              </w:rPr>
            </w:pPr>
            <w:moveTo w:id="14868" w:author="Masato YOSHIKAWA" w:date="2026-01-20T12:21:00Z" w16du:dateUtc="2026-01-20T03:21:00Z">
              <w:r w:rsidRPr="005B6842">
                <w:rPr>
                  <w:rFonts w:ascii="Times New Roman" w:eastAsia="ＭＳ 明朝" w:hAnsi="Times New Roman" w:cs="Times New Roman"/>
                  <w:rPrChange w:id="14869" w:author="Masato YOSHIKAWA" w:date="2026-01-20T12:23:00Z" w16du:dateUtc="2026-01-20T03:23:00Z">
                    <w:rPr>
                      <w:rFonts w:ascii="ＭＳ 明朝" w:eastAsia="ＭＳ 明朝" w:hAnsi="ＭＳ 明朝"/>
                    </w:rPr>
                  </w:rPrChange>
                </w:rPr>
                <w:t>Established equivalent</w:t>
              </w:r>
            </w:moveTo>
          </w:p>
        </w:tc>
        <w:tc>
          <w:tcPr>
            <w:tcW w:w="744" w:type="pct"/>
          </w:tcPr>
          <w:p w14:paraId="35CCE5A0" w14:textId="77777777" w:rsidR="005B6842" w:rsidRPr="005B6842" w:rsidRDefault="005B6842" w:rsidP="00C45809">
            <w:pPr>
              <w:pStyle w:val="af8"/>
              <w:rPr>
                <w:moveTo w:id="14870" w:author="Masato YOSHIKAWA" w:date="2026-01-20T12:21:00Z" w16du:dateUtc="2026-01-20T03:21:00Z"/>
                <w:rFonts w:ascii="Times New Roman" w:eastAsia="ＭＳ 明朝" w:hAnsi="Times New Roman" w:cs="Times New Roman"/>
                <w:rPrChange w:id="14871" w:author="Masato YOSHIKAWA" w:date="2026-01-20T12:23:00Z" w16du:dateUtc="2026-01-20T03:23:00Z">
                  <w:rPr>
                    <w:moveTo w:id="14872" w:author="Masato YOSHIKAWA" w:date="2026-01-20T12:21:00Z" w16du:dateUtc="2026-01-20T03:21:00Z"/>
                    <w:rFonts w:ascii="ＭＳ 明朝" w:eastAsia="ＭＳ 明朝" w:hAnsi="ＭＳ 明朝"/>
                  </w:rPr>
                </w:rPrChange>
              </w:rPr>
            </w:pPr>
            <w:moveTo w:id="14873" w:author="Masato YOSHIKAWA" w:date="2026-01-20T12:21:00Z" w16du:dateUtc="2026-01-20T03:21:00Z">
              <w:r w:rsidRPr="005B6842">
                <w:rPr>
                  <w:rFonts w:ascii="Times New Roman" w:eastAsia="ＭＳ 明朝" w:hAnsi="Times New Roman" w:cs="Times New Roman"/>
                  <w:rPrChange w:id="14874" w:author="Masato YOSHIKAWA" w:date="2026-01-20T12:23:00Z" w16du:dateUtc="2026-01-20T03:23:00Z">
                    <w:rPr>
                      <w:rFonts w:ascii="ＭＳ 明朝" w:eastAsia="ＭＳ 明朝" w:hAnsi="ＭＳ 明朝"/>
                    </w:rPr>
                  </w:rPrChange>
                </w:rPr>
                <w:t>Minimization</w:t>
              </w:r>
            </w:moveTo>
          </w:p>
        </w:tc>
        <w:tc>
          <w:tcPr>
            <w:tcW w:w="851" w:type="pct"/>
          </w:tcPr>
          <w:p w14:paraId="1091F7C8" w14:textId="77777777" w:rsidR="005B6842" w:rsidRPr="005B6842" w:rsidRDefault="005B6842" w:rsidP="00C45809">
            <w:pPr>
              <w:pStyle w:val="af8"/>
              <w:rPr>
                <w:moveTo w:id="14875" w:author="Masato YOSHIKAWA" w:date="2026-01-20T12:21:00Z" w16du:dateUtc="2026-01-20T03:21:00Z"/>
                <w:rFonts w:ascii="Times New Roman" w:eastAsia="ＭＳ 明朝" w:hAnsi="Times New Roman" w:cs="Times New Roman"/>
                <w:rPrChange w:id="14876" w:author="Masato YOSHIKAWA" w:date="2026-01-20T12:23:00Z" w16du:dateUtc="2026-01-20T03:23:00Z">
                  <w:rPr>
                    <w:moveTo w:id="14877" w:author="Masato YOSHIKAWA" w:date="2026-01-20T12:21:00Z" w16du:dateUtc="2026-01-20T03:21:00Z"/>
                    <w:rFonts w:ascii="ＭＳ 明朝" w:eastAsia="ＭＳ 明朝" w:hAnsi="ＭＳ 明朝"/>
                  </w:rPr>
                </w:rPrChange>
              </w:rPr>
            </w:pPr>
            <w:moveTo w:id="14878" w:author="Masato YOSHIKAWA" w:date="2026-01-20T12:21:00Z" w16du:dateUtc="2026-01-20T03:21:00Z">
              <w:r w:rsidRPr="005B6842">
                <w:rPr>
                  <w:rFonts w:ascii="Times New Roman" w:eastAsia="ＭＳ 明朝" w:hAnsi="Times New Roman" w:cs="Times New Roman"/>
                  <w:rPrChange w:id="14879" w:author="Masato YOSHIKAWA" w:date="2026-01-20T12:23:00Z" w16du:dateUtc="2026-01-20T03:23:00Z">
                    <w:rPr>
                      <w:rFonts w:ascii="ＭＳ 明朝" w:eastAsia="ＭＳ 明朝" w:hAnsi="ＭＳ 明朝"/>
                    </w:rPr>
                  </w:rPrChange>
                </w:rPr>
                <w:t>Established equivalent</w:t>
              </w:r>
            </w:moveTo>
          </w:p>
        </w:tc>
        <w:tc>
          <w:tcPr>
            <w:tcW w:w="831" w:type="pct"/>
          </w:tcPr>
          <w:p w14:paraId="4ADB602A" w14:textId="77777777" w:rsidR="005B6842" w:rsidRPr="005B6842" w:rsidRDefault="005B6842" w:rsidP="00C45809">
            <w:pPr>
              <w:pStyle w:val="af8"/>
              <w:rPr>
                <w:moveTo w:id="14880" w:author="Masato YOSHIKAWA" w:date="2026-01-20T12:21:00Z" w16du:dateUtc="2026-01-20T03:21:00Z"/>
                <w:rFonts w:ascii="Times New Roman" w:eastAsia="ＭＳ 明朝" w:hAnsi="Times New Roman" w:cs="Times New Roman"/>
                <w:rPrChange w:id="14881" w:author="Masato YOSHIKAWA" w:date="2026-01-20T12:23:00Z" w16du:dateUtc="2026-01-20T03:23:00Z">
                  <w:rPr>
                    <w:moveTo w:id="14882" w:author="Masato YOSHIKAWA" w:date="2026-01-20T12:21:00Z" w16du:dateUtc="2026-01-20T03:21:00Z"/>
                    <w:rFonts w:ascii="ＭＳ 明朝" w:eastAsia="ＭＳ 明朝" w:hAnsi="ＭＳ 明朝"/>
                  </w:rPr>
                </w:rPrChange>
              </w:rPr>
            </w:pPr>
            <w:moveTo w:id="14883" w:author="Masato YOSHIKAWA" w:date="2026-01-20T12:21:00Z" w16du:dateUtc="2026-01-20T03:21:00Z">
              <w:r w:rsidRPr="005B6842">
                <w:rPr>
                  <w:rFonts w:ascii="Times New Roman" w:eastAsia="ＭＳ 明朝" w:hAnsi="Times New Roman" w:cs="Times New Roman"/>
                  <w:rPrChange w:id="14884" w:author="Masato YOSHIKAWA" w:date="2026-01-20T12:23:00Z" w16du:dateUtc="2026-01-20T03:23:00Z">
                    <w:rPr>
                      <w:rFonts w:ascii="ＭＳ 明朝" w:eastAsia="ＭＳ 明朝" w:hAnsi="ＭＳ 明朝"/>
                    </w:rPr>
                  </w:rPrChange>
                </w:rPr>
                <w:t>Minimization</w:t>
              </w:r>
            </w:moveTo>
          </w:p>
        </w:tc>
      </w:tr>
      <w:tr w:rsidR="005B6842" w:rsidRPr="005B6842" w14:paraId="53989837" w14:textId="77777777" w:rsidTr="00C45809">
        <w:tc>
          <w:tcPr>
            <w:tcW w:w="582" w:type="pct"/>
          </w:tcPr>
          <w:p w14:paraId="240628BD" w14:textId="77777777" w:rsidR="005B6842" w:rsidRPr="005B6842" w:rsidRDefault="005B6842" w:rsidP="00C45809">
            <w:pPr>
              <w:pStyle w:val="af8"/>
              <w:rPr>
                <w:moveTo w:id="14885" w:author="Masato YOSHIKAWA" w:date="2026-01-20T12:21:00Z" w16du:dateUtc="2026-01-20T03:21:00Z"/>
                <w:rFonts w:ascii="Times New Roman" w:eastAsia="ＭＳ 明朝" w:hAnsi="Times New Roman" w:cs="Times New Roman"/>
                <w:rPrChange w:id="14886" w:author="Masato YOSHIKAWA" w:date="2026-01-20T12:23:00Z" w16du:dateUtc="2026-01-20T03:23:00Z">
                  <w:rPr>
                    <w:moveTo w:id="14887" w:author="Masato YOSHIKAWA" w:date="2026-01-20T12:21:00Z" w16du:dateUtc="2026-01-20T03:21:00Z"/>
                    <w:rFonts w:ascii="ＭＳ 明朝" w:eastAsia="ＭＳ 明朝" w:hAnsi="ＭＳ 明朝"/>
                  </w:rPr>
                </w:rPrChange>
              </w:rPr>
            </w:pPr>
            <w:moveTo w:id="14888" w:author="Masato YOSHIKAWA" w:date="2026-01-20T12:21:00Z" w16du:dateUtc="2026-01-20T03:21:00Z">
              <w:r w:rsidRPr="005B6842">
                <w:rPr>
                  <w:rFonts w:ascii="Times New Roman" w:eastAsia="ＭＳ 明朝" w:hAnsi="Times New Roman" w:cs="Times New Roman" w:hint="eastAsia"/>
                  <w:rPrChange w:id="14889" w:author="Masato YOSHIKAWA" w:date="2026-01-20T12:23:00Z" w16du:dateUtc="2026-01-20T03:23:00Z">
                    <w:rPr>
                      <w:rFonts w:ascii="ＭＳ 明朝" w:eastAsia="ＭＳ 明朝" w:hAnsi="ＭＳ 明朝" w:hint="eastAsia"/>
                    </w:rPr>
                  </w:rPrChange>
                </w:rPr>
                <w:t>碁</w:t>
              </w:r>
            </w:moveTo>
          </w:p>
        </w:tc>
        <w:tc>
          <w:tcPr>
            <w:tcW w:w="583" w:type="pct"/>
          </w:tcPr>
          <w:p w14:paraId="1B55AC69" w14:textId="77777777" w:rsidR="005B6842" w:rsidRPr="005B6842" w:rsidRDefault="005B6842" w:rsidP="00C45809">
            <w:pPr>
              <w:pStyle w:val="af8"/>
              <w:rPr>
                <w:moveTo w:id="14890" w:author="Masato YOSHIKAWA" w:date="2026-01-20T12:21:00Z" w16du:dateUtc="2026-01-20T03:21:00Z"/>
                <w:rFonts w:ascii="Times New Roman" w:eastAsia="ＭＳ 明朝" w:hAnsi="Times New Roman" w:cs="Times New Roman"/>
                <w:rPrChange w:id="14891" w:author="Masato YOSHIKAWA" w:date="2026-01-20T12:23:00Z" w16du:dateUtc="2026-01-20T03:23:00Z">
                  <w:rPr>
                    <w:moveTo w:id="14892" w:author="Masato YOSHIKAWA" w:date="2026-01-20T12:21:00Z" w16du:dateUtc="2026-01-20T03:21:00Z"/>
                    <w:rFonts w:ascii="ＭＳ 明朝" w:eastAsia="ＭＳ 明朝" w:hAnsi="ＭＳ 明朝"/>
                  </w:rPr>
                </w:rPrChange>
              </w:rPr>
            </w:pPr>
            <w:moveTo w:id="14893" w:author="Masato YOSHIKAWA" w:date="2026-01-20T12:21:00Z" w16du:dateUtc="2026-01-20T03:21:00Z">
              <w:r w:rsidRPr="005B6842">
                <w:rPr>
                  <w:rFonts w:ascii="Times New Roman" w:eastAsia="ＭＳ 明朝" w:hAnsi="Times New Roman" w:cs="Times New Roman"/>
                  <w:rPrChange w:id="14894" w:author="Masato YOSHIKAWA" w:date="2026-01-20T12:23:00Z" w16du:dateUtc="2026-01-20T03:23:00Z">
                    <w:rPr>
                      <w:rFonts w:ascii="ＭＳ 明朝" w:eastAsia="ＭＳ 明朝" w:hAnsi="ＭＳ 明朝"/>
                    </w:rPr>
                  </w:rPrChange>
                </w:rPr>
                <w:t>go</w:t>
              </w:r>
            </w:moveTo>
          </w:p>
        </w:tc>
        <w:tc>
          <w:tcPr>
            <w:tcW w:w="629" w:type="pct"/>
          </w:tcPr>
          <w:p w14:paraId="40C3F224" w14:textId="77777777" w:rsidR="005B6842" w:rsidRPr="005B6842" w:rsidRDefault="005B6842" w:rsidP="00C45809">
            <w:pPr>
              <w:pStyle w:val="af8"/>
              <w:rPr>
                <w:moveTo w:id="14895" w:author="Masato YOSHIKAWA" w:date="2026-01-20T12:21:00Z" w16du:dateUtc="2026-01-20T03:21:00Z"/>
                <w:rFonts w:ascii="Times New Roman" w:eastAsia="ＭＳ 明朝" w:hAnsi="Times New Roman" w:cs="Times New Roman"/>
                <w:rPrChange w:id="14896" w:author="Masato YOSHIKAWA" w:date="2026-01-20T12:23:00Z" w16du:dateUtc="2026-01-20T03:23:00Z">
                  <w:rPr>
                    <w:moveTo w:id="14897" w:author="Masato YOSHIKAWA" w:date="2026-01-20T12:21:00Z" w16du:dateUtc="2026-01-20T03:21:00Z"/>
                    <w:rFonts w:ascii="ＭＳ 明朝" w:eastAsia="ＭＳ 明朝" w:hAnsi="ＭＳ 明朝"/>
                  </w:rPr>
                </w:rPrChange>
              </w:rPr>
            </w:pPr>
            <w:moveTo w:id="14898" w:author="Masato YOSHIKAWA" w:date="2026-01-20T12:21:00Z" w16du:dateUtc="2026-01-20T03:21:00Z">
              <w:r w:rsidRPr="005B6842">
                <w:rPr>
                  <w:rFonts w:ascii="Times New Roman" w:eastAsia="ＭＳ 明朝" w:hAnsi="Times New Roman" w:cs="Times New Roman"/>
                  <w:rPrChange w:id="14899" w:author="Masato YOSHIKAWA" w:date="2026-01-20T12:23:00Z" w16du:dateUtc="2026-01-20T03:23:00Z">
                    <w:rPr>
                      <w:rFonts w:ascii="ＭＳ 明朝" w:eastAsia="ＭＳ 明朝" w:hAnsi="ＭＳ 明朝"/>
                    </w:rPr>
                  </w:rPrChange>
                </w:rPr>
                <w:t>go</w:t>
              </w:r>
            </w:moveTo>
          </w:p>
        </w:tc>
        <w:tc>
          <w:tcPr>
            <w:tcW w:w="779" w:type="pct"/>
          </w:tcPr>
          <w:p w14:paraId="382D192F" w14:textId="77777777" w:rsidR="005B6842" w:rsidRPr="005B6842" w:rsidRDefault="005B6842" w:rsidP="00C45809">
            <w:pPr>
              <w:pStyle w:val="af8"/>
              <w:rPr>
                <w:moveTo w:id="14900" w:author="Masato YOSHIKAWA" w:date="2026-01-20T12:21:00Z" w16du:dateUtc="2026-01-20T03:21:00Z"/>
                <w:rFonts w:ascii="Times New Roman" w:eastAsia="ＭＳ 明朝" w:hAnsi="Times New Roman" w:cs="Times New Roman"/>
                <w:rPrChange w:id="14901" w:author="Masato YOSHIKAWA" w:date="2026-01-20T12:23:00Z" w16du:dateUtc="2026-01-20T03:23:00Z">
                  <w:rPr>
                    <w:moveTo w:id="14902" w:author="Masato YOSHIKAWA" w:date="2026-01-20T12:21:00Z" w16du:dateUtc="2026-01-20T03:21:00Z"/>
                    <w:rFonts w:ascii="ＭＳ 明朝" w:eastAsia="ＭＳ 明朝" w:hAnsi="ＭＳ 明朝"/>
                  </w:rPr>
                </w:rPrChange>
              </w:rPr>
            </w:pPr>
            <w:moveTo w:id="14903" w:author="Masato YOSHIKAWA" w:date="2026-01-20T12:21:00Z" w16du:dateUtc="2026-01-20T03:21:00Z">
              <w:r w:rsidRPr="005B6842">
                <w:rPr>
                  <w:rFonts w:ascii="Times New Roman" w:eastAsia="ＭＳ 明朝" w:hAnsi="Times New Roman" w:cs="Times New Roman"/>
                  <w:rPrChange w:id="14904" w:author="Masato YOSHIKAWA" w:date="2026-01-20T12:23:00Z" w16du:dateUtc="2026-01-20T03:23:00Z">
                    <w:rPr>
                      <w:rFonts w:ascii="ＭＳ 明朝" w:eastAsia="ＭＳ 明朝" w:hAnsi="ＭＳ 明朝"/>
                    </w:rPr>
                  </w:rPrChange>
                </w:rPr>
                <w:t>Amplification</w:t>
              </w:r>
            </w:moveTo>
          </w:p>
        </w:tc>
        <w:tc>
          <w:tcPr>
            <w:tcW w:w="744" w:type="pct"/>
          </w:tcPr>
          <w:p w14:paraId="352BEC34" w14:textId="77777777" w:rsidR="005B6842" w:rsidRPr="005B6842" w:rsidRDefault="005B6842" w:rsidP="00C45809">
            <w:pPr>
              <w:pStyle w:val="af8"/>
              <w:rPr>
                <w:moveTo w:id="14905" w:author="Masato YOSHIKAWA" w:date="2026-01-20T12:21:00Z" w16du:dateUtc="2026-01-20T03:21:00Z"/>
                <w:rFonts w:ascii="Times New Roman" w:eastAsia="ＭＳ 明朝" w:hAnsi="Times New Roman" w:cs="Times New Roman"/>
                <w:rPrChange w:id="14906" w:author="Masato YOSHIKAWA" w:date="2026-01-20T12:23:00Z" w16du:dateUtc="2026-01-20T03:23:00Z">
                  <w:rPr>
                    <w:moveTo w:id="14907" w:author="Masato YOSHIKAWA" w:date="2026-01-20T12:21:00Z" w16du:dateUtc="2026-01-20T03:21:00Z"/>
                    <w:rFonts w:ascii="ＭＳ 明朝" w:eastAsia="ＭＳ 明朝" w:hAnsi="ＭＳ 明朝"/>
                  </w:rPr>
                </w:rPrChange>
              </w:rPr>
            </w:pPr>
            <w:moveTo w:id="14908" w:author="Masato YOSHIKAWA" w:date="2026-01-20T12:21:00Z" w16du:dateUtc="2026-01-20T03:21:00Z">
              <w:r w:rsidRPr="005B6842">
                <w:rPr>
                  <w:rFonts w:ascii="Times New Roman" w:eastAsia="ＭＳ 明朝" w:hAnsi="Times New Roman" w:cs="Times New Roman"/>
                  <w:rPrChange w:id="14909" w:author="Masato YOSHIKAWA" w:date="2026-01-20T12:23:00Z" w16du:dateUtc="2026-01-20T03:23:00Z">
                    <w:rPr>
                      <w:rFonts w:ascii="ＭＳ 明朝" w:eastAsia="ＭＳ 明朝" w:hAnsi="ＭＳ 明朝"/>
                    </w:rPr>
                  </w:rPrChange>
                </w:rPr>
                <w:t>Adaptation</w:t>
              </w:r>
            </w:moveTo>
          </w:p>
        </w:tc>
        <w:tc>
          <w:tcPr>
            <w:tcW w:w="851" w:type="pct"/>
          </w:tcPr>
          <w:p w14:paraId="71114F58" w14:textId="77777777" w:rsidR="005B6842" w:rsidRPr="005B6842" w:rsidRDefault="005B6842" w:rsidP="00C45809">
            <w:pPr>
              <w:pStyle w:val="af8"/>
              <w:rPr>
                <w:moveTo w:id="14910" w:author="Masato YOSHIKAWA" w:date="2026-01-20T12:21:00Z" w16du:dateUtc="2026-01-20T03:21:00Z"/>
                <w:rFonts w:ascii="Times New Roman" w:eastAsia="ＭＳ 明朝" w:hAnsi="Times New Roman" w:cs="Times New Roman"/>
                <w:rPrChange w:id="14911" w:author="Masato YOSHIKAWA" w:date="2026-01-20T12:23:00Z" w16du:dateUtc="2026-01-20T03:23:00Z">
                  <w:rPr>
                    <w:moveTo w:id="14912" w:author="Masato YOSHIKAWA" w:date="2026-01-20T12:21:00Z" w16du:dateUtc="2026-01-20T03:21:00Z"/>
                    <w:rFonts w:ascii="ＭＳ 明朝" w:eastAsia="ＭＳ 明朝" w:hAnsi="ＭＳ 明朝"/>
                  </w:rPr>
                </w:rPrChange>
              </w:rPr>
            </w:pPr>
            <w:moveTo w:id="14913" w:author="Masato YOSHIKAWA" w:date="2026-01-20T12:21:00Z" w16du:dateUtc="2026-01-20T03:21:00Z">
              <w:r w:rsidRPr="005B6842">
                <w:rPr>
                  <w:rFonts w:ascii="Times New Roman" w:eastAsia="ＭＳ 明朝" w:hAnsi="Times New Roman" w:cs="Times New Roman"/>
                  <w:rPrChange w:id="14914" w:author="Masato YOSHIKAWA" w:date="2026-01-20T12:23:00Z" w16du:dateUtc="2026-01-20T03:23:00Z">
                    <w:rPr>
                      <w:rFonts w:ascii="ＭＳ 明朝" w:eastAsia="ＭＳ 明朝" w:hAnsi="ＭＳ 明朝"/>
                    </w:rPr>
                  </w:rPrChange>
                </w:rPr>
                <w:t>Amplification</w:t>
              </w:r>
            </w:moveTo>
          </w:p>
        </w:tc>
        <w:tc>
          <w:tcPr>
            <w:tcW w:w="831" w:type="pct"/>
          </w:tcPr>
          <w:p w14:paraId="401DD59C" w14:textId="77777777" w:rsidR="005B6842" w:rsidRPr="005B6842" w:rsidRDefault="005B6842" w:rsidP="00C45809">
            <w:pPr>
              <w:pStyle w:val="af8"/>
              <w:rPr>
                <w:moveTo w:id="14915" w:author="Masato YOSHIKAWA" w:date="2026-01-20T12:21:00Z" w16du:dateUtc="2026-01-20T03:21:00Z"/>
                <w:rFonts w:ascii="Times New Roman" w:eastAsia="ＭＳ 明朝" w:hAnsi="Times New Roman" w:cs="Times New Roman"/>
                <w:rPrChange w:id="14916" w:author="Masato YOSHIKAWA" w:date="2026-01-20T12:23:00Z" w16du:dateUtc="2026-01-20T03:23:00Z">
                  <w:rPr>
                    <w:moveTo w:id="14917" w:author="Masato YOSHIKAWA" w:date="2026-01-20T12:21:00Z" w16du:dateUtc="2026-01-20T03:21:00Z"/>
                    <w:rFonts w:ascii="ＭＳ 明朝" w:eastAsia="ＭＳ 明朝" w:hAnsi="ＭＳ 明朝"/>
                  </w:rPr>
                </w:rPrChange>
              </w:rPr>
            </w:pPr>
            <w:moveTo w:id="14918" w:author="Masato YOSHIKAWA" w:date="2026-01-20T12:21:00Z" w16du:dateUtc="2026-01-20T03:21:00Z">
              <w:r w:rsidRPr="005B6842">
                <w:rPr>
                  <w:rFonts w:ascii="Times New Roman" w:eastAsia="ＭＳ 明朝" w:hAnsi="Times New Roman" w:cs="Times New Roman"/>
                  <w:rPrChange w:id="14919" w:author="Masato YOSHIKAWA" w:date="2026-01-20T12:23:00Z" w16du:dateUtc="2026-01-20T03:23:00Z">
                    <w:rPr>
                      <w:rFonts w:ascii="ＭＳ 明朝" w:eastAsia="ＭＳ 明朝" w:hAnsi="ＭＳ 明朝"/>
                    </w:rPr>
                  </w:rPrChange>
                </w:rPr>
                <w:t>Adaptation</w:t>
              </w:r>
            </w:moveTo>
          </w:p>
        </w:tc>
      </w:tr>
      <w:tr w:rsidR="005B6842" w:rsidRPr="005B6842" w14:paraId="051AEAEA" w14:textId="77777777" w:rsidTr="00C45809">
        <w:tc>
          <w:tcPr>
            <w:tcW w:w="582" w:type="pct"/>
          </w:tcPr>
          <w:p w14:paraId="201447F4" w14:textId="77777777" w:rsidR="005B6842" w:rsidRPr="005B6842" w:rsidRDefault="005B6842" w:rsidP="00C45809">
            <w:pPr>
              <w:pStyle w:val="af8"/>
              <w:rPr>
                <w:moveTo w:id="14920" w:author="Masato YOSHIKAWA" w:date="2026-01-20T12:21:00Z" w16du:dateUtc="2026-01-20T03:21:00Z"/>
                <w:rFonts w:ascii="Times New Roman" w:eastAsia="ＭＳ 明朝" w:hAnsi="Times New Roman" w:cs="Times New Roman"/>
                <w:rPrChange w:id="14921" w:author="Masato YOSHIKAWA" w:date="2026-01-20T12:23:00Z" w16du:dateUtc="2026-01-20T03:23:00Z">
                  <w:rPr>
                    <w:moveTo w:id="14922" w:author="Masato YOSHIKAWA" w:date="2026-01-20T12:21:00Z" w16du:dateUtc="2026-01-20T03:21:00Z"/>
                    <w:rFonts w:ascii="ＭＳ 明朝" w:eastAsia="ＭＳ 明朝" w:hAnsi="ＭＳ 明朝"/>
                  </w:rPr>
                </w:rPrChange>
              </w:rPr>
            </w:pPr>
            <w:moveTo w:id="14923" w:author="Masato YOSHIKAWA" w:date="2026-01-20T12:21:00Z" w16du:dateUtc="2026-01-20T03:21:00Z">
              <w:r w:rsidRPr="005B6842">
                <w:rPr>
                  <w:rFonts w:ascii="Times New Roman" w:eastAsia="ＭＳ 明朝" w:hAnsi="Times New Roman" w:cs="Times New Roman" w:hint="eastAsia"/>
                  <w:rPrChange w:id="14924" w:author="Masato YOSHIKAWA" w:date="2026-01-20T12:23:00Z" w16du:dateUtc="2026-01-20T03:23:00Z">
                    <w:rPr>
                      <w:rFonts w:ascii="ＭＳ 明朝" w:eastAsia="ＭＳ 明朝" w:hAnsi="ＭＳ 明朝" w:hint="eastAsia"/>
                    </w:rPr>
                  </w:rPrChange>
                </w:rPr>
                <w:t>金</w:t>
              </w:r>
            </w:moveTo>
          </w:p>
        </w:tc>
        <w:tc>
          <w:tcPr>
            <w:tcW w:w="583" w:type="pct"/>
          </w:tcPr>
          <w:p w14:paraId="45192A8A" w14:textId="77777777" w:rsidR="005B6842" w:rsidRPr="005B6842" w:rsidRDefault="005B6842" w:rsidP="00C45809">
            <w:pPr>
              <w:pStyle w:val="af8"/>
              <w:rPr>
                <w:moveTo w:id="14925" w:author="Masato YOSHIKAWA" w:date="2026-01-20T12:21:00Z" w16du:dateUtc="2026-01-20T03:21:00Z"/>
                <w:rFonts w:ascii="Times New Roman" w:eastAsia="ＭＳ 明朝" w:hAnsi="Times New Roman" w:cs="Times New Roman"/>
                <w:rPrChange w:id="14926" w:author="Masato YOSHIKAWA" w:date="2026-01-20T12:23:00Z" w16du:dateUtc="2026-01-20T03:23:00Z">
                  <w:rPr>
                    <w:moveTo w:id="14927" w:author="Masato YOSHIKAWA" w:date="2026-01-20T12:21:00Z" w16du:dateUtc="2026-01-20T03:21:00Z"/>
                    <w:rFonts w:ascii="ＭＳ 明朝" w:eastAsia="ＭＳ 明朝" w:hAnsi="ＭＳ 明朝"/>
                  </w:rPr>
                </w:rPrChange>
              </w:rPr>
            </w:pPr>
            <w:moveTo w:id="14928" w:author="Masato YOSHIKAWA" w:date="2026-01-20T12:21:00Z" w16du:dateUtc="2026-01-20T03:21:00Z">
              <w:r w:rsidRPr="005B6842">
                <w:rPr>
                  <w:rFonts w:ascii="Times New Roman" w:eastAsia="ＭＳ 明朝" w:hAnsi="Times New Roman" w:cs="Times New Roman"/>
                  <w:rPrChange w:id="14929" w:author="Masato YOSHIKAWA" w:date="2026-01-20T12:23:00Z" w16du:dateUtc="2026-01-20T03:23:00Z">
                    <w:rPr>
                      <w:rFonts w:ascii="ＭＳ 明朝" w:eastAsia="ＭＳ 明朝" w:hAnsi="ＭＳ 明朝"/>
                    </w:rPr>
                  </w:rPrChange>
                </w:rPr>
                <w:t>なし</w:t>
              </w:r>
            </w:moveTo>
          </w:p>
        </w:tc>
        <w:tc>
          <w:tcPr>
            <w:tcW w:w="629" w:type="pct"/>
          </w:tcPr>
          <w:p w14:paraId="7181D43C" w14:textId="77777777" w:rsidR="005B6842" w:rsidRPr="005B6842" w:rsidRDefault="005B6842" w:rsidP="00C45809">
            <w:pPr>
              <w:pStyle w:val="af8"/>
              <w:rPr>
                <w:moveTo w:id="14930" w:author="Masato YOSHIKAWA" w:date="2026-01-20T12:21:00Z" w16du:dateUtc="2026-01-20T03:21:00Z"/>
                <w:rFonts w:ascii="Times New Roman" w:eastAsia="ＭＳ 明朝" w:hAnsi="Times New Roman" w:cs="Times New Roman"/>
                <w:rPrChange w:id="14931" w:author="Masato YOSHIKAWA" w:date="2026-01-20T12:23:00Z" w16du:dateUtc="2026-01-20T03:23:00Z">
                  <w:rPr>
                    <w:moveTo w:id="14932" w:author="Masato YOSHIKAWA" w:date="2026-01-20T12:21:00Z" w16du:dateUtc="2026-01-20T03:21:00Z"/>
                    <w:rFonts w:ascii="ＭＳ 明朝" w:eastAsia="ＭＳ 明朝" w:hAnsi="ＭＳ 明朝"/>
                  </w:rPr>
                </w:rPrChange>
              </w:rPr>
            </w:pPr>
            <w:moveTo w:id="14933" w:author="Masato YOSHIKAWA" w:date="2026-01-20T12:21:00Z" w16du:dateUtc="2026-01-20T03:21:00Z">
              <w:r w:rsidRPr="005B6842">
                <w:rPr>
                  <w:rFonts w:ascii="Times New Roman" w:eastAsia="ＭＳ 明朝" w:hAnsi="Times New Roman" w:cs="Times New Roman"/>
                  <w:rPrChange w:id="14934" w:author="Masato YOSHIKAWA" w:date="2026-01-20T12:23:00Z" w16du:dateUtc="2026-01-20T03:23:00Z">
                    <w:rPr>
                      <w:rFonts w:ascii="ＭＳ 明朝" w:eastAsia="ＭＳ 明朝" w:hAnsi="ＭＳ 明朝"/>
                    </w:rPr>
                  </w:rPrChange>
                </w:rPr>
                <w:t>なし</w:t>
              </w:r>
            </w:moveTo>
          </w:p>
        </w:tc>
        <w:tc>
          <w:tcPr>
            <w:tcW w:w="779" w:type="pct"/>
          </w:tcPr>
          <w:p w14:paraId="1CB7F56A" w14:textId="77777777" w:rsidR="005B6842" w:rsidRPr="005B6842" w:rsidRDefault="005B6842" w:rsidP="00C45809">
            <w:pPr>
              <w:pStyle w:val="af8"/>
              <w:rPr>
                <w:moveTo w:id="14935" w:author="Masato YOSHIKAWA" w:date="2026-01-20T12:21:00Z" w16du:dateUtc="2026-01-20T03:21:00Z"/>
                <w:rFonts w:ascii="Times New Roman" w:eastAsia="ＭＳ 明朝" w:hAnsi="Times New Roman" w:cs="Times New Roman"/>
                <w:rPrChange w:id="14936" w:author="Masato YOSHIKAWA" w:date="2026-01-20T12:23:00Z" w16du:dateUtc="2026-01-20T03:23:00Z">
                  <w:rPr>
                    <w:moveTo w:id="14937" w:author="Masato YOSHIKAWA" w:date="2026-01-20T12:21:00Z" w16du:dateUtc="2026-01-20T03:21:00Z"/>
                    <w:rFonts w:ascii="ＭＳ 明朝" w:eastAsia="ＭＳ 明朝" w:hAnsi="ＭＳ 明朝"/>
                  </w:rPr>
                </w:rPrChange>
              </w:rPr>
            </w:pPr>
            <w:moveTo w:id="14938" w:author="Masato YOSHIKAWA" w:date="2026-01-20T12:21:00Z" w16du:dateUtc="2026-01-20T03:21:00Z">
              <w:r w:rsidRPr="005B6842">
                <w:rPr>
                  <w:rFonts w:ascii="Times New Roman" w:eastAsia="ＭＳ 明朝" w:hAnsi="Times New Roman" w:cs="Times New Roman"/>
                  <w:rPrChange w:id="14939" w:author="Masato YOSHIKAWA" w:date="2026-01-20T12:23:00Z" w16du:dateUtc="2026-01-20T03:23:00Z">
                    <w:rPr>
                      <w:rFonts w:ascii="ＭＳ 明朝" w:eastAsia="ＭＳ 明朝" w:hAnsi="ＭＳ 明朝"/>
                    </w:rPr>
                  </w:rPrChange>
                </w:rPr>
                <w:t>Reduction</w:t>
              </w:r>
            </w:moveTo>
          </w:p>
        </w:tc>
        <w:tc>
          <w:tcPr>
            <w:tcW w:w="744" w:type="pct"/>
          </w:tcPr>
          <w:p w14:paraId="584EA179" w14:textId="77777777" w:rsidR="005B6842" w:rsidRPr="005B6842" w:rsidRDefault="005B6842" w:rsidP="00C45809">
            <w:pPr>
              <w:pStyle w:val="af8"/>
              <w:rPr>
                <w:moveTo w:id="14940" w:author="Masato YOSHIKAWA" w:date="2026-01-20T12:21:00Z" w16du:dateUtc="2026-01-20T03:21:00Z"/>
                <w:rFonts w:ascii="Times New Roman" w:eastAsia="ＭＳ 明朝" w:hAnsi="Times New Roman" w:cs="Times New Roman"/>
                <w:rPrChange w:id="14941" w:author="Masato YOSHIKAWA" w:date="2026-01-20T12:23:00Z" w16du:dateUtc="2026-01-20T03:23:00Z">
                  <w:rPr>
                    <w:moveTo w:id="14942" w:author="Masato YOSHIKAWA" w:date="2026-01-20T12:21:00Z" w16du:dateUtc="2026-01-20T03:21:00Z"/>
                    <w:rFonts w:ascii="ＭＳ 明朝" w:eastAsia="ＭＳ 明朝" w:hAnsi="ＭＳ 明朝"/>
                  </w:rPr>
                </w:rPrChange>
              </w:rPr>
            </w:pPr>
            <w:moveTo w:id="14943" w:author="Masato YOSHIKAWA" w:date="2026-01-20T12:21:00Z" w16du:dateUtc="2026-01-20T03:21:00Z">
              <w:r w:rsidRPr="005B6842">
                <w:rPr>
                  <w:rFonts w:ascii="Times New Roman" w:eastAsia="ＭＳ 明朝" w:hAnsi="Times New Roman" w:cs="Times New Roman"/>
                  <w:rPrChange w:id="14944" w:author="Masato YOSHIKAWA" w:date="2026-01-20T12:23:00Z" w16du:dateUtc="2026-01-20T03:23:00Z">
                    <w:rPr>
                      <w:rFonts w:ascii="ＭＳ 明朝" w:eastAsia="ＭＳ 明朝" w:hAnsi="ＭＳ 明朝"/>
                    </w:rPr>
                  </w:rPrChange>
                </w:rPr>
                <w:t>Denial</w:t>
              </w:r>
            </w:moveTo>
          </w:p>
        </w:tc>
        <w:tc>
          <w:tcPr>
            <w:tcW w:w="851" w:type="pct"/>
          </w:tcPr>
          <w:p w14:paraId="5B95811D" w14:textId="77777777" w:rsidR="005B6842" w:rsidRPr="005B6842" w:rsidRDefault="005B6842" w:rsidP="00C45809">
            <w:pPr>
              <w:pStyle w:val="af8"/>
              <w:rPr>
                <w:moveTo w:id="14945" w:author="Masato YOSHIKAWA" w:date="2026-01-20T12:21:00Z" w16du:dateUtc="2026-01-20T03:21:00Z"/>
                <w:rFonts w:ascii="Times New Roman" w:eastAsia="ＭＳ 明朝" w:hAnsi="Times New Roman" w:cs="Times New Roman"/>
                <w:rPrChange w:id="14946" w:author="Masato YOSHIKAWA" w:date="2026-01-20T12:23:00Z" w16du:dateUtc="2026-01-20T03:23:00Z">
                  <w:rPr>
                    <w:moveTo w:id="14947" w:author="Masato YOSHIKAWA" w:date="2026-01-20T12:21:00Z" w16du:dateUtc="2026-01-20T03:21:00Z"/>
                    <w:rFonts w:ascii="ＭＳ 明朝" w:eastAsia="ＭＳ 明朝" w:hAnsi="ＭＳ 明朝"/>
                  </w:rPr>
                </w:rPrChange>
              </w:rPr>
            </w:pPr>
            <w:moveTo w:id="14948" w:author="Masato YOSHIKAWA" w:date="2026-01-20T12:21:00Z" w16du:dateUtc="2026-01-20T03:21:00Z">
              <w:r w:rsidRPr="005B6842">
                <w:rPr>
                  <w:rFonts w:ascii="Times New Roman" w:eastAsia="ＭＳ 明朝" w:hAnsi="Times New Roman" w:cs="Times New Roman"/>
                  <w:rPrChange w:id="14949" w:author="Masato YOSHIKAWA" w:date="2026-01-20T12:23:00Z" w16du:dateUtc="2026-01-20T03:23:00Z">
                    <w:rPr>
                      <w:rFonts w:ascii="ＭＳ 明朝" w:eastAsia="ＭＳ 明朝" w:hAnsi="ＭＳ 明朝"/>
                    </w:rPr>
                  </w:rPrChange>
                </w:rPr>
                <w:t>Reduction</w:t>
              </w:r>
            </w:moveTo>
          </w:p>
        </w:tc>
        <w:tc>
          <w:tcPr>
            <w:tcW w:w="831" w:type="pct"/>
          </w:tcPr>
          <w:p w14:paraId="11870D6E" w14:textId="77777777" w:rsidR="005B6842" w:rsidRPr="005B6842" w:rsidRDefault="005B6842" w:rsidP="00C45809">
            <w:pPr>
              <w:pStyle w:val="af8"/>
              <w:rPr>
                <w:moveTo w:id="14950" w:author="Masato YOSHIKAWA" w:date="2026-01-20T12:21:00Z" w16du:dateUtc="2026-01-20T03:21:00Z"/>
                <w:rFonts w:ascii="Times New Roman" w:eastAsia="ＭＳ 明朝" w:hAnsi="Times New Roman" w:cs="Times New Roman"/>
                <w:rPrChange w:id="14951" w:author="Masato YOSHIKAWA" w:date="2026-01-20T12:23:00Z" w16du:dateUtc="2026-01-20T03:23:00Z">
                  <w:rPr>
                    <w:moveTo w:id="14952" w:author="Masato YOSHIKAWA" w:date="2026-01-20T12:21:00Z" w16du:dateUtc="2026-01-20T03:21:00Z"/>
                    <w:rFonts w:ascii="ＭＳ 明朝" w:eastAsia="ＭＳ 明朝" w:hAnsi="ＭＳ 明朝"/>
                  </w:rPr>
                </w:rPrChange>
              </w:rPr>
            </w:pPr>
            <w:moveTo w:id="14953" w:author="Masato YOSHIKAWA" w:date="2026-01-20T12:21:00Z" w16du:dateUtc="2026-01-20T03:21:00Z">
              <w:r w:rsidRPr="005B6842">
                <w:rPr>
                  <w:rFonts w:ascii="Times New Roman" w:eastAsia="ＭＳ 明朝" w:hAnsi="Times New Roman" w:cs="Times New Roman"/>
                  <w:rPrChange w:id="14954" w:author="Masato YOSHIKAWA" w:date="2026-01-20T12:23:00Z" w16du:dateUtc="2026-01-20T03:23:00Z">
                    <w:rPr>
                      <w:rFonts w:ascii="ＭＳ 明朝" w:eastAsia="ＭＳ 明朝" w:hAnsi="ＭＳ 明朝"/>
                    </w:rPr>
                  </w:rPrChange>
                </w:rPr>
                <w:t>Denial</w:t>
              </w:r>
            </w:moveTo>
          </w:p>
        </w:tc>
      </w:tr>
      <w:tr w:rsidR="005B6842" w:rsidRPr="005B6842" w14:paraId="6BCB9813" w14:textId="77777777" w:rsidTr="00C45809">
        <w:tc>
          <w:tcPr>
            <w:tcW w:w="582" w:type="pct"/>
          </w:tcPr>
          <w:p w14:paraId="74B2BE17" w14:textId="77777777" w:rsidR="005B6842" w:rsidRPr="005B6842" w:rsidRDefault="005B6842" w:rsidP="00C45809">
            <w:pPr>
              <w:pStyle w:val="af8"/>
              <w:rPr>
                <w:moveTo w:id="14955" w:author="Masato YOSHIKAWA" w:date="2026-01-20T12:21:00Z" w16du:dateUtc="2026-01-20T03:21:00Z"/>
                <w:rFonts w:ascii="Times New Roman" w:eastAsia="ＭＳ 明朝" w:hAnsi="Times New Roman" w:cs="Times New Roman"/>
                <w:rPrChange w:id="14956" w:author="Masato YOSHIKAWA" w:date="2026-01-20T12:23:00Z" w16du:dateUtc="2026-01-20T03:23:00Z">
                  <w:rPr>
                    <w:moveTo w:id="14957" w:author="Masato YOSHIKAWA" w:date="2026-01-20T12:21:00Z" w16du:dateUtc="2026-01-20T03:21:00Z"/>
                    <w:rFonts w:ascii="ＭＳ 明朝" w:eastAsia="ＭＳ 明朝" w:hAnsi="ＭＳ 明朝"/>
                  </w:rPr>
                </w:rPrChange>
              </w:rPr>
            </w:pPr>
            <w:moveTo w:id="14958" w:author="Masato YOSHIKAWA" w:date="2026-01-20T12:21:00Z" w16du:dateUtc="2026-01-20T03:21:00Z">
              <w:r w:rsidRPr="005B6842">
                <w:rPr>
                  <w:rFonts w:ascii="Times New Roman" w:eastAsia="ＭＳ 明朝" w:hAnsi="Times New Roman" w:cs="Times New Roman" w:hint="eastAsia"/>
                  <w:rPrChange w:id="14959" w:author="Masato YOSHIKAWA" w:date="2026-01-20T12:23:00Z" w16du:dateUtc="2026-01-20T03:23:00Z">
                    <w:rPr>
                      <w:rFonts w:ascii="ＭＳ 明朝" w:eastAsia="ＭＳ 明朝" w:hAnsi="ＭＳ 明朝" w:hint="eastAsia"/>
                    </w:rPr>
                  </w:rPrChange>
                </w:rPr>
                <w:t>香車</w:t>
              </w:r>
            </w:moveTo>
          </w:p>
        </w:tc>
        <w:tc>
          <w:tcPr>
            <w:tcW w:w="583" w:type="pct"/>
          </w:tcPr>
          <w:p w14:paraId="08336335" w14:textId="77777777" w:rsidR="005B6842" w:rsidRPr="005B6842" w:rsidRDefault="005B6842" w:rsidP="00C45809">
            <w:pPr>
              <w:pStyle w:val="af8"/>
              <w:rPr>
                <w:moveTo w:id="14960" w:author="Masato YOSHIKAWA" w:date="2026-01-20T12:21:00Z" w16du:dateUtc="2026-01-20T03:21:00Z"/>
                <w:rFonts w:ascii="Times New Roman" w:eastAsia="ＭＳ 明朝" w:hAnsi="Times New Roman" w:cs="Times New Roman"/>
                <w:rPrChange w:id="14961" w:author="Masato YOSHIKAWA" w:date="2026-01-20T12:23:00Z" w16du:dateUtc="2026-01-20T03:23:00Z">
                  <w:rPr>
                    <w:moveTo w:id="14962" w:author="Masato YOSHIKAWA" w:date="2026-01-20T12:21:00Z" w16du:dateUtc="2026-01-20T03:21:00Z"/>
                    <w:rFonts w:ascii="ＭＳ 明朝" w:eastAsia="ＭＳ 明朝" w:hAnsi="ＭＳ 明朝"/>
                  </w:rPr>
                </w:rPrChange>
              </w:rPr>
            </w:pPr>
            <w:moveTo w:id="14963" w:author="Masato YOSHIKAWA" w:date="2026-01-20T12:21:00Z" w16du:dateUtc="2026-01-20T03:21:00Z">
              <w:r w:rsidRPr="005B6842">
                <w:rPr>
                  <w:rFonts w:ascii="Times New Roman" w:eastAsia="ＭＳ 明朝" w:hAnsi="Times New Roman" w:cs="Times New Roman"/>
                  <w:rPrChange w:id="14964" w:author="Masato YOSHIKAWA" w:date="2026-01-20T12:23:00Z" w16du:dateUtc="2026-01-20T03:23:00Z">
                    <w:rPr>
                      <w:rFonts w:ascii="ＭＳ 明朝" w:eastAsia="ＭＳ 明朝" w:hAnsi="ＭＳ 明朝"/>
                    </w:rPr>
                  </w:rPrChange>
                </w:rPr>
                <w:t>なし</w:t>
              </w:r>
            </w:moveTo>
          </w:p>
        </w:tc>
        <w:tc>
          <w:tcPr>
            <w:tcW w:w="629" w:type="pct"/>
          </w:tcPr>
          <w:p w14:paraId="36719CA1" w14:textId="77777777" w:rsidR="005B6842" w:rsidRPr="005B6842" w:rsidRDefault="005B6842" w:rsidP="00C45809">
            <w:pPr>
              <w:pStyle w:val="af8"/>
              <w:rPr>
                <w:moveTo w:id="14965" w:author="Masato YOSHIKAWA" w:date="2026-01-20T12:21:00Z" w16du:dateUtc="2026-01-20T03:21:00Z"/>
                <w:rFonts w:ascii="Times New Roman" w:eastAsia="ＭＳ 明朝" w:hAnsi="Times New Roman" w:cs="Times New Roman"/>
                <w:rPrChange w:id="14966" w:author="Masato YOSHIKAWA" w:date="2026-01-20T12:23:00Z" w16du:dateUtc="2026-01-20T03:23:00Z">
                  <w:rPr>
                    <w:moveTo w:id="14967" w:author="Masato YOSHIKAWA" w:date="2026-01-20T12:21:00Z" w16du:dateUtc="2026-01-20T03:21:00Z"/>
                    <w:rFonts w:ascii="ＭＳ 明朝" w:eastAsia="ＭＳ 明朝" w:hAnsi="ＭＳ 明朝"/>
                  </w:rPr>
                </w:rPrChange>
              </w:rPr>
            </w:pPr>
            <w:moveTo w:id="14968" w:author="Masato YOSHIKAWA" w:date="2026-01-20T12:21:00Z" w16du:dateUtc="2026-01-20T03:21:00Z">
              <w:r w:rsidRPr="005B6842">
                <w:rPr>
                  <w:rFonts w:ascii="Times New Roman" w:eastAsia="ＭＳ 明朝" w:hAnsi="Times New Roman" w:cs="Times New Roman"/>
                  <w:rPrChange w:id="14969" w:author="Masato YOSHIKAWA" w:date="2026-01-20T12:23:00Z" w16du:dateUtc="2026-01-20T03:23:00Z">
                    <w:rPr>
                      <w:rFonts w:ascii="ＭＳ 明朝" w:eastAsia="ＭＳ 明朝" w:hAnsi="ＭＳ 明朝"/>
                    </w:rPr>
                  </w:rPrChange>
                </w:rPr>
                <w:t>なし</w:t>
              </w:r>
            </w:moveTo>
          </w:p>
        </w:tc>
        <w:tc>
          <w:tcPr>
            <w:tcW w:w="779" w:type="pct"/>
          </w:tcPr>
          <w:p w14:paraId="3F92A50E" w14:textId="77777777" w:rsidR="005B6842" w:rsidRPr="005B6842" w:rsidRDefault="005B6842" w:rsidP="00C45809">
            <w:pPr>
              <w:pStyle w:val="af8"/>
              <w:rPr>
                <w:moveTo w:id="14970" w:author="Masato YOSHIKAWA" w:date="2026-01-20T12:21:00Z" w16du:dateUtc="2026-01-20T03:21:00Z"/>
                <w:rFonts w:ascii="Times New Roman" w:eastAsia="ＭＳ 明朝" w:hAnsi="Times New Roman" w:cs="Times New Roman"/>
                <w:rPrChange w:id="14971" w:author="Masato YOSHIKAWA" w:date="2026-01-20T12:23:00Z" w16du:dateUtc="2026-01-20T03:23:00Z">
                  <w:rPr>
                    <w:moveTo w:id="14972" w:author="Masato YOSHIKAWA" w:date="2026-01-20T12:21:00Z" w16du:dateUtc="2026-01-20T03:21:00Z"/>
                    <w:rFonts w:ascii="ＭＳ 明朝" w:eastAsia="ＭＳ 明朝" w:hAnsi="ＭＳ 明朝"/>
                  </w:rPr>
                </w:rPrChange>
              </w:rPr>
            </w:pPr>
            <w:moveTo w:id="14973" w:author="Masato YOSHIKAWA" w:date="2026-01-20T12:21:00Z" w16du:dateUtc="2026-01-20T03:21:00Z">
              <w:r w:rsidRPr="005B6842">
                <w:rPr>
                  <w:rFonts w:ascii="Times New Roman" w:eastAsia="ＭＳ 明朝" w:hAnsi="Times New Roman" w:cs="Times New Roman"/>
                  <w:rPrChange w:id="14974" w:author="Masato YOSHIKAWA" w:date="2026-01-20T12:23:00Z" w16du:dateUtc="2026-01-20T03:23:00Z">
                    <w:rPr>
                      <w:rFonts w:ascii="ＭＳ 明朝" w:eastAsia="ＭＳ 明朝" w:hAnsi="ＭＳ 明朝"/>
                    </w:rPr>
                  </w:rPrChange>
                </w:rPr>
                <w:t>Reduction</w:t>
              </w:r>
            </w:moveTo>
          </w:p>
        </w:tc>
        <w:tc>
          <w:tcPr>
            <w:tcW w:w="744" w:type="pct"/>
          </w:tcPr>
          <w:p w14:paraId="77D2D862" w14:textId="77777777" w:rsidR="005B6842" w:rsidRPr="005B6842" w:rsidRDefault="005B6842" w:rsidP="00C45809">
            <w:pPr>
              <w:pStyle w:val="af8"/>
              <w:rPr>
                <w:moveTo w:id="14975" w:author="Masato YOSHIKAWA" w:date="2026-01-20T12:21:00Z" w16du:dateUtc="2026-01-20T03:21:00Z"/>
                <w:rFonts w:ascii="Times New Roman" w:eastAsia="ＭＳ 明朝" w:hAnsi="Times New Roman" w:cs="Times New Roman"/>
                <w:rPrChange w:id="14976" w:author="Masato YOSHIKAWA" w:date="2026-01-20T12:23:00Z" w16du:dateUtc="2026-01-20T03:23:00Z">
                  <w:rPr>
                    <w:moveTo w:id="14977" w:author="Masato YOSHIKAWA" w:date="2026-01-20T12:21:00Z" w16du:dateUtc="2026-01-20T03:21:00Z"/>
                    <w:rFonts w:ascii="ＭＳ 明朝" w:eastAsia="ＭＳ 明朝" w:hAnsi="ＭＳ 明朝"/>
                  </w:rPr>
                </w:rPrChange>
              </w:rPr>
            </w:pPr>
            <w:moveTo w:id="14978" w:author="Masato YOSHIKAWA" w:date="2026-01-20T12:21:00Z" w16du:dateUtc="2026-01-20T03:21:00Z">
              <w:r w:rsidRPr="005B6842">
                <w:rPr>
                  <w:rFonts w:ascii="Times New Roman" w:eastAsia="ＭＳ 明朝" w:hAnsi="Times New Roman" w:cs="Times New Roman"/>
                  <w:rPrChange w:id="14979" w:author="Masato YOSHIKAWA" w:date="2026-01-20T12:23:00Z" w16du:dateUtc="2026-01-20T03:23:00Z">
                    <w:rPr>
                      <w:rFonts w:ascii="ＭＳ 明朝" w:eastAsia="ＭＳ 明朝" w:hAnsi="ＭＳ 明朝"/>
                    </w:rPr>
                  </w:rPrChange>
                </w:rPr>
                <w:t>Denial</w:t>
              </w:r>
            </w:moveTo>
          </w:p>
        </w:tc>
        <w:tc>
          <w:tcPr>
            <w:tcW w:w="851" w:type="pct"/>
          </w:tcPr>
          <w:p w14:paraId="6EC420AF" w14:textId="77777777" w:rsidR="005B6842" w:rsidRPr="005B6842" w:rsidRDefault="005B6842" w:rsidP="00C45809">
            <w:pPr>
              <w:pStyle w:val="af8"/>
              <w:rPr>
                <w:moveTo w:id="14980" w:author="Masato YOSHIKAWA" w:date="2026-01-20T12:21:00Z" w16du:dateUtc="2026-01-20T03:21:00Z"/>
                <w:rFonts w:ascii="Times New Roman" w:eastAsia="ＭＳ 明朝" w:hAnsi="Times New Roman" w:cs="Times New Roman"/>
                <w:rPrChange w:id="14981" w:author="Masato YOSHIKAWA" w:date="2026-01-20T12:23:00Z" w16du:dateUtc="2026-01-20T03:23:00Z">
                  <w:rPr>
                    <w:moveTo w:id="14982" w:author="Masato YOSHIKAWA" w:date="2026-01-20T12:21:00Z" w16du:dateUtc="2026-01-20T03:21:00Z"/>
                    <w:rFonts w:ascii="ＭＳ 明朝" w:eastAsia="ＭＳ 明朝" w:hAnsi="ＭＳ 明朝"/>
                  </w:rPr>
                </w:rPrChange>
              </w:rPr>
            </w:pPr>
            <w:moveTo w:id="14983" w:author="Masato YOSHIKAWA" w:date="2026-01-20T12:21:00Z" w16du:dateUtc="2026-01-20T03:21:00Z">
              <w:r w:rsidRPr="005B6842">
                <w:rPr>
                  <w:rFonts w:ascii="Times New Roman" w:eastAsia="ＭＳ 明朝" w:hAnsi="Times New Roman" w:cs="Times New Roman"/>
                  <w:rPrChange w:id="14984" w:author="Masato YOSHIKAWA" w:date="2026-01-20T12:23:00Z" w16du:dateUtc="2026-01-20T03:23:00Z">
                    <w:rPr>
                      <w:rFonts w:ascii="ＭＳ 明朝" w:eastAsia="ＭＳ 明朝" w:hAnsi="ＭＳ 明朝"/>
                    </w:rPr>
                  </w:rPrChange>
                </w:rPr>
                <w:t>Reduction</w:t>
              </w:r>
            </w:moveTo>
          </w:p>
        </w:tc>
        <w:tc>
          <w:tcPr>
            <w:tcW w:w="831" w:type="pct"/>
          </w:tcPr>
          <w:p w14:paraId="7526C7CA" w14:textId="77777777" w:rsidR="005B6842" w:rsidRPr="005B6842" w:rsidRDefault="005B6842" w:rsidP="00C45809">
            <w:pPr>
              <w:pStyle w:val="af8"/>
              <w:rPr>
                <w:moveTo w:id="14985" w:author="Masato YOSHIKAWA" w:date="2026-01-20T12:21:00Z" w16du:dateUtc="2026-01-20T03:21:00Z"/>
                <w:rFonts w:ascii="Times New Roman" w:eastAsia="ＭＳ 明朝" w:hAnsi="Times New Roman" w:cs="Times New Roman"/>
                <w:rPrChange w:id="14986" w:author="Masato YOSHIKAWA" w:date="2026-01-20T12:23:00Z" w16du:dateUtc="2026-01-20T03:23:00Z">
                  <w:rPr>
                    <w:moveTo w:id="14987" w:author="Masato YOSHIKAWA" w:date="2026-01-20T12:21:00Z" w16du:dateUtc="2026-01-20T03:21:00Z"/>
                    <w:rFonts w:ascii="ＭＳ 明朝" w:eastAsia="ＭＳ 明朝" w:hAnsi="ＭＳ 明朝"/>
                  </w:rPr>
                </w:rPrChange>
              </w:rPr>
            </w:pPr>
            <w:moveTo w:id="14988" w:author="Masato YOSHIKAWA" w:date="2026-01-20T12:21:00Z" w16du:dateUtc="2026-01-20T03:21:00Z">
              <w:r w:rsidRPr="005B6842">
                <w:rPr>
                  <w:rFonts w:ascii="Times New Roman" w:eastAsia="ＭＳ 明朝" w:hAnsi="Times New Roman" w:cs="Times New Roman"/>
                  <w:rPrChange w:id="14989" w:author="Masato YOSHIKAWA" w:date="2026-01-20T12:23:00Z" w16du:dateUtc="2026-01-20T03:23:00Z">
                    <w:rPr>
                      <w:rFonts w:ascii="ＭＳ 明朝" w:eastAsia="ＭＳ 明朝" w:hAnsi="ＭＳ 明朝"/>
                    </w:rPr>
                  </w:rPrChange>
                </w:rPr>
                <w:t>Denial</w:t>
              </w:r>
            </w:moveTo>
          </w:p>
        </w:tc>
      </w:tr>
      <w:tr w:rsidR="005B6842" w:rsidRPr="005B6842" w14:paraId="6A50206A" w14:textId="77777777" w:rsidTr="00C45809">
        <w:tc>
          <w:tcPr>
            <w:tcW w:w="582" w:type="pct"/>
          </w:tcPr>
          <w:p w14:paraId="7C960F4E" w14:textId="77777777" w:rsidR="005B6842" w:rsidRPr="005B6842" w:rsidRDefault="005B6842" w:rsidP="00C45809">
            <w:pPr>
              <w:pStyle w:val="af8"/>
              <w:rPr>
                <w:moveTo w:id="14990" w:author="Masato YOSHIKAWA" w:date="2026-01-20T12:21:00Z" w16du:dateUtc="2026-01-20T03:21:00Z"/>
                <w:rFonts w:ascii="Times New Roman" w:eastAsia="ＭＳ 明朝" w:hAnsi="Times New Roman" w:cs="Times New Roman"/>
                <w:rPrChange w:id="14991" w:author="Masato YOSHIKAWA" w:date="2026-01-20T12:23:00Z" w16du:dateUtc="2026-01-20T03:23:00Z">
                  <w:rPr>
                    <w:moveTo w:id="14992" w:author="Masato YOSHIKAWA" w:date="2026-01-20T12:21:00Z" w16du:dateUtc="2026-01-20T03:21:00Z"/>
                    <w:rFonts w:ascii="ＭＳ 明朝" w:eastAsia="ＭＳ 明朝" w:hAnsi="ＭＳ 明朝"/>
                  </w:rPr>
                </w:rPrChange>
              </w:rPr>
            </w:pPr>
            <w:moveTo w:id="14993" w:author="Masato YOSHIKAWA" w:date="2026-01-20T12:21:00Z" w16du:dateUtc="2026-01-20T03:21:00Z">
              <w:r w:rsidRPr="005B6842">
                <w:rPr>
                  <w:rFonts w:ascii="Times New Roman" w:eastAsia="ＭＳ 明朝" w:hAnsi="Times New Roman" w:cs="Times New Roman" w:hint="eastAsia"/>
                  <w:rPrChange w:id="14994" w:author="Masato YOSHIKAWA" w:date="2026-01-20T12:23:00Z" w16du:dateUtc="2026-01-20T03:23:00Z">
                    <w:rPr>
                      <w:rFonts w:ascii="ＭＳ 明朝" w:eastAsia="ＭＳ 明朝" w:hAnsi="ＭＳ 明朝" w:hint="eastAsia"/>
                    </w:rPr>
                  </w:rPrChange>
                </w:rPr>
                <w:t>将棋</w:t>
              </w:r>
            </w:moveTo>
          </w:p>
        </w:tc>
        <w:tc>
          <w:tcPr>
            <w:tcW w:w="583" w:type="pct"/>
          </w:tcPr>
          <w:p w14:paraId="23D60DA9" w14:textId="77777777" w:rsidR="005B6842" w:rsidRPr="005B6842" w:rsidRDefault="005B6842" w:rsidP="00C45809">
            <w:pPr>
              <w:pStyle w:val="af8"/>
              <w:rPr>
                <w:moveTo w:id="14995" w:author="Masato YOSHIKAWA" w:date="2026-01-20T12:21:00Z" w16du:dateUtc="2026-01-20T03:21:00Z"/>
                <w:rFonts w:ascii="Times New Roman" w:eastAsia="ＭＳ 明朝" w:hAnsi="Times New Roman" w:cs="Times New Roman"/>
                <w:rPrChange w:id="14996" w:author="Masato YOSHIKAWA" w:date="2026-01-20T12:23:00Z" w16du:dateUtc="2026-01-20T03:23:00Z">
                  <w:rPr>
                    <w:moveTo w:id="14997" w:author="Masato YOSHIKAWA" w:date="2026-01-20T12:21:00Z" w16du:dateUtc="2026-01-20T03:21:00Z"/>
                    <w:rFonts w:ascii="ＭＳ 明朝" w:eastAsia="ＭＳ 明朝" w:hAnsi="ＭＳ 明朝"/>
                  </w:rPr>
                </w:rPrChange>
              </w:rPr>
            </w:pPr>
            <w:moveTo w:id="14998" w:author="Masato YOSHIKAWA" w:date="2026-01-20T12:21:00Z" w16du:dateUtc="2026-01-20T03:21:00Z">
              <w:r w:rsidRPr="005B6842">
                <w:rPr>
                  <w:rFonts w:ascii="Times New Roman" w:eastAsia="ＭＳ 明朝" w:hAnsi="Times New Roman" w:cs="Times New Roman"/>
                  <w:rPrChange w:id="14999" w:author="Masato YOSHIKAWA" w:date="2026-01-20T12:23:00Z" w16du:dateUtc="2026-01-20T03:23:00Z">
                    <w:rPr>
                      <w:rFonts w:ascii="ＭＳ 明朝" w:eastAsia="ＭＳ 明朝" w:hAnsi="ＭＳ 明朝"/>
                    </w:rPr>
                  </w:rPrChange>
                </w:rPr>
                <w:t>chess</w:t>
              </w:r>
            </w:moveTo>
          </w:p>
        </w:tc>
        <w:tc>
          <w:tcPr>
            <w:tcW w:w="629" w:type="pct"/>
          </w:tcPr>
          <w:p w14:paraId="65D6DCA4" w14:textId="77777777" w:rsidR="005B6842" w:rsidRPr="005B6842" w:rsidRDefault="005B6842" w:rsidP="00C45809">
            <w:pPr>
              <w:pStyle w:val="af8"/>
              <w:rPr>
                <w:moveTo w:id="15000" w:author="Masato YOSHIKAWA" w:date="2026-01-20T12:21:00Z" w16du:dateUtc="2026-01-20T03:21:00Z"/>
                <w:rFonts w:ascii="Times New Roman" w:eastAsia="ＭＳ 明朝" w:hAnsi="Times New Roman" w:cs="Times New Roman"/>
                <w:rPrChange w:id="15001" w:author="Masato YOSHIKAWA" w:date="2026-01-20T12:23:00Z" w16du:dateUtc="2026-01-20T03:23:00Z">
                  <w:rPr>
                    <w:moveTo w:id="15002" w:author="Masato YOSHIKAWA" w:date="2026-01-20T12:21:00Z" w16du:dateUtc="2026-01-20T03:21:00Z"/>
                    <w:rFonts w:ascii="ＭＳ 明朝" w:eastAsia="ＭＳ 明朝" w:hAnsi="ＭＳ 明朝"/>
                  </w:rPr>
                </w:rPrChange>
              </w:rPr>
            </w:pPr>
            <w:moveTo w:id="15003" w:author="Masato YOSHIKAWA" w:date="2026-01-20T12:21:00Z" w16du:dateUtc="2026-01-20T03:21:00Z">
              <w:r w:rsidRPr="005B6842">
                <w:rPr>
                  <w:rFonts w:ascii="Times New Roman" w:eastAsia="ＭＳ 明朝" w:hAnsi="Times New Roman" w:cs="Times New Roman"/>
                  <w:rPrChange w:id="15004" w:author="Masato YOSHIKAWA" w:date="2026-01-20T12:23:00Z" w16du:dateUtc="2026-01-20T03:23:00Z">
                    <w:rPr>
                      <w:rFonts w:ascii="ＭＳ 明朝" w:eastAsia="ＭＳ 明朝" w:hAnsi="ＭＳ 明朝"/>
                    </w:rPr>
                  </w:rPrChange>
                </w:rPr>
                <w:t>chess</w:t>
              </w:r>
            </w:moveTo>
          </w:p>
        </w:tc>
        <w:tc>
          <w:tcPr>
            <w:tcW w:w="779" w:type="pct"/>
          </w:tcPr>
          <w:p w14:paraId="7EDB6E05" w14:textId="77777777" w:rsidR="005B6842" w:rsidRPr="005B6842" w:rsidRDefault="005B6842" w:rsidP="00C45809">
            <w:pPr>
              <w:pStyle w:val="af8"/>
              <w:rPr>
                <w:moveTo w:id="15005" w:author="Masato YOSHIKAWA" w:date="2026-01-20T12:21:00Z" w16du:dateUtc="2026-01-20T03:21:00Z"/>
                <w:rFonts w:ascii="Times New Roman" w:eastAsia="ＭＳ 明朝" w:hAnsi="Times New Roman" w:cs="Times New Roman"/>
                <w:rPrChange w:id="15006" w:author="Masato YOSHIKAWA" w:date="2026-01-20T12:23:00Z" w16du:dateUtc="2026-01-20T03:23:00Z">
                  <w:rPr>
                    <w:moveTo w:id="15007" w:author="Masato YOSHIKAWA" w:date="2026-01-20T12:21:00Z" w16du:dateUtc="2026-01-20T03:21:00Z"/>
                    <w:rFonts w:ascii="ＭＳ 明朝" w:eastAsia="ＭＳ 明朝" w:hAnsi="ＭＳ 明朝"/>
                  </w:rPr>
                </w:rPrChange>
              </w:rPr>
            </w:pPr>
            <w:moveTo w:id="15008" w:author="Masato YOSHIKAWA" w:date="2026-01-20T12:21:00Z" w16du:dateUtc="2026-01-20T03:21:00Z">
              <w:r w:rsidRPr="005B6842">
                <w:rPr>
                  <w:rFonts w:ascii="Times New Roman" w:eastAsia="ＭＳ 明朝" w:hAnsi="Times New Roman" w:cs="Times New Roman"/>
                  <w:rPrChange w:id="15009" w:author="Masato YOSHIKAWA" w:date="2026-01-20T12:23:00Z" w16du:dateUtc="2026-01-20T03:23:00Z">
                    <w:rPr>
                      <w:rFonts w:ascii="ＭＳ 明朝" w:eastAsia="ＭＳ 明朝" w:hAnsi="ＭＳ 明朝"/>
                    </w:rPr>
                  </w:rPrChange>
                </w:rPr>
                <w:t>Adaptation</w:t>
              </w:r>
            </w:moveTo>
          </w:p>
        </w:tc>
        <w:tc>
          <w:tcPr>
            <w:tcW w:w="744" w:type="pct"/>
          </w:tcPr>
          <w:p w14:paraId="4318ABFA" w14:textId="77777777" w:rsidR="005B6842" w:rsidRPr="005B6842" w:rsidRDefault="005B6842" w:rsidP="00C45809">
            <w:pPr>
              <w:pStyle w:val="af8"/>
              <w:rPr>
                <w:moveTo w:id="15010" w:author="Masato YOSHIKAWA" w:date="2026-01-20T12:21:00Z" w16du:dateUtc="2026-01-20T03:21:00Z"/>
                <w:rFonts w:ascii="Times New Roman" w:eastAsia="ＭＳ 明朝" w:hAnsi="Times New Roman" w:cs="Times New Roman"/>
                <w:rPrChange w:id="15011" w:author="Masato YOSHIKAWA" w:date="2026-01-20T12:23:00Z" w16du:dateUtc="2026-01-20T03:23:00Z">
                  <w:rPr>
                    <w:moveTo w:id="15012" w:author="Masato YOSHIKAWA" w:date="2026-01-20T12:21:00Z" w16du:dateUtc="2026-01-20T03:21:00Z"/>
                    <w:rFonts w:ascii="ＭＳ 明朝" w:eastAsia="ＭＳ 明朝" w:hAnsi="ＭＳ 明朝"/>
                  </w:rPr>
                </w:rPrChange>
              </w:rPr>
            </w:pPr>
            <w:moveTo w:id="15013" w:author="Masato YOSHIKAWA" w:date="2026-01-20T12:21:00Z" w16du:dateUtc="2026-01-20T03:21:00Z">
              <w:r w:rsidRPr="005B6842">
                <w:rPr>
                  <w:rFonts w:ascii="Times New Roman" w:eastAsia="ＭＳ 明朝" w:hAnsi="Times New Roman" w:cs="Times New Roman"/>
                  <w:rPrChange w:id="15014" w:author="Masato YOSHIKAWA" w:date="2026-01-20T12:23:00Z" w16du:dateUtc="2026-01-20T03:23:00Z">
                    <w:rPr>
                      <w:rFonts w:ascii="ＭＳ 明朝" w:eastAsia="ＭＳ 明朝" w:hAnsi="ＭＳ 明朝"/>
                    </w:rPr>
                  </w:rPrChange>
                </w:rPr>
                <w:t>Minimization</w:t>
              </w:r>
            </w:moveTo>
          </w:p>
        </w:tc>
        <w:tc>
          <w:tcPr>
            <w:tcW w:w="851" w:type="pct"/>
          </w:tcPr>
          <w:p w14:paraId="248A80E5" w14:textId="77777777" w:rsidR="005B6842" w:rsidRPr="005B6842" w:rsidRDefault="005B6842" w:rsidP="00C45809">
            <w:pPr>
              <w:pStyle w:val="af8"/>
              <w:rPr>
                <w:moveTo w:id="15015" w:author="Masato YOSHIKAWA" w:date="2026-01-20T12:21:00Z" w16du:dateUtc="2026-01-20T03:21:00Z"/>
                <w:rFonts w:ascii="Times New Roman" w:eastAsia="ＭＳ 明朝" w:hAnsi="Times New Roman" w:cs="Times New Roman"/>
                <w:rPrChange w:id="15016" w:author="Masato YOSHIKAWA" w:date="2026-01-20T12:23:00Z" w16du:dateUtc="2026-01-20T03:23:00Z">
                  <w:rPr>
                    <w:moveTo w:id="15017" w:author="Masato YOSHIKAWA" w:date="2026-01-20T12:21:00Z" w16du:dateUtc="2026-01-20T03:21:00Z"/>
                    <w:rFonts w:ascii="ＭＳ 明朝" w:eastAsia="ＭＳ 明朝" w:hAnsi="ＭＳ 明朝"/>
                  </w:rPr>
                </w:rPrChange>
              </w:rPr>
            </w:pPr>
            <w:moveTo w:id="15018" w:author="Masato YOSHIKAWA" w:date="2026-01-20T12:21:00Z" w16du:dateUtc="2026-01-20T03:21:00Z">
              <w:r w:rsidRPr="005B6842">
                <w:rPr>
                  <w:rFonts w:ascii="Times New Roman" w:eastAsia="ＭＳ 明朝" w:hAnsi="Times New Roman" w:cs="Times New Roman"/>
                  <w:rPrChange w:id="15019" w:author="Masato YOSHIKAWA" w:date="2026-01-20T12:23:00Z" w16du:dateUtc="2026-01-20T03:23:00Z">
                    <w:rPr>
                      <w:rFonts w:ascii="ＭＳ 明朝" w:eastAsia="ＭＳ 明朝" w:hAnsi="ＭＳ 明朝"/>
                    </w:rPr>
                  </w:rPrChange>
                </w:rPr>
                <w:t>Adaptation</w:t>
              </w:r>
            </w:moveTo>
          </w:p>
        </w:tc>
        <w:tc>
          <w:tcPr>
            <w:tcW w:w="831" w:type="pct"/>
          </w:tcPr>
          <w:p w14:paraId="707F9A52" w14:textId="77777777" w:rsidR="005B6842" w:rsidRPr="005B6842" w:rsidRDefault="005B6842" w:rsidP="00C45809">
            <w:pPr>
              <w:pStyle w:val="af8"/>
              <w:rPr>
                <w:moveTo w:id="15020" w:author="Masato YOSHIKAWA" w:date="2026-01-20T12:21:00Z" w16du:dateUtc="2026-01-20T03:21:00Z"/>
                <w:rFonts w:ascii="Times New Roman" w:eastAsia="ＭＳ 明朝" w:hAnsi="Times New Roman" w:cs="Times New Roman"/>
                <w:rPrChange w:id="15021" w:author="Masato YOSHIKAWA" w:date="2026-01-20T12:23:00Z" w16du:dateUtc="2026-01-20T03:23:00Z">
                  <w:rPr>
                    <w:moveTo w:id="15022" w:author="Masato YOSHIKAWA" w:date="2026-01-20T12:21:00Z" w16du:dateUtc="2026-01-20T03:21:00Z"/>
                    <w:rFonts w:ascii="ＭＳ 明朝" w:eastAsia="ＭＳ 明朝" w:hAnsi="ＭＳ 明朝"/>
                  </w:rPr>
                </w:rPrChange>
              </w:rPr>
            </w:pPr>
            <w:moveTo w:id="15023" w:author="Masato YOSHIKAWA" w:date="2026-01-20T12:21:00Z" w16du:dateUtc="2026-01-20T03:21:00Z">
              <w:r w:rsidRPr="005B6842">
                <w:rPr>
                  <w:rFonts w:ascii="Times New Roman" w:eastAsia="ＭＳ 明朝" w:hAnsi="Times New Roman" w:cs="Times New Roman"/>
                  <w:rPrChange w:id="15024" w:author="Masato YOSHIKAWA" w:date="2026-01-20T12:23:00Z" w16du:dateUtc="2026-01-20T03:23:00Z">
                    <w:rPr>
                      <w:rFonts w:ascii="ＭＳ 明朝" w:eastAsia="ＭＳ 明朝" w:hAnsi="ＭＳ 明朝"/>
                    </w:rPr>
                  </w:rPrChange>
                </w:rPr>
                <w:t>Minimization</w:t>
              </w:r>
            </w:moveTo>
          </w:p>
        </w:tc>
      </w:tr>
      <w:tr w:rsidR="005B6842" w:rsidRPr="005B6842" w14:paraId="4E3B7040" w14:textId="77777777" w:rsidTr="00C45809">
        <w:tc>
          <w:tcPr>
            <w:tcW w:w="582" w:type="pct"/>
          </w:tcPr>
          <w:p w14:paraId="1EF8809D" w14:textId="77777777" w:rsidR="005B6842" w:rsidRPr="005B6842" w:rsidRDefault="005B6842" w:rsidP="00C45809">
            <w:pPr>
              <w:pStyle w:val="af8"/>
              <w:rPr>
                <w:moveTo w:id="15025" w:author="Masato YOSHIKAWA" w:date="2026-01-20T12:21:00Z" w16du:dateUtc="2026-01-20T03:21:00Z"/>
                <w:rFonts w:ascii="Times New Roman" w:eastAsia="ＭＳ 明朝" w:hAnsi="Times New Roman" w:cs="Times New Roman"/>
                <w:rPrChange w:id="15026" w:author="Masato YOSHIKAWA" w:date="2026-01-20T12:23:00Z" w16du:dateUtc="2026-01-20T03:23:00Z">
                  <w:rPr>
                    <w:moveTo w:id="15027" w:author="Masato YOSHIKAWA" w:date="2026-01-20T12:21:00Z" w16du:dateUtc="2026-01-20T03:21:00Z"/>
                    <w:rFonts w:ascii="ＭＳ 明朝" w:eastAsia="ＭＳ 明朝" w:hAnsi="ＭＳ 明朝"/>
                  </w:rPr>
                </w:rPrChange>
              </w:rPr>
            </w:pPr>
            <w:moveTo w:id="15028" w:author="Masato YOSHIKAWA" w:date="2026-01-20T12:21:00Z" w16du:dateUtc="2026-01-20T03:21:00Z">
              <w:r w:rsidRPr="005B6842">
                <w:rPr>
                  <w:rFonts w:ascii="Times New Roman" w:eastAsia="ＭＳ 明朝" w:hAnsi="Times New Roman" w:cs="Times New Roman" w:hint="eastAsia"/>
                  <w:rPrChange w:id="15029" w:author="Masato YOSHIKAWA" w:date="2026-01-20T12:23:00Z" w16du:dateUtc="2026-01-20T03:23:00Z">
                    <w:rPr>
                      <w:rFonts w:ascii="ＭＳ 明朝" w:eastAsia="ＭＳ 明朝" w:hAnsi="ＭＳ 明朝" w:hint="eastAsia"/>
                    </w:rPr>
                  </w:rPrChange>
                </w:rPr>
                <w:t>儒者</w:t>
              </w:r>
            </w:moveTo>
          </w:p>
        </w:tc>
        <w:tc>
          <w:tcPr>
            <w:tcW w:w="583" w:type="pct"/>
          </w:tcPr>
          <w:p w14:paraId="3E6AD569" w14:textId="77777777" w:rsidR="005B6842" w:rsidRPr="005B6842" w:rsidRDefault="005B6842" w:rsidP="00C45809">
            <w:pPr>
              <w:pStyle w:val="af8"/>
              <w:rPr>
                <w:moveTo w:id="15030" w:author="Masato YOSHIKAWA" w:date="2026-01-20T12:21:00Z" w16du:dateUtc="2026-01-20T03:21:00Z"/>
                <w:rFonts w:ascii="Times New Roman" w:eastAsia="ＭＳ 明朝" w:hAnsi="Times New Roman" w:cs="Times New Roman"/>
                <w:rPrChange w:id="15031" w:author="Masato YOSHIKAWA" w:date="2026-01-20T12:23:00Z" w16du:dateUtc="2026-01-20T03:23:00Z">
                  <w:rPr>
                    <w:moveTo w:id="15032" w:author="Masato YOSHIKAWA" w:date="2026-01-20T12:21:00Z" w16du:dateUtc="2026-01-20T03:21:00Z"/>
                    <w:rFonts w:ascii="ＭＳ 明朝" w:eastAsia="ＭＳ 明朝" w:hAnsi="ＭＳ 明朝"/>
                  </w:rPr>
                </w:rPrChange>
              </w:rPr>
            </w:pPr>
            <w:moveTo w:id="15033" w:author="Masato YOSHIKAWA" w:date="2026-01-20T12:21:00Z" w16du:dateUtc="2026-01-20T03:21:00Z">
              <w:r w:rsidRPr="005B6842">
                <w:rPr>
                  <w:rFonts w:ascii="Times New Roman" w:eastAsia="ＭＳ 明朝" w:hAnsi="Times New Roman" w:cs="Times New Roman"/>
                  <w:rPrChange w:id="15034" w:author="Masato YOSHIKAWA" w:date="2026-01-20T12:23:00Z" w16du:dateUtc="2026-01-20T03:23:00Z">
                    <w:rPr>
                      <w:rFonts w:ascii="ＭＳ 明朝" w:eastAsia="ＭＳ 明朝" w:hAnsi="ＭＳ 明朝"/>
                    </w:rPr>
                  </w:rPrChange>
                </w:rPr>
                <w:t>Confucian's</w:t>
              </w:r>
            </w:moveTo>
          </w:p>
        </w:tc>
        <w:tc>
          <w:tcPr>
            <w:tcW w:w="629" w:type="pct"/>
          </w:tcPr>
          <w:p w14:paraId="2389F6D6" w14:textId="77777777" w:rsidR="005B6842" w:rsidRPr="005B6842" w:rsidRDefault="005B6842" w:rsidP="00C45809">
            <w:pPr>
              <w:pStyle w:val="af8"/>
              <w:rPr>
                <w:moveTo w:id="15035" w:author="Masato YOSHIKAWA" w:date="2026-01-20T12:21:00Z" w16du:dateUtc="2026-01-20T03:21:00Z"/>
                <w:rFonts w:ascii="Times New Roman" w:eastAsia="ＭＳ 明朝" w:hAnsi="Times New Roman" w:cs="Times New Roman"/>
                <w:rPrChange w:id="15036" w:author="Masato YOSHIKAWA" w:date="2026-01-20T12:23:00Z" w16du:dateUtc="2026-01-20T03:23:00Z">
                  <w:rPr>
                    <w:moveTo w:id="15037" w:author="Masato YOSHIKAWA" w:date="2026-01-20T12:21:00Z" w16du:dateUtc="2026-01-20T03:21:00Z"/>
                    <w:rFonts w:ascii="ＭＳ 明朝" w:eastAsia="ＭＳ 明朝" w:hAnsi="ＭＳ 明朝"/>
                  </w:rPr>
                </w:rPrChange>
              </w:rPr>
            </w:pPr>
            <w:moveTo w:id="15038" w:author="Masato YOSHIKAWA" w:date="2026-01-20T12:21:00Z" w16du:dateUtc="2026-01-20T03:21:00Z">
              <w:r w:rsidRPr="005B6842">
                <w:rPr>
                  <w:rFonts w:ascii="Times New Roman" w:eastAsia="ＭＳ 明朝" w:hAnsi="Times New Roman" w:cs="Times New Roman"/>
                  <w:rPrChange w:id="15039" w:author="Masato YOSHIKAWA" w:date="2026-01-20T12:23:00Z" w16du:dateUtc="2026-01-20T03:23:00Z">
                    <w:rPr>
                      <w:rFonts w:ascii="ＭＳ 明朝" w:eastAsia="ＭＳ 明朝" w:hAnsi="ＭＳ 明朝"/>
                    </w:rPr>
                  </w:rPrChange>
                </w:rPr>
                <w:t>Confucianist</w:t>
              </w:r>
            </w:moveTo>
          </w:p>
        </w:tc>
        <w:tc>
          <w:tcPr>
            <w:tcW w:w="779" w:type="pct"/>
          </w:tcPr>
          <w:p w14:paraId="7ECF3379" w14:textId="77777777" w:rsidR="005B6842" w:rsidRPr="005B6842" w:rsidRDefault="005B6842" w:rsidP="00C45809">
            <w:pPr>
              <w:pStyle w:val="af8"/>
              <w:rPr>
                <w:moveTo w:id="15040" w:author="Masato YOSHIKAWA" w:date="2026-01-20T12:21:00Z" w16du:dateUtc="2026-01-20T03:21:00Z"/>
                <w:rFonts w:ascii="Times New Roman" w:eastAsia="ＭＳ 明朝" w:hAnsi="Times New Roman" w:cs="Times New Roman"/>
                <w:rPrChange w:id="15041" w:author="Masato YOSHIKAWA" w:date="2026-01-20T12:23:00Z" w16du:dateUtc="2026-01-20T03:23:00Z">
                  <w:rPr>
                    <w:moveTo w:id="15042" w:author="Masato YOSHIKAWA" w:date="2026-01-20T12:21:00Z" w16du:dateUtc="2026-01-20T03:21:00Z"/>
                    <w:rFonts w:ascii="ＭＳ 明朝" w:eastAsia="ＭＳ 明朝" w:hAnsi="ＭＳ 明朝"/>
                  </w:rPr>
                </w:rPrChange>
              </w:rPr>
            </w:pPr>
            <w:moveTo w:id="15043" w:author="Masato YOSHIKAWA" w:date="2026-01-20T12:21:00Z" w16du:dateUtc="2026-01-20T03:21:00Z">
              <w:r w:rsidRPr="005B6842">
                <w:rPr>
                  <w:rFonts w:ascii="Times New Roman" w:eastAsia="ＭＳ 明朝" w:hAnsi="Times New Roman" w:cs="Times New Roman"/>
                  <w:rPrChange w:id="15044" w:author="Masato YOSHIKAWA" w:date="2026-01-20T12:23:00Z" w16du:dateUtc="2026-01-20T03:23:00Z">
                    <w:rPr>
                      <w:rFonts w:ascii="ＭＳ 明朝" w:eastAsia="ＭＳ 明朝" w:hAnsi="ＭＳ 明朝"/>
                    </w:rPr>
                  </w:rPrChange>
                </w:rPr>
                <w:t>Established equivalent</w:t>
              </w:r>
            </w:moveTo>
          </w:p>
        </w:tc>
        <w:tc>
          <w:tcPr>
            <w:tcW w:w="744" w:type="pct"/>
          </w:tcPr>
          <w:p w14:paraId="6DF6B0F3" w14:textId="77777777" w:rsidR="005B6842" w:rsidRPr="005B6842" w:rsidRDefault="005B6842" w:rsidP="00C45809">
            <w:pPr>
              <w:pStyle w:val="af8"/>
              <w:rPr>
                <w:moveTo w:id="15045" w:author="Masato YOSHIKAWA" w:date="2026-01-20T12:21:00Z" w16du:dateUtc="2026-01-20T03:21:00Z"/>
                <w:rFonts w:ascii="Times New Roman" w:eastAsia="ＭＳ 明朝" w:hAnsi="Times New Roman" w:cs="Times New Roman"/>
                <w:rPrChange w:id="15046" w:author="Masato YOSHIKAWA" w:date="2026-01-20T12:23:00Z" w16du:dateUtc="2026-01-20T03:23:00Z">
                  <w:rPr>
                    <w:moveTo w:id="15047" w:author="Masato YOSHIKAWA" w:date="2026-01-20T12:21:00Z" w16du:dateUtc="2026-01-20T03:21:00Z"/>
                    <w:rFonts w:ascii="ＭＳ 明朝" w:eastAsia="ＭＳ 明朝" w:hAnsi="ＭＳ 明朝"/>
                  </w:rPr>
                </w:rPrChange>
              </w:rPr>
            </w:pPr>
            <w:moveTo w:id="15048" w:author="Masato YOSHIKAWA" w:date="2026-01-20T12:21:00Z" w16du:dateUtc="2026-01-20T03:21:00Z">
              <w:r w:rsidRPr="005B6842">
                <w:rPr>
                  <w:rFonts w:ascii="Times New Roman" w:eastAsia="ＭＳ 明朝" w:hAnsi="Times New Roman" w:cs="Times New Roman"/>
                  <w:rPrChange w:id="15049" w:author="Masato YOSHIKAWA" w:date="2026-01-20T12:23:00Z" w16du:dateUtc="2026-01-20T03:23:00Z">
                    <w:rPr>
                      <w:rFonts w:ascii="ＭＳ 明朝" w:eastAsia="ＭＳ 明朝" w:hAnsi="ＭＳ 明朝"/>
                    </w:rPr>
                  </w:rPrChange>
                </w:rPr>
                <w:t>Minimization</w:t>
              </w:r>
            </w:moveTo>
          </w:p>
        </w:tc>
        <w:tc>
          <w:tcPr>
            <w:tcW w:w="851" w:type="pct"/>
          </w:tcPr>
          <w:p w14:paraId="2BEF4E31" w14:textId="77777777" w:rsidR="005B6842" w:rsidRPr="005B6842" w:rsidRDefault="005B6842" w:rsidP="00C45809">
            <w:pPr>
              <w:pStyle w:val="af8"/>
              <w:rPr>
                <w:moveTo w:id="15050" w:author="Masato YOSHIKAWA" w:date="2026-01-20T12:21:00Z" w16du:dateUtc="2026-01-20T03:21:00Z"/>
                <w:rFonts w:ascii="Times New Roman" w:eastAsia="ＭＳ 明朝" w:hAnsi="Times New Roman" w:cs="Times New Roman"/>
                <w:rPrChange w:id="15051" w:author="Masato YOSHIKAWA" w:date="2026-01-20T12:23:00Z" w16du:dateUtc="2026-01-20T03:23:00Z">
                  <w:rPr>
                    <w:moveTo w:id="15052" w:author="Masato YOSHIKAWA" w:date="2026-01-20T12:21:00Z" w16du:dateUtc="2026-01-20T03:21:00Z"/>
                    <w:rFonts w:ascii="ＭＳ 明朝" w:eastAsia="ＭＳ 明朝" w:hAnsi="ＭＳ 明朝"/>
                  </w:rPr>
                </w:rPrChange>
              </w:rPr>
            </w:pPr>
            <w:moveTo w:id="15053" w:author="Masato YOSHIKAWA" w:date="2026-01-20T12:21:00Z" w16du:dateUtc="2026-01-20T03:21:00Z">
              <w:r w:rsidRPr="005B6842">
                <w:rPr>
                  <w:rFonts w:ascii="Times New Roman" w:eastAsia="ＭＳ 明朝" w:hAnsi="Times New Roman" w:cs="Times New Roman"/>
                  <w:rPrChange w:id="15054" w:author="Masato YOSHIKAWA" w:date="2026-01-20T12:23:00Z" w16du:dateUtc="2026-01-20T03:23:00Z">
                    <w:rPr>
                      <w:rFonts w:ascii="ＭＳ 明朝" w:eastAsia="ＭＳ 明朝" w:hAnsi="ＭＳ 明朝"/>
                    </w:rPr>
                  </w:rPrChange>
                </w:rPr>
                <w:t>Established equivalent</w:t>
              </w:r>
            </w:moveTo>
          </w:p>
        </w:tc>
        <w:tc>
          <w:tcPr>
            <w:tcW w:w="831" w:type="pct"/>
          </w:tcPr>
          <w:p w14:paraId="169787A5" w14:textId="77777777" w:rsidR="005B6842" w:rsidRPr="005B6842" w:rsidRDefault="005B6842" w:rsidP="00C45809">
            <w:pPr>
              <w:pStyle w:val="af8"/>
              <w:rPr>
                <w:moveTo w:id="15055" w:author="Masato YOSHIKAWA" w:date="2026-01-20T12:21:00Z" w16du:dateUtc="2026-01-20T03:21:00Z"/>
                <w:rFonts w:ascii="Times New Roman" w:eastAsia="ＭＳ 明朝" w:hAnsi="Times New Roman" w:cs="Times New Roman"/>
                <w:rPrChange w:id="15056" w:author="Masato YOSHIKAWA" w:date="2026-01-20T12:23:00Z" w16du:dateUtc="2026-01-20T03:23:00Z">
                  <w:rPr>
                    <w:moveTo w:id="15057" w:author="Masato YOSHIKAWA" w:date="2026-01-20T12:21:00Z" w16du:dateUtc="2026-01-20T03:21:00Z"/>
                    <w:rFonts w:ascii="ＭＳ 明朝" w:eastAsia="ＭＳ 明朝" w:hAnsi="ＭＳ 明朝"/>
                  </w:rPr>
                </w:rPrChange>
              </w:rPr>
            </w:pPr>
            <w:moveTo w:id="15058" w:author="Masato YOSHIKAWA" w:date="2026-01-20T12:21:00Z" w16du:dateUtc="2026-01-20T03:21:00Z">
              <w:r w:rsidRPr="005B6842">
                <w:rPr>
                  <w:rFonts w:ascii="Times New Roman" w:eastAsia="ＭＳ 明朝" w:hAnsi="Times New Roman" w:cs="Times New Roman"/>
                  <w:rPrChange w:id="15059" w:author="Masato YOSHIKAWA" w:date="2026-01-20T12:23:00Z" w16du:dateUtc="2026-01-20T03:23:00Z">
                    <w:rPr>
                      <w:rFonts w:ascii="ＭＳ 明朝" w:eastAsia="ＭＳ 明朝" w:hAnsi="ＭＳ 明朝"/>
                    </w:rPr>
                  </w:rPrChange>
                </w:rPr>
                <w:t>Minimization</w:t>
              </w:r>
            </w:moveTo>
          </w:p>
        </w:tc>
      </w:tr>
      <w:tr w:rsidR="005B6842" w:rsidRPr="005B6842" w14:paraId="41B0EFC1" w14:textId="77777777" w:rsidTr="00C45809">
        <w:tc>
          <w:tcPr>
            <w:tcW w:w="582" w:type="pct"/>
          </w:tcPr>
          <w:p w14:paraId="594E20A3" w14:textId="77777777" w:rsidR="005B6842" w:rsidRPr="005B6842" w:rsidRDefault="005B6842" w:rsidP="00C45809">
            <w:pPr>
              <w:pStyle w:val="af8"/>
              <w:rPr>
                <w:moveTo w:id="15060" w:author="Masato YOSHIKAWA" w:date="2026-01-20T12:21:00Z" w16du:dateUtc="2026-01-20T03:21:00Z"/>
                <w:rFonts w:ascii="Times New Roman" w:eastAsia="ＭＳ 明朝" w:hAnsi="Times New Roman" w:cs="Times New Roman"/>
                <w:rPrChange w:id="15061" w:author="Masato YOSHIKAWA" w:date="2026-01-20T12:23:00Z" w16du:dateUtc="2026-01-20T03:23:00Z">
                  <w:rPr>
                    <w:moveTo w:id="15062" w:author="Masato YOSHIKAWA" w:date="2026-01-20T12:21:00Z" w16du:dateUtc="2026-01-20T03:21:00Z"/>
                    <w:rFonts w:ascii="ＭＳ 明朝" w:eastAsia="ＭＳ 明朝" w:hAnsi="ＭＳ 明朝"/>
                  </w:rPr>
                </w:rPrChange>
              </w:rPr>
            </w:pPr>
            <w:moveTo w:id="15063" w:author="Masato YOSHIKAWA" w:date="2026-01-20T12:21:00Z" w16du:dateUtc="2026-01-20T03:21:00Z">
              <w:r w:rsidRPr="005B6842">
                <w:rPr>
                  <w:rFonts w:ascii="Times New Roman" w:eastAsia="ＭＳ 明朝" w:hAnsi="Times New Roman" w:cs="Times New Roman" w:hint="eastAsia"/>
                  <w:rPrChange w:id="15064" w:author="Masato YOSHIKAWA" w:date="2026-01-20T12:23:00Z" w16du:dateUtc="2026-01-20T03:23:00Z">
                    <w:rPr>
                      <w:rFonts w:ascii="ＭＳ 明朝" w:eastAsia="ＭＳ 明朝" w:hAnsi="ＭＳ 明朝" w:hint="eastAsia"/>
                    </w:rPr>
                  </w:rPrChange>
                </w:rPr>
                <w:t>切支丹</w:t>
              </w:r>
            </w:moveTo>
          </w:p>
        </w:tc>
        <w:tc>
          <w:tcPr>
            <w:tcW w:w="583" w:type="pct"/>
          </w:tcPr>
          <w:p w14:paraId="254701CE" w14:textId="77777777" w:rsidR="005B6842" w:rsidRPr="005B6842" w:rsidRDefault="005B6842" w:rsidP="00C45809">
            <w:pPr>
              <w:pStyle w:val="af8"/>
              <w:rPr>
                <w:moveTo w:id="15065" w:author="Masato YOSHIKAWA" w:date="2026-01-20T12:21:00Z" w16du:dateUtc="2026-01-20T03:21:00Z"/>
                <w:rFonts w:ascii="Times New Roman" w:eastAsia="ＭＳ 明朝" w:hAnsi="Times New Roman" w:cs="Times New Roman"/>
                <w:rPrChange w:id="15066" w:author="Masato YOSHIKAWA" w:date="2026-01-20T12:23:00Z" w16du:dateUtc="2026-01-20T03:23:00Z">
                  <w:rPr>
                    <w:moveTo w:id="15067" w:author="Masato YOSHIKAWA" w:date="2026-01-20T12:21:00Z" w16du:dateUtc="2026-01-20T03:21:00Z"/>
                    <w:rFonts w:ascii="ＭＳ 明朝" w:eastAsia="ＭＳ 明朝" w:hAnsi="ＭＳ 明朝"/>
                  </w:rPr>
                </w:rPrChange>
              </w:rPr>
            </w:pPr>
            <w:moveTo w:id="15068" w:author="Masato YOSHIKAWA" w:date="2026-01-20T12:21:00Z" w16du:dateUtc="2026-01-20T03:21:00Z">
              <w:r w:rsidRPr="005B6842">
                <w:rPr>
                  <w:rFonts w:ascii="Times New Roman" w:eastAsia="ＭＳ 明朝" w:hAnsi="Times New Roman" w:cs="Times New Roman"/>
                  <w:rPrChange w:id="15069" w:author="Masato YOSHIKAWA" w:date="2026-01-20T12:23:00Z" w16du:dateUtc="2026-01-20T03:23:00Z">
                    <w:rPr>
                      <w:rFonts w:ascii="ＭＳ 明朝" w:eastAsia="ＭＳ 明朝" w:hAnsi="ＭＳ 明朝"/>
                    </w:rPr>
                  </w:rPrChange>
                </w:rPr>
                <w:t>Christian</w:t>
              </w:r>
            </w:moveTo>
          </w:p>
        </w:tc>
        <w:tc>
          <w:tcPr>
            <w:tcW w:w="629" w:type="pct"/>
          </w:tcPr>
          <w:p w14:paraId="301D0797" w14:textId="77777777" w:rsidR="005B6842" w:rsidRPr="005B6842" w:rsidRDefault="005B6842" w:rsidP="00C45809">
            <w:pPr>
              <w:pStyle w:val="af8"/>
              <w:rPr>
                <w:moveTo w:id="15070" w:author="Masato YOSHIKAWA" w:date="2026-01-20T12:21:00Z" w16du:dateUtc="2026-01-20T03:21:00Z"/>
                <w:rFonts w:ascii="Times New Roman" w:eastAsia="ＭＳ 明朝" w:hAnsi="Times New Roman" w:cs="Times New Roman"/>
                <w:rPrChange w:id="15071" w:author="Masato YOSHIKAWA" w:date="2026-01-20T12:23:00Z" w16du:dateUtc="2026-01-20T03:23:00Z">
                  <w:rPr>
                    <w:moveTo w:id="15072" w:author="Masato YOSHIKAWA" w:date="2026-01-20T12:21:00Z" w16du:dateUtc="2026-01-20T03:21:00Z"/>
                    <w:rFonts w:ascii="ＭＳ 明朝" w:eastAsia="ＭＳ 明朝" w:hAnsi="ＭＳ 明朝"/>
                  </w:rPr>
                </w:rPrChange>
              </w:rPr>
            </w:pPr>
            <w:moveTo w:id="15073" w:author="Masato YOSHIKAWA" w:date="2026-01-20T12:21:00Z" w16du:dateUtc="2026-01-20T03:21:00Z">
              <w:r w:rsidRPr="005B6842">
                <w:rPr>
                  <w:rFonts w:ascii="Times New Roman" w:eastAsia="ＭＳ 明朝" w:hAnsi="Times New Roman" w:cs="Times New Roman"/>
                  <w:rPrChange w:id="15074" w:author="Masato YOSHIKAWA" w:date="2026-01-20T12:23:00Z" w16du:dateUtc="2026-01-20T03:23:00Z">
                    <w:rPr>
                      <w:rFonts w:ascii="ＭＳ 明朝" w:eastAsia="ＭＳ 明朝" w:hAnsi="ＭＳ 明朝"/>
                    </w:rPr>
                  </w:rPrChange>
                </w:rPr>
                <w:t>Christian</w:t>
              </w:r>
            </w:moveTo>
          </w:p>
        </w:tc>
        <w:tc>
          <w:tcPr>
            <w:tcW w:w="779" w:type="pct"/>
          </w:tcPr>
          <w:p w14:paraId="64B8F7D5" w14:textId="77777777" w:rsidR="005B6842" w:rsidRPr="005B6842" w:rsidRDefault="005B6842" w:rsidP="00C45809">
            <w:pPr>
              <w:pStyle w:val="af8"/>
              <w:rPr>
                <w:moveTo w:id="15075" w:author="Masato YOSHIKAWA" w:date="2026-01-20T12:21:00Z" w16du:dateUtc="2026-01-20T03:21:00Z"/>
                <w:rFonts w:ascii="Times New Roman" w:eastAsia="ＭＳ 明朝" w:hAnsi="Times New Roman" w:cs="Times New Roman"/>
                <w:rPrChange w:id="15076" w:author="Masato YOSHIKAWA" w:date="2026-01-20T12:23:00Z" w16du:dateUtc="2026-01-20T03:23:00Z">
                  <w:rPr>
                    <w:moveTo w:id="15077" w:author="Masato YOSHIKAWA" w:date="2026-01-20T12:21:00Z" w16du:dateUtc="2026-01-20T03:21:00Z"/>
                    <w:rFonts w:ascii="ＭＳ 明朝" w:eastAsia="ＭＳ 明朝" w:hAnsi="ＭＳ 明朝"/>
                  </w:rPr>
                </w:rPrChange>
              </w:rPr>
            </w:pPr>
            <w:moveTo w:id="15078" w:author="Masato YOSHIKAWA" w:date="2026-01-20T12:21:00Z" w16du:dateUtc="2026-01-20T03:21:00Z">
              <w:r w:rsidRPr="005B6842">
                <w:rPr>
                  <w:rFonts w:ascii="Times New Roman" w:eastAsia="ＭＳ 明朝" w:hAnsi="Times New Roman" w:cs="Times New Roman"/>
                  <w:rPrChange w:id="15079" w:author="Masato YOSHIKAWA" w:date="2026-01-20T12:23:00Z" w16du:dateUtc="2026-01-20T03:23:00Z">
                    <w:rPr>
                      <w:rFonts w:ascii="ＭＳ 明朝" w:eastAsia="ＭＳ 明朝" w:hAnsi="ＭＳ 明朝"/>
                    </w:rPr>
                  </w:rPrChange>
                </w:rPr>
                <w:t>Established equivalent</w:t>
              </w:r>
            </w:moveTo>
          </w:p>
        </w:tc>
        <w:tc>
          <w:tcPr>
            <w:tcW w:w="744" w:type="pct"/>
          </w:tcPr>
          <w:p w14:paraId="27088743" w14:textId="77777777" w:rsidR="005B6842" w:rsidRPr="005B6842" w:rsidRDefault="005B6842" w:rsidP="00C45809">
            <w:pPr>
              <w:pStyle w:val="af8"/>
              <w:rPr>
                <w:moveTo w:id="15080" w:author="Masato YOSHIKAWA" w:date="2026-01-20T12:21:00Z" w16du:dateUtc="2026-01-20T03:21:00Z"/>
                <w:rFonts w:ascii="Times New Roman" w:eastAsia="ＭＳ 明朝" w:hAnsi="Times New Roman" w:cs="Times New Roman"/>
                <w:rPrChange w:id="15081" w:author="Masato YOSHIKAWA" w:date="2026-01-20T12:23:00Z" w16du:dateUtc="2026-01-20T03:23:00Z">
                  <w:rPr>
                    <w:moveTo w:id="15082" w:author="Masato YOSHIKAWA" w:date="2026-01-20T12:21:00Z" w16du:dateUtc="2026-01-20T03:21:00Z"/>
                    <w:rFonts w:ascii="ＭＳ 明朝" w:eastAsia="ＭＳ 明朝" w:hAnsi="ＭＳ 明朝"/>
                  </w:rPr>
                </w:rPrChange>
              </w:rPr>
            </w:pPr>
            <w:moveTo w:id="15083" w:author="Masato YOSHIKAWA" w:date="2026-01-20T12:21:00Z" w16du:dateUtc="2026-01-20T03:21:00Z">
              <w:r w:rsidRPr="005B6842">
                <w:rPr>
                  <w:rFonts w:ascii="Times New Roman" w:eastAsia="ＭＳ 明朝" w:hAnsi="Times New Roman" w:cs="Times New Roman"/>
                  <w:rPrChange w:id="15084" w:author="Masato YOSHIKAWA" w:date="2026-01-20T12:23:00Z" w16du:dateUtc="2026-01-20T03:23:00Z">
                    <w:rPr>
                      <w:rFonts w:ascii="ＭＳ 明朝" w:eastAsia="ＭＳ 明朝" w:hAnsi="ＭＳ 明朝"/>
                    </w:rPr>
                  </w:rPrChange>
                </w:rPr>
                <w:t>Minimization</w:t>
              </w:r>
            </w:moveTo>
          </w:p>
        </w:tc>
        <w:tc>
          <w:tcPr>
            <w:tcW w:w="851" w:type="pct"/>
          </w:tcPr>
          <w:p w14:paraId="0D39E9DD" w14:textId="77777777" w:rsidR="005B6842" w:rsidRPr="005B6842" w:rsidRDefault="005B6842" w:rsidP="00C45809">
            <w:pPr>
              <w:pStyle w:val="af8"/>
              <w:rPr>
                <w:moveTo w:id="15085" w:author="Masato YOSHIKAWA" w:date="2026-01-20T12:21:00Z" w16du:dateUtc="2026-01-20T03:21:00Z"/>
                <w:rFonts w:ascii="Times New Roman" w:eastAsia="ＭＳ 明朝" w:hAnsi="Times New Roman" w:cs="Times New Roman"/>
                <w:rPrChange w:id="15086" w:author="Masato YOSHIKAWA" w:date="2026-01-20T12:23:00Z" w16du:dateUtc="2026-01-20T03:23:00Z">
                  <w:rPr>
                    <w:moveTo w:id="15087" w:author="Masato YOSHIKAWA" w:date="2026-01-20T12:21:00Z" w16du:dateUtc="2026-01-20T03:21:00Z"/>
                    <w:rFonts w:ascii="ＭＳ 明朝" w:eastAsia="ＭＳ 明朝" w:hAnsi="ＭＳ 明朝"/>
                  </w:rPr>
                </w:rPrChange>
              </w:rPr>
            </w:pPr>
            <w:moveTo w:id="15088" w:author="Masato YOSHIKAWA" w:date="2026-01-20T12:21:00Z" w16du:dateUtc="2026-01-20T03:21:00Z">
              <w:r w:rsidRPr="005B6842">
                <w:rPr>
                  <w:rFonts w:ascii="Times New Roman" w:eastAsia="ＭＳ 明朝" w:hAnsi="Times New Roman" w:cs="Times New Roman"/>
                  <w:rPrChange w:id="15089" w:author="Masato YOSHIKAWA" w:date="2026-01-20T12:23:00Z" w16du:dateUtc="2026-01-20T03:23:00Z">
                    <w:rPr>
                      <w:rFonts w:ascii="ＭＳ 明朝" w:eastAsia="ＭＳ 明朝" w:hAnsi="ＭＳ 明朝"/>
                    </w:rPr>
                  </w:rPrChange>
                </w:rPr>
                <w:t>Established equivalent</w:t>
              </w:r>
            </w:moveTo>
          </w:p>
        </w:tc>
        <w:tc>
          <w:tcPr>
            <w:tcW w:w="831" w:type="pct"/>
          </w:tcPr>
          <w:p w14:paraId="01CD7292" w14:textId="77777777" w:rsidR="005B6842" w:rsidRPr="005B6842" w:rsidRDefault="005B6842" w:rsidP="00C45809">
            <w:pPr>
              <w:pStyle w:val="af8"/>
              <w:rPr>
                <w:moveTo w:id="15090" w:author="Masato YOSHIKAWA" w:date="2026-01-20T12:21:00Z" w16du:dateUtc="2026-01-20T03:21:00Z"/>
                <w:rFonts w:ascii="Times New Roman" w:eastAsia="ＭＳ 明朝" w:hAnsi="Times New Roman" w:cs="Times New Roman"/>
                <w:rPrChange w:id="15091" w:author="Masato YOSHIKAWA" w:date="2026-01-20T12:23:00Z" w16du:dateUtc="2026-01-20T03:23:00Z">
                  <w:rPr>
                    <w:moveTo w:id="15092" w:author="Masato YOSHIKAWA" w:date="2026-01-20T12:21:00Z" w16du:dateUtc="2026-01-20T03:21:00Z"/>
                    <w:rFonts w:ascii="ＭＳ 明朝" w:eastAsia="ＭＳ 明朝" w:hAnsi="ＭＳ 明朝"/>
                  </w:rPr>
                </w:rPrChange>
              </w:rPr>
            </w:pPr>
            <w:moveTo w:id="15093" w:author="Masato YOSHIKAWA" w:date="2026-01-20T12:21:00Z" w16du:dateUtc="2026-01-20T03:21:00Z">
              <w:r w:rsidRPr="005B6842">
                <w:rPr>
                  <w:rFonts w:ascii="Times New Roman" w:eastAsia="ＭＳ 明朝" w:hAnsi="Times New Roman" w:cs="Times New Roman"/>
                  <w:rPrChange w:id="15094" w:author="Masato YOSHIKAWA" w:date="2026-01-20T12:23:00Z" w16du:dateUtc="2026-01-20T03:23:00Z">
                    <w:rPr>
                      <w:rFonts w:ascii="ＭＳ 明朝" w:eastAsia="ＭＳ 明朝" w:hAnsi="ＭＳ 明朝"/>
                    </w:rPr>
                  </w:rPrChange>
                </w:rPr>
                <w:t>Minimization</w:t>
              </w:r>
            </w:moveTo>
          </w:p>
        </w:tc>
      </w:tr>
      <w:tr w:rsidR="005B6842" w:rsidRPr="005B6842" w14:paraId="6763CEAF" w14:textId="77777777" w:rsidTr="00C45809">
        <w:tc>
          <w:tcPr>
            <w:tcW w:w="582" w:type="pct"/>
          </w:tcPr>
          <w:p w14:paraId="3BEA991B" w14:textId="77777777" w:rsidR="005B6842" w:rsidRPr="005B6842" w:rsidRDefault="005B6842" w:rsidP="00C45809">
            <w:pPr>
              <w:pStyle w:val="af8"/>
              <w:rPr>
                <w:moveTo w:id="15095" w:author="Masato YOSHIKAWA" w:date="2026-01-20T12:21:00Z" w16du:dateUtc="2026-01-20T03:21:00Z"/>
                <w:rFonts w:ascii="Times New Roman" w:eastAsia="ＭＳ 明朝" w:hAnsi="Times New Roman" w:cs="Times New Roman"/>
                <w:rPrChange w:id="15096" w:author="Masato YOSHIKAWA" w:date="2026-01-20T12:23:00Z" w16du:dateUtc="2026-01-20T03:23:00Z">
                  <w:rPr>
                    <w:moveTo w:id="15097" w:author="Masato YOSHIKAWA" w:date="2026-01-20T12:21:00Z" w16du:dateUtc="2026-01-20T03:21:00Z"/>
                    <w:rFonts w:ascii="ＭＳ 明朝" w:eastAsia="ＭＳ 明朝" w:hAnsi="ＭＳ 明朝"/>
                  </w:rPr>
                </w:rPrChange>
              </w:rPr>
            </w:pPr>
            <w:moveTo w:id="15098" w:author="Masato YOSHIKAWA" w:date="2026-01-20T12:21:00Z" w16du:dateUtc="2026-01-20T03:21:00Z">
              <w:r w:rsidRPr="005B6842">
                <w:rPr>
                  <w:rFonts w:ascii="Times New Roman" w:eastAsia="ＭＳ 明朝" w:hAnsi="Times New Roman" w:cs="Times New Roman" w:hint="eastAsia"/>
                  <w:rPrChange w:id="15099" w:author="Masato YOSHIKAWA" w:date="2026-01-20T12:23:00Z" w16du:dateUtc="2026-01-20T03:23:00Z">
                    <w:rPr>
                      <w:rFonts w:ascii="ＭＳ 明朝" w:eastAsia="ＭＳ 明朝" w:hAnsi="ＭＳ 明朝" w:hint="eastAsia"/>
                    </w:rPr>
                  </w:rPrChange>
                </w:rPr>
                <w:t>松飾</w:t>
              </w:r>
            </w:moveTo>
          </w:p>
        </w:tc>
        <w:tc>
          <w:tcPr>
            <w:tcW w:w="583" w:type="pct"/>
          </w:tcPr>
          <w:p w14:paraId="3200710F" w14:textId="77777777" w:rsidR="005B6842" w:rsidRPr="005B6842" w:rsidRDefault="005B6842" w:rsidP="00C45809">
            <w:pPr>
              <w:pStyle w:val="af8"/>
              <w:rPr>
                <w:moveTo w:id="15100" w:author="Masato YOSHIKAWA" w:date="2026-01-20T12:21:00Z" w16du:dateUtc="2026-01-20T03:21:00Z"/>
                <w:rFonts w:ascii="Times New Roman" w:eastAsia="ＭＳ 明朝" w:hAnsi="Times New Roman" w:cs="Times New Roman"/>
                <w:rPrChange w:id="15101" w:author="Masato YOSHIKAWA" w:date="2026-01-20T12:23:00Z" w16du:dateUtc="2026-01-20T03:23:00Z">
                  <w:rPr>
                    <w:moveTo w:id="15102" w:author="Masato YOSHIKAWA" w:date="2026-01-20T12:21:00Z" w16du:dateUtc="2026-01-20T03:21:00Z"/>
                    <w:rFonts w:ascii="ＭＳ 明朝" w:eastAsia="ＭＳ 明朝" w:hAnsi="ＭＳ 明朝"/>
                  </w:rPr>
                </w:rPrChange>
              </w:rPr>
            </w:pPr>
            <w:moveTo w:id="15103" w:author="Masato YOSHIKAWA" w:date="2026-01-20T12:21:00Z" w16du:dateUtc="2026-01-20T03:21:00Z">
              <w:r w:rsidRPr="005B6842">
                <w:rPr>
                  <w:rFonts w:ascii="Times New Roman" w:eastAsia="ＭＳ 明朝" w:hAnsi="Times New Roman" w:cs="Times New Roman"/>
                  <w:rPrChange w:id="15104" w:author="Masato YOSHIKAWA" w:date="2026-01-20T12:23:00Z" w16du:dateUtc="2026-01-20T03:23:00Z">
                    <w:rPr>
                      <w:rFonts w:ascii="ＭＳ 明朝" w:eastAsia="ＭＳ 明朝" w:hAnsi="ＭＳ 明朝"/>
                    </w:rPr>
                  </w:rPrChange>
                </w:rPr>
                <w:t>New Year's decorations</w:t>
              </w:r>
            </w:moveTo>
          </w:p>
        </w:tc>
        <w:tc>
          <w:tcPr>
            <w:tcW w:w="629" w:type="pct"/>
          </w:tcPr>
          <w:p w14:paraId="55FE1487" w14:textId="77777777" w:rsidR="005B6842" w:rsidRPr="005B6842" w:rsidRDefault="005B6842" w:rsidP="00C45809">
            <w:pPr>
              <w:pStyle w:val="af8"/>
              <w:rPr>
                <w:moveTo w:id="15105" w:author="Masato YOSHIKAWA" w:date="2026-01-20T12:21:00Z" w16du:dateUtc="2026-01-20T03:21:00Z"/>
                <w:rFonts w:ascii="Times New Roman" w:eastAsia="ＭＳ 明朝" w:hAnsi="Times New Roman" w:cs="Times New Roman"/>
                <w:rPrChange w:id="15106" w:author="Masato YOSHIKAWA" w:date="2026-01-20T12:23:00Z" w16du:dateUtc="2026-01-20T03:23:00Z">
                  <w:rPr>
                    <w:moveTo w:id="15107" w:author="Masato YOSHIKAWA" w:date="2026-01-20T12:21:00Z" w16du:dateUtc="2026-01-20T03:21:00Z"/>
                    <w:rFonts w:ascii="ＭＳ 明朝" w:eastAsia="ＭＳ 明朝" w:hAnsi="ＭＳ 明朝"/>
                  </w:rPr>
                </w:rPrChange>
              </w:rPr>
            </w:pPr>
            <w:moveTo w:id="15108" w:author="Masato YOSHIKAWA" w:date="2026-01-20T12:21:00Z" w16du:dateUtc="2026-01-20T03:21:00Z">
              <w:r w:rsidRPr="005B6842">
                <w:rPr>
                  <w:rFonts w:ascii="Times New Roman" w:eastAsia="ＭＳ 明朝" w:hAnsi="Times New Roman" w:cs="Times New Roman"/>
                  <w:rPrChange w:id="15109" w:author="Masato YOSHIKAWA" w:date="2026-01-20T12:23:00Z" w16du:dateUtc="2026-01-20T03:23:00Z">
                    <w:rPr>
                      <w:rFonts w:ascii="ＭＳ 明朝" w:eastAsia="ＭＳ 明朝" w:hAnsi="ＭＳ 明朝"/>
                    </w:rPr>
                  </w:rPrChange>
                </w:rPr>
                <w:t>New Year decorations</w:t>
              </w:r>
            </w:moveTo>
          </w:p>
        </w:tc>
        <w:tc>
          <w:tcPr>
            <w:tcW w:w="779" w:type="pct"/>
          </w:tcPr>
          <w:p w14:paraId="0F667535" w14:textId="77777777" w:rsidR="005B6842" w:rsidRPr="005B6842" w:rsidRDefault="005B6842" w:rsidP="00C45809">
            <w:pPr>
              <w:pStyle w:val="af8"/>
              <w:rPr>
                <w:moveTo w:id="15110" w:author="Masato YOSHIKAWA" w:date="2026-01-20T12:21:00Z" w16du:dateUtc="2026-01-20T03:21:00Z"/>
                <w:rFonts w:ascii="Times New Roman" w:eastAsia="ＭＳ 明朝" w:hAnsi="Times New Roman" w:cs="Times New Roman"/>
                <w:rPrChange w:id="15111" w:author="Masato YOSHIKAWA" w:date="2026-01-20T12:23:00Z" w16du:dateUtc="2026-01-20T03:23:00Z">
                  <w:rPr>
                    <w:moveTo w:id="15112" w:author="Masato YOSHIKAWA" w:date="2026-01-20T12:21:00Z" w16du:dateUtc="2026-01-20T03:21:00Z"/>
                    <w:rFonts w:ascii="ＭＳ 明朝" w:eastAsia="ＭＳ 明朝" w:hAnsi="ＭＳ 明朝"/>
                  </w:rPr>
                </w:rPrChange>
              </w:rPr>
            </w:pPr>
            <w:moveTo w:id="15113" w:author="Masato YOSHIKAWA" w:date="2026-01-20T12:21:00Z" w16du:dateUtc="2026-01-20T03:21:00Z">
              <w:r w:rsidRPr="005B6842">
                <w:rPr>
                  <w:rFonts w:ascii="Times New Roman" w:eastAsia="ＭＳ 明朝" w:hAnsi="Times New Roman" w:cs="Times New Roman"/>
                  <w:rPrChange w:id="15114" w:author="Masato YOSHIKAWA" w:date="2026-01-20T12:23:00Z" w16du:dateUtc="2026-01-20T03:23:00Z">
                    <w:rPr>
                      <w:rFonts w:ascii="ＭＳ 明朝" w:eastAsia="ＭＳ 明朝" w:hAnsi="ＭＳ 明朝"/>
                    </w:rPr>
                  </w:rPrChange>
                </w:rPr>
                <w:t>Generalization</w:t>
              </w:r>
            </w:moveTo>
          </w:p>
        </w:tc>
        <w:tc>
          <w:tcPr>
            <w:tcW w:w="744" w:type="pct"/>
          </w:tcPr>
          <w:p w14:paraId="68AB36E3" w14:textId="77777777" w:rsidR="005B6842" w:rsidRPr="005B6842" w:rsidRDefault="005B6842" w:rsidP="00C45809">
            <w:pPr>
              <w:pStyle w:val="af8"/>
              <w:rPr>
                <w:moveTo w:id="15115" w:author="Masato YOSHIKAWA" w:date="2026-01-20T12:21:00Z" w16du:dateUtc="2026-01-20T03:21:00Z"/>
                <w:rFonts w:ascii="Times New Roman" w:eastAsia="ＭＳ 明朝" w:hAnsi="Times New Roman" w:cs="Times New Roman"/>
                <w:rPrChange w:id="15116" w:author="Masato YOSHIKAWA" w:date="2026-01-20T12:23:00Z" w16du:dateUtc="2026-01-20T03:23:00Z">
                  <w:rPr>
                    <w:moveTo w:id="15117" w:author="Masato YOSHIKAWA" w:date="2026-01-20T12:21:00Z" w16du:dateUtc="2026-01-20T03:21:00Z"/>
                    <w:rFonts w:ascii="ＭＳ 明朝" w:eastAsia="ＭＳ 明朝" w:hAnsi="ＭＳ 明朝"/>
                  </w:rPr>
                </w:rPrChange>
              </w:rPr>
            </w:pPr>
            <w:moveTo w:id="15118" w:author="Masato YOSHIKAWA" w:date="2026-01-20T12:21:00Z" w16du:dateUtc="2026-01-20T03:21:00Z">
              <w:r w:rsidRPr="005B6842">
                <w:rPr>
                  <w:rFonts w:ascii="Times New Roman" w:eastAsia="ＭＳ 明朝" w:hAnsi="Times New Roman" w:cs="Times New Roman"/>
                  <w:rPrChange w:id="15119" w:author="Masato YOSHIKAWA" w:date="2026-01-20T12:23:00Z" w16du:dateUtc="2026-01-20T03:23:00Z">
                    <w:rPr>
                      <w:rFonts w:ascii="ＭＳ 明朝" w:eastAsia="ＭＳ 明朝" w:hAnsi="ＭＳ 明朝"/>
                    </w:rPr>
                  </w:rPrChange>
                </w:rPr>
                <w:t>Minimization</w:t>
              </w:r>
            </w:moveTo>
          </w:p>
        </w:tc>
        <w:tc>
          <w:tcPr>
            <w:tcW w:w="851" w:type="pct"/>
          </w:tcPr>
          <w:p w14:paraId="0B658AFE" w14:textId="77777777" w:rsidR="005B6842" w:rsidRPr="005B6842" w:rsidRDefault="005B6842" w:rsidP="00C45809">
            <w:pPr>
              <w:pStyle w:val="af8"/>
              <w:rPr>
                <w:moveTo w:id="15120" w:author="Masato YOSHIKAWA" w:date="2026-01-20T12:21:00Z" w16du:dateUtc="2026-01-20T03:21:00Z"/>
                <w:rFonts w:ascii="Times New Roman" w:eastAsia="ＭＳ 明朝" w:hAnsi="Times New Roman" w:cs="Times New Roman"/>
                <w:rPrChange w:id="15121" w:author="Masato YOSHIKAWA" w:date="2026-01-20T12:23:00Z" w16du:dateUtc="2026-01-20T03:23:00Z">
                  <w:rPr>
                    <w:moveTo w:id="15122" w:author="Masato YOSHIKAWA" w:date="2026-01-20T12:21:00Z" w16du:dateUtc="2026-01-20T03:21:00Z"/>
                    <w:rFonts w:ascii="ＭＳ 明朝" w:eastAsia="ＭＳ 明朝" w:hAnsi="ＭＳ 明朝"/>
                  </w:rPr>
                </w:rPrChange>
              </w:rPr>
            </w:pPr>
            <w:moveTo w:id="15123" w:author="Masato YOSHIKAWA" w:date="2026-01-20T12:21:00Z" w16du:dateUtc="2026-01-20T03:21:00Z">
              <w:r w:rsidRPr="005B6842">
                <w:rPr>
                  <w:rFonts w:ascii="Times New Roman" w:eastAsia="ＭＳ 明朝" w:hAnsi="Times New Roman" w:cs="Times New Roman"/>
                  <w:rPrChange w:id="15124" w:author="Masato YOSHIKAWA" w:date="2026-01-20T12:23:00Z" w16du:dateUtc="2026-01-20T03:23:00Z">
                    <w:rPr>
                      <w:rFonts w:ascii="ＭＳ 明朝" w:eastAsia="ＭＳ 明朝" w:hAnsi="ＭＳ 明朝"/>
                    </w:rPr>
                  </w:rPrChange>
                </w:rPr>
                <w:t>Generalization</w:t>
              </w:r>
            </w:moveTo>
          </w:p>
        </w:tc>
        <w:tc>
          <w:tcPr>
            <w:tcW w:w="831" w:type="pct"/>
          </w:tcPr>
          <w:p w14:paraId="5191F4A9" w14:textId="77777777" w:rsidR="005B6842" w:rsidRPr="005B6842" w:rsidRDefault="005B6842" w:rsidP="00C45809">
            <w:pPr>
              <w:pStyle w:val="af8"/>
              <w:rPr>
                <w:moveTo w:id="15125" w:author="Masato YOSHIKAWA" w:date="2026-01-20T12:21:00Z" w16du:dateUtc="2026-01-20T03:21:00Z"/>
                <w:rFonts w:ascii="Times New Roman" w:eastAsia="ＭＳ 明朝" w:hAnsi="Times New Roman" w:cs="Times New Roman"/>
                <w:rPrChange w:id="15126" w:author="Masato YOSHIKAWA" w:date="2026-01-20T12:23:00Z" w16du:dateUtc="2026-01-20T03:23:00Z">
                  <w:rPr>
                    <w:moveTo w:id="15127" w:author="Masato YOSHIKAWA" w:date="2026-01-20T12:21:00Z" w16du:dateUtc="2026-01-20T03:21:00Z"/>
                    <w:rFonts w:ascii="ＭＳ 明朝" w:eastAsia="ＭＳ 明朝" w:hAnsi="ＭＳ 明朝"/>
                  </w:rPr>
                </w:rPrChange>
              </w:rPr>
            </w:pPr>
            <w:moveTo w:id="15128" w:author="Masato YOSHIKAWA" w:date="2026-01-20T12:21:00Z" w16du:dateUtc="2026-01-20T03:21:00Z">
              <w:r w:rsidRPr="005B6842">
                <w:rPr>
                  <w:rFonts w:ascii="Times New Roman" w:eastAsia="ＭＳ 明朝" w:hAnsi="Times New Roman" w:cs="Times New Roman"/>
                  <w:rPrChange w:id="15129" w:author="Masato YOSHIKAWA" w:date="2026-01-20T12:23:00Z" w16du:dateUtc="2026-01-20T03:23:00Z">
                    <w:rPr>
                      <w:rFonts w:ascii="ＭＳ 明朝" w:eastAsia="ＭＳ 明朝" w:hAnsi="ＭＳ 明朝"/>
                    </w:rPr>
                  </w:rPrChange>
                </w:rPr>
                <w:t>Minimization</w:t>
              </w:r>
            </w:moveTo>
          </w:p>
        </w:tc>
      </w:tr>
      <w:tr w:rsidR="005B6842" w:rsidRPr="005B6842" w14:paraId="3A47B8F1" w14:textId="77777777" w:rsidTr="00C45809">
        <w:tc>
          <w:tcPr>
            <w:tcW w:w="582" w:type="pct"/>
          </w:tcPr>
          <w:p w14:paraId="7AFD00DD" w14:textId="77777777" w:rsidR="005B6842" w:rsidRPr="005B6842" w:rsidRDefault="005B6842" w:rsidP="00C45809">
            <w:pPr>
              <w:pStyle w:val="af8"/>
              <w:rPr>
                <w:moveTo w:id="15130" w:author="Masato YOSHIKAWA" w:date="2026-01-20T12:21:00Z" w16du:dateUtc="2026-01-20T03:21:00Z"/>
                <w:rFonts w:ascii="Times New Roman" w:eastAsia="ＭＳ 明朝" w:hAnsi="Times New Roman" w:cs="Times New Roman"/>
                <w:rPrChange w:id="15131" w:author="Masato YOSHIKAWA" w:date="2026-01-20T12:23:00Z" w16du:dateUtc="2026-01-20T03:23:00Z">
                  <w:rPr>
                    <w:moveTo w:id="15132" w:author="Masato YOSHIKAWA" w:date="2026-01-20T12:21:00Z" w16du:dateUtc="2026-01-20T03:21:00Z"/>
                    <w:rFonts w:ascii="ＭＳ 明朝" w:eastAsia="ＭＳ 明朝" w:hAnsi="ＭＳ 明朝"/>
                  </w:rPr>
                </w:rPrChange>
              </w:rPr>
            </w:pPr>
            <w:moveTo w:id="15133" w:author="Masato YOSHIKAWA" w:date="2026-01-20T12:21:00Z" w16du:dateUtc="2026-01-20T03:21:00Z">
              <w:r w:rsidRPr="005B6842">
                <w:rPr>
                  <w:rFonts w:ascii="Times New Roman" w:eastAsia="ＭＳ 明朝" w:hAnsi="Times New Roman" w:cs="Times New Roman" w:hint="eastAsia"/>
                  <w:rPrChange w:id="15134" w:author="Masato YOSHIKAWA" w:date="2026-01-20T12:23:00Z" w16du:dateUtc="2026-01-20T03:23:00Z">
                    <w:rPr>
                      <w:rFonts w:ascii="ＭＳ 明朝" w:eastAsia="ＭＳ 明朝" w:hAnsi="ＭＳ 明朝" w:hint="eastAsia"/>
                    </w:rPr>
                  </w:rPrChange>
                </w:rPr>
                <w:t>正月</w:t>
              </w:r>
            </w:moveTo>
          </w:p>
        </w:tc>
        <w:tc>
          <w:tcPr>
            <w:tcW w:w="583" w:type="pct"/>
          </w:tcPr>
          <w:p w14:paraId="571710B3" w14:textId="77777777" w:rsidR="005B6842" w:rsidRPr="005B6842" w:rsidRDefault="005B6842" w:rsidP="00C45809">
            <w:pPr>
              <w:pStyle w:val="af8"/>
              <w:rPr>
                <w:moveTo w:id="15135" w:author="Masato YOSHIKAWA" w:date="2026-01-20T12:21:00Z" w16du:dateUtc="2026-01-20T03:21:00Z"/>
                <w:rFonts w:ascii="Times New Roman" w:eastAsia="ＭＳ 明朝" w:hAnsi="Times New Roman" w:cs="Times New Roman"/>
                <w:rPrChange w:id="15136" w:author="Masato YOSHIKAWA" w:date="2026-01-20T12:23:00Z" w16du:dateUtc="2026-01-20T03:23:00Z">
                  <w:rPr>
                    <w:moveTo w:id="15137" w:author="Masato YOSHIKAWA" w:date="2026-01-20T12:21:00Z" w16du:dateUtc="2026-01-20T03:21:00Z"/>
                    <w:rFonts w:ascii="ＭＳ 明朝" w:eastAsia="ＭＳ 明朝" w:hAnsi="ＭＳ 明朝"/>
                  </w:rPr>
                </w:rPrChange>
              </w:rPr>
            </w:pPr>
            <w:moveTo w:id="15138" w:author="Masato YOSHIKAWA" w:date="2026-01-20T12:21:00Z" w16du:dateUtc="2026-01-20T03:21:00Z">
              <w:r w:rsidRPr="005B6842">
                <w:rPr>
                  <w:rFonts w:ascii="Times New Roman" w:eastAsia="ＭＳ 明朝" w:hAnsi="Times New Roman" w:cs="Times New Roman"/>
                  <w:rPrChange w:id="15139" w:author="Masato YOSHIKAWA" w:date="2026-01-20T12:23:00Z" w16du:dateUtc="2026-01-20T03:23:00Z">
                    <w:rPr>
                      <w:rFonts w:ascii="ＭＳ 明朝" w:eastAsia="ＭＳ 明朝" w:hAnsi="ＭＳ 明朝"/>
                    </w:rPr>
                  </w:rPrChange>
                </w:rPr>
                <w:t>New Year</w:t>
              </w:r>
            </w:moveTo>
          </w:p>
        </w:tc>
        <w:tc>
          <w:tcPr>
            <w:tcW w:w="629" w:type="pct"/>
          </w:tcPr>
          <w:p w14:paraId="2AE88AF4" w14:textId="77777777" w:rsidR="005B6842" w:rsidRPr="005B6842" w:rsidRDefault="005B6842" w:rsidP="00C45809">
            <w:pPr>
              <w:pStyle w:val="af8"/>
              <w:rPr>
                <w:moveTo w:id="15140" w:author="Masato YOSHIKAWA" w:date="2026-01-20T12:21:00Z" w16du:dateUtc="2026-01-20T03:21:00Z"/>
                <w:rFonts w:ascii="Times New Roman" w:eastAsia="ＭＳ 明朝" w:hAnsi="Times New Roman" w:cs="Times New Roman"/>
                <w:rPrChange w:id="15141" w:author="Masato YOSHIKAWA" w:date="2026-01-20T12:23:00Z" w16du:dateUtc="2026-01-20T03:23:00Z">
                  <w:rPr>
                    <w:moveTo w:id="15142" w:author="Masato YOSHIKAWA" w:date="2026-01-20T12:21:00Z" w16du:dateUtc="2026-01-20T03:21:00Z"/>
                    <w:rFonts w:ascii="ＭＳ 明朝" w:eastAsia="ＭＳ 明朝" w:hAnsi="ＭＳ 明朝"/>
                  </w:rPr>
                </w:rPrChange>
              </w:rPr>
            </w:pPr>
            <w:moveTo w:id="15143" w:author="Masato YOSHIKAWA" w:date="2026-01-20T12:21:00Z" w16du:dateUtc="2026-01-20T03:21:00Z">
              <w:r w:rsidRPr="005B6842">
                <w:rPr>
                  <w:rFonts w:ascii="Times New Roman" w:eastAsia="ＭＳ 明朝" w:hAnsi="Times New Roman" w:cs="Times New Roman"/>
                  <w:rPrChange w:id="15144" w:author="Masato YOSHIKAWA" w:date="2026-01-20T12:23:00Z" w16du:dateUtc="2026-01-20T03:23:00Z">
                    <w:rPr>
                      <w:rFonts w:ascii="ＭＳ 明朝" w:eastAsia="ＭＳ 明朝" w:hAnsi="ＭＳ 明朝"/>
                    </w:rPr>
                  </w:rPrChange>
                </w:rPr>
                <w:t>New Year spirit</w:t>
              </w:r>
            </w:moveTo>
          </w:p>
        </w:tc>
        <w:tc>
          <w:tcPr>
            <w:tcW w:w="779" w:type="pct"/>
          </w:tcPr>
          <w:p w14:paraId="36278A02" w14:textId="77777777" w:rsidR="005B6842" w:rsidRPr="005B6842" w:rsidRDefault="005B6842" w:rsidP="00C45809">
            <w:pPr>
              <w:pStyle w:val="af8"/>
              <w:rPr>
                <w:moveTo w:id="15145" w:author="Masato YOSHIKAWA" w:date="2026-01-20T12:21:00Z" w16du:dateUtc="2026-01-20T03:21:00Z"/>
                <w:rFonts w:ascii="Times New Roman" w:eastAsia="ＭＳ 明朝" w:hAnsi="Times New Roman" w:cs="Times New Roman"/>
                <w:rPrChange w:id="15146" w:author="Masato YOSHIKAWA" w:date="2026-01-20T12:23:00Z" w16du:dateUtc="2026-01-20T03:23:00Z">
                  <w:rPr>
                    <w:moveTo w:id="15147" w:author="Masato YOSHIKAWA" w:date="2026-01-20T12:21:00Z" w16du:dateUtc="2026-01-20T03:21:00Z"/>
                    <w:rFonts w:ascii="ＭＳ 明朝" w:eastAsia="ＭＳ 明朝" w:hAnsi="ＭＳ 明朝"/>
                  </w:rPr>
                </w:rPrChange>
              </w:rPr>
            </w:pPr>
            <w:moveTo w:id="15148" w:author="Masato YOSHIKAWA" w:date="2026-01-20T12:21:00Z" w16du:dateUtc="2026-01-20T03:21:00Z">
              <w:r w:rsidRPr="005B6842">
                <w:rPr>
                  <w:rFonts w:ascii="Times New Roman" w:eastAsia="ＭＳ 明朝" w:hAnsi="Times New Roman" w:cs="Times New Roman"/>
                  <w:rPrChange w:id="15149" w:author="Masato YOSHIKAWA" w:date="2026-01-20T12:23:00Z" w16du:dateUtc="2026-01-20T03:23:00Z">
                    <w:rPr>
                      <w:rFonts w:ascii="ＭＳ 明朝" w:eastAsia="ＭＳ 明朝" w:hAnsi="ＭＳ 明朝"/>
                    </w:rPr>
                  </w:rPrChange>
                </w:rPr>
                <w:t>Established equivalent</w:t>
              </w:r>
            </w:moveTo>
          </w:p>
        </w:tc>
        <w:tc>
          <w:tcPr>
            <w:tcW w:w="744" w:type="pct"/>
          </w:tcPr>
          <w:p w14:paraId="25E640A0" w14:textId="77777777" w:rsidR="005B6842" w:rsidRPr="005B6842" w:rsidRDefault="005B6842" w:rsidP="00C45809">
            <w:pPr>
              <w:pStyle w:val="af8"/>
              <w:rPr>
                <w:moveTo w:id="15150" w:author="Masato YOSHIKAWA" w:date="2026-01-20T12:21:00Z" w16du:dateUtc="2026-01-20T03:21:00Z"/>
                <w:rFonts w:ascii="Times New Roman" w:eastAsia="ＭＳ 明朝" w:hAnsi="Times New Roman" w:cs="Times New Roman"/>
                <w:rPrChange w:id="15151" w:author="Masato YOSHIKAWA" w:date="2026-01-20T12:23:00Z" w16du:dateUtc="2026-01-20T03:23:00Z">
                  <w:rPr>
                    <w:moveTo w:id="15152" w:author="Masato YOSHIKAWA" w:date="2026-01-20T12:21:00Z" w16du:dateUtc="2026-01-20T03:21:00Z"/>
                    <w:rFonts w:ascii="ＭＳ 明朝" w:eastAsia="ＭＳ 明朝" w:hAnsi="ＭＳ 明朝"/>
                  </w:rPr>
                </w:rPrChange>
              </w:rPr>
            </w:pPr>
            <w:moveTo w:id="15153" w:author="Masato YOSHIKAWA" w:date="2026-01-20T12:21:00Z" w16du:dateUtc="2026-01-20T03:21:00Z">
              <w:r w:rsidRPr="005B6842">
                <w:rPr>
                  <w:rFonts w:ascii="Times New Roman" w:eastAsia="ＭＳ 明朝" w:hAnsi="Times New Roman" w:cs="Times New Roman"/>
                  <w:rPrChange w:id="15154" w:author="Masato YOSHIKAWA" w:date="2026-01-20T12:23:00Z" w16du:dateUtc="2026-01-20T03:23:00Z">
                    <w:rPr>
                      <w:rFonts w:ascii="ＭＳ 明朝" w:eastAsia="ＭＳ 明朝" w:hAnsi="ＭＳ 明朝"/>
                    </w:rPr>
                  </w:rPrChange>
                </w:rPr>
                <w:t>Minimization</w:t>
              </w:r>
            </w:moveTo>
          </w:p>
        </w:tc>
        <w:tc>
          <w:tcPr>
            <w:tcW w:w="851" w:type="pct"/>
          </w:tcPr>
          <w:p w14:paraId="0D4A020F" w14:textId="77777777" w:rsidR="005B6842" w:rsidRPr="005B6842" w:rsidRDefault="005B6842" w:rsidP="00C45809">
            <w:pPr>
              <w:pStyle w:val="af8"/>
              <w:rPr>
                <w:moveTo w:id="15155" w:author="Masato YOSHIKAWA" w:date="2026-01-20T12:21:00Z" w16du:dateUtc="2026-01-20T03:21:00Z"/>
                <w:rFonts w:ascii="Times New Roman" w:eastAsia="ＭＳ 明朝" w:hAnsi="Times New Roman" w:cs="Times New Roman"/>
                <w:rPrChange w:id="15156" w:author="Masato YOSHIKAWA" w:date="2026-01-20T12:23:00Z" w16du:dateUtc="2026-01-20T03:23:00Z">
                  <w:rPr>
                    <w:moveTo w:id="15157" w:author="Masato YOSHIKAWA" w:date="2026-01-20T12:21:00Z" w16du:dateUtc="2026-01-20T03:21:00Z"/>
                    <w:rFonts w:ascii="ＭＳ 明朝" w:eastAsia="ＭＳ 明朝" w:hAnsi="ＭＳ 明朝"/>
                  </w:rPr>
                </w:rPrChange>
              </w:rPr>
            </w:pPr>
            <w:moveTo w:id="15158" w:author="Masato YOSHIKAWA" w:date="2026-01-20T12:21:00Z" w16du:dateUtc="2026-01-20T03:21:00Z">
              <w:r w:rsidRPr="005B6842">
                <w:rPr>
                  <w:rFonts w:ascii="Times New Roman" w:eastAsia="ＭＳ 明朝" w:hAnsi="Times New Roman" w:cs="Times New Roman"/>
                  <w:rPrChange w:id="15159" w:author="Masato YOSHIKAWA" w:date="2026-01-20T12:23:00Z" w16du:dateUtc="2026-01-20T03:23:00Z">
                    <w:rPr>
                      <w:rFonts w:ascii="ＭＳ 明朝" w:eastAsia="ＭＳ 明朝" w:hAnsi="ＭＳ 明朝"/>
                    </w:rPr>
                  </w:rPrChange>
                </w:rPr>
                <w:t>Established equivalent</w:t>
              </w:r>
            </w:moveTo>
          </w:p>
        </w:tc>
        <w:tc>
          <w:tcPr>
            <w:tcW w:w="831" w:type="pct"/>
          </w:tcPr>
          <w:p w14:paraId="6B3DBB4F" w14:textId="77777777" w:rsidR="005B6842" w:rsidRPr="005B6842" w:rsidRDefault="005B6842" w:rsidP="00C45809">
            <w:pPr>
              <w:pStyle w:val="af8"/>
              <w:rPr>
                <w:moveTo w:id="15160" w:author="Masato YOSHIKAWA" w:date="2026-01-20T12:21:00Z" w16du:dateUtc="2026-01-20T03:21:00Z"/>
                <w:rFonts w:ascii="Times New Roman" w:eastAsia="ＭＳ 明朝" w:hAnsi="Times New Roman" w:cs="Times New Roman"/>
                <w:rPrChange w:id="15161" w:author="Masato YOSHIKAWA" w:date="2026-01-20T12:23:00Z" w16du:dateUtc="2026-01-20T03:23:00Z">
                  <w:rPr>
                    <w:moveTo w:id="15162" w:author="Masato YOSHIKAWA" w:date="2026-01-20T12:21:00Z" w16du:dateUtc="2026-01-20T03:21:00Z"/>
                    <w:rFonts w:ascii="ＭＳ 明朝" w:eastAsia="ＭＳ 明朝" w:hAnsi="ＭＳ 明朝"/>
                  </w:rPr>
                </w:rPrChange>
              </w:rPr>
            </w:pPr>
            <w:moveTo w:id="15163" w:author="Masato YOSHIKAWA" w:date="2026-01-20T12:21:00Z" w16du:dateUtc="2026-01-20T03:21:00Z">
              <w:r w:rsidRPr="005B6842">
                <w:rPr>
                  <w:rFonts w:ascii="Times New Roman" w:eastAsia="ＭＳ 明朝" w:hAnsi="Times New Roman" w:cs="Times New Roman"/>
                  <w:rPrChange w:id="15164" w:author="Masato YOSHIKAWA" w:date="2026-01-20T12:23:00Z" w16du:dateUtc="2026-01-20T03:23:00Z">
                    <w:rPr>
                      <w:rFonts w:ascii="ＭＳ 明朝" w:eastAsia="ＭＳ 明朝" w:hAnsi="ＭＳ 明朝"/>
                    </w:rPr>
                  </w:rPrChange>
                </w:rPr>
                <w:t>Minimization</w:t>
              </w:r>
            </w:moveTo>
          </w:p>
        </w:tc>
      </w:tr>
      <w:tr w:rsidR="005B6842" w:rsidRPr="005B6842" w14:paraId="08E3213B" w14:textId="77777777" w:rsidTr="00C45809">
        <w:tc>
          <w:tcPr>
            <w:tcW w:w="582" w:type="pct"/>
          </w:tcPr>
          <w:p w14:paraId="6C8EB71C" w14:textId="77777777" w:rsidR="005B6842" w:rsidRPr="005B6842" w:rsidRDefault="005B6842" w:rsidP="00C45809">
            <w:pPr>
              <w:pStyle w:val="af8"/>
              <w:rPr>
                <w:moveTo w:id="15165" w:author="Masato YOSHIKAWA" w:date="2026-01-20T12:21:00Z" w16du:dateUtc="2026-01-20T03:21:00Z"/>
                <w:rFonts w:ascii="Times New Roman" w:eastAsia="ＭＳ 明朝" w:hAnsi="Times New Roman" w:cs="Times New Roman"/>
                <w:rPrChange w:id="15166" w:author="Masato YOSHIKAWA" w:date="2026-01-20T12:23:00Z" w16du:dateUtc="2026-01-20T03:23:00Z">
                  <w:rPr>
                    <w:moveTo w:id="15167" w:author="Masato YOSHIKAWA" w:date="2026-01-20T12:21:00Z" w16du:dateUtc="2026-01-20T03:21:00Z"/>
                    <w:rFonts w:ascii="ＭＳ 明朝" w:eastAsia="ＭＳ 明朝" w:hAnsi="ＭＳ 明朝"/>
                  </w:rPr>
                </w:rPrChange>
              </w:rPr>
            </w:pPr>
            <w:moveTo w:id="15168" w:author="Masato YOSHIKAWA" w:date="2026-01-20T12:21:00Z" w16du:dateUtc="2026-01-20T03:21:00Z">
              <w:r w:rsidRPr="005B6842">
                <w:rPr>
                  <w:rFonts w:ascii="Times New Roman" w:eastAsia="ＭＳ 明朝" w:hAnsi="Times New Roman" w:cs="Times New Roman" w:hint="eastAsia"/>
                  <w:rPrChange w:id="15169" w:author="Masato YOSHIKAWA" w:date="2026-01-20T12:23:00Z" w16du:dateUtc="2026-01-20T03:23:00Z">
                    <w:rPr>
                      <w:rFonts w:ascii="ＭＳ 明朝" w:eastAsia="ＭＳ 明朝" w:hAnsi="ＭＳ 明朝" w:hint="eastAsia"/>
                    </w:rPr>
                  </w:rPrChange>
                </w:rPr>
                <w:t>好事家</w:t>
              </w:r>
            </w:moveTo>
          </w:p>
        </w:tc>
        <w:tc>
          <w:tcPr>
            <w:tcW w:w="583" w:type="pct"/>
          </w:tcPr>
          <w:p w14:paraId="3A13AAE7" w14:textId="77777777" w:rsidR="005B6842" w:rsidRPr="005B6842" w:rsidRDefault="005B6842" w:rsidP="00C45809">
            <w:pPr>
              <w:pStyle w:val="af8"/>
              <w:rPr>
                <w:moveTo w:id="15170" w:author="Masato YOSHIKAWA" w:date="2026-01-20T12:21:00Z" w16du:dateUtc="2026-01-20T03:21:00Z"/>
                <w:rFonts w:ascii="Times New Roman" w:eastAsia="ＭＳ 明朝" w:hAnsi="Times New Roman" w:cs="Times New Roman"/>
                <w:rPrChange w:id="15171" w:author="Masato YOSHIKAWA" w:date="2026-01-20T12:23:00Z" w16du:dateUtc="2026-01-20T03:23:00Z">
                  <w:rPr>
                    <w:moveTo w:id="15172" w:author="Masato YOSHIKAWA" w:date="2026-01-20T12:21:00Z" w16du:dateUtc="2026-01-20T03:21:00Z"/>
                    <w:rFonts w:ascii="ＭＳ 明朝" w:eastAsia="ＭＳ 明朝" w:hAnsi="ＭＳ 明朝"/>
                  </w:rPr>
                </w:rPrChange>
              </w:rPr>
            </w:pPr>
            <w:moveTo w:id="15173" w:author="Masato YOSHIKAWA" w:date="2026-01-20T12:21:00Z" w16du:dateUtc="2026-01-20T03:21:00Z">
              <w:r w:rsidRPr="005B6842">
                <w:rPr>
                  <w:rFonts w:ascii="Times New Roman" w:eastAsia="ＭＳ 明朝" w:hAnsi="Times New Roman" w:cs="Times New Roman"/>
                  <w:rPrChange w:id="15174" w:author="Masato YOSHIKAWA" w:date="2026-01-20T12:23:00Z" w16du:dateUtc="2026-01-20T03:23:00Z">
                    <w:rPr>
                      <w:rFonts w:ascii="ＭＳ 明朝" w:eastAsia="ＭＳ 明朝" w:hAnsi="ＭＳ 明朝"/>
                    </w:rPr>
                  </w:rPrChange>
                </w:rPr>
                <w:t>collector</w:t>
              </w:r>
            </w:moveTo>
          </w:p>
        </w:tc>
        <w:tc>
          <w:tcPr>
            <w:tcW w:w="629" w:type="pct"/>
          </w:tcPr>
          <w:p w14:paraId="1F9031F7" w14:textId="77777777" w:rsidR="005B6842" w:rsidRPr="005B6842" w:rsidRDefault="005B6842" w:rsidP="00C45809">
            <w:pPr>
              <w:pStyle w:val="af8"/>
              <w:rPr>
                <w:moveTo w:id="15175" w:author="Masato YOSHIKAWA" w:date="2026-01-20T12:21:00Z" w16du:dateUtc="2026-01-20T03:21:00Z"/>
                <w:rFonts w:ascii="Times New Roman" w:eastAsia="ＭＳ 明朝" w:hAnsi="Times New Roman" w:cs="Times New Roman"/>
                <w:rPrChange w:id="15176" w:author="Masato YOSHIKAWA" w:date="2026-01-20T12:23:00Z" w16du:dateUtc="2026-01-20T03:23:00Z">
                  <w:rPr>
                    <w:moveTo w:id="15177" w:author="Masato YOSHIKAWA" w:date="2026-01-20T12:21:00Z" w16du:dateUtc="2026-01-20T03:21:00Z"/>
                    <w:rFonts w:ascii="ＭＳ 明朝" w:eastAsia="ＭＳ 明朝" w:hAnsi="ＭＳ 明朝"/>
                  </w:rPr>
                </w:rPrChange>
              </w:rPr>
            </w:pPr>
            <w:moveTo w:id="15178" w:author="Masato YOSHIKAWA" w:date="2026-01-20T12:21:00Z" w16du:dateUtc="2026-01-20T03:21:00Z">
              <w:r w:rsidRPr="005B6842">
                <w:rPr>
                  <w:rFonts w:ascii="Times New Roman" w:eastAsia="ＭＳ 明朝" w:hAnsi="Times New Roman" w:cs="Times New Roman"/>
                  <w:rPrChange w:id="15179" w:author="Masato YOSHIKAWA" w:date="2026-01-20T12:23:00Z" w16du:dateUtc="2026-01-20T03:23:00Z">
                    <w:rPr>
                      <w:rFonts w:ascii="ＭＳ 明朝" w:eastAsia="ＭＳ 明朝" w:hAnsi="ＭＳ 明朝"/>
                    </w:rPr>
                  </w:rPrChange>
                </w:rPr>
                <w:t>curio-hunter</w:t>
              </w:r>
            </w:moveTo>
          </w:p>
        </w:tc>
        <w:tc>
          <w:tcPr>
            <w:tcW w:w="779" w:type="pct"/>
          </w:tcPr>
          <w:p w14:paraId="79D9A698" w14:textId="77777777" w:rsidR="005B6842" w:rsidRPr="005B6842" w:rsidRDefault="005B6842" w:rsidP="00C45809">
            <w:pPr>
              <w:pStyle w:val="af8"/>
              <w:rPr>
                <w:moveTo w:id="15180" w:author="Masato YOSHIKAWA" w:date="2026-01-20T12:21:00Z" w16du:dateUtc="2026-01-20T03:21:00Z"/>
                <w:rFonts w:ascii="Times New Roman" w:eastAsia="ＭＳ 明朝" w:hAnsi="Times New Roman" w:cs="Times New Roman"/>
                <w:rPrChange w:id="15181" w:author="Masato YOSHIKAWA" w:date="2026-01-20T12:23:00Z" w16du:dateUtc="2026-01-20T03:23:00Z">
                  <w:rPr>
                    <w:moveTo w:id="15182" w:author="Masato YOSHIKAWA" w:date="2026-01-20T12:21:00Z" w16du:dateUtc="2026-01-20T03:21:00Z"/>
                    <w:rFonts w:ascii="ＭＳ 明朝" w:eastAsia="ＭＳ 明朝" w:hAnsi="ＭＳ 明朝"/>
                  </w:rPr>
                </w:rPrChange>
              </w:rPr>
            </w:pPr>
            <w:moveTo w:id="15183" w:author="Masato YOSHIKAWA" w:date="2026-01-20T12:21:00Z" w16du:dateUtc="2026-01-20T03:21:00Z">
              <w:r w:rsidRPr="005B6842">
                <w:rPr>
                  <w:rFonts w:ascii="Times New Roman" w:eastAsia="ＭＳ 明朝" w:hAnsi="Times New Roman" w:cs="Times New Roman"/>
                  <w:rPrChange w:id="15184" w:author="Masato YOSHIKAWA" w:date="2026-01-20T12:23:00Z" w16du:dateUtc="2026-01-20T03:23:00Z">
                    <w:rPr>
                      <w:rFonts w:ascii="ＭＳ 明朝" w:eastAsia="ＭＳ 明朝" w:hAnsi="ＭＳ 明朝"/>
                    </w:rPr>
                  </w:rPrChange>
                </w:rPr>
                <w:t>Established equivalent</w:t>
              </w:r>
            </w:moveTo>
          </w:p>
        </w:tc>
        <w:tc>
          <w:tcPr>
            <w:tcW w:w="744" w:type="pct"/>
          </w:tcPr>
          <w:p w14:paraId="2DD91B91" w14:textId="77777777" w:rsidR="005B6842" w:rsidRPr="005B6842" w:rsidRDefault="005B6842" w:rsidP="00C45809">
            <w:pPr>
              <w:pStyle w:val="af8"/>
              <w:rPr>
                <w:moveTo w:id="15185" w:author="Masato YOSHIKAWA" w:date="2026-01-20T12:21:00Z" w16du:dateUtc="2026-01-20T03:21:00Z"/>
                <w:rFonts w:ascii="Times New Roman" w:eastAsia="ＭＳ 明朝" w:hAnsi="Times New Roman" w:cs="Times New Roman"/>
                <w:rPrChange w:id="15186" w:author="Masato YOSHIKAWA" w:date="2026-01-20T12:23:00Z" w16du:dateUtc="2026-01-20T03:23:00Z">
                  <w:rPr>
                    <w:moveTo w:id="15187" w:author="Masato YOSHIKAWA" w:date="2026-01-20T12:21:00Z" w16du:dateUtc="2026-01-20T03:21:00Z"/>
                    <w:rFonts w:ascii="ＭＳ 明朝" w:eastAsia="ＭＳ 明朝" w:hAnsi="ＭＳ 明朝"/>
                  </w:rPr>
                </w:rPrChange>
              </w:rPr>
            </w:pPr>
            <w:moveTo w:id="15188" w:author="Masato YOSHIKAWA" w:date="2026-01-20T12:21:00Z" w16du:dateUtc="2026-01-20T03:21:00Z">
              <w:r w:rsidRPr="005B6842">
                <w:rPr>
                  <w:rFonts w:ascii="Times New Roman" w:eastAsia="ＭＳ 明朝" w:hAnsi="Times New Roman" w:cs="Times New Roman"/>
                  <w:rPrChange w:id="15189" w:author="Masato YOSHIKAWA" w:date="2026-01-20T12:23:00Z" w16du:dateUtc="2026-01-20T03:23:00Z">
                    <w:rPr>
                      <w:rFonts w:ascii="ＭＳ 明朝" w:eastAsia="ＭＳ 明朝" w:hAnsi="ＭＳ 明朝"/>
                    </w:rPr>
                  </w:rPrChange>
                </w:rPr>
                <w:t>Minimization</w:t>
              </w:r>
            </w:moveTo>
          </w:p>
        </w:tc>
        <w:tc>
          <w:tcPr>
            <w:tcW w:w="851" w:type="pct"/>
          </w:tcPr>
          <w:p w14:paraId="7D03575F" w14:textId="77777777" w:rsidR="005B6842" w:rsidRPr="005B6842" w:rsidRDefault="005B6842" w:rsidP="00C45809">
            <w:pPr>
              <w:pStyle w:val="af8"/>
              <w:rPr>
                <w:moveTo w:id="15190" w:author="Masato YOSHIKAWA" w:date="2026-01-20T12:21:00Z" w16du:dateUtc="2026-01-20T03:21:00Z"/>
                <w:rFonts w:ascii="Times New Roman" w:eastAsia="ＭＳ 明朝" w:hAnsi="Times New Roman" w:cs="Times New Roman"/>
                <w:rPrChange w:id="15191" w:author="Masato YOSHIKAWA" w:date="2026-01-20T12:23:00Z" w16du:dateUtc="2026-01-20T03:23:00Z">
                  <w:rPr>
                    <w:moveTo w:id="15192" w:author="Masato YOSHIKAWA" w:date="2026-01-20T12:21:00Z" w16du:dateUtc="2026-01-20T03:21:00Z"/>
                    <w:rFonts w:ascii="ＭＳ 明朝" w:eastAsia="ＭＳ 明朝" w:hAnsi="ＭＳ 明朝"/>
                  </w:rPr>
                </w:rPrChange>
              </w:rPr>
            </w:pPr>
            <w:moveTo w:id="15193" w:author="Masato YOSHIKAWA" w:date="2026-01-20T12:21:00Z" w16du:dateUtc="2026-01-20T03:21:00Z">
              <w:r w:rsidRPr="005B6842">
                <w:rPr>
                  <w:rFonts w:ascii="Times New Roman" w:eastAsia="ＭＳ 明朝" w:hAnsi="Times New Roman" w:cs="Times New Roman"/>
                  <w:rPrChange w:id="15194" w:author="Masato YOSHIKAWA" w:date="2026-01-20T12:23:00Z" w16du:dateUtc="2026-01-20T03:23:00Z">
                    <w:rPr>
                      <w:rFonts w:ascii="ＭＳ 明朝" w:eastAsia="ＭＳ 明朝" w:hAnsi="ＭＳ 明朝"/>
                    </w:rPr>
                  </w:rPrChange>
                </w:rPr>
                <w:t>Description</w:t>
              </w:r>
            </w:moveTo>
          </w:p>
        </w:tc>
        <w:tc>
          <w:tcPr>
            <w:tcW w:w="831" w:type="pct"/>
          </w:tcPr>
          <w:p w14:paraId="043BE594" w14:textId="77777777" w:rsidR="005B6842" w:rsidRPr="005B6842" w:rsidRDefault="005B6842" w:rsidP="00C45809">
            <w:pPr>
              <w:pStyle w:val="af8"/>
              <w:rPr>
                <w:moveTo w:id="15195" w:author="Masato YOSHIKAWA" w:date="2026-01-20T12:21:00Z" w16du:dateUtc="2026-01-20T03:21:00Z"/>
                <w:rFonts w:ascii="Times New Roman" w:eastAsia="ＭＳ 明朝" w:hAnsi="Times New Roman" w:cs="Times New Roman"/>
                <w:rPrChange w:id="15196" w:author="Masato YOSHIKAWA" w:date="2026-01-20T12:23:00Z" w16du:dateUtc="2026-01-20T03:23:00Z">
                  <w:rPr>
                    <w:moveTo w:id="15197" w:author="Masato YOSHIKAWA" w:date="2026-01-20T12:21:00Z" w16du:dateUtc="2026-01-20T03:21:00Z"/>
                    <w:rFonts w:ascii="ＭＳ 明朝" w:eastAsia="ＭＳ 明朝" w:hAnsi="ＭＳ 明朝"/>
                  </w:rPr>
                </w:rPrChange>
              </w:rPr>
            </w:pPr>
            <w:moveTo w:id="15198" w:author="Masato YOSHIKAWA" w:date="2026-01-20T12:21:00Z" w16du:dateUtc="2026-01-20T03:21:00Z">
              <w:r w:rsidRPr="005B6842">
                <w:rPr>
                  <w:rFonts w:ascii="Times New Roman" w:eastAsia="ＭＳ 明朝" w:hAnsi="Times New Roman" w:cs="Times New Roman"/>
                  <w:rPrChange w:id="15199" w:author="Masato YOSHIKAWA" w:date="2026-01-20T12:23:00Z" w16du:dateUtc="2026-01-20T03:23:00Z">
                    <w:rPr>
                      <w:rFonts w:ascii="ＭＳ 明朝" w:eastAsia="ＭＳ 明朝" w:hAnsi="ＭＳ 明朝"/>
                    </w:rPr>
                  </w:rPrChange>
                </w:rPr>
                <w:t>Minimization</w:t>
              </w:r>
            </w:moveTo>
          </w:p>
        </w:tc>
      </w:tr>
      <w:tr w:rsidR="005B6842" w:rsidRPr="005B6842" w14:paraId="01AB6530" w14:textId="77777777" w:rsidTr="00C45809">
        <w:tc>
          <w:tcPr>
            <w:tcW w:w="582" w:type="pct"/>
          </w:tcPr>
          <w:p w14:paraId="0C7E8C55" w14:textId="77777777" w:rsidR="005B6842" w:rsidRPr="005B6842" w:rsidRDefault="005B6842" w:rsidP="00C45809">
            <w:pPr>
              <w:pStyle w:val="af8"/>
              <w:rPr>
                <w:moveTo w:id="15200" w:author="Masato YOSHIKAWA" w:date="2026-01-20T12:21:00Z" w16du:dateUtc="2026-01-20T03:21:00Z"/>
                <w:rFonts w:ascii="Times New Roman" w:eastAsia="ＭＳ 明朝" w:hAnsi="Times New Roman" w:cs="Times New Roman"/>
                <w:rPrChange w:id="15201" w:author="Masato YOSHIKAWA" w:date="2026-01-20T12:23:00Z" w16du:dateUtc="2026-01-20T03:23:00Z">
                  <w:rPr>
                    <w:moveTo w:id="15202" w:author="Masato YOSHIKAWA" w:date="2026-01-20T12:21:00Z" w16du:dateUtc="2026-01-20T03:21:00Z"/>
                    <w:rFonts w:ascii="ＭＳ 明朝" w:eastAsia="ＭＳ 明朝" w:hAnsi="ＭＳ 明朝"/>
                  </w:rPr>
                </w:rPrChange>
              </w:rPr>
            </w:pPr>
            <w:moveTo w:id="15203" w:author="Masato YOSHIKAWA" w:date="2026-01-20T12:21:00Z" w16du:dateUtc="2026-01-20T03:21:00Z">
              <w:r w:rsidRPr="005B6842">
                <w:rPr>
                  <w:rFonts w:ascii="Times New Roman" w:eastAsia="ＭＳ 明朝" w:hAnsi="Times New Roman" w:cs="Times New Roman" w:hint="eastAsia"/>
                  <w:rPrChange w:id="15204" w:author="Masato YOSHIKAWA" w:date="2026-01-20T12:23:00Z" w16du:dateUtc="2026-01-20T03:23:00Z">
                    <w:rPr>
                      <w:rFonts w:ascii="ＭＳ 明朝" w:eastAsia="ＭＳ 明朝" w:hAnsi="ＭＳ 明朝" w:hint="eastAsia"/>
                    </w:rPr>
                  </w:rPrChange>
                </w:rPr>
                <w:t>骨董</w:t>
              </w:r>
            </w:moveTo>
          </w:p>
        </w:tc>
        <w:tc>
          <w:tcPr>
            <w:tcW w:w="583" w:type="pct"/>
          </w:tcPr>
          <w:p w14:paraId="6DDA5FAF" w14:textId="77777777" w:rsidR="005B6842" w:rsidRPr="005B6842" w:rsidRDefault="005B6842" w:rsidP="00C45809">
            <w:pPr>
              <w:pStyle w:val="af8"/>
              <w:rPr>
                <w:moveTo w:id="15205" w:author="Masato YOSHIKAWA" w:date="2026-01-20T12:21:00Z" w16du:dateUtc="2026-01-20T03:21:00Z"/>
                <w:rFonts w:ascii="Times New Roman" w:eastAsia="ＭＳ 明朝" w:hAnsi="Times New Roman" w:cs="Times New Roman"/>
                <w:rPrChange w:id="15206" w:author="Masato YOSHIKAWA" w:date="2026-01-20T12:23:00Z" w16du:dateUtc="2026-01-20T03:23:00Z">
                  <w:rPr>
                    <w:moveTo w:id="15207" w:author="Masato YOSHIKAWA" w:date="2026-01-20T12:21:00Z" w16du:dateUtc="2026-01-20T03:21:00Z"/>
                    <w:rFonts w:ascii="ＭＳ 明朝" w:eastAsia="ＭＳ 明朝" w:hAnsi="ＭＳ 明朝"/>
                  </w:rPr>
                </w:rPrChange>
              </w:rPr>
            </w:pPr>
            <w:moveTo w:id="15208" w:author="Masato YOSHIKAWA" w:date="2026-01-20T12:21:00Z" w16du:dateUtc="2026-01-20T03:21:00Z">
              <w:r w:rsidRPr="005B6842">
                <w:rPr>
                  <w:rFonts w:ascii="Times New Roman" w:eastAsia="ＭＳ 明朝" w:hAnsi="Times New Roman" w:cs="Times New Roman"/>
                  <w:rPrChange w:id="15209" w:author="Masato YOSHIKAWA" w:date="2026-01-20T12:23:00Z" w16du:dateUtc="2026-01-20T03:23:00Z">
                    <w:rPr>
                      <w:rFonts w:ascii="ＭＳ 明朝" w:eastAsia="ＭＳ 明朝" w:hAnsi="ＭＳ 明朝"/>
                    </w:rPr>
                  </w:rPrChange>
                </w:rPr>
                <w:t>curios</w:t>
              </w:r>
            </w:moveTo>
          </w:p>
        </w:tc>
        <w:tc>
          <w:tcPr>
            <w:tcW w:w="629" w:type="pct"/>
          </w:tcPr>
          <w:p w14:paraId="6D95AF5D" w14:textId="77777777" w:rsidR="005B6842" w:rsidRPr="005B6842" w:rsidRDefault="005B6842" w:rsidP="00C45809">
            <w:pPr>
              <w:pStyle w:val="af8"/>
              <w:rPr>
                <w:moveTo w:id="15210" w:author="Masato YOSHIKAWA" w:date="2026-01-20T12:21:00Z" w16du:dateUtc="2026-01-20T03:21:00Z"/>
                <w:rFonts w:ascii="Times New Roman" w:eastAsia="ＭＳ 明朝" w:hAnsi="Times New Roman" w:cs="Times New Roman"/>
                <w:rPrChange w:id="15211" w:author="Masato YOSHIKAWA" w:date="2026-01-20T12:23:00Z" w16du:dateUtc="2026-01-20T03:23:00Z">
                  <w:rPr>
                    <w:moveTo w:id="15212" w:author="Masato YOSHIKAWA" w:date="2026-01-20T12:21:00Z" w16du:dateUtc="2026-01-20T03:21:00Z"/>
                    <w:rFonts w:ascii="ＭＳ 明朝" w:eastAsia="ＭＳ 明朝" w:hAnsi="ＭＳ 明朝"/>
                  </w:rPr>
                </w:rPrChange>
              </w:rPr>
            </w:pPr>
            <w:moveTo w:id="15213" w:author="Masato YOSHIKAWA" w:date="2026-01-20T12:21:00Z" w16du:dateUtc="2026-01-20T03:21:00Z">
              <w:r w:rsidRPr="005B6842">
                <w:rPr>
                  <w:rFonts w:ascii="Times New Roman" w:eastAsia="ＭＳ 明朝" w:hAnsi="Times New Roman" w:cs="Times New Roman"/>
                  <w:rPrChange w:id="15214" w:author="Masato YOSHIKAWA" w:date="2026-01-20T12:23:00Z" w16du:dateUtc="2026-01-20T03:23:00Z">
                    <w:rPr>
                      <w:rFonts w:ascii="ＭＳ 明朝" w:eastAsia="ＭＳ 明朝" w:hAnsi="ＭＳ 明朝"/>
                    </w:rPr>
                  </w:rPrChange>
                </w:rPr>
                <w:t>curio</w:t>
              </w:r>
            </w:moveTo>
          </w:p>
        </w:tc>
        <w:tc>
          <w:tcPr>
            <w:tcW w:w="779" w:type="pct"/>
          </w:tcPr>
          <w:p w14:paraId="2275671E" w14:textId="77777777" w:rsidR="005B6842" w:rsidRPr="005B6842" w:rsidRDefault="005B6842" w:rsidP="00C45809">
            <w:pPr>
              <w:pStyle w:val="af8"/>
              <w:rPr>
                <w:moveTo w:id="15215" w:author="Masato YOSHIKAWA" w:date="2026-01-20T12:21:00Z" w16du:dateUtc="2026-01-20T03:21:00Z"/>
                <w:rFonts w:ascii="Times New Roman" w:eastAsia="ＭＳ 明朝" w:hAnsi="Times New Roman" w:cs="Times New Roman"/>
                <w:rPrChange w:id="15216" w:author="Masato YOSHIKAWA" w:date="2026-01-20T12:23:00Z" w16du:dateUtc="2026-01-20T03:23:00Z">
                  <w:rPr>
                    <w:moveTo w:id="15217" w:author="Masato YOSHIKAWA" w:date="2026-01-20T12:21:00Z" w16du:dateUtc="2026-01-20T03:21:00Z"/>
                    <w:rFonts w:ascii="ＭＳ 明朝" w:eastAsia="ＭＳ 明朝" w:hAnsi="ＭＳ 明朝"/>
                  </w:rPr>
                </w:rPrChange>
              </w:rPr>
            </w:pPr>
            <w:moveTo w:id="15218" w:author="Masato YOSHIKAWA" w:date="2026-01-20T12:21:00Z" w16du:dateUtc="2026-01-20T03:21:00Z">
              <w:r w:rsidRPr="005B6842">
                <w:rPr>
                  <w:rFonts w:ascii="Times New Roman" w:eastAsia="ＭＳ 明朝" w:hAnsi="Times New Roman" w:cs="Times New Roman"/>
                  <w:rPrChange w:id="15219" w:author="Masato YOSHIKAWA" w:date="2026-01-20T12:23:00Z" w16du:dateUtc="2026-01-20T03:23:00Z">
                    <w:rPr>
                      <w:rFonts w:ascii="ＭＳ 明朝" w:eastAsia="ＭＳ 明朝" w:hAnsi="ＭＳ 明朝"/>
                    </w:rPr>
                  </w:rPrChange>
                </w:rPr>
                <w:t>Established equivalent</w:t>
              </w:r>
            </w:moveTo>
          </w:p>
        </w:tc>
        <w:tc>
          <w:tcPr>
            <w:tcW w:w="744" w:type="pct"/>
          </w:tcPr>
          <w:p w14:paraId="0D01A5C5" w14:textId="77777777" w:rsidR="005B6842" w:rsidRPr="005B6842" w:rsidRDefault="005B6842" w:rsidP="00C45809">
            <w:pPr>
              <w:pStyle w:val="af8"/>
              <w:rPr>
                <w:moveTo w:id="15220" w:author="Masato YOSHIKAWA" w:date="2026-01-20T12:21:00Z" w16du:dateUtc="2026-01-20T03:21:00Z"/>
                <w:rFonts w:ascii="Times New Roman" w:eastAsia="ＭＳ 明朝" w:hAnsi="Times New Roman" w:cs="Times New Roman"/>
                <w:rPrChange w:id="15221" w:author="Masato YOSHIKAWA" w:date="2026-01-20T12:23:00Z" w16du:dateUtc="2026-01-20T03:23:00Z">
                  <w:rPr>
                    <w:moveTo w:id="15222" w:author="Masato YOSHIKAWA" w:date="2026-01-20T12:21:00Z" w16du:dateUtc="2026-01-20T03:21:00Z"/>
                    <w:rFonts w:ascii="ＭＳ 明朝" w:eastAsia="ＭＳ 明朝" w:hAnsi="ＭＳ 明朝"/>
                  </w:rPr>
                </w:rPrChange>
              </w:rPr>
            </w:pPr>
            <w:moveTo w:id="15223" w:author="Masato YOSHIKAWA" w:date="2026-01-20T12:21:00Z" w16du:dateUtc="2026-01-20T03:21:00Z">
              <w:r w:rsidRPr="005B6842">
                <w:rPr>
                  <w:rFonts w:ascii="Times New Roman" w:eastAsia="ＭＳ 明朝" w:hAnsi="Times New Roman" w:cs="Times New Roman"/>
                  <w:rPrChange w:id="15224" w:author="Masato YOSHIKAWA" w:date="2026-01-20T12:23:00Z" w16du:dateUtc="2026-01-20T03:23:00Z">
                    <w:rPr>
                      <w:rFonts w:ascii="ＭＳ 明朝" w:eastAsia="ＭＳ 明朝" w:hAnsi="ＭＳ 明朝"/>
                    </w:rPr>
                  </w:rPrChange>
                </w:rPr>
                <w:t>Minimization</w:t>
              </w:r>
            </w:moveTo>
          </w:p>
        </w:tc>
        <w:tc>
          <w:tcPr>
            <w:tcW w:w="851" w:type="pct"/>
          </w:tcPr>
          <w:p w14:paraId="13412F11" w14:textId="77777777" w:rsidR="005B6842" w:rsidRPr="005B6842" w:rsidRDefault="005B6842" w:rsidP="00C45809">
            <w:pPr>
              <w:pStyle w:val="af8"/>
              <w:rPr>
                <w:moveTo w:id="15225" w:author="Masato YOSHIKAWA" w:date="2026-01-20T12:21:00Z" w16du:dateUtc="2026-01-20T03:21:00Z"/>
                <w:rFonts w:ascii="Times New Roman" w:eastAsia="ＭＳ 明朝" w:hAnsi="Times New Roman" w:cs="Times New Roman"/>
                <w:rPrChange w:id="15226" w:author="Masato YOSHIKAWA" w:date="2026-01-20T12:23:00Z" w16du:dateUtc="2026-01-20T03:23:00Z">
                  <w:rPr>
                    <w:moveTo w:id="15227" w:author="Masato YOSHIKAWA" w:date="2026-01-20T12:21:00Z" w16du:dateUtc="2026-01-20T03:21:00Z"/>
                    <w:rFonts w:ascii="ＭＳ 明朝" w:eastAsia="ＭＳ 明朝" w:hAnsi="ＭＳ 明朝"/>
                  </w:rPr>
                </w:rPrChange>
              </w:rPr>
            </w:pPr>
            <w:moveTo w:id="15228" w:author="Masato YOSHIKAWA" w:date="2026-01-20T12:21:00Z" w16du:dateUtc="2026-01-20T03:21:00Z">
              <w:r w:rsidRPr="005B6842">
                <w:rPr>
                  <w:rFonts w:ascii="Times New Roman" w:eastAsia="ＭＳ 明朝" w:hAnsi="Times New Roman" w:cs="Times New Roman"/>
                  <w:rPrChange w:id="15229" w:author="Masato YOSHIKAWA" w:date="2026-01-20T12:23:00Z" w16du:dateUtc="2026-01-20T03:23:00Z">
                    <w:rPr>
                      <w:rFonts w:ascii="ＭＳ 明朝" w:eastAsia="ＭＳ 明朝" w:hAnsi="ＭＳ 明朝"/>
                    </w:rPr>
                  </w:rPrChange>
                </w:rPr>
                <w:t>Established equivalent</w:t>
              </w:r>
            </w:moveTo>
          </w:p>
        </w:tc>
        <w:tc>
          <w:tcPr>
            <w:tcW w:w="831" w:type="pct"/>
          </w:tcPr>
          <w:p w14:paraId="46B75101" w14:textId="77777777" w:rsidR="005B6842" w:rsidRPr="005B6842" w:rsidRDefault="005B6842" w:rsidP="00C45809">
            <w:pPr>
              <w:pStyle w:val="af8"/>
              <w:rPr>
                <w:moveTo w:id="15230" w:author="Masato YOSHIKAWA" w:date="2026-01-20T12:21:00Z" w16du:dateUtc="2026-01-20T03:21:00Z"/>
                <w:rFonts w:ascii="Times New Roman" w:eastAsia="ＭＳ 明朝" w:hAnsi="Times New Roman" w:cs="Times New Roman"/>
                <w:rPrChange w:id="15231" w:author="Masato YOSHIKAWA" w:date="2026-01-20T12:23:00Z" w16du:dateUtc="2026-01-20T03:23:00Z">
                  <w:rPr>
                    <w:moveTo w:id="15232" w:author="Masato YOSHIKAWA" w:date="2026-01-20T12:21:00Z" w16du:dateUtc="2026-01-20T03:21:00Z"/>
                    <w:rFonts w:ascii="ＭＳ 明朝" w:eastAsia="ＭＳ 明朝" w:hAnsi="ＭＳ 明朝"/>
                  </w:rPr>
                </w:rPrChange>
              </w:rPr>
            </w:pPr>
            <w:moveTo w:id="15233" w:author="Masato YOSHIKAWA" w:date="2026-01-20T12:21:00Z" w16du:dateUtc="2026-01-20T03:21:00Z">
              <w:r w:rsidRPr="005B6842">
                <w:rPr>
                  <w:rFonts w:ascii="Times New Roman" w:eastAsia="ＭＳ 明朝" w:hAnsi="Times New Roman" w:cs="Times New Roman"/>
                  <w:rPrChange w:id="15234" w:author="Masato YOSHIKAWA" w:date="2026-01-20T12:23:00Z" w16du:dateUtc="2026-01-20T03:23:00Z">
                    <w:rPr>
                      <w:rFonts w:ascii="ＭＳ 明朝" w:eastAsia="ＭＳ 明朝" w:hAnsi="ＭＳ 明朝"/>
                    </w:rPr>
                  </w:rPrChange>
                </w:rPr>
                <w:t>Minimization</w:t>
              </w:r>
            </w:moveTo>
          </w:p>
        </w:tc>
      </w:tr>
      <w:tr w:rsidR="005B6842" w:rsidRPr="005B6842" w14:paraId="05E0820A" w14:textId="77777777" w:rsidTr="00C45809">
        <w:tc>
          <w:tcPr>
            <w:tcW w:w="582" w:type="pct"/>
          </w:tcPr>
          <w:p w14:paraId="2755A367" w14:textId="77777777" w:rsidR="005B6842" w:rsidRPr="005B6842" w:rsidRDefault="005B6842" w:rsidP="00C45809">
            <w:pPr>
              <w:pStyle w:val="af8"/>
              <w:rPr>
                <w:moveTo w:id="15235" w:author="Masato YOSHIKAWA" w:date="2026-01-20T12:21:00Z" w16du:dateUtc="2026-01-20T03:21:00Z"/>
                <w:rFonts w:ascii="Times New Roman" w:eastAsia="ＭＳ 明朝" w:hAnsi="Times New Roman" w:cs="Times New Roman"/>
                <w:rPrChange w:id="15236" w:author="Masato YOSHIKAWA" w:date="2026-01-20T12:23:00Z" w16du:dateUtc="2026-01-20T03:23:00Z">
                  <w:rPr>
                    <w:moveTo w:id="15237" w:author="Masato YOSHIKAWA" w:date="2026-01-20T12:21:00Z" w16du:dateUtc="2026-01-20T03:21:00Z"/>
                    <w:rFonts w:ascii="ＭＳ 明朝" w:eastAsia="ＭＳ 明朝" w:hAnsi="ＭＳ 明朝"/>
                  </w:rPr>
                </w:rPrChange>
              </w:rPr>
            </w:pPr>
            <w:moveTo w:id="15238" w:author="Masato YOSHIKAWA" w:date="2026-01-20T12:21:00Z" w16du:dateUtc="2026-01-20T03:21:00Z">
              <w:r w:rsidRPr="005B6842">
                <w:rPr>
                  <w:rFonts w:ascii="Times New Roman" w:eastAsia="ＭＳ 明朝" w:hAnsi="Times New Roman" w:cs="Times New Roman" w:hint="eastAsia"/>
                  <w:rPrChange w:id="15239" w:author="Masato YOSHIKAWA" w:date="2026-01-20T12:23:00Z" w16du:dateUtc="2026-01-20T03:23:00Z">
                    <w:rPr>
                      <w:rFonts w:ascii="ＭＳ 明朝" w:eastAsia="ＭＳ 明朝" w:hAnsi="ＭＳ 明朝" w:hint="eastAsia"/>
                    </w:rPr>
                  </w:rPrChange>
                </w:rPr>
                <w:t>敷居を跨がなかった</w:t>
              </w:r>
            </w:moveTo>
          </w:p>
        </w:tc>
        <w:tc>
          <w:tcPr>
            <w:tcW w:w="583" w:type="pct"/>
          </w:tcPr>
          <w:p w14:paraId="1B6A6C68" w14:textId="77777777" w:rsidR="005B6842" w:rsidRPr="005B6842" w:rsidRDefault="005B6842" w:rsidP="00C45809">
            <w:pPr>
              <w:pStyle w:val="af8"/>
              <w:rPr>
                <w:moveTo w:id="15240" w:author="Masato YOSHIKAWA" w:date="2026-01-20T12:21:00Z" w16du:dateUtc="2026-01-20T03:21:00Z"/>
                <w:rFonts w:ascii="Times New Roman" w:eastAsia="ＭＳ 明朝" w:hAnsi="Times New Roman" w:cs="Times New Roman"/>
                <w:rPrChange w:id="15241" w:author="Masato YOSHIKAWA" w:date="2026-01-20T12:23:00Z" w16du:dateUtc="2026-01-20T03:23:00Z">
                  <w:rPr>
                    <w:moveTo w:id="15242" w:author="Masato YOSHIKAWA" w:date="2026-01-20T12:21:00Z" w16du:dateUtc="2026-01-20T03:21:00Z"/>
                    <w:rFonts w:ascii="ＭＳ 明朝" w:eastAsia="ＭＳ 明朝" w:hAnsi="ＭＳ 明朝"/>
                  </w:rPr>
                </w:rPrChange>
              </w:rPr>
            </w:pPr>
            <w:moveTo w:id="15243" w:author="Masato YOSHIKAWA" w:date="2026-01-20T12:21:00Z" w16du:dateUtc="2026-01-20T03:21:00Z">
              <w:r w:rsidRPr="005B6842">
                <w:rPr>
                  <w:rFonts w:ascii="Times New Roman" w:eastAsia="ＭＳ 明朝" w:hAnsi="Times New Roman" w:cs="Times New Roman"/>
                  <w:rPrChange w:id="15244" w:author="Masato YOSHIKAWA" w:date="2026-01-20T12:23:00Z" w16du:dateUtc="2026-01-20T03:23:00Z">
                    <w:rPr>
                      <w:rFonts w:ascii="ＭＳ 明朝" w:eastAsia="ＭＳ 明朝" w:hAnsi="ＭＳ 明朝"/>
                    </w:rPr>
                  </w:rPrChange>
                </w:rPr>
                <w:t>call on</w:t>
              </w:r>
            </w:moveTo>
          </w:p>
        </w:tc>
        <w:tc>
          <w:tcPr>
            <w:tcW w:w="629" w:type="pct"/>
          </w:tcPr>
          <w:p w14:paraId="5CCD8EEC" w14:textId="77777777" w:rsidR="005B6842" w:rsidRPr="005B6842" w:rsidRDefault="005B6842" w:rsidP="00C45809">
            <w:pPr>
              <w:pStyle w:val="af8"/>
              <w:rPr>
                <w:moveTo w:id="15245" w:author="Masato YOSHIKAWA" w:date="2026-01-20T12:21:00Z" w16du:dateUtc="2026-01-20T03:21:00Z"/>
                <w:rFonts w:ascii="Times New Roman" w:eastAsia="ＭＳ 明朝" w:hAnsi="Times New Roman" w:cs="Times New Roman"/>
                <w:rPrChange w:id="15246" w:author="Masato YOSHIKAWA" w:date="2026-01-20T12:23:00Z" w16du:dateUtc="2026-01-20T03:23:00Z">
                  <w:rPr>
                    <w:moveTo w:id="15247" w:author="Masato YOSHIKAWA" w:date="2026-01-20T12:21:00Z" w16du:dateUtc="2026-01-20T03:21:00Z"/>
                    <w:rFonts w:ascii="ＭＳ 明朝" w:eastAsia="ＭＳ 明朝" w:hAnsi="ＭＳ 明朝"/>
                  </w:rPr>
                </w:rPrChange>
              </w:rPr>
            </w:pPr>
            <w:moveTo w:id="15248" w:author="Masato YOSHIKAWA" w:date="2026-01-20T12:21:00Z" w16du:dateUtc="2026-01-20T03:21:00Z">
              <w:r w:rsidRPr="005B6842">
                <w:rPr>
                  <w:rFonts w:ascii="Times New Roman" w:eastAsia="ＭＳ 明朝" w:hAnsi="Times New Roman" w:cs="Times New Roman"/>
                  <w:rPrChange w:id="15249" w:author="Masato YOSHIKAWA" w:date="2026-01-20T12:23:00Z" w16du:dateUtc="2026-01-20T03:23:00Z">
                    <w:rPr>
                      <w:rFonts w:ascii="ＭＳ 明朝" w:eastAsia="ＭＳ 明朝" w:hAnsi="ＭＳ 明朝"/>
                    </w:rPr>
                  </w:rPrChange>
                </w:rPr>
                <w:t>did not visit</w:t>
              </w:r>
            </w:moveTo>
          </w:p>
        </w:tc>
        <w:tc>
          <w:tcPr>
            <w:tcW w:w="779" w:type="pct"/>
          </w:tcPr>
          <w:p w14:paraId="54F0D5F7" w14:textId="77777777" w:rsidR="005B6842" w:rsidRPr="005B6842" w:rsidRDefault="005B6842" w:rsidP="00C45809">
            <w:pPr>
              <w:pStyle w:val="af8"/>
              <w:rPr>
                <w:moveTo w:id="15250" w:author="Masato YOSHIKAWA" w:date="2026-01-20T12:21:00Z" w16du:dateUtc="2026-01-20T03:21:00Z"/>
                <w:rFonts w:ascii="Times New Roman" w:eastAsia="ＭＳ 明朝" w:hAnsi="Times New Roman" w:cs="Times New Roman"/>
                <w:rPrChange w:id="15251" w:author="Masato YOSHIKAWA" w:date="2026-01-20T12:23:00Z" w16du:dateUtc="2026-01-20T03:23:00Z">
                  <w:rPr>
                    <w:moveTo w:id="15252" w:author="Masato YOSHIKAWA" w:date="2026-01-20T12:21:00Z" w16du:dateUtc="2026-01-20T03:21:00Z"/>
                    <w:rFonts w:ascii="ＭＳ 明朝" w:eastAsia="ＭＳ 明朝" w:hAnsi="ＭＳ 明朝"/>
                  </w:rPr>
                </w:rPrChange>
              </w:rPr>
            </w:pPr>
            <w:moveTo w:id="15253" w:author="Masato YOSHIKAWA" w:date="2026-01-20T12:21:00Z" w16du:dateUtc="2026-01-20T03:21:00Z">
              <w:r w:rsidRPr="005B6842">
                <w:rPr>
                  <w:rFonts w:ascii="Times New Roman" w:eastAsia="ＭＳ 明朝" w:hAnsi="Times New Roman" w:cs="Times New Roman"/>
                  <w:rPrChange w:id="15254" w:author="Masato YOSHIKAWA" w:date="2026-01-20T12:23:00Z" w16du:dateUtc="2026-01-20T03:23:00Z">
                    <w:rPr>
                      <w:rFonts w:ascii="ＭＳ 明朝" w:eastAsia="ＭＳ 明朝" w:hAnsi="ＭＳ 明朝"/>
                    </w:rPr>
                  </w:rPrChange>
                </w:rPr>
                <w:t>Generalization</w:t>
              </w:r>
            </w:moveTo>
          </w:p>
        </w:tc>
        <w:tc>
          <w:tcPr>
            <w:tcW w:w="744" w:type="pct"/>
          </w:tcPr>
          <w:p w14:paraId="364D4397" w14:textId="77777777" w:rsidR="005B6842" w:rsidRPr="005B6842" w:rsidRDefault="005B6842" w:rsidP="00C45809">
            <w:pPr>
              <w:pStyle w:val="af8"/>
              <w:rPr>
                <w:moveTo w:id="15255" w:author="Masato YOSHIKAWA" w:date="2026-01-20T12:21:00Z" w16du:dateUtc="2026-01-20T03:21:00Z"/>
                <w:rFonts w:ascii="Times New Roman" w:eastAsia="ＭＳ 明朝" w:hAnsi="Times New Roman" w:cs="Times New Roman"/>
                <w:rPrChange w:id="15256" w:author="Masato YOSHIKAWA" w:date="2026-01-20T12:23:00Z" w16du:dateUtc="2026-01-20T03:23:00Z">
                  <w:rPr>
                    <w:moveTo w:id="15257" w:author="Masato YOSHIKAWA" w:date="2026-01-20T12:21:00Z" w16du:dateUtc="2026-01-20T03:21:00Z"/>
                    <w:rFonts w:ascii="ＭＳ 明朝" w:eastAsia="ＭＳ 明朝" w:hAnsi="ＭＳ 明朝"/>
                  </w:rPr>
                </w:rPrChange>
              </w:rPr>
            </w:pPr>
            <w:moveTo w:id="15258" w:author="Masato YOSHIKAWA" w:date="2026-01-20T12:21:00Z" w16du:dateUtc="2026-01-20T03:21:00Z">
              <w:r w:rsidRPr="005B6842">
                <w:rPr>
                  <w:rFonts w:ascii="Times New Roman" w:eastAsia="ＭＳ 明朝" w:hAnsi="Times New Roman" w:cs="Times New Roman"/>
                  <w:rPrChange w:id="15259" w:author="Masato YOSHIKAWA" w:date="2026-01-20T12:23:00Z" w16du:dateUtc="2026-01-20T03:23:00Z">
                    <w:rPr>
                      <w:rFonts w:ascii="ＭＳ 明朝" w:eastAsia="ＭＳ 明朝" w:hAnsi="ＭＳ 明朝"/>
                    </w:rPr>
                  </w:rPrChange>
                </w:rPr>
                <w:t>Minimization</w:t>
              </w:r>
            </w:moveTo>
          </w:p>
        </w:tc>
        <w:tc>
          <w:tcPr>
            <w:tcW w:w="851" w:type="pct"/>
          </w:tcPr>
          <w:p w14:paraId="4D26D00C" w14:textId="77777777" w:rsidR="005B6842" w:rsidRPr="005B6842" w:rsidRDefault="005B6842" w:rsidP="00C45809">
            <w:pPr>
              <w:pStyle w:val="af8"/>
              <w:rPr>
                <w:moveTo w:id="15260" w:author="Masato YOSHIKAWA" w:date="2026-01-20T12:21:00Z" w16du:dateUtc="2026-01-20T03:21:00Z"/>
                <w:rFonts w:ascii="Times New Roman" w:eastAsia="ＭＳ 明朝" w:hAnsi="Times New Roman" w:cs="Times New Roman"/>
                <w:rPrChange w:id="15261" w:author="Masato YOSHIKAWA" w:date="2026-01-20T12:23:00Z" w16du:dateUtc="2026-01-20T03:23:00Z">
                  <w:rPr>
                    <w:moveTo w:id="15262" w:author="Masato YOSHIKAWA" w:date="2026-01-20T12:21:00Z" w16du:dateUtc="2026-01-20T03:21:00Z"/>
                    <w:rFonts w:ascii="ＭＳ 明朝" w:eastAsia="ＭＳ 明朝" w:hAnsi="ＭＳ 明朝"/>
                  </w:rPr>
                </w:rPrChange>
              </w:rPr>
            </w:pPr>
            <w:moveTo w:id="15263" w:author="Masato YOSHIKAWA" w:date="2026-01-20T12:21:00Z" w16du:dateUtc="2026-01-20T03:21:00Z">
              <w:r w:rsidRPr="005B6842">
                <w:rPr>
                  <w:rFonts w:ascii="Times New Roman" w:eastAsia="ＭＳ 明朝" w:hAnsi="Times New Roman" w:cs="Times New Roman"/>
                  <w:rPrChange w:id="15264" w:author="Masato YOSHIKAWA" w:date="2026-01-20T12:23:00Z" w16du:dateUtc="2026-01-20T03:23:00Z">
                    <w:rPr>
                      <w:rFonts w:ascii="ＭＳ 明朝" w:eastAsia="ＭＳ 明朝" w:hAnsi="ＭＳ 明朝"/>
                    </w:rPr>
                  </w:rPrChange>
                </w:rPr>
                <w:t>Generalization</w:t>
              </w:r>
            </w:moveTo>
          </w:p>
        </w:tc>
        <w:tc>
          <w:tcPr>
            <w:tcW w:w="831" w:type="pct"/>
          </w:tcPr>
          <w:p w14:paraId="65082E2E" w14:textId="77777777" w:rsidR="005B6842" w:rsidRPr="005B6842" w:rsidRDefault="005B6842" w:rsidP="00C45809">
            <w:pPr>
              <w:pStyle w:val="af8"/>
              <w:rPr>
                <w:moveTo w:id="15265" w:author="Masato YOSHIKAWA" w:date="2026-01-20T12:21:00Z" w16du:dateUtc="2026-01-20T03:21:00Z"/>
                <w:rFonts w:ascii="Times New Roman" w:eastAsia="ＭＳ 明朝" w:hAnsi="Times New Roman" w:cs="Times New Roman"/>
                <w:rPrChange w:id="15266" w:author="Masato YOSHIKAWA" w:date="2026-01-20T12:23:00Z" w16du:dateUtc="2026-01-20T03:23:00Z">
                  <w:rPr>
                    <w:moveTo w:id="15267" w:author="Masato YOSHIKAWA" w:date="2026-01-20T12:21:00Z" w16du:dateUtc="2026-01-20T03:21:00Z"/>
                    <w:rFonts w:ascii="ＭＳ 明朝" w:eastAsia="ＭＳ 明朝" w:hAnsi="ＭＳ 明朝"/>
                  </w:rPr>
                </w:rPrChange>
              </w:rPr>
            </w:pPr>
            <w:moveTo w:id="15268" w:author="Masato YOSHIKAWA" w:date="2026-01-20T12:21:00Z" w16du:dateUtc="2026-01-20T03:21:00Z">
              <w:r w:rsidRPr="005B6842">
                <w:rPr>
                  <w:rFonts w:ascii="Times New Roman" w:eastAsia="ＭＳ 明朝" w:hAnsi="Times New Roman" w:cs="Times New Roman"/>
                  <w:rPrChange w:id="15269" w:author="Masato YOSHIKAWA" w:date="2026-01-20T12:23:00Z" w16du:dateUtc="2026-01-20T03:23:00Z">
                    <w:rPr>
                      <w:rFonts w:ascii="ＭＳ 明朝" w:eastAsia="ＭＳ 明朝" w:hAnsi="ＭＳ 明朝"/>
                    </w:rPr>
                  </w:rPrChange>
                </w:rPr>
                <w:t>Minimization</w:t>
              </w:r>
            </w:moveTo>
          </w:p>
        </w:tc>
      </w:tr>
      <w:tr w:rsidR="005B6842" w:rsidRPr="005B6842" w14:paraId="186E707E" w14:textId="77777777" w:rsidTr="00C45809">
        <w:tc>
          <w:tcPr>
            <w:tcW w:w="582" w:type="pct"/>
          </w:tcPr>
          <w:p w14:paraId="10E97F9E" w14:textId="77777777" w:rsidR="005B6842" w:rsidRPr="005B6842" w:rsidRDefault="005B6842" w:rsidP="00C45809">
            <w:pPr>
              <w:pStyle w:val="af8"/>
              <w:rPr>
                <w:moveTo w:id="15270" w:author="Masato YOSHIKAWA" w:date="2026-01-20T12:21:00Z" w16du:dateUtc="2026-01-20T03:21:00Z"/>
                <w:rFonts w:ascii="Times New Roman" w:eastAsia="ＭＳ 明朝" w:hAnsi="Times New Roman" w:cs="Times New Roman"/>
                <w:rPrChange w:id="15271" w:author="Masato YOSHIKAWA" w:date="2026-01-20T12:23:00Z" w16du:dateUtc="2026-01-20T03:23:00Z">
                  <w:rPr>
                    <w:moveTo w:id="15272" w:author="Masato YOSHIKAWA" w:date="2026-01-20T12:21:00Z" w16du:dateUtc="2026-01-20T03:21:00Z"/>
                    <w:rFonts w:ascii="ＭＳ 明朝" w:eastAsia="ＭＳ 明朝" w:hAnsi="ＭＳ 明朝"/>
                  </w:rPr>
                </w:rPrChange>
              </w:rPr>
            </w:pPr>
            <w:moveTo w:id="15273" w:author="Masato YOSHIKAWA" w:date="2026-01-20T12:21:00Z" w16du:dateUtc="2026-01-20T03:21:00Z">
              <w:r w:rsidRPr="005B6842">
                <w:rPr>
                  <w:rFonts w:ascii="Times New Roman" w:eastAsia="ＭＳ 明朝" w:hAnsi="Times New Roman" w:cs="Times New Roman" w:hint="eastAsia"/>
                  <w:rPrChange w:id="15274" w:author="Masato YOSHIKAWA" w:date="2026-01-20T12:23:00Z" w16du:dateUtc="2026-01-20T03:23:00Z">
                    <w:rPr>
                      <w:rFonts w:ascii="ＭＳ 明朝" w:eastAsia="ＭＳ 明朝" w:hAnsi="ＭＳ 明朝" w:hint="eastAsia"/>
                    </w:rPr>
                  </w:rPrChange>
                </w:rPr>
                <w:t>八重桜</w:t>
              </w:r>
            </w:moveTo>
          </w:p>
        </w:tc>
        <w:tc>
          <w:tcPr>
            <w:tcW w:w="583" w:type="pct"/>
          </w:tcPr>
          <w:p w14:paraId="68D19CE6" w14:textId="77777777" w:rsidR="005B6842" w:rsidRPr="005B6842" w:rsidRDefault="005B6842" w:rsidP="00C45809">
            <w:pPr>
              <w:pStyle w:val="af8"/>
              <w:rPr>
                <w:moveTo w:id="15275" w:author="Masato YOSHIKAWA" w:date="2026-01-20T12:21:00Z" w16du:dateUtc="2026-01-20T03:21:00Z"/>
                <w:rFonts w:ascii="Times New Roman" w:eastAsia="ＭＳ 明朝" w:hAnsi="Times New Roman" w:cs="Times New Roman"/>
                <w:rPrChange w:id="15276" w:author="Masato YOSHIKAWA" w:date="2026-01-20T12:23:00Z" w16du:dateUtc="2026-01-20T03:23:00Z">
                  <w:rPr>
                    <w:moveTo w:id="15277" w:author="Masato YOSHIKAWA" w:date="2026-01-20T12:21:00Z" w16du:dateUtc="2026-01-20T03:21:00Z"/>
                    <w:rFonts w:ascii="ＭＳ 明朝" w:eastAsia="ＭＳ 明朝" w:hAnsi="ＭＳ 明朝"/>
                  </w:rPr>
                </w:rPrChange>
              </w:rPr>
            </w:pPr>
            <w:moveTo w:id="15278" w:author="Masato YOSHIKAWA" w:date="2026-01-20T12:21:00Z" w16du:dateUtc="2026-01-20T03:21:00Z">
              <w:r w:rsidRPr="005B6842">
                <w:rPr>
                  <w:rFonts w:ascii="Times New Roman" w:eastAsia="ＭＳ 明朝" w:hAnsi="Times New Roman" w:cs="Times New Roman"/>
                  <w:rPrChange w:id="15279" w:author="Masato YOSHIKAWA" w:date="2026-01-20T12:23:00Z" w16du:dateUtc="2026-01-20T03:23:00Z">
                    <w:rPr>
                      <w:rFonts w:ascii="ＭＳ 明朝" w:eastAsia="ＭＳ 明朝" w:hAnsi="ＭＳ 明朝"/>
                    </w:rPr>
                  </w:rPrChange>
                </w:rPr>
                <w:t>double cherry-blossoms</w:t>
              </w:r>
            </w:moveTo>
          </w:p>
        </w:tc>
        <w:tc>
          <w:tcPr>
            <w:tcW w:w="629" w:type="pct"/>
          </w:tcPr>
          <w:p w14:paraId="4C7D0EDA" w14:textId="77777777" w:rsidR="005B6842" w:rsidRPr="005B6842" w:rsidRDefault="005B6842" w:rsidP="00C45809">
            <w:pPr>
              <w:pStyle w:val="af8"/>
              <w:rPr>
                <w:moveTo w:id="15280" w:author="Masato YOSHIKAWA" w:date="2026-01-20T12:21:00Z" w16du:dateUtc="2026-01-20T03:21:00Z"/>
                <w:rFonts w:ascii="Times New Roman" w:eastAsia="ＭＳ 明朝" w:hAnsi="Times New Roman" w:cs="Times New Roman"/>
                <w:rPrChange w:id="15281" w:author="Masato YOSHIKAWA" w:date="2026-01-20T12:23:00Z" w16du:dateUtc="2026-01-20T03:23:00Z">
                  <w:rPr>
                    <w:moveTo w:id="15282" w:author="Masato YOSHIKAWA" w:date="2026-01-20T12:21:00Z" w16du:dateUtc="2026-01-20T03:21:00Z"/>
                    <w:rFonts w:ascii="ＭＳ 明朝" w:eastAsia="ＭＳ 明朝" w:hAnsi="ＭＳ 明朝"/>
                  </w:rPr>
                </w:rPrChange>
              </w:rPr>
            </w:pPr>
            <w:moveTo w:id="15283" w:author="Masato YOSHIKAWA" w:date="2026-01-20T12:21:00Z" w16du:dateUtc="2026-01-20T03:21:00Z">
              <w:r w:rsidRPr="005B6842">
                <w:rPr>
                  <w:rFonts w:ascii="Times New Roman" w:eastAsia="ＭＳ 明朝" w:hAnsi="Times New Roman" w:cs="Times New Roman"/>
                  <w:rPrChange w:id="15284" w:author="Masato YOSHIKAWA" w:date="2026-01-20T12:23:00Z" w16du:dateUtc="2026-01-20T03:23:00Z">
                    <w:rPr>
                      <w:rFonts w:ascii="ＭＳ 明朝" w:eastAsia="ＭＳ 明朝" w:hAnsi="ＭＳ 明朝"/>
                    </w:rPr>
                  </w:rPrChange>
                </w:rPr>
                <w:t>double cherry blossoms</w:t>
              </w:r>
            </w:moveTo>
          </w:p>
        </w:tc>
        <w:tc>
          <w:tcPr>
            <w:tcW w:w="779" w:type="pct"/>
          </w:tcPr>
          <w:p w14:paraId="74AF9F3A" w14:textId="77777777" w:rsidR="005B6842" w:rsidRPr="005B6842" w:rsidRDefault="005B6842" w:rsidP="00C45809">
            <w:pPr>
              <w:pStyle w:val="af8"/>
              <w:rPr>
                <w:moveTo w:id="15285" w:author="Masato YOSHIKAWA" w:date="2026-01-20T12:21:00Z" w16du:dateUtc="2026-01-20T03:21:00Z"/>
                <w:rFonts w:ascii="Times New Roman" w:eastAsia="ＭＳ 明朝" w:hAnsi="Times New Roman" w:cs="Times New Roman"/>
                <w:rPrChange w:id="15286" w:author="Masato YOSHIKAWA" w:date="2026-01-20T12:23:00Z" w16du:dateUtc="2026-01-20T03:23:00Z">
                  <w:rPr>
                    <w:moveTo w:id="15287" w:author="Masato YOSHIKAWA" w:date="2026-01-20T12:21:00Z" w16du:dateUtc="2026-01-20T03:21:00Z"/>
                    <w:rFonts w:ascii="ＭＳ 明朝" w:eastAsia="ＭＳ 明朝" w:hAnsi="ＭＳ 明朝"/>
                  </w:rPr>
                </w:rPrChange>
              </w:rPr>
            </w:pPr>
            <w:moveTo w:id="15288" w:author="Masato YOSHIKAWA" w:date="2026-01-20T12:21:00Z" w16du:dateUtc="2026-01-20T03:21:00Z">
              <w:r w:rsidRPr="005B6842">
                <w:rPr>
                  <w:rFonts w:ascii="Times New Roman" w:eastAsia="ＭＳ 明朝" w:hAnsi="Times New Roman" w:cs="Times New Roman"/>
                  <w:rPrChange w:id="15289" w:author="Masato YOSHIKAWA" w:date="2026-01-20T12:23:00Z" w16du:dateUtc="2026-01-20T03:23:00Z">
                    <w:rPr>
                      <w:rFonts w:ascii="ＭＳ 明朝" w:eastAsia="ＭＳ 明朝" w:hAnsi="ＭＳ 明朝"/>
                    </w:rPr>
                  </w:rPrChange>
                </w:rPr>
                <w:t>Established equivalent</w:t>
              </w:r>
            </w:moveTo>
          </w:p>
        </w:tc>
        <w:tc>
          <w:tcPr>
            <w:tcW w:w="744" w:type="pct"/>
          </w:tcPr>
          <w:p w14:paraId="107C72B4" w14:textId="77777777" w:rsidR="005B6842" w:rsidRPr="005B6842" w:rsidRDefault="005B6842" w:rsidP="00C45809">
            <w:pPr>
              <w:pStyle w:val="af8"/>
              <w:rPr>
                <w:moveTo w:id="15290" w:author="Masato YOSHIKAWA" w:date="2026-01-20T12:21:00Z" w16du:dateUtc="2026-01-20T03:21:00Z"/>
                <w:rFonts w:ascii="Times New Roman" w:eastAsia="ＭＳ 明朝" w:hAnsi="Times New Roman" w:cs="Times New Roman"/>
                <w:rPrChange w:id="15291" w:author="Masato YOSHIKAWA" w:date="2026-01-20T12:23:00Z" w16du:dateUtc="2026-01-20T03:23:00Z">
                  <w:rPr>
                    <w:moveTo w:id="15292" w:author="Masato YOSHIKAWA" w:date="2026-01-20T12:21:00Z" w16du:dateUtc="2026-01-20T03:21:00Z"/>
                    <w:rFonts w:ascii="ＭＳ 明朝" w:eastAsia="ＭＳ 明朝" w:hAnsi="ＭＳ 明朝"/>
                  </w:rPr>
                </w:rPrChange>
              </w:rPr>
            </w:pPr>
            <w:moveTo w:id="15293" w:author="Masato YOSHIKAWA" w:date="2026-01-20T12:21:00Z" w16du:dateUtc="2026-01-20T03:21:00Z">
              <w:r w:rsidRPr="005B6842">
                <w:rPr>
                  <w:rFonts w:ascii="Times New Roman" w:eastAsia="ＭＳ 明朝" w:hAnsi="Times New Roman" w:cs="Times New Roman"/>
                  <w:rPrChange w:id="15294" w:author="Masato YOSHIKAWA" w:date="2026-01-20T12:23:00Z" w16du:dateUtc="2026-01-20T03:23:00Z">
                    <w:rPr>
                      <w:rFonts w:ascii="ＭＳ 明朝" w:eastAsia="ＭＳ 明朝" w:hAnsi="ＭＳ 明朝"/>
                    </w:rPr>
                  </w:rPrChange>
                </w:rPr>
                <w:t>Minimization</w:t>
              </w:r>
            </w:moveTo>
          </w:p>
        </w:tc>
        <w:tc>
          <w:tcPr>
            <w:tcW w:w="851" w:type="pct"/>
          </w:tcPr>
          <w:p w14:paraId="114915F8" w14:textId="77777777" w:rsidR="005B6842" w:rsidRPr="005B6842" w:rsidRDefault="005B6842" w:rsidP="00C45809">
            <w:pPr>
              <w:pStyle w:val="af8"/>
              <w:rPr>
                <w:moveTo w:id="15295" w:author="Masato YOSHIKAWA" w:date="2026-01-20T12:21:00Z" w16du:dateUtc="2026-01-20T03:21:00Z"/>
                <w:rFonts w:ascii="Times New Roman" w:eastAsia="ＭＳ 明朝" w:hAnsi="Times New Roman" w:cs="Times New Roman"/>
                <w:rPrChange w:id="15296" w:author="Masato YOSHIKAWA" w:date="2026-01-20T12:23:00Z" w16du:dateUtc="2026-01-20T03:23:00Z">
                  <w:rPr>
                    <w:moveTo w:id="15297" w:author="Masato YOSHIKAWA" w:date="2026-01-20T12:21:00Z" w16du:dateUtc="2026-01-20T03:21:00Z"/>
                    <w:rFonts w:ascii="ＭＳ 明朝" w:eastAsia="ＭＳ 明朝" w:hAnsi="ＭＳ 明朝"/>
                  </w:rPr>
                </w:rPrChange>
              </w:rPr>
            </w:pPr>
            <w:moveTo w:id="15298" w:author="Masato YOSHIKAWA" w:date="2026-01-20T12:21:00Z" w16du:dateUtc="2026-01-20T03:21:00Z">
              <w:r w:rsidRPr="005B6842">
                <w:rPr>
                  <w:rFonts w:ascii="Times New Roman" w:eastAsia="ＭＳ 明朝" w:hAnsi="Times New Roman" w:cs="Times New Roman"/>
                  <w:rPrChange w:id="15299" w:author="Masato YOSHIKAWA" w:date="2026-01-20T12:23:00Z" w16du:dateUtc="2026-01-20T03:23:00Z">
                    <w:rPr>
                      <w:rFonts w:ascii="ＭＳ 明朝" w:eastAsia="ＭＳ 明朝" w:hAnsi="ＭＳ 明朝"/>
                    </w:rPr>
                  </w:rPrChange>
                </w:rPr>
                <w:t>Established equivalent</w:t>
              </w:r>
            </w:moveTo>
          </w:p>
        </w:tc>
        <w:tc>
          <w:tcPr>
            <w:tcW w:w="831" w:type="pct"/>
          </w:tcPr>
          <w:p w14:paraId="3BDC95DF" w14:textId="77777777" w:rsidR="005B6842" w:rsidRPr="005B6842" w:rsidRDefault="005B6842" w:rsidP="00C45809">
            <w:pPr>
              <w:pStyle w:val="af8"/>
              <w:rPr>
                <w:moveTo w:id="15300" w:author="Masato YOSHIKAWA" w:date="2026-01-20T12:21:00Z" w16du:dateUtc="2026-01-20T03:21:00Z"/>
                <w:rFonts w:ascii="Times New Roman" w:eastAsia="ＭＳ 明朝" w:hAnsi="Times New Roman" w:cs="Times New Roman"/>
                <w:rPrChange w:id="15301" w:author="Masato YOSHIKAWA" w:date="2026-01-20T12:23:00Z" w16du:dateUtc="2026-01-20T03:23:00Z">
                  <w:rPr>
                    <w:moveTo w:id="15302" w:author="Masato YOSHIKAWA" w:date="2026-01-20T12:21:00Z" w16du:dateUtc="2026-01-20T03:21:00Z"/>
                    <w:rFonts w:ascii="ＭＳ 明朝" w:eastAsia="ＭＳ 明朝" w:hAnsi="ＭＳ 明朝"/>
                  </w:rPr>
                </w:rPrChange>
              </w:rPr>
            </w:pPr>
            <w:moveTo w:id="15303" w:author="Masato YOSHIKAWA" w:date="2026-01-20T12:21:00Z" w16du:dateUtc="2026-01-20T03:21:00Z">
              <w:r w:rsidRPr="005B6842">
                <w:rPr>
                  <w:rFonts w:ascii="Times New Roman" w:eastAsia="ＭＳ 明朝" w:hAnsi="Times New Roman" w:cs="Times New Roman"/>
                  <w:rPrChange w:id="15304" w:author="Masato YOSHIKAWA" w:date="2026-01-20T12:23:00Z" w16du:dateUtc="2026-01-20T03:23:00Z">
                    <w:rPr>
                      <w:rFonts w:ascii="ＭＳ 明朝" w:eastAsia="ＭＳ 明朝" w:hAnsi="ＭＳ 明朝"/>
                    </w:rPr>
                  </w:rPrChange>
                </w:rPr>
                <w:t>Minimization</w:t>
              </w:r>
            </w:moveTo>
          </w:p>
        </w:tc>
      </w:tr>
      <w:tr w:rsidR="005B6842" w:rsidRPr="005B6842" w14:paraId="50FBE88E" w14:textId="77777777" w:rsidTr="00C45809">
        <w:tc>
          <w:tcPr>
            <w:tcW w:w="582" w:type="pct"/>
          </w:tcPr>
          <w:p w14:paraId="5FDE5B80" w14:textId="77777777" w:rsidR="005B6842" w:rsidRPr="005B6842" w:rsidRDefault="005B6842" w:rsidP="00C45809">
            <w:pPr>
              <w:pStyle w:val="af8"/>
              <w:rPr>
                <w:moveTo w:id="15305" w:author="Masato YOSHIKAWA" w:date="2026-01-20T12:21:00Z" w16du:dateUtc="2026-01-20T03:21:00Z"/>
                <w:rFonts w:ascii="Times New Roman" w:eastAsia="ＭＳ 明朝" w:hAnsi="Times New Roman" w:cs="Times New Roman"/>
                <w:rPrChange w:id="15306" w:author="Masato YOSHIKAWA" w:date="2026-01-20T12:23:00Z" w16du:dateUtc="2026-01-20T03:23:00Z">
                  <w:rPr>
                    <w:moveTo w:id="15307" w:author="Masato YOSHIKAWA" w:date="2026-01-20T12:21:00Z" w16du:dateUtc="2026-01-20T03:21:00Z"/>
                    <w:rFonts w:ascii="ＭＳ 明朝" w:eastAsia="ＭＳ 明朝" w:hAnsi="ＭＳ 明朝"/>
                  </w:rPr>
                </w:rPrChange>
              </w:rPr>
            </w:pPr>
            <w:moveTo w:id="15308" w:author="Masato YOSHIKAWA" w:date="2026-01-20T12:21:00Z" w16du:dateUtc="2026-01-20T03:21:00Z">
              <w:r w:rsidRPr="005B6842">
                <w:rPr>
                  <w:rFonts w:ascii="Times New Roman" w:eastAsia="ＭＳ 明朝" w:hAnsi="Times New Roman" w:cs="Times New Roman" w:hint="eastAsia"/>
                  <w:rPrChange w:id="15309" w:author="Masato YOSHIKAWA" w:date="2026-01-20T12:23:00Z" w16du:dateUtc="2026-01-20T03:23:00Z">
                    <w:rPr>
                      <w:rFonts w:ascii="ＭＳ 明朝" w:eastAsia="ＭＳ 明朝" w:hAnsi="ＭＳ 明朝" w:hint="eastAsia"/>
                    </w:rPr>
                  </w:rPrChange>
                </w:rPr>
                <w:t>初夏</w:t>
              </w:r>
            </w:moveTo>
          </w:p>
        </w:tc>
        <w:tc>
          <w:tcPr>
            <w:tcW w:w="583" w:type="pct"/>
          </w:tcPr>
          <w:p w14:paraId="70693382" w14:textId="77777777" w:rsidR="005B6842" w:rsidRPr="005B6842" w:rsidRDefault="005B6842" w:rsidP="00C45809">
            <w:pPr>
              <w:pStyle w:val="af8"/>
              <w:rPr>
                <w:moveTo w:id="15310" w:author="Masato YOSHIKAWA" w:date="2026-01-20T12:21:00Z" w16du:dateUtc="2026-01-20T03:21:00Z"/>
                <w:rFonts w:ascii="Times New Roman" w:eastAsia="ＭＳ 明朝" w:hAnsi="Times New Roman" w:cs="Times New Roman"/>
                <w:rPrChange w:id="15311" w:author="Masato YOSHIKAWA" w:date="2026-01-20T12:23:00Z" w16du:dateUtc="2026-01-20T03:23:00Z">
                  <w:rPr>
                    <w:moveTo w:id="15312" w:author="Masato YOSHIKAWA" w:date="2026-01-20T12:21:00Z" w16du:dateUtc="2026-01-20T03:21:00Z"/>
                    <w:rFonts w:ascii="ＭＳ 明朝" w:eastAsia="ＭＳ 明朝" w:hAnsi="ＭＳ 明朝"/>
                  </w:rPr>
                </w:rPrChange>
              </w:rPr>
            </w:pPr>
            <w:moveTo w:id="15313" w:author="Masato YOSHIKAWA" w:date="2026-01-20T12:21:00Z" w16du:dateUtc="2026-01-20T03:21:00Z">
              <w:r w:rsidRPr="005B6842">
                <w:rPr>
                  <w:rFonts w:ascii="Times New Roman" w:eastAsia="ＭＳ 明朝" w:hAnsi="Times New Roman" w:cs="Times New Roman"/>
                  <w:rPrChange w:id="15314" w:author="Masato YOSHIKAWA" w:date="2026-01-20T12:23:00Z" w16du:dateUtc="2026-01-20T03:23:00Z">
                    <w:rPr>
                      <w:rFonts w:ascii="ＭＳ 明朝" w:eastAsia="ＭＳ 明朝" w:hAnsi="ＭＳ 明朝"/>
                    </w:rPr>
                  </w:rPrChange>
                </w:rPr>
                <w:t xml:space="preserve">at the </w:t>
              </w:r>
              <w:r w:rsidRPr="005B6842">
                <w:rPr>
                  <w:rFonts w:ascii="Times New Roman" w:eastAsia="ＭＳ 明朝" w:hAnsi="Times New Roman" w:cs="Times New Roman"/>
                  <w:rPrChange w:id="15315" w:author="Masato YOSHIKAWA" w:date="2026-01-20T12:23:00Z" w16du:dateUtc="2026-01-20T03:23:00Z">
                    <w:rPr>
                      <w:rFonts w:ascii="ＭＳ 明朝" w:eastAsia="ＭＳ 明朝" w:hAnsi="ＭＳ 明朝"/>
                    </w:rPr>
                  </w:rPrChange>
                </w:rPr>
                <w:lastRenderedPageBreak/>
                <w:t>beginning of summer</w:t>
              </w:r>
            </w:moveTo>
          </w:p>
        </w:tc>
        <w:tc>
          <w:tcPr>
            <w:tcW w:w="629" w:type="pct"/>
          </w:tcPr>
          <w:p w14:paraId="0EEA05A7" w14:textId="77777777" w:rsidR="005B6842" w:rsidRPr="005B6842" w:rsidRDefault="005B6842" w:rsidP="00C45809">
            <w:pPr>
              <w:pStyle w:val="af8"/>
              <w:rPr>
                <w:moveTo w:id="15316" w:author="Masato YOSHIKAWA" w:date="2026-01-20T12:21:00Z" w16du:dateUtc="2026-01-20T03:21:00Z"/>
                <w:rFonts w:ascii="Times New Roman" w:eastAsia="ＭＳ 明朝" w:hAnsi="Times New Roman" w:cs="Times New Roman"/>
                <w:rPrChange w:id="15317" w:author="Masato YOSHIKAWA" w:date="2026-01-20T12:23:00Z" w16du:dateUtc="2026-01-20T03:23:00Z">
                  <w:rPr>
                    <w:moveTo w:id="15318" w:author="Masato YOSHIKAWA" w:date="2026-01-20T12:21:00Z" w16du:dateUtc="2026-01-20T03:21:00Z"/>
                    <w:rFonts w:ascii="ＭＳ 明朝" w:eastAsia="ＭＳ 明朝" w:hAnsi="ＭＳ 明朝"/>
                  </w:rPr>
                </w:rPrChange>
              </w:rPr>
            </w:pPr>
            <w:moveTo w:id="15319" w:author="Masato YOSHIKAWA" w:date="2026-01-20T12:21:00Z" w16du:dateUtc="2026-01-20T03:21:00Z">
              <w:r w:rsidRPr="005B6842">
                <w:rPr>
                  <w:rFonts w:ascii="Times New Roman" w:eastAsia="ＭＳ 明朝" w:hAnsi="Times New Roman" w:cs="Times New Roman"/>
                  <w:rPrChange w:id="15320" w:author="Masato YOSHIKAWA" w:date="2026-01-20T12:23:00Z" w16du:dateUtc="2026-01-20T03:23:00Z">
                    <w:rPr>
                      <w:rFonts w:ascii="ＭＳ 明朝" w:eastAsia="ＭＳ 明朝" w:hAnsi="ＭＳ 明朝"/>
                    </w:rPr>
                  </w:rPrChange>
                </w:rPr>
                <w:lastRenderedPageBreak/>
                <w:t xml:space="preserve">the </w:t>
              </w:r>
              <w:r w:rsidRPr="005B6842">
                <w:rPr>
                  <w:rFonts w:ascii="Times New Roman" w:eastAsia="ＭＳ 明朝" w:hAnsi="Times New Roman" w:cs="Times New Roman"/>
                  <w:rPrChange w:id="15321" w:author="Masato YOSHIKAWA" w:date="2026-01-20T12:23:00Z" w16du:dateUtc="2026-01-20T03:23:00Z">
                    <w:rPr>
                      <w:rFonts w:ascii="ＭＳ 明朝" w:eastAsia="ＭＳ 明朝" w:hAnsi="ＭＳ 明朝"/>
                    </w:rPr>
                  </w:rPrChange>
                </w:rPr>
                <w:lastRenderedPageBreak/>
                <w:t>beginning of summer</w:t>
              </w:r>
            </w:moveTo>
          </w:p>
        </w:tc>
        <w:tc>
          <w:tcPr>
            <w:tcW w:w="779" w:type="pct"/>
          </w:tcPr>
          <w:p w14:paraId="42E7A239" w14:textId="77777777" w:rsidR="005B6842" w:rsidRPr="005B6842" w:rsidRDefault="005B6842" w:rsidP="00C45809">
            <w:pPr>
              <w:pStyle w:val="af8"/>
              <w:rPr>
                <w:moveTo w:id="15322" w:author="Masato YOSHIKAWA" w:date="2026-01-20T12:21:00Z" w16du:dateUtc="2026-01-20T03:21:00Z"/>
                <w:rFonts w:ascii="Times New Roman" w:eastAsia="ＭＳ 明朝" w:hAnsi="Times New Roman" w:cs="Times New Roman"/>
                <w:rPrChange w:id="15323" w:author="Masato YOSHIKAWA" w:date="2026-01-20T12:23:00Z" w16du:dateUtc="2026-01-20T03:23:00Z">
                  <w:rPr>
                    <w:moveTo w:id="15324" w:author="Masato YOSHIKAWA" w:date="2026-01-20T12:21:00Z" w16du:dateUtc="2026-01-20T03:21:00Z"/>
                    <w:rFonts w:ascii="ＭＳ 明朝" w:eastAsia="ＭＳ 明朝" w:hAnsi="ＭＳ 明朝"/>
                  </w:rPr>
                </w:rPrChange>
              </w:rPr>
            </w:pPr>
            <w:moveTo w:id="15325" w:author="Masato YOSHIKAWA" w:date="2026-01-20T12:21:00Z" w16du:dateUtc="2026-01-20T03:21:00Z">
              <w:r w:rsidRPr="005B6842">
                <w:rPr>
                  <w:rFonts w:ascii="Times New Roman" w:eastAsia="ＭＳ 明朝" w:hAnsi="Times New Roman" w:cs="Times New Roman"/>
                  <w:rPrChange w:id="15326" w:author="Masato YOSHIKAWA" w:date="2026-01-20T12:23:00Z" w16du:dateUtc="2026-01-20T03:23:00Z">
                    <w:rPr>
                      <w:rFonts w:ascii="ＭＳ 明朝" w:eastAsia="ＭＳ 明朝" w:hAnsi="ＭＳ 明朝"/>
                    </w:rPr>
                  </w:rPrChange>
                </w:rPr>
                <w:lastRenderedPageBreak/>
                <w:t xml:space="preserve">Established </w:t>
              </w:r>
              <w:r w:rsidRPr="005B6842">
                <w:rPr>
                  <w:rFonts w:ascii="Times New Roman" w:eastAsia="ＭＳ 明朝" w:hAnsi="Times New Roman" w:cs="Times New Roman"/>
                  <w:rPrChange w:id="15327" w:author="Masato YOSHIKAWA" w:date="2026-01-20T12:23:00Z" w16du:dateUtc="2026-01-20T03:23:00Z">
                    <w:rPr>
                      <w:rFonts w:ascii="ＭＳ 明朝" w:eastAsia="ＭＳ 明朝" w:hAnsi="ＭＳ 明朝"/>
                    </w:rPr>
                  </w:rPrChange>
                </w:rPr>
                <w:lastRenderedPageBreak/>
                <w:t>equivalent</w:t>
              </w:r>
            </w:moveTo>
          </w:p>
        </w:tc>
        <w:tc>
          <w:tcPr>
            <w:tcW w:w="744" w:type="pct"/>
          </w:tcPr>
          <w:p w14:paraId="4B473448" w14:textId="77777777" w:rsidR="005B6842" w:rsidRPr="005B6842" w:rsidRDefault="005B6842" w:rsidP="00C45809">
            <w:pPr>
              <w:pStyle w:val="af8"/>
              <w:rPr>
                <w:moveTo w:id="15328" w:author="Masato YOSHIKAWA" w:date="2026-01-20T12:21:00Z" w16du:dateUtc="2026-01-20T03:21:00Z"/>
                <w:rFonts w:ascii="Times New Roman" w:eastAsia="ＭＳ 明朝" w:hAnsi="Times New Roman" w:cs="Times New Roman"/>
                <w:rPrChange w:id="15329" w:author="Masato YOSHIKAWA" w:date="2026-01-20T12:23:00Z" w16du:dateUtc="2026-01-20T03:23:00Z">
                  <w:rPr>
                    <w:moveTo w:id="15330" w:author="Masato YOSHIKAWA" w:date="2026-01-20T12:21:00Z" w16du:dateUtc="2026-01-20T03:21:00Z"/>
                    <w:rFonts w:ascii="ＭＳ 明朝" w:eastAsia="ＭＳ 明朝" w:hAnsi="ＭＳ 明朝"/>
                  </w:rPr>
                </w:rPrChange>
              </w:rPr>
            </w:pPr>
            <w:moveTo w:id="15331" w:author="Masato YOSHIKAWA" w:date="2026-01-20T12:21:00Z" w16du:dateUtc="2026-01-20T03:21:00Z">
              <w:r w:rsidRPr="005B6842">
                <w:rPr>
                  <w:rFonts w:ascii="Times New Roman" w:eastAsia="ＭＳ 明朝" w:hAnsi="Times New Roman" w:cs="Times New Roman"/>
                  <w:rPrChange w:id="15332" w:author="Masato YOSHIKAWA" w:date="2026-01-20T12:23:00Z" w16du:dateUtc="2026-01-20T03:23:00Z">
                    <w:rPr>
                      <w:rFonts w:ascii="ＭＳ 明朝" w:eastAsia="ＭＳ 明朝" w:hAnsi="ＭＳ 明朝"/>
                    </w:rPr>
                  </w:rPrChange>
                </w:rPr>
                <w:lastRenderedPageBreak/>
                <w:t>Minimizatio</w:t>
              </w:r>
              <w:r w:rsidRPr="005B6842">
                <w:rPr>
                  <w:rFonts w:ascii="Times New Roman" w:eastAsia="ＭＳ 明朝" w:hAnsi="Times New Roman" w:cs="Times New Roman"/>
                  <w:rPrChange w:id="15333" w:author="Masato YOSHIKAWA" w:date="2026-01-20T12:23:00Z" w16du:dateUtc="2026-01-20T03:23:00Z">
                    <w:rPr>
                      <w:rFonts w:ascii="ＭＳ 明朝" w:eastAsia="ＭＳ 明朝" w:hAnsi="ＭＳ 明朝"/>
                    </w:rPr>
                  </w:rPrChange>
                </w:rPr>
                <w:lastRenderedPageBreak/>
                <w:t>n</w:t>
              </w:r>
            </w:moveTo>
          </w:p>
        </w:tc>
        <w:tc>
          <w:tcPr>
            <w:tcW w:w="851" w:type="pct"/>
          </w:tcPr>
          <w:p w14:paraId="05AD8441" w14:textId="77777777" w:rsidR="005B6842" w:rsidRPr="005B6842" w:rsidRDefault="005B6842" w:rsidP="00C45809">
            <w:pPr>
              <w:pStyle w:val="af8"/>
              <w:rPr>
                <w:moveTo w:id="15334" w:author="Masato YOSHIKAWA" w:date="2026-01-20T12:21:00Z" w16du:dateUtc="2026-01-20T03:21:00Z"/>
                <w:rFonts w:ascii="Times New Roman" w:eastAsia="ＭＳ 明朝" w:hAnsi="Times New Roman" w:cs="Times New Roman"/>
                <w:rPrChange w:id="15335" w:author="Masato YOSHIKAWA" w:date="2026-01-20T12:23:00Z" w16du:dateUtc="2026-01-20T03:23:00Z">
                  <w:rPr>
                    <w:moveTo w:id="15336" w:author="Masato YOSHIKAWA" w:date="2026-01-20T12:21:00Z" w16du:dateUtc="2026-01-20T03:21:00Z"/>
                    <w:rFonts w:ascii="ＭＳ 明朝" w:eastAsia="ＭＳ 明朝" w:hAnsi="ＭＳ 明朝"/>
                  </w:rPr>
                </w:rPrChange>
              </w:rPr>
            </w:pPr>
            <w:moveTo w:id="15337" w:author="Masato YOSHIKAWA" w:date="2026-01-20T12:21:00Z" w16du:dateUtc="2026-01-20T03:21:00Z">
              <w:r w:rsidRPr="005B6842">
                <w:rPr>
                  <w:rFonts w:ascii="Times New Roman" w:eastAsia="ＭＳ 明朝" w:hAnsi="Times New Roman" w:cs="Times New Roman"/>
                  <w:rPrChange w:id="15338" w:author="Masato YOSHIKAWA" w:date="2026-01-20T12:23:00Z" w16du:dateUtc="2026-01-20T03:23:00Z">
                    <w:rPr>
                      <w:rFonts w:ascii="ＭＳ 明朝" w:eastAsia="ＭＳ 明朝" w:hAnsi="ＭＳ 明朝"/>
                    </w:rPr>
                  </w:rPrChange>
                </w:rPr>
                <w:lastRenderedPageBreak/>
                <w:t xml:space="preserve">Established </w:t>
              </w:r>
              <w:r w:rsidRPr="005B6842">
                <w:rPr>
                  <w:rFonts w:ascii="Times New Roman" w:eastAsia="ＭＳ 明朝" w:hAnsi="Times New Roman" w:cs="Times New Roman"/>
                  <w:rPrChange w:id="15339" w:author="Masato YOSHIKAWA" w:date="2026-01-20T12:23:00Z" w16du:dateUtc="2026-01-20T03:23:00Z">
                    <w:rPr>
                      <w:rFonts w:ascii="ＭＳ 明朝" w:eastAsia="ＭＳ 明朝" w:hAnsi="ＭＳ 明朝"/>
                    </w:rPr>
                  </w:rPrChange>
                </w:rPr>
                <w:lastRenderedPageBreak/>
                <w:t>equivalent</w:t>
              </w:r>
            </w:moveTo>
          </w:p>
        </w:tc>
        <w:tc>
          <w:tcPr>
            <w:tcW w:w="831" w:type="pct"/>
          </w:tcPr>
          <w:p w14:paraId="6CB759C6" w14:textId="77777777" w:rsidR="005B6842" w:rsidRPr="005B6842" w:rsidRDefault="005B6842" w:rsidP="00C45809">
            <w:pPr>
              <w:pStyle w:val="af8"/>
              <w:rPr>
                <w:moveTo w:id="15340" w:author="Masato YOSHIKAWA" w:date="2026-01-20T12:21:00Z" w16du:dateUtc="2026-01-20T03:21:00Z"/>
                <w:rFonts w:ascii="Times New Roman" w:eastAsia="ＭＳ 明朝" w:hAnsi="Times New Roman" w:cs="Times New Roman"/>
                <w:rPrChange w:id="15341" w:author="Masato YOSHIKAWA" w:date="2026-01-20T12:23:00Z" w16du:dateUtc="2026-01-20T03:23:00Z">
                  <w:rPr>
                    <w:moveTo w:id="15342" w:author="Masato YOSHIKAWA" w:date="2026-01-20T12:21:00Z" w16du:dateUtc="2026-01-20T03:21:00Z"/>
                    <w:rFonts w:ascii="ＭＳ 明朝" w:eastAsia="ＭＳ 明朝" w:hAnsi="ＭＳ 明朝"/>
                  </w:rPr>
                </w:rPrChange>
              </w:rPr>
            </w:pPr>
            <w:moveTo w:id="15343" w:author="Masato YOSHIKAWA" w:date="2026-01-20T12:21:00Z" w16du:dateUtc="2026-01-20T03:21:00Z">
              <w:r w:rsidRPr="005B6842">
                <w:rPr>
                  <w:rFonts w:ascii="Times New Roman" w:eastAsia="ＭＳ 明朝" w:hAnsi="Times New Roman" w:cs="Times New Roman"/>
                  <w:rPrChange w:id="15344" w:author="Masato YOSHIKAWA" w:date="2026-01-20T12:23:00Z" w16du:dateUtc="2026-01-20T03:23:00Z">
                    <w:rPr>
                      <w:rFonts w:ascii="ＭＳ 明朝" w:eastAsia="ＭＳ 明朝" w:hAnsi="ＭＳ 明朝"/>
                    </w:rPr>
                  </w:rPrChange>
                </w:rPr>
                <w:lastRenderedPageBreak/>
                <w:t>Minimization</w:t>
              </w:r>
            </w:moveTo>
          </w:p>
        </w:tc>
      </w:tr>
      <w:tr w:rsidR="005B6842" w:rsidRPr="005B6842" w14:paraId="2523EFDB" w14:textId="77777777" w:rsidTr="00C45809">
        <w:tc>
          <w:tcPr>
            <w:tcW w:w="582" w:type="pct"/>
          </w:tcPr>
          <w:p w14:paraId="6B157184" w14:textId="77777777" w:rsidR="005B6842" w:rsidRPr="005B6842" w:rsidRDefault="005B6842" w:rsidP="00C45809">
            <w:pPr>
              <w:pStyle w:val="af8"/>
              <w:rPr>
                <w:moveTo w:id="15345" w:author="Masato YOSHIKAWA" w:date="2026-01-20T12:21:00Z" w16du:dateUtc="2026-01-20T03:21:00Z"/>
                <w:rFonts w:ascii="Times New Roman" w:eastAsia="ＭＳ 明朝" w:hAnsi="Times New Roman" w:cs="Times New Roman"/>
                <w:rPrChange w:id="15346" w:author="Masato YOSHIKAWA" w:date="2026-01-20T12:23:00Z" w16du:dateUtc="2026-01-20T03:23:00Z">
                  <w:rPr>
                    <w:moveTo w:id="15347" w:author="Masato YOSHIKAWA" w:date="2026-01-20T12:21:00Z" w16du:dateUtc="2026-01-20T03:21:00Z"/>
                    <w:rFonts w:ascii="ＭＳ 明朝" w:eastAsia="ＭＳ 明朝" w:hAnsi="ＭＳ 明朝"/>
                  </w:rPr>
                </w:rPrChange>
              </w:rPr>
            </w:pPr>
            <w:moveTo w:id="15348" w:author="Masato YOSHIKAWA" w:date="2026-01-20T12:21:00Z" w16du:dateUtc="2026-01-20T03:21:00Z">
              <w:r w:rsidRPr="005B6842">
                <w:rPr>
                  <w:rFonts w:ascii="Times New Roman" w:eastAsia="ＭＳ 明朝" w:hAnsi="Times New Roman" w:cs="Times New Roman" w:hint="eastAsia"/>
                  <w:rPrChange w:id="15349" w:author="Masato YOSHIKAWA" w:date="2026-01-20T12:23:00Z" w16du:dateUtc="2026-01-20T03:23:00Z">
                    <w:rPr>
                      <w:rFonts w:ascii="ＭＳ 明朝" w:eastAsia="ＭＳ 明朝" w:hAnsi="ＭＳ 明朝" w:hint="eastAsia"/>
                    </w:rPr>
                  </w:rPrChange>
                </w:rPr>
                <w:t>枳殻</w:t>
              </w:r>
            </w:moveTo>
          </w:p>
        </w:tc>
        <w:tc>
          <w:tcPr>
            <w:tcW w:w="583" w:type="pct"/>
          </w:tcPr>
          <w:p w14:paraId="30B0BE4E" w14:textId="77777777" w:rsidR="005B6842" w:rsidRPr="005B6842" w:rsidRDefault="005B6842" w:rsidP="00C45809">
            <w:pPr>
              <w:pStyle w:val="af8"/>
              <w:rPr>
                <w:moveTo w:id="15350" w:author="Masato YOSHIKAWA" w:date="2026-01-20T12:21:00Z" w16du:dateUtc="2026-01-20T03:21:00Z"/>
                <w:rFonts w:ascii="Times New Roman" w:eastAsia="ＭＳ 明朝" w:hAnsi="Times New Roman" w:cs="Times New Roman"/>
                <w:rPrChange w:id="15351" w:author="Masato YOSHIKAWA" w:date="2026-01-20T12:23:00Z" w16du:dateUtc="2026-01-20T03:23:00Z">
                  <w:rPr>
                    <w:moveTo w:id="15352" w:author="Masato YOSHIKAWA" w:date="2026-01-20T12:21:00Z" w16du:dateUtc="2026-01-20T03:21:00Z"/>
                    <w:rFonts w:ascii="ＭＳ 明朝" w:eastAsia="ＭＳ 明朝" w:hAnsi="ＭＳ 明朝"/>
                  </w:rPr>
                </w:rPrChange>
              </w:rPr>
            </w:pPr>
            <w:moveTo w:id="15353" w:author="Masato YOSHIKAWA" w:date="2026-01-20T12:21:00Z" w16du:dateUtc="2026-01-20T03:21:00Z">
              <w:r w:rsidRPr="005B6842">
                <w:rPr>
                  <w:rFonts w:ascii="Times New Roman" w:eastAsia="ＭＳ 明朝" w:hAnsi="Times New Roman" w:cs="Times New Roman"/>
                  <w:rPrChange w:id="15354" w:author="Masato YOSHIKAWA" w:date="2026-01-20T12:23:00Z" w16du:dateUtc="2026-01-20T03:23:00Z">
                    <w:rPr>
                      <w:rFonts w:ascii="ＭＳ 明朝" w:eastAsia="ＭＳ 明朝" w:hAnsi="ＭＳ 明朝"/>
                    </w:rPr>
                  </w:rPrChange>
                </w:rPr>
                <w:t>aegle sepiaria</w:t>
              </w:r>
            </w:moveTo>
          </w:p>
        </w:tc>
        <w:tc>
          <w:tcPr>
            <w:tcW w:w="629" w:type="pct"/>
          </w:tcPr>
          <w:p w14:paraId="078178CD" w14:textId="77777777" w:rsidR="005B6842" w:rsidRPr="005B6842" w:rsidRDefault="005B6842" w:rsidP="00C45809">
            <w:pPr>
              <w:pStyle w:val="af8"/>
              <w:rPr>
                <w:moveTo w:id="15355" w:author="Masato YOSHIKAWA" w:date="2026-01-20T12:21:00Z" w16du:dateUtc="2026-01-20T03:21:00Z"/>
                <w:rFonts w:ascii="Times New Roman" w:eastAsia="ＭＳ 明朝" w:hAnsi="Times New Roman" w:cs="Times New Roman"/>
                <w:rPrChange w:id="15356" w:author="Masato YOSHIKAWA" w:date="2026-01-20T12:23:00Z" w16du:dateUtc="2026-01-20T03:23:00Z">
                  <w:rPr>
                    <w:moveTo w:id="15357" w:author="Masato YOSHIKAWA" w:date="2026-01-20T12:21:00Z" w16du:dateUtc="2026-01-20T03:21:00Z"/>
                    <w:rFonts w:ascii="ＭＳ 明朝" w:eastAsia="ＭＳ 明朝" w:hAnsi="ＭＳ 明朝"/>
                  </w:rPr>
                </w:rPrChange>
              </w:rPr>
            </w:pPr>
            <w:moveTo w:id="15358" w:author="Masato YOSHIKAWA" w:date="2026-01-20T12:21:00Z" w16du:dateUtc="2026-01-20T03:21:00Z">
              <w:r w:rsidRPr="005B6842">
                <w:rPr>
                  <w:rFonts w:ascii="Times New Roman" w:eastAsia="ＭＳ 明朝" w:hAnsi="Times New Roman" w:cs="Times New Roman"/>
                  <w:rPrChange w:id="15359" w:author="Masato YOSHIKAWA" w:date="2026-01-20T12:23:00Z" w16du:dateUtc="2026-01-20T03:23:00Z">
                    <w:rPr>
                      <w:rFonts w:ascii="ＭＳ 明朝" w:eastAsia="ＭＳ 明朝" w:hAnsi="ＭＳ 明朝"/>
                    </w:rPr>
                  </w:rPrChange>
                </w:rPr>
                <w:t>quince hedges</w:t>
              </w:r>
            </w:moveTo>
          </w:p>
        </w:tc>
        <w:tc>
          <w:tcPr>
            <w:tcW w:w="779" w:type="pct"/>
          </w:tcPr>
          <w:p w14:paraId="0D04085F" w14:textId="77777777" w:rsidR="005B6842" w:rsidRPr="005B6842" w:rsidRDefault="005B6842" w:rsidP="00C45809">
            <w:pPr>
              <w:pStyle w:val="af8"/>
              <w:rPr>
                <w:moveTo w:id="15360" w:author="Masato YOSHIKAWA" w:date="2026-01-20T12:21:00Z" w16du:dateUtc="2026-01-20T03:21:00Z"/>
                <w:rFonts w:ascii="Times New Roman" w:eastAsia="ＭＳ 明朝" w:hAnsi="Times New Roman" w:cs="Times New Roman"/>
                <w:rPrChange w:id="15361" w:author="Masato YOSHIKAWA" w:date="2026-01-20T12:23:00Z" w16du:dateUtc="2026-01-20T03:23:00Z">
                  <w:rPr>
                    <w:moveTo w:id="15362" w:author="Masato YOSHIKAWA" w:date="2026-01-20T12:21:00Z" w16du:dateUtc="2026-01-20T03:21:00Z"/>
                    <w:rFonts w:ascii="ＭＳ 明朝" w:eastAsia="ＭＳ 明朝" w:hAnsi="ＭＳ 明朝"/>
                  </w:rPr>
                </w:rPrChange>
              </w:rPr>
            </w:pPr>
            <w:moveTo w:id="15363" w:author="Masato YOSHIKAWA" w:date="2026-01-20T12:21:00Z" w16du:dateUtc="2026-01-20T03:21:00Z">
              <w:r w:rsidRPr="005B6842">
                <w:rPr>
                  <w:rFonts w:ascii="Times New Roman" w:eastAsia="ＭＳ 明朝" w:hAnsi="Times New Roman" w:cs="Times New Roman"/>
                  <w:rPrChange w:id="15364" w:author="Masato YOSHIKAWA" w:date="2026-01-20T12:23:00Z" w16du:dateUtc="2026-01-20T03:23:00Z">
                    <w:rPr>
                      <w:rFonts w:ascii="ＭＳ 明朝" w:eastAsia="ＭＳ 明朝" w:hAnsi="ＭＳ 明朝"/>
                    </w:rPr>
                  </w:rPrChange>
                </w:rPr>
                <w:t>Established equivalent</w:t>
              </w:r>
            </w:moveTo>
          </w:p>
        </w:tc>
        <w:tc>
          <w:tcPr>
            <w:tcW w:w="744" w:type="pct"/>
          </w:tcPr>
          <w:p w14:paraId="6EC1EB51" w14:textId="77777777" w:rsidR="005B6842" w:rsidRPr="005B6842" w:rsidRDefault="005B6842" w:rsidP="00C45809">
            <w:pPr>
              <w:pStyle w:val="af8"/>
              <w:rPr>
                <w:moveTo w:id="15365" w:author="Masato YOSHIKAWA" w:date="2026-01-20T12:21:00Z" w16du:dateUtc="2026-01-20T03:21:00Z"/>
                <w:rFonts w:ascii="Times New Roman" w:eastAsia="ＭＳ 明朝" w:hAnsi="Times New Roman" w:cs="Times New Roman"/>
                <w:rPrChange w:id="15366" w:author="Masato YOSHIKAWA" w:date="2026-01-20T12:23:00Z" w16du:dateUtc="2026-01-20T03:23:00Z">
                  <w:rPr>
                    <w:moveTo w:id="15367" w:author="Masato YOSHIKAWA" w:date="2026-01-20T12:21:00Z" w16du:dateUtc="2026-01-20T03:21:00Z"/>
                    <w:rFonts w:ascii="ＭＳ 明朝" w:eastAsia="ＭＳ 明朝" w:hAnsi="ＭＳ 明朝"/>
                  </w:rPr>
                </w:rPrChange>
              </w:rPr>
            </w:pPr>
            <w:moveTo w:id="15368" w:author="Masato YOSHIKAWA" w:date="2026-01-20T12:21:00Z" w16du:dateUtc="2026-01-20T03:21:00Z">
              <w:r w:rsidRPr="005B6842">
                <w:rPr>
                  <w:rFonts w:ascii="Times New Roman" w:eastAsia="ＭＳ 明朝" w:hAnsi="Times New Roman" w:cs="Times New Roman"/>
                  <w:rPrChange w:id="15369" w:author="Masato YOSHIKAWA" w:date="2026-01-20T12:23:00Z" w16du:dateUtc="2026-01-20T03:23:00Z">
                    <w:rPr>
                      <w:rFonts w:ascii="ＭＳ 明朝" w:eastAsia="ＭＳ 明朝" w:hAnsi="ＭＳ 明朝"/>
                    </w:rPr>
                  </w:rPrChange>
                </w:rPr>
                <w:t>Acceptance</w:t>
              </w:r>
            </w:moveTo>
          </w:p>
        </w:tc>
        <w:tc>
          <w:tcPr>
            <w:tcW w:w="851" w:type="pct"/>
          </w:tcPr>
          <w:p w14:paraId="206D7538" w14:textId="77777777" w:rsidR="005B6842" w:rsidRPr="005B6842" w:rsidRDefault="005B6842" w:rsidP="00C45809">
            <w:pPr>
              <w:pStyle w:val="af8"/>
              <w:rPr>
                <w:moveTo w:id="15370" w:author="Masato YOSHIKAWA" w:date="2026-01-20T12:21:00Z" w16du:dateUtc="2026-01-20T03:21:00Z"/>
                <w:rFonts w:ascii="Times New Roman" w:eastAsia="ＭＳ 明朝" w:hAnsi="Times New Roman" w:cs="Times New Roman"/>
                <w:rPrChange w:id="15371" w:author="Masato YOSHIKAWA" w:date="2026-01-20T12:23:00Z" w16du:dateUtc="2026-01-20T03:23:00Z">
                  <w:rPr>
                    <w:moveTo w:id="15372" w:author="Masato YOSHIKAWA" w:date="2026-01-20T12:21:00Z" w16du:dateUtc="2026-01-20T03:21:00Z"/>
                    <w:rFonts w:ascii="ＭＳ 明朝" w:eastAsia="ＭＳ 明朝" w:hAnsi="ＭＳ 明朝"/>
                  </w:rPr>
                </w:rPrChange>
              </w:rPr>
            </w:pPr>
            <w:moveTo w:id="15373" w:author="Masato YOSHIKAWA" w:date="2026-01-20T12:21:00Z" w16du:dateUtc="2026-01-20T03:21:00Z">
              <w:r w:rsidRPr="005B6842">
                <w:rPr>
                  <w:rFonts w:ascii="Times New Roman" w:eastAsia="ＭＳ 明朝" w:hAnsi="Times New Roman" w:cs="Times New Roman"/>
                  <w:rPrChange w:id="15374" w:author="Masato YOSHIKAWA" w:date="2026-01-20T12:23:00Z" w16du:dateUtc="2026-01-20T03:23:00Z">
                    <w:rPr>
                      <w:rFonts w:ascii="ＭＳ 明朝" w:eastAsia="ＭＳ 明朝" w:hAnsi="ＭＳ 明朝"/>
                    </w:rPr>
                  </w:rPrChange>
                </w:rPr>
                <w:t>Adaptation</w:t>
              </w:r>
            </w:moveTo>
          </w:p>
        </w:tc>
        <w:tc>
          <w:tcPr>
            <w:tcW w:w="831" w:type="pct"/>
          </w:tcPr>
          <w:p w14:paraId="2236A350" w14:textId="77777777" w:rsidR="005B6842" w:rsidRPr="005B6842" w:rsidRDefault="005B6842" w:rsidP="00C45809">
            <w:pPr>
              <w:pStyle w:val="af8"/>
              <w:rPr>
                <w:moveTo w:id="15375" w:author="Masato YOSHIKAWA" w:date="2026-01-20T12:21:00Z" w16du:dateUtc="2026-01-20T03:21:00Z"/>
                <w:rFonts w:ascii="Times New Roman" w:eastAsia="ＭＳ 明朝" w:hAnsi="Times New Roman" w:cs="Times New Roman"/>
                <w:rPrChange w:id="15376" w:author="Masato YOSHIKAWA" w:date="2026-01-20T12:23:00Z" w16du:dateUtc="2026-01-20T03:23:00Z">
                  <w:rPr>
                    <w:moveTo w:id="15377" w:author="Masato YOSHIKAWA" w:date="2026-01-20T12:21:00Z" w16du:dateUtc="2026-01-20T03:21:00Z"/>
                    <w:rFonts w:ascii="ＭＳ 明朝" w:eastAsia="ＭＳ 明朝" w:hAnsi="ＭＳ 明朝"/>
                  </w:rPr>
                </w:rPrChange>
              </w:rPr>
            </w:pPr>
            <w:moveTo w:id="15378" w:author="Masato YOSHIKAWA" w:date="2026-01-20T12:21:00Z" w16du:dateUtc="2026-01-20T03:21:00Z">
              <w:r w:rsidRPr="005B6842">
                <w:rPr>
                  <w:rFonts w:ascii="Times New Roman" w:eastAsia="ＭＳ 明朝" w:hAnsi="Times New Roman" w:cs="Times New Roman"/>
                  <w:rPrChange w:id="15379" w:author="Masato YOSHIKAWA" w:date="2026-01-20T12:23:00Z" w16du:dateUtc="2026-01-20T03:23:00Z">
                    <w:rPr>
                      <w:rFonts w:ascii="ＭＳ 明朝" w:eastAsia="ＭＳ 明朝" w:hAnsi="ＭＳ 明朝"/>
                    </w:rPr>
                  </w:rPrChange>
                </w:rPr>
                <w:t>Minimization</w:t>
              </w:r>
            </w:moveTo>
          </w:p>
        </w:tc>
      </w:tr>
      <w:tr w:rsidR="005B6842" w:rsidRPr="005B6842" w14:paraId="4886BF89" w14:textId="77777777" w:rsidTr="00C45809">
        <w:tc>
          <w:tcPr>
            <w:tcW w:w="582" w:type="pct"/>
          </w:tcPr>
          <w:p w14:paraId="6EB57C72" w14:textId="77777777" w:rsidR="005B6842" w:rsidRPr="005B6842" w:rsidRDefault="005B6842" w:rsidP="00C45809">
            <w:pPr>
              <w:pStyle w:val="af8"/>
              <w:rPr>
                <w:moveTo w:id="15380" w:author="Masato YOSHIKAWA" w:date="2026-01-20T12:21:00Z" w16du:dateUtc="2026-01-20T03:21:00Z"/>
                <w:rFonts w:ascii="Times New Roman" w:eastAsia="ＭＳ 明朝" w:hAnsi="Times New Roman" w:cs="Times New Roman"/>
                <w:rPrChange w:id="15381" w:author="Masato YOSHIKAWA" w:date="2026-01-20T12:23:00Z" w16du:dateUtc="2026-01-20T03:23:00Z">
                  <w:rPr>
                    <w:moveTo w:id="15382" w:author="Masato YOSHIKAWA" w:date="2026-01-20T12:21:00Z" w16du:dateUtc="2026-01-20T03:21:00Z"/>
                    <w:rFonts w:ascii="ＭＳ 明朝" w:eastAsia="ＭＳ 明朝" w:hAnsi="ＭＳ 明朝"/>
                  </w:rPr>
                </w:rPrChange>
              </w:rPr>
            </w:pPr>
            <w:moveTo w:id="15383" w:author="Masato YOSHIKAWA" w:date="2026-01-20T12:21:00Z" w16du:dateUtc="2026-01-20T03:21:00Z">
              <w:r w:rsidRPr="005B6842">
                <w:rPr>
                  <w:rFonts w:ascii="Times New Roman" w:eastAsia="ＭＳ 明朝" w:hAnsi="Times New Roman" w:cs="Times New Roman" w:hint="eastAsia"/>
                  <w:rPrChange w:id="15384" w:author="Masato YOSHIKAWA" w:date="2026-01-20T12:23:00Z" w16du:dateUtc="2026-01-20T03:23:00Z">
                    <w:rPr>
                      <w:rFonts w:ascii="ＭＳ 明朝" w:eastAsia="ＭＳ 明朝" w:hAnsi="ＭＳ 明朝" w:hint="eastAsia"/>
                    </w:rPr>
                  </w:rPrChange>
                </w:rPr>
                <w:t>柘榴</w:t>
              </w:r>
            </w:moveTo>
          </w:p>
        </w:tc>
        <w:tc>
          <w:tcPr>
            <w:tcW w:w="583" w:type="pct"/>
          </w:tcPr>
          <w:p w14:paraId="43742417" w14:textId="77777777" w:rsidR="005B6842" w:rsidRPr="005B6842" w:rsidRDefault="005B6842" w:rsidP="00C45809">
            <w:pPr>
              <w:pStyle w:val="af8"/>
              <w:rPr>
                <w:moveTo w:id="15385" w:author="Masato YOSHIKAWA" w:date="2026-01-20T12:21:00Z" w16du:dateUtc="2026-01-20T03:21:00Z"/>
                <w:rFonts w:ascii="Times New Roman" w:eastAsia="ＭＳ 明朝" w:hAnsi="Times New Roman" w:cs="Times New Roman"/>
                <w:rPrChange w:id="15386" w:author="Masato YOSHIKAWA" w:date="2026-01-20T12:23:00Z" w16du:dateUtc="2026-01-20T03:23:00Z">
                  <w:rPr>
                    <w:moveTo w:id="15387" w:author="Masato YOSHIKAWA" w:date="2026-01-20T12:21:00Z" w16du:dateUtc="2026-01-20T03:21:00Z"/>
                    <w:rFonts w:ascii="ＭＳ 明朝" w:eastAsia="ＭＳ 明朝" w:hAnsi="ＭＳ 明朝"/>
                  </w:rPr>
                </w:rPrChange>
              </w:rPr>
            </w:pPr>
            <w:moveTo w:id="15388" w:author="Masato YOSHIKAWA" w:date="2026-01-20T12:21:00Z" w16du:dateUtc="2026-01-20T03:21:00Z">
              <w:r w:rsidRPr="005B6842">
                <w:rPr>
                  <w:rFonts w:ascii="Times New Roman" w:eastAsia="ＭＳ 明朝" w:hAnsi="Times New Roman" w:cs="Times New Roman"/>
                  <w:rPrChange w:id="15389" w:author="Masato YOSHIKAWA" w:date="2026-01-20T12:23:00Z" w16du:dateUtc="2026-01-20T03:23:00Z">
                    <w:rPr>
                      <w:rFonts w:ascii="ＭＳ 明朝" w:eastAsia="ＭＳ 明朝" w:hAnsi="ＭＳ 明朝"/>
                    </w:rPr>
                  </w:rPrChange>
                </w:rPr>
                <w:t>pomegranate-tree</w:t>
              </w:r>
            </w:moveTo>
          </w:p>
        </w:tc>
        <w:tc>
          <w:tcPr>
            <w:tcW w:w="629" w:type="pct"/>
          </w:tcPr>
          <w:p w14:paraId="599957CD" w14:textId="77777777" w:rsidR="005B6842" w:rsidRPr="005B6842" w:rsidRDefault="005B6842" w:rsidP="00C45809">
            <w:pPr>
              <w:pStyle w:val="af8"/>
              <w:rPr>
                <w:moveTo w:id="15390" w:author="Masato YOSHIKAWA" w:date="2026-01-20T12:21:00Z" w16du:dateUtc="2026-01-20T03:21:00Z"/>
                <w:rFonts w:ascii="Times New Roman" w:eastAsia="ＭＳ 明朝" w:hAnsi="Times New Roman" w:cs="Times New Roman"/>
                <w:rPrChange w:id="15391" w:author="Masato YOSHIKAWA" w:date="2026-01-20T12:23:00Z" w16du:dateUtc="2026-01-20T03:23:00Z">
                  <w:rPr>
                    <w:moveTo w:id="15392" w:author="Masato YOSHIKAWA" w:date="2026-01-20T12:21:00Z" w16du:dateUtc="2026-01-20T03:21:00Z"/>
                    <w:rFonts w:ascii="ＭＳ 明朝" w:eastAsia="ＭＳ 明朝" w:hAnsi="ＭＳ 明朝"/>
                  </w:rPr>
                </w:rPrChange>
              </w:rPr>
            </w:pPr>
            <w:moveTo w:id="15393" w:author="Masato YOSHIKAWA" w:date="2026-01-20T12:21:00Z" w16du:dateUtc="2026-01-20T03:21:00Z">
              <w:r w:rsidRPr="005B6842">
                <w:rPr>
                  <w:rFonts w:ascii="Times New Roman" w:eastAsia="ＭＳ 明朝" w:hAnsi="Times New Roman" w:cs="Times New Roman"/>
                  <w:rPrChange w:id="15394" w:author="Masato YOSHIKAWA" w:date="2026-01-20T12:23:00Z" w16du:dateUtc="2026-01-20T03:23:00Z">
                    <w:rPr>
                      <w:rFonts w:ascii="ＭＳ 明朝" w:eastAsia="ＭＳ 明朝" w:hAnsi="ＭＳ 明朝"/>
                    </w:rPr>
                  </w:rPrChange>
                </w:rPr>
                <w:t>pomegranate trees</w:t>
              </w:r>
            </w:moveTo>
          </w:p>
        </w:tc>
        <w:tc>
          <w:tcPr>
            <w:tcW w:w="779" w:type="pct"/>
          </w:tcPr>
          <w:p w14:paraId="6ACA3E51" w14:textId="77777777" w:rsidR="005B6842" w:rsidRPr="005B6842" w:rsidRDefault="005B6842" w:rsidP="00C45809">
            <w:pPr>
              <w:pStyle w:val="af8"/>
              <w:rPr>
                <w:moveTo w:id="15395" w:author="Masato YOSHIKAWA" w:date="2026-01-20T12:21:00Z" w16du:dateUtc="2026-01-20T03:21:00Z"/>
                <w:rFonts w:ascii="Times New Roman" w:eastAsia="ＭＳ 明朝" w:hAnsi="Times New Roman" w:cs="Times New Roman"/>
                <w:rPrChange w:id="15396" w:author="Masato YOSHIKAWA" w:date="2026-01-20T12:23:00Z" w16du:dateUtc="2026-01-20T03:23:00Z">
                  <w:rPr>
                    <w:moveTo w:id="15397" w:author="Masato YOSHIKAWA" w:date="2026-01-20T12:21:00Z" w16du:dateUtc="2026-01-20T03:21:00Z"/>
                    <w:rFonts w:ascii="ＭＳ 明朝" w:eastAsia="ＭＳ 明朝" w:hAnsi="ＭＳ 明朝"/>
                  </w:rPr>
                </w:rPrChange>
              </w:rPr>
            </w:pPr>
            <w:moveTo w:id="15398" w:author="Masato YOSHIKAWA" w:date="2026-01-20T12:21:00Z" w16du:dateUtc="2026-01-20T03:21:00Z">
              <w:r w:rsidRPr="005B6842">
                <w:rPr>
                  <w:rFonts w:ascii="Times New Roman" w:eastAsia="ＭＳ 明朝" w:hAnsi="Times New Roman" w:cs="Times New Roman"/>
                  <w:rPrChange w:id="15399" w:author="Masato YOSHIKAWA" w:date="2026-01-20T12:23:00Z" w16du:dateUtc="2026-01-20T03:23:00Z">
                    <w:rPr>
                      <w:rFonts w:ascii="ＭＳ 明朝" w:eastAsia="ＭＳ 明朝" w:hAnsi="ＭＳ 明朝"/>
                    </w:rPr>
                  </w:rPrChange>
                </w:rPr>
                <w:t>Established equivalent</w:t>
              </w:r>
            </w:moveTo>
          </w:p>
        </w:tc>
        <w:tc>
          <w:tcPr>
            <w:tcW w:w="744" w:type="pct"/>
          </w:tcPr>
          <w:p w14:paraId="6BC5AA60" w14:textId="77777777" w:rsidR="005B6842" w:rsidRPr="005B6842" w:rsidRDefault="005B6842" w:rsidP="00C45809">
            <w:pPr>
              <w:pStyle w:val="af8"/>
              <w:rPr>
                <w:moveTo w:id="15400" w:author="Masato YOSHIKAWA" w:date="2026-01-20T12:21:00Z" w16du:dateUtc="2026-01-20T03:21:00Z"/>
                <w:rFonts w:ascii="Times New Roman" w:eastAsia="ＭＳ 明朝" w:hAnsi="Times New Roman" w:cs="Times New Roman"/>
                <w:rPrChange w:id="15401" w:author="Masato YOSHIKAWA" w:date="2026-01-20T12:23:00Z" w16du:dateUtc="2026-01-20T03:23:00Z">
                  <w:rPr>
                    <w:moveTo w:id="15402" w:author="Masato YOSHIKAWA" w:date="2026-01-20T12:21:00Z" w16du:dateUtc="2026-01-20T03:21:00Z"/>
                    <w:rFonts w:ascii="ＭＳ 明朝" w:eastAsia="ＭＳ 明朝" w:hAnsi="ＭＳ 明朝"/>
                  </w:rPr>
                </w:rPrChange>
              </w:rPr>
            </w:pPr>
            <w:moveTo w:id="15403" w:author="Masato YOSHIKAWA" w:date="2026-01-20T12:21:00Z" w16du:dateUtc="2026-01-20T03:21:00Z">
              <w:r w:rsidRPr="005B6842">
                <w:rPr>
                  <w:rFonts w:ascii="Times New Roman" w:eastAsia="ＭＳ 明朝" w:hAnsi="Times New Roman" w:cs="Times New Roman"/>
                  <w:rPrChange w:id="15404" w:author="Masato YOSHIKAWA" w:date="2026-01-20T12:23:00Z" w16du:dateUtc="2026-01-20T03:23:00Z">
                    <w:rPr>
                      <w:rFonts w:ascii="ＭＳ 明朝" w:eastAsia="ＭＳ 明朝" w:hAnsi="ＭＳ 明朝"/>
                    </w:rPr>
                  </w:rPrChange>
                </w:rPr>
                <w:t>Minimization</w:t>
              </w:r>
            </w:moveTo>
          </w:p>
        </w:tc>
        <w:tc>
          <w:tcPr>
            <w:tcW w:w="851" w:type="pct"/>
          </w:tcPr>
          <w:p w14:paraId="192615F2" w14:textId="77777777" w:rsidR="005B6842" w:rsidRPr="005B6842" w:rsidRDefault="005B6842" w:rsidP="00C45809">
            <w:pPr>
              <w:pStyle w:val="af8"/>
              <w:rPr>
                <w:moveTo w:id="15405" w:author="Masato YOSHIKAWA" w:date="2026-01-20T12:21:00Z" w16du:dateUtc="2026-01-20T03:21:00Z"/>
                <w:rFonts w:ascii="Times New Roman" w:eastAsia="ＭＳ 明朝" w:hAnsi="Times New Roman" w:cs="Times New Roman"/>
                <w:rPrChange w:id="15406" w:author="Masato YOSHIKAWA" w:date="2026-01-20T12:23:00Z" w16du:dateUtc="2026-01-20T03:23:00Z">
                  <w:rPr>
                    <w:moveTo w:id="15407" w:author="Masato YOSHIKAWA" w:date="2026-01-20T12:21:00Z" w16du:dateUtc="2026-01-20T03:21:00Z"/>
                    <w:rFonts w:ascii="ＭＳ 明朝" w:eastAsia="ＭＳ 明朝" w:hAnsi="ＭＳ 明朝"/>
                  </w:rPr>
                </w:rPrChange>
              </w:rPr>
            </w:pPr>
            <w:moveTo w:id="15408" w:author="Masato YOSHIKAWA" w:date="2026-01-20T12:21:00Z" w16du:dateUtc="2026-01-20T03:21:00Z">
              <w:r w:rsidRPr="005B6842">
                <w:rPr>
                  <w:rFonts w:ascii="Times New Roman" w:eastAsia="ＭＳ 明朝" w:hAnsi="Times New Roman" w:cs="Times New Roman"/>
                  <w:rPrChange w:id="15409" w:author="Masato YOSHIKAWA" w:date="2026-01-20T12:23:00Z" w16du:dateUtc="2026-01-20T03:23:00Z">
                    <w:rPr>
                      <w:rFonts w:ascii="ＭＳ 明朝" w:eastAsia="ＭＳ 明朝" w:hAnsi="ＭＳ 明朝"/>
                    </w:rPr>
                  </w:rPrChange>
                </w:rPr>
                <w:t>Established equivalent</w:t>
              </w:r>
            </w:moveTo>
          </w:p>
        </w:tc>
        <w:tc>
          <w:tcPr>
            <w:tcW w:w="831" w:type="pct"/>
          </w:tcPr>
          <w:p w14:paraId="65249C22" w14:textId="77777777" w:rsidR="005B6842" w:rsidRPr="005B6842" w:rsidRDefault="005B6842" w:rsidP="00C45809">
            <w:pPr>
              <w:pStyle w:val="af8"/>
              <w:rPr>
                <w:moveTo w:id="15410" w:author="Masato YOSHIKAWA" w:date="2026-01-20T12:21:00Z" w16du:dateUtc="2026-01-20T03:21:00Z"/>
                <w:rFonts w:ascii="Times New Roman" w:eastAsia="ＭＳ 明朝" w:hAnsi="Times New Roman" w:cs="Times New Roman"/>
                <w:rPrChange w:id="15411" w:author="Masato YOSHIKAWA" w:date="2026-01-20T12:23:00Z" w16du:dateUtc="2026-01-20T03:23:00Z">
                  <w:rPr>
                    <w:moveTo w:id="15412" w:author="Masato YOSHIKAWA" w:date="2026-01-20T12:21:00Z" w16du:dateUtc="2026-01-20T03:21:00Z"/>
                    <w:rFonts w:ascii="ＭＳ 明朝" w:eastAsia="ＭＳ 明朝" w:hAnsi="ＭＳ 明朝"/>
                  </w:rPr>
                </w:rPrChange>
              </w:rPr>
            </w:pPr>
            <w:moveTo w:id="15413" w:author="Masato YOSHIKAWA" w:date="2026-01-20T12:21:00Z" w16du:dateUtc="2026-01-20T03:21:00Z">
              <w:r w:rsidRPr="005B6842">
                <w:rPr>
                  <w:rFonts w:ascii="Times New Roman" w:eastAsia="ＭＳ 明朝" w:hAnsi="Times New Roman" w:cs="Times New Roman"/>
                  <w:rPrChange w:id="15414" w:author="Masato YOSHIKAWA" w:date="2026-01-20T12:23:00Z" w16du:dateUtc="2026-01-20T03:23:00Z">
                    <w:rPr>
                      <w:rFonts w:ascii="ＭＳ 明朝" w:eastAsia="ＭＳ 明朝" w:hAnsi="ＭＳ 明朝"/>
                    </w:rPr>
                  </w:rPrChange>
                </w:rPr>
                <w:t>Minimization</w:t>
              </w:r>
            </w:moveTo>
          </w:p>
        </w:tc>
      </w:tr>
      <w:tr w:rsidR="005B6842" w:rsidRPr="005B6842" w14:paraId="66C4FCFA" w14:textId="77777777" w:rsidTr="00C45809">
        <w:tc>
          <w:tcPr>
            <w:tcW w:w="582" w:type="pct"/>
          </w:tcPr>
          <w:p w14:paraId="746EB5EB" w14:textId="77777777" w:rsidR="005B6842" w:rsidRPr="005B6842" w:rsidRDefault="005B6842" w:rsidP="00C45809">
            <w:pPr>
              <w:pStyle w:val="af8"/>
              <w:rPr>
                <w:moveTo w:id="15415" w:author="Masato YOSHIKAWA" w:date="2026-01-20T12:21:00Z" w16du:dateUtc="2026-01-20T03:21:00Z"/>
                <w:rFonts w:ascii="Times New Roman" w:eastAsia="ＭＳ 明朝" w:hAnsi="Times New Roman" w:cs="Times New Roman"/>
                <w:rPrChange w:id="15416" w:author="Masato YOSHIKAWA" w:date="2026-01-20T12:23:00Z" w16du:dateUtc="2026-01-20T03:23:00Z">
                  <w:rPr>
                    <w:moveTo w:id="15417" w:author="Masato YOSHIKAWA" w:date="2026-01-20T12:21:00Z" w16du:dateUtc="2026-01-20T03:21:00Z"/>
                    <w:rFonts w:ascii="ＭＳ 明朝" w:eastAsia="ＭＳ 明朝" w:hAnsi="ＭＳ 明朝"/>
                  </w:rPr>
                </w:rPrChange>
              </w:rPr>
            </w:pPr>
            <w:moveTo w:id="15418" w:author="Masato YOSHIKAWA" w:date="2026-01-20T12:21:00Z" w16du:dateUtc="2026-01-20T03:21:00Z">
              <w:r w:rsidRPr="005B6842">
                <w:rPr>
                  <w:rFonts w:ascii="Times New Roman" w:eastAsia="ＭＳ 明朝" w:hAnsi="Times New Roman" w:cs="Times New Roman" w:hint="eastAsia"/>
                  <w:rPrChange w:id="15419" w:author="Masato YOSHIKAWA" w:date="2026-01-20T12:23:00Z" w16du:dateUtc="2026-01-20T03:23:00Z">
                    <w:rPr>
                      <w:rFonts w:ascii="ＭＳ 明朝" w:eastAsia="ＭＳ 明朝" w:hAnsi="ＭＳ 明朝" w:hint="eastAsia"/>
                    </w:rPr>
                  </w:rPrChange>
                </w:rPr>
                <w:t>躑躅</w:t>
              </w:r>
            </w:moveTo>
          </w:p>
        </w:tc>
        <w:tc>
          <w:tcPr>
            <w:tcW w:w="583" w:type="pct"/>
          </w:tcPr>
          <w:p w14:paraId="5645FFB1" w14:textId="77777777" w:rsidR="005B6842" w:rsidRPr="005B6842" w:rsidRDefault="005B6842" w:rsidP="00C45809">
            <w:pPr>
              <w:pStyle w:val="af8"/>
              <w:rPr>
                <w:moveTo w:id="15420" w:author="Masato YOSHIKAWA" w:date="2026-01-20T12:21:00Z" w16du:dateUtc="2026-01-20T03:21:00Z"/>
                <w:rFonts w:ascii="Times New Roman" w:eastAsia="ＭＳ 明朝" w:hAnsi="Times New Roman" w:cs="Times New Roman"/>
                <w:rPrChange w:id="15421" w:author="Masato YOSHIKAWA" w:date="2026-01-20T12:23:00Z" w16du:dateUtc="2026-01-20T03:23:00Z">
                  <w:rPr>
                    <w:moveTo w:id="15422" w:author="Masato YOSHIKAWA" w:date="2026-01-20T12:21:00Z" w16du:dateUtc="2026-01-20T03:21:00Z"/>
                    <w:rFonts w:ascii="ＭＳ 明朝" w:eastAsia="ＭＳ 明朝" w:hAnsi="ＭＳ 明朝"/>
                  </w:rPr>
                </w:rPrChange>
              </w:rPr>
            </w:pPr>
            <w:moveTo w:id="15423" w:author="Masato YOSHIKAWA" w:date="2026-01-20T12:21:00Z" w16du:dateUtc="2026-01-20T03:21:00Z">
              <w:r w:rsidRPr="005B6842">
                <w:rPr>
                  <w:rFonts w:ascii="Times New Roman" w:eastAsia="ＭＳ 明朝" w:hAnsi="Times New Roman" w:cs="Times New Roman"/>
                  <w:rPrChange w:id="15424" w:author="Masato YOSHIKAWA" w:date="2026-01-20T12:23:00Z" w16du:dateUtc="2026-01-20T03:23:00Z">
                    <w:rPr>
                      <w:rFonts w:ascii="ＭＳ 明朝" w:eastAsia="ＭＳ 明朝" w:hAnsi="ＭＳ 明朝"/>
                    </w:rPr>
                  </w:rPrChange>
                </w:rPr>
                <w:t>azaleas</w:t>
              </w:r>
            </w:moveTo>
          </w:p>
        </w:tc>
        <w:tc>
          <w:tcPr>
            <w:tcW w:w="629" w:type="pct"/>
          </w:tcPr>
          <w:p w14:paraId="566F04F0" w14:textId="77777777" w:rsidR="005B6842" w:rsidRPr="005B6842" w:rsidRDefault="005B6842" w:rsidP="00C45809">
            <w:pPr>
              <w:pStyle w:val="af8"/>
              <w:rPr>
                <w:moveTo w:id="15425" w:author="Masato YOSHIKAWA" w:date="2026-01-20T12:21:00Z" w16du:dateUtc="2026-01-20T03:21:00Z"/>
                <w:rFonts w:ascii="Times New Roman" w:eastAsia="ＭＳ 明朝" w:hAnsi="Times New Roman" w:cs="Times New Roman"/>
                <w:rPrChange w:id="15426" w:author="Masato YOSHIKAWA" w:date="2026-01-20T12:23:00Z" w16du:dateUtc="2026-01-20T03:23:00Z">
                  <w:rPr>
                    <w:moveTo w:id="15427" w:author="Masato YOSHIKAWA" w:date="2026-01-20T12:21:00Z" w16du:dateUtc="2026-01-20T03:21:00Z"/>
                    <w:rFonts w:ascii="ＭＳ 明朝" w:eastAsia="ＭＳ 明朝" w:hAnsi="ＭＳ 明朝"/>
                  </w:rPr>
                </w:rPrChange>
              </w:rPr>
            </w:pPr>
            <w:moveTo w:id="15428" w:author="Masato YOSHIKAWA" w:date="2026-01-20T12:21:00Z" w16du:dateUtc="2026-01-20T03:21:00Z">
              <w:r w:rsidRPr="005B6842">
                <w:rPr>
                  <w:rFonts w:ascii="Times New Roman" w:eastAsia="ＭＳ 明朝" w:hAnsi="Times New Roman" w:cs="Times New Roman"/>
                  <w:rPrChange w:id="15429" w:author="Masato YOSHIKAWA" w:date="2026-01-20T12:23:00Z" w16du:dateUtc="2026-01-20T03:23:00Z">
                    <w:rPr>
                      <w:rFonts w:ascii="ＭＳ 明朝" w:eastAsia="ＭＳ 明朝" w:hAnsi="ＭＳ 明朝"/>
                    </w:rPr>
                  </w:rPrChange>
                </w:rPr>
                <w:t>azaleas</w:t>
              </w:r>
            </w:moveTo>
          </w:p>
        </w:tc>
        <w:tc>
          <w:tcPr>
            <w:tcW w:w="779" w:type="pct"/>
          </w:tcPr>
          <w:p w14:paraId="7C1D4AA5" w14:textId="77777777" w:rsidR="005B6842" w:rsidRPr="005B6842" w:rsidRDefault="005B6842" w:rsidP="00C45809">
            <w:pPr>
              <w:pStyle w:val="af8"/>
              <w:rPr>
                <w:moveTo w:id="15430" w:author="Masato YOSHIKAWA" w:date="2026-01-20T12:21:00Z" w16du:dateUtc="2026-01-20T03:21:00Z"/>
                <w:rFonts w:ascii="Times New Roman" w:eastAsia="ＭＳ 明朝" w:hAnsi="Times New Roman" w:cs="Times New Roman"/>
                <w:rPrChange w:id="15431" w:author="Masato YOSHIKAWA" w:date="2026-01-20T12:23:00Z" w16du:dateUtc="2026-01-20T03:23:00Z">
                  <w:rPr>
                    <w:moveTo w:id="15432" w:author="Masato YOSHIKAWA" w:date="2026-01-20T12:21:00Z" w16du:dateUtc="2026-01-20T03:21:00Z"/>
                    <w:rFonts w:ascii="ＭＳ 明朝" w:eastAsia="ＭＳ 明朝" w:hAnsi="ＭＳ 明朝"/>
                  </w:rPr>
                </w:rPrChange>
              </w:rPr>
            </w:pPr>
            <w:moveTo w:id="15433" w:author="Masato YOSHIKAWA" w:date="2026-01-20T12:21:00Z" w16du:dateUtc="2026-01-20T03:21:00Z">
              <w:r w:rsidRPr="005B6842">
                <w:rPr>
                  <w:rFonts w:ascii="Times New Roman" w:eastAsia="ＭＳ 明朝" w:hAnsi="Times New Roman" w:cs="Times New Roman"/>
                  <w:rPrChange w:id="15434" w:author="Masato YOSHIKAWA" w:date="2026-01-20T12:23:00Z" w16du:dateUtc="2026-01-20T03:23:00Z">
                    <w:rPr>
                      <w:rFonts w:ascii="ＭＳ 明朝" w:eastAsia="ＭＳ 明朝" w:hAnsi="ＭＳ 明朝"/>
                    </w:rPr>
                  </w:rPrChange>
                </w:rPr>
                <w:t>Established equivalent</w:t>
              </w:r>
            </w:moveTo>
          </w:p>
        </w:tc>
        <w:tc>
          <w:tcPr>
            <w:tcW w:w="744" w:type="pct"/>
          </w:tcPr>
          <w:p w14:paraId="0AC58585" w14:textId="77777777" w:rsidR="005B6842" w:rsidRPr="005B6842" w:rsidRDefault="005B6842" w:rsidP="00C45809">
            <w:pPr>
              <w:pStyle w:val="af8"/>
              <w:rPr>
                <w:moveTo w:id="15435" w:author="Masato YOSHIKAWA" w:date="2026-01-20T12:21:00Z" w16du:dateUtc="2026-01-20T03:21:00Z"/>
                <w:rFonts w:ascii="Times New Roman" w:eastAsia="ＭＳ 明朝" w:hAnsi="Times New Roman" w:cs="Times New Roman"/>
                <w:rPrChange w:id="15436" w:author="Masato YOSHIKAWA" w:date="2026-01-20T12:23:00Z" w16du:dateUtc="2026-01-20T03:23:00Z">
                  <w:rPr>
                    <w:moveTo w:id="15437" w:author="Masato YOSHIKAWA" w:date="2026-01-20T12:21:00Z" w16du:dateUtc="2026-01-20T03:21:00Z"/>
                    <w:rFonts w:ascii="ＭＳ 明朝" w:eastAsia="ＭＳ 明朝" w:hAnsi="ＭＳ 明朝"/>
                  </w:rPr>
                </w:rPrChange>
              </w:rPr>
            </w:pPr>
            <w:moveTo w:id="15438" w:author="Masato YOSHIKAWA" w:date="2026-01-20T12:21:00Z" w16du:dateUtc="2026-01-20T03:21:00Z">
              <w:r w:rsidRPr="005B6842">
                <w:rPr>
                  <w:rFonts w:ascii="Times New Roman" w:eastAsia="ＭＳ 明朝" w:hAnsi="Times New Roman" w:cs="Times New Roman"/>
                  <w:rPrChange w:id="15439" w:author="Masato YOSHIKAWA" w:date="2026-01-20T12:23:00Z" w16du:dateUtc="2026-01-20T03:23:00Z">
                    <w:rPr>
                      <w:rFonts w:ascii="ＭＳ 明朝" w:eastAsia="ＭＳ 明朝" w:hAnsi="ＭＳ 明朝"/>
                    </w:rPr>
                  </w:rPrChange>
                </w:rPr>
                <w:t>Minimization</w:t>
              </w:r>
            </w:moveTo>
          </w:p>
        </w:tc>
        <w:tc>
          <w:tcPr>
            <w:tcW w:w="851" w:type="pct"/>
          </w:tcPr>
          <w:p w14:paraId="569FF03E" w14:textId="77777777" w:rsidR="005B6842" w:rsidRPr="005B6842" w:rsidRDefault="005B6842" w:rsidP="00C45809">
            <w:pPr>
              <w:pStyle w:val="af8"/>
              <w:rPr>
                <w:moveTo w:id="15440" w:author="Masato YOSHIKAWA" w:date="2026-01-20T12:21:00Z" w16du:dateUtc="2026-01-20T03:21:00Z"/>
                <w:rFonts w:ascii="Times New Roman" w:eastAsia="ＭＳ 明朝" w:hAnsi="Times New Roman" w:cs="Times New Roman"/>
                <w:rPrChange w:id="15441" w:author="Masato YOSHIKAWA" w:date="2026-01-20T12:23:00Z" w16du:dateUtc="2026-01-20T03:23:00Z">
                  <w:rPr>
                    <w:moveTo w:id="15442" w:author="Masato YOSHIKAWA" w:date="2026-01-20T12:21:00Z" w16du:dateUtc="2026-01-20T03:21:00Z"/>
                    <w:rFonts w:ascii="ＭＳ 明朝" w:eastAsia="ＭＳ 明朝" w:hAnsi="ＭＳ 明朝"/>
                  </w:rPr>
                </w:rPrChange>
              </w:rPr>
            </w:pPr>
            <w:moveTo w:id="15443" w:author="Masato YOSHIKAWA" w:date="2026-01-20T12:21:00Z" w16du:dateUtc="2026-01-20T03:21:00Z">
              <w:r w:rsidRPr="005B6842">
                <w:rPr>
                  <w:rFonts w:ascii="Times New Roman" w:eastAsia="ＭＳ 明朝" w:hAnsi="Times New Roman" w:cs="Times New Roman"/>
                  <w:rPrChange w:id="15444" w:author="Masato YOSHIKAWA" w:date="2026-01-20T12:23:00Z" w16du:dateUtc="2026-01-20T03:23:00Z">
                    <w:rPr>
                      <w:rFonts w:ascii="ＭＳ 明朝" w:eastAsia="ＭＳ 明朝" w:hAnsi="ＭＳ 明朝"/>
                    </w:rPr>
                  </w:rPrChange>
                </w:rPr>
                <w:t>Established equivalent</w:t>
              </w:r>
            </w:moveTo>
          </w:p>
        </w:tc>
        <w:tc>
          <w:tcPr>
            <w:tcW w:w="831" w:type="pct"/>
          </w:tcPr>
          <w:p w14:paraId="50D06BD0" w14:textId="77777777" w:rsidR="005B6842" w:rsidRPr="005B6842" w:rsidRDefault="005B6842" w:rsidP="00C45809">
            <w:pPr>
              <w:pStyle w:val="af8"/>
              <w:rPr>
                <w:moveTo w:id="15445" w:author="Masato YOSHIKAWA" w:date="2026-01-20T12:21:00Z" w16du:dateUtc="2026-01-20T03:21:00Z"/>
                <w:rFonts w:ascii="Times New Roman" w:eastAsia="ＭＳ 明朝" w:hAnsi="Times New Roman" w:cs="Times New Roman"/>
                <w:rPrChange w:id="15446" w:author="Masato YOSHIKAWA" w:date="2026-01-20T12:23:00Z" w16du:dateUtc="2026-01-20T03:23:00Z">
                  <w:rPr>
                    <w:moveTo w:id="15447" w:author="Masato YOSHIKAWA" w:date="2026-01-20T12:21:00Z" w16du:dateUtc="2026-01-20T03:21:00Z"/>
                    <w:rFonts w:ascii="ＭＳ 明朝" w:eastAsia="ＭＳ 明朝" w:hAnsi="ＭＳ 明朝"/>
                  </w:rPr>
                </w:rPrChange>
              </w:rPr>
            </w:pPr>
            <w:moveTo w:id="15448" w:author="Masato YOSHIKAWA" w:date="2026-01-20T12:21:00Z" w16du:dateUtc="2026-01-20T03:21:00Z">
              <w:r w:rsidRPr="005B6842">
                <w:rPr>
                  <w:rFonts w:ascii="Times New Roman" w:eastAsia="ＭＳ 明朝" w:hAnsi="Times New Roman" w:cs="Times New Roman"/>
                  <w:rPrChange w:id="15449" w:author="Masato YOSHIKAWA" w:date="2026-01-20T12:23:00Z" w16du:dateUtc="2026-01-20T03:23:00Z">
                    <w:rPr>
                      <w:rFonts w:ascii="ＭＳ 明朝" w:eastAsia="ＭＳ 明朝" w:hAnsi="ＭＳ 明朝"/>
                    </w:rPr>
                  </w:rPrChange>
                </w:rPr>
                <w:t>Minimization</w:t>
              </w:r>
            </w:moveTo>
          </w:p>
        </w:tc>
      </w:tr>
      <w:tr w:rsidR="005B6842" w:rsidRPr="005B6842" w14:paraId="4BB70F18" w14:textId="77777777" w:rsidTr="00C45809">
        <w:tc>
          <w:tcPr>
            <w:tcW w:w="582" w:type="pct"/>
          </w:tcPr>
          <w:p w14:paraId="2E29EAAC" w14:textId="77777777" w:rsidR="005B6842" w:rsidRPr="005B6842" w:rsidRDefault="005B6842" w:rsidP="00C45809">
            <w:pPr>
              <w:pStyle w:val="af8"/>
              <w:rPr>
                <w:moveTo w:id="15450" w:author="Masato YOSHIKAWA" w:date="2026-01-20T12:21:00Z" w16du:dateUtc="2026-01-20T03:21:00Z"/>
                <w:rFonts w:ascii="Times New Roman" w:eastAsia="ＭＳ 明朝" w:hAnsi="Times New Roman" w:cs="Times New Roman"/>
                <w:rPrChange w:id="15451" w:author="Masato YOSHIKAWA" w:date="2026-01-20T12:23:00Z" w16du:dateUtc="2026-01-20T03:23:00Z">
                  <w:rPr>
                    <w:moveTo w:id="15452" w:author="Masato YOSHIKAWA" w:date="2026-01-20T12:21:00Z" w16du:dateUtc="2026-01-20T03:21:00Z"/>
                    <w:rFonts w:ascii="ＭＳ 明朝" w:eastAsia="ＭＳ 明朝" w:hAnsi="ＭＳ 明朝"/>
                  </w:rPr>
                </w:rPrChange>
              </w:rPr>
            </w:pPr>
            <w:moveTo w:id="15453" w:author="Masato YOSHIKAWA" w:date="2026-01-20T12:21:00Z" w16du:dateUtc="2026-01-20T03:21:00Z">
              <w:r w:rsidRPr="005B6842">
                <w:rPr>
                  <w:rFonts w:ascii="Times New Roman" w:eastAsia="ＭＳ 明朝" w:hAnsi="Times New Roman" w:cs="Times New Roman" w:hint="eastAsia"/>
                  <w:rPrChange w:id="15454" w:author="Masato YOSHIKAWA" w:date="2026-01-20T12:23:00Z" w16du:dateUtc="2026-01-20T03:23:00Z">
                    <w:rPr>
                      <w:rFonts w:ascii="ＭＳ 明朝" w:eastAsia="ＭＳ 明朝" w:hAnsi="ＭＳ 明朝" w:hint="eastAsia"/>
                    </w:rPr>
                  </w:rPrChange>
                </w:rPr>
                <w:t>霧島</w:t>
              </w:r>
            </w:moveTo>
          </w:p>
        </w:tc>
        <w:tc>
          <w:tcPr>
            <w:tcW w:w="583" w:type="pct"/>
          </w:tcPr>
          <w:p w14:paraId="191C98E3" w14:textId="77777777" w:rsidR="005B6842" w:rsidRPr="005B6842" w:rsidRDefault="005B6842" w:rsidP="00C45809">
            <w:pPr>
              <w:pStyle w:val="af8"/>
              <w:rPr>
                <w:moveTo w:id="15455" w:author="Masato YOSHIKAWA" w:date="2026-01-20T12:21:00Z" w16du:dateUtc="2026-01-20T03:21:00Z"/>
                <w:rFonts w:ascii="Times New Roman" w:eastAsia="ＭＳ 明朝" w:hAnsi="Times New Roman" w:cs="Times New Roman"/>
                <w:rPrChange w:id="15456" w:author="Masato YOSHIKAWA" w:date="2026-01-20T12:23:00Z" w16du:dateUtc="2026-01-20T03:23:00Z">
                  <w:rPr>
                    <w:moveTo w:id="15457" w:author="Masato YOSHIKAWA" w:date="2026-01-20T12:21:00Z" w16du:dateUtc="2026-01-20T03:21:00Z"/>
                    <w:rFonts w:ascii="ＭＳ 明朝" w:eastAsia="ＭＳ 明朝" w:hAnsi="ＭＳ 明朝"/>
                  </w:rPr>
                </w:rPrChange>
              </w:rPr>
            </w:pPr>
            <w:moveTo w:id="15458" w:author="Masato YOSHIKAWA" w:date="2026-01-20T12:21:00Z" w16du:dateUtc="2026-01-20T03:21:00Z">
              <w:r w:rsidRPr="005B6842">
                <w:rPr>
                  <w:rFonts w:ascii="Times New Roman" w:eastAsia="ＭＳ 明朝" w:hAnsi="Times New Roman" w:cs="Times New Roman"/>
                  <w:rPrChange w:id="15459" w:author="Masato YOSHIKAWA" w:date="2026-01-20T12:23:00Z" w16du:dateUtc="2026-01-20T03:23:00Z">
                    <w:rPr>
                      <w:rFonts w:ascii="ＭＳ 明朝" w:eastAsia="ＭＳ 明朝" w:hAnsi="ＭＳ 明朝"/>
                    </w:rPr>
                  </w:rPrChange>
                </w:rPr>
                <w:t>kirishima</w:t>
              </w:r>
            </w:moveTo>
          </w:p>
        </w:tc>
        <w:tc>
          <w:tcPr>
            <w:tcW w:w="629" w:type="pct"/>
          </w:tcPr>
          <w:p w14:paraId="7921EC1E" w14:textId="77777777" w:rsidR="005B6842" w:rsidRPr="005B6842" w:rsidRDefault="005B6842" w:rsidP="00C45809">
            <w:pPr>
              <w:pStyle w:val="af8"/>
              <w:rPr>
                <w:moveTo w:id="15460" w:author="Masato YOSHIKAWA" w:date="2026-01-20T12:21:00Z" w16du:dateUtc="2026-01-20T03:21:00Z"/>
                <w:rFonts w:ascii="Times New Roman" w:eastAsia="ＭＳ 明朝" w:hAnsi="Times New Roman" w:cs="Times New Roman"/>
                <w:rPrChange w:id="15461" w:author="Masato YOSHIKAWA" w:date="2026-01-20T12:23:00Z" w16du:dateUtc="2026-01-20T03:23:00Z">
                  <w:rPr>
                    <w:moveTo w:id="15462" w:author="Masato YOSHIKAWA" w:date="2026-01-20T12:21:00Z" w16du:dateUtc="2026-01-20T03:21:00Z"/>
                    <w:rFonts w:ascii="ＭＳ 明朝" w:eastAsia="ＭＳ 明朝" w:hAnsi="ＭＳ 明朝"/>
                  </w:rPr>
                </w:rPrChange>
              </w:rPr>
            </w:pPr>
            <w:moveTo w:id="15463" w:author="Masato YOSHIKAWA" w:date="2026-01-20T12:21:00Z" w16du:dateUtc="2026-01-20T03:21:00Z">
              <w:r w:rsidRPr="005B6842">
                <w:rPr>
                  <w:rFonts w:ascii="Times New Roman" w:eastAsia="ＭＳ 明朝" w:hAnsi="Times New Roman" w:cs="Times New Roman"/>
                  <w:rPrChange w:id="15464" w:author="Masato YOSHIKAWA" w:date="2026-01-20T12:23:00Z" w16du:dateUtc="2026-01-20T03:23:00Z">
                    <w:rPr>
                      <w:rFonts w:ascii="ＭＳ 明朝" w:eastAsia="ＭＳ 明朝" w:hAnsi="ＭＳ 明朝"/>
                    </w:rPr>
                  </w:rPrChange>
                </w:rPr>
                <w:t>Kirishima</w:t>
              </w:r>
            </w:moveTo>
          </w:p>
        </w:tc>
        <w:tc>
          <w:tcPr>
            <w:tcW w:w="779" w:type="pct"/>
          </w:tcPr>
          <w:p w14:paraId="256C28D2" w14:textId="77777777" w:rsidR="005B6842" w:rsidRPr="005B6842" w:rsidRDefault="005B6842" w:rsidP="00C45809">
            <w:pPr>
              <w:pStyle w:val="af8"/>
              <w:rPr>
                <w:moveTo w:id="15465" w:author="Masato YOSHIKAWA" w:date="2026-01-20T12:21:00Z" w16du:dateUtc="2026-01-20T03:21:00Z"/>
                <w:rFonts w:ascii="Times New Roman" w:eastAsia="ＭＳ 明朝" w:hAnsi="Times New Roman" w:cs="Times New Roman"/>
                <w:rPrChange w:id="15466" w:author="Masato YOSHIKAWA" w:date="2026-01-20T12:23:00Z" w16du:dateUtc="2026-01-20T03:23:00Z">
                  <w:rPr>
                    <w:moveTo w:id="15467" w:author="Masato YOSHIKAWA" w:date="2026-01-20T12:21:00Z" w16du:dateUtc="2026-01-20T03:21:00Z"/>
                    <w:rFonts w:ascii="ＭＳ 明朝" w:eastAsia="ＭＳ 明朝" w:hAnsi="ＭＳ 明朝"/>
                  </w:rPr>
                </w:rPrChange>
              </w:rPr>
            </w:pPr>
            <w:moveTo w:id="15468" w:author="Masato YOSHIKAWA" w:date="2026-01-20T12:21:00Z" w16du:dateUtc="2026-01-20T03:21:00Z">
              <w:r w:rsidRPr="005B6842">
                <w:rPr>
                  <w:rFonts w:ascii="Times New Roman" w:eastAsia="ＭＳ 明朝" w:hAnsi="Times New Roman" w:cs="Times New Roman"/>
                  <w:rPrChange w:id="15469" w:author="Masato YOSHIKAWA" w:date="2026-01-20T12:23:00Z" w16du:dateUtc="2026-01-20T03:23:00Z">
                    <w:rPr>
                      <w:rFonts w:ascii="ＭＳ 明朝" w:eastAsia="ＭＳ 明朝" w:hAnsi="ＭＳ 明朝"/>
                    </w:rPr>
                  </w:rPrChange>
                </w:rPr>
                <w:t>Amplification</w:t>
              </w:r>
            </w:moveTo>
          </w:p>
        </w:tc>
        <w:tc>
          <w:tcPr>
            <w:tcW w:w="744" w:type="pct"/>
          </w:tcPr>
          <w:p w14:paraId="4166C5BF" w14:textId="77777777" w:rsidR="005B6842" w:rsidRPr="005B6842" w:rsidRDefault="005B6842" w:rsidP="00C45809">
            <w:pPr>
              <w:pStyle w:val="af8"/>
              <w:rPr>
                <w:moveTo w:id="15470" w:author="Masato YOSHIKAWA" w:date="2026-01-20T12:21:00Z" w16du:dateUtc="2026-01-20T03:21:00Z"/>
                <w:rFonts w:ascii="Times New Roman" w:eastAsia="ＭＳ 明朝" w:hAnsi="Times New Roman" w:cs="Times New Roman"/>
                <w:rPrChange w:id="15471" w:author="Masato YOSHIKAWA" w:date="2026-01-20T12:23:00Z" w16du:dateUtc="2026-01-20T03:23:00Z">
                  <w:rPr>
                    <w:moveTo w:id="15472" w:author="Masato YOSHIKAWA" w:date="2026-01-20T12:21:00Z" w16du:dateUtc="2026-01-20T03:21:00Z"/>
                    <w:rFonts w:ascii="ＭＳ 明朝" w:eastAsia="ＭＳ 明朝" w:hAnsi="ＭＳ 明朝"/>
                  </w:rPr>
                </w:rPrChange>
              </w:rPr>
            </w:pPr>
            <w:moveTo w:id="15473" w:author="Masato YOSHIKAWA" w:date="2026-01-20T12:21:00Z" w16du:dateUtc="2026-01-20T03:21:00Z">
              <w:r w:rsidRPr="005B6842">
                <w:rPr>
                  <w:rFonts w:ascii="Times New Roman" w:eastAsia="ＭＳ 明朝" w:hAnsi="Times New Roman" w:cs="Times New Roman"/>
                  <w:rPrChange w:id="15474" w:author="Masato YOSHIKAWA" w:date="2026-01-20T12:23:00Z" w16du:dateUtc="2026-01-20T03:23:00Z">
                    <w:rPr>
                      <w:rFonts w:ascii="ＭＳ 明朝" w:eastAsia="ＭＳ 明朝" w:hAnsi="ＭＳ 明朝"/>
                    </w:rPr>
                  </w:rPrChange>
                </w:rPr>
                <w:t>Adaptation</w:t>
              </w:r>
            </w:moveTo>
          </w:p>
        </w:tc>
        <w:tc>
          <w:tcPr>
            <w:tcW w:w="851" w:type="pct"/>
          </w:tcPr>
          <w:p w14:paraId="1EBD18D7" w14:textId="77777777" w:rsidR="005B6842" w:rsidRPr="005B6842" w:rsidRDefault="005B6842" w:rsidP="00C45809">
            <w:pPr>
              <w:pStyle w:val="af8"/>
              <w:rPr>
                <w:moveTo w:id="15475" w:author="Masato YOSHIKAWA" w:date="2026-01-20T12:21:00Z" w16du:dateUtc="2026-01-20T03:21:00Z"/>
                <w:rFonts w:ascii="Times New Roman" w:eastAsia="ＭＳ 明朝" w:hAnsi="Times New Roman" w:cs="Times New Roman"/>
                <w:rPrChange w:id="15476" w:author="Masato YOSHIKAWA" w:date="2026-01-20T12:23:00Z" w16du:dateUtc="2026-01-20T03:23:00Z">
                  <w:rPr>
                    <w:moveTo w:id="15477" w:author="Masato YOSHIKAWA" w:date="2026-01-20T12:21:00Z" w16du:dateUtc="2026-01-20T03:21:00Z"/>
                    <w:rFonts w:ascii="ＭＳ 明朝" w:eastAsia="ＭＳ 明朝" w:hAnsi="ＭＳ 明朝"/>
                  </w:rPr>
                </w:rPrChange>
              </w:rPr>
            </w:pPr>
            <w:moveTo w:id="15478" w:author="Masato YOSHIKAWA" w:date="2026-01-20T12:21:00Z" w16du:dateUtc="2026-01-20T03:21:00Z">
              <w:r w:rsidRPr="005B6842">
                <w:rPr>
                  <w:rFonts w:ascii="Times New Roman" w:eastAsia="ＭＳ 明朝" w:hAnsi="Times New Roman" w:cs="Times New Roman"/>
                  <w:rPrChange w:id="15479" w:author="Masato YOSHIKAWA" w:date="2026-01-20T12:23:00Z" w16du:dateUtc="2026-01-20T03:23:00Z">
                    <w:rPr>
                      <w:rFonts w:ascii="ＭＳ 明朝" w:eastAsia="ＭＳ 明朝" w:hAnsi="ＭＳ 明朝"/>
                    </w:rPr>
                  </w:rPrChange>
                </w:rPr>
                <w:t>Amplification</w:t>
              </w:r>
            </w:moveTo>
          </w:p>
        </w:tc>
        <w:tc>
          <w:tcPr>
            <w:tcW w:w="831" w:type="pct"/>
          </w:tcPr>
          <w:p w14:paraId="576EAB86" w14:textId="77777777" w:rsidR="005B6842" w:rsidRPr="005B6842" w:rsidRDefault="005B6842" w:rsidP="00C45809">
            <w:pPr>
              <w:pStyle w:val="af8"/>
              <w:rPr>
                <w:moveTo w:id="15480" w:author="Masato YOSHIKAWA" w:date="2026-01-20T12:21:00Z" w16du:dateUtc="2026-01-20T03:21:00Z"/>
                <w:rFonts w:ascii="Times New Roman" w:eastAsia="ＭＳ 明朝" w:hAnsi="Times New Roman" w:cs="Times New Roman"/>
                <w:rPrChange w:id="15481" w:author="Masato YOSHIKAWA" w:date="2026-01-20T12:23:00Z" w16du:dateUtc="2026-01-20T03:23:00Z">
                  <w:rPr>
                    <w:moveTo w:id="15482" w:author="Masato YOSHIKAWA" w:date="2026-01-20T12:21:00Z" w16du:dateUtc="2026-01-20T03:21:00Z"/>
                    <w:rFonts w:ascii="ＭＳ 明朝" w:eastAsia="ＭＳ 明朝" w:hAnsi="ＭＳ 明朝"/>
                  </w:rPr>
                </w:rPrChange>
              </w:rPr>
            </w:pPr>
            <w:moveTo w:id="15483" w:author="Masato YOSHIKAWA" w:date="2026-01-20T12:21:00Z" w16du:dateUtc="2026-01-20T03:21:00Z">
              <w:r w:rsidRPr="005B6842">
                <w:rPr>
                  <w:rFonts w:ascii="Times New Roman" w:eastAsia="ＭＳ 明朝" w:hAnsi="Times New Roman" w:cs="Times New Roman"/>
                  <w:rPrChange w:id="15484" w:author="Masato YOSHIKAWA" w:date="2026-01-20T12:23:00Z" w16du:dateUtc="2026-01-20T03:23:00Z">
                    <w:rPr>
                      <w:rFonts w:ascii="ＭＳ 明朝" w:eastAsia="ＭＳ 明朝" w:hAnsi="ＭＳ 明朝"/>
                    </w:rPr>
                  </w:rPrChange>
                </w:rPr>
                <w:t>Adaptation</w:t>
              </w:r>
            </w:moveTo>
          </w:p>
        </w:tc>
      </w:tr>
      <w:tr w:rsidR="005B6842" w:rsidRPr="005B6842" w14:paraId="4D6E56D3" w14:textId="77777777" w:rsidTr="00C45809">
        <w:tc>
          <w:tcPr>
            <w:tcW w:w="582" w:type="pct"/>
          </w:tcPr>
          <w:p w14:paraId="48CAD646" w14:textId="77777777" w:rsidR="005B6842" w:rsidRPr="005B6842" w:rsidRDefault="005B6842" w:rsidP="00C45809">
            <w:pPr>
              <w:pStyle w:val="af8"/>
              <w:rPr>
                <w:moveTo w:id="15485" w:author="Masato YOSHIKAWA" w:date="2026-01-20T12:21:00Z" w16du:dateUtc="2026-01-20T03:21:00Z"/>
                <w:rFonts w:ascii="Times New Roman" w:eastAsia="ＭＳ 明朝" w:hAnsi="Times New Roman" w:cs="Times New Roman"/>
                <w:rPrChange w:id="15486" w:author="Masato YOSHIKAWA" w:date="2026-01-20T12:23:00Z" w16du:dateUtc="2026-01-20T03:23:00Z">
                  <w:rPr>
                    <w:moveTo w:id="15487" w:author="Masato YOSHIKAWA" w:date="2026-01-20T12:21:00Z" w16du:dateUtc="2026-01-20T03:21:00Z"/>
                    <w:rFonts w:ascii="ＭＳ 明朝" w:eastAsia="ＭＳ 明朝" w:hAnsi="ＭＳ 明朝"/>
                  </w:rPr>
                </w:rPrChange>
              </w:rPr>
            </w:pPr>
            <w:moveTo w:id="15488" w:author="Masato YOSHIKAWA" w:date="2026-01-20T12:21:00Z" w16du:dateUtc="2026-01-20T03:21:00Z">
              <w:r w:rsidRPr="005B6842">
                <w:rPr>
                  <w:rFonts w:ascii="Times New Roman" w:eastAsia="ＭＳ 明朝" w:hAnsi="Times New Roman" w:cs="Times New Roman" w:hint="eastAsia"/>
                  <w:rPrChange w:id="15489" w:author="Masato YOSHIKAWA" w:date="2026-01-20T12:23:00Z" w16du:dateUtc="2026-01-20T03:23:00Z">
                    <w:rPr>
                      <w:rFonts w:ascii="ＭＳ 明朝" w:eastAsia="ＭＳ 明朝" w:hAnsi="ＭＳ 明朝" w:hint="eastAsia"/>
                    </w:rPr>
                  </w:rPrChange>
                </w:rPr>
                <w:t>芍薬</w:t>
              </w:r>
            </w:moveTo>
          </w:p>
        </w:tc>
        <w:tc>
          <w:tcPr>
            <w:tcW w:w="583" w:type="pct"/>
          </w:tcPr>
          <w:p w14:paraId="288B0B01" w14:textId="77777777" w:rsidR="005B6842" w:rsidRPr="005B6842" w:rsidRDefault="005B6842" w:rsidP="00C45809">
            <w:pPr>
              <w:pStyle w:val="af8"/>
              <w:rPr>
                <w:moveTo w:id="15490" w:author="Masato YOSHIKAWA" w:date="2026-01-20T12:21:00Z" w16du:dateUtc="2026-01-20T03:21:00Z"/>
                <w:rFonts w:ascii="Times New Roman" w:eastAsia="ＭＳ 明朝" w:hAnsi="Times New Roman" w:cs="Times New Roman"/>
                <w:rPrChange w:id="15491" w:author="Masato YOSHIKAWA" w:date="2026-01-20T12:23:00Z" w16du:dateUtc="2026-01-20T03:23:00Z">
                  <w:rPr>
                    <w:moveTo w:id="15492" w:author="Masato YOSHIKAWA" w:date="2026-01-20T12:21:00Z" w16du:dateUtc="2026-01-20T03:21:00Z"/>
                    <w:rFonts w:ascii="ＭＳ 明朝" w:eastAsia="ＭＳ 明朝" w:hAnsi="ＭＳ 明朝"/>
                  </w:rPr>
                </w:rPrChange>
              </w:rPr>
            </w:pPr>
            <w:moveTo w:id="15493" w:author="Masato YOSHIKAWA" w:date="2026-01-20T12:21:00Z" w16du:dateUtc="2026-01-20T03:21:00Z">
              <w:r w:rsidRPr="005B6842">
                <w:rPr>
                  <w:rFonts w:ascii="Times New Roman" w:eastAsia="ＭＳ 明朝" w:hAnsi="Times New Roman" w:cs="Times New Roman"/>
                  <w:rPrChange w:id="15494" w:author="Masato YOSHIKAWA" w:date="2026-01-20T12:23:00Z" w16du:dateUtc="2026-01-20T03:23:00Z">
                    <w:rPr>
                      <w:rFonts w:ascii="ＭＳ 明朝" w:eastAsia="ＭＳ 明朝" w:hAnsi="ＭＳ 明朝"/>
                    </w:rPr>
                  </w:rPrChange>
                </w:rPr>
                <w:t>peonies</w:t>
              </w:r>
            </w:moveTo>
          </w:p>
        </w:tc>
        <w:tc>
          <w:tcPr>
            <w:tcW w:w="629" w:type="pct"/>
          </w:tcPr>
          <w:p w14:paraId="7931FB74" w14:textId="77777777" w:rsidR="005B6842" w:rsidRPr="005B6842" w:rsidRDefault="005B6842" w:rsidP="00C45809">
            <w:pPr>
              <w:pStyle w:val="af8"/>
              <w:rPr>
                <w:moveTo w:id="15495" w:author="Masato YOSHIKAWA" w:date="2026-01-20T12:21:00Z" w16du:dateUtc="2026-01-20T03:21:00Z"/>
                <w:rFonts w:ascii="Times New Roman" w:eastAsia="ＭＳ 明朝" w:hAnsi="Times New Roman" w:cs="Times New Roman"/>
                <w:rPrChange w:id="15496" w:author="Masato YOSHIKAWA" w:date="2026-01-20T12:23:00Z" w16du:dateUtc="2026-01-20T03:23:00Z">
                  <w:rPr>
                    <w:moveTo w:id="15497" w:author="Masato YOSHIKAWA" w:date="2026-01-20T12:21:00Z" w16du:dateUtc="2026-01-20T03:21:00Z"/>
                    <w:rFonts w:ascii="ＭＳ 明朝" w:eastAsia="ＭＳ 明朝" w:hAnsi="ＭＳ 明朝"/>
                  </w:rPr>
                </w:rPrChange>
              </w:rPr>
            </w:pPr>
            <w:moveTo w:id="15498" w:author="Masato YOSHIKAWA" w:date="2026-01-20T12:21:00Z" w16du:dateUtc="2026-01-20T03:21:00Z">
              <w:r w:rsidRPr="005B6842">
                <w:rPr>
                  <w:rFonts w:ascii="Times New Roman" w:eastAsia="ＭＳ 明朝" w:hAnsi="Times New Roman" w:cs="Times New Roman"/>
                  <w:rPrChange w:id="15499" w:author="Masato YOSHIKAWA" w:date="2026-01-20T12:23:00Z" w16du:dateUtc="2026-01-20T03:23:00Z">
                    <w:rPr>
                      <w:rFonts w:ascii="ＭＳ 明朝" w:eastAsia="ＭＳ 明朝" w:hAnsi="ＭＳ 明朝"/>
                    </w:rPr>
                  </w:rPrChange>
                </w:rPr>
                <w:t>peonies</w:t>
              </w:r>
            </w:moveTo>
          </w:p>
        </w:tc>
        <w:tc>
          <w:tcPr>
            <w:tcW w:w="779" w:type="pct"/>
          </w:tcPr>
          <w:p w14:paraId="0D888608" w14:textId="77777777" w:rsidR="005B6842" w:rsidRPr="005B6842" w:rsidRDefault="005B6842" w:rsidP="00C45809">
            <w:pPr>
              <w:pStyle w:val="af8"/>
              <w:rPr>
                <w:moveTo w:id="15500" w:author="Masato YOSHIKAWA" w:date="2026-01-20T12:21:00Z" w16du:dateUtc="2026-01-20T03:21:00Z"/>
                <w:rFonts w:ascii="Times New Roman" w:eastAsia="ＭＳ 明朝" w:hAnsi="Times New Roman" w:cs="Times New Roman"/>
                <w:rPrChange w:id="15501" w:author="Masato YOSHIKAWA" w:date="2026-01-20T12:23:00Z" w16du:dateUtc="2026-01-20T03:23:00Z">
                  <w:rPr>
                    <w:moveTo w:id="15502" w:author="Masato YOSHIKAWA" w:date="2026-01-20T12:21:00Z" w16du:dateUtc="2026-01-20T03:21:00Z"/>
                    <w:rFonts w:ascii="ＭＳ 明朝" w:eastAsia="ＭＳ 明朝" w:hAnsi="ＭＳ 明朝"/>
                  </w:rPr>
                </w:rPrChange>
              </w:rPr>
            </w:pPr>
            <w:moveTo w:id="15503" w:author="Masato YOSHIKAWA" w:date="2026-01-20T12:21:00Z" w16du:dateUtc="2026-01-20T03:21:00Z">
              <w:r w:rsidRPr="005B6842">
                <w:rPr>
                  <w:rFonts w:ascii="Times New Roman" w:eastAsia="ＭＳ 明朝" w:hAnsi="Times New Roman" w:cs="Times New Roman"/>
                  <w:rPrChange w:id="15504" w:author="Masato YOSHIKAWA" w:date="2026-01-20T12:23:00Z" w16du:dateUtc="2026-01-20T03:23:00Z">
                    <w:rPr>
                      <w:rFonts w:ascii="ＭＳ 明朝" w:eastAsia="ＭＳ 明朝" w:hAnsi="ＭＳ 明朝"/>
                    </w:rPr>
                  </w:rPrChange>
                </w:rPr>
                <w:t>Established equivalent</w:t>
              </w:r>
            </w:moveTo>
          </w:p>
        </w:tc>
        <w:tc>
          <w:tcPr>
            <w:tcW w:w="744" w:type="pct"/>
          </w:tcPr>
          <w:p w14:paraId="498AA22B" w14:textId="77777777" w:rsidR="005B6842" w:rsidRPr="005B6842" w:rsidRDefault="005B6842" w:rsidP="00C45809">
            <w:pPr>
              <w:pStyle w:val="af8"/>
              <w:rPr>
                <w:moveTo w:id="15505" w:author="Masato YOSHIKAWA" w:date="2026-01-20T12:21:00Z" w16du:dateUtc="2026-01-20T03:21:00Z"/>
                <w:rFonts w:ascii="Times New Roman" w:eastAsia="ＭＳ 明朝" w:hAnsi="Times New Roman" w:cs="Times New Roman"/>
                <w:rPrChange w:id="15506" w:author="Masato YOSHIKAWA" w:date="2026-01-20T12:23:00Z" w16du:dateUtc="2026-01-20T03:23:00Z">
                  <w:rPr>
                    <w:moveTo w:id="15507" w:author="Masato YOSHIKAWA" w:date="2026-01-20T12:21:00Z" w16du:dateUtc="2026-01-20T03:21:00Z"/>
                    <w:rFonts w:ascii="ＭＳ 明朝" w:eastAsia="ＭＳ 明朝" w:hAnsi="ＭＳ 明朝"/>
                  </w:rPr>
                </w:rPrChange>
              </w:rPr>
            </w:pPr>
            <w:moveTo w:id="15508" w:author="Masato YOSHIKAWA" w:date="2026-01-20T12:21:00Z" w16du:dateUtc="2026-01-20T03:21:00Z">
              <w:r w:rsidRPr="005B6842">
                <w:rPr>
                  <w:rFonts w:ascii="Times New Roman" w:eastAsia="ＭＳ 明朝" w:hAnsi="Times New Roman" w:cs="Times New Roman"/>
                  <w:rPrChange w:id="15509" w:author="Masato YOSHIKAWA" w:date="2026-01-20T12:23:00Z" w16du:dateUtc="2026-01-20T03:23:00Z">
                    <w:rPr>
                      <w:rFonts w:ascii="ＭＳ 明朝" w:eastAsia="ＭＳ 明朝" w:hAnsi="ＭＳ 明朝"/>
                    </w:rPr>
                  </w:rPrChange>
                </w:rPr>
                <w:t>Minimization</w:t>
              </w:r>
            </w:moveTo>
          </w:p>
        </w:tc>
        <w:tc>
          <w:tcPr>
            <w:tcW w:w="851" w:type="pct"/>
          </w:tcPr>
          <w:p w14:paraId="667C2D7A" w14:textId="77777777" w:rsidR="005B6842" w:rsidRPr="005B6842" w:rsidRDefault="005B6842" w:rsidP="00C45809">
            <w:pPr>
              <w:pStyle w:val="af8"/>
              <w:rPr>
                <w:moveTo w:id="15510" w:author="Masato YOSHIKAWA" w:date="2026-01-20T12:21:00Z" w16du:dateUtc="2026-01-20T03:21:00Z"/>
                <w:rFonts w:ascii="Times New Roman" w:eastAsia="ＭＳ 明朝" w:hAnsi="Times New Roman" w:cs="Times New Roman"/>
                <w:rPrChange w:id="15511" w:author="Masato YOSHIKAWA" w:date="2026-01-20T12:23:00Z" w16du:dateUtc="2026-01-20T03:23:00Z">
                  <w:rPr>
                    <w:moveTo w:id="15512" w:author="Masato YOSHIKAWA" w:date="2026-01-20T12:21:00Z" w16du:dateUtc="2026-01-20T03:21:00Z"/>
                    <w:rFonts w:ascii="ＭＳ 明朝" w:eastAsia="ＭＳ 明朝" w:hAnsi="ＭＳ 明朝"/>
                  </w:rPr>
                </w:rPrChange>
              </w:rPr>
            </w:pPr>
            <w:moveTo w:id="15513" w:author="Masato YOSHIKAWA" w:date="2026-01-20T12:21:00Z" w16du:dateUtc="2026-01-20T03:21:00Z">
              <w:r w:rsidRPr="005B6842">
                <w:rPr>
                  <w:rFonts w:ascii="Times New Roman" w:eastAsia="ＭＳ 明朝" w:hAnsi="Times New Roman" w:cs="Times New Roman"/>
                  <w:rPrChange w:id="15514" w:author="Masato YOSHIKAWA" w:date="2026-01-20T12:23:00Z" w16du:dateUtc="2026-01-20T03:23:00Z">
                    <w:rPr>
                      <w:rFonts w:ascii="ＭＳ 明朝" w:eastAsia="ＭＳ 明朝" w:hAnsi="ＭＳ 明朝"/>
                    </w:rPr>
                  </w:rPrChange>
                </w:rPr>
                <w:t>Established equivalent</w:t>
              </w:r>
            </w:moveTo>
          </w:p>
        </w:tc>
        <w:tc>
          <w:tcPr>
            <w:tcW w:w="831" w:type="pct"/>
          </w:tcPr>
          <w:p w14:paraId="44E983B4" w14:textId="77777777" w:rsidR="005B6842" w:rsidRPr="005B6842" w:rsidRDefault="005B6842" w:rsidP="00C45809">
            <w:pPr>
              <w:pStyle w:val="af8"/>
              <w:rPr>
                <w:moveTo w:id="15515" w:author="Masato YOSHIKAWA" w:date="2026-01-20T12:21:00Z" w16du:dateUtc="2026-01-20T03:21:00Z"/>
                <w:rFonts w:ascii="Times New Roman" w:eastAsia="ＭＳ 明朝" w:hAnsi="Times New Roman" w:cs="Times New Roman"/>
                <w:rPrChange w:id="15516" w:author="Masato YOSHIKAWA" w:date="2026-01-20T12:23:00Z" w16du:dateUtc="2026-01-20T03:23:00Z">
                  <w:rPr>
                    <w:moveTo w:id="15517" w:author="Masato YOSHIKAWA" w:date="2026-01-20T12:21:00Z" w16du:dateUtc="2026-01-20T03:21:00Z"/>
                    <w:rFonts w:ascii="ＭＳ 明朝" w:eastAsia="ＭＳ 明朝" w:hAnsi="ＭＳ 明朝"/>
                  </w:rPr>
                </w:rPrChange>
              </w:rPr>
            </w:pPr>
            <w:moveTo w:id="15518" w:author="Masato YOSHIKAWA" w:date="2026-01-20T12:21:00Z" w16du:dateUtc="2026-01-20T03:21:00Z">
              <w:r w:rsidRPr="005B6842">
                <w:rPr>
                  <w:rFonts w:ascii="Times New Roman" w:eastAsia="ＭＳ 明朝" w:hAnsi="Times New Roman" w:cs="Times New Roman"/>
                  <w:rPrChange w:id="15519" w:author="Masato YOSHIKAWA" w:date="2026-01-20T12:23:00Z" w16du:dateUtc="2026-01-20T03:23:00Z">
                    <w:rPr>
                      <w:rFonts w:ascii="ＭＳ 明朝" w:eastAsia="ＭＳ 明朝" w:hAnsi="ＭＳ 明朝"/>
                    </w:rPr>
                  </w:rPrChange>
                </w:rPr>
                <w:t>Minimization</w:t>
              </w:r>
            </w:moveTo>
          </w:p>
        </w:tc>
      </w:tr>
      <w:tr w:rsidR="005B6842" w:rsidRPr="005B6842" w14:paraId="3E44B543" w14:textId="77777777" w:rsidTr="00C45809">
        <w:tc>
          <w:tcPr>
            <w:tcW w:w="582" w:type="pct"/>
          </w:tcPr>
          <w:p w14:paraId="1D05AC9A" w14:textId="77777777" w:rsidR="005B6842" w:rsidRPr="005B6842" w:rsidRDefault="005B6842" w:rsidP="00C45809">
            <w:pPr>
              <w:pStyle w:val="af8"/>
              <w:rPr>
                <w:moveTo w:id="15520" w:author="Masato YOSHIKAWA" w:date="2026-01-20T12:21:00Z" w16du:dateUtc="2026-01-20T03:21:00Z"/>
                <w:rFonts w:ascii="Times New Roman" w:eastAsia="ＭＳ 明朝" w:hAnsi="Times New Roman" w:cs="Times New Roman"/>
                <w:rPrChange w:id="15521" w:author="Masato YOSHIKAWA" w:date="2026-01-20T12:23:00Z" w16du:dateUtc="2026-01-20T03:23:00Z">
                  <w:rPr>
                    <w:moveTo w:id="15522" w:author="Masato YOSHIKAWA" w:date="2026-01-20T12:21:00Z" w16du:dateUtc="2026-01-20T03:21:00Z"/>
                    <w:rFonts w:ascii="ＭＳ 明朝" w:eastAsia="ＭＳ 明朝" w:hAnsi="ＭＳ 明朝"/>
                  </w:rPr>
                </w:rPrChange>
              </w:rPr>
            </w:pPr>
            <w:moveTo w:id="15523" w:author="Masato YOSHIKAWA" w:date="2026-01-20T12:21:00Z" w16du:dateUtc="2026-01-20T03:21:00Z">
              <w:r w:rsidRPr="005B6842">
                <w:rPr>
                  <w:rFonts w:ascii="Times New Roman" w:eastAsia="ＭＳ 明朝" w:hAnsi="Times New Roman" w:cs="Times New Roman" w:hint="eastAsia"/>
                  <w:rPrChange w:id="15524" w:author="Masato YOSHIKAWA" w:date="2026-01-20T12:23:00Z" w16du:dateUtc="2026-01-20T03:23:00Z">
                    <w:rPr>
                      <w:rFonts w:ascii="ＭＳ 明朝" w:eastAsia="ＭＳ 明朝" w:hAnsi="ＭＳ 明朝" w:hint="eastAsia"/>
                    </w:rPr>
                  </w:rPrChange>
                </w:rPr>
                <w:t>十坪</w:t>
              </w:r>
            </w:moveTo>
          </w:p>
        </w:tc>
        <w:tc>
          <w:tcPr>
            <w:tcW w:w="583" w:type="pct"/>
          </w:tcPr>
          <w:p w14:paraId="7DBB6283" w14:textId="77777777" w:rsidR="005B6842" w:rsidRPr="005B6842" w:rsidRDefault="005B6842" w:rsidP="00C45809">
            <w:pPr>
              <w:pStyle w:val="af8"/>
              <w:rPr>
                <w:moveTo w:id="15525" w:author="Masato YOSHIKAWA" w:date="2026-01-20T12:21:00Z" w16du:dateUtc="2026-01-20T03:21:00Z"/>
                <w:rFonts w:ascii="Times New Roman" w:eastAsia="ＭＳ 明朝" w:hAnsi="Times New Roman" w:cs="Times New Roman"/>
                <w:rPrChange w:id="15526" w:author="Masato YOSHIKAWA" w:date="2026-01-20T12:23:00Z" w16du:dateUtc="2026-01-20T03:23:00Z">
                  <w:rPr>
                    <w:moveTo w:id="15527" w:author="Masato YOSHIKAWA" w:date="2026-01-20T12:21:00Z" w16du:dateUtc="2026-01-20T03:21:00Z"/>
                    <w:rFonts w:ascii="ＭＳ 明朝" w:eastAsia="ＭＳ 明朝" w:hAnsi="ＭＳ 明朝"/>
                  </w:rPr>
                </w:rPrChange>
              </w:rPr>
            </w:pPr>
            <w:moveTo w:id="15528" w:author="Masato YOSHIKAWA" w:date="2026-01-20T12:21:00Z" w16du:dateUtc="2026-01-20T03:21:00Z">
              <w:r w:rsidRPr="005B6842">
                <w:rPr>
                  <w:rFonts w:ascii="Times New Roman" w:eastAsia="ＭＳ 明朝" w:hAnsi="Times New Roman" w:cs="Times New Roman"/>
                  <w:rPrChange w:id="15529" w:author="Masato YOSHIKAWA" w:date="2026-01-20T12:23:00Z" w16du:dateUtc="2026-01-20T03:23:00Z">
                    <w:rPr>
                      <w:rFonts w:ascii="ＭＳ 明朝" w:eastAsia="ＭＳ 明朝" w:hAnsi="ＭＳ 明朝"/>
                    </w:rPr>
                  </w:rPrChange>
                </w:rPr>
                <w:t>about twenty feet square</w:t>
              </w:r>
            </w:moveTo>
          </w:p>
        </w:tc>
        <w:tc>
          <w:tcPr>
            <w:tcW w:w="629" w:type="pct"/>
          </w:tcPr>
          <w:p w14:paraId="18BF423D" w14:textId="77777777" w:rsidR="005B6842" w:rsidRPr="005B6842" w:rsidRDefault="005B6842" w:rsidP="00C45809">
            <w:pPr>
              <w:pStyle w:val="af8"/>
              <w:rPr>
                <w:moveTo w:id="15530" w:author="Masato YOSHIKAWA" w:date="2026-01-20T12:21:00Z" w16du:dateUtc="2026-01-20T03:21:00Z"/>
                <w:rFonts w:ascii="Times New Roman" w:eastAsia="ＭＳ 明朝" w:hAnsi="Times New Roman" w:cs="Times New Roman"/>
                <w:rPrChange w:id="15531" w:author="Masato YOSHIKAWA" w:date="2026-01-20T12:23:00Z" w16du:dateUtc="2026-01-20T03:23:00Z">
                  <w:rPr>
                    <w:moveTo w:id="15532" w:author="Masato YOSHIKAWA" w:date="2026-01-20T12:21:00Z" w16du:dateUtc="2026-01-20T03:21:00Z"/>
                    <w:rFonts w:ascii="ＭＳ 明朝" w:eastAsia="ＭＳ 明朝" w:hAnsi="ＭＳ 明朝"/>
                  </w:rPr>
                </w:rPrChange>
              </w:rPr>
            </w:pPr>
            <w:moveTo w:id="15533" w:author="Masato YOSHIKAWA" w:date="2026-01-20T12:21:00Z" w16du:dateUtc="2026-01-20T03:21:00Z">
              <w:r w:rsidRPr="005B6842">
                <w:rPr>
                  <w:rFonts w:ascii="Times New Roman" w:eastAsia="ＭＳ 明朝" w:hAnsi="Times New Roman" w:cs="Times New Roman"/>
                  <w:rPrChange w:id="15534" w:author="Masato YOSHIKAWA" w:date="2026-01-20T12:23:00Z" w16du:dateUtc="2026-01-20T03:23:00Z">
                    <w:rPr>
                      <w:rFonts w:ascii="ＭＳ 明朝" w:eastAsia="ＭＳ 明朝" w:hAnsi="ＭＳ 明朝"/>
                    </w:rPr>
                  </w:rPrChange>
                </w:rPr>
                <w:t>ten tsubo</w:t>
              </w:r>
            </w:moveTo>
          </w:p>
        </w:tc>
        <w:tc>
          <w:tcPr>
            <w:tcW w:w="779" w:type="pct"/>
          </w:tcPr>
          <w:p w14:paraId="7C5CE15E" w14:textId="77777777" w:rsidR="005B6842" w:rsidRPr="005B6842" w:rsidRDefault="005B6842" w:rsidP="00C45809">
            <w:pPr>
              <w:pStyle w:val="af8"/>
              <w:rPr>
                <w:moveTo w:id="15535" w:author="Masato YOSHIKAWA" w:date="2026-01-20T12:21:00Z" w16du:dateUtc="2026-01-20T03:21:00Z"/>
                <w:rFonts w:ascii="Times New Roman" w:eastAsia="ＭＳ 明朝" w:hAnsi="Times New Roman" w:cs="Times New Roman"/>
                <w:rPrChange w:id="15536" w:author="Masato YOSHIKAWA" w:date="2026-01-20T12:23:00Z" w16du:dateUtc="2026-01-20T03:23:00Z">
                  <w:rPr>
                    <w:moveTo w:id="15537" w:author="Masato YOSHIKAWA" w:date="2026-01-20T12:21:00Z" w16du:dateUtc="2026-01-20T03:21:00Z"/>
                    <w:rFonts w:ascii="ＭＳ 明朝" w:eastAsia="ＭＳ 明朝" w:hAnsi="ＭＳ 明朝"/>
                  </w:rPr>
                </w:rPrChange>
              </w:rPr>
            </w:pPr>
            <w:moveTo w:id="15538" w:author="Masato YOSHIKAWA" w:date="2026-01-20T12:21:00Z" w16du:dateUtc="2026-01-20T03:21:00Z">
              <w:r w:rsidRPr="005B6842">
                <w:rPr>
                  <w:rFonts w:ascii="Times New Roman" w:eastAsia="ＭＳ 明朝" w:hAnsi="Times New Roman" w:cs="Times New Roman"/>
                  <w:rPrChange w:id="15539" w:author="Masato YOSHIKAWA" w:date="2026-01-20T12:23:00Z" w16du:dateUtc="2026-01-20T03:23:00Z">
                    <w:rPr>
                      <w:rFonts w:ascii="ＭＳ 明朝" w:eastAsia="ＭＳ 明朝" w:hAnsi="ＭＳ 明朝"/>
                    </w:rPr>
                  </w:rPrChange>
                </w:rPr>
                <w:t>Established equivalent</w:t>
              </w:r>
            </w:moveTo>
          </w:p>
        </w:tc>
        <w:tc>
          <w:tcPr>
            <w:tcW w:w="744" w:type="pct"/>
          </w:tcPr>
          <w:p w14:paraId="123ED0BB" w14:textId="77777777" w:rsidR="005B6842" w:rsidRPr="005B6842" w:rsidRDefault="005B6842" w:rsidP="00C45809">
            <w:pPr>
              <w:pStyle w:val="af8"/>
              <w:rPr>
                <w:moveTo w:id="15540" w:author="Masato YOSHIKAWA" w:date="2026-01-20T12:21:00Z" w16du:dateUtc="2026-01-20T03:21:00Z"/>
                <w:rFonts w:ascii="Times New Roman" w:eastAsia="ＭＳ 明朝" w:hAnsi="Times New Roman" w:cs="Times New Roman"/>
                <w:rPrChange w:id="15541" w:author="Masato YOSHIKAWA" w:date="2026-01-20T12:23:00Z" w16du:dateUtc="2026-01-20T03:23:00Z">
                  <w:rPr>
                    <w:moveTo w:id="15542" w:author="Masato YOSHIKAWA" w:date="2026-01-20T12:21:00Z" w16du:dateUtc="2026-01-20T03:21:00Z"/>
                    <w:rFonts w:ascii="ＭＳ 明朝" w:eastAsia="ＭＳ 明朝" w:hAnsi="ＭＳ 明朝"/>
                  </w:rPr>
                </w:rPrChange>
              </w:rPr>
            </w:pPr>
            <w:moveTo w:id="15543" w:author="Masato YOSHIKAWA" w:date="2026-01-20T12:21:00Z" w16du:dateUtc="2026-01-20T03:21:00Z">
              <w:r w:rsidRPr="005B6842">
                <w:rPr>
                  <w:rFonts w:ascii="Times New Roman" w:eastAsia="ＭＳ 明朝" w:hAnsi="Times New Roman" w:cs="Times New Roman"/>
                  <w:rPrChange w:id="15544" w:author="Masato YOSHIKAWA" w:date="2026-01-20T12:23:00Z" w16du:dateUtc="2026-01-20T03:23:00Z">
                    <w:rPr>
                      <w:rFonts w:ascii="ＭＳ 明朝" w:eastAsia="ＭＳ 明朝" w:hAnsi="ＭＳ 明朝"/>
                    </w:rPr>
                  </w:rPrChange>
                </w:rPr>
                <w:t>Minimization</w:t>
              </w:r>
            </w:moveTo>
          </w:p>
        </w:tc>
        <w:tc>
          <w:tcPr>
            <w:tcW w:w="851" w:type="pct"/>
          </w:tcPr>
          <w:p w14:paraId="0EDA59E6" w14:textId="77777777" w:rsidR="005B6842" w:rsidRPr="005B6842" w:rsidRDefault="005B6842" w:rsidP="00C45809">
            <w:pPr>
              <w:pStyle w:val="af8"/>
              <w:rPr>
                <w:moveTo w:id="15545" w:author="Masato YOSHIKAWA" w:date="2026-01-20T12:21:00Z" w16du:dateUtc="2026-01-20T03:21:00Z"/>
                <w:rFonts w:ascii="Times New Roman" w:eastAsia="ＭＳ 明朝" w:hAnsi="Times New Roman" w:cs="Times New Roman"/>
                <w:rPrChange w:id="15546" w:author="Masato YOSHIKAWA" w:date="2026-01-20T12:23:00Z" w16du:dateUtc="2026-01-20T03:23:00Z">
                  <w:rPr>
                    <w:moveTo w:id="15547" w:author="Masato YOSHIKAWA" w:date="2026-01-20T12:21:00Z" w16du:dateUtc="2026-01-20T03:21:00Z"/>
                    <w:rFonts w:ascii="ＭＳ 明朝" w:eastAsia="ＭＳ 明朝" w:hAnsi="ＭＳ 明朝"/>
                  </w:rPr>
                </w:rPrChange>
              </w:rPr>
            </w:pPr>
            <w:moveTo w:id="15548" w:author="Masato YOSHIKAWA" w:date="2026-01-20T12:21:00Z" w16du:dateUtc="2026-01-20T03:21:00Z">
              <w:r w:rsidRPr="005B6842">
                <w:rPr>
                  <w:rFonts w:ascii="Times New Roman" w:eastAsia="ＭＳ 明朝" w:hAnsi="Times New Roman" w:cs="Times New Roman"/>
                  <w:rPrChange w:id="15549" w:author="Masato YOSHIKAWA" w:date="2026-01-20T12:23:00Z" w16du:dateUtc="2026-01-20T03:23:00Z">
                    <w:rPr>
                      <w:rFonts w:ascii="ＭＳ 明朝" w:eastAsia="ＭＳ 明朝" w:hAnsi="ＭＳ 明朝"/>
                    </w:rPr>
                  </w:rPrChange>
                </w:rPr>
                <w:t>Amplification</w:t>
              </w:r>
            </w:moveTo>
          </w:p>
        </w:tc>
        <w:tc>
          <w:tcPr>
            <w:tcW w:w="831" w:type="pct"/>
          </w:tcPr>
          <w:p w14:paraId="69B7765D" w14:textId="77777777" w:rsidR="005B6842" w:rsidRPr="005B6842" w:rsidRDefault="005B6842" w:rsidP="00C45809">
            <w:pPr>
              <w:pStyle w:val="af8"/>
              <w:rPr>
                <w:moveTo w:id="15550" w:author="Masato YOSHIKAWA" w:date="2026-01-20T12:21:00Z" w16du:dateUtc="2026-01-20T03:21:00Z"/>
                <w:rFonts w:ascii="Times New Roman" w:eastAsia="ＭＳ 明朝" w:hAnsi="Times New Roman" w:cs="Times New Roman"/>
                <w:rPrChange w:id="15551" w:author="Masato YOSHIKAWA" w:date="2026-01-20T12:23:00Z" w16du:dateUtc="2026-01-20T03:23:00Z">
                  <w:rPr>
                    <w:moveTo w:id="15552" w:author="Masato YOSHIKAWA" w:date="2026-01-20T12:21:00Z" w16du:dateUtc="2026-01-20T03:21:00Z"/>
                    <w:rFonts w:ascii="ＭＳ 明朝" w:eastAsia="ＭＳ 明朝" w:hAnsi="ＭＳ 明朝"/>
                  </w:rPr>
                </w:rPrChange>
              </w:rPr>
            </w:pPr>
            <w:moveTo w:id="15553" w:author="Masato YOSHIKAWA" w:date="2026-01-20T12:21:00Z" w16du:dateUtc="2026-01-20T03:21:00Z">
              <w:r w:rsidRPr="005B6842">
                <w:rPr>
                  <w:rFonts w:ascii="Times New Roman" w:eastAsia="ＭＳ 明朝" w:hAnsi="Times New Roman" w:cs="Times New Roman"/>
                  <w:rPrChange w:id="15554" w:author="Masato YOSHIKAWA" w:date="2026-01-20T12:23:00Z" w16du:dateUtc="2026-01-20T03:23:00Z">
                    <w:rPr>
                      <w:rFonts w:ascii="ＭＳ 明朝" w:eastAsia="ＭＳ 明朝" w:hAnsi="ＭＳ 明朝"/>
                    </w:rPr>
                  </w:rPrChange>
                </w:rPr>
                <w:t>Adaptation</w:t>
              </w:r>
            </w:moveTo>
          </w:p>
        </w:tc>
      </w:tr>
      <w:tr w:rsidR="005B6842" w:rsidRPr="005B6842" w14:paraId="4C59A987" w14:textId="77777777" w:rsidTr="00C45809">
        <w:tc>
          <w:tcPr>
            <w:tcW w:w="582" w:type="pct"/>
          </w:tcPr>
          <w:p w14:paraId="6CEA9F42" w14:textId="77777777" w:rsidR="005B6842" w:rsidRPr="005B6842" w:rsidRDefault="005B6842" w:rsidP="00C45809">
            <w:pPr>
              <w:pStyle w:val="af8"/>
              <w:rPr>
                <w:moveTo w:id="15555" w:author="Masato YOSHIKAWA" w:date="2026-01-20T12:21:00Z" w16du:dateUtc="2026-01-20T03:21:00Z"/>
                <w:rFonts w:ascii="Times New Roman" w:eastAsia="ＭＳ 明朝" w:hAnsi="Times New Roman" w:cs="Times New Roman"/>
                <w:rPrChange w:id="15556" w:author="Masato YOSHIKAWA" w:date="2026-01-20T12:23:00Z" w16du:dateUtc="2026-01-20T03:23:00Z">
                  <w:rPr>
                    <w:moveTo w:id="15557" w:author="Masato YOSHIKAWA" w:date="2026-01-20T12:21:00Z" w16du:dateUtc="2026-01-20T03:21:00Z"/>
                    <w:rFonts w:ascii="ＭＳ 明朝" w:eastAsia="ＭＳ 明朝" w:hAnsi="ＭＳ 明朝"/>
                  </w:rPr>
                </w:rPrChange>
              </w:rPr>
            </w:pPr>
            <w:moveTo w:id="15558" w:author="Masato YOSHIKAWA" w:date="2026-01-20T12:21:00Z" w16du:dateUtc="2026-01-20T03:21:00Z">
              <w:r w:rsidRPr="005B6842">
                <w:rPr>
                  <w:rFonts w:ascii="Times New Roman" w:eastAsia="ＭＳ 明朝" w:hAnsi="Times New Roman" w:cs="Times New Roman" w:hint="eastAsia"/>
                  <w:rPrChange w:id="15559" w:author="Masato YOSHIKAWA" w:date="2026-01-20T12:23:00Z" w16du:dateUtc="2026-01-20T03:23:00Z">
                    <w:rPr>
                      <w:rFonts w:ascii="ＭＳ 明朝" w:eastAsia="ＭＳ 明朝" w:hAnsi="ＭＳ 明朝" w:hint="eastAsia"/>
                    </w:rPr>
                  </w:rPrChange>
                </w:rPr>
                <w:t>杉苗</w:t>
              </w:r>
            </w:moveTo>
          </w:p>
        </w:tc>
        <w:tc>
          <w:tcPr>
            <w:tcW w:w="583" w:type="pct"/>
          </w:tcPr>
          <w:p w14:paraId="7FEC9199" w14:textId="77777777" w:rsidR="005B6842" w:rsidRPr="005B6842" w:rsidRDefault="005B6842" w:rsidP="00C45809">
            <w:pPr>
              <w:pStyle w:val="af8"/>
              <w:rPr>
                <w:moveTo w:id="15560" w:author="Masato YOSHIKAWA" w:date="2026-01-20T12:21:00Z" w16du:dateUtc="2026-01-20T03:21:00Z"/>
                <w:rFonts w:ascii="Times New Roman" w:eastAsia="ＭＳ 明朝" w:hAnsi="Times New Roman" w:cs="Times New Roman"/>
                <w:rPrChange w:id="15561" w:author="Masato YOSHIKAWA" w:date="2026-01-20T12:23:00Z" w16du:dateUtc="2026-01-20T03:23:00Z">
                  <w:rPr>
                    <w:moveTo w:id="15562" w:author="Masato YOSHIKAWA" w:date="2026-01-20T12:21:00Z" w16du:dateUtc="2026-01-20T03:21:00Z"/>
                    <w:rFonts w:ascii="ＭＳ 明朝" w:eastAsia="ＭＳ 明朝" w:hAnsi="ＭＳ 明朝"/>
                  </w:rPr>
                </w:rPrChange>
              </w:rPr>
            </w:pPr>
            <w:moveTo w:id="15563" w:author="Masato YOSHIKAWA" w:date="2026-01-20T12:21:00Z" w16du:dateUtc="2026-01-20T03:21:00Z">
              <w:r w:rsidRPr="005B6842">
                <w:rPr>
                  <w:rFonts w:ascii="Times New Roman" w:eastAsia="ＭＳ 明朝" w:hAnsi="Times New Roman" w:cs="Times New Roman"/>
                  <w:rPrChange w:id="15564" w:author="Masato YOSHIKAWA" w:date="2026-01-20T12:23:00Z" w16du:dateUtc="2026-01-20T03:23:00Z">
                    <w:rPr>
                      <w:rFonts w:ascii="ＭＳ 明朝" w:eastAsia="ＭＳ 明朝" w:hAnsi="ＭＳ 明朝"/>
                    </w:rPr>
                  </w:rPrChange>
                </w:rPr>
                <w:t>young cedars</w:t>
              </w:r>
            </w:moveTo>
          </w:p>
        </w:tc>
        <w:tc>
          <w:tcPr>
            <w:tcW w:w="629" w:type="pct"/>
          </w:tcPr>
          <w:p w14:paraId="319A86B4" w14:textId="77777777" w:rsidR="005B6842" w:rsidRPr="005B6842" w:rsidRDefault="005B6842" w:rsidP="00C45809">
            <w:pPr>
              <w:pStyle w:val="af8"/>
              <w:rPr>
                <w:moveTo w:id="15565" w:author="Masato YOSHIKAWA" w:date="2026-01-20T12:21:00Z" w16du:dateUtc="2026-01-20T03:21:00Z"/>
                <w:rFonts w:ascii="Times New Roman" w:eastAsia="ＭＳ 明朝" w:hAnsi="Times New Roman" w:cs="Times New Roman"/>
                <w:rPrChange w:id="15566" w:author="Masato YOSHIKAWA" w:date="2026-01-20T12:23:00Z" w16du:dateUtc="2026-01-20T03:23:00Z">
                  <w:rPr>
                    <w:moveTo w:id="15567" w:author="Masato YOSHIKAWA" w:date="2026-01-20T12:21:00Z" w16du:dateUtc="2026-01-20T03:21:00Z"/>
                    <w:rFonts w:ascii="ＭＳ 明朝" w:eastAsia="ＭＳ 明朝" w:hAnsi="ＭＳ 明朝"/>
                  </w:rPr>
                </w:rPrChange>
              </w:rPr>
            </w:pPr>
            <w:moveTo w:id="15568" w:author="Masato YOSHIKAWA" w:date="2026-01-20T12:21:00Z" w16du:dateUtc="2026-01-20T03:21:00Z">
              <w:r w:rsidRPr="005B6842">
                <w:rPr>
                  <w:rFonts w:ascii="Times New Roman" w:eastAsia="ＭＳ 明朝" w:hAnsi="Times New Roman" w:cs="Times New Roman"/>
                  <w:rPrChange w:id="15569" w:author="Masato YOSHIKAWA" w:date="2026-01-20T12:23:00Z" w16du:dateUtc="2026-01-20T03:23:00Z">
                    <w:rPr>
                      <w:rFonts w:ascii="ＭＳ 明朝" w:eastAsia="ＭＳ 明朝" w:hAnsi="ＭＳ 明朝"/>
                    </w:rPr>
                  </w:rPrChange>
                </w:rPr>
                <w:t>cedar saplings</w:t>
              </w:r>
            </w:moveTo>
          </w:p>
        </w:tc>
        <w:tc>
          <w:tcPr>
            <w:tcW w:w="779" w:type="pct"/>
          </w:tcPr>
          <w:p w14:paraId="102E856E" w14:textId="77777777" w:rsidR="005B6842" w:rsidRPr="005B6842" w:rsidRDefault="005B6842" w:rsidP="00C45809">
            <w:pPr>
              <w:pStyle w:val="af8"/>
              <w:rPr>
                <w:moveTo w:id="15570" w:author="Masato YOSHIKAWA" w:date="2026-01-20T12:21:00Z" w16du:dateUtc="2026-01-20T03:21:00Z"/>
                <w:rFonts w:ascii="Times New Roman" w:eastAsia="ＭＳ 明朝" w:hAnsi="Times New Roman" w:cs="Times New Roman"/>
                <w:rPrChange w:id="15571" w:author="Masato YOSHIKAWA" w:date="2026-01-20T12:23:00Z" w16du:dateUtc="2026-01-20T03:23:00Z">
                  <w:rPr>
                    <w:moveTo w:id="15572" w:author="Masato YOSHIKAWA" w:date="2026-01-20T12:21:00Z" w16du:dateUtc="2026-01-20T03:21:00Z"/>
                    <w:rFonts w:ascii="ＭＳ 明朝" w:eastAsia="ＭＳ 明朝" w:hAnsi="ＭＳ 明朝"/>
                  </w:rPr>
                </w:rPrChange>
              </w:rPr>
            </w:pPr>
            <w:moveTo w:id="15573" w:author="Masato YOSHIKAWA" w:date="2026-01-20T12:21:00Z" w16du:dateUtc="2026-01-20T03:21:00Z">
              <w:r w:rsidRPr="005B6842">
                <w:rPr>
                  <w:rFonts w:ascii="Times New Roman" w:eastAsia="ＭＳ 明朝" w:hAnsi="Times New Roman" w:cs="Times New Roman"/>
                  <w:rPrChange w:id="15574" w:author="Masato YOSHIKAWA" w:date="2026-01-20T12:23:00Z" w16du:dateUtc="2026-01-20T03:23:00Z">
                    <w:rPr>
                      <w:rFonts w:ascii="ＭＳ 明朝" w:eastAsia="ＭＳ 明朝" w:hAnsi="ＭＳ 明朝"/>
                    </w:rPr>
                  </w:rPrChange>
                </w:rPr>
                <w:t>Literal translation</w:t>
              </w:r>
            </w:moveTo>
          </w:p>
        </w:tc>
        <w:tc>
          <w:tcPr>
            <w:tcW w:w="744" w:type="pct"/>
          </w:tcPr>
          <w:p w14:paraId="63C17EDC" w14:textId="77777777" w:rsidR="005B6842" w:rsidRPr="005B6842" w:rsidRDefault="005B6842" w:rsidP="00C45809">
            <w:pPr>
              <w:pStyle w:val="af8"/>
              <w:rPr>
                <w:moveTo w:id="15575" w:author="Masato YOSHIKAWA" w:date="2026-01-20T12:21:00Z" w16du:dateUtc="2026-01-20T03:21:00Z"/>
                <w:rFonts w:ascii="Times New Roman" w:eastAsia="ＭＳ 明朝" w:hAnsi="Times New Roman" w:cs="Times New Roman"/>
                <w:rPrChange w:id="15576" w:author="Masato YOSHIKAWA" w:date="2026-01-20T12:23:00Z" w16du:dateUtc="2026-01-20T03:23:00Z">
                  <w:rPr>
                    <w:moveTo w:id="15577" w:author="Masato YOSHIKAWA" w:date="2026-01-20T12:21:00Z" w16du:dateUtc="2026-01-20T03:21:00Z"/>
                    <w:rFonts w:ascii="ＭＳ 明朝" w:eastAsia="ＭＳ 明朝" w:hAnsi="ＭＳ 明朝"/>
                  </w:rPr>
                </w:rPrChange>
              </w:rPr>
            </w:pPr>
            <w:moveTo w:id="15578" w:author="Masato YOSHIKAWA" w:date="2026-01-20T12:21:00Z" w16du:dateUtc="2026-01-20T03:21:00Z">
              <w:r w:rsidRPr="005B6842">
                <w:rPr>
                  <w:rFonts w:ascii="Times New Roman" w:eastAsia="ＭＳ 明朝" w:hAnsi="Times New Roman" w:cs="Times New Roman"/>
                  <w:rPrChange w:id="15579" w:author="Masato YOSHIKAWA" w:date="2026-01-20T12:23:00Z" w16du:dateUtc="2026-01-20T03:23:00Z">
                    <w:rPr>
                      <w:rFonts w:ascii="ＭＳ 明朝" w:eastAsia="ＭＳ 明朝" w:hAnsi="ＭＳ 明朝"/>
                    </w:rPr>
                  </w:rPrChange>
                </w:rPr>
                <w:t>Minimization</w:t>
              </w:r>
            </w:moveTo>
          </w:p>
        </w:tc>
        <w:tc>
          <w:tcPr>
            <w:tcW w:w="851" w:type="pct"/>
          </w:tcPr>
          <w:p w14:paraId="112CBD14" w14:textId="77777777" w:rsidR="005B6842" w:rsidRPr="005B6842" w:rsidRDefault="005B6842" w:rsidP="00C45809">
            <w:pPr>
              <w:pStyle w:val="af8"/>
              <w:rPr>
                <w:moveTo w:id="15580" w:author="Masato YOSHIKAWA" w:date="2026-01-20T12:21:00Z" w16du:dateUtc="2026-01-20T03:21:00Z"/>
                <w:rFonts w:ascii="Times New Roman" w:eastAsia="ＭＳ 明朝" w:hAnsi="Times New Roman" w:cs="Times New Roman"/>
                <w:rPrChange w:id="15581" w:author="Masato YOSHIKAWA" w:date="2026-01-20T12:23:00Z" w16du:dateUtc="2026-01-20T03:23:00Z">
                  <w:rPr>
                    <w:moveTo w:id="15582" w:author="Masato YOSHIKAWA" w:date="2026-01-20T12:21:00Z" w16du:dateUtc="2026-01-20T03:21:00Z"/>
                    <w:rFonts w:ascii="ＭＳ 明朝" w:eastAsia="ＭＳ 明朝" w:hAnsi="ＭＳ 明朝"/>
                  </w:rPr>
                </w:rPrChange>
              </w:rPr>
            </w:pPr>
            <w:moveTo w:id="15583" w:author="Masato YOSHIKAWA" w:date="2026-01-20T12:21:00Z" w16du:dateUtc="2026-01-20T03:21:00Z">
              <w:r w:rsidRPr="005B6842">
                <w:rPr>
                  <w:rFonts w:ascii="Times New Roman" w:eastAsia="ＭＳ 明朝" w:hAnsi="Times New Roman" w:cs="Times New Roman"/>
                  <w:rPrChange w:id="15584" w:author="Masato YOSHIKAWA" w:date="2026-01-20T12:23:00Z" w16du:dateUtc="2026-01-20T03:23:00Z">
                    <w:rPr>
                      <w:rFonts w:ascii="ＭＳ 明朝" w:eastAsia="ＭＳ 明朝" w:hAnsi="ＭＳ 明朝"/>
                    </w:rPr>
                  </w:rPrChange>
                </w:rPr>
                <w:t>Literal translation</w:t>
              </w:r>
            </w:moveTo>
          </w:p>
        </w:tc>
        <w:tc>
          <w:tcPr>
            <w:tcW w:w="831" w:type="pct"/>
          </w:tcPr>
          <w:p w14:paraId="7C5E651B" w14:textId="77777777" w:rsidR="005B6842" w:rsidRPr="005B6842" w:rsidRDefault="005B6842" w:rsidP="00C45809">
            <w:pPr>
              <w:pStyle w:val="af8"/>
              <w:rPr>
                <w:moveTo w:id="15585" w:author="Masato YOSHIKAWA" w:date="2026-01-20T12:21:00Z" w16du:dateUtc="2026-01-20T03:21:00Z"/>
                <w:rFonts w:ascii="Times New Roman" w:eastAsia="ＭＳ 明朝" w:hAnsi="Times New Roman" w:cs="Times New Roman"/>
                <w:rPrChange w:id="15586" w:author="Masato YOSHIKAWA" w:date="2026-01-20T12:23:00Z" w16du:dateUtc="2026-01-20T03:23:00Z">
                  <w:rPr>
                    <w:moveTo w:id="15587" w:author="Masato YOSHIKAWA" w:date="2026-01-20T12:21:00Z" w16du:dateUtc="2026-01-20T03:21:00Z"/>
                    <w:rFonts w:ascii="ＭＳ 明朝" w:eastAsia="ＭＳ 明朝" w:hAnsi="ＭＳ 明朝"/>
                  </w:rPr>
                </w:rPrChange>
              </w:rPr>
            </w:pPr>
            <w:moveTo w:id="15588" w:author="Masato YOSHIKAWA" w:date="2026-01-20T12:21:00Z" w16du:dateUtc="2026-01-20T03:21:00Z">
              <w:r w:rsidRPr="005B6842">
                <w:rPr>
                  <w:rFonts w:ascii="Times New Roman" w:eastAsia="ＭＳ 明朝" w:hAnsi="Times New Roman" w:cs="Times New Roman"/>
                  <w:rPrChange w:id="15589" w:author="Masato YOSHIKAWA" w:date="2026-01-20T12:23:00Z" w16du:dateUtc="2026-01-20T03:23:00Z">
                    <w:rPr>
                      <w:rFonts w:ascii="ＭＳ 明朝" w:eastAsia="ＭＳ 明朝" w:hAnsi="ＭＳ 明朝"/>
                    </w:rPr>
                  </w:rPrChange>
                </w:rPr>
                <w:t>Minimization</w:t>
              </w:r>
            </w:moveTo>
          </w:p>
        </w:tc>
      </w:tr>
      <w:tr w:rsidR="005B6842" w:rsidRPr="005B6842" w14:paraId="49B674CC" w14:textId="77777777" w:rsidTr="00C45809">
        <w:tc>
          <w:tcPr>
            <w:tcW w:w="582" w:type="pct"/>
          </w:tcPr>
          <w:p w14:paraId="26C98F77" w14:textId="77777777" w:rsidR="005B6842" w:rsidRPr="005B6842" w:rsidRDefault="005B6842" w:rsidP="00C45809">
            <w:pPr>
              <w:pStyle w:val="af8"/>
              <w:rPr>
                <w:moveTo w:id="15590" w:author="Masato YOSHIKAWA" w:date="2026-01-20T12:21:00Z" w16du:dateUtc="2026-01-20T03:21:00Z"/>
                <w:rFonts w:ascii="Times New Roman" w:eastAsia="ＭＳ 明朝" w:hAnsi="Times New Roman" w:cs="Times New Roman"/>
                <w:rPrChange w:id="15591" w:author="Masato YOSHIKAWA" w:date="2026-01-20T12:23:00Z" w16du:dateUtc="2026-01-20T03:23:00Z">
                  <w:rPr>
                    <w:moveTo w:id="15592" w:author="Masato YOSHIKAWA" w:date="2026-01-20T12:21:00Z" w16du:dateUtc="2026-01-20T03:21:00Z"/>
                    <w:rFonts w:ascii="ＭＳ 明朝" w:eastAsia="ＭＳ 明朝" w:hAnsi="ＭＳ 明朝"/>
                  </w:rPr>
                </w:rPrChange>
              </w:rPr>
            </w:pPr>
            <w:moveTo w:id="15593" w:author="Masato YOSHIKAWA" w:date="2026-01-20T12:21:00Z" w16du:dateUtc="2026-01-20T03:21:00Z">
              <w:r w:rsidRPr="005B6842">
                <w:rPr>
                  <w:rFonts w:ascii="Times New Roman" w:eastAsia="ＭＳ 明朝" w:hAnsi="Times New Roman" w:cs="Times New Roman" w:hint="eastAsia"/>
                  <w:rPrChange w:id="15594" w:author="Masato YOSHIKAWA" w:date="2026-01-20T12:23:00Z" w16du:dateUtc="2026-01-20T03:23:00Z">
                    <w:rPr>
                      <w:rFonts w:ascii="ＭＳ 明朝" w:eastAsia="ＭＳ 明朝" w:hAnsi="ＭＳ 明朝" w:hint="eastAsia"/>
                    </w:rPr>
                  </w:rPrChange>
                </w:rPr>
                <w:t>熊笹</w:t>
              </w:r>
            </w:moveTo>
          </w:p>
        </w:tc>
        <w:tc>
          <w:tcPr>
            <w:tcW w:w="583" w:type="pct"/>
          </w:tcPr>
          <w:p w14:paraId="1D917F88" w14:textId="77777777" w:rsidR="005B6842" w:rsidRPr="005B6842" w:rsidRDefault="005B6842" w:rsidP="00C45809">
            <w:pPr>
              <w:pStyle w:val="af8"/>
              <w:rPr>
                <w:moveTo w:id="15595" w:author="Masato YOSHIKAWA" w:date="2026-01-20T12:21:00Z" w16du:dateUtc="2026-01-20T03:21:00Z"/>
                <w:rFonts w:ascii="Times New Roman" w:eastAsia="ＭＳ 明朝" w:hAnsi="Times New Roman" w:cs="Times New Roman"/>
                <w:rPrChange w:id="15596" w:author="Masato YOSHIKAWA" w:date="2026-01-20T12:23:00Z" w16du:dateUtc="2026-01-20T03:23:00Z">
                  <w:rPr>
                    <w:moveTo w:id="15597" w:author="Masato YOSHIKAWA" w:date="2026-01-20T12:21:00Z" w16du:dateUtc="2026-01-20T03:21:00Z"/>
                    <w:rFonts w:ascii="ＭＳ 明朝" w:eastAsia="ＭＳ 明朝" w:hAnsi="ＭＳ 明朝"/>
                  </w:rPr>
                </w:rPrChange>
              </w:rPr>
            </w:pPr>
            <w:moveTo w:id="15598" w:author="Masato YOSHIKAWA" w:date="2026-01-20T12:21:00Z" w16du:dateUtc="2026-01-20T03:21:00Z">
              <w:r w:rsidRPr="005B6842">
                <w:rPr>
                  <w:rFonts w:ascii="Times New Roman" w:eastAsia="ＭＳ 明朝" w:hAnsi="Times New Roman" w:cs="Times New Roman"/>
                  <w:rPrChange w:id="15599" w:author="Masato YOSHIKAWA" w:date="2026-01-20T12:23:00Z" w16du:dateUtc="2026-01-20T03:23:00Z">
                    <w:rPr>
                      <w:rFonts w:ascii="ＭＳ 明朝" w:eastAsia="ＭＳ 明朝" w:hAnsi="ＭＳ 明朝"/>
                    </w:rPr>
                  </w:rPrChange>
                </w:rPr>
                <w:t>bamboo clumps</w:t>
              </w:r>
            </w:moveTo>
          </w:p>
        </w:tc>
        <w:tc>
          <w:tcPr>
            <w:tcW w:w="629" w:type="pct"/>
          </w:tcPr>
          <w:p w14:paraId="71D639D4" w14:textId="77777777" w:rsidR="005B6842" w:rsidRPr="005B6842" w:rsidRDefault="005B6842" w:rsidP="00C45809">
            <w:pPr>
              <w:pStyle w:val="af8"/>
              <w:rPr>
                <w:moveTo w:id="15600" w:author="Masato YOSHIKAWA" w:date="2026-01-20T12:21:00Z" w16du:dateUtc="2026-01-20T03:21:00Z"/>
                <w:rFonts w:ascii="Times New Roman" w:eastAsia="ＭＳ 明朝" w:hAnsi="Times New Roman" w:cs="Times New Roman"/>
                <w:rPrChange w:id="15601" w:author="Masato YOSHIKAWA" w:date="2026-01-20T12:23:00Z" w16du:dateUtc="2026-01-20T03:23:00Z">
                  <w:rPr>
                    <w:moveTo w:id="15602" w:author="Masato YOSHIKAWA" w:date="2026-01-20T12:21:00Z" w16du:dateUtc="2026-01-20T03:21:00Z"/>
                    <w:rFonts w:ascii="ＭＳ 明朝" w:eastAsia="ＭＳ 明朝" w:hAnsi="ＭＳ 明朝"/>
                  </w:rPr>
                </w:rPrChange>
              </w:rPr>
            </w:pPr>
            <w:moveTo w:id="15603" w:author="Masato YOSHIKAWA" w:date="2026-01-20T12:21:00Z" w16du:dateUtc="2026-01-20T03:21:00Z">
              <w:r w:rsidRPr="005B6842">
                <w:rPr>
                  <w:rFonts w:ascii="Times New Roman" w:eastAsia="ＭＳ 明朝" w:hAnsi="Times New Roman" w:cs="Times New Roman"/>
                  <w:rPrChange w:id="15604" w:author="Masato YOSHIKAWA" w:date="2026-01-20T12:23:00Z" w16du:dateUtc="2026-01-20T03:23:00Z">
                    <w:rPr>
                      <w:rFonts w:ascii="ＭＳ 明朝" w:eastAsia="ＭＳ 明朝" w:hAnsi="ＭＳ 明朝"/>
                    </w:rPr>
                  </w:rPrChange>
                </w:rPr>
                <w:t>dwarf bamboos</w:t>
              </w:r>
            </w:moveTo>
          </w:p>
        </w:tc>
        <w:tc>
          <w:tcPr>
            <w:tcW w:w="779" w:type="pct"/>
          </w:tcPr>
          <w:p w14:paraId="42756769" w14:textId="77777777" w:rsidR="005B6842" w:rsidRPr="005B6842" w:rsidRDefault="005B6842" w:rsidP="00C45809">
            <w:pPr>
              <w:pStyle w:val="af8"/>
              <w:rPr>
                <w:moveTo w:id="15605" w:author="Masato YOSHIKAWA" w:date="2026-01-20T12:21:00Z" w16du:dateUtc="2026-01-20T03:21:00Z"/>
                <w:rFonts w:ascii="Times New Roman" w:eastAsia="ＭＳ 明朝" w:hAnsi="Times New Roman" w:cs="Times New Roman"/>
                <w:rPrChange w:id="15606" w:author="Masato YOSHIKAWA" w:date="2026-01-20T12:23:00Z" w16du:dateUtc="2026-01-20T03:23:00Z">
                  <w:rPr>
                    <w:moveTo w:id="15607" w:author="Masato YOSHIKAWA" w:date="2026-01-20T12:21:00Z" w16du:dateUtc="2026-01-20T03:21:00Z"/>
                    <w:rFonts w:ascii="ＭＳ 明朝" w:eastAsia="ＭＳ 明朝" w:hAnsi="ＭＳ 明朝"/>
                  </w:rPr>
                </w:rPrChange>
              </w:rPr>
            </w:pPr>
            <w:moveTo w:id="15608" w:author="Masato YOSHIKAWA" w:date="2026-01-20T12:21:00Z" w16du:dateUtc="2026-01-20T03:21:00Z">
              <w:r w:rsidRPr="005B6842">
                <w:rPr>
                  <w:rFonts w:ascii="Times New Roman" w:eastAsia="ＭＳ 明朝" w:hAnsi="Times New Roman" w:cs="Times New Roman"/>
                  <w:rPrChange w:id="15609" w:author="Masato YOSHIKAWA" w:date="2026-01-20T12:23:00Z" w16du:dateUtc="2026-01-20T03:23:00Z">
                    <w:rPr>
                      <w:rFonts w:ascii="ＭＳ 明朝" w:eastAsia="ＭＳ 明朝" w:hAnsi="ＭＳ 明朝"/>
                    </w:rPr>
                  </w:rPrChange>
                </w:rPr>
                <w:t>Generalization</w:t>
              </w:r>
            </w:moveTo>
          </w:p>
        </w:tc>
        <w:tc>
          <w:tcPr>
            <w:tcW w:w="744" w:type="pct"/>
          </w:tcPr>
          <w:p w14:paraId="2D0D087A" w14:textId="77777777" w:rsidR="005B6842" w:rsidRPr="005B6842" w:rsidRDefault="005B6842" w:rsidP="00C45809">
            <w:pPr>
              <w:pStyle w:val="af8"/>
              <w:rPr>
                <w:moveTo w:id="15610" w:author="Masato YOSHIKAWA" w:date="2026-01-20T12:21:00Z" w16du:dateUtc="2026-01-20T03:21:00Z"/>
                <w:rFonts w:ascii="Times New Roman" w:eastAsia="ＭＳ 明朝" w:hAnsi="Times New Roman" w:cs="Times New Roman"/>
                <w:rPrChange w:id="15611" w:author="Masato YOSHIKAWA" w:date="2026-01-20T12:23:00Z" w16du:dateUtc="2026-01-20T03:23:00Z">
                  <w:rPr>
                    <w:moveTo w:id="15612" w:author="Masato YOSHIKAWA" w:date="2026-01-20T12:21:00Z" w16du:dateUtc="2026-01-20T03:21:00Z"/>
                    <w:rFonts w:ascii="ＭＳ 明朝" w:eastAsia="ＭＳ 明朝" w:hAnsi="ＭＳ 明朝"/>
                  </w:rPr>
                </w:rPrChange>
              </w:rPr>
            </w:pPr>
            <w:moveTo w:id="15613" w:author="Masato YOSHIKAWA" w:date="2026-01-20T12:21:00Z" w16du:dateUtc="2026-01-20T03:21:00Z">
              <w:r w:rsidRPr="005B6842">
                <w:rPr>
                  <w:rFonts w:ascii="Times New Roman" w:eastAsia="ＭＳ 明朝" w:hAnsi="Times New Roman" w:cs="Times New Roman"/>
                  <w:rPrChange w:id="15614" w:author="Masato YOSHIKAWA" w:date="2026-01-20T12:23:00Z" w16du:dateUtc="2026-01-20T03:23:00Z">
                    <w:rPr>
                      <w:rFonts w:ascii="ＭＳ 明朝" w:eastAsia="ＭＳ 明朝" w:hAnsi="ＭＳ 明朝"/>
                    </w:rPr>
                  </w:rPrChange>
                </w:rPr>
                <w:t>Minimization</w:t>
              </w:r>
            </w:moveTo>
          </w:p>
        </w:tc>
        <w:tc>
          <w:tcPr>
            <w:tcW w:w="851" w:type="pct"/>
          </w:tcPr>
          <w:p w14:paraId="680B0849" w14:textId="77777777" w:rsidR="005B6842" w:rsidRPr="005B6842" w:rsidRDefault="005B6842" w:rsidP="00C45809">
            <w:pPr>
              <w:pStyle w:val="af8"/>
              <w:rPr>
                <w:moveTo w:id="15615" w:author="Masato YOSHIKAWA" w:date="2026-01-20T12:21:00Z" w16du:dateUtc="2026-01-20T03:21:00Z"/>
                <w:rFonts w:ascii="Times New Roman" w:eastAsia="ＭＳ 明朝" w:hAnsi="Times New Roman" w:cs="Times New Roman"/>
                <w:rPrChange w:id="15616" w:author="Masato YOSHIKAWA" w:date="2026-01-20T12:23:00Z" w16du:dateUtc="2026-01-20T03:23:00Z">
                  <w:rPr>
                    <w:moveTo w:id="15617" w:author="Masato YOSHIKAWA" w:date="2026-01-20T12:21:00Z" w16du:dateUtc="2026-01-20T03:21:00Z"/>
                    <w:rFonts w:ascii="ＭＳ 明朝" w:eastAsia="ＭＳ 明朝" w:hAnsi="ＭＳ 明朝"/>
                  </w:rPr>
                </w:rPrChange>
              </w:rPr>
            </w:pPr>
            <w:moveTo w:id="15618" w:author="Masato YOSHIKAWA" w:date="2026-01-20T12:21:00Z" w16du:dateUtc="2026-01-20T03:21:00Z">
              <w:r w:rsidRPr="005B6842">
                <w:rPr>
                  <w:rFonts w:ascii="Times New Roman" w:eastAsia="ＭＳ 明朝" w:hAnsi="Times New Roman" w:cs="Times New Roman"/>
                  <w:rPrChange w:id="15619" w:author="Masato YOSHIKAWA" w:date="2026-01-20T12:23:00Z" w16du:dateUtc="2026-01-20T03:23:00Z">
                    <w:rPr>
                      <w:rFonts w:ascii="ＭＳ 明朝" w:eastAsia="ＭＳ 明朝" w:hAnsi="ＭＳ 明朝"/>
                    </w:rPr>
                  </w:rPrChange>
                </w:rPr>
                <w:t>Established equivalent</w:t>
              </w:r>
            </w:moveTo>
          </w:p>
        </w:tc>
        <w:tc>
          <w:tcPr>
            <w:tcW w:w="831" w:type="pct"/>
          </w:tcPr>
          <w:p w14:paraId="0A49BBCE" w14:textId="77777777" w:rsidR="005B6842" w:rsidRPr="005B6842" w:rsidRDefault="005B6842" w:rsidP="00C45809">
            <w:pPr>
              <w:pStyle w:val="af8"/>
              <w:rPr>
                <w:moveTo w:id="15620" w:author="Masato YOSHIKAWA" w:date="2026-01-20T12:21:00Z" w16du:dateUtc="2026-01-20T03:21:00Z"/>
                <w:rFonts w:ascii="Times New Roman" w:eastAsia="ＭＳ 明朝" w:hAnsi="Times New Roman" w:cs="Times New Roman"/>
                <w:rPrChange w:id="15621" w:author="Masato YOSHIKAWA" w:date="2026-01-20T12:23:00Z" w16du:dateUtc="2026-01-20T03:23:00Z">
                  <w:rPr>
                    <w:moveTo w:id="15622" w:author="Masato YOSHIKAWA" w:date="2026-01-20T12:21:00Z" w16du:dateUtc="2026-01-20T03:21:00Z"/>
                    <w:rFonts w:ascii="ＭＳ 明朝" w:eastAsia="ＭＳ 明朝" w:hAnsi="ＭＳ 明朝"/>
                  </w:rPr>
                </w:rPrChange>
              </w:rPr>
            </w:pPr>
            <w:moveTo w:id="15623" w:author="Masato YOSHIKAWA" w:date="2026-01-20T12:21:00Z" w16du:dateUtc="2026-01-20T03:21:00Z">
              <w:r w:rsidRPr="005B6842">
                <w:rPr>
                  <w:rFonts w:ascii="Times New Roman" w:eastAsia="ＭＳ 明朝" w:hAnsi="Times New Roman" w:cs="Times New Roman"/>
                  <w:rPrChange w:id="15624" w:author="Masato YOSHIKAWA" w:date="2026-01-20T12:23:00Z" w16du:dateUtc="2026-01-20T03:23:00Z">
                    <w:rPr>
                      <w:rFonts w:ascii="ＭＳ 明朝" w:eastAsia="ＭＳ 明朝" w:hAnsi="ＭＳ 明朝"/>
                    </w:rPr>
                  </w:rPrChange>
                </w:rPr>
                <w:t>Minimization</w:t>
              </w:r>
            </w:moveTo>
          </w:p>
        </w:tc>
      </w:tr>
      <w:tr w:rsidR="005B6842" w:rsidRPr="005B6842" w14:paraId="17F03551" w14:textId="77777777" w:rsidTr="00C45809">
        <w:tc>
          <w:tcPr>
            <w:tcW w:w="582" w:type="pct"/>
          </w:tcPr>
          <w:p w14:paraId="77ABA154" w14:textId="77777777" w:rsidR="005B6842" w:rsidRPr="005B6842" w:rsidRDefault="005B6842" w:rsidP="00C45809">
            <w:pPr>
              <w:pStyle w:val="af8"/>
              <w:rPr>
                <w:moveTo w:id="15625" w:author="Masato YOSHIKAWA" w:date="2026-01-20T12:21:00Z" w16du:dateUtc="2026-01-20T03:21:00Z"/>
                <w:rFonts w:ascii="Times New Roman" w:eastAsia="ＭＳ 明朝" w:hAnsi="Times New Roman" w:cs="Times New Roman"/>
                <w:rPrChange w:id="15626" w:author="Masato YOSHIKAWA" w:date="2026-01-20T12:23:00Z" w16du:dateUtc="2026-01-20T03:23:00Z">
                  <w:rPr>
                    <w:moveTo w:id="15627" w:author="Masato YOSHIKAWA" w:date="2026-01-20T12:21:00Z" w16du:dateUtc="2026-01-20T03:21:00Z"/>
                    <w:rFonts w:ascii="ＭＳ 明朝" w:eastAsia="ＭＳ 明朝" w:hAnsi="ＭＳ 明朝"/>
                  </w:rPr>
                </w:rPrChange>
              </w:rPr>
            </w:pPr>
            <w:moveTo w:id="15628" w:author="Masato YOSHIKAWA" w:date="2026-01-20T12:21:00Z" w16du:dateUtc="2026-01-20T03:21:00Z">
              <w:r w:rsidRPr="005B6842">
                <w:rPr>
                  <w:rFonts w:ascii="Times New Roman" w:eastAsia="ＭＳ 明朝" w:hAnsi="Times New Roman" w:cs="Times New Roman" w:hint="eastAsia"/>
                  <w:rPrChange w:id="15629" w:author="Masato YOSHIKAWA" w:date="2026-01-20T12:23:00Z" w16du:dateUtc="2026-01-20T03:23:00Z">
                    <w:rPr>
                      <w:rFonts w:ascii="ＭＳ 明朝" w:eastAsia="ＭＳ 明朝" w:hAnsi="ＭＳ 明朝" w:hint="eastAsia"/>
                    </w:rPr>
                  </w:rPrChange>
                </w:rPr>
                <w:t>三坪</w:t>
              </w:r>
            </w:moveTo>
          </w:p>
        </w:tc>
        <w:tc>
          <w:tcPr>
            <w:tcW w:w="583" w:type="pct"/>
          </w:tcPr>
          <w:p w14:paraId="0E5910F3" w14:textId="77777777" w:rsidR="005B6842" w:rsidRPr="005B6842" w:rsidRDefault="005B6842" w:rsidP="00C45809">
            <w:pPr>
              <w:pStyle w:val="af8"/>
              <w:rPr>
                <w:moveTo w:id="15630" w:author="Masato YOSHIKAWA" w:date="2026-01-20T12:21:00Z" w16du:dateUtc="2026-01-20T03:21:00Z"/>
                <w:rFonts w:ascii="Times New Roman" w:eastAsia="ＭＳ 明朝" w:hAnsi="Times New Roman" w:cs="Times New Roman"/>
                <w:rPrChange w:id="15631" w:author="Masato YOSHIKAWA" w:date="2026-01-20T12:23:00Z" w16du:dateUtc="2026-01-20T03:23:00Z">
                  <w:rPr>
                    <w:moveTo w:id="15632" w:author="Masato YOSHIKAWA" w:date="2026-01-20T12:21:00Z" w16du:dateUtc="2026-01-20T03:21:00Z"/>
                    <w:rFonts w:ascii="ＭＳ 明朝" w:eastAsia="ＭＳ 明朝" w:hAnsi="ＭＳ 明朝"/>
                  </w:rPr>
                </w:rPrChange>
              </w:rPr>
            </w:pPr>
            <w:moveTo w:id="15633" w:author="Masato YOSHIKAWA" w:date="2026-01-20T12:21:00Z" w16du:dateUtc="2026-01-20T03:21:00Z">
              <w:r w:rsidRPr="005B6842">
                <w:rPr>
                  <w:rFonts w:ascii="Times New Roman" w:eastAsia="ＭＳ 明朝" w:hAnsi="Times New Roman" w:cs="Times New Roman"/>
                  <w:rPrChange w:id="15634" w:author="Masato YOSHIKAWA" w:date="2026-01-20T12:23:00Z" w16du:dateUtc="2026-01-20T03:23:00Z">
                    <w:rPr>
                      <w:rFonts w:ascii="ＭＳ 明朝" w:eastAsia="ＭＳ 明朝" w:hAnsi="ＭＳ 明朝"/>
                    </w:rPr>
                  </w:rPrChange>
                </w:rPr>
                <w:t>eleven feet square</w:t>
              </w:r>
            </w:moveTo>
          </w:p>
        </w:tc>
        <w:tc>
          <w:tcPr>
            <w:tcW w:w="629" w:type="pct"/>
          </w:tcPr>
          <w:p w14:paraId="09EBF074" w14:textId="77777777" w:rsidR="005B6842" w:rsidRPr="005B6842" w:rsidRDefault="005B6842" w:rsidP="00C45809">
            <w:pPr>
              <w:pStyle w:val="af8"/>
              <w:rPr>
                <w:moveTo w:id="15635" w:author="Masato YOSHIKAWA" w:date="2026-01-20T12:21:00Z" w16du:dateUtc="2026-01-20T03:21:00Z"/>
                <w:rFonts w:ascii="Times New Roman" w:eastAsia="ＭＳ 明朝" w:hAnsi="Times New Roman" w:cs="Times New Roman"/>
                <w:rPrChange w:id="15636" w:author="Masato YOSHIKAWA" w:date="2026-01-20T12:23:00Z" w16du:dateUtc="2026-01-20T03:23:00Z">
                  <w:rPr>
                    <w:moveTo w:id="15637" w:author="Masato YOSHIKAWA" w:date="2026-01-20T12:21:00Z" w16du:dateUtc="2026-01-20T03:21:00Z"/>
                    <w:rFonts w:ascii="ＭＳ 明朝" w:eastAsia="ＭＳ 明朝" w:hAnsi="ＭＳ 明朝"/>
                  </w:rPr>
                </w:rPrChange>
              </w:rPr>
            </w:pPr>
            <w:moveTo w:id="15638" w:author="Masato YOSHIKAWA" w:date="2026-01-20T12:21:00Z" w16du:dateUtc="2026-01-20T03:21:00Z">
              <w:r w:rsidRPr="005B6842">
                <w:rPr>
                  <w:rFonts w:ascii="Times New Roman" w:eastAsia="ＭＳ 明朝" w:hAnsi="Times New Roman" w:cs="Times New Roman"/>
                  <w:rPrChange w:id="15639" w:author="Masato YOSHIKAWA" w:date="2026-01-20T12:23:00Z" w16du:dateUtc="2026-01-20T03:23:00Z">
                    <w:rPr>
                      <w:rFonts w:ascii="ＭＳ 明朝" w:eastAsia="ＭＳ 明朝" w:hAnsi="ＭＳ 明朝"/>
                    </w:rPr>
                  </w:rPrChange>
                </w:rPr>
                <w:t>a small patch of ground</w:t>
              </w:r>
            </w:moveTo>
          </w:p>
        </w:tc>
        <w:tc>
          <w:tcPr>
            <w:tcW w:w="779" w:type="pct"/>
          </w:tcPr>
          <w:p w14:paraId="3B745221" w14:textId="77777777" w:rsidR="005B6842" w:rsidRPr="005B6842" w:rsidRDefault="005B6842" w:rsidP="00C45809">
            <w:pPr>
              <w:pStyle w:val="af8"/>
              <w:rPr>
                <w:moveTo w:id="15640" w:author="Masato YOSHIKAWA" w:date="2026-01-20T12:21:00Z" w16du:dateUtc="2026-01-20T03:21:00Z"/>
                <w:rFonts w:ascii="Times New Roman" w:eastAsia="ＭＳ 明朝" w:hAnsi="Times New Roman" w:cs="Times New Roman"/>
                <w:rPrChange w:id="15641" w:author="Masato YOSHIKAWA" w:date="2026-01-20T12:23:00Z" w16du:dateUtc="2026-01-20T03:23:00Z">
                  <w:rPr>
                    <w:moveTo w:id="15642" w:author="Masato YOSHIKAWA" w:date="2026-01-20T12:21:00Z" w16du:dateUtc="2026-01-20T03:21:00Z"/>
                    <w:rFonts w:ascii="ＭＳ 明朝" w:eastAsia="ＭＳ 明朝" w:hAnsi="ＭＳ 明朝"/>
                  </w:rPr>
                </w:rPrChange>
              </w:rPr>
            </w:pPr>
            <w:moveTo w:id="15643" w:author="Masato YOSHIKAWA" w:date="2026-01-20T12:21:00Z" w16du:dateUtc="2026-01-20T03:21:00Z">
              <w:r w:rsidRPr="005B6842">
                <w:rPr>
                  <w:rFonts w:ascii="Times New Roman" w:eastAsia="ＭＳ 明朝" w:hAnsi="Times New Roman" w:cs="Times New Roman"/>
                  <w:rPrChange w:id="15644" w:author="Masato YOSHIKAWA" w:date="2026-01-20T12:23:00Z" w16du:dateUtc="2026-01-20T03:23:00Z">
                    <w:rPr>
                      <w:rFonts w:ascii="ＭＳ 明朝" w:eastAsia="ＭＳ 明朝" w:hAnsi="ＭＳ 明朝"/>
                    </w:rPr>
                  </w:rPrChange>
                </w:rPr>
                <w:t>Established equivalent</w:t>
              </w:r>
            </w:moveTo>
          </w:p>
        </w:tc>
        <w:tc>
          <w:tcPr>
            <w:tcW w:w="744" w:type="pct"/>
          </w:tcPr>
          <w:p w14:paraId="787F9A78" w14:textId="77777777" w:rsidR="005B6842" w:rsidRPr="005B6842" w:rsidRDefault="005B6842" w:rsidP="00C45809">
            <w:pPr>
              <w:pStyle w:val="af8"/>
              <w:rPr>
                <w:moveTo w:id="15645" w:author="Masato YOSHIKAWA" w:date="2026-01-20T12:21:00Z" w16du:dateUtc="2026-01-20T03:21:00Z"/>
                <w:rFonts w:ascii="Times New Roman" w:eastAsia="ＭＳ 明朝" w:hAnsi="Times New Roman" w:cs="Times New Roman"/>
                <w:rPrChange w:id="15646" w:author="Masato YOSHIKAWA" w:date="2026-01-20T12:23:00Z" w16du:dateUtc="2026-01-20T03:23:00Z">
                  <w:rPr>
                    <w:moveTo w:id="15647" w:author="Masato YOSHIKAWA" w:date="2026-01-20T12:21:00Z" w16du:dateUtc="2026-01-20T03:21:00Z"/>
                    <w:rFonts w:ascii="ＭＳ 明朝" w:eastAsia="ＭＳ 明朝" w:hAnsi="ＭＳ 明朝"/>
                  </w:rPr>
                </w:rPrChange>
              </w:rPr>
            </w:pPr>
            <w:moveTo w:id="15648" w:author="Masato YOSHIKAWA" w:date="2026-01-20T12:21:00Z" w16du:dateUtc="2026-01-20T03:21:00Z">
              <w:r w:rsidRPr="005B6842">
                <w:rPr>
                  <w:rFonts w:ascii="Times New Roman" w:eastAsia="ＭＳ 明朝" w:hAnsi="Times New Roman" w:cs="Times New Roman"/>
                  <w:rPrChange w:id="15649" w:author="Masato YOSHIKAWA" w:date="2026-01-20T12:23:00Z" w16du:dateUtc="2026-01-20T03:23:00Z">
                    <w:rPr>
                      <w:rFonts w:ascii="ＭＳ 明朝" w:eastAsia="ＭＳ 明朝" w:hAnsi="ＭＳ 明朝"/>
                    </w:rPr>
                  </w:rPrChange>
                </w:rPr>
                <w:t>Minimization</w:t>
              </w:r>
            </w:moveTo>
          </w:p>
        </w:tc>
        <w:tc>
          <w:tcPr>
            <w:tcW w:w="851" w:type="pct"/>
          </w:tcPr>
          <w:p w14:paraId="5255EFAB" w14:textId="77777777" w:rsidR="005B6842" w:rsidRPr="005B6842" w:rsidRDefault="005B6842" w:rsidP="00C45809">
            <w:pPr>
              <w:pStyle w:val="af8"/>
              <w:rPr>
                <w:moveTo w:id="15650" w:author="Masato YOSHIKAWA" w:date="2026-01-20T12:21:00Z" w16du:dateUtc="2026-01-20T03:21:00Z"/>
                <w:rFonts w:ascii="Times New Roman" w:eastAsia="ＭＳ 明朝" w:hAnsi="Times New Roman" w:cs="Times New Roman"/>
                <w:rPrChange w:id="15651" w:author="Masato YOSHIKAWA" w:date="2026-01-20T12:23:00Z" w16du:dateUtc="2026-01-20T03:23:00Z">
                  <w:rPr>
                    <w:moveTo w:id="15652" w:author="Masato YOSHIKAWA" w:date="2026-01-20T12:21:00Z" w16du:dateUtc="2026-01-20T03:21:00Z"/>
                    <w:rFonts w:ascii="ＭＳ 明朝" w:eastAsia="ＭＳ 明朝" w:hAnsi="ＭＳ 明朝"/>
                  </w:rPr>
                </w:rPrChange>
              </w:rPr>
            </w:pPr>
            <w:moveTo w:id="15653" w:author="Masato YOSHIKAWA" w:date="2026-01-20T12:21:00Z" w16du:dateUtc="2026-01-20T03:21:00Z">
              <w:r w:rsidRPr="005B6842">
                <w:rPr>
                  <w:rFonts w:ascii="Times New Roman" w:eastAsia="ＭＳ 明朝" w:hAnsi="Times New Roman" w:cs="Times New Roman"/>
                  <w:rPrChange w:id="15654" w:author="Masato YOSHIKAWA" w:date="2026-01-20T12:23:00Z" w16du:dateUtc="2026-01-20T03:23:00Z">
                    <w:rPr>
                      <w:rFonts w:ascii="ＭＳ 明朝" w:eastAsia="ＭＳ 明朝" w:hAnsi="ＭＳ 明朝"/>
                    </w:rPr>
                  </w:rPrChange>
                </w:rPr>
                <w:t>Generalization</w:t>
              </w:r>
            </w:moveTo>
          </w:p>
        </w:tc>
        <w:tc>
          <w:tcPr>
            <w:tcW w:w="831" w:type="pct"/>
          </w:tcPr>
          <w:p w14:paraId="45D8598C" w14:textId="77777777" w:rsidR="005B6842" w:rsidRPr="005B6842" w:rsidRDefault="005B6842" w:rsidP="00C45809">
            <w:pPr>
              <w:pStyle w:val="af8"/>
              <w:rPr>
                <w:moveTo w:id="15655" w:author="Masato YOSHIKAWA" w:date="2026-01-20T12:21:00Z" w16du:dateUtc="2026-01-20T03:21:00Z"/>
                <w:rFonts w:ascii="Times New Roman" w:eastAsia="ＭＳ 明朝" w:hAnsi="Times New Roman" w:cs="Times New Roman"/>
                <w:rPrChange w:id="15656" w:author="Masato YOSHIKAWA" w:date="2026-01-20T12:23:00Z" w16du:dateUtc="2026-01-20T03:23:00Z">
                  <w:rPr>
                    <w:moveTo w:id="15657" w:author="Masato YOSHIKAWA" w:date="2026-01-20T12:21:00Z" w16du:dateUtc="2026-01-20T03:21:00Z"/>
                    <w:rFonts w:ascii="ＭＳ 明朝" w:eastAsia="ＭＳ 明朝" w:hAnsi="ＭＳ 明朝"/>
                  </w:rPr>
                </w:rPrChange>
              </w:rPr>
            </w:pPr>
            <w:moveTo w:id="15658" w:author="Masato YOSHIKAWA" w:date="2026-01-20T12:21:00Z" w16du:dateUtc="2026-01-20T03:21:00Z">
              <w:r w:rsidRPr="005B6842">
                <w:rPr>
                  <w:rFonts w:ascii="Times New Roman" w:eastAsia="ＭＳ 明朝" w:hAnsi="Times New Roman" w:cs="Times New Roman"/>
                  <w:rPrChange w:id="15659" w:author="Masato YOSHIKAWA" w:date="2026-01-20T12:23:00Z" w16du:dateUtc="2026-01-20T03:23:00Z">
                    <w:rPr>
                      <w:rFonts w:ascii="ＭＳ 明朝" w:eastAsia="ＭＳ 明朝" w:hAnsi="ＭＳ 明朝"/>
                    </w:rPr>
                  </w:rPrChange>
                </w:rPr>
                <w:t>Minimization</w:t>
              </w:r>
            </w:moveTo>
          </w:p>
        </w:tc>
      </w:tr>
      <w:tr w:rsidR="005B6842" w:rsidRPr="005B6842" w14:paraId="0BBE28BE" w14:textId="77777777" w:rsidTr="00C45809">
        <w:tc>
          <w:tcPr>
            <w:tcW w:w="582" w:type="pct"/>
          </w:tcPr>
          <w:p w14:paraId="753A15A7" w14:textId="77777777" w:rsidR="005B6842" w:rsidRPr="005B6842" w:rsidRDefault="005B6842" w:rsidP="00C45809">
            <w:pPr>
              <w:pStyle w:val="af8"/>
              <w:rPr>
                <w:moveTo w:id="15660" w:author="Masato YOSHIKAWA" w:date="2026-01-20T12:21:00Z" w16du:dateUtc="2026-01-20T03:21:00Z"/>
                <w:rFonts w:ascii="Times New Roman" w:eastAsia="ＭＳ 明朝" w:hAnsi="Times New Roman" w:cs="Times New Roman"/>
                <w:rPrChange w:id="15661" w:author="Masato YOSHIKAWA" w:date="2026-01-20T12:23:00Z" w16du:dateUtc="2026-01-20T03:23:00Z">
                  <w:rPr>
                    <w:moveTo w:id="15662" w:author="Masato YOSHIKAWA" w:date="2026-01-20T12:21:00Z" w16du:dateUtc="2026-01-20T03:21:00Z"/>
                    <w:rFonts w:ascii="ＭＳ 明朝" w:eastAsia="ＭＳ 明朝" w:hAnsi="ＭＳ 明朝"/>
                  </w:rPr>
                </w:rPrChange>
              </w:rPr>
            </w:pPr>
            <w:moveTo w:id="15663" w:author="Masato YOSHIKAWA" w:date="2026-01-20T12:21:00Z" w16du:dateUtc="2026-01-20T03:21:00Z">
              <w:r w:rsidRPr="005B6842">
                <w:rPr>
                  <w:rFonts w:ascii="Times New Roman" w:eastAsia="ＭＳ 明朝" w:hAnsi="Times New Roman" w:cs="Times New Roman" w:hint="eastAsia"/>
                  <w:rPrChange w:id="15664" w:author="Masato YOSHIKAWA" w:date="2026-01-20T12:23:00Z" w16du:dateUtc="2026-01-20T03:23:00Z">
                    <w:rPr>
                      <w:rFonts w:ascii="ＭＳ 明朝" w:eastAsia="ＭＳ 明朝" w:hAnsi="ＭＳ 明朝" w:hint="eastAsia"/>
                    </w:rPr>
                  </w:rPrChange>
                </w:rPr>
                <w:t>蟇口</w:t>
              </w:r>
            </w:moveTo>
          </w:p>
        </w:tc>
        <w:tc>
          <w:tcPr>
            <w:tcW w:w="583" w:type="pct"/>
          </w:tcPr>
          <w:p w14:paraId="505D8E78" w14:textId="77777777" w:rsidR="005B6842" w:rsidRPr="005B6842" w:rsidRDefault="005B6842" w:rsidP="00C45809">
            <w:pPr>
              <w:pStyle w:val="af8"/>
              <w:rPr>
                <w:moveTo w:id="15665" w:author="Masato YOSHIKAWA" w:date="2026-01-20T12:21:00Z" w16du:dateUtc="2026-01-20T03:21:00Z"/>
                <w:rFonts w:ascii="Times New Roman" w:eastAsia="ＭＳ 明朝" w:hAnsi="Times New Roman" w:cs="Times New Roman"/>
                <w:rPrChange w:id="15666" w:author="Masato YOSHIKAWA" w:date="2026-01-20T12:23:00Z" w16du:dateUtc="2026-01-20T03:23:00Z">
                  <w:rPr>
                    <w:moveTo w:id="15667" w:author="Masato YOSHIKAWA" w:date="2026-01-20T12:21:00Z" w16du:dateUtc="2026-01-20T03:21:00Z"/>
                    <w:rFonts w:ascii="ＭＳ 明朝" w:eastAsia="ＭＳ 明朝" w:hAnsi="ＭＳ 明朝"/>
                  </w:rPr>
                </w:rPrChange>
              </w:rPr>
            </w:pPr>
            <w:moveTo w:id="15668" w:author="Masato YOSHIKAWA" w:date="2026-01-20T12:21:00Z" w16du:dateUtc="2026-01-20T03:21:00Z">
              <w:r w:rsidRPr="005B6842">
                <w:rPr>
                  <w:rFonts w:ascii="Times New Roman" w:eastAsia="ＭＳ 明朝" w:hAnsi="Times New Roman" w:cs="Times New Roman"/>
                  <w:rPrChange w:id="15669" w:author="Masato YOSHIKAWA" w:date="2026-01-20T12:23:00Z" w16du:dateUtc="2026-01-20T03:23:00Z">
                    <w:rPr>
                      <w:rFonts w:ascii="ＭＳ 明朝" w:eastAsia="ＭＳ 明朝" w:hAnsi="ＭＳ 明朝"/>
                    </w:rPr>
                  </w:rPrChange>
                </w:rPr>
                <w:t>purse</w:t>
              </w:r>
            </w:moveTo>
          </w:p>
        </w:tc>
        <w:tc>
          <w:tcPr>
            <w:tcW w:w="629" w:type="pct"/>
          </w:tcPr>
          <w:p w14:paraId="302F7387" w14:textId="77777777" w:rsidR="005B6842" w:rsidRPr="005B6842" w:rsidRDefault="005B6842" w:rsidP="00C45809">
            <w:pPr>
              <w:pStyle w:val="af8"/>
              <w:rPr>
                <w:moveTo w:id="15670" w:author="Masato YOSHIKAWA" w:date="2026-01-20T12:21:00Z" w16du:dateUtc="2026-01-20T03:21:00Z"/>
                <w:rFonts w:ascii="Times New Roman" w:eastAsia="ＭＳ 明朝" w:hAnsi="Times New Roman" w:cs="Times New Roman"/>
                <w:rPrChange w:id="15671" w:author="Masato YOSHIKAWA" w:date="2026-01-20T12:23:00Z" w16du:dateUtc="2026-01-20T03:23:00Z">
                  <w:rPr>
                    <w:moveTo w:id="15672" w:author="Masato YOSHIKAWA" w:date="2026-01-20T12:21:00Z" w16du:dateUtc="2026-01-20T03:21:00Z"/>
                    <w:rFonts w:ascii="ＭＳ 明朝" w:eastAsia="ＭＳ 明朝" w:hAnsi="ＭＳ 明朝"/>
                  </w:rPr>
                </w:rPrChange>
              </w:rPr>
            </w:pPr>
            <w:moveTo w:id="15673" w:author="Masato YOSHIKAWA" w:date="2026-01-20T12:21:00Z" w16du:dateUtc="2026-01-20T03:21:00Z">
              <w:r w:rsidRPr="005B6842">
                <w:rPr>
                  <w:rFonts w:ascii="Times New Roman" w:eastAsia="ＭＳ 明朝" w:hAnsi="Times New Roman" w:cs="Times New Roman"/>
                  <w:rPrChange w:id="15674" w:author="Masato YOSHIKAWA" w:date="2026-01-20T12:23:00Z" w16du:dateUtc="2026-01-20T03:23:00Z">
                    <w:rPr>
                      <w:rFonts w:ascii="ＭＳ 明朝" w:eastAsia="ＭＳ 明朝" w:hAnsi="ＭＳ 明朝"/>
                    </w:rPr>
                  </w:rPrChange>
                </w:rPr>
                <w:t>purse</w:t>
              </w:r>
            </w:moveTo>
          </w:p>
        </w:tc>
        <w:tc>
          <w:tcPr>
            <w:tcW w:w="779" w:type="pct"/>
          </w:tcPr>
          <w:p w14:paraId="276FC508" w14:textId="77777777" w:rsidR="005B6842" w:rsidRPr="005B6842" w:rsidRDefault="005B6842" w:rsidP="00C45809">
            <w:pPr>
              <w:pStyle w:val="af8"/>
              <w:rPr>
                <w:moveTo w:id="15675" w:author="Masato YOSHIKAWA" w:date="2026-01-20T12:21:00Z" w16du:dateUtc="2026-01-20T03:21:00Z"/>
                <w:rFonts w:ascii="Times New Roman" w:eastAsia="ＭＳ 明朝" w:hAnsi="Times New Roman" w:cs="Times New Roman"/>
                <w:rPrChange w:id="15676" w:author="Masato YOSHIKAWA" w:date="2026-01-20T12:23:00Z" w16du:dateUtc="2026-01-20T03:23:00Z">
                  <w:rPr>
                    <w:moveTo w:id="15677" w:author="Masato YOSHIKAWA" w:date="2026-01-20T12:21:00Z" w16du:dateUtc="2026-01-20T03:21:00Z"/>
                    <w:rFonts w:ascii="ＭＳ 明朝" w:eastAsia="ＭＳ 明朝" w:hAnsi="ＭＳ 明朝"/>
                  </w:rPr>
                </w:rPrChange>
              </w:rPr>
            </w:pPr>
            <w:moveTo w:id="15678" w:author="Masato YOSHIKAWA" w:date="2026-01-20T12:21:00Z" w16du:dateUtc="2026-01-20T03:21:00Z">
              <w:r w:rsidRPr="005B6842">
                <w:rPr>
                  <w:rFonts w:ascii="Times New Roman" w:eastAsia="ＭＳ 明朝" w:hAnsi="Times New Roman" w:cs="Times New Roman"/>
                  <w:rPrChange w:id="15679" w:author="Masato YOSHIKAWA" w:date="2026-01-20T12:23:00Z" w16du:dateUtc="2026-01-20T03:23:00Z">
                    <w:rPr>
                      <w:rFonts w:ascii="ＭＳ 明朝" w:eastAsia="ＭＳ 明朝" w:hAnsi="ＭＳ 明朝"/>
                    </w:rPr>
                  </w:rPrChange>
                </w:rPr>
                <w:t>Established equivalent</w:t>
              </w:r>
            </w:moveTo>
          </w:p>
        </w:tc>
        <w:tc>
          <w:tcPr>
            <w:tcW w:w="744" w:type="pct"/>
          </w:tcPr>
          <w:p w14:paraId="05E68639" w14:textId="77777777" w:rsidR="005B6842" w:rsidRPr="005B6842" w:rsidRDefault="005B6842" w:rsidP="00C45809">
            <w:pPr>
              <w:pStyle w:val="af8"/>
              <w:rPr>
                <w:moveTo w:id="15680" w:author="Masato YOSHIKAWA" w:date="2026-01-20T12:21:00Z" w16du:dateUtc="2026-01-20T03:21:00Z"/>
                <w:rFonts w:ascii="Times New Roman" w:eastAsia="ＭＳ 明朝" w:hAnsi="Times New Roman" w:cs="Times New Roman"/>
                <w:rPrChange w:id="15681" w:author="Masato YOSHIKAWA" w:date="2026-01-20T12:23:00Z" w16du:dateUtc="2026-01-20T03:23:00Z">
                  <w:rPr>
                    <w:moveTo w:id="15682" w:author="Masato YOSHIKAWA" w:date="2026-01-20T12:21:00Z" w16du:dateUtc="2026-01-20T03:21:00Z"/>
                    <w:rFonts w:ascii="ＭＳ 明朝" w:eastAsia="ＭＳ 明朝" w:hAnsi="ＭＳ 明朝"/>
                  </w:rPr>
                </w:rPrChange>
              </w:rPr>
            </w:pPr>
            <w:moveTo w:id="15683" w:author="Masato YOSHIKAWA" w:date="2026-01-20T12:21:00Z" w16du:dateUtc="2026-01-20T03:21:00Z">
              <w:r w:rsidRPr="005B6842">
                <w:rPr>
                  <w:rFonts w:ascii="Times New Roman" w:eastAsia="ＭＳ 明朝" w:hAnsi="Times New Roman" w:cs="Times New Roman"/>
                  <w:rPrChange w:id="15684" w:author="Masato YOSHIKAWA" w:date="2026-01-20T12:23:00Z" w16du:dateUtc="2026-01-20T03:23:00Z">
                    <w:rPr>
                      <w:rFonts w:ascii="ＭＳ 明朝" w:eastAsia="ＭＳ 明朝" w:hAnsi="ＭＳ 明朝"/>
                    </w:rPr>
                  </w:rPrChange>
                </w:rPr>
                <w:t>Minimization</w:t>
              </w:r>
            </w:moveTo>
          </w:p>
        </w:tc>
        <w:tc>
          <w:tcPr>
            <w:tcW w:w="851" w:type="pct"/>
          </w:tcPr>
          <w:p w14:paraId="77B7E2AA" w14:textId="77777777" w:rsidR="005B6842" w:rsidRPr="005B6842" w:rsidRDefault="005B6842" w:rsidP="00C45809">
            <w:pPr>
              <w:pStyle w:val="af8"/>
              <w:rPr>
                <w:moveTo w:id="15685" w:author="Masato YOSHIKAWA" w:date="2026-01-20T12:21:00Z" w16du:dateUtc="2026-01-20T03:21:00Z"/>
                <w:rFonts w:ascii="Times New Roman" w:eastAsia="ＭＳ 明朝" w:hAnsi="Times New Roman" w:cs="Times New Roman"/>
                <w:rPrChange w:id="15686" w:author="Masato YOSHIKAWA" w:date="2026-01-20T12:23:00Z" w16du:dateUtc="2026-01-20T03:23:00Z">
                  <w:rPr>
                    <w:moveTo w:id="15687" w:author="Masato YOSHIKAWA" w:date="2026-01-20T12:21:00Z" w16du:dateUtc="2026-01-20T03:21:00Z"/>
                    <w:rFonts w:ascii="ＭＳ 明朝" w:eastAsia="ＭＳ 明朝" w:hAnsi="ＭＳ 明朝"/>
                  </w:rPr>
                </w:rPrChange>
              </w:rPr>
            </w:pPr>
            <w:moveTo w:id="15688" w:author="Masato YOSHIKAWA" w:date="2026-01-20T12:21:00Z" w16du:dateUtc="2026-01-20T03:21:00Z">
              <w:r w:rsidRPr="005B6842">
                <w:rPr>
                  <w:rFonts w:ascii="Times New Roman" w:eastAsia="ＭＳ 明朝" w:hAnsi="Times New Roman" w:cs="Times New Roman"/>
                  <w:rPrChange w:id="15689" w:author="Masato YOSHIKAWA" w:date="2026-01-20T12:23:00Z" w16du:dateUtc="2026-01-20T03:23:00Z">
                    <w:rPr>
                      <w:rFonts w:ascii="ＭＳ 明朝" w:eastAsia="ＭＳ 明朝" w:hAnsi="ＭＳ 明朝"/>
                    </w:rPr>
                  </w:rPrChange>
                </w:rPr>
                <w:t>Established equivalent</w:t>
              </w:r>
            </w:moveTo>
          </w:p>
        </w:tc>
        <w:tc>
          <w:tcPr>
            <w:tcW w:w="831" w:type="pct"/>
          </w:tcPr>
          <w:p w14:paraId="647F892B" w14:textId="77777777" w:rsidR="005B6842" w:rsidRPr="005B6842" w:rsidRDefault="005B6842" w:rsidP="00C45809">
            <w:pPr>
              <w:pStyle w:val="af8"/>
              <w:rPr>
                <w:moveTo w:id="15690" w:author="Masato YOSHIKAWA" w:date="2026-01-20T12:21:00Z" w16du:dateUtc="2026-01-20T03:21:00Z"/>
                <w:rFonts w:ascii="Times New Roman" w:eastAsia="ＭＳ 明朝" w:hAnsi="Times New Roman" w:cs="Times New Roman"/>
                <w:rPrChange w:id="15691" w:author="Masato YOSHIKAWA" w:date="2026-01-20T12:23:00Z" w16du:dateUtc="2026-01-20T03:23:00Z">
                  <w:rPr>
                    <w:moveTo w:id="15692" w:author="Masato YOSHIKAWA" w:date="2026-01-20T12:21:00Z" w16du:dateUtc="2026-01-20T03:21:00Z"/>
                    <w:rFonts w:ascii="ＭＳ 明朝" w:eastAsia="ＭＳ 明朝" w:hAnsi="ＭＳ 明朝"/>
                  </w:rPr>
                </w:rPrChange>
              </w:rPr>
            </w:pPr>
            <w:moveTo w:id="15693" w:author="Masato YOSHIKAWA" w:date="2026-01-20T12:21:00Z" w16du:dateUtc="2026-01-20T03:21:00Z">
              <w:r w:rsidRPr="005B6842">
                <w:rPr>
                  <w:rFonts w:ascii="Times New Roman" w:eastAsia="ＭＳ 明朝" w:hAnsi="Times New Roman" w:cs="Times New Roman"/>
                  <w:rPrChange w:id="15694" w:author="Masato YOSHIKAWA" w:date="2026-01-20T12:23:00Z" w16du:dateUtc="2026-01-20T03:23:00Z">
                    <w:rPr>
                      <w:rFonts w:ascii="ＭＳ 明朝" w:eastAsia="ＭＳ 明朝" w:hAnsi="ＭＳ 明朝"/>
                    </w:rPr>
                  </w:rPrChange>
                </w:rPr>
                <w:t>Minimization</w:t>
              </w:r>
            </w:moveTo>
          </w:p>
        </w:tc>
      </w:tr>
      <w:tr w:rsidR="005B6842" w:rsidRPr="005B6842" w14:paraId="639C58E9" w14:textId="77777777" w:rsidTr="00C45809">
        <w:tc>
          <w:tcPr>
            <w:tcW w:w="582" w:type="pct"/>
          </w:tcPr>
          <w:p w14:paraId="192DA6A4" w14:textId="77777777" w:rsidR="005B6842" w:rsidRPr="005B6842" w:rsidRDefault="005B6842" w:rsidP="00C45809">
            <w:pPr>
              <w:pStyle w:val="af8"/>
              <w:rPr>
                <w:moveTo w:id="15695" w:author="Masato YOSHIKAWA" w:date="2026-01-20T12:21:00Z" w16du:dateUtc="2026-01-20T03:21:00Z"/>
                <w:rFonts w:ascii="Times New Roman" w:eastAsia="ＭＳ 明朝" w:hAnsi="Times New Roman" w:cs="Times New Roman"/>
                <w:rPrChange w:id="15696" w:author="Masato YOSHIKAWA" w:date="2026-01-20T12:23:00Z" w16du:dateUtc="2026-01-20T03:23:00Z">
                  <w:rPr>
                    <w:moveTo w:id="15697" w:author="Masato YOSHIKAWA" w:date="2026-01-20T12:21:00Z" w16du:dateUtc="2026-01-20T03:21:00Z"/>
                    <w:rFonts w:ascii="ＭＳ 明朝" w:eastAsia="ＭＳ 明朝" w:hAnsi="ＭＳ 明朝"/>
                  </w:rPr>
                </w:rPrChange>
              </w:rPr>
            </w:pPr>
            <w:moveTo w:id="15698" w:author="Masato YOSHIKAWA" w:date="2026-01-20T12:21:00Z" w16du:dateUtc="2026-01-20T03:21:00Z">
              <w:r w:rsidRPr="005B6842">
                <w:rPr>
                  <w:rFonts w:ascii="Times New Roman" w:eastAsia="ＭＳ 明朝" w:hAnsi="Times New Roman" w:cs="Times New Roman" w:hint="eastAsia"/>
                  <w:rPrChange w:id="15699" w:author="Masato YOSHIKAWA" w:date="2026-01-20T12:23:00Z" w16du:dateUtc="2026-01-20T03:23:00Z">
                    <w:rPr>
                      <w:rFonts w:ascii="ＭＳ 明朝" w:eastAsia="ＭＳ 明朝" w:hAnsi="ＭＳ 明朝" w:hint="eastAsia"/>
                    </w:rPr>
                  </w:rPrChange>
                </w:rPr>
                <w:t>五銭</w:t>
              </w:r>
            </w:moveTo>
          </w:p>
        </w:tc>
        <w:tc>
          <w:tcPr>
            <w:tcW w:w="583" w:type="pct"/>
          </w:tcPr>
          <w:p w14:paraId="075E9C1A" w14:textId="77777777" w:rsidR="005B6842" w:rsidRPr="005B6842" w:rsidRDefault="005B6842" w:rsidP="00C45809">
            <w:pPr>
              <w:pStyle w:val="af8"/>
              <w:rPr>
                <w:moveTo w:id="15700" w:author="Masato YOSHIKAWA" w:date="2026-01-20T12:21:00Z" w16du:dateUtc="2026-01-20T03:21:00Z"/>
                <w:rFonts w:ascii="Times New Roman" w:eastAsia="ＭＳ 明朝" w:hAnsi="Times New Roman" w:cs="Times New Roman"/>
                <w:rPrChange w:id="15701" w:author="Masato YOSHIKAWA" w:date="2026-01-20T12:23:00Z" w16du:dateUtc="2026-01-20T03:23:00Z">
                  <w:rPr>
                    <w:moveTo w:id="15702" w:author="Masato YOSHIKAWA" w:date="2026-01-20T12:21:00Z" w16du:dateUtc="2026-01-20T03:21:00Z"/>
                    <w:rFonts w:ascii="ＭＳ 明朝" w:eastAsia="ＭＳ 明朝" w:hAnsi="ＭＳ 明朝"/>
                  </w:rPr>
                </w:rPrChange>
              </w:rPr>
            </w:pPr>
            <w:moveTo w:id="15703" w:author="Masato YOSHIKAWA" w:date="2026-01-20T12:21:00Z" w16du:dateUtc="2026-01-20T03:21:00Z">
              <w:r w:rsidRPr="005B6842">
                <w:rPr>
                  <w:rFonts w:ascii="Times New Roman" w:eastAsia="ＭＳ 明朝" w:hAnsi="Times New Roman" w:cs="Times New Roman"/>
                  <w:rPrChange w:id="15704" w:author="Masato YOSHIKAWA" w:date="2026-01-20T12:23:00Z" w16du:dateUtc="2026-01-20T03:23:00Z">
                    <w:rPr>
                      <w:rFonts w:ascii="ＭＳ 明朝" w:eastAsia="ＭＳ 明朝" w:hAnsi="ＭＳ 明朝"/>
                    </w:rPr>
                  </w:rPrChange>
                </w:rPr>
                <w:t>five sen</w:t>
              </w:r>
            </w:moveTo>
          </w:p>
        </w:tc>
        <w:tc>
          <w:tcPr>
            <w:tcW w:w="629" w:type="pct"/>
          </w:tcPr>
          <w:p w14:paraId="53973F9A" w14:textId="77777777" w:rsidR="005B6842" w:rsidRPr="005B6842" w:rsidRDefault="005B6842" w:rsidP="00C45809">
            <w:pPr>
              <w:pStyle w:val="af8"/>
              <w:rPr>
                <w:moveTo w:id="15705" w:author="Masato YOSHIKAWA" w:date="2026-01-20T12:21:00Z" w16du:dateUtc="2026-01-20T03:21:00Z"/>
                <w:rFonts w:ascii="Times New Roman" w:eastAsia="ＭＳ 明朝" w:hAnsi="Times New Roman" w:cs="Times New Roman"/>
                <w:rPrChange w:id="15706" w:author="Masato YOSHIKAWA" w:date="2026-01-20T12:23:00Z" w16du:dateUtc="2026-01-20T03:23:00Z">
                  <w:rPr>
                    <w:moveTo w:id="15707" w:author="Masato YOSHIKAWA" w:date="2026-01-20T12:21:00Z" w16du:dateUtc="2026-01-20T03:21:00Z"/>
                    <w:rFonts w:ascii="ＭＳ 明朝" w:eastAsia="ＭＳ 明朝" w:hAnsi="ＭＳ 明朝"/>
                  </w:rPr>
                </w:rPrChange>
              </w:rPr>
            </w:pPr>
            <w:moveTo w:id="15708" w:author="Masato YOSHIKAWA" w:date="2026-01-20T12:21:00Z" w16du:dateUtc="2026-01-20T03:21:00Z">
              <w:r w:rsidRPr="005B6842">
                <w:rPr>
                  <w:rFonts w:ascii="Times New Roman" w:eastAsia="ＭＳ 明朝" w:hAnsi="Times New Roman" w:cs="Times New Roman"/>
                  <w:rPrChange w:id="15709" w:author="Masato YOSHIKAWA" w:date="2026-01-20T12:23:00Z" w16du:dateUtc="2026-01-20T03:23:00Z">
                    <w:rPr>
                      <w:rFonts w:ascii="ＭＳ 明朝" w:eastAsia="ＭＳ 明朝" w:hAnsi="ＭＳ 明朝"/>
                    </w:rPr>
                  </w:rPrChange>
                </w:rPr>
                <w:t>five-sen</w:t>
              </w:r>
            </w:moveTo>
          </w:p>
        </w:tc>
        <w:tc>
          <w:tcPr>
            <w:tcW w:w="779" w:type="pct"/>
          </w:tcPr>
          <w:p w14:paraId="6C6FCC96" w14:textId="77777777" w:rsidR="005B6842" w:rsidRPr="005B6842" w:rsidRDefault="005B6842" w:rsidP="00C45809">
            <w:pPr>
              <w:pStyle w:val="af8"/>
              <w:rPr>
                <w:moveTo w:id="15710" w:author="Masato YOSHIKAWA" w:date="2026-01-20T12:21:00Z" w16du:dateUtc="2026-01-20T03:21:00Z"/>
                <w:rFonts w:ascii="Times New Roman" w:eastAsia="ＭＳ 明朝" w:hAnsi="Times New Roman" w:cs="Times New Roman"/>
                <w:rPrChange w:id="15711" w:author="Masato YOSHIKAWA" w:date="2026-01-20T12:23:00Z" w16du:dateUtc="2026-01-20T03:23:00Z">
                  <w:rPr>
                    <w:moveTo w:id="15712" w:author="Masato YOSHIKAWA" w:date="2026-01-20T12:21:00Z" w16du:dateUtc="2026-01-20T03:21:00Z"/>
                    <w:rFonts w:ascii="ＭＳ 明朝" w:eastAsia="ＭＳ 明朝" w:hAnsi="ＭＳ 明朝"/>
                  </w:rPr>
                </w:rPrChange>
              </w:rPr>
            </w:pPr>
            <w:moveTo w:id="15713" w:author="Masato YOSHIKAWA" w:date="2026-01-20T12:21:00Z" w16du:dateUtc="2026-01-20T03:21:00Z">
              <w:r w:rsidRPr="005B6842">
                <w:rPr>
                  <w:rFonts w:ascii="Times New Roman" w:eastAsia="ＭＳ 明朝" w:hAnsi="Times New Roman" w:cs="Times New Roman"/>
                  <w:rPrChange w:id="15714" w:author="Masato YOSHIKAWA" w:date="2026-01-20T12:23:00Z" w16du:dateUtc="2026-01-20T03:23:00Z">
                    <w:rPr>
                      <w:rFonts w:ascii="ＭＳ 明朝" w:eastAsia="ＭＳ 明朝" w:hAnsi="ＭＳ 明朝"/>
                    </w:rPr>
                  </w:rPrChange>
                </w:rPr>
                <w:t>Borrowing</w:t>
              </w:r>
            </w:moveTo>
          </w:p>
        </w:tc>
        <w:tc>
          <w:tcPr>
            <w:tcW w:w="744" w:type="pct"/>
          </w:tcPr>
          <w:p w14:paraId="180887F0" w14:textId="77777777" w:rsidR="005B6842" w:rsidRPr="005B6842" w:rsidRDefault="005B6842" w:rsidP="00C45809">
            <w:pPr>
              <w:pStyle w:val="af8"/>
              <w:rPr>
                <w:moveTo w:id="15715" w:author="Masato YOSHIKAWA" w:date="2026-01-20T12:21:00Z" w16du:dateUtc="2026-01-20T03:21:00Z"/>
                <w:rFonts w:ascii="Times New Roman" w:eastAsia="ＭＳ 明朝" w:hAnsi="Times New Roman" w:cs="Times New Roman"/>
                <w:rPrChange w:id="15716" w:author="Masato YOSHIKAWA" w:date="2026-01-20T12:23:00Z" w16du:dateUtc="2026-01-20T03:23:00Z">
                  <w:rPr>
                    <w:moveTo w:id="15717" w:author="Masato YOSHIKAWA" w:date="2026-01-20T12:21:00Z" w16du:dateUtc="2026-01-20T03:21:00Z"/>
                    <w:rFonts w:ascii="ＭＳ 明朝" w:eastAsia="ＭＳ 明朝" w:hAnsi="ＭＳ 明朝"/>
                  </w:rPr>
                </w:rPrChange>
              </w:rPr>
            </w:pPr>
            <w:moveTo w:id="15718" w:author="Masato YOSHIKAWA" w:date="2026-01-20T12:21:00Z" w16du:dateUtc="2026-01-20T03:21:00Z">
              <w:r w:rsidRPr="005B6842">
                <w:rPr>
                  <w:rFonts w:ascii="Times New Roman" w:eastAsia="ＭＳ 明朝" w:hAnsi="Times New Roman" w:cs="Times New Roman"/>
                  <w:rPrChange w:id="15719" w:author="Masato YOSHIKAWA" w:date="2026-01-20T12:23:00Z" w16du:dateUtc="2026-01-20T03:23:00Z">
                    <w:rPr>
                      <w:rFonts w:ascii="ＭＳ 明朝" w:eastAsia="ＭＳ 明朝" w:hAnsi="ＭＳ 明朝"/>
                    </w:rPr>
                  </w:rPrChange>
                </w:rPr>
                <w:t>Acceptance</w:t>
              </w:r>
            </w:moveTo>
          </w:p>
        </w:tc>
        <w:tc>
          <w:tcPr>
            <w:tcW w:w="851" w:type="pct"/>
          </w:tcPr>
          <w:p w14:paraId="1A53B5F7" w14:textId="77777777" w:rsidR="005B6842" w:rsidRPr="005B6842" w:rsidRDefault="005B6842" w:rsidP="00C45809">
            <w:pPr>
              <w:pStyle w:val="af8"/>
              <w:rPr>
                <w:moveTo w:id="15720" w:author="Masato YOSHIKAWA" w:date="2026-01-20T12:21:00Z" w16du:dateUtc="2026-01-20T03:21:00Z"/>
                <w:rFonts w:ascii="Times New Roman" w:eastAsia="ＭＳ 明朝" w:hAnsi="Times New Roman" w:cs="Times New Roman"/>
                <w:rPrChange w:id="15721" w:author="Masato YOSHIKAWA" w:date="2026-01-20T12:23:00Z" w16du:dateUtc="2026-01-20T03:23:00Z">
                  <w:rPr>
                    <w:moveTo w:id="15722" w:author="Masato YOSHIKAWA" w:date="2026-01-20T12:21:00Z" w16du:dateUtc="2026-01-20T03:21:00Z"/>
                    <w:rFonts w:ascii="ＭＳ 明朝" w:eastAsia="ＭＳ 明朝" w:hAnsi="ＭＳ 明朝"/>
                  </w:rPr>
                </w:rPrChange>
              </w:rPr>
            </w:pPr>
            <w:moveTo w:id="15723" w:author="Masato YOSHIKAWA" w:date="2026-01-20T12:21:00Z" w16du:dateUtc="2026-01-20T03:21:00Z">
              <w:r w:rsidRPr="005B6842">
                <w:rPr>
                  <w:rFonts w:ascii="Times New Roman" w:eastAsia="ＭＳ 明朝" w:hAnsi="Times New Roman" w:cs="Times New Roman"/>
                  <w:rPrChange w:id="15724" w:author="Masato YOSHIKAWA" w:date="2026-01-20T12:23:00Z" w16du:dateUtc="2026-01-20T03:23:00Z">
                    <w:rPr>
                      <w:rFonts w:ascii="ＭＳ 明朝" w:eastAsia="ＭＳ 明朝" w:hAnsi="ＭＳ 明朝"/>
                    </w:rPr>
                  </w:rPrChange>
                </w:rPr>
                <w:t>Borrowing</w:t>
              </w:r>
            </w:moveTo>
          </w:p>
        </w:tc>
        <w:tc>
          <w:tcPr>
            <w:tcW w:w="831" w:type="pct"/>
          </w:tcPr>
          <w:p w14:paraId="18788BEA" w14:textId="77777777" w:rsidR="005B6842" w:rsidRPr="005B6842" w:rsidRDefault="005B6842" w:rsidP="00C45809">
            <w:pPr>
              <w:pStyle w:val="af8"/>
              <w:rPr>
                <w:moveTo w:id="15725" w:author="Masato YOSHIKAWA" w:date="2026-01-20T12:21:00Z" w16du:dateUtc="2026-01-20T03:21:00Z"/>
                <w:rFonts w:ascii="Times New Roman" w:eastAsia="ＭＳ 明朝" w:hAnsi="Times New Roman" w:cs="Times New Roman"/>
                <w:rPrChange w:id="15726" w:author="Masato YOSHIKAWA" w:date="2026-01-20T12:23:00Z" w16du:dateUtc="2026-01-20T03:23:00Z">
                  <w:rPr>
                    <w:moveTo w:id="15727" w:author="Masato YOSHIKAWA" w:date="2026-01-20T12:21:00Z" w16du:dateUtc="2026-01-20T03:21:00Z"/>
                    <w:rFonts w:ascii="ＭＳ 明朝" w:eastAsia="ＭＳ 明朝" w:hAnsi="ＭＳ 明朝"/>
                  </w:rPr>
                </w:rPrChange>
              </w:rPr>
            </w:pPr>
            <w:moveTo w:id="15728" w:author="Masato YOSHIKAWA" w:date="2026-01-20T12:21:00Z" w16du:dateUtc="2026-01-20T03:21:00Z">
              <w:r w:rsidRPr="005B6842">
                <w:rPr>
                  <w:rFonts w:ascii="Times New Roman" w:eastAsia="ＭＳ 明朝" w:hAnsi="Times New Roman" w:cs="Times New Roman"/>
                  <w:rPrChange w:id="15729" w:author="Masato YOSHIKAWA" w:date="2026-01-20T12:23:00Z" w16du:dateUtc="2026-01-20T03:23:00Z">
                    <w:rPr>
                      <w:rFonts w:ascii="ＭＳ 明朝" w:eastAsia="ＭＳ 明朝" w:hAnsi="ＭＳ 明朝"/>
                    </w:rPr>
                  </w:rPrChange>
                </w:rPr>
                <w:t>Acceptance</w:t>
              </w:r>
            </w:moveTo>
          </w:p>
        </w:tc>
      </w:tr>
      <w:tr w:rsidR="005B6842" w:rsidRPr="005B6842" w14:paraId="57CBFCF2" w14:textId="77777777" w:rsidTr="00C45809">
        <w:tc>
          <w:tcPr>
            <w:tcW w:w="582" w:type="pct"/>
          </w:tcPr>
          <w:p w14:paraId="000BD8BC" w14:textId="77777777" w:rsidR="005B6842" w:rsidRPr="005B6842" w:rsidRDefault="005B6842" w:rsidP="00C45809">
            <w:pPr>
              <w:pStyle w:val="af8"/>
              <w:rPr>
                <w:moveTo w:id="15730" w:author="Masato YOSHIKAWA" w:date="2026-01-20T12:21:00Z" w16du:dateUtc="2026-01-20T03:21:00Z"/>
                <w:rFonts w:ascii="Times New Roman" w:eastAsia="ＭＳ 明朝" w:hAnsi="Times New Roman" w:cs="Times New Roman"/>
                <w:rPrChange w:id="15731" w:author="Masato YOSHIKAWA" w:date="2026-01-20T12:23:00Z" w16du:dateUtc="2026-01-20T03:23:00Z">
                  <w:rPr>
                    <w:moveTo w:id="15732" w:author="Masato YOSHIKAWA" w:date="2026-01-20T12:21:00Z" w16du:dateUtc="2026-01-20T03:21:00Z"/>
                    <w:rFonts w:ascii="ＭＳ 明朝" w:eastAsia="ＭＳ 明朝" w:hAnsi="ＭＳ 明朝"/>
                  </w:rPr>
                </w:rPrChange>
              </w:rPr>
            </w:pPr>
            <w:moveTo w:id="15733" w:author="Masato YOSHIKAWA" w:date="2026-01-20T12:21:00Z" w16du:dateUtc="2026-01-20T03:21:00Z">
              <w:r w:rsidRPr="005B6842">
                <w:rPr>
                  <w:rFonts w:ascii="Times New Roman" w:eastAsia="ＭＳ 明朝" w:hAnsi="Times New Roman" w:cs="Times New Roman" w:hint="eastAsia"/>
                  <w:rPrChange w:id="15734" w:author="Masato YOSHIKAWA" w:date="2026-01-20T12:23:00Z" w16du:dateUtc="2026-01-20T03:23:00Z">
                    <w:rPr>
                      <w:rFonts w:ascii="ＭＳ 明朝" w:eastAsia="ＭＳ 明朝" w:hAnsi="ＭＳ 明朝" w:hint="eastAsia"/>
                    </w:rPr>
                  </w:rPrChange>
                </w:rPr>
                <w:t>斥候長</w:t>
              </w:r>
            </w:moveTo>
          </w:p>
        </w:tc>
        <w:tc>
          <w:tcPr>
            <w:tcW w:w="583" w:type="pct"/>
          </w:tcPr>
          <w:p w14:paraId="618661F6" w14:textId="77777777" w:rsidR="005B6842" w:rsidRPr="005B6842" w:rsidRDefault="005B6842" w:rsidP="00C45809">
            <w:pPr>
              <w:pStyle w:val="af8"/>
              <w:rPr>
                <w:moveTo w:id="15735" w:author="Masato YOSHIKAWA" w:date="2026-01-20T12:21:00Z" w16du:dateUtc="2026-01-20T03:21:00Z"/>
                <w:rFonts w:ascii="Times New Roman" w:eastAsia="ＭＳ 明朝" w:hAnsi="Times New Roman" w:cs="Times New Roman"/>
                <w:rPrChange w:id="15736" w:author="Masato YOSHIKAWA" w:date="2026-01-20T12:23:00Z" w16du:dateUtc="2026-01-20T03:23:00Z">
                  <w:rPr>
                    <w:moveTo w:id="15737" w:author="Masato YOSHIKAWA" w:date="2026-01-20T12:21:00Z" w16du:dateUtc="2026-01-20T03:21:00Z"/>
                    <w:rFonts w:ascii="ＭＳ 明朝" w:eastAsia="ＭＳ 明朝" w:hAnsi="ＭＳ 明朝"/>
                  </w:rPr>
                </w:rPrChange>
              </w:rPr>
            </w:pPr>
            <w:moveTo w:id="15738" w:author="Masato YOSHIKAWA" w:date="2026-01-20T12:21:00Z" w16du:dateUtc="2026-01-20T03:21:00Z">
              <w:r w:rsidRPr="005B6842">
                <w:rPr>
                  <w:rFonts w:ascii="Times New Roman" w:eastAsia="ＭＳ 明朝" w:hAnsi="Times New Roman" w:cs="Times New Roman"/>
                  <w:rPrChange w:id="15739" w:author="Masato YOSHIKAWA" w:date="2026-01-20T12:23:00Z" w16du:dateUtc="2026-01-20T03:23:00Z">
                    <w:rPr>
                      <w:rFonts w:ascii="ＭＳ 明朝" w:eastAsia="ＭＳ 明朝" w:hAnsi="ＭＳ 明朝"/>
                    </w:rPr>
                  </w:rPrChange>
                </w:rPr>
                <w:t>a scout-master</w:t>
              </w:r>
            </w:moveTo>
          </w:p>
        </w:tc>
        <w:tc>
          <w:tcPr>
            <w:tcW w:w="629" w:type="pct"/>
          </w:tcPr>
          <w:p w14:paraId="7B690703" w14:textId="77777777" w:rsidR="005B6842" w:rsidRPr="005B6842" w:rsidRDefault="005B6842" w:rsidP="00C45809">
            <w:pPr>
              <w:pStyle w:val="af8"/>
              <w:rPr>
                <w:moveTo w:id="15740" w:author="Masato YOSHIKAWA" w:date="2026-01-20T12:21:00Z" w16du:dateUtc="2026-01-20T03:21:00Z"/>
                <w:rFonts w:ascii="Times New Roman" w:eastAsia="ＭＳ 明朝" w:hAnsi="Times New Roman" w:cs="Times New Roman"/>
                <w:rPrChange w:id="15741" w:author="Masato YOSHIKAWA" w:date="2026-01-20T12:23:00Z" w16du:dateUtc="2026-01-20T03:23:00Z">
                  <w:rPr>
                    <w:moveTo w:id="15742" w:author="Masato YOSHIKAWA" w:date="2026-01-20T12:21:00Z" w16du:dateUtc="2026-01-20T03:21:00Z"/>
                    <w:rFonts w:ascii="ＭＳ 明朝" w:eastAsia="ＭＳ 明朝" w:hAnsi="ＭＳ 明朝"/>
                  </w:rPr>
                </w:rPrChange>
              </w:rPr>
            </w:pPr>
            <w:moveTo w:id="15743" w:author="Masato YOSHIKAWA" w:date="2026-01-20T12:21:00Z" w16du:dateUtc="2026-01-20T03:21:00Z">
              <w:r w:rsidRPr="005B6842">
                <w:rPr>
                  <w:rFonts w:ascii="Times New Roman" w:eastAsia="ＭＳ 明朝" w:hAnsi="Times New Roman" w:cs="Times New Roman"/>
                  <w:rPrChange w:id="15744" w:author="Masato YOSHIKAWA" w:date="2026-01-20T12:23:00Z" w16du:dateUtc="2026-01-20T03:23:00Z">
                    <w:rPr>
                      <w:rFonts w:ascii="ＭＳ 明朝" w:eastAsia="ＭＳ 明朝" w:hAnsi="ＭＳ 明朝"/>
                    </w:rPr>
                  </w:rPrChange>
                </w:rPr>
                <w:t>chief of the army scouts</w:t>
              </w:r>
            </w:moveTo>
          </w:p>
        </w:tc>
        <w:tc>
          <w:tcPr>
            <w:tcW w:w="779" w:type="pct"/>
          </w:tcPr>
          <w:p w14:paraId="073EF41B" w14:textId="77777777" w:rsidR="005B6842" w:rsidRPr="005B6842" w:rsidRDefault="005B6842" w:rsidP="00C45809">
            <w:pPr>
              <w:pStyle w:val="af8"/>
              <w:rPr>
                <w:moveTo w:id="15745" w:author="Masato YOSHIKAWA" w:date="2026-01-20T12:21:00Z" w16du:dateUtc="2026-01-20T03:21:00Z"/>
                <w:rFonts w:ascii="Times New Roman" w:eastAsia="ＭＳ 明朝" w:hAnsi="Times New Roman" w:cs="Times New Roman"/>
                <w:rPrChange w:id="15746" w:author="Masato YOSHIKAWA" w:date="2026-01-20T12:23:00Z" w16du:dateUtc="2026-01-20T03:23:00Z">
                  <w:rPr>
                    <w:moveTo w:id="15747" w:author="Masato YOSHIKAWA" w:date="2026-01-20T12:21:00Z" w16du:dateUtc="2026-01-20T03:21:00Z"/>
                    <w:rFonts w:ascii="ＭＳ 明朝" w:eastAsia="ＭＳ 明朝" w:hAnsi="ＭＳ 明朝"/>
                  </w:rPr>
                </w:rPrChange>
              </w:rPr>
            </w:pPr>
            <w:moveTo w:id="15748" w:author="Masato YOSHIKAWA" w:date="2026-01-20T12:21:00Z" w16du:dateUtc="2026-01-20T03:21:00Z">
              <w:r w:rsidRPr="005B6842">
                <w:rPr>
                  <w:rFonts w:ascii="Times New Roman" w:eastAsia="ＭＳ 明朝" w:hAnsi="Times New Roman" w:cs="Times New Roman"/>
                  <w:rPrChange w:id="15749" w:author="Masato YOSHIKAWA" w:date="2026-01-20T12:23:00Z" w16du:dateUtc="2026-01-20T03:23:00Z">
                    <w:rPr>
                      <w:rFonts w:ascii="ＭＳ 明朝" w:eastAsia="ＭＳ 明朝" w:hAnsi="ＭＳ 明朝"/>
                    </w:rPr>
                  </w:rPrChange>
                </w:rPr>
                <w:t>Literal translation</w:t>
              </w:r>
            </w:moveTo>
          </w:p>
        </w:tc>
        <w:tc>
          <w:tcPr>
            <w:tcW w:w="744" w:type="pct"/>
          </w:tcPr>
          <w:p w14:paraId="15276696" w14:textId="77777777" w:rsidR="005B6842" w:rsidRPr="005B6842" w:rsidRDefault="005B6842" w:rsidP="00C45809">
            <w:pPr>
              <w:pStyle w:val="af8"/>
              <w:rPr>
                <w:moveTo w:id="15750" w:author="Masato YOSHIKAWA" w:date="2026-01-20T12:21:00Z" w16du:dateUtc="2026-01-20T03:21:00Z"/>
                <w:rFonts w:ascii="Times New Roman" w:eastAsia="ＭＳ 明朝" w:hAnsi="Times New Roman" w:cs="Times New Roman"/>
                <w:rPrChange w:id="15751" w:author="Masato YOSHIKAWA" w:date="2026-01-20T12:23:00Z" w16du:dateUtc="2026-01-20T03:23:00Z">
                  <w:rPr>
                    <w:moveTo w:id="15752" w:author="Masato YOSHIKAWA" w:date="2026-01-20T12:21:00Z" w16du:dateUtc="2026-01-20T03:21:00Z"/>
                    <w:rFonts w:ascii="ＭＳ 明朝" w:eastAsia="ＭＳ 明朝" w:hAnsi="ＭＳ 明朝"/>
                  </w:rPr>
                </w:rPrChange>
              </w:rPr>
            </w:pPr>
            <w:moveTo w:id="15753" w:author="Masato YOSHIKAWA" w:date="2026-01-20T12:21:00Z" w16du:dateUtc="2026-01-20T03:21:00Z">
              <w:r w:rsidRPr="005B6842">
                <w:rPr>
                  <w:rFonts w:ascii="Times New Roman" w:eastAsia="ＭＳ 明朝" w:hAnsi="Times New Roman" w:cs="Times New Roman"/>
                  <w:rPrChange w:id="15754" w:author="Masato YOSHIKAWA" w:date="2026-01-20T12:23:00Z" w16du:dateUtc="2026-01-20T03:23:00Z">
                    <w:rPr>
                      <w:rFonts w:ascii="ＭＳ 明朝" w:eastAsia="ＭＳ 明朝" w:hAnsi="ＭＳ 明朝"/>
                    </w:rPr>
                  </w:rPrChange>
                </w:rPr>
                <w:t>Minimization</w:t>
              </w:r>
            </w:moveTo>
          </w:p>
        </w:tc>
        <w:tc>
          <w:tcPr>
            <w:tcW w:w="851" w:type="pct"/>
          </w:tcPr>
          <w:p w14:paraId="23973381" w14:textId="77777777" w:rsidR="005B6842" w:rsidRPr="005B6842" w:rsidRDefault="005B6842" w:rsidP="00C45809">
            <w:pPr>
              <w:pStyle w:val="af8"/>
              <w:rPr>
                <w:moveTo w:id="15755" w:author="Masato YOSHIKAWA" w:date="2026-01-20T12:21:00Z" w16du:dateUtc="2026-01-20T03:21:00Z"/>
                <w:rFonts w:ascii="Times New Roman" w:eastAsia="ＭＳ 明朝" w:hAnsi="Times New Roman" w:cs="Times New Roman"/>
                <w:rPrChange w:id="15756" w:author="Masato YOSHIKAWA" w:date="2026-01-20T12:23:00Z" w16du:dateUtc="2026-01-20T03:23:00Z">
                  <w:rPr>
                    <w:moveTo w:id="15757" w:author="Masato YOSHIKAWA" w:date="2026-01-20T12:21:00Z" w16du:dateUtc="2026-01-20T03:21:00Z"/>
                    <w:rFonts w:ascii="ＭＳ 明朝" w:eastAsia="ＭＳ 明朝" w:hAnsi="ＭＳ 明朝"/>
                  </w:rPr>
                </w:rPrChange>
              </w:rPr>
            </w:pPr>
            <w:moveTo w:id="15758" w:author="Masato YOSHIKAWA" w:date="2026-01-20T12:21:00Z" w16du:dateUtc="2026-01-20T03:21:00Z">
              <w:r w:rsidRPr="005B6842">
                <w:rPr>
                  <w:rFonts w:ascii="Times New Roman" w:eastAsia="ＭＳ 明朝" w:hAnsi="Times New Roman" w:cs="Times New Roman"/>
                  <w:rPrChange w:id="15759" w:author="Masato YOSHIKAWA" w:date="2026-01-20T12:23:00Z" w16du:dateUtc="2026-01-20T03:23:00Z">
                    <w:rPr>
                      <w:rFonts w:ascii="ＭＳ 明朝" w:eastAsia="ＭＳ 明朝" w:hAnsi="ＭＳ 明朝"/>
                    </w:rPr>
                  </w:rPrChange>
                </w:rPr>
                <w:t>Literal translation</w:t>
              </w:r>
            </w:moveTo>
          </w:p>
        </w:tc>
        <w:tc>
          <w:tcPr>
            <w:tcW w:w="831" w:type="pct"/>
          </w:tcPr>
          <w:p w14:paraId="7A9F9960" w14:textId="77777777" w:rsidR="005B6842" w:rsidRPr="005B6842" w:rsidRDefault="005B6842" w:rsidP="00C45809">
            <w:pPr>
              <w:pStyle w:val="af8"/>
              <w:rPr>
                <w:moveTo w:id="15760" w:author="Masato YOSHIKAWA" w:date="2026-01-20T12:21:00Z" w16du:dateUtc="2026-01-20T03:21:00Z"/>
                <w:rFonts w:ascii="Times New Roman" w:eastAsia="ＭＳ 明朝" w:hAnsi="Times New Roman" w:cs="Times New Roman"/>
                <w:rPrChange w:id="15761" w:author="Masato YOSHIKAWA" w:date="2026-01-20T12:23:00Z" w16du:dateUtc="2026-01-20T03:23:00Z">
                  <w:rPr>
                    <w:moveTo w:id="15762" w:author="Masato YOSHIKAWA" w:date="2026-01-20T12:21:00Z" w16du:dateUtc="2026-01-20T03:21:00Z"/>
                    <w:rFonts w:ascii="ＭＳ 明朝" w:eastAsia="ＭＳ 明朝" w:hAnsi="ＭＳ 明朝"/>
                  </w:rPr>
                </w:rPrChange>
              </w:rPr>
            </w:pPr>
            <w:moveTo w:id="15763" w:author="Masato YOSHIKAWA" w:date="2026-01-20T12:21:00Z" w16du:dateUtc="2026-01-20T03:21:00Z">
              <w:r w:rsidRPr="005B6842">
                <w:rPr>
                  <w:rFonts w:ascii="Times New Roman" w:eastAsia="ＭＳ 明朝" w:hAnsi="Times New Roman" w:cs="Times New Roman"/>
                  <w:rPrChange w:id="15764" w:author="Masato YOSHIKAWA" w:date="2026-01-20T12:23:00Z" w16du:dateUtc="2026-01-20T03:23:00Z">
                    <w:rPr>
                      <w:rFonts w:ascii="ＭＳ 明朝" w:eastAsia="ＭＳ 明朝" w:hAnsi="ＭＳ 明朝"/>
                    </w:rPr>
                  </w:rPrChange>
                </w:rPr>
                <w:t>Minimization</w:t>
              </w:r>
            </w:moveTo>
          </w:p>
        </w:tc>
      </w:tr>
      <w:tr w:rsidR="005B6842" w:rsidRPr="005B6842" w14:paraId="077382C0" w14:textId="77777777" w:rsidTr="00C45809">
        <w:tc>
          <w:tcPr>
            <w:tcW w:w="582" w:type="pct"/>
          </w:tcPr>
          <w:p w14:paraId="47B3C088" w14:textId="77777777" w:rsidR="005B6842" w:rsidRPr="005B6842" w:rsidRDefault="005B6842" w:rsidP="00C45809">
            <w:pPr>
              <w:pStyle w:val="af8"/>
              <w:rPr>
                <w:moveTo w:id="15765" w:author="Masato YOSHIKAWA" w:date="2026-01-20T12:21:00Z" w16du:dateUtc="2026-01-20T03:21:00Z"/>
                <w:rFonts w:ascii="Times New Roman" w:eastAsia="ＭＳ 明朝" w:hAnsi="Times New Roman" w:cs="Times New Roman"/>
                <w:rPrChange w:id="15766" w:author="Masato YOSHIKAWA" w:date="2026-01-20T12:23:00Z" w16du:dateUtc="2026-01-20T03:23:00Z">
                  <w:rPr>
                    <w:moveTo w:id="15767" w:author="Masato YOSHIKAWA" w:date="2026-01-20T12:21:00Z" w16du:dateUtc="2026-01-20T03:21:00Z"/>
                    <w:rFonts w:ascii="ＭＳ 明朝" w:eastAsia="ＭＳ 明朝" w:hAnsi="ＭＳ 明朝"/>
                  </w:rPr>
                </w:rPrChange>
              </w:rPr>
            </w:pPr>
            <w:moveTo w:id="15768" w:author="Masato YOSHIKAWA" w:date="2026-01-20T12:21:00Z" w16du:dateUtc="2026-01-20T03:21:00Z">
              <w:r w:rsidRPr="005B6842">
                <w:rPr>
                  <w:rFonts w:ascii="Times New Roman" w:eastAsia="ＭＳ 明朝" w:hAnsi="Times New Roman" w:cs="Times New Roman" w:hint="eastAsia"/>
                  <w:rPrChange w:id="15769" w:author="Masato YOSHIKAWA" w:date="2026-01-20T12:23:00Z" w16du:dateUtc="2026-01-20T03:23:00Z">
                    <w:rPr>
                      <w:rFonts w:ascii="ＭＳ 明朝" w:eastAsia="ＭＳ 明朝" w:hAnsi="ＭＳ 明朝" w:hint="eastAsia"/>
                    </w:rPr>
                  </w:rPrChange>
                </w:rPr>
                <w:t>楓</w:t>
              </w:r>
            </w:moveTo>
          </w:p>
        </w:tc>
        <w:tc>
          <w:tcPr>
            <w:tcW w:w="583" w:type="pct"/>
          </w:tcPr>
          <w:p w14:paraId="55EDFB78" w14:textId="77777777" w:rsidR="005B6842" w:rsidRPr="005B6842" w:rsidRDefault="005B6842" w:rsidP="00C45809">
            <w:pPr>
              <w:pStyle w:val="af8"/>
              <w:rPr>
                <w:moveTo w:id="15770" w:author="Masato YOSHIKAWA" w:date="2026-01-20T12:21:00Z" w16du:dateUtc="2026-01-20T03:21:00Z"/>
                <w:rFonts w:ascii="Times New Roman" w:eastAsia="ＭＳ 明朝" w:hAnsi="Times New Roman" w:cs="Times New Roman"/>
                <w:rPrChange w:id="15771" w:author="Masato YOSHIKAWA" w:date="2026-01-20T12:23:00Z" w16du:dateUtc="2026-01-20T03:23:00Z">
                  <w:rPr>
                    <w:moveTo w:id="15772" w:author="Masato YOSHIKAWA" w:date="2026-01-20T12:21:00Z" w16du:dateUtc="2026-01-20T03:21:00Z"/>
                    <w:rFonts w:ascii="ＭＳ 明朝" w:eastAsia="ＭＳ 明朝" w:hAnsi="ＭＳ 明朝"/>
                  </w:rPr>
                </w:rPrChange>
              </w:rPr>
            </w:pPr>
            <w:moveTo w:id="15773" w:author="Masato YOSHIKAWA" w:date="2026-01-20T12:21:00Z" w16du:dateUtc="2026-01-20T03:21:00Z">
              <w:r w:rsidRPr="005B6842">
                <w:rPr>
                  <w:rFonts w:ascii="Times New Roman" w:eastAsia="ＭＳ 明朝" w:hAnsi="Times New Roman" w:cs="Times New Roman"/>
                  <w:rPrChange w:id="15774" w:author="Masato YOSHIKAWA" w:date="2026-01-20T12:23:00Z" w16du:dateUtc="2026-01-20T03:23:00Z">
                    <w:rPr>
                      <w:rFonts w:ascii="ＭＳ 明朝" w:eastAsia="ＭＳ 明朝" w:hAnsi="ＭＳ 明朝"/>
                    </w:rPr>
                  </w:rPrChange>
                </w:rPr>
                <w:t>maples</w:t>
              </w:r>
            </w:moveTo>
          </w:p>
        </w:tc>
        <w:tc>
          <w:tcPr>
            <w:tcW w:w="629" w:type="pct"/>
          </w:tcPr>
          <w:p w14:paraId="25D5112C" w14:textId="77777777" w:rsidR="005B6842" w:rsidRPr="005B6842" w:rsidRDefault="005B6842" w:rsidP="00C45809">
            <w:pPr>
              <w:pStyle w:val="af8"/>
              <w:rPr>
                <w:moveTo w:id="15775" w:author="Masato YOSHIKAWA" w:date="2026-01-20T12:21:00Z" w16du:dateUtc="2026-01-20T03:21:00Z"/>
                <w:rFonts w:ascii="Times New Roman" w:eastAsia="ＭＳ 明朝" w:hAnsi="Times New Roman" w:cs="Times New Roman"/>
                <w:rPrChange w:id="15776" w:author="Masato YOSHIKAWA" w:date="2026-01-20T12:23:00Z" w16du:dateUtc="2026-01-20T03:23:00Z">
                  <w:rPr>
                    <w:moveTo w:id="15777" w:author="Masato YOSHIKAWA" w:date="2026-01-20T12:21:00Z" w16du:dateUtc="2026-01-20T03:21:00Z"/>
                    <w:rFonts w:ascii="ＭＳ 明朝" w:eastAsia="ＭＳ 明朝" w:hAnsi="ＭＳ 明朝"/>
                  </w:rPr>
                </w:rPrChange>
              </w:rPr>
            </w:pPr>
            <w:moveTo w:id="15778" w:author="Masato YOSHIKAWA" w:date="2026-01-20T12:21:00Z" w16du:dateUtc="2026-01-20T03:21:00Z">
              <w:r w:rsidRPr="005B6842">
                <w:rPr>
                  <w:rFonts w:ascii="Times New Roman" w:eastAsia="ＭＳ 明朝" w:hAnsi="Times New Roman" w:cs="Times New Roman"/>
                  <w:rPrChange w:id="15779" w:author="Masato YOSHIKAWA" w:date="2026-01-20T12:23:00Z" w16du:dateUtc="2026-01-20T03:23:00Z">
                    <w:rPr>
                      <w:rFonts w:ascii="ＭＳ 明朝" w:eastAsia="ＭＳ 明朝" w:hAnsi="ＭＳ 明朝"/>
                    </w:rPr>
                  </w:rPrChange>
                </w:rPr>
                <w:t>maple leaves</w:t>
              </w:r>
            </w:moveTo>
          </w:p>
        </w:tc>
        <w:tc>
          <w:tcPr>
            <w:tcW w:w="779" w:type="pct"/>
          </w:tcPr>
          <w:p w14:paraId="7A009202" w14:textId="77777777" w:rsidR="005B6842" w:rsidRPr="005B6842" w:rsidRDefault="005B6842" w:rsidP="00C45809">
            <w:pPr>
              <w:pStyle w:val="af8"/>
              <w:rPr>
                <w:moveTo w:id="15780" w:author="Masato YOSHIKAWA" w:date="2026-01-20T12:21:00Z" w16du:dateUtc="2026-01-20T03:21:00Z"/>
                <w:rFonts w:ascii="Times New Roman" w:eastAsia="ＭＳ 明朝" w:hAnsi="Times New Roman" w:cs="Times New Roman"/>
                <w:rPrChange w:id="15781" w:author="Masato YOSHIKAWA" w:date="2026-01-20T12:23:00Z" w16du:dateUtc="2026-01-20T03:23:00Z">
                  <w:rPr>
                    <w:moveTo w:id="15782" w:author="Masato YOSHIKAWA" w:date="2026-01-20T12:21:00Z" w16du:dateUtc="2026-01-20T03:21:00Z"/>
                    <w:rFonts w:ascii="ＭＳ 明朝" w:eastAsia="ＭＳ 明朝" w:hAnsi="ＭＳ 明朝"/>
                  </w:rPr>
                </w:rPrChange>
              </w:rPr>
            </w:pPr>
            <w:moveTo w:id="15783" w:author="Masato YOSHIKAWA" w:date="2026-01-20T12:21:00Z" w16du:dateUtc="2026-01-20T03:21:00Z">
              <w:r w:rsidRPr="005B6842">
                <w:rPr>
                  <w:rFonts w:ascii="Times New Roman" w:eastAsia="ＭＳ 明朝" w:hAnsi="Times New Roman" w:cs="Times New Roman"/>
                  <w:rPrChange w:id="15784" w:author="Masato YOSHIKAWA" w:date="2026-01-20T12:23:00Z" w16du:dateUtc="2026-01-20T03:23:00Z">
                    <w:rPr>
                      <w:rFonts w:ascii="ＭＳ 明朝" w:eastAsia="ＭＳ 明朝" w:hAnsi="ＭＳ 明朝"/>
                    </w:rPr>
                  </w:rPrChange>
                </w:rPr>
                <w:t>Established equivalent</w:t>
              </w:r>
            </w:moveTo>
          </w:p>
        </w:tc>
        <w:tc>
          <w:tcPr>
            <w:tcW w:w="744" w:type="pct"/>
          </w:tcPr>
          <w:p w14:paraId="02EE4C71" w14:textId="77777777" w:rsidR="005B6842" w:rsidRPr="005B6842" w:rsidRDefault="005B6842" w:rsidP="00C45809">
            <w:pPr>
              <w:pStyle w:val="af8"/>
              <w:rPr>
                <w:moveTo w:id="15785" w:author="Masato YOSHIKAWA" w:date="2026-01-20T12:21:00Z" w16du:dateUtc="2026-01-20T03:21:00Z"/>
                <w:rFonts w:ascii="Times New Roman" w:eastAsia="ＭＳ 明朝" w:hAnsi="Times New Roman" w:cs="Times New Roman"/>
                <w:rPrChange w:id="15786" w:author="Masato YOSHIKAWA" w:date="2026-01-20T12:23:00Z" w16du:dateUtc="2026-01-20T03:23:00Z">
                  <w:rPr>
                    <w:moveTo w:id="15787" w:author="Masato YOSHIKAWA" w:date="2026-01-20T12:21:00Z" w16du:dateUtc="2026-01-20T03:21:00Z"/>
                    <w:rFonts w:ascii="ＭＳ 明朝" w:eastAsia="ＭＳ 明朝" w:hAnsi="ＭＳ 明朝"/>
                  </w:rPr>
                </w:rPrChange>
              </w:rPr>
            </w:pPr>
            <w:moveTo w:id="15788" w:author="Masato YOSHIKAWA" w:date="2026-01-20T12:21:00Z" w16du:dateUtc="2026-01-20T03:21:00Z">
              <w:r w:rsidRPr="005B6842">
                <w:rPr>
                  <w:rFonts w:ascii="Times New Roman" w:eastAsia="ＭＳ 明朝" w:hAnsi="Times New Roman" w:cs="Times New Roman"/>
                  <w:rPrChange w:id="15789" w:author="Masato YOSHIKAWA" w:date="2026-01-20T12:23:00Z" w16du:dateUtc="2026-01-20T03:23:00Z">
                    <w:rPr>
                      <w:rFonts w:ascii="ＭＳ 明朝" w:eastAsia="ＭＳ 明朝" w:hAnsi="ＭＳ 明朝"/>
                    </w:rPr>
                  </w:rPrChange>
                </w:rPr>
                <w:t>Minimization</w:t>
              </w:r>
            </w:moveTo>
          </w:p>
        </w:tc>
        <w:tc>
          <w:tcPr>
            <w:tcW w:w="851" w:type="pct"/>
          </w:tcPr>
          <w:p w14:paraId="0AF74C51" w14:textId="77777777" w:rsidR="005B6842" w:rsidRPr="005B6842" w:rsidRDefault="005B6842" w:rsidP="00C45809">
            <w:pPr>
              <w:pStyle w:val="af8"/>
              <w:rPr>
                <w:moveTo w:id="15790" w:author="Masato YOSHIKAWA" w:date="2026-01-20T12:21:00Z" w16du:dateUtc="2026-01-20T03:21:00Z"/>
                <w:rFonts w:ascii="Times New Roman" w:eastAsia="ＭＳ 明朝" w:hAnsi="Times New Roman" w:cs="Times New Roman"/>
                <w:rPrChange w:id="15791" w:author="Masato YOSHIKAWA" w:date="2026-01-20T12:23:00Z" w16du:dateUtc="2026-01-20T03:23:00Z">
                  <w:rPr>
                    <w:moveTo w:id="15792" w:author="Masato YOSHIKAWA" w:date="2026-01-20T12:21:00Z" w16du:dateUtc="2026-01-20T03:21:00Z"/>
                    <w:rFonts w:ascii="ＭＳ 明朝" w:eastAsia="ＭＳ 明朝" w:hAnsi="ＭＳ 明朝"/>
                  </w:rPr>
                </w:rPrChange>
              </w:rPr>
            </w:pPr>
            <w:moveTo w:id="15793" w:author="Masato YOSHIKAWA" w:date="2026-01-20T12:21:00Z" w16du:dateUtc="2026-01-20T03:21:00Z">
              <w:r w:rsidRPr="005B6842">
                <w:rPr>
                  <w:rFonts w:ascii="Times New Roman" w:eastAsia="ＭＳ 明朝" w:hAnsi="Times New Roman" w:cs="Times New Roman"/>
                  <w:rPrChange w:id="15794" w:author="Masato YOSHIKAWA" w:date="2026-01-20T12:23:00Z" w16du:dateUtc="2026-01-20T03:23:00Z">
                    <w:rPr>
                      <w:rFonts w:ascii="ＭＳ 明朝" w:eastAsia="ＭＳ 明朝" w:hAnsi="ＭＳ 明朝"/>
                    </w:rPr>
                  </w:rPrChange>
                </w:rPr>
                <w:t>Established equivalent</w:t>
              </w:r>
            </w:moveTo>
          </w:p>
        </w:tc>
        <w:tc>
          <w:tcPr>
            <w:tcW w:w="831" w:type="pct"/>
          </w:tcPr>
          <w:p w14:paraId="4C377AEC" w14:textId="77777777" w:rsidR="005B6842" w:rsidRPr="005B6842" w:rsidRDefault="005B6842" w:rsidP="00C45809">
            <w:pPr>
              <w:pStyle w:val="af8"/>
              <w:rPr>
                <w:moveTo w:id="15795" w:author="Masato YOSHIKAWA" w:date="2026-01-20T12:21:00Z" w16du:dateUtc="2026-01-20T03:21:00Z"/>
                <w:rFonts w:ascii="Times New Roman" w:eastAsia="ＭＳ 明朝" w:hAnsi="Times New Roman" w:cs="Times New Roman"/>
                <w:rPrChange w:id="15796" w:author="Masato YOSHIKAWA" w:date="2026-01-20T12:23:00Z" w16du:dateUtc="2026-01-20T03:23:00Z">
                  <w:rPr>
                    <w:moveTo w:id="15797" w:author="Masato YOSHIKAWA" w:date="2026-01-20T12:21:00Z" w16du:dateUtc="2026-01-20T03:21:00Z"/>
                    <w:rFonts w:ascii="ＭＳ 明朝" w:eastAsia="ＭＳ 明朝" w:hAnsi="ＭＳ 明朝"/>
                  </w:rPr>
                </w:rPrChange>
              </w:rPr>
            </w:pPr>
            <w:moveTo w:id="15798" w:author="Masato YOSHIKAWA" w:date="2026-01-20T12:21:00Z" w16du:dateUtc="2026-01-20T03:21:00Z">
              <w:r w:rsidRPr="005B6842">
                <w:rPr>
                  <w:rFonts w:ascii="Times New Roman" w:eastAsia="ＭＳ 明朝" w:hAnsi="Times New Roman" w:cs="Times New Roman"/>
                  <w:rPrChange w:id="15799" w:author="Masato YOSHIKAWA" w:date="2026-01-20T12:23:00Z" w16du:dateUtc="2026-01-20T03:23:00Z">
                    <w:rPr>
                      <w:rFonts w:ascii="ＭＳ 明朝" w:eastAsia="ＭＳ 明朝" w:hAnsi="ＭＳ 明朝"/>
                    </w:rPr>
                  </w:rPrChange>
                </w:rPr>
                <w:t>Minimization</w:t>
              </w:r>
            </w:moveTo>
          </w:p>
        </w:tc>
      </w:tr>
      <w:tr w:rsidR="005B6842" w:rsidRPr="005B6842" w14:paraId="1378AA84" w14:textId="77777777" w:rsidTr="00C45809">
        <w:tc>
          <w:tcPr>
            <w:tcW w:w="582" w:type="pct"/>
          </w:tcPr>
          <w:p w14:paraId="756BADD4" w14:textId="77777777" w:rsidR="005B6842" w:rsidRPr="005B6842" w:rsidRDefault="005B6842" w:rsidP="00C45809">
            <w:pPr>
              <w:pStyle w:val="af8"/>
              <w:rPr>
                <w:moveTo w:id="15800" w:author="Masato YOSHIKAWA" w:date="2026-01-20T12:21:00Z" w16du:dateUtc="2026-01-20T03:21:00Z"/>
                <w:rFonts w:ascii="Times New Roman" w:eastAsia="ＭＳ 明朝" w:hAnsi="Times New Roman" w:cs="Times New Roman"/>
                <w:rPrChange w:id="15801" w:author="Masato YOSHIKAWA" w:date="2026-01-20T12:23:00Z" w16du:dateUtc="2026-01-20T03:23:00Z">
                  <w:rPr>
                    <w:moveTo w:id="15802" w:author="Masato YOSHIKAWA" w:date="2026-01-20T12:21:00Z" w16du:dateUtc="2026-01-20T03:21:00Z"/>
                    <w:rFonts w:ascii="ＭＳ 明朝" w:eastAsia="ＭＳ 明朝" w:hAnsi="ＭＳ 明朝"/>
                  </w:rPr>
                </w:rPrChange>
              </w:rPr>
            </w:pPr>
            <w:moveTo w:id="15803" w:author="Masato YOSHIKAWA" w:date="2026-01-20T12:21:00Z" w16du:dateUtc="2026-01-20T03:21:00Z">
              <w:r w:rsidRPr="005B6842">
                <w:rPr>
                  <w:rFonts w:ascii="Times New Roman" w:eastAsia="ＭＳ 明朝" w:hAnsi="Times New Roman" w:cs="Times New Roman" w:hint="eastAsia"/>
                  <w:rPrChange w:id="15804" w:author="Masato YOSHIKAWA" w:date="2026-01-20T12:23:00Z" w16du:dateUtc="2026-01-20T03:23:00Z">
                    <w:rPr>
                      <w:rFonts w:ascii="ＭＳ 明朝" w:eastAsia="ＭＳ 明朝" w:hAnsi="ＭＳ 明朝" w:hint="eastAsia"/>
                    </w:rPr>
                  </w:rPrChange>
                </w:rPr>
                <w:t>縁日</w:t>
              </w:r>
            </w:moveTo>
          </w:p>
        </w:tc>
        <w:tc>
          <w:tcPr>
            <w:tcW w:w="583" w:type="pct"/>
          </w:tcPr>
          <w:p w14:paraId="3EF8930E" w14:textId="77777777" w:rsidR="005B6842" w:rsidRPr="005B6842" w:rsidRDefault="005B6842" w:rsidP="00C45809">
            <w:pPr>
              <w:pStyle w:val="af8"/>
              <w:rPr>
                <w:moveTo w:id="15805" w:author="Masato YOSHIKAWA" w:date="2026-01-20T12:21:00Z" w16du:dateUtc="2026-01-20T03:21:00Z"/>
                <w:rFonts w:ascii="Times New Roman" w:eastAsia="ＭＳ 明朝" w:hAnsi="Times New Roman" w:cs="Times New Roman"/>
                <w:rPrChange w:id="15806" w:author="Masato YOSHIKAWA" w:date="2026-01-20T12:23:00Z" w16du:dateUtc="2026-01-20T03:23:00Z">
                  <w:rPr>
                    <w:moveTo w:id="15807" w:author="Masato YOSHIKAWA" w:date="2026-01-20T12:21:00Z" w16du:dateUtc="2026-01-20T03:21:00Z"/>
                    <w:rFonts w:ascii="ＭＳ 明朝" w:eastAsia="ＭＳ 明朝" w:hAnsi="ＭＳ 明朝"/>
                  </w:rPr>
                </w:rPrChange>
              </w:rPr>
            </w:pPr>
            <w:moveTo w:id="15808" w:author="Masato YOSHIKAWA" w:date="2026-01-20T12:21:00Z" w16du:dateUtc="2026-01-20T03:21:00Z">
              <w:r w:rsidRPr="005B6842">
                <w:rPr>
                  <w:rFonts w:ascii="Times New Roman" w:eastAsia="ＭＳ 明朝" w:hAnsi="Times New Roman" w:cs="Times New Roman"/>
                  <w:rPrChange w:id="15809" w:author="Masato YOSHIKAWA" w:date="2026-01-20T12:23:00Z" w16du:dateUtc="2026-01-20T03:23:00Z">
                    <w:rPr>
                      <w:rFonts w:ascii="ＭＳ 明朝" w:eastAsia="ＭＳ 明朝" w:hAnsi="ＭＳ 明朝"/>
                    </w:rPr>
                  </w:rPrChange>
                </w:rPr>
                <w:t>a local fete</w:t>
              </w:r>
            </w:moveTo>
          </w:p>
        </w:tc>
        <w:tc>
          <w:tcPr>
            <w:tcW w:w="629" w:type="pct"/>
          </w:tcPr>
          <w:p w14:paraId="612E4F6F" w14:textId="77777777" w:rsidR="005B6842" w:rsidRPr="005B6842" w:rsidRDefault="005B6842" w:rsidP="00C45809">
            <w:pPr>
              <w:pStyle w:val="af8"/>
              <w:rPr>
                <w:moveTo w:id="15810" w:author="Masato YOSHIKAWA" w:date="2026-01-20T12:21:00Z" w16du:dateUtc="2026-01-20T03:21:00Z"/>
                <w:rFonts w:ascii="Times New Roman" w:eastAsia="ＭＳ 明朝" w:hAnsi="Times New Roman" w:cs="Times New Roman"/>
                <w:rPrChange w:id="15811" w:author="Masato YOSHIKAWA" w:date="2026-01-20T12:23:00Z" w16du:dateUtc="2026-01-20T03:23:00Z">
                  <w:rPr>
                    <w:moveTo w:id="15812" w:author="Masato YOSHIKAWA" w:date="2026-01-20T12:21:00Z" w16du:dateUtc="2026-01-20T03:21:00Z"/>
                    <w:rFonts w:ascii="ＭＳ 明朝" w:eastAsia="ＭＳ 明朝" w:hAnsi="ＭＳ 明朝"/>
                  </w:rPr>
                </w:rPrChange>
              </w:rPr>
            </w:pPr>
            <w:moveTo w:id="15813" w:author="Masato YOSHIKAWA" w:date="2026-01-20T12:21:00Z" w16du:dateUtc="2026-01-20T03:21:00Z">
              <w:r w:rsidRPr="005B6842">
                <w:rPr>
                  <w:rFonts w:ascii="Times New Roman" w:eastAsia="ＭＳ 明朝" w:hAnsi="Times New Roman" w:cs="Times New Roman"/>
                  <w:rPrChange w:id="15814" w:author="Masato YOSHIKAWA" w:date="2026-01-20T12:23:00Z" w16du:dateUtc="2026-01-20T03:23:00Z">
                    <w:rPr>
                      <w:rFonts w:ascii="ＭＳ 明朝" w:eastAsia="ＭＳ 明朝" w:hAnsi="ＭＳ 明朝"/>
                    </w:rPr>
                  </w:rPrChange>
                </w:rPr>
                <w:t>fair</w:t>
              </w:r>
            </w:moveTo>
          </w:p>
        </w:tc>
        <w:tc>
          <w:tcPr>
            <w:tcW w:w="779" w:type="pct"/>
          </w:tcPr>
          <w:p w14:paraId="48AA3CE0" w14:textId="77777777" w:rsidR="005B6842" w:rsidRPr="005B6842" w:rsidRDefault="005B6842" w:rsidP="00C45809">
            <w:pPr>
              <w:pStyle w:val="af8"/>
              <w:rPr>
                <w:moveTo w:id="15815" w:author="Masato YOSHIKAWA" w:date="2026-01-20T12:21:00Z" w16du:dateUtc="2026-01-20T03:21:00Z"/>
                <w:rFonts w:ascii="Times New Roman" w:eastAsia="ＭＳ 明朝" w:hAnsi="Times New Roman" w:cs="Times New Roman"/>
                <w:rPrChange w:id="15816" w:author="Masato YOSHIKAWA" w:date="2026-01-20T12:23:00Z" w16du:dateUtc="2026-01-20T03:23:00Z">
                  <w:rPr>
                    <w:moveTo w:id="15817" w:author="Masato YOSHIKAWA" w:date="2026-01-20T12:21:00Z" w16du:dateUtc="2026-01-20T03:21:00Z"/>
                    <w:rFonts w:ascii="ＭＳ 明朝" w:eastAsia="ＭＳ 明朝" w:hAnsi="ＭＳ 明朝"/>
                  </w:rPr>
                </w:rPrChange>
              </w:rPr>
            </w:pPr>
            <w:moveTo w:id="15818" w:author="Masato YOSHIKAWA" w:date="2026-01-20T12:21:00Z" w16du:dateUtc="2026-01-20T03:21:00Z">
              <w:r w:rsidRPr="005B6842">
                <w:rPr>
                  <w:rFonts w:ascii="Times New Roman" w:eastAsia="ＭＳ 明朝" w:hAnsi="Times New Roman" w:cs="Times New Roman"/>
                  <w:rPrChange w:id="15819" w:author="Masato YOSHIKAWA" w:date="2026-01-20T12:23:00Z" w16du:dateUtc="2026-01-20T03:23:00Z">
                    <w:rPr>
                      <w:rFonts w:ascii="ＭＳ 明朝" w:eastAsia="ＭＳ 明朝" w:hAnsi="ＭＳ 明朝"/>
                    </w:rPr>
                  </w:rPrChange>
                </w:rPr>
                <w:t>Adaptation</w:t>
              </w:r>
            </w:moveTo>
          </w:p>
        </w:tc>
        <w:tc>
          <w:tcPr>
            <w:tcW w:w="744" w:type="pct"/>
          </w:tcPr>
          <w:p w14:paraId="45EE3843" w14:textId="77777777" w:rsidR="005B6842" w:rsidRPr="005B6842" w:rsidRDefault="005B6842" w:rsidP="00C45809">
            <w:pPr>
              <w:pStyle w:val="af8"/>
              <w:rPr>
                <w:moveTo w:id="15820" w:author="Masato YOSHIKAWA" w:date="2026-01-20T12:21:00Z" w16du:dateUtc="2026-01-20T03:21:00Z"/>
                <w:rFonts w:ascii="Times New Roman" w:eastAsia="ＭＳ 明朝" w:hAnsi="Times New Roman" w:cs="Times New Roman"/>
                <w:rPrChange w:id="15821" w:author="Masato YOSHIKAWA" w:date="2026-01-20T12:23:00Z" w16du:dateUtc="2026-01-20T03:23:00Z">
                  <w:rPr>
                    <w:moveTo w:id="15822" w:author="Masato YOSHIKAWA" w:date="2026-01-20T12:21:00Z" w16du:dateUtc="2026-01-20T03:21:00Z"/>
                    <w:rFonts w:ascii="ＭＳ 明朝" w:eastAsia="ＭＳ 明朝" w:hAnsi="ＭＳ 明朝"/>
                  </w:rPr>
                </w:rPrChange>
              </w:rPr>
            </w:pPr>
            <w:moveTo w:id="15823" w:author="Masato YOSHIKAWA" w:date="2026-01-20T12:21:00Z" w16du:dateUtc="2026-01-20T03:21:00Z">
              <w:r w:rsidRPr="005B6842">
                <w:rPr>
                  <w:rFonts w:ascii="Times New Roman" w:eastAsia="ＭＳ 明朝" w:hAnsi="Times New Roman" w:cs="Times New Roman"/>
                  <w:rPrChange w:id="15824" w:author="Masato YOSHIKAWA" w:date="2026-01-20T12:23:00Z" w16du:dateUtc="2026-01-20T03:23:00Z">
                    <w:rPr>
                      <w:rFonts w:ascii="ＭＳ 明朝" w:eastAsia="ＭＳ 明朝" w:hAnsi="ＭＳ 明朝"/>
                    </w:rPr>
                  </w:rPrChange>
                </w:rPr>
                <w:t>Minimization</w:t>
              </w:r>
            </w:moveTo>
          </w:p>
        </w:tc>
        <w:tc>
          <w:tcPr>
            <w:tcW w:w="851" w:type="pct"/>
          </w:tcPr>
          <w:p w14:paraId="5EF148D7" w14:textId="77777777" w:rsidR="005B6842" w:rsidRPr="005B6842" w:rsidRDefault="005B6842" w:rsidP="00C45809">
            <w:pPr>
              <w:pStyle w:val="af8"/>
              <w:rPr>
                <w:moveTo w:id="15825" w:author="Masato YOSHIKAWA" w:date="2026-01-20T12:21:00Z" w16du:dateUtc="2026-01-20T03:21:00Z"/>
                <w:rFonts w:ascii="Times New Roman" w:eastAsia="ＭＳ 明朝" w:hAnsi="Times New Roman" w:cs="Times New Roman"/>
                <w:rPrChange w:id="15826" w:author="Masato YOSHIKAWA" w:date="2026-01-20T12:23:00Z" w16du:dateUtc="2026-01-20T03:23:00Z">
                  <w:rPr>
                    <w:moveTo w:id="15827" w:author="Masato YOSHIKAWA" w:date="2026-01-20T12:21:00Z" w16du:dateUtc="2026-01-20T03:21:00Z"/>
                    <w:rFonts w:ascii="ＭＳ 明朝" w:eastAsia="ＭＳ 明朝" w:hAnsi="ＭＳ 明朝"/>
                  </w:rPr>
                </w:rPrChange>
              </w:rPr>
            </w:pPr>
            <w:moveTo w:id="15828" w:author="Masato YOSHIKAWA" w:date="2026-01-20T12:21:00Z" w16du:dateUtc="2026-01-20T03:21:00Z">
              <w:r w:rsidRPr="005B6842">
                <w:rPr>
                  <w:rFonts w:ascii="Times New Roman" w:eastAsia="ＭＳ 明朝" w:hAnsi="Times New Roman" w:cs="Times New Roman"/>
                  <w:rPrChange w:id="15829" w:author="Masato YOSHIKAWA" w:date="2026-01-20T12:23:00Z" w16du:dateUtc="2026-01-20T03:23:00Z">
                    <w:rPr>
                      <w:rFonts w:ascii="ＭＳ 明朝" w:eastAsia="ＭＳ 明朝" w:hAnsi="ＭＳ 明朝"/>
                    </w:rPr>
                  </w:rPrChange>
                </w:rPr>
                <w:t>Established equivalent</w:t>
              </w:r>
            </w:moveTo>
          </w:p>
        </w:tc>
        <w:tc>
          <w:tcPr>
            <w:tcW w:w="831" w:type="pct"/>
          </w:tcPr>
          <w:p w14:paraId="69844C86" w14:textId="77777777" w:rsidR="005B6842" w:rsidRPr="005B6842" w:rsidRDefault="005B6842" w:rsidP="00C45809">
            <w:pPr>
              <w:pStyle w:val="af8"/>
              <w:rPr>
                <w:moveTo w:id="15830" w:author="Masato YOSHIKAWA" w:date="2026-01-20T12:21:00Z" w16du:dateUtc="2026-01-20T03:21:00Z"/>
                <w:rFonts w:ascii="Times New Roman" w:eastAsia="ＭＳ 明朝" w:hAnsi="Times New Roman" w:cs="Times New Roman"/>
                <w:rPrChange w:id="15831" w:author="Masato YOSHIKAWA" w:date="2026-01-20T12:23:00Z" w16du:dateUtc="2026-01-20T03:23:00Z">
                  <w:rPr>
                    <w:moveTo w:id="15832" w:author="Masato YOSHIKAWA" w:date="2026-01-20T12:21:00Z" w16du:dateUtc="2026-01-20T03:21:00Z"/>
                    <w:rFonts w:ascii="ＭＳ 明朝" w:eastAsia="ＭＳ 明朝" w:hAnsi="ＭＳ 明朝"/>
                  </w:rPr>
                </w:rPrChange>
              </w:rPr>
            </w:pPr>
            <w:moveTo w:id="15833" w:author="Masato YOSHIKAWA" w:date="2026-01-20T12:21:00Z" w16du:dateUtc="2026-01-20T03:21:00Z">
              <w:r w:rsidRPr="005B6842">
                <w:rPr>
                  <w:rFonts w:ascii="Times New Roman" w:eastAsia="ＭＳ 明朝" w:hAnsi="Times New Roman" w:cs="Times New Roman"/>
                  <w:rPrChange w:id="15834" w:author="Masato YOSHIKAWA" w:date="2026-01-20T12:23:00Z" w16du:dateUtc="2026-01-20T03:23:00Z">
                    <w:rPr>
                      <w:rFonts w:ascii="ＭＳ 明朝" w:eastAsia="ＭＳ 明朝" w:hAnsi="ＭＳ 明朝"/>
                    </w:rPr>
                  </w:rPrChange>
                </w:rPr>
                <w:t>Minimization</w:t>
              </w:r>
            </w:moveTo>
          </w:p>
        </w:tc>
      </w:tr>
      <w:tr w:rsidR="005B6842" w:rsidRPr="005B6842" w14:paraId="4E8B3D1C" w14:textId="77777777" w:rsidTr="00C45809">
        <w:tc>
          <w:tcPr>
            <w:tcW w:w="582" w:type="pct"/>
          </w:tcPr>
          <w:p w14:paraId="17324AC5" w14:textId="77777777" w:rsidR="005B6842" w:rsidRPr="005B6842" w:rsidRDefault="005B6842" w:rsidP="00C45809">
            <w:pPr>
              <w:pStyle w:val="af8"/>
              <w:rPr>
                <w:moveTo w:id="15835" w:author="Masato YOSHIKAWA" w:date="2026-01-20T12:21:00Z" w16du:dateUtc="2026-01-20T03:21:00Z"/>
                <w:rFonts w:ascii="Times New Roman" w:eastAsia="ＭＳ 明朝" w:hAnsi="Times New Roman" w:cs="Times New Roman"/>
                <w:rPrChange w:id="15836" w:author="Masato YOSHIKAWA" w:date="2026-01-20T12:23:00Z" w16du:dateUtc="2026-01-20T03:23:00Z">
                  <w:rPr>
                    <w:moveTo w:id="15837" w:author="Masato YOSHIKAWA" w:date="2026-01-20T12:21:00Z" w16du:dateUtc="2026-01-20T03:21:00Z"/>
                    <w:rFonts w:ascii="ＭＳ 明朝" w:eastAsia="ＭＳ 明朝" w:hAnsi="ＭＳ 明朝"/>
                  </w:rPr>
                </w:rPrChange>
              </w:rPr>
            </w:pPr>
            <w:moveTo w:id="15838" w:author="Masato YOSHIKAWA" w:date="2026-01-20T12:21:00Z" w16du:dateUtc="2026-01-20T03:21:00Z">
              <w:r w:rsidRPr="005B6842">
                <w:rPr>
                  <w:rFonts w:ascii="Times New Roman" w:eastAsia="ＭＳ 明朝" w:hAnsi="Times New Roman" w:cs="Times New Roman" w:hint="eastAsia"/>
                  <w:rPrChange w:id="15839" w:author="Masato YOSHIKAWA" w:date="2026-01-20T12:23:00Z" w16du:dateUtc="2026-01-20T03:23:00Z">
                    <w:rPr>
                      <w:rFonts w:ascii="ＭＳ 明朝" w:eastAsia="ＭＳ 明朝" w:hAnsi="ＭＳ 明朝" w:hint="eastAsia"/>
                    </w:rPr>
                  </w:rPrChange>
                </w:rPr>
                <w:t>不徳義漢</w:t>
              </w:r>
            </w:moveTo>
          </w:p>
        </w:tc>
        <w:tc>
          <w:tcPr>
            <w:tcW w:w="583" w:type="pct"/>
          </w:tcPr>
          <w:p w14:paraId="7F6B1F9C" w14:textId="77777777" w:rsidR="005B6842" w:rsidRPr="005B6842" w:rsidRDefault="005B6842" w:rsidP="00C45809">
            <w:pPr>
              <w:pStyle w:val="af8"/>
              <w:rPr>
                <w:moveTo w:id="15840" w:author="Masato YOSHIKAWA" w:date="2026-01-20T12:21:00Z" w16du:dateUtc="2026-01-20T03:21:00Z"/>
                <w:rFonts w:ascii="Times New Roman" w:eastAsia="ＭＳ 明朝" w:hAnsi="Times New Roman" w:cs="Times New Roman"/>
                <w:rPrChange w:id="15841" w:author="Masato YOSHIKAWA" w:date="2026-01-20T12:23:00Z" w16du:dateUtc="2026-01-20T03:23:00Z">
                  <w:rPr>
                    <w:moveTo w:id="15842" w:author="Masato YOSHIKAWA" w:date="2026-01-20T12:21:00Z" w16du:dateUtc="2026-01-20T03:21:00Z"/>
                    <w:rFonts w:ascii="ＭＳ 明朝" w:eastAsia="ＭＳ 明朝" w:hAnsi="ＭＳ 明朝"/>
                  </w:rPr>
                </w:rPrChange>
              </w:rPr>
            </w:pPr>
            <w:moveTo w:id="15843" w:author="Masato YOSHIKAWA" w:date="2026-01-20T12:21:00Z" w16du:dateUtc="2026-01-20T03:21:00Z">
              <w:r w:rsidRPr="005B6842">
                <w:rPr>
                  <w:rFonts w:ascii="Times New Roman" w:eastAsia="ＭＳ 明朝" w:hAnsi="Times New Roman" w:cs="Times New Roman"/>
                  <w:rPrChange w:id="15844" w:author="Masato YOSHIKAWA" w:date="2026-01-20T12:23:00Z" w16du:dateUtc="2026-01-20T03:23:00Z">
                    <w:rPr>
                      <w:rFonts w:ascii="ＭＳ 明朝" w:eastAsia="ＭＳ 明朝" w:hAnsi="ＭＳ 明朝"/>
                    </w:rPr>
                  </w:rPrChange>
                </w:rPr>
                <w:t>wicked</w:t>
              </w:r>
            </w:moveTo>
          </w:p>
        </w:tc>
        <w:tc>
          <w:tcPr>
            <w:tcW w:w="629" w:type="pct"/>
          </w:tcPr>
          <w:p w14:paraId="4BA89EC7" w14:textId="77777777" w:rsidR="005B6842" w:rsidRPr="005B6842" w:rsidRDefault="005B6842" w:rsidP="00C45809">
            <w:pPr>
              <w:pStyle w:val="af8"/>
              <w:rPr>
                <w:moveTo w:id="15845" w:author="Masato YOSHIKAWA" w:date="2026-01-20T12:21:00Z" w16du:dateUtc="2026-01-20T03:21:00Z"/>
                <w:rFonts w:ascii="Times New Roman" w:eastAsia="ＭＳ 明朝" w:hAnsi="Times New Roman" w:cs="Times New Roman"/>
                <w:rPrChange w:id="15846" w:author="Masato YOSHIKAWA" w:date="2026-01-20T12:23:00Z" w16du:dateUtc="2026-01-20T03:23:00Z">
                  <w:rPr>
                    <w:moveTo w:id="15847" w:author="Masato YOSHIKAWA" w:date="2026-01-20T12:21:00Z" w16du:dateUtc="2026-01-20T03:21:00Z"/>
                    <w:rFonts w:ascii="ＭＳ 明朝" w:eastAsia="ＭＳ 明朝" w:hAnsi="ＭＳ 明朝"/>
                  </w:rPr>
                </w:rPrChange>
              </w:rPr>
            </w:pPr>
            <w:moveTo w:id="15848" w:author="Masato YOSHIKAWA" w:date="2026-01-20T12:21:00Z" w16du:dateUtc="2026-01-20T03:21:00Z">
              <w:r w:rsidRPr="005B6842">
                <w:rPr>
                  <w:rFonts w:ascii="Times New Roman" w:eastAsia="ＭＳ 明朝" w:hAnsi="Times New Roman" w:cs="Times New Roman"/>
                  <w:rPrChange w:id="15849" w:author="Masato YOSHIKAWA" w:date="2026-01-20T12:23:00Z" w16du:dateUtc="2026-01-20T03:23:00Z">
                    <w:rPr>
                      <w:rFonts w:ascii="ＭＳ 明朝" w:eastAsia="ＭＳ 明朝" w:hAnsi="ＭＳ 明朝"/>
                    </w:rPr>
                  </w:rPrChange>
                </w:rPr>
                <w:t>scoundrels</w:t>
              </w:r>
            </w:moveTo>
          </w:p>
        </w:tc>
        <w:tc>
          <w:tcPr>
            <w:tcW w:w="779" w:type="pct"/>
          </w:tcPr>
          <w:p w14:paraId="1EE022EB" w14:textId="77777777" w:rsidR="005B6842" w:rsidRPr="005B6842" w:rsidRDefault="005B6842" w:rsidP="00C45809">
            <w:pPr>
              <w:pStyle w:val="af8"/>
              <w:rPr>
                <w:moveTo w:id="15850" w:author="Masato YOSHIKAWA" w:date="2026-01-20T12:21:00Z" w16du:dateUtc="2026-01-20T03:21:00Z"/>
                <w:rFonts w:ascii="Times New Roman" w:eastAsia="ＭＳ 明朝" w:hAnsi="Times New Roman" w:cs="Times New Roman"/>
                <w:rPrChange w:id="15851" w:author="Masato YOSHIKAWA" w:date="2026-01-20T12:23:00Z" w16du:dateUtc="2026-01-20T03:23:00Z">
                  <w:rPr>
                    <w:moveTo w:id="15852" w:author="Masato YOSHIKAWA" w:date="2026-01-20T12:21:00Z" w16du:dateUtc="2026-01-20T03:21:00Z"/>
                    <w:rFonts w:ascii="ＭＳ 明朝" w:eastAsia="ＭＳ 明朝" w:hAnsi="ＭＳ 明朝"/>
                  </w:rPr>
                </w:rPrChange>
              </w:rPr>
            </w:pPr>
            <w:moveTo w:id="15853" w:author="Masato YOSHIKAWA" w:date="2026-01-20T12:21:00Z" w16du:dateUtc="2026-01-20T03:21:00Z">
              <w:r w:rsidRPr="005B6842">
                <w:rPr>
                  <w:rFonts w:ascii="Times New Roman" w:eastAsia="ＭＳ 明朝" w:hAnsi="Times New Roman" w:cs="Times New Roman"/>
                  <w:rPrChange w:id="15854" w:author="Masato YOSHIKAWA" w:date="2026-01-20T12:23:00Z" w16du:dateUtc="2026-01-20T03:23:00Z">
                    <w:rPr>
                      <w:rFonts w:ascii="ＭＳ 明朝" w:eastAsia="ＭＳ 明朝" w:hAnsi="ＭＳ 明朝"/>
                    </w:rPr>
                  </w:rPrChange>
                </w:rPr>
                <w:t>Generalization</w:t>
              </w:r>
            </w:moveTo>
          </w:p>
        </w:tc>
        <w:tc>
          <w:tcPr>
            <w:tcW w:w="744" w:type="pct"/>
          </w:tcPr>
          <w:p w14:paraId="17A8570F" w14:textId="77777777" w:rsidR="005B6842" w:rsidRPr="005B6842" w:rsidRDefault="005B6842" w:rsidP="00C45809">
            <w:pPr>
              <w:pStyle w:val="af8"/>
              <w:rPr>
                <w:moveTo w:id="15855" w:author="Masato YOSHIKAWA" w:date="2026-01-20T12:21:00Z" w16du:dateUtc="2026-01-20T03:21:00Z"/>
                <w:rFonts w:ascii="Times New Roman" w:eastAsia="ＭＳ 明朝" w:hAnsi="Times New Roman" w:cs="Times New Roman"/>
                <w:rPrChange w:id="15856" w:author="Masato YOSHIKAWA" w:date="2026-01-20T12:23:00Z" w16du:dateUtc="2026-01-20T03:23:00Z">
                  <w:rPr>
                    <w:moveTo w:id="15857" w:author="Masato YOSHIKAWA" w:date="2026-01-20T12:21:00Z" w16du:dateUtc="2026-01-20T03:21:00Z"/>
                    <w:rFonts w:ascii="ＭＳ 明朝" w:eastAsia="ＭＳ 明朝" w:hAnsi="ＭＳ 明朝"/>
                  </w:rPr>
                </w:rPrChange>
              </w:rPr>
            </w:pPr>
            <w:moveTo w:id="15858" w:author="Masato YOSHIKAWA" w:date="2026-01-20T12:21:00Z" w16du:dateUtc="2026-01-20T03:21:00Z">
              <w:r w:rsidRPr="005B6842">
                <w:rPr>
                  <w:rFonts w:ascii="Times New Roman" w:eastAsia="ＭＳ 明朝" w:hAnsi="Times New Roman" w:cs="Times New Roman"/>
                  <w:rPrChange w:id="15859" w:author="Masato YOSHIKAWA" w:date="2026-01-20T12:23:00Z" w16du:dateUtc="2026-01-20T03:23:00Z">
                    <w:rPr>
                      <w:rFonts w:ascii="ＭＳ 明朝" w:eastAsia="ＭＳ 明朝" w:hAnsi="ＭＳ 明朝"/>
                    </w:rPr>
                  </w:rPrChange>
                </w:rPr>
                <w:t>Minimization</w:t>
              </w:r>
            </w:moveTo>
          </w:p>
        </w:tc>
        <w:tc>
          <w:tcPr>
            <w:tcW w:w="851" w:type="pct"/>
          </w:tcPr>
          <w:p w14:paraId="30208B14" w14:textId="77777777" w:rsidR="005B6842" w:rsidRPr="005B6842" w:rsidRDefault="005B6842" w:rsidP="00C45809">
            <w:pPr>
              <w:pStyle w:val="af8"/>
              <w:rPr>
                <w:moveTo w:id="15860" w:author="Masato YOSHIKAWA" w:date="2026-01-20T12:21:00Z" w16du:dateUtc="2026-01-20T03:21:00Z"/>
                <w:rFonts w:ascii="Times New Roman" w:eastAsia="ＭＳ 明朝" w:hAnsi="Times New Roman" w:cs="Times New Roman"/>
                <w:rPrChange w:id="15861" w:author="Masato YOSHIKAWA" w:date="2026-01-20T12:23:00Z" w16du:dateUtc="2026-01-20T03:23:00Z">
                  <w:rPr>
                    <w:moveTo w:id="15862" w:author="Masato YOSHIKAWA" w:date="2026-01-20T12:21:00Z" w16du:dateUtc="2026-01-20T03:21:00Z"/>
                    <w:rFonts w:ascii="ＭＳ 明朝" w:eastAsia="ＭＳ 明朝" w:hAnsi="ＭＳ 明朝"/>
                  </w:rPr>
                </w:rPrChange>
              </w:rPr>
            </w:pPr>
            <w:moveTo w:id="15863" w:author="Masato YOSHIKAWA" w:date="2026-01-20T12:21:00Z" w16du:dateUtc="2026-01-20T03:21:00Z">
              <w:r w:rsidRPr="005B6842">
                <w:rPr>
                  <w:rFonts w:ascii="Times New Roman" w:eastAsia="ＭＳ 明朝" w:hAnsi="Times New Roman" w:cs="Times New Roman"/>
                  <w:rPrChange w:id="15864" w:author="Masato YOSHIKAWA" w:date="2026-01-20T12:23:00Z" w16du:dateUtc="2026-01-20T03:23:00Z">
                    <w:rPr>
                      <w:rFonts w:ascii="ＭＳ 明朝" w:eastAsia="ＭＳ 明朝" w:hAnsi="ＭＳ 明朝"/>
                    </w:rPr>
                  </w:rPrChange>
                </w:rPr>
                <w:t>Generalization</w:t>
              </w:r>
            </w:moveTo>
          </w:p>
        </w:tc>
        <w:tc>
          <w:tcPr>
            <w:tcW w:w="831" w:type="pct"/>
          </w:tcPr>
          <w:p w14:paraId="6B8453AE" w14:textId="77777777" w:rsidR="005B6842" w:rsidRPr="005B6842" w:rsidRDefault="005B6842" w:rsidP="00C45809">
            <w:pPr>
              <w:pStyle w:val="af8"/>
              <w:rPr>
                <w:moveTo w:id="15865" w:author="Masato YOSHIKAWA" w:date="2026-01-20T12:21:00Z" w16du:dateUtc="2026-01-20T03:21:00Z"/>
                <w:rFonts w:ascii="Times New Roman" w:eastAsia="ＭＳ 明朝" w:hAnsi="Times New Roman" w:cs="Times New Roman"/>
                <w:rPrChange w:id="15866" w:author="Masato YOSHIKAWA" w:date="2026-01-20T12:23:00Z" w16du:dateUtc="2026-01-20T03:23:00Z">
                  <w:rPr>
                    <w:moveTo w:id="15867" w:author="Masato YOSHIKAWA" w:date="2026-01-20T12:21:00Z" w16du:dateUtc="2026-01-20T03:21:00Z"/>
                    <w:rFonts w:ascii="ＭＳ 明朝" w:eastAsia="ＭＳ 明朝" w:hAnsi="ＭＳ 明朝"/>
                  </w:rPr>
                </w:rPrChange>
              </w:rPr>
            </w:pPr>
            <w:moveTo w:id="15868" w:author="Masato YOSHIKAWA" w:date="2026-01-20T12:21:00Z" w16du:dateUtc="2026-01-20T03:21:00Z">
              <w:r w:rsidRPr="005B6842">
                <w:rPr>
                  <w:rFonts w:ascii="Times New Roman" w:eastAsia="ＭＳ 明朝" w:hAnsi="Times New Roman" w:cs="Times New Roman"/>
                  <w:rPrChange w:id="15869" w:author="Masato YOSHIKAWA" w:date="2026-01-20T12:23:00Z" w16du:dateUtc="2026-01-20T03:23:00Z">
                    <w:rPr>
                      <w:rFonts w:ascii="ＭＳ 明朝" w:eastAsia="ＭＳ 明朝" w:hAnsi="ＭＳ 明朝"/>
                    </w:rPr>
                  </w:rPrChange>
                </w:rPr>
                <w:t>Minimization</w:t>
              </w:r>
            </w:moveTo>
          </w:p>
        </w:tc>
      </w:tr>
      <w:tr w:rsidR="005B6842" w:rsidRPr="005B6842" w14:paraId="307EC61B" w14:textId="77777777" w:rsidTr="00C45809">
        <w:tc>
          <w:tcPr>
            <w:tcW w:w="582" w:type="pct"/>
          </w:tcPr>
          <w:p w14:paraId="4EB44199" w14:textId="77777777" w:rsidR="005B6842" w:rsidRPr="005B6842" w:rsidRDefault="005B6842" w:rsidP="00C45809">
            <w:pPr>
              <w:pStyle w:val="af8"/>
              <w:rPr>
                <w:moveTo w:id="15870" w:author="Masato YOSHIKAWA" w:date="2026-01-20T12:21:00Z" w16du:dateUtc="2026-01-20T03:21:00Z"/>
                <w:rFonts w:ascii="Times New Roman" w:eastAsia="ＭＳ 明朝" w:hAnsi="Times New Roman" w:cs="Times New Roman"/>
                <w:rPrChange w:id="15871" w:author="Masato YOSHIKAWA" w:date="2026-01-20T12:23:00Z" w16du:dateUtc="2026-01-20T03:23:00Z">
                  <w:rPr>
                    <w:moveTo w:id="15872" w:author="Masato YOSHIKAWA" w:date="2026-01-20T12:21:00Z" w16du:dateUtc="2026-01-20T03:21:00Z"/>
                    <w:rFonts w:ascii="ＭＳ 明朝" w:eastAsia="ＭＳ 明朝" w:hAnsi="ＭＳ 明朝"/>
                  </w:rPr>
                </w:rPrChange>
              </w:rPr>
            </w:pPr>
            <w:moveTo w:id="15873" w:author="Masato YOSHIKAWA" w:date="2026-01-20T12:21:00Z" w16du:dateUtc="2026-01-20T03:21:00Z">
              <w:r w:rsidRPr="005B6842">
                <w:rPr>
                  <w:rFonts w:ascii="Times New Roman" w:eastAsia="ＭＳ 明朝" w:hAnsi="Times New Roman" w:cs="Times New Roman" w:hint="eastAsia"/>
                  <w:rPrChange w:id="15874" w:author="Masato YOSHIKAWA" w:date="2026-01-20T12:23:00Z" w16du:dateUtc="2026-01-20T03:23:00Z">
                    <w:rPr>
                      <w:rFonts w:ascii="ＭＳ 明朝" w:eastAsia="ＭＳ 明朝" w:hAnsi="ＭＳ 明朝" w:hint="eastAsia"/>
                    </w:rPr>
                  </w:rPrChange>
                </w:rPr>
                <w:t>行李</w:t>
              </w:r>
            </w:moveTo>
          </w:p>
        </w:tc>
        <w:tc>
          <w:tcPr>
            <w:tcW w:w="583" w:type="pct"/>
          </w:tcPr>
          <w:p w14:paraId="74457008" w14:textId="77777777" w:rsidR="005B6842" w:rsidRPr="005B6842" w:rsidRDefault="005B6842" w:rsidP="00C45809">
            <w:pPr>
              <w:pStyle w:val="af8"/>
              <w:rPr>
                <w:moveTo w:id="15875" w:author="Masato YOSHIKAWA" w:date="2026-01-20T12:21:00Z" w16du:dateUtc="2026-01-20T03:21:00Z"/>
                <w:rFonts w:ascii="Times New Roman" w:eastAsia="ＭＳ 明朝" w:hAnsi="Times New Roman" w:cs="Times New Roman"/>
                <w:rPrChange w:id="15876" w:author="Masato YOSHIKAWA" w:date="2026-01-20T12:23:00Z" w16du:dateUtc="2026-01-20T03:23:00Z">
                  <w:rPr>
                    <w:moveTo w:id="15877" w:author="Masato YOSHIKAWA" w:date="2026-01-20T12:21:00Z" w16du:dateUtc="2026-01-20T03:21:00Z"/>
                    <w:rFonts w:ascii="ＭＳ 明朝" w:eastAsia="ＭＳ 明朝" w:hAnsi="ＭＳ 明朝"/>
                  </w:rPr>
                </w:rPrChange>
              </w:rPr>
            </w:pPr>
            <w:moveTo w:id="15878" w:author="Masato YOSHIKAWA" w:date="2026-01-20T12:21:00Z" w16du:dateUtc="2026-01-20T03:21:00Z">
              <w:r w:rsidRPr="005B6842">
                <w:rPr>
                  <w:rFonts w:ascii="Times New Roman" w:eastAsia="ＭＳ 明朝" w:hAnsi="Times New Roman" w:cs="Times New Roman"/>
                  <w:rPrChange w:id="15879" w:author="Masato YOSHIKAWA" w:date="2026-01-20T12:23:00Z" w16du:dateUtc="2026-01-20T03:23:00Z">
                    <w:rPr>
                      <w:rFonts w:ascii="ＭＳ 明朝" w:eastAsia="ＭＳ 明朝" w:hAnsi="ＭＳ 明朝"/>
                    </w:rPr>
                  </w:rPrChange>
                </w:rPr>
                <w:t>a baskettrunk</w:t>
              </w:r>
            </w:moveTo>
          </w:p>
        </w:tc>
        <w:tc>
          <w:tcPr>
            <w:tcW w:w="629" w:type="pct"/>
          </w:tcPr>
          <w:p w14:paraId="26E7E0DD" w14:textId="77777777" w:rsidR="005B6842" w:rsidRPr="005B6842" w:rsidRDefault="005B6842" w:rsidP="00C45809">
            <w:pPr>
              <w:pStyle w:val="af8"/>
              <w:rPr>
                <w:moveTo w:id="15880" w:author="Masato YOSHIKAWA" w:date="2026-01-20T12:21:00Z" w16du:dateUtc="2026-01-20T03:21:00Z"/>
                <w:rFonts w:ascii="Times New Roman" w:eastAsia="ＭＳ 明朝" w:hAnsi="Times New Roman" w:cs="Times New Roman"/>
                <w:rPrChange w:id="15881" w:author="Masato YOSHIKAWA" w:date="2026-01-20T12:23:00Z" w16du:dateUtc="2026-01-20T03:23:00Z">
                  <w:rPr>
                    <w:moveTo w:id="15882" w:author="Masato YOSHIKAWA" w:date="2026-01-20T12:21:00Z" w16du:dateUtc="2026-01-20T03:21:00Z"/>
                    <w:rFonts w:ascii="ＭＳ 明朝" w:eastAsia="ＭＳ 明朝" w:hAnsi="ＭＳ 明朝"/>
                  </w:rPr>
                </w:rPrChange>
              </w:rPr>
            </w:pPr>
            <w:moveTo w:id="15883" w:author="Masato YOSHIKAWA" w:date="2026-01-20T12:21:00Z" w16du:dateUtc="2026-01-20T03:21:00Z">
              <w:r w:rsidRPr="005B6842">
                <w:rPr>
                  <w:rFonts w:ascii="Times New Roman" w:eastAsia="ＭＳ 明朝" w:hAnsi="Times New Roman" w:cs="Times New Roman"/>
                  <w:rPrChange w:id="15884" w:author="Masato YOSHIKAWA" w:date="2026-01-20T12:23:00Z" w16du:dateUtc="2026-01-20T03:23:00Z">
                    <w:rPr>
                      <w:rFonts w:ascii="ＭＳ 明朝" w:eastAsia="ＭＳ 明朝" w:hAnsi="ＭＳ 明朝"/>
                    </w:rPr>
                  </w:rPrChange>
                </w:rPr>
                <w:t>suitcase</w:t>
              </w:r>
            </w:moveTo>
          </w:p>
        </w:tc>
        <w:tc>
          <w:tcPr>
            <w:tcW w:w="779" w:type="pct"/>
          </w:tcPr>
          <w:p w14:paraId="28AA3ECD" w14:textId="77777777" w:rsidR="005B6842" w:rsidRPr="005B6842" w:rsidRDefault="005B6842" w:rsidP="00C45809">
            <w:pPr>
              <w:pStyle w:val="af8"/>
              <w:rPr>
                <w:moveTo w:id="15885" w:author="Masato YOSHIKAWA" w:date="2026-01-20T12:21:00Z" w16du:dateUtc="2026-01-20T03:21:00Z"/>
                <w:rFonts w:ascii="Times New Roman" w:eastAsia="ＭＳ 明朝" w:hAnsi="Times New Roman" w:cs="Times New Roman"/>
                <w:rPrChange w:id="15886" w:author="Masato YOSHIKAWA" w:date="2026-01-20T12:23:00Z" w16du:dateUtc="2026-01-20T03:23:00Z">
                  <w:rPr>
                    <w:moveTo w:id="15887" w:author="Masato YOSHIKAWA" w:date="2026-01-20T12:21:00Z" w16du:dateUtc="2026-01-20T03:21:00Z"/>
                    <w:rFonts w:ascii="ＭＳ 明朝" w:eastAsia="ＭＳ 明朝" w:hAnsi="ＭＳ 明朝"/>
                  </w:rPr>
                </w:rPrChange>
              </w:rPr>
            </w:pPr>
            <w:moveTo w:id="15888" w:author="Masato YOSHIKAWA" w:date="2026-01-20T12:21:00Z" w16du:dateUtc="2026-01-20T03:21:00Z">
              <w:r w:rsidRPr="005B6842">
                <w:rPr>
                  <w:rFonts w:ascii="Times New Roman" w:eastAsia="ＭＳ 明朝" w:hAnsi="Times New Roman" w:cs="Times New Roman"/>
                  <w:rPrChange w:id="15889" w:author="Masato YOSHIKAWA" w:date="2026-01-20T12:23:00Z" w16du:dateUtc="2026-01-20T03:23:00Z">
                    <w:rPr>
                      <w:rFonts w:ascii="ＭＳ 明朝" w:eastAsia="ＭＳ 明朝" w:hAnsi="ＭＳ 明朝"/>
                    </w:rPr>
                  </w:rPrChange>
                </w:rPr>
                <w:t>Description</w:t>
              </w:r>
            </w:moveTo>
          </w:p>
        </w:tc>
        <w:tc>
          <w:tcPr>
            <w:tcW w:w="744" w:type="pct"/>
          </w:tcPr>
          <w:p w14:paraId="26380103" w14:textId="77777777" w:rsidR="005B6842" w:rsidRPr="005B6842" w:rsidRDefault="005B6842" w:rsidP="00C45809">
            <w:pPr>
              <w:pStyle w:val="af8"/>
              <w:rPr>
                <w:moveTo w:id="15890" w:author="Masato YOSHIKAWA" w:date="2026-01-20T12:21:00Z" w16du:dateUtc="2026-01-20T03:21:00Z"/>
                <w:rFonts w:ascii="Times New Roman" w:eastAsia="ＭＳ 明朝" w:hAnsi="Times New Roman" w:cs="Times New Roman"/>
                <w:rPrChange w:id="15891" w:author="Masato YOSHIKAWA" w:date="2026-01-20T12:23:00Z" w16du:dateUtc="2026-01-20T03:23:00Z">
                  <w:rPr>
                    <w:moveTo w:id="15892" w:author="Masato YOSHIKAWA" w:date="2026-01-20T12:21:00Z" w16du:dateUtc="2026-01-20T03:21:00Z"/>
                    <w:rFonts w:ascii="ＭＳ 明朝" w:eastAsia="ＭＳ 明朝" w:hAnsi="ＭＳ 明朝"/>
                  </w:rPr>
                </w:rPrChange>
              </w:rPr>
            </w:pPr>
            <w:moveTo w:id="15893" w:author="Masato YOSHIKAWA" w:date="2026-01-20T12:21:00Z" w16du:dateUtc="2026-01-20T03:21:00Z">
              <w:r w:rsidRPr="005B6842">
                <w:rPr>
                  <w:rFonts w:ascii="Times New Roman" w:eastAsia="ＭＳ 明朝" w:hAnsi="Times New Roman" w:cs="Times New Roman"/>
                  <w:rPrChange w:id="15894" w:author="Masato YOSHIKAWA" w:date="2026-01-20T12:23:00Z" w16du:dateUtc="2026-01-20T03:23:00Z">
                    <w:rPr>
                      <w:rFonts w:ascii="ＭＳ 明朝" w:eastAsia="ＭＳ 明朝" w:hAnsi="ＭＳ 明朝"/>
                    </w:rPr>
                  </w:rPrChange>
                </w:rPr>
                <w:t>Minimization</w:t>
              </w:r>
            </w:moveTo>
          </w:p>
        </w:tc>
        <w:tc>
          <w:tcPr>
            <w:tcW w:w="851" w:type="pct"/>
          </w:tcPr>
          <w:p w14:paraId="4D8B8EF4" w14:textId="77777777" w:rsidR="005B6842" w:rsidRPr="005B6842" w:rsidRDefault="005B6842" w:rsidP="00C45809">
            <w:pPr>
              <w:pStyle w:val="af8"/>
              <w:rPr>
                <w:moveTo w:id="15895" w:author="Masato YOSHIKAWA" w:date="2026-01-20T12:21:00Z" w16du:dateUtc="2026-01-20T03:21:00Z"/>
                <w:rFonts w:ascii="Times New Roman" w:eastAsia="ＭＳ 明朝" w:hAnsi="Times New Roman" w:cs="Times New Roman"/>
                <w:rPrChange w:id="15896" w:author="Masato YOSHIKAWA" w:date="2026-01-20T12:23:00Z" w16du:dateUtc="2026-01-20T03:23:00Z">
                  <w:rPr>
                    <w:moveTo w:id="15897" w:author="Masato YOSHIKAWA" w:date="2026-01-20T12:21:00Z" w16du:dateUtc="2026-01-20T03:21:00Z"/>
                    <w:rFonts w:ascii="ＭＳ 明朝" w:eastAsia="ＭＳ 明朝" w:hAnsi="ＭＳ 明朝"/>
                  </w:rPr>
                </w:rPrChange>
              </w:rPr>
            </w:pPr>
            <w:moveTo w:id="15898" w:author="Masato YOSHIKAWA" w:date="2026-01-20T12:21:00Z" w16du:dateUtc="2026-01-20T03:21:00Z">
              <w:r w:rsidRPr="005B6842">
                <w:rPr>
                  <w:rFonts w:ascii="Times New Roman" w:eastAsia="ＭＳ 明朝" w:hAnsi="Times New Roman" w:cs="Times New Roman"/>
                  <w:rPrChange w:id="15899" w:author="Masato YOSHIKAWA" w:date="2026-01-20T12:23:00Z" w16du:dateUtc="2026-01-20T03:23:00Z">
                    <w:rPr>
                      <w:rFonts w:ascii="ＭＳ 明朝" w:eastAsia="ＭＳ 明朝" w:hAnsi="ＭＳ 明朝"/>
                    </w:rPr>
                  </w:rPrChange>
                </w:rPr>
                <w:t>Adaptation</w:t>
              </w:r>
            </w:moveTo>
          </w:p>
        </w:tc>
        <w:tc>
          <w:tcPr>
            <w:tcW w:w="831" w:type="pct"/>
          </w:tcPr>
          <w:p w14:paraId="7DF80FB0" w14:textId="77777777" w:rsidR="005B6842" w:rsidRPr="005B6842" w:rsidRDefault="005B6842" w:rsidP="00C45809">
            <w:pPr>
              <w:pStyle w:val="af8"/>
              <w:rPr>
                <w:moveTo w:id="15900" w:author="Masato YOSHIKAWA" w:date="2026-01-20T12:21:00Z" w16du:dateUtc="2026-01-20T03:21:00Z"/>
                <w:rFonts w:ascii="Times New Roman" w:eastAsia="ＭＳ 明朝" w:hAnsi="Times New Roman" w:cs="Times New Roman"/>
                <w:rPrChange w:id="15901" w:author="Masato YOSHIKAWA" w:date="2026-01-20T12:23:00Z" w16du:dateUtc="2026-01-20T03:23:00Z">
                  <w:rPr>
                    <w:moveTo w:id="15902" w:author="Masato YOSHIKAWA" w:date="2026-01-20T12:21:00Z" w16du:dateUtc="2026-01-20T03:21:00Z"/>
                    <w:rFonts w:ascii="ＭＳ 明朝" w:eastAsia="ＭＳ 明朝" w:hAnsi="ＭＳ 明朝"/>
                  </w:rPr>
                </w:rPrChange>
              </w:rPr>
            </w:pPr>
            <w:moveTo w:id="15903" w:author="Masato YOSHIKAWA" w:date="2026-01-20T12:21:00Z" w16du:dateUtc="2026-01-20T03:21:00Z">
              <w:r w:rsidRPr="005B6842">
                <w:rPr>
                  <w:rFonts w:ascii="Times New Roman" w:eastAsia="ＭＳ 明朝" w:hAnsi="Times New Roman" w:cs="Times New Roman"/>
                  <w:rPrChange w:id="15904" w:author="Masato YOSHIKAWA" w:date="2026-01-20T12:23:00Z" w16du:dateUtc="2026-01-20T03:23:00Z">
                    <w:rPr>
                      <w:rFonts w:ascii="ＭＳ 明朝" w:eastAsia="ＭＳ 明朝" w:hAnsi="ＭＳ 明朝"/>
                    </w:rPr>
                  </w:rPrChange>
                </w:rPr>
                <w:t>Minimization</w:t>
              </w:r>
            </w:moveTo>
          </w:p>
        </w:tc>
      </w:tr>
      <w:tr w:rsidR="005B6842" w:rsidRPr="005B6842" w14:paraId="6F636A3D" w14:textId="77777777" w:rsidTr="00C45809">
        <w:tc>
          <w:tcPr>
            <w:tcW w:w="582" w:type="pct"/>
          </w:tcPr>
          <w:p w14:paraId="0A82B455" w14:textId="77777777" w:rsidR="005B6842" w:rsidRPr="005B6842" w:rsidRDefault="005B6842" w:rsidP="00C45809">
            <w:pPr>
              <w:pStyle w:val="af8"/>
              <w:rPr>
                <w:moveTo w:id="15905" w:author="Masato YOSHIKAWA" w:date="2026-01-20T12:21:00Z" w16du:dateUtc="2026-01-20T03:21:00Z"/>
                <w:rFonts w:ascii="Times New Roman" w:eastAsia="ＭＳ 明朝" w:hAnsi="Times New Roman" w:cs="Times New Roman"/>
                <w:rPrChange w:id="15906" w:author="Masato YOSHIKAWA" w:date="2026-01-20T12:23:00Z" w16du:dateUtc="2026-01-20T03:23:00Z">
                  <w:rPr>
                    <w:moveTo w:id="15907" w:author="Masato YOSHIKAWA" w:date="2026-01-20T12:21:00Z" w16du:dateUtc="2026-01-20T03:21:00Z"/>
                    <w:rFonts w:ascii="ＭＳ 明朝" w:eastAsia="ＭＳ 明朝" w:hAnsi="ＭＳ 明朝"/>
                  </w:rPr>
                </w:rPrChange>
              </w:rPr>
            </w:pPr>
            <w:moveTo w:id="15908" w:author="Masato YOSHIKAWA" w:date="2026-01-20T12:21:00Z" w16du:dateUtc="2026-01-20T03:21:00Z">
              <w:r w:rsidRPr="005B6842">
                <w:rPr>
                  <w:rFonts w:ascii="Times New Roman" w:eastAsia="ＭＳ 明朝" w:hAnsi="Times New Roman" w:cs="Times New Roman" w:hint="eastAsia"/>
                  <w:rPrChange w:id="15909" w:author="Masato YOSHIKAWA" w:date="2026-01-20T12:23:00Z" w16du:dateUtc="2026-01-20T03:23:00Z">
                    <w:rPr>
                      <w:rFonts w:ascii="ＭＳ 明朝" w:eastAsia="ＭＳ 明朝" w:hAnsi="ＭＳ 明朝" w:hint="eastAsia"/>
                    </w:rPr>
                  </w:rPrChange>
                </w:rPr>
                <w:t>厚羅紗</w:t>
              </w:r>
            </w:moveTo>
          </w:p>
        </w:tc>
        <w:tc>
          <w:tcPr>
            <w:tcW w:w="583" w:type="pct"/>
          </w:tcPr>
          <w:p w14:paraId="534CCF09" w14:textId="77777777" w:rsidR="005B6842" w:rsidRPr="005B6842" w:rsidRDefault="005B6842" w:rsidP="00C45809">
            <w:pPr>
              <w:pStyle w:val="af8"/>
              <w:rPr>
                <w:moveTo w:id="15910" w:author="Masato YOSHIKAWA" w:date="2026-01-20T12:21:00Z" w16du:dateUtc="2026-01-20T03:21:00Z"/>
                <w:rFonts w:ascii="Times New Roman" w:eastAsia="ＭＳ 明朝" w:hAnsi="Times New Roman" w:cs="Times New Roman"/>
                <w:rPrChange w:id="15911" w:author="Masato YOSHIKAWA" w:date="2026-01-20T12:23:00Z" w16du:dateUtc="2026-01-20T03:23:00Z">
                  <w:rPr>
                    <w:moveTo w:id="15912" w:author="Masato YOSHIKAWA" w:date="2026-01-20T12:21:00Z" w16du:dateUtc="2026-01-20T03:21:00Z"/>
                    <w:rFonts w:ascii="ＭＳ 明朝" w:eastAsia="ＭＳ 明朝" w:hAnsi="ＭＳ 明朝"/>
                  </w:rPr>
                </w:rPrChange>
              </w:rPr>
            </w:pPr>
            <w:moveTo w:id="15913" w:author="Masato YOSHIKAWA" w:date="2026-01-20T12:21:00Z" w16du:dateUtc="2026-01-20T03:21:00Z">
              <w:r w:rsidRPr="005B6842">
                <w:rPr>
                  <w:rFonts w:ascii="Times New Roman" w:eastAsia="ＭＳ 明朝" w:hAnsi="Times New Roman" w:cs="Times New Roman"/>
                  <w:rPrChange w:id="15914" w:author="Masato YOSHIKAWA" w:date="2026-01-20T12:23:00Z" w16du:dateUtc="2026-01-20T03:23:00Z">
                    <w:rPr>
                      <w:rFonts w:ascii="ＭＳ 明朝" w:eastAsia="ＭＳ 明朝" w:hAnsi="ＭＳ 明朝"/>
                    </w:rPr>
                  </w:rPrChange>
                </w:rPr>
                <w:t>wool which did not allow the slightest ventilation</w:t>
              </w:r>
            </w:moveTo>
          </w:p>
        </w:tc>
        <w:tc>
          <w:tcPr>
            <w:tcW w:w="629" w:type="pct"/>
          </w:tcPr>
          <w:p w14:paraId="44AF61EA" w14:textId="77777777" w:rsidR="005B6842" w:rsidRPr="005B6842" w:rsidRDefault="005B6842" w:rsidP="00C45809">
            <w:pPr>
              <w:pStyle w:val="af8"/>
              <w:rPr>
                <w:moveTo w:id="15915" w:author="Masato YOSHIKAWA" w:date="2026-01-20T12:21:00Z" w16du:dateUtc="2026-01-20T03:21:00Z"/>
                <w:rFonts w:ascii="Times New Roman" w:eastAsia="ＭＳ 明朝" w:hAnsi="Times New Roman" w:cs="Times New Roman"/>
                <w:rPrChange w:id="15916" w:author="Masato YOSHIKAWA" w:date="2026-01-20T12:23:00Z" w16du:dateUtc="2026-01-20T03:23:00Z">
                  <w:rPr>
                    <w:moveTo w:id="15917" w:author="Masato YOSHIKAWA" w:date="2026-01-20T12:21:00Z" w16du:dateUtc="2026-01-20T03:21:00Z"/>
                    <w:rFonts w:ascii="ＭＳ 明朝" w:eastAsia="ＭＳ 明朝" w:hAnsi="ＭＳ 明朝"/>
                  </w:rPr>
                </w:rPrChange>
              </w:rPr>
            </w:pPr>
            <w:moveTo w:id="15918" w:author="Masato YOSHIKAWA" w:date="2026-01-20T12:21:00Z" w16du:dateUtc="2026-01-20T03:21:00Z">
              <w:r w:rsidRPr="005B6842">
                <w:rPr>
                  <w:rFonts w:ascii="Times New Roman" w:eastAsia="ＭＳ 明朝" w:hAnsi="Times New Roman" w:cs="Times New Roman"/>
                  <w:rPrChange w:id="15919" w:author="Masato YOSHIKAWA" w:date="2026-01-20T12:23:00Z" w16du:dateUtc="2026-01-20T03:23:00Z">
                    <w:rPr>
                      <w:rFonts w:ascii="ＭＳ 明朝" w:eastAsia="ＭＳ 明朝" w:hAnsi="ＭＳ 明朝"/>
                    </w:rPr>
                  </w:rPrChange>
                </w:rPr>
                <w:t>thick wool</w:t>
              </w:r>
            </w:moveTo>
          </w:p>
        </w:tc>
        <w:tc>
          <w:tcPr>
            <w:tcW w:w="779" w:type="pct"/>
          </w:tcPr>
          <w:p w14:paraId="174C1917" w14:textId="77777777" w:rsidR="005B6842" w:rsidRPr="005B6842" w:rsidRDefault="005B6842" w:rsidP="00C45809">
            <w:pPr>
              <w:pStyle w:val="af8"/>
              <w:rPr>
                <w:moveTo w:id="15920" w:author="Masato YOSHIKAWA" w:date="2026-01-20T12:21:00Z" w16du:dateUtc="2026-01-20T03:21:00Z"/>
                <w:rFonts w:ascii="Times New Roman" w:eastAsia="ＭＳ 明朝" w:hAnsi="Times New Roman" w:cs="Times New Roman"/>
                <w:rPrChange w:id="15921" w:author="Masato YOSHIKAWA" w:date="2026-01-20T12:23:00Z" w16du:dateUtc="2026-01-20T03:23:00Z">
                  <w:rPr>
                    <w:moveTo w:id="15922" w:author="Masato YOSHIKAWA" w:date="2026-01-20T12:21:00Z" w16du:dateUtc="2026-01-20T03:21:00Z"/>
                    <w:rFonts w:ascii="ＭＳ 明朝" w:eastAsia="ＭＳ 明朝" w:hAnsi="ＭＳ 明朝"/>
                  </w:rPr>
                </w:rPrChange>
              </w:rPr>
            </w:pPr>
            <w:moveTo w:id="15923" w:author="Masato YOSHIKAWA" w:date="2026-01-20T12:21:00Z" w16du:dateUtc="2026-01-20T03:21:00Z">
              <w:r w:rsidRPr="005B6842">
                <w:rPr>
                  <w:rFonts w:ascii="Times New Roman" w:eastAsia="ＭＳ 明朝" w:hAnsi="Times New Roman" w:cs="Times New Roman"/>
                  <w:rPrChange w:id="15924" w:author="Masato YOSHIKAWA" w:date="2026-01-20T12:23:00Z" w16du:dateUtc="2026-01-20T03:23:00Z">
                    <w:rPr>
                      <w:rFonts w:ascii="ＭＳ 明朝" w:eastAsia="ＭＳ 明朝" w:hAnsi="ＭＳ 明朝"/>
                    </w:rPr>
                  </w:rPrChange>
                </w:rPr>
                <w:t>Description</w:t>
              </w:r>
            </w:moveTo>
          </w:p>
        </w:tc>
        <w:tc>
          <w:tcPr>
            <w:tcW w:w="744" w:type="pct"/>
          </w:tcPr>
          <w:p w14:paraId="5D6B3AFB" w14:textId="77777777" w:rsidR="005B6842" w:rsidRPr="005B6842" w:rsidRDefault="005B6842" w:rsidP="00C45809">
            <w:pPr>
              <w:pStyle w:val="af8"/>
              <w:rPr>
                <w:moveTo w:id="15925" w:author="Masato YOSHIKAWA" w:date="2026-01-20T12:21:00Z" w16du:dateUtc="2026-01-20T03:21:00Z"/>
                <w:rFonts w:ascii="Times New Roman" w:eastAsia="ＭＳ 明朝" w:hAnsi="Times New Roman" w:cs="Times New Roman"/>
                <w:rPrChange w:id="15926" w:author="Masato YOSHIKAWA" w:date="2026-01-20T12:23:00Z" w16du:dateUtc="2026-01-20T03:23:00Z">
                  <w:rPr>
                    <w:moveTo w:id="15927" w:author="Masato YOSHIKAWA" w:date="2026-01-20T12:21:00Z" w16du:dateUtc="2026-01-20T03:21:00Z"/>
                    <w:rFonts w:ascii="ＭＳ 明朝" w:eastAsia="ＭＳ 明朝" w:hAnsi="ＭＳ 明朝"/>
                  </w:rPr>
                </w:rPrChange>
              </w:rPr>
            </w:pPr>
            <w:moveTo w:id="15928" w:author="Masato YOSHIKAWA" w:date="2026-01-20T12:21:00Z" w16du:dateUtc="2026-01-20T03:21:00Z">
              <w:r w:rsidRPr="005B6842">
                <w:rPr>
                  <w:rFonts w:ascii="Times New Roman" w:eastAsia="ＭＳ 明朝" w:hAnsi="Times New Roman" w:cs="Times New Roman"/>
                  <w:rPrChange w:id="15929" w:author="Masato YOSHIKAWA" w:date="2026-01-20T12:23:00Z" w16du:dateUtc="2026-01-20T03:23:00Z">
                    <w:rPr>
                      <w:rFonts w:ascii="ＭＳ 明朝" w:eastAsia="ＭＳ 明朝" w:hAnsi="ＭＳ 明朝"/>
                    </w:rPr>
                  </w:rPrChange>
                </w:rPr>
                <w:t>Minimization</w:t>
              </w:r>
            </w:moveTo>
          </w:p>
        </w:tc>
        <w:tc>
          <w:tcPr>
            <w:tcW w:w="851" w:type="pct"/>
          </w:tcPr>
          <w:p w14:paraId="75C28ECA" w14:textId="77777777" w:rsidR="005B6842" w:rsidRPr="005B6842" w:rsidRDefault="005B6842" w:rsidP="00C45809">
            <w:pPr>
              <w:pStyle w:val="af8"/>
              <w:rPr>
                <w:moveTo w:id="15930" w:author="Masato YOSHIKAWA" w:date="2026-01-20T12:21:00Z" w16du:dateUtc="2026-01-20T03:21:00Z"/>
                <w:rFonts w:ascii="Times New Roman" w:eastAsia="ＭＳ 明朝" w:hAnsi="Times New Roman" w:cs="Times New Roman"/>
                <w:rPrChange w:id="15931" w:author="Masato YOSHIKAWA" w:date="2026-01-20T12:23:00Z" w16du:dateUtc="2026-01-20T03:23:00Z">
                  <w:rPr>
                    <w:moveTo w:id="15932" w:author="Masato YOSHIKAWA" w:date="2026-01-20T12:21:00Z" w16du:dateUtc="2026-01-20T03:21:00Z"/>
                    <w:rFonts w:ascii="ＭＳ 明朝" w:eastAsia="ＭＳ 明朝" w:hAnsi="ＭＳ 明朝"/>
                  </w:rPr>
                </w:rPrChange>
              </w:rPr>
            </w:pPr>
            <w:moveTo w:id="15933" w:author="Masato YOSHIKAWA" w:date="2026-01-20T12:21:00Z" w16du:dateUtc="2026-01-20T03:21:00Z">
              <w:r w:rsidRPr="005B6842">
                <w:rPr>
                  <w:rFonts w:ascii="Times New Roman" w:eastAsia="ＭＳ 明朝" w:hAnsi="Times New Roman" w:cs="Times New Roman"/>
                  <w:rPrChange w:id="15934" w:author="Masato YOSHIKAWA" w:date="2026-01-20T12:23:00Z" w16du:dateUtc="2026-01-20T03:23:00Z">
                    <w:rPr>
                      <w:rFonts w:ascii="ＭＳ 明朝" w:eastAsia="ＭＳ 明朝" w:hAnsi="ＭＳ 明朝"/>
                    </w:rPr>
                  </w:rPrChange>
                </w:rPr>
                <w:t>Generalization</w:t>
              </w:r>
            </w:moveTo>
          </w:p>
        </w:tc>
        <w:tc>
          <w:tcPr>
            <w:tcW w:w="831" w:type="pct"/>
          </w:tcPr>
          <w:p w14:paraId="43ECD2E5" w14:textId="77777777" w:rsidR="005B6842" w:rsidRPr="005B6842" w:rsidRDefault="005B6842" w:rsidP="00C45809">
            <w:pPr>
              <w:pStyle w:val="af8"/>
              <w:rPr>
                <w:moveTo w:id="15935" w:author="Masato YOSHIKAWA" w:date="2026-01-20T12:21:00Z" w16du:dateUtc="2026-01-20T03:21:00Z"/>
                <w:rFonts w:ascii="Times New Roman" w:eastAsia="ＭＳ 明朝" w:hAnsi="Times New Roman" w:cs="Times New Roman"/>
                <w:rPrChange w:id="15936" w:author="Masato YOSHIKAWA" w:date="2026-01-20T12:23:00Z" w16du:dateUtc="2026-01-20T03:23:00Z">
                  <w:rPr>
                    <w:moveTo w:id="15937" w:author="Masato YOSHIKAWA" w:date="2026-01-20T12:21:00Z" w16du:dateUtc="2026-01-20T03:21:00Z"/>
                    <w:rFonts w:ascii="ＭＳ 明朝" w:eastAsia="ＭＳ 明朝" w:hAnsi="ＭＳ 明朝"/>
                  </w:rPr>
                </w:rPrChange>
              </w:rPr>
            </w:pPr>
            <w:moveTo w:id="15938" w:author="Masato YOSHIKAWA" w:date="2026-01-20T12:21:00Z" w16du:dateUtc="2026-01-20T03:21:00Z">
              <w:r w:rsidRPr="005B6842">
                <w:rPr>
                  <w:rFonts w:ascii="Times New Roman" w:eastAsia="ＭＳ 明朝" w:hAnsi="Times New Roman" w:cs="Times New Roman"/>
                  <w:rPrChange w:id="15939" w:author="Masato YOSHIKAWA" w:date="2026-01-20T12:23:00Z" w16du:dateUtc="2026-01-20T03:23:00Z">
                    <w:rPr>
                      <w:rFonts w:ascii="ＭＳ 明朝" w:eastAsia="ＭＳ 明朝" w:hAnsi="ＭＳ 明朝"/>
                    </w:rPr>
                  </w:rPrChange>
                </w:rPr>
                <w:t>Minimization</w:t>
              </w:r>
            </w:moveTo>
          </w:p>
        </w:tc>
      </w:tr>
      <w:tr w:rsidR="005B6842" w:rsidRPr="005B6842" w14:paraId="50065BE0" w14:textId="77777777" w:rsidTr="00C45809">
        <w:tc>
          <w:tcPr>
            <w:tcW w:w="582" w:type="pct"/>
          </w:tcPr>
          <w:p w14:paraId="53EF9833" w14:textId="77777777" w:rsidR="005B6842" w:rsidRPr="005B6842" w:rsidRDefault="005B6842" w:rsidP="00C45809">
            <w:pPr>
              <w:pStyle w:val="af8"/>
              <w:rPr>
                <w:moveTo w:id="15940" w:author="Masato YOSHIKAWA" w:date="2026-01-20T12:21:00Z" w16du:dateUtc="2026-01-20T03:21:00Z"/>
                <w:rFonts w:ascii="Times New Roman" w:eastAsia="ＭＳ 明朝" w:hAnsi="Times New Roman" w:cs="Times New Roman"/>
                <w:rPrChange w:id="15941" w:author="Masato YOSHIKAWA" w:date="2026-01-20T12:23:00Z" w16du:dateUtc="2026-01-20T03:23:00Z">
                  <w:rPr>
                    <w:moveTo w:id="15942" w:author="Masato YOSHIKAWA" w:date="2026-01-20T12:21:00Z" w16du:dateUtc="2026-01-20T03:21:00Z"/>
                    <w:rFonts w:ascii="ＭＳ 明朝" w:eastAsia="ＭＳ 明朝" w:hAnsi="ＭＳ 明朝"/>
                  </w:rPr>
                </w:rPrChange>
              </w:rPr>
            </w:pPr>
            <w:moveTo w:id="15943" w:author="Masato YOSHIKAWA" w:date="2026-01-20T12:21:00Z" w16du:dateUtc="2026-01-20T03:21:00Z">
              <w:r w:rsidRPr="005B6842">
                <w:rPr>
                  <w:rFonts w:ascii="Times New Roman" w:eastAsia="ＭＳ 明朝" w:hAnsi="Times New Roman" w:cs="Times New Roman" w:hint="eastAsia"/>
                  <w:rPrChange w:id="15944" w:author="Masato YOSHIKAWA" w:date="2026-01-20T12:23:00Z" w16du:dateUtc="2026-01-20T03:23:00Z">
                    <w:rPr>
                      <w:rFonts w:ascii="ＭＳ 明朝" w:eastAsia="ＭＳ 明朝" w:hAnsi="ＭＳ 明朝" w:hint="eastAsia"/>
                    </w:rPr>
                  </w:rPrChange>
                </w:rPr>
                <w:t>箸</w:t>
              </w:r>
            </w:moveTo>
          </w:p>
        </w:tc>
        <w:tc>
          <w:tcPr>
            <w:tcW w:w="583" w:type="pct"/>
          </w:tcPr>
          <w:p w14:paraId="29AEC80D" w14:textId="77777777" w:rsidR="005B6842" w:rsidRPr="005B6842" w:rsidRDefault="005B6842" w:rsidP="00C45809">
            <w:pPr>
              <w:pStyle w:val="af8"/>
              <w:rPr>
                <w:moveTo w:id="15945" w:author="Masato YOSHIKAWA" w:date="2026-01-20T12:21:00Z" w16du:dateUtc="2026-01-20T03:21:00Z"/>
                <w:rFonts w:ascii="Times New Roman" w:eastAsia="ＭＳ 明朝" w:hAnsi="Times New Roman" w:cs="Times New Roman"/>
                <w:rPrChange w:id="15946" w:author="Masato YOSHIKAWA" w:date="2026-01-20T12:23:00Z" w16du:dateUtc="2026-01-20T03:23:00Z">
                  <w:rPr>
                    <w:moveTo w:id="15947" w:author="Masato YOSHIKAWA" w:date="2026-01-20T12:21:00Z" w16du:dateUtc="2026-01-20T03:21:00Z"/>
                    <w:rFonts w:ascii="ＭＳ 明朝" w:eastAsia="ＭＳ 明朝" w:hAnsi="ＭＳ 明朝"/>
                  </w:rPr>
                </w:rPrChange>
              </w:rPr>
            </w:pPr>
            <w:moveTo w:id="15948" w:author="Masato YOSHIKAWA" w:date="2026-01-20T12:21:00Z" w16du:dateUtc="2026-01-20T03:21:00Z">
              <w:r w:rsidRPr="005B6842">
                <w:rPr>
                  <w:rFonts w:ascii="Times New Roman" w:eastAsia="ＭＳ 明朝" w:hAnsi="Times New Roman" w:cs="Times New Roman"/>
                  <w:rPrChange w:id="15949" w:author="Masato YOSHIKAWA" w:date="2026-01-20T12:23:00Z" w16du:dateUtc="2026-01-20T03:23:00Z">
                    <w:rPr>
                      <w:rFonts w:ascii="ＭＳ 明朝" w:eastAsia="ＭＳ 明朝" w:hAnsi="ＭＳ 明朝"/>
                    </w:rPr>
                  </w:rPrChange>
                </w:rPr>
                <w:t>hashi</w:t>
              </w:r>
            </w:moveTo>
          </w:p>
        </w:tc>
        <w:tc>
          <w:tcPr>
            <w:tcW w:w="629" w:type="pct"/>
          </w:tcPr>
          <w:p w14:paraId="313D674D" w14:textId="77777777" w:rsidR="005B6842" w:rsidRPr="005B6842" w:rsidRDefault="005B6842" w:rsidP="00C45809">
            <w:pPr>
              <w:pStyle w:val="af8"/>
              <w:rPr>
                <w:moveTo w:id="15950" w:author="Masato YOSHIKAWA" w:date="2026-01-20T12:21:00Z" w16du:dateUtc="2026-01-20T03:21:00Z"/>
                <w:rFonts w:ascii="Times New Roman" w:eastAsia="ＭＳ 明朝" w:hAnsi="Times New Roman" w:cs="Times New Roman"/>
                <w:rPrChange w:id="15951" w:author="Masato YOSHIKAWA" w:date="2026-01-20T12:23:00Z" w16du:dateUtc="2026-01-20T03:23:00Z">
                  <w:rPr>
                    <w:moveTo w:id="15952" w:author="Masato YOSHIKAWA" w:date="2026-01-20T12:21:00Z" w16du:dateUtc="2026-01-20T03:21:00Z"/>
                    <w:rFonts w:ascii="ＭＳ 明朝" w:eastAsia="ＭＳ 明朝" w:hAnsi="ＭＳ 明朝"/>
                  </w:rPr>
                </w:rPrChange>
              </w:rPr>
            </w:pPr>
            <w:moveTo w:id="15953" w:author="Masato YOSHIKAWA" w:date="2026-01-20T12:21:00Z" w16du:dateUtc="2026-01-20T03:21:00Z">
              <w:r w:rsidRPr="005B6842">
                <w:rPr>
                  <w:rFonts w:ascii="Times New Roman" w:eastAsia="ＭＳ 明朝" w:hAnsi="Times New Roman" w:cs="Times New Roman"/>
                  <w:rPrChange w:id="15954" w:author="Masato YOSHIKAWA" w:date="2026-01-20T12:23:00Z" w16du:dateUtc="2026-01-20T03:23:00Z">
                    <w:rPr>
                      <w:rFonts w:ascii="ＭＳ 明朝" w:eastAsia="ＭＳ 明朝" w:hAnsi="ＭＳ 明朝"/>
                    </w:rPr>
                  </w:rPrChange>
                </w:rPr>
                <w:t>chopsticks</w:t>
              </w:r>
            </w:moveTo>
          </w:p>
        </w:tc>
        <w:tc>
          <w:tcPr>
            <w:tcW w:w="779" w:type="pct"/>
          </w:tcPr>
          <w:p w14:paraId="1BB0C0E1" w14:textId="77777777" w:rsidR="005B6842" w:rsidRPr="005B6842" w:rsidRDefault="005B6842" w:rsidP="00C45809">
            <w:pPr>
              <w:pStyle w:val="af8"/>
              <w:rPr>
                <w:moveTo w:id="15955" w:author="Masato YOSHIKAWA" w:date="2026-01-20T12:21:00Z" w16du:dateUtc="2026-01-20T03:21:00Z"/>
                <w:rFonts w:ascii="Times New Roman" w:eastAsia="ＭＳ 明朝" w:hAnsi="Times New Roman" w:cs="Times New Roman"/>
                <w:rPrChange w:id="15956" w:author="Masato YOSHIKAWA" w:date="2026-01-20T12:23:00Z" w16du:dateUtc="2026-01-20T03:23:00Z">
                  <w:rPr>
                    <w:moveTo w:id="15957" w:author="Masato YOSHIKAWA" w:date="2026-01-20T12:21:00Z" w16du:dateUtc="2026-01-20T03:21:00Z"/>
                    <w:rFonts w:ascii="ＭＳ 明朝" w:eastAsia="ＭＳ 明朝" w:hAnsi="ＭＳ 明朝"/>
                  </w:rPr>
                </w:rPrChange>
              </w:rPr>
            </w:pPr>
            <w:moveTo w:id="15958" w:author="Masato YOSHIKAWA" w:date="2026-01-20T12:21:00Z" w16du:dateUtc="2026-01-20T03:21:00Z">
              <w:r w:rsidRPr="005B6842">
                <w:rPr>
                  <w:rFonts w:ascii="Times New Roman" w:eastAsia="ＭＳ 明朝" w:hAnsi="Times New Roman" w:cs="Times New Roman"/>
                  <w:rPrChange w:id="15959" w:author="Masato YOSHIKAWA" w:date="2026-01-20T12:23:00Z" w16du:dateUtc="2026-01-20T03:23:00Z">
                    <w:rPr>
                      <w:rFonts w:ascii="ＭＳ 明朝" w:eastAsia="ＭＳ 明朝" w:hAnsi="ＭＳ 明朝"/>
                    </w:rPr>
                  </w:rPrChange>
                </w:rPr>
                <w:t>Amplification</w:t>
              </w:r>
            </w:moveTo>
          </w:p>
        </w:tc>
        <w:tc>
          <w:tcPr>
            <w:tcW w:w="744" w:type="pct"/>
          </w:tcPr>
          <w:p w14:paraId="66E42B49" w14:textId="77777777" w:rsidR="005B6842" w:rsidRPr="005B6842" w:rsidRDefault="005B6842" w:rsidP="00C45809">
            <w:pPr>
              <w:pStyle w:val="af8"/>
              <w:rPr>
                <w:moveTo w:id="15960" w:author="Masato YOSHIKAWA" w:date="2026-01-20T12:21:00Z" w16du:dateUtc="2026-01-20T03:21:00Z"/>
                <w:rFonts w:ascii="Times New Roman" w:eastAsia="ＭＳ 明朝" w:hAnsi="Times New Roman" w:cs="Times New Roman"/>
                <w:rPrChange w:id="15961" w:author="Masato YOSHIKAWA" w:date="2026-01-20T12:23:00Z" w16du:dateUtc="2026-01-20T03:23:00Z">
                  <w:rPr>
                    <w:moveTo w:id="15962" w:author="Masato YOSHIKAWA" w:date="2026-01-20T12:21:00Z" w16du:dateUtc="2026-01-20T03:21:00Z"/>
                    <w:rFonts w:ascii="ＭＳ 明朝" w:eastAsia="ＭＳ 明朝" w:hAnsi="ＭＳ 明朝"/>
                  </w:rPr>
                </w:rPrChange>
              </w:rPr>
            </w:pPr>
            <w:moveTo w:id="15963" w:author="Masato YOSHIKAWA" w:date="2026-01-20T12:21:00Z" w16du:dateUtc="2026-01-20T03:21:00Z">
              <w:r w:rsidRPr="005B6842">
                <w:rPr>
                  <w:rFonts w:ascii="Times New Roman" w:eastAsia="ＭＳ 明朝" w:hAnsi="Times New Roman" w:cs="Times New Roman"/>
                  <w:rPrChange w:id="15964" w:author="Masato YOSHIKAWA" w:date="2026-01-20T12:23:00Z" w16du:dateUtc="2026-01-20T03:23:00Z">
                    <w:rPr>
                      <w:rFonts w:ascii="ＭＳ 明朝" w:eastAsia="ＭＳ 明朝" w:hAnsi="ＭＳ 明朝"/>
                    </w:rPr>
                  </w:rPrChange>
                </w:rPr>
                <w:t>Adaptation</w:t>
              </w:r>
            </w:moveTo>
          </w:p>
        </w:tc>
        <w:tc>
          <w:tcPr>
            <w:tcW w:w="851" w:type="pct"/>
          </w:tcPr>
          <w:p w14:paraId="5A5D8E86" w14:textId="77777777" w:rsidR="005B6842" w:rsidRPr="005B6842" w:rsidRDefault="005B6842" w:rsidP="00C45809">
            <w:pPr>
              <w:pStyle w:val="af8"/>
              <w:rPr>
                <w:moveTo w:id="15965" w:author="Masato YOSHIKAWA" w:date="2026-01-20T12:21:00Z" w16du:dateUtc="2026-01-20T03:21:00Z"/>
                <w:rFonts w:ascii="Times New Roman" w:eastAsia="ＭＳ 明朝" w:hAnsi="Times New Roman" w:cs="Times New Roman"/>
                <w:rPrChange w:id="15966" w:author="Masato YOSHIKAWA" w:date="2026-01-20T12:23:00Z" w16du:dateUtc="2026-01-20T03:23:00Z">
                  <w:rPr>
                    <w:moveTo w:id="15967" w:author="Masato YOSHIKAWA" w:date="2026-01-20T12:21:00Z" w16du:dateUtc="2026-01-20T03:21:00Z"/>
                    <w:rFonts w:ascii="ＭＳ 明朝" w:eastAsia="ＭＳ 明朝" w:hAnsi="ＭＳ 明朝"/>
                  </w:rPr>
                </w:rPrChange>
              </w:rPr>
            </w:pPr>
            <w:moveTo w:id="15968" w:author="Masato YOSHIKAWA" w:date="2026-01-20T12:21:00Z" w16du:dateUtc="2026-01-20T03:21:00Z">
              <w:r w:rsidRPr="005B6842">
                <w:rPr>
                  <w:rFonts w:ascii="Times New Roman" w:eastAsia="ＭＳ 明朝" w:hAnsi="Times New Roman" w:cs="Times New Roman"/>
                  <w:rPrChange w:id="15969" w:author="Masato YOSHIKAWA" w:date="2026-01-20T12:23:00Z" w16du:dateUtc="2026-01-20T03:23:00Z">
                    <w:rPr>
                      <w:rFonts w:ascii="ＭＳ 明朝" w:eastAsia="ＭＳ 明朝" w:hAnsi="ＭＳ 明朝"/>
                    </w:rPr>
                  </w:rPrChange>
                </w:rPr>
                <w:t>Established equivalent</w:t>
              </w:r>
            </w:moveTo>
          </w:p>
        </w:tc>
        <w:tc>
          <w:tcPr>
            <w:tcW w:w="831" w:type="pct"/>
          </w:tcPr>
          <w:p w14:paraId="52317FF3" w14:textId="77777777" w:rsidR="005B6842" w:rsidRPr="005B6842" w:rsidRDefault="005B6842" w:rsidP="00C45809">
            <w:pPr>
              <w:pStyle w:val="af8"/>
              <w:rPr>
                <w:moveTo w:id="15970" w:author="Masato YOSHIKAWA" w:date="2026-01-20T12:21:00Z" w16du:dateUtc="2026-01-20T03:21:00Z"/>
                <w:rFonts w:ascii="Times New Roman" w:eastAsia="ＭＳ 明朝" w:hAnsi="Times New Roman" w:cs="Times New Roman"/>
                <w:rPrChange w:id="15971" w:author="Masato YOSHIKAWA" w:date="2026-01-20T12:23:00Z" w16du:dateUtc="2026-01-20T03:23:00Z">
                  <w:rPr>
                    <w:moveTo w:id="15972" w:author="Masato YOSHIKAWA" w:date="2026-01-20T12:21:00Z" w16du:dateUtc="2026-01-20T03:21:00Z"/>
                    <w:rFonts w:ascii="ＭＳ 明朝" w:eastAsia="ＭＳ 明朝" w:hAnsi="ＭＳ 明朝"/>
                  </w:rPr>
                </w:rPrChange>
              </w:rPr>
            </w:pPr>
            <w:moveTo w:id="15973" w:author="Masato YOSHIKAWA" w:date="2026-01-20T12:21:00Z" w16du:dateUtc="2026-01-20T03:21:00Z">
              <w:r w:rsidRPr="005B6842">
                <w:rPr>
                  <w:rFonts w:ascii="Times New Roman" w:eastAsia="ＭＳ 明朝" w:hAnsi="Times New Roman" w:cs="Times New Roman"/>
                  <w:rPrChange w:id="15974" w:author="Masato YOSHIKAWA" w:date="2026-01-20T12:23:00Z" w16du:dateUtc="2026-01-20T03:23:00Z">
                    <w:rPr>
                      <w:rFonts w:ascii="ＭＳ 明朝" w:eastAsia="ＭＳ 明朝" w:hAnsi="ＭＳ 明朝"/>
                    </w:rPr>
                  </w:rPrChange>
                </w:rPr>
                <w:t>Minimization</w:t>
              </w:r>
            </w:moveTo>
          </w:p>
        </w:tc>
      </w:tr>
      <w:tr w:rsidR="005B6842" w:rsidRPr="005B6842" w14:paraId="5E15287D" w14:textId="77777777" w:rsidTr="00C45809">
        <w:tc>
          <w:tcPr>
            <w:tcW w:w="582" w:type="pct"/>
          </w:tcPr>
          <w:p w14:paraId="1EFF8EF9" w14:textId="77777777" w:rsidR="005B6842" w:rsidRPr="005B6842" w:rsidRDefault="005B6842" w:rsidP="00C45809">
            <w:pPr>
              <w:pStyle w:val="af8"/>
              <w:rPr>
                <w:moveTo w:id="15975" w:author="Masato YOSHIKAWA" w:date="2026-01-20T12:21:00Z" w16du:dateUtc="2026-01-20T03:21:00Z"/>
                <w:rFonts w:ascii="Times New Roman" w:eastAsia="ＭＳ 明朝" w:hAnsi="Times New Roman" w:cs="Times New Roman"/>
                <w:rPrChange w:id="15976" w:author="Masato YOSHIKAWA" w:date="2026-01-20T12:23:00Z" w16du:dateUtc="2026-01-20T03:23:00Z">
                  <w:rPr>
                    <w:moveTo w:id="15977" w:author="Masato YOSHIKAWA" w:date="2026-01-20T12:21:00Z" w16du:dateUtc="2026-01-20T03:21:00Z"/>
                    <w:rFonts w:ascii="ＭＳ 明朝" w:eastAsia="ＭＳ 明朝" w:hAnsi="ＭＳ 明朝"/>
                  </w:rPr>
                </w:rPrChange>
              </w:rPr>
            </w:pPr>
            <w:moveTo w:id="15978" w:author="Masato YOSHIKAWA" w:date="2026-01-20T12:21:00Z" w16du:dateUtc="2026-01-20T03:21:00Z">
              <w:r w:rsidRPr="005B6842">
                <w:rPr>
                  <w:rFonts w:ascii="Times New Roman" w:eastAsia="ＭＳ 明朝" w:hAnsi="Times New Roman" w:cs="Times New Roman" w:hint="eastAsia"/>
                  <w:rPrChange w:id="15979" w:author="Masato YOSHIKAWA" w:date="2026-01-20T12:23:00Z" w16du:dateUtc="2026-01-20T03:23:00Z">
                    <w:rPr>
                      <w:rFonts w:ascii="ＭＳ 明朝" w:eastAsia="ＭＳ 明朝" w:hAnsi="ＭＳ 明朝" w:hint="eastAsia"/>
                    </w:rPr>
                  </w:rPrChange>
                </w:rPr>
                <w:t>茶碗</w:t>
              </w:r>
            </w:moveTo>
          </w:p>
        </w:tc>
        <w:tc>
          <w:tcPr>
            <w:tcW w:w="583" w:type="pct"/>
          </w:tcPr>
          <w:p w14:paraId="4D1C9DD4" w14:textId="77777777" w:rsidR="005B6842" w:rsidRPr="005B6842" w:rsidRDefault="005B6842" w:rsidP="00C45809">
            <w:pPr>
              <w:pStyle w:val="af8"/>
              <w:rPr>
                <w:moveTo w:id="15980" w:author="Masato YOSHIKAWA" w:date="2026-01-20T12:21:00Z" w16du:dateUtc="2026-01-20T03:21:00Z"/>
                <w:rFonts w:ascii="Times New Roman" w:eastAsia="ＭＳ 明朝" w:hAnsi="Times New Roman" w:cs="Times New Roman"/>
                <w:rPrChange w:id="15981" w:author="Masato YOSHIKAWA" w:date="2026-01-20T12:23:00Z" w16du:dateUtc="2026-01-20T03:23:00Z">
                  <w:rPr>
                    <w:moveTo w:id="15982" w:author="Masato YOSHIKAWA" w:date="2026-01-20T12:21:00Z" w16du:dateUtc="2026-01-20T03:21:00Z"/>
                    <w:rFonts w:ascii="ＭＳ 明朝" w:eastAsia="ＭＳ 明朝" w:hAnsi="ＭＳ 明朝"/>
                  </w:rPr>
                </w:rPrChange>
              </w:rPr>
            </w:pPr>
            <w:moveTo w:id="15983" w:author="Masato YOSHIKAWA" w:date="2026-01-20T12:21:00Z" w16du:dateUtc="2026-01-20T03:21:00Z">
              <w:r w:rsidRPr="005B6842">
                <w:rPr>
                  <w:rFonts w:ascii="Times New Roman" w:eastAsia="ＭＳ 明朝" w:hAnsi="Times New Roman" w:cs="Times New Roman"/>
                  <w:rPrChange w:id="15984" w:author="Masato YOSHIKAWA" w:date="2026-01-20T12:23:00Z" w16du:dateUtc="2026-01-20T03:23:00Z">
                    <w:rPr>
                      <w:rFonts w:ascii="ＭＳ 明朝" w:eastAsia="ＭＳ 明朝" w:hAnsi="ＭＳ 明朝"/>
                    </w:rPr>
                  </w:rPrChange>
                </w:rPr>
                <w:t>bowls</w:t>
              </w:r>
            </w:moveTo>
          </w:p>
        </w:tc>
        <w:tc>
          <w:tcPr>
            <w:tcW w:w="629" w:type="pct"/>
          </w:tcPr>
          <w:p w14:paraId="5DDFB0C5" w14:textId="77777777" w:rsidR="005B6842" w:rsidRPr="005B6842" w:rsidRDefault="005B6842" w:rsidP="00C45809">
            <w:pPr>
              <w:pStyle w:val="af8"/>
              <w:rPr>
                <w:moveTo w:id="15985" w:author="Masato YOSHIKAWA" w:date="2026-01-20T12:21:00Z" w16du:dateUtc="2026-01-20T03:21:00Z"/>
                <w:rFonts w:ascii="Times New Roman" w:eastAsia="ＭＳ 明朝" w:hAnsi="Times New Roman" w:cs="Times New Roman"/>
                <w:rPrChange w:id="15986" w:author="Masato YOSHIKAWA" w:date="2026-01-20T12:23:00Z" w16du:dateUtc="2026-01-20T03:23:00Z">
                  <w:rPr>
                    <w:moveTo w:id="15987" w:author="Masato YOSHIKAWA" w:date="2026-01-20T12:21:00Z" w16du:dateUtc="2026-01-20T03:21:00Z"/>
                    <w:rFonts w:ascii="ＭＳ 明朝" w:eastAsia="ＭＳ 明朝" w:hAnsi="ＭＳ 明朝"/>
                  </w:rPr>
                </w:rPrChange>
              </w:rPr>
            </w:pPr>
            <w:moveTo w:id="15988" w:author="Masato YOSHIKAWA" w:date="2026-01-20T12:21:00Z" w16du:dateUtc="2026-01-20T03:21:00Z">
              <w:r w:rsidRPr="005B6842">
                <w:rPr>
                  <w:rFonts w:ascii="Times New Roman" w:eastAsia="ＭＳ 明朝" w:hAnsi="Times New Roman" w:cs="Times New Roman"/>
                  <w:rPrChange w:id="15989" w:author="Masato YOSHIKAWA" w:date="2026-01-20T12:23:00Z" w16du:dateUtc="2026-01-20T03:23:00Z">
                    <w:rPr>
                      <w:rFonts w:ascii="ＭＳ 明朝" w:eastAsia="ＭＳ 明朝" w:hAnsi="ＭＳ 明朝"/>
                    </w:rPr>
                  </w:rPrChange>
                </w:rPr>
                <w:t>bowls</w:t>
              </w:r>
            </w:moveTo>
          </w:p>
        </w:tc>
        <w:tc>
          <w:tcPr>
            <w:tcW w:w="779" w:type="pct"/>
          </w:tcPr>
          <w:p w14:paraId="698D5ED7" w14:textId="77777777" w:rsidR="005B6842" w:rsidRPr="005B6842" w:rsidRDefault="005B6842" w:rsidP="00C45809">
            <w:pPr>
              <w:pStyle w:val="af8"/>
              <w:rPr>
                <w:moveTo w:id="15990" w:author="Masato YOSHIKAWA" w:date="2026-01-20T12:21:00Z" w16du:dateUtc="2026-01-20T03:21:00Z"/>
                <w:rFonts w:ascii="Times New Roman" w:eastAsia="ＭＳ 明朝" w:hAnsi="Times New Roman" w:cs="Times New Roman"/>
                <w:rPrChange w:id="15991" w:author="Masato YOSHIKAWA" w:date="2026-01-20T12:23:00Z" w16du:dateUtc="2026-01-20T03:23:00Z">
                  <w:rPr>
                    <w:moveTo w:id="15992" w:author="Masato YOSHIKAWA" w:date="2026-01-20T12:21:00Z" w16du:dateUtc="2026-01-20T03:21:00Z"/>
                    <w:rFonts w:ascii="ＭＳ 明朝" w:eastAsia="ＭＳ 明朝" w:hAnsi="ＭＳ 明朝"/>
                  </w:rPr>
                </w:rPrChange>
              </w:rPr>
            </w:pPr>
            <w:moveTo w:id="15993" w:author="Masato YOSHIKAWA" w:date="2026-01-20T12:21:00Z" w16du:dateUtc="2026-01-20T03:21:00Z">
              <w:r w:rsidRPr="005B6842">
                <w:rPr>
                  <w:rFonts w:ascii="Times New Roman" w:eastAsia="ＭＳ 明朝" w:hAnsi="Times New Roman" w:cs="Times New Roman"/>
                  <w:rPrChange w:id="15994" w:author="Masato YOSHIKAWA" w:date="2026-01-20T12:23:00Z" w16du:dateUtc="2026-01-20T03:23:00Z">
                    <w:rPr>
                      <w:rFonts w:ascii="ＭＳ 明朝" w:eastAsia="ＭＳ 明朝" w:hAnsi="ＭＳ 明朝"/>
                    </w:rPr>
                  </w:rPrChange>
                </w:rPr>
                <w:t>Generalization</w:t>
              </w:r>
            </w:moveTo>
          </w:p>
        </w:tc>
        <w:tc>
          <w:tcPr>
            <w:tcW w:w="744" w:type="pct"/>
          </w:tcPr>
          <w:p w14:paraId="6F7C3FCF" w14:textId="77777777" w:rsidR="005B6842" w:rsidRPr="005B6842" w:rsidRDefault="005B6842" w:rsidP="00C45809">
            <w:pPr>
              <w:pStyle w:val="af8"/>
              <w:rPr>
                <w:moveTo w:id="15995" w:author="Masato YOSHIKAWA" w:date="2026-01-20T12:21:00Z" w16du:dateUtc="2026-01-20T03:21:00Z"/>
                <w:rFonts w:ascii="Times New Roman" w:eastAsia="ＭＳ 明朝" w:hAnsi="Times New Roman" w:cs="Times New Roman"/>
                <w:rPrChange w:id="15996" w:author="Masato YOSHIKAWA" w:date="2026-01-20T12:23:00Z" w16du:dateUtc="2026-01-20T03:23:00Z">
                  <w:rPr>
                    <w:moveTo w:id="15997" w:author="Masato YOSHIKAWA" w:date="2026-01-20T12:21:00Z" w16du:dateUtc="2026-01-20T03:21:00Z"/>
                    <w:rFonts w:ascii="ＭＳ 明朝" w:eastAsia="ＭＳ 明朝" w:hAnsi="ＭＳ 明朝"/>
                  </w:rPr>
                </w:rPrChange>
              </w:rPr>
            </w:pPr>
            <w:moveTo w:id="15998" w:author="Masato YOSHIKAWA" w:date="2026-01-20T12:21:00Z" w16du:dateUtc="2026-01-20T03:21:00Z">
              <w:r w:rsidRPr="005B6842">
                <w:rPr>
                  <w:rFonts w:ascii="Times New Roman" w:eastAsia="ＭＳ 明朝" w:hAnsi="Times New Roman" w:cs="Times New Roman"/>
                  <w:rPrChange w:id="15999" w:author="Masato YOSHIKAWA" w:date="2026-01-20T12:23:00Z" w16du:dateUtc="2026-01-20T03:23:00Z">
                    <w:rPr>
                      <w:rFonts w:ascii="ＭＳ 明朝" w:eastAsia="ＭＳ 明朝" w:hAnsi="ＭＳ 明朝"/>
                    </w:rPr>
                  </w:rPrChange>
                </w:rPr>
                <w:t>Minimization</w:t>
              </w:r>
            </w:moveTo>
          </w:p>
        </w:tc>
        <w:tc>
          <w:tcPr>
            <w:tcW w:w="851" w:type="pct"/>
          </w:tcPr>
          <w:p w14:paraId="0CA8E303" w14:textId="77777777" w:rsidR="005B6842" w:rsidRPr="005B6842" w:rsidRDefault="005B6842" w:rsidP="00C45809">
            <w:pPr>
              <w:pStyle w:val="af8"/>
              <w:rPr>
                <w:moveTo w:id="16000" w:author="Masato YOSHIKAWA" w:date="2026-01-20T12:21:00Z" w16du:dateUtc="2026-01-20T03:21:00Z"/>
                <w:rFonts w:ascii="Times New Roman" w:eastAsia="ＭＳ 明朝" w:hAnsi="Times New Roman" w:cs="Times New Roman"/>
                <w:rPrChange w:id="16001" w:author="Masato YOSHIKAWA" w:date="2026-01-20T12:23:00Z" w16du:dateUtc="2026-01-20T03:23:00Z">
                  <w:rPr>
                    <w:moveTo w:id="16002" w:author="Masato YOSHIKAWA" w:date="2026-01-20T12:21:00Z" w16du:dateUtc="2026-01-20T03:21:00Z"/>
                    <w:rFonts w:ascii="ＭＳ 明朝" w:eastAsia="ＭＳ 明朝" w:hAnsi="ＭＳ 明朝"/>
                  </w:rPr>
                </w:rPrChange>
              </w:rPr>
            </w:pPr>
            <w:moveTo w:id="16003" w:author="Masato YOSHIKAWA" w:date="2026-01-20T12:21:00Z" w16du:dateUtc="2026-01-20T03:21:00Z">
              <w:r w:rsidRPr="005B6842">
                <w:rPr>
                  <w:rFonts w:ascii="Times New Roman" w:eastAsia="ＭＳ 明朝" w:hAnsi="Times New Roman" w:cs="Times New Roman"/>
                  <w:rPrChange w:id="16004" w:author="Masato YOSHIKAWA" w:date="2026-01-20T12:23:00Z" w16du:dateUtc="2026-01-20T03:23:00Z">
                    <w:rPr>
                      <w:rFonts w:ascii="ＭＳ 明朝" w:eastAsia="ＭＳ 明朝" w:hAnsi="ＭＳ 明朝"/>
                    </w:rPr>
                  </w:rPrChange>
                </w:rPr>
                <w:t>Generalization</w:t>
              </w:r>
            </w:moveTo>
          </w:p>
        </w:tc>
        <w:tc>
          <w:tcPr>
            <w:tcW w:w="831" w:type="pct"/>
          </w:tcPr>
          <w:p w14:paraId="4619927A" w14:textId="77777777" w:rsidR="005B6842" w:rsidRPr="005B6842" w:rsidRDefault="005B6842" w:rsidP="00C45809">
            <w:pPr>
              <w:pStyle w:val="af8"/>
              <w:rPr>
                <w:moveTo w:id="16005" w:author="Masato YOSHIKAWA" w:date="2026-01-20T12:21:00Z" w16du:dateUtc="2026-01-20T03:21:00Z"/>
                <w:rFonts w:ascii="Times New Roman" w:eastAsia="ＭＳ 明朝" w:hAnsi="Times New Roman" w:cs="Times New Roman"/>
                <w:rPrChange w:id="16006" w:author="Masato YOSHIKAWA" w:date="2026-01-20T12:23:00Z" w16du:dateUtc="2026-01-20T03:23:00Z">
                  <w:rPr>
                    <w:moveTo w:id="16007" w:author="Masato YOSHIKAWA" w:date="2026-01-20T12:21:00Z" w16du:dateUtc="2026-01-20T03:21:00Z"/>
                    <w:rFonts w:ascii="ＭＳ 明朝" w:eastAsia="ＭＳ 明朝" w:hAnsi="ＭＳ 明朝"/>
                  </w:rPr>
                </w:rPrChange>
              </w:rPr>
            </w:pPr>
            <w:moveTo w:id="16008" w:author="Masato YOSHIKAWA" w:date="2026-01-20T12:21:00Z" w16du:dateUtc="2026-01-20T03:21:00Z">
              <w:r w:rsidRPr="005B6842">
                <w:rPr>
                  <w:rFonts w:ascii="Times New Roman" w:eastAsia="ＭＳ 明朝" w:hAnsi="Times New Roman" w:cs="Times New Roman"/>
                  <w:rPrChange w:id="16009" w:author="Masato YOSHIKAWA" w:date="2026-01-20T12:23:00Z" w16du:dateUtc="2026-01-20T03:23:00Z">
                    <w:rPr>
                      <w:rFonts w:ascii="ＭＳ 明朝" w:eastAsia="ＭＳ 明朝" w:hAnsi="ＭＳ 明朝"/>
                    </w:rPr>
                  </w:rPrChange>
                </w:rPr>
                <w:t>Minimization</w:t>
              </w:r>
            </w:moveTo>
          </w:p>
        </w:tc>
      </w:tr>
      <w:tr w:rsidR="005B6842" w:rsidRPr="005B6842" w14:paraId="24B7FD7D" w14:textId="77777777" w:rsidTr="00C45809">
        <w:tc>
          <w:tcPr>
            <w:tcW w:w="582" w:type="pct"/>
          </w:tcPr>
          <w:p w14:paraId="6CBF18E7" w14:textId="77777777" w:rsidR="005B6842" w:rsidRPr="005B6842" w:rsidRDefault="005B6842" w:rsidP="00C45809">
            <w:pPr>
              <w:pStyle w:val="af8"/>
              <w:rPr>
                <w:moveTo w:id="16010" w:author="Masato YOSHIKAWA" w:date="2026-01-20T12:21:00Z" w16du:dateUtc="2026-01-20T03:21:00Z"/>
                <w:rFonts w:ascii="Times New Roman" w:eastAsia="ＭＳ 明朝" w:hAnsi="Times New Roman" w:cs="Times New Roman"/>
                <w:rPrChange w:id="16011" w:author="Masato YOSHIKAWA" w:date="2026-01-20T12:23:00Z" w16du:dateUtc="2026-01-20T03:23:00Z">
                  <w:rPr>
                    <w:moveTo w:id="16012" w:author="Masato YOSHIKAWA" w:date="2026-01-20T12:21:00Z" w16du:dateUtc="2026-01-20T03:21:00Z"/>
                    <w:rFonts w:ascii="ＭＳ 明朝" w:eastAsia="ＭＳ 明朝" w:hAnsi="ＭＳ 明朝"/>
                  </w:rPr>
                </w:rPrChange>
              </w:rPr>
            </w:pPr>
            <w:moveTo w:id="16013" w:author="Masato YOSHIKAWA" w:date="2026-01-20T12:21:00Z" w16du:dateUtc="2026-01-20T03:21:00Z">
              <w:r w:rsidRPr="005B6842">
                <w:rPr>
                  <w:rFonts w:ascii="Times New Roman" w:eastAsia="ＭＳ 明朝" w:hAnsi="Times New Roman" w:cs="Times New Roman" w:hint="eastAsia"/>
                  <w:rPrChange w:id="16014" w:author="Masato YOSHIKAWA" w:date="2026-01-20T12:23:00Z" w16du:dateUtc="2026-01-20T03:23:00Z">
                    <w:rPr>
                      <w:rFonts w:ascii="ＭＳ 明朝" w:eastAsia="ＭＳ 明朝" w:hAnsi="ＭＳ 明朝" w:hint="eastAsia"/>
                    </w:rPr>
                  </w:rPrChange>
                </w:rPr>
                <w:t>着物</w:t>
              </w:r>
            </w:moveTo>
          </w:p>
        </w:tc>
        <w:tc>
          <w:tcPr>
            <w:tcW w:w="583" w:type="pct"/>
          </w:tcPr>
          <w:p w14:paraId="7A2B396B" w14:textId="77777777" w:rsidR="005B6842" w:rsidRPr="005B6842" w:rsidRDefault="005B6842" w:rsidP="00C45809">
            <w:pPr>
              <w:pStyle w:val="af8"/>
              <w:rPr>
                <w:moveTo w:id="16015" w:author="Masato YOSHIKAWA" w:date="2026-01-20T12:21:00Z" w16du:dateUtc="2026-01-20T03:21:00Z"/>
                <w:rFonts w:ascii="Times New Roman" w:eastAsia="ＭＳ 明朝" w:hAnsi="Times New Roman" w:cs="Times New Roman"/>
                <w:rPrChange w:id="16016" w:author="Masato YOSHIKAWA" w:date="2026-01-20T12:23:00Z" w16du:dateUtc="2026-01-20T03:23:00Z">
                  <w:rPr>
                    <w:moveTo w:id="16017" w:author="Masato YOSHIKAWA" w:date="2026-01-20T12:21:00Z" w16du:dateUtc="2026-01-20T03:21:00Z"/>
                    <w:rFonts w:ascii="ＭＳ 明朝" w:eastAsia="ＭＳ 明朝" w:hAnsi="ＭＳ 明朝"/>
                  </w:rPr>
                </w:rPrChange>
              </w:rPr>
            </w:pPr>
            <w:moveTo w:id="16018" w:author="Masato YOSHIKAWA" w:date="2026-01-20T12:21:00Z" w16du:dateUtc="2026-01-20T03:21:00Z">
              <w:r w:rsidRPr="005B6842">
                <w:rPr>
                  <w:rFonts w:ascii="Times New Roman" w:eastAsia="ＭＳ 明朝" w:hAnsi="Times New Roman" w:cs="Times New Roman"/>
                  <w:rPrChange w:id="16019" w:author="Masato YOSHIKAWA" w:date="2026-01-20T12:23:00Z" w16du:dateUtc="2026-01-20T03:23:00Z">
                    <w:rPr>
                      <w:rFonts w:ascii="ＭＳ 明朝" w:eastAsia="ＭＳ 明朝" w:hAnsi="ＭＳ 明朝"/>
                    </w:rPr>
                  </w:rPrChange>
                </w:rPr>
                <w:t>his dress</w:t>
              </w:r>
            </w:moveTo>
          </w:p>
        </w:tc>
        <w:tc>
          <w:tcPr>
            <w:tcW w:w="629" w:type="pct"/>
          </w:tcPr>
          <w:p w14:paraId="6746C677" w14:textId="77777777" w:rsidR="005B6842" w:rsidRPr="005B6842" w:rsidRDefault="005B6842" w:rsidP="00C45809">
            <w:pPr>
              <w:pStyle w:val="af8"/>
              <w:rPr>
                <w:moveTo w:id="16020" w:author="Masato YOSHIKAWA" w:date="2026-01-20T12:21:00Z" w16du:dateUtc="2026-01-20T03:21:00Z"/>
                <w:rFonts w:ascii="Times New Roman" w:eastAsia="ＭＳ 明朝" w:hAnsi="Times New Roman" w:cs="Times New Roman"/>
                <w:rPrChange w:id="16021" w:author="Masato YOSHIKAWA" w:date="2026-01-20T12:23:00Z" w16du:dateUtc="2026-01-20T03:23:00Z">
                  <w:rPr>
                    <w:moveTo w:id="16022" w:author="Masato YOSHIKAWA" w:date="2026-01-20T12:21:00Z" w16du:dateUtc="2026-01-20T03:21:00Z"/>
                    <w:rFonts w:ascii="ＭＳ 明朝" w:eastAsia="ＭＳ 明朝" w:hAnsi="ＭＳ 明朝"/>
                  </w:rPr>
                </w:rPrChange>
              </w:rPr>
            </w:pPr>
            <w:moveTo w:id="16023" w:author="Masato YOSHIKAWA" w:date="2026-01-20T12:21:00Z" w16du:dateUtc="2026-01-20T03:21:00Z">
              <w:r w:rsidRPr="005B6842">
                <w:rPr>
                  <w:rFonts w:ascii="Times New Roman" w:eastAsia="ＭＳ 明朝" w:hAnsi="Times New Roman" w:cs="Times New Roman"/>
                  <w:rPrChange w:id="16024" w:author="Masato YOSHIKAWA" w:date="2026-01-20T12:23:00Z" w16du:dateUtc="2026-01-20T03:23:00Z">
                    <w:rPr>
                      <w:rFonts w:ascii="ＭＳ 明朝" w:eastAsia="ＭＳ 明朝" w:hAnsi="ＭＳ 明朝"/>
                    </w:rPr>
                  </w:rPrChange>
                </w:rPr>
                <w:t>clothes</w:t>
              </w:r>
            </w:moveTo>
          </w:p>
        </w:tc>
        <w:tc>
          <w:tcPr>
            <w:tcW w:w="779" w:type="pct"/>
          </w:tcPr>
          <w:p w14:paraId="2138A22B" w14:textId="77777777" w:rsidR="005B6842" w:rsidRPr="005B6842" w:rsidRDefault="005B6842" w:rsidP="00C45809">
            <w:pPr>
              <w:pStyle w:val="af8"/>
              <w:rPr>
                <w:moveTo w:id="16025" w:author="Masato YOSHIKAWA" w:date="2026-01-20T12:21:00Z" w16du:dateUtc="2026-01-20T03:21:00Z"/>
                <w:rFonts w:ascii="Times New Roman" w:eastAsia="ＭＳ 明朝" w:hAnsi="Times New Roman" w:cs="Times New Roman"/>
                <w:rPrChange w:id="16026" w:author="Masato YOSHIKAWA" w:date="2026-01-20T12:23:00Z" w16du:dateUtc="2026-01-20T03:23:00Z">
                  <w:rPr>
                    <w:moveTo w:id="16027" w:author="Masato YOSHIKAWA" w:date="2026-01-20T12:21:00Z" w16du:dateUtc="2026-01-20T03:21:00Z"/>
                    <w:rFonts w:ascii="ＭＳ 明朝" w:eastAsia="ＭＳ 明朝" w:hAnsi="ＭＳ 明朝"/>
                  </w:rPr>
                </w:rPrChange>
              </w:rPr>
            </w:pPr>
            <w:moveTo w:id="16028" w:author="Masato YOSHIKAWA" w:date="2026-01-20T12:21:00Z" w16du:dateUtc="2026-01-20T03:21:00Z">
              <w:r w:rsidRPr="005B6842">
                <w:rPr>
                  <w:rFonts w:ascii="Times New Roman" w:eastAsia="ＭＳ 明朝" w:hAnsi="Times New Roman" w:cs="Times New Roman"/>
                  <w:rPrChange w:id="16029" w:author="Masato YOSHIKAWA" w:date="2026-01-20T12:23:00Z" w16du:dateUtc="2026-01-20T03:23:00Z">
                    <w:rPr>
                      <w:rFonts w:ascii="ＭＳ 明朝" w:eastAsia="ＭＳ 明朝" w:hAnsi="ＭＳ 明朝"/>
                    </w:rPr>
                  </w:rPrChange>
                </w:rPr>
                <w:t>Generalization</w:t>
              </w:r>
            </w:moveTo>
          </w:p>
        </w:tc>
        <w:tc>
          <w:tcPr>
            <w:tcW w:w="744" w:type="pct"/>
          </w:tcPr>
          <w:p w14:paraId="14B2046B" w14:textId="77777777" w:rsidR="005B6842" w:rsidRPr="005B6842" w:rsidRDefault="005B6842" w:rsidP="00C45809">
            <w:pPr>
              <w:pStyle w:val="af8"/>
              <w:rPr>
                <w:moveTo w:id="16030" w:author="Masato YOSHIKAWA" w:date="2026-01-20T12:21:00Z" w16du:dateUtc="2026-01-20T03:21:00Z"/>
                <w:rFonts w:ascii="Times New Roman" w:eastAsia="ＭＳ 明朝" w:hAnsi="Times New Roman" w:cs="Times New Roman"/>
                <w:rPrChange w:id="16031" w:author="Masato YOSHIKAWA" w:date="2026-01-20T12:23:00Z" w16du:dateUtc="2026-01-20T03:23:00Z">
                  <w:rPr>
                    <w:moveTo w:id="16032" w:author="Masato YOSHIKAWA" w:date="2026-01-20T12:21:00Z" w16du:dateUtc="2026-01-20T03:21:00Z"/>
                    <w:rFonts w:ascii="ＭＳ 明朝" w:eastAsia="ＭＳ 明朝" w:hAnsi="ＭＳ 明朝"/>
                  </w:rPr>
                </w:rPrChange>
              </w:rPr>
            </w:pPr>
            <w:moveTo w:id="16033" w:author="Masato YOSHIKAWA" w:date="2026-01-20T12:21:00Z" w16du:dateUtc="2026-01-20T03:21:00Z">
              <w:r w:rsidRPr="005B6842">
                <w:rPr>
                  <w:rFonts w:ascii="Times New Roman" w:eastAsia="ＭＳ 明朝" w:hAnsi="Times New Roman" w:cs="Times New Roman"/>
                  <w:rPrChange w:id="16034" w:author="Masato YOSHIKAWA" w:date="2026-01-20T12:23:00Z" w16du:dateUtc="2026-01-20T03:23:00Z">
                    <w:rPr>
                      <w:rFonts w:ascii="ＭＳ 明朝" w:eastAsia="ＭＳ 明朝" w:hAnsi="ＭＳ 明朝"/>
                    </w:rPr>
                  </w:rPrChange>
                </w:rPr>
                <w:t>Minimization</w:t>
              </w:r>
            </w:moveTo>
          </w:p>
        </w:tc>
        <w:tc>
          <w:tcPr>
            <w:tcW w:w="851" w:type="pct"/>
          </w:tcPr>
          <w:p w14:paraId="0C604A93" w14:textId="77777777" w:rsidR="005B6842" w:rsidRPr="005B6842" w:rsidRDefault="005B6842" w:rsidP="00C45809">
            <w:pPr>
              <w:pStyle w:val="af8"/>
              <w:rPr>
                <w:moveTo w:id="16035" w:author="Masato YOSHIKAWA" w:date="2026-01-20T12:21:00Z" w16du:dateUtc="2026-01-20T03:21:00Z"/>
                <w:rFonts w:ascii="Times New Roman" w:eastAsia="ＭＳ 明朝" w:hAnsi="Times New Roman" w:cs="Times New Roman"/>
                <w:rPrChange w:id="16036" w:author="Masato YOSHIKAWA" w:date="2026-01-20T12:23:00Z" w16du:dateUtc="2026-01-20T03:23:00Z">
                  <w:rPr>
                    <w:moveTo w:id="16037" w:author="Masato YOSHIKAWA" w:date="2026-01-20T12:21:00Z" w16du:dateUtc="2026-01-20T03:21:00Z"/>
                    <w:rFonts w:ascii="ＭＳ 明朝" w:eastAsia="ＭＳ 明朝" w:hAnsi="ＭＳ 明朝"/>
                  </w:rPr>
                </w:rPrChange>
              </w:rPr>
            </w:pPr>
            <w:moveTo w:id="16038" w:author="Masato YOSHIKAWA" w:date="2026-01-20T12:21:00Z" w16du:dateUtc="2026-01-20T03:21:00Z">
              <w:r w:rsidRPr="005B6842">
                <w:rPr>
                  <w:rFonts w:ascii="Times New Roman" w:eastAsia="ＭＳ 明朝" w:hAnsi="Times New Roman" w:cs="Times New Roman"/>
                  <w:rPrChange w:id="16039" w:author="Masato YOSHIKAWA" w:date="2026-01-20T12:23:00Z" w16du:dateUtc="2026-01-20T03:23:00Z">
                    <w:rPr>
                      <w:rFonts w:ascii="ＭＳ 明朝" w:eastAsia="ＭＳ 明朝" w:hAnsi="ＭＳ 明朝"/>
                    </w:rPr>
                  </w:rPrChange>
                </w:rPr>
                <w:t>Generalization</w:t>
              </w:r>
            </w:moveTo>
          </w:p>
        </w:tc>
        <w:tc>
          <w:tcPr>
            <w:tcW w:w="831" w:type="pct"/>
          </w:tcPr>
          <w:p w14:paraId="6519AABD" w14:textId="77777777" w:rsidR="005B6842" w:rsidRPr="005B6842" w:rsidRDefault="005B6842" w:rsidP="00C45809">
            <w:pPr>
              <w:pStyle w:val="af8"/>
              <w:rPr>
                <w:moveTo w:id="16040" w:author="Masato YOSHIKAWA" w:date="2026-01-20T12:21:00Z" w16du:dateUtc="2026-01-20T03:21:00Z"/>
                <w:rFonts w:ascii="Times New Roman" w:eastAsia="ＭＳ 明朝" w:hAnsi="Times New Roman" w:cs="Times New Roman"/>
                <w:rPrChange w:id="16041" w:author="Masato YOSHIKAWA" w:date="2026-01-20T12:23:00Z" w16du:dateUtc="2026-01-20T03:23:00Z">
                  <w:rPr>
                    <w:moveTo w:id="16042" w:author="Masato YOSHIKAWA" w:date="2026-01-20T12:21:00Z" w16du:dateUtc="2026-01-20T03:21:00Z"/>
                    <w:rFonts w:ascii="ＭＳ 明朝" w:eastAsia="ＭＳ 明朝" w:hAnsi="ＭＳ 明朝"/>
                  </w:rPr>
                </w:rPrChange>
              </w:rPr>
            </w:pPr>
            <w:moveTo w:id="16043" w:author="Masato YOSHIKAWA" w:date="2026-01-20T12:21:00Z" w16du:dateUtc="2026-01-20T03:21:00Z">
              <w:r w:rsidRPr="005B6842">
                <w:rPr>
                  <w:rFonts w:ascii="Times New Roman" w:eastAsia="ＭＳ 明朝" w:hAnsi="Times New Roman" w:cs="Times New Roman"/>
                  <w:rPrChange w:id="16044" w:author="Masato YOSHIKAWA" w:date="2026-01-20T12:23:00Z" w16du:dateUtc="2026-01-20T03:23:00Z">
                    <w:rPr>
                      <w:rFonts w:ascii="ＭＳ 明朝" w:eastAsia="ＭＳ 明朝" w:hAnsi="ＭＳ 明朝"/>
                    </w:rPr>
                  </w:rPrChange>
                </w:rPr>
                <w:t>Minimization</w:t>
              </w:r>
            </w:moveTo>
          </w:p>
        </w:tc>
      </w:tr>
      <w:tr w:rsidR="005B6842" w:rsidRPr="005B6842" w14:paraId="2A074A7E" w14:textId="77777777" w:rsidTr="00C45809">
        <w:tc>
          <w:tcPr>
            <w:tcW w:w="582" w:type="pct"/>
          </w:tcPr>
          <w:p w14:paraId="41845C4F" w14:textId="77777777" w:rsidR="005B6842" w:rsidRPr="005B6842" w:rsidRDefault="005B6842" w:rsidP="00C45809">
            <w:pPr>
              <w:pStyle w:val="af8"/>
              <w:rPr>
                <w:moveTo w:id="16045" w:author="Masato YOSHIKAWA" w:date="2026-01-20T12:21:00Z" w16du:dateUtc="2026-01-20T03:21:00Z"/>
                <w:rFonts w:ascii="Times New Roman" w:eastAsia="ＭＳ 明朝" w:hAnsi="Times New Roman" w:cs="Times New Roman"/>
                <w:rPrChange w:id="16046" w:author="Masato YOSHIKAWA" w:date="2026-01-20T12:23:00Z" w16du:dateUtc="2026-01-20T03:23:00Z">
                  <w:rPr>
                    <w:moveTo w:id="16047" w:author="Masato YOSHIKAWA" w:date="2026-01-20T12:21:00Z" w16du:dateUtc="2026-01-20T03:21:00Z"/>
                    <w:rFonts w:ascii="ＭＳ 明朝" w:eastAsia="ＭＳ 明朝" w:hAnsi="ＭＳ 明朝"/>
                  </w:rPr>
                </w:rPrChange>
              </w:rPr>
            </w:pPr>
            <w:moveTo w:id="16048" w:author="Masato YOSHIKAWA" w:date="2026-01-20T12:21:00Z" w16du:dateUtc="2026-01-20T03:21:00Z">
              <w:r w:rsidRPr="005B6842">
                <w:rPr>
                  <w:rFonts w:ascii="Times New Roman" w:eastAsia="ＭＳ 明朝" w:hAnsi="Times New Roman" w:cs="Times New Roman" w:hint="eastAsia"/>
                  <w:rPrChange w:id="16049" w:author="Masato YOSHIKAWA" w:date="2026-01-20T12:23:00Z" w16du:dateUtc="2026-01-20T03:23:00Z">
                    <w:rPr>
                      <w:rFonts w:ascii="ＭＳ 明朝" w:eastAsia="ＭＳ 明朝" w:hAnsi="ＭＳ 明朝" w:hint="eastAsia"/>
                    </w:rPr>
                  </w:rPrChange>
                </w:rPr>
                <w:lastRenderedPageBreak/>
                <w:t>盃</w:t>
              </w:r>
            </w:moveTo>
          </w:p>
        </w:tc>
        <w:tc>
          <w:tcPr>
            <w:tcW w:w="583" w:type="pct"/>
          </w:tcPr>
          <w:p w14:paraId="0DD60983" w14:textId="77777777" w:rsidR="005B6842" w:rsidRPr="005B6842" w:rsidRDefault="005B6842" w:rsidP="00C45809">
            <w:pPr>
              <w:pStyle w:val="af8"/>
              <w:rPr>
                <w:moveTo w:id="16050" w:author="Masato YOSHIKAWA" w:date="2026-01-20T12:21:00Z" w16du:dateUtc="2026-01-20T03:21:00Z"/>
                <w:rFonts w:ascii="Times New Roman" w:eastAsia="ＭＳ 明朝" w:hAnsi="Times New Roman" w:cs="Times New Roman"/>
                <w:rPrChange w:id="16051" w:author="Masato YOSHIKAWA" w:date="2026-01-20T12:23:00Z" w16du:dateUtc="2026-01-20T03:23:00Z">
                  <w:rPr>
                    <w:moveTo w:id="16052" w:author="Masato YOSHIKAWA" w:date="2026-01-20T12:21:00Z" w16du:dateUtc="2026-01-20T03:21:00Z"/>
                    <w:rFonts w:ascii="ＭＳ 明朝" w:eastAsia="ＭＳ 明朝" w:hAnsi="ＭＳ 明朝"/>
                  </w:rPr>
                </w:rPrChange>
              </w:rPr>
            </w:pPr>
            <w:moveTo w:id="16053" w:author="Masato YOSHIKAWA" w:date="2026-01-20T12:21:00Z" w16du:dateUtc="2026-01-20T03:21:00Z">
              <w:r w:rsidRPr="005B6842">
                <w:rPr>
                  <w:rFonts w:ascii="Times New Roman" w:eastAsia="ＭＳ 明朝" w:hAnsi="Times New Roman" w:cs="Times New Roman"/>
                  <w:rPrChange w:id="16054" w:author="Masato YOSHIKAWA" w:date="2026-01-20T12:23:00Z" w16du:dateUtc="2026-01-20T03:23:00Z">
                    <w:rPr>
                      <w:rFonts w:ascii="ＭＳ 明朝" w:eastAsia="ＭＳ 明朝" w:hAnsi="ＭＳ 明朝"/>
                    </w:rPr>
                  </w:rPrChange>
                </w:rPr>
                <w:t>These word</w:t>
              </w:r>
            </w:moveTo>
          </w:p>
        </w:tc>
        <w:tc>
          <w:tcPr>
            <w:tcW w:w="629" w:type="pct"/>
          </w:tcPr>
          <w:p w14:paraId="67378CA7" w14:textId="77777777" w:rsidR="005B6842" w:rsidRPr="005B6842" w:rsidRDefault="005B6842" w:rsidP="00C45809">
            <w:pPr>
              <w:pStyle w:val="af8"/>
              <w:rPr>
                <w:moveTo w:id="16055" w:author="Masato YOSHIKAWA" w:date="2026-01-20T12:21:00Z" w16du:dateUtc="2026-01-20T03:21:00Z"/>
                <w:rFonts w:ascii="Times New Roman" w:eastAsia="ＭＳ 明朝" w:hAnsi="Times New Roman" w:cs="Times New Roman"/>
                <w:rPrChange w:id="16056" w:author="Masato YOSHIKAWA" w:date="2026-01-20T12:23:00Z" w16du:dateUtc="2026-01-20T03:23:00Z">
                  <w:rPr>
                    <w:moveTo w:id="16057" w:author="Masato YOSHIKAWA" w:date="2026-01-20T12:21:00Z" w16du:dateUtc="2026-01-20T03:21:00Z"/>
                    <w:rFonts w:ascii="ＭＳ 明朝" w:eastAsia="ＭＳ 明朝" w:hAnsi="ＭＳ 明朝"/>
                  </w:rPr>
                </w:rPrChange>
              </w:rPr>
            </w:pPr>
            <w:moveTo w:id="16058" w:author="Masato YOSHIKAWA" w:date="2026-01-20T12:21:00Z" w16du:dateUtc="2026-01-20T03:21:00Z">
              <w:r w:rsidRPr="005B6842">
                <w:rPr>
                  <w:rFonts w:ascii="Times New Roman" w:eastAsia="ＭＳ 明朝" w:hAnsi="Times New Roman" w:cs="Times New Roman"/>
                  <w:rPrChange w:id="16059" w:author="Masato YOSHIKAWA" w:date="2026-01-20T12:23:00Z" w16du:dateUtc="2026-01-20T03:23:00Z">
                    <w:rPr>
                      <w:rFonts w:ascii="ＭＳ 明朝" w:eastAsia="ＭＳ 明朝" w:hAnsi="ＭＳ 明朝"/>
                    </w:rPr>
                  </w:rPrChange>
                </w:rPr>
                <w:t>The gesture</w:t>
              </w:r>
            </w:moveTo>
          </w:p>
        </w:tc>
        <w:tc>
          <w:tcPr>
            <w:tcW w:w="779" w:type="pct"/>
          </w:tcPr>
          <w:p w14:paraId="591BC6FF" w14:textId="77777777" w:rsidR="005B6842" w:rsidRPr="005B6842" w:rsidRDefault="005B6842" w:rsidP="00C45809">
            <w:pPr>
              <w:pStyle w:val="af8"/>
              <w:rPr>
                <w:moveTo w:id="16060" w:author="Masato YOSHIKAWA" w:date="2026-01-20T12:21:00Z" w16du:dateUtc="2026-01-20T03:21:00Z"/>
                <w:rFonts w:ascii="Times New Roman" w:eastAsia="ＭＳ 明朝" w:hAnsi="Times New Roman" w:cs="Times New Roman"/>
                <w:rPrChange w:id="16061" w:author="Masato YOSHIKAWA" w:date="2026-01-20T12:23:00Z" w16du:dateUtc="2026-01-20T03:23:00Z">
                  <w:rPr>
                    <w:moveTo w:id="16062" w:author="Masato YOSHIKAWA" w:date="2026-01-20T12:21:00Z" w16du:dateUtc="2026-01-20T03:21:00Z"/>
                    <w:rFonts w:ascii="ＭＳ 明朝" w:eastAsia="ＭＳ 明朝" w:hAnsi="ＭＳ 明朝"/>
                  </w:rPr>
                </w:rPrChange>
              </w:rPr>
            </w:pPr>
            <w:moveTo w:id="16063" w:author="Masato YOSHIKAWA" w:date="2026-01-20T12:21:00Z" w16du:dateUtc="2026-01-20T03:21:00Z">
              <w:r w:rsidRPr="005B6842">
                <w:rPr>
                  <w:rFonts w:ascii="Times New Roman" w:eastAsia="ＭＳ 明朝" w:hAnsi="Times New Roman" w:cs="Times New Roman"/>
                  <w:rPrChange w:id="16064" w:author="Masato YOSHIKAWA" w:date="2026-01-20T12:23:00Z" w16du:dateUtc="2026-01-20T03:23:00Z">
                    <w:rPr>
                      <w:rFonts w:ascii="ＭＳ 明朝" w:eastAsia="ＭＳ 明朝" w:hAnsi="ＭＳ 明朝"/>
                    </w:rPr>
                  </w:rPrChange>
                </w:rPr>
                <w:t>Description</w:t>
              </w:r>
            </w:moveTo>
          </w:p>
        </w:tc>
        <w:tc>
          <w:tcPr>
            <w:tcW w:w="744" w:type="pct"/>
          </w:tcPr>
          <w:p w14:paraId="19AE06CC" w14:textId="77777777" w:rsidR="005B6842" w:rsidRPr="005B6842" w:rsidRDefault="005B6842" w:rsidP="00C45809">
            <w:pPr>
              <w:pStyle w:val="af8"/>
              <w:rPr>
                <w:moveTo w:id="16065" w:author="Masato YOSHIKAWA" w:date="2026-01-20T12:21:00Z" w16du:dateUtc="2026-01-20T03:21:00Z"/>
                <w:rFonts w:ascii="Times New Roman" w:eastAsia="ＭＳ 明朝" w:hAnsi="Times New Roman" w:cs="Times New Roman"/>
                <w:rPrChange w:id="16066" w:author="Masato YOSHIKAWA" w:date="2026-01-20T12:23:00Z" w16du:dateUtc="2026-01-20T03:23:00Z">
                  <w:rPr>
                    <w:moveTo w:id="16067" w:author="Masato YOSHIKAWA" w:date="2026-01-20T12:21:00Z" w16du:dateUtc="2026-01-20T03:21:00Z"/>
                    <w:rFonts w:ascii="ＭＳ 明朝" w:eastAsia="ＭＳ 明朝" w:hAnsi="ＭＳ 明朝"/>
                  </w:rPr>
                </w:rPrChange>
              </w:rPr>
            </w:pPr>
            <w:moveTo w:id="16068" w:author="Masato YOSHIKAWA" w:date="2026-01-20T12:21:00Z" w16du:dateUtc="2026-01-20T03:21:00Z">
              <w:r w:rsidRPr="005B6842">
                <w:rPr>
                  <w:rFonts w:ascii="Times New Roman" w:eastAsia="ＭＳ 明朝" w:hAnsi="Times New Roman" w:cs="Times New Roman"/>
                  <w:rPrChange w:id="16069" w:author="Masato YOSHIKAWA" w:date="2026-01-20T12:23:00Z" w16du:dateUtc="2026-01-20T03:23:00Z">
                    <w:rPr>
                      <w:rFonts w:ascii="ＭＳ 明朝" w:eastAsia="ＭＳ 明朝" w:hAnsi="ＭＳ 明朝"/>
                    </w:rPr>
                  </w:rPrChange>
                </w:rPr>
                <w:t>Minimization</w:t>
              </w:r>
            </w:moveTo>
          </w:p>
        </w:tc>
        <w:tc>
          <w:tcPr>
            <w:tcW w:w="851" w:type="pct"/>
          </w:tcPr>
          <w:p w14:paraId="444771A3" w14:textId="77777777" w:rsidR="005B6842" w:rsidRPr="005B6842" w:rsidRDefault="005B6842" w:rsidP="00C45809">
            <w:pPr>
              <w:pStyle w:val="af8"/>
              <w:rPr>
                <w:moveTo w:id="16070" w:author="Masato YOSHIKAWA" w:date="2026-01-20T12:21:00Z" w16du:dateUtc="2026-01-20T03:21:00Z"/>
                <w:rFonts w:ascii="Times New Roman" w:eastAsia="ＭＳ 明朝" w:hAnsi="Times New Roman" w:cs="Times New Roman"/>
                <w:rPrChange w:id="16071" w:author="Masato YOSHIKAWA" w:date="2026-01-20T12:23:00Z" w16du:dateUtc="2026-01-20T03:23:00Z">
                  <w:rPr>
                    <w:moveTo w:id="16072" w:author="Masato YOSHIKAWA" w:date="2026-01-20T12:21:00Z" w16du:dateUtc="2026-01-20T03:21:00Z"/>
                    <w:rFonts w:ascii="ＭＳ 明朝" w:eastAsia="ＭＳ 明朝" w:hAnsi="ＭＳ 明朝"/>
                  </w:rPr>
                </w:rPrChange>
              </w:rPr>
            </w:pPr>
            <w:moveTo w:id="16073" w:author="Masato YOSHIKAWA" w:date="2026-01-20T12:21:00Z" w16du:dateUtc="2026-01-20T03:21:00Z">
              <w:r w:rsidRPr="005B6842">
                <w:rPr>
                  <w:rFonts w:ascii="Times New Roman" w:eastAsia="ＭＳ 明朝" w:hAnsi="Times New Roman" w:cs="Times New Roman"/>
                  <w:rPrChange w:id="16074" w:author="Masato YOSHIKAWA" w:date="2026-01-20T12:23:00Z" w16du:dateUtc="2026-01-20T03:23:00Z">
                    <w:rPr>
                      <w:rFonts w:ascii="ＭＳ 明朝" w:eastAsia="ＭＳ 明朝" w:hAnsi="ＭＳ 明朝"/>
                    </w:rPr>
                  </w:rPrChange>
                </w:rPr>
                <w:t>Description</w:t>
              </w:r>
            </w:moveTo>
          </w:p>
        </w:tc>
        <w:tc>
          <w:tcPr>
            <w:tcW w:w="831" w:type="pct"/>
          </w:tcPr>
          <w:p w14:paraId="03DF5688" w14:textId="77777777" w:rsidR="005B6842" w:rsidRPr="005B6842" w:rsidRDefault="005B6842" w:rsidP="00C45809">
            <w:pPr>
              <w:pStyle w:val="af8"/>
              <w:rPr>
                <w:moveTo w:id="16075" w:author="Masato YOSHIKAWA" w:date="2026-01-20T12:21:00Z" w16du:dateUtc="2026-01-20T03:21:00Z"/>
                <w:rFonts w:ascii="Times New Roman" w:eastAsia="ＭＳ 明朝" w:hAnsi="Times New Roman" w:cs="Times New Roman"/>
                <w:rPrChange w:id="16076" w:author="Masato YOSHIKAWA" w:date="2026-01-20T12:23:00Z" w16du:dateUtc="2026-01-20T03:23:00Z">
                  <w:rPr>
                    <w:moveTo w:id="16077" w:author="Masato YOSHIKAWA" w:date="2026-01-20T12:21:00Z" w16du:dateUtc="2026-01-20T03:21:00Z"/>
                    <w:rFonts w:ascii="ＭＳ 明朝" w:eastAsia="ＭＳ 明朝" w:hAnsi="ＭＳ 明朝"/>
                  </w:rPr>
                </w:rPrChange>
              </w:rPr>
            </w:pPr>
            <w:moveTo w:id="16078" w:author="Masato YOSHIKAWA" w:date="2026-01-20T12:21:00Z" w16du:dateUtc="2026-01-20T03:21:00Z">
              <w:r w:rsidRPr="005B6842">
                <w:rPr>
                  <w:rFonts w:ascii="Times New Roman" w:eastAsia="ＭＳ 明朝" w:hAnsi="Times New Roman" w:cs="Times New Roman"/>
                  <w:rPrChange w:id="16079" w:author="Masato YOSHIKAWA" w:date="2026-01-20T12:23:00Z" w16du:dateUtc="2026-01-20T03:23:00Z">
                    <w:rPr>
                      <w:rFonts w:ascii="ＭＳ 明朝" w:eastAsia="ＭＳ 明朝" w:hAnsi="ＭＳ 明朝"/>
                    </w:rPr>
                  </w:rPrChange>
                </w:rPr>
                <w:t>Minimization</w:t>
              </w:r>
            </w:moveTo>
          </w:p>
        </w:tc>
      </w:tr>
      <w:tr w:rsidR="005B6842" w:rsidRPr="005B6842" w14:paraId="472EB7FF" w14:textId="77777777" w:rsidTr="00C45809">
        <w:tc>
          <w:tcPr>
            <w:tcW w:w="582" w:type="pct"/>
          </w:tcPr>
          <w:p w14:paraId="74C18841" w14:textId="77777777" w:rsidR="005B6842" w:rsidRPr="005B6842" w:rsidRDefault="005B6842" w:rsidP="00C45809">
            <w:pPr>
              <w:pStyle w:val="af8"/>
              <w:rPr>
                <w:moveTo w:id="16080" w:author="Masato YOSHIKAWA" w:date="2026-01-20T12:21:00Z" w16du:dateUtc="2026-01-20T03:21:00Z"/>
                <w:rFonts w:ascii="Times New Roman" w:eastAsia="ＭＳ 明朝" w:hAnsi="Times New Roman" w:cs="Times New Roman"/>
                <w:rPrChange w:id="16081" w:author="Masato YOSHIKAWA" w:date="2026-01-20T12:23:00Z" w16du:dateUtc="2026-01-20T03:23:00Z">
                  <w:rPr>
                    <w:moveTo w:id="16082" w:author="Masato YOSHIKAWA" w:date="2026-01-20T12:21:00Z" w16du:dateUtc="2026-01-20T03:21:00Z"/>
                    <w:rFonts w:ascii="ＭＳ 明朝" w:eastAsia="ＭＳ 明朝" w:hAnsi="ＭＳ 明朝"/>
                  </w:rPr>
                </w:rPrChange>
              </w:rPr>
            </w:pPr>
            <w:moveTo w:id="16083" w:author="Masato YOSHIKAWA" w:date="2026-01-20T12:21:00Z" w16du:dateUtc="2026-01-20T03:21:00Z">
              <w:r w:rsidRPr="005B6842">
                <w:rPr>
                  <w:rFonts w:ascii="Times New Roman" w:eastAsia="ＭＳ 明朝" w:hAnsi="Times New Roman" w:cs="Times New Roman" w:hint="eastAsia"/>
                  <w:rPrChange w:id="16084" w:author="Masato YOSHIKAWA" w:date="2026-01-20T12:23:00Z" w16du:dateUtc="2026-01-20T03:23:00Z">
                    <w:rPr>
                      <w:rFonts w:ascii="ＭＳ 明朝" w:eastAsia="ＭＳ 明朝" w:hAnsi="ＭＳ 明朝" w:hint="eastAsia"/>
                    </w:rPr>
                  </w:rPrChange>
                </w:rPr>
                <w:t>杯</w:t>
              </w:r>
            </w:moveTo>
          </w:p>
        </w:tc>
        <w:tc>
          <w:tcPr>
            <w:tcW w:w="583" w:type="pct"/>
          </w:tcPr>
          <w:p w14:paraId="3F952691" w14:textId="77777777" w:rsidR="005B6842" w:rsidRPr="005B6842" w:rsidRDefault="005B6842" w:rsidP="00C45809">
            <w:pPr>
              <w:pStyle w:val="af8"/>
              <w:rPr>
                <w:moveTo w:id="16085" w:author="Masato YOSHIKAWA" w:date="2026-01-20T12:21:00Z" w16du:dateUtc="2026-01-20T03:21:00Z"/>
                <w:rFonts w:ascii="Times New Roman" w:eastAsia="ＭＳ 明朝" w:hAnsi="Times New Roman" w:cs="Times New Roman"/>
                <w:rPrChange w:id="16086" w:author="Masato YOSHIKAWA" w:date="2026-01-20T12:23:00Z" w16du:dateUtc="2026-01-20T03:23:00Z">
                  <w:rPr>
                    <w:moveTo w:id="16087" w:author="Masato YOSHIKAWA" w:date="2026-01-20T12:21:00Z" w16du:dateUtc="2026-01-20T03:21:00Z"/>
                    <w:rFonts w:ascii="ＭＳ 明朝" w:eastAsia="ＭＳ 明朝" w:hAnsi="ＭＳ 明朝"/>
                  </w:rPr>
                </w:rPrChange>
              </w:rPr>
            </w:pPr>
            <w:moveTo w:id="16088" w:author="Masato YOSHIKAWA" w:date="2026-01-20T12:21:00Z" w16du:dateUtc="2026-01-20T03:21:00Z">
              <w:r w:rsidRPr="005B6842">
                <w:rPr>
                  <w:rFonts w:ascii="Times New Roman" w:eastAsia="ＭＳ 明朝" w:hAnsi="Times New Roman" w:cs="Times New Roman"/>
                  <w:rPrChange w:id="16089" w:author="Masato YOSHIKAWA" w:date="2026-01-20T12:23:00Z" w16du:dateUtc="2026-01-20T03:23:00Z">
                    <w:rPr>
                      <w:rFonts w:ascii="ＭＳ 明朝" w:eastAsia="ＭＳ 明朝" w:hAnsi="ＭＳ 明朝"/>
                    </w:rPr>
                  </w:rPrChange>
                </w:rPr>
                <w:t>cup</w:t>
              </w:r>
            </w:moveTo>
          </w:p>
        </w:tc>
        <w:tc>
          <w:tcPr>
            <w:tcW w:w="629" w:type="pct"/>
          </w:tcPr>
          <w:p w14:paraId="57F55361" w14:textId="77777777" w:rsidR="005B6842" w:rsidRPr="005B6842" w:rsidRDefault="005B6842" w:rsidP="00C45809">
            <w:pPr>
              <w:pStyle w:val="af8"/>
              <w:rPr>
                <w:moveTo w:id="16090" w:author="Masato YOSHIKAWA" w:date="2026-01-20T12:21:00Z" w16du:dateUtc="2026-01-20T03:21:00Z"/>
                <w:rFonts w:ascii="Times New Roman" w:eastAsia="ＭＳ 明朝" w:hAnsi="Times New Roman" w:cs="Times New Roman"/>
                <w:rPrChange w:id="16091" w:author="Masato YOSHIKAWA" w:date="2026-01-20T12:23:00Z" w16du:dateUtc="2026-01-20T03:23:00Z">
                  <w:rPr>
                    <w:moveTo w:id="16092" w:author="Masato YOSHIKAWA" w:date="2026-01-20T12:21:00Z" w16du:dateUtc="2026-01-20T03:21:00Z"/>
                    <w:rFonts w:ascii="ＭＳ 明朝" w:eastAsia="ＭＳ 明朝" w:hAnsi="ＭＳ 明朝"/>
                  </w:rPr>
                </w:rPrChange>
              </w:rPr>
            </w:pPr>
            <w:moveTo w:id="16093" w:author="Masato YOSHIKAWA" w:date="2026-01-20T12:21:00Z" w16du:dateUtc="2026-01-20T03:21:00Z">
              <w:r w:rsidRPr="005B6842">
                <w:rPr>
                  <w:rFonts w:ascii="Times New Roman" w:eastAsia="ＭＳ 明朝" w:hAnsi="Times New Roman" w:cs="Times New Roman"/>
                  <w:rPrChange w:id="16094" w:author="Masato YOSHIKAWA" w:date="2026-01-20T12:23:00Z" w16du:dateUtc="2026-01-20T03:23:00Z">
                    <w:rPr>
                      <w:rFonts w:ascii="ＭＳ 明朝" w:eastAsia="ＭＳ 明朝" w:hAnsi="ＭＳ 明朝"/>
                    </w:rPr>
                  </w:rPrChange>
                </w:rPr>
                <w:t>saké cup</w:t>
              </w:r>
            </w:moveTo>
          </w:p>
        </w:tc>
        <w:tc>
          <w:tcPr>
            <w:tcW w:w="779" w:type="pct"/>
          </w:tcPr>
          <w:p w14:paraId="798C8DBF" w14:textId="77777777" w:rsidR="005B6842" w:rsidRPr="005B6842" w:rsidRDefault="005B6842" w:rsidP="00C45809">
            <w:pPr>
              <w:pStyle w:val="af8"/>
              <w:rPr>
                <w:moveTo w:id="16095" w:author="Masato YOSHIKAWA" w:date="2026-01-20T12:21:00Z" w16du:dateUtc="2026-01-20T03:21:00Z"/>
                <w:rFonts w:ascii="Times New Roman" w:eastAsia="ＭＳ 明朝" w:hAnsi="Times New Roman" w:cs="Times New Roman"/>
                <w:rPrChange w:id="16096" w:author="Masato YOSHIKAWA" w:date="2026-01-20T12:23:00Z" w16du:dateUtc="2026-01-20T03:23:00Z">
                  <w:rPr>
                    <w:moveTo w:id="16097" w:author="Masato YOSHIKAWA" w:date="2026-01-20T12:21:00Z" w16du:dateUtc="2026-01-20T03:21:00Z"/>
                    <w:rFonts w:ascii="ＭＳ 明朝" w:eastAsia="ＭＳ 明朝" w:hAnsi="ＭＳ 明朝"/>
                  </w:rPr>
                </w:rPrChange>
              </w:rPr>
            </w:pPr>
            <w:moveTo w:id="16098" w:author="Masato YOSHIKAWA" w:date="2026-01-20T12:21:00Z" w16du:dateUtc="2026-01-20T03:21:00Z">
              <w:r w:rsidRPr="005B6842">
                <w:rPr>
                  <w:rFonts w:ascii="Times New Roman" w:eastAsia="ＭＳ 明朝" w:hAnsi="Times New Roman" w:cs="Times New Roman"/>
                  <w:rPrChange w:id="16099" w:author="Masato YOSHIKAWA" w:date="2026-01-20T12:23:00Z" w16du:dateUtc="2026-01-20T03:23:00Z">
                    <w:rPr>
                      <w:rFonts w:ascii="ＭＳ 明朝" w:eastAsia="ＭＳ 明朝" w:hAnsi="ＭＳ 明朝"/>
                    </w:rPr>
                  </w:rPrChange>
                </w:rPr>
                <w:t>Established equivalent</w:t>
              </w:r>
            </w:moveTo>
          </w:p>
        </w:tc>
        <w:tc>
          <w:tcPr>
            <w:tcW w:w="744" w:type="pct"/>
          </w:tcPr>
          <w:p w14:paraId="2026CC9A" w14:textId="77777777" w:rsidR="005B6842" w:rsidRPr="005B6842" w:rsidRDefault="005B6842" w:rsidP="00C45809">
            <w:pPr>
              <w:pStyle w:val="af8"/>
              <w:rPr>
                <w:moveTo w:id="16100" w:author="Masato YOSHIKAWA" w:date="2026-01-20T12:21:00Z" w16du:dateUtc="2026-01-20T03:21:00Z"/>
                <w:rFonts w:ascii="Times New Roman" w:eastAsia="ＭＳ 明朝" w:hAnsi="Times New Roman" w:cs="Times New Roman"/>
                <w:rPrChange w:id="16101" w:author="Masato YOSHIKAWA" w:date="2026-01-20T12:23:00Z" w16du:dateUtc="2026-01-20T03:23:00Z">
                  <w:rPr>
                    <w:moveTo w:id="16102" w:author="Masato YOSHIKAWA" w:date="2026-01-20T12:21:00Z" w16du:dateUtc="2026-01-20T03:21:00Z"/>
                    <w:rFonts w:ascii="ＭＳ 明朝" w:eastAsia="ＭＳ 明朝" w:hAnsi="ＭＳ 明朝"/>
                  </w:rPr>
                </w:rPrChange>
              </w:rPr>
            </w:pPr>
            <w:moveTo w:id="16103" w:author="Masato YOSHIKAWA" w:date="2026-01-20T12:21:00Z" w16du:dateUtc="2026-01-20T03:21:00Z">
              <w:r w:rsidRPr="005B6842">
                <w:rPr>
                  <w:rFonts w:ascii="Times New Roman" w:eastAsia="ＭＳ 明朝" w:hAnsi="Times New Roman" w:cs="Times New Roman"/>
                  <w:rPrChange w:id="16104" w:author="Masato YOSHIKAWA" w:date="2026-01-20T12:23:00Z" w16du:dateUtc="2026-01-20T03:23:00Z">
                    <w:rPr>
                      <w:rFonts w:ascii="ＭＳ 明朝" w:eastAsia="ＭＳ 明朝" w:hAnsi="ＭＳ 明朝"/>
                    </w:rPr>
                  </w:rPrChange>
                </w:rPr>
                <w:t>Minimization</w:t>
              </w:r>
            </w:moveTo>
          </w:p>
        </w:tc>
        <w:tc>
          <w:tcPr>
            <w:tcW w:w="851" w:type="pct"/>
          </w:tcPr>
          <w:p w14:paraId="0B83FF4C" w14:textId="77777777" w:rsidR="005B6842" w:rsidRPr="005B6842" w:rsidRDefault="005B6842" w:rsidP="00C45809">
            <w:pPr>
              <w:pStyle w:val="af8"/>
              <w:rPr>
                <w:moveTo w:id="16105" w:author="Masato YOSHIKAWA" w:date="2026-01-20T12:21:00Z" w16du:dateUtc="2026-01-20T03:21:00Z"/>
                <w:rFonts w:ascii="Times New Roman" w:eastAsia="ＭＳ 明朝" w:hAnsi="Times New Roman" w:cs="Times New Roman"/>
                <w:rPrChange w:id="16106" w:author="Masato YOSHIKAWA" w:date="2026-01-20T12:23:00Z" w16du:dateUtc="2026-01-20T03:23:00Z">
                  <w:rPr>
                    <w:moveTo w:id="16107" w:author="Masato YOSHIKAWA" w:date="2026-01-20T12:21:00Z" w16du:dateUtc="2026-01-20T03:21:00Z"/>
                    <w:rFonts w:ascii="ＭＳ 明朝" w:eastAsia="ＭＳ 明朝" w:hAnsi="ＭＳ 明朝"/>
                  </w:rPr>
                </w:rPrChange>
              </w:rPr>
            </w:pPr>
            <w:moveTo w:id="16108" w:author="Masato YOSHIKAWA" w:date="2026-01-20T12:21:00Z" w16du:dateUtc="2026-01-20T03:21:00Z">
              <w:r w:rsidRPr="005B6842">
                <w:rPr>
                  <w:rFonts w:ascii="Times New Roman" w:eastAsia="ＭＳ 明朝" w:hAnsi="Times New Roman" w:cs="Times New Roman"/>
                  <w:rPrChange w:id="16109" w:author="Masato YOSHIKAWA" w:date="2026-01-20T12:23:00Z" w16du:dateUtc="2026-01-20T03:23:00Z">
                    <w:rPr>
                      <w:rFonts w:ascii="ＭＳ 明朝" w:eastAsia="ＭＳ 明朝" w:hAnsi="ＭＳ 明朝"/>
                    </w:rPr>
                  </w:rPrChange>
                </w:rPr>
                <w:t>Established equivalent</w:t>
              </w:r>
            </w:moveTo>
          </w:p>
        </w:tc>
        <w:tc>
          <w:tcPr>
            <w:tcW w:w="831" w:type="pct"/>
          </w:tcPr>
          <w:p w14:paraId="61E5C7CC" w14:textId="77777777" w:rsidR="005B6842" w:rsidRPr="005B6842" w:rsidRDefault="005B6842" w:rsidP="00C45809">
            <w:pPr>
              <w:pStyle w:val="af8"/>
              <w:rPr>
                <w:moveTo w:id="16110" w:author="Masato YOSHIKAWA" w:date="2026-01-20T12:21:00Z" w16du:dateUtc="2026-01-20T03:21:00Z"/>
                <w:rFonts w:ascii="Times New Roman" w:eastAsia="ＭＳ 明朝" w:hAnsi="Times New Roman" w:cs="Times New Roman"/>
                <w:rPrChange w:id="16111" w:author="Masato YOSHIKAWA" w:date="2026-01-20T12:23:00Z" w16du:dateUtc="2026-01-20T03:23:00Z">
                  <w:rPr>
                    <w:moveTo w:id="16112" w:author="Masato YOSHIKAWA" w:date="2026-01-20T12:21:00Z" w16du:dateUtc="2026-01-20T03:21:00Z"/>
                    <w:rFonts w:ascii="ＭＳ 明朝" w:eastAsia="ＭＳ 明朝" w:hAnsi="ＭＳ 明朝"/>
                  </w:rPr>
                </w:rPrChange>
              </w:rPr>
            </w:pPr>
            <w:moveTo w:id="16113" w:author="Masato YOSHIKAWA" w:date="2026-01-20T12:21:00Z" w16du:dateUtc="2026-01-20T03:21:00Z">
              <w:r w:rsidRPr="005B6842">
                <w:rPr>
                  <w:rFonts w:ascii="Times New Roman" w:eastAsia="ＭＳ 明朝" w:hAnsi="Times New Roman" w:cs="Times New Roman"/>
                  <w:rPrChange w:id="16114" w:author="Masato YOSHIKAWA" w:date="2026-01-20T12:23:00Z" w16du:dateUtc="2026-01-20T03:23:00Z">
                    <w:rPr>
                      <w:rFonts w:ascii="ＭＳ 明朝" w:eastAsia="ＭＳ 明朝" w:hAnsi="ＭＳ 明朝"/>
                    </w:rPr>
                  </w:rPrChange>
                </w:rPr>
                <w:t>Acceptance</w:t>
              </w:r>
            </w:moveTo>
          </w:p>
        </w:tc>
      </w:tr>
      <w:tr w:rsidR="005B6842" w:rsidRPr="005B6842" w14:paraId="069A1B29" w14:textId="77777777" w:rsidTr="00C45809">
        <w:tc>
          <w:tcPr>
            <w:tcW w:w="582" w:type="pct"/>
          </w:tcPr>
          <w:p w14:paraId="66559823" w14:textId="77777777" w:rsidR="005B6842" w:rsidRPr="005B6842" w:rsidRDefault="005B6842" w:rsidP="00C45809">
            <w:pPr>
              <w:pStyle w:val="af8"/>
              <w:rPr>
                <w:moveTo w:id="16115" w:author="Masato YOSHIKAWA" w:date="2026-01-20T12:21:00Z" w16du:dateUtc="2026-01-20T03:21:00Z"/>
                <w:rFonts w:ascii="Times New Roman" w:eastAsia="ＭＳ 明朝" w:hAnsi="Times New Roman" w:cs="Times New Roman"/>
                <w:rPrChange w:id="16116" w:author="Masato YOSHIKAWA" w:date="2026-01-20T12:23:00Z" w16du:dateUtc="2026-01-20T03:23:00Z">
                  <w:rPr>
                    <w:moveTo w:id="16117" w:author="Masato YOSHIKAWA" w:date="2026-01-20T12:21:00Z" w16du:dateUtc="2026-01-20T03:21:00Z"/>
                    <w:rFonts w:ascii="ＭＳ 明朝" w:eastAsia="ＭＳ 明朝" w:hAnsi="ＭＳ 明朝"/>
                  </w:rPr>
                </w:rPrChange>
              </w:rPr>
            </w:pPr>
            <w:moveTo w:id="16118" w:author="Masato YOSHIKAWA" w:date="2026-01-20T12:21:00Z" w16du:dateUtc="2026-01-20T03:21:00Z">
              <w:r w:rsidRPr="005B6842">
                <w:rPr>
                  <w:rFonts w:ascii="Times New Roman" w:eastAsia="ＭＳ 明朝" w:hAnsi="Times New Roman" w:cs="Times New Roman" w:hint="eastAsia"/>
                  <w:rPrChange w:id="16119" w:author="Masato YOSHIKAWA" w:date="2026-01-20T12:23:00Z" w16du:dateUtc="2026-01-20T03:23:00Z">
                    <w:rPr>
                      <w:rFonts w:ascii="ＭＳ 明朝" w:eastAsia="ＭＳ 明朝" w:hAnsi="ＭＳ 明朝" w:hint="eastAsia"/>
                    </w:rPr>
                  </w:rPrChange>
                </w:rPr>
                <w:t>アイスクリーム</w:t>
              </w:r>
            </w:moveTo>
          </w:p>
        </w:tc>
        <w:tc>
          <w:tcPr>
            <w:tcW w:w="583" w:type="pct"/>
          </w:tcPr>
          <w:p w14:paraId="7CBA6322" w14:textId="77777777" w:rsidR="005B6842" w:rsidRPr="005B6842" w:rsidRDefault="005B6842" w:rsidP="00C45809">
            <w:pPr>
              <w:pStyle w:val="af8"/>
              <w:rPr>
                <w:moveTo w:id="16120" w:author="Masato YOSHIKAWA" w:date="2026-01-20T12:21:00Z" w16du:dateUtc="2026-01-20T03:21:00Z"/>
                <w:rFonts w:ascii="Times New Roman" w:eastAsia="ＭＳ 明朝" w:hAnsi="Times New Roman" w:cs="Times New Roman"/>
                <w:rPrChange w:id="16121" w:author="Masato YOSHIKAWA" w:date="2026-01-20T12:23:00Z" w16du:dateUtc="2026-01-20T03:23:00Z">
                  <w:rPr>
                    <w:moveTo w:id="16122" w:author="Masato YOSHIKAWA" w:date="2026-01-20T12:21:00Z" w16du:dateUtc="2026-01-20T03:21:00Z"/>
                    <w:rFonts w:ascii="ＭＳ 明朝" w:eastAsia="ＭＳ 明朝" w:hAnsi="ＭＳ 明朝"/>
                  </w:rPr>
                </w:rPrChange>
              </w:rPr>
            </w:pPr>
            <w:moveTo w:id="16123" w:author="Masato YOSHIKAWA" w:date="2026-01-20T12:21:00Z" w16du:dateUtc="2026-01-20T03:21:00Z">
              <w:r w:rsidRPr="005B6842">
                <w:rPr>
                  <w:rFonts w:ascii="Times New Roman" w:eastAsia="ＭＳ 明朝" w:hAnsi="Times New Roman" w:cs="Times New Roman"/>
                  <w:rPrChange w:id="16124" w:author="Masato YOSHIKAWA" w:date="2026-01-20T12:23:00Z" w16du:dateUtc="2026-01-20T03:23:00Z">
                    <w:rPr>
                      <w:rFonts w:ascii="ＭＳ 明朝" w:eastAsia="ＭＳ 明朝" w:hAnsi="ＭＳ 明朝"/>
                    </w:rPr>
                  </w:rPrChange>
                </w:rPr>
                <w:t>ice-cream</w:t>
              </w:r>
            </w:moveTo>
          </w:p>
        </w:tc>
        <w:tc>
          <w:tcPr>
            <w:tcW w:w="629" w:type="pct"/>
          </w:tcPr>
          <w:p w14:paraId="157A0930" w14:textId="77777777" w:rsidR="005B6842" w:rsidRPr="005B6842" w:rsidRDefault="005B6842" w:rsidP="00C45809">
            <w:pPr>
              <w:pStyle w:val="af8"/>
              <w:rPr>
                <w:moveTo w:id="16125" w:author="Masato YOSHIKAWA" w:date="2026-01-20T12:21:00Z" w16du:dateUtc="2026-01-20T03:21:00Z"/>
                <w:rFonts w:ascii="Times New Roman" w:eastAsia="ＭＳ 明朝" w:hAnsi="Times New Roman" w:cs="Times New Roman"/>
                <w:rPrChange w:id="16126" w:author="Masato YOSHIKAWA" w:date="2026-01-20T12:23:00Z" w16du:dateUtc="2026-01-20T03:23:00Z">
                  <w:rPr>
                    <w:moveTo w:id="16127" w:author="Masato YOSHIKAWA" w:date="2026-01-20T12:21:00Z" w16du:dateUtc="2026-01-20T03:21:00Z"/>
                    <w:rFonts w:ascii="ＭＳ 明朝" w:eastAsia="ＭＳ 明朝" w:hAnsi="ＭＳ 明朝"/>
                  </w:rPr>
                </w:rPrChange>
              </w:rPr>
            </w:pPr>
            <w:moveTo w:id="16128" w:author="Masato YOSHIKAWA" w:date="2026-01-20T12:21:00Z" w16du:dateUtc="2026-01-20T03:21:00Z">
              <w:r w:rsidRPr="005B6842">
                <w:rPr>
                  <w:rFonts w:ascii="Times New Roman" w:eastAsia="ＭＳ 明朝" w:hAnsi="Times New Roman" w:cs="Times New Roman"/>
                  <w:rPrChange w:id="16129" w:author="Masato YOSHIKAWA" w:date="2026-01-20T12:23:00Z" w16du:dateUtc="2026-01-20T03:23:00Z">
                    <w:rPr>
                      <w:rFonts w:ascii="ＭＳ 明朝" w:eastAsia="ＭＳ 明朝" w:hAnsi="ＭＳ 明朝"/>
                    </w:rPr>
                  </w:rPrChange>
                </w:rPr>
                <w:t>homemade ice cream</w:t>
              </w:r>
            </w:moveTo>
          </w:p>
        </w:tc>
        <w:tc>
          <w:tcPr>
            <w:tcW w:w="779" w:type="pct"/>
          </w:tcPr>
          <w:p w14:paraId="05BF3767" w14:textId="77777777" w:rsidR="005B6842" w:rsidRPr="005B6842" w:rsidRDefault="005B6842" w:rsidP="00C45809">
            <w:pPr>
              <w:pStyle w:val="af8"/>
              <w:rPr>
                <w:moveTo w:id="16130" w:author="Masato YOSHIKAWA" w:date="2026-01-20T12:21:00Z" w16du:dateUtc="2026-01-20T03:21:00Z"/>
                <w:rFonts w:ascii="Times New Roman" w:eastAsia="ＭＳ 明朝" w:hAnsi="Times New Roman" w:cs="Times New Roman"/>
                <w:rPrChange w:id="16131" w:author="Masato YOSHIKAWA" w:date="2026-01-20T12:23:00Z" w16du:dateUtc="2026-01-20T03:23:00Z">
                  <w:rPr>
                    <w:moveTo w:id="16132" w:author="Masato YOSHIKAWA" w:date="2026-01-20T12:21:00Z" w16du:dateUtc="2026-01-20T03:21:00Z"/>
                    <w:rFonts w:ascii="ＭＳ 明朝" w:eastAsia="ＭＳ 明朝" w:hAnsi="ＭＳ 明朝"/>
                  </w:rPr>
                </w:rPrChange>
              </w:rPr>
            </w:pPr>
            <w:moveTo w:id="16133" w:author="Masato YOSHIKAWA" w:date="2026-01-20T12:21:00Z" w16du:dateUtc="2026-01-20T03:21:00Z">
              <w:r w:rsidRPr="005B6842">
                <w:rPr>
                  <w:rFonts w:ascii="Times New Roman" w:eastAsia="ＭＳ 明朝" w:hAnsi="Times New Roman" w:cs="Times New Roman"/>
                  <w:rPrChange w:id="16134" w:author="Masato YOSHIKAWA" w:date="2026-01-20T12:23:00Z" w16du:dateUtc="2026-01-20T03:23:00Z">
                    <w:rPr>
                      <w:rFonts w:ascii="ＭＳ 明朝" w:eastAsia="ＭＳ 明朝" w:hAnsi="ＭＳ 明朝"/>
                    </w:rPr>
                  </w:rPrChange>
                </w:rPr>
                <w:t>Established equivalent</w:t>
              </w:r>
            </w:moveTo>
          </w:p>
        </w:tc>
        <w:tc>
          <w:tcPr>
            <w:tcW w:w="744" w:type="pct"/>
          </w:tcPr>
          <w:p w14:paraId="13BD3067" w14:textId="77777777" w:rsidR="005B6842" w:rsidRPr="005B6842" w:rsidRDefault="005B6842" w:rsidP="00C45809">
            <w:pPr>
              <w:pStyle w:val="af8"/>
              <w:rPr>
                <w:moveTo w:id="16135" w:author="Masato YOSHIKAWA" w:date="2026-01-20T12:21:00Z" w16du:dateUtc="2026-01-20T03:21:00Z"/>
                <w:rFonts w:ascii="Times New Roman" w:eastAsia="ＭＳ 明朝" w:hAnsi="Times New Roman" w:cs="Times New Roman"/>
                <w:rPrChange w:id="16136" w:author="Masato YOSHIKAWA" w:date="2026-01-20T12:23:00Z" w16du:dateUtc="2026-01-20T03:23:00Z">
                  <w:rPr>
                    <w:moveTo w:id="16137" w:author="Masato YOSHIKAWA" w:date="2026-01-20T12:21:00Z" w16du:dateUtc="2026-01-20T03:21:00Z"/>
                    <w:rFonts w:ascii="ＭＳ 明朝" w:eastAsia="ＭＳ 明朝" w:hAnsi="ＭＳ 明朝"/>
                  </w:rPr>
                </w:rPrChange>
              </w:rPr>
            </w:pPr>
            <w:moveTo w:id="16138" w:author="Masato YOSHIKAWA" w:date="2026-01-20T12:21:00Z" w16du:dateUtc="2026-01-20T03:21:00Z">
              <w:r w:rsidRPr="005B6842">
                <w:rPr>
                  <w:rFonts w:ascii="Times New Roman" w:eastAsia="ＭＳ 明朝" w:hAnsi="Times New Roman" w:cs="Times New Roman"/>
                  <w:rPrChange w:id="16139" w:author="Masato YOSHIKAWA" w:date="2026-01-20T12:23:00Z" w16du:dateUtc="2026-01-20T03:23:00Z">
                    <w:rPr>
                      <w:rFonts w:ascii="ＭＳ 明朝" w:eastAsia="ＭＳ 明朝" w:hAnsi="ＭＳ 明朝"/>
                    </w:rPr>
                  </w:rPrChange>
                </w:rPr>
                <w:t>Minimization</w:t>
              </w:r>
            </w:moveTo>
          </w:p>
        </w:tc>
        <w:tc>
          <w:tcPr>
            <w:tcW w:w="851" w:type="pct"/>
          </w:tcPr>
          <w:p w14:paraId="5BF6ABEB" w14:textId="77777777" w:rsidR="005B6842" w:rsidRPr="005B6842" w:rsidRDefault="005B6842" w:rsidP="00C45809">
            <w:pPr>
              <w:pStyle w:val="af8"/>
              <w:rPr>
                <w:moveTo w:id="16140" w:author="Masato YOSHIKAWA" w:date="2026-01-20T12:21:00Z" w16du:dateUtc="2026-01-20T03:21:00Z"/>
                <w:rFonts w:ascii="Times New Roman" w:eastAsia="ＭＳ 明朝" w:hAnsi="Times New Roman" w:cs="Times New Roman"/>
                <w:rPrChange w:id="16141" w:author="Masato YOSHIKAWA" w:date="2026-01-20T12:23:00Z" w16du:dateUtc="2026-01-20T03:23:00Z">
                  <w:rPr>
                    <w:moveTo w:id="16142" w:author="Masato YOSHIKAWA" w:date="2026-01-20T12:21:00Z" w16du:dateUtc="2026-01-20T03:21:00Z"/>
                    <w:rFonts w:ascii="ＭＳ 明朝" w:eastAsia="ＭＳ 明朝" w:hAnsi="ＭＳ 明朝"/>
                  </w:rPr>
                </w:rPrChange>
              </w:rPr>
            </w:pPr>
            <w:moveTo w:id="16143" w:author="Masato YOSHIKAWA" w:date="2026-01-20T12:21:00Z" w16du:dateUtc="2026-01-20T03:21:00Z">
              <w:r w:rsidRPr="005B6842">
                <w:rPr>
                  <w:rFonts w:ascii="Times New Roman" w:eastAsia="ＭＳ 明朝" w:hAnsi="Times New Roman" w:cs="Times New Roman"/>
                  <w:rPrChange w:id="16144" w:author="Masato YOSHIKAWA" w:date="2026-01-20T12:23:00Z" w16du:dateUtc="2026-01-20T03:23:00Z">
                    <w:rPr>
                      <w:rFonts w:ascii="ＭＳ 明朝" w:eastAsia="ＭＳ 明朝" w:hAnsi="ＭＳ 明朝"/>
                    </w:rPr>
                  </w:rPrChange>
                </w:rPr>
                <w:t>Amplification</w:t>
              </w:r>
            </w:moveTo>
          </w:p>
        </w:tc>
        <w:tc>
          <w:tcPr>
            <w:tcW w:w="831" w:type="pct"/>
          </w:tcPr>
          <w:p w14:paraId="212E41AC" w14:textId="77777777" w:rsidR="005B6842" w:rsidRPr="005B6842" w:rsidRDefault="005B6842" w:rsidP="00C45809">
            <w:pPr>
              <w:pStyle w:val="af8"/>
              <w:rPr>
                <w:moveTo w:id="16145" w:author="Masato YOSHIKAWA" w:date="2026-01-20T12:21:00Z" w16du:dateUtc="2026-01-20T03:21:00Z"/>
                <w:rFonts w:ascii="Times New Roman" w:eastAsia="ＭＳ 明朝" w:hAnsi="Times New Roman" w:cs="Times New Roman"/>
                <w:rPrChange w:id="16146" w:author="Masato YOSHIKAWA" w:date="2026-01-20T12:23:00Z" w16du:dateUtc="2026-01-20T03:23:00Z">
                  <w:rPr>
                    <w:moveTo w:id="16147" w:author="Masato YOSHIKAWA" w:date="2026-01-20T12:21:00Z" w16du:dateUtc="2026-01-20T03:21:00Z"/>
                    <w:rFonts w:ascii="ＭＳ 明朝" w:eastAsia="ＭＳ 明朝" w:hAnsi="ＭＳ 明朝"/>
                  </w:rPr>
                </w:rPrChange>
              </w:rPr>
            </w:pPr>
            <w:moveTo w:id="16148" w:author="Masato YOSHIKAWA" w:date="2026-01-20T12:21:00Z" w16du:dateUtc="2026-01-20T03:21:00Z">
              <w:r w:rsidRPr="005B6842">
                <w:rPr>
                  <w:rFonts w:ascii="Times New Roman" w:eastAsia="ＭＳ 明朝" w:hAnsi="Times New Roman" w:cs="Times New Roman"/>
                  <w:rPrChange w:id="16149" w:author="Masato YOSHIKAWA" w:date="2026-01-20T12:23:00Z" w16du:dateUtc="2026-01-20T03:23:00Z">
                    <w:rPr>
                      <w:rFonts w:ascii="ＭＳ 明朝" w:eastAsia="ＭＳ 明朝" w:hAnsi="ＭＳ 明朝"/>
                    </w:rPr>
                  </w:rPrChange>
                </w:rPr>
                <w:t>Minimization</w:t>
              </w:r>
            </w:moveTo>
          </w:p>
        </w:tc>
      </w:tr>
      <w:tr w:rsidR="005B6842" w:rsidRPr="005B6842" w14:paraId="322B09D1" w14:textId="77777777" w:rsidTr="00C45809">
        <w:tc>
          <w:tcPr>
            <w:tcW w:w="582" w:type="pct"/>
          </w:tcPr>
          <w:p w14:paraId="6110A5CC" w14:textId="77777777" w:rsidR="005B6842" w:rsidRPr="005B6842" w:rsidRDefault="005B6842" w:rsidP="00C45809">
            <w:pPr>
              <w:pStyle w:val="af8"/>
              <w:rPr>
                <w:moveTo w:id="16150" w:author="Masato YOSHIKAWA" w:date="2026-01-20T12:21:00Z" w16du:dateUtc="2026-01-20T03:21:00Z"/>
                <w:rFonts w:ascii="Times New Roman" w:eastAsia="ＭＳ 明朝" w:hAnsi="Times New Roman" w:cs="Times New Roman"/>
                <w:rPrChange w:id="16151" w:author="Masato YOSHIKAWA" w:date="2026-01-20T12:23:00Z" w16du:dateUtc="2026-01-20T03:23:00Z">
                  <w:rPr>
                    <w:moveTo w:id="16152" w:author="Masato YOSHIKAWA" w:date="2026-01-20T12:21:00Z" w16du:dateUtc="2026-01-20T03:21:00Z"/>
                    <w:rFonts w:ascii="ＭＳ 明朝" w:eastAsia="ＭＳ 明朝" w:hAnsi="ＭＳ 明朝"/>
                  </w:rPr>
                </w:rPrChange>
              </w:rPr>
            </w:pPr>
            <w:moveTo w:id="16153" w:author="Masato YOSHIKAWA" w:date="2026-01-20T12:21:00Z" w16du:dateUtc="2026-01-20T03:21:00Z">
              <w:r w:rsidRPr="005B6842">
                <w:rPr>
                  <w:rFonts w:ascii="Times New Roman" w:eastAsia="ＭＳ 明朝" w:hAnsi="Times New Roman" w:cs="Times New Roman" w:hint="eastAsia"/>
                  <w:rPrChange w:id="16154" w:author="Masato YOSHIKAWA" w:date="2026-01-20T12:23:00Z" w16du:dateUtc="2026-01-20T03:23:00Z">
                    <w:rPr>
                      <w:rFonts w:ascii="ＭＳ 明朝" w:eastAsia="ＭＳ 明朝" w:hAnsi="ＭＳ 明朝" w:hint="eastAsia"/>
                    </w:rPr>
                  </w:rPrChange>
                </w:rPr>
                <w:t>水菓子</w:t>
              </w:r>
            </w:moveTo>
          </w:p>
        </w:tc>
        <w:tc>
          <w:tcPr>
            <w:tcW w:w="583" w:type="pct"/>
          </w:tcPr>
          <w:p w14:paraId="56B55BE6" w14:textId="77777777" w:rsidR="005B6842" w:rsidRPr="005B6842" w:rsidRDefault="005B6842" w:rsidP="00C45809">
            <w:pPr>
              <w:pStyle w:val="af8"/>
              <w:rPr>
                <w:moveTo w:id="16155" w:author="Masato YOSHIKAWA" w:date="2026-01-20T12:21:00Z" w16du:dateUtc="2026-01-20T03:21:00Z"/>
                <w:rFonts w:ascii="Times New Roman" w:eastAsia="ＭＳ 明朝" w:hAnsi="Times New Roman" w:cs="Times New Roman"/>
                <w:rPrChange w:id="16156" w:author="Masato YOSHIKAWA" w:date="2026-01-20T12:23:00Z" w16du:dateUtc="2026-01-20T03:23:00Z">
                  <w:rPr>
                    <w:moveTo w:id="16157" w:author="Masato YOSHIKAWA" w:date="2026-01-20T12:21:00Z" w16du:dateUtc="2026-01-20T03:21:00Z"/>
                    <w:rFonts w:ascii="ＭＳ 明朝" w:eastAsia="ＭＳ 明朝" w:hAnsi="ＭＳ 明朝"/>
                  </w:rPr>
                </w:rPrChange>
              </w:rPr>
            </w:pPr>
            <w:moveTo w:id="16158" w:author="Masato YOSHIKAWA" w:date="2026-01-20T12:21:00Z" w16du:dateUtc="2026-01-20T03:21:00Z">
              <w:r w:rsidRPr="005B6842">
                <w:rPr>
                  <w:rFonts w:ascii="Times New Roman" w:eastAsia="ＭＳ 明朝" w:hAnsi="Times New Roman" w:cs="Times New Roman"/>
                  <w:rPrChange w:id="16159" w:author="Masato YOSHIKAWA" w:date="2026-01-20T12:23:00Z" w16du:dateUtc="2026-01-20T03:23:00Z">
                    <w:rPr>
                      <w:rFonts w:ascii="ＭＳ 明朝" w:eastAsia="ＭＳ 明朝" w:hAnsi="ＭＳ 明朝"/>
                    </w:rPr>
                  </w:rPrChange>
                </w:rPr>
                <w:t>fruit</w:t>
              </w:r>
            </w:moveTo>
          </w:p>
        </w:tc>
        <w:tc>
          <w:tcPr>
            <w:tcW w:w="629" w:type="pct"/>
          </w:tcPr>
          <w:p w14:paraId="069369C3" w14:textId="77777777" w:rsidR="005B6842" w:rsidRPr="005B6842" w:rsidRDefault="005B6842" w:rsidP="00C45809">
            <w:pPr>
              <w:pStyle w:val="af8"/>
              <w:rPr>
                <w:moveTo w:id="16160" w:author="Masato YOSHIKAWA" w:date="2026-01-20T12:21:00Z" w16du:dateUtc="2026-01-20T03:21:00Z"/>
                <w:rFonts w:ascii="Times New Roman" w:eastAsia="ＭＳ 明朝" w:hAnsi="Times New Roman" w:cs="Times New Roman"/>
                <w:rPrChange w:id="16161" w:author="Masato YOSHIKAWA" w:date="2026-01-20T12:23:00Z" w16du:dateUtc="2026-01-20T03:23:00Z">
                  <w:rPr>
                    <w:moveTo w:id="16162" w:author="Masato YOSHIKAWA" w:date="2026-01-20T12:21:00Z" w16du:dateUtc="2026-01-20T03:21:00Z"/>
                    <w:rFonts w:ascii="ＭＳ 明朝" w:eastAsia="ＭＳ 明朝" w:hAnsi="ＭＳ 明朝"/>
                  </w:rPr>
                </w:rPrChange>
              </w:rPr>
            </w:pPr>
            <w:moveTo w:id="16163" w:author="Masato YOSHIKAWA" w:date="2026-01-20T12:21:00Z" w16du:dateUtc="2026-01-20T03:21:00Z">
              <w:r w:rsidRPr="005B6842">
                <w:rPr>
                  <w:rFonts w:ascii="Times New Roman" w:eastAsia="ＭＳ 明朝" w:hAnsi="Times New Roman" w:cs="Times New Roman"/>
                  <w:rPrChange w:id="16164" w:author="Masato YOSHIKAWA" w:date="2026-01-20T12:23:00Z" w16du:dateUtc="2026-01-20T03:23:00Z">
                    <w:rPr>
                      <w:rFonts w:ascii="ＭＳ 明朝" w:eastAsia="ＭＳ 明朝" w:hAnsi="ＭＳ 明朝"/>
                    </w:rPr>
                  </w:rPrChange>
                </w:rPr>
                <w:t>なし</w:t>
              </w:r>
            </w:moveTo>
          </w:p>
        </w:tc>
        <w:tc>
          <w:tcPr>
            <w:tcW w:w="779" w:type="pct"/>
          </w:tcPr>
          <w:p w14:paraId="604D2432" w14:textId="77777777" w:rsidR="005B6842" w:rsidRPr="005B6842" w:rsidRDefault="005B6842" w:rsidP="00C45809">
            <w:pPr>
              <w:pStyle w:val="af8"/>
              <w:rPr>
                <w:moveTo w:id="16165" w:author="Masato YOSHIKAWA" w:date="2026-01-20T12:21:00Z" w16du:dateUtc="2026-01-20T03:21:00Z"/>
                <w:rFonts w:ascii="Times New Roman" w:eastAsia="ＭＳ 明朝" w:hAnsi="Times New Roman" w:cs="Times New Roman"/>
                <w:rPrChange w:id="16166" w:author="Masato YOSHIKAWA" w:date="2026-01-20T12:23:00Z" w16du:dateUtc="2026-01-20T03:23:00Z">
                  <w:rPr>
                    <w:moveTo w:id="16167" w:author="Masato YOSHIKAWA" w:date="2026-01-20T12:21:00Z" w16du:dateUtc="2026-01-20T03:21:00Z"/>
                    <w:rFonts w:ascii="ＭＳ 明朝" w:eastAsia="ＭＳ 明朝" w:hAnsi="ＭＳ 明朝"/>
                  </w:rPr>
                </w:rPrChange>
              </w:rPr>
            </w:pPr>
            <w:moveTo w:id="16168" w:author="Masato YOSHIKAWA" w:date="2026-01-20T12:21:00Z" w16du:dateUtc="2026-01-20T03:21:00Z">
              <w:r w:rsidRPr="005B6842">
                <w:rPr>
                  <w:rFonts w:ascii="Times New Roman" w:eastAsia="ＭＳ 明朝" w:hAnsi="Times New Roman" w:cs="Times New Roman"/>
                  <w:rPrChange w:id="16169" w:author="Masato YOSHIKAWA" w:date="2026-01-20T12:23:00Z" w16du:dateUtc="2026-01-20T03:23:00Z">
                    <w:rPr>
                      <w:rFonts w:ascii="ＭＳ 明朝" w:eastAsia="ＭＳ 明朝" w:hAnsi="ＭＳ 明朝"/>
                    </w:rPr>
                  </w:rPrChange>
                </w:rPr>
                <w:t>Established equivalent</w:t>
              </w:r>
            </w:moveTo>
          </w:p>
        </w:tc>
        <w:tc>
          <w:tcPr>
            <w:tcW w:w="744" w:type="pct"/>
          </w:tcPr>
          <w:p w14:paraId="0A728183" w14:textId="77777777" w:rsidR="005B6842" w:rsidRPr="005B6842" w:rsidRDefault="005B6842" w:rsidP="00C45809">
            <w:pPr>
              <w:pStyle w:val="af8"/>
              <w:rPr>
                <w:moveTo w:id="16170" w:author="Masato YOSHIKAWA" w:date="2026-01-20T12:21:00Z" w16du:dateUtc="2026-01-20T03:21:00Z"/>
                <w:rFonts w:ascii="Times New Roman" w:eastAsia="ＭＳ 明朝" w:hAnsi="Times New Roman" w:cs="Times New Roman"/>
                <w:rPrChange w:id="16171" w:author="Masato YOSHIKAWA" w:date="2026-01-20T12:23:00Z" w16du:dateUtc="2026-01-20T03:23:00Z">
                  <w:rPr>
                    <w:moveTo w:id="16172" w:author="Masato YOSHIKAWA" w:date="2026-01-20T12:21:00Z" w16du:dateUtc="2026-01-20T03:21:00Z"/>
                    <w:rFonts w:ascii="ＭＳ 明朝" w:eastAsia="ＭＳ 明朝" w:hAnsi="ＭＳ 明朝"/>
                  </w:rPr>
                </w:rPrChange>
              </w:rPr>
            </w:pPr>
            <w:moveTo w:id="16173" w:author="Masato YOSHIKAWA" w:date="2026-01-20T12:21:00Z" w16du:dateUtc="2026-01-20T03:21:00Z">
              <w:r w:rsidRPr="005B6842">
                <w:rPr>
                  <w:rFonts w:ascii="Times New Roman" w:eastAsia="ＭＳ 明朝" w:hAnsi="Times New Roman" w:cs="Times New Roman"/>
                  <w:rPrChange w:id="16174" w:author="Masato YOSHIKAWA" w:date="2026-01-20T12:23:00Z" w16du:dateUtc="2026-01-20T03:23:00Z">
                    <w:rPr>
                      <w:rFonts w:ascii="ＭＳ 明朝" w:eastAsia="ＭＳ 明朝" w:hAnsi="ＭＳ 明朝"/>
                    </w:rPr>
                  </w:rPrChange>
                </w:rPr>
                <w:t>Minimization</w:t>
              </w:r>
            </w:moveTo>
          </w:p>
        </w:tc>
        <w:tc>
          <w:tcPr>
            <w:tcW w:w="851" w:type="pct"/>
          </w:tcPr>
          <w:p w14:paraId="65DF2EEB" w14:textId="77777777" w:rsidR="005B6842" w:rsidRPr="005B6842" w:rsidRDefault="005B6842" w:rsidP="00C45809">
            <w:pPr>
              <w:pStyle w:val="af8"/>
              <w:rPr>
                <w:moveTo w:id="16175" w:author="Masato YOSHIKAWA" w:date="2026-01-20T12:21:00Z" w16du:dateUtc="2026-01-20T03:21:00Z"/>
                <w:rFonts w:ascii="Times New Roman" w:eastAsia="ＭＳ 明朝" w:hAnsi="Times New Roman" w:cs="Times New Roman"/>
                <w:rPrChange w:id="16176" w:author="Masato YOSHIKAWA" w:date="2026-01-20T12:23:00Z" w16du:dateUtc="2026-01-20T03:23:00Z">
                  <w:rPr>
                    <w:moveTo w:id="16177" w:author="Masato YOSHIKAWA" w:date="2026-01-20T12:21:00Z" w16du:dateUtc="2026-01-20T03:21:00Z"/>
                    <w:rFonts w:ascii="ＭＳ 明朝" w:eastAsia="ＭＳ 明朝" w:hAnsi="ＭＳ 明朝"/>
                  </w:rPr>
                </w:rPrChange>
              </w:rPr>
            </w:pPr>
            <w:moveTo w:id="16178" w:author="Masato YOSHIKAWA" w:date="2026-01-20T12:21:00Z" w16du:dateUtc="2026-01-20T03:21:00Z">
              <w:r w:rsidRPr="005B6842">
                <w:rPr>
                  <w:rFonts w:ascii="Times New Roman" w:eastAsia="ＭＳ 明朝" w:hAnsi="Times New Roman" w:cs="Times New Roman"/>
                  <w:rPrChange w:id="16179" w:author="Masato YOSHIKAWA" w:date="2026-01-20T12:23:00Z" w16du:dateUtc="2026-01-20T03:23:00Z">
                    <w:rPr>
                      <w:rFonts w:ascii="ＭＳ 明朝" w:eastAsia="ＭＳ 明朝" w:hAnsi="ＭＳ 明朝"/>
                    </w:rPr>
                  </w:rPrChange>
                </w:rPr>
                <w:t>Reduction</w:t>
              </w:r>
            </w:moveTo>
          </w:p>
        </w:tc>
        <w:tc>
          <w:tcPr>
            <w:tcW w:w="831" w:type="pct"/>
          </w:tcPr>
          <w:p w14:paraId="3E17CD48" w14:textId="77777777" w:rsidR="005B6842" w:rsidRPr="005B6842" w:rsidRDefault="005B6842" w:rsidP="00C45809">
            <w:pPr>
              <w:pStyle w:val="af8"/>
              <w:rPr>
                <w:moveTo w:id="16180" w:author="Masato YOSHIKAWA" w:date="2026-01-20T12:21:00Z" w16du:dateUtc="2026-01-20T03:21:00Z"/>
                <w:rFonts w:ascii="Times New Roman" w:eastAsia="ＭＳ 明朝" w:hAnsi="Times New Roman" w:cs="Times New Roman"/>
                <w:rPrChange w:id="16181" w:author="Masato YOSHIKAWA" w:date="2026-01-20T12:23:00Z" w16du:dateUtc="2026-01-20T03:23:00Z">
                  <w:rPr>
                    <w:moveTo w:id="16182" w:author="Masato YOSHIKAWA" w:date="2026-01-20T12:21:00Z" w16du:dateUtc="2026-01-20T03:21:00Z"/>
                    <w:rFonts w:ascii="ＭＳ 明朝" w:eastAsia="ＭＳ 明朝" w:hAnsi="ＭＳ 明朝"/>
                  </w:rPr>
                </w:rPrChange>
              </w:rPr>
            </w:pPr>
            <w:moveTo w:id="16183" w:author="Masato YOSHIKAWA" w:date="2026-01-20T12:21:00Z" w16du:dateUtc="2026-01-20T03:21:00Z">
              <w:r w:rsidRPr="005B6842">
                <w:rPr>
                  <w:rFonts w:ascii="Times New Roman" w:eastAsia="ＭＳ 明朝" w:hAnsi="Times New Roman" w:cs="Times New Roman"/>
                  <w:rPrChange w:id="16184" w:author="Masato YOSHIKAWA" w:date="2026-01-20T12:23:00Z" w16du:dateUtc="2026-01-20T03:23:00Z">
                    <w:rPr>
                      <w:rFonts w:ascii="ＭＳ 明朝" w:eastAsia="ＭＳ 明朝" w:hAnsi="ＭＳ 明朝"/>
                    </w:rPr>
                  </w:rPrChange>
                </w:rPr>
                <w:t>Denial</w:t>
              </w:r>
            </w:moveTo>
          </w:p>
        </w:tc>
      </w:tr>
      <w:tr w:rsidR="005B6842" w:rsidRPr="005B6842" w14:paraId="74605C8C" w14:textId="77777777" w:rsidTr="00C45809">
        <w:tc>
          <w:tcPr>
            <w:tcW w:w="582" w:type="pct"/>
          </w:tcPr>
          <w:p w14:paraId="3824556B" w14:textId="77777777" w:rsidR="005B6842" w:rsidRPr="005B6842" w:rsidRDefault="005B6842" w:rsidP="00C45809">
            <w:pPr>
              <w:pStyle w:val="af8"/>
              <w:rPr>
                <w:moveTo w:id="16185" w:author="Masato YOSHIKAWA" w:date="2026-01-20T12:21:00Z" w16du:dateUtc="2026-01-20T03:21:00Z"/>
                <w:rFonts w:ascii="Times New Roman" w:eastAsia="ＭＳ 明朝" w:hAnsi="Times New Roman" w:cs="Times New Roman"/>
                <w:rPrChange w:id="16186" w:author="Masato YOSHIKAWA" w:date="2026-01-20T12:23:00Z" w16du:dateUtc="2026-01-20T03:23:00Z">
                  <w:rPr>
                    <w:moveTo w:id="16187" w:author="Masato YOSHIKAWA" w:date="2026-01-20T12:21:00Z" w16du:dateUtc="2026-01-20T03:21:00Z"/>
                    <w:rFonts w:ascii="ＭＳ 明朝" w:eastAsia="ＭＳ 明朝" w:hAnsi="ＭＳ 明朝"/>
                  </w:rPr>
                </w:rPrChange>
              </w:rPr>
            </w:pPr>
            <w:moveTo w:id="16188" w:author="Masato YOSHIKAWA" w:date="2026-01-20T12:21:00Z" w16du:dateUtc="2026-01-20T03:21:00Z">
              <w:r w:rsidRPr="005B6842">
                <w:rPr>
                  <w:rFonts w:ascii="Times New Roman" w:eastAsia="ＭＳ 明朝" w:hAnsi="Times New Roman" w:cs="Times New Roman" w:hint="eastAsia"/>
                  <w:rPrChange w:id="16189" w:author="Masato YOSHIKAWA" w:date="2026-01-20T12:23:00Z" w16du:dateUtc="2026-01-20T03:23:00Z">
                    <w:rPr>
                      <w:rFonts w:ascii="ＭＳ 明朝" w:eastAsia="ＭＳ 明朝" w:hAnsi="ＭＳ 明朝" w:hint="eastAsia"/>
                    </w:rPr>
                  </w:rPrChange>
                </w:rPr>
                <w:t>団扇</w:t>
              </w:r>
            </w:moveTo>
          </w:p>
        </w:tc>
        <w:tc>
          <w:tcPr>
            <w:tcW w:w="583" w:type="pct"/>
          </w:tcPr>
          <w:p w14:paraId="64EDB014" w14:textId="77777777" w:rsidR="005B6842" w:rsidRPr="005B6842" w:rsidRDefault="005B6842" w:rsidP="00C45809">
            <w:pPr>
              <w:pStyle w:val="af8"/>
              <w:rPr>
                <w:moveTo w:id="16190" w:author="Masato YOSHIKAWA" w:date="2026-01-20T12:21:00Z" w16du:dateUtc="2026-01-20T03:21:00Z"/>
                <w:rFonts w:ascii="Times New Roman" w:eastAsia="ＭＳ 明朝" w:hAnsi="Times New Roman" w:cs="Times New Roman"/>
                <w:rPrChange w:id="16191" w:author="Masato YOSHIKAWA" w:date="2026-01-20T12:23:00Z" w16du:dateUtc="2026-01-20T03:23:00Z">
                  <w:rPr>
                    <w:moveTo w:id="16192" w:author="Masato YOSHIKAWA" w:date="2026-01-20T12:21:00Z" w16du:dateUtc="2026-01-20T03:21:00Z"/>
                    <w:rFonts w:ascii="ＭＳ 明朝" w:eastAsia="ＭＳ 明朝" w:hAnsi="ＭＳ 明朝"/>
                  </w:rPr>
                </w:rPrChange>
              </w:rPr>
            </w:pPr>
            <w:moveTo w:id="16193" w:author="Masato YOSHIKAWA" w:date="2026-01-20T12:21:00Z" w16du:dateUtc="2026-01-20T03:21:00Z">
              <w:r w:rsidRPr="005B6842">
                <w:rPr>
                  <w:rFonts w:ascii="Times New Roman" w:eastAsia="ＭＳ 明朝" w:hAnsi="Times New Roman" w:cs="Times New Roman"/>
                  <w:rPrChange w:id="16194" w:author="Masato YOSHIKAWA" w:date="2026-01-20T12:23:00Z" w16du:dateUtc="2026-01-20T03:23:00Z">
                    <w:rPr>
                      <w:rFonts w:ascii="ＭＳ 明朝" w:eastAsia="ＭＳ 明朝" w:hAnsi="ＭＳ 明朝"/>
                    </w:rPr>
                  </w:rPrChange>
                </w:rPr>
                <w:t>fan</w:t>
              </w:r>
            </w:moveTo>
          </w:p>
        </w:tc>
        <w:tc>
          <w:tcPr>
            <w:tcW w:w="629" w:type="pct"/>
          </w:tcPr>
          <w:p w14:paraId="0D88D0AD" w14:textId="77777777" w:rsidR="005B6842" w:rsidRPr="005B6842" w:rsidRDefault="005B6842" w:rsidP="00C45809">
            <w:pPr>
              <w:pStyle w:val="af8"/>
              <w:rPr>
                <w:moveTo w:id="16195" w:author="Masato YOSHIKAWA" w:date="2026-01-20T12:21:00Z" w16du:dateUtc="2026-01-20T03:21:00Z"/>
                <w:rFonts w:ascii="Times New Roman" w:eastAsia="ＭＳ 明朝" w:hAnsi="Times New Roman" w:cs="Times New Roman"/>
                <w:rPrChange w:id="16196" w:author="Masato YOSHIKAWA" w:date="2026-01-20T12:23:00Z" w16du:dateUtc="2026-01-20T03:23:00Z">
                  <w:rPr>
                    <w:moveTo w:id="16197" w:author="Masato YOSHIKAWA" w:date="2026-01-20T12:21:00Z" w16du:dateUtc="2026-01-20T03:21:00Z"/>
                    <w:rFonts w:ascii="ＭＳ 明朝" w:eastAsia="ＭＳ 明朝" w:hAnsi="ＭＳ 明朝"/>
                  </w:rPr>
                </w:rPrChange>
              </w:rPr>
            </w:pPr>
            <w:moveTo w:id="16198" w:author="Masato YOSHIKAWA" w:date="2026-01-20T12:21:00Z" w16du:dateUtc="2026-01-20T03:21:00Z">
              <w:r w:rsidRPr="005B6842">
                <w:rPr>
                  <w:rFonts w:ascii="Times New Roman" w:eastAsia="ＭＳ 明朝" w:hAnsi="Times New Roman" w:cs="Times New Roman"/>
                  <w:rPrChange w:id="16199" w:author="Masato YOSHIKAWA" w:date="2026-01-20T12:23:00Z" w16du:dateUtc="2026-01-20T03:23:00Z">
                    <w:rPr>
                      <w:rFonts w:ascii="ＭＳ 明朝" w:eastAsia="ＭＳ 明朝" w:hAnsi="ＭＳ 明朝"/>
                    </w:rPr>
                  </w:rPrChange>
                </w:rPr>
                <w:t>fan</w:t>
              </w:r>
            </w:moveTo>
          </w:p>
        </w:tc>
        <w:tc>
          <w:tcPr>
            <w:tcW w:w="779" w:type="pct"/>
          </w:tcPr>
          <w:p w14:paraId="54BA356B" w14:textId="77777777" w:rsidR="005B6842" w:rsidRPr="005B6842" w:rsidRDefault="005B6842" w:rsidP="00C45809">
            <w:pPr>
              <w:pStyle w:val="af8"/>
              <w:rPr>
                <w:moveTo w:id="16200" w:author="Masato YOSHIKAWA" w:date="2026-01-20T12:21:00Z" w16du:dateUtc="2026-01-20T03:21:00Z"/>
                <w:rFonts w:ascii="Times New Roman" w:eastAsia="ＭＳ 明朝" w:hAnsi="Times New Roman" w:cs="Times New Roman"/>
                <w:rPrChange w:id="16201" w:author="Masato YOSHIKAWA" w:date="2026-01-20T12:23:00Z" w16du:dateUtc="2026-01-20T03:23:00Z">
                  <w:rPr>
                    <w:moveTo w:id="16202" w:author="Masato YOSHIKAWA" w:date="2026-01-20T12:21:00Z" w16du:dateUtc="2026-01-20T03:21:00Z"/>
                    <w:rFonts w:ascii="ＭＳ 明朝" w:eastAsia="ＭＳ 明朝" w:hAnsi="ＭＳ 明朝"/>
                  </w:rPr>
                </w:rPrChange>
              </w:rPr>
            </w:pPr>
            <w:moveTo w:id="16203" w:author="Masato YOSHIKAWA" w:date="2026-01-20T12:21:00Z" w16du:dateUtc="2026-01-20T03:21:00Z">
              <w:r w:rsidRPr="005B6842">
                <w:rPr>
                  <w:rFonts w:ascii="Times New Roman" w:eastAsia="ＭＳ 明朝" w:hAnsi="Times New Roman" w:cs="Times New Roman"/>
                  <w:rPrChange w:id="16204" w:author="Masato YOSHIKAWA" w:date="2026-01-20T12:23:00Z" w16du:dateUtc="2026-01-20T03:23:00Z">
                    <w:rPr>
                      <w:rFonts w:ascii="ＭＳ 明朝" w:eastAsia="ＭＳ 明朝" w:hAnsi="ＭＳ 明朝"/>
                    </w:rPr>
                  </w:rPrChange>
                </w:rPr>
                <w:t>Established equivalent</w:t>
              </w:r>
            </w:moveTo>
          </w:p>
        </w:tc>
        <w:tc>
          <w:tcPr>
            <w:tcW w:w="744" w:type="pct"/>
          </w:tcPr>
          <w:p w14:paraId="06A02909" w14:textId="77777777" w:rsidR="005B6842" w:rsidRPr="005B6842" w:rsidRDefault="005B6842" w:rsidP="00C45809">
            <w:pPr>
              <w:pStyle w:val="af8"/>
              <w:rPr>
                <w:moveTo w:id="16205" w:author="Masato YOSHIKAWA" w:date="2026-01-20T12:21:00Z" w16du:dateUtc="2026-01-20T03:21:00Z"/>
                <w:rFonts w:ascii="Times New Roman" w:eastAsia="ＭＳ 明朝" w:hAnsi="Times New Roman" w:cs="Times New Roman"/>
                <w:rPrChange w:id="16206" w:author="Masato YOSHIKAWA" w:date="2026-01-20T12:23:00Z" w16du:dateUtc="2026-01-20T03:23:00Z">
                  <w:rPr>
                    <w:moveTo w:id="16207" w:author="Masato YOSHIKAWA" w:date="2026-01-20T12:21:00Z" w16du:dateUtc="2026-01-20T03:21:00Z"/>
                    <w:rFonts w:ascii="ＭＳ 明朝" w:eastAsia="ＭＳ 明朝" w:hAnsi="ＭＳ 明朝"/>
                  </w:rPr>
                </w:rPrChange>
              </w:rPr>
            </w:pPr>
            <w:moveTo w:id="16208" w:author="Masato YOSHIKAWA" w:date="2026-01-20T12:21:00Z" w16du:dateUtc="2026-01-20T03:21:00Z">
              <w:r w:rsidRPr="005B6842">
                <w:rPr>
                  <w:rFonts w:ascii="Times New Roman" w:eastAsia="ＭＳ 明朝" w:hAnsi="Times New Roman" w:cs="Times New Roman"/>
                  <w:rPrChange w:id="16209" w:author="Masato YOSHIKAWA" w:date="2026-01-20T12:23:00Z" w16du:dateUtc="2026-01-20T03:23:00Z">
                    <w:rPr>
                      <w:rFonts w:ascii="ＭＳ 明朝" w:eastAsia="ＭＳ 明朝" w:hAnsi="ＭＳ 明朝"/>
                    </w:rPr>
                  </w:rPrChange>
                </w:rPr>
                <w:t>Minimization</w:t>
              </w:r>
            </w:moveTo>
          </w:p>
        </w:tc>
        <w:tc>
          <w:tcPr>
            <w:tcW w:w="851" w:type="pct"/>
          </w:tcPr>
          <w:p w14:paraId="4952E59B" w14:textId="77777777" w:rsidR="005B6842" w:rsidRPr="005B6842" w:rsidRDefault="005B6842" w:rsidP="00C45809">
            <w:pPr>
              <w:pStyle w:val="af8"/>
              <w:rPr>
                <w:moveTo w:id="16210" w:author="Masato YOSHIKAWA" w:date="2026-01-20T12:21:00Z" w16du:dateUtc="2026-01-20T03:21:00Z"/>
                <w:rFonts w:ascii="Times New Roman" w:eastAsia="ＭＳ 明朝" w:hAnsi="Times New Roman" w:cs="Times New Roman"/>
                <w:rPrChange w:id="16211" w:author="Masato YOSHIKAWA" w:date="2026-01-20T12:23:00Z" w16du:dateUtc="2026-01-20T03:23:00Z">
                  <w:rPr>
                    <w:moveTo w:id="16212" w:author="Masato YOSHIKAWA" w:date="2026-01-20T12:21:00Z" w16du:dateUtc="2026-01-20T03:21:00Z"/>
                    <w:rFonts w:ascii="ＭＳ 明朝" w:eastAsia="ＭＳ 明朝" w:hAnsi="ＭＳ 明朝"/>
                  </w:rPr>
                </w:rPrChange>
              </w:rPr>
            </w:pPr>
            <w:moveTo w:id="16213" w:author="Masato YOSHIKAWA" w:date="2026-01-20T12:21:00Z" w16du:dateUtc="2026-01-20T03:21:00Z">
              <w:r w:rsidRPr="005B6842">
                <w:rPr>
                  <w:rFonts w:ascii="Times New Roman" w:eastAsia="ＭＳ 明朝" w:hAnsi="Times New Roman" w:cs="Times New Roman"/>
                  <w:rPrChange w:id="16214" w:author="Masato YOSHIKAWA" w:date="2026-01-20T12:23:00Z" w16du:dateUtc="2026-01-20T03:23:00Z">
                    <w:rPr>
                      <w:rFonts w:ascii="ＭＳ 明朝" w:eastAsia="ＭＳ 明朝" w:hAnsi="ＭＳ 明朝"/>
                    </w:rPr>
                  </w:rPrChange>
                </w:rPr>
                <w:t>Established equivalent</w:t>
              </w:r>
            </w:moveTo>
          </w:p>
        </w:tc>
        <w:tc>
          <w:tcPr>
            <w:tcW w:w="831" w:type="pct"/>
          </w:tcPr>
          <w:p w14:paraId="0C3F5303" w14:textId="77777777" w:rsidR="005B6842" w:rsidRPr="005B6842" w:rsidRDefault="005B6842" w:rsidP="00C45809">
            <w:pPr>
              <w:pStyle w:val="af8"/>
              <w:rPr>
                <w:moveTo w:id="16215" w:author="Masato YOSHIKAWA" w:date="2026-01-20T12:21:00Z" w16du:dateUtc="2026-01-20T03:21:00Z"/>
                <w:rFonts w:ascii="Times New Roman" w:eastAsia="ＭＳ 明朝" w:hAnsi="Times New Roman" w:cs="Times New Roman"/>
                <w:rPrChange w:id="16216" w:author="Masato YOSHIKAWA" w:date="2026-01-20T12:23:00Z" w16du:dateUtc="2026-01-20T03:23:00Z">
                  <w:rPr>
                    <w:moveTo w:id="16217" w:author="Masato YOSHIKAWA" w:date="2026-01-20T12:21:00Z" w16du:dateUtc="2026-01-20T03:21:00Z"/>
                    <w:rFonts w:ascii="ＭＳ 明朝" w:eastAsia="ＭＳ 明朝" w:hAnsi="ＭＳ 明朝"/>
                  </w:rPr>
                </w:rPrChange>
              </w:rPr>
            </w:pPr>
            <w:moveTo w:id="16218" w:author="Masato YOSHIKAWA" w:date="2026-01-20T12:21:00Z" w16du:dateUtc="2026-01-20T03:21:00Z">
              <w:r w:rsidRPr="005B6842">
                <w:rPr>
                  <w:rFonts w:ascii="Times New Roman" w:eastAsia="ＭＳ 明朝" w:hAnsi="Times New Roman" w:cs="Times New Roman"/>
                  <w:rPrChange w:id="16219" w:author="Masato YOSHIKAWA" w:date="2026-01-20T12:23:00Z" w16du:dateUtc="2026-01-20T03:23:00Z">
                    <w:rPr>
                      <w:rFonts w:ascii="ＭＳ 明朝" w:eastAsia="ＭＳ 明朝" w:hAnsi="ＭＳ 明朝"/>
                    </w:rPr>
                  </w:rPrChange>
                </w:rPr>
                <w:t>Minimization</w:t>
              </w:r>
            </w:moveTo>
          </w:p>
        </w:tc>
      </w:tr>
      <w:tr w:rsidR="005B6842" w:rsidRPr="005B6842" w14:paraId="6536CC5C" w14:textId="77777777" w:rsidTr="00C45809">
        <w:tc>
          <w:tcPr>
            <w:tcW w:w="582" w:type="pct"/>
          </w:tcPr>
          <w:p w14:paraId="2FCB6B7C" w14:textId="77777777" w:rsidR="005B6842" w:rsidRPr="005B6842" w:rsidRDefault="005B6842" w:rsidP="00C45809">
            <w:pPr>
              <w:pStyle w:val="af8"/>
              <w:rPr>
                <w:moveTo w:id="16220" w:author="Masato YOSHIKAWA" w:date="2026-01-20T12:21:00Z" w16du:dateUtc="2026-01-20T03:21:00Z"/>
                <w:rFonts w:ascii="Times New Roman" w:eastAsia="ＭＳ 明朝" w:hAnsi="Times New Roman" w:cs="Times New Roman"/>
                <w:rPrChange w:id="16221" w:author="Masato YOSHIKAWA" w:date="2026-01-20T12:23:00Z" w16du:dateUtc="2026-01-20T03:23:00Z">
                  <w:rPr>
                    <w:moveTo w:id="16222" w:author="Masato YOSHIKAWA" w:date="2026-01-20T12:21:00Z" w16du:dateUtc="2026-01-20T03:21:00Z"/>
                    <w:rFonts w:ascii="ＭＳ 明朝" w:eastAsia="ＭＳ 明朝" w:hAnsi="ＭＳ 明朝"/>
                  </w:rPr>
                </w:rPrChange>
              </w:rPr>
            </w:pPr>
            <w:moveTo w:id="16223" w:author="Masato YOSHIKAWA" w:date="2026-01-20T12:21:00Z" w16du:dateUtc="2026-01-20T03:21:00Z">
              <w:r w:rsidRPr="005B6842">
                <w:rPr>
                  <w:rFonts w:ascii="Times New Roman" w:eastAsia="ＭＳ 明朝" w:hAnsi="Times New Roman" w:cs="Times New Roman" w:hint="eastAsia"/>
                  <w:rPrChange w:id="16224" w:author="Masato YOSHIKAWA" w:date="2026-01-20T12:23:00Z" w16du:dateUtc="2026-01-20T03:23:00Z">
                    <w:rPr>
                      <w:rFonts w:ascii="ＭＳ 明朝" w:eastAsia="ＭＳ 明朝" w:hAnsi="ＭＳ 明朝" w:hint="eastAsia"/>
                    </w:rPr>
                  </w:rPrChange>
                </w:rPr>
                <w:t>古本屋</w:t>
              </w:r>
            </w:moveTo>
          </w:p>
        </w:tc>
        <w:tc>
          <w:tcPr>
            <w:tcW w:w="583" w:type="pct"/>
          </w:tcPr>
          <w:p w14:paraId="29E73B01" w14:textId="77777777" w:rsidR="005B6842" w:rsidRPr="005B6842" w:rsidRDefault="005B6842" w:rsidP="00C45809">
            <w:pPr>
              <w:pStyle w:val="af8"/>
              <w:rPr>
                <w:moveTo w:id="16225" w:author="Masato YOSHIKAWA" w:date="2026-01-20T12:21:00Z" w16du:dateUtc="2026-01-20T03:21:00Z"/>
                <w:rFonts w:ascii="Times New Roman" w:eastAsia="ＭＳ 明朝" w:hAnsi="Times New Roman" w:cs="Times New Roman"/>
                <w:rPrChange w:id="16226" w:author="Masato YOSHIKAWA" w:date="2026-01-20T12:23:00Z" w16du:dateUtc="2026-01-20T03:23:00Z">
                  <w:rPr>
                    <w:moveTo w:id="16227" w:author="Masato YOSHIKAWA" w:date="2026-01-20T12:21:00Z" w16du:dateUtc="2026-01-20T03:21:00Z"/>
                    <w:rFonts w:ascii="ＭＳ 明朝" w:eastAsia="ＭＳ 明朝" w:hAnsi="ＭＳ 明朝"/>
                  </w:rPr>
                </w:rPrChange>
              </w:rPr>
            </w:pPr>
            <w:moveTo w:id="16228" w:author="Masato YOSHIKAWA" w:date="2026-01-20T12:21:00Z" w16du:dateUtc="2026-01-20T03:21:00Z">
              <w:r w:rsidRPr="005B6842">
                <w:rPr>
                  <w:rFonts w:ascii="Times New Roman" w:eastAsia="ＭＳ 明朝" w:hAnsi="Times New Roman" w:cs="Times New Roman"/>
                  <w:rPrChange w:id="16229" w:author="Masato YOSHIKAWA" w:date="2026-01-20T12:23:00Z" w16du:dateUtc="2026-01-20T03:23:00Z">
                    <w:rPr>
                      <w:rFonts w:ascii="ＭＳ 明朝" w:eastAsia="ＭＳ 明朝" w:hAnsi="ＭＳ 明朝"/>
                    </w:rPr>
                  </w:rPrChange>
                </w:rPr>
                <w:t>a second-hand book seller</w:t>
              </w:r>
            </w:moveTo>
          </w:p>
        </w:tc>
        <w:tc>
          <w:tcPr>
            <w:tcW w:w="629" w:type="pct"/>
          </w:tcPr>
          <w:p w14:paraId="26CF6FBB" w14:textId="77777777" w:rsidR="005B6842" w:rsidRPr="005B6842" w:rsidRDefault="005B6842" w:rsidP="00C45809">
            <w:pPr>
              <w:pStyle w:val="af8"/>
              <w:rPr>
                <w:moveTo w:id="16230" w:author="Masato YOSHIKAWA" w:date="2026-01-20T12:21:00Z" w16du:dateUtc="2026-01-20T03:21:00Z"/>
                <w:rFonts w:ascii="Times New Roman" w:eastAsia="ＭＳ 明朝" w:hAnsi="Times New Roman" w:cs="Times New Roman"/>
                <w:rPrChange w:id="16231" w:author="Masato YOSHIKAWA" w:date="2026-01-20T12:23:00Z" w16du:dateUtc="2026-01-20T03:23:00Z">
                  <w:rPr>
                    <w:moveTo w:id="16232" w:author="Masato YOSHIKAWA" w:date="2026-01-20T12:21:00Z" w16du:dateUtc="2026-01-20T03:21:00Z"/>
                    <w:rFonts w:ascii="ＭＳ 明朝" w:eastAsia="ＭＳ 明朝" w:hAnsi="ＭＳ 明朝"/>
                  </w:rPr>
                </w:rPrChange>
              </w:rPr>
            </w:pPr>
            <w:moveTo w:id="16233" w:author="Masato YOSHIKAWA" w:date="2026-01-20T12:21:00Z" w16du:dateUtc="2026-01-20T03:21:00Z">
              <w:r w:rsidRPr="005B6842">
                <w:rPr>
                  <w:rFonts w:ascii="Times New Roman" w:eastAsia="ＭＳ 明朝" w:hAnsi="Times New Roman" w:cs="Times New Roman"/>
                  <w:rPrChange w:id="16234" w:author="Masato YOSHIKAWA" w:date="2026-01-20T12:23:00Z" w16du:dateUtc="2026-01-20T03:23:00Z">
                    <w:rPr>
                      <w:rFonts w:ascii="ＭＳ 明朝" w:eastAsia="ＭＳ 明朝" w:hAnsi="ＭＳ 明朝"/>
                    </w:rPr>
                  </w:rPrChange>
                </w:rPr>
                <w:t>secondhand bookshop</w:t>
              </w:r>
            </w:moveTo>
          </w:p>
        </w:tc>
        <w:tc>
          <w:tcPr>
            <w:tcW w:w="779" w:type="pct"/>
          </w:tcPr>
          <w:p w14:paraId="7EFE0EA7" w14:textId="77777777" w:rsidR="005B6842" w:rsidRPr="005B6842" w:rsidRDefault="005B6842" w:rsidP="00C45809">
            <w:pPr>
              <w:pStyle w:val="af8"/>
              <w:rPr>
                <w:moveTo w:id="16235" w:author="Masato YOSHIKAWA" w:date="2026-01-20T12:21:00Z" w16du:dateUtc="2026-01-20T03:21:00Z"/>
                <w:rFonts w:ascii="Times New Roman" w:eastAsia="ＭＳ 明朝" w:hAnsi="Times New Roman" w:cs="Times New Roman"/>
                <w:rPrChange w:id="16236" w:author="Masato YOSHIKAWA" w:date="2026-01-20T12:23:00Z" w16du:dateUtc="2026-01-20T03:23:00Z">
                  <w:rPr>
                    <w:moveTo w:id="16237" w:author="Masato YOSHIKAWA" w:date="2026-01-20T12:21:00Z" w16du:dateUtc="2026-01-20T03:21:00Z"/>
                    <w:rFonts w:ascii="ＭＳ 明朝" w:eastAsia="ＭＳ 明朝" w:hAnsi="ＭＳ 明朝"/>
                  </w:rPr>
                </w:rPrChange>
              </w:rPr>
            </w:pPr>
            <w:moveTo w:id="16238" w:author="Masato YOSHIKAWA" w:date="2026-01-20T12:21:00Z" w16du:dateUtc="2026-01-20T03:21:00Z">
              <w:r w:rsidRPr="005B6842">
                <w:rPr>
                  <w:rFonts w:ascii="Times New Roman" w:eastAsia="ＭＳ 明朝" w:hAnsi="Times New Roman" w:cs="Times New Roman"/>
                  <w:rPrChange w:id="16239" w:author="Masato YOSHIKAWA" w:date="2026-01-20T12:23:00Z" w16du:dateUtc="2026-01-20T03:23:00Z">
                    <w:rPr>
                      <w:rFonts w:ascii="ＭＳ 明朝" w:eastAsia="ＭＳ 明朝" w:hAnsi="ＭＳ 明朝"/>
                    </w:rPr>
                  </w:rPrChange>
                </w:rPr>
                <w:t>Established equivalent</w:t>
              </w:r>
            </w:moveTo>
          </w:p>
        </w:tc>
        <w:tc>
          <w:tcPr>
            <w:tcW w:w="744" w:type="pct"/>
          </w:tcPr>
          <w:p w14:paraId="738525EF" w14:textId="77777777" w:rsidR="005B6842" w:rsidRPr="005B6842" w:rsidRDefault="005B6842" w:rsidP="00C45809">
            <w:pPr>
              <w:pStyle w:val="af8"/>
              <w:rPr>
                <w:moveTo w:id="16240" w:author="Masato YOSHIKAWA" w:date="2026-01-20T12:21:00Z" w16du:dateUtc="2026-01-20T03:21:00Z"/>
                <w:rFonts w:ascii="Times New Roman" w:eastAsia="ＭＳ 明朝" w:hAnsi="Times New Roman" w:cs="Times New Roman"/>
                <w:rPrChange w:id="16241" w:author="Masato YOSHIKAWA" w:date="2026-01-20T12:23:00Z" w16du:dateUtc="2026-01-20T03:23:00Z">
                  <w:rPr>
                    <w:moveTo w:id="16242" w:author="Masato YOSHIKAWA" w:date="2026-01-20T12:21:00Z" w16du:dateUtc="2026-01-20T03:21:00Z"/>
                    <w:rFonts w:ascii="ＭＳ 明朝" w:eastAsia="ＭＳ 明朝" w:hAnsi="ＭＳ 明朝"/>
                  </w:rPr>
                </w:rPrChange>
              </w:rPr>
            </w:pPr>
            <w:moveTo w:id="16243" w:author="Masato YOSHIKAWA" w:date="2026-01-20T12:21:00Z" w16du:dateUtc="2026-01-20T03:21:00Z">
              <w:r w:rsidRPr="005B6842">
                <w:rPr>
                  <w:rFonts w:ascii="Times New Roman" w:eastAsia="ＭＳ 明朝" w:hAnsi="Times New Roman" w:cs="Times New Roman"/>
                  <w:rPrChange w:id="16244" w:author="Masato YOSHIKAWA" w:date="2026-01-20T12:23:00Z" w16du:dateUtc="2026-01-20T03:23:00Z">
                    <w:rPr>
                      <w:rFonts w:ascii="ＭＳ 明朝" w:eastAsia="ＭＳ 明朝" w:hAnsi="ＭＳ 明朝"/>
                    </w:rPr>
                  </w:rPrChange>
                </w:rPr>
                <w:t>Minimization</w:t>
              </w:r>
            </w:moveTo>
          </w:p>
        </w:tc>
        <w:tc>
          <w:tcPr>
            <w:tcW w:w="851" w:type="pct"/>
          </w:tcPr>
          <w:p w14:paraId="560D3909" w14:textId="77777777" w:rsidR="005B6842" w:rsidRPr="005B6842" w:rsidRDefault="005B6842" w:rsidP="00C45809">
            <w:pPr>
              <w:pStyle w:val="af8"/>
              <w:rPr>
                <w:moveTo w:id="16245" w:author="Masato YOSHIKAWA" w:date="2026-01-20T12:21:00Z" w16du:dateUtc="2026-01-20T03:21:00Z"/>
                <w:rFonts w:ascii="Times New Roman" w:eastAsia="ＭＳ 明朝" w:hAnsi="Times New Roman" w:cs="Times New Roman"/>
                <w:rPrChange w:id="16246" w:author="Masato YOSHIKAWA" w:date="2026-01-20T12:23:00Z" w16du:dateUtc="2026-01-20T03:23:00Z">
                  <w:rPr>
                    <w:moveTo w:id="16247" w:author="Masato YOSHIKAWA" w:date="2026-01-20T12:21:00Z" w16du:dateUtc="2026-01-20T03:21:00Z"/>
                    <w:rFonts w:ascii="ＭＳ 明朝" w:eastAsia="ＭＳ 明朝" w:hAnsi="ＭＳ 明朝"/>
                  </w:rPr>
                </w:rPrChange>
              </w:rPr>
            </w:pPr>
            <w:moveTo w:id="16248" w:author="Masato YOSHIKAWA" w:date="2026-01-20T12:21:00Z" w16du:dateUtc="2026-01-20T03:21:00Z">
              <w:r w:rsidRPr="005B6842">
                <w:rPr>
                  <w:rFonts w:ascii="Times New Roman" w:eastAsia="ＭＳ 明朝" w:hAnsi="Times New Roman" w:cs="Times New Roman"/>
                  <w:rPrChange w:id="16249" w:author="Masato YOSHIKAWA" w:date="2026-01-20T12:23:00Z" w16du:dateUtc="2026-01-20T03:23:00Z">
                    <w:rPr>
                      <w:rFonts w:ascii="ＭＳ 明朝" w:eastAsia="ＭＳ 明朝" w:hAnsi="ＭＳ 明朝"/>
                    </w:rPr>
                  </w:rPrChange>
                </w:rPr>
                <w:t>Established equivalent</w:t>
              </w:r>
            </w:moveTo>
          </w:p>
        </w:tc>
        <w:tc>
          <w:tcPr>
            <w:tcW w:w="831" w:type="pct"/>
          </w:tcPr>
          <w:p w14:paraId="5451E7CF" w14:textId="77777777" w:rsidR="005B6842" w:rsidRPr="005B6842" w:rsidRDefault="005B6842" w:rsidP="00C45809">
            <w:pPr>
              <w:pStyle w:val="af8"/>
              <w:rPr>
                <w:moveTo w:id="16250" w:author="Masato YOSHIKAWA" w:date="2026-01-20T12:21:00Z" w16du:dateUtc="2026-01-20T03:21:00Z"/>
                <w:rFonts w:ascii="Times New Roman" w:eastAsia="ＭＳ 明朝" w:hAnsi="Times New Roman" w:cs="Times New Roman"/>
                <w:rPrChange w:id="16251" w:author="Masato YOSHIKAWA" w:date="2026-01-20T12:23:00Z" w16du:dateUtc="2026-01-20T03:23:00Z">
                  <w:rPr>
                    <w:moveTo w:id="16252" w:author="Masato YOSHIKAWA" w:date="2026-01-20T12:21:00Z" w16du:dateUtc="2026-01-20T03:21:00Z"/>
                    <w:rFonts w:ascii="ＭＳ 明朝" w:eastAsia="ＭＳ 明朝" w:hAnsi="ＭＳ 明朝"/>
                  </w:rPr>
                </w:rPrChange>
              </w:rPr>
            </w:pPr>
            <w:moveTo w:id="16253" w:author="Masato YOSHIKAWA" w:date="2026-01-20T12:21:00Z" w16du:dateUtc="2026-01-20T03:21:00Z">
              <w:r w:rsidRPr="005B6842">
                <w:rPr>
                  <w:rFonts w:ascii="Times New Roman" w:eastAsia="ＭＳ 明朝" w:hAnsi="Times New Roman" w:cs="Times New Roman"/>
                  <w:rPrChange w:id="16254" w:author="Masato YOSHIKAWA" w:date="2026-01-20T12:23:00Z" w16du:dateUtc="2026-01-20T03:23:00Z">
                    <w:rPr>
                      <w:rFonts w:ascii="ＭＳ 明朝" w:eastAsia="ＭＳ 明朝" w:hAnsi="ＭＳ 明朝"/>
                    </w:rPr>
                  </w:rPrChange>
                </w:rPr>
                <w:t>Minimization</w:t>
              </w:r>
            </w:moveTo>
          </w:p>
        </w:tc>
      </w:tr>
      <w:tr w:rsidR="005B6842" w:rsidRPr="005B6842" w14:paraId="14FCED5A" w14:textId="77777777" w:rsidTr="00C45809">
        <w:tc>
          <w:tcPr>
            <w:tcW w:w="582" w:type="pct"/>
          </w:tcPr>
          <w:p w14:paraId="024ACF4D" w14:textId="77777777" w:rsidR="005B6842" w:rsidRPr="005B6842" w:rsidRDefault="005B6842" w:rsidP="00C45809">
            <w:pPr>
              <w:pStyle w:val="af8"/>
              <w:rPr>
                <w:moveTo w:id="16255" w:author="Masato YOSHIKAWA" w:date="2026-01-20T12:21:00Z" w16du:dateUtc="2026-01-20T03:21:00Z"/>
                <w:rFonts w:ascii="Times New Roman" w:eastAsia="ＭＳ 明朝" w:hAnsi="Times New Roman" w:cs="Times New Roman"/>
                <w:rPrChange w:id="16256" w:author="Masato YOSHIKAWA" w:date="2026-01-20T12:23:00Z" w16du:dateUtc="2026-01-20T03:23:00Z">
                  <w:rPr>
                    <w:moveTo w:id="16257" w:author="Masato YOSHIKAWA" w:date="2026-01-20T12:21:00Z" w16du:dateUtc="2026-01-20T03:21:00Z"/>
                    <w:rFonts w:ascii="ＭＳ 明朝" w:eastAsia="ＭＳ 明朝" w:hAnsi="ＭＳ 明朝"/>
                  </w:rPr>
                </w:rPrChange>
              </w:rPr>
            </w:pPr>
            <w:moveTo w:id="16258" w:author="Masato YOSHIKAWA" w:date="2026-01-20T12:21:00Z" w16du:dateUtc="2026-01-20T03:21:00Z">
              <w:r w:rsidRPr="005B6842">
                <w:rPr>
                  <w:rFonts w:ascii="Times New Roman" w:eastAsia="ＭＳ 明朝" w:hAnsi="Times New Roman" w:cs="Times New Roman" w:hint="eastAsia"/>
                  <w:rPrChange w:id="16259" w:author="Masato YOSHIKAWA" w:date="2026-01-20T12:23:00Z" w16du:dateUtc="2026-01-20T03:23:00Z">
                    <w:rPr>
                      <w:rFonts w:ascii="ＭＳ 明朝" w:eastAsia="ＭＳ 明朝" w:hAnsi="ＭＳ 明朝" w:hint="eastAsia"/>
                    </w:rPr>
                  </w:rPrChange>
                </w:rPr>
                <w:t>縁起でもない</w:t>
              </w:r>
            </w:moveTo>
          </w:p>
        </w:tc>
        <w:tc>
          <w:tcPr>
            <w:tcW w:w="583" w:type="pct"/>
          </w:tcPr>
          <w:p w14:paraId="0AFF6357" w14:textId="77777777" w:rsidR="005B6842" w:rsidRPr="005B6842" w:rsidRDefault="005B6842" w:rsidP="00C45809">
            <w:pPr>
              <w:pStyle w:val="af8"/>
              <w:rPr>
                <w:moveTo w:id="16260" w:author="Masato YOSHIKAWA" w:date="2026-01-20T12:21:00Z" w16du:dateUtc="2026-01-20T03:21:00Z"/>
                <w:rFonts w:ascii="Times New Roman" w:eastAsia="ＭＳ 明朝" w:hAnsi="Times New Roman" w:cs="Times New Roman"/>
                <w:rPrChange w:id="16261" w:author="Masato YOSHIKAWA" w:date="2026-01-20T12:23:00Z" w16du:dateUtc="2026-01-20T03:23:00Z">
                  <w:rPr>
                    <w:moveTo w:id="16262" w:author="Masato YOSHIKAWA" w:date="2026-01-20T12:21:00Z" w16du:dateUtc="2026-01-20T03:21:00Z"/>
                    <w:rFonts w:ascii="ＭＳ 明朝" w:eastAsia="ＭＳ 明朝" w:hAnsi="ＭＳ 明朝"/>
                  </w:rPr>
                </w:rPrChange>
              </w:rPr>
            </w:pPr>
            <w:moveTo w:id="16263" w:author="Masato YOSHIKAWA" w:date="2026-01-20T12:21:00Z" w16du:dateUtc="2026-01-20T03:21:00Z">
              <w:r w:rsidRPr="005B6842">
                <w:rPr>
                  <w:rFonts w:ascii="Times New Roman" w:eastAsia="ＭＳ 明朝" w:hAnsi="Times New Roman" w:cs="Times New Roman"/>
                  <w:rPrChange w:id="16264" w:author="Masato YOSHIKAWA" w:date="2026-01-20T12:23:00Z" w16du:dateUtc="2026-01-20T03:23:00Z">
                    <w:rPr>
                      <w:rFonts w:ascii="ＭＳ 明朝" w:eastAsia="ＭＳ 明朝" w:hAnsi="ＭＳ 明朝"/>
                    </w:rPr>
                  </w:rPrChange>
                </w:rPr>
                <w:t>Please don't do it any more.</w:t>
              </w:r>
            </w:moveTo>
          </w:p>
        </w:tc>
        <w:tc>
          <w:tcPr>
            <w:tcW w:w="629" w:type="pct"/>
          </w:tcPr>
          <w:p w14:paraId="0292B416" w14:textId="77777777" w:rsidR="005B6842" w:rsidRPr="005B6842" w:rsidRDefault="005B6842" w:rsidP="00C45809">
            <w:pPr>
              <w:pStyle w:val="af8"/>
              <w:rPr>
                <w:moveTo w:id="16265" w:author="Masato YOSHIKAWA" w:date="2026-01-20T12:21:00Z" w16du:dateUtc="2026-01-20T03:21:00Z"/>
                <w:rFonts w:ascii="Times New Roman" w:eastAsia="ＭＳ 明朝" w:hAnsi="Times New Roman" w:cs="Times New Roman"/>
                <w:rPrChange w:id="16266" w:author="Masato YOSHIKAWA" w:date="2026-01-20T12:23:00Z" w16du:dateUtc="2026-01-20T03:23:00Z">
                  <w:rPr>
                    <w:moveTo w:id="16267" w:author="Masato YOSHIKAWA" w:date="2026-01-20T12:21:00Z" w16du:dateUtc="2026-01-20T03:21:00Z"/>
                    <w:rFonts w:ascii="ＭＳ 明朝" w:eastAsia="ＭＳ 明朝" w:hAnsi="ＭＳ 明朝"/>
                  </w:rPr>
                </w:rPrChange>
              </w:rPr>
            </w:pPr>
            <w:moveTo w:id="16268" w:author="Masato YOSHIKAWA" w:date="2026-01-20T12:21:00Z" w16du:dateUtc="2026-01-20T03:21:00Z">
              <w:r w:rsidRPr="005B6842">
                <w:rPr>
                  <w:rFonts w:ascii="Times New Roman" w:eastAsia="ＭＳ 明朝" w:hAnsi="Times New Roman" w:cs="Times New Roman"/>
                  <w:rPrChange w:id="16269" w:author="Masato YOSHIKAWA" w:date="2026-01-20T12:23:00Z" w16du:dateUtc="2026-01-20T03:23:00Z">
                    <w:rPr>
                      <w:rFonts w:ascii="ＭＳ 明朝" w:eastAsia="ＭＳ 明朝" w:hAnsi="ＭＳ 明朝"/>
                    </w:rPr>
                  </w:rPrChange>
                </w:rPr>
                <w:t>It's unlucky to talk like that.</w:t>
              </w:r>
            </w:moveTo>
          </w:p>
        </w:tc>
        <w:tc>
          <w:tcPr>
            <w:tcW w:w="779" w:type="pct"/>
          </w:tcPr>
          <w:p w14:paraId="5113724B" w14:textId="77777777" w:rsidR="005B6842" w:rsidRPr="005B6842" w:rsidRDefault="005B6842" w:rsidP="00C45809">
            <w:pPr>
              <w:pStyle w:val="af8"/>
              <w:rPr>
                <w:moveTo w:id="16270" w:author="Masato YOSHIKAWA" w:date="2026-01-20T12:21:00Z" w16du:dateUtc="2026-01-20T03:21:00Z"/>
                <w:rFonts w:ascii="Times New Roman" w:eastAsia="ＭＳ 明朝" w:hAnsi="Times New Roman" w:cs="Times New Roman"/>
                <w:rPrChange w:id="16271" w:author="Masato YOSHIKAWA" w:date="2026-01-20T12:23:00Z" w16du:dateUtc="2026-01-20T03:23:00Z">
                  <w:rPr>
                    <w:moveTo w:id="16272" w:author="Masato YOSHIKAWA" w:date="2026-01-20T12:21:00Z" w16du:dateUtc="2026-01-20T03:21:00Z"/>
                    <w:rFonts w:ascii="ＭＳ 明朝" w:eastAsia="ＭＳ 明朝" w:hAnsi="ＭＳ 明朝"/>
                  </w:rPr>
                </w:rPrChange>
              </w:rPr>
            </w:pPr>
            <w:moveTo w:id="16273" w:author="Masato YOSHIKAWA" w:date="2026-01-20T12:21:00Z" w16du:dateUtc="2026-01-20T03:21:00Z">
              <w:r w:rsidRPr="005B6842">
                <w:rPr>
                  <w:rFonts w:ascii="Times New Roman" w:eastAsia="ＭＳ 明朝" w:hAnsi="Times New Roman" w:cs="Times New Roman"/>
                  <w:rPrChange w:id="16274" w:author="Masato YOSHIKAWA" w:date="2026-01-20T12:23:00Z" w16du:dateUtc="2026-01-20T03:23:00Z">
                    <w:rPr>
                      <w:rFonts w:ascii="ＭＳ 明朝" w:eastAsia="ＭＳ 明朝" w:hAnsi="ＭＳ 明朝"/>
                    </w:rPr>
                  </w:rPrChange>
                </w:rPr>
                <w:t>Adaptation</w:t>
              </w:r>
            </w:moveTo>
          </w:p>
        </w:tc>
        <w:tc>
          <w:tcPr>
            <w:tcW w:w="744" w:type="pct"/>
          </w:tcPr>
          <w:p w14:paraId="72148EAD" w14:textId="77777777" w:rsidR="005B6842" w:rsidRPr="005B6842" w:rsidRDefault="005B6842" w:rsidP="00C45809">
            <w:pPr>
              <w:pStyle w:val="af8"/>
              <w:rPr>
                <w:moveTo w:id="16275" w:author="Masato YOSHIKAWA" w:date="2026-01-20T12:21:00Z" w16du:dateUtc="2026-01-20T03:21:00Z"/>
                <w:rFonts w:ascii="Times New Roman" w:eastAsia="ＭＳ 明朝" w:hAnsi="Times New Roman" w:cs="Times New Roman"/>
                <w:rPrChange w:id="16276" w:author="Masato YOSHIKAWA" w:date="2026-01-20T12:23:00Z" w16du:dateUtc="2026-01-20T03:23:00Z">
                  <w:rPr>
                    <w:moveTo w:id="16277" w:author="Masato YOSHIKAWA" w:date="2026-01-20T12:21:00Z" w16du:dateUtc="2026-01-20T03:21:00Z"/>
                    <w:rFonts w:ascii="ＭＳ 明朝" w:eastAsia="ＭＳ 明朝" w:hAnsi="ＭＳ 明朝"/>
                  </w:rPr>
                </w:rPrChange>
              </w:rPr>
            </w:pPr>
            <w:moveTo w:id="16278" w:author="Masato YOSHIKAWA" w:date="2026-01-20T12:21:00Z" w16du:dateUtc="2026-01-20T03:21:00Z">
              <w:r w:rsidRPr="005B6842">
                <w:rPr>
                  <w:rFonts w:ascii="Times New Roman" w:eastAsia="ＭＳ 明朝" w:hAnsi="Times New Roman" w:cs="Times New Roman"/>
                  <w:rPrChange w:id="16279" w:author="Masato YOSHIKAWA" w:date="2026-01-20T12:23:00Z" w16du:dateUtc="2026-01-20T03:23:00Z">
                    <w:rPr>
                      <w:rFonts w:ascii="ＭＳ 明朝" w:eastAsia="ＭＳ 明朝" w:hAnsi="ＭＳ 明朝"/>
                    </w:rPr>
                  </w:rPrChange>
                </w:rPr>
                <w:t>Denial</w:t>
              </w:r>
            </w:moveTo>
          </w:p>
        </w:tc>
        <w:tc>
          <w:tcPr>
            <w:tcW w:w="851" w:type="pct"/>
          </w:tcPr>
          <w:p w14:paraId="19B26E39" w14:textId="77777777" w:rsidR="005B6842" w:rsidRPr="005B6842" w:rsidRDefault="005B6842" w:rsidP="00C45809">
            <w:pPr>
              <w:pStyle w:val="af8"/>
              <w:rPr>
                <w:moveTo w:id="16280" w:author="Masato YOSHIKAWA" w:date="2026-01-20T12:21:00Z" w16du:dateUtc="2026-01-20T03:21:00Z"/>
                <w:rFonts w:ascii="Times New Roman" w:eastAsia="ＭＳ 明朝" w:hAnsi="Times New Roman" w:cs="Times New Roman"/>
                <w:rPrChange w:id="16281" w:author="Masato YOSHIKAWA" w:date="2026-01-20T12:23:00Z" w16du:dateUtc="2026-01-20T03:23:00Z">
                  <w:rPr>
                    <w:moveTo w:id="16282" w:author="Masato YOSHIKAWA" w:date="2026-01-20T12:21:00Z" w16du:dateUtc="2026-01-20T03:21:00Z"/>
                    <w:rFonts w:ascii="ＭＳ 明朝" w:eastAsia="ＭＳ 明朝" w:hAnsi="ＭＳ 明朝"/>
                  </w:rPr>
                </w:rPrChange>
              </w:rPr>
            </w:pPr>
            <w:moveTo w:id="16283" w:author="Masato YOSHIKAWA" w:date="2026-01-20T12:21:00Z" w16du:dateUtc="2026-01-20T03:21:00Z">
              <w:r w:rsidRPr="005B6842">
                <w:rPr>
                  <w:rFonts w:ascii="Times New Roman" w:eastAsia="ＭＳ 明朝" w:hAnsi="Times New Roman" w:cs="Times New Roman"/>
                  <w:rPrChange w:id="16284" w:author="Masato YOSHIKAWA" w:date="2026-01-20T12:23:00Z" w16du:dateUtc="2026-01-20T03:23:00Z">
                    <w:rPr>
                      <w:rFonts w:ascii="ＭＳ 明朝" w:eastAsia="ＭＳ 明朝" w:hAnsi="ＭＳ 明朝"/>
                    </w:rPr>
                  </w:rPrChange>
                </w:rPr>
                <w:t>Established equivalent</w:t>
              </w:r>
            </w:moveTo>
          </w:p>
        </w:tc>
        <w:tc>
          <w:tcPr>
            <w:tcW w:w="831" w:type="pct"/>
          </w:tcPr>
          <w:p w14:paraId="6D3B3F6B" w14:textId="77777777" w:rsidR="005B6842" w:rsidRPr="005B6842" w:rsidRDefault="005B6842" w:rsidP="00C45809">
            <w:pPr>
              <w:pStyle w:val="af8"/>
              <w:rPr>
                <w:moveTo w:id="16285" w:author="Masato YOSHIKAWA" w:date="2026-01-20T12:21:00Z" w16du:dateUtc="2026-01-20T03:21:00Z"/>
                <w:rFonts w:ascii="Times New Roman" w:eastAsia="ＭＳ 明朝" w:hAnsi="Times New Roman" w:cs="Times New Roman"/>
                <w:rPrChange w:id="16286" w:author="Masato YOSHIKAWA" w:date="2026-01-20T12:23:00Z" w16du:dateUtc="2026-01-20T03:23:00Z">
                  <w:rPr>
                    <w:moveTo w:id="16287" w:author="Masato YOSHIKAWA" w:date="2026-01-20T12:21:00Z" w16du:dateUtc="2026-01-20T03:21:00Z"/>
                    <w:rFonts w:ascii="ＭＳ 明朝" w:eastAsia="ＭＳ 明朝" w:hAnsi="ＭＳ 明朝"/>
                  </w:rPr>
                </w:rPrChange>
              </w:rPr>
            </w:pPr>
            <w:moveTo w:id="16288" w:author="Masato YOSHIKAWA" w:date="2026-01-20T12:21:00Z" w16du:dateUtc="2026-01-20T03:21:00Z">
              <w:r w:rsidRPr="005B6842">
                <w:rPr>
                  <w:rFonts w:ascii="Times New Roman" w:eastAsia="ＭＳ 明朝" w:hAnsi="Times New Roman" w:cs="Times New Roman"/>
                  <w:rPrChange w:id="16289" w:author="Masato YOSHIKAWA" w:date="2026-01-20T12:23:00Z" w16du:dateUtc="2026-01-20T03:23:00Z">
                    <w:rPr>
                      <w:rFonts w:ascii="ＭＳ 明朝" w:eastAsia="ＭＳ 明朝" w:hAnsi="ＭＳ 明朝"/>
                    </w:rPr>
                  </w:rPrChange>
                </w:rPr>
                <w:t>Minimization</w:t>
              </w:r>
            </w:moveTo>
          </w:p>
        </w:tc>
      </w:tr>
      <w:tr w:rsidR="005B6842" w:rsidRPr="005B6842" w14:paraId="061186F1" w14:textId="77777777" w:rsidTr="00C45809">
        <w:tc>
          <w:tcPr>
            <w:tcW w:w="582" w:type="pct"/>
          </w:tcPr>
          <w:p w14:paraId="462A4460" w14:textId="77777777" w:rsidR="005B6842" w:rsidRPr="005B6842" w:rsidRDefault="005B6842" w:rsidP="00C45809">
            <w:pPr>
              <w:pStyle w:val="af8"/>
              <w:rPr>
                <w:moveTo w:id="16290" w:author="Masato YOSHIKAWA" w:date="2026-01-20T12:21:00Z" w16du:dateUtc="2026-01-20T03:21:00Z"/>
                <w:rFonts w:ascii="Times New Roman" w:eastAsia="ＭＳ 明朝" w:hAnsi="Times New Roman" w:cs="Times New Roman"/>
                <w:rPrChange w:id="16291" w:author="Masato YOSHIKAWA" w:date="2026-01-20T12:23:00Z" w16du:dateUtc="2026-01-20T03:23:00Z">
                  <w:rPr>
                    <w:moveTo w:id="16292" w:author="Masato YOSHIKAWA" w:date="2026-01-20T12:21:00Z" w16du:dateUtc="2026-01-20T03:21:00Z"/>
                    <w:rFonts w:ascii="ＭＳ 明朝" w:eastAsia="ＭＳ 明朝" w:hAnsi="ＭＳ 明朝"/>
                  </w:rPr>
                </w:rPrChange>
              </w:rPr>
            </w:pPr>
            <w:moveTo w:id="16293" w:author="Masato YOSHIKAWA" w:date="2026-01-20T12:21:00Z" w16du:dateUtc="2026-01-20T03:21:00Z">
              <w:r w:rsidRPr="005B6842">
                <w:rPr>
                  <w:rFonts w:ascii="Times New Roman" w:eastAsia="ＭＳ 明朝" w:hAnsi="Times New Roman" w:cs="Times New Roman" w:hint="eastAsia"/>
                  <w:rPrChange w:id="16294" w:author="Masato YOSHIKAWA" w:date="2026-01-20T12:23:00Z" w16du:dateUtc="2026-01-20T03:23:00Z">
                    <w:rPr>
                      <w:rFonts w:ascii="ＭＳ 明朝" w:eastAsia="ＭＳ 明朝" w:hAnsi="ＭＳ 明朝" w:hint="eastAsia"/>
                    </w:rPr>
                  </w:rPrChange>
                </w:rPr>
                <w:t>木犀</w:t>
              </w:r>
            </w:moveTo>
          </w:p>
        </w:tc>
        <w:tc>
          <w:tcPr>
            <w:tcW w:w="583" w:type="pct"/>
          </w:tcPr>
          <w:p w14:paraId="5E8DF6EE" w14:textId="77777777" w:rsidR="005B6842" w:rsidRPr="005B6842" w:rsidRDefault="005B6842" w:rsidP="00C45809">
            <w:pPr>
              <w:pStyle w:val="af8"/>
              <w:rPr>
                <w:moveTo w:id="16295" w:author="Masato YOSHIKAWA" w:date="2026-01-20T12:21:00Z" w16du:dateUtc="2026-01-20T03:21:00Z"/>
                <w:rFonts w:ascii="Times New Roman" w:eastAsia="ＭＳ 明朝" w:hAnsi="Times New Roman" w:cs="Times New Roman"/>
                <w:rPrChange w:id="16296" w:author="Masato YOSHIKAWA" w:date="2026-01-20T12:23:00Z" w16du:dateUtc="2026-01-20T03:23:00Z">
                  <w:rPr>
                    <w:moveTo w:id="16297" w:author="Masato YOSHIKAWA" w:date="2026-01-20T12:21:00Z" w16du:dateUtc="2026-01-20T03:21:00Z"/>
                    <w:rFonts w:ascii="ＭＳ 明朝" w:eastAsia="ＭＳ 明朝" w:hAnsi="ＭＳ 明朝"/>
                  </w:rPr>
                </w:rPrChange>
              </w:rPr>
            </w:pPr>
            <w:moveTo w:id="16298" w:author="Masato YOSHIKAWA" w:date="2026-01-20T12:21:00Z" w16du:dateUtc="2026-01-20T03:21:00Z">
              <w:r w:rsidRPr="005B6842">
                <w:rPr>
                  <w:rFonts w:ascii="Times New Roman" w:eastAsia="ＭＳ 明朝" w:hAnsi="Times New Roman" w:cs="Times New Roman"/>
                  <w:rPrChange w:id="16299" w:author="Masato YOSHIKAWA" w:date="2026-01-20T12:23:00Z" w16du:dateUtc="2026-01-20T03:23:00Z">
                    <w:rPr>
                      <w:rFonts w:ascii="ＭＳ 明朝" w:eastAsia="ＭＳ 明朝" w:hAnsi="ＭＳ 明朝"/>
                    </w:rPr>
                  </w:rPrChange>
                </w:rPr>
                <w:t>fragrant olive</w:t>
              </w:r>
            </w:moveTo>
          </w:p>
        </w:tc>
        <w:tc>
          <w:tcPr>
            <w:tcW w:w="629" w:type="pct"/>
          </w:tcPr>
          <w:p w14:paraId="0747036C" w14:textId="77777777" w:rsidR="005B6842" w:rsidRPr="005B6842" w:rsidRDefault="005B6842" w:rsidP="00C45809">
            <w:pPr>
              <w:pStyle w:val="af8"/>
              <w:rPr>
                <w:moveTo w:id="16300" w:author="Masato YOSHIKAWA" w:date="2026-01-20T12:21:00Z" w16du:dateUtc="2026-01-20T03:21:00Z"/>
                <w:rFonts w:ascii="Times New Roman" w:eastAsia="ＭＳ 明朝" w:hAnsi="Times New Roman" w:cs="Times New Roman"/>
                <w:rPrChange w:id="16301" w:author="Masato YOSHIKAWA" w:date="2026-01-20T12:23:00Z" w16du:dateUtc="2026-01-20T03:23:00Z">
                  <w:rPr>
                    <w:moveTo w:id="16302" w:author="Masato YOSHIKAWA" w:date="2026-01-20T12:21:00Z" w16du:dateUtc="2026-01-20T03:21:00Z"/>
                    <w:rFonts w:ascii="ＭＳ 明朝" w:eastAsia="ＭＳ 明朝" w:hAnsi="ＭＳ 明朝"/>
                  </w:rPr>
                </w:rPrChange>
              </w:rPr>
            </w:pPr>
            <w:moveTo w:id="16303" w:author="Masato YOSHIKAWA" w:date="2026-01-20T12:21:00Z" w16du:dateUtc="2026-01-20T03:21:00Z">
              <w:r w:rsidRPr="005B6842">
                <w:rPr>
                  <w:rFonts w:ascii="Times New Roman" w:eastAsia="ＭＳ 明朝" w:hAnsi="Times New Roman" w:cs="Times New Roman"/>
                  <w:rPrChange w:id="16304" w:author="Masato YOSHIKAWA" w:date="2026-01-20T12:23:00Z" w16du:dateUtc="2026-01-20T03:23:00Z">
                    <w:rPr>
                      <w:rFonts w:ascii="ＭＳ 明朝" w:eastAsia="ＭＳ 明朝" w:hAnsi="ＭＳ 明朝"/>
                    </w:rPr>
                  </w:rPrChange>
                </w:rPr>
                <w:t>osmanthus tree</w:t>
              </w:r>
            </w:moveTo>
          </w:p>
        </w:tc>
        <w:tc>
          <w:tcPr>
            <w:tcW w:w="779" w:type="pct"/>
          </w:tcPr>
          <w:p w14:paraId="4A5AFC7B" w14:textId="77777777" w:rsidR="005B6842" w:rsidRPr="005B6842" w:rsidRDefault="005B6842" w:rsidP="00C45809">
            <w:pPr>
              <w:pStyle w:val="af8"/>
              <w:rPr>
                <w:moveTo w:id="16305" w:author="Masato YOSHIKAWA" w:date="2026-01-20T12:21:00Z" w16du:dateUtc="2026-01-20T03:21:00Z"/>
                <w:rFonts w:ascii="Times New Roman" w:eastAsia="ＭＳ 明朝" w:hAnsi="Times New Roman" w:cs="Times New Roman"/>
                <w:rPrChange w:id="16306" w:author="Masato YOSHIKAWA" w:date="2026-01-20T12:23:00Z" w16du:dateUtc="2026-01-20T03:23:00Z">
                  <w:rPr>
                    <w:moveTo w:id="16307" w:author="Masato YOSHIKAWA" w:date="2026-01-20T12:21:00Z" w16du:dateUtc="2026-01-20T03:21:00Z"/>
                    <w:rFonts w:ascii="ＭＳ 明朝" w:eastAsia="ＭＳ 明朝" w:hAnsi="ＭＳ 明朝"/>
                  </w:rPr>
                </w:rPrChange>
              </w:rPr>
            </w:pPr>
            <w:moveTo w:id="16308" w:author="Masato YOSHIKAWA" w:date="2026-01-20T12:21:00Z" w16du:dateUtc="2026-01-20T03:21:00Z">
              <w:r w:rsidRPr="005B6842">
                <w:rPr>
                  <w:rFonts w:ascii="Times New Roman" w:eastAsia="ＭＳ 明朝" w:hAnsi="Times New Roman" w:cs="Times New Roman"/>
                  <w:rPrChange w:id="16309" w:author="Masato YOSHIKAWA" w:date="2026-01-20T12:23:00Z" w16du:dateUtc="2026-01-20T03:23:00Z">
                    <w:rPr>
                      <w:rFonts w:ascii="ＭＳ 明朝" w:eastAsia="ＭＳ 明朝" w:hAnsi="ＭＳ 明朝"/>
                    </w:rPr>
                  </w:rPrChange>
                </w:rPr>
                <w:t>Established equivalent</w:t>
              </w:r>
            </w:moveTo>
          </w:p>
        </w:tc>
        <w:tc>
          <w:tcPr>
            <w:tcW w:w="744" w:type="pct"/>
          </w:tcPr>
          <w:p w14:paraId="1F94E802" w14:textId="77777777" w:rsidR="005B6842" w:rsidRPr="005B6842" w:rsidRDefault="005B6842" w:rsidP="00C45809">
            <w:pPr>
              <w:pStyle w:val="af8"/>
              <w:rPr>
                <w:moveTo w:id="16310" w:author="Masato YOSHIKAWA" w:date="2026-01-20T12:21:00Z" w16du:dateUtc="2026-01-20T03:21:00Z"/>
                <w:rFonts w:ascii="Times New Roman" w:eastAsia="ＭＳ 明朝" w:hAnsi="Times New Roman" w:cs="Times New Roman"/>
                <w:rPrChange w:id="16311" w:author="Masato YOSHIKAWA" w:date="2026-01-20T12:23:00Z" w16du:dateUtc="2026-01-20T03:23:00Z">
                  <w:rPr>
                    <w:moveTo w:id="16312" w:author="Masato YOSHIKAWA" w:date="2026-01-20T12:21:00Z" w16du:dateUtc="2026-01-20T03:21:00Z"/>
                    <w:rFonts w:ascii="ＭＳ 明朝" w:eastAsia="ＭＳ 明朝" w:hAnsi="ＭＳ 明朝"/>
                  </w:rPr>
                </w:rPrChange>
              </w:rPr>
            </w:pPr>
            <w:moveTo w:id="16313" w:author="Masato YOSHIKAWA" w:date="2026-01-20T12:21:00Z" w16du:dateUtc="2026-01-20T03:21:00Z">
              <w:r w:rsidRPr="005B6842">
                <w:rPr>
                  <w:rFonts w:ascii="Times New Roman" w:eastAsia="ＭＳ 明朝" w:hAnsi="Times New Roman" w:cs="Times New Roman"/>
                  <w:rPrChange w:id="16314" w:author="Masato YOSHIKAWA" w:date="2026-01-20T12:23:00Z" w16du:dateUtc="2026-01-20T03:23:00Z">
                    <w:rPr>
                      <w:rFonts w:ascii="ＭＳ 明朝" w:eastAsia="ＭＳ 明朝" w:hAnsi="ＭＳ 明朝"/>
                    </w:rPr>
                  </w:rPrChange>
                </w:rPr>
                <w:t>Minimization</w:t>
              </w:r>
            </w:moveTo>
          </w:p>
        </w:tc>
        <w:tc>
          <w:tcPr>
            <w:tcW w:w="851" w:type="pct"/>
          </w:tcPr>
          <w:p w14:paraId="2E9548BA" w14:textId="77777777" w:rsidR="005B6842" w:rsidRPr="005B6842" w:rsidRDefault="005B6842" w:rsidP="00C45809">
            <w:pPr>
              <w:pStyle w:val="af8"/>
              <w:rPr>
                <w:moveTo w:id="16315" w:author="Masato YOSHIKAWA" w:date="2026-01-20T12:21:00Z" w16du:dateUtc="2026-01-20T03:21:00Z"/>
                <w:rFonts w:ascii="Times New Roman" w:eastAsia="ＭＳ 明朝" w:hAnsi="Times New Roman" w:cs="Times New Roman"/>
                <w:rPrChange w:id="16316" w:author="Masato YOSHIKAWA" w:date="2026-01-20T12:23:00Z" w16du:dateUtc="2026-01-20T03:23:00Z">
                  <w:rPr>
                    <w:moveTo w:id="16317" w:author="Masato YOSHIKAWA" w:date="2026-01-20T12:21:00Z" w16du:dateUtc="2026-01-20T03:21:00Z"/>
                    <w:rFonts w:ascii="ＭＳ 明朝" w:eastAsia="ＭＳ 明朝" w:hAnsi="ＭＳ 明朝"/>
                  </w:rPr>
                </w:rPrChange>
              </w:rPr>
            </w:pPr>
            <w:moveTo w:id="16318" w:author="Masato YOSHIKAWA" w:date="2026-01-20T12:21:00Z" w16du:dateUtc="2026-01-20T03:21:00Z">
              <w:r w:rsidRPr="005B6842">
                <w:rPr>
                  <w:rFonts w:ascii="Times New Roman" w:eastAsia="ＭＳ 明朝" w:hAnsi="Times New Roman" w:cs="Times New Roman"/>
                  <w:rPrChange w:id="16319" w:author="Masato YOSHIKAWA" w:date="2026-01-20T12:23:00Z" w16du:dateUtc="2026-01-20T03:23:00Z">
                    <w:rPr>
                      <w:rFonts w:ascii="ＭＳ 明朝" w:eastAsia="ＭＳ 明朝" w:hAnsi="ＭＳ 明朝"/>
                    </w:rPr>
                  </w:rPrChange>
                </w:rPr>
                <w:t>Established equivalent</w:t>
              </w:r>
            </w:moveTo>
          </w:p>
        </w:tc>
        <w:tc>
          <w:tcPr>
            <w:tcW w:w="831" w:type="pct"/>
          </w:tcPr>
          <w:p w14:paraId="3013E3A9" w14:textId="77777777" w:rsidR="005B6842" w:rsidRPr="005B6842" w:rsidRDefault="005B6842" w:rsidP="00C45809">
            <w:pPr>
              <w:pStyle w:val="af8"/>
              <w:rPr>
                <w:moveTo w:id="16320" w:author="Masato YOSHIKAWA" w:date="2026-01-20T12:21:00Z" w16du:dateUtc="2026-01-20T03:21:00Z"/>
                <w:rFonts w:ascii="Times New Roman" w:eastAsia="ＭＳ 明朝" w:hAnsi="Times New Roman" w:cs="Times New Roman"/>
                <w:rPrChange w:id="16321" w:author="Masato YOSHIKAWA" w:date="2026-01-20T12:23:00Z" w16du:dateUtc="2026-01-20T03:23:00Z">
                  <w:rPr>
                    <w:moveTo w:id="16322" w:author="Masato YOSHIKAWA" w:date="2026-01-20T12:21:00Z" w16du:dateUtc="2026-01-20T03:21:00Z"/>
                    <w:rFonts w:ascii="ＭＳ 明朝" w:eastAsia="ＭＳ 明朝" w:hAnsi="ＭＳ 明朝"/>
                  </w:rPr>
                </w:rPrChange>
              </w:rPr>
            </w:pPr>
            <w:moveTo w:id="16323" w:author="Masato YOSHIKAWA" w:date="2026-01-20T12:21:00Z" w16du:dateUtc="2026-01-20T03:21:00Z">
              <w:r w:rsidRPr="005B6842">
                <w:rPr>
                  <w:rFonts w:ascii="Times New Roman" w:eastAsia="ＭＳ 明朝" w:hAnsi="Times New Roman" w:cs="Times New Roman"/>
                  <w:rPrChange w:id="16324" w:author="Masato YOSHIKAWA" w:date="2026-01-20T12:23:00Z" w16du:dateUtc="2026-01-20T03:23:00Z">
                    <w:rPr>
                      <w:rFonts w:ascii="ＭＳ 明朝" w:eastAsia="ＭＳ 明朝" w:hAnsi="ＭＳ 明朝"/>
                    </w:rPr>
                  </w:rPrChange>
                </w:rPr>
                <w:t>Minimization</w:t>
              </w:r>
            </w:moveTo>
          </w:p>
        </w:tc>
      </w:tr>
      <w:tr w:rsidR="005B6842" w:rsidRPr="005B6842" w14:paraId="48AEB335" w14:textId="77777777" w:rsidTr="00C45809">
        <w:tc>
          <w:tcPr>
            <w:tcW w:w="582" w:type="pct"/>
          </w:tcPr>
          <w:p w14:paraId="69727608" w14:textId="77777777" w:rsidR="005B6842" w:rsidRPr="005B6842" w:rsidRDefault="005B6842" w:rsidP="00C45809">
            <w:pPr>
              <w:pStyle w:val="af8"/>
              <w:rPr>
                <w:moveTo w:id="16325" w:author="Masato YOSHIKAWA" w:date="2026-01-20T12:21:00Z" w16du:dateUtc="2026-01-20T03:21:00Z"/>
                <w:rFonts w:ascii="Times New Roman" w:eastAsia="ＭＳ 明朝" w:hAnsi="Times New Roman" w:cs="Times New Roman"/>
                <w:rPrChange w:id="16326" w:author="Masato YOSHIKAWA" w:date="2026-01-20T12:23:00Z" w16du:dateUtc="2026-01-20T03:23:00Z">
                  <w:rPr>
                    <w:moveTo w:id="16327" w:author="Masato YOSHIKAWA" w:date="2026-01-20T12:21:00Z" w16du:dateUtc="2026-01-20T03:21:00Z"/>
                    <w:rFonts w:ascii="ＭＳ 明朝" w:eastAsia="ＭＳ 明朝" w:hAnsi="ＭＳ 明朝"/>
                  </w:rPr>
                </w:rPrChange>
              </w:rPr>
            </w:pPr>
            <w:moveTo w:id="16328" w:author="Masato YOSHIKAWA" w:date="2026-01-20T12:21:00Z" w16du:dateUtc="2026-01-20T03:21:00Z">
              <w:r w:rsidRPr="005B6842">
                <w:rPr>
                  <w:rFonts w:ascii="Times New Roman" w:eastAsia="ＭＳ 明朝" w:hAnsi="Times New Roman" w:cs="Times New Roman" w:hint="eastAsia"/>
                  <w:rPrChange w:id="16329" w:author="Masato YOSHIKAWA" w:date="2026-01-20T12:23:00Z" w16du:dateUtc="2026-01-20T03:23:00Z">
                    <w:rPr>
                      <w:rFonts w:ascii="ＭＳ 明朝" w:eastAsia="ＭＳ 明朝" w:hAnsi="ＭＳ 明朝" w:hint="eastAsia"/>
                    </w:rPr>
                  </w:rPrChange>
                </w:rPr>
                <w:t>田舎者</w:t>
              </w:r>
            </w:moveTo>
          </w:p>
        </w:tc>
        <w:tc>
          <w:tcPr>
            <w:tcW w:w="583" w:type="pct"/>
          </w:tcPr>
          <w:p w14:paraId="672710BB" w14:textId="77777777" w:rsidR="005B6842" w:rsidRPr="005B6842" w:rsidRDefault="005B6842" w:rsidP="00C45809">
            <w:pPr>
              <w:pStyle w:val="af8"/>
              <w:rPr>
                <w:moveTo w:id="16330" w:author="Masato YOSHIKAWA" w:date="2026-01-20T12:21:00Z" w16du:dateUtc="2026-01-20T03:21:00Z"/>
                <w:rFonts w:ascii="Times New Roman" w:eastAsia="ＭＳ 明朝" w:hAnsi="Times New Roman" w:cs="Times New Roman"/>
                <w:rPrChange w:id="16331" w:author="Masato YOSHIKAWA" w:date="2026-01-20T12:23:00Z" w16du:dateUtc="2026-01-20T03:23:00Z">
                  <w:rPr>
                    <w:moveTo w:id="16332" w:author="Masato YOSHIKAWA" w:date="2026-01-20T12:21:00Z" w16du:dateUtc="2026-01-20T03:21:00Z"/>
                    <w:rFonts w:ascii="ＭＳ 明朝" w:eastAsia="ＭＳ 明朝" w:hAnsi="ＭＳ 明朝"/>
                  </w:rPr>
                </w:rPrChange>
              </w:rPr>
            </w:pPr>
            <w:moveTo w:id="16333" w:author="Masato YOSHIKAWA" w:date="2026-01-20T12:21:00Z" w16du:dateUtc="2026-01-20T03:21:00Z">
              <w:r w:rsidRPr="005B6842">
                <w:rPr>
                  <w:rFonts w:ascii="Times New Roman" w:eastAsia="ＭＳ 明朝" w:hAnsi="Times New Roman" w:cs="Times New Roman"/>
                  <w:rPrChange w:id="16334" w:author="Masato YOSHIKAWA" w:date="2026-01-20T12:23:00Z" w16du:dateUtc="2026-01-20T03:23:00Z">
                    <w:rPr>
                      <w:rFonts w:ascii="ＭＳ 明朝" w:eastAsia="ＭＳ 明朝" w:hAnsi="ＭＳ 明朝"/>
                    </w:rPr>
                  </w:rPrChange>
                </w:rPr>
                <w:t>countrymen</w:t>
              </w:r>
            </w:moveTo>
          </w:p>
        </w:tc>
        <w:tc>
          <w:tcPr>
            <w:tcW w:w="629" w:type="pct"/>
          </w:tcPr>
          <w:p w14:paraId="60B9D17D" w14:textId="77777777" w:rsidR="005B6842" w:rsidRPr="005B6842" w:rsidRDefault="005B6842" w:rsidP="00C45809">
            <w:pPr>
              <w:pStyle w:val="af8"/>
              <w:rPr>
                <w:moveTo w:id="16335" w:author="Masato YOSHIKAWA" w:date="2026-01-20T12:21:00Z" w16du:dateUtc="2026-01-20T03:21:00Z"/>
                <w:rFonts w:ascii="Times New Roman" w:eastAsia="ＭＳ 明朝" w:hAnsi="Times New Roman" w:cs="Times New Roman"/>
                <w:rPrChange w:id="16336" w:author="Masato YOSHIKAWA" w:date="2026-01-20T12:23:00Z" w16du:dateUtc="2026-01-20T03:23:00Z">
                  <w:rPr>
                    <w:moveTo w:id="16337" w:author="Masato YOSHIKAWA" w:date="2026-01-20T12:21:00Z" w16du:dateUtc="2026-01-20T03:21:00Z"/>
                    <w:rFonts w:ascii="ＭＳ 明朝" w:eastAsia="ＭＳ 明朝" w:hAnsi="ＭＳ 明朝"/>
                  </w:rPr>
                </w:rPrChange>
              </w:rPr>
            </w:pPr>
            <w:moveTo w:id="16338" w:author="Masato YOSHIKAWA" w:date="2026-01-20T12:21:00Z" w16du:dateUtc="2026-01-20T03:21:00Z">
              <w:r w:rsidRPr="005B6842">
                <w:rPr>
                  <w:rFonts w:ascii="Times New Roman" w:eastAsia="ＭＳ 明朝" w:hAnsi="Times New Roman" w:cs="Times New Roman"/>
                  <w:rPrChange w:id="16339" w:author="Masato YOSHIKAWA" w:date="2026-01-20T12:23:00Z" w16du:dateUtc="2026-01-20T03:23:00Z">
                    <w:rPr>
                      <w:rFonts w:ascii="ＭＳ 明朝" w:eastAsia="ＭＳ 明朝" w:hAnsi="ＭＳ 明朝"/>
                    </w:rPr>
                  </w:rPrChange>
                </w:rPr>
                <w:t>country people</w:t>
              </w:r>
            </w:moveTo>
          </w:p>
        </w:tc>
        <w:tc>
          <w:tcPr>
            <w:tcW w:w="779" w:type="pct"/>
          </w:tcPr>
          <w:p w14:paraId="53A69667" w14:textId="77777777" w:rsidR="005B6842" w:rsidRPr="005B6842" w:rsidRDefault="005B6842" w:rsidP="00C45809">
            <w:pPr>
              <w:pStyle w:val="af8"/>
              <w:rPr>
                <w:moveTo w:id="16340" w:author="Masato YOSHIKAWA" w:date="2026-01-20T12:21:00Z" w16du:dateUtc="2026-01-20T03:21:00Z"/>
                <w:rFonts w:ascii="Times New Roman" w:eastAsia="ＭＳ 明朝" w:hAnsi="Times New Roman" w:cs="Times New Roman"/>
                <w:rPrChange w:id="16341" w:author="Masato YOSHIKAWA" w:date="2026-01-20T12:23:00Z" w16du:dateUtc="2026-01-20T03:23:00Z">
                  <w:rPr>
                    <w:moveTo w:id="16342" w:author="Masato YOSHIKAWA" w:date="2026-01-20T12:21:00Z" w16du:dateUtc="2026-01-20T03:21:00Z"/>
                    <w:rFonts w:ascii="ＭＳ 明朝" w:eastAsia="ＭＳ 明朝" w:hAnsi="ＭＳ 明朝"/>
                  </w:rPr>
                </w:rPrChange>
              </w:rPr>
            </w:pPr>
            <w:moveTo w:id="16343" w:author="Masato YOSHIKAWA" w:date="2026-01-20T12:21:00Z" w16du:dateUtc="2026-01-20T03:21:00Z">
              <w:r w:rsidRPr="005B6842">
                <w:rPr>
                  <w:rFonts w:ascii="Times New Roman" w:eastAsia="ＭＳ 明朝" w:hAnsi="Times New Roman" w:cs="Times New Roman"/>
                  <w:rPrChange w:id="16344" w:author="Masato YOSHIKAWA" w:date="2026-01-20T12:23:00Z" w16du:dateUtc="2026-01-20T03:23:00Z">
                    <w:rPr>
                      <w:rFonts w:ascii="ＭＳ 明朝" w:eastAsia="ＭＳ 明朝" w:hAnsi="ＭＳ 明朝"/>
                    </w:rPr>
                  </w:rPrChange>
                </w:rPr>
                <w:t>Established equivalent</w:t>
              </w:r>
            </w:moveTo>
          </w:p>
        </w:tc>
        <w:tc>
          <w:tcPr>
            <w:tcW w:w="744" w:type="pct"/>
          </w:tcPr>
          <w:p w14:paraId="38E4E022" w14:textId="77777777" w:rsidR="005B6842" w:rsidRPr="005B6842" w:rsidRDefault="005B6842" w:rsidP="00C45809">
            <w:pPr>
              <w:pStyle w:val="af8"/>
              <w:rPr>
                <w:moveTo w:id="16345" w:author="Masato YOSHIKAWA" w:date="2026-01-20T12:21:00Z" w16du:dateUtc="2026-01-20T03:21:00Z"/>
                <w:rFonts w:ascii="Times New Roman" w:eastAsia="ＭＳ 明朝" w:hAnsi="Times New Roman" w:cs="Times New Roman"/>
                <w:rPrChange w:id="16346" w:author="Masato YOSHIKAWA" w:date="2026-01-20T12:23:00Z" w16du:dateUtc="2026-01-20T03:23:00Z">
                  <w:rPr>
                    <w:moveTo w:id="16347" w:author="Masato YOSHIKAWA" w:date="2026-01-20T12:21:00Z" w16du:dateUtc="2026-01-20T03:21:00Z"/>
                    <w:rFonts w:ascii="ＭＳ 明朝" w:eastAsia="ＭＳ 明朝" w:hAnsi="ＭＳ 明朝"/>
                  </w:rPr>
                </w:rPrChange>
              </w:rPr>
            </w:pPr>
            <w:moveTo w:id="16348" w:author="Masato YOSHIKAWA" w:date="2026-01-20T12:21:00Z" w16du:dateUtc="2026-01-20T03:21:00Z">
              <w:r w:rsidRPr="005B6842">
                <w:rPr>
                  <w:rFonts w:ascii="Times New Roman" w:eastAsia="ＭＳ 明朝" w:hAnsi="Times New Roman" w:cs="Times New Roman"/>
                  <w:rPrChange w:id="16349" w:author="Masato YOSHIKAWA" w:date="2026-01-20T12:23:00Z" w16du:dateUtc="2026-01-20T03:23:00Z">
                    <w:rPr>
                      <w:rFonts w:ascii="ＭＳ 明朝" w:eastAsia="ＭＳ 明朝" w:hAnsi="ＭＳ 明朝"/>
                    </w:rPr>
                  </w:rPrChange>
                </w:rPr>
                <w:t>Minimization</w:t>
              </w:r>
            </w:moveTo>
          </w:p>
        </w:tc>
        <w:tc>
          <w:tcPr>
            <w:tcW w:w="851" w:type="pct"/>
          </w:tcPr>
          <w:p w14:paraId="3F7755B6" w14:textId="77777777" w:rsidR="005B6842" w:rsidRPr="005B6842" w:rsidRDefault="005B6842" w:rsidP="00C45809">
            <w:pPr>
              <w:pStyle w:val="af8"/>
              <w:rPr>
                <w:moveTo w:id="16350" w:author="Masato YOSHIKAWA" w:date="2026-01-20T12:21:00Z" w16du:dateUtc="2026-01-20T03:21:00Z"/>
                <w:rFonts w:ascii="Times New Roman" w:eastAsia="ＭＳ 明朝" w:hAnsi="Times New Roman" w:cs="Times New Roman"/>
                <w:rPrChange w:id="16351" w:author="Masato YOSHIKAWA" w:date="2026-01-20T12:23:00Z" w16du:dateUtc="2026-01-20T03:23:00Z">
                  <w:rPr>
                    <w:moveTo w:id="16352" w:author="Masato YOSHIKAWA" w:date="2026-01-20T12:21:00Z" w16du:dateUtc="2026-01-20T03:21:00Z"/>
                    <w:rFonts w:ascii="ＭＳ 明朝" w:eastAsia="ＭＳ 明朝" w:hAnsi="ＭＳ 明朝"/>
                  </w:rPr>
                </w:rPrChange>
              </w:rPr>
            </w:pPr>
            <w:moveTo w:id="16353" w:author="Masato YOSHIKAWA" w:date="2026-01-20T12:21:00Z" w16du:dateUtc="2026-01-20T03:21:00Z">
              <w:r w:rsidRPr="005B6842">
                <w:rPr>
                  <w:rFonts w:ascii="Times New Roman" w:eastAsia="ＭＳ 明朝" w:hAnsi="Times New Roman" w:cs="Times New Roman"/>
                  <w:rPrChange w:id="16354" w:author="Masato YOSHIKAWA" w:date="2026-01-20T12:23:00Z" w16du:dateUtc="2026-01-20T03:23:00Z">
                    <w:rPr>
                      <w:rFonts w:ascii="ＭＳ 明朝" w:eastAsia="ＭＳ 明朝" w:hAnsi="ＭＳ 明朝"/>
                    </w:rPr>
                  </w:rPrChange>
                </w:rPr>
                <w:t>Literal translation</w:t>
              </w:r>
            </w:moveTo>
          </w:p>
        </w:tc>
        <w:tc>
          <w:tcPr>
            <w:tcW w:w="831" w:type="pct"/>
          </w:tcPr>
          <w:p w14:paraId="60200D65" w14:textId="77777777" w:rsidR="005B6842" w:rsidRPr="005B6842" w:rsidRDefault="005B6842" w:rsidP="00C45809">
            <w:pPr>
              <w:pStyle w:val="af8"/>
              <w:rPr>
                <w:moveTo w:id="16355" w:author="Masato YOSHIKAWA" w:date="2026-01-20T12:21:00Z" w16du:dateUtc="2026-01-20T03:21:00Z"/>
                <w:rFonts w:ascii="Times New Roman" w:eastAsia="ＭＳ 明朝" w:hAnsi="Times New Roman" w:cs="Times New Roman"/>
                <w:rPrChange w:id="16356" w:author="Masato YOSHIKAWA" w:date="2026-01-20T12:23:00Z" w16du:dateUtc="2026-01-20T03:23:00Z">
                  <w:rPr>
                    <w:moveTo w:id="16357" w:author="Masato YOSHIKAWA" w:date="2026-01-20T12:21:00Z" w16du:dateUtc="2026-01-20T03:21:00Z"/>
                    <w:rFonts w:ascii="ＭＳ 明朝" w:eastAsia="ＭＳ 明朝" w:hAnsi="ＭＳ 明朝"/>
                  </w:rPr>
                </w:rPrChange>
              </w:rPr>
            </w:pPr>
            <w:moveTo w:id="16358" w:author="Masato YOSHIKAWA" w:date="2026-01-20T12:21:00Z" w16du:dateUtc="2026-01-20T03:21:00Z">
              <w:r w:rsidRPr="005B6842">
                <w:rPr>
                  <w:rFonts w:ascii="Times New Roman" w:eastAsia="ＭＳ 明朝" w:hAnsi="Times New Roman" w:cs="Times New Roman"/>
                  <w:rPrChange w:id="16359" w:author="Masato YOSHIKAWA" w:date="2026-01-20T12:23:00Z" w16du:dateUtc="2026-01-20T03:23:00Z">
                    <w:rPr>
                      <w:rFonts w:ascii="ＭＳ 明朝" w:eastAsia="ＭＳ 明朝" w:hAnsi="ＭＳ 明朝"/>
                    </w:rPr>
                  </w:rPrChange>
                </w:rPr>
                <w:t>Minimization</w:t>
              </w:r>
            </w:moveTo>
          </w:p>
        </w:tc>
      </w:tr>
      <w:tr w:rsidR="005B6842" w:rsidRPr="005B6842" w14:paraId="3EEA6109" w14:textId="77777777" w:rsidTr="00C45809">
        <w:tc>
          <w:tcPr>
            <w:tcW w:w="582" w:type="pct"/>
          </w:tcPr>
          <w:p w14:paraId="711DD816" w14:textId="77777777" w:rsidR="005B6842" w:rsidRPr="005B6842" w:rsidRDefault="005B6842" w:rsidP="00C45809">
            <w:pPr>
              <w:pStyle w:val="af8"/>
              <w:rPr>
                <w:moveTo w:id="16360" w:author="Masato YOSHIKAWA" w:date="2026-01-20T12:21:00Z" w16du:dateUtc="2026-01-20T03:21:00Z"/>
                <w:rFonts w:ascii="Times New Roman" w:eastAsia="ＭＳ 明朝" w:hAnsi="Times New Roman" w:cs="Times New Roman"/>
                <w:rPrChange w:id="16361" w:author="Masato YOSHIKAWA" w:date="2026-01-20T12:23:00Z" w16du:dateUtc="2026-01-20T03:23:00Z">
                  <w:rPr>
                    <w:moveTo w:id="16362" w:author="Masato YOSHIKAWA" w:date="2026-01-20T12:21:00Z" w16du:dateUtc="2026-01-20T03:21:00Z"/>
                    <w:rFonts w:ascii="ＭＳ 明朝" w:eastAsia="ＭＳ 明朝" w:hAnsi="ＭＳ 明朝"/>
                  </w:rPr>
                </w:rPrChange>
              </w:rPr>
            </w:pPr>
            <w:moveTo w:id="16363" w:author="Masato YOSHIKAWA" w:date="2026-01-20T12:21:00Z" w16du:dateUtc="2026-01-20T03:21:00Z">
              <w:r w:rsidRPr="005B6842">
                <w:rPr>
                  <w:rFonts w:ascii="Times New Roman" w:eastAsia="ＭＳ 明朝" w:hAnsi="Times New Roman" w:cs="Times New Roman" w:hint="eastAsia"/>
                  <w:rPrChange w:id="16364" w:author="Masato YOSHIKAWA" w:date="2026-01-20T12:23:00Z" w16du:dateUtc="2026-01-20T03:23:00Z">
                    <w:rPr>
                      <w:rFonts w:ascii="ＭＳ 明朝" w:eastAsia="ＭＳ 明朝" w:hAnsi="ＭＳ 明朝" w:hint="eastAsia"/>
                    </w:rPr>
                  </w:rPrChange>
                </w:rPr>
                <w:t>丸善</w:t>
              </w:r>
            </w:moveTo>
          </w:p>
        </w:tc>
        <w:tc>
          <w:tcPr>
            <w:tcW w:w="583" w:type="pct"/>
          </w:tcPr>
          <w:p w14:paraId="20F7AA0C" w14:textId="77777777" w:rsidR="005B6842" w:rsidRPr="005B6842" w:rsidRDefault="005B6842" w:rsidP="00C45809">
            <w:pPr>
              <w:pStyle w:val="af8"/>
              <w:rPr>
                <w:moveTo w:id="16365" w:author="Masato YOSHIKAWA" w:date="2026-01-20T12:21:00Z" w16du:dateUtc="2026-01-20T03:21:00Z"/>
                <w:rFonts w:ascii="Times New Roman" w:eastAsia="ＭＳ 明朝" w:hAnsi="Times New Roman" w:cs="Times New Roman"/>
                <w:rPrChange w:id="16366" w:author="Masato YOSHIKAWA" w:date="2026-01-20T12:23:00Z" w16du:dateUtc="2026-01-20T03:23:00Z">
                  <w:rPr>
                    <w:moveTo w:id="16367" w:author="Masato YOSHIKAWA" w:date="2026-01-20T12:21:00Z" w16du:dateUtc="2026-01-20T03:21:00Z"/>
                    <w:rFonts w:ascii="ＭＳ 明朝" w:eastAsia="ＭＳ 明朝" w:hAnsi="ＭＳ 明朝"/>
                  </w:rPr>
                </w:rPrChange>
              </w:rPr>
            </w:pPr>
            <w:moveTo w:id="16368" w:author="Masato YOSHIKAWA" w:date="2026-01-20T12:21:00Z" w16du:dateUtc="2026-01-20T03:21:00Z">
              <w:r w:rsidRPr="005B6842">
                <w:rPr>
                  <w:rFonts w:ascii="Times New Roman" w:eastAsia="ＭＳ 明朝" w:hAnsi="Times New Roman" w:cs="Times New Roman"/>
                  <w:rPrChange w:id="16369" w:author="Masato YOSHIKAWA" w:date="2026-01-20T12:23:00Z" w16du:dateUtc="2026-01-20T03:23:00Z">
                    <w:rPr>
                      <w:rFonts w:ascii="ＭＳ 明朝" w:eastAsia="ＭＳ 明朝" w:hAnsi="ＭＳ 明朝"/>
                    </w:rPr>
                  </w:rPrChange>
                </w:rPr>
                <w:t>Maruzen</w:t>
              </w:r>
            </w:moveTo>
          </w:p>
        </w:tc>
        <w:tc>
          <w:tcPr>
            <w:tcW w:w="629" w:type="pct"/>
          </w:tcPr>
          <w:p w14:paraId="5843511F" w14:textId="77777777" w:rsidR="005B6842" w:rsidRPr="005B6842" w:rsidRDefault="005B6842" w:rsidP="00C45809">
            <w:pPr>
              <w:pStyle w:val="af8"/>
              <w:rPr>
                <w:moveTo w:id="16370" w:author="Masato YOSHIKAWA" w:date="2026-01-20T12:21:00Z" w16du:dateUtc="2026-01-20T03:21:00Z"/>
                <w:rFonts w:ascii="Times New Roman" w:eastAsia="ＭＳ 明朝" w:hAnsi="Times New Roman" w:cs="Times New Roman"/>
                <w:rPrChange w:id="16371" w:author="Masato YOSHIKAWA" w:date="2026-01-20T12:23:00Z" w16du:dateUtc="2026-01-20T03:23:00Z">
                  <w:rPr>
                    <w:moveTo w:id="16372" w:author="Masato YOSHIKAWA" w:date="2026-01-20T12:21:00Z" w16du:dateUtc="2026-01-20T03:21:00Z"/>
                    <w:rFonts w:ascii="ＭＳ 明朝" w:eastAsia="ＭＳ 明朝" w:hAnsi="ＭＳ 明朝"/>
                  </w:rPr>
                </w:rPrChange>
              </w:rPr>
            </w:pPr>
            <w:moveTo w:id="16373" w:author="Masato YOSHIKAWA" w:date="2026-01-20T12:21:00Z" w16du:dateUtc="2026-01-20T03:21:00Z">
              <w:r w:rsidRPr="005B6842">
                <w:rPr>
                  <w:rFonts w:ascii="Times New Roman" w:eastAsia="ＭＳ 明朝" w:hAnsi="Times New Roman" w:cs="Times New Roman"/>
                  <w:rPrChange w:id="16374" w:author="Masato YOSHIKAWA" w:date="2026-01-20T12:23:00Z" w16du:dateUtc="2026-01-20T03:23:00Z">
                    <w:rPr>
                      <w:rFonts w:ascii="ＭＳ 明朝" w:eastAsia="ＭＳ 明朝" w:hAnsi="ＭＳ 明朝"/>
                    </w:rPr>
                  </w:rPrChange>
                </w:rPr>
                <w:t>Maruzen Bookshop</w:t>
              </w:r>
            </w:moveTo>
          </w:p>
        </w:tc>
        <w:tc>
          <w:tcPr>
            <w:tcW w:w="779" w:type="pct"/>
          </w:tcPr>
          <w:p w14:paraId="298BE609" w14:textId="77777777" w:rsidR="005B6842" w:rsidRPr="005B6842" w:rsidRDefault="005B6842" w:rsidP="00C45809">
            <w:pPr>
              <w:pStyle w:val="af8"/>
              <w:rPr>
                <w:moveTo w:id="16375" w:author="Masato YOSHIKAWA" w:date="2026-01-20T12:21:00Z" w16du:dateUtc="2026-01-20T03:21:00Z"/>
                <w:rFonts w:ascii="Times New Roman" w:eastAsia="ＭＳ 明朝" w:hAnsi="Times New Roman" w:cs="Times New Roman"/>
                <w:rPrChange w:id="16376" w:author="Masato YOSHIKAWA" w:date="2026-01-20T12:23:00Z" w16du:dateUtc="2026-01-20T03:23:00Z">
                  <w:rPr>
                    <w:moveTo w:id="16377" w:author="Masato YOSHIKAWA" w:date="2026-01-20T12:21:00Z" w16du:dateUtc="2026-01-20T03:21:00Z"/>
                    <w:rFonts w:ascii="ＭＳ 明朝" w:eastAsia="ＭＳ 明朝" w:hAnsi="ＭＳ 明朝"/>
                  </w:rPr>
                </w:rPrChange>
              </w:rPr>
            </w:pPr>
            <w:moveTo w:id="16378" w:author="Masato YOSHIKAWA" w:date="2026-01-20T12:21:00Z" w16du:dateUtc="2026-01-20T03:21:00Z">
              <w:r w:rsidRPr="005B6842">
                <w:rPr>
                  <w:rFonts w:ascii="Times New Roman" w:eastAsia="ＭＳ 明朝" w:hAnsi="Times New Roman" w:cs="Times New Roman"/>
                  <w:rPrChange w:id="16379" w:author="Masato YOSHIKAWA" w:date="2026-01-20T12:23:00Z" w16du:dateUtc="2026-01-20T03:23:00Z">
                    <w:rPr>
                      <w:rFonts w:ascii="ＭＳ 明朝" w:eastAsia="ＭＳ 明朝" w:hAnsi="ＭＳ 明朝"/>
                    </w:rPr>
                  </w:rPrChange>
                </w:rPr>
                <w:t>Borrowing</w:t>
              </w:r>
            </w:moveTo>
          </w:p>
        </w:tc>
        <w:tc>
          <w:tcPr>
            <w:tcW w:w="744" w:type="pct"/>
          </w:tcPr>
          <w:p w14:paraId="77049D97" w14:textId="77777777" w:rsidR="005B6842" w:rsidRPr="005B6842" w:rsidRDefault="005B6842" w:rsidP="00C45809">
            <w:pPr>
              <w:pStyle w:val="af8"/>
              <w:rPr>
                <w:moveTo w:id="16380" w:author="Masato YOSHIKAWA" w:date="2026-01-20T12:21:00Z" w16du:dateUtc="2026-01-20T03:21:00Z"/>
                <w:rFonts w:ascii="Times New Roman" w:eastAsia="ＭＳ 明朝" w:hAnsi="Times New Roman" w:cs="Times New Roman"/>
                <w:rPrChange w:id="16381" w:author="Masato YOSHIKAWA" w:date="2026-01-20T12:23:00Z" w16du:dateUtc="2026-01-20T03:23:00Z">
                  <w:rPr>
                    <w:moveTo w:id="16382" w:author="Masato YOSHIKAWA" w:date="2026-01-20T12:21:00Z" w16du:dateUtc="2026-01-20T03:21:00Z"/>
                    <w:rFonts w:ascii="ＭＳ 明朝" w:eastAsia="ＭＳ 明朝" w:hAnsi="ＭＳ 明朝"/>
                  </w:rPr>
                </w:rPrChange>
              </w:rPr>
            </w:pPr>
            <w:moveTo w:id="16383" w:author="Masato YOSHIKAWA" w:date="2026-01-20T12:21:00Z" w16du:dateUtc="2026-01-20T03:21:00Z">
              <w:r w:rsidRPr="005B6842">
                <w:rPr>
                  <w:rFonts w:ascii="Times New Roman" w:eastAsia="ＭＳ 明朝" w:hAnsi="Times New Roman" w:cs="Times New Roman"/>
                  <w:rPrChange w:id="16384" w:author="Masato YOSHIKAWA" w:date="2026-01-20T12:23:00Z" w16du:dateUtc="2026-01-20T03:23:00Z">
                    <w:rPr>
                      <w:rFonts w:ascii="ＭＳ 明朝" w:eastAsia="ＭＳ 明朝" w:hAnsi="ＭＳ 明朝"/>
                    </w:rPr>
                  </w:rPrChange>
                </w:rPr>
                <w:t>Acceptance</w:t>
              </w:r>
            </w:moveTo>
          </w:p>
        </w:tc>
        <w:tc>
          <w:tcPr>
            <w:tcW w:w="851" w:type="pct"/>
          </w:tcPr>
          <w:p w14:paraId="071E9E26" w14:textId="77777777" w:rsidR="005B6842" w:rsidRPr="005B6842" w:rsidRDefault="005B6842" w:rsidP="00C45809">
            <w:pPr>
              <w:pStyle w:val="af8"/>
              <w:rPr>
                <w:moveTo w:id="16385" w:author="Masato YOSHIKAWA" w:date="2026-01-20T12:21:00Z" w16du:dateUtc="2026-01-20T03:21:00Z"/>
                <w:rFonts w:ascii="Times New Roman" w:eastAsia="ＭＳ 明朝" w:hAnsi="Times New Roman" w:cs="Times New Roman"/>
                <w:rPrChange w:id="16386" w:author="Masato YOSHIKAWA" w:date="2026-01-20T12:23:00Z" w16du:dateUtc="2026-01-20T03:23:00Z">
                  <w:rPr>
                    <w:moveTo w:id="16387" w:author="Masato YOSHIKAWA" w:date="2026-01-20T12:21:00Z" w16du:dateUtc="2026-01-20T03:21:00Z"/>
                    <w:rFonts w:ascii="ＭＳ 明朝" w:eastAsia="ＭＳ 明朝" w:hAnsi="ＭＳ 明朝"/>
                  </w:rPr>
                </w:rPrChange>
              </w:rPr>
            </w:pPr>
            <w:moveTo w:id="16388" w:author="Masato YOSHIKAWA" w:date="2026-01-20T12:21:00Z" w16du:dateUtc="2026-01-20T03:21:00Z">
              <w:r w:rsidRPr="005B6842">
                <w:rPr>
                  <w:rFonts w:ascii="Times New Roman" w:eastAsia="ＭＳ 明朝" w:hAnsi="Times New Roman" w:cs="Times New Roman"/>
                  <w:rPrChange w:id="16389" w:author="Masato YOSHIKAWA" w:date="2026-01-20T12:23:00Z" w16du:dateUtc="2026-01-20T03:23:00Z">
                    <w:rPr>
                      <w:rFonts w:ascii="ＭＳ 明朝" w:eastAsia="ＭＳ 明朝" w:hAnsi="ＭＳ 明朝"/>
                    </w:rPr>
                  </w:rPrChange>
                </w:rPr>
                <w:t>Amplification</w:t>
              </w:r>
            </w:moveTo>
          </w:p>
        </w:tc>
        <w:tc>
          <w:tcPr>
            <w:tcW w:w="831" w:type="pct"/>
          </w:tcPr>
          <w:p w14:paraId="3CA5C7AF" w14:textId="77777777" w:rsidR="005B6842" w:rsidRPr="005B6842" w:rsidRDefault="005B6842" w:rsidP="00C45809">
            <w:pPr>
              <w:pStyle w:val="af8"/>
              <w:rPr>
                <w:moveTo w:id="16390" w:author="Masato YOSHIKAWA" w:date="2026-01-20T12:21:00Z" w16du:dateUtc="2026-01-20T03:21:00Z"/>
                <w:rFonts w:ascii="Times New Roman" w:eastAsia="ＭＳ 明朝" w:hAnsi="Times New Roman" w:cs="Times New Roman"/>
                <w:rPrChange w:id="16391" w:author="Masato YOSHIKAWA" w:date="2026-01-20T12:23:00Z" w16du:dateUtc="2026-01-20T03:23:00Z">
                  <w:rPr>
                    <w:moveTo w:id="16392" w:author="Masato YOSHIKAWA" w:date="2026-01-20T12:21:00Z" w16du:dateUtc="2026-01-20T03:21:00Z"/>
                    <w:rFonts w:ascii="ＭＳ 明朝" w:eastAsia="ＭＳ 明朝" w:hAnsi="ＭＳ 明朝"/>
                  </w:rPr>
                </w:rPrChange>
              </w:rPr>
            </w:pPr>
            <w:moveTo w:id="16393" w:author="Masato YOSHIKAWA" w:date="2026-01-20T12:21:00Z" w16du:dateUtc="2026-01-20T03:21:00Z">
              <w:r w:rsidRPr="005B6842">
                <w:rPr>
                  <w:rFonts w:ascii="Times New Roman" w:eastAsia="ＭＳ 明朝" w:hAnsi="Times New Roman" w:cs="Times New Roman"/>
                  <w:rPrChange w:id="16394" w:author="Masato YOSHIKAWA" w:date="2026-01-20T12:23:00Z" w16du:dateUtc="2026-01-20T03:23:00Z">
                    <w:rPr>
                      <w:rFonts w:ascii="ＭＳ 明朝" w:eastAsia="ＭＳ 明朝" w:hAnsi="ＭＳ 明朝"/>
                    </w:rPr>
                  </w:rPrChange>
                </w:rPr>
                <w:t>Acceptance</w:t>
              </w:r>
            </w:moveTo>
          </w:p>
        </w:tc>
      </w:tr>
      <w:moveToRangeEnd w:id="11027"/>
    </w:tbl>
    <w:p w14:paraId="35CA2FD6" w14:textId="77777777" w:rsidR="005B6842" w:rsidRPr="00F45A47" w:rsidRDefault="005B6842" w:rsidP="007B6A7E">
      <w:pPr>
        <w:rPr>
          <w:rFonts w:ascii="Times New Roman" w:eastAsia="ＭＳ 明朝" w:hAnsi="Times New Roman" w:cs="Times New Roman"/>
          <w:rPrChange w:id="16395" w:author="Masato YOSHIKAWA" w:date="2026-01-20T11:15:00Z" w16du:dateUtc="2026-01-20T02:15:00Z">
            <w:rPr>
              <w:rFonts w:ascii="ＭＳ 明朝" w:eastAsia="ＭＳ 明朝" w:hAnsi="ＭＳ 明朝"/>
            </w:rPr>
          </w:rPrChange>
        </w:rPr>
      </w:pPr>
    </w:p>
    <w:sectPr w:rsidR="005B6842" w:rsidRPr="00F45A47" w:rsidSect="00842842">
      <w:footerReference w:type="default" r:id="rId15"/>
      <w:type w:val="continuous"/>
      <w:pgSz w:w="11906" w:h="16838"/>
      <w:pgMar w:top="1985" w:right="1701" w:bottom="1701" w:left="1701" w:header="851" w:footer="992" w:gutter="0"/>
      <w:cols w:space="425"/>
      <w:docGrid w:type="lines"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3" w:author="Masato YOSHIKAWA" w:date="2026-01-02T09:17:00Z" w:initials="MY">
    <w:p w14:paraId="32C41EDB" w14:textId="77777777" w:rsidR="00D607B5" w:rsidRDefault="00D607B5" w:rsidP="00D607B5">
      <w:pPr>
        <w:pStyle w:val="ad"/>
      </w:pPr>
      <w:r>
        <w:rPr>
          <w:rStyle w:val="ac"/>
        </w:rPr>
        <w:annotationRef/>
      </w:r>
      <w:r>
        <w:t>ゲームの名称であることを明記する必要があると思います</w:t>
      </w:r>
    </w:p>
  </w:comment>
  <w:comment w:id="142" w:author="Masato YOSHIKAWA" w:date="2026-01-02T09:36:00Z" w:initials="MY">
    <w:p w14:paraId="48970968" w14:textId="77777777" w:rsidR="008D0C1A" w:rsidRDefault="008D0C1A" w:rsidP="008D0C1A">
      <w:pPr>
        <w:pStyle w:val="ad"/>
      </w:pPr>
      <w:r>
        <w:rPr>
          <w:rStyle w:val="ac"/>
        </w:rPr>
        <w:annotationRef/>
      </w:r>
      <w:r>
        <w:t>年号を入れてください</w:t>
      </w:r>
    </w:p>
  </w:comment>
  <w:comment w:id="170" w:author="Masato YOSHIKAWA" w:date="2026-01-02T09:40:00Z" w:initials="MY">
    <w:p w14:paraId="5EFE38F7" w14:textId="77777777" w:rsidR="00C11BFE" w:rsidRDefault="00C11BFE" w:rsidP="00C11BFE">
      <w:pPr>
        <w:pStyle w:val="ad"/>
      </w:pPr>
      <w:r>
        <w:rPr>
          <w:rStyle w:val="ac"/>
        </w:rPr>
        <w:annotationRef/>
      </w:r>
      <w:r>
        <w:t>出発点ではなく，むしろゴールでは?</w:t>
      </w:r>
    </w:p>
  </w:comment>
  <w:comment w:id="184" w:author="Masato YOSHIKAWA" w:date="2026-01-02T09:42:00Z" w:initials="MY">
    <w:p w14:paraId="4329EC33" w14:textId="77777777" w:rsidR="00C11BFE" w:rsidRDefault="00C11BFE" w:rsidP="00C11BFE">
      <w:pPr>
        <w:pStyle w:val="ad"/>
      </w:pPr>
      <w:r>
        <w:rPr>
          <w:rStyle w:val="ac"/>
        </w:rPr>
        <w:annotationRef/>
      </w:r>
      <w:r>
        <w:t>何か一つ具体例が欲しいです</w:t>
      </w:r>
    </w:p>
  </w:comment>
  <w:comment w:id="246" w:author="Masato YOSHIKAWA" w:date="2026-01-20T11:26:00Z" w:initials="MY">
    <w:p w14:paraId="7B7C7E74" w14:textId="77777777" w:rsidR="007F0318" w:rsidRDefault="007F0318" w:rsidP="007F0318">
      <w:pPr>
        <w:pStyle w:val="ad"/>
      </w:pPr>
      <w:r>
        <w:rPr>
          <w:rStyle w:val="ac"/>
        </w:rPr>
        <w:annotationRef/>
      </w:r>
      <w:r>
        <w:t>表のキャプションは表の上につけ，中央寄せにしてください．また前後に空行を入れた方が見やすくなります</w:t>
      </w:r>
    </w:p>
  </w:comment>
  <w:comment w:id="368" w:author="Masato YOSHIKAWA" w:date="2026-01-02T09:47:00Z" w:initials="MY">
    <w:p w14:paraId="78D0B356" w14:textId="079C6B0B" w:rsidR="00C11BFE" w:rsidRDefault="00C11BFE" w:rsidP="00C11BFE">
      <w:pPr>
        <w:pStyle w:val="ad"/>
      </w:pPr>
      <w:r>
        <w:rPr>
          <w:rStyle w:val="ac"/>
        </w:rPr>
        <w:annotationRef/>
      </w:r>
      <w:r>
        <w:t>Vinay &amp; Darbelnet, Molina &amp; Albir それぞれに年号を入れてください．また，&amp; が全角です</w:t>
      </w:r>
    </w:p>
  </w:comment>
  <w:comment w:id="421" w:author="Masato YOSHIKAWA" w:date="2026-01-02T09:48:00Z" w:initials="MY">
    <w:p w14:paraId="56D17FED" w14:textId="77777777" w:rsidR="00C11BFE" w:rsidRDefault="00C11BFE" w:rsidP="00C11BFE">
      <w:pPr>
        <w:pStyle w:val="ad"/>
      </w:pPr>
      <w:r>
        <w:rPr>
          <w:rStyle w:val="ac"/>
        </w:rPr>
        <w:annotationRef/>
      </w:r>
      <w:r>
        <w:t>これでもいいと言えばいいのですが，英文をカギ括弧で囲むのは若干違和感があるので，それぞれ和訳したものを日本語で書き，括弧書きで原文の用語を書くといいのではないでしょうか (「借用 (Borrowing)」など)</w:t>
      </w:r>
    </w:p>
  </w:comment>
  <w:comment w:id="468" w:author="Masato YOSHIKAWA" w:date="2026-01-02T09:50:00Z" w:initials="MY">
    <w:p w14:paraId="37FF4A6E" w14:textId="77777777" w:rsidR="0041088D" w:rsidRDefault="0041088D" w:rsidP="002A63A4">
      <w:pPr>
        <w:pStyle w:val="ad"/>
      </w:pPr>
      <w:r>
        <w:rPr>
          <w:rStyle w:val="ac"/>
        </w:rPr>
        <w:annotationRef/>
      </w:r>
      <w:r>
        <w:t>たしかに oblique は「斜めの」ということですが，「斜行的」では意味が伝わりづらいと思います．定着した訳語ではないと思うので，「間接的翻訳」などとすべきでは?</w:t>
      </w:r>
    </w:p>
  </w:comment>
  <w:comment w:id="555" w:author="Masato YOSHIKAWA" w:date="2026-01-02T09:52:00Z" w:initials="MY">
    <w:p w14:paraId="4F53C82B" w14:textId="77777777" w:rsidR="002A63A4" w:rsidRDefault="002A63A4" w:rsidP="002A63A4">
      <w:pPr>
        <w:pStyle w:val="ad"/>
      </w:pPr>
      <w:r>
        <w:rPr>
          <w:rStyle w:val="ac"/>
        </w:rPr>
        <w:annotationRef/>
      </w:r>
      <w:r>
        <w:t>「翻訳を」が不要?</w:t>
      </w:r>
    </w:p>
  </w:comment>
  <w:comment w:id="563" w:author="Masato YOSHIKAWA" w:date="2026-01-02T09:53:00Z" w:initials="MY">
    <w:p w14:paraId="3B83C590" w14:textId="77777777" w:rsidR="002A63A4" w:rsidRDefault="002A63A4" w:rsidP="002A63A4">
      <w:pPr>
        <w:pStyle w:val="ad"/>
      </w:pPr>
      <w:r>
        <w:rPr>
          <w:rStyle w:val="ac"/>
        </w:rPr>
        <w:annotationRef/>
      </w:r>
      <w:r>
        <w:t>「翻訳手法」が「結果を分析するためのツール」なのでしょうか? ここでいう「結果」とは?</w:t>
      </w:r>
    </w:p>
  </w:comment>
  <w:comment w:id="583" w:author="Masato YOSHIKAWA" w:date="2026-01-02T09:53:00Z" w:initials="MY">
    <w:p w14:paraId="2EE589AF" w14:textId="77777777" w:rsidR="002A63A4" w:rsidRDefault="002A63A4" w:rsidP="002A63A4">
      <w:pPr>
        <w:pStyle w:val="ad"/>
      </w:pPr>
      <w:r>
        <w:rPr>
          <w:rStyle w:val="ac"/>
        </w:rPr>
        <w:annotationRef/>
      </w:r>
      <w:r>
        <w:t>年号を</w:t>
      </w:r>
    </w:p>
  </w:comment>
  <w:comment w:id="615" w:author="Masato YOSHIKAWA" w:date="2026-01-02T09:55:00Z" w:initials="MY">
    <w:p w14:paraId="445C5CCE" w14:textId="73A67ACA" w:rsidR="002A63A4" w:rsidRDefault="002A63A4" w:rsidP="002A63A4">
      <w:pPr>
        <w:pStyle w:val="ad"/>
      </w:pPr>
      <w:r>
        <w:rPr>
          <w:rStyle w:val="ac"/>
        </w:rPr>
        <w:annotationRef/>
      </w:r>
      <w:r>
        <w:t>Particu</w:t>
      </w:r>
      <w:r>
        <w:rPr>
          <w:b/>
          <w:bCs/>
        </w:rPr>
        <w:t>la</w:t>
      </w:r>
      <w:r>
        <w:t>rization では?</w:t>
      </w:r>
    </w:p>
  </w:comment>
  <w:comment w:id="597" w:author="Masato YOSHIKAWA" w:date="2026-01-02T09:54:00Z" w:initials="MY">
    <w:p w14:paraId="08F93FA9" w14:textId="223B310D" w:rsidR="002A63A4" w:rsidRDefault="002A63A4" w:rsidP="002A63A4">
      <w:pPr>
        <w:pStyle w:val="ad"/>
      </w:pPr>
      <w:r>
        <w:rPr>
          <w:rStyle w:val="ac"/>
        </w:rPr>
        <w:annotationRef/>
      </w:r>
      <w:r>
        <w:t>ここも「和訳 (原文)」表記がいいと思います</w:t>
      </w:r>
    </w:p>
  </w:comment>
  <w:comment w:id="630" w:author="Masato YOSHIKAWA" w:date="2026-01-02T09:57:00Z" w:initials="MY">
    <w:p w14:paraId="3576F82D" w14:textId="77777777" w:rsidR="002A63A4" w:rsidRDefault="002A63A4" w:rsidP="002A63A4">
      <w:pPr>
        <w:pStyle w:val="ad"/>
      </w:pPr>
      <w:r>
        <w:rPr>
          <w:rStyle w:val="ac"/>
        </w:rPr>
        <w:annotationRef/>
      </w:r>
      <w:r>
        <w:t>フレームワークを使用するのは翻訳者ですか (分析者ではなく)? また，「指針を示す」主体は誰でしょうか?</w:t>
      </w:r>
    </w:p>
  </w:comment>
  <w:comment w:id="631" w:author="柊 矢沢" w:date="2026-01-14T09:19:00Z" w:initials="柊矢">
    <w:p w14:paraId="590B0961" w14:textId="77777777" w:rsidR="00794E35" w:rsidRDefault="00D449C3" w:rsidP="00794E35">
      <w:pPr>
        <w:pStyle w:val="ad"/>
      </w:pPr>
      <w:r>
        <w:rPr>
          <w:rStyle w:val="ac"/>
        </w:rPr>
        <w:annotationRef/>
      </w:r>
      <w:r w:rsidR="00794E35">
        <w:t>【質問への回答】</w:t>
      </w:r>
      <w:r w:rsidR="00794E35">
        <w:br/>
        <w:t>・使用するのは、翻訳者です。</w:t>
      </w:r>
      <w:r w:rsidR="00794E35">
        <w:br/>
        <w:t>（作成するのは私）</w:t>
      </w:r>
    </w:p>
    <w:p w14:paraId="1773C1DC" w14:textId="77777777" w:rsidR="00794E35" w:rsidRDefault="00794E35" w:rsidP="00794E35">
      <w:pPr>
        <w:pStyle w:val="ad"/>
      </w:pPr>
      <w:r>
        <w:t>・「指針を示す」のは「フレームワーク内の翻訳技法」と考えています。フレームワーク使用者は「戦略」から導かれる「翻訳技法」を受けて、その技法に従い翻訳します。その為、その翻訳技法が細かい指針（一般化、具体化等）を示せるほうが有用であるという意味で記述しました。</w:t>
      </w:r>
      <w:r>
        <w:br/>
      </w:r>
      <w:r>
        <w:br/>
        <w:t>【ご相談】</w:t>
      </w:r>
    </w:p>
    <w:p w14:paraId="7C2AFF2C" w14:textId="77777777" w:rsidR="00794E35" w:rsidRDefault="00794E35" w:rsidP="00794E35">
      <w:pPr>
        <w:pStyle w:val="ad"/>
      </w:pPr>
      <w:r>
        <w:t>この章では、フレームワークに適応する有用性よりも、本分析における有用性を主張した方が良いのでしょうか。</w:t>
      </w:r>
    </w:p>
  </w:comment>
  <w:comment w:id="632" w:author="Masato YOSHIKAWA" w:date="2026-01-20T11:53:00Z" w:initials="MY">
    <w:p w14:paraId="30C4CF13" w14:textId="77777777" w:rsidR="0022380C" w:rsidRDefault="0022380C" w:rsidP="0022380C">
      <w:pPr>
        <w:pStyle w:val="ad"/>
      </w:pPr>
      <w:r>
        <w:rPr>
          <w:rStyle w:val="ac"/>
        </w:rPr>
        <w:annotationRef/>
      </w:r>
      <w:r>
        <w:t>現状の書き方でよいと思います</w:t>
      </w:r>
    </w:p>
  </w:comment>
  <w:comment w:id="648" w:author="Masato YOSHIKAWA" w:date="2026-01-02T09:58:00Z" w:initials="MY">
    <w:p w14:paraId="6CE62230" w14:textId="6DB6E7EC" w:rsidR="002A63A4" w:rsidRDefault="002A63A4" w:rsidP="002A63A4">
      <w:pPr>
        <w:pStyle w:val="ad"/>
      </w:pPr>
      <w:r>
        <w:rPr>
          <w:rStyle w:val="ac"/>
        </w:rPr>
        <w:annotationRef/>
      </w:r>
      <w:r>
        <w:t>上のコメントと重なりますが，2章にしては『こころ』への言及など研究方法の詳細に踏み込み過ぎに思います．「本研究の分析には適さない部分が含まれていたりするため…」程度でいいかもしれません</w:t>
      </w:r>
    </w:p>
  </w:comment>
  <w:comment w:id="741" w:author="Masato YOSHIKAWA" w:date="2026-01-02T10:02:00Z" w:initials="MY">
    <w:p w14:paraId="20975A16" w14:textId="77777777" w:rsidR="0042104B" w:rsidRDefault="0042104B" w:rsidP="0042104B">
      <w:pPr>
        <w:pStyle w:val="ad"/>
      </w:pPr>
      <w:r>
        <w:rPr>
          <w:rStyle w:val="ac"/>
        </w:rPr>
        <w:annotationRef/>
      </w:r>
      <w:r>
        <w:t>年号追加</w:t>
      </w:r>
    </w:p>
  </w:comment>
  <w:comment w:id="760" w:author="Masato YOSHIKAWA" w:date="2026-01-02T10:03:00Z" w:initials="MY">
    <w:p w14:paraId="564B5DB4" w14:textId="77777777" w:rsidR="0042104B" w:rsidRDefault="0042104B" w:rsidP="0042104B">
      <w:pPr>
        <w:pStyle w:val="ad"/>
      </w:pPr>
      <w:r>
        <w:rPr>
          <w:rStyle w:val="ac"/>
        </w:rPr>
        <w:annotationRef/>
      </w:r>
      <w:r>
        <w:t>これはどちらでもいいですが，年号があった方がいいように思います</w:t>
      </w:r>
    </w:p>
  </w:comment>
  <w:comment w:id="788" w:author="Masato YOSHIKAWA" w:date="2026-01-02T10:04:00Z" w:initials="MY">
    <w:p w14:paraId="11646F65" w14:textId="77777777" w:rsidR="0042104B" w:rsidRDefault="0042104B" w:rsidP="0042104B">
      <w:pPr>
        <w:pStyle w:val="ad"/>
      </w:pPr>
      <w:r>
        <w:rPr>
          <w:rStyle w:val="ac"/>
        </w:rPr>
        <w:annotationRef/>
      </w:r>
      <w:r>
        <w:t>年号追加</w:t>
      </w:r>
    </w:p>
  </w:comment>
  <w:comment w:id="853" w:author="Masato YOSHIKAWA" w:date="2026-01-02T10:05:00Z" w:initials="MY">
    <w:p w14:paraId="11B234C5" w14:textId="77777777" w:rsidR="00D665D8" w:rsidRDefault="00D665D8" w:rsidP="0042104B">
      <w:pPr>
        <w:pStyle w:val="ad"/>
      </w:pPr>
      <w:r>
        <w:rPr>
          <w:rStyle w:val="ac"/>
        </w:rPr>
        <w:annotationRef/>
      </w:r>
      <w:r>
        <w:t>表にするか，インデントなどを工夫して「地の文ではない」ことを明確にしてください</w:t>
      </w:r>
    </w:p>
  </w:comment>
  <w:comment w:id="905" w:author="Masato YOSHIKAWA" w:date="2026-01-02T10:09:00Z" w:initials="MY">
    <w:p w14:paraId="6996B15C" w14:textId="77777777" w:rsidR="0042104B" w:rsidRDefault="0042104B" w:rsidP="0042104B">
      <w:pPr>
        <w:pStyle w:val="ad"/>
      </w:pPr>
      <w:r>
        <w:rPr>
          <w:rStyle w:val="ac"/>
        </w:rPr>
        <w:annotationRef/>
      </w:r>
      <w:r>
        <w:t>『こころ』を選択した時点で「書籍 (小説)」であることは自動的に決定するので，二つの選択が独立であるかのように書くのは語弊があるように思います．「書籍 (小説)」であることにも理由があるのであれば，「「書籍 (小説)」という媒体を選定した理由，およびその中でも特に夏目漱石の『こころ』という作品を選定した理由」などと書くとよいと思います</w:t>
      </w:r>
    </w:p>
  </w:comment>
  <w:comment w:id="924" w:author="Masato YOSHIKAWA" w:date="2026-01-02T10:10:00Z" w:initials="MY">
    <w:p w14:paraId="1BF236DC" w14:textId="77777777" w:rsidR="00AA16E1" w:rsidRDefault="00AA16E1" w:rsidP="00AA16E1">
      <w:pPr>
        <w:pStyle w:val="ad"/>
      </w:pPr>
      <w:r>
        <w:rPr>
          <w:rStyle w:val="ac"/>
        </w:rPr>
        <w:annotationRef/>
      </w:r>
      <w:r>
        <w:t>この書き方でもダメと言うことは無いのですが，箇条書き感があるので，「1点目は媒体としての「書籍」の優位性と創造性が挙げられる．」のように地の文にするとベターだと思います</w:t>
      </w:r>
    </w:p>
  </w:comment>
  <w:comment w:id="967" w:author="Masato YOSHIKAWA" w:date="2026-01-02T10:11:00Z" w:initials="MY">
    <w:p w14:paraId="1DB77572" w14:textId="77777777" w:rsidR="00AA16E1" w:rsidRDefault="00AA16E1" w:rsidP="00AA16E1">
      <w:pPr>
        <w:pStyle w:val="ad"/>
      </w:pPr>
      <w:r>
        <w:rPr>
          <w:rStyle w:val="ac"/>
        </w:rPr>
        <w:annotationRef/>
      </w:r>
      <w:r>
        <w:t>同上です</w:t>
      </w:r>
    </w:p>
  </w:comment>
  <w:comment w:id="963" w:author="柊 矢沢" w:date="2026-01-14T16:01:00Z" w:initials="柊矢">
    <w:p w14:paraId="7E8EADC2" w14:textId="77777777" w:rsidR="00D31F83" w:rsidRDefault="000418FD" w:rsidP="00D31F83">
      <w:pPr>
        <w:pStyle w:val="ad"/>
      </w:pPr>
      <w:r>
        <w:rPr>
          <w:rStyle w:val="ac"/>
        </w:rPr>
        <w:annotationRef/>
      </w:r>
      <w:r w:rsidR="00D31F83">
        <w:t>選定理由として弱いでしょうか。</w:t>
      </w:r>
    </w:p>
    <w:p w14:paraId="42ACD786" w14:textId="77777777" w:rsidR="00D31F83" w:rsidRDefault="00D31F83" w:rsidP="00D31F83">
      <w:pPr>
        <w:pStyle w:val="ad"/>
      </w:pPr>
      <w:r>
        <w:t>以下のような語り口の方が理由として妥当でしょうか。</w:t>
      </w:r>
      <w:r>
        <w:br/>
        <w:t>・ファンタジーは創造的な翻訳多い</w:t>
      </w:r>
    </w:p>
    <w:p w14:paraId="15C4E729" w14:textId="77777777" w:rsidR="00D31F83" w:rsidRDefault="00D31F83" w:rsidP="00D31F83">
      <w:pPr>
        <w:pStyle w:val="ad"/>
      </w:pPr>
      <w:r>
        <w:t>・ノンフィクションだと注釈ばかりになる</w:t>
      </w:r>
    </w:p>
  </w:comment>
  <w:comment w:id="964" w:author="Masato YOSHIKAWA" w:date="2026-01-20T11:47:00Z" w:initials="MY">
    <w:p w14:paraId="250F6935" w14:textId="77777777" w:rsidR="00300A82" w:rsidRDefault="00300A82" w:rsidP="00300A82">
      <w:pPr>
        <w:pStyle w:val="ad"/>
      </w:pPr>
      <w:r>
        <w:rPr>
          <w:rStyle w:val="ac"/>
        </w:rPr>
        <w:annotationRef/>
      </w:r>
      <w:r>
        <w:t>現状で大丈夫だと思います</w:t>
      </w:r>
    </w:p>
  </w:comment>
  <w:comment w:id="980" w:author="Masato YOSHIKAWA" w:date="2026-01-02T10:12:00Z" w:initials="MY">
    <w:p w14:paraId="4ACCEE0B" w14:textId="30FBE276" w:rsidR="00AA16E1" w:rsidRDefault="00AA16E1" w:rsidP="00AA16E1">
      <w:pPr>
        <w:pStyle w:val="ad"/>
      </w:pPr>
      <w:r>
        <w:rPr>
          <w:rStyle w:val="ac"/>
        </w:rPr>
        <w:annotationRef/>
      </w:r>
      <w:r>
        <w:t>同上です</w:t>
      </w:r>
    </w:p>
  </w:comment>
  <w:comment w:id="1032" w:author="Masato YOSHIKAWA" w:date="2026-01-20T11:47:00Z" w:initials="MY">
    <w:p w14:paraId="4FB2F606" w14:textId="77777777" w:rsidR="00300A82" w:rsidRDefault="00300A82" w:rsidP="00300A82">
      <w:pPr>
        <w:pStyle w:val="ad"/>
      </w:pPr>
      <w:r>
        <w:rPr>
          <w:rStyle w:val="ac"/>
        </w:rPr>
        <w:annotationRef/>
      </w:r>
      <w:r>
        <w:t>マクラーレンをマクレランに直すべきですが，そもそもカタカナで書いているのがここと2行だけで，その他は McClellan と書かれているので，英文表記に統一した方がいいように思います</w:t>
      </w:r>
    </w:p>
  </w:comment>
  <w:comment w:id="1037" w:author="柊 矢沢" w:date="2026-01-17T14:10:00Z" w:initials="柊矢">
    <w:p w14:paraId="7DFA919F" w14:textId="795866CC" w:rsidR="00DC7BDC" w:rsidRDefault="00DC7BDC" w:rsidP="00DC7BDC">
      <w:pPr>
        <w:pStyle w:val="ad"/>
      </w:pPr>
      <w:r>
        <w:rPr>
          <w:rStyle w:val="ac"/>
        </w:rPr>
        <w:annotationRef/>
      </w:r>
      <w:r>
        <w:t>この文をいれるかは要検討</w:t>
      </w:r>
    </w:p>
  </w:comment>
  <w:comment w:id="1249" w:author="柊 矢沢" w:date="2026-01-14T18:11:00Z" w:initials="柊矢">
    <w:p w14:paraId="32676D4B" w14:textId="77777777" w:rsidR="00E938BA" w:rsidRDefault="00E938BA" w:rsidP="00E938BA">
      <w:pPr>
        <w:pStyle w:val="ad"/>
      </w:pPr>
      <w:r>
        <w:rPr>
          <w:rStyle w:val="ac"/>
        </w:rPr>
        <w:annotationRef/>
      </w:r>
      <w:r>
        <w:t>第一章と毎回明記する必要はありますでしょうか。</w:t>
      </w:r>
    </w:p>
  </w:comment>
  <w:comment w:id="1250" w:author="Masato YOSHIKAWA" w:date="2026-01-20T11:52:00Z" w:initials="MY">
    <w:p w14:paraId="79E4698D" w14:textId="77777777" w:rsidR="007E7210" w:rsidRDefault="007E7210" w:rsidP="007E7210">
      <w:pPr>
        <w:pStyle w:val="ad"/>
      </w:pPr>
      <w:r>
        <w:rPr>
          <w:rStyle w:val="ac"/>
        </w:rPr>
        <w:annotationRef/>
      </w:r>
      <w:r>
        <w:t>基本的には必要がありますが，文脈によりますね．データとして扱っているところは必要ですが，作品として扱っている場合は不要かもしれません．</w:t>
      </w:r>
    </w:p>
  </w:comment>
  <w:comment w:id="1259" w:author="柊 矢沢" w:date="2026-01-14T18:13:00Z" w:initials="柊矢">
    <w:p w14:paraId="5F6F609A" w14:textId="25BA956B" w:rsidR="00655A5E" w:rsidRDefault="0064343A" w:rsidP="00655A5E">
      <w:pPr>
        <w:pStyle w:val="ad"/>
      </w:pPr>
      <w:r>
        <w:rPr>
          <w:rStyle w:val="ac"/>
        </w:rPr>
        <w:annotationRef/>
      </w:r>
      <w:r w:rsidR="00655A5E">
        <w:t>近藤（1941）およびMcClellan（1957）とどちらが良いでしょうか。</w:t>
      </w:r>
    </w:p>
    <w:p w14:paraId="4ED9DC3F" w14:textId="77777777" w:rsidR="00655A5E" w:rsidRDefault="00655A5E" w:rsidP="00655A5E">
      <w:pPr>
        <w:pStyle w:val="ad"/>
      </w:pPr>
      <w:r>
        <w:t>近藤自身を指すとき⇒近藤</w:t>
      </w:r>
    </w:p>
    <w:p w14:paraId="47B4AEB0" w14:textId="77777777" w:rsidR="00655A5E" w:rsidRDefault="00655A5E" w:rsidP="00655A5E">
      <w:pPr>
        <w:pStyle w:val="ad"/>
      </w:pPr>
      <w:r>
        <w:t>近藤訳を示すとき⇒近藤（1941）または、近藤訳</w:t>
      </w:r>
    </w:p>
  </w:comment>
  <w:comment w:id="1260" w:author="Masato YOSHIKAWA" w:date="2026-01-20T11:54:00Z" w:initials="MY">
    <w:p w14:paraId="229FD0E0" w14:textId="77777777" w:rsidR="0022380C" w:rsidRDefault="0022380C" w:rsidP="0022380C">
      <w:pPr>
        <w:pStyle w:val="ad"/>
      </w:pPr>
      <w:r>
        <w:rPr>
          <w:rStyle w:val="ac"/>
        </w:rPr>
        <w:annotationRef/>
      </w:r>
      <w:r>
        <w:t>研究書ではないので，現在の書き方で問題ないと思います</w:t>
      </w:r>
    </w:p>
  </w:comment>
  <w:comment w:id="1285" w:author="Masato YOSHIKAWA" w:date="2026-01-02T10:20:00Z" w:initials="MY">
    <w:p w14:paraId="6BA27083" w14:textId="59142261" w:rsidR="005236E0" w:rsidRDefault="005236E0" w:rsidP="005236E0">
      <w:pPr>
        <w:pStyle w:val="ad"/>
      </w:pPr>
      <w:r>
        <w:rPr>
          <w:rStyle w:val="ac"/>
        </w:rPr>
        <w:annotationRef/>
      </w:r>
      <w:r>
        <w:t>年号</w:t>
      </w:r>
    </w:p>
  </w:comment>
  <w:comment w:id="1480" w:author="柊 矢沢" w:date="2026-01-15T09:16:00Z" w:initials="柊矢">
    <w:p w14:paraId="3DFA5837" w14:textId="77777777" w:rsidR="00A9790D" w:rsidRDefault="007F6C3B" w:rsidP="00A9790D">
      <w:pPr>
        <w:pStyle w:val="ad"/>
      </w:pPr>
      <w:r>
        <w:rPr>
          <w:rStyle w:val="ac"/>
        </w:rPr>
        <w:annotationRef/>
      </w:r>
      <w:r w:rsidR="00A9790D">
        <w:t>技法やDMISは「」で囲まないと見にくいと感じています。</w:t>
      </w:r>
      <w:r w:rsidR="00A9790D">
        <w:br/>
        <w:t>案としては、</w:t>
      </w:r>
    </w:p>
    <w:p w14:paraId="48170421" w14:textId="77777777" w:rsidR="00A9790D" w:rsidRDefault="00A9790D" w:rsidP="00A9790D">
      <w:pPr>
        <w:pStyle w:val="ad"/>
      </w:pPr>
      <w:r>
        <w:t>・「借用」</w:t>
      </w:r>
    </w:p>
    <w:p w14:paraId="36065123" w14:textId="77777777" w:rsidR="00A9790D" w:rsidRDefault="00A9790D" w:rsidP="00A9790D">
      <w:pPr>
        <w:pStyle w:val="ad"/>
      </w:pPr>
      <w:r>
        <w:t>・「Borrowing」</w:t>
      </w:r>
    </w:p>
    <w:p w14:paraId="5D44C4FB" w14:textId="77777777" w:rsidR="00A9790D" w:rsidRDefault="00A9790D" w:rsidP="00A9790D">
      <w:pPr>
        <w:pStyle w:val="ad"/>
      </w:pPr>
      <w:r>
        <w:t>・</w:t>
      </w:r>
      <w:r>
        <w:rPr>
          <w:i/>
          <w:iCs/>
        </w:rPr>
        <w:t>Borrowing（イタリック体）</w:t>
      </w:r>
    </w:p>
  </w:comment>
  <w:comment w:id="1481" w:author="Masato YOSHIKAWA" w:date="2026-01-20T12:04:00Z" w:initials="MY">
    <w:p w14:paraId="537CB90E" w14:textId="77777777" w:rsidR="002E4570" w:rsidRDefault="002E4570" w:rsidP="002E4570">
      <w:pPr>
        <w:pStyle w:val="ad"/>
      </w:pPr>
      <w:r>
        <w:rPr>
          <w:rStyle w:val="ac"/>
        </w:rPr>
        <w:annotationRef/>
      </w:r>
      <w:r>
        <w:t>私の感覚ではこのままでも良いと感じますが，変えるとすれば日本語にしてカギ括弧で囲むのがベストだと思います．</w:t>
      </w:r>
    </w:p>
  </w:comment>
  <w:comment w:id="1639" w:author="Masato YOSHIKAWA" w:date="2026-01-20T12:02:00Z" w:initials="MY">
    <w:p w14:paraId="38817214" w14:textId="71C49BE3" w:rsidR="002E4570" w:rsidRDefault="002E4570" w:rsidP="002E4570">
      <w:pPr>
        <w:pStyle w:val="ad"/>
      </w:pPr>
      <w:r>
        <w:rPr>
          <w:rStyle w:val="ac"/>
        </w:rPr>
        <w:annotationRef/>
      </w:r>
      <w:r>
        <w:t>注は文末注ではなく脚注が良いと思います．</w:t>
      </w:r>
    </w:p>
  </w:comment>
  <w:comment w:id="2139" w:author="Masato YOSHIKAWA" w:date="2026-01-02T10:30:00Z" w:initials="MY">
    <w:p w14:paraId="78BE9CE7" w14:textId="2245A0BD" w:rsidR="002E4570" w:rsidRDefault="002E4570" w:rsidP="00E33066">
      <w:pPr>
        <w:pStyle w:val="ad"/>
      </w:pPr>
      <w:r>
        <w:rPr>
          <w:rStyle w:val="ac"/>
        </w:rPr>
        <w:annotationRef/>
      </w:r>
      <w:r>
        <w:t>ここは箇条書きではなく全て文章で説明すべきです</w:t>
      </w:r>
    </w:p>
  </w:comment>
  <w:comment w:id="2187" w:author="Masato YOSHIKAWA" w:date="2026-01-02T10:33:00Z" w:initials="MY">
    <w:p w14:paraId="64E80920" w14:textId="57E03521" w:rsidR="002E4570" w:rsidRDefault="002E4570" w:rsidP="00E33066">
      <w:pPr>
        <w:pStyle w:val="ad"/>
      </w:pPr>
      <w:r>
        <w:rPr>
          <w:rStyle w:val="ac"/>
        </w:rPr>
        <w:annotationRef/>
      </w:r>
      <w:r>
        <w:t>ここもこのままでもいい気はしますが，それなりに分量もあるので，3.5.1，3.5.2, … というサブセクションにするのがいいように思います</w:t>
      </w:r>
    </w:p>
  </w:comment>
  <w:comment w:id="2203" w:author="Masato YOSHIKAWA" w:date="2026-01-02T10:35:00Z" w:initials="MY">
    <w:p w14:paraId="69608792" w14:textId="38A30A09" w:rsidR="002E4570" w:rsidRDefault="002E4570" w:rsidP="00E33066">
      <w:pPr>
        <w:pStyle w:val="ad"/>
      </w:pPr>
      <w:r>
        <w:rPr>
          <w:rStyle w:val="ac"/>
        </w:rPr>
        <w:annotationRef/>
      </w:r>
      <w:r>
        <w:t>公開するといいと思います．既に GitHub 上に挙げていると思うので，脚注などでその URL を示すといいのではないでしょうか</w:t>
      </w:r>
    </w:p>
  </w:comment>
  <w:comment w:id="2234" w:author="Masato YOSHIKAWA" w:date="2026-01-02T10:35:00Z" w:initials="MY">
    <w:p w14:paraId="0492E1FC" w14:textId="77777777" w:rsidR="002E4570" w:rsidRDefault="002E4570" w:rsidP="00E33066">
      <w:pPr>
        <w:pStyle w:val="ad"/>
      </w:pPr>
      <w:r>
        <w:rPr>
          <w:rStyle w:val="ac"/>
        </w:rPr>
        <w:annotationRef/>
      </w:r>
      <w:r>
        <w:t>上に書いた通り，ここも 3.5.2 にしてはどうでしょう</w:t>
      </w:r>
    </w:p>
  </w:comment>
  <w:comment w:id="2302" w:author="Masato YOSHIKAWA" w:date="2026-01-20T12:17:00Z" w:initials="MY">
    <w:p w14:paraId="4508ACA2" w14:textId="77777777" w:rsidR="005B6842" w:rsidRDefault="005B6842" w:rsidP="005B6842">
      <w:pPr>
        <w:pStyle w:val="ad"/>
      </w:pPr>
      <w:r>
        <w:rPr>
          <w:rStyle w:val="ac"/>
        </w:rPr>
        <w:annotationRef/>
      </w:r>
      <w:r>
        <w:t>これはどういう意味でしょう?</w:t>
      </w:r>
    </w:p>
  </w:comment>
  <w:comment w:id="2336" w:author="柊 矢沢" w:date="2026-01-15T20:15:00Z" w:initials="柊矢">
    <w:p w14:paraId="6EFBE1A5" w14:textId="5DB27BEE" w:rsidR="002E4570" w:rsidRDefault="002E4570" w:rsidP="00E43AC7">
      <w:pPr>
        <w:pStyle w:val="ad"/>
      </w:pPr>
      <w:r>
        <w:rPr>
          <w:rStyle w:val="ac"/>
        </w:rPr>
        <w:annotationRef/>
      </w:r>
      <w:r>
        <w:t xml:space="preserve"> 3.5.2も同様だが、もう一度ここで軽く分類の基準について触れるべきでしょうか。</w:t>
      </w:r>
    </w:p>
    <w:p w14:paraId="500C5979" w14:textId="77777777" w:rsidR="002E4570" w:rsidRDefault="002E4570" w:rsidP="00E43AC7">
      <w:pPr>
        <w:pStyle w:val="ad"/>
      </w:pPr>
      <w:r>
        <w:t>現在は、</w:t>
      </w:r>
    </w:p>
    <w:p w14:paraId="04D14B68" w14:textId="77777777" w:rsidR="002E4570" w:rsidRDefault="002E4570" w:rsidP="00E43AC7">
      <w:pPr>
        <w:pStyle w:val="ad"/>
      </w:pPr>
      <w:r>
        <w:t>・3.5.1 データ項目が増えるEstEquだけ触れた</w:t>
      </w:r>
    </w:p>
    <w:p w14:paraId="44444735" w14:textId="77777777" w:rsidR="002E4570" w:rsidRDefault="002E4570" w:rsidP="00E43AC7">
      <w:pPr>
        <w:pStyle w:val="ad"/>
      </w:pPr>
      <w:r>
        <w:t>・3.5.2 前段階の基準について再度説明</w:t>
      </w:r>
      <w:r>
        <w:br/>
      </w:r>
    </w:p>
  </w:comment>
  <w:comment w:id="2337" w:author="Masato YOSHIKAWA" w:date="2026-01-20T12:16:00Z" w:initials="MY">
    <w:p w14:paraId="11C3FDC4" w14:textId="77777777" w:rsidR="005B6842" w:rsidRDefault="005B6842" w:rsidP="005B6842">
      <w:pPr>
        <w:pStyle w:val="ad"/>
      </w:pPr>
      <w:r>
        <w:rPr>
          <w:rStyle w:val="ac"/>
        </w:rPr>
        <w:annotationRef/>
      </w:r>
      <w:r>
        <w:t>特に読んでいて違和感や読みにくさはなかったので，現状でよいと思います</w:t>
      </w:r>
    </w:p>
  </w:comment>
  <w:comment w:id="2400" w:author="柊 矢沢" w:date="2026-01-17T22:32:00Z" w:initials="柊矢">
    <w:p w14:paraId="2A128AA3" w14:textId="5E160B4A" w:rsidR="002E4570" w:rsidRDefault="002E4570" w:rsidP="00842842">
      <w:pPr>
        <w:pStyle w:val="ad"/>
      </w:pPr>
      <w:r>
        <w:rPr>
          <w:rStyle w:val="ac"/>
        </w:rPr>
        <w:annotationRef/>
      </w:r>
      <w:r>
        <w:t>統一</w:t>
      </w:r>
    </w:p>
  </w:comment>
  <w:comment w:id="9351" w:author="Masato YOSHIKAWA" w:date="2026-01-20T12:31:00Z" w:initials="MY">
    <w:p w14:paraId="0AE220B4" w14:textId="77777777" w:rsidR="004C180E" w:rsidRDefault="004C180E" w:rsidP="004C180E">
      <w:pPr>
        <w:pStyle w:val="ad"/>
      </w:pPr>
      <w:r>
        <w:rPr>
          <w:rStyle w:val="ac"/>
        </w:rPr>
        <w:annotationRef/>
      </w:r>
      <w:r>
        <w:t>実際に示しているのは「量的」な差異に思えます．ここは削除してもいいのでは?</w:t>
      </w:r>
    </w:p>
  </w:comment>
  <w:comment w:id="9464" w:author="Masato YOSHIKAWA" w:date="2026-01-20T12:34:00Z" w:initials="MY">
    <w:p w14:paraId="6B2C1B3C" w14:textId="77777777" w:rsidR="004C180E" w:rsidRDefault="004C180E" w:rsidP="004C180E">
      <w:pPr>
        <w:pStyle w:val="ad"/>
      </w:pPr>
      <w:r>
        <w:rPr>
          <w:rStyle w:val="ac"/>
        </w:rPr>
        <w:annotationRef/>
      </w:r>
      <w:r>
        <w:t>翻訳技法の行は近藤とMcClellan で共通しているので，McClellan の方は行ヘッダー (「翻訳技法」セルとのReduction 以下8セルを含む2列)削除してしまっていいように思います</w:t>
      </w:r>
    </w:p>
  </w:comment>
  <w:comment w:id="9912" w:author="Masato YOSHIKAWA" w:date="2026-01-20T12:37:00Z" w:initials="MY">
    <w:p w14:paraId="4E440178" w14:textId="77777777" w:rsidR="004C180E" w:rsidRDefault="004C180E" w:rsidP="004C180E">
      <w:pPr>
        <w:pStyle w:val="ad"/>
      </w:pPr>
      <w:r>
        <w:rPr>
          <w:rStyle w:val="ac"/>
        </w:rPr>
        <w:annotationRef/>
      </w:r>
      <w:r>
        <w:t>表の数値はパーセンテージではなくカウントデータだと思います．括弧ごと削除でいいのではないでしょうか</w:t>
      </w:r>
    </w:p>
  </w:comment>
  <w:comment w:id="10126" w:author="柊 矢沢" w:date="2026-01-19T11:18:00Z" w:initials="柊矢">
    <w:p w14:paraId="7A6E4902" w14:textId="005C93F7" w:rsidR="00435509" w:rsidRDefault="00435509" w:rsidP="00435509">
      <w:pPr>
        <w:pStyle w:val="ad"/>
      </w:pPr>
      <w:r>
        <w:rPr>
          <w:rStyle w:val="ac"/>
        </w:rPr>
        <w:annotationRef/>
      </w:r>
      <w:r>
        <w:t>調整済み残差の有意差１％</w:t>
      </w:r>
    </w:p>
  </w:comment>
  <w:comment w:id="10325" w:author="柊 矢沢" w:date="2026-01-12T19:37:00Z" w:initials="柊矢">
    <w:p w14:paraId="37CE6821" w14:textId="6739D0EA" w:rsidR="00925C8D" w:rsidRDefault="00B6621A" w:rsidP="00925C8D">
      <w:pPr>
        <w:pStyle w:val="ad"/>
      </w:pPr>
      <w:r>
        <w:rPr>
          <w:rStyle w:val="ac"/>
        </w:rPr>
        <w:annotationRef/>
      </w:r>
      <w:r w:rsidR="00925C8D">
        <w:t>調整済み残差で見ると有意ではないと出ているんですが、外すべきでしょうか。</w:t>
      </w:r>
    </w:p>
  </w:comment>
  <w:comment w:id="10326" w:author="Masato YOSHIKAWA" w:date="2026-01-20T13:36:00Z" w:initials="MY">
    <w:p w14:paraId="5EEEF19A" w14:textId="77777777" w:rsidR="00063DE3" w:rsidRDefault="00063DE3" w:rsidP="00063DE3">
      <w:pPr>
        <w:pStyle w:val="ad"/>
      </w:pPr>
      <w:r>
        <w:rPr>
          <w:rStyle w:val="ac"/>
        </w:rPr>
        <w:annotationRef/>
      </w:r>
      <w:r>
        <w:t>これを加えるべき積極的な理由がなければ外した方が一貫性がありますよね．逆に加えるのであれば相応の理由を添える必要があります．Literal translation と同様に括弧に入れてはどうですか?</w:t>
      </w:r>
    </w:p>
  </w:comment>
  <w:comment w:id="10331" w:author="柊 矢沢" w:date="2026-01-12T19:37:00Z" w:initials="柊矢">
    <w:p w14:paraId="1AAB9449" w14:textId="725CC1C4" w:rsidR="00E531FA" w:rsidRDefault="00B6621A" w:rsidP="00E531FA">
      <w:pPr>
        <w:pStyle w:val="ad"/>
      </w:pPr>
      <w:r>
        <w:rPr>
          <w:rStyle w:val="ac"/>
        </w:rPr>
        <w:annotationRef/>
      </w:r>
      <w:r w:rsidR="00E531FA">
        <w:t>同上</w:t>
      </w:r>
    </w:p>
  </w:comment>
  <w:comment w:id="10345" w:author="柊 矢沢" w:date="2026-01-12T19:37:00Z" w:initials="柊矢">
    <w:p w14:paraId="2531050D" w14:textId="77777777" w:rsidR="00E531FA" w:rsidRDefault="00B6621A" w:rsidP="00E531FA">
      <w:pPr>
        <w:pStyle w:val="ad"/>
      </w:pPr>
      <w:r>
        <w:rPr>
          <w:rStyle w:val="ac"/>
        </w:rPr>
        <w:annotationRef/>
      </w:r>
      <w:r w:rsidR="00E531FA">
        <w:t>同上</w:t>
      </w:r>
    </w:p>
  </w:comment>
  <w:comment w:id="10609" w:author="Masato YOSHIKAWA" w:date="2026-01-20T13:44:00Z" w:initials="MY">
    <w:p w14:paraId="00464091" w14:textId="77777777" w:rsidR="009C6780" w:rsidRDefault="009C6780" w:rsidP="009C6780">
      <w:pPr>
        <w:pStyle w:val="ad"/>
      </w:pPr>
      <w:r>
        <w:rPr>
          <w:rStyle w:val="ac"/>
        </w:rPr>
        <w:annotationRef/>
      </w:r>
      <w:r>
        <w:t>何か抜けていると思います</w:t>
      </w:r>
    </w:p>
  </w:comment>
  <w:comment w:id="10635" w:author="Masato YOSHIKAWA" w:date="2026-01-20T13:44:00Z" w:initials="MY">
    <w:p w14:paraId="196A7D56" w14:textId="77777777" w:rsidR="009C6780" w:rsidRDefault="009C6780" w:rsidP="009C6780">
      <w:pPr>
        <w:pStyle w:val="ad"/>
      </w:pPr>
      <w:r>
        <w:rPr>
          <w:rStyle w:val="ac"/>
        </w:rPr>
        <w:annotationRef/>
      </w:r>
      <w:r>
        <w:t>「4」が半角と全角で表記ゆれしています．どちらかに統一してください</w:t>
      </w:r>
    </w:p>
  </w:comment>
  <w:comment w:id="10729" w:author="Masato YOSHIKAWA" w:date="2026-01-20T13:47:00Z" w:initials="MY">
    <w:p w14:paraId="0A1ECD7D" w14:textId="77777777" w:rsidR="008D1F9D" w:rsidRDefault="008D1F9D" w:rsidP="008D1F9D">
      <w:pPr>
        <w:pStyle w:val="ad"/>
      </w:pPr>
      <w:r>
        <w:rPr>
          <w:rStyle w:val="ac"/>
        </w:rPr>
        <w:annotationRef/>
      </w:r>
      <w:r>
        <w:t>ここでもう一度数値を示した方がいいと思います</w:t>
      </w:r>
    </w:p>
  </w:comment>
  <w:comment w:id="10857" w:author="柊 矢沢" w:date="2026-01-18T18:34:00Z" w:initials="柊矢">
    <w:p w14:paraId="0717AC36" w14:textId="29ED8A6E" w:rsidR="00171C39" w:rsidRDefault="00877A33" w:rsidP="00171C39">
      <w:pPr>
        <w:pStyle w:val="ad"/>
      </w:pPr>
      <w:r>
        <w:rPr>
          <w:rStyle w:val="ac"/>
        </w:rPr>
        <w:annotationRef/>
      </w:r>
      <w:r w:rsidR="00171C39">
        <w:t>構築できたフレームワークを主張したい感じもする？？？？</w:t>
      </w:r>
      <w:r w:rsidR="00171C39">
        <w:br/>
        <w:t>フレームワークを目立たせるよりは相関性が見られたという事の方が大事か。</w:t>
      </w:r>
    </w:p>
  </w:comment>
  <w:comment w:id="10911" w:author="Masato YOSHIKAWA" w:date="2026-01-02T10:46:00Z" w:initials="MY">
    <w:p w14:paraId="79F5F522" w14:textId="1934D617" w:rsidR="009463F1" w:rsidRDefault="009463F1" w:rsidP="009463F1">
      <w:pPr>
        <w:pStyle w:val="ad"/>
      </w:pPr>
      <w:r>
        <w:rPr>
          <w:rStyle w:val="ac"/>
        </w:rPr>
        <w:annotationRef/>
      </w:r>
      <w:r>
        <w:t>内容で分けず，全てをひとまとめにし，苗字のアルファベット順でソートしてください</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2C41EDB" w15:done="1"/>
  <w15:commentEx w15:paraId="48970968" w15:done="1"/>
  <w15:commentEx w15:paraId="5EFE38F7" w15:done="1"/>
  <w15:commentEx w15:paraId="4329EC33" w15:done="1"/>
  <w15:commentEx w15:paraId="7B7C7E74" w15:done="0"/>
  <w15:commentEx w15:paraId="78D0B356" w15:done="1"/>
  <w15:commentEx w15:paraId="56D17FED" w15:done="1"/>
  <w15:commentEx w15:paraId="37FF4A6E" w15:done="1"/>
  <w15:commentEx w15:paraId="4F53C82B" w15:done="1"/>
  <w15:commentEx w15:paraId="3B83C590" w15:done="1"/>
  <w15:commentEx w15:paraId="2EE589AF" w15:done="1"/>
  <w15:commentEx w15:paraId="445C5CCE" w15:done="1"/>
  <w15:commentEx w15:paraId="08F93FA9" w15:done="1"/>
  <w15:commentEx w15:paraId="3576F82D" w15:done="0"/>
  <w15:commentEx w15:paraId="7C2AFF2C" w15:paraIdParent="3576F82D" w15:done="0"/>
  <w15:commentEx w15:paraId="30C4CF13" w15:paraIdParent="3576F82D" w15:done="0"/>
  <w15:commentEx w15:paraId="6CE62230" w15:done="1"/>
  <w15:commentEx w15:paraId="20975A16" w15:done="1"/>
  <w15:commentEx w15:paraId="564B5DB4" w15:done="1"/>
  <w15:commentEx w15:paraId="11646F65" w15:done="1"/>
  <w15:commentEx w15:paraId="11B234C5" w15:done="1"/>
  <w15:commentEx w15:paraId="6996B15C" w15:done="1"/>
  <w15:commentEx w15:paraId="1BF236DC" w15:done="1"/>
  <w15:commentEx w15:paraId="1DB77572" w15:done="1"/>
  <w15:commentEx w15:paraId="15C4E729" w15:done="0"/>
  <w15:commentEx w15:paraId="250F6935" w15:paraIdParent="15C4E729" w15:done="0"/>
  <w15:commentEx w15:paraId="4ACCEE0B" w15:done="1"/>
  <w15:commentEx w15:paraId="4FB2F606" w15:done="0"/>
  <w15:commentEx w15:paraId="7DFA919F" w15:done="1"/>
  <w15:commentEx w15:paraId="32676D4B" w15:done="0"/>
  <w15:commentEx w15:paraId="79E4698D" w15:paraIdParent="32676D4B" w15:done="0"/>
  <w15:commentEx w15:paraId="47B4AEB0" w15:done="0"/>
  <w15:commentEx w15:paraId="229FD0E0" w15:paraIdParent="47B4AEB0" w15:done="0"/>
  <w15:commentEx w15:paraId="6BA27083" w15:done="1"/>
  <w15:commentEx w15:paraId="5D44C4FB" w15:done="0"/>
  <w15:commentEx w15:paraId="537CB90E" w15:paraIdParent="5D44C4FB" w15:done="0"/>
  <w15:commentEx w15:paraId="38817214" w15:done="0"/>
  <w15:commentEx w15:paraId="78BE9CE7" w15:done="1"/>
  <w15:commentEx w15:paraId="64E80920" w15:done="1"/>
  <w15:commentEx w15:paraId="69608792" w15:done="1"/>
  <w15:commentEx w15:paraId="0492E1FC" w15:done="1"/>
  <w15:commentEx w15:paraId="4508ACA2" w15:done="0"/>
  <w15:commentEx w15:paraId="44444735" w15:done="0"/>
  <w15:commentEx w15:paraId="11C3FDC4" w15:paraIdParent="44444735" w15:done="0"/>
  <w15:commentEx w15:paraId="2A128AA3" w15:done="0"/>
  <w15:commentEx w15:paraId="0AE220B4" w15:done="0"/>
  <w15:commentEx w15:paraId="6B2C1B3C" w15:done="0"/>
  <w15:commentEx w15:paraId="4E440178" w15:done="0"/>
  <w15:commentEx w15:paraId="7A6E4902" w15:done="0"/>
  <w15:commentEx w15:paraId="37CE6821" w15:done="0"/>
  <w15:commentEx w15:paraId="5EEEF19A" w15:paraIdParent="37CE6821" w15:done="0"/>
  <w15:commentEx w15:paraId="1AAB9449" w15:done="0"/>
  <w15:commentEx w15:paraId="2531050D" w15:done="0"/>
  <w15:commentEx w15:paraId="00464091" w15:done="0"/>
  <w15:commentEx w15:paraId="196A7D56" w15:done="0"/>
  <w15:commentEx w15:paraId="0A1ECD7D" w15:done="0"/>
  <w15:commentEx w15:paraId="0717AC36" w15:done="0"/>
  <w15:commentEx w15:paraId="79F5F522"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B48D793" w16cex:dateUtc="2026-01-02T00:17:00Z"/>
  <w16cex:commentExtensible w16cex:durableId="6DAFAD76" w16cex:dateUtc="2026-01-02T00:36:00Z"/>
  <w16cex:commentExtensible w16cex:durableId="642886D0" w16cex:dateUtc="2026-01-02T00:40:00Z"/>
  <w16cex:commentExtensible w16cex:durableId="20F3E470" w16cex:dateUtc="2026-01-02T00:42:00Z"/>
  <w16cex:commentExtensible w16cex:durableId="56AAED0B" w16cex:dateUtc="2026-01-20T02:26:00Z"/>
  <w16cex:commentExtensible w16cex:durableId="222BE8CE" w16cex:dateUtc="2026-01-02T00:47:00Z"/>
  <w16cex:commentExtensible w16cex:durableId="28CE4CA2" w16cex:dateUtc="2026-01-02T00:48:00Z"/>
  <w16cex:commentExtensible w16cex:durableId="13B256AF" w16cex:dateUtc="2026-01-02T00:50:00Z"/>
  <w16cex:commentExtensible w16cex:durableId="0ED2EC51" w16cex:dateUtc="2026-01-02T00:52:00Z"/>
  <w16cex:commentExtensible w16cex:durableId="401D7571" w16cex:dateUtc="2026-01-02T00:53:00Z"/>
  <w16cex:commentExtensible w16cex:durableId="67DE53AB" w16cex:dateUtc="2026-01-02T00:53:00Z"/>
  <w16cex:commentExtensible w16cex:durableId="16B3293E" w16cex:dateUtc="2026-01-02T00:55:00Z"/>
  <w16cex:commentExtensible w16cex:durableId="2E32FBAD" w16cex:dateUtc="2026-01-02T00:54:00Z"/>
  <w16cex:commentExtensible w16cex:durableId="4B6227D7" w16cex:dateUtc="2026-01-02T00:57:00Z"/>
  <w16cex:commentExtensible w16cex:durableId="30BF1667" w16cex:dateUtc="2026-01-14T00:19:00Z"/>
  <w16cex:commentExtensible w16cex:durableId="53993788" w16cex:dateUtc="2026-01-20T02:53:00Z"/>
  <w16cex:commentExtensible w16cex:durableId="6E2DF03F" w16cex:dateUtc="2026-01-02T00:58:00Z"/>
  <w16cex:commentExtensible w16cex:durableId="4DE81A40" w16cex:dateUtc="2026-01-02T01:02:00Z"/>
  <w16cex:commentExtensible w16cex:durableId="453294A2" w16cex:dateUtc="2026-01-02T01:03:00Z"/>
  <w16cex:commentExtensible w16cex:durableId="49899E70" w16cex:dateUtc="2026-01-02T01:04:00Z"/>
  <w16cex:commentExtensible w16cex:durableId="21637332" w16cex:dateUtc="2026-01-02T01:05:00Z"/>
  <w16cex:commentExtensible w16cex:durableId="1C6BC26C" w16cex:dateUtc="2026-01-02T01:09:00Z"/>
  <w16cex:commentExtensible w16cex:durableId="093A9C29" w16cex:dateUtc="2026-01-02T01:10:00Z"/>
  <w16cex:commentExtensible w16cex:durableId="1AFEBA2E" w16cex:dateUtc="2026-01-02T01:11:00Z"/>
  <w16cex:commentExtensible w16cex:durableId="7C05DB37" w16cex:dateUtc="2026-01-14T07:01:00Z"/>
  <w16cex:commentExtensible w16cex:durableId="48DB82A2" w16cex:dateUtc="2026-01-20T02:47:00Z"/>
  <w16cex:commentExtensible w16cex:durableId="49A8127F" w16cex:dateUtc="2026-01-02T01:12:00Z"/>
  <w16cex:commentExtensible w16cex:durableId="2AE63A6C" w16cex:dateUtc="2026-01-20T02:47:00Z"/>
  <w16cex:commentExtensible w16cex:durableId="5C626237" w16cex:dateUtc="2026-01-17T05:10:00Z"/>
  <w16cex:commentExtensible w16cex:durableId="1CFCA680" w16cex:dateUtc="2026-01-14T09:11:00Z"/>
  <w16cex:commentExtensible w16cex:durableId="75C75536" w16cex:dateUtc="2026-01-20T02:52:00Z"/>
  <w16cex:commentExtensible w16cex:durableId="35769377" w16cex:dateUtc="2026-01-14T09:13:00Z"/>
  <w16cex:commentExtensible w16cex:durableId="23A58ABA" w16cex:dateUtc="2026-01-20T02:54:00Z"/>
  <w16cex:commentExtensible w16cex:durableId="1CDD18D1" w16cex:dateUtc="2026-01-02T01:20:00Z"/>
  <w16cex:commentExtensible w16cex:durableId="064FEC8C" w16cex:dateUtc="2026-01-15T00:16:00Z"/>
  <w16cex:commentExtensible w16cex:durableId="4DCBDF8C" w16cex:dateUtc="2026-01-20T03:04:00Z"/>
  <w16cex:commentExtensible w16cex:durableId="1CB46341" w16cex:dateUtc="2026-01-20T03:02:00Z"/>
  <w16cex:commentExtensible w16cex:durableId="436D2C77" w16cex:dateUtc="2026-01-02T01:30:00Z"/>
  <w16cex:commentExtensible w16cex:durableId="3A53C9C2" w16cex:dateUtc="2026-01-02T01:33:00Z"/>
  <w16cex:commentExtensible w16cex:durableId="75C3E71C" w16cex:dateUtc="2026-01-02T01:35:00Z"/>
  <w16cex:commentExtensible w16cex:durableId="6B6CC842" w16cex:dateUtc="2026-01-02T01:35:00Z"/>
  <w16cex:commentExtensible w16cex:durableId="6CAC6BE1" w16cex:dateUtc="2026-01-20T03:17:00Z"/>
  <w16cex:commentExtensible w16cex:durableId="7F0F3D12" w16cex:dateUtc="2026-01-15T11:15:00Z"/>
  <w16cex:commentExtensible w16cex:durableId="519D7EF6" w16cex:dateUtc="2026-01-20T03:16:00Z"/>
  <w16cex:commentExtensible w16cex:durableId="4C0F2C3E" w16cex:dateUtc="2026-01-17T13:32:00Z"/>
  <w16cex:commentExtensible w16cex:durableId="584D0798" w16cex:dateUtc="2026-01-20T03:31:00Z"/>
  <w16cex:commentExtensible w16cex:durableId="65D41309" w16cex:dateUtc="2026-01-20T03:34:00Z"/>
  <w16cex:commentExtensible w16cex:durableId="1D3F9B3B" w16cex:dateUtc="2026-01-20T03:37:00Z"/>
  <w16cex:commentExtensible w16cex:durableId="17A12FD3" w16cex:dateUtc="2026-01-19T02:18:00Z"/>
  <w16cex:commentExtensible w16cex:durableId="3D5DD96A" w16cex:dateUtc="2026-01-12T10:37:00Z"/>
  <w16cex:commentExtensible w16cex:durableId="6D0A37B5" w16cex:dateUtc="2026-01-20T04:36:00Z"/>
  <w16cex:commentExtensible w16cex:durableId="49DE429C" w16cex:dateUtc="2026-01-12T10:37:00Z"/>
  <w16cex:commentExtensible w16cex:durableId="0CDEC02D" w16cex:dateUtc="2026-01-12T10:37:00Z"/>
  <w16cex:commentExtensible w16cex:durableId="2228DDC0" w16cex:dateUtc="2026-01-20T04:44:00Z"/>
  <w16cex:commentExtensible w16cex:durableId="033E0276" w16cex:dateUtc="2026-01-20T04:44:00Z"/>
  <w16cex:commentExtensible w16cex:durableId="6BF2F6FC" w16cex:dateUtc="2026-01-20T04:47:00Z"/>
  <w16cex:commentExtensible w16cex:durableId="0D19524D" w16cex:dateUtc="2026-01-18T09:34:00Z"/>
  <w16cex:commentExtensible w16cex:durableId="2B08B859" w16cex:dateUtc="2026-01-02T01: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2C41EDB" w16cid:durableId="3B48D793"/>
  <w16cid:commentId w16cid:paraId="48970968" w16cid:durableId="6DAFAD76"/>
  <w16cid:commentId w16cid:paraId="5EFE38F7" w16cid:durableId="642886D0"/>
  <w16cid:commentId w16cid:paraId="4329EC33" w16cid:durableId="20F3E470"/>
  <w16cid:commentId w16cid:paraId="7B7C7E74" w16cid:durableId="56AAED0B"/>
  <w16cid:commentId w16cid:paraId="78D0B356" w16cid:durableId="222BE8CE"/>
  <w16cid:commentId w16cid:paraId="56D17FED" w16cid:durableId="28CE4CA2"/>
  <w16cid:commentId w16cid:paraId="37FF4A6E" w16cid:durableId="13B256AF"/>
  <w16cid:commentId w16cid:paraId="4F53C82B" w16cid:durableId="0ED2EC51"/>
  <w16cid:commentId w16cid:paraId="3B83C590" w16cid:durableId="401D7571"/>
  <w16cid:commentId w16cid:paraId="2EE589AF" w16cid:durableId="67DE53AB"/>
  <w16cid:commentId w16cid:paraId="445C5CCE" w16cid:durableId="16B3293E"/>
  <w16cid:commentId w16cid:paraId="08F93FA9" w16cid:durableId="2E32FBAD"/>
  <w16cid:commentId w16cid:paraId="3576F82D" w16cid:durableId="4B6227D7"/>
  <w16cid:commentId w16cid:paraId="7C2AFF2C" w16cid:durableId="30BF1667"/>
  <w16cid:commentId w16cid:paraId="30C4CF13" w16cid:durableId="53993788"/>
  <w16cid:commentId w16cid:paraId="6CE62230" w16cid:durableId="6E2DF03F"/>
  <w16cid:commentId w16cid:paraId="20975A16" w16cid:durableId="4DE81A40"/>
  <w16cid:commentId w16cid:paraId="564B5DB4" w16cid:durableId="453294A2"/>
  <w16cid:commentId w16cid:paraId="11646F65" w16cid:durableId="49899E70"/>
  <w16cid:commentId w16cid:paraId="11B234C5" w16cid:durableId="21637332"/>
  <w16cid:commentId w16cid:paraId="6996B15C" w16cid:durableId="1C6BC26C"/>
  <w16cid:commentId w16cid:paraId="1BF236DC" w16cid:durableId="093A9C29"/>
  <w16cid:commentId w16cid:paraId="1DB77572" w16cid:durableId="1AFEBA2E"/>
  <w16cid:commentId w16cid:paraId="15C4E729" w16cid:durableId="7C05DB37"/>
  <w16cid:commentId w16cid:paraId="250F6935" w16cid:durableId="48DB82A2"/>
  <w16cid:commentId w16cid:paraId="4ACCEE0B" w16cid:durableId="49A8127F"/>
  <w16cid:commentId w16cid:paraId="4FB2F606" w16cid:durableId="2AE63A6C"/>
  <w16cid:commentId w16cid:paraId="7DFA919F" w16cid:durableId="5C626237"/>
  <w16cid:commentId w16cid:paraId="32676D4B" w16cid:durableId="1CFCA680"/>
  <w16cid:commentId w16cid:paraId="79E4698D" w16cid:durableId="75C75536"/>
  <w16cid:commentId w16cid:paraId="47B4AEB0" w16cid:durableId="35769377"/>
  <w16cid:commentId w16cid:paraId="229FD0E0" w16cid:durableId="23A58ABA"/>
  <w16cid:commentId w16cid:paraId="6BA27083" w16cid:durableId="1CDD18D1"/>
  <w16cid:commentId w16cid:paraId="5D44C4FB" w16cid:durableId="064FEC8C"/>
  <w16cid:commentId w16cid:paraId="537CB90E" w16cid:durableId="4DCBDF8C"/>
  <w16cid:commentId w16cid:paraId="38817214" w16cid:durableId="1CB46341"/>
  <w16cid:commentId w16cid:paraId="78BE9CE7" w16cid:durableId="436D2C77"/>
  <w16cid:commentId w16cid:paraId="64E80920" w16cid:durableId="3A53C9C2"/>
  <w16cid:commentId w16cid:paraId="69608792" w16cid:durableId="75C3E71C"/>
  <w16cid:commentId w16cid:paraId="0492E1FC" w16cid:durableId="6B6CC842"/>
  <w16cid:commentId w16cid:paraId="4508ACA2" w16cid:durableId="6CAC6BE1"/>
  <w16cid:commentId w16cid:paraId="44444735" w16cid:durableId="7F0F3D12"/>
  <w16cid:commentId w16cid:paraId="11C3FDC4" w16cid:durableId="519D7EF6"/>
  <w16cid:commentId w16cid:paraId="2A128AA3" w16cid:durableId="4C0F2C3E"/>
  <w16cid:commentId w16cid:paraId="0AE220B4" w16cid:durableId="584D0798"/>
  <w16cid:commentId w16cid:paraId="6B2C1B3C" w16cid:durableId="65D41309"/>
  <w16cid:commentId w16cid:paraId="4E440178" w16cid:durableId="1D3F9B3B"/>
  <w16cid:commentId w16cid:paraId="7A6E4902" w16cid:durableId="17A12FD3"/>
  <w16cid:commentId w16cid:paraId="37CE6821" w16cid:durableId="3D5DD96A"/>
  <w16cid:commentId w16cid:paraId="5EEEF19A" w16cid:durableId="6D0A37B5"/>
  <w16cid:commentId w16cid:paraId="1AAB9449" w16cid:durableId="49DE429C"/>
  <w16cid:commentId w16cid:paraId="2531050D" w16cid:durableId="0CDEC02D"/>
  <w16cid:commentId w16cid:paraId="00464091" w16cid:durableId="2228DDC0"/>
  <w16cid:commentId w16cid:paraId="196A7D56" w16cid:durableId="033E0276"/>
  <w16cid:commentId w16cid:paraId="0A1ECD7D" w16cid:durableId="6BF2F6FC"/>
  <w16cid:commentId w16cid:paraId="0717AC36" w16cid:durableId="0D19524D"/>
  <w16cid:commentId w16cid:paraId="79F5F522" w16cid:durableId="2B08B85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578EBB" w14:textId="77777777" w:rsidR="00DF3B22" w:rsidRDefault="00DF3B22" w:rsidP="00666E9E">
      <w:r>
        <w:separator/>
      </w:r>
    </w:p>
  </w:endnote>
  <w:endnote w:type="continuationSeparator" w:id="0">
    <w:p w14:paraId="4422198F" w14:textId="77777777" w:rsidR="00DF3B22" w:rsidRDefault="00DF3B22" w:rsidP="00666E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ＭＳ 明朝">
    <w:altName w:val="MS Mincho"/>
    <w:panose1 w:val="02020609040205080304"/>
    <w:charset w:val="80"/>
    <w:family w:val="roman"/>
    <w:pitch w:val="fixed"/>
    <w:sig w:usb0="E00002FF" w:usb1="6AC7FDFB" w:usb2="08000012" w:usb3="00000000" w:csb0="0002009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ustomXmlInsRangeStart w:id="2241" w:author="Masato YOSHIKAWA" w:date="2026-01-20T11:20:00Z"/>
  <w:sdt>
    <w:sdtPr>
      <w:id w:val="443656514"/>
      <w:docPartObj>
        <w:docPartGallery w:val="Page Numbers (Bottom of Page)"/>
        <w:docPartUnique/>
      </w:docPartObj>
    </w:sdtPr>
    <w:sdtContent>
      <w:customXmlInsRangeEnd w:id="2241"/>
      <w:p w14:paraId="500100C4" w14:textId="77777777" w:rsidR="002E4570" w:rsidRDefault="002E4570">
        <w:pPr>
          <w:pStyle w:val="af3"/>
          <w:jc w:val="center"/>
          <w:rPr>
            <w:ins w:id="2242" w:author="Masato YOSHIKAWA" w:date="2026-01-20T11:20:00Z" w16du:dateUtc="2026-01-20T02:20:00Z"/>
          </w:rPr>
        </w:pPr>
        <w:ins w:id="2243" w:author="Masato YOSHIKAWA" w:date="2026-01-20T11:20:00Z" w16du:dateUtc="2026-01-20T02:20:00Z">
          <w:r>
            <w:fldChar w:fldCharType="begin"/>
          </w:r>
          <w:r>
            <w:instrText>PAGE   \* MERGEFORMAT</w:instrText>
          </w:r>
          <w:r>
            <w:fldChar w:fldCharType="separate"/>
          </w:r>
          <w:r>
            <w:rPr>
              <w:lang w:val="ja-JP"/>
            </w:rPr>
            <w:t>2</w:t>
          </w:r>
          <w:r>
            <w:fldChar w:fldCharType="end"/>
          </w:r>
        </w:ins>
      </w:p>
      <w:customXmlInsRangeStart w:id="2244" w:author="Masato YOSHIKAWA" w:date="2026-01-20T11:20:00Z"/>
    </w:sdtContent>
  </w:sdt>
  <w:customXmlInsRangeEnd w:id="2244"/>
  <w:p w14:paraId="5187499A" w14:textId="77777777" w:rsidR="002E4570" w:rsidRDefault="002E4570">
    <w:pPr>
      <w:pStyle w:val="af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ustomXmlInsRangeStart w:id="16396" w:author="Masato YOSHIKAWA" w:date="2026-01-20T11:20:00Z"/>
  <w:sdt>
    <w:sdtPr>
      <w:id w:val="-1155610544"/>
      <w:docPartObj>
        <w:docPartGallery w:val="Page Numbers (Bottom of Page)"/>
        <w:docPartUnique/>
      </w:docPartObj>
    </w:sdtPr>
    <w:sdtContent>
      <w:customXmlInsRangeEnd w:id="16396"/>
      <w:p w14:paraId="5B51EFD2" w14:textId="7D486674" w:rsidR="002F5C36" w:rsidRDefault="002F5C36">
        <w:pPr>
          <w:pStyle w:val="af3"/>
          <w:jc w:val="center"/>
          <w:rPr>
            <w:ins w:id="16397" w:author="Masato YOSHIKAWA" w:date="2026-01-20T11:20:00Z" w16du:dateUtc="2026-01-20T02:20:00Z"/>
          </w:rPr>
        </w:pPr>
        <w:ins w:id="16398" w:author="Masato YOSHIKAWA" w:date="2026-01-20T11:20:00Z" w16du:dateUtc="2026-01-20T02:20:00Z">
          <w:r>
            <w:fldChar w:fldCharType="begin"/>
          </w:r>
          <w:r>
            <w:instrText>PAGE   \* MERGEFORMAT</w:instrText>
          </w:r>
          <w:r>
            <w:fldChar w:fldCharType="separate"/>
          </w:r>
          <w:r>
            <w:rPr>
              <w:lang w:val="ja-JP"/>
            </w:rPr>
            <w:t>2</w:t>
          </w:r>
          <w:r>
            <w:fldChar w:fldCharType="end"/>
          </w:r>
        </w:ins>
      </w:p>
      <w:customXmlInsRangeStart w:id="16399" w:author="Masato YOSHIKAWA" w:date="2026-01-20T11:20:00Z"/>
    </w:sdtContent>
  </w:sdt>
  <w:customXmlInsRangeEnd w:id="16399"/>
  <w:p w14:paraId="6725F69D" w14:textId="77777777" w:rsidR="002F5C36" w:rsidRDefault="002F5C36">
    <w:pPr>
      <w:pStyle w:val="af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6B3D0D" w14:textId="77777777" w:rsidR="00DF3B22" w:rsidRDefault="00DF3B22" w:rsidP="00666E9E">
      <w:r>
        <w:separator/>
      </w:r>
    </w:p>
  </w:footnote>
  <w:footnote w:type="continuationSeparator" w:id="0">
    <w:p w14:paraId="7550F81C" w14:textId="77777777" w:rsidR="00DF3B22" w:rsidRDefault="00DF3B22" w:rsidP="00666E9E">
      <w:r>
        <w:continuationSeparator/>
      </w:r>
    </w:p>
  </w:footnote>
  <w:footnote w:id="1">
    <w:p w14:paraId="012CFF05" w14:textId="5C85FD51" w:rsidR="002E4570" w:rsidRPr="00B83013" w:rsidRDefault="002E4570">
      <w:pPr>
        <w:pStyle w:val="af8"/>
        <w:rPr>
          <w:rFonts w:ascii="Times New Roman" w:eastAsia="ＭＳ 明朝" w:hAnsi="Times New Roman" w:cs="Times New Roman"/>
          <w:rPrChange w:id="1641" w:author="Masato YOSHIKAWA" w:date="2026-01-20T12:25:00Z" w16du:dateUtc="2026-01-20T03:25:00Z">
            <w:rPr>
              <w:rFonts w:ascii="ＭＳ 明朝" w:eastAsia="ＭＳ 明朝" w:hAnsi="ＭＳ 明朝"/>
            </w:rPr>
          </w:rPrChange>
        </w:rPr>
      </w:pPr>
      <w:r w:rsidRPr="00B83013">
        <w:rPr>
          <w:rStyle w:val="afa"/>
          <w:rFonts w:ascii="Times New Roman" w:eastAsia="ＭＳ 明朝" w:hAnsi="Times New Roman" w:cs="Times New Roman"/>
          <w:rPrChange w:id="1642" w:author="Masato YOSHIKAWA" w:date="2026-01-20T12:25:00Z" w16du:dateUtc="2026-01-20T03:25:00Z">
            <w:rPr>
              <w:rStyle w:val="afa"/>
              <w:rFonts w:ascii="ＭＳ 明朝" w:eastAsia="ＭＳ 明朝" w:hAnsi="ＭＳ 明朝"/>
            </w:rPr>
          </w:rPrChange>
        </w:rPr>
        <w:footnoteRef/>
      </w:r>
      <w:r w:rsidRPr="00B83013">
        <w:rPr>
          <w:rFonts w:ascii="Times New Roman" w:eastAsia="ＭＳ 明朝" w:hAnsi="Times New Roman" w:cs="Times New Roman"/>
          <w:rPrChange w:id="1643" w:author="Masato YOSHIKAWA" w:date="2026-01-20T12:25:00Z" w16du:dateUtc="2026-01-20T03:25:00Z">
            <w:rPr>
              <w:rFonts w:ascii="ＭＳ 明朝" w:eastAsia="ＭＳ 明朝" w:hAnsi="ＭＳ 明朝"/>
            </w:rPr>
          </w:rPrChange>
        </w:rPr>
        <w:t xml:space="preserve"> </w:t>
      </w:r>
      <w:r w:rsidRPr="00B83013">
        <w:rPr>
          <w:rFonts w:ascii="Times New Roman" w:eastAsia="ＭＳ 明朝" w:hAnsi="Times New Roman" w:cs="Times New Roman" w:hint="eastAsia"/>
          <w:rPrChange w:id="1644" w:author="Masato YOSHIKAWA" w:date="2026-01-20T12:25:00Z" w16du:dateUtc="2026-01-20T03:25:00Z">
            <w:rPr>
              <w:rFonts w:ascii="ＭＳ 明朝" w:eastAsia="ＭＳ 明朝" w:hAnsi="ＭＳ 明朝" w:hint="eastAsia"/>
            </w:rPr>
          </w:rPrChange>
        </w:rPr>
        <w:t>『</w:t>
      </w:r>
      <w:r w:rsidRPr="00B83013">
        <w:rPr>
          <w:rFonts w:ascii="Times New Roman" w:eastAsia="ＭＳ 明朝" w:hAnsi="Times New Roman" w:cs="Times New Roman"/>
          <w:rPrChange w:id="1645" w:author="Masato YOSHIKAWA" w:date="2026-01-20T12:25:00Z" w16du:dateUtc="2026-01-20T03:25:00Z">
            <w:rPr>
              <w:rFonts w:ascii="ＭＳ 明朝" w:eastAsia="ＭＳ 明朝" w:hAnsi="ＭＳ 明朝"/>
            </w:rPr>
          </w:rPrChange>
        </w:rPr>
        <w:t>Weblio</w:t>
      </w:r>
      <w:r w:rsidRPr="00B83013">
        <w:rPr>
          <w:rFonts w:ascii="Times New Roman" w:eastAsia="ＭＳ 明朝" w:hAnsi="Times New Roman" w:cs="Times New Roman" w:hint="eastAsia"/>
          <w:rPrChange w:id="1646" w:author="Masato YOSHIKAWA" w:date="2026-01-20T12:25:00Z" w16du:dateUtc="2026-01-20T03:25:00Z">
            <w:rPr>
              <w:rFonts w:ascii="ＭＳ 明朝" w:eastAsia="ＭＳ 明朝" w:hAnsi="ＭＳ 明朝" w:hint="eastAsia"/>
            </w:rPr>
          </w:rPrChange>
        </w:rPr>
        <w:t>英和・和英辞典』（</w:t>
      </w:r>
      <w:r w:rsidRPr="00B83013">
        <w:rPr>
          <w:rFonts w:ascii="Times New Roman" w:hAnsi="Times New Roman" w:cs="Times New Roman"/>
          <w:rPrChange w:id="1647" w:author="Masato YOSHIKAWA" w:date="2026-01-20T12:25:00Z" w16du:dateUtc="2026-01-20T03:25:00Z">
            <w:rPr/>
          </w:rPrChange>
        </w:rPr>
        <w:fldChar w:fldCharType="begin"/>
      </w:r>
      <w:r w:rsidRPr="00B83013">
        <w:rPr>
          <w:rFonts w:ascii="Times New Roman" w:hAnsi="Times New Roman" w:cs="Times New Roman"/>
          <w:rPrChange w:id="1648" w:author="Masato YOSHIKAWA" w:date="2026-01-20T12:25:00Z" w16du:dateUtc="2026-01-20T03:25:00Z">
            <w:rPr/>
          </w:rPrChange>
        </w:rPr>
        <w:instrText>HYPERLINK "https://ejje.weblio.jp/"</w:instrText>
      </w:r>
      <w:r w:rsidRPr="0067301E">
        <w:rPr>
          <w:rFonts w:ascii="Times New Roman" w:hAnsi="Times New Roman" w:cs="Times New Roman"/>
        </w:rPr>
      </w:r>
      <w:r w:rsidRPr="00B83013">
        <w:rPr>
          <w:rFonts w:ascii="Times New Roman" w:hAnsi="Times New Roman" w:cs="Times New Roman"/>
          <w:rPrChange w:id="1649" w:author="Masato YOSHIKAWA" w:date="2026-01-20T12:25:00Z" w16du:dateUtc="2026-01-20T03:25:00Z">
            <w:rPr/>
          </w:rPrChange>
        </w:rPr>
        <w:fldChar w:fldCharType="separate"/>
      </w:r>
      <w:r w:rsidRPr="00B83013">
        <w:rPr>
          <w:rStyle w:val="aa"/>
          <w:rFonts w:ascii="Times New Roman" w:eastAsia="ＭＳ 明朝" w:hAnsi="Times New Roman" w:cs="Times New Roman"/>
          <w:rPrChange w:id="1650" w:author="Masato YOSHIKAWA" w:date="2026-01-20T12:25:00Z" w16du:dateUtc="2026-01-20T03:25:00Z">
            <w:rPr>
              <w:rStyle w:val="aa"/>
              <w:rFonts w:ascii="ＭＳ 明朝" w:eastAsia="ＭＳ 明朝" w:hAnsi="ＭＳ 明朝"/>
            </w:rPr>
          </w:rPrChange>
        </w:rPr>
        <w:t>https://ejje.weblio.jp/</w:t>
      </w:r>
      <w:r w:rsidRPr="00B83013">
        <w:rPr>
          <w:rFonts w:ascii="Times New Roman" w:hAnsi="Times New Roman" w:cs="Times New Roman"/>
          <w:rPrChange w:id="1651" w:author="Masato YOSHIKAWA" w:date="2026-01-20T12:25:00Z" w16du:dateUtc="2026-01-20T03:25:00Z">
            <w:rPr/>
          </w:rPrChange>
        </w:rPr>
        <w:fldChar w:fldCharType="end"/>
      </w:r>
      <w:r w:rsidRPr="00B83013">
        <w:rPr>
          <w:rFonts w:ascii="Times New Roman" w:eastAsia="ＭＳ 明朝" w:hAnsi="Times New Roman" w:cs="Times New Roman" w:hint="eastAsia"/>
          <w:rPrChange w:id="1652" w:author="Masato YOSHIKAWA" w:date="2026-01-20T12:25:00Z" w16du:dateUtc="2026-01-20T03:25:00Z">
            <w:rPr>
              <w:rFonts w:ascii="ＭＳ 明朝" w:eastAsia="ＭＳ 明朝" w:hAnsi="ＭＳ 明朝" w:hint="eastAsia"/>
            </w:rPr>
          </w:rPrChange>
        </w:rPr>
        <w:t>）</w:t>
      </w:r>
    </w:p>
  </w:footnote>
  <w:footnote w:id="2">
    <w:p w14:paraId="0CA6ADC7" w14:textId="4F416D91" w:rsidR="002E4570" w:rsidRPr="00B83013" w:rsidRDefault="002E4570">
      <w:pPr>
        <w:pStyle w:val="af8"/>
        <w:rPr>
          <w:rFonts w:ascii="Times New Roman" w:eastAsia="ＭＳ 明朝" w:hAnsi="Times New Roman" w:cs="Times New Roman"/>
          <w:rPrChange w:id="2089" w:author="Masato YOSHIKAWA" w:date="2026-01-20T12:25:00Z" w16du:dateUtc="2026-01-20T03:25:00Z">
            <w:rPr>
              <w:rFonts w:ascii="ＭＳ 明朝" w:eastAsia="ＭＳ 明朝" w:hAnsi="ＭＳ 明朝"/>
            </w:rPr>
          </w:rPrChange>
        </w:rPr>
      </w:pPr>
      <w:r w:rsidRPr="00B83013">
        <w:rPr>
          <w:rStyle w:val="afa"/>
          <w:rFonts w:ascii="Times New Roman" w:eastAsia="ＭＳ 明朝" w:hAnsi="Times New Roman" w:cs="Times New Roman"/>
          <w:rPrChange w:id="2090" w:author="Masato YOSHIKAWA" w:date="2026-01-20T12:25:00Z" w16du:dateUtc="2026-01-20T03:25:00Z">
            <w:rPr>
              <w:rStyle w:val="afa"/>
              <w:rFonts w:ascii="ＭＳ 明朝" w:eastAsia="ＭＳ 明朝" w:hAnsi="ＭＳ 明朝"/>
            </w:rPr>
          </w:rPrChange>
        </w:rPr>
        <w:footnoteRef/>
      </w:r>
      <w:r w:rsidRPr="00B83013">
        <w:rPr>
          <w:rFonts w:ascii="Times New Roman" w:eastAsia="ＭＳ 明朝" w:hAnsi="Times New Roman" w:cs="Times New Roman"/>
          <w:rPrChange w:id="2091" w:author="Masato YOSHIKAWA" w:date="2026-01-20T12:25:00Z" w16du:dateUtc="2026-01-20T03:25:00Z">
            <w:rPr>
              <w:rFonts w:ascii="ＭＳ 明朝" w:eastAsia="ＭＳ 明朝" w:hAnsi="ＭＳ 明朝"/>
            </w:rPr>
          </w:rPrChange>
        </w:rPr>
        <w:t xml:space="preserve"> </w:t>
      </w:r>
      <w:r w:rsidRPr="00B83013">
        <w:rPr>
          <w:rFonts w:ascii="Times New Roman" w:eastAsia="ＭＳ 明朝" w:hAnsi="Times New Roman" w:cs="Times New Roman" w:hint="eastAsia"/>
          <w:rPrChange w:id="2092" w:author="Masato YOSHIKAWA" w:date="2026-01-20T12:25:00Z" w16du:dateUtc="2026-01-20T03:25:00Z">
            <w:rPr>
              <w:rFonts w:ascii="ＭＳ 明朝" w:eastAsia="ＭＳ 明朝" w:hAnsi="ＭＳ 明朝" w:hint="eastAsia"/>
            </w:rPr>
          </w:rPrChange>
        </w:rPr>
        <w:t>『</w:t>
      </w:r>
      <w:r w:rsidRPr="00B83013">
        <w:rPr>
          <w:rFonts w:ascii="Times New Roman" w:eastAsia="ＭＳ 明朝" w:hAnsi="Times New Roman" w:cs="Times New Roman"/>
          <w:szCs w:val="21"/>
          <w:rPrChange w:id="2093" w:author="Masato YOSHIKAWA" w:date="2026-01-20T12:25:00Z" w16du:dateUtc="2026-01-20T03:25:00Z">
            <w:rPr>
              <w:rFonts w:ascii="ＭＳ 明朝" w:eastAsia="ＭＳ 明朝" w:hAnsi="ＭＳ 明朝"/>
              <w:szCs w:val="21"/>
            </w:rPr>
          </w:rPrChange>
        </w:rPr>
        <w:t>Merriam-Webster Online</w:t>
      </w:r>
      <w:r w:rsidRPr="00B83013">
        <w:rPr>
          <w:rFonts w:ascii="Times New Roman" w:eastAsia="ＭＳ 明朝" w:hAnsi="Times New Roman" w:cs="Times New Roman" w:hint="eastAsia"/>
          <w:rPrChange w:id="2094" w:author="Masato YOSHIKAWA" w:date="2026-01-20T12:25:00Z" w16du:dateUtc="2026-01-20T03:25:00Z">
            <w:rPr>
              <w:rFonts w:ascii="ＭＳ 明朝" w:eastAsia="ＭＳ 明朝" w:hAnsi="ＭＳ 明朝" w:hint="eastAsia"/>
            </w:rPr>
          </w:rPrChange>
        </w:rPr>
        <w:t>』（</w:t>
      </w:r>
      <w:r w:rsidRPr="00B83013">
        <w:rPr>
          <w:rFonts w:ascii="Times New Roman" w:hAnsi="Times New Roman" w:cs="Times New Roman"/>
          <w:rPrChange w:id="2095" w:author="Masato YOSHIKAWA" w:date="2026-01-20T12:25:00Z" w16du:dateUtc="2026-01-20T03:25:00Z">
            <w:rPr/>
          </w:rPrChange>
        </w:rPr>
        <w:fldChar w:fldCharType="begin"/>
      </w:r>
      <w:r w:rsidRPr="00B83013">
        <w:rPr>
          <w:rFonts w:ascii="Times New Roman" w:hAnsi="Times New Roman" w:cs="Times New Roman"/>
          <w:rPrChange w:id="2096" w:author="Masato YOSHIKAWA" w:date="2026-01-20T12:25:00Z" w16du:dateUtc="2026-01-20T03:25:00Z">
            <w:rPr/>
          </w:rPrChange>
        </w:rPr>
        <w:instrText>HYPERLINK "https://www.merriam-webster.com/"</w:instrText>
      </w:r>
      <w:r w:rsidRPr="0067301E">
        <w:rPr>
          <w:rFonts w:ascii="Times New Roman" w:hAnsi="Times New Roman" w:cs="Times New Roman"/>
        </w:rPr>
      </w:r>
      <w:r w:rsidRPr="00B83013">
        <w:rPr>
          <w:rFonts w:ascii="Times New Roman" w:hAnsi="Times New Roman" w:cs="Times New Roman"/>
          <w:rPrChange w:id="2097" w:author="Masato YOSHIKAWA" w:date="2026-01-20T12:25:00Z" w16du:dateUtc="2026-01-20T03:25:00Z">
            <w:rPr/>
          </w:rPrChange>
        </w:rPr>
        <w:fldChar w:fldCharType="separate"/>
      </w:r>
      <w:r w:rsidRPr="00B83013">
        <w:rPr>
          <w:rStyle w:val="aa"/>
          <w:rFonts w:ascii="Times New Roman" w:eastAsia="ＭＳ 明朝" w:hAnsi="Times New Roman" w:cs="Times New Roman"/>
          <w:rPrChange w:id="2098" w:author="Masato YOSHIKAWA" w:date="2026-01-20T12:25:00Z" w16du:dateUtc="2026-01-20T03:25:00Z">
            <w:rPr>
              <w:rStyle w:val="aa"/>
              <w:rFonts w:ascii="ＭＳ 明朝" w:eastAsia="ＭＳ 明朝" w:hAnsi="ＭＳ 明朝"/>
            </w:rPr>
          </w:rPrChange>
        </w:rPr>
        <w:t>https://www.merriam-webster.com/</w:t>
      </w:r>
      <w:r w:rsidRPr="00B83013">
        <w:rPr>
          <w:rFonts w:ascii="Times New Roman" w:hAnsi="Times New Roman" w:cs="Times New Roman"/>
          <w:rPrChange w:id="2099" w:author="Masato YOSHIKAWA" w:date="2026-01-20T12:25:00Z" w16du:dateUtc="2026-01-20T03:25:00Z">
            <w:rPr/>
          </w:rPrChange>
        </w:rPr>
        <w:fldChar w:fldCharType="end"/>
      </w:r>
      <w:r w:rsidRPr="00B83013">
        <w:rPr>
          <w:rFonts w:ascii="Times New Roman" w:eastAsia="ＭＳ 明朝" w:hAnsi="Times New Roman" w:cs="Times New Roman" w:hint="eastAsia"/>
          <w:rPrChange w:id="2100" w:author="Masato YOSHIKAWA" w:date="2026-01-20T12:25:00Z" w16du:dateUtc="2026-01-20T03:25:00Z">
            <w:rPr>
              <w:rFonts w:ascii="ＭＳ 明朝" w:eastAsia="ＭＳ 明朝" w:hAnsi="ＭＳ 明朝" w:hint="eastAsia"/>
            </w:rPr>
          </w:rPrChange>
        </w:rPr>
        <w:t>）</w:t>
      </w:r>
    </w:p>
  </w:footnote>
  <w:footnote w:id="3">
    <w:p w14:paraId="5D5AB5BA" w14:textId="076F4A32" w:rsidR="002E4570" w:rsidRPr="00B83013" w:rsidRDefault="002E4570">
      <w:pPr>
        <w:pStyle w:val="af8"/>
        <w:rPr>
          <w:rFonts w:ascii="Times New Roman" w:eastAsia="ＭＳ 明朝" w:hAnsi="Times New Roman" w:cs="Times New Roman"/>
          <w:rPrChange w:id="2210" w:author="Masato YOSHIKAWA" w:date="2026-01-20T12:25:00Z" w16du:dateUtc="2026-01-20T03:25:00Z">
            <w:rPr>
              <w:rFonts w:ascii="ＭＳ 明朝" w:eastAsia="ＭＳ 明朝" w:hAnsi="ＭＳ 明朝"/>
            </w:rPr>
          </w:rPrChange>
        </w:rPr>
      </w:pPr>
      <w:r w:rsidRPr="00B83013">
        <w:rPr>
          <w:rStyle w:val="afa"/>
          <w:rFonts w:ascii="Times New Roman" w:eastAsia="ＭＳ 明朝" w:hAnsi="Times New Roman" w:cs="Times New Roman"/>
          <w:rPrChange w:id="2211" w:author="Masato YOSHIKAWA" w:date="2026-01-20T12:25:00Z" w16du:dateUtc="2026-01-20T03:25:00Z">
            <w:rPr>
              <w:rStyle w:val="afa"/>
              <w:rFonts w:ascii="ＭＳ 明朝" w:eastAsia="ＭＳ 明朝" w:hAnsi="ＭＳ 明朝"/>
            </w:rPr>
          </w:rPrChange>
        </w:rPr>
        <w:footnoteRef/>
      </w:r>
      <w:r w:rsidRPr="00B83013">
        <w:rPr>
          <w:rFonts w:ascii="Times New Roman" w:eastAsia="ＭＳ 明朝" w:hAnsi="Times New Roman" w:cs="Times New Roman"/>
          <w:rPrChange w:id="2212" w:author="Masato YOSHIKAWA" w:date="2026-01-20T12:25:00Z" w16du:dateUtc="2026-01-20T03:25:00Z">
            <w:rPr>
              <w:rFonts w:ascii="ＭＳ 明朝" w:eastAsia="ＭＳ 明朝" w:hAnsi="ＭＳ 明朝"/>
            </w:rPr>
          </w:rPrChange>
        </w:rPr>
        <w:t xml:space="preserve"> </w:t>
      </w:r>
      <w:r w:rsidRPr="00B83013">
        <w:rPr>
          <w:rFonts w:ascii="Times New Roman" w:eastAsia="ＭＳ 明朝" w:hAnsi="Times New Roman" w:cs="Times New Roman" w:hint="eastAsia"/>
          <w:rPrChange w:id="2213" w:author="Masato YOSHIKAWA" w:date="2026-01-20T12:25:00Z" w16du:dateUtc="2026-01-20T03:25:00Z">
            <w:rPr>
              <w:rFonts w:ascii="ＭＳ 明朝" w:eastAsia="ＭＳ 明朝" w:hAnsi="ＭＳ 明朝" w:hint="eastAsia"/>
            </w:rPr>
          </w:rPrChange>
        </w:rPr>
        <w:t>分析用コーパス</w:t>
      </w:r>
      <w:del w:id="2214" w:author="Masato YOSHIKAWA" w:date="2026-01-20T12:15:00Z" w16du:dateUtc="2026-01-20T03:15:00Z">
        <w:r w:rsidR="005B6842" w:rsidRPr="00B83013" w:rsidDel="005B6842">
          <w:rPr>
            <w:rFonts w:ascii="Times New Roman" w:eastAsia="ＭＳ 明朝" w:hAnsi="Times New Roman" w:cs="Times New Roman" w:hint="eastAsia"/>
            <w:rPrChange w:id="2215" w:author="Masato YOSHIKAWA" w:date="2026-01-20T12:25:00Z" w16du:dateUtc="2026-01-20T03:25:00Z">
              <w:rPr>
                <w:rFonts w:ascii="ＭＳ 明朝" w:eastAsia="ＭＳ 明朝" w:hAnsi="ＭＳ 明朝" w:hint="eastAsia"/>
              </w:rPr>
            </w:rPrChange>
          </w:rPr>
          <w:delText>（</w:delText>
        </w:r>
      </w:del>
      <w:ins w:id="2216" w:author="Masato YOSHIKAWA" w:date="2026-01-20T12:15:00Z" w16du:dateUtc="2026-01-20T03:15:00Z">
        <w:r w:rsidR="005B6842" w:rsidRPr="00B83013">
          <w:rPr>
            <w:rFonts w:ascii="Times New Roman" w:eastAsia="ＭＳ 明朝" w:hAnsi="Times New Roman" w:cs="Times New Roman" w:hint="eastAsia"/>
            <w:rPrChange w:id="2217" w:author="Masato YOSHIKAWA" w:date="2026-01-20T12:25:00Z" w16du:dateUtc="2026-01-20T03:25:00Z">
              <w:rPr>
                <w:rFonts w:ascii="ＭＳ 明朝" w:eastAsia="ＭＳ 明朝" w:hAnsi="ＭＳ 明朝" w:hint="eastAsia"/>
              </w:rPr>
            </w:rPrChange>
          </w:rPr>
          <w:t>は以下で公開</w:t>
        </w:r>
        <w:r w:rsidR="005B6842" w:rsidRPr="00B83013">
          <w:rPr>
            <w:rFonts w:ascii="Times New Roman" w:eastAsia="ＭＳ 明朝" w:hAnsi="Times New Roman" w:cs="Times New Roman"/>
            <w:rPrChange w:id="2218" w:author="Masato YOSHIKAWA" w:date="2026-01-20T12:25:00Z" w16du:dateUtc="2026-01-20T03:25:00Z">
              <w:rPr>
                <w:rFonts w:ascii="ＭＳ 明朝" w:eastAsia="ＭＳ 明朝" w:hAnsi="ＭＳ 明朝"/>
              </w:rPr>
            </w:rPrChange>
          </w:rPr>
          <w:t xml:space="preserve">: </w:t>
        </w:r>
      </w:ins>
      <w:r w:rsidRPr="00B83013">
        <w:rPr>
          <w:rFonts w:ascii="Times New Roman" w:hAnsi="Times New Roman" w:cs="Times New Roman"/>
          <w:rPrChange w:id="2219" w:author="Masato YOSHIKAWA" w:date="2026-01-20T12:25:00Z" w16du:dateUtc="2026-01-20T03:25:00Z">
            <w:rPr/>
          </w:rPrChange>
        </w:rPr>
        <w:fldChar w:fldCharType="begin"/>
      </w:r>
      <w:r w:rsidRPr="00B83013">
        <w:rPr>
          <w:rFonts w:ascii="Times New Roman" w:hAnsi="Times New Roman" w:cs="Times New Roman"/>
          <w:rPrChange w:id="2220" w:author="Masato YOSHIKAWA" w:date="2026-01-20T12:25:00Z" w16du:dateUtc="2026-01-20T03:25:00Z">
            <w:rPr/>
          </w:rPrChange>
        </w:rPr>
        <w:instrText>HYPERLINK "https://github.com/zawa-kun/senior-thesis-tools/tree/main/data/processed/alignment"</w:instrText>
      </w:r>
      <w:r w:rsidRPr="0067301E">
        <w:rPr>
          <w:rFonts w:ascii="Times New Roman" w:hAnsi="Times New Roman" w:cs="Times New Roman"/>
        </w:rPr>
      </w:r>
      <w:r w:rsidRPr="00B83013">
        <w:rPr>
          <w:rFonts w:ascii="Times New Roman" w:hAnsi="Times New Roman" w:cs="Times New Roman"/>
          <w:rPrChange w:id="2221" w:author="Masato YOSHIKAWA" w:date="2026-01-20T12:25:00Z" w16du:dateUtc="2026-01-20T03:25:00Z">
            <w:rPr/>
          </w:rPrChange>
        </w:rPr>
        <w:fldChar w:fldCharType="separate"/>
      </w:r>
      <w:r w:rsidRPr="00B83013">
        <w:rPr>
          <w:rStyle w:val="aa"/>
          <w:rFonts w:ascii="Times New Roman" w:eastAsia="ＭＳ 明朝" w:hAnsi="Times New Roman" w:cs="Times New Roman"/>
          <w:rPrChange w:id="2222" w:author="Masato YOSHIKAWA" w:date="2026-01-20T12:25:00Z" w16du:dateUtc="2026-01-20T03:25:00Z">
            <w:rPr>
              <w:rStyle w:val="aa"/>
              <w:rFonts w:ascii="ＭＳ 明朝" w:eastAsia="ＭＳ 明朝" w:hAnsi="ＭＳ 明朝"/>
            </w:rPr>
          </w:rPrChange>
        </w:rPr>
        <w:t>https://github.com/zawa-kun/senior-thesis-tools/tree/main/data/processed/alignment</w:t>
      </w:r>
      <w:r w:rsidRPr="00B83013">
        <w:rPr>
          <w:rFonts w:ascii="Times New Roman" w:hAnsi="Times New Roman" w:cs="Times New Roman"/>
          <w:rPrChange w:id="2223" w:author="Masato YOSHIKAWA" w:date="2026-01-20T12:25:00Z" w16du:dateUtc="2026-01-20T03:25:00Z">
            <w:rPr/>
          </w:rPrChange>
        </w:rPr>
        <w:fldChar w:fldCharType="end"/>
      </w:r>
      <w:del w:id="2224" w:author="Masato YOSHIKAWA" w:date="2026-01-20T12:15:00Z" w16du:dateUtc="2026-01-20T03:15:00Z">
        <w:r w:rsidRPr="00B83013" w:rsidDel="005B6842">
          <w:rPr>
            <w:rFonts w:ascii="Times New Roman" w:eastAsia="ＭＳ 明朝" w:hAnsi="Times New Roman" w:cs="Times New Roman" w:hint="eastAsia"/>
            <w:rPrChange w:id="2225" w:author="Masato YOSHIKAWA" w:date="2026-01-20T12:25:00Z" w16du:dateUtc="2026-01-20T03:25:00Z">
              <w:rPr>
                <w:rFonts w:ascii="ＭＳ 明朝" w:eastAsia="ＭＳ 明朝" w:hAnsi="ＭＳ 明朝" w:hint="eastAsia"/>
              </w:rPr>
            </w:rPrChange>
          </w:rPr>
          <w:delText>）</w:delText>
        </w:r>
      </w:del>
    </w:p>
  </w:footnote>
  <w:footnote w:id="4">
    <w:p w14:paraId="70A8EE8B" w14:textId="2B87BA88" w:rsidR="002E4570" w:rsidRPr="00B83013" w:rsidRDefault="002E4570">
      <w:pPr>
        <w:pStyle w:val="af8"/>
        <w:rPr>
          <w:rFonts w:ascii="Times New Roman" w:eastAsia="ＭＳ 明朝" w:hAnsi="Times New Roman" w:cs="Times New Roman"/>
          <w:rPrChange w:id="2261" w:author="Masato YOSHIKAWA" w:date="2026-01-20T12:25:00Z" w16du:dateUtc="2026-01-20T03:25:00Z">
            <w:rPr>
              <w:rFonts w:ascii="ＭＳ 明朝" w:eastAsia="ＭＳ 明朝" w:hAnsi="ＭＳ 明朝"/>
            </w:rPr>
          </w:rPrChange>
        </w:rPr>
      </w:pPr>
      <w:r w:rsidRPr="00B83013">
        <w:rPr>
          <w:rStyle w:val="afa"/>
          <w:rFonts w:ascii="Times New Roman" w:eastAsia="ＭＳ 明朝" w:hAnsi="Times New Roman" w:cs="Times New Roman"/>
          <w:rPrChange w:id="2262" w:author="Masato YOSHIKAWA" w:date="2026-01-20T12:25:00Z" w16du:dateUtc="2026-01-20T03:25:00Z">
            <w:rPr>
              <w:rStyle w:val="afa"/>
              <w:rFonts w:ascii="ＭＳ 明朝" w:eastAsia="ＭＳ 明朝" w:hAnsi="ＭＳ 明朝"/>
            </w:rPr>
          </w:rPrChange>
        </w:rPr>
        <w:footnoteRef/>
      </w:r>
      <w:r w:rsidRPr="00B83013">
        <w:rPr>
          <w:rFonts w:ascii="Times New Roman" w:eastAsia="ＭＳ 明朝" w:hAnsi="Times New Roman" w:cs="Times New Roman"/>
          <w:rPrChange w:id="2263" w:author="Masato YOSHIKAWA" w:date="2026-01-20T12:25:00Z" w16du:dateUtc="2026-01-20T03:25:00Z">
            <w:rPr>
              <w:rFonts w:ascii="ＭＳ 明朝" w:eastAsia="ＭＳ 明朝" w:hAnsi="ＭＳ 明朝"/>
            </w:rPr>
          </w:rPrChange>
        </w:rPr>
        <w:t xml:space="preserve"> Gemini-2.5-flash</w:t>
      </w:r>
      <w:ins w:id="2264" w:author="Masato YOSHIKAWA" w:date="2026-01-20T12:15:00Z" w16du:dateUtc="2026-01-20T03:15:00Z">
        <w:r w:rsidR="005B6842" w:rsidRPr="00B83013">
          <w:rPr>
            <w:rFonts w:ascii="Times New Roman" w:eastAsia="ＭＳ 明朝" w:hAnsi="Times New Roman" w:cs="Times New Roman"/>
            <w:rPrChange w:id="2265" w:author="Masato YOSHIKAWA" w:date="2026-01-20T12:25:00Z" w16du:dateUtc="2026-01-20T03:25:00Z">
              <w:rPr>
                <w:rFonts w:ascii="ＭＳ 明朝" w:eastAsia="ＭＳ 明朝" w:hAnsi="ＭＳ 明朝"/>
              </w:rPr>
            </w:rPrChange>
          </w:rPr>
          <w:t xml:space="preserve"> </w:t>
        </w:r>
      </w:ins>
      <w:r w:rsidRPr="00B83013">
        <w:rPr>
          <w:rFonts w:ascii="Times New Roman" w:eastAsia="ＭＳ 明朝" w:hAnsi="Times New Roman" w:cs="Times New Roman"/>
          <w:rPrChange w:id="2266" w:author="Masato YOSHIKAWA" w:date="2026-01-20T12:25:00Z" w16du:dateUtc="2026-01-20T03:25:00Z">
            <w:rPr>
              <w:rFonts w:ascii="ＭＳ 明朝" w:eastAsia="ＭＳ 明朝" w:hAnsi="ＭＳ 明朝"/>
            </w:rPr>
          </w:rPrChange>
        </w:rPr>
        <w:t>(Google)</w:t>
      </w:r>
      <w:ins w:id="2267" w:author="Masato YOSHIKAWA" w:date="2026-01-20T12:15:00Z" w16du:dateUtc="2026-01-20T03:15:00Z">
        <w:r w:rsidR="005B6842" w:rsidRPr="00B83013">
          <w:rPr>
            <w:rFonts w:ascii="Times New Roman" w:eastAsia="ＭＳ 明朝" w:hAnsi="Times New Roman" w:cs="Times New Roman"/>
            <w:rPrChange w:id="2268" w:author="Masato YOSHIKAWA" w:date="2026-01-20T12:25:00Z" w16du:dateUtc="2026-01-20T03:25:00Z">
              <w:rPr>
                <w:rFonts w:ascii="ＭＳ 明朝" w:eastAsia="ＭＳ 明朝" w:hAnsi="ＭＳ 明朝"/>
              </w:rPr>
            </w:rPrChange>
          </w:rPr>
          <w:t xml:space="preserve"> </w:t>
        </w:r>
      </w:ins>
      <w:r w:rsidRPr="00B83013">
        <w:rPr>
          <w:rFonts w:ascii="Times New Roman" w:eastAsia="ＭＳ 明朝" w:hAnsi="Times New Roman" w:cs="Times New Roman" w:hint="eastAsia"/>
          <w:rPrChange w:id="2269" w:author="Masato YOSHIKAWA" w:date="2026-01-20T12:25:00Z" w16du:dateUtc="2026-01-20T03:25:00Z">
            <w:rPr>
              <w:rFonts w:ascii="ＭＳ 明朝" w:eastAsia="ＭＳ 明朝" w:hAnsi="ＭＳ 明朝" w:hint="eastAsia"/>
            </w:rPr>
          </w:rPrChange>
        </w:rPr>
        <w:t>を使用。分析は</w:t>
      </w:r>
      <w:r w:rsidRPr="00B83013">
        <w:rPr>
          <w:rFonts w:ascii="Times New Roman" w:eastAsia="ＭＳ 明朝" w:hAnsi="Times New Roman" w:cs="Times New Roman"/>
          <w:rPrChange w:id="2270" w:author="Masato YOSHIKAWA" w:date="2026-01-20T12:25:00Z" w16du:dateUtc="2026-01-20T03:25:00Z">
            <w:rPr>
              <w:rFonts w:ascii="ＭＳ 明朝" w:eastAsia="ＭＳ 明朝" w:hAnsi="ＭＳ 明朝"/>
            </w:rPr>
          </w:rPrChange>
        </w:rPr>
        <w:t>2025</w:t>
      </w:r>
      <w:r w:rsidRPr="00B83013">
        <w:rPr>
          <w:rFonts w:ascii="Times New Roman" w:eastAsia="ＭＳ 明朝" w:hAnsi="Times New Roman" w:cs="Times New Roman" w:hint="eastAsia"/>
          <w:rPrChange w:id="2271" w:author="Masato YOSHIKAWA" w:date="2026-01-20T12:25:00Z" w16du:dateUtc="2026-01-20T03:25:00Z">
            <w:rPr>
              <w:rFonts w:ascii="ＭＳ 明朝" w:eastAsia="ＭＳ 明朝" w:hAnsi="ＭＳ 明朝" w:hint="eastAsia"/>
            </w:rPr>
          </w:rPrChange>
        </w:rPr>
        <w:t>年</w:t>
      </w:r>
      <w:r w:rsidRPr="00B83013">
        <w:rPr>
          <w:rFonts w:ascii="Times New Roman" w:eastAsia="ＭＳ 明朝" w:hAnsi="Times New Roman" w:cs="Times New Roman"/>
          <w:rPrChange w:id="2272" w:author="Masato YOSHIKAWA" w:date="2026-01-20T12:25:00Z" w16du:dateUtc="2026-01-20T03:25:00Z">
            <w:rPr>
              <w:rFonts w:ascii="ＭＳ 明朝" w:eastAsia="ＭＳ 明朝" w:hAnsi="ＭＳ 明朝"/>
            </w:rPr>
          </w:rPrChange>
        </w:rPr>
        <w:t>12</w:t>
      </w:r>
      <w:r w:rsidRPr="00B83013">
        <w:rPr>
          <w:rFonts w:ascii="Times New Roman" w:eastAsia="ＭＳ 明朝" w:hAnsi="Times New Roman" w:cs="Times New Roman" w:hint="eastAsia"/>
          <w:rPrChange w:id="2273" w:author="Masato YOSHIKAWA" w:date="2026-01-20T12:25:00Z" w16du:dateUtc="2026-01-20T03:25:00Z">
            <w:rPr>
              <w:rFonts w:ascii="ＭＳ 明朝" w:eastAsia="ＭＳ 明朝" w:hAnsi="ＭＳ 明朝" w:hint="eastAsia"/>
            </w:rPr>
          </w:rPrChange>
        </w:rPr>
        <w:t>月に実践。使用したプロンプト及びプログラム</w:t>
      </w:r>
      <w:ins w:id="2274" w:author="Masato YOSHIKAWA" w:date="2026-01-20T12:15:00Z" w16du:dateUtc="2026-01-20T03:15:00Z">
        <w:r w:rsidR="005B6842" w:rsidRPr="00B83013">
          <w:rPr>
            <w:rFonts w:ascii="Times New Roman" w:eastAsia="ＭＳ 明朝" w:hAnsi="Times New Roman" w:cs="Times New Roman" w:hint="eastAsia"/>
            <w:rPrChange w:id="2275" w:author="Masato YOSHIKAWA" w:date="2026-01-20T12:25:00Z" w16du:dateUtc="2026-01-20T03:25:00Z">
              <w:rPr>
                <w:rFonts w:ascii="ＭＳ 明朝" w:eastAsia="ＭＳ 明朝" w:hAnsi="ＭＳ 明朝" w:hint="eastAsia"/>
              </w:rPr>
            </w:rPrChange>
          </w:rPr>
          <w:t>は以下で公開</w:t>
        </w:r>
        <w:r w:rsidR="005B6842" w:rsidRPr="00B83013">
          <w:rPr>
            <w:rFonts w:ascii="Times New Roman" w:eastAsia="ＭＳ 明朝" w:hAnsi="Times New Roman" w:cs="Times New Roman"/>
            <w:rPrChange w:id="2276" w:author="Masato YOSHIKAWA" w:date="2026-01-20T12:25:00Z" w16du:dateUtc="2026-01-20T03:25:00Z">
              <w:rPr>
                <w:rFonts w:ascii="ＭＳ 明朝" w:eastAsia="ＭＳ 明朝" w:hAnsi="ＭＳ 明朝"/>
              </w:rPr>
            </w:rPrChange>
          </w:rPr>
          <w:t>:</w:t>
        </w:r>
      </w:ins>
      <w:del w:id="2277" w:author="Masato YOSHIKAWA" w:date="2026-01-20T12:15:00Z" w16du:dateUtc="2026-01-20T03:15:00Z">
        <w:r w:rsidRPr="00B83013" w:rsidDel="005B6842">
          <w:rPr>
            <w:rFonts w:ascii="Times New Roman" w:eastAsia="ＭＳ 明朝" w:hAnsi="Times New Roman" w:cs="Times New Roman" w:hint="eastAsia"/>
            <w:rPrChange w:id="2278" w:author="Masato YOSHIKAWA" w:date="2026-01-20T12:25:00Z" w16du:dateUtc="2026-01-20T03:25:00Z">
              <w:rPr>
                <w:rFonts w:ascii="ＭＳ 明朝" w:eastAsia="ＭＳ 明朝" w:hAnsi="ＭＳ 明朝" w:hint="eastAsia"/>
              </w:rPr>
            </w:rPrChange>
          </w:rPr>
          <w:delText>（</w:delText>
        </w:r>
      </w:del>
      <w:ins w:id="2279" w:author="Masato YOSHIKAWA" w:date="2026-01-20T12:15:00Z" w16du:dateUtc="2026-01-20T03:15:00Z">
        <w:r w:rsidR="005B6842" w:rsidRPr="00B83013">
          <w:rPr>
            <w:rFonts w:ascii="Times New Roman" w:eastAsia="ＭＳ 明朝" w:hAnsi="Times New Roman" w:cs="Times New Roman"/>
            <w:rPrChange w:id="2280" w:author="Masato YOSHIKAWA" w:date="2026-01-20T12:25:00Z" w16du:dateUtc="2026-01-20T03:25:00Z">
              <w:rPr>
                <w:rFonts w:ascii="ＭＳ 明朝" w:eastAsia="ＭＳ 明朝" w:hAnsi="ＭＳ 明朝"/>
              </w:rPr>
            </w:rPrChange>
          </w:rPr>
          <w:fldChar w:fldCharType="begin"/>
        </w:r>
        <w:r w:rsidR="005B6842" w:rsidRPr="00B83013">
          <w:rPr>
            <w:rFonts w:ascii="Times New Roman" w:eastAsia="ＭＳ 明朝" w:hAnsi="Times New Roman" w:cs="Times New Roman"/>
            <w:rPrChange w:id="2281" w:author="Masato YOSHIKAWA" w:date="2026-01-20T12:25:00Z" w16du:dateUtc="2026-01-20T03:25:00Z">
              <w:rPr>
                <w:rFonts w:ascii="ＭＳ 明朝" w:eastAsia="ＭＳ 明朝" w:hAnsi="ＭＳ 明朝"/>
              </w:rPr>
            </w:rPrChange>
          </w:rPr>
          <w:instrText>HYPERLINK "</w:instrText>
        </w:r>
      </w:ins>
      <w:r w:rsidR="005B6842" w:rsidRPr="00B83013">
        <w:rPr>
          <w:rFonts w:ascii="Times New Roman" w:hAnsi="Times New Roman" w:cs="Times New Roman"/>
          <w:rPrChange w:id="2282" w:author="Masato YOSHIKAWA" w:date="2026-01-20T12:25:00Z" w16du:dateUtc="2026-01-20T03:25:00Z">
            <w:rPr>
              <w:rStyle w:val="aa"/>
              <w:rFonts w:ascii="ＭＳ 明朝" w:eastAsia="ＭＳ 明朝" w:hAnsi="ＭＳ 明朝"/>
            </w:rPr>
          </w:rPrChange>
        </w:rPr>
        <w:instrText>https://github.com/zawa-kun/senior-thesis-tools/tree/main/tools/analyze_translation</w:instrText>
      </w:r>
      <w:ins w:id="2283" w:author="Masato YOSHIKAWA" w:date="2026-01-20T12:15:00Z" w16du:dateUtc="2026-01-20T03:15:00Z">
        <w:r w:rsidR="005B6842" w:rsidRPr="00B83013">
          <w:rPr>
            <w:rFonts w:ascii="Times New Roman" w:eastAsia="ＭＳ 明朝" w:hAnsi="Times New Roman" w:cs="Times New Roman"/>
            <w:rPrChange w:id="2284" w:author="Masato YOSHIKAWA" w:date="2026-01-20T12:25:00Z" w16du:dateUtc="2026-01-20T03:25:00Z">
              <w:rPr>
                <w:rFonts w:ascii="ＭＳ 明朝" w:eastAsia="ＭＳ 明朝" w:hAnsi="ＭＳ 明朝"/>
              </w:rPr>
            </w:rPrChange>
          </w:rPr>
          <w:instrText>"</w:instrText>
        </w:r>
        <w:r w:rsidR="005B6842" w:rsidRPr="0067301E">
          <w:rPr>
            <w:rFonts w:ascii="Times New Roman" w:eastAsia="ＭＳ 明朝" w:hAnsi="Times New Roman" w:cs="Times New Roman"/>
          </w:rPr>
        </w:r>
        <w:r w:rsidR="005B6842" w:rsidRPr="00B83013">
          <w:rPr>
            <w:rFonts w:ascii="Times New Roman" w:eastAsia="ＭＳ 明朝" w:hAnsi="Times New Roman" w:cs="Times New Roman"/>
            <w:rPrChange w:id="2285" w:author="Masato YOSHIKAWA" w:date="2026-01-20T12:25:00Z" w16du:dateUtc="2026-01-20T03:25:00Z">
              <w:rPr>
                <w:rFonts w:ascii="ＭＳ 明朝" w:eastAsia="ＭＳ 明朝" w:hAnsi="ＭＳ 明朝"/>
              </w:rPr>
            </w:rPrChange>
          </w:rPr>
          <w:fldChar w:fldCharType="separate"/>
        </w:r>
      </w:ins>
      <w:r w:rsidR="005B6842" w:rsidRPr="00B83013">
        <w:rPr>
          <w:rStyle w:val="aa"/>
          <w:rFonts w:ascii="Times New Roman" w:eastAsia="ＭＳ 明朝" w:hAnsi="Times New Roman" w:cs="Times New Roman"/>
          <w:rPrChange w:id="2286" w:author="Masato YOSHIKAWA" w:date="2026-01-20T12:25:00Z" w16du:dateUtc="2026-01-20T03:25:00Z">
            <w:rPr>
              <w:rStyle w:val="aa"/>
              <w:rFonts w:ascii="ＭＳ 明朝" w:eastAsia="ＭＳ 明朝" w:hAnsi="ＭＳ 明朝"/>
            </w:rPr>
          </w:rPrChange>
        </w:rPr>
        <w:t>https://github.com/zawa-kun/senior-thesis-tools/tree/main/tools/analyze_translation</w:t>
      </w:r>
      <w:ins w:id="2287" w:author="Masato YOSHIKAWA" w:date="2026-01-20T12:15:00Z" w16du:dateUtc="2026-01-20T03:15:00Z">
        <w:r w:rsidR="005B6842" w:rsidRPr="00B83013">
          <w:rPr>
            <w:rFonts w:ascii="Times New Roman" w:eastAsia="ＭＳ 明朝" w:hAnsi="Times New Roman" w:cs="Times New Roman"/>
            <w:rPrChange w:id="2288" w:author="Masato YOSHIKAWA" w:date="2026-01-20T12:25:00Z" w16du:dateUtc="2026-01-20T03:25:00Z">
              <w:rPr>
                <w:rFonts w:ascii="ＭＳ 明朝" w:eastAsia="ＭＳ 明朝" w:hAnsi="ＭＳ 明朝"/>
              </w:rPr>
            </w:rPrChange>
          </w:rPr>
          <w:fldChar w:fldCharType="end"/>
        </w:r>
      </w:ins>
      <w:del w:id="2289" w:author="Masato YOSHIKAWA" w:date="2026-01-20T12:15:00Z" w16du:dateUtc="2026-01-20T03:15:00Z">
        <w:r w:rsidRPr="00B83013" w:rsidDel="005B6842">
          <w:rPr>
            <w:rFonts w:ascii="Times New Roman" w:eastAsia="ＭＳ 明朝" w:hAnsi="Times New Roman" w:cs="Times New Roman" w:hint="eastAsia"/>
            <w:rPrChange w:id="2290" w:author="Masato YOSHIKAWA" w:date="2026-01-20T12:25:00Z" w16du:dateUtc="2026-01-20T03:25:00Z">
              <w:rPr>
                <w:rFonts w:ascii="ＭＳ 明朝" w:eastAsia="ＭＳ 明朝" w:hAnsi="ＭＳ 明朝" w:hint="eastAsia"/>
              </w:rPr>
            </w:rPrChange>
          </w:rPr>
          <w:delText>）</w:delText>
        </w:r>
      </w:del>
    </w:p>
  </w:footnote>
  <w:footnote w:id="5">
    <w:p w14:paraId="1CA7C221" w14:textId="6A43BA22" w:rsidR="002E4570" w:rsidRPr="00B83013" w:rsidRDefault="002E4570">
      <w:pPr>
        <w:pStyle w:val="af8"/>
        <w:rPr>
          <w:rFonts w:ascii="Times New Roman" w:eastAsia="ＭＳ 明朝" w:hAnsi="Times New Roman" w:cs="Times New Roman"/>
          <w:rPrChange w:id="2313" w:author="Masato YOSHIKAWA" w:date="2026-01-20T12:25:00Z" w16du:dateUtc="2026-01-20T03:25:00Z">
            <w:rPr>
              <w:rFonts w:ascii="ＭＳ 明朝" w:eastAsia="ＭＳ 明朝" w:hAnsi="ＭＳ 明朝"/>
            </w:rPr>
          </w:rPrChange>
        </w:rPr>
      </w:pPr>
      <w:r w:rsidRPr="00B83013">
        <w:rPr>
          <w:rStyle w:val="afa"/>
          <w:rFonts w:ascii="Times New Roman" w:eastAsia="ＭＳ 明朝" w:hAnsi="Times New Roman" w:cs="Times New Roman"/>
          <w:rPrChange w:id="2314" w:author="Masato YOSHIKAWA" w:date="2026-01-20T12:25:00Z" w16du:dateUtc="2026-01-20T03:25:00Z">
            <w:rPr>
              <w:rStyle w:val="afa"/>
              <w:rFonts w:ascii="ＭＳ 明朝" w:eastAsia="ＭＳ 明朝" w:hAnsi="ＭＳ 明朝"/>
            </w:rPr>
          </w:rPrChange>
        </w:rPr>
        <w:footnoteRef/>
      </w:r>
      <w:r w:rsidRPr="00B83013">
        <w:rPr>
          <w:rFonts w:ascii="Times New Roman" w:eastAsia="ＭＳ 明朝" w:hAnsi="Times New Roman" w:cs="Times New Roman"/>
          <w:rPrChange w:id="2315" w:author="Masato YOSHIKAWA" w:date="2026-01-20T12:25:00Z" w16du:dateUtc="2026-01-20T03:25:00Z">
            <w:rPr>
              <w:rFonts w:ascii="ＭＳ 明朝" w:eastAsia="ＭＳ 明朝" w:hAnsi="ＭＳ 明朝"/>
            </w:rPr>
          </w:rPrChange>
        </w:rPr>
        <w:t xml:space="preserve"> </w:t>
      </w:r>
      <w:r w:rsidRPr="00B83013">
        <w:rPr>
          <w:rFonts w:ascii="Times New Roman" w:eastAsia="ＭＳ 明朝" w:hAnsi="Times New Roman" w:cs="Times New Roman" w:hint="eastAsia"/>
          <w:rPrChange w:id="2316" w:author="Masato YOSHIKAWA" w:date="2026-01-20T12:25:00Z" w16du:dateUtc="2026-01-20T03:25:00Z">
            <w:rPr>
              <w:rFonts w:ascii="ＭＳ 明朝" w:eastAsia="ＭＳ 明朝" w:hAnsi="ＭＳ 明朝" w:hint="eastAsia"/>
            </w:rPr>
          </w:rPrChange>
        </w:rPr>
        <w:t>翻訳技法分類済みデータ</w:t>
      </w:r>
      <w:ins w:id="2317" w:author="Masato YOSHIKAWA" w:date="2026-01-20T12:18:00Z" w16du:dateUtc="2026-01-20T03:18:00Z">
        <w:r w:rsidR="005B6842" w:rsidRPr="00B83013">
          <w:rPr>
            <w:rFonts w:ascii="Times New Roman" w:eastAsia="ＭＳ 明朝" w:hAnsi="Times New Roman" w:cs="Times New Roman" w:hint="eastAsia"/>
            <w:rPrChange w:id="2318" w:author="Masato YOSHIKAWA" w:date="2026-01-20T12:25:00Z" w16du:dateUtc="2026-01-20T03:25:00Z">
              <w:rPr>
                <w:rFonts w:ascii="ＭＳ 明朝" w:eastAsia="ＭＳ 明朝" w:hAnsi="ＭＳ 明朝" w:hint="eastAsia"/>
              </w:rPr>
            </w:rPrChange>
          </w:rPr>
          <w:t>は以下で公開</w:t>
        </w:r>
        <w:r w:rsidR="005B6842" w:rsidRPr="00B83013">
          <w:rPr>
            <w:rFonts w:ascii="Times New Roman" w:eastAsia="ＭＳ 明朝" w:hAnsi="Times New Roman" w:cs="Times New Roman"/>
            <w:rPrChange w:id="2319" w:author="Masato YOSHIKAWA" w:date="2026-01-20T12:25:00Z" w16du:dateUtc="2026-01-20T03:25:00Z">
              <w:rPr>
                <w:rFonts w:ascii="ＭＳ 明朝" w:eastAsia="ＭＳ 明朝" w:hAnsi="ＭＳ 明朝"/>
              </w:rPr>
            </w:rPrChange>
          </w:rPr>
          <w:t>:</w:t>
        </w:r>
      </w:ins>
      <w:del w:id="2320" w:author="Masato YOSHIKAWA" w:date="2026-01-20T12:18:00Z" w16du:dateUtc="2026-01-20T03:18:00Z">
        <w:r w:rsidRPr="00B83013" w:rsidDel="005B6842">
          <w:rPr>
            <w:rFonts w:ascii="Times New Roman" w:eastAsia="ＭＳ 明朝" w:hAnsi="Times New Roman" w:cs="Times New Roman" w:hint="eastAsia"/>
            <w:rPrChange w:id="2321" w:author="Masato YOSHIKAWA" w:date="2026-01-20T12:25:00Z" w16du:dateUtc="2026-01-20T03:25:00Z">
              <w:rPr>
                <w:rFonts w:ascii="ＭＳ 明朝" w:eastAsia="ＭＳ 明朝" w:hAnsi="ＭＳ 明朝" w:hint="eastAsia"/>
              </w:rPr>
            </w:rPrChange>
          </w:rPr>
          <w:delText>（</w:delText>
        </w:r>
      </w:del>
      <w:ins w:id="2322" w:author="Masato YOSHIKAWA" w:date="2026-01-20T12:18:00Z" w16du:dateUtc="2026-01-20T03:18:00Z">
        <w:r w:rsidR="005B6842" w:rsidRPr="00B83013">
          <w:rPr>
            <w:rFonts w:ascii="Times New Roman" w:eastAsia="ＭＳ 明朝" w:hAnsi="Times New Roman" w:cs="Times New Roman"/>
            <w:rPrChange w:id="2323" w:author="Masato YOSHIKAWA" w:date="2026-01-20T12:25:00Z" w16du:dateUtc="2026-01-20T03:25:00Z">
              <w:rPr>
                <w:rFonts w:ascii="ＭＳ 明朝" w:eastAsia="ＭＳ 明朝" w:hAnsi="ＭＳ 明朝"/>
              </w:rPr>
            </w:rPrChange>
          </w:rPr>
          <w:fldChar w:fldCharType="begin"/>
        </w:r>
        <w:r w:rsidR="005B6842" w:rsidRPr="00B83013">
          <w:rPr>
            <w:rFonts w:ascii="Times New Roman" w:eastAsia="ＭＳ 明朝" w:hAnsi="Times New Roman" w:cs="Times New Roman"/>
            <w:rPrChange w:id="2324" w:author="Masato YOSHIKAWA" w:date="2026-01-20T12:25:00Z" w16du:dateUtc="2026-01-20T03:25:00Z">
              <w:rPr>
                <w:rFonts w:ascii="ＭＳ 明朝" w:eastAsia="ＭＳ 明朝" w:hAnsi="ＭＳ 明朝"/>
              </w:rPr>
            </w:rPrChange>
          </w:rPr>
          <w:instrText>HYPERLINK "</w:instrText>
        </w:r>
      </w:ins>
      <w:r w:rsidR="005B6842" w:rsidRPr="00B83013">
        <w:rPr>
          <w:rFonts w:ascii="Times New Roman" w:hAnsi="Times New Roman" w:cs="Times New Roman"/>
          <w:rPrChange w:id="2325" w:author="Masato YOSHIKAWA" w:date="2026-01-20T12:25:00Z" w16du:dateUtc="2026-01-20T03:25:00Z">
            <w:rPr>
              <w:rStyle w:val="aa"/>
              <w:rFonts w:ascii="ＭＳ 明朝" w:eastAsia="ＭＳ 明朝" w:hAnsi="ＭＳ 明朝"/>
            </w:rPr>
          </w:rPrChange>
        </w:rPr>
        <w:instrText>https://github.com/zawa-kun/senior-thesis-tools/tree/main/data/processed/translation</w:instrText>
      </w:r>
      <w:ins w:id="2326" w:author="Masato YOSHIKAWA" w:date="2026-01-20T12:18:00Z" w16du:dateUtc="2026-01-20T03:18:00Z">
        <w:r w:rsidR="005B6842" w:rsidRPr="00B83013">
          <w:rPr>
            <w:rFonts w:ascii="Times New Roman" w:eastAsia="ＭＳ 明朝" w:hAnsi="Times New Roman" w:cs="Times New Roman"/>
            <w:rPrChange w:id="2327" w:author="Masato YOSHIKAWA" w:date="2026-01-20T12:25:00Z" w16du:dateUtc="2026-01-20T03:25:00Z">
              <w:rPr>
                <w:rFonts w:ascii="ＭＳ 明朝" w:eastAsia="ＭＳ 明朝" w:hAnsi="ＭＳ 明朝"/>
              </w:rPr>
            </w:rPrChange>
          </w:rPr>
          <w:instrText>"</w:instrText>
        </w:r>
        <w:r w:rsidR="005B6842" w:rsidRPr="0067301E">
          <w:rPr>
            <w:rFonts w:ascii="Times New Roman" w:eastAsia="ＭＳ 明朝" w:hAnsi="Times New Roman" w:cs="Times New Roman"/>
          </w:rPr>
        </w:r>
        <w:r w:rsidR="005B6842" w:rsidRPr="00B83013">
          <w:rPr>
            <w:rFonts w:ascii="Times New Roman" w:eastAsia="ＭＳ 明朝" w:hAnsi="Times New Roman" w:cs="Times New Roman"/>
            <w:rPrChange w:id="2328" w:author="Masato YOSHIKAWA" w:date="2026-01-20T12:25:00Z" w16du:dateUtc="2026-01-20T03:25:00Z">
              <w:rPr>
                <w:rFonts w:ascii="ＭＳ 明朝" w:eastAsia="ＭＳ 明朝" w:hAnsi="ＭＳ 明朝"/>
              </w:rPr>
            </w:rPrChange>
          </w:rPr>
          <w:fldChar w:fldCharType="separate"/>
        </w:r>
      </w:ins>
      <w:r w:rsidR="005B6842" w:rsidRPr="00B83013">
        <w:rPr>
          <w:rStyle w:val="aa"/>
          <w:rFonts w:ascii="Times New Roman" w:eastAsia="ＭＳ 明朝" w:hAnsi="Times New Roman" w:cs="Times New Roman"/>
          <w:rPrChange w:id="2329" w:author="Masato YOSHIKAWA" w:date="2026-01-20T12:25:00Z" w16du:dateUtc="2026-01-20T03:25:00Z">
            <w:rPr>
              <w:rStyle w:val="aa"/>
              <w:rFonts w:ascii="ＭＳ 明朝" w:eastAsia="ＭＳ 明朝" w:hAnsi="ＭＳ 明朝"/>
            </w:rPr>
          </w:rPrChange>
        </w:rPr>
        <w:t>https://github.com/zawa-kun/senior-thesis-tools/tree/main/data/processed/translation</w:t>
      </w:r>
      <w:ins w:id="2330" w:author="Masato YOSHIKAWA" w:date="2026-01-20T12:18:00Z" w16du:dateUtc="2026-01-20T03:18:00Z">
        <w:r w:rsidR="005B6842" w:rsidRPr="00B83013">
          <w:rPr>
            <w:rFonts w:ascii="Times New Roman" w:eastAsia="ＭＳ 明朝" w:hAnsi="Times New Roman" w:cs="Times New Roman"/>
            <w:rPrChange w:id="2331" w:author="Masato YOSHIKAWA" w:date="2026-01-20T12:25:00Z" w16du:dateUtc="2026-01-20T03:25:00Z">
              <w:rPr>
                <w:rFonts w:ascii="ＭＳ 明朝" w:eastAsia="ＭＳ 明朝" w:hAnsi="ＭＳ 明朝"/>
              </w:rPr>
            </w:rPrChange>
          </w:rPr>
          <w:fldChar w:fldCharType="end"/>
        </w:r>
      </w:ins>
      <w:del w:id="2332" w:author="Masato YOSHIKAWA" w:date="2026-01-20T12:18:00Z" w16du:dateUtc="2026-01-20T03:18:00Z">
        <w:r w:rsidRPr="00B83013" w:rsidDel="005B6842">
          <w:rPr>
            <w:rFonts w:ascii="Times New Roman" w:eastAsia="ＭＳ 明朝" w:hAnsi="Times New Roman" w:cs="Times New Roman" w:hint="eastAsia"/>
            <w:rPrChange w:id="2333" w:author="Masato YOSHIKAWA" w:date="2026-01-20T12:25:00Z" w16du:dateUtc="2026-01-20T03:25:00Z">
              <w:rPr>
                <w:rFonts w:ascii="ＭＳ 明朝" w:eastAsia="ＭＳ 明朝" w:hAnsi="ＭＳ 明朝" w:hint="eastAsia"/>
              </w:rPr>
            </w:rPrChange>
          </w:rPr>
          <w:delText>）</w:delText>
        </w:r>
      </w:del>
    </w:p>
  </w:footnote>
  <w:footnote w:id="6">
    <w:p w14:paraId="42438C41" w14:textId="06E49289" w:rsidR="002E4570" w:rsidRPr="00B83013" w:rsidRDefault="002E4570">
      <w:pPr>
        <w:pStyle w:val="af8"/>
        <w:rPr>
          <w:rFonts w:ascii="Times New Roman" w:eastAsia="ＭＳ 明朝" w:hAnsi="Times New Roman" w:cs="Times New Roman"/>
          <w:rPrChange w:id="2359" w:author="Masato YOSHIKAWA" w:date="2026-01-20T12:25:00Z" w16du:dateUtc="2026-01-20T03:25:00Z">
            <w:rPr>
              <w:rFonts w:ascii="ＭＳ 明朝" w:eastAsia="ＭＳ 明朝" w:hAnsi="ＭＳ 明朝"/>
            </w:rPr>
          </w:rPrChange>
        </w:rPr>
      </w:pPr>
      <w:r w:rsidRPr="00B83013">
        <w:rPr>
          <w:rStyle w:val="afa"/>
          <w:rFonts w:ascii="Times New Roman" w:eastAsia="ＭＳ 明朝" w:hAnsi="Times New Roman" w:cs="Times New Roman"/>
          <w:rPrChange w:id="2360" w:author="Masato YOSHIKAWA" w:date="2026-01-20T12:25:00Z" w16du:dateUtc="2026-01-20T03:25:00Z">
            <w:rPr>
              <w:rStyle w:val="afa"/>
              <w:rFonts w:ascii="ＭＳ 明朝" w:eastAsia="ＭＳ 明朝" w:hAnsi="ＭＳ 明朝"/>
            </w:rPr>
          </w:rPrChange>
        </w:rPr>
        <w:footnoteRef/>
      </w:r>
      <w:r w:rsidRPr="00B83013">
        <w:rPr>
          <w:rFonts w:ascii="Times New Roman" w:eastAsia="ＭＳ 明朝" w:hAnsi="Times New Roman" w:cs="Times New Roman"/>
          <w:rPrChange w:id="2361" w:author="Masato YOSHIKAWA" w:date="2026-01-20T12:25:00Z" w16du:dateUtc="2026-01-20T03:25:00Z">
            <w:rPr>
              <w:rFonts w:ascii="ＭＳ 明朝" w:eastAsia="ＭＳ 明朝" w:hAnsi="ＭＳ 明朝"/>
            </w:rPr>
          </w:rPrChange>
        </w:rPr>
        <w:t xml:space="preserve"> Gemini-2.5-flash(Google)</w:t>
      </w:r>
      <w:r w:rsidRPr="00B83013">
        <w:rPr>
          <w:rFonts w:ascii="Times New Roman" w:eastAsia="ＭＳ 明朝" w:hAnsi="Times New Roman" w:cs="Times New Roman" w:hint="eastAsia"/>
          <w:rPrChange w:id="2362" w:author="Masato YOSHIKAWA" w:date="2026-01-20T12:25:00Z" w16du:dateUtc="2026-01-20T03:25:00Z">
            <w:rPr>
              <w:rFonts w:ascii="ＭＳ 明朝" w:eastAsia="ＭＳ 明朝" w:hAnsi="ＭＳ 明朝" w:hint="eastAsia"/>
            </w:rPr>
          </w:rPrChange>
        </w:rPr>
        <w:t>を使用。分析は</w:t>
      </w:r>
      <w:r w:rsidRPr="00B83013">
        <w:rPr>
          <w:rFonts w:ascii="Times New Roman" w:eastAsia="ＭＳ 明朝" w:hAnsi="Times New Roman" w:cs="Times New Roman"/>
          <w:rPrChange w:id="2363" w:author="Masato YOSHIKAWA" w:date="2026-01-20T12:25:00Z" w16du:dateUtc="2026-01-20T03:25:00Z">
            <w:rPr>
              <w:rFonts w:ascii="ＭＳ 明朝" w:eastAsia="ＭＳ 明朝" w:hAnsi="ＭＳ 明朝"/>
            </w:rPr>
          </w:rPrChange>
        </w:rPr>
        <w:t>2025</w:t>
      </w:r>
      <w:r w:rsidRPr="00B83013">
        <w:rPr>
          <w:rFonts w:ascii="Times New Roman" w:eastAsia="ＭＳ 明朝" w:hAnsi="Times New Roman" w:cs="Times New Roman" w:hint="eastAsia"/>
          <w:rPrChange w:id="2364" w:author="Masato YOSHIKAWA" w:date="2026-01-20T12:25:00Z" w16du:dateUtc="2026-01-20T03:25:00Z">
            <w:rPr>
              <w:rFonts w:ascii="ＭＳ 明朝" w:eastAsia="ＭＳ 明朝" w:hAnsi="ＭＳ 明朝" w:hint="eastAsia"/>
            </w:rPr>
          </w:rPrChange>
        </w:rPr>
        <w:t>年</w:t>
      </w:r>
      <w:r w:rsidRPr="00B83013">
        <w:rPr>
          <w:rFonts w:ascii="Times New Roman" w:eastAsia="ＭＳ 明朝" w:hAnsi="Times New Roman" w:cs="Times New Roman"/>
          <w:rPrChange w:id="2365" w:author="Masato YOSHIKAWA" w:date="2026-01-20T12:25:00Z" w16du:dateUtc="2026-01-20T03:25:00Z">
            <w:rPr>
              <w:rFonts w:ascii="ＭＳ 明朝" w:eastAsia="ＭＳ 明朝" w:hAnsi="ＭＳ 明朝"/>
            </w:rPr>
          </w:rPrChange>
        </w:rPr>
        <w:t>12</w:t>
      </w:r>
      <w:r w:rsidRPr="00B83013">
        <w:rPr>
          <w:rFonts w:ascii="Times New Roman" w:eastAsia="ＭＳ 明朝" w:hAnsi="Times New Roman" w:cs="Times New Roman" w:hint="eastAsia"/>
          <w:rPrChange w:id="2366" w:author="Masato YOSHIKAWA" w:date="2026-01-20T12:25:00Z" w16du:dateUtc="2026-01-20T03:25:00Z">
            <w:rPr>
              <w:rFonts w:ascii="ＭＳ 明朝" w:eastAsia="ＭＳ 明朝" w:hAnsi="ＭＳ 明朝" w:hint="eastAsia"/>
            </w:rPr>
          </w:rPrChange>
        </w:rPr>
        <w:t>月に実践。使用したプロンプト及びプログラム</w:t>
      </w:r>
      <w:ins w:id="2367" w:author="Masato YOSHIKAWA" w:date="2026-01-20T12:18:00Z" w16du:dateUtc="2026-01-20T03:18:00Z">
        <w:r w:rsidR="005B6842" w:rsidRPr="00B83013">
          <w:rPr>
            <w:rFonts w:ascii="Times New Roman" w:eastAsia="ＭＳ 明朝" w:hAnsi="Times New Roman" w:cs="Times New Roman" w:hint="eastAsia"/>
            <w:rPrChange w:id="2368" w:author="Masato YOSHIKAWA" w:date="2026-01-20T12:25:00Z" w16du:dateUtc="2026-01-20T03:25:00Z">
              <w:rPr>
                <w:rFonts w:ascii="ＭＳ 明朝" w:eastAsia="ＭＳ 明朝" w:hAnsi="ＭＳ 明朝" w:hint="eastAsia"/>
              </w:rPr>
            </w:rPrChange>
          </w:rPr>
          <w:t>は</w:t>
        </w:r>
      </w:ins>
      <w:ins w:id="2369" w:author="Masato YOSHIKAWA" w:date="2026-01-20T12:19:00Z" w16du:dateUtc="2026-01-20T03:19:00Z">
        <w:r w:rsidR="005B6842" w:rsidRPr="00B83013">
          <w:rPr>
            <w:rFonts w:ascii="Times New Roman" w:eastAsia="ＭＳ 明朝" w:hAnsi="Times New Roman" w:cs="Times New Roman" w:hint="eastAsia"/>
            <w:rPrChange w:id="2370" w:author="Masato YOSHIKAWA" w:date="2026-01-20T12:25:00Z" w16du:dateUtc="2026-01-20T03:25:00Z">
              <w:rPr>
                <w:rFonts w:ascii="ＭＳ 明朝" w:eastAsia="ＭＳ 明朝" w:hAnsi="ＭＳ 明朝" w:hint="eastAsia"/>
              </w:rPr>
            </w:rPrChange>
          </w:rPr>
          <w:t>以下で公開</w:t>
        </w:r>
        <w:r w:rsidR="005B6842" w:rsidRPr="00B83013">
          <w:rPr>
            <w:rFonts w:ascii="Times New Roman" w:eastAsia="ＭＳ 明朝" w:hAnsi="Times New Roman" w:cs="Times New Roman"/>
            <w:rPrChange w:id="2371" w:author="Masato YOSHIKAWA" w:date="2026-01-20T12:25:00Z" w16du:dateUtc="2026-01-20T03:25:00Z">
              <w:rPr>
                <w:rFonts w:ascii="ＭＳ 明朝" w:eastAsia="ＭＳ 明朝" w:hAnsi="ＭＳ 明朝"/>
              </w:rPr>
            </w:rPrChange>
          </w:rPr>
          <w:t>:</w:t>
        </w:r>
      </w:ins>
      <w:del w:id="2372" w:author="Masato YOSHIKAWA" w:date="2026-01-20T12:19:00Z" w16du:dateUtc="2026-01-20T03:19:00Z">
        <w:r w:rsidRPr="00B83013" w:rsidDel="005B6842">
          <w:rPr>
            <w:rFonts w:ascii="Times New Roman" w:eastAsia="ＭＳ 明朝" w:hAnsi="Times New Roman" w:cs="Times New Roman" w:hint="eastAsia"/>
            <w:rPrChange w:id="2373" w:author="Masato YOSHIKAWA" w:date="2026-01-20T12:25:00Z" w16du:dateUtc="2026-01-20T03:25:00Z">
              <w:rPr>
                <w:rFonts w:ascii="ＭＳ 明朝" w:eastAsia="ＭＳ 明朝" w:hAnsi="ＭＳ 明朝" w:hint="eastAsia"/>
              </w:rPr>
            </w:rPrChange>
          </w:rPr>
          <w:delText>（</w:delText>
        </w:r>
      </w:del>
      <w:ins w:id="2374" w:author="Masato YOSHIKAWA" w:date="2026-01-20T12:19:00Z" w16du:dateUtc="2026-01-20T03:19:00Z">
        <w:r w:rsidR="005B6842" w:rsidRPr="00B83013">
          <w:rPr>
            <w:rFonts w:ascii="Times New Roman" w:eastAsia="ＭＳ 明朝" w:hAnsi="Times New Roman" w:cs="Times New Roman"/>
            <w:rPrChange w:id="2375" w:author="Masato YOSHIKAWA" w:date="2026-01-20T12:25:00Z" w16du:dateUtc="2026-01-20T03:25:00Z">
              <w:rPr>
                <w:rFonts w:ascii="ＭＳ 明朝" w:eastAsia="ＭＳ 明朝" w:hAnsi="ＭＳ 明朝"/>
              </w:rPr>
            </w:rPrChange>
          </w:rPr>
          <w:fldChar w:fldCharType="begin"/>
        </w:r>
        <w:r w:rsidR="005B6842" w:rsidRPr="00B83013">
          <w:rPr>
            <w:rFonts w:ascii="Times New Roman" w:eastAsia="ＭＳ 明朝" w:hAnsi="Times New Roman" w:cs="Times New Roman"/>
            <w:rPrChange w:id="2376" w:author="Masato YOSHIKAWA" w:date="2026-01-20T12:25:00Z" w16du:dateUtc="2026-01-20T03:25:00Z">
              <w:rPr>
                <w:rFonts w:ascii="ＭＳ 明朝" w:eastAsia="ＭＳ 明朝" w:hAnsi="ＭＳ 明朝"/>
              </w:rPr>
            </w:rPrChange>
          </w:rPr>
          <w:instrText>HYPERLINK "</w:instrText>
        </w:r>
      </w:ins>
      <w:r w:rsidR="005B6842" w:rsidRPr="00B83013">
        <w:rPr>
          <w:rFonts w:ascii="Times New Roman" w:hAnsi="Times New Roman" w:cs="Times New Roman"/>
          <w:rPrChange w:id="2377" w:author="Masato YOSHIKAWA" w:date="2026-01-20T12:25:00Z" w16du:dateUtc="2026-01-20T03:25:00Z">
            <w:rPr>
              <w:rStyle w:val="aa"/>
              <w:rFonts w:ascii="ＭＳ 明朝" w:eastAsia="ＭＳ 明朝" w:hAnsi="ＭＳ 明朝"/>
            </w:rPr>
          </w:rPrChange>
        </w:rPr>
        <w:instrText>https://github.com/zawa-kun/senior-thesis-tools/tree/main/tools/</w:instrText>
      </w:r>
      <w:r w:rsidR="005B6842" w:rsidRPr="00B83013">
        <w:rPr>
          <w:rFonts w:ascii="Times New Roman" w:eastAsia="ＭＳ 明朝" w:hAnsi="Times New Roman" w:cs="Times New Roman"/>
          <w:rPrChange w:id="2378" w:author="Masato YOSHIKAWA" w:date="2026-01-20T12:25:00Z" w16du:dateUtc="2026-01-20T03:25:00Z">
            <w:rPr>
              <w:rFonts w:ascii="ＭＳ 明朝" w:eastAsia="ＭＳ 明朝" w:hAnsi="ＭＳ 明朝"/>
            </w:rPr>
          </w:rPrChange>
        </w:rPr>
        <w:instrText xml:space="preserve"> </w:instrText>
      </w:r>
      <w:r w:rsidR="005B6842" w:rsidRPr="00B83013">
        <w:rPr>
          <w:rFonts w:ascii="Times New Roman" w:hAnsi="Times New Roman" w:cs="Times New Roman"/>
          <w:rPrChange w:id="2379" w:author="Masato YOSHIKAWA" w:date="2026-01-20T12:25:00Z" w16du:dateUtc="2026-01-20T03:25:00Z">
            <w:rPr>
              <w:rStyle w:val="aa"/>
              <w:rFonts w:ascii="ＭＳ 明朝" w:eastAsia="ＭＳ 明朝" w:hAnsi="ＭＳ 明朝"/>
            </w:rPr>
          </w:rPrChange>
        </w:rPr>
        <w:instrText xml:space="preserve">analyze_dmis </w:instrText>
      </w:r>
      <w:ins w:id="2380" w:author="Masato YOSHIKAWA" w:date="2026-01-20T12:19:00Z" w16du:dateUtc="2026-01-20T03:19:00Z">
        <w:r w:rsidR="005B6842" w:rsidRPr="00B83013">
          <w:rPr>
            <w:rFonts w:ascii="Times New Roman" w:eastAsia="ＭＳ 明朝" w:hAnsi="Times New Roman" w:cs="Times New Roman"/>
            <w:rPrChange w:id="2381" w:author="Masato YOSHIKAWA" w:date="2026-01-20T12:25:00Z" w16du:dateUtc="2026-01-20T03:25:00Z">
              <w:rPr>
                <w:rFonts w:ascii="ＭＳ 明朝" w:eastAsia="ＭＳ 明朝" w:hAnsi="ＭＳ 明朝"/>
              </w:rPr>
            </w:rPrChange>
          </w:rPr>
          <w:instrText>"</w:instrText>
        </w:r>
        <w:r w:rsidR="005B6842" w:rsidRPr="0067301E">
          <w:rPr>
            <w:rFonts w:ascii="Times New Roman" w:eastAsia="ＭＳ 明朝" w:hAnsi="Times New Roman" w:cs="Times New Roman"/>
          </w:rPr>
        </w:r>
        <w:r w:rsidR="005B6842" w:rsidRPr="00B83013">
          <w:rPr>
            <w:rFonts w:ascii="Times New Roman" w:eastAsia="ＭＳ 明朝" w:hAnsi="Times New Roman" w:cs="Times New Roman"/>
            <w:rPrChange w:id="2382" w:author="Masato YOSHIKAWA" w:date="2026-01-20T12:25:00Z" w16du:dateUtc="2026-01-20T03:25:00Z">
              <w:rPr>
                <w:rFonts w:ascii="ＭＳ 明朝" w:eastAsia="ＭＳ 明朝" w:hAnsi="ＭＳ 明朝"/>
              </w:rPr>
            </w:rPrChange>
          </w:rPr>
          <w:fldChar w:fldCharType="separate"/>
        </w:r>
      </w:ins>
      <w:r w:rsidR="005B6842" w:rsidRPr="00B83013">
        <w:rPr>
          <w:rStyle w:val="aa"/>
          <w:rFonts w:ascii="Times New Roman" w:eastAsia="ＭＳ 明朝" w:hAnsi="Times New Roman" w:cs="Times New Roman"/>
          <w:rPrChange w:id="2383" w:author="Masato YOSHIKAWA" w:date="2026-01-20T12:25:00Z" w16du:dateUtc="2026-01-20T03:25:00Z">
            <w:rPr>
              <w:rStyle w:val="aa"/>
              <w:rFonts w:ascii="ＭＳ 明朝" w:eastAsia="ＭＳ 明朝" w:hAnsi="ＭＳ 明朝"/>
            </w:rPr>
          </w:rPrChange>
        </w:rPr>
        <w:t xml:space="preserve">https://github.com/zawa-kun/senior-thesis-tools/tree/main/tools/ analyze_dmis </w:t>
      </w:r>
      <w:ins w:id="2384" w:author="Masato YOSHIKAWA" w:date="2026-01-20T12:19:00Z" w16du:dateUtc="2026-01-20T03:19:00Z">
        <w:r w:rsidR="005B6842" w:rsidRPr="00B83013">
          <w:rPr>
            <w:rFonts w:ascii="Times New Roman" w:eastAsia="ＭＳ 明朝" w:hAnsi="Times New Roman" w:cs="Times New Roman"/>
            <w:rPrChange w:id="2385" w:author="Masato YOSHIKAWA" w:date="2026-01-20T12:25:00Z" w16du:dateUtc="2026-01-20T03:25:00Z">
              <w:rPr>
                <w:rFonts w:ascii="ＭＳ 明朝" w:eastAsia="ＭＳ 明朝" w:hAnsi="ＭＳ 明朝"/>
              </w:rPr>
            </w:rPrChange>
          </w:rPr>
          <w:fldChar w:fldCharType="end"/>
        </w:r>
      </w:ins>
      <w:del w:id="2386" w:author="Masato YOSHIKAWA" w:date="2026-01-20T12:19:00Z" w16du:dateUtc="2026-01-20T03:19:00Z">
        <w:r w:rsidRPr="00B83013" w:rsidDel="005B6842">
          <w:rPr>
            <w:rFonts w:ascii="Times New Roman" w:eastAsia="ＭＳ 明朝" w:hAnsi="Times New Roman" w:cs="Times New Roman" w:hint="eastAsia"/>
            <w:rPrChange w:id="2387" w:author="Masato YOSHIKAWA" w:date="2026-01-20T12:25:00Z" w16du:dateUtc="2026-01-20T03:25:00Z">
              <w:rPr>
                <w:rFonts w:ascii="ＭＳ 明朝" w:eastAsia="ＭＳ 明朝" w:hAnsi="ＭＳ 明朝" w:hint="eastAsia"/>
              </w:rPr>
            </w:rPrChange>
          </w:rPr>
          <w:delText>）</w:delText>
        </w:r>
      </w:del>
    </w:p>
  </w:footnote>
  <w:footnote w:id="7">
    <w:p w14:paraId="7170E7B9" w14:textId="7B8AF536" w:rsidR="002E4570" w:rsidRPr="00B83013" w:rsidRDefault="002E4570">
      <w:pPr>
        <w:pStyle w:val="af8"/>
        <w:rPr>
          <w:rFonts w:ascii="Times New Roman" w:eastAsia="ＭＳ 明朝" w:hAnsi="Times New Roman" w:cs="Times New Roman"/>
          <w:rPrChange w:id="2422" w:author="Masato YOSHIKAWA" w:date="2026-01-20T12:25:00Z" w16du:dateUtc="2026-01-20T03:25:00Z">
            <w:rPr>
              <w:rFonts w:ascii="ＭＳ 明朝" w:eastAsia="ＭＳ 明朝" w:hAnsi="ＭＳ 明朝"/>
            </w:rPr>
          </w:rPrChange>
        </w:rPr>
      </w:pPr>
      <w:r w:rsidRPr="00B83013">
        <w:rPr>
          <w:rStyle w:val="afa"/>
          <w:rFonts w:ascii="Times New Roman" w:eastAsia="ＭＳ 明朝" w:hAnsi="Times New Roman" w:cs="Times New Roman"/>
          <w:rPrChange w:id="2423" w:author="Masato YOSHIKAWA" w:date="2026-01-20T12:25:00Z" w16du:dateUtc="2026-01-20T03:25:00Z">
            <w:rPr>
              <w:rStyle w:val="afa"/>
              <w:rFonts w:ascii="ＭＳ 明朝" w:eastAsia="ＭＳ 明朝" w:hAnsi="ＭＳ 明朝"/>
            </w:rPr>
          </w:rPrChange>
        </w:rPr>
        <w:footnoteRef/>
      </w:r>
      <w:r w:rsidRPr="00B83013">
        <w:rPr>
          <w:rFonts w:ascii="Times New Roman" w:eastAsia="ＭＳ 明朝" w:hAnsi="Times New Roman" w:cs="Times New Roman"/>
          <w:rPrChange w:id="2424" w:author="Masato YOSHIKAWA" w:date="2026-01-20T12:25:00Z" w16du:dateUtc="2026-01-20T03:25:00Z">
            <w:rPr>
              <w:rFonts w:ascii="ＭＳ 明朝" w:eastAsia="ＭＳ 明朝" w:hAnsi="ＭＳ 明朝"/>
            </w:rPr>
          </w:rPrChange>
        </w:rPr>
        <w:t xml:space="preserve"> DMIS</w:t>
      </w:r>
      <w:r w:rsidRPr="00B83013">
        <w:rPr>
          <w:rFonts w:ascii="Times New Roman" w:eastAsia="ＭＳ 明朝" w:hAnsi="Times New Roman" w:cs="Times New Roman" w:hint="eastAsia"/>
          <w:rPrChange w:id="2425" w:author="Masato YOSHIKAWA" w:date="2026-01-20T12:25:00Z" w16du:dateUtc="2026-01-20T03:25:00Z">
            <w:rPr>
              <w:rFonts w:ascii="ＭＳ 明朝" w:eastAsia="ＭＳ 明朝" w:hAnsi="ＭＳ 明朝" w:hint="eastAsia"/>
            </w:rPr>
          </w:rPrChange>
        </w:rPr>
        <w:t>分類済みデータ</w:t>
      </w:r>
      <w:ins w:id="2426" w:author="Masato YOSHIKAWA" w:date="2026-01-20T12:19:00Z" w16du:dateUtc="2026-01-20T03:19:00Z">
        <w:r w:rsidR="005B6842" w:rsidRPr="00B83013">
          <w:rPr>
            <w:rFonts w:ascii="Times New Roman" w:eastAsia="ＭＳ 明朝" w:hAnsi="Times New Roman" w:cs="Times New Roman" w:hint="eastAsia"/>
            <w:rPrChange w:id="2427" w:author="Masato YOSHIKAWA" w:date="2026-01-20T12:25:00Z" w16du:dateUtc="2026-01-20T03:25:00Z">
              <w:rPr>
                <w:rFonts w:ascii="ＭＳ 明朝" w:eastAsia="ＭＳ 明朝" w:hAnsi="ＭＳ 明朝" w:hint="eastAsia"/>
              </w:rPr>
            </w:rPrChange>
          </w:rPr>
          <w:t>は以下で公開</w:t>
        </w:r>
        <w:r w:rsidR="005B6842" w:rsidRPr="00B83013">
          <w:rPr>
            <w:rFonts w:ascii="Times New Roman" w:eastAsia="ＭＳ 明朝" w:hAnsi="Times New Roman" w:cs="Times New Roman"/>
            <w:rPrChange w:id="2428" w:author="Masato YOSHIKAWA" w:date="2026-01-20T12:25:00Z" w16du:dateUtc="2026-01-20T03:25:00Z">
              <w:rPr>
                <w:rFonts w:ascii="ＭＳ 明朝" w:eastAsia="ＭＳ 明朝" w:hAnsi="ＭＳ 明朝"/>
              </w:rPr>
            </w:rPrChange>
          </w:rPr>
          <w:t>:</w:t>
        </w:r>
      </w:ins>
      <w:del w:id="2429" w:author="Masato YOSHIKAWA" w:date="2026-01-20T12:19:00Z" w16du:dateUtc="2026-01-20T03:19:00Z">
        <w:r w:rsidRPr="00B83013" w:rsidDel="005B6842">
          <w:rPr>
            <w:rFonts w:ascii="Times New Roman" w:eastAsia="ＭＳ 明朝" w:hAnsi="Times New Roman" w:cs="Times New Roman" w:hint="eastAsia"/>
            <w:rPrChange w:id="2430" w:author="Masato YOSHIKAWA" w:date="2026-01-20T12:25:00Z" w16du:dateUtc="2026-01-20T03:25:00Z">
              <w:rPr>
                <w:rFonts w:ascii="ＭＳ 明朝" w:eastAsia="ＭＳ 明朝" w:hAnsi="ＭＳ 明朝" w:hint="eastAsia"/>
              </w:rPr>
            </w:rPrChange>
          </w:rPr>
          <w:delText>（</w:delText>
        </w:r>
      </w:del>
      <w:ins w:id="2431" w:author="Masato YOSHIKAWA" w:date="2026-01-20T12:19:00Z" w16du:dateUtc="2026-01-20T03:19:00Z">
        <w:r w:rsidR="005B6842" w:rsidRPr="00B83013">
          <w:rPr>
            <w:rFonts w:ascii="Times New Roman" w:eastAsia="ＭＳ 明朝" w:hAnsi="Times New Roman" w:cs="Times New Roman"/>
            <w:rPrChange w:id="2432" w:author="Masato YOSHIKAWA" w:date="2026-01-20T12:25:00Z" w16du:dateUtc="2026-01-20T03:25:00Z">
              <w:rPr>
                <w:rFonts w:ascii="ＭＳ 明朝" w:eastAsia="ＭＳ 明朝" w:hAnsi="ＭＳ 明朝"/>
              </w:rPr>
            </w:rPrChange>
          </w:rPr>
          <w:fldChar w:fldCharType="begin"/>
        </w:r>
        <w:r w:rsidR="005B6842" w:rsidRPr="00B83013">
          <w:rPr>
            <w:rFonts w:ascii="Times New Roman" w:eastAsia="ＭＳ 明朝" w:hAnsi="Times New Roman" w:cs="Times New Roman"/>
            <w:rPrChange w:id="2433" w:author="Masato YOSHIKAWA" w:date="2026-01-20T12:25:00Z" w16du:dateUtc="2026-01-20T03:25:00Z">
              <w:rPr>
                <w:rFonts w:ascii="ＭＳ 明朝" w:eastAsia="ＭＳ 明朝" w:hAnsi="ＭＳ 明朝"/>
              </w:rPr>
            </w:rPrChange>
          </w:rPr>
          <w:instrText>HYPERLINK "</w:instrText>
        </w:r>
      </w:ins>
      <w:r w:rsidR="005B6842" w:rsidRPr="00B83013">
        <w:rPr>
          <w:rFonts w:ascii="Times New Roman" w:hAnsi="Times New Roman" w:cs="Times New Roman"/>
          <w:rPrChange w:id="2434" w:author="Masato YOSHIKAWA" w:date="2026-01-20T12:25:00Z" w16du:dateUtc="2026-01-20T03:25:00Z">
            <w:rPr>
              <w:rStyle w:val="aa"/>
              <w:rFonts w:ascii="ＭＳ 明朝" w:eastAsia="ＭＳ 明朝" w:hAnsi="ＭＳ 明朝"/>
            </w:rPr>
          </w:rPrChange>
        </w:rPr>
        <w:instrText>https://github.com/zawa-kun/senior-thesis-tools/tree/main/data/processed/dmis</w:instrText>
      </w:r>
      <w:ins w:id="2435" w:author="Masato YOSHIKAWA" w:date="2026-01-20T12:19:00Z" w16du:dateUtc="2026-01-20T03:19:00Z">
        <w:r w:rsidR="005B6842" w:rsidRPr="00B83013">
          <w:rPr>
            <w:rFonts w:ascii="Times New Roman" w:eastAsia="ＭＳ 明朝" w:hAnsi="Times New Roman" w:cs="Times New Roman"/>
            <w:rPrChange w:id="2436" w:author="Masato YOSHIKAWA" w:date="2026-01-20T12:25:00Z" w16du:dateUtc="2026-01-20T03:25:00Z">
              <w:rPr>
                <w:rFonts w:ascii="ＭＳ 明朝" w:eastAsia="ＭＳ 明朝" w:hAnsi="ＭＳ 明朝"/>
              </w:rPr>
            </w:rPrChange>
          </w:rPr>
          <w:instrText>"</w:instrText>
        </w:r>
        <w:r w:rsidR="005B6842" w:rsidRPr="0067301E">
          <w:rPr>
            <w:rFonts w:ascii="Times New Roman" w:eastAsia="ＭＳ 明朝" w:hAnsi="Times New Roman" w:cs="Times New Roman"/>
          </w:rPr>
        </w:r>
        <w:r w:rsidR="005B6842" w:rsidRPr="00B83013">
          <w:rPr>
            <w:rFonts w:ascii="Times New Roman" w:eastAsia="ＭＳ 明朝" w:hAnsi="Times New Roman" w:cs="Times New Roman"/>
            <w:rPrChange w:id="2437" w:author="Masato YOSHIKAWA" w:date="2026-01-20T12:25:00Z" w16du:dateUtc="2026-01-20T03:25:00Z">
              <w:rPr>
                <w:rFonts w:ascii="ＭＳ 明朝" w:eastAsia="ＭＳ 明朝" w:hAnsi="ＭＳ 明朝"/>
              </w:rPr>
            </w:rPrChange>
          </w:rPr>
          <w:fldChar w:fldCharType="separate"/>
        </w:r>
      </w:ins>
      <w:r w:rsidR="005B6842" w:rsidRPr="00B83013">
        <w:rPr>
          <w:rStyle w:val="aa"/>
          <w:rFonts w:ascii="Times New Roman" w:eastAsia="ＭＳ 明朝" w:hAnsi="Times New Roman" w:cs="Times New Roman"/>
          <w:rPrChange w:id="2438" w:author="Masato YOSHIKAWA" w:date="2026-01-20T12:25:00Z" w16du:dateUtc="2026-01-20T03:25:00Z">
            <w:rPr>
              <w:rStyle w:val="aa"/>
              <w:rFonts w:ascii="ＭＳ 明朝" w:eastAsia="ＭＳ 明朝" w:hAnsi="ＭＳ 明朝"/>
            </w:rPr>
          </w:rPrChange>
        </w:rPr>
        <w:t>https://github.com/zawa-kun/senior-thesis-tools/tree/main/data/processed/dmis</w:t>
      </w:r>
      <w:ins w:id="2439" w:author="Masato YOSHIKAWA" w:date="2026-01-20T12:19:00Z" w16du:dateUtc="2026-01-20T03:19:00Z">
        <w:r w:rsidR="005B6842" w:rsidRPr="00B83013">
          <w:rPr>
            <w:rFonts w:ascii="Times New Roman" w:eastAsia="ＭＳ 明朝" w:hAnsi="Times New Roman" w:cs="Times New Roman"/>
            <w:rPrChange w:id="2440" w:author="Masato YOSHIKAWA" w:date="2026-01-20T12:25:00Z" w16du:dateUtc="2026-01-20T03:25:00Z">
              <w:rPr>
                <w:rFonts w:ascii="ＭＳ 明朝" w:eastAsia="ＭＳ 明朝" w:hAnsi="ＭＳ 明朝"/>
              </w:rPr>
            </w:rPrChange>
          </w:rPr>
          <w:fldChar w:fldCharType="end"/>
        </w:r>
      </w:ins>
      <w:del w:id="2441" w:author="Masato YOSHIKAWA" w:date="2026-01-20T12:19:00Z" w16du:dateUtc="2026-01-20T03:19:00Z">
        <w:r w:rsidRPr="00B83013" w:rsidDel="005B6842">
          <w:rPr>
            <w:rFonts w:ascii="Times New Roman" w:eastAsia="ＭＳ 明朝" w:hAnsi="Times New Roman" w:cs="Times New Roman" w:hint="eastAsia"/>
            <w:rPrChange w:id="2442" w:author="Masato YOSHIKAWA" w:date="2026-01-20T12:25:00Z" w16du:dateUtc="2026-01-20T03:25:00Z">
              <w:rPr>
                <w:rFonts w:ascii="ＭＳ 明朝" w:eastAsia="ＭＳ 明朝" w:hAnsi="ＭＳ 明朝" w:hint="eastAsia"/>
              </w:rPr>
            </w:rPrChange>
          </w:rPr>
          <w:delText>）</w:delText>
        </w:r>
      </w:del>
    </w:p>
    <w:tbl>
      <w:tblPr>
        <w:tblStyle w:val="af5"/>
        <w:tblW w:w="5000" w:type="pct"/>
        <w:tblLayout w:type="fixed"/>
        <w:tblLook w:val="04A0" w:firstRow="1" w:lastRow="0" w:firstColumn="1" w:lastColumn="0" w:noHBand="0" w:noVBand="1"/>
        <w:tblPrChange w:id="2443" w:author="Masato YOSHIKAWA" w:date="2026-01-20T12:20:00Z" w16du:dateUtc="2026-01-20T03:20:00Z">
          <w:tblPr>
            <w:tblStyle w:val="af5"/>
            <w:tblW w:w="5000" w:type="pct"/>
            <w:tblLayout w:type="fixed"/>
            <w:tblLook w:val="04A0" w:firstRow="1" w:lastRow="0" w:firstColumn="1" w:lastColumn="0" w:noHBand="0" w:noVBand="1"/>
          </w:tblPr>
        </w:tblPrChange>
      </w:tblPr>
      <w:tblGrid>
        <w:gridCol w:w="990"/>
        <w:gridCol w:w="990"/>
        <w:gridCol w:w="1069"/>
        <w:gridCol w:w="1323"/>
        <w:gridCol w:w="1264"/>
        <w:gridCol w:w="1446"/>
        <w:gridCol w:w="1412"/>
        <w:tblGridChange w:id="2444">
          <w:tblGrid>
            <w:gridCol w:w="990"/>
            <w:gridCol w:w="990"/>
            <w:gridCol w:w="1069"/>
            <w:gridCol w:w="1323"/>
            <w:gridCol w:w="1264"/>
            <w:gridCol w:w="1446"/>
            <w:gridCol w:w="1412"/>
          </w:tblGrid>
        </w:tblGridChange>
      </w:tblGrid>
      <w:tr w:rsidR="002E4570" w:rsidRPr="00B83013" w:rsidDel="005B6842" w14:paraId="54E3E6B9" w14:textId="02E36DAC" w:rsidTr="005B6842">
        <w:tc>
          <w:tcPr>
            <w:tcW w:w="583" w:type="pct"/>
            <w:tcPrChange w:id="2445" w:author="Masato YOSHIKAWA" w:date="2026-01-20T12:20:00Z" w16du:dateUtc="2026-01-20T03:20:00Z">
              <w:tcPr>
                <w:tcW w:w="582" w:type="pct"/>
              </w:tcPr>
            </w:tcPrChange>
          </w:tcPr>
          <w:p w14:paraId="5BA06E9B" w14:textId="3C1DAA59" w:rsidR="002E4570" w:rsidRPr="00B83013" w:rsidDel="005B6842" w:rsidRDefault="002E4570" w:rsidP="00A018DB">
            <w:pPr>
              <w:pStyle w:val="af8"/>
              <w:rPr>
                <w:moveFrom w:id="2446" w:author="Masato YOSHIKAWA" w:date="2026-01-20T12:21:00Z" w16du:dateUtc="2026-01-20T03:21:00Z"/>
                <w:rFonts w:ascii="Times New Roman" w:eastAsia="ＭＳ 明朝" w:hAnsi="Times New Roman" w:cs="Times New Roman"/>
                <w:rPrChange w:id="2447" w:author="Masato YOSHIKAWA" w:date="2026-01-20T12:25:00Z" w16du:dateUtc="2026-01-20T03:25:00Z">
                  <w:rPr>
                    <w:moveFrom w:id="2448" w:author="Masato YOSHIKAWA" w:date="2026-01-20T12:21:00Z" w16du:dateUtc="2026-01-20T03:21:00Z"/>
                    <w:rFonts w:ascii="ＭＳ 明朝" w:eastAsia="ＭＳ 明朝" w:hAnsi="ＭＳ 明朝"/>
                  </w:rPr>
                </w:rPrChange>
              </w:rPr>
            </w:pPr>
            <w:moveFromRangeStart w:id="2449" w:author="Masato YOSHIKAWA" w:date="2026-01-20T12:21:00Z" w:name="move219804090"/>
            <w:moveFrom w:id="2450" w:author="Masato YOSHIKAWA" w:date="2026-01-20T12:21:00Z" w16du:dateUtc="2026-01-20T03:21:00Z">
              <w:r w:rsidRPr="00B83013" w:rsidDel="005B6842">
                <w:rPr>
                  <w:rFonts w:ascii="Times New Roman" w:eastAsia="ＭＳ 明朝" w:hAnsi="Times New Roman" w:cs="Times New Roman" w:hint="eastAsia"/>
                  <w:rPrChange w:id="2451" w:author="Masato YOSHIKAWA" w:date="2026-01-20T12:25:00Z" w16du:dateUtc="2026-01-20T03:25:00Z">
                    <w:rPr>
                      <w:rFonts w:ascii="ＭＳ 明朝" w:eastAsia="ＭＳ 明朝" w:hAnsi="ＭＳ 明朝" w:hint="eastAsia"/>
                    </w:rPr>
                  </w:rPrChange>
                </w:rPr>
                <w:t>文化語</w:t>
              </w:r>
            </w:moveFrom>
          </w:p>
        </w:tc>
        <w:tc>
          <w:tcPr>
            <w:tcW w:w="583" w:type="pct"/>
            <w:tcPrChange w:id="2452" w:author="Masato YOSHIKAWA" w:date="2026-01-20T12:20:00Z" w16du:dateUtc="2026-01-20T03:20:00Z">
              <w:tcPr>
                <w:tcW w:w="583" w:type="pct"/>
              </w:tcPr>
            </w:tcPrChange>
          </w:tcPr>
          <w:p w14:paraId="34C00A73" w14:textId="273B5E45" w:rsidR="002E4570" w:rsidRPr="00B83013" w:rsidDel="005B6842" w:rsidRDefault="002E4570" w:rsidP="00A018DB">
            <w:pPr>
              <w:pStyle w:val="af8"/>
              <w:rPr>
                <w:moveFrom w:id="2453" w:author="Masato YOSHIKAWA" w:date="2026-01-20T12:21:00Z" w16du:dateUtc="2026-01-20T03:21:00Z"/>
                <w:rFonts w:ascii="Times New Roman" w:eastAsia="ＭＳ 明朝" w:hAnsi="Times New Roman" w:cs="Times New Roman"/>
                <w:rPrChange w:id="2454" w:author="Masato YOSHIKAWA" w:date="2026-01-20T12:25:00Z" w16du:dateUtc="2026-01-20T03:25:00Z">
                  <w:rPr>
                    <w:moveFrom w:id="2455" w:author="Masato YOSHIKAWA" w:date="2026-01-20T12:21:00Z" w16du:dateUtc="2026-01-20T03:21:00Z"/>
                    <w:rFonts w:ascii="ＭＳ 明朝" w:eastAsia="ＭＳ 明朝" w:hAnsi="ＭＳ 明朝"/>
                  </w:rPr>
                </w:rPrChange>
              </w:rPr>
            </w:pPr>
            <w:moveFrom w:id="2456" w:author="Masato YOSHIKAWA" w:date="2026-01-20T12:21:00Z" w16du:dateUtc="2026-01-20T03:21:00Z">
              <w:r w:rsidRPr="00B83013" w:rsidDel="005B6842">
                <w:rPr>
                  <w:rFonts w:ascii="Times New Roman" w:eastAsia="ＭＳ 明朝" w:hAnsi="Times New Roman" w:cs="Times New Roman"/>
                  <w:rPrChange w:id="2457" w:author="Masato YOSHIKAWA" w:date="2026-01-20T12:25:00Z" w16du:dateUtc="2026-01-20T03:25:00Z">
                    <w:rPr>
                      <w:rFonts w:ascii="ＭＳ 明朝" w:eastAsia="ＭＳ 明朝" w:hAnsi="ＭＳ 明朝"/>
                    </w:rPr>
                  </w:rPrChange>
                </w:rPr>
                <w:t>文化的要素の対応訳</w:t>
              </w:r>
              <w:r w:rsidRPr="00B83013" w:rsidDel="005B6842">
                <w:rPr>
                  <w:rFonts w:ascii="Times New Roman" w:eastAsia="ＭＳ 明朝" w:hAnsi="Times New Roman" w:cs="Times New Roman"/>
                  <w:rPrChange w:id="2458" w:author="Masato YOSHIKAWA" w:date="2026-01-20T12:25:00Z" w16du:dateUtc="2026-01-20T03:25:00Z">
                    <w:rPr>
                      <w:rFonts w:ascii="ＭＳ 明朝" w:eastAsia="ＭＳ 明朝" w:hAnsi="ＭＳ 明朝"/>
                    </w:rPr>
                  </w:rPrChange>
                </w:rPr>
                <w:t>_Kondo</w:t>
              </w:r>
            </w:moveFrom>
          </w:p>
        </w:tc>
        <w:tc>
          <w:tcPr>
            <w:tcW w:w="629" w:type="pct"/>
            <w:tcPrChange w:id="2459" w:author="Masato YOSHIKAWA" w:date="2026-01-20T12:20:00Z" w16du:dateUtc="2026-01-20T03:20:00Z">
              <w:tcPr>
                <w:tcW w:w="629" w:type="pct"/>
              </w:tcPr>
            </w:tcPrChange>
          </w:tcPr>
          <w:p w14:paraId="465DA4F6" w14:textId="3DA72032" w:rsidR="002E4570" w:rsidRPr="00B83013" w:rsidDel="005B6842" w:rsidRDefault="002E4570" w:rsidP="00A018DB">
            <w:pPr>
              <w:pStyle w:val="af8"/>
              <w:rPr>
                <w:moveFrom w:id="2460" w:author="Masato YOSHIKAWA" w:date="2026-01-20T12:21:00Z" w16du:dateUtc="2026-01-20T03:21:00Z"/>
                <w:rFonts w:ascii="Times New Roman" w:eastAsia="ＭＳ 明朝" w:hAnsi="Times New Roman" w:cs="Times New Roman"/>
                <w:rPrChange w:id="2461" w:author="Masato YOSHIKAWA" w:date="2026-01-20T12:25:00Z" w16du:dateUtc="2026-01-20T03:25:00Z">
                  <w:rPr>
                    <w:moveFrom w:id="2462" w:author="Masato YOSHIKAWA" w:date="2026-01-20T12:21:00Z" w16du:dateUtc="2026-01-20T03:21:00Z"/>
                    <w:rFonts w:ascii="ＭＳ 明朝" w:eastAsia="ＭＳ 明朝" w:hAnsi="ＭＳ 明朝"/>
                  </w:rPr>
                </w:rPrChange>
              </w:rPr>
            </w:pPr>
            <w:moveFrom w:id="2463" w:author="Masato YOSHIKAWA" w:date="2026-01-20T12:21:00Z" w16du:dateUtc="2026-01-20T03:21:00Z">
              <w:r w:rsidRPr="00B83013" w:rsidDel="005B6842">
                <w:rPr>
                  <w:rFonts w:ascii="Times New Roman" w:eastAsia="ＭＳ 明朝" w:hAnsi="Times New Roman" w:cs="Times New Roman"/>
                  <w:rPrChange w:id="2464" w:author="Masato YOSHIKAWA" w:date="2026-01-20T12:25:00Z" w16du:dateUtc="2026-01-20T03:25:00Z">
                    <w:rPr>
                      <w:rFonts w:ascii="ＭＳ 明朝" w:eastAsia="ＭＳ 明朝" w:hAnsi="ＭＳ 明朝"/>
                    </w:rPr>
                  </w:rPrChange>
                </w:rPr>
                <w:t>文化的要素の対応訳</w:t>
              </w:r>
              <w:r w:rsidRPr="00B83013" w:rsidDel="005B6842">
                <w:rPr>
                  <w:rFonts w:ascii="Times New Roman" w:eastAsia="ＭＳ 明朝" w:hAnsi="Times New Roman" w:cs="Times New Roman"/>
                  <w:rPrChange w:id="2465" w:author="Masato YOSHIKAWA" w:date="2026-01-20T12:25:00Z" w16du:dateUtc="2026-01-20T03:25:00Z">
                    <w:rPr>
                      <w:rFonts w:ascii="ＭＳ 明朝" w:eastAsia="ＭＳ 明朝" w:hAnsi="ＭＳ 明朝"/>
                    </w:rPr>
                  </w:rPrChange>
                </w:rPr>
                <w:t>_McCllelan</w:t>
              </w:r>
            </w:moveFrom>
          </w:p>
        </w:tc>
        <w:tc>
          <w:tcPr>
            <w:tcW w:w="779" w:type="pct"/>
            <w:tcPrChange w:id="2466" w:author="Masato YOSHIKAWA" w:date="2026-01-20T12:20:00Z" w16du:dateUtc="2026-01-20T03:20:00Z">
              <w:tcPr>
                <w:tcW w:w="779" w:type="pct"/>
              </w:tcPr>
            </w:tcPrChange>
          </w:tcPr>
          <w:p w14:paraId="118E3A47" w14:textId="1FE3C17A" w:rsidR="002E4570" w:rsidRPr="00B83013" w:rsidDel="005B6842" w:rsidRDefault="002E4570" w:rsidP="00A018DB">
            <w:pPr>
              <w:pStyle w:val="af8"/>
              <w:rPr>
                <w:moveFrom w:id="2467" w:author="Masato YOSHIKAWA" w:date="2026-01-20T12:21:00Z" w16du:dateUtc="2026-01-20T03:21:00Z"/>
                <w:rFonts w:ascii="Times New Roman" w:eastAsia="ＭＳ 明朝" w:hAnsi="Times New Roman" w:cs="Times New Roman"/>
                <w:rPrChange w:id="2468" w:author="Masato YOSHIKAWA" w:date="2026-01-20T12:25:00Z" w16du:dateUtc="2026-01-20T03:25:00Z">
                  <w:rPr>
                    <w:moveFrom w:id="2469" w:author="Masato YOSHIKAWA" w:date="2026-01-20T12:21:00Z" w16du:dateUtc="2026-01-20T03:21:00Z"/>
                    <w:rFonts w:ascii="ＭＳ 明朝" w:eastAsia="ＭＳ 明朝" w:hAnsi="ＭＳ 明朝"/>
                  </w:rPr>
                </w:rPrChange>
              </w:rPr>
            </w:pPr>
            <w:moveFrom w:id="2470" w:author="Masato YOSHIKAWA" w:date="2026-01-20T12:21:00Z" w16du:dateUtc="2026-01-20T03:21:00Z">
              <w:r w:rsidRPr="00B83013" w:rsidDel="005B6842">
                <w:rPr>
                  <w:rFonts w:ascii="Times New Roman" w:eastAsia="ＭＳ 明朝" w:hAnsi="Times New Roman" w:cs="Times New Roman"/>
                  <w:rPrChange w:id="2471" w:author="Masato YOSHIKAWA" w:date="2026-01-20T12:25:00Z" w16du:dateUtc="2026-01-20T03:25:00Z">
                    <w:rPr>
                      <w:rFonts w:ascii="ＭＳ 明朝" w:eastAsia="ＭＳ 明朝" w:hAnsi="ＭＳ 明朝"/>
                    </w:rPr>
                  </w:rPrChange>
                </w:rPr>
                <w:t>翻訳技法</w:t>
              </w:r>
              <w:r w:rsidRPr="00B83013" w:rsidDel="005B6842">
                <w:rPr>
                  <w:rFonts w:ascii="Times New Roman" w:eastAsia="ＭＳ 明朝" w:hAnsi="Times New Roman" w:cs="Times New Roman"/>
                  <w:rPrChange w:id="2472" w:author="Masato YOSHIKAWA" w:date="2026-01-20T12:25:00Z" w16du:dateUtc="2026-01-20T03:25:00Z">
                    <w:rPr>
                      <w:rFonts w:ascii="ＭＳ 明朝" w:eastAsia="ＭＳ 明朝" w:hAnsi="ＭＳ 明朝"/>
                    </w:rPr>
                  </w:rPrChange>
                </w:rPr>
                <w:t>_Kondo</w:t>
              </w:r>
            </w:moveFrom>
          </w:p>
        </w:tc>
        <w:tc>
          <w:tcPr>
            <w:tcW w:w="744" w:type="pct"/>
            <w:tcPrChange w:id="2473" w:author="Masato YOSHIKAWA" w:date="2026-01-20T12:20:00Z" w16du:dateUtc="2026-01-20T03:20:00Z">
              <w:tcPr>
                <w:tcW w:w="744" w:type="pct"/>
              </w:tcPr>
            </w:tcPrChange>
          </w:tcPr>
          <w:p w14:paraId="185E5F28" w14:textId="3FF7D983" w:rsidR="002E4570" w:rsidRPr="00B83013" w:rsidDel="005B6842" w:rsidRDefault="002E4570" w:rsidP="00A018DB">
            <w:pPr>
              <w:pStyle w:val="af8"/>
              <w:rPr>
                <w:moveFrom w:id="2474" w:author="Masato YOSHIKAWA" w:date="2026-01-20T12:21:00Z" w16du:dateUtc="2026-01-20T03:21:00Z"/>
                <w:rFonts w:ascii="Times New Roman" w:eastAsia="ＭＳ 明朝" w:hAnsi="Times New Roman" w:cs="Times New Roman"/>
                <w:rPrChange w:id="2475" w:author="Masato YOSHIKAWA" w:date="2026-01-20T12:25:00Z" w16du:dateUtc="2026-01-20T03:25:00Z">
                  <w:rPr>
                    <w:moveFrom w:id="2476" w:author="Masato YOSHIKAWA" w:date="2026-01-20T12:21:00Z" w16du:dateUtc="2026-01-20T03:21:00Z"/>
                    <w:rFonts w:ascii="ＭＳ 明朝" w:eastAsia="ＭＳ 明朝" w:hAnsi="ＭＳ 明朝"/>
                  </w:rPr>
                </w:rPrChange>
              </w:rPr>
            </w:pPr>
            <w:moveFrom w:id="2477" w:author="Masato YOSHIKAWA" w:date="2026-01-20T12:21:00Z" w16du:dateUtc="2026-01-20T03:21:00Z">
              <w:r w:rsidRPr="00B83013" w:rsidDel="005B6842">
                <w:rPr>
                  <w:rFonts w:ascii="Times New Roman" w:eastAsia="ＭＳ 明朝" w:hAnsi="Times New Roman" w:cs="Times New Roman"/>
                  <w:rPrChange w:id="2478" w:author="Masato YOSHIKAWA" w:date="2026-01-20T12:25:00Z" w16du:dateUtc="2026-01-20T03:25:00Z">
                    <w:rPr>
                      <w:rFonts w:ascii="ＭＳ 明朝" w:eastAsia="ＭＳ 明朝" w:hAnsi="ＭＳ 明朝"/>
                    </w:rPr>
                  </w:rPrChange>
                </w:rPr>
                <w:t>DMIS_Kondo</w:t>
              </w:r>
            </w:moveFrom>
          </w:p>
        </w:tc>
        <w:tc>
          <w:tcPr>
            <w:tcW w:w="851" w:type="pct"/>
            <w:tcPrChange w:id="2479" w:author="Masato YOSHIKAWA" w:date="2026-01-20T12:20:00Z" w16du:dateUtc="2026-01-20T03:20:00Z">
              <w:tcPr>
                <w:tcW w:w="851" w:type="pct"/>
              </w:tcPr>
            </w:tcPrChange>
          </w:tcPr>
          <w:p w14:paraId="77753F32" w14:textId="7BC9FBEA" w:rsidR="002E4570" w:rsidRPr="00B83013" w:rsidDel="005B6842" w:rsidRDefault="002E4570" w:rsidP="00A018DB">
            <w:pPr>
              <w:pStyle w:val="af8"/>
              <w:rPr>
                <w:moveFrom w:id="2480" w:author="Masato YOSHIKAWA" w:date="2026-01-20T12:21:00Z" w16du:dateUtc="2026-01-20T03:21:00Z"/>
                <w:rFonts w:ascii="Times New Roman" w:eastAsia="ＭＳ 明朝" w:hAnsi="Times New Roman" w:cs="Times New Roman"/>
                <w:rPrChange w:id="2481" w:author="Masato YOSHIKAWA" w:date="2026-01-20T12:25:00Z" w16du:dateUtc="2026-01-20T03:25:00Z">
                  <w:rPr>
                    <w:moveFrom w:id="2482" w:author="Masato YOSHIKAWA" w:date="2026-01-20T12:21:00Z" w16du:dateUtc="2026-01-20T03:21:00Z"/>
                    <w:rFonts w:ascii="ＭＳ 明朝" w:eastAsia="ＭＳ 明朝" w:hAnsi="ＭＳ 明朝"/>
                  </w:rPr>
                </w:rPrChange>
              </w:rPr>
            </w:pPr>
            <w:moveFrom w:id="2483" w:author="Masato YOSHIKAWA" w:date="2026-01-20T12:21:00Z" w16du:dateUtc="2026-01-20T03:21:00Z">
              <w:r w:rsidRPr="00B83013" w:rsidDel="005B6842">
                <w:rPr>
                  <w:rFonts w:ascii="Times New Roman" w:eastAsia="ＭＳ 明朝" w:hAnsi="Times New Roman" w:cs="Times New Roman"/>
                  <w:rPrChange w:id="2484" w:author="Masato YOSHIKAWA" w:date="2026-01-20T12:25:00Z" w16du:dateUtc="2026-01-20T03:25:00Z">
                    <w:rPr>
                      <w:rFonts w:ascii="ＭＳ 明朝" w:eastAsia="ＭＳ 明朝" w:hAnsi="ＭＳ 明朝"/>
                    </w:rPr>
                  </w:rPrChange>
                </w:rPr>
                <w:t>翻訳技法</w:t>
              </w:r>
              <w:r w:rsidRPr="00B83013" w:rsidDel="005B6842">
                <w:rPr>
                  <w:rFonts w:ascii="Times New Roman" w:eastAsia="ＭＳ 明朝" w:hAnsi="Times New Roman" w:cs="Times New Roman"/>
                  <w:rPrChange w:id="2485" w:author="Masato YOSHIKAWA" w:date="2026-01-20T12:25:00Z" w16du:dateUtc="2026-01-20T03:25:00Z">
                    <w:rPr>
                      <w:rFonts w:ascii="ＭＳ 明朝" w:eastAsia="ＭＳ 明朝" w:hAnsi="ＭＳ 明朝"/>
                    </w:rPr>
                  </w:rPrChange>
                </w:rPr>
                <w:t>_McClellan</w:t>
              </w:r>
            </w:moveFrom>
          </w:p>
        </w:tc>
        <w:tc>
          <w:tcPr>
            <w:tcW w:w="831" w:type="pct"/>
            <w:tcPrChange w:id="2486" w:author="Masato YOSHIKAWA" w:date="2026-01-20T12:20:00Z" w16du:dateUtc="2026-01-20T03:20:00Z">
              <w:tcPr>
                <w:tcW w:w="831" w:type="pct"/>
              </w:tcPr>
            </w:tcPrChange>
          </w:tcPr>
          <w:p w14:paraId="68064DCF" w14:textId="34C4F478" w:rsidR="002E4570" w:rsidRPr="00B83013" w:rsidDel="005B6842" w:rsidRDefault="002E4570" w:rsidP="00A018DB">
            <w:pPr>
              <w:pStyle w:val="af8"/>
              <w:rPr>
                <w:moveFrom w:id="2487" w:author="Masato YOSHIKAWA" w:date="2026-01-20T12:21:00Z" w16du:dateUtc="2026-01-20T03:21:00Z"/>
                <w:rFonts w:ascii="Times New Roman" w:eastAsia="ＭＳ 明朝" w:hAnsi="Times New Roman" w:cs="Times New Roman"/>
                <w:rPrChange w:id="2488" w:author="Masato YOSHIKAWA" w:date="2026-01-20T12:25:00Z" w16du:dateUtc="2026-01-20T03:25:00Z">
                  <w:rPr>
                    <w:moveFrom w:id="2489" w:author="Masato YOSHIKAWA" w:date="2026-01-20T12:21:00Z" w16du:dateUtc="2026-01-20T03:21:00Z"/>
                    <w:rFonts w:ascii="ＭＳ 明朝" w:eastAsia="ＭＳ 明朝" w:hAnsi="ＭＳ 明朝"/>
                  </w:rPr>
                </w:rPrChange>
              </w:rPr>
            </w:pPr>
            <w:moveFrom w:id="2490" w:author="Masato YOSHIKAWA" w:date="2026-01-20T12:21:00Z" w16du:dateUtc="2026-01-20T03:21:00Z">
              <w:r w:rsidRPr="00B83013" w:rsidDel="005B6842">
                <w:rPr>
                  <w:rFonts w:ascii="Times New Roman" w:eastAsia="ＭＳ 明朝" w:hAnsi="Times New Roman" w:cs="Times New Roman"/>
                  <w:rPrChange w:id="2491" w:author="Masato YOSHIKAWA" w:date="2026-01-20T12:25:00Z" w16du:dateUtc="2026-01-20T03:25:00Z">
                    <w:rPr>
                      <w:rFonts w:ascii="ＭＳ 明朝" w:eastAsia="ＭＳ 明朝" w:hAnsi="ＭＳ 明朝"/>
                    </w:rPr>
                  </w:rPrChange>
                </w:rPr>
                <w:t>DMIS_McClellan</w:t>
              </w:r>
            </w:moveFrom>
          </w:p>
        </w:tc>
      </w:tr>
      <w:tr w:rsidR="002E4570" w:rsidRPr="00B83013" w:rsidDel="005B6842" w14:paraId="7CBC3155" w14:textId="39CB525B" w:rsidTr="005B6842">
        <w:tc>
          <w:tcPr>
            <w:tcW w:w="583" w:type="pct"/>
            <w:tcPrChange w:id="2492" w:author="Masato YOSHIKAWA" w:date="2026-01-20T12:20:00Z" w16du:dateUtc="2026-01-20T03:20:00Z">
              <w:tcPr>
                <w:tcW w:w="582" w:type="pct"/>
              </w:tcPr>
            </w:tcPrChange>
          </w:tcPr>
          <w:p w14:paraId="46172FF5" w14:textId="2EB7E732" w:rsidR="002E4570" w:rsidRPr="00B83013" w:rsidDel="005B6842" w:rsidRDefault="002E4570" w:rsidP="00A018DB">
            <w:pPr>
              <w:pStyle w:val="af8"/>
              <w:rPr>
                <w:moveFrom w:id="2493" w:author="Masato YOSHIKAWA" w:date="2026-01-20T12:21:00Z" w16du:dateUtc="2026-01-20T03:21:00Z"/>
                <w:rFonts w:ascii="Times New Roman" w:eastAsia="ＭＳ 明朝" w:hAnsi="Times New Roman" w:cs="Times New Roman"/>
                <w:rPrChange w:id="2494" w:author="Masato YOSHIKAWA" w:date="2026-01-20T12:25:00Z" w16du:dateUtc="2026-01-20T03:25:00Z">
                  <w:rPr>
                    <w:moveFrom w:id="2495" w:author="Masato YOSHIKAWA" w:date="2026-01-20T12:21:00Z" w16du:dateUtc="2026-01-20T03:21:00Z"/>
                    <w:rFonts w:ascii="ＭＳ 明朝" w:eastAsia="ＭＳ 明朝" w:hAnsi="ＭＳ 明朝"/>
                  </w:rPr>
                </w:rPrChange>
              </w:rPr>
            </w:pPr>
            <w:moveFrom w:id="2496" w:author="Masato YOSHIKAWA" w:date="2026-01-20T12:21:00Z" w16du:dateUtc="2026-01-20T03:21:00Z">
              <w:r w:rsidRPr="00B83013" w:rsidDel="005B6842">
                <w:rPr>
                  <w:rFonts w:ascii="Times New Roman" w:eastAsia="ＭＳ 明朝" w:hAnsi="Times New Roman" w:cs="Times New Roman" w:hint="eastAsia"/>
                  <w:rPrChange w:id="2497" w:author="Masato YOSHIKAWA" w:date="2026-01-20T12:25:00Z" w16du:dateUtc="2026-01-20T03:25:00Z">
                    <w:rPr>
                      <w:rFonts w:ascii="ＭＳ 明朝" w:eastAsia="ＭＳ 明朝" w:hAnsi="ＭＳ 明朝" w:hint="eastAsia"/>
                    </w:rPr>
                  </w:rPrChange>
                </w:rPr>
                <w:t>先生</w:t>
              </w:r>
            </w:moveFrom>
          </w:p>
        </w:tc>
        <w:tc>
          <w:tcPr>
            <w:tcW w:w="583" w:type="pct"/>
            <w:tcPrChange w:id="2498" w:author="Masato YOSHIKAWA" w:date="2026-01-20T12:20:00Z" w16du:dateUtc="2026-01-20T03:20:00Z">
              <w:tcPr>
                <w:tcW w:w="583" w:type="pct"/>
              </w:tcPr>
            </w:tcPrChange>
          </w:tcPr>
          <w:p w14:paraId="0297A14D" w14:textId="42147EAF" w:rsidR="002E4570" w:rsidRPr="00B83013" w:rsidDel="005B6842" w:rsidRDefault="002E4570" w:rsidP="00A018DB">
            <w:pPr>
              <w:pStyle w:val="af8"/>
              <w:rPr>
                <w:moveFrom w:id="2499" w:author="Masato YOSHIKAWA" w:date="2026-01-20T12:21:00Z" w16du:dateUtc="2026-01-20T03:21:00Z"/>
                <w:rFonts w:ascii="Times New Roman" w:eastAsia="ＭＳ 明朝" w:hAnsi="Times New Roman" w:cs="Times New Roman"/>
                <w:rPrChange w:id="2500" w:author="Masato YOSHIKAWA" w:date="2026-01-20T12:25:00Z" w16du:dateUtc="2026-01-20T03:25:00Z">
                  <w:rPr>
                    <w:moveFrom w:id="2501" w:author="Masato YOSHIKAWA" w:date="2026-01-20T12:21:00Z" w16du:dateUtc="2026-01-20T03:21:00Z"/>
                    <w:rFonts w:ascii="ＭＳ 明朝" w:eastAsia="ＭＳ 明朝" w:hAnsi="ＭＳ 明朝"/>
                  </w:rPr>
                </w:rPrChange>
              </w:rPr>
            </w:pPr>
            <w:moveFrom w:id="2502" w:author="Masato YOSHIKAWA" w:date="2026-01-20T12:21:00Z" w16du:dateUtc="2026-01-20T03:21:00Z">
              <w:r w:rsidRPr="00B83013" w:rsidDel="005B6842">
                <w:rPr>
                  <w:rFonts w:ascii="Times New Roman" w:eastAsia="ＭＳ 明朝" w:hAnsi="Times New Roman" w:cs="Times New Roman"/>
                  <w:rPrChange w:id="2503" w:author="Masato YOSHIKAWA" w:date="2026-01-20T12:25:00Z" w16du:dateUtc="2026-01-20T03:25:00Z">
                    <w:rPr>
                      <w:rFonts w:ascii="ＭＳ 明朝" w:eastAsia="ＭＳ 明朝" w:hAnsi="ＭＳ 明朝"/>
                    </w:rPr>
                  </w:rPrChange>
                </w:rPr>
                <w:t>sensei</w:t>
              </w:r>
            </w:moveFrom>
          </w:p>
        </w:tc>
        <w:tc>
          <w:tcPr>
            <w:tcW w:w="629" w:type="pct"/>
            <w:tcPrChange w:id="2504" w:author="Masato YOSHIKAWA" w:date="2026-01-20T12:20:00Z" w16du:dateUtc="2026-01-20T03:20:00Z">
              <w:tcPr>
                <w:tcW w:w="629" w:type="pct"/>
              </w:tcPr>
            </w:tcPrChange>
          </w:tcPr>
          <w:p w14:paraId="0E13AB8B" w14:textId="4A296A16" w:rsidR="002E4570" w:rsidRPr="00B83013" w:rsidDel="005B6842" w:rsidRDefault="002E4570" w:rsidP="00A018DB">
            <w:pPr>
              <w:pStyle w:val="af8"/>
              <w:rPr>
                <w:moveFrom w:id="2505" w:author="Masato YOSHIKAWA" w:date="2026-01-20T12:21:00Z" w16du:dateUtc="2026-01-20T03:21:00Z"/>
                <w:rFonts w:ascii="Times New Roman" w:eastAsia="ＭＳ 明朝" w:hAnsi="Times New Roman" w:cs="Times New Roman"/>
                <w:rPrChange w:id="2506" w:author="Masato YOSHIKAWA" w:date="2026-01-20T12:25:00Z" w16du:dateUtc="2026-01-20T03:25:00Z">
                  <w:rPr>
                    <w:moveFrom w:id="2507" w:author="Masato YOSHIKAWA" w:date="2026-01-20T12:21:00Z" w16du:dateUtc="2026-01-20T03:21:00Z"/>
                    <w:rFonts w:ascii="ＭＳ 明朝" w:eastAsia="ＭＳ 明朝" w:hAnsi="ＭＳ 明朝"/>
                  </w:rPr>
                </w:rPrChange>
              </w:rPr>
            </w:pPr>
            <w:moveFrom w:id="2508" w:author="Masato YOSHIKAWA" w:date="2026-01-20T12:21:00Z" w16du:dateUtc="2026-01-20T03:21:00Z">
              <w:r w:rsidRPr="00B83013" w:rsidDel="005B6842">
                <w:rPr>
                  <w:rFonts w:ascii="Times New Roman" w:eastAsia="ＭＳ 明朝" w:hAnsi="Times New Roman" w:cs="Times New Roman"/>
                  <w:rPrChange w:id="2509" w:author="Masato YOSHIKAWA" w:date="2026-01-20T12:25:00Z" w16du:dateUtc="2026-01-20T03:25:00Z">
                    <w:rPr>
                      <w:rFonts w:ascii="ＭＳ 明朝" w:eastAsia="ＭＳ 明朝" w:hAnsi="ＭＳ 明朝"/>
                    </w:rPr>
                  </w:rPrChange>
                </w:rPr>
                <w:t>Sensei</w:t>
              </w:r>
            </w:moveFrom>
          </w:p>
        </w:tc>
        <w:tc>
          <w:tcPr>
            <w:tcW w:w="779" w:type="pct"/>
            <w:tcPrChange w:id="2510" w:author="Masato YOSHIKAWA" w:date="2026-01-20T12:20:00Z" w16du:dateUtc="2026-01-20T03:20:00Z">
              <w:tcPr>
                <w:tcW w:w="779" w:type="pct"/>
              </w:tcPr>
            </w:tcPrChange>
          </w:tcPr>
          <w:p w14:paraId="23A89930" w14:textId="37D01940" w:rsidR="002E4570" w:rsidRPr="00B83013" w:rsidDel="005B6842" w:rsidRDefault="002E4570" w:rsidP="00A018DB">
            <w:pPr>
              <w:pStyle w:val="af8"/>
              <w:rPr>
                <w:moveFrom w:id="2511" w:author="Masato YOSHIKAWA" w:date="2026-01-20T12:21:00Z" w16du:dateUtc="2026-01-20T03:21:00Z"/>
                <w:rFonts w:ascii="Times New Roman" w:eastAsia="ＭＳ 明朝" w:hAnsi="Times New Roman" w:cs="Times New Roman"/>
                <w:rPrChange w:id="2512" w:author="Masato YOSHIKAWA" w:date="2026-01-20T12:25:00Z" w16du:dateUtc="2026-01-20T03:25:00Z">
                  <w:rPr>
                    <w:moveFrom w:id="2513" w:author="Masato YOSHIKAWA" w:date="2026-01-20T12:21:00Z" w16du:dateUtc="2026-01-20T03:21:00Z"/>
                    <w:rFonts w:ascii="ＭＳ 明朝" w:eastAsia="ＭＳ 明朝" w:hAnsi="ＭＳ 明朝"/>
                  </w:rPr>
                </w:rPrChange>
              </w:rPr>
            </w:pPr>
            <w:moveFrom w:id="2514" w:author="Masato YOSHIKAWA" w:date="2026-01-20T12:21:00Z" w16du:dateUtc="2026-01-20T03:21:00Z">
              <w:r w:rsidRPr="00B83013" w:rsidDel="005B6842">
                <w:rPr>
                  <w:rFonts w:ascii="Times New Roman" w:eastAsia="ＭＳ 明朝" w:hAnsi="Times New Roman" w:cs="Times New Roman"/>
                  <w:rPrChange w:id="2515" w:author="Masato YOSHIKAWA" w:date="2026-01-20T12:25:00Z" w16du:dateUtc="2026-01-20T03:25:00Z">
                    <w:rPr>
                      <w:rFonts w:ascii="ＭＳ 明朝" w:eastAsia="ＭＳ 明朝" w:hAnsi="ＭＳ 明朝"/>
                    </w:rPr>
                  </w:rPrChange>
                </w:rPr>
                <w:t>Amplification</w:t>
              </w:r>
            </w:moveFrom>
          </w:p>
        </w:tc>
        <w:tc>
          <w:tcPr>
            <w:tcW w:w="744" w:type="pct"/>
            <w:tcPrChange w:id="2516" w:author="Masato YOSHIKAWA" w:date="2026-01-20T12:20:00Z" w16du:dateUtc="2026-01-20T03:20:00Z">
              <w:tcPr>
                <w:tcW w:w="744" w:type="pct"/>
              </w:tcPr>
            </w:tcPrChange>
          </w:tcPr>
          <w:p w14:paraId="16099EEE" w14:textId="646B3FCA" w:rsidR="002E4570" w:rsidRPr="00B83013" w:rsidDel="005B6842" w:rsidRDefault="002E4570" w:rsidP="00A018DB">
            <w:pPr>
              <w:pStyle w:val="af8"/>
              <w:rPr>
                <w:moveFrom w:id="2517" w:author="Masato YOSHIKAWA" w:date="2026-01-20T12:21:00Z" w16du:dateUtc="2026-01-20T03:21:00Z"/>
                <w:rFonts w:ascii="Times New Roman" w:eastAsia="ＭＳ 明朝" w:hAnsi="Times New Roman" w:cs="Times New Roman"/>
                <w:rPrChange w:id="2518" w:author="Masato YOSHIKAWA" w:date="2026-01-20T12:25:00Z" w16du:dateUtc="2026-01-20T03:25:00Z">
                  <w:rPr>
                    <w:moveFrom w:id="2519" w:author="Masato YOSHIKAWA" w:date="2026-01-20T12:21:00Z" w16du:dateUtc="2026-01-20T03:21:00Z"/>
                    <w:rFonts w:ascii="ＭＳ 明朝" w:eastAsia="ＭＳ 明朝" w:hAnsi="ＭＳ 明朝"/>
                  </w:rPr>
                </w:rPrChange>
              </w:rPr>
            </w:pPr>
            <w:moveFrom w:id="2520" w:author="Masato YOSHIKAWA" w:date="2026-01-20T12:21:00Z" w16du:dateUtc="2026-01-20T03:21:00Z">
              <w:r w:rsidRPr="00B83013" w:rsidDel="005B6842">
                <w:rPr>
                  <w:rFonts w:ascii="Times New Roman" w:eastAsia="ＭＳ 明朝" w:hAnsi="Times New Roman" w:cs="Times New Roman"/>
                  <w:rPrChange w:id="2521" w:author="Masato YOSHIKAWA" w:date="2026-01-20T12:25:00Z" w16du:dateUtc="2026-01-20T03:25:00Z">
                    <w:rPr>
                      <w:rFonts w:ascii="ＭＳ 明朝" w:eastAsia="ＭＳ 明朝" w:hAnsi="ＭＳ 明朝"/>
                    </w:rPr>
                  </w:rPrChange>
                </w:rPr>
                <w:t>Adaptation</w:t>
              </w:r>
            </w:moveFrom>
          </w:p>
        </w:tc>
        <w:tc>
          <w:tcPr>
            <w:tcW w:w="851" w:type="pct"/>
            <w:tcPrChange w:id="2522" w:author="Masato YOSHIKAWA" w:date="2026-01-20T12:20:00Z" w16du:dateUtc="2026-01-20T03:20:00Z">
              <w:tcPr>
                <w:tcW w:w="851" w:type="pct"/>
              </w:tcPr>
            </w:tcPrChange>
          </w:tcPr>
          <w:p w14:paraId="0A22D7CC" w14:textId="6BE7FEA3" w:rsidR="002E4570" w:rsidRPr="00B83013" w:rsidDel="005B6842" w:rsidRDefault="002E4570" w:rsidP="00A018DB">
            <w:pPr>
              <w:pStyle w:val="af8"/>
              <w:rPr>
                <w:moveFrom w:id="2523" w:author="Masato YOSHIKAWA" w:date="2026-01-20T12:21:00Z" w16du:dateUtc="2026-01-20T03:21:00Z"/>
                <w:rFonts w:ascii="Times New Roman" w:eastAsia="ＭＳ 明朝" w:hAnsi="Times New Roman" w:cs="Times New Roman"/>
                <w:rPrChange w:id="2524" w:author="Masato YOSHIKAWA" w:date="2026-01-20T12:25:00Z" w16du:dateUtc="2026-01-20T03:25:00Z">
                  <w:rPr>
                    <w:moveFrom w:id="2525" w:author="Masato YOSHIKAWA" w:date="2026-01-20T12:21:00Z" w16du:dateUtc="2026-01-20T03:21:00Z"/>
                    <w:rFonts w:ascii="ＭＳ 明朝" w:eastAsia="ＭＳ 明朝" w:hAnsi="ＭＳ 明朝"/>
                  </w:rPr>
                </w:rPrChange>
              </w:rPr>
            </w:pPr>
            <w:moveFrom w:id="2526" w:author="Masato YOSHIKAWA" w:date="2026-01-20T12:21:00Z" w16du:dateUtc="2026-01-20T03:21:00Z">
              <w:r w:rsidRPr="00B83013" w:rsidDel="005B6842">
                <w:rPr>
                  <w:rFonts w:ascii="Times New Roman" w:eastAsia="ＭＳ 明朝" w:hAnsi="Times New Roman" w:cs="Times New Roman"/>
                  <w:rPrChange w:id="2527" w:author="Masato YOSHIKAWA" w:date="2026-01-20T12:25:00Z" w16du:dateUtc="2026-01-20T03:25:00Z">
                    <w:rPr>
                      <w:rFonts w:ascii="ＭＳ 明朝" w:eastAsia="ＭＳ 明朝" w:hAnsi="ＭＳ 明朝"/>
                    </w:rPr>
                  </w:rPrChange>
                </w:rPr>
                <w:t>Amplification</w:t>
              </w:r>
            </w:moveFrom>
          </w:p>
        </w:tc>
        <w:tc>
          <w:tcPr>
            <w:tcW w:w="831" w:type="pct"/>
            <w:tcPrChange w:id="2528" w:author="Masato YOSHIKAWA" w:date="2026-01-20T12:20:00Z" w16du:dateUtc="2026-01-20T03:20:00Z">
              <w:tcPr>
                <w:tcW w:w="831" w:type="pct"/>
              </w:tcPr>
            </w:tcPrChange>
          </w:tcPr>
          <w:p w14:paraId="75BD5D96" w14:textId="05C6E1A6" w:rsidR="002E4570" w:rsidRPr="00B83013" w:rsidDel="005B6842" w:rsidRDefault="002E4570" w:rsidP="00A018DB">
            <w:pPr>
              <w:pStyle w:val="af8"/>
              <w:rPr>
                <w:moveFrom w:id="2529" w:author="Masato YOSHIKAWA" w:date="2026-01-20T12:21:00Z" w16du:dateUtc="2026-01-20T03:21:00Z"/>
                <w:rFonts w:ascii="Times New Roman" w:eastAsia="ＭＳ 明朝" w:hAnsi="Times New Roman" w:cs="Times New Roman"/>
                <w:rPrChange w:id="2530" w:author="Masato YOSHIKAWA" w:date="2026-01-20T12:25:00Z" w16du:dateUtc="2026-01-20T03:25:00Z">
                  <w:rPr>
                    <w:moveFrom w:id="2531" w:author="Masato YOSHIKAWA" w:date="2026-01-20T12:21:00Z" w16du:dateUtc="2026-01-20T03:21:00Z"/>
                    <w:rFonts w:ascii="ＭＳ 明朝" w:eastAsia="ＭＳ 明朝" w:hAnsi="ＭＳ 明朝"/>
                  </w:rPr>
                </w:rPrChange>
              </w:rPr>
            </w:pPr>
            <w:moveFrom w:id="2532" w:author="Masato YOSHIKAWA" w:date="2026-01-20T12:21:00Z" w16du:dateUtc="2026-01-20T03:21:00Z">
              <w:r w:rsidRPr="00B83013" w:rsidDel="005B6842">
                <w:rPr>
                  <w:rFonts w:ascii="Times New Roman" w:eastAsia="ＭＳ 明朝" w:hAnsi="Times New Roman" w:cs="Times New Roman"/>
                  <w:rPrChange w:id="2533" w:author="Masato YOSHIKAWA" w:date="2026-01-20T12:25:00Z" w16du:dateUtc="2026-01-20T03:25:00Z">
                    <w:rPr>
                      <w:rFonts w:ascii="ＭＳ 明朝" w:eastAsia="ＭＳ 明朝" w:hAnsi="ＭＳ 明朝"/>
                    </w:rPr>
                  </w:rPrChange>
                </w:rPr>
                <w:t>Adaptation</w:t>
              </w:r>
            </w:moveFrom>
          </w:p>
        </w:tc>
      </w:tr>
      <w:tr w:rsidR="002E4570" w:rsidRPr="00B83013" w:rsidDel="005B6842" w14:paraId="10BDB4E8" w14:textId="714F1C07" w:rsidTr="005B6842">
        <w:tc>
          <w:tcPr>
            <w:tcW w:w="583" w:type="pct"/>
            <w:tcPrChange w:id="2534" w:author="Masato YOSHIKAWA" w:date="2026-01-20T12:20:00Z" w16du:dateUtc="2026-01-20T03:20:00Z">
              <w:tcPr>
                <w:tcW w:w="582" w:type="pct"/>
              </w:tcPr>
            </w:tcPrChange>
          </w:tcPr>
          <w:p w14:paraId="5ABD952B" w14:textId="0A19519D" w:rsidR="002E4570" w:rsidRPr="00B83013" w:rsidDel="005B6842" w:rsidRDefault="002E4570" w:rsidP="00A018DB">
            <w:pPr>
              <w:pStyle w:val="af8"/>
              <w:rPr>
                <w:moveFrom w:id="2535" w:author="Masato YOSHIKAWA" w:date="2026-01-20T12:21:00Z" w16du:dateUtc="2026-01-20T03:21:00Z"/>
                <w:rFonts w:ascii="Times New Roman" w:eastAsia="ＭＳ 明朝" w:hAnsi="Times New Roman" w:cs="Times New Roman"/>
                <w:rPrChange w:id="2536" w:author="Masato YOSHIKAWA" w:date="2026-01-20T12:25:00Z" w16du:dateUtc="2026-01-20T03:25:00Z">
                  <w:rPr>
                    <w:moveFrom w:id="2537" w:author="Masato YOSHIKAWA" w:date="2026-01-20T12:21:00Z" w16du:dateUtc="2026-01-20T03:21:00Z"/>
                    <w:rFonts w:ascii="ＭＳ 明朝" w:eastAsia="ＭＳ 明朝" w:hAnsi="ＭＳ 明朝"/>
                  </w:rPr>
                </w:rPrChange>
              </w:rPr>
            </w:pPr>
            <w:moveFrom w:id="2538" w:author="Masato YOSHIKAWA" w:date="2026-01-20T12:21:00Z" w16du:dateUtc="2026-01-20T03:21:00Z">
              <w:r w:rsidRPr="00B83013" w:rsidDel="005B6842">
                <w:rPr>
                  <w:rFonts w:ascii="Times New Roman" w:eastAsia="ＭＳ 明朝" w:hAnsi="Times New Roman" w:cs="Times New Roman" w:hint="eastAsia"/>
                  <w:rPrChange w:id="2539" w:author="Masato YOSHIKAWA" w:date="2026-01-20T12:25:00Z" w16du:dateUtc="2026-01-20T03:25:00Z">
                    <w:rPr>
                      <w:rFonts w:ascii="ＭＳ 明朝" w:eastAsia="ＭＳ 明朝" w:hAnsi="ＭＳ 明朝" w:hint="eastAsia"/>
                    </w:rPr>
                  </w:rPrChange>
                </w:rPr>
                <w:t>鎌倉</w:t>
              </w:r>
            </w:moveFrom>
          </w:p>
        </w:tc>
        <w:tc>
          <w:tcPr>
            <w:tcW w:w="583" w:type="pct"/>
            <w:tcPrChange w:id="2540" w:author="Masato YOSHIKAWA" w:date="2026-01-20T12:20:00Z" w16du:dateUtc="2026-01-20T03:20:00Z">
              <w:tcPr>
                <w:tcW w:w="583" w:type="pct"/>
              </w:tcPr>
            </w:tcPrChange>
          </w:tcPr>
          <w:p w14:paraId="3610863D" w14:textId="650364BA" w:rsidR="002E4570" w:rsidRPr="00B83013" w:rsidDel="005B6842" w:rsidRDefault="002E4570" w:rsidP="00A018DB">
            <w:pPr>
              <w:pStyle w:val="af8"/>
              <w:rPr>
                <w:moveFrom w:id="2541" w:author="Masato YOSHIKAWA" w:date="2026-01-20T12:21:00Z" w16du:dateUtc="2026-01-20T03:21:00Z"/>
                <w:rFonts w:ascii="Times New Roman" w:eastAsia="ＭＳ 明朝" w:hAnsi="Times New Roman" w:cs="Times New Roman"/>
                <w:rPrChange w:id="2542" w:author="Masato YOSHIKAWA" w:date="2026-01-20T12:25:00Z" w16du:dateUtc="2026-01-20T03:25:00Z">
                  <w:rPr>
                    <w:moveFrom w:id="2543" w:author="Masato YOSHIKAWA" w:date="2026-01-20T12:21:00Z" w16du:dateUtc="2026-01-20T03:21:00Z"/>
                    <w:rFonts w:ascii="ＭＳ 明朝" w:eastAsia="ＭＳ 明朝" w:hAnsi="ＭＳ 明朝"/>
                  </w:rPr>
                </w:rPrChange>
              </w:rPr>
            </w:pPr>
            <w:moveFrom w:id="2544" w:author="Masato YOSHIKAWA" w:date="2026-01-20T12:21:00Z" w16du:dateUtc="2026-01-20T03:21:00Z">
              <w:r w:rsidRPr="00B83013" w:rsidDel="005B6842">
                <w:rPr>
                  <w:rFonts w:ascii="Times New Roman" w:eastAsia="ＭＳ 明朝" w:hAnsi="Times New Roman" w:cs="Times New Roman"/>
                  <w:rPrChange w:id="2545" w:author="Masato YOSHIKAWA" w:date="2026-01-20T12:25:00Z" w16du:dateUtc="2026-01-20T03:25:00Z">
                    <w:rPr>
                      <w:rFonts w:ascii="ＭＳ 明朝" w:eastAsia="ＭＳ 明朝" w:hAnsi="ＭＳ 明朝"/>
                    </w:rPr>
                  </w:rPrChange>
                </w:rPr>
                <w:t>Kamakura</w:t>
              </w:r>
            </w:moveFrom>
          </w:p>
        </w:tc>
        <w:tc>
          <w:tcPr>
            <w:tcW w:w="629" w:type="pct"/>
            <w:tcPrChange w:id="2546" w:author="Masato YOSHIKAWA" w:date="2026-01-20T12:20:00Z" w16du:dateUtc="2026-01-20T03:20:00Z">
              <w:tcPr>
                <w:tcW w:w="629" w:type="pct"/>
              </w:tcPr>
            </w:tcPrChange>
          </w:tcPr>
          <w:p w14:paraId="32FA900D" w14:textId="72EC2F05" w:rsidR="002E4570" w:rsidRPr="00B83013" w:rsidDel="005B6842" w:rsidRDefault="002E4570" w:rsidP="00A018DB">
            <w:pPr>
              <w:pStyle w:val="af8"/>
              <w:rPr>
                <w:moveFrom w:id="2547" w:author="Masato YOSHIKAWA" w:date="2026-01-20T12:21:00Z" w16du:dateUtc="2026-01-20T03:21:00Z"/>
                <w:rFonts w:ascii="Times New Roman" w:eastAsia="ＭＳ 明朝" w:hAnsi="Times New Roman" w:cs="Times New Roman"/>
                <w:rPrChange w:id="2548" w:author="Masato YOSHIKAWA" w:date="2026-01-20T12:25:00Z" w16du:dateUtc="2026-01-20T03:25:00Z">
                  <w:rPr>
                    <w:moveFrom w:id="2549" w:author="Masato YOSHIKAWA" w:date="2026-01-20T12:21:00Z" w16du:dateUtc="2026-01-20T03:21:00Z"/>
                    <w:rFonts w:ascii="ＭＳ 明朝" w:eastAsia="ＭＳ 明朝" w:hAnsi="ＭＳ 明朝"/>
                  </w:rPr>
                </w:rPrChange>
              </w:rPr>
            </w:pPr>
            <w:moveFrom w:id="2550" w:author="Masato YOSHIKAWA" w:date="2026-01-20T12:21:00Z" w16du:dateUtc="2026-01-20T03:21:00Z">
              <w:r w:rsidRPr="00B83013" w:rsidDel="005B6842">
                <w:rPr>
                  <w:rFonts w:ascii="Times New Roman" w:eastAsia="ＭＳ 明朝" w:hAnsi="Times New Roman" w:cs="Times New Roman"/>
                  <w:rPrChange w:id="2551" w:author="Masato YOSHIKAWA" w:date="2026-01-20T12:25:00Z" w16du:dateUtc="2026-01-20T03:25:00Z">
                    <w:rPr>
                      <w:rFonts w:ascii="ＭＳ 明朝" w:eastAsia="ＭＳ 明朝" w:hAnsi="ＭＳ 明朝"/>
                    </w:rPr>
                  </w:rPrChange>
                </w:rPr>
                <w:t>Kamakura</w:t>
              </w:r>
            </w:moveFrom>
          </w:p>
        </w:tc>
        <w:tc>
          <w:tcPr>
            <w:tcW w:w="779" w:type="pct"/>
            <w:tcPrChange w:id="2552" w:author="Masato YOSHIKAWA" w:date="2026-01-20T12:20:00Z" w16du:dateUtc="2026-01-20T03:20:00Z">
              <w:tcPr>
                <w:tcW w:w="779" w:type="pct"/>
              </w:tcPr>
            </w:tcPrChange>
          </w:tcPr>
          <w:p w14:paraId="51751DE9" w14:textId="20382C0A" w:rsidR="002E4570" w:rsidRPr="00B83013" w:rsidDel="005B6842" w:rsidRDefault="002E4570" w:rsidP="00A018DB">
            <w:pPr>
              <w:pStyle w:val="af8"/>
              <w:rPr>
                <w:moveFrom w:id="2553" w:author="Masato YOSHIKAWA" w:date="2026-01-20T12:21:00Z" w16du:dateUtc="2026-01-20T03:21:00Z"/>
                <w:rFonts w:ascii="Times New Roman" w:eastAsia="ＭＳ 明朝" w:hAnsi="Times New Roman" w:cs="Times New Roman"/>
                <w:rPrChange w:id="2554" w:author="Masato YOSHIKAWA" w:date="2026-01-20T12:25:00Z" w16du:dateUtc="2026-01-20T03:25:00Z">
                  <w:rPr>
                    <w:moveFrom w:id="2555" w:author="Masato YOSHIKAWA" w:date="2026-01-20T12:21:00Z" w16du:dateUtc="2026-01-20T03:21:00Z"/>
                    <w:rFonts w:ascii="ＭＳ 明朝" w:eastAsia="ＭＳ 明朝" w:hAnsi="ＭＳ 明朝"/>
                  </w:rPr>
                </w:rPrChange>
              </w:rPr>
            </w:pPr>
            <w:moveFrom w:id="2556" w:author="Masato YOSHIKAWA" w:date="2026-01-20T12:21:00Z" w16du:dateUtc="2026-01-20T03:21:00Z">
              <w:r w:rsidRPr="00B83013" w:rsidDel="005B6842">
                <w:rPr>
                  <w:rFonts w:ascii="Times New Roman" w:eastAsia="ＭＳ 明朝" w:hAnsi="Times New Roman" w:cs="Times New Roman"/>
                  <w:rPrChange w:id="2557" w:author="Masato YOSHIKAWA" w:date="2026-01-20T12:25:00Z" w16du:dateUtc="2026-01-20T03:25:00Z">
                    <w:rPr>
                      <w:rFonts w:ascii="ＭＳ 明朝" w:eastAsia="ＭＳ 明朝" w:hAnsi="ＭＳ 明朝"/>
                    </w:rPr>
                  </w:rPrChange>
                </w:rPr>
                <w:t>Borrowing</w:t>
              </w:r>
            </w:moveFrom>
          </w:p>
        </w:tc>
        <w:tc>
          <w:tcPr>
            <w:tcW w:w="744" w:type="pct"/>
            <w:tcPrChange w:id="2558" w:author="Masato YOSHIKAWA" w:date="2026-01-20T12:20:00Z" w16du:dateUtc="2026-01-20T03:20:00Z">
              <w:tcPr>
                <w:tcW w:w="744" w:type="pct"/>
              </w:tcPr>
            </w:tcPrChange>
          </w:tcPr>
          <w:p w14:paraId="15094FA9" w14:textId="22F1FBE4" w:rsidR="002E4570" w:rsidRPr="00B83013" w:rsidDel="005B6842" w:rsidRDefault="002E4570" w:rsidP="00A018DB">
            <w:pPr>
              <w:pStyle w:val="af8"/>
              <w:rPr>
                <w:moveFrom w:id="2559" w:author="Masato YOSHIKAWA" w:date="2026-01-20T12:21:00Z" w16du:dateUtc="2026-01-20T03:21:00Z"/>
                <w:rFonts w:ascii="Times New Roman" w:eastAsia="ＭＳ 明朝" w:hAnsi="Times New Roman" w:cs="Times New Roman"/>
                <w:rPrChange w:id="2560" w:author="Masato YOSHIKAWA" w:date="2026-01-20T12:25:00Z" w16du:dateUtc="2026-01-20T03:25:00Z">
                  <w:rPr>
                    <w:moveFrom w:id="2561" w:author="Masato YOSHIKAWA" w:date="2026-01-20T12:21:00Z" w16du:dateUtc="2026-01-20T03:21:00Z"/>
                    <w:rFonts w:ascii="ＭＳ 明朝" w:eastAsia="ＭＳ 明朝" w:hAnsi="ＭＳ 明朝"/>
                  </w:rPr>
                </w:rPrChange>
              </w:rPr>
            </w:pPr>
            <w:moveFrom w:id="2562" w:author="Masato YOSHIKAWA" w:date="2026-01-20T12:21:00Z" w16du:dateUtc="2026-01-20T03:21:00Z">
              <w:r w:rsidRPr="00B83013" w:rsidDel="005B6842">
                <w:rPr>
                  <w:rFonts w:ascii="Times New Roman" w:eastAsia="ＭＳ 明朝" w:hAnsi="Times New Roman" w:cs="Times New Roman"/>
                  <w:rPrChange w:id="2563" w:author="Masato YOSHIKAWA" w:date="2026-01-20T12:25:00Z" w16du:dateUtc="2026-01-20T03:25:00Z">
                    <w:rPr>
                      <w:rFonts w:ascii="ＭＳ 明朝" w:eastAsia="ＭＳ 明朝" w:hAnsi="ＭＳ 明朝"/>
                    </w:rPr>
                  </w:rPrChange>
                </w:rPr>
                <w:t>Acceptance</w:t>
              </w:r>
            </w:moveFrom>
          </w:p>
        </w:tc>
        <w:tc>
          <w:tcPr>
            <w:tcW w:w="851" w:type="pct"/>
            <w:tcPrChange w:id="2564" w:author="Masato YOSHIKAWA" w:date="2026-01-20T12:20:00Z" w16du:dateUtc="2026-01-20T03:20:00Z">
              <w:tcPr>
                <w:tcW w:w="851" w:type="pct"/>
              </w:tcPr>
            </w:tcPrChange>
          </w:tcPr>
          <w:p w14:paraId="2141BBF8" w14:textId="4C65CF3D" w:rsidR="002E4570" w:rsidRPr="00B83013" w:rsidDel="005B6842" w:rsidRDefault="002E4570" w:rsidP="00A018DB">
            <w:pPr>
              <w:pStyle w:val="af8"/>
              <w:rPr>
                <w:moveFrom w:id="2565" w:author="Masato YOSHIKAWA" w:date="2026-01-20T12:21:00Z" w16du:dateUtc="2026-01-20T03:21:00Z"/>
                <w:rFonts w:ascii="Times New Roman" w:eastAsia="ＭＳ 明朝" w:hAnsi="Times New Roman" w:cs="Times New Roman"/>
                <w:rPrChange w:id="2566" w:author="Masato YOSHIKAWA" w:date="2026-01-20T12:25:00Z" w16du:dateUtc="2026-01-20T03:25:00Z">
                  <w:rPr>
                    <w:moveFrom w:id="2567" w:author="Masato YOSHIKAWA" w:date="2026-01-20T12:21:00Z" w16du:dateUtc="2026-01-20T03:21:00Z"/>
                    <w:rFonts w:ascii="ＭＳ 明朝" w:eastAsia="ＭＳ 明朝" w:hAnsi="ＭＳ 明朝"/>
                  </w:rPr>
                </w:rPrChange>
              </w:rPr>
            </w:pPr>
            <w:moveFrom w:id="2568" w:author="Masato YOSHIKAWA" w:date="2026-01-20T12:21:00Z" w16du:dateUtc="2026-01-20T03:21:00Z">
              <w:r w:rsidRPr="00B83013" w:rsidDel="005B6842">
                <w:rPr>
                  <w:rFonts w:ascii="Times New Roman" w:eastAsia="ＭＳ 明朝" w:hAnsi="Times New Roman" w:cs="Times New Roman"/>
                  <w:rPrChange w:id="2569" w:author="Masato YOSHIKAWA" w:date="2026-01-20T12:25:00Z" w16du:dateUtc="2026-01-20T03:25:00Z">
                    <w:rPr>
                      <w:rFonts w:ascii="ＭＳ 明朝" w:eastAsia="ＭＳ 明朝" w:hAnsi="ＭＳ 明朝"/>
                    </w:rPr>
                  </w:rPrChange>
                </w:rPr>
                <w:t>Borrowing</w:t>
              </w:r>
            </w:moveFrom>
          </w:p>
        </w:tc>
        <w:tc>
          <w:tcPr>
            <w:tcW w:w="831" w:type="pct"/>
            <w:tcPrChange w:id="2570" w:author="Masato YOSHIKAWA" w:date="2026-01-20T12:20:00Z" w16du:dateUtc="2026-01-20T03:20:00Z">
              <w:tcPr>
                <w:tcW w:w="831" w:type="pct"/>
              </w:tcPr>
            </w:tcPrChange>
          </w:tcPr>
          <w:p w14:paraId="71D4EE0F" w14:textId="4DB9F093" w:rsidR="002E4570" w:rsidRPr="00B83013" w:rsidDel="005B6842" w:rsidRDefault="002E4570" w:rsidP="00A018DB">
            <w:pPr>
              <w:pStyle w:val="af8"/>
              <w:rPr>
                <w:moveFrom w:id="2571" w:author="Masato YOSHIKAWA" w:date="2026-01-20T12:21:00Z" w16du:dateUtc="2026-01-20T03:21:00Z"/>
                <w:rFonts w:ascii="Times New Roman" w:eastAsia="ＭＳ 明朝" w:hAnsi="Times New Roman" w:cs="Times New Roman"/>
                <w:rPrChange w:id="2572" w:author="Masato YOSHIKAWA" w:date="2026-01-20T12:25:00Z" w16du:dateUtc="2026-01-20T03:25:00Z">
                  <w:rPr>
                    <w:moveFrom w:id="2573" w:author="Masato YOSHIKAWA" w:date="2026-01-20T12:21:00Z" w16du:dateUtc="2026-01-20T03:21:00Z"/>
                    <w:rFonts w:ascii="ＭＳ 明朝" w:eastAsia="ＭＳ 明朝" w:hAnsi="ＭＳ 明朝"/>
                  </w:rPr>
                </w:rPrChange>
              </w:rPr>
            </w:pPr>
            <w:moveFrom w:id="2574" w:author="Masato YOSHIKAWA" w:date="2026-01-20T12:21:00Z" w16du:dateUtc="2026-01-20T03:21:00Z">
              <w:r w:rsidRPr="00B83013" w:rsidDel="005B6842">
                <w:rPr>
                  <w:rFonts w:ascii="Times New Roman" w:eastAsia="ＭＳ 明朝" w:hAnsi="Times New Roman" w:cs="Times New Roman"/>
                  <w:rPrChange w:id="2575" w:author="Masato YOSHIKAWA" w:date="2026-01-20T12:25:00Z" w16du:dateUtc="2026-01-20T03:25:00Z">
                    <w:rPr>
                      <w:rFonts w:ascii="ＭＳ 明朝" w:eastAsia="ＭＳ 明朝" w:hAnsi="ＭＳ 明朝"/>
                    </w:rPr>
                  </w:rPrChange>
                </w:rPr>
                <w:t>Acceptance</w:t>
              </w:r>
            </w:moveFrom>
          </w:p>
        </w:tc>
      </w:tr>
      <w:tr w:rsidR="002E4570" w:rsidRPr="00B83013" w:rsidDel="005B6842" w14:paraId="3E1C9D66" w14:textId="35A80030" w:rsidTr="005B6842">
        <w:tc>
          <w:tcPr>
            <w:tcW w:w="583" w:type="pct"/>
            <w:tcPrChange w:id="2576" w:author="Masato YOSHIKAWA" w:date="2026-01-20T12:20:00Z" w16du:dateUtc="2026-01-20T03:20:00Z">
              <w:tcPr>
                <w:tcW w:w="582" w:type="pct"/>
              </w:tcPr>
            </w:tcPrChange>
          </w:tcPr>
          <w:p w14:paraId="58D1DAB5" w14:textId="47816CF5" w:rsidR="002E4570" w:rsidRPr="00B83013" w:rsidDel="005B6842" w:rsidRDefault="002E4570" w:rsidP="00A018DB">
            <w:pPr>
              <w:pStyle w:val="af8"/>
              <w:rPr>
                <w:moveFrom w:id="2577" w:author="Masato YOSHIKAWA" w:date="2026-01-20T12:21:00Z" w16du:dateUtc="2026-01-20T03:21:00Z"/>
                <w:rFonts w:ascii="Times New Roman" w:eastAsia="ＭＳ 明朝" w:hAnsi="Times New Roman" w:cs="Times New Roman"/>
                <w:rPrChange w:id="2578" w:author="Masato YOSHIKAWA" w:date="2026-01-20T12:25:00Z" w16du:dateUtc="2026-01-20T03:25:00Z">
                  <w:rPr>
                    <w:moveFrom w:id="2579" w:author="Masato YOSHIKAWA" w:date="2026-01-20T12:21:00Z" w16du:dateUtc="2026-01-20T03:21:00Z"/>
                    <w:rFonts w:ascii="ＭＳ 明朝" w:eastAsia="ＭＳ 明朝" w:hAnsi="ＭＳ 明朝"/>
                  </w:rPr>
                </w:rPrChange>
              </w:rPr>
            </w:pPr>
            <w:moveFrom w:id="2580" w:author="Masato YOSHIKAWA" w:date="2026-01-20T12:21:00Z" w16du:dateUtc="2026-01-20T03:21:00Z">
              <w:r w:rsidRPr="00B83013" w:rsidDel="005B6842">
                <w:rPr>
                  <w:rFonts w:ascii="Times New Roman" w:eastAsia="ＭＳ 明朝" w:hAnsi="Times New Roman" w:cs="Times New Roman" w:hint="eastAsia"/>
                  <w:rPrChange w:id="2581" w:author="Masato YOSHIKAWA" w:date="2026-01-20T12:25:00Z" w16du:dateUtc="2026-01-20T03:25:00Z">
                    <w:rPr>
                      <w:rFonts w:ascii="ＭＳ 明朝" w:eastAsia="ＭＳ 明朝" w:hAnsi="ＭＳ 明朝" w:hint="eastAsia"/>
                    </w:rPr>
                  </w:rPrChange>
                </w:rPr>
                <w:t>書生</w:t>
              </w:r>
            </w:moveFrom>
          </w:p>
        </w:tc>
        <w:tc>
          <w:tcPr>
            <w:tcW w:w="583" w:type="pct"/>
            <w:tcPrChange w:id="2582" w:author="Masato YOSHIKAWA" w:date="2026-01-20T12:20:00Z" w16du:dateUtc="2026-01-20T03:20:00Z">
              <w:tcPr>
                <w:tcW w:w="583" w:type="pct"/>
              </w:tcPr>
            </w:tcPrChange>
          </w:tcPr>
          <w:p w14:paraId="05C034F6" w14:textId="1F97643D" w:rsidR="002E4570" w:rsidRPr="00B83013" w:rsidDel="005B6842" w:rsidRDefault="002E4570" w:rsidP="00A018DB">
            <w:pPr>
              <w:pStyle w:val="af8"/>
              <w:rPr>
                <w:moveFrom w:id="2583" w:author="Masato YOSHIKAWA" w:date="2026-01-20T12:21:00Z" w16du:dateUtc="2026-01-20T03:21:00Z"/>
                <w:rFonts w:ascii="Times New Roman" w:eastAsia="ＭＳ 明朝" w:hAnsi="Times New Roman" w:cs="Times New Roman"/>
                <w:rPrChange w:id="2584" w:author="Masato YOSHIKAWA" w:date="2026-01-20T12:25:00Z" w16du:dateUtc="2026-01-20T03:25:00Z">
                  <w:rPr>
                    <w:moveFrom w:id="2585" w:author="Masato YOSHIKAWA" w:date="2026-01-20T12:21:00Z" w16du:dateUtc="2026-01-20T03:21:00Z"/>
                    <w:rFonts w:ascii="ＭＳ 明朝" w:eastAsia="ＭＳ 明朝" w:hAnsi="ＭＳ 明朝"/>
                  </w:rPr>
                </w:rPrChange>
              </w:rPr>
            </w:pPr>
            <w:moveFrom w:id="2586" w:author="Masato YOSHIKAWA" w:date="2026-01-20T12:21:00Z" w16du:dateUtc="2026-01-20T03:21:00Z">
              <w:r w:rsidRPr="00B83013" w:rsidDel="005B6842">
                <w:rPr>
                  <w:rFonts w:ascii="Times New Roman" w:eastAsia="ＭＳ 明朝" w:hAnsi="Times New Roman" w:cs="Times New Roman"/>
                  <w:rPrChange w:id="2587" w:author="Masato YOSHIKAWA" w:date="2026-01-20T12:25:00Z" w16du:dateUtc="2026-01-20T03:25:00Z">
                    <w:rPr>
                      <w:rFonts w:ascii="ＭＳ 明朝" w:eastAsia="ＭＳ 明朝" w:hAnsi="ＭＳ 明朝"/>
                    </w:rPr>
                  </w:rPrChange>
                </w:rPr>
                <w:t>student</w:t>
              </w:r>
            </w:moveFrom>
          </w:p>
        </w:tc>
        <w:tc>
          <w:tcPr>
            <w:tcW w:w="629" w:type="pct"/>
            <w:tcPrChange w:id="2588" w:author="Masato YOSHIKAWA" w:date="2026-01-20T12:20:00Z" w16du:dateUtc="2026-01-20T03:20:00Z">
              <w:tcPr>
                <w:tcW w:w="629" w:type="pct"/>
              </w:tcPr>
            </w:tcPrChange>
          </w:tcPr>
          <w:p w14:paraId="39BC87BA" w14:textId="5F22D8B6" w:rsidR="002E4570" w:rsidRPr="00B83013" w:rsidDel="005B6842" w:rsidRDefault="002E4570" w:rsidP="00A018DB">
            <w:pPr>
              <w:pStyle w:val="af8"/>
              <w:rPr>
                <w:moveFrom w:id="2589" w:author="Masato YOSHIKAWA" w:date="2026-01-20T12:21:00Z" w16du:dateUtc="2026-01-20T03:21:00Z"/>
                <w:rFonts w:ascii="Times New Roman" w:eastAsia="ＭＳ 明朝" w:hAnsi="Times New Roman" w:cs="Times New Roman"/>
                <w:rPrChange w:id="2590" w:author="Masato YOSHIKAWA" w:date="2026-01-20T12:25:00Z" w16du:dateUtc="2026-01-20T03:25:00Z">
                  <w:rPr>
                    <w:moveFrom w:id="2591" w:author="Masato YOSHIKAWA" w:date="2026-01-20T12:21:00Z" w16du:dateUtc="2026-01-20T03:21:00Z"/>
                    <w:rFonts w:ascii="ＭＳ 明朝" w:eastAsia="ＭＳ 明朝" w:hAnsi="ＭＳ 明朝"/>
                  </w:rPr>
                </w:rPrChange>
              </w:rPr>
            </w:pPr>
            <w:moveFrom w:id="2592" w:author="Masato YOSHIKAWA" w:date="2026-01-20T12:21:00Z" w16du:dateUtc="2026-01-20T03:21:00Z">
              <w:r w:rsidRPr="00B83013" w:rsidDel="005B6842">
                <w:rPr>
                  <w:rFonts w:ascii="Times New Roman" w:eastAsia="ＭＳ 明朝" w:hAnsi="Times New Roman" w:cs="Times New Roman"/>
                  <w:rPrChange w:id="2593" w:author="Masato YOSHIKAWA" w:date="2026-01-20T12:25:00Z" w16du:dateUtc="2026-01-20T03:25:00Z">
                    <w:rPr>
                      <w:rFonts w:ascii="ＭＳ 明朝" w:eastAsia="ＭＳ 明朝" w:hAnsi="ＭＳ 明朝"/>
                    </w:rPr>
                  </w:rPrChange>
                </w:rPr>
                <w:t>student</w:t>
              </w:r>
            </w:moveFrom>
          </w:p>
        </w:tc>
        <w:tc>
          <w:tcPr>
            <w:tcW w:w="779" w:type="pct"/>
            <w:tcPrChange w:id="2594" w:author="Masato YOSHIKAWA" w:date="2026-01-20T12:20:00Z" w16du:dateUtc="2026-01-20T03:20:00Z">
              <w:tcPr>
                <w:tcW w:w="779" w:type="pct"/>
              </w:tcPr>
            </w:tcPrChange>
          </w:tcPr>
          <w:p w14:paraId="10AFB38E" w14:textId="052BF5E6" w:rsidR="002E4570" w:rsidRPr="00B83013" w:rsidDel="005B6842" w:rsidRDefault="002E4570" w:rsidP="00A018DB">
            <w:pPr>
              <w:pStyle w:val="af8"/>
              <w:rPr>
                <w:moveFrom w:id="2595" w:author="Masato YOSHIKAWA" w:date="2026-01-20T12:21:00Z" w16du:dateUtc="2026-01-20T03:21:00Z"/>
                <w:rFonts w:ascii="Times New Roman" w:eastAsia="ＭＳ 明朝" w:hAnsi="Times New Roman" w:cs="Times New Roman"/>
                <w:rPrChange w:id="2596" w:author="Masato YOSHIKAWA" w:date="2026-01-20T12:25:00Z" w16du:dateUtc="2026-01-20T03:25:00Z">
                  <w:rPr>
                    <w:moveFrom w:id="2597" w:author="Masato YOSHIKAWA" w:date="2026-01-20T12:21:00Z" w16du:dateUtc="2026-01-20T03:21:00Z"/>
                    <w:rFonts w:ascii="ＭＳ 明朝" w:eastAsia="ＭＳ 明朝" w:hAnsi="ＭＳ 明朝"/>
                  </w:rPr>
                </w:rPrChange>
              </w:rPr>
            </w:pPr>
            <w:moveFrom w:id="2598" w:author="Masato YOSHIKAWA" w:date="2026-01-20T12:21:00Z" w16du:dateUtc="2026-01-20T03:21:00Z">
              <w:r w:rsidRPr="00B83013" w:rsidDel="005B6842">
                <w:rPr>
                  <w:rFonts w:ascii="Times New Roman" w:eastAsia="ＭＳ 明朝" w:hAnsi="Times New Roman" w:cs="Times New Roman"/>
                  <w:rPrChange w:id="2599" w:author="Masato YOSHIKAWA" w:date="2026-01-20T12:25:00Z" w16du:dateUtc="2026-01-20T03:25:00Z">
                    <w:rPr>
                      <w:rFonts w:ascii="ＭＳ 明朝" w:eastAsia="ＭＳ 明朝" w:hAnsi="ＭＳ 明朝"/>
                    </w:rPr>
                  </w:rPrChange>
                </w:rPr>
                <w:t>Established equivalent</w:t>
              </w:r>
            </w:moveFrom>
          </w:p>
        </w:tc>
        <w:tc>
          <w:tcPr>
            <w:tcW w:w="744" w:type="pct"/>
            <w:tcPrChange w:id="2600" w:author="Masato YOSHIKAWA" w:date="2026-01-20T12:20:00Z" w16du:dateUtc="2026-01-20T03:20:00Z">
              <w:tcPr>
                <w:tcW w:w="744" w:type="pct"/>
              </w:tcPr>
            </w:tcPrChange>
          </w:tcPr>
          <w:p w14:paraId="3F87FEEA" w14:textId="49BD832A" w:rsidR="002E4570" w:rsidRPr="00B83013" w:rsidDel="005B6842" w:rsidRDefault="002E4570" w:rsidP="00A018DB">
            <w:pPr>
              <w:pStyle w:val="af8"/>
              <w:rPr>
                <w:moveFrom w:id="2601" w:author="Masato YOSHIKAWA" w:date="2026-01-20T12:21:00Z" w16du:dateUtc="2026-01-20T03:21:00Z"/>
                <w:rFonts w:ascii="Times New Roman" w:eastAsia="ＭＳ 明朝" w:hAnsi="Times New Roman" w:cs="Times New Roman"/>
                <w:rPrChange w:id="2602" w:author="Masato YOSHIKAWA" w:date="2026-01-20T12:25:00Z" w16du:dateUtc="2026-01-20T03:25:00Z">
                  <w:rPr>
                    <w:moveFrom w:id="2603" w:author="Masato YOSHIKAWA" w:date="2026-01-20T12:21:00Z" w16du:dateUtc="2026-01-20T03:21:00Z"/>
                    <w:rFonts w:ascii="ＭＳ 明朝" w:eastAsia="ＭＳ 明朝" w:hAnsi="ＭＳ 明朝"/>
                  </w:rPr>
                </w:rPrChange>
              </w:rPr>
            </w:pPr>
            <w:moveFrom w:id="2604" w:author="Masato YOSHIKAWA" w:date="2026-01-20T12:21:00Z" w16du:dateUtc="2026-01-20T03:21:00Z">
              <w:r w:rsidRPr="00B83013" w:rsidDel="005B6842">
                <w:rPr>
                  <w:rFonts w:ascii="Times New Roman" w:eastAsia="ＭＳ 明朝" w:hAnsi="Times New Roman" w:cs="Times New Roman"/>
                  <w:rPrChange w:id="2605" w:author="Masato YOSHIKAWA" w:date="2026-01-20T12:25:00Z" w16du:dateUtc="2026-01-20T03:25:00Z">
                    <w:rPr>
                      <w:rFonts w:ascii="ＭＳ 明朝" w:eastAsia="ＭＳ 明朝" w:hAnsi="ＭＳ 明朝"/>
                    </w:rPr>
                  </w:rPrChange>
                </w:rPr>
                <w:t>Minimization</w:t>
              </w:r>
            </w:moveFrom>
          </w:p>
        </w:tc>
        <w:tc>
          <w:tcPr>
            <w:tcW w:w="851" w:type="pct"/>
            <w:tcPrChange w:id="2606" w:author="Masato YOSHIKAWA" w:date="2026-01-20T12:20:00Z" w16du:dateUtc="2026-01-20T03:20:00Z">
              <w:tcPr>
                <w:tcW w:w="851" w:type="pct"/>
              </w:tcPr>
            </w:tcPrChange>
          </w:tcPr>
          <w:p w14:paraId="5F4B36EA" w14:textId="55CF2AB4" w:rsidR="002E4570" w:rsidRPr="00B83013" w:rsidDel="005B6842" w:rsidRDefault="002E4570" w:rsidP="00A018DB">
            <w:pPr>
              <w:pStyle w:val="af8"/>
              <w:rPr>
                <w:moveFrom w:id="2607" w:author="Masato YOSHIKAWA" w:date="2026-01-20T12:21:00Z" w16du:dateUtc="2026-01-20T03:21:00Z"/>
                <w:rFonts w:ascii="Times New Roman" w:eastAsia="ＭＳ 明朝" w:hAnsi="Times New Roman" w:cs="Times New Roman"/>
                <w:rPrChange w:id="2608" w:author="Masato YOSHIKAWA" w:date="2026-01-20T12:25:00Z" w16du:dateUtc="2026-01-20T03:25:00Z">
                  <w:rPr>
                    <w:moveFrom w:id="2609" w:author="Masato YOSHIKAWA" w:date="2026-01-20T12:21:00Z" w16du:dateUtc="2026-01-20T03:21:00Z"/>
                    <w:rFonts w:ascii="ＭＳ 明朝" w:eastAsia="ＭＳ 明朝" w:hAnsi="ＭＳ 明朝"/>
                  </w:rPr>
                </w:rPrChange>
              </w:rPr>
            </w:pPr>
            <w:moveFrom w:id="2610" w:author="Masato YOSHIKAWA" w:date="2026-01-20T12:21:00Z" w16du:dateUtc="2026-01-20T03:21:00Z">
              <w:r w:rsidRPr="00B83013" w:rsidDel="005B6842">
                <w:rPr>
                  <w:rFonts w:ascii="Times New Roman" w:eastAsia="ＭＳ 明朝" w:hAnsi="Times New Roman" w:cs="Times New Roman"/>
                  <w:rPrChange w:id="2611" w:author="Masato YOSHIKAWA" w:date="2026-01-20T12:25:00Z" w16du:dateUtc="2026-01-20T03:25:00Z">
                    <w:rPr>
                      <w:rFonts w:ascii="ＭＳ 明朝" w:eastAsia="ＭＳ 明朝" w:hAnsi="ＭＳ 明朝"/>
                    </w:rPr>
                  </w:rPrChange>
                </w:rPr>
                <w:t>Established equivalent</w:t>
              </w:r>
            </w:moveFrom>
          </w:p>
        </w:tc>
        <w:tc>
          <w:tcPr>
            <w:tcW w:w="831" w:type="pct"/>
            <w:tcPrChange w:id="2612" w:author="Masato YOSHIKAWA" w:date="2026-01-20T12:20:00Z" w16du:dateUtc="2026-01-20T03:20:00Z">
              <w:tcPr>
                <w:tcW w:w="831" w:type="pct"/>
              </w:tcPr>
            </w:tcPrChange>
          </w:tcPr>
          <w:p w14:paraId="63869C07" w14:textId="0ADF5AB8" w:rsidR="002E4570" w:rsidRPr="00B83013" w:rsidDel="005B6842" w:rsidRDefault="002E4570" w:rsidP="00A018DB">
            <w:pPr>
              <w:pStyle w:val="af8"/>
              <w:rPr>
                <w:moveFrom w:id="2613" w:author="Masato YOSHIKAWA" w:date="2026-01-20T12:21:00Z" w16du:dateUtc="2026-01-20T03:21:00Z"/>
                <w:rFonts w:ascii="Times New Roman" w:eastAsia="ＭＳ 明朝" w:hAnsi="Times New Roman" w:cs="Times New Roman"/>
                <w:rPrChange w:id="2614" w:author="Masato YOSHIKAWA" w:date="2026-01-20T12:25:00Z" w16du:dateUtc="2026-01-20T03:25:00Z">
                  <w:rPr>
                    <w:moveFrom w:id="2615" w:author="Masato YOSHIKAWA" w:date="2026-01-20T12:21:00Z" w16du:dateUtc="2026-01-20T03:21:00Z"/>
                    <w:rFonts w:ascii="ＭＳ 明朝" w:eastAsia="ＭＳ 明朝" w:hAnsi="ＭＳ 明朝"/>
                  </w:rPr>
                </w:rPrChange>
              </w:rPr>
            </w:pPr>
            <w:moveFrom w:id="2616" w:author="Masato YOSHIKAWA" w:date="2026-01-20T12:21:00Z" w16du:dateUtc="2026-01-20T03:21:00Z">
              <w:r w:rsidRPr="00B83013" w:rsidDel="005B6842">
                <w:rPr>
                  <w:rFonts w:ascii="Times New Roman" w:eastAsia="ＭＳ 明朝" w:hAnsi="Times New Roman" w:cs="Times New Roman"/>
                  <w:rPrChange w:id="2617" w:author="Masato YOSHIKAWA" w:date="2026-01-20T12:25:00Z" w16du:dateUtc="2026-01-20T03:25:00Z">
                    <w:rPr>
                      <w:rFonts w:ascii="ＭＳ 明朝" w:eastAsia="ＭＳ 明朝" w:hAnsi="ＭＳ 明朝"/>
                    </w:rPr>
                  </w:rPrChange>
                </w:rPr>
                <w:t>Minimization</w:t>
              </w:r>
            </w:moveFrom>
          </w:p>
        </w:tc>
      </w:tr>
      <w:tr w:rsidR="002E4570" w:rsidRPr="00B83013" w:rsidDel="005B6842" w14:paraId="176074C6" w14:textId="50937D08" w:rsidTr="005B6842">
        <w:tc>
          <w:tcPr>
            <w:tcW w:w="583" w:type="pct"/>
            <w:tcPrChange w:id="2618" w:author="Masato YOSHIKAWA" w:date="2026-01-20T12:20:00Z" w16du:dateUtc="2026-01-20T03:20:00Z">
              <w:tcPr>
                <w:tcW w:w="582" w:type="pct"/>
              </w:tcPr>
            </w:tcPrChange>
          </w:tcPr>
          <w:p w14:paraId="6ACF1843" w14:textId="131A7DC8" w:rsidR="002E4570" w:rsidRPr="00B83013" w:rsidDel="005B6842" w:rsidRDefault="002E4570" w:rsidP="00A018DB">
            <w:pPr>
              <w:pStyle w:val="af8"/>
              <w:rPr>
                <w:moveFrom w:id="2619" w:author="Masato YOSHIKAWA" w:date="2026-01-20T12:21:00Z" w16du:dateUtc="2026-01-20T03:21:00Z"/>
                <w:rFonts w:ascii="Times New Roman" w:eastAsia="ＭＳ 明朝" w:hAnsi="Times New Roman" w:cs="Times New Roman"/>
                <w:rPrChange w:id="2620" w:author="Masato YOSHIKAWA" w:date="2026-01-20T12:25:00Z" w16du:dateUtc="2026-01-20T03:25:00Z">
                  <w:rPr>
                    <w:moveFrom w:id="2621" w:author="Masato YOSHIKAWA" w:date="2026-01-20T12:21:00Z" w16du:dateUtc="2026-01-20T03:21:00Z"/>
                    <w:rFonts w:ascii="ＭＳ 明朝" w:eastAsia="ＭＳ 明朝" w:hAnsi="ＭＳ 明朝"/>
                  </w:rPr>
                </w:rPrChange>
              </w:rPr>
            </w:pPr>
            <w:moveFrom w:id="2622" w:author="Masato YOSHIKAWA" w:date="2026-01-20T12:21:00Z" w16du:dateUtc="2026-01-20T03:21:00Z">
              <w:r w:rsidRPr="00B83013" w:rsidDel="005B6842">
                <w:rPr>
                  <w:rFonts w:ascii="Times New Roman" w:eastAsia="ＭＳ 明朝" w:hAnsi="Times New Roman" w:cs="Times New Roman" w:hint="eastAsia"/>
                  <w:rPrChange w:id="2623" w:author="Masato YOSHIKAWA" w:date="2026-01-20T12:25:00Z" w16du:dateUtc="2026-01-20T03:25:00Z">
                    <w:rPr>
                      <w:rFonts w:ascii="ＭＳ 明朝" w:eastAsia="ＭＳ 明朝" w:hAnsi="ＭＳ 明朝" w:hint="eastAsia"/>
                    </w:rPr>
                  </w:rPrChange>
                </w:rPr>
                <w:t>端書</w:t>
              </w:r>
            </w:moveFrom>
          </w:p>
        </w:tc>
        <w:tc>
          <w:tcPr>
            <w:tcW w:w="583" w:type="pct"/>
            <w:tcPrChange w:id="2624" w:author="Masato YOSHIKAWA" w:date="2026-01-20T12:20:00Z" w16du:dateUtc="2026-01-20T03:20:00Z">
              <w:tcPr>
                <w:tcW w:w="583" w:type="pct"/>
              </w:tcPr>
            </w:tcPrChange>
          </w:tcPr>
          <w:p w14:paraId="25E2A3C0" w14:textId="1E975D64" w:rsidR="002E4570" w:rsidRPr="00B83013" w:rsidDel="005B6842" w:rsidRDefault="002E4570" w:rsidP="00A018DB">
            <w:pPr>
              <w:pStyle w:val="af8"/>
              <w:rPr>
                <w:moveFrom w:id="2625" w:author="Masato YOSHIKAWA" w:date="2026-01-20T12:21:00Z" w16du:dateUtc="2026-01-20T03:21:00Z"/>
                <w:rFonts w:ascii="Times New Roman" w:eastAsia="ＭＳ 明朝" w:hAnsi="Times New Roman" w:cs="Times New Roman"/>
                <w:rPrChange w:id="2626" w:author="Masato YOSHIKAWA" w:date="2026-01-20T12:25:00Z" w16du:dateUtc="2026-01-20T03:25:00Z">
                  <w:rPr>
                    <w:moveFrom w:id="2627" w:author="Masato YOSHIKAWA" w:date="2026-01-20T12:21:00Z" w16du:dateUtc="2026-01-20T03:21:00Z"/>
                    <w:rFonts w:ascii="ＭＳ 明朝" w:eastAsia="ＭＳ 明朝" w:hAnsi="ＭＳ 明朝"/>
                  </w:rPr>
                </w:rPrChange>
              </w:rPr>
            </w:pPr>
            <w:moveFrom w:id="2628" w:author="Masato YOSHIKAWA" w:date="2026-01-20T12:21:00Z" w16du:dateUtc="2026-01-20T03:21:00Z">
              <w:r w:rsidRPr="00B83013" w:rsidDel="005B6842">
                <w:rPr>
                  <w:rFonts w:ascii="Times New Roman" w:eastAsia="ＭＳ 明朝" w:hAnsi="Times New Roman" w:cs="Times New Roman"/>
                  <w:rPrChange w:id="2629" w:author="Masato YOSHIKAWA" w:date="2026-01-20T12:25:00Z" w16du:dateUtc="2026-01-20T03:25:00Z">
                    <w:rPr>
                      <w:rFonts w:ascii="ＭＳ 明朝" w:eastAsia="ＭＳ 明朝" w:hAnsi="ＭＳ 明朝"/>
                    </w:rPr>
                  </w:rPrChange>
                </w:rPr>
                <w:t>asked me to come</w:t>
              </w:r>
            </w:moveFrom>
          </w:p>
        </w:tc>
        <w:tc>
          <w:tcPr>
            <w:tcW w:w="629" w:type="pct"/>
            <w:tcPrChange w:id="2630" w:author="Masato YOSHIKAWA" w:date="2026-01-20T12:20:00Z" w16du:dateUtc="2026-01-20T03:20:00Z">
              <w:tcPr>
                <w:tcW w:w="629" w:type="pct"/>
              </w:tcPr>
            </w:tcPrChange>
          </w:tcPr>
          <w:p w14:paraId="02B0B553" w14:textId="3919B879" w:rsidR="002E4570" w:rsidRPr="00B83013" w:rsidDel="005B6842" w:rsidRDefault="002E4570" w:rsidP="00A018DB">
            <w:pPr>
              <w:pStyle w:val="af8"/>
              <w:rPr>
                <w:moveFrom w:id="2631" w:author="Masato YOSHIKAWA" w:date="2026-01-20T12:21:00Z" w16du:dateUtc="2026-01-20T03:21:00Z"/>
                <w:rFonts w:ascii="Times New Roman" w:eastAsia="ＭＳ 明朝" w:hAnsi="Times New Roman" w:cs="Times New Roman"/>
                <w:rPrChange w:id="2632" w:author="Masato YOSHIKAWA" w:date="2026-01-20T12:25:00Z" w16du:dateUtc="2026-01-20T03:25:00Z">
                  <w:rPr>
                    <w:moveFrom w:id="2633" w:author="Masato YOSHIKAWA" w:date="2026-01-20T12:21:00Z" w16du:dateUtc="2026-01-20T03:21:00Z"/>
                    <w:rFonts w:ascii="ＭＳ 明朝" w:eastAsia="ＭＳ 明朝" w:hAnsi="ＭＳ 明朝"/>
                  </w:rPr>
                </w:rPrChange>
              </w:rPr>
            </w:pPr>
            <w:moveFrom w:id="2634" w:author="Masato YOSHIKAWA" w:date="2026-01-20T12:21:00Z" w16du:dateUtc="2026-01-20T03:21:00Z">
              <w:r w:rsidRPr="00B83013" w:rsidDel="005B6842">
                <w:rPr>
                  <w:rFonts w:ascii="Times New Roman" w:eastAsia="ＭＳ 明朝" w:hAnsi="Times New Roman" w:cs="Times New Roman"/>
                  <w:rPrChange w:id="2635" w:author="Masato YOSHIKAWA" w:date="2026-01-20T12:25:00Z" w16du:dateUtc="2026-01-20T03:25:00Z">
                    <w:rPr>
                      <w:rFonts w:ascii="ＭＳ 明朝" w:eastAsia="ＭＳ 明朝" w:hAnsi="ＭＳ 明朝"/>
                    </w:rPr>
                  </w:rPrChange>
                </w:rPr>
                <w:t>insistence</w:t>
              </w:r>
            </w:moveFrom>
          </w:p>
        </w:tc>
        <w:tc>
          <w:tcPr>
            <w:tcW w:w="779" w:type="pct"/>
            <w:tcPrChange w:id="2636" w:author="Masato YOSHIKAWA" w:date="2026-01-20T12:20:00Z" w16du:dateUtc="2026-01-20T03:20:00Z">
              <w:tcPr>
                <w:tcW w:w="779" w:type="pct"/>
              </w:tcPr>
            </w:tcPrChange>
          </w:tcPr>
          <w:p w14:paraId="5028E9F3" w14:textId="26CF60C5" w:rsidR="002E4570" w:rsidRPr="00B83013" w:rsidDel="005B6842" w:rsidRDefault="002E4570" w:rsidP="00A018DB">
            <w:pPr>
              <w:pStyle w:val="af8"/>
              <w:rPr>
                <w:moveFrom w:id="2637" w:author="Masato YOSHIKAWA" w:date="2026-01-20T12:21:00Z" w16du:dateUtc="2026-01-20T03:21:00Z"/>
                <w:rFonts w:ascii="Times New Roman" w:eastAsia="ＭＳ 明朝" w:hAnsi="Times New Roman" w:cs="Times New Roman"/>
                <w:rPrChange w:id="2638" w:author="Masato YOSHIKAWA" w:date="2026-01-20T12:25:00Z" w16du:dateUtc="2026-01-20T03:25:00Z">
                  <w:rPr>
                    <w:moveFrom w:id="2639" w:author="Masato YOSHIKAWA" w:date="2026-01-20T12:21:00Z" w16du:dateUtc="2026-01-20T03:21:00Z"/>
                    <w:rFonts w:ascii="ＭＳ 明朝" w:eastAsia="ＭＳ 明朝" w:hAnsi="ＭＳ 明朝"/>
                  </w:rPr>
                </w:rPrChange>
              </w:rPr>
            </w:pPr>
            <w:moveFrom w:id="2640" w:author="Masato YOSHIKAWA" w:date="2026-01-20T12:21:00Z" w16du:dateUtc="2026-01-20T03:21:00Z">
              <w:r w:rsidRPr="00B83013" w:rsidDel="005B6842">
                <w:rPr>
                  <w:rFonts w:ascii="Times New Roman" w:eastAsia="ＭＳ 明朝" w:hAnsi="Times New Roman" w:cs="Times New Roman"/>
                  <w:rPrChange w:id="2641" w:author="Masato YOSHIKAWA" w:date="2026-01-20T12:25:00Z" w16du:dateUtc="2026-01-20T03:25:00Z">
                    <w:rPr>
                      <w:rFonts w:ascii="ＭＳ 明朝" w:eastAsia="ＭＳ 明朝" w:hAnsi="ＭＳ 明朝"/>
                    </w:rPr>
                  </w:rPrChange>
                </w:rPr>
                <w:t>Reduction</w:t>
              </w:r>
            </w:moveFrom>
          </w:p>
        </w:tc>
        <w:tc>
          <w:tcPr>
            <w:tcW w:w="744" w:type="pct"/>
            <w:tcPrChange w:id="2642" w:author="Masato YOSHIKAWA" w:date="2026-01-20T12:20:00Z" w16du:dateUtc="2026-01-20T03:20:00Z">
              <w:tcPr>
                <w:tcW w:w="744" w:type="pct"/>
              </w:tcPr>
            </w:tcPrChange>
          </w:tcPr>
          <w:p w14:paraId="4CA3DCFB" w14:textId="71FD7C1D" w:rsidR="002E4570" w:rsidRPr="00B83013" w:rsidDel="005B6842" w:rsidRDefault="002E4570" w:rsidP="00A018DB">
            <w:pPr>
              <w:pStyle w:val="af8"/>
              <w:rPr>
                <w:moveFrom w:id="2643" w:author="Masato YOSHIKAWA" w:date="2026-01-20T12:21:00Z" w16du:dateUtc="2026-01-20T03:21:00Z"/>
                <w:rFonts w:ascii="Times New Roman" w:eastAsia="ＭＳ 明朝" w:hAnsi="Times New Roman" w:cs="Times New Roman"/>
                <w:rPrChange w:id="2644" w:author="Masato YOSHIKAWA" w:date="2026-01-20T12:25:00Z" w16du:dateUtc="2026-01-20T03:25:00Z">
                  <w:rPr>
                    <w:moveFrom w:id="2645" w:author="Masato YOSHIKAWA" w:date="2026-01-20T12:21:00Z" w16du:dateUtc="2026-01-20T03:21:00Z"/>
                    <w:rFonts w:ascii="ＭＳ 明朝" w:eastAsia="ＭＳ 明朝" w:hAnsi="ＭＳ 明朝"/>
                  </w:rPr>
                </w:rPrChange>
              </w:rPr>
            </w:pPr>
            <w:moveFrom w:id="2646" w:author="Masato YOSHIKAWA" w:date="2026-01-20T12:21:00Z" w16du:dateUtc="2026-01-20T03:21:00Z">
              <w:r w:rsidRPr="00B83013" w:rsidDel="005B6842">
                <w:rPr>
                  <w:rFonts w:ascii="Times New Roman" w:eastAsia="ＭＳ 明朝" w:hAnsi="Times New Roman" w:cs="Times New Roman"/>
                  <w:rPrChange w:id="2647" w:author="Masato YOSHIKAWA" w:date="2026-01-20T12:25:00Z" w16du:dateUtc="2026-01-20T03:25:00Z">
                    <w:rPr>
                      <w:rFonts w:ascii="ＭＳ 明朝" w:eastAsia="ＭＳ 明朝" w:hAnsi="ＭＳ 明朝"/>
                    </w:rPr>
                  </w:rPrChange>
                </w:rPr>
                <w:t>Denial</w:t>
              </w:r>
            </w:moveFrom>
          </w:p>
        </w:tc>
        <w:tc>
          <w:tcPr>
            <w:tcW w:w="851" w:type="pct"/>
            <w:tcPrChange w:id="2648" w:author="Masato YOSHIKAWA" w:date="2026-01-20T12:20:00Z" w16du:dateUtc="2026-01-20T03:20:00Z">
              <w:tcPr>
                <w:tcW w:w="851" w:type="pct"/>
              </w:tcPr>
            </w:tcPrChange>
          </w:tcPr>
          <w:p w14:paraId="45616186" w14:textId="27BD2A96" w:rsidR="002E4570" w:rsidRPr="00B83013" w:rsidDel="005B6842" w:rsidRDefault="002E4570" w:rsidP="00A018DB">
            <w:pPr>
              <w:pStyle w:val="af8"/>
              <w:rPr>
                <w:moveFrom w:id="2649" w:author="Masato YOSHIKAWA" w:date="2026-01-20T12:21:00Z" w16du:dateUtc="2026-01-20T03:21:00Z"/>
                <w:rFonts w:ascii="Times New Roman" w:eastAsia="ＭＳ 明朝" w:hAnsi="Times New Roman" w:cs="Times New Roman"/>
                <w:rPrChange w:id="2650" w:author="Masato YOSHIKAWA" w:date="2026-01-20T12:25:00Z" w16du:dateUtc="2026-01-20T03:25:00Z">
                  <w:rPr>
                    <w:moveFrom w:id="2651" w:author="Masato YOSHIKAWA" w:date="2026-01-20T12:21:00Z" w16du:dateUtc="2026-01-20T03:21:00Z"/>
                    <w:rFonts w:ascii="ＭＳ 明朝" w:eastAsia="ＭＳ 明朝" w:hAnsi="ＭＳ 明朝"/>
                  </w:rPr>
                </w:rPrChange>
              </w:rPr>
            </w:pPr>
            <w:moveFrom w:id="2652" w:author="Masato YOSHIKAWA" w:date="2026-01-20T12:21:00Z" w16du:dateUtc="2026-01-20T03:21:00Z">
              <w:r w:rsidRPr="00B83013" w:rsidDel="005B6842">
                <w:rPr>
                  <w:rFonts w:ascii="Times New Roman" w:eastAsia="ＭＳ 明朝" w:hAnsi="Times New Roman" w:cs="Times New Roman"/>
                  <w:rPrChange w:id="2653" w:author="Masato YOSHIKAWA" w:date="2026-01-20T12:25:00Z" w16du:dateUtc="2026-01-20T03:25:00Z">
                    <w:rPr>
                      <w:rFonts w:ascii="ＭＳ 明朝" w:eastAsia="ＭＳ 明朝" w:hAnsi="ＭＳ 明朝"/>
                    </w:rPr>
                  </w:rPrChange>
                </w:rPr>
                <w:t>Reduction</w:t>
              </w:r>
            </w:moveFrom>
          </w:p>
        </w:tc>
        <w:tc>
          <w:tcPr>
            <w:tcW w:w="831" w:type="pct"/>
            <w:tcPrChange w:id="2654" w:author="Masato YOSHIKAWA" w:date="2026-01-20T12:20:00Z" w16du:dateUtc="2026-01-20T03:20:00Z">
              <w:tcPr>
                <w:tcW w:w="831" w:type="pct"/>
              </w:tcPr>
            </w:tcPrChange>
          </w:tcPr>
          <w:p w14:paraId="43E73170" w14:textId="6611B682" w:rsidR="002E4570" w:rsidRPr="00B83013" w:rsidDel="005B6842" w:rsidRDefault="002E4570" w:rsidP="00A018DB">
            <w:pPr>
              <w:pStyle w:val="af8"/>
              <w:rPr>
                <w:moveFrom w:id="2655" w:author="Masato YOSHIKAWA" w:date="2026-01-20T12:21:00Z" w16du:dateUtc="2026-01-20T03:21:00Z"/>
                <w:rFonts w:ascii="Times New Roman" w:eastAsia="ＭＳ 明朝" w:hAnsi="Times New Roman" w:cs="Times New Roman"/>
                <w:rPrChange w:id="2656" w:author="Masato YOSHIKAWA" w:date="2026-01-20T12:25:00Z" w16du:dateUtc="2026-01-20T03:25:00Z">
                  <w:rPr>
                    <w:moveFrom w:id="2657" w:author="Masato YOSHIKAWA" w:date="2026-01-20T12:21:00Z" w16du:dateUtc="2026-01-20T03:21:00Z"/>
                    <w:rFonts w:ascii="ＭＳ 明朝" w:eastAsia="ＭＳ 明朝" w:hAnsi="ＭＳ 明朝"/>
                  </w:rPr>
                </w:rPrChange>
              </w:rPr>
            </w:pPr>
            <w:moveFrom w:id="2658" w:author="Masato YOSHIKAWA" w:date="2026-01-20T12:21:00Z" w16du:dateUtc="2026-01-20T03:21:00Z">
              <w:r w:rsidRPr="00B83013" w:rsidDel="005B6842">
                <w:rPr>
                  <w:rFonts w:ascii="Times New Roman" w:eastAsia="ＭＳ 明朝" w:hAnsi="Times New Roman" w:cs="Times New Roman"/>
                  <w:rPrChange w:id="2659" w:author="Masato YOSHIKAWA" w:date="2026-01-20T12:25:00Z" w16du:dateUtc="2026-01-20T03:25:00Z">
                    <w:rPr>
                      <w:rFonts w:ascii="ＭＳ 明朝" w:eastAsia="ＭＳ 明朝" w:hAnsi="ＭＳ 明朝"/>
                    </w:rPr>
                  </w:rPrChange>
                </w:rPr>
                <w:t>Denial</w:t>
              </w:r>
            </w:moveFrom>
          </w:p>
        </w:tc>
      </w:tr>
      <w:tr w:rsidR="002E4570" w:rsidRPr="00B83013" w:rsidDel="005B6842" w14:paraId="4820A653" w14:textId="00B34B53" w:rsidTr="005B6842">
        <w:tc>
          <w:tcPr>
            <w:tcW w:w="583" w:type="pct"/>
            <w:tcPrChange w:id="2660" w:author="Masato YOSHIKAWA" w:date="2026-01-20T12:20:00Z" w16du:dateUtc="2026-01-20T03:20:00Z">
              <w:tcPr>
                <w:tcW w:w="582" w:type="pct"/>
              </w:tcPr>
            </w:tcPrChange>
          </w:tcPr>
          <w:p w14:paraId="6A6C96A9" w14:textId="6ED175AD" w:rsidR="002E4570" w:rsidRPr="00B83013" w:rsidDel="005B6842" w:rsidRDefault="002E4570" w:rsidP="00A018DB">
            <w:pPr>
              <w:pStyle w:val="af8"/>
              <w:rPr>
                <w:moveFrom w:id="2661" w:author="Masato YOSHIKAWA" w:date="2026-01-20T12:21:00Z" w16du:dateUtc="2026-01-20T03:21:00Z"/>
                <w:rFonts w:ascii="Times New Roman" w:eastAsia="ＭＳ 明朝" w:hAnsi="Times New Roman" w:cs="Times New Roman"/>
                <w:rPrChange w:id="2662" w:author="Masato YOSHIKAWA" w:date="2026-01-20T12:25:00Z" w16du:dateUtc="2026-01-20T03:25:00Z">
                  <w:rPr>
                    <w:moveFrom w:id="2663" w:author="Masato YOSHIKAWA" w:date="2026-01-20T12:21:00Z" w16du:dateUtc="2026-01-20T03:21:00Z"/>
                    <w:rFonts w:ascii="ＭＳ 明朝" w:eastAsia="ＭＳ 明朝" w:hAnsi="ＭＳ 明朝"/>
                  </w:rPr>
                </w:rPrChange>
              </w:rPr>
            </w:pPr>
            <w:moveFrom w:id="2664" w:author="Masato YOSHIKAWA" w:date="2026-01-20T12:21:00Z" w16du:dateUtc="2026-01-20T03:21:00Z">
              <w:r w:rsidRPr="00B83013" w:rsidDel="005B6842">
                <w:rPr>
                  <w:rFonts w:ascii="Times New Roman" w:eastAsia="ＭＳ 明朝" w:hAnsi="Times New Roman" w:cs="Times New Roman" w:hint="eastAsia"/>
                  <w:rPrChange w:id="2665" w:author="Masato YOSHIKAWA" w:date="2026-01-20T12:25:00Z" w16du:dateUtc="2026-01-20T03:25:00Z">
                    <w:rPr>
                      <w:rFonts w:ascii="ＭＳ 明朝" w:eastAsia="ＭＳ 明朝" w:hAnsi="ＭＳ 明朝" w:hint="eastAsia"/>
                    </w:rPr>
                  </w:rPrChange>
                </w:rPr>
                <w:t>畷</w:t>
              </w:r>
            </w:moveFrom>
          </w:p>
        </w:tc>
        <w:tc>
          <w:tcPr>
            <w:tcW w:w="583" w:type="pct"/>
            <w:tcPrChange w:id="2666" w:author="Masato YOSHIKAWA" w:date="2026-01-20T12:20:00Z" w16du:dateUtc="2026-01-20T03:20:00Z">
              <w:tcPr>
                <w:tcW w:w="583" w:type="pct"/>
              </w:tcPr>
            </w:tcPrChange>
          </w:tcPr>
          <w:p w14:paraId="62DCBD37" w14:textId="3030FABB" w:rsidR="002E4570" w:rsidRPr="00B83013" w:rsidDel="005B6842" w:rsidRDefault="002E4570" w:rsidP="00A018DB">
            <w:pPr>
              <w:pStyle w:val="af8"/>
              <w:rPr>
                <w:moveFrom w:id="2667" w:author="Masato YOSHIKAWA" w:date="2026-01-20T12:21:00Z" w16du:dateUtc="2026-01-20T03:21:00Z"/>
                <w:rFonts w:ascii="Times New Roman" w:eastAsia="ＭＳ 明朝" w:hAnsi="Times New Roman" w:cs="Times New Roman"/>
                <w:rPrChange w:id="2668" w:author="Masato YOSHIKAWA" w:date="2026-01-20T12:25:00Z" w16du:dateUtc="2026-01-20T03:25:00Z">
                  <w:rPr>
                    <w:moveFrom w:id="2669" w:author="Masato YOSHIKAWA" w:date="2026-01-20T12:21:00Z" w16du:dateUtc="2026-01-20T03:21:00Z"/>
                    <w:rFonts w:ascii="ＭＳ 明朝" w:eastAsia="ＭＳ 明朝" w:hAnsi="ＭＳ 明朝"/>
                  </w:rPr>
                </w:rPrChange>
              </w:rPr>
            </w:pPr>
            <w:moveFrom w:id="2670" w:author="Masato YOSHIKAWA" w:date="2026-01-20T12:21:00Z" w16du:dateUtc="2026-01-20T03:21:00Z">
              <w:r w:rsidRPr="00B83013" w:rsidDel="005B6842">
                <w:rPr>
                  <w:rFonts w:ascii="Times New Roman" w:eastAsia="ＭＳ 明朝" w:hAnsi="Times New Roman" w:cs="Times New Roman"/>
                  <w:rPrChange w:id="2671" w:author="Masato YOSHIKAWA" w:date="2026-01-20T12:25:00Z" w16du:dateUtc="2026-01-20T03:25:00Z">
                    <w:rPr>
                      <w:rFonts w:ascii="ＭＳ 明朝" w:eastAsia="ＭＳ 明朝" w:hAnsi="ＭＳ 明朝"/>
                    </w:rPr>
                  </w:rPrChange>
                </w:rPr>
                <w:t>a long lane between the rice-fields</w:t>
              </w:r>
            </w:moveFrom>
          </w:p>
        </w:tc>
        <w:tc>
          <w:tcPr>
            <w:tcW w:w="629" w:type="pct"/>
            <w:tcPrChange w:id="2672" w:author="Masato YOSHIKAWA" w:date="2026-01-20T12:20:00Z" w16du:dateUtc="2026-01-20T03:20:00Z">
              <w:tcPr>
                <w:tcW w:w="629" w:type="pct"/>
              </w:tcPr>
            </w:tcPrChange>
          </w:tcPr>
          <w:p w14:paraId="4953CF6E" w14:textId="0B9D3337" w:rsidR="002E4570" w:rsidRPr="00B83013" w:rsidDel="005B6842" w:rsidRDefault="002E4570" w:rsidP="00A018DB">
            <w:pPr>
              <w:pStyle w:val="af8"/>
              <w:rPr>
                <w:moveFrom w:id="2673" w:author="Masato YOSHIKAWA" w:date="2026-01-20T12:21:00Z" w16du:dateUtc="2026-01-20T03:21:00Z"/>
                <w:rFonts w:ascii="Times New Roman" w:eastAsia="ＭＳ 明朝" w:hAnsi="Times New Roman" w:cs="Times New Roman"/>
                <w:rPrChange w:id="2674" w:author="Masato YOSHIKAWA" w:date="2026-01-20T12:25:00Z" w16du:dateUtc="2026-01-20T03:25:00Z">
                  <w:rPr>
                    <w:moveFrom w:id="2675" w:author="Masato YOSHIKAWA" w:date="2026-01-20T12:21:00Z" w16du:dateUtc="2026-01-20T03:21:00Z"/>
                    <w:rFonts w:ascii="ＭＳ 明朝" w:eastAsia="ＭＳ 明朝" w:hAnsi="ＭＳ 明朝"/>
                  </w:rPr>
                </w:rPrChange>
              </w:rPr>
            </w:pPr>
            <w:moveFrom w:id="2676" w:author="Masato YOSHIKAWA" w:date="2026-01-20T12:21:00Z" w16du:dateUtc="2026-01-20T03:21:00Z">
              <w:r w:rsidRPr="00B83013" w:rsidDel="005B6842">
                <w:rPr>
                  <w:rFonts w:ascii="Times New Roman" w:eastAsia="ＭＳ 明朝" w:hAnsi="Times New Roman" w:cs="Times New Roman"/>
                  <w:rPrChange w:id="2677" w:author="Masato YOSHIKAWA" w:date="2026-01-20T12:25:00Z" w16du:dateUtc="2026-01-20T03:25:00Z">
                    <w:rPr>
                      <w:rFonts w:ascii="ＭＳ 明朝" w:eastAsia="ＭＳ 明朝" w:hAnsi="ＭＳ 明朝"/>
                    </w:rPr>
                  </w:rPrChange>
                </w:rPr>
                <w:t>across rice fields</w:t>
              </w:r>
            </w:moveFrom>
          </w:p>
        </w:tc>
        <w:tc>
          <w:tcPr>
            <w:tcW w:w="779" w:type="pct"/>
            <w:tcPrChange w:id="2678" w:author="Masato YOSHIKAWA" w:date="2026-01-20T12:20:00Z" w16du:dateUtc="2026-01-20T03:20:00Z">
              <w:tcPr>
                <w:tcW w:w="779" w:type="pct"/>
              </w:tcPr>
            </w:tcPrChange>
          </w:tcPr>
          <w:p w14:paraId="2F4990BE" w14:textId="45F604CC" w:rsidR="002E4570" w:rsidRPr="00B83013" w:rsidDel="005B6842" w:rsidRDefault="002E4570" w:rsidP="00A018DB">
            <w:pPr>
              <w:pStyle w:val="af8"/>
              <w:rPr>
                <w:moveFrom w:id="2679" w:author="Masato YOSHIKAWA" w:date="2026-01-20T12:21:00Z" w16du:dateUtc="2026-01-20T03:21:00Z"/>
                <w:rFonts w:ascii="Times New Roman" w:eastAsia="ＭＳ 明朝" w:hAnsi="Times New Roman" w:cs="Times New Roman"/>
                <w:rPrChange w:id="2680" w:author="Masato YOSHIKAWA" w:date="2026-01-20T12:25:00Z" w16du:dateUtc="2026-01-20T03:25:00Z">
                  <w:rPr>
                    <w:moveFrom w:id="2681" w:author="Masato YOSHIKAWA" w:date="2026-01-20T12:21:00Z" w16du:dateUtc="2026-01-20T03:21:00Z"/>
                    <w:rFonts w:ascii="ＭＳ 明朝" w:eastAsia="ＭＳ 明朝" w:hAnsi="ＭＳ 明朝"/>
                  </w:rPr>
                </w:rPrChange>
              </w:rPr>
            </w:pPr>
            <w:moveFrom w:id="2682" w:author="Masato YOSHIKAWA" w:date="2026-01-20T12:21:00Z" w16du:dateUtc="2026-01-20T03:21:00Z">
              <w:r w:rsidRPr="00B83013" w:rsidDel="005B6842">
                <w:rPr>
                  <w:rFonts w:ascii="Times New Roman" w:eastAsia="ＭＳ 明朝" w:hAnsi="Times New Roman" w:cs="Times New Roman"/>
                  <w:rPrChange w:id="2683" w:author="Masato YOSHIKAWA" w:date="2026-01-20T12:25:00Z" w16du:dateUtc="2026-01-20T03:25:00Z">
                    <w:rPr>
                      <w:rFonts w:ascii="ＭＳ 明朝" w:eastAsia="ＭＳ 明朝" w:hAnsi="ＭＳ 明朝"/>
                    </w:rPr>
                  </w:rPrChange>
                </w:rPr>
                <w:t>Description</w:t>
              </w:r>
            </w:moveFrom>
          </w:p>
        </w:tc>
        <w:tc>
          <w:tcPr>
            <w:tcW w:w="744" w:type="pct"/>
            <w:tcPrChange w:id="2684" w:author="Masato YOSHIKAWA" w:date="2026-01-20T12:20:00Z" w16du:dateUtc="2026-01-20T03:20:00Z">
              <w:tcPr>
                <w:tcW w:w="744" w:type="pct"/>
              </w:tcPr>
            </w:tcPrChange>
          </w:tcPr>
          <w:p w14:paraId="3442A470" w14:textId="7996E0AF" w:rsidR="002E4570" w:rsidRPr="00B83013" w:rsidDel="005B6842" w:rsidRDefault="002E4570" w:rsidP="00A018DB">
            <w:pPr>
              <w:pStyle w:val="af8"/>
              <w:rPr>
                <w:moveFrom w:id="2685" w:author="Masato YOSHIKAWA" w:date="2026-01-20T12:21:00Z" w16du:dateUtc="2026-01-20T03:21:00Z"/>
                <w:rFonts w:ascii="Times New Roman" w:eastAsia="ＭＳ 明朝" w:hAnsi="Times New Roman" w:cs="Times New Roman"/>
                <w:rPrChange w:id="2686" w:author="Masato YOSHIKAWA" w:date="2026-01-20T12:25:00Z" w16du:dateUtc="2026-01-20T03:25:00Z">
                  <w:rPr>
                    <w:moveFrom w:id="2687" w:author="Masato YOSHIKAWA" w:date="2026-01-20T12:21:00Z" w16du:dateUtc="2026-01-20T03:21:00Z"/>
                    <w:rFonts w:ascii="ＭＳ 明朝" w:eastAsia="ＭＳ 明朝" w:hAnsi="ＭＳ 明朝"/>
                  </w:rPr>
                </w:rPrChange>
              </w:rPr>
            </w:pPr>
            <w:moveFrom w:id="2688" w:author="Masato YOSHIKAWA" w:date="2026-01-20T12:21:00Z" w16du:dateUtc="2026-01-20T03:21:00Z">
              <w:r w:rsidRPr="00B83013" w:rsidDel="005B6842">
                <w:rPr>
                  <w:rFonts w:ascii="Times New Roman" w:eastAsia="ＭＳ 明朝" w:hAnsi="Times New Roman" w:cs="Times New Roman"/>
                  <w:rPrChange w:id="2689" w:author="Masato YOSHIKAWA" w:date="2026-01-20T12:25:00Z" w16du:dateUtc="2026-01-20T03:25:00Z">
                    <w:rPr>
                      <w:rFonts w:ascii="ＭＳ 明朝" w:eastAsia="ＭＳ 明朝" w:hAnsi="ＭＳ 明朝"/>
                    </w:rPr>
                  </w:rPrChange>
                </w:rPr>
                <w:t>Minimization</w:t>
              </w:r>
            </w:moveFrom>
          </w:p>
        </w:tc>
        <w:tc>
          <w:tcPr>
            <w:tcW w:w="851" w:type="pct"/>
            <w:tcPrChange w:id="2690" w:author="Masato YOSHIKAWA" w:date="2026-01-20T12:20:00Z" w16du:dateUtc="2026-01-20T03:20:00Z">
              <w:tcPr>
                <w:tcW w:w="851" w:type="pct"/>
              </w:tcPr>
            </w:tcPrChange>
          </w:tcPr>
          <w:p w14:paraId="7BAB273D" w14:textId="44DBC2DE" w:rsidR="002E4570" w:rsidRPr="00B83013" w:rsidDel="005B6842" w:rsidRDefault="002E4570" w:rsidP="00A018DB">
            <w:pPr>
              <w:pStyle w:val="af8"/>
              <w:rPr>
                <w:moveFrom w:id="2691" w:author="Masato YOSHIKAWA" w:date="2026-01-20T12:21:00Z" w16du:dateUtc="2026-01-20T03:21:00Z"/>
                <w:rFonts w:ascii="Times New Roman" w:eastAsia="ＭＳ 明朝" w:hAnsi="Times New Roman" w:cs="Times New Roman"/>
                <w:rPrChange w:id="2692" w:author="Masato YOSHIKAWA" w:date="2026-01-20T12:25:00Z" w16du:dateUtc="2026-01-20T03:25:00Z">
                  <w:rPr>
                    <w:moveFrom w:id="2693" w:author="Masato YOSHIKAWA" w:date="2026-01-20T12:21:00Z" w16du:dateUtc="2026-01-20T03:21:00Z"/>
                    <w:rFonts w:ascii="ＭＳ 明朝" w:eastAsia="ＭＳ 明朝" w:hAnsi="ＭＳ 明朝"/>
                  </w:rPr>
                </w:rPrChange>
              </w:rPr>
            </w:pPr>
            <w:moveFrom w:id="2694" w:author="Masato YOSHIKAWA" w:date="2026-01-20T12:21:00Z" w16du:dateUtc="2026-01-20T03:21:00Z">
              <w:r w:rsidRPr="00B83013" w:rsidDel="005B6842">
                <w:rPr>
                  <w:rFonts w:ascii="Times New Roman" w:eastAsia="ＭＳ 明朝" w:hAnsi="Times New Roman" w:cs="Times New Roman"/>
                  <w:rPrChange w:id="2695" w:author="Masato YOSHIKAWA" w:date="2026-01-20T12:25:00Z" w16du:dateUtc="2026-01-20T03:25:00Z">
                    <w:rPr>
                      <w:rFonts w:ascii="ＭＳ 明朝" w:eastAsia="ＭＳ 明朝" w:hAnsi="ＭＳ 明朝"/>
                    </w:rPr>
                  </w:rPrChange>
                </w:rPr>
                <w:t>Description</w:t>
              </w:r>
            </w:moveFrom>
          </w:p>
        </w:tc>
        <w:tc>
          <w:tcPr>
            <w:tcW w:w="831" w:type="pct"/>
            <w:tcPrChange w:id="2696" w:author="Masato YOSHIKAWA" w:date="2026-01-20T12:20:00Z" w16du:dateUtc="2026-01-20T03:20:00Z">
              <w:tcPr>
                <w:tcW w:w="831" w:type="pct"/>
              </w:tcPr>
            </w:tcPrChange>
          </w:tcPr>
          <w:p w14:paraId="700D4518" w14:textId="62054EF7" w:rsidR="002E4570" w:rsidRPr="00B83013" w:rsidDel="005B6842" w:rsidRDefault="002E4570" w:rsidP="00A018DB">
            <w:pPr>
              <w:pStyle w:val="af8"/>
              <w:rPr>
                <w:moveFrom w:id="2697" w:author="Masato YOSHIKAWA" w:date="2026-01-20T12:21:00Z" w16du:dateUtc="2026-01-20T03:21:00Z"/>
                <w:rFonts w:ascii="Times New Roman" w:eastAsia="ＭＳ 明朝" w:hAnsi="Times New Roman" w:cs="Times New Roman"/>
                <w:rPrChange w:id="2698" w:author="Masato YOSHIKAWA" w:date="2026-01-20T12:25:00Z" w16du:dateUtc="2026-01-20T03:25:00Z">
                  <w:rPr>
                    <w:moveFrom w:id="2699" w:author="Masato YOSHIKAWA" w:date="2026-01-20T12:21:00Z" w16du:dateUtc="2026-01-20T03:21:00Z"/>
                    <w:rFonts w:ascii="ＭＳ 明朝" w:eastAsia="ＭＳ 明朝" w:hAnsi="ＭＳ 明朝"/>
                  </w:rPr>
                </w:rPrChange>
              </w:rPr>
            </w:pPr>
            <w:moveFrom w:id="2700" w:author="Masato YOSHIKAWA" w:date="2026-01-20T12:21:00Z" w16du:dateUtc="2026-01-20T03:21:00Z">
              <w:r w:rsidRPr="00B83013" w:rsidDel="005B6842">
                <w:rPr>
                  <w:rFonts w:ascii="Times New Roman" w:eastAsia="ＭＳ 明朝" w:hAnsi="Times New Roman" w:cs="Times New Roman"/>
                  <w:rPrChange w:id="2701" w:author="Masato YOSHIKAWA" w:date="2026-01-20T12:25:00Z" w16du:dateUtc="2026-01-20T03:25:00Z">
                    <w:rPr>
                      <w:rFonts w:ascii="ＭＳ 明朝" w:eastAsia="ＭＳ 明朝" w:hAnsi="ＭＳ 明朝"/>
                    </w:rPr>
                  </w:rPrChange>
                </w:rPr>
                <w:t>Minimization</w:t>
              </w:r>
            </w:moveFrom>
          </w:p>
        </w:tc>
      </w:tr>
      <w:tr w:rsidR="002E4570" w:rsidRPr="00B83013" w:rsidDel="005B6842" w14:paraId="3AAB1837" w14:textId="14E3652B" w:rsidTr="005B6842">
        <w:tc>
          <w:tcPr>
            <w:tcW w:w="583" w:type="pct"/>
            <w:tcPrChange w:id="2702" w:author="Masato YOSHIKAWA" w:date="2026-01-20T12:20:00Z" w16du:dateUtc="2026-01-20T03:20:00Z">
              <w:tcPr>
                <w:tcW w:w="582" w:type="pct"/>
              </w:tcPr>
            </w:tcPrChange>
          </w:tcPr>
          <w:p w14:paraId="27999AB1" w14:textId="10B9F3DA" w:rsidR="002E4570" w:rsidRPr="00B83013" w:rsidDel="005B6842" w:rsidRDefault="002E4570" w:rsidP="00A018DB">
            <w:pPr>
              <w:pStyle w:val="af8"/>
              <w:rPr>
                <w:moveFrom w:id="2703" w:author="Masato YOSHIKAWA" w:date="2026-01-20T12:21:00Z" w16du:dateUtc="2026-01-20T03:21:00Z"/>
                <w:rFonts w:ascii="Times New Roman" w:eastAsia="ＭＳ 明朝" w:hAnsi="Times New Roman" w:cs="Times New Roman"/>
                <w:rPrChange w:id="2704" w:author="Masato YOSHIKAWA" w:date="2026-01-20T12:25:00Z" w16du:dateUtc="2026-01-20T03:25:00Z">
                  <w:rPr>
                    <w:moveFrom w:id="2705" w:author="Masato YOSHIKAWA" w:date="2026-01-20T12:21:00Z" w16du:dateUtc="2026-01-20T03:21:00Z"/>
                    <w:rFonts w:ascii="ＭＳ 明朝" w:eastAsia="ＭＳ 明朝" w:hAnsi="ＭＳ 明朝"/>
                  </w:rPr>
                </w:rPrChange>
              </w:rPr>
            </w:pPr>
            <w:moveFrom w:id="2706" w:author="Masato YOSHIKAWA" w:date="2026-01-20T12:21:00Z" w16du:dateUtc="2026-01-20T03:21:00Z">
              <w:r w:rsidRPr="00B83013" w:rsidDel="005B6842">
                <w:rPr>
                  <w:rFonts w:ascii="Times New Roman" w:eastAsia="ＭＳ 明朝" w:hAnsi="Times New Roman" w:cs="Times New Roman" w:hint="eastAsia"/>
                  <w:rPrChange w:id="2707" w:author="Masato YOSHIKAWA" w:date="2026-01-20T12:25:00Z" w16du:dateUtc="2026-01-20T03:25:00Z">
                    <w:rPr>
                      <w:rFonts w:ascii="ＭＳ 明朝" w:eastAsia="ＭＳ 明朝" w:hAnsi="ＭＳ 明朝" w:hint="eastAsia"/>
                    </w:rPr>
                  </w:rPrChange>
                </w:rPr>
                <w:t>二十銭</w:t>
              </w:r>
            </w:moveFrom>
          </w:p>
        </w:tc>
        <w:tc>
          <w:tcPr>
            <w:tcW w:w="583" w:type="pct"/>
            <w:tcPrChange w:id="2708" w:author="Masato YOSHIKAWA" w:date="2026-01-20T12:20:00Z" w16du:dateUtc="2026-01-20T03:20:00Z">
              <w:tcPr>
                <w:tcW w:w="583" w:type="pct"/>
              </w:tcPr>
            </w:tcPrChange>
          </w:tcPr>
          <w:p w14:paraId="4AD0384A" w14:textId="6E8682F2" w:rsidR="002E4570" w:rsidRPr="00B83013" w:rsidDel="005B6842" w:rsidRDefault="002E4570" w:rsidP="00A018DB">
            <w:pPr>
              <w:pStyle w:val="af8"/>
              <w:rPr>
                <w:moveFrom w:id="2709" w:author="Masato YOSHIKAWA" w:date="2026-01-20T12:21:00Z" w16du:dateUtc="2026-01-20T03:21:00Z"/>
                <w:rFonts w:ascii="Times New Roman" w:eastAsia="ＭＳ 明朝" w:hAnsi="Times New Roman" w:cs="Times New Roman"/>
                <w:rPrChange w:id="2710" w:author="Masato YOSHIKAWA" w:date="2026-01-20T12:25:00Z" w16du:dateUtc="2026-01-20T03:25:00Z">
                  <w:rPr>
                    <w:moveFrom w:id="2711" w:author="Masato YOSHIKAWA" w:date="2026-01-20T12:21:00Z" w16du:dateUtc="2026-01-20T03:21:00Z"/>
                    <w:rFonts w:ascii="ＭＳ 明朝" w:eastAsia="ＭＳ 明朝" w:hAnsi="ＭＳ 明朝"/>
                  </w:rPr>
                </w:rPrChange>
              </w:rPr>
            </w:pPr>
            <w:moveFrom w:id="2712" w:author="Masato YOSHIKAWA" w:date="2026-01-20T12:21:00Z" w16du:dateUtc="2026-01-20T03:21:00Z">
              <w:r w:rsidRPr="00B83013" w:rsidDel="005B6842">
                <w:rPr>
                  <w:rFonts w:ascii="Times New Roman" w:eastAsia="ＭＳ 明朝" w:hAnsi="Times New Roman" w:cs="Times New Roman"/>
                  <w:rPrChange w:id="2713" w:author="Masato YOSHIKAWA" w:date="2026-01-20T12:25:00Z" w16du:dateUtc="2026-01-20T03:25:00Z">
                    <w:rPr>
                      <w:rFonts w:ascii="ＭＳ 明朝" w:eastAsia="ＭＳ 明朝" w:hAnsi="ＭＳ 明朝"/>
                    </w:rPr>
                  </w:rPrChange>
                </w:rPr>
                <w:t>twenty sen</w:t>
              </w:r>
            </w:moveFrom>
          </w:p>
        </w:tc>
        <w:tc>
          <w:tcPr>
            <w:tcW w:w="629" w:type="pct"/>
            <w:tcPrChange w:id="2714" w:author="Masato YOSHIKAWA" w:date="2026-01-20T12:20:00Z" w16du:dateUtc="2026-01-20T03:20:00Z">
              <w:tcPr>
                <w:tcW w:w="629" w:type="pct"/>
              </w:tcPr>
            </w:tcPrChange>
          </w:tcPr>
          <w:p w14:paraId="310C4D5E" w14:textId="5EADE1C4" w:rsidR="002E4570" w:rsidRPr="00B83013" w:rsidDel="005B6842" w:rsidRDefault="002E4570" w:rsidP="00A018DB">
            <w:pPr>
              <w:pStyle w:val="af8"/>
              <w:rPr>
                <w:moveFrom w:id="2715" w:author="Masato YOSHIKAWA" w:date="2026-01-20T12:21:00Z" w16du:dateUtc="2026-01-20T03:21:00Z"/>
                <w:rFonts w:ascii="Times New Roman" w:eastAsia="ＭＳ 明朝" w:hAnsi="Times New Roman" w:cs="Times New Roman"/>
                <w:rPrChange w:id="2716" w:author="Masato YOSHIKAWA" w:date="2026-01-20T12:25:00Z" w16du:dateUtc="2026-01-20T03:25:00Z">
                  <w:rPr>
                    <w:moveFrom w:id="2717" w:author="Masato YOSHIKAWA" w:date="2026-01-20T12:21:00Z" w16du:dateUtc="2026-01-20T03:21:00Z"/>
                    <w:rFonts w:ascii="ＭＳ 明朝" w:eastAsia="ＭＳ 明朝" w:hAnsi="ＭＳ 明朝"/>
                  </w:rPr>
                </w:rPrChange>
              </w:rPr>
            </w:pPr>
            <w:moveFrom w:id="2718" w:author="Masato YOSHIKAWA" w:date="2026-01-20T12:21:00Z" w16du:dateUtc="2026-01-20T03:21:00Z">
              <w:r w:rsidRPr="00B83013" w:rsidDel="005B6842">
                <w:rPr>
                  <w:rFonts w:ascii="Times New Roman" w:eastAsia="ＭＳ 明朝" w:hAnsi="Times New Roman" w:cs="Times New Roman"/>
                  <w:rPrChange w:id="2719" w:author="Masato YOSHIKAWA" w:date="2026-01-20T12:25:00Z" w16du:dateUtc="2026-01-20T03:25:00Z">
                    <w:rPr>
                      <w:rFonts w:ascii="ＭＳ 明朝" w:eastAsia="ＭＳ 明朝" w:hAnsi="ＭＳ 明朝"/>
                    </w:rPr>
                  </w:rPrChange>
                </w:rPr>
                <w:t>twenty sen</w:t>
              </w:r>
            </w:moveFrom>
          </w:p>
        </w:tc>
        <w:tc>
          <w:tcPr>
            <w:tcW w:w="779" w:type="pct"/>
            <w:tcPrChange w:id="2720" w:author="Masato YOSHIKAWA" w:date="2026-01-20T12:20:00Z" w16du:dateUtc="2026-01-20T03:20:00Z">
              <w:tcPr>
                <w:tcW w:w="779" w:type="pct"/>
              </w:tcPr>
            </w:tcPrChange>
          </w:tcPr>
          <w:p w14:paraId="4000EADC" w14:textId="54D69AA3" w:rsidR="002E4570" w:rsidRPr="00B83013" w:rsidDel="005B6842" w:rsidRDefault="002E4570" w:rsidP="00A018DB">
            <w:pPr>
              <w:pStyle w:val="af8"/>
              <w:rPr>
                <w:moveFrom w:id="2721" w:author="Masato YOSHIKAWA" w:date="2026-01-20T12:21:00Z" w16du:dateUtc="2026-01-20T03:21:00Z"/>
                <w:rFonts w:ascii="Times New Roman" w:eastAsia="ＭＳ 明朝" w:hAnsi="Times New Roman" w:cs="Times New Roman"/>
                <w:rPrChange w:id="2722" w:author="Masato YOSHIKAWA" w:date="2026-01-20T12:25:00Z" w16du:dateUtc="2026-01-20T03:25:00Z">
                  <w:rPr>
                    <w:moveFrom w:id="2723" w:author="Masato YOSHIKAWA" w:date="2026-01-20T12:21:00Z" w16du:dateUtc="2026-01-20T03:21:00Z"/>
                    <w:rFonts w:ascii="ＭＳ 明朝" w:eastAsia="ＭＳ 明朝" w:hAnsi="ＭＳ 明朝"/>
                  </w:rPr>
                </w:rPrChange>
              </w:rPr>
            </w:pPr>
            <w:moveFrom w:id="2724" w:author="Masato YOSHIKAWA" w:date="2026-01-20T12:21:00Z" w16du:dateUtc="2026-01-20T03:21:00Z">
              <w:r w:rsidRPr="00B83013" w:rsidDel="005B6842">
                <w:rPr>
                  <w:rFonts w:ascii="Times New Roman" w:eastAsia="ＭＳ 明朝" w:hAnsi="Times New Roman" w:cs="Times New Roman"/>
                  <w:rPrChange w:id="2725" w:author="Masato YOSHIKAWA" w:date="2026-01-20T12:25:00Z" w16du:dateUtc="2026-01-20T03:25:00Z">
                    <w:rPr>
                      <w:rFonts w:ascii="ＭＳ 明朝" w:eastAsia="ＭＳ 明朝" w:hAnsi="ＭＳ 明朝"/>
                    </w:rPr>
                  </w:rPrChange>
                </w:rPr>
                <w:t>Borrowing</w:t>
              </w:r>
            </w:moveFrom>
          </w:p>
        </w:tc>
        <w:tc>
          <w:tcPr>
            <w:tcW w:w="744" w:type="pct"/>
            <w:tcPrChange w:id="2726" w:author="Masato YOSHIKAWA" w:date="2026-01-20T12:20:00Z" w16du:dateUtc="2026-01-20T03:20:00Z">
              <w:tcPr>
                <w:tcW w:w="744" w:type="pct"/>
              </w:tcPr>
            </w:tcPrChange>
          </w:tcPr>
          <w:p w14:paraId="7E3EE058" w14:textId="756B1C31" w:rsidR="002E4570" w:rsidRPr="00B83013" w:rsidDel="005B6842" w:rsidRDefault="002E4570" w:rsidP="00A018DB">
            <w:pPr>
              <w:pStyle w:val="af8"/>
              <w:rPr>
                <w:moveFrom w:id="2727" w:author="Masato YOSHIKAWA" w:date="2026-01-20T12:21:00Z" w16du:dateUtc="2026-01-20T03:21:00Z"/>
                <w:rFonts w:ascii="Times New Roman" w:eastAsia="ＭＳ 明朝" w:hAnsi="Times New Roman" w:cs="Times New Roman"/>
                <w:rPrChange w:id="2728" w:author="Masato YOSHIKAWA" w:date="2026-01-20T12:25:00Z" w16du:dateUtc="2026-01-20T03:25:00Z">
                  <w:rPr>
                    <w:moveFrom w:id="2729" w:author="Masato YOSHIKAWA" w:date="2026-01-20T12:21:00Z" w16du:dateUtc="2026-01-20T03:21:00Z"/>
                    <w:rFonts w:ascii="ＭＳ 明朝" w:eastAsia="ＭＳ 明朝" w:hAnsi="ＭＳ 明朝"/>
                  </w:rPr>
                </w:rPrChange>
              </w:rPr>
            </w:pPr>
            <w:moveFrom w:id="2730" w:author="Masato YOSHIKAWA" w:date="2026-01-20T12:21:00Z" w16du:dateUtc="2026-01-20T03:21:00Z">
              <w:r w:rsidRPr="00B83013" w:rsidDel="005B6842">
                <w:rPr>
                  <w:rFonts w:ascii="Times New Roman" w:eastAsia="ＭＳ 明朝" w:hAnsi="Times New Roman" w:cs="Times New Roman"/>
                  <w:rPrChange w:id="2731" w:author="Masato YOSHIKAWA" w:date="2026-01-20T12:25:00Z" w16du:dateUtc="2026-01-20T03:25:00Z">
                    <w:rPr>
                      <w:rFonts w:ascii="ＭＳ 明朝" w:eastAsia="ＭＳ 明朝" w:hAnsi="ＭＳ 明朝"/>
                    </w:rPr>
                  </w:rPrChange>
                </w:rPr>
                <w:t>Acceptance</w:t>
              </w:r>
            </w:moveFrom>
          </w:p>
        </w:tc>
        <w:tc>
          <w:tcPr>
            <w:tcW w:w="851" w:type="pct"/>
            <w:tcPrChange w:id="2732" w:author="Masato YOSHIKAWA" w:date="2026-01-20T12:20:00Z" w16du:dateUtc="2026-01-20T03:20:00Z">
              <w:tcPr>
                <w:tcW w:w="851" w:type="pct"/>
              </w:tcPr>
            </w:tcPrChange>
          </w:tcPr>
          <w:p w14:paraId="4D319BC9" w14:textId="1C1870A3" w:rsidR="002E4570" w:rsidRPr="00B83013" w:rsidDel="005B6842" w:rsidRDefault="002E4570" w:rsidP="00A018DB">
            <w:pPr>
              <w:pStyle w:val="af8"/>
              <w:rPr>
                <w:moveFrom w:id="2733" w:author="Masato YOSHIKAWA" w:date="2026-01-20T12:21:00Z" w16du:dateUtc="2026-01-20T03:21:00Z"/>
                <w:rFonts w:ascii="Times New Roman" w:eastAsia="ＭＳ 明朝" w:hAnsi="Times New Roman" w:cs="Times New Roman"/>
                <w:rPrChange w:id="2734" w:author="Masato YOSHIKAWA" w:date="2026-01-20T12:25:00Z" w16du:dateUtc="2026-01-20T03:25:00Z">
                  <w:rPr>
                    <w:moveFrom w:id="2735" w:author="Masato YOSHIKAWA" w:date="2026-01-20T12:21:00Z" w16du:dateUtc="2026-01-20T03:21:00Z"/>
                    <w:rFonts w:ascii="ＭＳ 明朝" w:eastAsia="ＭＳ 明朝" w:hAnsi="ＭＳ 明朝"/>
                  </w:rPr>
                </w:rPrChange>
              </w:rPr>
            </w:pPr>
            <w:moveFrom w:id="2736" w:author="Masato YOSHIKAWA" w:date="2026-01-20T12:21:00Z" w16du:dateUtc="2026-01-20T03:21:00Z">
              <w:r w:rsidRPr="00B83013" w:rsidDel="005B6842">
                <w:rPr>
                  <w:rFonts w:ascii="Times New Roman" w:eastAsia="ＭＳ 明朝" w:hAnsi="Times New Roman" w:cs="Times New Roman"/>
                  <w:rPrChange w:id="2737" w:author="Masato YOSHIKAWA" w:date="2026-01-20T12:25:00Z" w16du:dateUtc="2026-01-20T03:25:00Z">
                    <w:rPr>
                      <w:rFonts w:ascii="ＭＳ 明朝" w:eastAsia="ＭＳ 明朝" w:hAnsi="ＭＳ 明朝"/>
                    </w:rPr>
                  </w:rPrChange>
                </w:rPr>
                <w:t>Borrowing</w:t>
              </w:r>
            </w:moveFrom>
          </w:p>
        </w:tc>
        <w:tc>
          <w:tcPr>
            <w:tcW w:w="831" w:type="pct"/>
            <w:tcPrChange w:id="2738" w:author="Masato YOSHIKAWA" w:date="2026-01-20T12:20:00Z" w16du:dateUtc="2026-01-20T03:20:00Z">
              <w:tcPr>
                <w:tcW w:w="831" w:type="pct"/>
              </w:tcPr>
            </w:tcPrChange>
          </w:tcPr>
          <w:p w14:paraId="033245C4" w14:textId="267FEE3D" w:rsidR="002E4570" w:rsidRPr="00B83013" w:rsidDel="005B6842" w:rsidRDefault="002E4570" w:rsidP="00A018DB">
            <w:pPr>
              <w:pStyle w:val="af8"/>
              <w:rPr>
                <w:moveFrom w:id="2739" w:author="Masato YOSHIKAWA" w:date="2026-01-20T12:21:00Z" w16du:dateUtc="2026-01-20T03:21:00Z"/>
                <w:rFonts w:ascii="Times New Roman" w:eastAsia="ＭＳ 明朝" w:hAnsi="Times New Roman" w:cs="Times New Roman"/>
                <w:rPrChange w:id="2740" w:author="Masato YOSHIKAWA" w:date="2026-01-20T12:25:00Z" w16du:dateUtc="2026-01-20T03:25:00Z">
                  <w:rPr>
                    <w:moveFrom w:id="2741" w:author="Masato YOSHIKAWA" w:date="2026-01-20T12:21:00Z" w16du:dateUtc="2026-01-20T03:21:00Z"/>
                    <w:rFonts w:ascii="ＭＳ 明朝" w:eastAsia="ＭＳ 明朝" w:hAnsi="ＭＳ 明朝"/>
                  </w:rPr>
                </w:rPrChange>
              </w:rPr>
            </w:pPr>
            <w:moveFrom w:id="2742" w:author="Masato YOSHIKAWA" w:date="2026-01-20T12:21:00Z" w16du:dateUtc="2026-01-20T03:21:00Z">
              <w:r w:rsidRPr="00B83013" w:rsidDel="005B6842">
                <w:rPr>
                  <w:rFonts w:ascii="Times New Roman" w:eastAsia="ＭＳ 明朝" w:hAnsi="Times New Roman" w:cs="Times New Roman"/>
                  <w:rPrChange w:id="2743" w:author="Masato YOSHIKAWA" w:date="2026-01-20T12:25:00Z" w16du:dateUtc="2026-01-20T03:25:00Z">
                    <w:rPr>
                      <w:rFonts w:ascii="ＭＳ 明朝" w:eastAsia="ＭＳ 明朝" w:hAnsi="ＭＳ 明朝"/>
                    </w:rPr>
                  </w:rPrChange>
                </w:rPr>
                <w:t>Acceptance</w:t>
              </w:r>
            </w:moveFrom>
          </w:p>
        </w:tc>
      </w:tr>
      <w:tr w:rsidR="002E4570" w:rsidRPr="00B83013" w:rsidDel="005B6842" w14:paraId="3DA4FD13" w14:textId="44CFB5A6" w:rsidTr="005B6842">
        <w:tc>
          <w:tcPr>
            <w:tcW w:w="583" w:type="pct"/>
            <w:tcPrChange w:id="2744" w:author="Masato YOSHIKAWA" w:date="2026-01-20T12:20:00Z" w16du:dateUtc="2026-01-20T03:20:00Z">
              <w:tcPr>
                <w:tcW w:w="582" w:type="pct"/>
              </w:tcPr>
            </w:tcPrChange>
          </w:tcPr>
          <w:p w14:paraId="50CCCFAC" w14:textId="6A98BA85" w:rsidR="002E4570" w:rsidRPr="00B83013" w:rsidDel="005B6842" w:rsidRDefault="002E4570" w:rsidP="00A018DB">
            <w:pPr>
              <w:pStyle w:val="af8"/>
              <w:rPr>
                <w:moveFrom w:id="2745" w:author="Masato YOSHIKAWA" w:date="2026-01-20T12:21:00Z" w16du:dateUtc="2026-01-20T03:21:00Z"/>
                <w:rFonts w:ascii="Times New Roman" w:eastAsia="ＭＳ 明朝" w:hAnsi="Times New Roman" w:cs="Times New Roman"/>
                <w:rPrChange w:id="2746" w:author="Masato YOSHIKAWA" w:date="2026-01-20T12:25:00Z" w16du:dateUtc="2026-01-20T03:25:00Z">
                  <w:rPr>
                    <w:moveFrom w:id="2747" w:author="Masato YOSHIKAWA" w:date="2026-01-20T12:21:00Z" w16du:dateUtc="2026-01-20T03:21:00Z"/>
                    <w:rFonts w:ascii="ＭＳ 明朝" w:eastAsia="ＭＳ 明朝" w:hAnsi="ＭＳ 明朝"/>
                  </w:rPr>
                </w:rPrChange>
              </w:rPr>
            </w:pPr>
            <w:moveFrom w:id="2748" w:author="Masato YOSHIKAWA" w:date="2026-01-20T12:21:00Z" w16du:dateUtc="2026-01-20T03:21:00Z">
              <w:r w:rsidRPr="00B83013" w:rsidDel="005B6842">
                <w:rPr>
                  <w:rFonts w:ascii="Times New Roman" w:eastAsia="ＭＳ 明朝" w:hAnsi="Times New Roman" w:cs="Times New Roman" w:hint="eastAsia"/>
                  <w:rPrChange w:id="2749" w:author="Masato YOSHIKAWA" w:date="2026-01-20T12:25:00Z" w16du:dateUtc="2026-01-20T03:25:00Z">
                    <w:rPr>
                      <w:rFonts w:ascii="ＭＳ 明朝" w:eastAsia="ＭＳ 明朝" w:hAnsi="ＭＳ 明朝" w:hint="eastAsia"/>
                    </w:rPr>
                  </w:rPrChange>
                </w:rPr>
                <w:t>藁葺</w:t>
              </w:r>
            </w:moveFrom>
          </w:p>
        </w:tc>
        <w:tc>
          <w:tcPr>
            <w:tcW w:w="583" w:type="pct"/>
            <w:tcPrChange w:id="2750" w:author="Masato YOSHIKAWA" w:date="2026-01-20T12:20:00Z" w16du:dateUtc="2026-01-20T03:20:00Z">
              <w:tcPr>
                <w:tcW w:w="583" w:type="pct"/>
              </w:tcPr>
            </w:tcPrChange>
          </w:tcPr>
          <w:p w14:paraId="5C47D439" w14:textId="114E4F83" w:rsidR="002E4570" w:rsidRPr="00B83013" w:rsidDel="005B6842" w:rsidRDefault="002E4570" w:rsidP="00A018DB">
            <w:pPr>
              <w:pStyle w:val="af8"/>
              <w:rPr>
                <w:moveFrom w:id="2751" w:author="Masato YOSHIKAWA" w:date="2026-01-20T12:21:00Z" w16du:dateUtc="2026-01-20T03:21:00Z"/>
                <w:rFonts w:ascii="Times New Roman" w:eastAsia="ＭＳ 明朝" w:hAnsi="Times New Roman" w:cs="Times New Roman"/>
                <w:rPrChange w:id="2752" w:author="Masato YOSHIKAWA" w:date="2026-01-20T12:25:00Z" w16du:dateUtc="2026-01-20T03:25:00Z">
                  <w:rPr>
                    <w:moveFrom w:id="2753" w:author="Masato YOSHIKAWA" w:date="2026-01-20T12:21:00Z" w16du:dateUtc="2026-01-20T03:21:00Z"/>
                    <w:rFonts w:ascii="ＭＳ 明朝" w:eastAsia="ＭＳ 明朝" w:hAnsi="ＭＳ 明朝"/>
                  </w:rPr>
                </w:rPrChange>
              </w:rPr>
            </w:pPr>
            <w:moveFrom w:id="2754" w:author="Masato YOSHIKAWA" w:date="2026-01-20T12:21:00Z" w16du:dateUtc="2026-01-20T03:21:00Z">
              <w:r w:rsidRPr="00B83013" w:rsidDel="005B6842">
                <w:rPr>
                  <w:rFonts w:ascii="Times New Roman" w:eastAsia="ＭＳ 明朝" w:hAnsi="Times New Roman" w:cs="Times New Roman"/>
                  <w:rPrChange w:id="2755" w:author="Masato YOSHIKAWA" w:date="2026-01-20T12:25:00Z" w16du:dateUtc="2026-01-20T03:25:00Z">
                    <w:rPr>
                      <w:rFonts w:ascii="ＭＳ 明朝" w:eastAsia="ＭＳ 明朝" w:hAnsi="ＭＳ 明朝"/>
                    </w:rPr>
                  </w:rPrChange>
                </w:rPr>
                <w:t>straw-thatched houses</w:t>
              </w:r>
            </w:moveFrom>
          </w:p>
        </w:tc>
        <w:tc>
          <w:tcPr>
            <w:tcW w:w="629" w:type="pct"/>
            <w:tcPrChange w:id="2756" w:author="Masato YOSHIKAWA" w:date="2026-01-20T12:20:00Z" w16du:dateUtc="2026-01-20T03:20:00Z">
              <w:tcPr>
                <w:tcW w:w="629" w:type="pct"/>
              </w:tcPr>
            </w:tcPrChange>
          </w:tcPr>
          <w:p w14:paraId="4AA56746" w14:textId="19891C3C" w:rsidR="002E4570" w:rsidRPr="00B83013" w:rsidDel="005B6842" w:rsidRDefault="002E4570" w:rsidP="00A018DB">
            <w:pPr>
              <w:pStyle w:val="af8"/>
              <w:rPr>
                <w:moveFrom w:id="2757" w:author="Masato YOSHIKAWA" w:date="2026-01-20T12:21:00Z" w16du:dateUtc="2026-01-20T03:21:00Z"/>
                <w:rFonts w:ascii="Times New Roman" w:eastAsia="ＭＳ 明朝" w:hAnsi="Times New Roman" w:cs="Times New Roman"/>
                <w:rPrChange w:id="2758" w:author="Masato YOSHIKAWA" w:date="2026-01-20T12:25:00Z" w16du:dateUtc="2026-01-20T03:25:00Z">
                  <w:rPr>
                    <w:moveFrom w:id="2759" w:author="Masato YOSHIKAWA" w:date="2026-01-20T12:21:00Z" w16du:dateUtc="2026-01-20T03:21:00Z"/>
                    <w:rFonts w:ascii="ＭＳ 明朝" w:eastAsia="ＭＳ 明朝" w:hAnsi="ＭＳ 明朝"/>
                  </w:rPr>
                </w:rPrChange>
              </w:rPr>
            </w:pPr>
            <w:moveFrom w:id="2760" w:author="Masato YOSHIKAWA" w:date="2026-01-20T12:21:00Z" w16du:dateUtc="2026-01-20T03:21:00Z">
              <w:r w:rsidRPr="00B83013" w:rsidDel="005B6842">
                <w:rPr>
                  <w:rFonts w:ascii="Times New Roman" w:eastAsia="ＭＳ 明朝" w:hAnsi="Times New Roman" w:cs="Times New Roman"/>
                  <w:rPrChange w:id="2761" w:author="Masato YOSHIKAWA" w:date="2026-01-20T12:25:00Z" w16du:dateUtc="2026-01-20T03:25:00Z">
                    <w:rPr>
                      <w:rFonts w:ascii="ＭＳ 明朝" w:eastAsia="ＭＳ 明朝" w:hAnsi="ＭＳ 明朝"/>
                    </w:rPr>
                  </w:rPrChange>
                </w:rPr>
                <w:t>thatched cottages</w:t>
              </w:r>
            </w:moveFrom>
          </w:p>
        </w:tc>
        <w:tc>
          <w:tcPr>
            <w:tcW w:w="779" w:type="pct"/>
            <w:tcPrChange w:id="2762" w:author="Masato YOSHIKAWA" w:date="2026-01-20T12:20:00Z" w16du:dateUtc="2026-01-20T03:20:00Z">
              <w:tcPr>
                <w:tcW w:w="779" w:type="pct"/>
              </w:tcPr>
            </w:tcPrChange>
          </w:tcPr>
          <w:p w14:paraId="4677B6BB" w14:textId="58C10FE5" w:rsidR="002E4570" w:rsidRPr="00B83013" w:rsidDel="005B6842" w:rsidRDefault="002E4570" w:rsidP="00A018DB">
            <w:pPr>
              <w:pStyle w:val="af8"/>
              <w:rPr>
                <w:moveFrom w:id="2763" w:author="Masato YOSHIKAWA" w:date="2026-01-20T12:21:00Z" w16du:dateUtc="2026-01-20T03:21:00Z"/>
                <w:rFonts w:ascii="Times New Roman" w:eastAsia="ＭＳ 明朝" w:hAnsi="Times New Roman" w:cs="Times New Roman"/>
                <w:rPrChange w:id="2764" w:author="Masato YOSHIKAWA" w:date="2026-01-20T12:25:00Z" w16du:dateUtc="2026-01-20T03:25:00Z">
                  <w:rPr>
                    <w:moveFrom w:id="2765" w:author="Masato YOSHIKAWA" w:date="2026-01-20T12:21:00Z" w16du:dateUtc="2026-01-20T03:21:00Z"/>
                    <w:rFonts w:ascii="ＭＳ 明朝" w:eastAsia="ＭＳ 明朝" w:hAnsi="ＭＳ 明朝"/>
                  </w:rPr>
                </w:rPrChange>
              </w:rPr>
            </w:pPr>
            <w:moveFrom w:id="2766" w:author="Masato YOSHIKAWA" w:date="2026-01-20T12:21:00Z" w16du:dateUtc="2026-01-20T03:21:00Z">
              <w:r w:rsidRPr="00B83013" w:rsidDel="005B6842">
                <w:rPr>
                  <w:rFonts w:ascii="Times New Roman" w:eastAsia="ＭＳ 明朝" w:hAnsi="Times New Roman" w:cs="Times New Roman"/>
                  <w:rPrChange w:id="2767" w:author="Masato YOSHIKAWA" w:date="2026-01-20T12:25:00Z" w16du:dateUtc="2026-01-20T03:25:00Z">
                    <w:rPr>
                      <w:rFonts w:ascii="ＭＳ 明朝" w:eastAsia="ＭＳ 明朝" w:hAnsi="ＭＳ 明朝"/>
                    </w:rPr>
                  </w:rPrChange>
                </w:rPr>
                <w:t>Established equivalent</w:t>
              </w:r>
            </w:moveFrom>
          </w:p>
        </w:tc>
        <w:tc>
          <w:tcPr>
            <w:tcW w:w="744" w:type="pct"/>
            <w:tcPrChange w:id="2768" w:author="Masato YOSHIKAWA" w:date="2026-01-20T12:20:00Z" w16du:dateUtc="2026-01-20T03:20:00Z">
              <w:tcPr>
                <w:tcW w:w="744" w:type="pct"/>
              </w:tcPr>
            </w:tcPrChange>
          </w:tcPr>
          <w:p w14:paraId="79A9F6A7" w14:textId="655CBD84" w:rsidR="002E4570" w:rsidRPr="00B83013" w:rsidDel="005B6842" w:rsidRDefault="002E4570" w:rsidP="00A018DB">
            <w:pPr>
              <w:pStyle w:val="af8"/>
              <w:rPr>
                <w:moveFrom w:id="2769" w:author="Masato YOSHIKAWA" w:date="2026-01-20T12:21:00Z" w16du:dateUtc="2026-01-20T03:21:00Z"/>
                <w:rFonts w:ascii="Times New Roman" w:eastAsia="ＭＳ 明朝" w:hAnsi="Times New Roman" w:cs="Times New Roman"/>
                <w:rPrChange w:id="2770" w:author="Masato YOSHIKAWA" w:date="2026-01-20T12:25:00Z" w16du:dateUtc="2026-01-20T03:25:00Z">
                  <w:rPr>
                    <w:moveFrom w:id="2771" w:author="Masato YOSHIKAWA" w:date="2026-01-20T12:21:00Z" w16du:dateUtc="2026-01-20T03:21:00Z"/>
                    <w:rFonts w:ascii="ＭＳ 明朝" w:eastAsia="ＭＳ 明朝" w:hAnsi="ＭＳ 明朝"/>
                  </w:rPr>
                </w:rPrChange>
              </w:rPr>
            </w:pPr>
            <w:moveFrom w:id="2772" w:author="Masato YOSHIKAWA" w:date="2026-01-20T12:21:00Z" w16du:dateUtc="2026-01-20T03:21:00Z">
              <w:r w:rsidRPr="00B83013" w:rsidDel="005B6842">
                <w:rPr>
                  <w:rFonts w:ascii="Times New Roman" w:eastAsia="ＭＳ 明朝" w:hAnsi="Times New Roman" w:cs="Times New Roman"/>
                  <w:rPrChange w:id="2773" w:author="Masato YOSHIKAWA" w:date="2026-01-20T12:25:00Z" w16du:dateUtc="2026-01-20T03:25:00Z">
                    <w:rPr>
                      <w:rFonts w:ascii="ＭＳ 明朝" w:eastAsia="ＭＳ 明朝" w:hAnsi="ＭＳ 明朝"/>
                    </w:rPr>
                  </w:rPrChange>
                </w:rPr>
                <w:t>Minimization</w:t>
              </w:r>
            </w:moveFrom>
          </w:p>
        </w:tc>
        <w:tc>
          <w:tcPr>
            <w:tcW w:w="851" w:type="pct"/>
            <w:tcPrChange w:id="2774" w:author="Masato YOSHIKAWA" w:date="2026-01-20T12:20:00Z" w16du:dateUtc="2026-01-20T03:20:00Z">
              <w:tcPr>
                <w:tcW w:w="851" w:type="pct"/>
              </w:tcPr>
            </w:tcPrChange>
          </w:tcPr>
          <w:p w14:paraId="086852E4" w14:textId="5F1141B3" w:rsidR="002E4570" w:rsidRPr="00B83013" w:rsidDel="005B6842" w:rsidRDefault="002E4570" w:rsidP="00A018DB">
            <w:pPr>
              <w:pStyle w:val="af8"/>
              <w:rPr>
                <w:moveFrom w:id="2775" w:author="Masato YOSHIKAWA" w:date="2026-01-20T12:21:00Z" w16du:dateUtc="2026-01-20T03:21:00Z"/>
                <w:rFonts w:ascii="Times New Roman" w:eastAsia="ＭＳ 明朝" w:hAnsi="Times New Roman" w:cs="Times New Roman"/>
                <w:rPrChange w:id="2776" w:author="Masato YOSHIKAWA" w:date="2026-01-20T12:25:00Z" w16du:dateUtc="2026-01-20T03:25:00Z">
                  <w:rPr>
                    <w:moveFrom w:id="2777" w:author="Masato YOSHIKAWA" w:date="2026-01-20T12:21:00Z" w16du:dateUtc="2026-01-20T03:21:00Z"/>
                    <w:rFonts w:ascii="ＭＳ 明朝" w:eastAsia="ＭＳ 明朝" w:hAnsi="ＭＳ 明朝"/>
                  </w:rPr>
                </w:rPrChange>
              </w:rPr>
            </w:pPr>
            <w:moveFrom w:id="2778" w:author="Masato YOSHIKAWA" w:date="2026-01-20T12:21:00Z" w16du:dateUtc="2026-01-20T03:21:00Z">
              <w:r w:rsidRPr="00B83013" w:rsidDel="005B6842">
                <w:rPr>
                  <w:rFonts w:ascii="Times New Roman" w:eastAsia="ＭＳ 明朝" w:hAnsi="Times New Roman" w:cs="Times New Roman"/>
                  <w:rPrChange w:id="2779" w:author="Masato YOSHIKAWA" w:date="2026-01-20T12:25:00Z" w16du:dateUtc="2026-01-20T03:25:00Z">
                    <w:rPr>
                      <w:rFonts w:ascii="ＭＳ 明朝" w:eastAsia="ＭＳ 明朝" w:hAnsi="ＭＳ 明朝"/>
                    </w:rPr>
                  </w:rPrChange>
                </w:rPr>
                <w:t>Established equivalent</w:t>
              </w:r>
            </w:moveFrom>
          </w:p>
        </w:tc>
        <w:tc>
          <w:tcPr>
            <w:tcW w:w="831" w:type="pct"/>
            <w:tcPrChange w:id="2780" w:author="Masato YOSHIKAWA" w:date="2026-01-20T12:20:00Z" w16du:dateUtc="2026-01-20T03:20:00Z">
              <w:tcPr>
                <w:tcW w:w="831" w:type="pct"/>
              </w:tcPr>
            </w:tcPrChange>
          </w:tcPr>
          <w:p w14:paraId="2540AFCC" w14:textId="3D88D13C" w:rsidR="002E4570" w:rsidRPr="00B83013" w:rsidDel="005B6842" w:rsidRDefault="002E4570" w:rsidP="00A018DB">
            <w:pPr>
              <w:pStyle w:val="af8"/>
              <w:rPr>
                <w:moveFrom w:id="2781" w:author="Masato YOSHIKAWA" w:date="2026-01-20T12:21:00Z" w16du:dateUtc="2026-01-20T03:21:00Z"/>
                <w:rFonts w:ascii="Times New Roman" w:eastAsia="ＭＳ 明朝" w:hAnsi="Times New Roman" w:cs="Times New Roman"/>
                <w:rPrChange w:id="2782" w:author="Masato YOSHIKAWA" w:date="2026-01-20T12:25:00Z" w16du:dateUtc="2026-01-20T03:25:00Z">
                  <w:rPr>
                    <w:moveFrom w:id="2783" w:author="Masato YOSHIKAWA" w:date="2026-01-20T12:21:00Z" w16du:dateUtc="2026-01-20T03:21:00Z"/>
                    <w:rFonts w:ascii="ＭＳ 明朝" w:eastAsia="ＭＳ 明朝" w:hAnsi="ＭＳ 明朝"/>
                  </w:rPr>
                </w:rPrChange>
              </w:rPr>
            </w:pPr>
            <w:moveFrom w:id="2784" w:author="Masato YOSHIKAWA" w:date="2026-01-20T12:21:00Z" w16du:dateUtc="2026-01-20T03:21:00Z">
              <w:r w:rsidRPr="00B83013" w:rsidDel="005B6842">
                <w:rPr>
                  <w:rFonts w:ascii="Times New Roman" w:eastAsia="ＭＳ 明朝" w:hAnsi="Times New Roman" w:cs="Times New Roman"/>
                  <w:rPrChange w:id="2785" w:author="Masato YOSHIKAWA" w:date="2026-01-20T12:25:00Z" w16du:dateUtc="2026-01-20T03:25:00Z">
                    <w:rPr>
                      <w:rFonts w:ascii="ＭＳ 明朝" w:eastAsia="ＭＳ 明朝" w:hAnsi="ＭＳ 明朝"/>
                    </w:rPr>
                  </w:rPrChange>
                </w:rPr>
                <w:t>Minimization</w:t>
              </w:r>
            </w:moveFrom>
          </w:p>
        </w:tc>
      </w:tr>
      <w:tr w:rsidR="002E4570" w:rsidRPr="00B83013" w:rsidDel="005B6842" w14:paraId="1854B24E" w14:textId="22C7CB91" w:rsidTr="005B6842">
        <w:tc>
          <w:tcPr>
            <w:tcW w:w="583" w:type="pct"/>
            <w:tcPrChange w:id="2786" w:author="Masato YOSHIKAWA" w:date="2026-01-20T12:20:00Z" w16du:dateUtc="2026-01-20T03:20:00Z">
              <w:tcPr>
                <w:tcW w:w="582" w:type="pct"/>
              </w:tcPr>
            </w:tcPrChange>
          </w:tcPr>
          <w:p w14:paraId="7D8DA52E" w14:textId="7EBC8DB8" w:rsidR="002E4570" w:rsidRPr="00B83013" w:rsidDel="005B6842" w:rsidRDefault="002E4570" w:rsidP="00A018DB">
            <w:pPr>
              <w:pStyle w:val="af8"/>
              <w:rPr>
                <w:moveFrom w:id="2787" w:author="Masato YOSHIKAWA" w:date="2026-01-20T12:21:00Z" w16du:dateUtc="2026-01-20T03:21:00Z"/>
                <w:rFonts w:ascii="Times New Roman" w:eastAsia="ＭＳ 明朝" w:hAnsi="Times New Roman" w:cs="Times New Roman"/>
                <w:rPrChange w:id="2788" w:author="Masato YOSHIKAWA" w:date="2026-01-20T12:25:00Z" w16du:dateUtc="2026-01-20T03:25:00Z">
                  <w:rPr>
                    <w:moveFrom w:id="2789" w:author="Masato YOSHIKAWA" w:date="2026-01-20T12:21:00Z" w16du:dateUtc="2026-01-20T03:21:00Z"/>
                    <w:rFonts w:ascii="ＭＳ 明朝" w:eastAsia="ＭＳ 明朝" w:hAnsi="ＭＳ 明朝"/>
                  </w:rPr>
                </w:rPrChange>
              </w:rPr>
            </w:pPr>
            <w:moveFrom w:id="2790" w:author="Masato YOSHIKAWA" w:date="2026-01-20T12:21:00Z" w16du:dateUtc="2026-01-20T03:21:00Z">
              <w:r w:rsidRPr="00B83013" w:rsidDel="005B6842">
                <w:rPr>
                  <w:rFonts w:ascii="Times New Roman" w:eastAsia="ＭＳ 明朝" w:hAnsi="Times New Roman" w:cs="Times New Roman" w:hint="eastAsia"/>
                  <w:rPrChange w:id="2791" w:author="Masato YOSHIKAWA" w:date="2026-01-20T12:25:00Z" w16du:dateUtc="2026-01-20T03:25:00Z">
                    <w:rPr>
                      <w:rFonts w:ascii="ＭＳ 明朝" w:eastAsia="ＭＳ 明朝" w:hAnsi="ＭＳ 明朝" w:hint="eastAsia"/>
                    </w:rPr>
                  </w:rPrChange>
                </w:rPr>
                <w:t>都会人種</w:t>
              </w:r>
            </w:moveFrom>
          </w:p>
        </w:tc>
        <w:tc>
          <w:tcPr>
            <w:tcW w:w="583" w:type="pct"/>
            <w:tcPrChange w:id="2792" w:author="Masato YOSHIKAWA" w:date="2026-01-20T12:20:00Z" w16du:dateUtc="2026-01-20T03:20:00Z">
              <w:tcPr>
                <w:tcW w:w="583" w:type="pct"/>
              </w:tcPr>
            </w:tcPrChange>
          </w:tcPr>
          <w:p w14:paraId="3E06C967" w14:textId="664C0AEB" w:rsidR="002E4570" w:rsidRPr="00B83013" w:rsidDel="005B6842" w:rsidRDefault="002E4570" w:rsidP="00A018DB">
            <w:pPr>
              <w:pStyle w:val="af8"/>
              <w:rPr>
                <w:moveFrom w:id="2793" w:author="Masato YOSHIKAWA" w:date="2026-01-20T12:21:00Z" w16du:dateUtc="2026-01-20T03:21:00Z"/>
                <w:rFonts w:ascii="Times New Roman" w:eastAsia="ＭＳ 明朝" w:hAnsi="Times New Roman" w:cs="Times New Roman"/>
                <w:rPrChange w:id="2794" w:author="Masato YOSHIKAWA" w:date="2026-01-20T12:25:00Z" w16du:dateUtc="2026-01-20T03:25:00Z">
                  <w:rPr>
                    <w:moveFrom w:id="2795" w:author="Masato YOSHIKAWA" w:date="2026-01-20T12:21:00Z" w16du:dateUtc="2026-01-20T03:21:00Z"/>
                    <w:rFonts w:ascii="ＭＳ 明朝" w:eastAsia="ＭＳ 明朝" w:hAnsi="ＭＳ 明朝"/>
                  </w:rPr>
                </w:rPrChange>
              </w:rPr>
            </w:pPr>
            <w:moveFrom w:id="2796" w:author="Masato YOSHIKAWA" w:date="2026-01-20T12:21:00Z" w16du:dateUtc="2026-01-20T03:21:00Z">
              <w:r w:rsidRPr="00B83013" w:rsidDel="005B6842">
                <w:rPr>
                  <w:rFonts w:ascii="Times New Roman" w:eastAsia="ＭＳ 明朝" w:hAnsi="Times New Roman" w:cs="Times New Roman"/>
                  <w:rPrChange w:id="2797" w:author="Masato YOSHIKAWA" w:date="2026-01-20T12:25:00Z" w16du:dateUtc="2026-01-20T03:25:00Z">
                    <w:rPr>
                      <w:rFonts w:ascii="ＭＳ 明朝" w:eastAsia="ＭＳ 明朝" w:hAnsi="ＭＳ 明朝"/>
                    </w:rPr>
                  </w:rPrChange>
                </w:rPr>
                <w:t>town people</w:t>
              </w:r>
            </w:moveFrom>
          </w:p>
        </w:tc>
        <w:tc>
          <w:tcPr>
            <w:tcW w:w="629" w:type="pct"/>
            <w:tcPrChange w:id="2798" w:author="Masato YOSHIKAWA" w:date="2026-01-20T12:20:00Z" w16du:dateUtc="2026-01-20T03:20:00Z">
              <w:tcPr>
                <w:tcW w:w="629" w:type="pct"/>
              </w:tcPr>
            </w:tcPrChange>
          </w:tcPr>
          <w:p w14:paraId="25693947" w14:textId="09ED475F" w:rsidR="002E4570" w:rsidRPr="00B83013" w:rsidDel="005B6842" w:rsidRDefault="002E4570" w:rsidP="00A018DB">
            <w:pPr>
              <w:pStyle w:val="af8"/>
              <w:rPr>
                <w:moveFrom w:id="2799" w:author="Masato YOSHIKAWA" w:date="2026-01-20T12:21:00Z" w16du:dateUtc="2026-01-20T03:21:00Z"/>
                <w:rFonts w:ascii="Times New Roman" w:eastAsia="ＭＳ 明朝" w:hAnsi="Times New Roman" w:cs="Times New Roman"/>
                <w:rPrChange w:id="2800" w:author="Masato YOSHIKAWA" w:date="2026-01-20T12:25:00Z" w16du:dateUtc="2026-01-20T03:25:00Z">
                  <w:rPr>
                    <w:moveFrom w:id="2801" w:author="Masato YOSHIKAWA" w:date="2026-01-20T12:21:00Z" w16du:dateUtc="2026-01-20T03:21:00Z"/>
                    <w:rFonts w:ascii="ＭＳ 明朝" w:eastAsia="ＭＳ 明朝" w:hAnsi="ＭＳ 明朝"/>
                  </w:rPr>
                </w:rPrChange>
              </w:rPr>
            </w:pPr>
            <w:moveFrom w:id="2802" w:author="Masato YOSHIKAWA" w:date="2026-01-20T12:21:00Z" w16du:dateUtc="2026-01-20T03:21:00Z">
              <w:r w:rsidRPr="00B83013" w:rsidDel="005B6842">
                <w:rPr>
                  <w:rFonts w:ascii="Times New Roman" w:eastAsia="ＭＳ 明朝" w:hAnsi="Times New Roman" w:cs="Times New Roman"/>
                  <w:rPrChange w:id="2803" w:author="Masato YOSHIKAWA" w:date="2026-01-20T12:25:00Z" w16du:dateUtc="2026-01-20T03:25:00Z">
                    <w:rPr>
                      <w:rFonts w:ascii="ＭＳ 明朝" w:eastAsia="ＭＳ 明朝" w:hAnsi="ＭＳ 明朝"/>
                    </w:rPr>
                  </w:rPrChange>
                </w:rPr>
                <w:t>なし</w:t>
              </w:r>
            </w:moveFrom>
          </w:p>
        </w:tc>
        <w:tc>
          <w:tcPr>
            <w:tcW w:w="779" w:type="pct"/>
            <w:tcPrChange w:id="2804" w:author="Masato YOSHIKAWA" w:date="2026-01-20T12:20:00Z" w16du:dateUtc="2026-01-20T03:20:00Z">
              <w:tcPr>
                <w:tcW w:w="779" w:type="pct"/>
              </w:tcPr>
            </w:tcPrChange>
          </w:tcPr>
          <w:p w14:paraId="50C72FDC" w14:textId="62BD89A5" w:rsidR="002E4570" w:rsidRPr="00B83013" w:rsidDel="005B6842" w:rsidRDefault="002E4570" w:rsidP="00A018DB">
            <w:pPr>
              <w:pStyle w:val="af8"/>
              <w:rPr>
                <w:moveFrom w:id="2805" w:author="Masato YOSHIKAWA" w:date="2026-01-20T12:21:00Z" w16du:dateUtc="2026-01-20T03:21:00Z"/>
                <w:rFonts w:ascii="Times New Roman" w:eastAsia="ＭＳ 明朝" w:hAnsi="Times New Roman" w:cs="Times New Roman"/>
                <w:rPrChange w:id="2806" w:author="Masato YOSHIKAWA" w:date="2026-01-20T12:25:00Z" w16du:dateUtc="2026-01-20T03:25:00Z">
                  <w:rPr>
                    <w:moveFrom w:id="2807" w:author="Masato YOSHIKAWA" w:date="2026-01-20T12:21:00Z" w16du:dateUtc="2026-01-20T03:21:00Z"/>
                    <w:rFonts w:ascii="ＭＳ 明朝" w:eastAsia="ＭＳ 明朝" w:hAnsi="ＭＳ 明朝"/>
                  </w:rPr>
                </w:rPrChange>
              </w:rPr>
            </w:pPr>
            <w:moveFrom w:id="2808" w:author="Masato YOSHIKAWA" w:date="2026-01-20T12:21:00Z" w16du:dateUtc="2026-01-20T03:21:00Z">
              <w:r w:rsidRPr="00B83013" w:rsidDel="005B6842">
                <w:rPr>
                  <w:rFonts w:ascii="Times New Roman" w:eastAsia="ＭＳ 明朝" w:hAnsi="Times New Roman" w:cs="Times New Roman"/>
                  <w:rPrChange w:id="2809" w:author="Masato YOSHIKAWA" w:date="2026-01-20T12:25:00Z" w16du:dateUtc="2026-01-20T03:25:00Z">
                    <w:rPr>
                      <w:rFonts w:ascii="ＭＳ 明朝" w:eastAsia="ＭＳ 明朝" w:hAnsi="ＭＳ 明朝"/>
                    </w:rPr>
                  </w:rPrChange>
                </w:rPr>
                <w:t>Literal translation</w:t>
              </w:r>
            </w:moveFrom>
          </w:p>
        </w:tc>
        <w:tc>
          <w:tcPr>
            <w:tcW w:w="744" w:type="pct"/>
            <w:tcPrChange w:id="2810" w:author="Masato YOSHIKAWA" w:date="2026-01-20T12:20:00Z" w16du:dateUtc="2026-01-20T03:20:00Z">
              <w:tcPr>
                <w:tcW w:w="744" w:type="pct"/>
              </w:tcPr>
            </w:tcPrChange>
          </w:tcPr>
          <w:p w14:paraId="0483E750" w14:textId="39536E6A" w:rsidR="002E4570" w:rsidRPr="00B83013" w:rsidDel="005B6842" w:rsidRDefault="002E4570" w:rsidP="00A018DB">
            <w:pPr>
              <w:pStyle w:val="af8"/>
              <w:rPr>
                <w:moveFrom w:id="2811" w:author="Masato YOSHIKAWA" w:date="2026-01-20T12:21:00Z" w16du:dateUtc="2026-01-20T03:21:00Z"/>
                <w:rFonts w:ascii="Times New Roman" w:eastAsia="ＭＳ 明朝" w:hAnsi="Times New Roman" w:cs="Times New Roman"/>
                <w:rPrChange w:id="2812" w:author="Masato YOSHIKAWA" w:date="2026-01-20T12:25:00Z" w16du:dateUtc="2026-01-20T03:25:00Z">
                  <w:rPr>
                    <w:moveFrom w:id="2813" w:author="Masato YOSHIKAWA" w:date="2026-01-20T12:21:00Z" w16du:dateUtc="2026-01-20T03:21:00Z"/>
                    <w:rFonts w:ascii="ＭＳ 明朝" w:eastAsia="ＭＳ 明朝" w:hAnsi="ＭＳ 明朝"/>
                  </w:rPr>
                </w:rPrChange>
              </w:rPr>
            </w:pPr>
            <w:moveFrom w:id="2814" w:author="Masato YOSHIKAWA" w:date="2026-01-20T12:21:00Z" w16du:dateUtc="2026-01-20T03:21:00Z">
              <w:r w:rsidRPr="00B83013" w:rsidDel="005B6842">
                <w:rPr>
                  <w:rFonts w:ascii="Times New Roman" w:eastAsia="ＭＳ 明朝" w:hAnsi="Times New Roman" w:cs="Times New Roman"/>
                  <w:rPrChange w:id="2815" w:author="Masato YOSHIKAWA" w:date="2026-01-20T12:25:00Z" w16du:dateUtc="2026-01-20T03:25:00Z">
                    <w:rPr>
                      <w:rFonts w:ascii="ＭＳ 明朝" w:eastAsia="ＭＳ 明朝" w:hAnsi="ＭＳ 明朝"/>
                    </w:rPr>
                  </w:rPrChange>
                </w:rPr>
                <w:t>Minimization</w:t>
              </w:r>
            </w:moveFrom>
          </w:p>
        </w:tc>
        <w:tc>
          <w:tcPr>
            <w:tcW w:w="851" w:type="pct"/>
            <w:tcPrChange w:id="2816" w:author="Masato YOSHIKAWA" w:date="2026-01-20T12:20:00Z" w16du:dateUtc="2026-01-20T03:20:00Z">
              <w:tcPr>
                <w:tcW w:w="851" w:type="pct"/>
              </w:tcPr>
            </w:tcPrChange>
          </w:tcPr>
          <w:p w14:paraId="534D9A1D" w14:textId="61F976BB" w:rsidR="002E4570" w:rsidRPr="00B83013" w:rsidDel="005B6842" w:rsidRDefault="002E4570" w:rsidP="00A018DB">
            <w:pPr>
              <w:pStyle w:val="af8"/>
              <w:rPr>
                <w:moveFrom w:id="2817" w:author="Masato YOSHIKAWA" w:date="2026-01-20T12:21:00Z" w16du:dateUtc="2026-01-20T03:21:00Z"/>
                <w:rFonts w:ascii="Times New Roman" w:eastAsia="ＭＳ 明朝" w:hAnsi="Times New Roman" w:cs="Times New Roman"/>
                <w:rPrChange w:id="2818" w:author="Masato YOSHIKAWA" w:date="2026-01-20T12:25:00Z" w16du:dateUtc="2026-01-20T03:25:00Z">
                  <w:rPr>
                    <w:moveFrom w:id="2819" w:author="Masato YOSHIKAWA" w:date="2026-01-20T12:21:00Z" w16du:dateUtc="2026-01-20T03:21:00Z"/>
                    <w:rFonts w:ascii="ＭＳ 明朝" w:eastAsia="ＭＳ 明朝" w:hAnsi="ＭＳ 明朝"/>
                  </w:rPr>
                </w:rPrChange>
              </w:rPr>
            </w:pPr>
            <w:moveFrom w:id="2820" w:author="Masato YOSHIKAWA" w:date="2026-01-20T12:21:00Z" w16du:dateUtc="2026-01-20T03:21:00Z">
              <w:r w:rsidRPr="00B83013" w:rsidDel="005B6842">
                <w:rPr>
                  <w:rFonts w:ascii="Times New Roman" w:eastAsia="ＭＳ 明朝" w:hAnsi="Times New Roman" w:cs="Times New Roman"/>
                  <w:rPrChange w:id="2821" w:author="Masato YOSHIKAWA" w:date="2026-01-20T12:25:00Z" w16du:dateUtc="2026-01-20T03:25:00Z">
                    <w:rPr>
                      <w:rFonts w:ascii="ＭＳ 明朝" w:eastAsia="ＭＳ 明朝" w:hAnsi="ＭＳ 明朝"/>
                    </w:rPr>
                  </w:rPrChange>
                </w:rPr>
                <w:t>Reduction</w:t>
              </w:r>
            </w:moveFrom>
          </w:p>
        </w:tc>
        <w:tc>
          <w:tcPr>
            <w:tcW w:w="831" w:type="pct"/>
            <w:tcPrChange w:id="2822" w:author="Masato YOSHIKAWA" w:date="2026-01-20T12:20:00Z" w16du:dateUtc="2026-01-20T03:20:00Z">
              <w:tcPr>
                <w:tcW w:w="831" w:type="pct"/>
              </w:tcPr>
            </w:tcPrChange>
          </w:tcPr>
          <w:p w14:paraId="631E3143" w14:textId="2FF345C1" w:rsidR="002E4570" w:rsidRPr="00B83013" w:rsidDel="005B6842" w:rsidRDefault="002E4570" w:rsidP="00A018DB">
            <w:pPr>
              <w:pStyle w:val="af8"/>
              <w:rPr>
                <w:moveFrom w:id="2823" w:author="Masato YOSHIKAWA" w:date="2026-01-20T12:21:00Z" w16du:dateUtc="2026-01-20T03:21:00Z"/>
                <w:rFonts w:ascii="Times New Roman" w:eastAsia="ＭＳ 明朝" w:hAnsi="Times New Roman" w:cs="Times New Roman"/>
                <w:rPrChange w:id="2824" w:author="Masato YOSHIKAWA" w:date="2026-01-20T12:25:00Z" w16du:dateUtc="2026-01-20T03:25:00Z">
                  <w:rPr>
                    <w:moveFrom w:id="2825" w:author="Masato YOSHIKAWA" w:date="2026-01-20T12:21:00Z" w16du:dateUtc="2026-01-20T03:21:00Z"/>
                    <w:rFonts w:ascii="ＭＳ 明朝" w:eastAsia="ＭＳ 明朝" w:hAnsi="ＭＳ 明朝"/>
                  </w:rPr>
                </w:rPrChange>
              </w:rPr>
            </w:pPr>
            <w:moveFrom w:id="2826" w:author="Masato YOSHIKAWA" w:date="2026-01-20T12:21:00Z" w16du:dateUtc="2026-01-20T03:21:00Z">
              <w:r w:rsidRPr="00B83013" w:rsidDel="005B6842">
                <w:rPr>
                  <w:rFonts w:ascii="Times New Roman" w:eastAsia="ＭＳ 明朝" w:hAnsi="Times New Roman" w:cs="Times New Roman"/>
                  <w:rPrChange w:id="2827" w:author="Masato YOSHIKAWA" w:date="2026-01-20T12:25:00Z" w16du:dateUtc="2026-01-20T03:25:00Z">
                    <w:rPr>
                      <w:rFonts w:ascii="ＭＳ 明朝" w:eastAsia="ＭＳ 明朝" w:hAnsi="ＭＳ 明朝"/>
                    </w:rPr>
                  </w:rPrChange>
                </w:rPr>
                <w:t>Denial</w:t>
              </w:r>
            </w:moveFrom>
          </w:p>
        </w:tc>
      </w:tr>
      <w:tr w:rsidR="002E4570" w:rsidRPr="00B83013" w:rsidDel="005B6842" w14:paraId="4AF72568" w14:textId="36A45209" w:rsidTr="005B6842">
        <w:tc>
          <w:tcPr>
            <w:tcW w:w="583" w:type="pct"/>
            <w:tcPrChange w:id="2828" w:author="Masato YOSHIKAWA" w:date="2026-01-20T12:20:00Z" w16du:dateUtc="2026-01-20T03:20:00Z">
              <w:tcPr>
                <w:tcW w:w="582" w:type="pct"/>
              </w:tcPr>
            </w:tcPrChange>
          </w:tcPr>
          <w:p w14:paraId="04492172" w14:textId="58AB9712" w:rsidR="002E4570" w:rsidRPr="00B83013" w:rsidDel="005B6842" w:rsidRDefault="002E4570" w:rsidP="00A018DB">
            <w:pPr>
              <w:pStyle w:val="af8"/>
              <w:rPr>
                <w:moveFrom w:id="2829" w:author="Masato YOSHIKAWA" w:date="2026-01-20T12:21:00Z" w16du:dateUtc="2026-01-20T03:21:00Z"/>
                <w:rFonts w:ascii="Times New Roman" w:eastAsia="ＭＳ 明朝" w:hAnsi="Times New Roman" w:cs="Times New Roman"/>
                <w:rPrChange w:id="2830" w:author="Masato YOSHIKAWA" w:date="2026-01-20T12:25:00Z" w16du:dateUtc="2026-01-20T03:25:00Z">
                  <w:rPr>
                    <w:moveFrom w:id="2831" w:author="Masato YOSHIKAWA" w:date="2026-01-20T12:21:00Z" w16du:dateUtc="2026-01-20T03:21:00Z"/>
                    <w:rFonts w:ascii="ＭＳ 明朝" w:eastAsia="ＭＳ 明朝" w:hAnsi="ＭＳ 明朝"/>
                  </w:rPr>
                </w:rPrChange>
              </w:rPr>
            </w:pPr>
            <w:moveFrom w:id="2832" w:author="Masato YOSHIKAWA" w:date="2026-01-20T12:21:00Z" w16du:dateUtc="2026-01-20T03:21:00Z">
              <w:r w:rsidRPr="00B83013" w:rsidDel="005B6842">
                <w:rPr>
                  <w:rFonts w:ascii="Times New Roman" w:eastAsia="ＭＳ 明朝" w:hAnsi="Times New Roman" w:cs="Times New Roman" w:hint="eastAsia"/>
                  <w:rPrChange w:id="2833" w:author="Masato YOSHIKAWA" w:date="2026-01-20T12:25:00Z" w16du:dateUtc="2026-01-20T03:25:00Z">
                    <w:rPr>
                      <w:rFonts w:ascii="ＭＳ 明朝" w:eastAsia="ＭＳ 明朝" w:hAnsi="ＭＳ 明朝" w:hint="eastAsia"/>
                    </w:rPr>
                  </w:rPrChange>
                </w:rPr>
                <w:t>避暑</w:t>
              </w:r>
            </w:moveFrom>
          </w:p>
        </w:tc>
        <w:tc>
          <w:tcPr>
            <w:tcW w:w="583" w:type="pct"/>
            <w:tcPrChange w:id="2834" w:author="Masato YOSHIKAWA" w:date="2026-01-20T12:20:00Z" w16du:dateUtc="2026-01-20T03:20:00Z">
              <w:tcPr>
                <w:tcW w:w="583" w:type="pct"/>
              </w:tcPr>
            </w:tcPrChange>
          </w:tcPr>
          <w:p w14:paraId="0494D45B" w14:textId="35F717D1" w:rsidR="002E4570" w:rsidRPr="00B83013" w:rsidDel="005B6842" w:rsidRDefault="002E4570" w:rsidP="00A018DB">
            <w:pPr>
              <w:pStyle w:val="af8"/>
              <w:rPr>
                <w:moveFrom w:id="2835" w:author="Masato YOSHIKAWA" w:date="2026-01-20T12:21:00Z" w16du:dateUtc="2026-01-20T03:21:00Z"/>
                <w:rFonts w:ascii="Times New Roman" w:eastAsia="ＭＳ 明朝" w:hAnsi="Times New Roman" w:cs="Times New Roman"/>
                <w:rPrChange w:id="2836" w:author="Masato YOSHIKAWA" w:date="2026-01-20T12:25:00Z" w16du:dateUtc="2026-01-20T03:25:00Z">
                  <w:rPr>
                    <w:moveFrom w:id="2837" w:author="Masato YOSHIKAWA" w:date="2026-01-20T12:21:00Z" w16du:dateUtc="2026-01-20T03:21:00Z"/>
                    <w:rFonts w:ascii="ＭＳ 明朝" w:eastAsia="ＭＳ 明朝" w:hAnsi="ＭＳ 明朝"/>
                  </w:rPr>
                </w:rPrChange>
              </w:rPr>
            </w:pPr>
            <w:moveFrom w:id="2838" w:author="Masato YOSHIKAWA" w:date="2026-01-20T12:21:00Z" w16du:dateUtc="2026-01-20T03:21:00Z">
              <w:r w:rsidRPr="00B83013" w:rsidDel="005B6842">
                <w:rPr>
                  <w:rFonts w:ascii="Times New Roman" w:eastAsia="ＭＳ 明朝" w:hAnsi="Times New Roman" w:cs="Times New Roman"/>
                  <w:rPrChange w:id="2839" w:author="Masato YOSHIKAWA" w:date="2026-01-20T12:25:00Z" w16du:dateUtc="2026-01-20T03:25:00Z">
                    <w:rPr>
                      <w:rFonts w:ascii="ＭＳ 明朝" w:eastAsia="ＭＳ 明朝" w:hAnsi="ＭＳ 明朝"/>
                    </w:rPr>
                  </w:rPrChange>
                </w:rPr>
                <w:t>なし</w:t>
              </w:r>
            </w:moveFrom>
          </w:p>
        </w:tc>
        <w:tc>
          <w:tcPr>
            <w:tcW w:w="629" w:type="pct"/>
            <w:tcPrChange w:id="2840" w:author="Masato YOSHIKAWA" w:date="2026-01-20T12:20:00Z" w16du:dateUtc="2026-01-20T03:20:00Z">
              <w:tcPr>
                <w:tcW w:w="629" w:type="pct"/>
              </w:tcPr>
            </w:tcPrChange>
          </w:tcPr>
          <w:p w14:paraId="5CA3548A" w14:textId="786F2E98" w:rsidR="002E4570" w:rsidRPr="00B83013" w:rsidDel="005B6842" w:rsidRDefault="002E4570" w:rsidP="00A018DB">
            <w:pPr>
              <w:pStyle w:val="af8"/>
              <w:rPr>
                <w:moveFrom w:id="2841" w:author="Masato YOSHIKAWA" w:date="2026-01-20T12:21:00Z" w16du:dateUtc="2026-01-20T03:21:00Z"/>
                <w:rFonts w:ascii="Times New Roman" w:eastAsia="ＭＳ 明朝" w:hAnsi="Times New Roman" w:cs="Times New Roman"/>
                <w:rPrChange w:id="2842" w:author="Masato YOSHIKAWA" w:date="2026-01-20T12:25:00Z" w16du:dateUtc="2026-01-20T03:25:00Z">
                  <w:rPr>
                    <w:moveFrom w:id="2843" w:author="Masato YOSHIKAWA" w:date="2026-01-20T12:21:00Z" w16du:dateUtc="2026-01-20T03:21:00Z"/>
                    <w:rFonts w:ascii="ＭＳ 明朝" w:eastAsia="ＭＳ 明朝" w:hAnsi="ＭＳ 明朝"/>
                  </w:rPr>
                </w:rPrChange>
              </w:rPr>
            </w:pPr>
            <w:moveFrom w:id="2844" w:author="Masato YOSHIKAWA" w:date="2026-01-20T12:21:00Z" w16du:dateUtc="2026-01-20T03:21:00Z">
              <w:r w:rsidRPr="00B83013" w:rsidDel="005B6842">
                <w:rPr>
                  <w:rFonts w:ascii="Times New Roman" w:eastAsia="ＭＳ 明朝" w:hAnsi="Times New Roman" w:cs="Times New Roman"/>
                  <w:rPrChange w:id="2845" w:author="Masato YOSHIKAWA" w:date="2026-01-20T12:25:00Z" w16du:dateUtc="2026-01-20T03:25:00Z">
                    <w:rPr>
                      <w:rFonts w:ascii="ＭＳ 明朝" w:eastAsia="ＭＳ 明朝" w:hAnsi="ＭＳ 明朝"/>
                    </w:rPr>
                  </w:rPrChange>
                </w:rPr>
                <w:t>なし</w:t>
              </w:r>
            </w:moveFrom>
          </w:p>
        </w:tc>
        <w:tc>
          <w:tcPr>
            <w:tcW w:w="779" w:type="pct"/>
            <w:tcPrChange w:id="2846" w:author="Masato YOSHIKAWA" w:date="2026-01-20T12:20:00Z" w16du:dateUtc="2026-01-20T03:20:00Z">
              <w:tcPr>
                <w:tcW w:w="779" w:type="pct"/>
              </w:tcPr>
            </w:tcPrChange>
          </w:tcPr>
          <w:p w14:paraId="00EF15CB" w14:textId="3AC2629C" w:rsidR="002E4570" w:rsidRPr="00B83013" w:rsidDel="005B6842" w:rsidRDefault="002E4570" w:rsidP="00A018DB">
            <w:pPr>
              <w:pStyle w:val="af8"/>
              <w:rPr>
                <w:moveFrom w:id="2847" w:author="Masato YOSHIKAWA" w:date="2026-01-20T12:21:00Z" w16du:dateUtc="2026-01-20T03:21:00Z"/>
                <w:rFonts w:ascii="Times New Roman" w:eastAsia="ＭＳ 明朝" w:hAnsi="Times New Roman" w:cs="Times New Roman"/>
                <w:rPrChange w:id="2848" w:author="Masato YOSHIKAWA" w:date="2026-01-20T12:25:00Z" w16du:dateUtc="2026-01-20T03:25:00Z">
                  <w:rPr>
                    <w:moveFrom w:id="2849" w:author="Masato YOSHIKAWA" w:date="2026-01-20T12:21:00Z" w16du:dateUtc="2026-01-20T03:21:00Z"/>
                    <w:rFonts w:ascii="ＭＳ 明朝" w:eastAsia="ＭＳ 明朝" w:hAnsi="ＭＳ 明朝"/>
                  </w:rPr>
                </w:rPrChange>
              </w:rPr>
            </w:pPr>
            <w:moveFrom w:id="2850" w:author="Masato YOSHIKAWA" w:date="2026-01-20T12:21:00Z" w16du:dateUtc="2026-01-20T03:21:00Z">
              <w:r w:rsidRPr="00B83013" w:rsidDel="005B6842">
                <w:rPr>
                  <w:rFonts w:ascii="Times New Roman" w:eastAsia="ＭＳ 明朝" w:hAnsi="Times New Roman" w:cs="Times New Roman"/>
                  <w:rPrChange w:id="2851" w:author="Masato YOSHIKAWA" w:date="2026-01-20T12:25:00Z" w16du:dateUtc="2026-01-20T03:25:00Z">
                    <w:rPr>
                      <w:rFonts w:ascii="ＭＳ 明朝" w:eastAsia="ＭＳ 明朝" w:hAnsi="ＭＳ 明朝"/>
                    </w:rPr>
                  </w:rPrChange>
                </w:rPr>
                <w:t>Reduction</w:t>
              </w:r>
            </w:moveFrom>
          </w:p>
        </w:tc>
        <w:tc>
          <w:tcPr>
            <w:tcW w:w="744" w:type="pct"/>
            <w:tcPrChange w:id="2852" w:author="Masato YOSHIKAWA" w:date="2026-01-20T12:20:00Z" w16du:dateUtc="2026-01-20T03:20:00Z">
              <w:tcPr>
                <w:tcW w:w="744" w:type="pct"/>
              </w:tcPr>
            </w:tcPrChange>
          </w:tcPr>
          <w:p w14:paraId="6F23B02F" w14:textId="180737FC" w:rsidR="002E4570" w:rsidRPr="00B83013" w:rsidDel="005B6842" w:rsidRDefault="002E4570" w:rsidP="00A018DB">
            <w:pPr>
              <w:pStyle w:val="af8"/>
              <w:rPr>
                <w:moveFrom w:id="2853" w:author="Masato YOSHIKAWA" w:date="2026-01-20T12:21:00Z" w16du:dateUtc="2026-01-20T03:21:00Z"/>
                <w:rFonts w:ascii="Times New Roman" w:eastAsia="ＭＳ 明朝" w:hAnsi="Times New Roman" w:cs="Times New Roman"/>
                <w:rPrChange w:id="2854" w:author="Masato YOSHIKAWA" w:date="2026-01-20T12:25:00Z" w16du:dateUtc="2026-01-20T03:25:00Z">
                  <w:rPr>
                    <w:moveFrom w:id="2855" w:author="Masato YOSHIKAWA" w:date="2026-01-20T12:21:00Z" w16du:dateUtc="2026-01-20T03:21:00Z"/>
                    <w:rFonts w:ascii="ＭＳ 明朝" w:eastAsia="ＭＳ 明朝" w:hAnsi="ＭＳ 明朝"/>
                  </w:rPr>
                </w:rPrChange>
              </w:rPr>
            </w:pPr>
            <w:moveFrom w:id="2856" w:author="Masato YOSHIKAWA" w:date="2026-01-20T12:21:00Z" w16du:dateUtc="2026-01-20T03:21:00Z">
              <w:r w:rsidRPr="00B83013" w:rsidDel="005B6842">
                <w:rPr>
                  <w:rFonts w:ascii="Times New Roman" w:eastAsia="ＭＳ 明朝" w:hAnsi="Times New Roman" w:cs="Times New Roman"/>
                  <w:rPrChange w:id="2857" w:author="Masato YOSHIKAWA" w:date="2026-01-20T12:25:00Z" w16du:dateUtc="2026-01-20T03:25:00Z">
                    <w:rPr>
                      <w:rFonts w:ascii="ＭＳ 明朝" w:eastAsia="ＭＳ 明朝" w:hAnsi="ＭＳ 明朝"/>
                    </w:rPr>
                  </w:rPrChange>
                </w:rPr>
                <w:t>Denial</w:t>
              </w:r>
            </w:moveFrom>
          </w:p>
        </w:tc>
        <w:tc>
          <w:tcPr>
            <w:tcW w:w="851" w:type="pct"/>
            <w:tcPrChange w:id="2858" w:author="Masato YOSHIKAWA" w:date="2026-01-20T12:20:00Z" w16du:dateUtc="2026-01-20T03:20:00Z">
              <w:tcPr>
                <w:tcW w:w="851" w:type="pct"/>
              </w:tcPr>
            </w:tcPrChange>
          </w:tcPr>
          <w:p w14:paraId="472AF80E" w14:textId="354676DC" w:rsidR="002E4570" w:rsidRPr="00B83013" w:rsidDel="005B6842" w:rsidRDefault="002E4570" w:rsidP="00A018DB">
            <w:pPr>
              <w:pStyle w:val="af8"/>
              <w:rPr>
                <w:moveFrom w:id="2859" w:author="Masato YOSHIKAWA" w:date="2026-01-20T12:21:00Z" w16du:dateUtc="2026-01-20T03:21:00Z"/>
                <w:rFonts w:ascii="Times New Roman" w:eastAsia="ＭＳ 明朝" w:hAnsi="Times New Roman" w:cs="Times New Roman"/>
                <w:rPrChange w:id="2860" w:author="Masato YOSHIKAWA" w:date="2026-01-20T12:25:00Z" w16du:dateUtc="2026-01-20T03:25:00Z">
                  <w:rPr>
                    <w:moveFrom w:id="2861" w:author="Masato YOSHIKAWA" w:date="2026-01-20T12:21:00Z" w16du:dateUtc="2026-01-20T03:21:00Z"/>
                    <w:rFonts w:ascii="ＭＳ 明朝" w:eastAsia="ＭＳ 明朝" w:hAnsi="ＭＳ 明朝"/>
                  </w:rPr>
                </w:rPrChange>
              </w:rPr>
            </w:pPr>
            <w:moveFrom w:id="2862" w:author="Masato YOSHIKAWA" w:date="2026-01-20T12:21:00Z" w16du:dateUtc="2026-01-20T03:21:00Z">
              <w:r w:rsidRPr="00B83013" w:rsidDel="005B6842">
                <w:rPr>
                  <w:rFonts w:ascii="Times New Roman" w:eastAsia="ＭＳ 明朝" w:hAnsi="Times New Roman" w:cs="Times New Roman"/>
                  <w:rPrChange w:id="2863" w:author="Masato YOSHIKAWA" w:date="2026-01-20T12:25:00Z" w16du:dateUtc="2026-01-20T03:25:00Z">
                    <w:rPr>
                      <w:rFonts w:ascii="ＭＳ 明朝" w:eastAsia="ＭＳ 明朝" w:hAnsi="ＭＳ 明朝"/>
                    </w:rPr>
                  </w:rPrChange>
                </w:rPr>
                <w:t>Reduction</w:t>
              </w:r>
            </w:moveFrom>
          </w:p>
        </w:tc>
        <w:tc>
          <w:tcPr>
            <w:tcW w:w="831" w:type="pct"/>
            <w:tcPrChange w:id="2864" w:author="Masato YOSHIKAWA" w:date="2026-01-20T12:20:00Z" w16du:dateUtc="2026-01-20T03:20:00Z">
              <w:tcPr>
                <w:tcW w:w="831" w:type="pct"/>
              </w:tcPr>
            </w:tcPrChange>
          </w:tcPr>
          <w:p w14:paraId="567B1590" w14:textId="2A73C6F4" w:rsidR="002E4570" w:rsidRPr="00B83013" w:rsidDel="005B6842" w:rsidRDefault="002E4570" w:rsidP="00A018DB">
            <w:pPr>
              <w:pStyle w:val="af8"/>
              <w:rPr>
                <w:moveFrom w:id="2865" w:author="Masato YOSHIKAWA" w:date="2026-01-20T12:21:00Z" w16du:dateUtc="2026-01-20T03:21:00Z"/>
                <w:rFonts w:ascii="Times New Roman" w:eastAsia="ＭＳ 明朝" w:hAnsi="Times New Roman" w:cs="Times New Roman"/>
                <w:rPrChange w:id="2866" w:author="Masato YOSHIKAWA" w:date="2026-01-20T12:25:00Z" w16du:dateUtc="2026-01-20T03:25:00Z">
                  <w:rPr>
                    <w:moveFrom w:id="2867" w:author="Masato YOSHIKAWA" w:date="2026-01-20T12:21:00Z" w16du:dateUtc="2026-01-20T03:21:00Z"/>
                    <w:rFonts w:ascii="ＭＳ 明朝" w:eastAsia="ＭＳ 明朝" w:hAnsi="ＭＳ 明朝"/>
                  </w:rPr>
                </w:rPrChange>
              </w:rPr>
            </w:pPr>
            <w:moveFrom w:id="2868" w:author="Masato YOSHIKAWA" w:date="2026-01-20T12:21:00Z" w16du:dateUtc="2026-01-20T03:21:00Z">
              <w:r w:rsidRPr="00B83013" w:rsidDel="005B6842">
                <w:rPr>
                  <w:rFonts w:ascii="Times New Roman" w:eastAsia="ＭＳ 明朝" w:hAnsi="Times New Roman" w:cs="Times New Roman"/>
                  <w:rPrChange w:id="2869" w:author="Masato YOSHIKAWA" w:date="2026-01-20T12:25:00Z" w16du:dateUtc="2026-01-20T03:25:00Z">
                    <w:rPr>
                      <w:rFonts w:ascii="ＭＳ 明朝" w:eastAsia="ＭＳ 明朝" w:hAnsi="ＭＳ 明朝"/>
                    </w:rPr>
                  </w:rPrChange>
                </w:rPr>
                <w:t>Denial</w:t>
              </w:r>
            </w:moveFrom>
          </w:p>
        </w:tc>
      </w:tr>
      <w:tr w:rsidR="002E4570" w:rsidRPr="00B83013" w:rsidDel="005B6842" w14:paraId="4989CDFB" w14:textId="31748F3D" w:rsidTr="005B6842">
        <w:tc>
          <w:tcPr>
            <w:tcW w:w="583" w:type="pct"/>
            <w:tcPrChange w:id="2870" w:author="Masato YOSHIKAWA" w:date="2026-01-20T12:20:00Z" w16du:dateUtc="2026-01-20T03:20:00Z">
              <w:tcPr>
                <w:tcW w:w="582" w:type="pct"/>
              </w:tcPr>
            </w:tcPrChange>
          </w:tcPr>
          <w:p w14:paraId="0662D66F" w14:textId="714E41D9" w:rsidR="002E4570" w:rsidRPr="00B83013" w:rsidDel="005B6842" w:rsidRDefault="002E4570" w:rsidP="00A018DB">
            <w:pPr>
              <w:pStyle w:val="af8"/>
              <w:rPr>
                <w:moveFrom w:id="2871" w:author="Masato YOSHIKAWA" w:date="2026-01-20T12:21:00Z" w16du:dateUtc="2026-01-20T03:21:00Z"/>
                <w:rFonts w:ascii="Times New Roman" w:eastAsia="ＭＳ 明朝" w:hAnsi="Times New Roman" w:cs="Times New Roman"/>
                <w:rPrChange w:id="2872" w:author="Masato YOSHIKAWA" w:date="2026-01-20T12:25:00Z" w16du:dateUtc="2026-01-20T03:25:00Z">
                  <w:rPr>
                    <w:moveFrom w:id="2873" w:author="Masato YOSHIKAWA" w:date="2026-01-20T12:21:00Z" w16du:dateUtc="2026-01-20T03:21:00Z"/>
                    <w:rFonts w:ascii="ＭＳ 明朝" w:eastAsia="ＭＳ 明朝" w:hAnsi="ＭＳ 明朝"/>
                  </w:rPr>
                </w:rPrChange>
              </w:rPr>
            </w:pPr>
            <w:moveFrom w:id="2874" w:author="Masato YOSHIKAWA" w:date="2026-01-20T12:21:00Z" w16du:dateUtc="2026-01-20T03:21:00Z">
              <w:r w:rsidRPr="00B83013" w:rsidDel="005B6842">
                <w:rPr>
                  <w:rFonts w:ascii="Times New Roman" w:eastAsia="ＭＳ 明朝" w:hAnsi="Times New Roman" w:cs="Times New Roman" w:hint="eastAsia"/>
                  <w:rPrChange w:id="2875" w:author="Masato YOSHIKAWA" w:date="2026-01-20T12:25:00Z" w16du:dateUtc="2026-01-20T03:25:00Z">
                    <w:rPr>
                      <w:rFonts w:ascii="ＭＳ 明朝" w:eastAsia="ＭＳ 明朝" w:hAnsi="ＭＳ 明朝" w:hint="eastAsia"/>
                    </w:rPr>
                  </w:rPrChange>
                </w:rPr>
                <w:t>銭湯</w:t>
              </w:r>
            </w:moveFrom>
          </w:p>
        </w:tc>
        <w:tc>
          <w:tcPr>
            <w:tcW w:w="583" w:type="pct"/>
            <w:tcPrChange w:id="2876" w:author="Masato YOSHIKAWA" w:date="2026-01-20T12:20:00Z" w16du:dateUtc="2026-01-20T03:20:00Z">
              <w:tcPr>
                <w:tcW w:w="583" w:type="pct"/>
              </w:tcPr>
            </w:tcPrChange>
          </w:tcPr>
          <w:p w14:paraId="18C91706" w14:textId="76F1AE87" w:rsidR="002E4570" w:rsidRPr="00B83013" w:rsidDel="005B6842" w:rsidRDefault="002E4570" w:rsidP="00A018DB">
            <w:pPr>
              <w:pStyle w:val="af8"/>
              <w:rPr>
                <w:moveFrom w:id="2877" w:author="Masato YOSHIKAWA" w:date="2026-01-20T12:21:00Z" w16du:dateUtc="2026-01-20T03:21:00Z"/>
                <w:rFonts w:ascii="Times New Roman" w:eastAsia="ＭＳ 明朝" w:hAnsi="Times New Roman" w:cs="Times New Roman"/>
                <w:rPrChange w:id="2878" w:author="Masato YOSHIKAWA" w:date="2026-01-20T12:25:00Z" w16du:dateUtc="2026-01-20T03:25:00Z">
                  <w:rPr>
                    <w:moveFrom w:id="2879" w:author="Masato YOSHIKAWA" w:date="2026-01-20T12:21:00Z" w16du:dateUtc="2026-01-20T03:21:00Z"/>
                    <w:rFonts w:ascii="ＭＳ 明朝" w:eastAsia="ＭＳ 明朝" w:hAnsi="ＭＳ 明朝"/>
                  </w:rPr>
                </w:rPrChange>
              </w:rPr>
            </w:pPr>
            <w:moveFrom w:id="2880" w:author="Masato YOSHIKAWA" w:date="2026-01-20T12:21:00Z" w16du:dateUtc="2026-01-20T03:21:00Z">
              <w:r w:rsidRPr="00B83013" w:rsidDel="005B6842">
                <w:rPr>
                  <w:rFonts w:ascii="Times New Roman" w:eastAsia="ＭＳ 明朝" w:hAnsi="Times New Roman" w:cs="Times New Roman"/>
                  <w:rPrChange w:id="2881" w:author="Masato YOSHIKAWA" w:date="2026-01-20T12:25:00Z" w16du:dateUtc="2026-01-20T03:25:00Z">
                    <w:rPr>
                      <w:rFonts w:ascii="ＭＳ 明朝" w:eastAsia="ＭＳ 明朝" w:hAnsi="ＭＳ 明朝"/>
                    </w:rPr>
                  </w:rPrChange>
                </w:rPr>
                <w:t>public bath</w:t>
              </w:r>
            </w:moveFrom>
          </w:p>
        </w:tc>
        <w:tc>
          <w:tcPr>
            <w:tcW w:w="629" w:type="pct"/>
            <w:tcPrChange w:id="2882" w:author="Masato YOSHIKAWA" w:date="2026-01-20T12:20:00Z" w16du:dateUtc="2026-01-20T03:20:00Z">
              <w:tcPr>
                <w:tcW w:w="629" w:type="pct"/>
              </w:tcPr>
            </w:tcPrChange>
          </w:tcPr>
          <w:p w14:paraId="75850B95" w14:textId="093EE2E9" w:rsidR="002E4570" w:rsidRPr="00B83013" w:rsidDel="005B6842" w:rsidRDefault="002E4570" w:rsidP="00A018DB">
            <w:pPr>
              <w:pStyle w:val="af8"/>
              <w:rPr>
                <w:moveFrom w:id="2883" w:author="Masato YOSHIKAWA" w:date="2026-01-20T12:21:00Z" w16du:dateUtc="2026-01-20T03:21:00Z"/>
                <w:rFonts w:ascii="Times New Roman" w:eastAsia="ＭＳ 明朝" w:hAnsi="Times New Roman" w:cs="Times New Roman"/>
                <w:rPrChange w:id="2884" w:author="Masato YOSHIKAWA" w:date="2026-01-20T12:25:00Z" w16du:dateUtc="2026-01-20T03:25:00Z">
                  <w:rPr>
                    <w:moveFrom w:id="2885" w:author="Masato YOSHIKAWA" w:date="2026-01-20T12:21:00Z" w16du:dateUtc="2026-01-20T03:21:00Z"/>
                    <w:rFonts w:ascii="ＭＳ 明朝" w:eastAsia="ＭＳ 明朝" w:hAnsi="ＭＳ 明朝"/>
                  </w:rPr>
                </w:rPrChange>
              </w:rPr>
            </w:pPr>
            <w:moveFrom w:id="2886" w:author="Masato YOSHIKAWA" w:date="2026-01-20T12:21:00Z" w16du:dateUtc="2026-01-20T03:21:00Z">
              <w:r w:rsidRPr="00B83013" w:rsidDel="005B6842">
                <w:rPr>
                  <w:rFonts w:ascii="Times New Roman" w:eastAsia="ＭＳ 明朝" w:hAnsi="Times New Roman" w:cs="Times New Roman"/>
                  <w:rPrChange w:id="2887" w:author="Masato YOSHIKAWA" w:date="2026-01-20T12:25:00Z" w16du:dateUtc="2026-01-20T03:25:00Z">
                    <w:rPr>
                      <w:rFonts w:ascii="ＭＳ 明朝" w:eastAsia="ＭＳ 明朝" w:hAnsi="ＭＳ 明朝"/>
                    </w:rPr>
                  </w:rPrChange>
                </w:rPr>
                <w:t>a public bath</w:t>
              </w:r>
            </w:moveFrom>
          </w:p>
        </w:tc>
        <w:tc>
          <w:tcPr>
            <w:tcW w:w="779" w:type="pct"/>
            <w:tcPrChange w:id="2888" w:author="Masato YOSHIKAWA" w:date="2026-01-20T12:20:00Z" w16du:dateUtc="2026-01-20T03:20:00Z">
              <w:tcPr>
                <w:tcW w:w="779" w:type="pct"/>
              </w:tcPr>
            </w:tcPrChange>
          </w:tcPr>
          <w:p w14:paraId="0C1A3B22" w14:textId="586A81AF" w:rsidR="002E4570" w:rsidRPr="00B83013" w:rsidDel="005B6842" w:rsidRDefault="002E4570" w:rsidP="00A018DB">
            <w:pPr>
              <w:pStyle w:val="af8"/>
              <w:rPr>
                <w:moveFrom w:id="2889" w:author="Masato YOSHIKAWA" w:date="2026-01-20T12:21:00Z" w16du:dateUtc="2026-01-20T03:21:00Z"/>
                <w:rFonts w:ascii="Times New Roman" w:eastAsia="ＭＳ 明朝" w:hAnsi="Times New Roman" w:cs="Times New Roman"/>
                <w:rPrChange w:id="2890" w:author="Masato YOSHIKAWA" w:date="2026-01-20T12:25:00Z" w16du:dateUtc="2026-01-20T03:25:00Z">
                  <w:rPr>
                    <w:moveFrom w:id="2891" w:author="Masato YOSHIKAWA" w:date="2026-01-20T12:21:00Z" w16du:dateUtc="2026-01-20T03:21:00Z"/>
                    <w:rFonts w:ascii="ＭＳ 明朝" w:eastAsia="ＭＳ 明朝" w:hAnsi="ＭＳ 明朝"/>
                  </w:rPr>
                </w:rPrChange>
              </w:rPr>
            </w:pPr>
            <w:moveFrom w:id="2892" w:author="Masato YOSHIKAWA" w:date="2026-01-20T12:21:00Z" w16du:dateUtc="2026-01-20T03:21:00Z">
              <w:r w:rsidRPr="00B83013" w:rsidDel="005B6842">
                <w:rPr>
                  <w:rFonts w:ascii="Times New Roman" w:eastAsia="ＭＳ 明朝" w:hAnsi="Times New Roman" w:cs="Times New Roman"/>
                  <w:rPrChange w:id="2893" w:author="Masato YOSHIKAWA" w:date="2026-01-20T12:25:00Z" w16du:dateUtc="2026-01-20T03:25:00Z">
                    <w:rPr>
                      <w:rFonts w:ascii="ＭＳ 明朝" w:eastAsia="ＭＳ 明朝" w:hAnsi="ＭＳ 明朝"/>
                    </w:rPr>
                  </w:rPrChange>
                </w:rPr>
                <w:t>Established equivalent</w:t>
              </w:r>
            </w:moveFrom>
          </w:p>
        </w:tc>
        <w:tc>
          <w:tcPr>
            <w:tcW w:w="744" w:type="pct"/>
            <w:tcPrChange w:id="2894" w:author="Masato YOSHIKAWA" w:date="2026-01-20T12:20:00Z" w16du:dateUtc="2026-01-20T03:20:00Z">
              <w:tcPr>
                <w:tcW w:w="744" w:type="pct"/>
              </w:tcPr>
            </w:tcPrChange>
          </w:tcPr>
          <w:p w14:paraId="655B3F52" w14:textId="143B9ECF" w:rsidR="002E4570" w:rsidRPr="00B83013" w:rsidDel="005B6842" w:rsidRDefault="002E4570" w:rsidP="00A018DB">
            <w:pPr>
              <w:pStyle w:val="af8"/>
              <w:rPr>
                <w:moveFrom w:id="2895" w:author="Masato YOSHIKAWA" w:date="2026-01-20T12:21:00Z" w16du:dateUtc="2026-01-20T03:21:00Z"/>
                <w:rFonts w:ascii="Times New Roman" w:eastAsia="ＭＳ 明朝" w:hAnsi="Times New Roman" w:cs="Times New Roman"/>
                <w:rPrChange w:id="2896" w:author="Masato YOSHIKAWA" w:date="2026-01-20T12:25:00Z" w16du:dateUtc="2026-01-20T03:25:00Z">
                  <w:rPr>
                    <w:moveFrom w:id="2897" w:author="Masato YOSHIKAWA" w:date="2026-01-20T12:21:00Z" w16du:dateUtc="2026-01-20T03:21:00Z"/>
                    <w:rFonts w:ascii="ＭＳ 明朝" w:eastAsia="ＭＳ 明朝" w:hAnsi="ＭＳ 明朝"/>
                  </w:rPr>
                </w:rPrChange>
              </w:rPr>
            </w:pPr>
            <w:moveFrom w:id="2898" w:author="Masato YOSHIKAWA" w:date="2026-01-20T12:21:00Z" w16du:dateUtc="2026-01-20T03:21:00Z">
              <w:r w:rsidRPr="00B83013" w:rsidDel="005B6842">
                <w:rPr>
                  <w:rFonts w:ascii="Times New Roman" w:eastAsia="ＭＳ 明朝" w:hAnsi="Times New Roman" w:cs="Times New Roman"/>
                  <w:rPrChange w:id="2899" w:author="Masato YOSHIKAWA" w:date="2026-01-20T12:25:00Z" w16du:dateUtc="2026-01-20T03:25:00Z">
                    <w:rPr>
                      <w:rFonts w:ascii="ＭＳ 明朝" w:eastAsia="ＭＳ 明朝" w:hAnsi="ＭＳ 明朝"/>
                    </w:rPr>
                  </w:rPrChange>
                </w:rPr>
                <w:t>Minimization</w:t>
              </w:r>
            </w:moveFrom>
          </w:p>
        </w:tc>
        <w:tc>
          <w:tcPr>
            <w:tcW w:w="851" w:type="pct"/>
            <w:tcPrChange w:id="2900" w:author="Masato YOSHIKAWA" w:date="2026-01-20T12:20:00Z" w16du:dateUtc="2026-01-20T03:20:00Z">
              <w:tcPr>
                <w:tcW w:w="851" w:type="pct"/>
              </w:tcPr>
            </w:tcPrChange>
          </w:tcPr>
          <w:p w14:paraId="789920ED" w14:textId="3F7A4845" w:rsidR="002E4570" w:rsidRPr="00B83013" w:rsidDel="005B6842" w:rsidRDefault="002E4570" w:rsidP="00A018DB">
            <w:pPr>
              <w:pStyle w:val="af8"/>
              <w:rPr>
                <w:moveFrom w:id="2901" w:author="Masato YOSHIKAWA" w:date="2026-01-20T12:21:00Z" w16du:dateUtc="2026-01-20T03:21:00Z"/>
                <w:rFonts w:ascii="Times New Roman" w:eastAsia="ＭＳ 明朝" w:hAnsi="Times New Roman" w:cs="Times New Roman"/>
                <w:rPrChange w:id="2902" w:author="Masato YOSHIKAWA" w:date="2026-01-20T12:25:00Z" w16du:dateUtc="2026-01-20T03:25:00Z">
                  <w:rPr>
                    <w:moveFrom w:id="2903" w:author="Masato YOSHIKAWA" w:date="2026-01-20T12:21:00Z" w16du:dateUtc="2026-01-20T03:21:00Z"/>
                    <w:rFonts w:ascii="ＭＳ 明朝" w:eastAsia="ＭＳ 明朝" w:hAnsi="ＭＳ 明朝"/>
                  </w:rPr>
                </w:rPrChange>
              </w:rPr>
            </w:pPr>
            <w:moveFrom w:id="2904" w:author="Masato YOSHIKAWA" w:date="2026-01-20T12:21:00Z" w16du:dateUtc="2026-01-20T03:21:00Z">
              <w:r w:rsidRPr="00B83013" w:rsidDel="005B6842">
                <w:rPr>
                  <w:rFonts w:ascii="Times New Roman" w:eastAsia="ＭＳ 明朝" w:hAnsi="Times New Roman" w:cs="Times New Roman"/>
                  <w:rPrChange w:id="2905" w:author="Masato YOSHIKAWA" w:date="2026-01-20T12:25:00Z" w16du:dateUtc="2026-01-20T03:25:00Z">
                    <w:rPr>
                      <w:rFonts w:ascii="ＭＳ 明朝" w:eastAsia="ＭＳ 明朝" w:hAnsi="ＭＳ 明朝"/>
                    </w:rPr>
                  </w:rPrChange>
                </w:rPr>
                <w:t>Established equivalent</w:t>
              </w:r>
            </w:moveFrom>
          </w:p>
        </w:tc>
        <w:tc>
          <w:tcPr>
            <w:tcW w:w="831" w:type="pct"/>
            <w:tcPrChange w:id="2906" w:author="Masato YOSHIKAWA" w:date="2026-01-20T12:20:00Z" w16du:dateUtc="2026-01-20T03:20:00Z">
              <w:tcPr>
                <w:tcW w:w="831" w:type="pct"/>
              </w:tcPr>
            </w:tcPrChange>
          </w:tcPr>
          <w:p w14:paraId="259112C5" w14:textId="3A7EE719" w:rsidR="002E4570" w:rsidRPr="00B83013" w:rsidDel="005B6842" w:rsidRDefault="002E4570" w:rsidP="00A018DB">
            <w:pPr>
              <w:pStyle w:val="af8"/>
              <w:rPr>
                <w:moveFrom w:id="2907" w:author="Masato YOSHIKAWA" w:date="2026-01-20T12:21:00Z" w16du:dateUtc="2026-01-20T03:21:00Z"/>
                <w:rFonts w:ascii="Times New Roman" w:eastAsia="ＭＳ 明朝" w:hAnsi="Times New Roman" w:cs="Times New Roman"/>
                <w:rPrChange w:id="2908" w:author="Masato YOSHIKAWA" w:date="2026-01-20T12:25:00Z" w16du:dateUtc="2026-01-20T03:25:00Z">
                  <w:rPr>
                    <w:moveFrom w:id="2909" w:author="Masato YOSHIKAWA" w:date="2026-01-20T12:21:00Z" w16du:dateUtc="2026-01-20T03:21:00Z"/>
                    <w:rFonts w:ascii="ＭＳ 明朝" w:eastAsia="ＭＳ 明朝" w:hAnsi="ＭＳ 明朝"/>
                  </w:rPr>
                </w:rPrChange>
              </w:rPr>
            </w:pPr>
            <w:moveFrom w:id="2910" w:author="Masato YOSHIKAWA" w:date="2026-01-20T12:21:00Z" w16du:dateUtc="2026-01-20T03:21:00Z">
              <w:r w:rsidRPr="00B83013" w:rsidDel="005B6842">
                <w:rPr>
                  <w:rFonts w:ascii="Times New Roman" w:eastAsia="ＭＳ 明朝" w:hAnsi="Times New Roman" w:cs="Times New Roman"/>
                  <w:rPrChange w:id="2911" w:author="Masato YOSHIKAWA" w:date="2026-01-20T12:25:00Z" w16du:dateUtc="2026-01-20T03:25:00Z">
                    <w:rPr>
                      <w:rFonts w:ascii="ＭＳ 明朝" w:eastAsia="ＭＳ 明朝" w:hAnsi="ＭＳ 明朝"/>
                    </w:rPr>
                  </w:rPrChange>
                </w:rPr>
                <w:t>Minimization</w:t>
              </w:r>
            </w:moveFrom>
          </w:p>
        </w:tc>
      </w:tr>
      <w:tr w:rsidR="002E4570" w:rsidRPr="00B83013" w:rsidDel="005B6842" w14:paraId="730DC4D3" w14:textId="13ED6373" w:rsidTr="005B6842">
        <w:tc>
          <w:tcPr>
            <w:tcW w:w="583" w:type="pct"/>
            <w:tcPrChange w:id="2912" w:author="Masato YOSHIKAWA" w:date="2026-01-20T12:20:00Z" w16du:dateUtc="2026-01-20T03:20:00Z">
              <w:tcPr>
                <w:tcW w:w="582" w:type="pct"/>
              </w:tcPr>
            </w:tcPrChange>
          </w:tcPr>
          <w:p w14:paraId="46AFFBC9" w14:textId="4451D2A9" w:rsidR="002E4570" w:rsidRPr="00B83013" w:rsidDel="005B6842" w:rsidRDefault="002E4570" w:rsidP="00A018DB">
            <w:pPr>
              <w:pStyle w:val="af8"/>
              <w:rPr>
                <w:moveFrom w:id="2913" w:author="Masato YOSHIKAWA" w:date="2026-01-20T12:21:00Z" w16du:dateUtc="2026-01-20T03:21:00Z"/>
                <w:rFonts w:ascii="Times New Roman" w:eastAsia="ＭＳ 明朝" w:hAnsi="Times New Roman" w:cs="Times New Roman"/>
                <w:rPrChange w:id="2914" w:author="Masato YOSHIKAWA" w:date="2026-01-20T12:25:00Z" w16du:dateUtc="2026-01-20T03:25:00Z">
                  <w:rPr>
                    <w:moveFrom w:id="2915" w:author="Masato YOSHIKAWA" w:date="2026-01-20T12:21:00Z" w16du:dateUtc="2026-01-20T03:21:00Z"/>
                    <w:rFonts w:ascii="ＭＳ 明朝" w:eastAsia="ＭＳ 明朝" w:hAnsi="ＭＳ 明朝"/>
                  </w:rPr>
                </w:rPrChange>
              </w:rPr>
            </w:pPr>
            <w:moveFrom w:id="2916" w:author="Masato YOSHIKAWA" w:date="2026-01-20T12:21:00Z" w16du:dateUtc="2026-01-20T03:21:00Z">
              <w:r w:rsidRPr="00B83013" w:rsidDel="005B6842">
                <w:rPr>
                  <w:rFonts w:ascii="Times New Roman" w:eastAsia="ＭＳ 明朝" w:hAnsi="Times New Roman" w:cs="Times New Roman" w:hint="eastAsia"/>
                  <w:rPrChange w:id="2917" w:author="Masato YOSHIKAWA" w:date="2026-01-20T12:25:00Z" w16du:dateUtc="2026-01-20T03:25:00Z">
                    <w:rPr>
                      <w:rFonts w:ascii="ＭＳ 明朝" w:eastAsia="ＭＳ 明朝" w:hAnsi="ＭＳ 明朝" w:hint="eastAsia"/>
                    </w:rPr>
                  </w:rPrChange>
                </w:rPr>
                <w:t>掛茶屋</w:t>
              </w:r>
            </w:moveFrom>
          </w:p>
        </w:tc>
        <w:tc>
          <w:tcPr>
            <w:tcW w:w="583" w:type="pct"/>
            <w:tcPrChange w:id="2918" w:author="Masato YOSHIKAWA" w:date="2026-01-20T12:20:00Z" w16du:dateUtc="2026-01-20T03:20:00Z">
              <w:tcPr>
                <w:tcW w:w="583" w:type="pct"/>
              </w:tcPr>
            </w:tcPrChange>
          </w:tcPr>
          <w:p w14:paraId="685B338C" w14:textId="5DE6FF16" w:rsidR="002E4570" w:rsidRPr="00B83013" w:rsidDel="005B6842" w:rsidRDefault="002E4570" w:rsidP="00A018DB">
            <w:pPr>
              <w:pStyle w:val="af8"/>
              <w:rPr>
                <w:moveFrom w:id="2919" w:author="Masato YOSHIKAWA" w:date="2026-01-20T12:21:00Z" w16du:dateUtc="2026-01-20T03:21:00Z"/>
                <w:rFonts w:ascii="Times New Roman" w:eastAsia="ＭＳ 明朝" w:hAnsi="Times New Roman" w:cs="Times New Roman"/>
                <w:rPrChange w:id="2920" w:author="Masato YOSHIKAWA" w:date="2026-01-20T12:25:00Z" w16du:dateUtc="2026-01-20T03:25:00Z">
                  <w:rPr>
                    <w:moveFrom w:id="2921" w:author="Masato YOSHIKAWA" w:date="2026-01-20T12:21:00Z" w16du:dateUtc="2026-01-20T03:21:00Z"/>
                    <w:rFonts w:ascii="ＭＳ 明朝" w:eastAsia="ＭＳ 明朝" w:hAnsi="ＭＳ 明朝"/>
                  </w:rPr>
                </w:rPrChange>
              </w:rPr>
            </w:pPr>
            <w:moveFrom w:id="2922" w:author="Masato YOSHIKAWA" w:date="2026-01-20T12:21:00Z" w16du:dateUtc="2026-01-20T03:21:00Z">
              <w:r w:rsidRPr="00B83013" w:rsidDel="005B6842">
                <w:rPr>
                  <w:rFonts w:ascii="Times New Roman" w:eastAsia="ＭＳ 明朝" w:hAnsi="Times New Roman" w:cs="Times New Roman"/>
                  <w:rPrChange w:id="2923" w:author="Masato YOSHIKAWA" w:date="2026-01-20T12:25:00Z" w16du:dateUtc="2026-01-20T03:25:00Z">
                    <w:rPr>
                      <w:rFonts w:ascii="ＭＳ 明朝" w:eastAsia="ＭＳ 明朝" w:hAnsi="ＭＳ 明朝"/>
                    </w:rPr>
                  </w:rPrChange>
                </w:rPr>
                <w:t>bathing-booths</w:t>
              </w:r>
            </w:moveFrom>
          </w:p>
        </w:tc>
        <w:tc>
          <w:tcPr>
            <w:tcW w:w="629" w:type="pct"/>
            <w:tcPrChange w:id="2924" w:author="Masato YOSHIKAWA" w:date="2026-01-20T12:20:00Z" w16du:dateUtc="2026-01-20T03:20:00Z">
              <w:tcPr>
                <w:tcW w:w="629" w:type="pct"/>
              </w:tcPr>
            </w:tcPrChange>
          </w:tcPr>
          <w:p w14:paraId="0DD5606C" w14:textId="5E3D019D" w:rsidR="002E4570" w:rsidRPr="00B83013" w:rsidDel="005B6842" w:rsidRDefault="002E4570" w:rsidP="00A018DB">
            <w:pPr>
              <w:pStyle w:val="af8"/>
              <w:rPr>
                <w:moveFrom w:id="2925" w:author="Masato YOSHIKAWA" w:date="2026-01-20T12:21:00Z" w16du:dateUtc="2026-01-20T03:21:00Z"/>
                <w:rFonts w:ascii="Times New Roman" w:eastAsia="ＭＳ 明朝" w:hAnsi="Times New Roman" w:cs="Times New Roman"/>
                <w:rPrChange w:id="2926" w:author="Masato YOSHIKAWA" w:date="2026-01-20T12:25:00Z" w16du:dateUtc="2026-01-20T03:25:00Z">
                  <w:rPr>
                    <w:moveFrom w:id="2927" w:author="Masato YOSHIKAWA" w:date="2026-01-20T12:21:00Z" w16du:dateUtc="2026-01-20T03:21:00Z"/>
                    <w:rFonts w:ascii="ＭＳ 明朝" w:eastAsia="ＭＳ 明朝" w:hAnsi="ＭＳ 明朝"/>
                  </w:rPr>
                </w:rPrChange>
              </w:rPr>
            </w:pPr>
            <w:moveFrom w:id="2928" w:author="Masato YOSHIKAWA" w:date="2026-01-20T12:21:00Z" w16du:dateUtc="2026-01-20T03:21:00Z">
              <w:r w:rsidRPr="00B83013" w:rsidDel="005B6842">
                <w:rPr>
                  <w:rFonts w:ascii="Times New Roman" w:eastAsia="ＭＳ 明朝" w:hAnsi="Times New Roman" w:cs="Times New Roman"/>
                  <w:rPrChange w:id="2929" w:author="Masato YOSHIKAWA" w:date="2026-01-20T12:25:00Z" w16du:dateUtc="2026-01-20T03:25:00Z">
                    <w:rPr>
                      <w:rFonts w:ascii="ＭＳ 明朝" w:eastAsia="ＭＳ 明朝" w:hAnsi="ＭＳ 明朝"/>
                    </w:rPr>
                  </w:rPrChange>
                </w:rPr>
                <w:t>tea houses</w:t>
              </w:r>
            </w:moveFrom>
          </w:p>
        </w:tc>
        <w:tc>
          <w:tcPr>
            <w:tcW w:w="779" w:type="pct"/>
            <w:tcPrChange w:id="2930" w:author="Masato YOSHIKAWA" w:date="2026-01-20T12:20:00Z" w16du:dateUtc="2026-01-20T03:20:00Z">
              <w:tcPr>
                <w:tcW w:w="779" w:type="pct"/>
              </w:tcPr>
            </w:tcPrChange>
          </w:tcPr>
          <w:p w14:paraId="4DE0CB8D" w14:textId="27787E53" w:rsidR="002E4570" w:rsidRPr="00B83013" w:rsidDel="005B6842" w:rsidRDefault="002E4570" w:rsidP="00A018DB">
            <w:pPr>
              <w:pStyle w:val="af8"/>
              <w:rPr>
                <w:moveFrom w:id="2931" w:author="Masato YOSHIKAWA" w:date="2026-01-20T12:21:00Z" w16du:dateUtc="2026-01-20T03:21:00Z"/>
                <w:rFonts w:ascii="Times New Roman" w:eastAsia="ＭＳ 明朝" w:hAnsi="Times New Roman" w:cs="Times New Roman"/>
                <w:rPrChange w:id="2932" w:author="Masato YOSHIKAWA" w:date="2026-01-20T12:25:00Z" w16du:dateUtc="2026-01-20T03:25:00Z">
                  <w:rPr>
                    <w:moveFrom w:id="2933" w:author="Masato YOSHIKAWA" w:date="2026-01-20T12:21:00Z" w16du:dateUtc="2026-01-20T03:21:00Z"/>
                    <w:rFonts w:ascii="ＭＳ 明朝" w:eastAsia="ＭＳ 明朝" w:hAnsi="ＭＳ 明朝"/>
                  </w:rPr>
                </w:rPrChange>
              </w:rPr>
            </w:pPr>
            <w:moveFrom w:id="2934" w:author="Masato YOSHIKAWA" w:date="2026-01-20T12:21:00Z" w16du:dateUtc="2026-01-20T03:21:00Z">
              <w:r w:rsidRPr="00B83013" w:rsidDel="005B6842">
                <w:rPr>
                  <w:rFonts w:ascii="Times New Roman" w:eastAsia="ＭＳ 明朝" w:hAnsi="Times New Roman" w:cs="Times New Roman"/>
                  <w:rPrChange w:id="2935" w:author="Masato YOSHIKAWA" w:date="2026-01-20T12:25:00Z" w16du:dateUtc="2026-01-20T03:25:00Z">
                    <w:rPr>
                      <w:rFonts w:ascii="ＭＳ 明朝" w:eastAsia="ＭＳ 明朝" w:hAnsi="ＭＳ 明朝"/>
                    </w:rPr>
                  </w:rPrChange>
                </w:rPr>
                <w:t>Adaptation</w:t>
              </w:r>
            </w:moveFrom>
          </w:p>
        </w:tc>
        <w:tc>
          <w:tcPr>
            <w:tcW w:w="744" w:type="pct"/>
            <w:tcPrChange w:id="2936" w:author="Masato YOSHIKAWA" w:date="2026-01-20T12:20:00Z" w16du:dateUtc="2026-01-20T03:20:00Z">
              <w:tcPr>
                <w:tcW w:w="744" w:type="pct"/>
              </w:tcPr>
            </w:tcPrChange>
          </w:tcPr>
          <w:p w14:paraId="43EDC287" w14:textId="2480E6FF" w:rsidR="002E4570" w:rsidRPr="00B83013" w:rsidDel="005B6842" w:rsidRDefault="002E4570" w:rsidP="00A018DB">
            <w:pPr>
              <w:pStyle w:val="af8"/>
              <w:rPr>
                <w:moveFrom w:id="2937" w:author="Masato YOSHIKAWA" w:date="2026-01-20T12:21:00Z" w16du:dateUtc="2026-01-20T03:21:00Z"/>
                <w:rFonts w:ascii="Times New Roman" w:eastAsia="ＭＳ 明朝" w:hAnsi="Times New Roman" w:cs="Times New Roman"/>
                <w:rPrChange w:id="2938" w:author="Masato YOSHIKAWA" w:date="2026-01-20T12:25:00Z" w16du:dateUtc="2026-01-20T03:25:00Z">
                  <w:rPr>
                    <w:moveFrom w:id="2939" w:author="Masato YOSHIKAWA" w:date="2026-01-20T12:21:00Z" w16du:dateUtc="2026-01-20T03:21:00Z"/>
                    <w:rFonts w:ascii="ＭＳ 明朝" w:eastAsia="ＭＳ 明朝" w:hAnsi="ＭＳ 明朝"/>
                  </w:rPr>
                </w:rPrChange>
              </w:rPr>
            </w:pPr>
            <w:moveFrom w:id="2940" w:author="Masato YOSHIKAWA" w:date="2026-01-20T12:21:00Z" w16du:dateUtc="2026-01-20T03:21:00Z">
              <w:r w:rsidRPr="00B83013" w:rsidDel="005B6842">
                <w:rPr>
                  <w:rFonts w:ascii="Times New Roman" w:eastAsia="ＭＳ 明朝" w:hAnsi="Times New Roman" w:cs="Times New Roman"/>
                  <w:rPrChange w:id="2941" w:author="Masato YOSHIKAWA" w:date="2026-01-20T12:25:00Z" w16du:dateUtc="2026-01-20T03:25:00Z">
                    <w:rPr>
                      <w:rFonts w:ascii="ＭＳ 明朝" w:eastAsia="ＭＳ 明朝" w:hAnsi="ＭＳ 明朝"/>
                    </w:rPr>
                  </w:rPrChange>
                </w:rPr>
                <w:t>Minimization</w:t>
              </w:r>
            </w:moveFrom>
          </w:p>
        </w:tc>
        <w:tc>
          <w:tcPr>
            <w:tcW w:w="851" w:type="pct"/>
            <w:tcPrChange w:id="2942" w:author="Masato YOSHIKAWA" w:date="2026-01-20T12:20:00Z" w16du:dateUtc="2026-01-20T03:20:00Z">
              <w:tcPr>
                <w:tcW w:w="851" w:type="pct"/>
              </w:tcPr>
            </w:tcPrChange>
          </w:tcPr>
          <w:p w14:paraId="134C9AE0" w14:textId="7B87BD16" w:rsidR="002E4570" w:rsidRPr="00B83013" w:rsidDel="005B6842" w:rsidRDefault="002E4570" w:rsidP="00A018DB">
            <w:pPr>
              <w:pStyle w:val="af8"/>
              <w:rPr>
                <w:moveFrom w:id="2943" w:author="Masato YOSHIKAWA" w:date="2026-01-20T12:21:00Z" w16du:dateUtc="2026-01-20T03:21:00Z"/>
                <w:rFonts w:ascii="Times New Roman" w:eastAsia="ＭＳ 明朝" w:hAnsi="Times New Roman" w:cs="Times New Roman"/>
                <w:rPrChange w:id="2944" w:author="Masato YOSHIKAWA" w:date="2026-01-20T12:25:00Z" w16du:dateUtc="2026-01-20T03:25:00Z">
                  <w:rPr>
                    <w:moveFrom w:id="2945" w:author="Masato YOSHIKAWA" w:date="2026-01-20T12:21:00Z" w16du:dateUtc="2026-01-20T03:21:00Z"/>
                    <w:rFonts w:ascii="ＭＳ 明朝" w:eastAsia="ＭＳ 明朝" w:hAnsi="ＭＳ 明朝"/>
                  </w:rPr>
                </w:rPrChange>
              </w:rPr>
            </w:pPr>
            <w:moveFrom w:id="2946" w:author="Masato YOSHIKAWA" w:date="2026-01-20T12:21:00Z" w16du:dateUtc="2026-01-20T03:21:00Z">
              <w:r w:rsidRPr="00B83013" w:rsidDel="005B6842">
                <w:rPr>
                  <w:rFonts w:ascii="Times New Roman" w:eastAsia="ＭＳ 明朝" w:hAnsi="Times New Roman" w:cs="Times New Roman"/>
                  <w:rPrChange w:id="2947" w:author="Masato YOSHIKAWA" w:date="2026-01-20T12:25:00Z" w16du:dateUtc="2026-01-20T03:25:00Z">
                    <w:rPr>
                      <w:rFonts w:ascii="ＭＳ 明朝" w:eastAsia="ＭＳ 明朝" w:hAnsi="ＭＳ 明朝"/>
                    </w:rPr>
                  </w:rPrChange>
                </w:rPr>
                <w:t>Established equivalent</w:t>
              </w:r>
            </w:moveFrom>
          </w:p>
        </w:tc>
        <w:tc>
          <w:tcPr>
            <w:tcW w:w="831" w:type="pct"/>
            <w:tcPrChange w:id="2948" w:author="Masato YOSHIKAWA" w:date="2026-01-20T12:20:00Z" w16du:dateUtc="2026-01-20T03:20:00Z">
              <w:tcPr>
                <w:tcW w:w="831" w:type="pct"/>
              </w:tcPr>
            </w:tcPrChange>
          </w:tcPr>
          <w:p w14:paraId="7CDE3114" w14:textId="134D34C0" w:rsidR="002E4570" w:rsidRPr="00B83013" w:rsidDel="005B6842" w:rsidRDefault="002E4570" w:rsidP="00A018DB">
            <w:pPr>
              <w:pStyle w:val="af8"/>
              <w:rPr>
                <w:moveFrom w:id="2949" w:author="Masato YOSHIKAWA" w:date="2026-01-20T12:21:00Z" w16du:dateUtc="2026-01-20T03:21:00Z"/>
                <w:rFonts w:ascii="Times New Roman" w:eastAsia="ＭＳ 明朝" w:hAnsi="Times New Roman" w:cs="Times New Roman"/>
                <w:rPrChange w:id="2950" w:author="Masato YOSHIKAWA" w:date="2026-01-20T12:25:00Z" w16du:dateUtc="2026-01-20T03:25:00Z">
                  <w:rPr>
                    <w:moveFrom w:id="2951" w:author="Masato YOSHIKAWA" w:date="2026-01-20T12:21:00Z" w16du:dateUtc="2026-01-20T03:21:00Z"/>
                    <w:rFonts w:ascii="ＭＳ 明朝" w:eastAsia="ＭＳ 明朝" w:hAnsi="ＭＳ 明朝"/>
                  </w:rPr>
                </w:rPrChange>
              </w:rPr>
            </w:pPr>
            <w:moveFrom w:id="2952" w:author="Masato YOSHIKAWA" w:date="2026-01-20T12:21:00Z" w16du:dateUtc="2026-01-20T03:21:00Z">
              <w:r w:rsidRPr="00B83013" w:rsidDel="005B6842">
                <w:rPr>
                  <w:rFonts w:ascii="Times New Roman" w:eastAsia="ＭＳ 明朝" w:hAnsi="Times New Roman" w:cs="Times New Roman"/>
                  <w:rPrChange w:id="2953" w:author="Masato YOSHIKAWA" w:date="2026-01-20T12:25:00Z" w16du:dateUtc="2026-01-20T03:25:00Z">
                    <w:rPr>
                      <w:rFonts w:ascii="ＭＳ 明朝" w:eastAsia="ＭＳ 明朝" w:hAnsi="ＭＳ 明朝"/>
                    </w:rPr>
                  </w:rPrChange>
                </w:rPr>
                <w:t>Minimization</w:t>
              </w:r>
            </w:moveFrom>
          </w:p>
        </w:tc>
      </w:tr>
      <w:tr w:rsidR="002E4570" w:rsidRPr="00B83013" w:rsidDel="005B6842" w14:paraId="53C32663" w14:textId="5E5C2BAA" w:rsidTr="005B6842">
        <w:tc>
          <w:tcPr>
            <w:tcW w:w="583" w:type="pct"/>
            <w:tcPrChange w:id="2954" w:author="Masato YOSHIKAWA" w:date="2026-01-20T12:20:00Z" w16du:dateUtc="2026-01-20T03:20:00Z">
              <w:tcPr>
                <w:tcW w:w="582" w:type="pct"/>
              </w:tcPr>
            </w:tcPrChange>
          </w:tcPr>
          <w:p w14:paraId="7244B687" w14:textId="2A20E657" w:rsidR="002E4570" w:rsidRPr="00B83013" w:rsidDel="005B6842" w:rsidRDefault="002E4570" w:rsidP="00A018DB">
            <w:pPr>
              <w:pStyle w:val="af8"/>
              <w:rPr>
                <w:moveFrom w:id="2955" w:author="Masato YOSHIKAWA" w:date="2026-01-20T12:21:00Z" w16du:dateUtc="2026-01-20T03:21:00Z"/>
                <w:rFonts w:ascii="Times New Roman" w:eastAsia="ＭＳ 明朝" w:hAnsi="Times New Roman" w:cs="Times New Roman"/>
                <w:rPrChange w:id="2956" w:author="Masato YOSHIKAWA" w:date="2026-01-20T12:25:00Z" w16du:dateUtc="2026-01-20T03:25:00Z">
                  <w:rPr>
                    <w:moveFrom w:id="2957" w:author="Masato YOSHIKAWA" w:date="2026-01-20T12:21:00Z" w16du:dateUtc="2026-01-20T03:21:00Z"/>
                    <w:rFonts w:ascii="ＭＳ 明朝" w:eastAsia="ＭＳ 明朝" w:hAnsi="ＭＳ 明朝"/>
                  </w:rPr>
                </w:rPrChange>
              </w:rPr>
            </w:pPr>
            <w:moveFrom w:id="2958" w:author="Masato YOSHIKAWA" w:date="2026-01-20T12:21:00Z" w16du:dateUtc="2026-01-20T03:21:00Z">
              <w:r w:rsidRPr="00B83013" w:rsidDel="005B6842">
                <w:rPr>
                  <w:rFonts w:ascii="Times New Roman" w:eastAsia="ＭＳ 明朝" w:hAnsi="Times New Roman" w:cs="Times New Roman" w:hint="eastAsia"/>
                  <w:rPrChange w:id="2959" w:author="Masato YOSHIKAWA" w:date="2026-01-20T12:25:00Z" w16du:dateUtc="2026-01-20T03:25:00Z">
                    <w:rPr>
                      <w:rFonts w:ascii="ＭＳ 明朝" w:eastAsia="ＭＳ 明朝" w:hAnsi="ＭＳ 明朝" w:hint="eastAsia"/>
                    </w:rPr>
                  </w:rPrChange>
                </w:rPr>
                <w:t>西洋人</w:t>
              </w:r>
            </w:moveFrom>
          </w:p>
        </w:tc>
        <w:tc>
          <w:tcPr>
            <w:tcW w:w="583" w:type="pct"/>
            <w:tcPrChange w:id="2960" w:author="Masato YOSHIKAWA" w:date="2026-01-20T12:20:00Z" w16du:dateUtc="2026-01-20T03:20:00Z">
              <w:tcPr>
                <w:tcW w:w="583" w:type="pct"/>
              </w:tcPr>
            </w:tcPrChange>
          </w:tcPr>
          <w:p w14:paraId="511B5E31" w14:textId="400594AD" w:rsidR="002E4570" w:rsidRPr="00B83013" w:rsidDel="005B6842" w:rsidRDefault="002E4570" w:rsidP="00A018DB">
            <w:pPr>
              <w:pStyle w:val="af8"/>
              <w:rPr>
                <w:moveFrom w:id="2961" w:author="Masato YOSHIKAWA" w:date="2026-01-20T12:21:00Z" w16du:dateUtc="2026-01-20T03:21:00Z"/>
                <w:rFonts w:ascii="Times New Roman" w:eastAsia="ＭＳ 明朝" w:hAnsi="Times New Roman" w:cs="Times New Roman"/>
                <w:rPrChange w:id="2962" w:author="Masato YOSHIKAWA" w:date="2026-01-20T12:25:00Z" w16du:dateUtc="2026-01-20T03:25:00Z">
                  <w:rPr>
                    <w:moveFrom w:id="2963" w:author="Masato YOSHIKAWA" w:date="2026-01-20T12:21:00Z" w16du:dateUtc="2026-01-20T03:21:00Z"/>
                    <w:rFonts w:ascii="ＭＳ 明朝" w:eastAsia="ＭＳ 明朝" w:hAnsi="ＭＳ 明朝"/>
                  </w:rPr>
                </w:rPrChange>
              </w:rPr>
            </w:pPr>
            <w:moveFrom w:id="2964" w:author="Masato YOSHIKAWA" w:date="2026-01-20T12:21:00Z" w16du:dateUtc="2026-01-20T03:21:00Z">
              <w:r w:rsidRPr="00B83013" w:rsidDel="005B6842">
                <w:rPr>
                  <w:rFonts w:ascii="Times New Roman" w:eastAsia="ＭＳ 明朝" w:hAnsi="Times New Roman" w:cs="Times New Roman"/>
                  <w:rPrChange w:id="2965" w:author="Masato YOSHIKAWA" w:date="2026-01-20T12:25:00Z" w16du:dateUtc="2026-01-20T03:25:00Z">
                    <w:rPr>
                      <w:rFonts w:ascii="ＭＳ 明朝" w:eastAsia="ＭＳ 明朝" w:hAnsi="ＭＳ 明朝"/>
                    </w:rPr>
                  </w:rPrChange>
                </w:rPr>
                <w:t>foreigner</w:t>
              </w:r>
            </w:moveFrom>
          </w:p>
        </w:tc>
        <w:tc>
          <w:tcPr>
            <w:tcW w:w="629" w:type="pct"/>
            <w:tcPrChange w:id="2966" w:author="Masato YOSHIKAWA" w:date="2026-01-20T12:20:00Z" w16du:dateUtc="2026-01-20T03:20:00Z">
              <w:tcPr>
                <w:tcW w:w="629" w:type="pct"/>
              </w:tcPr>
            </w:tcPrChange>
          </w:tcPr>
          <w:p w14:paraId="21F94F1A" w14:textId="089C8FBC" w:rsidR="002E4570" w:rsidRPr="00B83013" w:rsidDel="005B6842" w:rsidRDefault="002E4570" w:rsidP="00A018DB">
            <w:pPr>
              <w:pStyle w:val="af8"/>
              <w:rPr>
                <w:moveFrom w:id="2967" w:author="Masato YOSHIKAWA" w:date="2026-01-20T12:21:00Z" w16du:dateUtc="2026-01-20T03:21:00Z"/>
                <w:rFonts w:ascii="Times New Roman" w:eastAsia="ＭＳ 明朝" w:hAnsi="Times New Roman" w:cs="Times New Roman"/>
                <w:rPrChange w:id="2968" w:author="Masato YOSHIKAWA" w:date="2026-01-20T12:25:00Z" w16du:dateUtc="2026-01-20T03:25:00Z">
                  <w:rPr>
                    <w:moveFrom w:id="2969" w:author="Masato YOSHIKAWA" w:date="2026-01-20T12:21:00Z" w16du:dateUtc="2026-01-20T03:21:00Z"/>
                    <w:rFonts w:ascii="ＭＳ 明朝" w:eastAsia="ＭＳ 明朝" w:hAnsi="ＭＳ 明朝"/>
                  </w:rPr>
                </w:rPrChange>
              </w:rPr>
            </w:pPr>
            <w:moveFrom w:id="2970" w:author="Masato YOSHIKAWA" w:date="2026-01-20T12:21:00Z" w16du:dateUtc="2026-01-20T03:21:00Z">
              <w:r w:rsidRPr="00B83013" w:rsidDel="005B6842">
                <w:rPr>
                  <w:rFonts w:ascii="Times New Roman" w:eastAsia="ＭＳ 明朝" w:hAnsi="Times New Roman" w:cs="Times New Roman"/>
                  <w:rPrChange w:id="2971" w:author="Masato YOSHIKAWA" w:date="2026-01-20T12:25:00Z" w16du:dateUtc="2026-01-20T03:25:00Z">
                    <w:rPr>
                      <w:rFonts w:ascii="ＭＳ 明朝" w:eastAsia="ＭＳ 明朝" w:hAnsi="ＭＳ 明朝"/>
                    </w:rPr>
                  </w:rPrChange>
                </w:rPr>
                <w:t>Westerner</w:t>
              </w:r>
            </w:moveFrom>
          </w:p>
        </w:tc>
        <w:tc>
          <w:tcPr>
            <w:tcW w:w="779" w:type="pct"/>
            <w:tcPrChange w:id="2972" w:author="Masato YOSHIKAWA" w:date="2026-01-20T12:20:00Z" w16du:dateUtc="2026-01-20T03:20:00Z">
              <w:tcPr>
                <w:tcW w:w="779" w:type="pct"/>
              </w:tcPr>
            </w:tcPrChange>
          </w:tcPr>
          <w:p w14:paraId="745C4EFE" w14:textId="1243D720" w:rsidR="002E4570" w:rsidRPr="00B83013" w:rsidDel="005B6842" w:rsidRDefault="002E4570" w:rsidP="00A018DB">
            <w:pPr>
              <w:pStyle w:val="af8"/>
              <w:rPr>
                <w:moveFrom w:id="2973" w:author="Masato YOSHIKAWA" w:date="2026-01-20T12:21:00Z" w16du:dateUtc="2026-01-20T03:21:00Z"/>
                <w:rFonts w:ascii="Times New Roman" w:eastAsia="ＭＳ 明朝" w:hAnsi="Times New Roman" w:cs="Times New Roman"/>
                <w:rPrChange w:id="2974" w:author="Masato YOSHIKAWA" w:date="2026-01-20T12:25:00Z" w16du:dateUtc="2026-01-20T03:25:00Z">
                  <w:rPr>
                    <w:moveFrom w:id="2975" w:author="Masato YOSHIKAWA" w:date="2026-01-20T12:21:00Z" w16du:dateUtc="2026-01-20T03:21:00Z"/>
                    <w:rFonts w:ascii="ＭＳ 明朝" w:eastAsia="ＭＳ 明朝" w:hAnsi="ＭＳ 明朝"/>
                  </w:rPr>
                </w:rPrChange>
              </w:rPr>
            </w:pPr>
            <w:moveFrom w:id="2976" w:author="Masato YOSHIKAWA" w:date="2026-01-20T12:21:00Z" w16du:dateUtc="2026-01-20T03:21:00Z">
              <w:r w:rsidRPr="00B83013" w:rsidDel="005B6842">
                <w:rPr>
                  <w:rFonts w:ascii="Times New Roman" w:eastAsia="ＭＳ 明朝" w:hAnsi="Times New Roman" w:cs="Times New Roman"/>
                  <w:rPrChange w:id="2977" w:author="Masato YOSHIKAWA" w:date="2026-01-20T12:25:00Z" w16du:dateUtc="2026-01-20T03:25:00Z">
                    <w:rPr>
                      <w:rFonts w:ascii="ＭＳ 明朝" w:eastAsia="ＭＳ 明朝" w:hAnsi="ＭＳ 明朝"/>
                    </w:rPr>
                  </w:rPrChange>
                </w:rPr>
                <w:t>Generalization</w:t>
              </w:r>
            </w:moveFrom>
          </w:p>
        </w:tc>
        <w:tc>
          <w:tcPr>
            <w:tcW w:w="744" w:type="pct"/>
            <w:tcPrChange w:id="2978" w:author="Masato YOSHIKAWA" w:date="2026-01-20T12:20:00Z" w16du:dateUtc="2026-01-20T03:20:00Z">
              <w:tcPr>
                <w:tcW w:w="744" w:type="pct"/>
              </w:tcPr>
            </w:tcPrChange>
          </w:tcPr>
          <w:p w14:paraId="144F491B" w14:textId="5E9830E0" w:rsidR="002E4570" w:rsidRPr="00B83013" w:rsidDel="005B6842" w:rsidRDefault="002E4570" w:rsidP="00A018DB">
            <w:pPr>
              <w:pStyle w:val="af8"/>
              <w:rPr>
                <w:moveFrom w:id="2979" w:author="Masato YOSHIKAWA" w:date="2026-01-20T12:21:00Z" w16du:dateUtc="2026-01-20T03:21:00Z"/>
                <w:rFonts w:ascii="Times New Roman" w:eastAsia="ＭＳ 明朝" w:hAnsi="Times New Roman" w:cs="Times New Roman"/>
                <w:rPrChange w:id="2980" w:author="Masato YOSHIKAWA" w:date="2026-01-20T12:25:00Z" w16du:dateUtc="2026-01-20T03:25:00Z">
                  <w:rPr>
                    <w:moveFrom w:id="2981" w:author="Masato YOSHIKAWA" w:date="2026-01-20T12:21:00Z" w16du:dateUtc="2026-01-20T03:21:00Z"/>
                    <w:rFonts w:ascii="ＭＳ 明朝" w:eastAsia="ＭＳ 明朝" w:hAnsi="ＭＳ 明朝"/>
                  </w:rPr>
                </w:rPrChange>
              </w:rPr>
            </w:pPr>
            <w:moveFrom w:id="2982" w:author="Masato YOSHIKAWA" w:date="2026-01-20T12:21:00Z" w16du:dateUtc="2026-01-20T03:21:00Z">
              <w:r w:rsidRPr="00B83013" w:rsidDel="005B6842">
                <w:rPr>
                  <w:rFonts w:ascii="Times New Roman" w:eastAsia="ＭＳ 明朝" w:hAnsi="Times New Roman" w:cs="Times New Roman"/>
                  <w:rPrChange w:id="2983" w:author="Masato YOSHIKAWA" w:date="2026-01-20T12:25:00Z" w16du:dateUtc="2026-01-20T03:25:00Z">
                    <w:rPr>
                      <w:rFonts w:ascii="ＭＳ 明朝" w:eastAsia="ＭＳ 明朝" w:hAnsi="ＭＳ 明朝"/>
                    </w:rPr>
                  </w:rPrChange>
                </w:rPr>
                <w:t>Minimization</w:t>
              </w:r>
            </w:moveFrom>
          </w:p>
        </w:tc>
        <w:tc>
          <w:tcPr>
            <w:tcW w:w="851" w:type="pct"/>
            <w:tcPrChange w:id="2984" w:author="Masato YOSHIKAWA" w:date="2026-01-20T12:20:00Z" w16du:dateUtc="2026-01-20T03:20:00Z">
              <w:tcPr>
                <w:tcW w:w="851" w:type="pct"/>
              </w:tcPr>
            </w:tcPrChange>
          </w:tcPr>
          <w:p w14:paraId="40B45AC3" w14:textId="523FC1F1" w:rsidR="002E4570" w:rsidRPr="00B83013" w:rsidDel="005B6842" w:rsidRDefault="002E4570" w:rsidP="00A018DB">
            <w:pPr>
              <w:pStyle w:val="af8"/>
              <w:rPr>
                <w:moveFrom w:id="2985" w:author="Masato YOSHIKAWA" w:date="2026-01-20T12:21:00Z" w16du:dateUtc="2026-01-20T03:21:00Z"/>
                <w:rFonts w:ascii="Times New Roman" w:eastAsia="ＭＳ 明朝" w:hAnsi="Times New Roman" w:cs="Times New Roman"/>
                <w:rPrChange w:id="2986" w:author="Masato YOSHIKAWA" w:date="2026-01-20T12:25:00Z" w16du:dateUtc="2026-01-20T03:25:00Z">
                  <w:rPr>
                    <w:moveFrom w:id="2987" w:author="Masato YOSHIKAWA" w:date="2026-01-20T12:21:00Z" w16du:dateUtc="2026-01-20T03:21:00Z"/>
                    <w:rFonts w:ascii="ＭＳ 明朝" w:eastAsia="ＭＳ 明朝" w:hAnsi="ＭＳ 明朝"/>
                  </w:rPr>
                </w:rPrChange>
              </w:rPr>
            </w:pPr>
            <w:moveFrom w:id="2988" w:author="Masato YOSHIKAWA" w:date="2026-01-20T12:21:00Z" w16du:dateUtc="2026-01-20T03:21:00Z">
              <w:r w:rsidRPr="00B83013" w:rsidDel="005B6842">
                <w:rPr>
                  <w:rFonts w:ascii="Times New Roman" w:eastAsia="ＭＳ 明朝" w:hAnsi="Times New Roman" w:cs="Times New Roman"/>
                  <w:rPrChange w:id="2989" w:author="Masato YOSHIKAWA" w:date="2026-01-20T12:25:00Z" w16du:dateUtc="2026-01-20T03:25:00Z">
                    <w:rPr>
                      <w:rFonts w:ascii="ＭＳ 明朝" w:eastAsia="ＭＳ 明朝" w:hAnsi="ＭＳ 明朝"/>
                    </w:rPr>
                  </w:rPrChange>
                </w:rPr>
                <w:t>Established equivalent</w:t>
              </w:r>
            </w:moveFrom>
          </w:p>
        </w:tc>
        <w:tc>
          <w:tcPr>
            <w:tcW w:w="831" w:type="pct"/>
            <w:tcPrChange w:id="2990" w:author="Masato YOSHIKAWA" w:date="2026-01-20T12:20:00Z" w16du:dateUtc="2026-01-20T03:20:00Z">
              <w:tcPr>
                <w:tcW w:w="831" w:type="pct"/>
              </w:tcPr>
            </w:tcPrChange>
          </w:tcPr>
          <w:p w14:paraId="620ACF64" w14:textId="65EA08B0" w:rsidR="002E4570" w:rsidRPr="00B83013" w:rsidDel="005B6842" w:rsidRDefault="002E4570" w:rsidP="00A018DB">
            <w:pPr>
              <w:pStyle w:val="af8"/>
              <w:rPr>
                <w:moveFrom w:id="2991" w:author="Masato YOSHIKAWA" w:date="2026-01-20T12:21:00Z" w16du:dateUtc="2026-01-20T03:21:00Z"/>
                <w:rFonts w:ascii="Times New Roman" w:eastAsia="ＭＳ 明朝" w:hAnsi="Times New Roman" w:cs="Times New Roman"/>
                <w:rPrChange w:id="2992" w:author="Masato YOSHIKAWA" w:date="2026-01-20T12:25:00Z" w16du:dateUtc="2026-01-20T03:25:00Z">
                  <w:rPr>
                    <w:moveFrom w:id="2993" w:author="Masato YOSHIKAWA" w:date="2026-01-20T12:21:00Z" w16du:dateUtc="2026-01-20T03:21:00Z"/>
                    <w:rFonts w:ascii="ＭＳ 明朝" w:eastAsia="ＭＳ 明朝" w:hAnsi="ＭＳ 明朝"/>
                  </w:rPr>
                </w:rPrChange>
              </w:rPr>
            </w:pPr>
            <w:moveFrom w:id="2994" w:author="Masato YOSHIKAWA" w:date="2026-01-20T12:21:00Z" w16du:dateUtc="2026-01-20T03:21:00Z">
              <w:r w:rsidRPr="00B83013" w:rsidDel="005B6842">
                <w:rPr>
                  <w:rFonts w:ascii="Times New Roman" w:eastAsia="ＭＳ 明朝" w:hAnsi="Times New Roman" w:cs="Times New Roman"/>
                  <w:rPrChange w:id="2995" w:author="Masato YOSHIKAWA" w:date="2026-01-20T12:25:00Z" w16du:dateUtc="2026-01-20T03:25:00Z">
                    <w:rPr>
                      <w:rFonts w:ascii="ＭＳ 明朝" w:eastAsia="ＭＳ 明朝" w:hAnsi="ＭＳ 明朝"/>
                    </w:rPr>
                  </w:rPrChange>
                </w:rPr>
                <w:t>Minimization</w:t>
              </w:r>
            </w:moveFrom>
          </w:p>
        </w:tc>
      </w:tr>
      <w:tr w:rsidR="002E4570" w:rsidRPr="00B83013" w:rsidDel="005B6842" w14:paraId="2AA23D7C" w14:textId="4949B375" w:rsidTr="005B6842">
        <w:tc>
          <w:tcPr>
            <w:tcW w:w="583" w:type="pct"/>
            <w:tcPrChange w:id="2996" w:author="Masato YOSHIKAWA" w:date="2026-01-20T12:20:00Z" w16du:dateUtc="2026-01-20T03:20:00Z">
              <w:tcPr>
                <w:tcW w:w="582" w:type="pct"/>
              </w:tcPr>
            </w:tcPrChange>
          </w:tcPr>
          <w:p w14:paraId="00A495DC" w14:textId="63E296B0" w:rsidR="002E4570" w:rsidRPr="00B83013" w:rsidDel="005B6842" w:rsidRDefault="002E4570" w:rsidP="00A018DB">
            <w:pPr>
              <w:pStyle w:val="af8"/>
              <w:rPr>
                <w:moveFrom w:id="2997" w:author="Masato YOSHIKAWA" w:date="2026-01-20T12:21:00Z" w16du:dateUtc="2026-01-20T03:21:00Z"/>
                <w:rFonts w:ascii="Times New Roman" w:eastAsia="ＭＳ 明朝" w:hAnsi="Times New Roman" w:cs="Times New Roman"/>
                <w:rPrChange w:id="2998" w:author="Masato YOSHIKAWA" w:date="2026-01-20T12:25:00Z" w16du:dateUtc="2026-01-20T03:25:00Z">
                  <w:rPr>
                    <w:moveFrom w:id="2999" w:author="Masato YOSHIKAWA" w:date="2026-01-20T12:21:00Z" w16du:dateUtc="2026-01-20T03:21:00Z"/>
                    <w:rFonts w:ascii="ＭＳ 明朝" w:eastAsia="ＭＳ 明朝" w:hAnsi="ＭＳ 明朝"/>
                  </w:rPr>
                </w:rPrChange>
              </w:rPr>
            </w:pPr>
            <w:moveFrom w:id="3000" w:author="Masato YOSHIKAWA" w:date="2026-01-20T12:21:00Z" w16du:dateUtc="2026-01-20T03:21:00Z">
              <w:r w:rsidRPr="00B83013" w:rsidDel="005B6842">
                <w:rPr>
                  <w:rFonts w:ascii="Times New Roman" w:eastAsia="ＭＳ 明朝" w:hAnsi="Times New Roman" w:cs="Times New Roman" w:hint="eastAsia"/>
                  <w:rPrChange w:id="3001" w:author="Masato YOSHIKAWA" w:date="2026-01-20T12:25:00Z" w16du:dateUtc="2026-01-20T03:25:00Z">
                    <w:rPr>
                      <w:rFonts w:ascii="ＭＳ 明朝" w:eastAsia="ＭＳ 明朝" w:hAnsi="ＭＳ 明朝" w:hint="eastAsia"/>
                    </w:rPr>
                  </w:rPrChange>
                </w:rPr>
                <w:t>掛茶屋</w:t>
              </w:r>
            </w:moveFrom>
          </w:p>
        </w:tc>
        <w:tc>
          <w:tcPr>
            <w:tcW w:w="583" w:type="pct"/>
            <w:tcPrChange w:id="3002" w:author="Masato YOSHIKAWA" w:date="2026-01-20T12:20:00Z" w16du:dateUtc="2026-01-20T03:20:00Z">
              <w:tcPr>
                <w:tcW w:w="583" w:type="pct"/>
              </w:tcPr>
            </w:tcPrChange>
          </w:tcPr>
          <w:p w14:paraId="4515CFFF" w14:textId="6A71FFDE" w:rsidR="002E4570" w:rsidRPr="00B83013" w:rsidDel="005B6842" w:rsidRDefault="002E4570" w:rsidP="00A018DB">
            <w:pPr>
              <w:pStyle w:val="af8"/>
              <w:rPr>
                <w:moveFrom w:id="3003" w:author="Masato YOSHIKAWA" w:date="2026-01-20T12:21:00Z" w16du:dateUtc="2026-01-20T03:21:00Z"/>
                <w:rFonts w:ascii="Times New Roman" w:eastAsia="ＭＳ 明朝" w:hAnsi="Times New Roman" w:cs="Times New Roman"/>
                <w:rPrChange w:id="3004" w:author="Masato YOSHIKAWA" w:date="2026-01-20T12:25:00Z" w16du:dateUtc="2026-01-20T03:25:00Z">
                  <w:rPr>
                    <w:moveFrom w:id="3005" w:author="Masato YOSHIKAWA" w:date="2026-01-20T12:21:00Z" w16du:dateUtc="2026-01-20T03:21:00Z"/>
                    <w:rFonts w:ascii="ＭＳ 明朝" w:eastAsia="ＭＳ 明朝" w:hAnsi="ＭＳ 明朝"/>
                  </w:rPr>
                </w:rPrChange>
              </w:rPr>
            </w:pPr>
            <w:moveFrom w:id="3006" w:author="Masato YOSHIKAWA" w:date="2026-01-20T12:21:00Z" w16du:dateUtc="2026-01-20T03:21:00Z">
              <w:r w:rsidRPr="00B83013" w:rsidDel="005B6842">
                <w:rPr>
                  <w:rFonts w:ascii="Times New Roman" w:eastAsia="ＭＳ 明朝" w:hAnsi="Times New Roman" w:cs="Times New Roman"/>
                  <w:rPrChange w:id="3007" w:author="Masato YOSHIKAWA" w:date="2026-01-20T12:25:00Z" w16du:dateUtc="2026-01-20T03:25:00Z">
                    <w:rPr>
                      <w:rFonts w:ascii="ＭＳ 明朝" w:eastAsia="ＭＳ 明朝" w:hAnsi="ＭＳ 明朝"/>
                    </w:rPr>
                  </w:rPrChange>
                </w:rPr>
                <w:t>the booth</w:t>
              </w:r>
            </w:moveFrom>
          </w:p>
        </w:tc>
        <w:tc>
          <w:tcPr>
            <w:tcW w:w="629" w:type="pct"/>
            <w:tcPrChange w:id="3008" w:author="Masato YOSHIKAWA" w:date="2026-01-20T12:20:00Z" w16du:dateUtc="2026-01-20T03:20:00Z">
              <w:tcPr>
                <w:tcW w:w="629" w:type="pct"/>
              </w:tcPr>
            </w:tcPrChange>
          </w:tcPr>
          <w:p w14:paraId="70D93084" w14:textId="555A1911" w:rsidR="002E4570" w:rsidRPr="00B83013" w:rsidDel="005B6842" w:rsidRDefault="002E4570" w:rsidP="00A018DB">
            <w:pPr>
              <w:pStyle w:val="af8"/>
              <w:rPr>
                <w:moveFrom w:id="3009" w:author="Masato YOSHIKAWA" w:date="2026-01-20T12:21:00Z" w16du:dateUtc="2026-01-20T03:21:00Z"/>
                <w:rFonts w:ascii="Times New Roman" w:eastAsia="ＭＳ 明朝" w:hAnsi="Times New Roman" w:cs="Times New Roman"/>
                <w:rPrChange w:id="3010" w:author="Masato YOSHIKAWA" w:date="2026-01-20T12:25:00Z" w16du:dateUtc="2026-01-20T03:25:00Z">
                  <w:rPr>
                    <w:moveFrom w:id="3011" w:author="Masato YOSHIKAWA" w:date="2026-01-20T12:21:00Z" w16du:dateUtc="2026-01-20T03:21:00Z"/>
                    <w:rFonts w:ascii="ＭＳ 明朝" w:eastAsia="ＭＳ 明朝" w:hAnsi="ＭＳ 明朝"/>
                  </w:rPr>
                </w:rPrChange>
              </w:rPr>
            </w:pPr>
            <w:moveFrom w:id="3012" w:author="Masato YOSHIKAWA" w:date="2026-01-20T12:21:00Z" w16du:dateUtc="2026-01-20T03:21:00Z">
              <w:r w:rsidRPr="00B83013" w:rsidDel="005B6842">
                <w:rPr>
                  <w:rFonts w:ascii="Times New Roman" w:eastAsia="ＭＳ 明朝" w:hAnsi="Times New Roman" w:cs="Times New Roman"/>
                  <w:rPrChange w:id="3013" w:author="Masato YOSHIKAWA" w:date="2026-01-20T12:25:00Z" w16du:dateUtc="2026-01-20T03:25:00Z">
                    <w:rPr>
                      <w:rFonts w:ascii="ＭＳ 明朝" w:eastAsia="ＭＳ 明朝" w:hAnsi="ＭＳ 明朝"/>
                    </w:rPr>
                  </w:rPrChange>
                </w:rPr>
                <w:t>tea house</w:t>
              </w:r>
            </w:moveFrom>
          </w:p>
        </w:tc>
        <w:tc>
          <w:tcPr>
            <w:tcW w:w="779" w:type="pct"/>
            <w:tcPrChange w:id="3014" w:author="Masato YOSHIKAWA" w:date="2026-01-20T12:20:00Z" w16du:dateUtc="2026-01-20T03:20:00Z">
              <w:tcPr>
                <w:tcW w:w="779" w:type="pct"/>
              </w:tcPr>
            </w:tcPrChange>
          </w:tcPr>
          <w:p w14:paraId="57273D2D" w14:textId="699167E3" w:rsidR="002E4570" w:rsidRPr="00B83013" w:rsidDel="005B6842" w:rsidRDefault="002E4570" w:rsidP="00A018DB">
            <w:pPr>
              <w:pStyle w:val="af8"/>
              <w:rPr>
                <w:moveFrom w:id="3015" w:author="Masato YOSHIKAWA" w:date="2026-01-20T12:21:00Z" w16du:dateUtc="2026-01-20T03:21:00Z"/>
                <w:rFonts w:ascii="Times New Roman" w:eastAsia="ＭＳ 明朝" w:hAnsi="Times New Roman" w:cs="Times New Roman"/>
                <w:rPrChange w:id="3016" w:author="Masato YOSHIKAWA" w:date="2026-01-20T12:25:00Z" w16du:dateUtc="2026-01-20T03:25:00Z">
                  <w:rPr>
                    <w:moveFrom w:id="3017" w:author="Masato YOSHIKAWA" w:date="2026-01-20T12:21:00Z" w16du:dateUtc="2026-01-20T03:21:00Z"/>
                    <w:rFonts w:ascii="ＭＳ 明朝" w:eastAsia="ＭＳ 明朝" w:hAnsi="ＭＳ 明朝"/>
                  </w:rPr>
                </w:rPrChange>
              </w:rPr>
            </w:pPr>
            <w:moveFrom w:id="3018" w:author="Masato YOSHIKAWA" w:date="2026-01-20T12:21:00Z" w16du:dateUtc="2026-01-20T03:21:00Z">
              <w:r w:rsidRPr="00B83013" w:rsidDel="005B6842">
                <w:rPr>
                  <w:rFonts w:ascii="Times New Roman" w:eastAsia="ＭＳ 明朝" w:hAnsi="Times New Roman" w:cs="Times New Roman"/>
                  <w:rPrChange w:id="3019" w:author="Masato YOSHIKAWA" w:date="2026-01-20T12:25:00Z" w16du:dateUtc="2026-01-20T03:25:00Z">
                    <w:rPr>
                      <w:rFonts w:ascii="ＭＳ 明朝" w:eastAsia="ＭＳ 明朝" w:hAnsi="ＭＳ 明朝"/>
                    </w:rPr>
                  </w:rPrChange>
                </w:rPr>
                <w:t>Generalization</w:t>
              </w:r>
            </w:moveFrom>
          </w:p>
        </w:tc>
        <w:tc>
          <w:tcPr>
            <w:tcW w:w="744" w:type="pct"/>
            <w:tcPrChange w:id="3020" w:author="Masato YOSHIKAWA" w:date="2026-01-20T12:20:00Z" w16du:dateUtc="2026-01-20T03:20:00Z">
              <w:tcPr>
                <w:tcW w:w="744" w:type="pct"/>
              </w:tcPr>
            </w:tcPrChange>
          </w:tcPr>
          <w:p w14:paraId="1762BFB1" w14:textId="0A21CF25" w:rsidR="002E4570" w:rsidRPr="00B83013" w:rsidDel="005B6842" w:rsidRDefault="002E4570" w:rsidP="00A018DB">
            <w:pPr>
              <w:pStyle w:val="af8"/>
              <w:rPr>
                <w:moveFrom w:id="3021" w:author="Masato YOSHIKAWA" w:date="2026-01-20T12:21:00Z" w16du:dateUtc="2026-01-20T03:21:00Z"/>
                <w:rFonts w:ascii="Times New Roman" w:eastAsia="ＭＳ 明朝" w:hAnsi="Times New Roman" w:cs="Times New Roman"/>
                <w:rPrChange w:id="3022" w:author="Masato YOSHIKAWA" w:date="2026-01-20T12:25:00Z" w16du:dateUtc="2026-01-20T03:25:00Z">
                  <w:rPr>
                    <w:moveFrom w:id="3023" w:author="Masato YOSHIKAWA" w:date="2026-01-20T12:21:00Z" w16du:dateUtc="2026-01-20T03:21:00Z"/>
                    <w:rFonts w:ascii="ＭＳ 明朝" w:eastAsia="ＭＳ 明朝" w:hAnsi="ＭＳ 明朝"/>
                  </w:rPr>
                </w:rPrChange>
              </w:rPr>
            </w:pPr>
            <w:moveFrom w:id="3024" w:author="Masato YOSHIKAWA" w:date="2026-01-20T12:21:00Z" w16du:dateUtc="2026-01-20T03:21:00Z">
              <w:r w:rsidRPr="00B83013" w:rsidDel="005B6842">
                <w:rPr>
                  <w:rFonts w:ascii="Times New Roman" w:eastAsia="ＭＳ 明朝" w:hAnsi="Times New Roman" w:cs="Times New Roman"/>
                  <w:rPrChange w:id="3025" w:author="Masato YOSHIKAWA" w:date="2026-01-20T12:25:00Z" w16du:dateUtc="2026-01-20T03:25:00Z">
                    <w:rPr>
                      <w:rFonts w:ascii="ＭＳ 明朝" w:eastAsia="ＭＳ 明朝" w:hAnsi="ＭＳ 明朝"/>
                    </w:rPr>
                  </w:rPrChange>
                </w:rPr>
                <w:t>Minimization</w:t>
              </w:r>
            </w:moveFrom>
          </w:p>
        </w:tc>
        <w:tc>
          <w:tcPr>
            <w:tcW w:w="851" w:type="pct"/>
            <w:tcPrChange w:id="3026" w:author="Masato YOSHIKAWA" w:date="2026-01-20T12:20:00Z" w16du:dateUtc="2026-01-20T03:20:00Z">
              <w:tcPr>
                <w:tcW w:w="851" w:type="pct"/>
              </w:tcPr>
            </w:tcPrChange>
          </w:tcPr>
          <w:p w14:paraId="4260A2B2" w14:textId="7EFBF1B7" w:rsidR="002E4570" w:rsidRPr="00B83013" w:rsidDel="005B6842" w:rsidRDefault="002E4570" w:rsidP="00A018DB">
            <w:pPr>
              <w:pStyle w:val="af8"/>
              <w:rPr>
                <w:moveFrom w:id="3027" w:author="Masato YOSHIKAWA" w:date="2026-01-20T12:21:00Z" w16du:dateUtc="2026-01-20T03:21:00Z"/>
                <w:rFonts w:ascii="Times New Roman" w:eastAsia="ＭＳ 明朝" w:hAnsi="Times New Roman" w:cs="Times New Roman"/>
                <w:rPrChange w:id="3028" w:author="Masato YOSHIKAWA" w:date="2026-01-20T12:25:00Z" w16du:dateUtc="2026-01-20T03:25:00Z">
                  <w:rPr>
                    <w:moveFrom w:id="3029" w:author="Masato YOSHIKAWA" w:date="2026-01-20T12:21:00Z" w16du:dateUtc="2026-01-20T03:21:00Z"/>
                    <w:rFonts w:ascii="ＭＳ 明朝" w:eastAsia="ＭＳ 明朝" w:hAnsi="ＭＳ 明朝"/>
                  </w:rPr>
                </w:rPrChange>
              </w:rPr>
            </w:pPr>
            <w:moveFrom w:id="3030" w:author="Masato YOSHIKAWA" w:date="2026-01-20T12:21:00Z" w16du:dateUtc="2026-01-20T03:21:00Z">
              <w:r w:rsidRPr="00B83013" w:rsidDel="005B6842">
                <w:rPr>
                  <w:rFonts w:ascii="Times New Roman" w:eastAsia="ＭＳ 明朝" w:hAnsi="Times New Roman" w:cs="Times New Roman"/>
                  <w:rPrChange w:id="3031" w:author="Masato YOSHIKAWA" w:date="2026-01-20T12:25:00Z" w16du:dateUtc="2026-01-20T03:25:00Z">
                    <w:rPr>
                      <w:rFonts w:ascii="ＭＳ 明朝" w:eastAsia="ＭＳ 明朝" w:hAnsi="ＭＳ 明朝"/>
                    </w:rPr>
                  </w:rPrChange>
                </w:rPr>
                <w:t>Established equivalent</w:t>
              </w:r>
            </w:moveFrom>
          </w:p>
        </w:tc>
        <w:tc>
          <w:tcPr>
            <w:tcW w:w="831" w:type="pct"/>
            <w:tcPrChange w:id="3032" w:author="Masato YOSHIKAWA" w:date="2026-01-20T12:20:00Z" w16du:dateUtc="2026-01-20T03:20:00Z">
              <w:tcPr>
                <w:tcW w:w="831" w:type="pct"/>
              </w:tcPr>
            </w:tcPrChange>
          </w:tcPr>
          <w:p w14:paraId="104E65C0" w14:textId="7C7901DF" w:rsidR="002E4570" w:rsidRPr="00B83013" w:rsidDel="005B6842" w:rsidRDefault="002E4570" w:rsidP="00A018DB">
            <w:pPr>
              <w:pStyle w:val="af8"/>
              <w:rPr>
                <w:moveFrom w:id="3033" w:author="Masato YOSHIKAWA" w:date="2026-01-20T12:21:00Z" w16du:dateUtc="2026-01-20T03:21:00Z"/>
                <w:rFonts w:ascii="Times New Roman" w:eastAsia="ＭＳ 明朝" w:hAnsi="Times New Roman" w:cs="Times New Roman"/>
                <w:rPrChange w:id="3034" w:author="Masato YOSHIKAWA" w:date="2026-01-20T12:25:00Z" w16du:dateUtc="2026-01-20T03:25:00Z">
                  <w:rPr>
                    <w:moveFrom w:id="3035" w:author="Masato YOSHIKAWA" w:date="2026-01-20T12:21:00Z" w16du:dateUtc="2026-01-20T03:21:00Z"/>
                    <w:rFonts w:ascii="ＭＳ 明朝" w:eastAsia="ＭＳ 明朝" w:hAnsi="ＭＳ 明朝"/>
                  </w:rPr>
                </w:rPrChange>
              </w:rPr>
            </w:pPr>
            <w:moveFrom w:id="3036" w:author="Masato YOSHIKAWA" w:date="2026-01-20T12:21:00Z" w16du:dateUtc="2026-01-20T03:21:00Z">
              <w:r w:rsidRPr="00B83013" w:rsidDel="005B6842">
                <w:rPr>
                  <w:rFonts w:ascii="Times New Roman" w:eastAsia="ＭＳ 明朝" w:hAnsi="Times New Roman" w:cs="Times New Roman"/>
                  <w:rPrChange w:id="3037" w:author="Masato YOSHIKAWA" w:date="2026-01-20T12:25:00Z" w16du:dateUtc="2026-01-20T03:25:00Z">
                    <w:rPr>
                      <w:rFonts w:ascii="ＭＳ 明朝" w:eastAsia="ＭＳ 明朝" w:hAnsi="ＭＳ 明朝"/>
                    </w:rPr>
                  </w:rPrChange>
                </w:rPr>
                <w:t>Minimization</w:t>
              </w:r>
            </w:moveFrom>
          </w:p>
        </w:tc>
      </w:tr>
      <w:tr w:rsidR="002E4570" w:rsidRPr="00B83013" w:rsidDel="005B6842" w14:paraId="3B14F4F2" w14:textId="5EB879A1" w:rsidTr="005B6842">
        <w:tc>
          <w:tcPr>
            <w:tcW w:w="583" w:type="pct"/>
            <w:tcPrChange w:id="3038" w:author="Masato YOSHIKAWA" w:date="2026-01-20T12:20:00Z" w16du:dateUtc="2026-01-20T03:20:00Z">
              <w:tcPr>
                <w:tcW w:w="582" w:type="pct"/>
              </w:tcPr>
            </w:tcPrChange>
          </w:tcPr>
          <w:p w14:paraId="2D1D8382" w14:textId="7B718715" w:rsidR="002E4570" w:rsidRPr="00B83013" w:rsidDel="005B6842" w:rsidRDefault="002E4570" w:rsidP="00A018DB">
            <w:pPr>
              <w:pStyle w:val="af8"/>
              <w:rPr>
                <w:moveFrom w:id="3039" w:author="Masato YOSHIKAWA" w:date="2026-01-20T12:21:00Z" w16du:dateUtc="2026-01-20T03:21:00Z"/>
                <w:rFonts w:ascii="Times New Roman" w:eastAsia="ＭＳ 明朝" w:hAnsi="Times New Roman" w:cs="Times New Roman"/>
                <w:rPrChange w:id="3040" w:author="Masato YOSHIKAWA" w:date="2026-01-20T12:25:00Z" w16du:dateUtc="2026-01-20T03:25:00Z">
                  <w:rPr>
                    <w:moveFrom w:id="3041" w:author="Masato YOSHIKAWA" w:date="2026-01-20T12:21:00Z" w16du:dateUtc="2026-01-20T03:21:00Z"/>
                    <w:rFonts w:ascii="ＭＳ 明朝" w:eastAsia="ＭＳ 明朝" w:hAnsi="ＭＳ 明朝"/>
                  </w:rPr>
                </w:rPrChange>
              </w:rPr>
            </w:pPr>
            <w:moveFrom w:id="3042" w:author="Masato YOSHIKAWA" w:date="2026-01-20T12:21:00Z" w16du:dateUtc="2026-01-20T03:21:00Z">
              <w:r w:rsidRPr="00B83013" w:rsidDel="005B6842">
                <w:rPr>
                  <w:rFonts w:ascii="Times New Roman" w:eastAsia="ＭＳ 明朝" w:hAnsi="Times New Roman" w:cs="Times New Roman" w:hint="eastAsia"/>
                  <w:rPrChange w:id="3043" w:author="Masato YOSHIKAWA" w:date="2026-01-20T12:25:00Z" w16du:dateUtc="2026-01-20T03:25:00Z">
                    <w:rPr>
                      <w:rFonts w:ascii="ＭＳ 明朝" w:eastAsia="ＭＳ 明朝" w:hAnsi="ＭＳ 明朝" w:hint="eastAsia"/>
                    </w:rPr>
                  </w:rPrChange>
                </w:rPr>
                <w:t>浴衣</w:t>
              </w:r>
            </w:moveFrom>
          </w:p>
        </w:tc>
        <w:tc>
          <w:tcPr>
            <w:tcW w:w="583" w:type="pct"/>
            <w:tcPrChange w:id="3044" w:author="Masato YOSHIKAWA" w:date="2026-01-20T12:20:00Z" w16du:dateUtc="2026-01-20T03:20:00Z">
              <w:tcPr>
                <w:tcW w:w="583" w:type="pct"/>
              </w:tcPr>
            </w:tcPrChange>
          </w:tcPr>
          <w:p w14:paraId="604AD450" w14:textId="4A0E7BDE" w:rsidR="002E4570" w:rsidRPr="00B83013" w:rsidDel="005B6842" w:rsidRDefault="002E4570" w:rsidP="00A018DB">
            <w:pPr>
              <w:pStyle w:val="af8"/>
              <w:rPr>
                <w:moveFrom w:id="3045" w:author="Masato YOSHIKAWA" w:date="2026-01-20T12:21:00Z" w16du:dateUtc="2026-01-20T03:21:00Z"/>
                <w:rFonts w:ascii="Times New Roman" w:eastAsia="ＭＳ 明朝" w:hAnsi="Times New Roman" w:cs="Times New Roman"/>
                <w:rPrChange w:id="3046" w:author="Masato YOSHIKAWA" w:date="2026-01-20T12:25:00Z" w16du:dateUtc="2026-01-20T03:25:00Z">
                  <w:rPr>
                    <w:moveFrom w:id="3047" w:author="Masato YOSHIKAWA" w:date="2026-01-20T12:21:00Z" w16du:dateUtc="2026-01-20T03:21:00Z"/>
                    <w:rFonts w:ascii="ＭＳ 明朝" w:eastAsia="ＭＳ 明朝" w:hAnsi="ＭＳ 明朝"/>
                  </w:rPr>
                </w:rPrChange>
              </w:rPr>
            </w:pPr>
            <w:moveFrom w:id="3048" w:author="Masato YOSHIKAWA" w:date="2026-01-20T12:21:00Z" w16du:dateUtc="2026-01-20T03:21:00Z">
              <w:r w:rsidRPr="00B83013" w:rsidDel="005B6842">
                <w:rPr>
                  <w:rFonts w:ascii="Times New Roman" w:eastAsia="ＭＳ 明朝" w:hAnsi="Times New Roman" w:cs="Times New Roman"/>
                  <w:rPrChange w:id="3049" w:author="Masato YOSHIKAWA" w:date="2026-01-20T12:25:00Z" w16du:dateUtc="2026-01-20T03:25:00Z">
                    <w:rPr>
                      <w:rFonts w:ascii="ＭＳ 明朝" w:eastAsia="ＭＳ 明朝" w:hAnsi="ＭＳ 明朝"/>
                    </w:rPr>
                  </w:rPrChange>
                </w:rPr>
                <w:t>yukata</w:t>
              </w:r>
            </w:moveFrom>
          </w:p>
        </w:tc>
        <w:tc>
          <w:tcPr>
            <w:tcW w:w="629" w:type="pct"/>
            <w:tcPrChange w:id="3050" w:author="Masato YOSHIKAWA" w:date="2026-01-20T12:20:00Z" w16du:dateUtc="2026-01-20T03:20:00Z">
              <w:tcPr>
                <w:tcW w:w="629" w:type="pct"/>
              </w:tcPr>
            </w:tcPrChange>
          </w:tcPr>
          <w:p w14:paraId="31BFE2D8" w14:textId="70E64A88" w:rsidR="002E4570" w:rsidRPr="00B83013" w:rsidDel="005B6842" w:rsidRDefault="002E4570" w:rsidP="00A018DB">
            <w:pPr>
              <w:pStyle w:val="af8"/>
              <w:rPr>
                <w:moveFrom w:id="3051" w:author="Masato YOSHIKAWA" w:date="2026-01-20T12:21:00Z" w16du:dateUtc="2026-01-20T03:21:00Z"/>
                <w:rFonts w:ascii="Times New Roman" w:eastAsia="ＭＳ 明朝" w:hAnsi="Times New Roman" w:cs="Times New Roman"/>
                <w:rPrChange w:id="3052" w:author="Masato YOSHIKAWA" w:date="2026-01-20T12:25:00Z" w16du:dateUtc="2026-01-20T03:25:00Z">
                  <w:rPr>
                    <w:moveFrom w:id="3053" w:author="Masato YOSHIKAWA" w:date="2026-01-20T12:21:00Z" w16du:dateUtc="2026-01-20T03:21:00Z"/>
                    <w:rFonts w:ascii="ＭＳ 明朝" w:eastAsia="ＭＳ 明朝" w:hAnsi="ＭＳ 明朝"/>
                  </w:rPr>
                </w:rPrChange>
              </w:rPr>
            </w:pPr>
            <w:moveFrom w:id="3054" w:author="Masato YOSHIKAWA" w:date="2026-01-20T12:21:00Z" w16du:dateUtc="2026-01-20T03:21:00Z">
              <w:r w:rsidRPr="00B83013" w:rsidDel="005B6842">
                <w:rPr>
                  <w:rFonts w:ascii="Times New Roman" w:eastAsia="ＭＳ 明朝" w:hAnsi="Times New Roman" w:cs="Times New Roman"/>
                  <w:rPrChange w:id="3055" w:author="Masato YOSHIKAWA" w:date="2026-01-20T12:25:00Z" w16du:dateUtc="2026-01-20T03:25:00Z">
                    <w:rPr>
                      <w:rFonts w:ascii="ＭＳ 明朝" w:eastAsia="ＭＳ 明朝" w:hAnsi="ＭＳ 明朝"/>
                    </w:rPr>
                  </w:rPrChange>
                </w:rPr>
                <w:t>a Japanese summer dress</w:t>
              </w:r>
            </w:moveFrom>
          </w:p>
        </w:tc>
        <w:tc>
          <w:tcPr>
            <w:tcW w:w="779" w:type="pct"/>
            <w:tcPrChange w:id="3056" w:author="Masato YOSHIKAWA" w:date="2026-01-20T12:20:00Z" w16du:dateUtc="2026-01-20T03:20:00Z">
              <w:tcPr>
                <w:tcW w:w="779" w:type="pct"/>
              </w:tcPr>
            </w:tcPrChange>
          </w:tcPr>
          <w:p w14:paraId="296E53E2" w14:textId="4ABAA261" w:rsidR="002E4570" w:rsidRPr="00B83013" w:rsidDel="005B6842" w:rsidRDefault="002E4570" w:rsidP="00A018DB">
            <w:pPr>
              <w:pStyle w:val="af8"/>
              <w:rPr>
                <w:moveFrom w:id="3057" w:author="Masato YOSHIKAWA" w:date="2026-01-20T12:21:00Z" w16du:dateUtc="2026-01-20T03:21:00Z"/>
                <w:rFonts w:ascii="Times New Roman" w:eastAsia="ＭＳ 明朝" w:hAnsi="Times New Roman" w:cs="Times New Roman"/>
                <w:rPrChange w:id="3058" w:author="Masato YOSHIKAWA" w:date="2026-01-20T12:25:00Z" w16du:dateUtc="2026-01-20T03:25:00Z">
                  <w:rPr>
                    <w:moveFrom w:id="3059" w:author="Masato YOSHIKAWA" w:date="2026-01-20T12:21:00Z" w16du:dateUtc="2026-01-20T03:21:00Z"/>
                    <w:rFonts w:ascii="ＭＳ 明朝" w:eastAsia="ＭＳ 明朝" w:hAnsi="ＭＳ 明朝"/>
                  </w:rPr>
                </w:rPrChange>
              </w:rPr>
            </w:pPr>
            <w:moveFrom w:id="3060" w:author="Masato YOSHIKAWA" w:date="2026-01-20T12:21:00Z" w16du:dateUtc="2026-01-20T03:21:00Z">
              <w:r w:rsidRPr="00B83013" w:rsidDel="005B6842">
                <w:rPr>
                  <w:rFonts w:ascii="Times New Roman" w:eastAsia="ＭＳ 明朝" w:hAnsi="Times New Roman" w:cs="Times New Roman"/>
                  <w:rPrChange w:id="3061" w:author="Masato YOSHIKAWA" w:date="2026-01-20T12:25:00Z" w16du:dateUtc="2026-01-20T03:25:00Z">
                    <w:rPr>
                      <w:rFonts w:ascii="ＭＳ 明朝" w:eastAsia="ＭＳ 明朝" w:hAnsi="ＭＳ 明朝"/>
                    </w:rPr>
                  </w:rPrChange>
                </w:rPr>
                <w:t>Amplification</w:t>
              </w:r>
            </w:moveFrom>
          </w:p>
        </w:tc>
        <w:tc>
          <w:tcPr>
            <w:tcW w:w="744" w:type="pct"/>
            <w:tcPrChange w:id="3062" w:author="Masato YOSHIKAWA" w:date="2026-01-20T12:20:00Z" w16du:dateUtc="2026-01-20T03:20:00Z">
              <w:tcPr>
                <w:tcW w:w="744" w:type="pct"/>
              </w:tcPr>
            </w:tcPrChange>
          </w:tcPr>
          <w:p w14:paraId="0894CFA9" w14:textId="5B647C94" w:rsidR="002E4570" w:rsidRPr="00B83013" w:rsidDel="005B6842" w:rsidRDefault="002E4570" w:rsidP="00A018DB">
            <w:pPr>
              <w:pStyle w:val="af8"/>
              <w:rPr>
                <w:moveFrom w:id="3063" w:author="Masato YOSHIKAWA" w:date="2026-01-20T12:21:00Z" w16du:dateUtc="2026-01-20T03:21:00Z"/>
                <w:rFonts w:ascii="Times New Roman" w:eastAsia="ＭＳ 明朝" w:hAnsi="Times New Roman" w:cs="Times New Roman"/>
                <w:rPrChange w:id="3064" w:author="Masato YOSHIKAWA" w:date="2026-01-20T12:25:00Z" w16du:dateUtc="2026-01-20T03:25:00Z">
                  <w:rPr>
                    <w:moveFrom w:id="3065" w:author="Masato YOSHIKAWA" w:date="2026-01-20T12:21:00Z" w16du:dateUtc="2026-01-20T03:21:00Z"/>
                    <w:rFonts w:ascii="ＭＳ 明朝" w:eastAsia="ＭＳ 明朝" w:hAnsi="ＭＳ 明朝"/>
                  </w:rPr>
                </w:rPrChange>
              </w:rPr>
            </w:pPr>
            <w:moveFrom w:id="3066" w:author="Masato YOSHIKAWA" w:date="2026-01-20T12:21:00Z" w16du:dateUtc="2026-01-20T03:21:00Z">
              <w:r w:rsidRPr="00B83013" w:rsidDel="005B6842">
                <w:rPr>
                  <w:rFonts w:ascii="Times New Roman" w:eastAsia="ＭＳ 明朝" w:hAnsi="Times New Roman" w:cs="Times New Roman"/>
                  <w:rPrChange w:id="3067" w:author="Masato YOSHIKAWA" w:date="2026-01-20T12:25:00Z" w16du:dateUtc="2026-01-20T03:25:00Z">
                    <w:rPr>
                      <w:rFonts w:ascii="ＭＳ 明朝" w:eastAsia="ＭＳ 明朝" w:hAnsi="ＭＳ 明朝"/>
                    </w:rPr>
                  </w:rPrChange>
                </w:rPr>
                <w:t>Adaptation</w:t>
              </w:r>
            </w:moveFrom>
          </w:p>
        </w:tc>
        <w:tc>
          <w:tcPr>
            <w:tcW w:w="851" w:type="pct"/>
            <w:tcPrChange w:id="3068" w:author="Masato YOSHIKAWA" w:date="2026-01-20T12:20:00Z" w16du:dateUtc="2026-01-20T03:20:00Z">
              <w:tcPr>
                <w:tcW w:w="851" w:type="pct"/>
              </w:tcPr>
            </w:tcPrChange>
          </w:tcPr>
          <w:p w14:paraId="4FEF2F9B" w14:textId="22D40AE4" w:rsidR="002E4570" w:rsidRPr="00B83013" w:rsidDel="005B6842" w:rsidRDefault="002E4570" w:rsidP="00A018DB">
            <w:pPr>
              <w:pStyle w:val="af8"/>
              <w:rPr>
                <w:moveFrom w:id="3069" w:author="Masato YOSHIKAWA" w:date="2026-01-20T12:21:00Z" w16du:dateUtc="2026-01-20T03:21:00Z"/>
                <w:rFonts w:ascii="Times New Roman" w:eastAsia="ＭＳ 明朝" w:hAnsi="Times New Roman" w:cs="Times New Roman"/>
                <w:rPrChange w:id="3070" w:author="Masato YOSHIKAWA" w:date="2026-01-20T12:25:00Z" w16du:dateUtc="2026-01-20T03:25:00Z">
                  <w:rPr>
                    <w:moveFrom w:id="3071" w:author="Masato YOSHIKAWA" w:date="2026-01-20T12:21:00Z" w16du:dateUtc="2026-01-20T03:21:00Z"/>
                    <w:rFonts w:ascii="ＭＳ 明朝" w:eastAsia="ＭＳ 明朝" w:hAnsi="ＭＳ 明朝"/>
                  </w:rPr>
                </w:rPrChange>
              </w:rPr>
            </w:pPr>
            <w:moveFrom w:id="3072" w:author="Masato YOSHIKAWA" w:date="2026-01-20T12:21:00Z" w16du:dateUtc="2026-01-20T03:21:00Z">
              <w:r w:rsidRPr="00B83013" w:rsidDel="005B6842">
                <w:rPr>
                  <w:rFonts w:ascii="Times New Roman" w:eastAsia="ＭＳ 明朝" w:hAnsi="Times New Roman" w:cs="Times New Roman"/>
                  <w:rPrChange w:id="3073" w:author="Masato YOSHIKAWA" w:date="2026-01-20T12:25:00Z" w16du:dateUtc="2026-01-20T03:25:00Z">
                    <w:rPr>
                      <w:rFonts w:ascii="ＭＳ 明朝" w:eastAsia="ＭＳ 明朝" w:hAnsi="ＭＳ 明朝"/>
                    </w:rPr>
                  </w:rPrChange>
                </w:rPr>
                <w:t>Description</w:t>
              </w:r>
            </w:moveFrom>
          </w:p>
        </w:tc>
        <w:tc>
          <w:tcPr>
            <w:tcW w:w="831" w:type="pct"/>
            <w:tcPrChange w:id="3074" w:author="Masato YOSHIKAWA" w:date="2026-01-20T12:20:00Z" w16du:dateUtc="2026-01-20T03:20:00Z">
              <w:tcPr>
                <w:tcW w:w="831" w:type="pct"/>
              </w:tcPr>
            </w:tcPrChange>
          </w:tcPr>
          <w:p w14:paraId="26022367" w14:textId="4DE4D47C" w:rsidR="002E4570" w:rsidRPr="00B83013" w:rsidDel="005B6842" w:rsidRDefault="002E4570" w:rsidP="00A018DB">
            <w:pPr>
              <w:pStyle w:val="af8"/>
              <w:rPr>
                <w:moveFrom w:id="3075" w:author="Masato YOSHIKAWA" w:date="2026-01-20T12:21:00Z" w16du:dateUtc="2026-01-20T03:21:00Z"/>
                <w:rFonts w:ascii="Times New Roman" w:eastAsia="ＭＳ 明朝" w:hAnsi="Times New Roman" w:cs="Times New Roman"/>
                <w:rPrChange w:id="3076" w:author="Masato YOSHIKAWA" w:date="2026-01-20T12:25:00Z" w16du:dateUtc="2026-01-20T03:25:00Z">
                  <w:rPr>
                    <w:moveFrom w:id="3077" w:author="Masato YOSHIKAWA" w:date="2026-01-20T12:21:00Z" w16du:dateUtc="2026-01-20T03:21:00Z"/>
                    <w:rFonts w:ascii="ＭＳ 明朝" w:eastAsia="ＭＳ 明朝" w:hAnsi="ＭＳ 明朝"/>
                  </w:rPr>
                </w:rPrChange>
              </w:rPr>
            </w:pPr>
            <w:moveFrom w:id="3078" w:author="Masato YOSHIKAWA" w:date="2026-01-20T12:21:00Z" w16du:dateUtc="2026-01-20T03:21:00Z">
              <w:r w:rsidRPr="00B83013" w:rsidDel="005B6842">
                <w:rPr>
                  <w:rFonts w:ascii="Times New Roman" w:eastAsia="ＭＳ 明朝" w:hAnsi="Times New Roman" w:cs="Times New Roman"/>
                  <w:rPrChange w:id="3079" w:author="Masato YOSHIKAWA" w:date="2026-01-20T12:25:00Z" w16du:dateUtc="2026-01-20T03:25:00Z">
                    <w:rPr>
                      <w:rFonts w:ascii="ＭＳ 明朝" w:eastAsia="ＭＳ 明朝" w:hAnsi="ＭＳ 明朝"/>
                    </w:rPr>
                  </w:rPrChange>
                </w:rPr>
                <w:t>Acceptance</w:t>
              </w:r>
            </w:moveFrom>
          </w:p>
        </w:tc>
      </w:tr>
      <w:tr w:rsidR="002E4570" w:rsidRPr="00B83013" w:rsidDel="005B6842" w14:paraId="049E1277" w14:textId="0031227E" w:rsidTr="005B6842">
        <w:tc>
          <w:tcPr>
            <w:tcW w:w="583" w:type="pct"/>
            <w:tcPrChange w:id="3080" w:author="Masato YOSHIKAWA" w:date="2026-01-20T12:20:00Z" w16du:dateUtc="2026-01-20T03:20:00Z">
              <w:tcPr>
                <w:tcW w:w="582" w:type="pct"/>
              </w:tcPr>
            </w:tcPrChange>
          </w:tcPr>
          <w:p w14:paraId="2E05A92E" w14:textId="4C969243" w:rsidR="002E4570" w:rsidRPr="00B83013" w:rsidDel="005B6842" w:rsidRDefault="002E4570" w:rsidP="00A018DB">
            <w:pPr>
              <w:pStyle w:val="af8"/>
              <w:rPr>
                <w:moveFrom w:id="3081" w:author="Masato YOSHIKAWA" w:date="2026-01-20T12:21:00Z" w16du:dateUtc="2026-01-20T03:21:00Z"/>
                <w:rFonts w:ascii="Times New Roman" w:eastAsia="ＭＳ 明朝" w:hAnsi="Times New Roman" w:cs="Times New Roman"/>
                <w:rPrChange w:id="3082" w:author="Masato YOSHIKAWA" w:date="2026-01-20T12:25:00Z" w16du:dateUtc="2026-01-20T03:25:00Z">
                  <w:rPr>
                    <w:moveFrom w:id="3083" w:author="Masato YOSHIKAWA" w:date="2026-01-20T12:21:00Z" w16du:dateUtc="2026-01-20T03:21:00Z"/>
                    <w:rFonts w:ascii="ＭＳ 明朝" w:eastAsia="ＭＳ 明朝" w:hAnsi="ＭＳ 明朝"/>
                  </w:rPr>
                </w:rPrChange>
              </w:rPr>
            </w:pPr>
            <w:moveFrom w:id="3084" w:author="Masato YOSHIKAWA" w:date="2026-01-20T12:21:00Z" w16du:dateUtc="2026-01-20T03:21:00Z">
              <w:r w:rsidRPr="00B83013" w:rsidDel="005B6842">
                <w:rPr>
                  <w:rFonts w:ascii="Times New Roman" w:eastAsia="ＭＳ 明朝" w:hAnsi="Times New Roman" w:cs="Times New Roman" w:hint="eastAsia"/>
                  <w:rPrChange w:id="3085" w:author="Masato YOSHIKAWA" w:date="2026-01-20T12:25:00Z" w16du:dateUtc="2026-01-20T03:25:00Z">
                    <w:rPr>
                      <w:rFonts w:ascii="ＭＳ 明朝" w:eastAsia="ＭＳ 明朝" w:hAnsi="ＭＳ 明朝" w:hint="eastAsia"/>
                    </w:rPr>
                  </w:rPrChange>
                </w:rPr>
                <w:t>猿股</w:t>
              </w:r>
            </w:moveFrom>
          </w:p>
        </w:tc>
        <w:tc>
          <w:tcPr>
            <w:tcW w:w="583" w:type="pct"/>
            <w:tcPrChange w:id="3086" w:author="Masato YOSHIKAWA" w:date="2026-01-20T12:20:00Z" w16du:dateUtc="2026-01-20T03:20:00Z">
              <w:tcPr>
                <w:tcW w:w="583" w:type="pct"/>
              </w:tcPr>
            </w:tcPrChange>
          </w:tcPr>
          <w:p w14:paraId="2A380535" w14:textId="158F263C" w:rsidR="002E4570" w:rsidRPr="00B83013" w:rsidDel="005B6842" w:rsidRDefault="002E4570" w:rsidP="00A018DB">
            <w:pPr>
              <w:pStyle w:val="af8"/>
              <w:rPr>
                <w:moveFrom w:id="3087" w:author="Masato YOSHIKAWA" w:date="2026-01-20T12:21:00Z" w16du:dateUtc="2026-01-20T03:21:00Z"/>
                <w:rFonts w:ascii="Times New Roman" w:eastAsia="ＭＳ 明朝" w:hAnsi="Times New Roman" w:cs="Times New Roman"/>
                <w:rPrChange w:id="3088" w:author="Masato YOSHIKAWA" w:date="2026-01-20T12:25:00Z" w16du:dateUtc="2026-01-20T03:25:00Z">
                  <w:rPr>
                    <w:moveFrom w:id="3089" w:author="Masato YOSHIKAWA" w:date="2026-01-20T12:21:00Z" w16du:dateUtc="2026-01-20T03:21:00Z"/>
                    <w:rFonts w:ascii="ＭＳ 明朝" w:eastAsia="ＭＳ 明朝" w:hAnsi="ＭＳ 明朝"/>
                  </w:rPr>
                </w:rPrChange>
              </w:rPr>
            </w:pPr>
            <w:moveFrom w:id="3090" w:author="Masato YOSHIKAWA" w:date="2026-01-20T12:21:00Z" w16du:dateUtc="2026-01-20T03:21:00Z">
              <w:r w:rsidRPr="00B83013" w:rsidDel="005B6842">
                <w:rPr>
                  <w:rFonts w:ascii="Times New Roman" w:eastAsia="ＭＳ 明朝" w:hAnsi="Times New Roman" w:cs="Times New Roman"/>
                  <w:rPrChange w:id="3091" w:author="Masato YOSHIKAWA" w:date="2026-01-20T12:25:00Z" w16du:dateUtc="2026-01-20T03:25:00Z">
                    <w:rPr>
                      <w:rFonts w:ascii="ＭＳ 明朝" w:eastAsia="ＭＳ 明朝" w:hAnsi="ＭＳ 明朝"/>
                    </w:rPr>
                  </w:rPrChange>
                </w:rPr>
                <w:t>short drawers</w:t>
              </w:r>
            </w:moveFrom>
          </w:p>
        </w:tc>
        <w:tc>
          <w:tcPr>
            <w:tcW w:w="629" w:type="pct"/>
            <w:tcPrChange w:id="3092" w:author="Masato YOSHIKAWA" w:date="2026-01-20T12:20:00Z" w16du:dateUtc="2026-01-20T03:20:00Z">
              <w:tcPr>
                <w:tcW w:w="629" w:type="pct"/>
              </w:tcPr>
            </w:tcPrChange>
          </w:tcPr>
          <w:p w14:paraId="422C7E46" w14:textId="22693E51" w:rsidR="002E4570" w:rsidRPr="00B83013" w:rsidDel="005B6842" w:rsidRDefault="002E4570" w:rsidP="00A018DB">
            <w:pPr>
              <w:pStyle w:val="af8"/>
              <w:rPr>
                <w:moveFrom w:id="3093" w:author="Masato YOSHIKAWA" w:date="2026-01-20T12:21:00Z" w16du:dateUtc="2026-01-20T03:21:00Z"/>
                <w:rFonts w:ascii="Times New Roman" w:eastAsia="ＭＳ 明朝" w:hAnsi="Times New Roman" w:cs="Times New Roman"/>
                <w:rPrChange w:id="3094" w:author="Masato YOSHIKAWA" w:date="2026-01-20T12:25:00Z" w16du:dateUtc="2026-01-20T03:25:00Z">
                  <w:rPr>
                    <w:moveFrom w:id="3095" w:author="Masato YOSHIKAWA" w:date="2026-01-20T12:21:00Z" w16du:dateUtc="2026-01-20T03:21:00Z"/>
                    <w:rFonts w:ascii="ＭＳ 明朝" w:eastAsia="ＭＳ 明朝" w:hAnsi="ＭＳ 明朝"/>
                  </w:rPr>
                </w:rPrChange>
              </w:rPr>
            </w:pPr>
            <w:moveFrom w:id="3096" w:author="Masato YOSHIKAWA" w:date="2026-01-20T12:21:00Z" w16du:dateUtc="2026-01-20T03:21:00Z">
              <w:r w:rsidRPr="00B83013" w:rsidDel="005B6842">
                <w:rPr>
                  <w:rFonts w:ascii="Times New Roman" w:eastAsia="ＭＳ 明朝" w:hAnsi="Times New Roman" w:cs="Times New Roman"/>
                  <w:rPrChange w:id="3097" w:author="Masato YOSHIKAWA" w:date="2026-01-20T12:25:00Z" w16du:dateUtc="2026-01-20T03:25:00Z">
                    <w:rPr>
                      <w:rFonts w:ascii="ＭＳ 明朝" w:eastAsia="ＭＳ 明朝" w:hAnsi="ＭＳ 明朝"/>
                    </w:rPr>
                  </w:rPrChange>
                </w:rPr>
                <w:t>a pair of drawers</w:t>
              </w:r>
            </w:moveFrom>
          </w:p>
        </w:tc>
        <w:tc>
          <w:tcPr>
            <w:tcW w:w="779" w:type="pct"/>
            <w:tcPrChange w:id="3098" w:author="Masato YOSHIKAWA" w:date="2026-01-20T12:20:00Z" w16du:dateUtc="2026-01-20T03:20:00Z">
              <w:tcPr>
                <w:tcW w:w="779" w:type="pct"/>
              </w:tcPr>
            </w:tcPrChange>
          </w:tcPr>
          <w:p w14:paraId="3FF509DD" w14:textId="1F8E56FE" w:rsidR="002E4570" w:rsidRPr="00B83013" w:rsidDel="005B6842" w:rsidRDefault="002E4570" w:rsidP="00A018DB">
            <w:pPr>
              <w:pStyle w:val="af8"/>
              <w:rPr>
                <w:moveFrom w:id="3099" w:author="Masato YOSHIKAWA" w:date="2026-01-20T12:21:00Z" w16du:dateUtc="2026-01-20T03:21:00Z"/>
                <w:rFonts w:ascii="Times New Roman" w:eastAsia="ＭＳ 明朝" w:hAnsi="Times New Roman" w:cs="Times New Roman"/>
                <w:rPrChange w:id="3100" w:author="Masato YOSHIKAWA" w:date="2026-01-20T12:25:00Z" w16du:dateUtc="2026-01-20T03:25:00Z">
                  <w:rPr>
                    <w:moveFrom w:id="3101" w:author="Masato YOSHIKAWA" w:date="2026-01-20T12:21:00Z" w16du:dateUtc="2026-01-20T03:21:00Z"/>
                    <w:rFonts w:ascii="ＭＳ 明朝" w:eastAsia="ＭＳ 明朝" w:hAnsi="ＭＳ 明朝"/>
                  </w:rPr>
                </w:rPrChange>
              </w:rPr>
            </w:pPr>
            <w:moveFrom w:id="3102" w:author="Masato YOSHIKAWA" w:date="2026-01-20T12:21:00Z" w16du:dateUtc="2026-01-20T03:21:00Z">
              <w:r w:rsidRPr="00B83013" w:rsidDel="005B6842">
                <w:rPr>
                  <w:rFonts w:ascii="Times New Roman" w:eastAsia="ＭＳ 明朝" w:hAnsi="Times New Roman" w:cs="Times New Roman"/>
                  <w:rPrChange w:id="3103" w:author="Masato YOSHIKAWA" w:date="2026-01-20T12:25:00Z" w16du:dateUtc="2026-01-20T03:25:00Z">
                    <w:rPr>
                      <w:rFonts w:ascii="ＭＳ 明朝" w:eastAsia="ＭＳ 明朝" w:hAnsi="ＭＳ 明朝"/>
                    </w:rPr>
                  </w:rPrChange>
                </w:rPr>
                <w:t>Established equivalent</w:t>
              </w:r>
            </w:moveFrom>
          </w:p>
        </w:tc>
        <w:tc>
          <w:tcPr>
            <w:tcW w:w="744" w:type="pct"/>
            <w:tcPrChange w:id="3104" w:author="Masato YOSHIKAWA" w:date="2026-01-20T12:20:00Z" w16du:dateUtc="2026-01-20T03:20:00Z">
              <w:tcPr>
                <w:tcW w:w="744" w:type="pct"/>
              </w:tcPr>
            </w:tcPrChange>
          </w:tcPr>
          <w:p w14:paraId="3688333C" w14:textId="0F2D2D80" w:rsidR="002E4570" w:rsidRPr="00B83013" w:rsidDel="005B6842" w:rsidRDefault="002E4570" w:rsidP="00A018DB">
            <w:pPr>
              <w:pStyle w:val="af8"/>
              <w:rPr>
                <w:moveFrom w:id="3105" w:author="Masato YOSHIKAWA" w:date="2026-01-20T12:21:00Z" w16du:dateUtc="2026-01-20T03:21:00Z"/>
                <w:rFonts w:ascii="Times New Roman" w:eastAsia="ＭＳ 明朝" w:hAnsi="Times New Roman" w:cs="Times New Roman"/>
                <w:rPrChange w:id="3106" w:author="Masato YOSHIKAWA" w:date="2026-01-20T12:25:00Z" w16du:dateUtc="2026-01-20T03:25:00Z">
                  <w:rPr>
                    <w:moveFrom w:id="3107" w:author="Masato YOSHIKAWA" w:date="2026-01-20T12:21:00Z" w16du:dateUtc="2026-01-20T03:21:00Z"/>
                    <w:rFonts w:ascii="ＭＳ 明朝" w:eastAsia="ＭＳ 明朝" w:hAnsi="ＭＳ 明朝"/>
                  </w:rPr>
                </w:rPrChange>
              </w:rPr>
            </w:pPr>
            <w:moveFrom w:id="3108" w:author="Masato YOSHIKAWA" w:date="2026-01-20T12:21:00Z" w16du:dateUtc="2026-01-20T03:21:00Z">
              <w:r w:rsidRPr="00B83013" w:rsidDel="005B6842">
                <w:rPr>
                  <w:rFonts w:ascii="Times New Roman" w:eastAsia="ＭＳ 明朝" w:hAnsi="Times New Roman" w:cs="Times New Roman"/>
                  <w:rPrChange w:id="3109" w:author="Masato YOSHIKAWA" w:date="2026-01-20T12:25:00Z" w16du:dateUtc="2026-01-20T03:25:00Z">
                    <w:rPr>
                      <w:rFonts w:ascii="ＭＳ 明朝" w:eastAsia="ＭＳ 明朝" w:hAnsi="ＭＳ 明朝"/>
                    </w:rPr>
                  </w:rPrChange>
                </w:rPr>
                <w:t>Minimization</w:t>
              </w:r>
            </w:moveFrom>
          </w:p>
        </w:tc>
        <w:tc>
          <w:tcPr>
            <w:tcW w:w="851" w:type="pct"/>
            <w:tcPrChange w:id="3110" w:author="Masato YOSHIKAWA" w:date="2026-01-20T12:20:00Z" w16du:dateUtc="2026-01-20T03:20:00Z">
              <w:tcPr>
                <w:tcW w:w="851" w:type="pct"/>
              </w:tcPr>
            </w:tcPrChange>
          </w:tcPr>
          <w:p w14:paraId="2222575F" w14:textId="06E19163" w:rsidR="002E4570" w:rsidRPr="00B83013" w:rsidDel="005B6842" w:rsidRDefault="002E4570" w:rsidP="00A018DB">
            <w:pPr>
              <w:pStyle w:val="af8"/>
              <w:rPr>
                <w:moveFrom w:id="3111" w:author="Masato YOSHIKAWA" w:date="2026-01-20T12:21:00Z" w16du:dateUtc="2026-01-20T03:21:00Z"/>
                <w:rFonts w:ascii="Times New Roman" w:eastAsia="ＭＳ 明朝" w:hAnsi="Times New Roman" w:cs="Times New Roman"/>
                <w:rPrChange w:id="3112" w:author="Masato YOSHIKAWA" w:date="2026-01-20T12:25:00Z" w16du:dateUtc="2026-01-20T03:25:00Z">
                  <w:rPr>
                    <w:moveFrom w:id="3113" w:author="Masato YOSHIKAWA" w:date="2026-01-20T12:21:00Z" w16du:dateUtc="2026-01-20T03:21:00Z"/>
                    <w:rFonts w:ascii="ＭＳ 明朝" w:eastAsia="ＭＳ 明朝" w:hAnsi="ＭＳ 明朝"/>
                  </w:rPr>
                </w:rPrChange>
              </w:rPr>
            </w:pPr>
            <w:moveFrom w:id="3114" w:author="Masato YOSHIKAWA" w:date="2026-01-20T12:21:00Z" w16du:dateUtc="2026-01-20T03:21:00Z">
              <w:r w:rsidRPr="00B83013" w:rsidDel="005B6842">
                <w:rPr>
                  <w:rFonts w:ascii="Times New Roman" w:eastAsia="ＭＳ 明朝" w:hAnsi="Times New Roman" w:cs="Times New Roman"/>
                  <w:rPrChange w:id="3115" w:author="Masato YOSHIKAWA" w:date="2026-01-20T12:25:00Z" w16du:dateUtc="2026-01-20T03:25:00Z">
                    <w:rPr>
                      <w:rFonts w:ascii="ＭＳ 明朝" w:eastAsia="ＭＳ 明朝" w:hAnsi="ＭＳ 明朝"/>
                    </w:rPr>
                  </w:rPrChange>
                </w:rPr>
                <w:t>Established equivalent</w:t>
              </w:r>
            </w:moveFrom>
          </w:p>
        </w:tc>
        <w:tc>
          <w:tcPr>
            <w:tcW w:w="831" w:type="pct"/>
            <w:tcPrChange w:id="3116" w:author="Masato YOSHIKAWA" w:date="2026-01-20T12:20:00Z" w16du:dateUtc="2026-01-20T03:20:00Z">
              <w:tcPr>
                <w:tcW w:w="831" w:type="pct"/>
              </w:tcPr>
            </w:tcPrChange>
          </w:tcPr>
          <w:p w14:paraId="1A7E916F" w14:textId="289F3E98" w:rsidR="002E4570" w:rsidRPr="00B83013" w:rsidDel="005B6842" w:rsidRDefault="002E4570" w:rsidP="00A018DB">
            <w:pPr>
              <w:pStyle w:val="af8"/>
              <w:rPr>
                <w:moveFrom w:id="3117" w:author="Masato YOSHIKAWA" w:date="2026-01-20T12:21:00Z" w16du:dateUtc="2026-01-20T03:21:00Z"/>
                <w:rFonts w:ascii="Times New Roman" w:eastAsia="ＭＳ 明朝" w:hAnsi="Times New Roman" w:cs="Times New Roman"/>
                <w:rPrChange w:id="3118" w:author="Masato YOSHIKAWA" w:date="2026-01-20T12:25:00Z" w16du:dateUtc="2026-01-20T03:25:00Z">
                  <w:rPr>
                    <w:moveFrom w:id="3119" w:author="Masato YOSHIKAWA" w:date="2026-01-20T12:21:00Z" w16du:dateUtc="2026-01-20T03:21:00Z"/>
                    <w:rFonts w:ascii="ＭＳ 明朝" w:eastAsia="ＭＳ 明朝" w:hAnsi="ＭＳ 明朝"/>
                  </w:rPr>
                </w:rPrChange>
              </w:rPr>
            </w:pPr>
            <w:moveFrom w:id="3120" w:author="Masato YOSHIKAWA" w:date="2026-01-20T12:21:00Z" w16du:dateUtc="2026-01-20T03:21:00Z">
              <w:r w:rsidRPr="00B83013" w:rsidDel="005B6842">
                <w:rPr>
                  <w:rFonts w:ascii="Times New Roman" w:eastAsia="ＭＳ 明朝" w:hAnsi="Times New Roman" w:cs="Times New Roman"/>
                  <w:rPrChange w:id="3121" w:author="Masato YOSHIKAWA" w:date="2026-01-20T12:25:00Z" w16du:dateUtc="2026-01-20T03:25:00Z">
                    <w:rPr>
                      <w:rFonts w:ascii="ＭＳ 明朝" w:eastAsia="ＭＳ 明朝" w:hAnsi="ＭＳ 明朝"/>
                    </w:rPr>
                  </w:rPrChange>
                </w:rPr>
                <w:t>Minimization</w:t>
              </w:r>
            </w:moveFrom>
          </w:p>
        </w:tc>
      </w:tr>
      <w:tr w:rsidR="002E4570" w:rsidRPr="00B83013" w:rsidDel="005B6842" w14:paraId="57E41B18" w14:textId="3FFA31C3" w:rsidTr="005B6842">
        <w:tc>
          <w:tcPr>
            <w:tcW w:w="583" w:type="pct"/>
            <w:tcPrChange w:id="3122" w:author="Masato YOSHIKAWA" w:date="2026-01-20T12:20:00Z" w16du:dateUtc="2026-01-20T03:20:00Z">
              <w:tcPr>
                <w:tcW w:w="582" w:type="pct"/>
              </w:tcPr>
            </w:tcPrChange>
          </w:tcPr>
          <w:p w14:paraId="3F37091E" w14:textId="6EAC0F52" w:rsidR="002E4570" w:rsidRPr="00B83013" w:rsidDel="005B6842" w:rsidRDefault="002E4570" w:rsidP="00A018DB">
            <w:pPr>
              <w:pStyle w:val="af8"/>
              <w:rPr>
                <w:moveFrom w:id="3123" w:author="Masato YOSHIKAWA" w:date="2026-01-20T12:21:00Z" w16du:dateUtc="2026-01-20T03:21:00Z"/>
                <w:rFonts w:ascii="Times New Roman" w:eastAsia="ＭＳ 明朝" w:hAnsi="Times New Roman" w:cs="Times New Roman"/>
                <w:rPrChange w:id="3124" w:author="Masato YOSHIKAWA" w:date="2026-01-20T12:25:00Z" w16du:dateUtc="2026-01-20T03:25:00Z">
                  <w:rPr>
                    <w:moveFrom w:id="3125" w:author="Masato YOSHIKAWA" w:date="2026-01-20T12:21:00Z" w16du:dateUtc="2026-01-20T03:21:00Z"/>
                    <w:rFonts w:ascii="ＭＳ 明朝" w:eastAsia="ＭＳ 明朝" w:hAnsi="ＭＳ 明朝"/>
                  </w:rPr>
                </w:rPrChange>
              </w:rPr>
            </w:pPr>
            <w:moveFrom w:id="3126" w:author="Masato YOSHIKAWA" w:date="2026-01-20T12:21:00Z" w16du:dateUtc="2026-01-20T03:21:00Z">
              <w:r w:rsidRPr="00B83013" w:rsidDel="005B6842">
                <w:rPr>
                  <w:rFonts w:ascii="Times New Roman" w:eastAsia="ＭＳ 明朝" w:hAnsi="Times New Roman" w:cs="Times New Roman" w:hint="eastAsia"/>
                  <w:rPrChange w:id="3127" w:author="Masato YOSHIKAWA" w:date="2026-01-20T12:25:00Z" w16du:dateUtc="2026-01-20T03:25:00Z">
                    <w:rPr>
                      <w:rFonts w:ascii="ＭＳ 明朝" w:eastAsia="ＭＳ 明朝" w:hAnsi="ＭＳ 明朝" w:hint="eastAsia"/>
                    </w:rPr>
                  </w:rPrChange>
                </w:rPr>
                <w:t>由比ヶ浜</w:t>
              </w:r>
            </w:moveFrom>
          </w:p>
        </w:tc>
        <w:tc>
          <w:tcPr>
            <w:tcW w:w="583" w:type="pct"/>
            <w:tcPrChange w:id="3128" w:author="Masato YOSHIKAWA" w:date="2026-01-20T12:20:00Z" w16du:dateUtc="2026-01-20T03:20:00Z">
              <w:tcPr>
                <w:tcW w:w="583" w:type="pct"/>
              </w:tcPr>
            </w:tcPrChange>
          </w:tcPr>
          <w:p w14:paraId="3D658BFB" w14:textId="4E60D0AE" w:rsidR="002E4570" w:rsidRPr="00B83013" w:rsidDel="005B6842" w:rsidRDefault="002E4570" w:rsidP="00A018DB">
            <w:pPr>
              <w:pStyle w:val="af8"/>
              <w:rPr>
                <w:moveFrom w:id="3129" w:author="Masato YOSHIKAWA" w:date="2026-01-20T12:21:00Z" w16du:dateUtc="2026-01-20T03:21:00Z"/>
                <w:rFonts w:ascii="Times New Roman" w:eastAsia="ＭＳ 明朝" w:hAnsi="Times New Roman" w:cs="Times New Roman"/>
                <w:rPrChange w:id="3130" w:author="Masato YOSHIKAWA" w:date="2026-01-20T12:25:00Z" w16du:dateUtc="2026-01-20T03:25:00Z">
                  <w:rPr>
                    <w:moveFrom w:id="3131" w:author="Masato YOSHIKAWA" w:date="2026-01-20T12:21:00Z" w16du:dateUtc="2026-01-20T03:21:00Z"/>
                    <w:rFonts w:ascii="ＭＳ 明朝" w:eastAsia="ＭＳ 明朝" w:hAnsi="ＭＳ 明朝"/>
                  </w:rPr>
                </w:rPrChange>
              </w:rPr>
            </w:pPr>
            <w:moveFrom w:id="3132" w:author="Masato YOSHIKAWA" w:date="2026-01-20T12:21:00Z" w16du:dateUtc="2026-01-20T03:21:00Z">
              <w:r w:rsidRPr="00B83013" w:rsidDel="005B6842">
                <w:rPr>
                  <w:rFonts w:ascii="Times New Roman" w:eastAsia="ＭＳ 明朝" w:hAnsi="Times New Roman" w:cs="Times New Roman"/>
                  <w:rPrChange w:id="3133" w:author="Masato YOSHIKAWA" w:date="2026-01-20T12:25:00Z" w16du:dateUtc="2026-01-20T03:25:00Z">
                    <w:rPr>
                      <w:rFonts w:ascii="ＭＳ 明朝" w:eastAsia="ＭＳ 明朝" w:hAnsi="ＭＳ 明朝"/>
                    </w:rPr>
                  </w:rPrChange>
                </w:rPr>
                <w:t>Yuigahama</w:t>
              </w:r>
            </w:moveFrom>
          </w:p>
        </w:tc>
        <w:tc>
          <w:tcPr>
            <w:tcW w:w="629" w:type="pct"/>
            <w:tcPrChange w:id="3134" w:author="Masato YOSHIKAWA" w:date="2026-01-20T12:20:00Z" w16du:dateUtc="2026-01-20T03:20:00Z">
              <w:tcPr>
                <w:tcW w:w="629" w:type="pct"/>
              </w:tcPr>
            </w:tcPrChange>
          </w:tcPr>
          <w:p w14:paraId="7BB7EBFB" w14:textId="72B7D01C" w:rsidR="002E4570" w:rsidRPr="00B83013" w:rsidDel="005B6842" w:rsidRDefault="002E4570" w:rsidP="00A018DB">
            <w:pPr>
              <w:pStyle w:val="af8"/>
              <w:rPr>
                <w:moveFrom w:id="3135" w:author="Masato YOSHIKAWA" w:date="2026-01-20T12:21:00Z" w16du:dateUtc="2026-01-20T03:21:00Z"/>
                <w:rFonts w:ascii="Times New Roman" w:eastAsia="ＭＳ 明朝" w:hAnsi="Times New Roman" w:cs="Times New Roman"/>
                <w:rPrChange w:id="3136" w:author="Masato YOSHIKAWA" w:date="2026-01-20T12:25:00Z" w16du:dateUtc="2026-01-20T03:25:00Z">
                  <w:rPr>
                    <w:moveFrom w:id="3137" w:author="Masato YOSHIKAWA" w:date="2026-01-20T12:21:00Z" w16du:dateUtc="2026-01-20T03:21:00Z"/>
                    <w:rFonts w:ascii="ＭＳ 明朝" w:eastAsia="ＭＳ 明朝" w:hAnsi="ＭＳ 明朝"/>
                  </w:rPr>
                </w:rPrChange>
              </w:rPr>
            </w:pPr>
            <w:moveFrom w:id="3138" w:author="Masato YOSHIKAWA" w:date="2026-01-20T12:21:00Z" w16du:dateUtc="2026-01-20T03:21:00Z">
              <w:r w:rsidRPr="00B83013" w:rsidDel="005B6842">
                <w:rPr>
                  <w:rFonts w:ascii="Times New Roman" w:eastAsia="ＭＳ 明朝" w:hAnsi="Times New Roman" w:cs="Times New Roman"/>
                  <w:rPrChange w:id="3139" w:author="Masato YOSHIKAWA" w:date="2026-01-20T12:25:00Z" w16du:dateUtc="2026-01-20T03:25:00Z">
                    <w:rPr>
                      <w:rFonts w:ascii="ＭＳ 明朝" w:eastAsia="ＭＳ 明朝" w:hAnsi="ＭＳ 明朝"/>
                    </w:rPr>
                  </w:rPrChange>
                </w:rPr>
                <w:t>Yuigahama</w:t>
              </w:r>
            </w:moveFrom>
          </w:p>
        </w:tc>
        <w:tc>
          <w:tcPr>
            <w:tcW w:w="779" w:type="pct"/>
            <w:tcPrChange w:id="3140" w:author="Masato YOSHIKAWA" w:date="2026-01-20T12:20:00Z" w16du:dateUtc="2026-01-20T03:20:00Z">
              <w:tcPr>
                <w:tcW w:w="779" w:type="pct"/>
              </w:tcPr>
            </w:tcPrChange>
          </w:tcPr>
          <w:p w14:paraId="59E4E72E" w14:textId="7053208A" w:rsidR="002E4570" w:rsidRPr="00B83013" w:rsidDel="005B6842" w:rsidRDefault="002E4570" w:rsidP="00A018DB">
            <w:pPr>
              <w:pStyle w:val="af8"/>
              <w:rPr>
                <w:moveFrom w:id="3141" w:author="Masato YOSHIKAWA" w:date="2026-01-20T12:21:00Z" w16du:dateUtc="2026-01-20T03:21:00Z"/>
                <w:rFonts w:ascii="Times New Roman" w:eastAsia="ＭＳ 明朝" w:hAnsi="Times New Roman" w:cs="Times New Roman"/>
                <w:rPrChange w:id="3142" w:author="Masato YOSHIKAWA" w:date="2026-01-20T12:25:00Z" w16du:dateUtc="2026-01-20T03:25:00Z">
                  <w:rPr>
                    <w:moveFrom w:id="3143" w:author="Masato YOSHIKAWA" w:date="2026-01-20T12:21:00Z" w16du:dateUtc="2026-01-20T03:21:00Z"/>
                    <w:rFonts w:ascii="ＭＳ 明朝" w:eastAsia="ＭＳ 明朝" w:hAnsi="ＭＳ 明朝"/>
                  </w:rPr>
                </w:rPrChange>
              </w:rPr>
            </w:pPr>
            <w:moveFrom w:id="3144" w:author="Masato YOSHIKAWA" w:date="2026-01-20T12:21:00Z" w16du:dateUtc="2026-01-20T03:21:00Z">
              <w:r w:rsidRPr="00B83013" w:rsidDel="005B6842">
                <w:rPr>
                  <w:rFonts w:ascii="Times New Roman" w:eastAsia="ＭＳ 明朝" w:hAnsi="Times New Roman" w:cs="Times New Roman"/>
                  <w:rPrChange w:id="3145" w:author="Masato YOSHIKAWA" w:date="2026-01-20T12:25:00Z" w16du:dateUtc="2026-01-20T03:25:00Z">
                    <w:rPr>
                      <w:rFonts w:ascii="ＭＳ 明朝" w:eastAsia="ＭＳ 明朝" w:hAnsi="ＭＳ 明朝"/>
                    </w:rPr>
                  </w:rPrChange>
                </w:rPr>
                <w:t>Borrowing</w:t>
              </w:r>
            </w:moveFrom>
          </w:p>
        </w:tc>
        <w:tc>
          <w:tcPr>
            <w:tcW w:w="744" w:type="pct"/>
            <w:tcPrChange w:id="3146" w:author="Masato YOSHIKAWA" w:date="2026-01-20T12:20:00Z" w16du:dateUtc="2026-01-20T03:20:00Z">
              <w:tcPr>
                <w:tcW w:w="744" w:type="pct"/>
              </w:tcPr>
            </w:tcPrChange>
          </w:tcPr>
          <w:p w14:paraId="3D85B83D" w14:textId="63F48319" w:rsidR="002E4570" w:rsidRPr="00B83013" w:rsidDel="005B6842" w:rsidRDefault="002E4570" w:rsidP="00A018DB">
            <w:pPr>
              <w:pStyle w:val="af8"/>
              <w:rPr>
                <w:moveFrom w:id="3147" w:author="Masato YOSHIKAWA" w:date="2026-01-20T12:21:00Z" w16du:dateUtc="2026-01-20T03:21:00Z"/>
                <w:rFonts w:ascii="Times New Roman" w:eastAsia="ＭＳ 明朝" w:hAnsi="Times New Roman" w:cs="Times New Roman"/>
                <w:rPrChange w:id="3148" w:author="Masato YOSHIKAWA" w:date="2026-01-20T12:25:00Z" w16du:dateUtc="2026-01-20T03:25:00Z">
                  <w:rPr>
                    <w:moveFrom w:id="3149" w:author="Masato YOSHIKAWA" w:date="2026-01-20T12:21:00Z" w16du:dateUtc="2026-01-20T03:21:00Z"/>
                    <w:rFonts w:ascii="ＭＳ 明朝" w:eastAsia="ＭＳ 明朝" w:hAnsi="ＭＳ 明朝"/>
                  </w:rPr>
                </w:rPrChange>
              </w:rPr>
            </w:pPr>
            <w:moveFrom w:id="3150" w:author="Masato YOSHIKAWA" w:date="2026-01-20T12:21:00Z" w16du:dateUtc="2026-01-20T03:21:00Z">
              <w:r w:rsidRPr="00B83013" w:rsidDel="005B6842">
                <w:rPr>
                  <w:rFonts w:ascii="Times New Roman" w:eastAsia="ＭＳ 明朝" w:hAnsi="Times New Roman" w:cs="Times New Roman"/>
                  <w:rPrChange w:id="3151" w:author="Masato YOSHIKAWA" w:date="2026-01-20T12:25:00Z" w16du:dateUtc="2026-01-20T03:25:00Z">
                    <w:rPr>
                      <w:rFonts w:ascii="ＭＳ 明朝" w:eastAsia="ＭＳ 明朝" w:hAnsi="ＭＳ 明朝"/>
                    </w:rPr>
                  </w:rPrChange>
                </w:rPr>
                <w:t>Acceptance</w:t>
              </w:r>
            </w:moveFrom>
          </w:p>
        </w:tc>
        <w:tc>
          <w:tcPr>
            <w:tcW w:w="851" w:type="pct"/>
            <w:tcPrChange w:id="3152" w:author="Masato YOSHIKAWA" w:date="2026-01-20T12:20:00Z" w16du:dateUtc="2026-01-20T03:20:00Z">
              <w:tcPr>
                <w:tcW w:w="851" w:type="pct"/>
              </w:tcPr>
            </w:tcPrChange>
          </w:tcPr>
          <w:p w14:paraId="4DF9BE8C" w14:textId="23E95D5D" w:rsidR="002E4570" w:rsidRPr="00B83013" w:rsidDel="005B6842" w:rsidRDefault="002E4570" w:rsidP="00A018DB">
            <w:pPr>
              <w:pStyle w:val="af8"/>
              <w:rPr>
                <w:moveFrom w:id="3153" w:author="Masato YOSHIKAWA" w:date="2026-01-20T12:21:00Z" w16du:dateUtc="2026-01-20T03:21:00Z"/>
                <w:rFonts w:ascii="Times New Roman" w:eastAsia="ＭＳ 明朝" w:hAnsi="Times New Roman" w:cs="Times New Roman"/>
                <w:rPrChange w:id="3154" w:author="Masato YOSHIKAWA" w:date="2026-01-20T12:25:00Z" w16du:dateUtc="2026-01-20T03:25:00Z">
                  <w:rPr>
                    <w:moveFrom w:id="3155" w:author="Masato YOSHIKAWA" w:date="2026-01-20T12:21:00Z" w16du:dateUtc="2026-01-20T03:21:00Z"/>
                    <w:rFonts w:ascii="ＭＳ 明朝" w:eastAsia="ＭＳ 明朝" w:hAnsi="ＭＳ 明朝"/>
                  </w:rPr>
                </w:rPrChange>
              </w:rPr>
            </w:pPr>
            <w:moveFrom w:id="3156" w:author="Masato YOSHIKAWA" w:date="2026-01-20T12:21:00Z" w16du:dateUtc="2026-01-20T03:21:00Z">
              <w:r w:rsidRPr="00B83013" w:rsidDel="005B6842">
                <w:rPr>
                  <w:rFonts w:ascii="Times New Roman" w:eastAsia="ＭＳ 明朝" w:hAnsi="Times New Roman" w:cs="Times New Roman"/>
                  <w:rPrChange w:id="3157" w:author="Masato YOSHIKAWA" w:date="2026-01-20T12:25:00Z" w16du:dateUtc="2026-01-20T03:25:00Z">
                    <w:rPr>
                      <w:rFonts w:ascii="ＭＳ 明朝" w:eastAsia="ＭＳ 明朝" w:hAnsi="ＭＳ 明朝"/>
                    </w:rPr>
                  </w:rPrChange>
                </w:rPr>
                <w:t>Borrowing</w:t>
              </w:r>
            </w:moveFrom>
          </w:p>
        </w:tc>
        <w:tc>
          <w:tcPr>
            <w:tcW w:w="831" w:type="pct"/>
            <w:tcPrChange w:id="3158" w:author="Masato YOSHIKAWA" w:date="2026-01-20T12:20:00Z" w16du:dateUtc="2026-01-20T03:20:00Z">
              <w:tcPr>
                <w:tcW w:w="831" w:type="pct"/>
              </w:tcPr>
            </w:tcPrChange>
          </w:tcPr>
          <w:p w14:paraId="010FD828" w14:textId="4B70C31E" w:rsidR="002E4570" w:rsidRPr="00B83013" w:rsidDel="005B6842" w:rsidRDefault="002E4570" w:rsidP="00A018DB">
            <w:pPr>
              <w:pStyle w:val="af8"/>
              <w:rPr>
                <w:moveFrom w:id="3159" w:author="Masato YOSHIKAWA" w:date="2026-01-20T12:21:00Z" w16du:dateUtc="2026-01-20T03:21:00Z"/>
                <w:rFonts w:ascii="Times New Roman" w:eastAsia="ＭＳ 明朝" w:hAnsi="Times New Roman" w:cs="Times New Roman"/>
                <w:rPrChange w:id="3160" w:author="Masato YOSHIKAWA" w:date="2026-01-20T12:25:00Z" w16du:dateUtc="2026-01-20T03:25:00Z">
                  <w:rPr>
                    <w:moveFrom w:id="3161" w:author="Masato YOSHIKAWA" w:date="2026-01-20T12:21:00Z" w16du:dateUtc="2026-01-20T03:21:00Z"/>
                    <w:rFonts w:ascii="ＭＳ 明朝" w:eastAsia="ＭＳ 明朝" w:hAnsi="ＭＳ 明朝"/>
                  </w:rPr>
                </w:rPrChange>
              </w:rPr>
            </w:pPr>
            <w:moveFrom w:id="3162" w:author="Masato YOSHIKAWA" w:date="2026-01-20T12:21:00Z" w16du:dateUtc="2026-01-20T03:21:00Z">
              <w:r w:rsidRPr="00B83013" w:rsidDel="005B6842">
                <w:rPr>
                  <w:rFonts w:ascii="Times New Roman" w:eastAsia="ＭＳ 明朝" w:hAnsi="Times New Roman" w:cs="Times New Roman"/>
                  <w:rPrChange w:id="3163" w:author="Masato YOSHIKAWA" w:date="2026-01-20T12:25:00Z" w16du:dateUtc="2026-01-20T03:25:00Z">
                    <w:rPr>
                      <w:rFonts w:ascii="ＭＳ 明朝" w:eastAsia="ＭＳ 明朝" w:hAnsi="ＭＳ 明朝"/>
                    </w:rPr>
                  </w:rPrChange>
                </w:rPr>
                <w:t>Acceptance</w:t>
              </w:r>
            </w:moveFrom>
          </w:p>
        </w:tc>
      </w:tr>
      <w:tr w:rsidR="002E4570" w:rsidRPr="00B83013" w:rsidDel="005B6842" w14:paraId="406B147D" w14:textId="72A215A7" w:rsidTr="005B6842">
        <w:tc>
          <w:tcPr>
            <w:tcW w:w="583" w:type="pct"/>
            <w:tcPrChange w:id="3164" w:author="Masato YOSHIKAWA" w:date="2026-01-20T12:20:00Z" w16du:dateUtc="2026-01-20T03:20:00Z">
              <w:tcPr>
                <w:tcW w:w="582" w:type="pct"/>
              </w:tcPr>
            </w:tcPrChange>
          </w:tcPr>
          <w:p w14:paraId="64F05A22" w14:textId="36F2BC51" w:rsidR="002E4570" w:rsidRPr="00B83013" w:rsidDel="005B6842" w:rsidRDefault="002E4570" w:rsidP="00A018DB">
            <w:pPr>
              <w:pStyle w:val="af8"/>
              <w:rPr>
                <w:moveFrom w:id="3165" w:author="Masato YOSHIKAWA" w:date="2026-01-20T12:21:00Z" w16du:dateUtc="2026-01-20T03:21:00Z"/>
                <w:rFonts w:ascii="Times New Roman" w:eastAsia="ＭＳ 明朝" w:hAnsi="Times New Roman" w:cs="Times New Roman"/>
                <w:rPrChange w:id="3166" w:author="Masato YOSHIKAWA" w:date="2026-01-20T12:25:00Z" w16du:dateUtc="2026-01-20T03:25:00Z">
                  <w:rPr>
                    <w:moveFrom w:id="3167" w:author="Masato YOSHIKAWA" w:date="2026-01-20T12:21:00Z" w16du:dateUtc="2026-01-20T03:21:00Z"/>
                    <w:rFonts w:ascii="ＭＳ 明朝" w:eastAsia="ＭＳ 明朝" w:hAnsi="ＭＳ 明朝"/>
                  </w:rPr>
                </w:rPrChange>
              </w:rPr>
            </w:pPr>
            <w:moveFrom w:id="3168" w:author="Masato YOSHIKAWA" w:date="2026-01-20T12:21:00Z" w16du:dateUtc="2026-01-20T03:21:00Z">
              <w:r w:rsidRPr="00B83013" w:rsidDel="005B6842">
                <w:rPr>
                  <w:rFonts w:ascii="Times New Roman" w:eastAsia="ＭＳ 明朝" w:hAnsi="Times New Roman" w:cs="Times New Roman" w:hint="eastAsia"/>
                  <w:rPrChange w:id="3169" w:author="Masato YOSHIKAWA" w:date="2026-01-20T12:25:00Z" w16du:dateUtc="2026-01-20T03:25:00Z">
                    <w:rPr>
                      <w:rFonts w:ascii="ＭＳ 明朝" w:eastAsia="ＭＳ 明朝" w:hAnsi="ＭＳ 明朝" w:hint="eastAsia"/>
                    </w:rPr>
                  </w:rPrChange>
                </w:rPr>
                <w:t>猿股</w:t>
              </w:r>
            </w:moveFrom>
          </w:p>
        </w:tc>
        <w:tc>
          <w:tcPr>
            <w:tcW w:w="583" w:type="pct"/>
            <w:tcPrChange w:id="3170" w:author="Masato YOSHIKAWA" w:date="2026-01-20T12:20:00Z" w16du:dateUtc="2026-01-20T03:20:00Z">
              <w:tcPr>
                <w:tcW w:w="583" w:type="pct"/>
              </w:tcPr>
            </w:tcPrChange>
          </w:tcPr>
          <w:p w14:paraId="73BEBDAA" w14:textId="45E109F6" w:rsidR="002E4570" w:rsidRPr="00B83013" w:rsidDel="005B6842" w:rsidRDefault="002E4570" w:rsidP="00A018DB">
            <w:pPr>
              <w:pStyle w:val="af8"/>
              <w:rPr>
                <w:moveFrom w:id="3171" w:author="Masato YOSHIKAWA" w:date="2026-01-20T12:21:00Z" w16du:dateUtc="2026-01-20T03:21:00Z"/>
                <w:rFonts w:ascii="Times New Roman" w:eastAsia="ＭＳ 明朝" w:hAnsi="Times New Roman" w:cs="Times New Roman"/>
                <w:rPrChange w:id="3172" w:author="Masato YOSHIKAWA" w:date="2026-01-20T12:25:00Z" w16du:dateUtc="2026-01-20T03:25:00Z">
                  <w:rPr>
                    <w:moveFrom w:id="3173" w:author="Masato YOSHIKAWA" w:date="2026-01-20T12:21:00Z" w16du:dateUtc="2026-01-20T03:21:00Z"/>
                    <w:rFonts w:ascii="ＭＳ 明朝" w:eastAsia="ＭＳ 明朝" w:hAnsi="ＭＳ 明朝"/>
                  </w:rPr>
                </w:rPrChange>
              </w:rPr>
            </w:pPr>
            <w:moveFrom w:id="3174" w:author="Masato YOSHIKAWA" w:date="2026-01-20T12:21:00Z" w16du:dateUtc="2026-01-20T03:21:00Z">
              <w:r w:rsidRPr="00B83013" w:rsidDel="005B6842">
                <w:rPr>
                  <w:rFonts w:ascii="Times New Roman" w:eastAsia="ＭＳ 明朝" w:hAnsi="Times New Roman" w:cs="Times New Roman"/>
                  <w:rPrChange w:id="3175" w:author="Masato YOSHIKAWA" w:date="2026-01-20T12:25:00Z" w16du:dateUtc="2026-01-20T03:25:00Z">
                    <w:rPr>
                      <w:rFonts w:ascii="ＭＳ 明朝" w:eastAsia="ＭＳ 明朝" w:hAnsi="ＭＳ 明朝"/>
                    </w:rPr>
                  </w:rPrChange>
                </w:rPr>
                <w:t>exposing his body</w:t>
              </w:r>
            </w:moveFrom>
          </w:p>
        </w:tc>
        <w:tc>
          <w:tcPr>
            <w:tcW w:w="629" w:type="pct"/>
            <w:tcPrChange w:id="3176" w:author="Masato YOSHIKAWA" w:date="2026-01-20T12:20:00Z" w16du:dateUtc="2026-01-20T03:20:00Z">
              <w:tcPr>
                <w:tcW w:w="629" w:type="pct"/>
              </w:tcPr>
            </w:tcPrChange>
          </w:tcPr>
          <w:p w14:paraId="777F1180" w14:textId="166C85E0" w:rsidR="002E4570" w:rsidRPr="00B83013" w:rsidDel="005B6842" w:rsidRDefault="002E4570" w:rsidP="00A018DB">
            <w:pPr>
              <w:pStyle w:val="af8"/>
              <w:rPr>
                <w:moveFrom w:id="3177" w:author="Masato YOSHIKAWA" w:date="2026-01-20T12:21:00Z" w16du:dateUtc="2026-01-20T03:21:00Z"/>
                <w:rFonts w:ascii="Times New Roman" w:eastAsia="ＭＳ 明朝" w:hAnsi="Times New Roman" w:cs="Times New Roman"/>
                <w:rPrChange w:id="3178" w:author="Masato YOSHIKAWA" w:date="2026-01-20T12:25:00Z" w16du:dateUtc="2026-01-20T03:25:00Z">
                  <w:rPr>
                    <w:moveFrom w:id="3179" w:author="Masato YOSHIKAWA" w:date="2026-01-20T12:21:00Z" w16du:dateUtc="2026-01-20T03:21:00Z"/>
                    <w:rFonts w:ascii="ＭＳ 明朝" w:eastAsia="ＭＳ 明朝" w:hAnsi="ＭＳ 明朝"/>
                  </w:rPr>
                </w:rPrChange>
              </w:rPr>
            </w:pPr>
            <w:moveFrom w:id="3180" w:author="Masato YOSHIKAWA" w:date="2026-01-20T12:21:00Z" w16du:dateUtc="2026-01-20T03:21:00Z">
              <w:r w:rsidRPr="00B83013" w:rsidDel="005B6842">
                <w:rPr>
                  <w:rFonts w:ascii="Times New Roman" w:eastAsia="ＭＳ 明朝" w:hAnsi="Times New Roman" w:cs="Times New Roman"/>
                  <w:rPrChange w:id="3181" w:author="Masato YOSHIKAWA" w:date="2026-01-20T12:25:00Z" w16du:dateUtc="2026-01-20T03:25:00Z">
                    <w:rPr>
                      <w:rFonts w:ascii="ＭＳ 明朝" w:eastAsia="ＭＳ 明朝" w:hAnsi="ＭＳ 明朝"/>
                    </w:rPr>
                  </w:rPrChange>
                </w:rPr>
                <w:t>lightly clad</w:t>
              </w:r>
            </w:moveFrom>
          </w:p>
        </w:tc>
        <w:tc>
          <w:tcPr>
            <w:tcW w:w="779" w:type="pct"/>
            <w:tcPrChange w:id="3182" w:author="Masato YOSHIKAWA" w:date="2026-01-20T12:20:00Z" w16du:dateUtc="2026-01-20T03:20:00Z">
              <w:tcPr>
                <w:tcW w:w="779" w:type="pct"/>
              </w:tcPr>
            </w:tcPrChange>
          </w:tcPr>
          <w:p w14:paraId="60CF4752" w14:textId="502B7ED4" w:rsidR="002E4570" w:rsidRPr="00B83013" w:rsidDel="005B6842" w:rsidRDefault="002E4570" w:rsidP="00A018DB">
            <w:pPr>
              <w:pStyle w:val="af8"/>
              <w:rPr>
                <w:moveFrom w:id="3183" w:author="Masato YOSHIKAWA" w:date="2026-01-20T12:21:00Z" w16du:dateUtc="2026-01-20T03:21:00Z"/>
                <w:rFonts w:ascii="Times New Roman" w:eastAsia="ＭＳ 明朝" w:hAnsi="Times New Roman" w:cs="Times New Roman"/>
                <w:rPrChange w:id="3184" w:author="Masato YOSHIKAWA" w:date="2026-01-20T12:25:00Z" w16du:dateUtc="2026-01-20T03:25:00Z">
                  <w:rPr>
                    <w:moveFrom w:id="3185" w:author="Masato YOSHIKAWA" w:date="2026-01-20T12:21:00Z" w16du:dateUtc="2026-01-20T03:21:00Z"/>
                    <w:rFonts w:ascii="ＭＳ 明朝" w:eastAsia="ＭＳ 明朝" w:hAnsi="ＭＳ 明朝"/>
                  </w:rPr>
                </w:rPrChange>
              </w:rPr>
            </w:pPr>
            <w:moveFrom w:id="3186" w:author="Masato YOSHIKAWA" w:date="2026-01-20T12:21:00Z" w16du:dateUtc="2026-01-20T03:21:00Z">
              <w:r w:rsidRPr="00B83013" w:rsidDel="005B6842">
                <w:rPr>
                  <w:rFonts w:ascii="Times New Roman" w:eastAsia="ＭＳ 明朝" w:hAnsi="Times New Roman" w:cs="Times New Roman"/>
                  <w:rPrChange w:id="3187" w:author="Masato YOSHIKAWA" w:date="2026-01-20T12:25:00Z" w16du:dateUtc="2026-01-20T03:25:00Z">
                    <w:rPr>
                      <w:rFonts w:ascii="ＭＳ 明朝" w:eastAsia="ＭＳ 明朝" w:hAnsi="ＭＳ 明朝"/>
                    </w:rPr>
                  </w:rPrChange>
                </w:rPr>
                <w:t>Generalization</w:t>
              </w:r>
            </w:moveFrom>
          </w:p>
        </w:tc>
        <w:tc>
          <w:tcPr>
            <w:tcW w:w="744" w:type="pct"/>
            <w:tcPrChange w:id="3188" w:author="Masato YOSHIKAWA" w:date="2026-01-20T12:20:00Z" w16du:dateUtc="2026-01-20T03:20:00Z">
              <w:tcPr>
                <w:tcW w:w="744" w:type="pct"/>
              </w:tcPr>
            </w:tcPrChange>
          </w:tcPr>
          <w:p w14:paraId="0AEFFD51" w14:textId="2B33A986" w:rsidR="002E4570" w:rsidRPr="00B83013" w:rsidDel="005B6842" w:rsidRDefault="002E4570" w:rsidP="00A018DB">
            <w:pPr>
              <w:pStyle w:val="af8"/>
              <w:rPr>
                <w:moveFrom w:id="3189" w:author="Masato YOSHIKAWA" w:date="2026-01-20T12:21:00Z" w16du:dateUtc="2026-01-20T03:21:00Z"/>
                <w:rFonts w:ascii="Times New Roman" w:eastAsia="ＭＳ 明朝" w:hAnsi="Times New Roman" w:cs="Times New Roman"/>
                <w:rPrChange w:id="3190" w:author="Masato YOSHIKAWA" w:date="2026-01-20T12:25:00Z" w16du:dateUtc="2026-01-20T03:25:00Z">
                  <w:rPr>
                    <w:moveFrom w:id="3191" w:author="Masato YOSHIKAWA" w:date="2026-01-20T12:21:00Z" w16du:dateUtc="2026-01-20T03:21:00Z"/>
                    <w:rFonts w:ascii="ＭＳ 明朝" w:eastAsia="ＭＳ 明朝" w:hAnsi="ＭＳ 明朝"/>
                  </w:rPr>
                </w:rPrChange>
              </w:rPr>
            </w:pPr>
            <w:moveFrom w:id="3192" w:author="Masato YOSHIKAWA" w:date="2026-01-20T12:21:00Z" w16du:dateUtc="2026-01-20T03:21:00Z">
              <w:r w:rsidRPr="00B83013" w:rsidDel="005B6842">
                <w:rPr>
                  <w:rFonts w:ascii="Times New Roman" w:eastAsia="ＭＳ 明朝" w:hAnsi="Times New Roman" w:cs="Times New Roman"/>
                  <w:rPrChange w:id="3193" w:author="Masato YOSHIKAWA" w:date="2026-01-20T12:25:00Z" w16du:dateUtc="2026-01-20T03:25:00Z">
                    <w:rPr>
                      <w:rFonts w:ascii="ＭＳ 明朝" w:eastAsia="ＭＳ 明朝" w:hAnsi="ＭＳ 明朝"/>
                    </w:rPr>
                  </w:rPrChange>
                </w:rPr>
                <w:t>Denial</w:t>
              </w:r>
            </w:moveFrom>
          </w:p>
        </w:tc>
        <w:tc>
          <w:tcPr>
            <w:tcW w:w="851" w:type="pct"/>
            <w:tcPrChange w:id="3194" w:author="Masato YOSHIKAWA" w:date="2026-01-20T12:20:00Z" w16du:dateUtc="2026-01-20T03:20:00Z">
              <w:tcPr>
                <w:tcW w:w="851" w:type="pct"/>
              </w:tcPr>
            </w:tcPrChange>
          </w:tcPr>
          <w:p w14:paraId="33D5CED0" w14:textId="7D75815E" w:rsidR="002E4570" w:rsidRPr="00B83013" w:rsidDel="005B6842" w:rsidRDefault="002E4570" w:rsidP="00A018DB">
            <w:pPr>
              <w:pStyle w:val="af8"/>
              <w:rPr>
                <w:moveFrom w:id="3195" w:author="Masato YOSHIKAWA" w:date="2026-01-20T12:21:00Z" w16du:dateUtc="2026-01-20T03:21:00Z"/>
                <w:rFonts w:ascii="Times New Roman" w:eastAsia="ＭＳ 明朝" w:hAnsi="Times New Roman" w:cs="Times New Roman"/>
                <w:rPrChange w:id="3196" w:author="Masato YOSHIKAWA" w:date="2026-01-20T12:25:00Z" w16du:dateUtc="2026-01-20T03:25:00Z">
                  <w:rPr>
                    <w:moveFrom w:id="3197" w:author="Masato YOSHIKAWA" w:date="2026-01-20T12:21:00Z" w16du:dateUtc="2026-01-20T03:21:00Z"/>
                    <w:rFonts w:ascii="ＭＳ 明朝" w:eastAsia="ＭＳ 明朝" w:hAnsi="ＭＳ 明朝"/>
                  </w:rPr>
                </w:rPrChange>
              </w:rPr>
            </w:pPr>
            <w:moveFrom w:id="3198" w:author="Masato YOSHIKAWA" w:date="2026-01-20T12:21:00Z" w16du:dateUtc="2026-01-20T03:21:00Z">
              <w:r w:rsidRPr="00B83013" w:rsidDel="005B6842">
                <w:rPr>
                  <w:rFonts w:ascii="Times New Roman" w:eastAsia="ＭＳ 明朝" w:hAnsi="Times New Roman" w:cs="Times New Roman"/>
                  <w:rPrChange w:id="3199" w:author="Masato YOSHIKAWA" w:date="2026-01-20T12:25:00Z" w16du:dateUtc="2026-01-20T03:25:00Z">
                    <w:rPr>
                      <w:rFonts w:ascii="ＭＳ 明朝" w:eastAsia="ＭＳ 明朝" w:hAnsi="ＭＳ 明朝"/>
                    </w:rPr>
                  </w:rPrChange>
                </w:rPr>
                <w:t>Generalization</w:t>
              </w:r>
            </w:moveFrom>
          </w:p>
        </w:tc>
        <w:tc>
          <w:tcPr>
            <w:tcW w:w="831" w:type="pct"/>
            <w:tcPrChange w:id="3200" w:author="Masato YOSHIKAWA" w:date="2026-01-20T12:20:00Z" w16du:dateUtc="2026-01-20T03:20:00Z">
              <w:tcPr>
                <w:tcW w:w="831" w:type="pct"/>
              </w:tcPr>
            </w:tcPrChange>
          </w:tcPr>
          <w:p w14:paraId="2C6BD8DB" w14:textId="792A9BA6" w:rsidR="002E4570" w:rsidRPr="00B83013" w:rsidDel="005B6842" w:rsidRDefault="002E4570" w:rsidP="00A018DB">
            <w:pPr>
              <w:pStyle w:val="af8"/>
              <w:rPr>
                <w:moveFrom w:id="3201" w:author="Masato YOSHIKAWA" w:date="2026-01-20T12:21:00Z" w16du:dateUtc="2026-01-20T03:21:00Z"/>
                <w:rFonts w:ascii="Times New Roman" w:eastAsia="ＭＳ 明朝" w:hAnsi="Times New Roman" w:cs="Times New Roman"/>
                <w:rPrChange w:id="3202" w:author="Masato YOSHIKAWA" w:date="2026-01-20T12:25:00Z" w16du:dateUtc="2026-01-20T03:25:00Z">
                  <w:rPr>
                    <w:moveFrom w:id="3203" w:author="Masato YOSHIKAWA" w:date="2026-01-20T12:21:00Z" w16du:dateUtc="2026-01-20T03:21:00Z"/>
                    <w:rFonts w:ascii="ＭＳ 明朝" w:eastAsia="ＭＳ 明朝" w:hAnsi="ＭＳ 明朝"/>
                  </w:rPr>
                </w:rPrChange>
              </w:rPr>
            </w:pPr>
            <w:moveFrom w:id="3204" w:author="Masato YOSHIKAWA" w:date="2026-01-20T12:21:00Z" w16du:dateUtc="2026-01-20T03:21:00Z">
              <w:r w:rsidRPr="00B83013" w:rsidDel="005B6842">
                <w:rPr>
                  <w:rFonts w:ascii="Times New Roman" w:eastAsia="ＭＳ 明朝" w:hAnsi="Times New Roman" w:cs="Times New Roman"/>
                  <w:rPrChange w:id="3205" w:author="Masato YOSHIKAWA" w:date="2026-01-20T12:25:00Z" w16du:dateUtc="2026-01-20T03:25:00Z">
                    <w:rPr>
                      <w:rFonts w:ascii="ＭＳ 明朝" w:eastAsia="ＭＳ 明朝" w:hAnsi="ＭＳ 明朝"/>
                    </w:rPr>
                  </w:rPrChange>
                </w:rPr>
                <w:t>Minimization</w:t>
              </w:r>
            </w:moveFrom>
          </w:p>
        </w:tc>
      </w:tr>
      <w:tr w:rsidR="002E4570" w:rsidRPr="00B83013" w:rsidDel="005B6842" w14:paraId="0F8975CF" w14:textId="0638316A" w:rsidTr="005B6842">
        <w:tc>
          <w:tcPr>
            <w:tcW w:w="583" w:type="pct"/>
            <w:tcPrChange w:id="3206" w:author="Masato YOSHIKAWA" w:date="2026-01-20T12:20:00Z" w16du:dateUtc="2026-01-20T03:20:00Z">
              <w:tcPr>
                <w:tcW w:w="582" w:type="pct"/>
              </w:tcPr>
            </w:tcPrChange>
          </w:tcPr>
          <w:p w14:paraId="66FDCB76" w14:textId="735DDF7B" w:rsidR="002E4570" w:rsidRPr="00B83013" w:rsidDel="005B6842" w:rsidRDefault="002E4570" w:rsidP="00A018DB">
            <w:pPr>
              <w:pStyle w:val="af8"/>
              <w:rPr>
                <w:moveFrom w:id="3207" w:author="Masato YOSHIKAWA" w:date="2026-01-20T12:21:00Z" w16du:dateUtc="2026-01-20T03:21:00Z"/>
                <w:rFonts w:ascii="Times New Roman" w:eastAsia="ＭＳ 明朝" w:hAnsi="Times New Roman" w:cs="Times New Roman"/>
                <w:rPrChange w:id="3208" w:author="Masato YOSHIKAWA" w:date="2026-01-20T12:25:00Z" w16du:dateUtc="2026-01-20T03:25:00Z">
                  <w:rPr>
                    <w:moveFrom w:id="3209" w:author="Masato YOSHIKAWA" w:date="2026-01-20T12:21:00Z" w16du:dateUtc="2026-01-20T03:21:00Z"/>
                    <w:rFonts w:ascii="ＭＳ 明朝" w:eastAsia="ＭＳ 明朝" w:hAnsi="ＭＳ 明朝"/>
                  </w:rPr>
                </w:rPrChange>
              </w:rPr>
            </w:pPr>
            <w:moveFrom w:id="3210" w:author="Masato YOSHIKAWA" w:date="2026-01-20T12:21:00Z" w16du:dateUtc="2026-01-20T03:21:00Z">
              <w:r w:rsidRPr="00B83013" w:rsidDel="005B6842">
                <w:rPr>
                  <w:rFonts w:ascii="Times New Roman" w:eastAsia="ＭＳ 明朝" w:hAnsi="Times New Roman" w:cs="Times New Roman" w:hint="eastAsia"/>
                  <w:rPrChange w:id="3211" w:author="Masato YOSHIKAWA" w:date="2026-01-20T12:25:00Z" w16du:dateUtc="2026-01-20T03:25:00Z">
                    <w:rPr>
                      <w:rFonts w:ascii="ＭＳ 明朝" w:eastAsia="ＭＳ 明朝" w:hAnsi="ＭＳ 明朝" w:hint="eastAsia"/>
                    </w:rPr>
                  </w:rPrChange>
                </w:rPr>
                <w:t>手拭い</w:t>
              </w:r>
            </w:moveFrom>
          </w:p>
        </w:tc>
        <w:tc>
          <w:tcPr>
            <w:tcW w:w="583" w:type="pct"/>
            <w:tcPrChange w:id="3212" w:author="Masato YOSHIKAWA" w:date="2026-01-20T12:20:00Z" w16du:dateUtc="2026-01-20T03:20:00Z">
              <w:tcPr>
                <w:tcW w:w="583" w:type="pct"/>
              </w:tcPr>
            </w:tcPrChange>
          </w:tcPr>
          <w:p w14:paraId="317355B8" w14:textId="5F3731F9" w:rsidR="002E4570" w:rsidRPr="00B83013" w:rsidDel="005B6842" w:rsidRDefault="002E4570" w:rsidP="00A018DB">
            <w:pPr>
              <w:pStyle w:val="af8"/>
              <w:rPr>
                <w:moveFrom w:id="3213" w:author="Masato YOSHIKAWA" w:date="2026-01-20T12:21:00Z" w16du:dateUtc="2026-01-20T03:21:00Z"/>
                <w:rFonts w:ascii="Times New Roman" w:eastAsia="ＭＳ 明朝" w:hAnsi="Times New Roman" w:cs="Times New Roman"/>
                <w:rPrChange w:id="3214" w:author="Masato YOSHIKAWA" w:date="2026-01-20T12:25:00Z" w16du:dateUtc="2026-01-20T03:25:00Z">
                  <w:rPr>
                    <w:moveFrom w:id="3215" w:author="Masato YOSHIKAWA" w:date="2026-01-20T12:21:00Z" w16du:dateUtc="2026-01-20T03:21:00Z"/>
                    <w:rFonts w:ascii="ＭＳ 明朝" w:eastAsia="ＭＳ 明朝" w:hAnsi="ＭＳ 明朝"/>
                  </w:rPr>
                </w:rPrChange>
              </w:rPr>
            </w:pPr>
            <w:moveFrom w:id="3216" w:author="Masato YOSHIKAWA" w:date="2026-01-20T12:21:00Z" w16du:dateUtc="2026-01-20T03:21:00Z">
              <w:r w:rsidRPr="00B83013" w:rsidDel="005B6842">
                <w:rPr>
                  <w:rFonts w:ascii="Times New Roman" w:eastAsia="ＭＳ 明朝" w:hAnsi="Times New Roman" w:cs="Times New Roman"/>
                  <w:rPrChange w:id="3217" w:author="Masato YOSHIKAWA" w:date="2026-01-20T12:25:00Z" w16du:dateUtc="2026-01-20T03:25:00Z">
                    <w:rPr>
                      <w:rFonts w:ascii="ＭＳ 明朝" w:eastAsia="ＭＳ 明朝" w:hAnsi="ＭＳ 明朝"/>
                    </w:rPr>
                  </w:rPrChange>
                </w:rPr>
                <w:t>towel</w:t>
              </w:r>
            </w:moveFrom>
          </w:p>
        </w:tc>
        <w:tc>
          <w:tcPr>
            <w:tcW w:w="629" w:type="pct"/>
            <w:tcPrChange w:id="3218" w:author="Masato YOSHIKAWA" w:date="2026-01-20T12:20:00Z" w16du:dateUtc="2026-01-20T03:20:00Z">
              <w:tcPr>
                <w:tcW w:w="629" w:type="pct"/>
              </w:tcPr>
            </w:tcPrChange>
          </w:tcPr>
          <w:p w14:paraId="30AC443E" w14:textId="7FD3677C" w:rsidR="002E4570" w:rsidRPr="00B83013" w:rsidDel="005B6842" w:rsidRDefault="002E4570" w:rsidP="00A018DB">
            <w:pPr>
              <w:pStyle w:val="af8"/>
              <w:rPr>
                <w:moveFrom w:id="3219" w:author="Masato YOSHIKAWA" w:date="2026-01-20T12:21:00Z" w16du:dateUtc="2026-01-20T03:21:00Z"/>
                <w:rFonts w:ascii="Times New Roman" w:eastAsia="ＭＳ 明朝" w:hAnsi="Times New Roman" w:cs="Times New Roman"/>
                <w:rPrChange w:id="3220" w:author="Masato YOSHIKAWA" w:date="2026-01-20T12:25:00Z" w16du:dateUtc="2026-01-20T03:25:00Z">
                  <w:rPr>
                    <w:moveFrom w:id="3221" w:author="Masato YOSHIKAWA" w:date="2026-01-20T12:21:00Z" w16du:dateUtc="2026-01-20T03:21:00Z"/>
                    <w:rFonts w:ascii="ＭＳ 明朝" w:eastAsia="ＭＳ 明朝" w:hAnsi="ＭＳ 明朝"/>
                  </w:rPr>
                </w:rPrChange>
              </w:rPr>
            </w:pPr>
            <w:moveFrom w:id="3222" w:author="Masato YOSHIKAWA" w:date="2026-01-20T12:21:00Z" w16du:dateUtc="2026-01-20T03:21:00Z">
              <w:r w:rsidRPr="00B83013" w:rsidDel="005B6842">
                <w:rPr>
                  <w:rFonts w:ascii="Times New Roman" w:eastAsia="ＭＳ 明朝" w:hAnsi="Times New Roman" w:cs="Times New Roman"/>
                  <w:rPrChange w:id="3223" w:author="Masato YOSHIKAWA" w:date="2026-01-20T12:25:00Z" w16du:dateUtc="2026-01-20T03:25:00Z">
                    <w:rPr>
                      <w:rFonts w:ascii="ＭＳ 明朝" w:eastAsia="ＭＳ 明朝" w:hAnsi="ＭＳ 明朝"/>
                    </w:rPr>
                  </w:rPrChange>
                </w:rPr>
                <w:t>towel</w:t>
              </w:r>
            </w:moveFrom>
          </w:p>
        </w:tc>
        <w:tc>
          <w:tcPr>
            <w:tcW w:w="779" w:type="pct"/>
            <w:tcPrChange w:id="3224" w:author="Masato YOSHIKAWA" w:date="2026-01-20T12:20:00Z" w16du:dateUtc="2026-01-20T03:20:00Z">
              <w:tcPr>
                <w:tcW w:w="779" w:type="pct"/>
              </w:tcPr>
            </w:tcPrChange>
          </w:tcPr>
          <w:p w14:paraId="5BC2D48A" w14:textId="6CE2BDF2" w:rsidR="002E4570" w:rsidRPr="00B83013" w:rsidDel="005B6842" w:rsidRDefault="002E4570" w:rsidP="00A018DB">
            <w:pPr>
              <w:pStyle w:val="af8"/>
              <w:rPr>
                <w:moveFrom w:id="3225" w:author="Masato YOSHIKAWA" w:date="2026-01-20T12:21:00Z" w16du:dateUtc="2026-01-20T03:21:00Z"/>
                <w:rFonts w:ascii="Times New Roman" w:eastAsia="ＭＳ 明朝" w:hAnsi="Times New Roman" w:cs="Times New Roman"/>
                <w:rPrChange w:id="3226" w:author="Masato YOSHIKAWA" w:date="2026-01-20T12:25:00Z" w16du:dateUtc="2026-01-20T03:25:00Z">
                  <w:rPr>
                    <w:moveFrom w:id="3227" w:author="Masato YOSHIKAWA" w:date="2026-01-20T12:21:00Z" w16du:dateUtc="2026-01-20T03:21:00Z"/>
                    <w:rFonts w:ascii="ＭＳ 明朝" w:eastAsia="ＭＳ 明朝" w:hAnsi="ＭＳ 明朝"/>
                  </w:rPr>
                </w:rPrChange>
              </w:rPr>
            </w:pPr>
            <w:moveFrom w:id="3228" w:author="Masato YOSHIKAWA" w:date="2026-01-20T12:21:00Z" w16du:dateUtc="2026-01-20T03:21:00Z">
              <w:r w:rsidRPr="00B83013" w:rsidDel="005B6842">
                <w:rPr>
                  <w:rFonts w:ascii="Times New Roman" w:eastAsia="ＭＳ 明朝" w:hAnsi="Times New Roman" w:cs="Times New Roman"/>
                  <w:rPrChange w:id="3229" w:author="Masato YOSHIKAWA" w:date="2026-01-20T12:25:00Z" w16du:dateUtc="2026-01-20T03:25:00Z">
                    <w:rPr>
                      <w:rFonts w:ascii="ＭＳ 明朝" w:eastAsia="ＭＳ 明朝" w:hAnsi="ＭＳ 明朝"/>
                    </w:rPr>
                  </w:rPrChange>
                </w:rPr>
                <w:t>Established equivalent</w:t>
              </w:r>
            </w:moveFrom>
          </w:p>
        </w:tc>
        <w:tc>
          <w:tcPr>
            <w:tcW w:w="744" w:type="pct"/>
            <w:tcPrChange w:id="3230" w:author="Masato YOSHIKAWA" w:date="2026-01-20T12:20:00Z" w16du:dateUtc="2026-01-20T03:20:00Z">
              <w:tcPr>
                <w:tcW w:w="744" w:type="pct"/>
              </w:tcPr>
            </w:tcPrChange>
          </w:tcPr>
          <w:p w14:paraId="5C60A00D" w14:textId="302BC5D7" w:rsidR="002E4570" w:rsidRPr="00B83013" w:rsidDel="005B6842" w:rsidRDefault="002E4570" w:rsidP="00A018DB">
            <w:pPr>
              <w:pStyle w:val="af8"/>
              <w:rPr>
                <w:moveFrom w:id="3231" w:author="Masato YOSHIKAWA" w:date="2026-01-20T12:21:00Z" w16du:dateUtc="2026-01-20T03:21:00Z"/>
                <w:rFonts w:ascii="Times New Roman" w:eastAsia="ＭＳ 明朝" w:hAnsi="Times New Roman" w:cs="Times New Roman"/>
                <w:rPrChange w:id="3232" w:author="Masato YOSHIKAWA" w:date="2026-01-20T12:25:00Z" w16du:dateUtc="2026-01-20T03:25:00Z">
                  <w:rPr>
                    <w:moveFrom w:id="3233" w:author="Masato YOSHIKAWA" w:date="2026-01-20T12:21:00Z" w16du:dateUtc="2026-01-20T03:21:00Z"/>
                    <w:rFonts w:ascii="ＭＳ 明朝" w:eastAsia="ＭＳ 明朝" w:hAnsi="ＭＳ 明朝"/>
                  </w:rPr>
                </w:rPrChange>
              </w:rPr>
            </w:pPr>
            <w:moveFrom w:id="3234" w:author="Masato YOSHIKAWA" w:date="2026-01-20T12:21:00Z" w16du:dateUtc="2026-01-20T03:21:00Z">
              <w:r w:rsidRPr="00B83013" w:rsidDel="005B6842">
                <w:rPr>
                  <w:rFonts w:ascii="Times New Roman" w:eastAsia="ＭＳ 明朝" w:hAnsi="Times New Roman" w:cs="Times New Roman"/>
                  <w:rPrChange w:id="3235" w:author="Masato YOSHIKAWA" w:date="2026-01-20T12:25:00Z" w16du:dateUtc="2026-01-20T03:25:00Z">
                    <w:rPr>
                      <w:rFonts w:ascii="ＭＳ 明朝" w:eastAsia="ＭＳ 明朝" w:hAnsi="ＭＳ 明朝"/>
                    </w:rPr>
                  </w:rPrChange>
                </w:rPr>
                <w:t>Minimization</w:t>
              </w:r>
            </w:moveFrom>
          </w:p>
        </w:tc>
        <w:tc>
          <w:tcPr>
            <w:tcW w:w="851" w:type="pct"/>
            <w:tcPrChange w:id="3236" w:author="Masato YOSHIKAWA" w:date="2026-01-20T12:20:00Z" w16du:dateUtc="2026-01-20T03:20:00Z">
              <w:tcPr>
                <w:tcW w:w="851" w:type="pct"/>
              </w:tcPr>
            </w:tcPrChange>
          </w:tcPr>
          <w:p w14:paraId="01E8FE79" w14:textId="46866AE0" w:rsidR="002E4570" w:rsidRPr="00B83013" w:rsidDel="005B6842" w:rsidRDefault="002E4570" w:rsidP="00A018DB">
            <w:pPr>
              <w:pStyle w:val="af8"/>
              <w:rPr>
                <w:moveFrom w:id="3237" w:author="Masato YOSHIKAWA" w:date="2026-01-20T12:21:00Z" w16du:dateUtc="2026-01-20T03:21:00Z"/>
                <w:rFonts w:ascii="Times New Roman" w:eastAsia="ＭＳ 明朝" w:hAnsi="Times New Roman" w:cs="Times New Roman"/>
                <w:rPrChange w:id="3238" w:author="Masato YOSHIKAWA" w:date="2026-01-20T12:25:00Z" w16du:dateUtc="2026-01-20T03:25:00Z">
                  <w:rPr>
                    <w:moveFrom w:id="3239" w:author="Masato YOSHIKAWA" w:date="2026-01-20T12:21:00Z" w16du:dateUtc="2026-01-20T03:21:00Z"/>
                    <w:rFonts w:ascii="ＭＳ 明朝" w:eastAsia="ＭＳ 明朝" w:hAnsi="ＭＳ 明朝"/>
                  </w:rPr>
                </w:rPrChange>
              </w:rPr>
            </w:pPr>
            <w:moveFrom w:id="3240" w:author="Masato YOSHIKAWA" w:date="2026-01-20T12:21:00Z" w16du:dateUtc="2026-01-20T03:21:00Z">
              <w:r w:rsidRPr="00B83013" w:rsidDel="005B6842">
                <w:rPr>
                  <w:rFonts w:ascii="Times New Roman" w:eastAsia="ＭＳ 明朝" w:hAnsi="Times New Roman" w:cs="Times New Roman"/>
                  <w:rPrChange w:id="3241" w:author="Masato YOSHIKAWA" w:date="2026-01-20T12:25:00Z" w16du:dateUtc="2026-01-20T03:25:00Z">
                    <w:rPr>
                      <w:rFonts w:ascii="ＭＳ 明朝" w:eastAsia="ＭＳ 明朝" w:hAnsi="ＭＳ 明朝"/>
                    </w:rPr>
                  </w:rPrChange>
                </w:rPr>
                <w:t>Established equivalent</w:t>
              </w:r>
            </w:moveFrom>
          </w:p>
        </w:tc>
        <w:tc>
          <w:tcPr>
            <w:tcW w:w="831" w:type="pct"/>
            <w:tcPrChange w:id="3242" w:author="Masato YOSHIKAWA" w:date="2026-01-20T12:20:00Z" w16du:dateUtc="2026-01-20T03:20:00Z">
              <w:tcPr>
                <w:tcW w:w="831" w:type="pct"/>
              </w:tcPr>
            </w:tcPrChange>
          </w:tcPr>
          <w:p w14:paraId="62772313" w14:textId="0EA25F8C" w:rsidR="002E4570" w:rsidRPr="00B83013" w:rsidDel="005B6842" w:rsidRDefault="002E4570" w:rsidP="00A018DB">
            <w:pPr>
              <w:pStyle w:val="af8"/>
              <w:rPr>
                <w:moveFrom w:id="3243" w:author="Masato YOSHIKAWA" w:date="2026-01-20T12:21:00Z" w16du:dateUtc="2026-01-20T03:21:00Z"/>
                <w:rFonts w:ascii="Times New Roman" w:eastAsia="ＭＳ 明朝" w:hAnsi="Times New Roman" w:cs="Times New Roman"/>
                <w:rPrChange w:id="3244" w:author="Masato YOSHIKAWA" w:date="2026-01-20T12:25:00Z" w16du:dateUtc="2026-01-20T03:25:00Z">
                  <w:rPr>
                    <w:moveFrom w:id="3245" w:author="Masato YOSHIKAWA" w:date="2026-01-20T12:21:00Z" w16du:dateUtc="2026-01-20T03:21:00Z"/>
                    <w:rFonts w:ascii="ＭＳ 明朝" w:eastAsia="ＭＳ 明朝" w:hAnsi="ＭＳ 明朝"/>
                  </w:rPr>
                </w:rPrChange>
              </w:rPr>
            </w:pPr>
            <w:moveFrom w:id="3246" w:author="Masato YOSHIKAWA" w:date="2026-01-20T12:21:00Z" w16du:dateUtc="2026-01-20T03:21:00Z">
              <w:r w:rsidRPr="00B83013" w:rsidDel="005B6842">
                <w:rPr>
                  <w:rFonts w:ascii="Times New Roman" w:eastAsia="ＭＳ 明朝" w:hAnsi="Times New Roman" w:cs="Times New Roman"/>
                  <w:rPrChange w:id="3247" w:author="Masato YOSHIKAWA" w:date="2026-01-20T12:25:00Z" w16du:dateUtc="2026-01-20T03:25:00Z">
                    <w:rPr>
                      <w:rFonts w:ascii="ＭＳ 明朝" w:eastAsia="ＭＳ 明朝" w:hAnsi="ＭＳ 明朝"/>
                    </w:rPr>
                  </w:rPrChange>
                </w:rPr>
                <w:t>Minimization</w:t>
              </w:r>
            </w:moveFrom>
          </w:p>
        </w:tc>
      </w:tr>
      <w:tr w:rsidR="002E4570" w:rsidRPr="00B83013" w:rsidDel="005B6842" w14:paraId="3FF579C3" w14:textId="731711FD" w:rsidTr="005B6842">
        <w:tc>
          <w:tcPr>
            <w:tcW w:w="583" w:type="pct"/>
            <w:tcPrChange w:id="3248" w:author="Masato YOSHIKAWA" w:date="2026-01-20T12:20:00Z" w16du:dateUtc="2026-01-20T03:20:00Z">
              <w:tcPr>
                <w:tcW w:w="582" w:type="pct"/>
              </w:tcPr>
            </w:tcPrChange>
          </w:tcPr>
          <w:p w14:paraId="277951E1" w14:textId="1FD0314A" w:rsidR="002E4570" w:rsidRPr="00B83013" w:rsidDel="005B6842" w:rsidRDefault="002E4570" w:rsidP="00A018DB">
            <w:pPr>
              <w:pStyle w:val="af8"/>
              <w:rPr>
                <w:moveFrom w:id="3249" w:author="Masato YOSHIKAWA" w:date="2026-01-20T12:21:00Z" w16du:dateUtc="2026-01-20T03:21:00Z"/>
                <w:rFonts w:ascii="Times New Roman" w:eastAsia="ＭＳ 明朝" w:hAnsi="Times New Roman" w:cs="Times New Roman"/>
                <w:rPrChange w:id="3250" w:author="Masato YOSHIKAWA" w:date="2026-01-20T12:25:00Z" w16du:dateUtc="2026-01-20T03:25:00Z">
                  <w:rPr>
                    <w:moveFrom w:id="3251" w:author="Masato YOSHIKAWA" w:date="2026-01-20T12:21:00Z" w16du:dateUtc="2026-01-20T03:21:00Z"/>
                    <w:rFonts w:ascii="ＭＳ 明朝" w:eastAsia="ＭＳ 明朝" w:hAnsi="ＭＳ 明朝"/>
                  </w:rPr>
                </w:rPrChange>
              </w:rPr>
            </w:pPr>
            <w:moveFrom w:id="3252" w:author="Masato YOSHIKAWA" w:date="2026-01-20T12:21:00Z" w16du:dateUtc="2026-01-20T03:21:00Z">
              <w:r w:rsidRPr="00B83013" w:rsidDel="005B6842">
                <w:rPr>
                  <w:rFonts w:ascii="Times New Roman" w:eastAsia="ＭＳ 明朝" w:hAnsi="Times New Roman" w:cs="Times New Roman" w:hint="eastAsia"/>
                  <w:rPrChange w:id="3253" w:author="Masato YOSHIKAWA" w:date="2026-01-20T12:25:00Z" w16du:dateUtc="2026-01-20T03:25:00Z">
                    <w:rPr>
                      <w:rFonts w:ascii="ＭＳ 明朝" w:eastAsia="ＭＳ 明朝" w:hAnsi="ＭＳ 明朝" w:hint="eastAsia"/>
                    </w:rPr>
                  </w:rPrChange>
                </w:rPr>
                <w:t>遠浅</w:t>
              </w:r>
            </w:moveFrom>
          </w:p>
        </w:tc>
        <w:tc>
          <w:tcPr>
            <w:tcW w:w="583" w:type="pct"/>
            <w:tcPrChange w:id="3254" w:author="Masato YOSHIKAWA" w:date="2026-01-20T12:20:00Z" w16du:dateUtc="2026-01-20T03:20:00Z">
              <w:tcPr>
                <w:tcW w:w="583" w:type="pct"/>
              </w:tcPr>
            </w:tcPrChange>
          </w:tcPr>
          <w:p w14:paraId="7446E9BF" w14:textId="3C6F0747" w:rsidR="002E4570" w:rsidRPr="00B83013" w:rsidDel="005B6842" w:rsidRDefault="002E4570" w:rsidP="00A018DB">
            <w:pPr>
              <w:pStyle w:val="af8"/>
              <w:rPr>
                <w:moveFrom w:id="3255" w:author="Masato YOSHIKAWA" w:date="2026-01-20T12:21:00Z" w16du:dateUtc="2026-01-20T03:21:00Z"/>
                <w:rFonts w:ascii="Times New Roman" w:eastAsia="ＭＳ 明朝" w:hAnsi="Times New Roman" w:cs="Times New Roman"/>
                <w:rPrChange w:id="3256" w:author="Masato YOSHIKAWA" w:date="2026-01-20T12:25:00Z" w16du:dateUtc="2026-01-20T03:25:00Z">
                  <w:rPr>
                    <w:moveFrom w:id="3257" w:author="Masato YOSHIKAWA" w:date="2026-01-20T12:21:00Z" w16du:dateUtc="2026-01-20T03:21:00Z"/>
                    <w:rFonts w:ascii="ＭＳ 明朝" w:eastAsia="ＭＳ 明朝" w:hAnsi="ＭＳ 明朝"/>
                  </w:rPr>
                </w:rPrChange>
              </w:rPr>
            </w:pPr>
            <w:moveFrom w:id="3258" w:author="Masato YOSHIKAWA" w:date="2026-01-20T12:21:00Z" w16du:dateUtc="2026-01-20T03:21:00Z">
              <w:r w:rsidRPr="00B83013" w:rsidDel="005B6842">
                <w:rPr>
                  <w:rFonts w:ascii="Times New Roman" w:eastAsia="ＭＳ 明朝" w:hAnsi="Times New Roman" w:cs="Times New Roman"/>
                  <w:rPrChange w:id="3259" w:author="Masato YOSHIKAWA" w:date="2026-01-20T12:25:00Z" w16du:dateUtc="2026-01-20T03:25:00Z">
                    <w:rPr>
                      <w:rFonts w:ascii="ＭＳ 明朝" w:eastAsia="ＭＳ 明朝" w:hAnsi="ＭＳ 明朝"/>
                    </w:rPr>
                  </w:rPrChange>
                </w:rPr>
                <w:t>なし</w:t>
              </w:r>
            </w:moveFrom>
          </w:p>
        </w:tc>
        <w:tc>
          <w:tcPr>
            <w:tcW w:w="629" w:type="pct"/>
            <w:tcPrChange w:id="3260" w:author="Masato YOSHIKAWA" w:date="2026-01-20T12:20:00Z" w16du:dateUtc="2026-01-20T03:20:00Z">
              <w:tcPr>
                <w:tcW w:w="629" w:type="pct"/>
              </w:tcPr>
            </w:tcPrChange>
          </w:tcPr>
          <w:p w14:paraId="5F822963" w14:textId="142879CD" w:rsidR="002E4570" w:rsidRPr="00B83013" w:rsidDel="005B6842" w:rsidRDefault="002E4570" w:rsidP="00A018DB">
            <w:pPr>
              <w:pStyle w:val="af8"/>
              <w:rPr>
                <w:moveFrom w:id="3261" w:author="Masato YOSHIKAWA" w:date="2026-01-20T12:21:00Z" w16du:dateUtc="2026-01-20T03:21:00Z"/>
                <w:rFonts w:ascii="Times New Roman" w:eastAsia="ＭＳ 明朝" w:hAnsi="Times New Roman" w:cs="Times New Roman"/>
                <w:rPrChange w:id="3262" w:author="Masato YOSHIKAWA" w:date="2026-01-20T12:25:00Z" w16du:dateUtc="2026-01-20T03:25:00Z">
                  <w:rPr>
                    <w:moveFrom w:id="3263" w:author="Masato YOSHIKAWA" w:date="2026-01-20T12:21:00Z" w16du:dateUtc="2026-01-20T03:21:00Z"/>
                    <w:rFonts w:ascii="ＭＳ 明朝" w:eastAsia="ＭＳ 明朝" w:hAnsi="ＭＳ 明朝"/>
                  </w:rPr>
                </w:rPrChange>
              </w:rPr>
            </w:pPr>
            <w:moveFrom w:id="3264" w:author="Masato YOSHIKAWA" w:date="2026-01-20T12:21:00Z" w16du:dateUtc="2026-01-20T03:21:00Z">
              <w:r w:rsidRPr="00B83013" w:rsidDel="005B6842">
                <w:rPr>
                  <w:rFonts w:ascii="Times New Roman" w:eastAsia="ＭＳ 明朝" w:hAnsi="Times New Roman" w:cs="Times New Roman"/>
                  <w:rPrChange w:id="3265" w:author="Masato YOSHIKAWA" w:date="2026-01-20T12:25:00Z" w16du:dateUtc="2026-01-20T03:25:00Z">
                    <w:rPr>
                      <w:rFonts w:ascii="ＭＳ 明朝" w:eastAsia="ＭＳ 明朝" w:hAnsi="ＭＳ 明朝"/>
                    </w:rPr>
                  </w:rPrChange>
                </w:rPr>
                <w:t>なし</w:t>
              </w:r>
            </w:moveFrom>
          </w:p>
        </w:tc>
        <w:tc>
          <w:tcPr>
            <w:tcW w:w="779" w:type="pct"/>
            <w:tcPrChange w:id="3266" w:author="Masato YOSHIKAWA" w:date="2026-01-20T12:20:00Z" w16du:dateUtc="2026-01-20T03:20:00Z">
              <w:tcPr>
                <w:tcW w:w="779" w:type="pct"/>
              </w:tcPr>
            </w:tcPrChange>
          </w:tcPr>
          <w:p w14:paraId="1F7AB57A" w14:textId="6A45414E" w:rsidR="002E4570" w:rsidRPr="00B83013" w:rsidDel="005B6842" w:rsidRDefault="002E4570" w:rsidP="00A018DB">
            <w:pPr>
              <w:pStyle w:val="af8"/>
              <w:rPr>
                <w:moveFrom w:id="3267" w:author="Masato YOSHIKAWA" w:date="2026-01-20T12:21:00Z" w16du:dateUtc="2026-01-20T03:21:00Z"/>
                <w:rFonts w:ascii="Times New Roman" w:eastAsia="ＭＳ 明朝" w:hAnsi="Times New Roman" w:cs="Times New Roman"/>
                <w:rPrChange w:id="3268" w:author="Masato YOSHIKAWA" w:date="2026-01-20T12:25:00Z" w16du:dateUtc="2026-01-20T03:25:00Z">
                  <w:rPr>
                    <w:moveFrom w:id="3269" w:author="Masato YOSHIKAWA" w:date="2026-01-20T12:21:00Z" w16du:dateUtc="2026-01-20T03:21:00Z"/>
                    <w:rFonts w:ascii="ＭＳ 明朝" w:eastAsia="ＭＳ 明朝" w:hAnsi="ＭＳ 明朝"/>
                  </w:rPr>
                </w:rPrChange>
              </w:rPr>
            </w:pPr>
            <w:moveFrom w:id="3270" w:author="Masato YOSHIKAWA" w:date="2026-01-20T12:21:00Z" w16du:dateUtc="2026-01-20T03:21:00Z">
              <w:r w:rsidRPr="00B83013" w:rsidDel="005B6842">
                <w:rPr>
                  <w:rFonts w:ascii="Times New Roman" w:eastAsia="ＭＳ 明朝" w:hAnsi="Times New Roman" w:cs="Times New Roman"/>
                  <w:rPrChange w:id="3271" w:author="Masato YOSHIKAWA" w:date="2026-01-20T12:25:00Z" w16du:dateUtc="2026-01-20T03:25:00Z">
                    <w:rPr>
                      <w:rFonts w:ascii="ＭＳ 明朝" w:eastAsia="ＭＳ 明朝" w:hAnsi="ＭＳ 明朝"/>
                    </w:rPr>
                  </w:rPrChange>
                </w:rPr>
                <w:t>Reduction</w:t>
              </w:r>
            </w:moveFrom>
          </w:p>
        </w:tc>
        <w:tc>
          <w:tcPr>
            <w:tcW w:w="744" w:type="pct"/>
            <w:tcPrChange w:id="3272" w:author="Masato YOSHIKAWA" w:date="2026-01-20T12:20:00Z" w16du:dateUtc="2026-01-20T03:20:00Z">
              <w:tcPr>
                <w:tcW w:w="744" w:type="pct"/>
              </w:tcPr>
            </w:tcPrChange>
          </w:tcPr>
          <w:p w14:paraId="4190BC1F" w14:textId="2CC7821E" w:rsidR="002E4570" w:rsidRPr="00B83013" w:rsidDel="005B6842" w:rsidRDefault="002E4570" w:rsidP="00A018DB">
            <w:pPr>
              <w:pStyle w:val="af8"/>
              <w:rPr>
                <w:moveFrom w:id="3273" w:author="Masato YOSHIKAWA" w:date="2026-01-20T12:21:00Z" w16du:dateUtc="2026-01-20T03:21:00Z"/>
                <w:rFonts w:ascii="Times New Roman" w:eastAsia="ＭＳ 明朝" w:hAnsi="Times New Roman" w:cs="Times New Roman"/>
                <w:rPrChange w:id="3274" w:author="Masato YOSHIKAWA" w:date="2026-01-20T12:25:00Z" w16du:dateUtc="2026-01-20T03:25:00Z">
                  <w:rPr>
                    <w:moveFrom w:id="3275" w:author="Masato YOSHIKAWA" w:date="2026-01-20T12:21:00Z" w16du:dateUtc="2026-01-20T03:21:00Z"/>
                    <w:rFonts w:ascii="ＭＳ 明朝" w:eastAsia="ＭＳ 明朝" w:hAnsi="ＭＳ 明朝"/>
                  </w:rPr>
                </w:rPrChange>
              </w:rPr>
            </w:pPr>
            <w:moveFrom w:id="3276" w:author="Masato YOSHIKAWA" w:date="2026-01-20T12:21:00Z" w16du:dateUtc="2026-01-20T03:21:00Z">
              <w:r w:rsidRPr="00B83013" w:rsidDel="005B6842">
                <w:rPr>
                  <w:rFonts w:ascii="Times New Roman" w:eastAsia="ＭＳ 明朝" w:hAnsi="Times New Roman" w:cs="Times New Roman"/>
                  <w:rPrChange w:id="3277" w:author="Masato YOSHIKAWA" w:date="2026-01-20T12:25:00Z" w16du:dateUtc="2026-01-20T03:25:00Z">
                    <w:rPr>
                      <w:rFonts w:ascii="ＭＳ 明朝" w:eastAsia="ＭＳ 明朝" w:hAnsi="ＭＳ 明朝"/>
                    </w:rPr>
                  </w:rPrChange>
                </w:rPr>
                <w:t>Denial</w:t>
              </w:r>
            </w:moveFrom>
          </w:p>
        </w:tc>
        <w:tc>
          <w:tcPr>
            <w:tcW w:w="851" w:type="pct"/>
            <w:tcPrChange w:id="3278" w:author="Masato YOSHIKAWA" w:date="2026-01-20T12:20:00Z" w16du:dateUtc="2026-01-20T03:20:00Z">
              <w:tcPr>
                <w:tcW w:w="851" w:type="pct"/>
              </w:tcPr>
            </w:tcPrChange>
          </w:tcPr>
          <w:p w14:paraId="688DD0F1" w14:textId="7392C06F" w:rsidR="002E4570" w:rsidRPr="00B83013" w:rsidDel="005B6842" w:rsidRDefault="002E4570" w:rsidP="00A018DB">
            <w:pPr>
              <w:pStyle w:val="af8"/>
              <w:rPr>
                <w:moveFrom w:id="3279" w:author="Masato YOSHIKAWA" w:date="2026-01-20T12:21:00Z" w16du:dateUtc="2026-01-20T03:21:00Z"/>
                <w:rFonts w:ascii="Times New Roman" w:eastAsia="ＭＳ 明朝" w:hAnsi="Times New Roman" w:cs="Times New Roman"/>
                <w:rPrChange w:id="3280" w:author="Masato YOSHIKAWA" w:date="2026-01-20T12:25:00Z" w16du:dateUtc="2026-01-20T03:25:00Z">
                  <w:rPr>
                    <w:moveFrom w:id="3281" w:author="Masato YOSHIKAWA" w:date="2026-01-20T12:21:00Z" w16du:dateUtc="2026-01-20T03:21:00Z"/>
                    <w:rFonts w:ascii="ＭＳ 明朝" w:eastAsia="ＭＳ 明朝" w:hAnsi="ＭＳ 明朝"/>
                  </w:rPr>
                </w:rPrChange>
              </w:rPr>
            </w:pPr>
            <w:moveFrom w:id="3282" w:author="Masato YOSHIKAWA" w:date="2026-01-20T12:21:00Z" w16du:dateUtc="2026-01-20T03:21:00Z">
              <w:r w:rsidRPr="00B83013" w:rsidDel="005B6842">
                <w:rPr>
                  <w:rFonts w:ascii="Times New Roman" w:eastAsia="ＭＳ 明朝" w:hAnsi="Times New Roman" w:cs="Times New Roman"/>
                  <w:rPrChange w:id="3283" w:author="Masato YOSHIKAWA" w:date="2026-01-20T12:25:00Z" w16du:dateUtc="2026-01-20T03:25:00Z">
                    <w:rPr>
                      <w:rFonts w:ascii="ＭＳ 明朝" w:eastAsia="ＭＳ 明朝" w:hAnsi="ＭＳ 明朝"/>
                    </w:rPr>
                  </w:rPrChange>
                </w:rPr>
                <w:t>Reduction</w:t>
              </w:r>
            </w:moveFrom>
          </w:p>
        </w:tc>
        <w:tc>
          <w:tcPr>
            <w:tcW w:w="831" w:type="pct"/>
            <w:tcPrChange w:id="3284" w:author="Masato YOSHIKAWA" w:date="2026-01-20T12:20:00Z" w16du:dateUtc="2026-01-20T03:20:00Z">
              <w:tcPr>
                <w:tcW w:w="831" w:type="pct"/>
              </w:tcPr>
            </w:tcPrChange>
          </w:tcPr>
          <w:p w14:paraId="2395AC08" w14:textId="3117A4B9" w:rsidR="002E4570" w:rsidRPr="00B83013" w:rsidDel="005B6842" w:rsidRDefault="002E4570" w:rsidP="00A018DB">
            <w:pPr>
              <w:pStyle w:val="af8"/>
              <w:rPr>
                <w:moveFrom w:id="3285" w:author="Masato YOSHIKAWA" w:date="2026-01-20T12:21:00Z" w16du:dateUtc="2026-01-20T03:21:00Z"/>
                <w:rFonts w:ascii="Times New Roman" w:eastAsia="ＭＳ 明朝" w:hAnsi="Times New Roman" w:cs="Times New Roman"/>
                <w:rPrChange w:id="3286" w:author="Masato YOSHIKAWA" w:date="2026-01-20T12:25:00Z" w16du:dateUtc="2026-01-20T03:25:00Z">
                  <w:rPr>
                    <w:moveFrom w:id="3287" w:author="Masato YOSHIKAWA" w:date="2026-01-20T12:21:00Z" w16du:dateUtc="2026-01-20T03:21:00Z"/>
                    <w:rFonts w:ascii="ＭＳ 明朝" w:eastAsia="ＭＳ 明朝" w:hAnsi="ＭＳ 明朝"/>
                  </w:rPr>
                </w:rPrChange>
              </w:rPr>
            </w:pPr>
            <w:moveFrom w:id="3288" w:author="Masato YOSHIKAWA" w:date="2026-01-20T12:21:00Z" w16du:dateUtc="2026-01-20T03:21:00Z">
              <w:r w:rsidRPr="00B83013" w:rsidDel="005B6842">
                <w:rPr>
                  <w:rFonts w:ascii="Times New Roman" w:eastAsia="ＭＳ 明朝" w:hAnsi="Times New Roman" w:cs="Times New Roman"/>
                  <w:rPrChange w:id="3289" w:author="Masato YOSHIKAWA" w:date="2026-01-20T12:25:00Z" w16du:dateUtc="2026-01-20T03:25:00Z">
                    <w:rPr>
                      <w:rFonts w:ascii="ＭＳ 明朝" w:eastAsia="ＭＳ 明朝" w:hAnsi="ＭＳ 明朝"/>
                    </w:rPr>
                  </w:rPrChange>
                </w:rPr>
                <w:t>Denial</w:t>
              </w:r>
            </w:moveFrom>
          </w:p>
        </w:tc>
      </w:tr>
      <w:tr w:rsidR="002E4570" w:rsidRPr="00B83013" w:rsidDel="005B6842" w14:paraId="78F6B52E" w14:textId="259357A3" w:rsidTr="005B6842">
        <w:tc>
          <w:tcPr>
            <w:tcW w:w="583" w:type="pct"/>
            <w:tcPrChange w:id="3290" w:author="Masato YOSHIKAWA" w:date="2026-01-20T12:20:00Z" w16du:dateUtc="2026-01-20T03:20:00Z">
              <w:tcPr>
                <w:tcW w:w="582" w:type="pct"/>
              </w:tcPr>
            </w:tcPrChange>
          </w:tcPr>
          <w:p w14:paraId="474CF2EC" w14:textId="1D7FD619" w:rsidR="002E4570" w:rsidRPr="00B83013" w:rsidDel="005B6842" w:rsidRDefault="002E4570" w:rsidP="00A018DB">
            <w:pPr>
              <w:pStyle w:val="af8"/>
              <w:rPr>
                <w:moveFrom w:id="3291" w:author="Masato YOSHIKAWA" w:date="2026-01-20T12:21:00Z" w16du:dateUtc="2026-01-20T03:21:00Z"/>
                <w:rFonts w:ascii="Times New Roman" w:eastAsia="ＭＳ 明朝" w:hAnsi="Times New Roman" w:cs="Times New Roman"/>
                <w:rPrChange w:id="3292" w:author="Masato YOSHIKAWA" w:date="2026-01-20T12:25:00Z" w16du:dateUtc="2026-01-20T03:25:00Z">
                  <w:rPr>
                    <w:moveFrom w:id="3293" w:author="Masato YOSHIKAWA" w:date="2026-01-20T12:21:00Z" w16du:dateUtc="2026-01-20T03:21:00Z"/>
                    <w:rFonts w:ascii="ＭＳ 明朝" w:eastAsia="ＭＳ 明朝" w:hAnsi="ＭＳ 明朝"/>
                  </w:rPr>
                </w:rPrChange>
              </w:rPr>
            </w:pPr>
            <w:moveFrom w:id="3294" w:author="Masato YOSHIKAWA" w:date="2026-01-20T12:21:00Z" w16du:dateUtc="2026-01-20T03:21:00Z">
              <w:r w:rsidRPr="00B83013" w:rsidDel="005B6842">
                <w:rPr>
                  <w:rFonts w:ascii="Times New Roman" w:eastAsia="ＭＳ 明朝" w:hAnsi="Times New Roman" w:cs="Times New Roman" w:hint="eastAsia"/>
                  <w:rPrChange w:id="3295" w:author="Masato YOSHIKAWA" w:date="2026-01-20T12:25:00Z" w16du:dateUtc="2026-01-20T03:25:00Z">
                    <w:rPr>
                      <w:rFonts w:ascii="ＭＳ 明朝" w:eastAsia="ＭＳ 明朝" w:hAnsi="ＭＳ 明朝" w:hint="eastAsia"/>
                    </w:rPr>
                  </w:rPrChange>
                </w:rPr>
                <w:t>麦藁帽</w:t>
              </w:r>
            </w:moveFrom>
          </w:p>
        </w:tc>
        <w:tc>
          <w:tcPr>
            <w:tcW w:w="583" w:type="pct"/>
            <w:tcPrChange w:id="3296" w:author="Masato YOSHIKAWA" w:date="2026-01-20T12:20:00Z" w16du:dateUtc="2026-01-20T03:20:00Z">
              <w:tcPr>
                <w:tcW w:w="583" w:type="pct"/>
              </w:tcPr>
            </w:tcPrChange>
          </w:tcPr>
          <w:p w14:paraId="6E1033B4" w14:textId="162B06B3" w:rsidR="002E4570" w:rsidRPr="00B83013" w:rsidDel="005B6842" w:rsidRDefault="002E4570" w:rsidP="00A018DB">
            <w:pPr>
              <w:pStyle w:val="af8"/>
              <w:rPr>
                <w:moveFrom w:id="3297" w:author="Masato YOSHIKAWA" w:date="2026-01-20T12:21:00Z" w16du:dateUtc="2026-01-20T03:21:00Z"/>
                <w:rFonts w:ascii="Times New Roman" w:eastAsia="ＭＳ 明朝" w:hAnsi="Times New Roman" w:cs="Times New Roman"/>
                <w:rPrChange w:id="3298" w:author="Masato YOSHIKAWA" w:date="2026-01-20T12:25:00Z" w16du:dateUtc="2026-01-20T03:25:00Z">
                  <w:rPr>
                    <w:moveFrom w:id="3299" w:author="Masato YOSHIKAWA" w:date="2026-01-20T12:21:00Z" w16du:dateUtc="2026-01-20T03:21:00Z"/>
                    <w:rFonts w:ascii="ＭＳ 明朝" w:eastAsia="ＭＳ 明朝" w:hAnsi="ＭＳ 明朝"/>
                  </w:rPr>
                </w:rPrChange>
              </w:rPr>
            </w:pPr>
            <w:moveFrom w:id="3300" w:author="Masato YOSHIKAWA" w:date="2026-01-20T12:21:00Z" w16du:dateUtc="2026-01-20T03:21:00Z">
              <w:r w:rsidRPr="00B83013" w:rsidDel="005B6842">
                <w:rPr>
                  <w:rFonts w:ascii="Times New Roman" w:eastAsia="ＭＳ 明朝" w:hAnsi="Times New Roman" w:cs="Times New Roman"/>
                  <w:rPrChange w:id="3301" w:author="Masato YOSHIKAWA" w:date="2026-01-20T12:25:00Z" w16du:dateUtc="2026-01-20T03:25:00Z">
                    <w:rPr>
                      <w:rFonts w:ascii="ＭＳ 明朝" w:eastAsia="ＭＳ 明朝" w:hAnsi="ＭＳ 明朝"/>
                    </w:rPr>
                  </w:rPrChange>
                </w:rPr>
                <w:t>straw hat</w:t>
              </w:r>
            </w:moveFrom>
          </w:p>
        </w:tc>
        <w:tc>
          <w:tcPr>
            <w:tcW w:w="629" w:type="pct"/>
            <w:tcPrChange w:id="3302" w:author="Masato YOSHIKAWA" w:date="2026-01-20T12:20:00Z" w16du:dateUtc="2026-01-20T03:20:00Z">
              <w:tcPr>
                <w:tcW w:w="629" w:type="pct"/>
              </w:tcPr>
            </w:tcPrChange>
          </w:tcPr>
          <w:p w14:paraId="7E9C76C6" w14:textId="7EE58461" w:rsidR="002E4570" w:rsidRPr="00B83013" w:rsidDel="005B6842" w:rsidRDefault="002E4570" w:rsidP="00A018DB">
            <w:pPr>
              <w:pStyle w:val="af8"/>
              <w:rPr>
                <w:moveFrom w:id="3303" w:author="Masato YOSHIKAWA" w:date="2026-01-20T12:21:00Z" w16du:dateUtc="2026-01-20T03:21:00Z"/>
                <w:rFonts w:ascii="Times New Roman" w:eastAsia="ＭＳ 明朝" w:hAnsi="Times New Roman" w:cs="Times New Roman"/>
                <w:rPrChange w:id="3304" w:author="Masato YOSHIKAWA" w:date="2026-01-20T12:25:00Z" w16du:dateUtc="2026-01-20T03:25:00Z">
                  <w:rPr>
                    <w:moveFrom w:id="3305" w:author="Masato YOSHIKAWA" w:date="2026-01-20T12:21:00Z" w16du:dateUtc="2026-01-20T03:21:00Z"/>
                    <w:rFonts w:ascii="ＭＳ 明朝" w:eastAsia="ＭＳ 明朝" w:hAnsi="ＭＳ 明朝"/>
                  </w:rPr>
                </w:rPrChange>
              </w:rPr>
            </w:pPr>
            <w:moveFrom w:id="3306" w:author="Masato YOSHIKAWA" w:date="2026-01-20T12:21:00Z" w16du:dateUtc="2026-01-20T03:21:00Z">
              <w:r w:rsidRPr="00B83013" w:rsidDel="005B6842">
                <w:rPr>
                  <w:rFonts w:ascii="Times New Roman" w:eastAsia="ＭＳ 明朝" w:hAnsi="Times New Roman" w:cs="Times New Roman"/>
                  <w:rPrChange w:id="3307" w:author="Masato YOSHIKAWA" w:date="2026-01-20T12:25:00Z" w16du:dateUtc="2026-01-20T03:25:00Z">
                    <w:rPr>
                      <w:rFonts w:ascii="ＭＳ 明朝" w:eastAsia="ＭＳ 明朝" w:hAnsi="ＭＳ 明朝"/>
                    </w:rPr>
                  </w:rPrChange>
                </w:rPr>
                <w:t>straw hat</w:t>
              </w:r>
            </w:moveFrom>
          </w:p>
        </w:tc>
        <w:tc>
          <w:tcPr>
            <w:tcW w:w="779" w:type="pct"/>
            <w:tcPrChange w:id="3308" w:author="Masato YOSHIKAWA" w:date="2026-01-20T12:20:00Z" w16du:dateUtc="2026-01-20T03:20:00Z">
              <w:tcPr>
                <w:tcW w:w="779" w:type="pct"/>
              </w:tcPr>
            </w:tcPrChange>
          </w:tcPr>
          <w:p w14:paraId="538589D5" w14:textId="1CD4F5F0" w:rsidR="002E4570" w:rsidRPr="00B83013" w:rsidDel="005B6842" w:rsidRDefault="002E4570" w:rsidP="00A018DB">
            <w:pPr>
              <w:pStyle w:val="af8"/>
              <w:rPr>
                <w:moveFrom w:id="3309" w:author="Masato YOSHIKAWA" w:date="2026-01-20T12:21:00Z" w16du:dateUtc="2026-01-20T03:21:00Z"/>
                <w:rFonts w:ascii="Times New Roman" w:eastAsia="ＭＳ 明朝" w:hAnsi="Times New Roman" w:cs="Times New Roman"/>
                <w:rPrChange w:id="3310" w:author="Masato YOSHIKAWA" w:date="2026-01-20T12:25:00Z" w16du:dateUtc="2026-01-20T03:25:00Z">
                  <w:rPr>
                    <w:moveFrom w:id="3311" w:author="Masato YOSHIKAWA" w:date="2026-01-20T12:21:00Z" w16du:dateUtc="2026-01-20T03:21:00Z"/>
                    <w:rFonts w:ascii="ＭＳ 明朝" w:eastAsia="ＭＳ 明朝" w:hAnsi="ＭＳ 明朝"/>
                  </w:rPr>
                </w:rPrChange>
              </w:rPr>
            </w:pPr>
            <w:moveFrom w:id="3312" w:author="Masato YOSHIKAWA" w:date="2026-01-20T12:21:00Z" w16du:dateUtc="2026-01-20T03:21:00Z">
              <w:r w:rsidRPr="00B83013" w:rsidDel="005B6842">
                <w:rPr>
                  <w:rFonts w:ascii="Times New Roman" w:eastAsia="ＭＳ 明朝" w:hAnsi="Times New Roman" w:cs="Times New Roman"/>
                  <w:rPrChange w:id="3313" w:author="Masato YOSHIKAWA" w:date="2026-01-20T12:25:00Z" w16du:dateUtc="2026-01-20T03:25:00Z">
                    <w:rPr>
                      <w:rFonts w:ascii="ＭＳ 明朝" w:eastAsia="ＭＳ 明朝" w:hAnsi="ＭＳ 明朝"/>
                    </w:rPr>
                  </w:rPrChange>
                </w:rPr>
                <w:t>Established equivalent</w:t>
              </w:r>
            </w:moveFrom>
          </w:p>
        </w:tc>
        <w:tc>
          <w:tcPr>
            <w:tcW w:w="744" w:type="pct"/>
            <w:tcPrChange w:id="3314" w:author="Masato YOSHIKAWA" w:date="2026-01-20T12:20:00Z" w16du:dateUtc="2026-01-20T03:20:00Z">
              <w:tcPr>
                <w:tcW w:w="744" w:type="pct"/>
              </w:tcPr>
            </w:tcPrChange>
          </w:tcPr>
          <w:p w14:paraId="45058C9E" w14:textId="5F52E5D4" w:rsidR="002E4570" w:rsidRPr="00B83013" w:rsidDel="005B6842" w:rsidRDefault="002E4570" w:rsidP="00A018DB">
            <w:pPr>
              <w:pStyle w:val="af8"/>
              <w:rPr>
                <w:moveFrom w:id="3315" w:author="Masato YOSHIKAWA" w:date="2026-01-20T12:21:00Z" w16du:dateUtc="2026-01-20T03:21:00Z"/>
                <w:rFonts w:ascii="Times New Roman" w:eastAsia="ＭＳ 明朝" w:hAnsi="Times New Roman" w:cs="Times New Roman"/>
                <w:rPrChange w:id="3316" w:author="Masato YOSHIKAWA" w:date="2026-01-20T12:25:00Z" w16du:dateUtc="2026-01-20T03:25:00Z">
                  <w:rPr>
                    <w:moveFrom w:id="3317" w:author="Masato YOSHIKAWA" w:date="2026-01-20T12:21:00Z" w16du:dateUtc="2026-01-20T03:21:00Z"/>
                    <w:rFonts w:ascii="ＭＳ 明朝" w:eastAsia="ＭＳ 明朝" w:hAnsi="ＭＳ 明朝"/>
                  </w:rPr>
                </w:rPrChange>
              </w:rPr>
            </w:pPr>
            <w:moveFrom w:id="3318" w:author="Masato YOSHIKAWA" w:date="2026-01-20T12:21:00Z" w16du:dateUtc="2026-01-20T03:21:00Z">
              <w:r w:rsidRPr="00B83013" w:rsidDel="005B6842">
                <w:rPr>
                  <w:rFonts w:ascii="Times New Roman" w:eastAsia="ＭＳ 明朝" w:hAnsi="Times New Roman" w:cs="Times New Roman"/>
                  <w:rPrChange w:id="3319" w:author="Masato YOSHIKAWA" w:date="2026-01-20T12:25:00Z" w16du:dateUtc="2026-01-20T03:25:00Z">
                    <w:rPr>
                      <w:rFonts w:ascii="ＭＳ 明朝" w:eastAsia="ＭＳ 明朝" w:hAnsi="ＭＳ 明朝"/>
                    </w:rPr>
                  </w:rPrChange>
                </w:rPr>
                <w:t>Minimization</w:t>
              </w:r>
            </w:moveFrom>
          </w:p>
        </w:tc>
        <w:tc>
          <w:tcPr>
            <w:tcW w:w="851" w:type="pct"/>
            <w:tcPrChange w:id="3320" w:author="Masato YOSHIKAWA" w:date="2026-01-20T12:20:00Z" w16du:dateUtc="2026-01-20T03:20:00Z">
              <w:tcPr>
                <w:tcW w:w="851" w:type="pct"/>
              </w:tcPr>
            </w:tcPrChange>
          </w:tcPr>
          <w:p w14:paraId="00F053E2" w14:textId="035F0F4F" w:rsidR="002E4570" w:rsidRPr="00B83013" w:rsidDel="005B6842" w:rsidRDefault="002E4570" w:rsidP="00A018DB">
            <w:pPr>
              <w:pStyle w:val="af8"/>
              <w:rPr>
                <w:moveFrom w:id="3321" w:author="Masato YOSHIKAWA" w:date="2026-01-20T12:21:00Z" w16du:dateUtc="2026-01-20T03:21:00Z"/>
                <w:rFonts w:ascii="Times New Roman" w:eastAsia="ＭＳ 明朝" w:hAnsi="Times New Roman" w:cs="Times New Roman"/>
                <w:rPrChange w:id="3322" w:author="Masato YOSHIKAWA" w:date="2026-01-20T12:25:00Z" w16du:dateUtc="2026-01-20T03:25:00Z">
                  <w:rPr>
                    <w:moveFrom w:id="3323" w:author="Masato YOSHIKAWA" w:date="2026-01-20T12:21:00Z" w16du:dateUtc="2026-01-20T03:21:00Z"/>
                    <w:rFonts w:ascii="ＭＳ 明朝" w:eastAsia="ＭＳ 明朝" w:hAnsi="ＭＳ 明朝"/>
                  </w:rPr>
                </w:rPrChange>
              </w:rPr>
            </w:pPr>
            <w:moveFrom w:id="3324" w:author="Masato YOSHIKAWA" w:date="2026-01-20T12:21:00Z" w16du:dateUtc="2026-01-20T03:21:00Z">
              <w:r w:rsidRPr="00B83013" w:rsidDel="005B6842">
                <w:rPr>
                  <w:rFonts w:ascii="Times New Roman" w:eastAsia="ＭＳ 明朝" w:hAnsi="Times New Roman" w:cs="Times New Roman"/>
                  <w:rPrChange w:id="3325" w:author="Masato YOSHIKAWA" w:date="2026-01-20T12:25:00Z" w16du:dateUtc="2026-01-20T03:25:00Z">
                    <w:rPr>
                      <w:rFonts w:ascii="ＭＳ 明朝" w:eastAsia="ＭＳ 明朝" w:hAnsi="ＭＳ 明朝"/>
                    </w:rPr>
                  </w:rPrChange>
                </w:rPr>
                <w:t>Established equivalent</w:t>
              </w:r>
            </w:moveFrom>
          </w:p>
        </w:tc>
        <w:tc>
          <w:tcPr>
            <w:tcW w:w="831" w:type="pct"/>
            <w:tcPrChange w:id="3326" w:author="Masato YOSHIKAWA" w:date="2026-01-20T12:20:00Z" w16du:dateUtc="2026-01-20T03:20:00Z">
              <w:tcPr>
                <w:tcW w:w="831" w:type="pct"/>
              </w:tcPr>
            </w:tcPrChange>
          </w:tcPr>
          <w:p w14:paraId="1ECEA759" w14:textId="1A32AFEA" w:rsidR="002E4570" w:rsidRPr="00B83013" w:rsidDel="005B6842" w:rsidRDefault="002E4570" w:rsidP="00A018DB">
            <w:pPr>
              <w:pStyle w:val="af8"/>
              <w:rPr>
                <w:moveFrom w:id="3327" w:author="Masato YOSHIKAWA" w:date="2026-01-20T12:21:00Z" w16du:dateUtc="2026-01-20T03:21:00Z"/>
                <w:rFonts w:ascii="Times New Roman" w:eastAsia="ＭＳ 明朝" w:hAnsi="Times New Roman" w:cs="Times New Roman"/>
                <w:rPrChange w:id="3328" w:author="Masato YOSHIKAWA" w:date="2026-01-20T12:25:00Z" w16du:dateUtc="2026-01-20T03:25:00Z">
                  <w:rPr>
                    <w:moveFrom w:id="3329" w:author="Masato YOSHIKAWA" w:date="2026-01-20T12:21:00Z" w16du:dateUtc="2026-01-20T03:21:00Z"/>
                    <w:rFonts w:ascii="ＭＳ 明朝" w:eastAsia="ＭＳ 明朝" w:hAnsi="ＭＳ 明朝"/>
                  </w:rPr>
                </w:rPrChange>
              </w:rPr>
            </w:pPr>
            <w:moveFrom w:id="3330" w:author="Masato YOSHIKAWA" w:date="2026-01-20T12:21:00Z" w16du:dateUtc="2026-01-20T03:21:00Z">
              <w:r w:rsidRPr="00B83013" w:rsidDel="005B6842">
                <w:rPr>
                  <w:rFonts w:ascii="Times New Roman" w:eastAsia="ＭＳ 明朝" w:hAnsi="Times New Roman" w:cs="Times New Roman"/>
                  <w:rPrChange w:id="3331" w:author="Masato YOSHIKAWA" w:date="2026-01-20T12:25:00Z" w16du:dateUtc="2026-01-20T03:25:00Z">
                    <w:rPr>
                      <w:rFonts w:ascii="ＭＳ 明朝" w:eastAsia="ＭＳ 明朝" w:hAnsi="ＭＳ 明朝"/>
                    </w:rPr>
                  </w:rPrChange>
                </w:rPr>
                <w:t>Minimization</w:t>
              </w:r>
            </w:moveFrom>
          </w:p>
        </w:tc>
      </w:tr>
      <w:tr w:rsidR="002E4570" w:rsidRPr="00B83013" w:rsidDel="005B6842" w14:paraId="0B0DEF87" w14:textId="0C09F55C" w:rsidTr="005B6842">
        <w:tc>
          <w:tcPr>
            <w:tcW w:w="583" w:type="pct"/>
            <w:tcPrChange w:id="3332" w:author="Masato YOSHIKAWA" w:date="2026-01-20T12:20:00Z" w16du:dateUtc="2026-01-20T03:20:00Z">
              <w:tcPr>
                <w:tcW w:w="582" w:type="pct"/>
              </w:tcPr>
            </w:tcPrChange>
          </w:tcPr>
          <w:p w14:paraId="2B91A5BA" w14:textId="2C2B9D04" w:rsidR="002E4570" w:rsidRPr="00B83013" w:rsidDel="005B6842" w:rsidRDefault="002E4570" w:rsidP="00A018DB">
            <w:pPr>
              <w:pStyle w:val="af8"/>
              <w:rPr>
                <w:moveFrom w:id="3333" w:author="Masato YOSHIKAWA" w:date="2026-01-20T12:21:00Z" w16du:dateUtc="2026-01-20T03:21:00Z"/>
                <w:rFonts w:ascii="Times New Roman" w:eastAsia="ＭＳ 明朝" w:hAnsi="Times New Roman" w:cs="Times New Roman"/>
                <w:rPrChange w:id="3334" w:author="Masato YOSHIKAWA" w:date="2026-01-20T12:25:00Z" w16du:dateUtc="2026-01-20T03:25:00Z">
                  <w:rPr>
                    <w:moveFrom w:id="3335" w:author="Masato YOSHIKAWA" w:date="2026-01-20T12:21:00Z" w16du:dateUtc="2026-01-20T03:21:00Z"/>
                    <w:rFonts w:ascii="ＭＳ 明朝" w:eastAsia="ＭＳ 明朝" w:hAnsi="ＭＳ 明朝"/>
                  </w:rPr>
                </w:rPrChange>
              </w:rPr>
            </w:pPr>
            <w:moveFrom w:id="3336" w:author="Masato YOSHIKAWA" w:date="2026-01-20T12:21:00Z" w16du:dateUtc="2026-01-20T03:21:00Z">
              <w:r w:rsidRPr="00B83013" w:rsidDel="005B6842">
                <w:rPr>
                  <w:rFonts w:ascii="Times New Roman" w:eastAsia="ＭＳ 明朝" w:hAnsi="Times New Roman" w:cs="Times New Roman" w:hint="eastAsia"/>
                  <w:rPrChange w:id="3337" w:author="Masato YOSHIKAWA" w:date="2026-01-20T12:25:00Z" w16du:dateUtc="2026-01-20T03:25:00Z">
                    <w:rPr>
                      <w:rFonts w:ascii="ＭＳ 明朝" w:eastAsia="ＭＳ 明朝" w:hAnsi="ＭＳ 明朝" w:hint="eastAsia"/>
                    </w:rPr>
                  </w:rPrChange>
                </w:rPr>
                <w:t>白絣</w:t>
              </w:r>
            </w:moveFrom>
          </w:p>
        </w:tc>
        <w:tc>
          <w:tcPr>
            <w:tcW w:w="583" w:type="pct"/>
            <w:tcPrChange w:id="3338" w:author="Masato YOSHIKAWA" w:date="2026-01-20T12:20:00Z" w16du:dateUtc="2026-01-20T03:20:00Z">
              <w:tcPr>
                <w:tcW w:w="583" w:type="pct"/>
              </w:tcPr>
            </w:tcPrChange>
          </w:tcPr>
          <w:p w14:paraId="0D8FA41E" w14:textId="70934DAB" w:rsidR="002E4570" w:rsidRPr="00B83013" w:rsidDel="005B6842" w:rsidRDefault="002E4570" w:rsidP="00A018DB">
            <w:pPr>
              <w:pStyle w:val="af8"/>
              <w:rPr>
                <w:moveFrom w:id="3339" w:author="Masato YOSHIKAWA" w:date="2026-01-20T12:21:00Z" w16du:dateUtc="2026-01-20T03:21:00Z"/>
                <w:rFonts w:ascii="Times New Roman" w:eastAsia="ＭＳ 明朝" w:hAnsi="Times New Roman" w:cs="Times New Roman"/>
                <w:rPrChange w:id="3340" w:author="Masato YOSHIKAWA" w:date="2026-01-20T12:25:00Z" w16du:dateUtc="2026-01-20T03:25:00Z">
                  <w:rPr>
                    <w:moveFrom w:id="3341" w:author="Masato YOSHIKAWA" w:date="2026-01-20T12:21:00Z" w16du:dateUtc="2026-01-20T03:21:00Z"/>
                    <w:rFonts w:ascii="ＭＳ 明朝" w:eastAsia="ＭＳ 明朝" w:hAnsi="ＭＳ 明朝"/>
                  </w:rPr>
                </w:rPrChange>
              </w:rPr>
            </w:pPr>
            <w:moveFrom w:id="3342" w:author="Masato YOSHIKAWA" w:date="2026-01-20T12:21:00Z" w16du:dateUtc="2026-01-20T03:21:00Z">
              <w:r w:rsidRPr="00B83013" w:rsidDel="005B6842">
                <w:rPr>
                  <w:rFonts w:ascii="Times New Roman" w:eastAsia="ＭＳ 明朝" w:hAnsi="Times New Roman" w:cs="Times New Roman"/>
                  <w:rPrChange w:id="3343" w:author="Masato YOSHIKAWA" w:date="2026-01-20T12:25:00Z" w16du:dateUtc="2026-01-20T03:25:00Z">
                    <w:rPr>
                      <w:rFonts w:ascii="ＭＳ 明朝" w:eastAsia="ＭＳ 明朝" w:hAnsi="ＭＳ 明朝"/>
                    </w:rPr>
                  </w:rPrChange>
                </w:rPr>
                <w:t>shirogasuri yukata</w:t>
              </w:r>
            </w:moveFrom>
          </w:p>
        </w:tc>
        <w:tc>
          <w:tcPr>
            <w:tcW w:w="629" w:type="pct"/>
            <w:tcPrChange w:id="3344" w:author="Masato YOSHIKAWA" w:date="2026-01-20T12:20:00Z" w16du:dateUtc="2026-01-20T03:20:00Z">
              <w:tcPr>
                <w:tcW w:w="629" w:type="pct"/>
              </w:tcPr>
            </w:tcPrChange>
          </w:tcPr>
          <w:p w14:paraId="5A97DAAE" w14:textId="47E0D3AA" w:rsidR="002E4570" w:rsidRPr="00B83013" w:rsidDel="005B6842" w:rsidRDefault="002E4570" w:rsidP="00A018DB">
            <w:pPr>
              <w:pStyle w:val="af8"/>
              <w:rPr>
                <w:moveFrom w:id="3345" w:author="Masato YOSHIKAWA" w:date="2026-01-20T12:21:00Z" w16du:dateUtc="2026-01-20T03:21:00Z"/>
                <w:rFonts w:ascii="Times New Roman" w:eastAsia="ＭＳ 明朝" w:hAnsi="Times New Roman" w:cs="Times New Roman"/>
                <w:rPrChange w:id="3346" w:author="Masato YOSHIKAWA" w:date="2026-01-20T12:25:00Z" w16du:dateUtc="2026-01-20T03:25:00Z">
                  <w:rPr>
                    <w:moveFrom w:id="3347" w:author="Masato YOSHIKAWA" w:date="2026-01-20T12:21:00Z" w16du:dateUtc="2026-01-20T03:21:00Z"/>
                    <w:rFonts w:ascii="ＭＳ 明朝" w:eastAsia="ＭＳ 明朝" w:hAnsi="ＭＳ 明朝"/>
                  </w:rPr>
                </w:rPrChange>
              </w:rPr>
            </w:pPr>
            <w:moveFrom w:id="3348" w:author="Masato YOSHIKAWA" w:date="2026-01-20T12:21:00Z" w16du:dateUtc="2026-01-20T03:21:00Z">
              <w:r w:rsidRPr="00B83013" w:rsidDel="005B6842">
                <w:rPr>
                  <w:rFonts w:ascii="Times New Roman" w:eastAsia="ＭＳ 明朝" w:hAnsi="Times New Roman" w:cs="Times New Roman"/>
                  <w:rPrChange w:id="3349" w:author="Masato YOSHIKAWA" w:date="2026-01-20T12:25:00Z" w16du:dateUtc="2026-01-20T03:25:00Z">
                    <w:rPr>
                      <w:rFonts w:ascii="ＭＳ 明朝" w:eastAsia="ＭＳ 明朝" w:hAnsi="ＭＳ 明朝"/>
                    </w:rPr>
                  </w:rPrChange>
                </w:rPr>
                <w:t>なし</w:t>
              </w:r>
            </w:moveFrom>
          </w:p>
        </w:tc>
        <w:tc>
          <w:tcPr>
            <w:tcW w:w="779" w:type="pct"/>
            <w:tcPrChange w:id="3350" w:author="Masato YOSHIKAWA" w:date="2026-01-20T12:20:00Z" w16du:dateUtc="2026-01-20T03:20:00Z">
              <w:tcPr>
                <w:tcW w:w="779" w:type="pct"/>
              </w:tcPr>
            </w:tcPrChange>
          </w:tcPr>
          <w:p w14:paraId="0EAD1F81" w14:textId="005B3502" w:rsidR="002E4570" w:rsidRPr="00B83013" w:rsidDel="005B6842" w:rsidRDefault="002E4570" w:rsidP="00A018DB">
            <w:pPr>
              <w:pStyle w:val="af8"/>
              <w:rPr>
                <w:moveFrom w:id="3351" w:author="Masato YOSHIKAWA" w:date="2026-01-20T12:21:00Z" w16du:dateUtc="2026-01-20T03:21:00Z"/>
                <w:rFonts w:ascii="Times New Roman" w:eastAsia="ＭＳ 明朝" w:hAnsi="Times New Roman" w:cs="Times New Roman"/>
                <w:rPrChange w:id="3352" w:author="Masato YOSHIKAWA" w:date="2026-01-20T12:25:00Z" w16du:dateUtc="2026-01-20T03:25:00Z">
                  <w:rPr>
                    <w:moveFrom w:id="3353" w:author="Masato YOSHIKAWA" w:date="2026-01-20T12:21:00Z" w16du:dateUtc="2026-01-20T03:21:00Z"/>
                    <w:rFonts w:ascii="ＭＳ 明朝" w:eastAsia="ＭＳ 明朝" w:hAnsi="ＭＳ 明朝"/>
                  </w:rPr>
                </w:rPrChange>
              </w:rPr>
            </w:pPr>
            <w:moveFrom w:id="3354" w:author="Masato YOSHIKAWA" w:date="2026-01-20T12:21:00Z" w16du:dateUtc="2026-01-20T03:21:00Z">
              <w:r w:rsidRPr="00B83013" w:rsidDel="005B6842">
                <w:rPr>
                  <w:rFonts w:ascii="Times New Roman" w:eastAsia="ＭＳ 明朝" w:hAnsi="Times New Roman" w:cs="Times New Roman"/>
                  <w:rPrChange w:id="3355" w:author="Masato YOSHIKAWA" w:date="2026-01-20T12:25:00Z" w16du:dateUtc="2026-01-20T03:25:00Z">
                    <w:rPr>
                      <w:rFonts w:ascii="ＭＳ 明朝" w:eastAsia="ＭＳ 明朝" w:hAnsi="ＭＳ 明朝"/>
                    </w:rPr>
                  </w:rPrChange>
                </w:rPr>
                <w:t>Amplification</w:t>
              </w:r>
            </w:moveFrom>
          </w:p>
        </w:tc>
        <w:tc>
          <w:tcPr>
            <w:tcW w:w="744" w:type="pct"/>
            <w:tcPrChange w:id="3356" w:author="Masato YOSHIKAWA" w:date="2026-01-20T12:20:00Z" w16du:dateUtc="2026-01-20T03:20:00Z">
              <w:tcPr>
                <w:tcW w:w="744" w:type="pct"/>
              </w:tcPr>
            </w:tcPrChange>
          </w:tcPr>
          <w:p w14:paraId="229E469F" w14:textId="062392B7" w:rsidR="002E4570" w:rsidRPr="00B83013" w:rsidDel="005B6842" w:rsidRDefault="002E4570" w:rsidP="00A018DB">
            <w:pPr>
              <w:pStyle w:val="af8"/>
              <w:rPr>
                <w:moveFrom w:id="3357" w:author="Masato YOSHIKAWA" w:date="2026-01-20T12:21:00Z" w16du:dateUtc="2026-01-20T03:21:00Z"/>
                <w:rFonts w:ascii="Times New Roman" w:eastAsia="ＭＳ 明朝" w:hAnsi="Times New Roman" w:cs="Times New Roman"/>
                <w:rPrChange w:id="3358" w:author="Masato YOSHIKAWA" w:date="2026-01-20T12:25:00Z" w16du:dateUtc="2026-01-20T03:25:00Z">
                  <w:rPr>
                    <w:moveFrom w:id="3359" w:author="Masato YOSHIKAWA" w:date="2026-01-20T12:21:00Z" w16du:dateUtc="2026-01-20T03:21:00Z"/>
                    <w:rFonts w:ascii="ＭＳ 明朝" w:eastAsia="ＭＳ 明朝" w:hAnsi="ＭＳ 明朝"/>
                  </w:rPr>
                </w:rPrChange>
              </w:rPr>
            </w:pPr>
            <w:moveFrom w:id="3360" w:author="Masato YOSHIKAWA" w:date="2026-01-20T12:21:00Z" w16du:dateUtc="2026-01-20T03:21:00Z">
              <w:r w:rsidRPr="00B83013" w:rsidDel="005B6842">
                <w:rPr>
                  <w:rFonts w:ascii="Times New Roman" w:eastAsia="ＭＳ 明朝" w:hAnsi="Times New Roman" w:cs="Times New Roman"/>
                  <w:rPrChange w:id="3361" w:author="Masato YOSHIKAWA" w:date="2026-01-20T12:25:00Z" w16du:dateUtc="2026-01-20T03:25:00Z">
                    <w:rPr>
                      <w:rFonts w:ascii="ＭＳ 明朝" w:eastAsia="ＭＳ 明朝" w:hAnsi="ＭＳ 明朝"/>
                    </w:rPr>
                  </w:rPrChange>
                </w:rPr>
                <w:t>Adaptation</w:t>
              </w:r>
            </w:moveFrom>
          </w:p>
        </w:tc>
        <w:tc>
          <w:tcPr>
            <w:tcW w:w="851" w:type="pct"/>
            <w:tcPrChange w:id="3362" w:author="Masato YOSHIKAWA" w:date="2026-01-20T12:20:00Z" w16du:dateUtc="2026-01-20T03:20:00Z">
              <w:tcPr>
                <w:tcW w:w="851" w:type="pct"/>
              </w:tcPr>
            </w:tcPrChange>
          </w:tcPr>
          <w:p w14:paraId="2D08026D" w14:textId="6E30A388" w:rsidR="002E4570" w:rsidRPr="00B83013" w:rsidDel="005B6842" w:rsidRDefault="002E4570" w:rsidP="00A018DB">
            <w:pPr>
              <w:pStyle w:val="af8"/>
              <w:rPr>
                <w:moveFrom w:id="3363" w:author="Masato YOSHIKAWA" w:date="2026-01-20T12:21:00Z" w16du:dateUtc="2026-01-20T03:21:00Z"/>
                <w:rFonts w:ascii="Times New Roman" w:eastAsia="ＭＳ 明朝" w:hAnsi="Times New Roman" w:cs="Times New Roman"/>
                <w:rPrChange w:id="3364" w:author="Masato YOSHIKAWA" w:date="2026-01-20T12:25:00Z" w16du:dateUtc="2026-01-20T03:25:00Z">
                  <w:rPr>
                    <w:moveFrom w:id="3365" w:author="Masato YOSHIKAWA" w:date="2026-01-20T12:21:00Z" w16du:dateUtc="2026-01-20T03:21:00Z"/>
                    <w:rFonts w:ascii="ＭＳ 明朝" w:eastAsia="ＭＳ 明朝" w:hAnsi="ＭＳ 明朝"/>
                  </w:rPr>
                </w:rPrChange>
              </w:rPr>
            </w:pPr>
            <w:moveFrom w:id="3366" w:author="Masato YOSHIKAWA" w:date="2026-01-20T12:21:00Z" w16du:dateUtc="2026-01-20T03:21:00Z">
              <w:r w:rsidRPr="00B83013" w:rsidDel="005B6842">
                <w:rPr>
                  <w:rFonts w:ascii="Times New Roman" w:eastAsia="ＭＳ 明朝" w:hAnsi="Times New Roman" w:cs="Times New Roman"/>
                  <w:rPrChange w:id="3367" w:author="Masato YOSHIKAWA" w:date="2026-01-20T12:25:00Z" w16du:dateUtc="2026-01-20T03:25:00Z">
                    <w:rPr>
                      <w:rFonts w:ascii="ＭＳ 明朝" w:eastAsia="ＭＳ 明朝" w:hAnsi="ＭＳ 明朝"/>
                    </w:rPr>
                  </w:rPrChange>
                </w:rPr>
                <w:t>Reduction</w:t>
              </w:r>
            </w:moveFrom>
          </w:p>
        </w:tc>
        <w:tc>
          <w:tcPr>
            <w:tcW w:w="831" w:type="pct"/>
            <w:tcPrChange w:id="3368" w:author="Masato YOSHIKAWA" w:date="2026-01-20T12:20:00Z" w16du:dateUtc="2026-01-20T03:20:00Z">
              <w:tcPr>
                <w:tcW w:w="831" w:type="pct"/>
              </w:tcPr>
            </w:tcPrChange>
          </w:tcPr>
          <w:p w14:paraId="2751E013" w14:textId="6F43831D" w:rsidR="002E4570" w:rsidRPr="00B83013" w:rsidDel="005B6842" w:rsidRDefault="002E4570" w:rsidP="00A018DB">
            <w:pPr>
              <w:pStyle w:val="af8"/>
              <w:rPr>
                <w:moveFrom w:id="3369" w:author="Masato YOSHIKAWA" w:date="2026-01-20T12:21:00Z" w16du:dateUtc="2026-01-20T03:21:00Z"/>
                <w:rFonts w:ascii="Times New Roman" w:eastAsia="ＭＳ 明朝" w:hAnsi="Times New Roman" w:cs="Times New Roman"/>
                <w:rPrChange w:id="3370" w:author="Masato YOSHIKAWA" w:date="2026-01-20T12:25:00Z" w16du:dateUtc="2026-01-20T03:25:00Z">
                  <w:rPr>
                    <w:moveFrom w:id="3371" w:author="Masato YOSHIKAWA" w:date="2026-01-20T12:21:00Z" w16du:dateUtc="2026-01-20T03:21:00Z"/>
                    <w:rFonts w:ascii="ＭＳ 明朝" w:eastAsia="ＭＳ 明朝" w:hAnsi="ＭＳ 明朝"/>
                  </w:rPr>
                </w:rPrChange>
              </w:rPr>
            </w:pPr>
            <w:moveFrom w:id="3372" w:author="Masato YOSHIKAWA" w:date="2026-01-20T12:21:00Z" w16du:dateUtc="2026-01-20T03:21:00Z">
              <w:r w:rsidRPr="00B83013" w:rsidDel="005B6842">
                <w:rPr>
                  <w:rFonts w:ascii="Times New Roman" w:eastAsia="ＭＳ 明朝" w:hAnsi="Times New Roman" w:cs="Times New Roman"/>
                  <w:rPrChange w:id="3373" w:author="Masato YOSHIKAWA" w:date="2026-01-20T12:25:00Z" w16du:dateUtc="2026-01-20T03:25:00Z">
                    <w:rPr>
                      <w:rFonts w:ascii="ＭＳ 明朝" w:eastAsia="ＭＳ 明朝" w:hAnsi="ＭＳ 明朝"/>
                    </w:rPr>
                  </w:rPrChange>
                </w:rPr>
                <w:t>Denial</w:t>
              </w:r>
            </w:moveFrom>
          </w:p>
        </w:tc>
      </w:tr>
      <w:tr w:rsidR="002E4570" w:rsidRPr="00B83013" w:rsidDel="005B6842" w14:paraId="0D37D8D0" w14:textId="3E6DE881" w:rsidTr="005B6842">
        <w:tc>
          <w:tcPr>
            <w:tcW w:w="583" w:type="pct"/>
            <w:tcPrChange w:id="3374" w:author="Masato YOSHIKAWA" w:date="2026-01-20T12:20:00Z" w16du:dateUtc="2026-01-20T03:20:00Z">
              <w:tcPr>
                <w:tcW w:w="582" w:type="pct"/>
              </w:tcPr>
            </w:tcPrChange>
          </w:tcPr>
          <w:p w14:paraId="30AAD17B" w14:textId="7D4A16CE" w:rsidR="002E4570" w:rsidRPr="00B83013" w:rsidDel="005B6842" w:rsidRDefault="002E4570" w:rsidP="00A018DB">
            <w:pPr>
              <w:pStyle w:val="af8"/>
              <w:rPr>
                <w:moveFrom w:id="3375" w:author="Masato YOSHIKAWA" w:date="2026-01-20T12:21:00Z" w16du:dateUtc="2026-01-20T03:21:00Z"/>
                <w:rFonts w:ascii="Times New Roman" w:eastAsia="ＭＳ 明朝" w:hAnsi="Times New Roman" w:cs="Times New Roman"/>
                <w:rPrChange w:id="3376" w:author="Masato YOSHIKAWA" w:date="2026-01-20T12:25:00Z" w16du:dateUtc="2026-01-20T03:25:00Z">
                  <w:rPr>
                    <w:moveFrom w:id="3377" w:author="Masato YOSHIKAWA" w:date="2026-01-20T12:21:00Z" w16du:dateUtc="2026-01-20T03:21:00Z"/>
                    <w:rFonts w:ascii="ＭＳ 明朝" w:eastAsia="ＭＳ 明朝" w:hAnsi="ＭＳ 明朝"/>
                  </w:rPr>
                </w:rPrChange>
              </w:rPr>
            </w:pPr>
            <w:moveFrom w:id="3378" w:author="Masato YOSHIKAWA" w:date="2026-01-20T12:21:00Z" w16du:dateUtc="2026-01-20T03:21:00Z">
              <w:r w:rsidRPr="00B83013" w:rsidDel="005B6842">
                <w:rPr>
                  <w:rFonts w:ascii="Times New Roman" w:eastAsia="ＭＳ 明朝" w:hAnsi="Times New Roman" w:cs="Times New Roman" w:hint="eastAsia"/>
                  <w:rPrChange w:id="3379" w:author="Masato YOSHIKAWA" w:date="2026-01-20T12:25:00Z" w16du:dateUtc="2026-01-20T03:25:00Z">
                    <w:rPr>
                      <w:rFonts w:ascii="ＭＳ 明朝" w:eastAsia="ＭＳ 明朝" w:hAnsi="ＭＳ 明朝" w:hint="eastAsia"/>
                    </w:rPr>
                  </w:rPrChange>
                </w:rPr>
                <w:t>兵児帯</w:t>
              </w:r>
            </w:moveFrom>
          </w:p>
        </w:tc>
        <w:tc>
          <w:tcPr>
            <w:tcW w:w="583" w:type="pct"/>
            <w:tcPrChange w:id="3380" w:author="Masato YOSHIKAWA" w:date="2026-01-20T12:20:00Z" w16du:dateUtc="2026-01-20T03:20:00Z">
              <w:tcPr>
                <w:tcW w:w="583" w:type="pct"/>
              </w:tcPr>
            </w:tcPrChange>
          </w:tcPr>
          <w:p w14:paraId="24332172" w14:textId="79C38BE4" w:rsidR="002E4570" w:rsidRPr="00B83013" w:rsidDel="005B6842" w:rsidRDefault="002E4570" w:rsidP="00A018DB">
            <w:pPr>
              <w:pStyle w:val="af8"/>
              <w:rPr>
                <w:moveFrom w:id="3381" w:author="Masato YOSHIKAWA" w:date="2026-01-20T12:21:00Z" w16du:dateUtc="2026-01-20T03:21:00Z"/>
                <w:rFonts w:ascii="Times New Roman" w:eastAsia="ＭＳ 明朝" w:hAnsi="Times New Roman" w:cs="Times New Roman"/>
                <w:rPrChange w:id="3382" w:author="Masato YOSHIKAWA" w:date="2026-01-20T12:25:00Z" w16du:dateUtc="2026-01-20T03:25:00Z">
                  <w:rPr>
                    <w:moveFrom w:id="3383" w:author="Masato YOSHIKAWA" w:date="2026-01-20T12:21:00Z" w16du:dateUtc="2026-01-20T03:21:00Z"/>
                    <w:rFonts w:ascii="ＭＳ 明朝" w:eastAsia="ＭＳ 明朝" w:hAnsi="ＭＳ 明朝"/>
                  </w:rPr>
                </w:rPrChange>
              </w:rPr>
            </w:pPr>
            <w:moveFrom w:id="3384" w:author="Masato YOSHIKAWA" w:date="2026-01-20T12:21:00Z" w16du:dateUtc="2026-01-20T03:21:00Z">
              <w:r w:rsidRPr="00B83013" w:rsidDel="005B6842">
                <w:rPr>
                  <w:rFonts w:ascii="Times New Roman" w:eastAsia="ＭＳ 明朝" w:hAnsi="Times New Roman" w:cs="Times New Roman"/>
                  <w:rPrChange w:id="3385" w:author="Masato YOSHIKAWA" w:date="2026-01-20T12:25:00Z" w16du:dateUtc="2026-01-20T03:25:00Z">
                    <w:rPr>
                      <w:rFonts w:ascii="ＭＳ 明朝" w:eastAsia="ＭＳ 明朝" w:hAnsi="ＭＳ 明朝"/>
                    </w:rPr>
                  </w:rPrChange>
                </w:rPr>
                <w:t>hekoobi</w:t>
              </w:r>
            </w:moveFrom>
          </w:p>
        </w:tc>
        <w:tc>
          <w:tcPr>
            <w:tcW w:w="629" w:type="pct"/>
            <w:tcPrChange w:id="3386" w:author="Masato YOSHIKAWA" w:date="2026-01-20T12:20:00Z" w16du:dateUtc="2026-01-20T03:20:00Z">
              <w:tcPr>
                <w:tcW w:w="629" w:type="pct"/>
              </w:tcPr>
            </w:tcPrChange>
          </w:tcPr>
          <w:p w14:paraId="5896CA02" w14:textId="2985DD8C" w:rsidR="002E4570" w:rsidRPr="00B83013" w:rsidDel="005B6842" w:rsidRDefault="002E4570" w:rsidP="00A018DB">
            <w:pPr>
              <w:pStyle w:val="af8"/>
              <w:rPr>
                <w:moveFrom w:id="3387" w:author="Masato YOSHIKAWA" w:date="2026-01-20T12:21:00Z" w16du:dateUtc="2026-01-20T03:21:00Z"/>
                <w:rFonts w:ascii="Times New Roman" w:eastAsia="ＭＳ 明朝" w:hAnsi="Times New Roman" w:cs="Times New Roman"/>
                <w:rPrChange w:id="3388" w:author="Masato YOSHIKAWA" w:date="2026-01-20T12:25:00Z" w16du:dateUtc="2026-01-20T03:25:00Z">
                  <w:rPr>
                    <w:moveFrom w:id="3389" w:author="Masato YOSHIKAWA" w:date="2026-01-20T12:21:00Z" w16du:dateUtc="2026-01-20T03:21:00Z"/>
                    <w:rFonts w:ascii="ＭＳ 明朝" w:eastAsia="ＭＳ 明朝" w:hAnsi="ＭＳ 明朝"/>
                  </w:rPr>
                </w:rPrChange>
              </w:rPr>
            </w:pPr>
            <w:moveFrom w:id="3390" w:author="Masato YOSHIKAWA" w:date="2026-01-20T12:21:00Z" w16du:dateUtc="2026-01-20T03:21:00Z">
              <w:r w:rsidRPr="00B83013" w:rsidDel="005B6842">
                <w:rPr>
                  <w:rFonts w:ascii="Times New Roman" w:eastAsia="ＭＳ 明朝" w:hAnsi="Times New Roman" w:cs="Times New Roman"/>
                  <w:rPrChange w:id="3391" w:author="Masato YOSHIKAWA" w:date="2026-01-20T12:25:00Z" w16du:dateUtc="2026-01-20T03:25:00Z">
                    <w:rPr>
                      <w:rFonts w:ascii="ＭＳ 明朝" w:eastAsia="ＭＳ 明朝" w:hAnsi="ＭＳ 明朝"/>
                    </w:rPr>
                  </w:rPrChange>
                </w:rPr>
                <w:t>なし</w:t>
              </w:r>
            </w:moveFrom>
          </w:p>
        </w:tc>
        <w:tc>
          <w:tcPr>
            <w:tcW w:w="779" w:type="pct"/>
            <w:tcPrChange w:id="3392" w:author="Masato YOSHIKAWA" w:date="2026-01-20T12:20:00Z" w16du:dateUtc="2026-01-20T03:20:00Z">
              <w:tcPr>
                <w:tcW w:w="779" w:type="pct"/>
              </w:tcPr>
            </w:tcPrChange>
          </w:tcPr>
          <w:p w14:paraId="2BD0A663" w14:textId="4B97DFEF" w:rsidR="002E4570" w:rsidRPr="00B83013" w:rsidDel="005B6842" w:rsidRDefault="002E4570" w:rsidP="00A018DB">
            <w:pPr>
              <w:pStyle w:val="af8"/>
              <w:rPr>
                <w:moveFrom w:id="3393" w:author="Masato YOSHIKAWA" w:date="2026-01-20T12:21:00Z" w16du:dateUtc="2026-01-20T03:21:00Z"/>
                <w:rFonts w:ascii="Times New Roman" w:eastAsia="ＭＳ 明朝" w:hAnsi="Times New Roman" w:cs="Times New Roman"/>
                <w:rPrChange w:id="3394" w:author="Masato YOSHIKAWA" w:date="2026-01-20T12:25:00Z" w16du:dateUtc="2026-01-20T03:25:00Z">
                  <w:rPr>
                    <w:moveFrom w:id="3395" w:author="Masato YOSHIKAWA" w:date="2026-01-20T12:21:00Z" w16du:dateUtc="2026-01-20T03:21:00Z"/>
                    <w:rFonts w:ascii="ＭＳ 明朝" w:eastAsia="ＭＳ 明朝" w:hAnsi="ＭＳ 明朝"/>
                  </w:rPr>
                </w:rPrChange>
              </w:rPr>
            </w:pPr>
            <w:moveFrom w:id="3396" w:author="Masato YOSHIKAWA" w:date="2026-01-20T12:21:00Z" w16du:dateUtc="2026-01-20T03:21:00Z">
              <w:r w:rsidRPr="00B83013" w:rsidDel="005B6842">
                <w:rPr>
                  <w:rFonts w:ascii="Times New Roman" w:eastAsia="ＭＳ 明朝" w:hAnsi="Times New Roman" w:cs="Times New Roman"/>
                  <w:rPrChange w:id="3397" w:author="Masato YOSHIKAWA" w:date="2026-01-20T12:25:00Z" w16du:dateUtc="2026-01-20T03:25:00Z">
                    <w:rPr>
                      <w:rFonts w:ascii="ＭＳ 明朝" w:eastAsia="ＭＳ 明朝" w:hAnsi="ＭＳ 明朝"/>
                    </w:rPr>
                  </w:rPrChange>
                </w:rPr>
                <w:t>Amplification</w:t>
              </w:r>
            </w:moveFrom>
          </w:p>
        </w:tc>
        <w:tc>
          <w:tcPr>
            <w:tcW w:w="744" w:type="pct"/>
            <w:tcPrChange w:id="3398" w:author="Masato YOSHIKAWA" w:date="2026-01-20T12:20:00Z" w16du:dateUtc="2026-01-20T03:20:00Z">
              <w:tcPr>
                <w:tcW w:w="744" w:type="pct"/>
              </w:tcPr>
            </w:tcPrChange>
          </w:tcPr>
          <w:p w14:paraId="7E8C00DF" w14:textId="10B77B82" w:rsidR="002E4570" w:rsidRPr="00B83013" w:rsidDel="005B6842" w:rsidRDefault="002E4570" w:rsidP="00A018DB">
            <w:pPr>
              <w:pStyle w:val="af8"/>
              <w:rPr>
                <w:moveFrom w:id="3399" w:author="Masato YOSHIKAWA" w:date="2026-01-20T12:21:00Z" w16du:dateUtc="2026-01-20T03:21:00Z"/>
                <w:rFonts w:ascii="Times New Roman" w:eastAsia="ＭＳ 明朝" w:hAnsi="Times New Roman" w:cs="Times New Roman"/>
                <w:rPrChange w:id="3400" w:author="Masato YOSHIKAWA" w:date="2026-01-20T12:25:00Z" w16du:dateUtc="2026-01-20T03:25:00Z">
                  <w:rPr>
                    <w:moveFrom w:id="3401" w:author="Masato YOSHIKAWA" w:date="2026-01-20T12:21:00Z" w16du:dateUtc="2026-01-20T03:21:00Z"/>
                    <w:rFonts w:ascii="ＭＳ 明朝" w:eastAsia="ＭＳ 明朝" w:hAnsi="ＭＳ 明朝"/>
                  </w:rPr>
                </w:rPrChange>
              </w:rPr>
            </w:pPr>
            <w:moveFrom w:id="3402" w:author="Masato YOSHIKAWA" w:date="2026-01-20T12:21:00Z" w16du:dateUtc="2026-01-20T03:21:00Z">
              <w:r w:rsidRPr="00B83013" w:rsidDel="005B6842">
                <w:rPr>
                  <w:rFonts w:ascii="Times New Roman" w:eastAsia="ＭＳ 明朝" w:hAnsi="Times New Roman" w:cs="Times New Roman"/>
                  <w:rPrChange w:id="3403" w:author="Masato YOSHIKAWA" w:date="2026-01-20T12:25:00Z" w16du:dateUtc="2026-01-20T03:25:00Z">
                    <w:rPr>
                      <w:rFonts w:ascii="ＭＳ 明朝" w:eastAsia="ＭＳ 明朝" w:hAnsi="ＭＳ 明朝"/>
                    </w:rPr>
                  </w:rPrChange>
                </w:rPr>
                <w:t>Adaptation</w:t>
              </w:r>
            </w:moveFrom>
          </w:p>
        </w:tc>
        <w:tc>
          <w:tcPr>
            <w:tcW w:w="851" w:type="pct"/>
            <w:tcPrChange w:id="3404" w:author="Masato YOSHIKAWA" w:date="2026-01-20T12:20:00Z" w16du:dateUtc="2026-01-20T03:20:00Z">
              <w:tcPr>
                <w:tcW w:w="851" w:type="pct"/>
              </w:tcPr>
            </w:tcPrChange>
          </w:tcPr>
          <w:p w14:paraId="5C0A7434" w14:textId="1ADB0DEA" w:rsidR="002E4570" w:rsidRPr="00B83013" w:rsidDel="005B6842" w:rsidRDefault="002E4570" w:rsidP="00A018DB">
            <w:pPr>
              <w:pStyle w:val="af8"/>
              <w:rPr>
                <w:moveFrom w:id="3405" w:author="Masato YOSHIKAWA" w:date="2026-01-20T12:21:00Z" w16du:dateUtc="2026-01-20T03:21:00Z"/>
                <w:rFonts w:ascii="Times New Roman" w:eastAsia="ＭＳ 明朝" w:hAnsi="Times New Roman" w:cs="Times New Roman"/>
                <w:rPrChange w:id="3406" w:author="Masato YOSHIKAWA" w:date="2026-01-20T12:25:00Z" w16du:dateUtc="2026-01-20T03:25:00Z">
                  <w:rPr>
                    <w:moveFrom w:id="3407" w:author="Masato YOSHIKAWA" w:date="2026-01-20T12:21:00Z" w16du:dateUtc="2026-01-20T03:21:00Z"/>
                    <w:rFonts w:ascii="ＭＳ 明朝" w:eastAsia="ＭＳ 明朝" w:hAnsi="ＭＳ 明朝"/>
                  </w:rPr>
                </w:rPrChange>
              </w:rPr>
            </w:pPr>
            <w:moveFrom w:id="3408" w:author="Masato YOSHIKAWA" w:date="2026-01-20T12:21:00Z" w16du:dateUtc="2026-01-20T03:21:00Z">
              <w:r w:rsidRPr="00B83013" w:rsidDel="005B6842">
                <w:rPr>
                  <w:rFonts w:ascii="Times New Roman" w:eastAsia="ＭＳ 明朝" w:hAnsi="Times New Roman" w:cs="Times New Roman"/>
                  <w:rPrChange w:id="3409" w:author="Masato YOSHIKAWA" w:date="2026-01-20T12:25:00Z" w16du:dateUtc="2026-01-20T03:25:00Z">
                    <w:rPr>
                      <w:rFonts w:ascii="ＭＳ 明朝" w:eastAsia="ＭＳ 明朝" w:hAnsi="ＭＳ 明朝"/>
                    </w:rPr>
                  </w:rPrChange>
                </w:rPr>
                <w:t>Reduction</w:t>
              </w:r>
            </w:moveFrom>
          </w:p>
        </w:tc>
        <w:tc>
          <w:tcPr>
            <w:tcW w:w="831" w:type="pct"/>
            <w:tcPrChange w:id="3410" w:author="Masato YOSHIKAWA" w:date="2026-01-20T12:20:00Z" w16du:dateUtc="2026-01-20T03:20:00Z">
              <w:tcPr>
                <w:tcW w:w="831" w:type="pct"/>
              </w:tcPr>
            </w:tcPrChange>
          </w:tcPr>
          <w:p w14:paraId="1818DF36" w14:textId="15DF9BEF" w:rsidR="002E4570" w:rsidRPr="00B83013" w:rsidDel="005B6842" w:rsidRDefault="002E4570" w:rsidP="00A018DB">
            <w:pPr>
              <w:pStyle w:val="af8"/>
              <w:rPr>
                <w:moveFrom w:id="3411" w:author="Masato YOSHIKAWA" w:date="2026-01-20T12:21:00Z" w16du:dateUtc="2026-01-20T03:21:00Z"/>
                <w:rFonts w:ascii="Times New Roman" w:eastAsia="ＭＳ 明朝" w:hAnsi="Times New Roman" w:cs="Times New Roman"/>
                <w:rPrChange w:id="3412" w:author="Masato YOSHIKAWA" w:date="2026-01-20T12:25:00Z" w16du:dateUtc="2026-01-20T03:25:00Z">
                  <w:rPr>
                    <w:moveFrom w:id="3413" w:author="Masato YOSHIKAWA" w:date="2026-01-20T12:21:00Z" w16du:dateUtc="2026-01-20T03:21:00Z"/>
                    <w:rFonts w:ascii="ＭＳ 明朝" w:eastAsia="ＭＳ 明朝" w:hAnsi="ＭＳ 明朝"/>
                  </w:rPr>
                </w:rPrChange>
              </w:rPr>
            </w:pPr>
            <w:moveFrom w:id="3414" w:author="Masato YOSHIKAWA" w:date="2026-01-20T12:21:00Z" w16du:dateUtc="2026-01-20T03:21:00Z">
              <w:r w:rsidRPr="00B83013" w:rsidDel="005B6842">
                <w:rPr>
                  <w:rFonts w:ascii="Times New Roman" w:eastAsia="ＭＳ 明朝" w:hAnsi="Times New Roman" w:cs="Times New Roman"/>
                  <w:rPrChange w:id="3415" w:author="Masato YOSHIKAWA" w:date="2026-01-20T12:25:00Z" w16du:dateUtc="2026-01-20T03:25:00Z">
                    <w:rPr>
                      <w:rFonts w:ascii="ＭＳ 明朝" w:eastAsia="ＭＳ 明朝" w:hAnsi="ＭＳ 明朝"/>
                    </w:rPr>
                  </w:rPrChange>
                </w:rPr>
                <w:t>Denial</w:t>
              </w:r>
            </w:moveFrom>
          </w:p>
        </w:tc>
      </w:tr>
      <w:tr w:rsidR="002E4570" w:rsidRPr="00B83013" w:rsidDel="005B6842" w14:paraId="7E43FE9B" w14:textId="17BFF222" w:rsidTr="005B6842">
        <w:tc>
          <w:tcPr>
            <w:tcW w:w="583" w:type="pct"/>
            <w:tcPrChange w:id="3416" w:author="Masato YOSHIKAWA" w:date="2026-01-20T12:20:00Z" w16du:dateUtc="2026-01-20T03:20:00Z">
              <w:tcPr>
                <w:tcW w:w="582" w:type="pct"/>
              </w:tcPr>
            </w:tcPrChange>
          </w:tcPr>
          <w:p w14:paraId="32854DE6" w14:textId="7E595C63" w:rsidR="002E4570" w:rsidRPr="00B83013" w:rsidDel="005B6842" w:rsidRDefault="002E4570" w:rsidP="00A018DB">
            <w:pPr>
              <w:pStyle w:val="af8"/>
              <w:rPr>
                <w:moveFrom w:id="3417" w:author="Masato YOSHIKAWA" w:date="2026-01-20T12:21:00Z" w16du:dateUtc="2026-01-20T03:21:00Z"/>
                <w:rFonts w:ascii="Times New Roman" w:eastAsia="ＭＳ 明朝" w:hAnsi="Times New Roman" w:cs="Times New Roman"/>
                <w:rPrChange w:id="3418" w:author="Masato YOSHIKAWA" w:date="2026-01-20T12:25:00Z" w16du:dateUtc="2026-01-20T03:25:00Z">
                  <w:rPr>
                    <w:moveFrom w:id="3419" w:author="Masato YOSHIKAWA" w:date="2026-01-20T12:21:00Z" w16du:dateUtc="2026-01-20T03:21:00Z"/>
                    <w:rFonts w:ascii="ＭＳ 明朝" w:eastAsia="ＭＳ 明朝" w:hAnsi="ＭＳ 明朝"/>
                  </w:rPr>
                </w:rPrChange>
              </w:rPr>
            </w:pPr>
            <w:moveFrom w:id="3420" w:author="Masato YOSHIKAWA" w:date="2026-01-20T12:21:00Z" w16du:dateUtc="2026-01-20T03:21:00Z">
              <w:r w:rsidRPr="00B83013" w:rsidDel="005B6842">
                <w:rPr>
                  <w:rFonts w:ascii="Times New Roman" w:eastAsia="ＭＳ 明朝" w:hAnsi="Times New Roman" w:cs="Times New Roman" w:hint="eastAsia"/>
                  <w:rPrChange w:id="3421" w:author="Masato YOSHIKAWA" w:date="2026-01-20T12:25:00Z" w16du:dateUtc="2026-01-20T03:25:00Z">
                    <w:rPr>
                      <w:rFonts w:ascii="ＭＳ 明朝" w:eastAsia="ＭＳ 明朝" w:hAnsi="ＭＳ 明朝" w:hint="eastAsia"/>
                    </w:rPr>
                  </w:rPrChange>
                </w:rPr>
                <w:t>鎌倉</w:t>
              </w:r>
            </w:moveFrom>
          </w:p>
        </w:tc>
        <w:tc>
          <w:tcPr>
            <w:tcW w:w="583" w:type="pct"/>
            <w:tcPrChange w:id="3422" w:author="Masato YOSHIKAWA" w:date="2026-01-20T12:20:00Z" w16du:dateUtc="2026-01-20T03:20:00Z">
              <w:tcPr>
                <w:tcW w:w="583" w:type="pct"/>
              </w:tcPr>
            </w:tcPrChange>
          </w:tcPr>
          <w:p w14:paraId="3F0A3C15" w14:textId="63EFE10F" w:rsidR="002E4570" w:rsidRPr="00B83013" w:rsidDel="005B6842" w:rsidRDefault="002E4570" w:rsidP="00A018DB">
            <w:pPr>
              <w:pStyle w:val="af8"/>
              <w:rPr>
                <w:moveFrom w:id="3423" w:author="Masato YOSHIKAWA" w:date="2026-01-20T12:21:00Z" w16du:dateUtc="2026-01-20T03:21:00Z"/>
                <w:rFonts w:ascii="Times New Roman" w:eastAsia="ＭＳ 明朝" w:hAnsi="Times New Roman" w:cs="Times New Roman"/>
                <w:rPrChange w:id="3424" w:author="Masato YOSHIKAWA" w:date="2026-01-20T12:25:00Z" w16du:dateUtc="2026-01-20T03:25:00Z">
                  <w:rPr>
                    <w:moveFrom w:id="3425" w:author="Masato YOSHIKAWA" w:date="2026-01-20T12:21:00Z" w16du:dateUtc="2026-01-20T03:21:00Z"/>
                    <w:rFonts w:ascii="ＭＳ 明朝" w:eastAsia="ＭＳ 明朝" w:hAnsi="ＭＳ 明朝"/>
                  </w:rPr>
                </w:rPrChange>
              </w:rPr>
            </w:pPr>
            <w:moveFrom w:id="3426" w:author="Masato YOSHIKAWA" w:date="2026-01-20T12:21:00Z" w16du:dateUtc="2026-01-20T03:21:00Z">
              <w:r w:rsidRPr="00B83013" w:rsidDel="005B6842">
                <w:rPr>
                  <w:rFonts w:ascii="Times New Roman" w:eastAsia="ＭＳ 明朝" w:hAnsi="Times New Roman" w:cs="Times New Roman"/>
                  <w:rPrChange w:id="3427" w:author="Masato YOSHIKAWA" w:date="2026-01-20T12:25:00Z" w16du:dateUtc="2026-01-20T03:25:00Z">
                    <w:rPr>
                      <w:rFonts w:ascii="ＭＳ 明朝" w:eastAsia="ＭＳ 明朝" w:hAnsi="ＭＳ 明朝"/>
                    </w:rPr>
                  </w:rPrChange>
                </w:rPr>
                <w:t>Kamakura</w:t>
              </w:r>
            </w:moveFrom>
          </w:p>
        </w:tc>
        <w:tc>
          <w:tcPr>
            <w:tcW w:w="629" w:type="pct"/>
            <w:tcPrChange w:id="3428" w:author="Masato YOSHIKAWA" w:date="2026-01-20T12:20:00Z" w16du:dateUtc="2026-01-20T03:20:00Z">
              <w:tcPr>
                <w:tcW w:w="629" w:type="pct"/>
              </w:tcPr>
            </w:tcPrChange>
          </w:tcPr>
          <w:p w14:paraId="06AFCF11" w14:textId="2173105F" w:rsidR="002E4570" w:rsidRPr="00B83013" w:rsidDel="005B6842" w:rsidRDefault="002E4570" w:rsidP="00A018DB">
            <w:pPr>
              <w:pStyle w:val="af8"/>
              <w:rPr>
                <w:moveFrom w:id="3429" w:author="Masato YOSHIKAWA" w:date="2026-01-20T12:21:00Z" w16du:dateUtc="2026-01-20T03:21:00Z"/>
                <w:rFonts w:ascii="Times New Roman" w:eastAsia="ＭＳ 明朝" w:hAnsi="Times New Roman" w:cs="Times New Roman"/>
                <w:rPrChange w:id="3430" w:author="Masato YOSHIKAWA" w:date="2026-01-20T12:25:00Z" w16du:dateUtc="2026-01-20T03:25:00Z">
                  <w:rPr>
                    <w:moveFrom w:id="3431" w:author="Masato YOSHIKAWA" w:date="2026-01-20T12:21:00Z" w16du:dateUtc="2026-01-20T03:21:00Z"/>
                    <w:rFonts w:ascii="ＭＳ 明朝" w:eastAsia="ＭＳ 明朝" w:hAnsi="ＭＳ 明朝"/>
                  </w:rPr>
                </w:rPrChange>
              </w:rPr>
            </w:pPr>
            <w:moveFrom w:id="3432" w:author="Masato YOSHIKAWA" w:date="2026-01-20T12:21:00Z" w16du:dateUtc="2026-01-20T03:21:00Z">
              <w:r w:rsidRPr="00B83013" w:rsidDel="005B6842">
                <w:rPr>
                  <w:rFonts w:ascii="Times New Roman" w:eastAsia="ＭＳ 明朝" w:hAnsi="Times New Roman" w:cs="Times New Roman"/>
                  <w:rPrChange w:id="3433" w:author="Masato YOSHIKAWA" w:date="2026-01-20T12:25:00Z" w16du:dateUtc="2026-01-20T03:25:00Z">
                    <w:rPr>
                      <w:rFonts w:ascii="ＭＳ 明朝" w:eastAsia="ＭＳ 明朝" w:hAnsi="ＭＳ 明朝"/>
                    </w:rPr>
                  </w:rPrChange>
                </w:rPr>
                <w:t>なし</w:t>
              </w:r>
            </w:moveFrom>
          </w:p>
        </w:tc>
        <w:tc>
          <w:tcPr>
            <w:tcW w:w="779" w:type="pct"/>
            <w:tcPrChange w:id="3434" w:author="Masato YOSHIKAWA" w:date="2026-01-20T12:20:00Z" w16du:dateUtc="2026-01-20T03:20:00Z">
              <w:tcPr>
                <w:tcW w:w="779" w:type="pct"/>
              </w:tcPr>
            </w:tcPrChange>
          </w:tcPr>
          <w:p w14:paraId="21A7860F" w14:textId="197D8002" w:rsidR="002E4570" w:rsidRPr="00B83013" w:rsidDel="005B6842" w:rsidRDefault="002E4570" w:rsidP="00A018DB">
            <w:pPr>
              <w:pStyle w:val="af8"/>
              <w:rPr>
                <w:moveFrom w:id="3435" w:author="Masato YOSHIKAWA" w:date="2026-01-20T12:21:00Z" w16du:dateUtc="2026-01-20T03:21:00Z"/>
                <w:rFonts w:ascii="Times New Roman" w:eastAsia="ＭＳ 明朝" w:hAnsi="Times New Roman" w:cs="Times New Roman"/>
                <w:rPrChange w:id="3436" w:author="Masato YOSHIKAWA" w:date="2026-01-20T12:25:00Z" w16du:dateUtc="2026-01-20T03:25:00Z">
                  <w:rPr>
                    <w:moveFrom w:id="3437" w:author="Masato YOSHIKAWA" w:date="2026-01-20T12:21:00Z" w16du:dateUtc="2026-01-20T03:21:00Z"/>
                    <w:rFonts w:ascii="ＭＳ 明朝" w:eastAsia="ＭＳ 明朝" w:hAnsi="ＭＳ 明朝"/>
                  </w:rPr>
                </w:rPrChange>
              </w:rPr>
            </w:pPr>
            <w:moveFrom w:id="3438" w:author="Masato YOSHIKAWA" w:date="2026-01-20T12:21:00Z" w16du:dateUtc="2026-01-20T03:21:00Z">
              <w:r w:rsidRPr="00B83013" w:rsidDel="005B6842">
                <w:rPr>
                  <w:rFonts w:ascii="Times New Roman" w:eastAsia="ＭＳ 明朝" w:hAnsi="Times New Roman" w:cs="Times New Roman"/>
                  <w:rPrChange w:id="3439" w:author="Masato YOSHIKAWA" w:date="2026-01-20T12:25:00Z" w16du:dateUtc="2026-01-20T03:25:00Z">
                    <w:rPr>
                      <w:rFonts w:ascii="ＭＳ 明朝" w:eastAsia="ＭＳ 明朝" w:hAnsi="ＭＳ 明朝"/>
                    </w:rPr>
                  </w:rPrChange>
                </w:rPr>
                <w:t>Borrowing</w:t>
              </w:r>
            </w:moveFrom>
          </w:p>
        </w:tc>
        <w:tc>
          <w:tcPr>
            <w:tcW w:w="744" w:type="pct"/>
            <w:tcPrChange w:id="3440" w:author="Masato YOSHIKAWA" w:date="2026-01-20T12:20:00Z" w16du:dateUtc="2026-01-20T03:20:00Z">
              <w:tcPr>
                <w:tcW w:w="744" w:type="pct"/>
              </w:tcPr>
            </w:tcPrChange>
          </w:tcPr>
          <w:p w14:paraId="32CEC0D8" w14:textId="08D13151" w:rsidR="002E4570" w:rsidRPr="00B83013" w:rsidDel="005B6842" w:rsidRDefault="002E4570" w:rsidP="00A018DB">
            <w:pPr>
              <w:pStyle w:val="af8"/>
              <w:rPr>
                <w:moveFrom w:id="3441" w:author="Masato YOSHIKAWA" w:date="2026-01-20T12:21:00Z" w16du:dateUtc="2026-01-20T03:21:00Z"/>
                <w:rFonts w:ascii="Times New Roman" w:eastAsia="ＭＳ 明朝" w:hAnsi="Times New Roman" w:cs="Times New Roman"/>
                <w:rPrChange w:id="3442" w:author="Masato YOSHIKAWA" w:date="2026-01-20T12:25:00Z" w16du:dateUtc="2026-01-20T03:25:00Z">
                  <w:rPr>
                    <w:moveFrom w:id="3443" w:author="Masato YOSHIKAWA" w:date="2026-01-20T12:21:00Z" w16du:dateUtc="2026-01-20T03:21:00Z"/>
                    <w:rFonts w:ascii="ＭＳ 明朝" w:eastAsia="ＭＳ 明朝" w:hAnsi="ＭＳ 明朝"/>
                  </w:rPr>
                </w:rPrChange>
              </w:rPr>
            </w:pPr>
            <w:moveFrom w:id="3444" w:author="Masato YOSHIKAWA" w:date="2026-01-20T12:21:00Z" w16du:dateUtc="2026-01-20T03:21:00Z">
              <w:r w:rsidRPr="00B83013" w:rsidDel="005B6842">
                <w:rPr>
                  <w:rFonts w:ascii="Times New Roman" w:eastAsia="ＭＳ 明朝" w:hAnsi="Times New Roman" w:cs="Times New Roman"/>
                  <w:rPrChange w:id="3445" w:author="Masato YOSHIKAWA" w:date="2026-01-20T12:25:00Z" w16du:dateUtc="2026-01-20T03:25:00Z">
                    <w:rPr>
                      <w:rFonts w:ascii="ＭＳ 明朝" w:eastAsia="ＭＳ 明朝" w:hAnsi="ＭＳ 明朝"/>
                    </w:rPr>
                  </w:rPrChange>
                </w:rPr>
                <w:t>Acceptance</w:t>
              </w:r>
            </w:moveFrom>
          </w:p>
        </w:tc>
        <w:tc>
          <w:tcPr>
            <w:tcW w:w="851" w:type="pct"/>
            <w:tcPrChange w:id="3446" w:author="Masato YOSHIKAWA" w:date="2026-01-20T12:20:00Z" w16du:dateUtc="2026-01-20T03:20:00Z">
              <w:tcPr>
                <w:tcW w:w="851" w:type="pct"/>
              </w:tcPr>
            </w:tcPrChange>
          </w:tcPr>
          <w:p w14:paraId="40C8FEAD" w14:textId="0D5A7E21" w:rsidR="002E4570" w:rsidRPr="00B83013" w:rsidDel="005B6842" w:rsidRDefault="002E4570" w:rsidP="00A018DB">
            <w:pPr>
              <w:pStyle w:val="af8"/>
              <w:rPr>
                <w:moveFrom w:id="3447" w:author="Masato YOSHIKAWA" w:date="2026-01-20T12:21:00Z" w16du:dateUtc="2026-01-20T03:21:00Z"/>
                <w:rFonts w:ascii="Times New Roman" w:eastAsia="ＭＳ 明朝" w:hAnsi="Times New Roman" w:cs="Times New Roman"/>
                <w:rPrChange w:id="3448" w:author="Masato YOSHIKAWA" w:date="2026-01-20T12:25:00Z" w16du:dateUtc="2026-01-20T03:25:00Z">
                  <w:rPr>
                    <w:moveFrom w:id="3449" w:author="Masato YOSHIKAWA" w:date="2026-01-20T12:21:00Z" w16du:dateUtc="2026-01-20T03:21:00Z"/>
                    <w:rFonts w:ascii="ＭＳ 明朝" w:eastAsia="ＭＳ 明朝" w:hAnsi="ＭＳ 明朝"/>
                  </w:rPr>
                </w:rPrChange>
              </w:rPr>
            </w:pPr>
            <w:moveFrom w:id="3450" w:author="Masato YOSHIKAWA" w:date="2026-01-20T12:21:00Z" w16du:dateUtc="2026-01-20T03:21:00Z">
              <w:r w:rsidRPr="00B83013" w:rsidDel="005B6842">
                <w:rPr>
                  <w:rFonts w:ascii="Times New Roman" w:eastAsia="ＭＳ 明朝" w:hAnsi="Times New Roman" w:cs="Times New Roman"/>
                  <w:rPrChange w:id="3451" w:author="Masato YOSHIKAWA" w:date="2026-01-20T12:25:00Z" w16du:dateUtc="2026-01-20T03:25:00Z">
                    <w:rPr>
                      <w:rFonts w:ascii="ＭＳ 明朝" w:eastAsia="ＭＳ 明朝" w:hAnsi="ＭＳ 明朝"/>
                    </w:rPr>
                  </w:rPrChange>
                </w:rPr>
                <w:t>Reduction</w:t>
              </w:r>
            </w:moveFrom>
          </w:p>
        </w:tc>
        <w:tc>
          <w:tcPr>
            <w:tcW w:w="831" w:type="pct"/>
            <w:tcPrChange w:id="3452" w:author="Masato YOSHIKAWA" w:date="2026-01-20T12:20:00Z" w16du:dateUtc="2026-01-20T03:20:00Z">
              <w:tcPr>
                <w:tcW w:w="831" w:type="pct"/>
              </w:tcPr>
            </w:tcPrChange>
          </w:tcPr>
          <w:p w14:paraId="79DF1560" w14:textId="5F31E235" w:rsidR="002E4570" w:rsidRPr="00B83013" w:rsidDel="005B6842" w:rsidRDefault="002E4570" w:rsidP="00A018DB">
            <w:pPr>
              <w:pStyle w:val="af8"/>
              <w:rPr>
                <w:moveFrom w:id="3453" w:author="Masato YOSHIKAWA" w:date="2026-01-20T12:21:00Z" w16du:dateUtc="2026-01-20T03:21:00Z"/>
                <w:rFonts w:ascii="Times New Roman" w:eastAsia="ＭＳ 明朝" w:hAnsi="Times New Roman" w:cs="Times New Roman"/>
                <w:rPrChange w:id="3454" w:author="Masato YOSHIKAWA" w:date="2026-01-20T12:25:00Z" w16du:dateUtc="2026-01-20T03:25:00Z">
                  <w:rPr>
                    <w:moveFrom w:id="3455" w:author="Masato YOSHIKAWA" w:date="2026-01-20T12:21:00Z" w16du:dateUtc="2026-01-20T03:21:00Z"/>
                    <w:rFonts w:ascii="ＭＳ 明朝" w:eastAsia="ＭＳ 明朝" w:hAnsi="ＭＳ 明朝"/>
                  </w:rPr>
                </w:rPrChange>
              </w:rPr>
            </w:pPr>
            <w:moveFrom w:id="3456" w:author="Masato YOSHIKAWA" w:date="2026-01-20T12:21:00Z" w16du:dateUtc="2026-01-20T03:21:00Z">
              <w:r w:rsidRPr="00B83013" w:rsidDel="005B6842">
                <w:rPr>
                  <w:rFonts w:ascii="Times New Roman" w:eastAsia="ＭＳ 明朝" w:hAnsi="Times New Roman" w:cs="Times New Roman"/>
                  <w:rPrChange w:id="3457" w:author="Masato YOSHIKAWA" w:date="2026-01-20T12:25:00Z" w16du:dateUtc="2026-01-20T03:25:00Z">
                    <w:rPr>
                      <w:rFonts w:ascii="ＭＳ 明朝" w:eastAsia="ＭＳ 明朝" w:hAnsi="ＭＳ 明朝"/>
                    </w:rPr>
                  </w:rPrChange>
                </w:rPr>
                <w:t>Denial</w:t>
              </w:r>
            </w:moveFrom>
          </w:p>
        </w:tc>
      </w:tr>
      <w:tr w:rsidR="002E4570" w:rsidRPr="00B83013" w:rsidDel="005B6842" w14:paraId="2FEFA7A2" w14:textId="1E59CE05" w:rsidTr="005B6842">
        <w:tc>
          <w:tcPr>
            <w:tcW w:w="583" w:type="pct"/>
            <w:tcPrChange w:id="3458" w:author="Masato YOSHIKAWA" w:date="2026-01-20T12:20:00Z" w16du:dateUtc="2026-01-20T03:20:00Z">
              <w:tcPr>
                <w:tcW w:w="582" w:type="pct"/>
              </w:tcPr>
            </w:tcPrChange>
          </w:tcPr>
          <w:p w14:paraId="118B6E88" w14:textId="00661DB2" w:rsidR="002E4570" w:rsidRPr="00B83013" w:rsidDel="005B6842" w:rsidRDefault="002E4570" w:rsidP="00A018DB">
            <w:pPr>
              <w:pStyle w:val="af8"/>
              <w:rPr>
                <w:moveFrom w:id="3459" w:author="Masato YOSHIKAWA" w:date="2026-01-20T12:21:00Z" w16du:dateUtc="2026-01-20T03:21:00Z"/>
                <w:rFonts w:ascii="Times New Roman" w:eastAsia="ＭＳ 明朝" w:hAnsi="Times New Roman" w:cs="Times New Roman"/>
                <w:rPrChange w:id="3460" w:author="Masato YOSHIKAWA" w:date="2026-01-20T12:25:00Z" w16du:dateUtc="2026-01-20T03:25:00Z">
                  <w:rPr>
                    <w:moveFrom w:id="3461" w:author="Masato YOSHIKAWA" w:date="2026-01-20T12:21:00Z" w16du:dateUtc="2026-01-20T03:21:00Z"/>
                    <w:rFonts w:ascii="ＭＳ 明朝" w:eastAsia="ＭＳ 明朝" w:hAnsi="ＭＳ 明朝"/>
                  </w:rPr>
                </w:rPrChange>
              </w:rPr>
            </w:pPr>
            <w:moveFrom w:id="3462" w:author="Masato YOSHIKAWA" w:date="2026-01-20T12:21:00Z" w16du:dateUtc="2026-01-20T03:21:00Z">
              <w:r w:rsidRPr="00B83013" w:rsidDel="005B6842">
                <w:rPr>
                  <w:rFonts w:ascii="Times New Roman" w:eastAsia="ＭＳ 明朝" w:hAnsi="Times New Roman" w:cs="Times New Roman" w:hint="eastAsia"/>
                  <w:rPrChange w:id="3463" w:author="Masato YOSHIKAWA" w:date="2026-01-20T12:25:00Z" w16du:dateUtc="2026-01-20T03:25:00Z">
                    <w:rPr>
                      <w:rFonts w:ascii="ＭＳ 明朝" w:eastAsia="ＭＳ 明朝" w:hAnsi="ＭＳ 明朝" w:hint="eastAsia"/>
                    </w:rPr>
                  </w:rPrChange>
                </w:rPr>
                <w:t>下女</w:t>
              </w:r>
            </w:moveFrom>
          </w:p>
        </w:tc>
        <w:tc>
          <w:tcPr>
            <w:tcW w:w="583" w:type="pct"/>
            <w:tcPrChange w:id="3464" w:author="Masato YOSHIKAWA" w:date="2026-01-20T12:20:00Z" w16du:dateUtc="2026-01-20T03:20:00Z">
              <w:tcPr>
                <w:tcW w:w="583" w:type="pct"/>
              </w:tcPr>
            </w:tcPrChange>
          </w:tcPr>
          <w:p w14:paraId="2D1C1260" w14:textId="297D6180" w:rsidR="002E4570" w:rsidRPr="00B83013" w:rsidDel="005B6842" w:rsidRDefault="002E4570" w:rsidP="00A018DB">
            <w:pPr>
              <w:pStyle w:val="af8"/>
              <w:rPr>
                <w:moveFrom w:id="3465" w:author="Masato YOSHIKAWA" w:date="2026-01-20T12:21:00Z" w16du:dateUtc="2026-01-20T03:21:00Z"/>
                <w:rFonts w:ascii="Times New Roman" w:eastAsia="ＭＳ 明朝" w:hAnsi="Times New Roman" w:cs="Times New Roman"/>
                <w:rPrChange w:id="3466" w:author="Masato YOSHIKAWA" w:date="2026-01-20T12:25:00Z" w16du:dateUtc="2026-01-20T03:25:00Z">
                  <w:rPr>
                    <w:moveFrom w:id="3467" w:author="Masato YOSHIKAWA" w:date="2026-01-20T12:21:00Z" w16du:dateUtc="2026-01-20T03:21:00Z"/>
                    <w:rFonts w:ascii="ＭＳ 明朝" w:eastAsia="ＭＳ 明朝" w:hAnsi="ＭＳ 明朝"/>
                  </w:rPr>
                </w:rPrChange>
              </w:rPr>
            </w:pPr>
            <w:moveFrom w:id="3468" w:author="Masato YOSHIKAWA" w:date="2026-01-20T12:21:00Z" w16du:dateUtc="2026-01-20T03:21:00Z">
              <w:r w:rsidRPr="00B83013" w:rsidDel="005B6842">
                <w:rPr>
                  <w:rFonts w:ascii="Times New Roman" w:eastAsia="ＭＳ 明朝" w:hAnsi="Times New Roman" w:cs="Times New Roman"/>
                  <w:rPrChange w:id="3469" w:author="Masato YOSHIKAWA" w:date="2026-01-20T12:25:00Z" w16du:dateUtc="2026-01-20T03:25:00Z">
                    <w:rPr>
                      <w:rFonts w:ascii="ＭＳ 明朝" w:eastAsia="ＭＳ 明朝" w:hAnsi="ＭＳ 明朝"/>
                    </w:rPr>
                  </w:rPrChange>
                </w:rPr>
                <w:t>maid</w:t>
              </w:r>
            </w:moveFrom>
          </w:p>
        </w:tc>
        <w:tc>
          <w:tcPr>
            <w:tcW w:w="629" w:type="pct"/>
            <w:tcPrChange w:id="3470" w:author="Masato YOSHIKAWA" w:date="2026-01-20T12:20:00Z" w16du:dateUtc="2026-01-20T03:20:00Z">
              <w:tcPr>
                <w:tcW w:w="629" w:type="pct"/>
              </w:tcPr>
            </w:tcPrChange>
          </w:tcPr>
          <w:p w14:paraId="28F9C4D8" w14:textId="376E69A3" w:rsidR="002E4570" w:rsidRPr="00B83013" w:rsidDel="005B6842" w:rsidRDefault="002E4570" w:rsidP="00A018DB">
            <w:pPr>
              <w:pStyle w:val="af8"/>
              <w:rPr>
                <w:moveFrom w:id="3471" w:author="Masato YOSHIKAWA" w:date="2026-01-20T12:21:00Z" w16du:dateUtc="2026-01-20T03:21:00Z"/>
                <w:rFonts w:ascii="Times New Roman" w:eastAsia="ＭＳ 明朝" w:hAnsi="Times New Roman" w:cs="Times New Roman"/>
                <w:rPrChange w:id="3472" w:author="Masato YOSHIKAWA" w:date="2026-01-20T12:25:00Z" w16du:dateUtc="2026-01-20T03:25:00Z">
                  <w:rPr>
                    <w:moveFrom w:id="3473" w:author="Masato YOSHIKAWA" w:date="2026-01-20T12:21:00Z" w16du:dateUtc="2026-01-20T03:21:00Z"/>
                    <w:rFonts w:ascii="ＭＳ 明朝" w:eastAsia="ＭＳ 明朝" w:hAnsi="ＭＳ 明朝"/>
                  </w:rPr>
                </w:rPrChange>
              </w:rPr>
            </w:pPr>
            <w:moveFrom w:id="3474" w:author="Masato YOSHIKAWA" w:date="2026-01-20T12:21:00Z" w16du:dateUtc="2026-01-20T03:21:00Z">
              <w:r w:rsidRPr="00B83013" w:rsidDel="005B6842">
                <w:rPr>
                  <w:rFonts w:ascii="Times New Roman" w:eastAsia="ＭＳ 明朝" w:hAnsi="Times New Roman" w:cs="Times New Roman"/>
                  <w:rPrChange w:id="3475" w:author="Masato YOSHIKAWA" w:date="2026-01-20T12:25:00Z" w16du:dateUtc="2026-01-20T03:25:00Z">
                    <w:rPr>
                      <w:rFonts w:ascii="ＭＳ 明朝" w:eastAsia="ＭＳ 明朝" w:hAnsi="ＭＳ 明朝"/>
                    </w:rPr>
                  </w:rPrChange>
                </w:rPr>
                <w:t>maid</w:t>
              </w:r>
            </w:moveFrom>
          </w:p>
        </w:tc>
        <w:tc>
          <w:tcPr>
            <w:tcW w:w="779" w:type="pct"/>
            <w:tcPrChange w:id="3476" w:author="Masato YOSHIKAWA" w:date="2026-01-20T12:20:00Z" w16du:dateUtc="2026-01-20T03:20:00Z">
              <w:tcPr>
                <w:tcW w:w="779" w:type="pct"/>
              </w:tcPr>
            </w:tcPrChange>
          </w:tcPr>
          <w:p w14:paraId="11014F63" w14:textId="5CBE7045" w:rsidR="002E4570" w:rsidRPr="00B83013" w:rsidDel="005B6842" w:rsidRDefault="002E4570" w:rsidP="00A018DB">
            <w:pPr>
              <w:pStyle w:val="af8"/>
              <w:rPr>
                <w:moveFrom w:id="3477" w:author="Masato YOSHIKAWA" w:date="2026-01-20T12:21:00Z" w16du:dateUtc="2026-01-20T03:21:00Z"/>
                <w:rFonts w:ascii="Times New Roman" w:eastAsia="ＭＳ 明朝" w:hAnsi="Times New Roman" w:cs="Times New Roman"/>
                <w:rPrChange w:id="3478" w:author="Masato YOSHIKAWA" w:date="2026-01-20T12:25:00Z" w16du:dateUtc="2026-01-20T03:25:00Z">
                  <w:rPr>
                    <w:moveFrom w:id="3479" w:author="Masato YOSHIKAWA" w:date="2026-01-20T12:21:00Z" w16du:dateUtc="2026-01-20T03:21:00Z"/>
                    <w:rFonts w:ascii="ＭＳ 明朝" w:eastAsia="ＭＳ 明朝" w:hAnsi="ＭＳ 明朝"/>
                  </w:rPr>
                </w:rPrChange>
              </w:rPr>
            </w:pPr>
            <w:moveFrom w:id="3480" w:author="Masato YOSHIKAWA" w:date="2026-01-20T12:21:00Z" w16du:dateUtc="2026-01-20T03:21:00Z">
              <w:r w:rsidRPr="00B83013" w:rsidDel="005B6842">
                <w:rPr>
                  <w:rFonts w:ascii="Times New Roman" w:eastAsia="ＭＳ 明朝" w:hAnsi="Times New Roman" w:cs="Times New Roman"/>
                  <w:rPrChange w:id="3481" w:author="Masato YOSHIKAWA" w:date="2026-01-20T12:25:00Z" w16du:dateUtc="2026-01-20T03:25:00Z">
                    <w:rPr>
                      <w:rFonts w:ascii="ＭＳ 明朝" w:eastAsia="ＭＳ 明朝" w:hAnsi="ＭＳ 明朝"/>
                    </w:rPr>
                  </w:rPrChange>
                </w:rPr>
                <w:t>Established equivalent</w:t>
              </w:r>
            </w:moveFrom>
          </w:p>
        </w:tc>
        <w:tc>
          <w:tcPr>
            <w:tcW w:w="744" w:type="pct"/>
            <w:tcPrChange w:id="3482" w:author="Masato YOSHIKAWA" w:date="2026-01-20T12:20:00Z" w16du:dateUtc="2026-01-20T03:20:00Z">
              <w:tcPr>
                <w:tcW w:w="744" w:type="pct"/>
              </w:tcPr>
            </w:tcPrChange>
          </w:tcPr>
          <w:p w14:paraId="7A4F564A" w14:textId="60A6B6C9" w:rsidR="002E4570" w:rsidRPr="00B83013" w:rsidDel="005B6842" w:rsidRDefault="002E4570" w:rsidP="00A018DB">
            <w:pPr>
              <w:pStyle w:val="af8"/>
              <w:rPr>
                <w:moveFrom w:id="3483" w:author="Masato YOSHIKAWA" w:date="2026-01-20T12:21:00Z" w16du:dateUtc="2026-01-20T03:21:00Z"/>
                <w:rFonts w:ascii="Times New Roman" w:eastAsia="ＭＳ 明朝" w:hAnsi="Times New Roman" w:cs="Times New Roman"/>
                <w:rPrChange w:id="3484" w:author="Masato YOSHIKAWA" w:date="2026-01-20T12:25:00Z" w16du:dateUtc="2026-01-20T03:25:00Z">
                  <w:rPr>
                    <w:moveFrom w:id="3485" w:author="Masato YOSHIKAWA" w:date="2026-01-20T12:21:00Z" w16du:dateUtc="2026-01-20T03:21:00Z"/>
                    <w:rFonts w:ascii="ＭＳ 明朝" w:eastAsia="ＭＳ 明朝" w:hAnsi="ＭＳ 明朝"/>
                  </w:rPr>
                </w:rPrChange>
              </w:rPr>
            </w:pPr>
            <w:moveFrom w:id="3486" w:author="Masato YOSHIKAWA" w:date="2026-01-20T12:21:00Z" w16du:dateUtc="2026-01-20T03:21:00Z">
              <w:r w:rsidRPr="00B83013" w:rsidDel="005B6842">
                <w:rPr>
                  <w:rFonts w:ascii="Times New Roman" w:eastAsia="ＭＳ 明朝" w:hAnsi="Times New Roman" w:cs="Times New Roman"/>
                  <w:rPrChange w:id="3487" w:author="Masato YOSHIKAWA" w:date="2026-01-20T12:25:00Z" w16du:dateUtc="2026-01-20T03:25:00Z">
                    <w:rPr>
                      <w:rFonts w:ascii="ＭＳ 明朝" w:eastAsia="ＭＳ 明朝" w:hAnsi="ＭＳ 明朝"/>
                    </w:rPr>
                  </w:rPrChange>
                </w:rPr>
                <w:t>Minimization</w:t>
              </w:r>
            </w:moveFrom>
          </w:p>
        </w:tc>
        <w:tc>
          <w:tcPr>
            <w:tcW w:w="851" w:type="pct"/>
            <w:tcPrChange w:id="3488" w:author="Masato YOSHIKAWA" w:date="2026-01-20T12:20:00Z" w16du:dateUtc="2026-01-20T03:20:00Z">
              <w:tcPr>
                <w:tcW w:w="851" w:type="pct"/>
              </w:tcPr>
            </w:tcPrChange>
          </w:tcPr>
          <w:p w14:paraId="50AE401B" w14:textId="1C6F6100" w:rsidR="002E4570" w:rsidRPr="00B83013" w:rsidDel="005B6842" w:rsidRDefault="002E4570" w:rsidP="00A018DB">
            <w:pPr>
              <w:pStyle w:val="af8"/>
              <w:rPr>
                <w:moveFrom w:id="3489" w:author="Masato YOSHIKAWA" w:date="2026-01-20T12:21:00Z" w16du:dateUtc="2026-01-20T03:21:00Z"/>
                <w:rFonts w:ascii="Times New Roman" w:eastAsia="ＭＳ 明朝" w:hAnsi="Times New Roman" w:cs="Times New Roman"/>
                <w:rPrChange w:id="3490" w:author="Masato YOSHIKAWA" w:date="2026-01-20T12:25:00Z" w16du:dateUtc="2026-01-20T03:25:00Z">
                  <w:rPr>
                    <w:moveFrom w:id="3491" w:author="Masato YOSHIKAWA" w:date="2026-01-20T12:21:00Z" w16du:dateUtc="2026-01-20T03:21:00Z"/>
                    <w:rFonts w:ascii="ＭＳ 明朝" w:eastAsia="ＭＳ 明朝" w:hAnsi="ＭＳ 明朝"/>
                  </w:rPr>
                </w:rPrChange>
              </w:rPr>
            </w:pPr>
            <w:moveFrom w:id="3492" w:author="Masato YOSHIKAWA" w:date="2026-01-20T12:21:00Z" w16du:dateUtc="2026-01-20T03:21:00Z">
              <w:r w:rsidRPr="00B83013" w:rsidDel="005B6842">
                <w:rPr>
                  <w:rFonts w:ascii="Times New Roman" w:eastAsia="ＭＳ 明朝" w:hAnsi="Times New Roman" w:cs="Times New Roman"/>
                  <w:rPrChange w:id="3493" w:author="Masato YOSHIKAWA" w:date="2026-01-20T12:25:00Z" w16du:dateUtc="2026-01-20T03:25:00Z">
                    <w:rPr>
                      <w:rFonts w:ascii="ＭＳ 明朝" w:eastAsia="ＭＳ 明朝" w:hAnsi="ＭＳ 明朝"/>
                    </w:rPr>
                  </w:rPrChange>
                </w:rPr>
                <w:t>Established equivalent</w:t>
              </w:r>
            </w:moveFrom>
          </w:p>
        </w:tc>
        <w:tc>
          <w:tcPr>
            <w:tcW w:w="831" w:type="pct"/>
            <w:tcPrChange w:id="3494" w:author="Masato YOSHIKAWA" w:date="2026-01-20T12:20:00Z" w16du:dateUtc="2026-01-20T03:20:00Z">
              <w:tcPr>
                <w:tcW w:w="831" w:type="pct"/>
              </w:tcPr>
            </w:tcPrChange>
          </w:tcPr>
          <w:p w14:paraId="47DE22F3" w14:textId="414F681C" w:rsidR="002E4570" w:rsidRPr="00B83013" w:rsidDel="005B6842" w:rsidRDefault="002E4570" w:rsidP="00A018DB">
            <w:pPr>
              <w:pStyle w:val="af8"/>
              <w:rPr>
                <w:moveFrom w:id="3495" w:author="Masato YOSHIKAWA" w:date="2026-01-20T12:21:00Z" w16du:dateUtc="2026-01-20T03:21:00Z"/>
                <w:rFonts w:ascii="Times New Roman" w:eastAsia="ＭＳ 明朝" w:hAnsi="Times New Roman" w:cs="Times New Roman"/>
                <w:rPrChange w:id="3496" w:author="Masato YOSHIKAWA" w:date="2026-01-20T12:25:00Z" w16du:dateUtc="2026-01-20T03:25:00Z">
                  <w:rPr>
                    <w:moveFrom w:id="3497" w:author="Masato YOSHIKAWA" w:date="2026-01-20T12:21:00Z" w16du:dateUtc="2026-01-20T03:21:00Z"/>
                    <w:rFonts w:ascii="ＭＳ 明朝" w:eastAsia="ＭＳ 明朝" w:hAnsi="ＭＳ 明朝"/>
                  </w:rPr>
                </w:rPrChange>
              </w:rPr>
            </w:pPr>
            <w:moveFrom w:id="3498" w:author="Masato YOSHIKAWA" w:date="2026-01-20T12:21:00Z" w16du:dateUtc="2026-01-20T03:21:00Z">
              <w:r w:rsidRPr="00B83013" w:rsidDel="005B6842">
                <w:rPr>
                  <w:rFonts w:ascii="Times New Roman" w:eastAsia="ＭＳ 明朝" w:hAnsi="Times New Roman" w:cs="Times New Roman"/>
                  <w:rPrChange w:id="3499" w:author="Masato YOSHIKAWA" w:date="2026-01-20T12:25:00Z" w16du:dateUtc="2026-01-20T03:25:00Z">
                    <w:rPr>
                      <w:rFonts w:ascii="ＭＳ 明朝" w:eastAsia="ＭＳ 明朝" w:hAnsi="ＭＳ 明朝"/>
                    </w:rPr>
                  </w:rPrChange>
                </w:rPr>
                <w:t>Minimization</w:t>
              </w:r>
            </w:moveFrom>
          </w:p>
        </w:tc>
      </w:tr>
      <w:tr w:rsidR="002E4570" w:rsidRPr="00B83013" w:rsidDel="005B6842" w14:paraId="71AA859D" w14:textId="785DA5F2" w:rsidTr="005B6842">
        <w:tc>
          <w:tcPr>
            <w:tcW w:w="583" w:type="pct"/>
            <w:tcPrChange w:id="3500" w:author="Masato YOSHIKAWA" w:date="2026-01-20T12:20:00Z" w16du:dateUtc="2026-01-20T03:20:00Z">
              <w:tcPr>
                <w:tcW w:w="582" w:type="pct"/>
              </w:tcPr>
            </w:tcPrChange>
          </w:tcPr>
          <w:p w14:paraId="17FEC626" w14:textId="431E22FA" w:rsidR="002E4570" w:rsidRPr="00B83013" w:rsidDel="005B6842" w:rsidRDefault="002E4570" w:rsidP="00A018DB">
            <w:pPr>
              <w:pStyle w:val="af8"/>
              <w:rPr>
                <w:moveFrom w:id="3501" w:author="Masato YOSHIKAWA" w:date="2026-01-20T12:21:00Z" w16du:dateUtc="2026-01-20T03:21:00Z"/>
                <w:rFonts w:ascii="Times New Roman" w:eastAsia="ＭＳ 明朝" w:hAnsi="Times New Roman" w:cs="Times New Roman"/>
                <w:rPrChange w:id="3502" w:author="Masato YOSHIKAWA" w:date="2026-01-20T12:25:00Z" w16du:dateUtc="2026-01-20T03:25:00Z">
                  <w:rPr>
                    <w:moveFrom w:id="3503" w:author="Masato YOSHIKAWA" w:date="2026-01-20T12:21:00Z" w16du:dateUtc="2026-01-20T03:21:00Z"/>
                    <w:rFonts w:ascii="ＭＳ 明朝" w:eastAsia="ＭＳ 明朝" w:hAnsi="ＭＳ 明朝"/>
                  </w:rPr>
                </w:rPrChange>
              </w:rPr>
            </w:pPr>
            <w:moveFrom w:id="3504" w:author="Masato YOSHIKAWA" w:date="2026-01-20T12:21:00Z" w16du:dateUtc="2026-01-20T03:21:00Z">
              <w:r w:rsidRPr="00B83013" w:rsidDel="005B6842">
                <w:rPr>
                  <w:rFonts w:ascii="Times New Roman" w:eastAsia="ＭＳ 明朝" w:hAnsi="Times New Roman" w:cs="Times New Roman" w:hint="eastAsia"/>
                  <w:rPrChange w:id="3505" w:author="Masato YOSHIKAWA" w:date="2026-01-20T12:25:00Z" w16du:dateUtc="2026-01-20T03:25:00Z">
                    <w:rPr>
                      <w:rFonts w:ascii="ＭＳ 明朝" w:eastAsia="ＭＳ 明朝" w:hAnsi="ＭＳ 明朝" w:hint="eastAsia"/>
                    </w:rPr>
                  </w:rPrChange>
                </w:rPr>
                <w:t>名刺</w:t>
              </w:r>
            </w:moveFrom>
          </w:p>
        </w:tc>
        <w:tc>
          <w:tcPr>
            <w:tcW w:w="583" w:type="pct"/>
            <w:tcPrChange w:id="3506" w:author="Masato YOSHIKAWA" w:date="2026-01-20T12:20:00Z" w16du:dateUtc="2026-01-20T03:20:00Z">
              <w:tcPr>
                <w:tcW w:w="583" w:type="pct"/>
              </w:tcPr>
            </w:tcPrChange>
          </w:tcPr>
          <w:p w14:paraId="2404608B" w14:textId="43972C80" w:rsidR="002E4570" w:rsidRPr="00B83013" w:rsidDel="005B6842" w:rsidRDefault="002E4570" w:rsidP="00A018DB">
            <w:pPr>
              <w:pStyle w:val="af8"/>
              <w:rPr>
                <w:moveFrom w:id="3507" w:author="Masato YOSHIKAWA" w:date="2026-01-20T12:21:00Z" w16du:dateUtc="2026-01-20T03:21:00Z"/>
                <w:rFonts w:ascii="Times New Roman" w:eastAsia="ＭＳ 明朝" w:hAnsi="Times New Roman" w:cs="Times New Roman"/>
                <w:rPrChange w:id="3508" w:author="Masato YOSHIKAWA" w:date="2026-01-20T12:25:00Z" w16du:dateUtc="2026-01-20T03:25:00Z">
                  <w:rPr>
                    <w:moveFrom w:id="3509" w:author="Masato YOSHIKAWA" w:date="2026-01-20T12:21:00Z" w16du:dateUtc="2026-01-20T03:21:00Z"/>
                    <w:rFonts w:ascii="ＭＳ 明朝" w:eastAsia="ＭＳ 明朝" w:hAnsi="ＭＳ 明朝"/>
                  </w:rPr>
                </w:rPrChange>
              </w:rPr>
            </w:pPr>
            <w:moveFrom w:id="3510" w:author="Masato YOSHIKAWA" w:date="2026-01-20T12:21:00Z" w16du:dateUtc="2026-01-20T03:21:00Z">
              <w:r w:rsidRPr="00B83013" w:rsidDel="005B6842">
                <w:rPr>
                  <w:rFonts w:ascii="Times New Roman" w:eastAsia="ＭＳ 明朝" w:hAnsi="Times New Roman" w:cs="Times New Roman"/>
                  <w:rPrChange w:id="3511" w:author="Masato YOSHIKAWA" w:date="2026-01-20T12:25:00Z" w16du:dateUtc="2026-01-20T03:25:00Z">
                    <w:rPr>
                      <w:rFonts w:ascii="ＭＳ 明朝" w:eastAsia="ＭＳ 明朝" w:hAnsi="ＭＳ 明朝"/>
                    </w:rPr>
                  </w:rPrChange>
                </w:rPr>
                <w:t>なし</w:t>
              </w:r>
            </w:moveFrom>
          </w:p>
        </w:tc>
        <w:tc>
          <w:tcPr>
            <w:tcW w:w="629" w:type="pct"/>
            <w:tcPrChange w:id="3512" w:author="Masato YOSHIKAWA" w:date="2026-01-20T12:20:00Z" w16du:dateUtc="2026-01-20T03:20:00Z">
              <w:tcPr>
                <w:tcW w:w="629" w:type="pct"/>
              </w:tcPr>
            </w:tcPrChange>
          </w:tcPr>
          <w:p w14:paraId="56F88BF0" w14:textId="353A7063" w:rsidR="002E4570" w:rsidRPr="00B83013" w:rsidDel="005B6842" w:rsidRDefault="002E4570" w:rsidP="00A018DB">
            <w:pPr>
              <w:pStyle w:val="af8"/>
              <w:rPr>
                <w:moveFrom w:id="3513" w:author="Masato YOSHIKAWA" w:date="2026-01-20T12:21:00Z" w16du:dateUtc="2026-01-20T03:21:00Z"/>
                <w:rFonts w:ascii="Times New Roman" w:eastAsia="ＭＳ 明朝" w:hAnsi="Times New Roman" w:cs="Times New Roman"/>
                <w:rPrChange w:id="3514" w:author="Masato YOSHIKAWA" w:date="2026-01-20T12:25:00Z" w16du:dateUtc="2026-01-20T03:25:00Z">
                  <w:rPr>
                    <w:moveFrom w:id="3515" w:author="Masato YOSHIKAWA" w:date="2026-01-20T12:21:00Z" w16du:dateUtc="2026-01-20T03:21:00Z"/>
                    <w:rFonts w:ascii="ＭＳ 明朝" w:eastAsia="ＭＳ 明朝" w:hAnsi="ＭＳ 明朝"/>
                  </w:rPr>
                </w:rPrChange>
              </w:rPr>
            </w:pPr>
            <w:moveFrom w:id="3516" w:author="Masato YOSHIKAWA" w:date="2026-01-20T12:21:00Z" w16du:dateUtc="2026-01-20T03:21:00Z">
              <w:r w:rsidRPr="00B83013" w:rsidDel="005B6842">
                <w:rPr>
                  <w:rFonts w:ascii="Times New Roman" w:eastAsia="ＭＳ 明朝" w:hAnsi="Times New Roman" w:cs="Times New Roman"/>
                  <w:rPrChange w:id="3517" w:author="Masato YOSHIKAWA" w:date="2026-01-20T12:25:00Z" w16du:dateUtc="2026-01-20T03:25:00Z">
                    <w:rPr>
                      <w:rFonts w:ascii="ＭＳ 明朝" w:eastAsia="ＭＳ 明朝" w:hAnsi="ＭＳ 明朝"/>
                    </w:rPr>
                  </w:rPrChange>
                </w:rPr>
                <w:t>card</w:t>
              </w:r>
            </w:moveFrom>
          </w:p>
        </w:tc>
        <w:tc>
          <w:tcPr>
            <w:tcW w:w="779" w:type="pct"/>
            <w:tcPrChange w:id="3518" w:author="Masato YOSHIKAWA" w:date="2026-01-20T12:20:00Z" w16du:dateUtc="2026-01-20T03:20:00Z">
              <w:tcPr>
                <w:tcW w:w="779" w:type="pct"/>
              </w:tcPr>
            </w:tcPrChange>
          </w:tcPr>
          <w:p w14:paraId="181D4F0E" w14:textId="0CD51565" w:rsidR="002E4570" w:rsidRPr="00B83013" w:rsidDel="005B6842" w:rsidRDefault="002E4570" w:rsidP="00A018DB">
            <w:pPr>
              <w:pStyle w:val="af8"/>
              <w:rPr>
                <w:moveFrom w:id="3519" w:author="Masato YOSHIKAWA" w:date="2026-01-20T12:21:00Z" w16du:dateUtc="2026-01-20T03:21:00Z"/>
                <w:rFonts w:ascii="Times New Roman" w:eastAsia="ＭＳ 明朝" w:hAnsi="Times New Roman" w:cs="Times New Roman"/>
                <w:rPrChange w:id="3520" w:author="Masato YOSHIKAWA" w:date="2026-01-20T12:25:00Z" w16du:dateUtc="2026-01-20T03:25:00Z">
                  <w:rPr>
                    <w:moveFrom w:id="3521" w:author="Masato YOSHIKAWA" w:date="2026-01-20T12:21:00Z" w16du:dateUtc="2026-01-20T03:21:00Z"/>
                    <w:rFonts w:ascii="ＭＳ 明朝" w:eastAsia="ＭＳ 明朝" w:hAnsi="ＭＳ 明朝"/>
                  </w:rPr>
                </w:rPrChange>
              </w:rPr>
            </w:pPr>
            <w:moveFrom w:id="3522" w:author="Masato YOSHIKAWA" w:date="2026-01-20T12:21:00Z" w16du:dateUtc="2026-01-20T03:21:00Z">
              <w:r w:rsidRPr="00B83013" w:rsidDel="005B6842">
                <w:rPr>
                  <w:rFonts w:ascii="Times New Roman" w:eastAsia="ＭＳ 明朝" w:hAnsi="Times New Roman" w:cs="Times New Roman"/>
                  <w:rPrChange w:id="3523" w:author="Masato YOSHIKAWA" w:date="2026-01-20T12:25:00Z" w16du:dateUtc="2026-01-20T03:25:00Z">
                    <w:rPr>
                      <w:rFonts w:ascii="ＭＳ 明朝" w:eastAsia="ＭＳ 明朝" w:hAnsi="ＭＳ 明朝"/>
                    </w:rPr>
                  </w:rPrChange>
                </w:rPr>
                <w:t>Reduction</w:t>
              </w:r>
            </w:moveFrom>
          </w:p>
        </w:tc>
        <w:tc>
          <w:tcPr>
            <w:tcW w:w="744" w:type="pct"/>
            <w:tcPrChange w:id="3524" w:author="Masato YOSHIKAWA" w:date="2026-01-20T12:20:00Z" w16du:dateUtc="2026-01-20T03:20:00Z">
              <w:tcPr>
                <w:tcW w:w="744" w:type="pct"/>
              </w:tcPr>
            </w:tcPrChange>
          </w:tcPr>
          <w:p w14:paraId="376E8FE6" w14:textId="2585F580" w:rsidR="002E4570" w:rsidRPr="00B83013" w:rsidDel="005B6842" w:rsidRDefault="002E4570" w:rsidP="00A018DB">
            <w:pPr>
              <w:pStyle w:val="af8"/>
              <w:rPr>
                <w:moveFrom w:id="3525" w:author="Masato YOSHIKAWA" w:date="2026-01-20T12:21:00Z" w16du:dateUtc="2026-01-20T03:21:00Z"/>
                <w:rFonts w:ascii="Times New Roman" w:eastAsia="ＭＳ 明朝" w:hAnsi="Times New Roman" w:cs="Times New Roman"/>
                <w:rPrChange w:id="3526" w:author="Masato YOSHIKAWA" w:date="2026-01-20T12:25:00Z" w16du:dateUtc="2026-01-20T03:25:00Z">
                  <w:rPr>
                    <w:moveFrom w:id="3527" w:author="Masato YOSHIKAWA" w:date="2026-01-20T12:21:00Z" w16du:dateUtc="2026-01-20T03:21:00Z"/>
                    <w:rFonts w:ascii="ＭＳ 明朝" w:eastAsia="ＭＳ 明朝" w:hAnsi="ＭＳ 明朝"/>
                  </w:rPr>
                </w:rPrChange>
              </w:rPr>
            </w:pPr>
            <w:moveFrom w:id="3528" w:author="Masato YOSHIKAWA" w:date="2026-01-20T12:21:00Z" w16du:dateUtc="2026-01-20T03:21:00Z">
              <w:r w:rsidRPr="00B83013" w:rsidDel="005B6842">
                <w:rPr>
                  <w:rFonts w:ascii="Times New Roman" w:eastAsia="ＭＳ 明朝" w:hAnsi="Times New Roman" w:cs="Times New Roman"/>
                  <w:rPrChange w:id="3529" w:author="Masato YOSHIKAWA" w:date="2026-01-20T12:25:00Z" w16du:dateUtc="2026-01-20T03:25:00Z">
                    <w:rPr>
                      <w:rFonts w:ascii="ＭＳ 明朝" w:eastAsia="ＭＳ 明朝" w:hAnsi="ＭＳ 明朝"/>
                    </w:rPr>
                  </w:rPrChange>
                </w:rPr>
                <w:t>Denial</w:t>
              </w:r>
            </w:moveFrom>
          </w:p>
        </w:tc>
        <w:tc>
          <w:tcPr>
            <w:tcW w:w="851" w:type="pct"/>
            <w:tcPrChange w:id="3530" w:author="Masato YOSHIKAWA" w:date="2026-01-20T12:20:00Z" w16du:dateUtc="2026-01-20T03:20:00Z">
              <w:tcPr>
                <w:tcW w:w="851" w:type="pct"/>
              </w:tcPr>
            </w:tcPrChange>
          </w:tcPr>
          <w:p w14:paraId="27932CCB" w14:textId="5C29753A" w:rsidR="002E4570" w:rsidRPr="00B83013" w:rsidDel="005B6842" w:rsidRDefault="002E4570" w:rsidP="00A018DB">
            <w:pPr>
              <w:pStyle w:val="af8"/>
              <w:rPr>
                <w:moveFrom w:id="3531" w:author="Masato YOSHIKAWA" w:date="2026-01-20T12:21:00Z" w16du:dateUtc="2026-01-20T03:21:00Z"/>
                <w:rFonts w:ascii="Times New Roman" w:eastAsia="ＭＳ 明朝" w:hAnsi="Times New Roman" w:cs="Times New Roman"/>
                <w:rPrChange w:id="3532" w:author="Masato YOSHIKAWA" w:date="2026-01-20T12:25:00Z" w16du:dateUtc="2026-01-20T03:25:00Z">
                  <w:rPr>
                    <w:moveFrom w:id="3533" w:author="Masato YOSHIKAWA" w:date="2026-01-20T12:21:00Z" w16du:dateUtc="2026-01-20T03:21:00Z"/>
                    <w:rFonts w:ascii="ＭＳ 明朝" w:eastAsia="ＭＳ 明朝" w:hAnsi="ＭＳ 明朝"/>
                  </w:rPr>
                </w:rPrChange>
              </w:rPr>
            </w:pPr>
            <w:moveFrom w:id="3534" w:author="Masato YOSHIKAWA" w:date="2026-01-20T12:21:00Z" w16du:dateUtc="2026-01-20T03:21:00Z">
              <w:r w:rsidRPr="00B83013" w:rsidDel="005B6842">
                <w:rPr>
                  <w:rFonts w:ascii="Times New Roman" w:eastAsia="ＭＳ 明朝" w:hAnsi="Times New Roman" w:cs="Times New Roman"/>
                  <w:rPrChange w:id="3535" w:author="Masato YOSHIKAWA" w:date="2026-01-20T12:25:00Z" w16du:dateUtc="2026-01-20T03:25:00Z">
                    <w:rPr>
                      <w:rFonts w:ascii="ＭＳ 明朝" w:eastAsia="ＭＳ 明朝" w:hAnsi="ＭＳ 明朝"/>
                    </w:rPr>
                  </w:rPrChange>
                </w:rPr>
                <w:t>Generalization</w:t>
              </w:r>
            </w:moveFrom>
          </w:p>
        </w:tc>
        <w:tc>
          <w:tcPr>
            <w:tcW w:w="831" w:type="pct"/>
            <w:tcPrChange w:id="3536" w:author="Masato YOSHIKAWA" w:date="2026-01-20T12:20:00Z" w16du:dateUtc="2026-01-20T03:20:00Z">
              <w:tcPr>
                <w:tcW w:w="831" w:type="pct"/>
              </w:tcPr>
            </w:tcPrChange>
          </w:tcPr>
          <w:p w14:paraId="542A311A" w14:textId="69ABA173" w:rsidR="002E4570" w:rsidRPr="00B83013" w:rsidDel="005B6842" w:rsidRDefault="002E4570" w:rsidP="00A018DB">
            <w:pPr>
              <w:pStyle w:val="af8"/>
              <w:rPr>
                <w:moveFrom w:id="3537" w:author="Masato YOSHIKAWA" w:date="2026-01-20T12:21:00Z" w16du:dateUtc="2026-01-20T03:21:00Z"/>
                <w:rFonts w:ascii="Times New Roman" w:eastAsia="ＭＳ 明朝" w:hAnsi="Times New Roman" w:cs="Times New Roman"/>
                <w:rPrChange w:id="3538" w:author="Masato YOSHIKAWA" w:date="2026-01-20T12:25:00Z" w16du:dateUtc="2026-01-20T03:25:00Z">
                  <w:rPr>
                    <w:moveFrom w:id="3539" w:author="Masato YOSHIKAWA" w:date="2026-01-20T12:21:00Z" w16du:dateUtc="2026-01-20T03:21:00Z"/>
                    <w:rFonts w:ascii="ＭＳ 明朝" w:eastAsia="ＭＳ 明朝" w:hAnsi="ＭＳ 明朝"/>
                  </w:rPr>
                </w:rPrChange>
              </w:rPr>
            </w:pPr>
            <w:moveFrom w:id="3540" w:author="Masato YOSHIKAWA" w:date="2026-01-20T12:21:00Z" w16du:dateUtc="2026-01-20T03:21:00Z">
              <w:r w:rsidRPr="00B83013" w:rsidDel="005B6842">
                <w:rPr>
                  <w:rFonts w:ascii="Times New Roman" w:eastAsia="ＭＳ 明朝" w:hAnsi="Times New Roman" w:cs="Times New Roman"/>
                  <w:rPrChange w:id="3541" w:author="Masato YOSHIKAWA" w:date="2026-01-20T12:25:00Z" w16du:dateUtc="2026-01-20T03:25:00Z">
                    <w:rPr>
                      <w:rFonts w:ascii="ＭＳ 明朝" w:eastAsia="ＭＳ 明朝" w:hAnsi="ＭＳ 明朝"/>
                    </w:rPr>
                  </w:rPrChange>
                </w:rPr>
                <w:t>Minimization</w:t>
              </w:r>
            </w:moveFrom>
          </w:p>
        </w:tc>
      </w:tr>
      <w:tr w:rsidR="002E4570" w:rsidRPr="00B83013" w:rsidDel="005B6842" w14:paraId="6FD4727B" w14:textId="5D698911" w:rsidTr="005B6842">
        <w:tc>
          <w:tcPr>
            <w:tcW w:w="583" w:type="pct"/>
            <w:tcPrChange w:id="3542" w:author="Masato YOSHIKAWA" w:date="2026-01-20T12:20:00Z" w16du:dateUtc="2026-01-20T03:20:00Z">
              <w:tcPr>
                <w:tcW w:w="582" w:type="pct"/>
              </w:tcPr>
            </w:tcPrChange>
          </w:tcPr>
          <w:p w14:paraId="35D4C9B4" w14:textId="096408B9" w:rsidR="002E4570" w:rsidRPr="00B83013" w:rsidDel="005B6842" w:rsidRDefault="002E4570" w:rsidP="00A018DB">
            <w:pPr>
              <w:pStyle w:val="af8"/>
              <w:rPr>
                <w:moveFrom w:id="3543" w:author="Masato YOSHIKAWA" w:date="2026-01-20T12:21:00Z" w16du:dateUtc="2026-01-20T03:21:00Z"/>
                <w:rFonts w:ascii="Times New Roman" w:eastAsia="ＭＳ 明朝" w:hAnsi="Times New Roman" w:cs="Times New Roman"/>
                <w:rPrChange w:id="3544" w:author="Masato YOSHIKAWA" w:date="2026-01-20T12:25:00Z" w16du:dateUtc="2026-01-20T03:25:00Z">
                  <w:rPr>
                    <w:moveFrom w:id="3545" w:author="Masato YOSHIKAWA" w:date="2026-01-20T12:21:00Z" w16du:dateUtc="2026-01-20T03:21:00Z"/>
                    <w:rFonts w:ascii="ＭＳ 明朝" w:eastAsia="ＭＳ 明朝" w:hAnsi="ＭＳ 明朝"/>
                  </w:rPr>
                </w:rPrChange>
              </w:rPr>
            </w:pPr>
            <w:moveFrom w:id="3546" w:author="Masato YOSHIKAWA" w:date="2026-01-20T12:21:00Z" w16du:dateUtc="2026-01-20T03:21:00Z">
              <w:r w:rsidRPr="00B83013" w:rsidDel="005B6842">
                <w:rPr>
                  <w:rFonts w:ascii="Times New Roman" w:eastAsia="ＭＳ 明朝" w:hAnsi="Times New Roman" w:cs="Times New Roman" w:hint="eastAsia"/>
                  <w:rPrChange w:id="3547" w:author="Masato YOSHIKAWA" w:date="2026-01-20T12:25:00Z" w16du:dateUtc="2026-01-20T03:25:00Z">
                    <w:rPr>
                      <w:rFonts w:ascii="ＭＳ 明朝" w:eastAsia="ＭＳ 明朝" w:hAnsi="ＭＳ 明朝" w:hint="eastAsia"/>
                    </w:rPr>
                  </w:rPrChange>
                </w:rPr>
                <w:t>雑司ヶ谷</w:t>
              </w:r>
            </w:moveFrom>
          </w:p>
        </w:tc>
        <w:tc>
          <w:tcPr>
            <w:tcW w:w="583" w:type="pct"/>
            <w:tcPrChange w:id="3548" w:author="Masato YOSHIKAWA" w:date="2026-01-20T12:20:00Z" w16du:dateUtc="2026-01-20T03:20:00Z">
              <w:tcPr>
                <w:tcW w:w="583" w:type="pct"/>
              </w:tcPr>
            </w:tcPrChange>
          </w:tcPr>
          <w:p w14:paraId="3F4AC6FF" w14:textId="2B8FA0E4" w:rsidR="002E4570" w:rsidRPr="00B83013" w:rsidDel="005B6842" w:rsidRDefault="002E4570" w:rsidP="00A018DB">
            <w:pPr>
              <w:pStyle w:val="af8"/>
              <w:rPr>
                <w:moveFrom w:id="3549" w:author="Masato YOSHIKAWA" w:date="2026-01-20T12:21:00Z" w16du:dateUtc="2026-01-20T03:21:00Z"/>
                <w:rFonts w:ascii="Times New Roman" w:eastAsia="ＭＳ 明朝" w:hAnsi="Times New Roman" w:cs="Times New Roman"/>
                <w:rPrChange w:id="3550" w:author="Masato YOSHIKAWA" w:date="2026-01-20T12:25:00Z" w16du:dateUtc="2026-01-20T03:25:00Z">
                  <w:rPr>
                    <w:moveFrom w:id="3551" w:author="Masato YOSHIKAWA" w:date="2026-01-20T12:21:00Z" w16du:dateUtc="2026-01-20T03:21:00Z"/>
                    <w:rFonts w:ascii="ＭＳ 明朝" w:eastAsia="ＭＳ 明朝" w:hAnsi="ＭＳ 明朝"/>
                  </w:rPr>
                </w:rPrChange>
              </w:rPr>
            </w:pPr>
            <w:moveFrom w:id="3552" w:author="Masato YOSHIKAWA" w:date="2026-01-20T12:21:00Z" w16du:dateUtc="2026-01-20T03:21:00Z">
              <w:r w:rsidRPr="00B83013" w:rsidDel="005B6842">
                <w:rPr>
                  <w:rFonts w:ascii="Times New Roman" w:eastAsia="ＭＳ 明朝" w:hAnsi="Times New Roman" w:cs="Times New Roman"/>
                  <w:rPrChange w:id="3553" w:author="Masato YOSHIKAWA" w:date="2026-01-20T12:25:00Z" w16du:dateUtc="2026-01-20T03:25:00Z">
                    <w:rPr>
                      <w:rFonts w:ascii="ＭＳ 明朝" w:eastAsia="ＭＳ 明朝" w:hAnsi="ＭＳ 明朝"/>
                    </w:rPr>
                  </w:rPrChange>
                </w:rPr>
                <w:t>Zoshigaya</w:t>
              </w:r>
            </w:moveFrom>
          </w:p>
        </w:tc>
        <w:tc>
          <w:tcPr>
            <w:tcW w:w="629" w:type="pct"/>
            <w:tcPrChange w:id="3554" w:author="Masato YOSHIKAWA" w:date="2026-01-20T12:20:00Z" w16du:dateUtc="2026-01-20T03:20:00Z">
              <w:tcPr>
                <w:tcW w:w="629" w:type="pct"/>
              </w:tcPr>
            </w:tcPrChange>
          </w:tcPr>
          <w:p w14:paraId="32C0FEDA" w14:textId="13166187" w:rsidR="002E4570" w:rsidRPr="00B83013" w:rsidDel="005B6842" w:rsidRDefault="002E4570" w:rsidP="00A018DB">
            <w:pPr>
              <w:pStyle w:val="af8"/>
              <w:rPr>
                <w:moveFrom w:id="3555" w:author="Masato YOSHIKAWA" w:date="2026-01-20T12:21:00Z" w16du:dateUtc="2026-01-20T03:21:00Z"/>
                <w:rFonts w:ascii="Times New Roman" w:eastAsia="ＭＳ 明朝" w:hAnsi="Times New Roman" w:cs="Times New Roman"/>
                <w:rPrChange w:id="3556" w:author="Masato YOSHIKAWA" w:date="2026-01-20T12:25:00Z" w16du:dateUtc="2026-01-20T03:25:00Z">
                  <w:rPr>
                    <w:moveFrom w:id="3557" w:author="Masato YOSHIKAWA" w:date="2026-01-20T12:21:00Z" w16du:dateUtc="2026-01-20T03:21:00Z"/>
                    <w:rFonts w:ascii="ＭＳ 明朝" w:eastAsia="ＭＳ 明朝" w:hAnsi="ＭＳ 明朝"/>
                  </w:rPr>
                </w:rPrChange>
              </w:rPr>
            </w:pPr>
            <w:moveFrom w:id="3558" w:author="Masato YOSHIKAWA" w:date="2026-01-20T12:21:00Z" w16du:dateUtc="2026-01-20T03:21:00Z">
              <w:r w:rsidRPr="00B83013" w:rsidDel="005B6842">
                <w:rPr>
                  <w:rFonts w:ascii="Times New Roman" w:eastAsia="ＭＳ 明朝" w:hAnsi="Times New Roman" w:cs="Times New Roman"/>
                  <w:rPrChange w:id="3559" w:author="Masato YOSHIKAWA" w:date="2026-01-20T12:25:00Z" w16du:dateUtc="2026-01-20T03:25:00Z">
                    <w:rPr>
                      <w:rFonts w:ascii="ＭＳ 明朝" w:eastAsia="ＭＳ 明朝" w:hAnsi="ＭＳ 明朝"/>
                    </w:rPr>
                  </w:rPrChange>
                </w:rPr>
                <w:t>Zoshigaya</w:t>
              </w:r>
            </w:moveFrom>
          </w:p>
        </w:tc>
        <w:tc>
          <w:tcPr>
            <w:tcW w:w="779" w:type="pct"/>
            <w:tcPrChange w:id="3560" w:author="Masato YOSHIKAWA" w:date="2026-01-20T12:20:00Z" w16du:dateUtc="2026-01-20T03:20:00Z">
              <w:tcPr>
                <w:tcW w:w="779" w:type="pct"/>
              </w:tcPr>
            </w:tcPrChange>
          </w:tcPr>
          <w:p w14:paraId="30FDBF59" w14:textId="3D26E1A2" w:rsidR="002E4570" w:rsidRPr="00B83013" w:rsidDel="005B6842" w:rsidRDefault="002E4570" w:rsidP="00A018DB">
            <w:pPr>
              <w:pStyle w:val="af8"/>
              <w:rPr>
                <w:moveFrom w:id="3561" w:author="Masato YOSHIKAWA" w:date="2026-01-20T12:21:00Z" w16du:dateUtc="2026-01-20T03:21:00Z"/>
                <w:rFonts w:ascii="Times New Roman" w:eastAsia="ＭＳ 明朝" w:hAnsi="Times New Roman" w:cs="Times New Roman"/>
                <w:rPrChange w:id="3562" w:author="Masato YOSHIKAWA" w:date="2026-01-20T12:25:00Z" w16du:dateUtc="2026-01-20T03:25:00Z">
                  <w:rPr>
                    <w:moveFrom w:id="3563" w:author="Masato YOSHIKAWA" w:date="2026-01-20T12:21:00Z" w16du:dateUtc="2026-01-20T03:21:00Z"/>
                    <w:rFonts w:ascii="ＭＳ 明朝" w:eastAsia="ＭＳ 明朝" w:hAnsi="ＭＳ 明朝"/>
                  </w:rPr>
                </w:rPrChange>
              </w:rPr>
            </w:pPr>
            <w:moveFrom w:id="3564" w:author="Masato YOSHIKAWA" w:date="2026-01-20T12:21:00Z" w16du:dateUtc="2026-01-20T03:21:00Z">
              <w:r w:rsidRPr="00B83013" w:rsidDel="005B6842">
                <w:rPr>
                  <w:rFonts w:ascii="Times New Roman" w:eastAsia="ＭＳ 明朝" w:hAnsi="Times New Roman" w:cs="Times New Roman"/>
                  <w:rPrChange w:id="3565" w:author="Masato YOSHIKAWA" w:date="2026-01-20T12:25:00Z" w16du:dateUtc="2026-01-20T03:25:00Z">
                    <w:rPr>
                      <w:rFonts w:ascii="ＭＳ 明朝" w:eastAsia="ＭＳ 明朝" w:hAnsi="ＭＳ 明朝"/>
                    </w:rPr>
                  </w:rPrChange>
                </w:rPr>
                <w:t>Borrowing</w:t>
              </w:r>
            </w:moveFrom>
          </w:p>
        </w:tc>
        <w:tc>
          <w:tcPr>
            <w:tcW w:w="744" w:type="pct"/>
            <w:tcPrChange w:id="3566" w:author="Masato YOSHIKAWA" w:date="2026-01-20T12:20:00Z" w16du:dateUtc="2026-01-20T03:20:00Z">
              <w:tcPr>
                <w:tcW w:w="744" w:type="pct"/>
              </w:tcPr>
            </w:tcPrChange>
          </w:tcPr>
          <w:p w14:paraId="11A27E1F" w14:textId="0EC01B3B" w:rsidR="002E4570" w:rsidRPr="00B83013" w:rsidDel="005B6842" w:rsidRDefault="002E4570" w:rsidP="00A018DB">
            <w:pPr>
              <w:pStyle w:val="af8"/>
              <w:rPr>
                <w:moveFrom w:id="3567" w:author="Masato YOSHIKAWA" w:date="2026-01-20T12:21:00Z" w16du:dateUtc="2026-01-20T03:21:00Z"/>
                <w:rFonts w:ascii="Times New Roman" w:eastAsia="ＭＳ 明朝" w:hAnsi="Times New Roman" w:cs="Times New Roman"/>
                <w:rPrChange w:id="3568" w:author="Masato YOSHIKAWA" w:date="2026-01-20T12:25:00Z" w16du:dateUtc="2026-01-20T03:25:00Z">
                  <w:rPr>
                    <w:moveFrom w:id="3569" w:author="Masato YOSHIKAWA" w:date="2026-01-20T12:21:00Z" w16du:dateUtc="2026-01-20T03:21:00Z"/>
                    <w:rFonts w:ascii="ＭＳ 明朝" w:eastAsia="ＭＳ 明朝" w:hAnsi="ＭＳ 明朝"/>
                  </w:rPr>
                </w:rPrChange>
              </w:rPr>
            </w:pPr>
            <w:moveFrom w:id="3570" w:author="Masato YOSHIKAWA" w:date="2026-01-20T12:21:00Z" w16du:dateUtc="2026-01-20T03:21:00Z">
              <w:r w:rsidRPr="00B83013" w:rsidDel="005B6842">
                <w:rPr>
                  <w:rFonts w:ascii="Times New Roman" w:eastAsia="ＭＳ 明朝" w:hAnsi="Times New Roman" w:cs="Times New Roman"/>
                  <w:rPrChange w:id="3571" w:author="Masato YOSHIKAWA" w:date="2026-01-20T12:25:00Z" w16du:dateUtc="2026-01-20T03:25:00Z">
                    <w:rPr>
                      <w:rFonts w:ascii="ＭＳ 明朝" w:eastAsia="ＭＳ 明朝" w:hAnsi="ＭＳ 明朝"/>
                    </w:rPr>
                  </w:rPrChange>
                </w:rPr>
                <w:t>Acceptance</w:t>
              </w:r>
            </w:moveFrom>
          </w:p>
        </w:tc>
        <w:tc>
          <w:tcPr>
            <w:tcW w:w="851" w:type="pct"/>
            <w:tcPrChange w:id="3572" w:author="Masato YOSHIKAWA" w:date="2026-01-20T12:20:00Z" w16du:dateUtc="2026-01-20T03:20:00Z">
              <w:tcPr>
                <w:tcW w:w="851" w:type="pct"/>
              </w:tcPr>
            </w:tcPrChange>
          </w:tcPr>
          <w:p w14:paraId="21CD1500" w14:textId="31153EE6" w:rsidR="002E4570" w:rsidRPr="00B83013" w:rsidDel="005B6842" w:rsidRDefault="002E4570" w:rsidP="00A018DB">
            <w:pPr>
              <w:pStyle w:val="af8"/>
              <w:rPr>
                <w:moveFrom w:id="3573" w:author="Masato YOSHIKAWA" w:date="2026-01-20T12:21:00Z" w16du:dateUtc="2026-01-20T03:21:00Z"/>
                <w:rFonts w:ascii="Times New Roman" w:eastAsia="ＭＳ 明朝" w:hAnsi="Times New Roman" w:cs="Times New Roman"/>
                <w:rPrChange w:id="3574" w:author="Masato YOSHIKAWA" w:date="2026-01-20T12:25:00Z" w16du:dateUtc="2026-01-20T03:25:00Z">
                  <w:rPr>
                    <w:moveFrom w:id="3575" w:author="Masato YOSHIKAWA" w:date="2026-01-20T12:21:00Z" w16du:dateUtc="2026-01-20T03:21:00Z"/>
                    <w:rFonts w:ascii="ＭＳ 明朝" w:eastAsia="ＭＳ 明朝" w:hAnsi="ＭＳ 明朝"/>
                  </w:rPr>
                </w:rPrChange>
              </w:rPr>
            </w:pPr>
            <w:moveFrom w:id="3576" w:author="Masato YOSHIKAWA" w:date="2026-01-20T12:21:00Z" w16du:dateUtc="2026-01-20T03:21:00Z">
              <w:r w:rsidRPr="00B83013" w:rsidDel="005B6842">
                <w:rPr>
                  <w:rFonts w:ascii="Times New Roman" w:eastAsia="ＭＳ 明朝" w:hAnsi="Times New Roman" w:cs="Times New Roman"/>
                  <w:rPrChange w:id="3577" w:author="Masato YOSHIKAWA" w:date="2026-01-20T12:25:00Z" w16du:dateUtc="2026-01-20T03:25:00Z">
                    <w:rPr>
                      <w:rFonts w:ascii="ＭＳ 明朝" w:eastAsia="ＭＳ 明朝" w:hAnsi="ＭＳ 明朝"/>
                    </w:rPr>
                  </w:rPrChange>
                </w:rPr>
                <w:t>Borrowing</w:t>
              </w:r>
            </w:moveFrom>
          </w:p>
        </w:tc>
        <w:tc>
          <w:tcPr>
            <w:tcW w:w="831" w:type="pct"/>
            <w:tcPrChange w:id="3578" w:author="Masato YOSHIKAWA" w:date="2026-01-20T12:20:00Z" w16du:dateUtc="2026-01-20T03:20:00Z">
              <w:tcPr>
                <w:tcW w:w="831" w:type="pct"/>
              </w:tcPr>
            </w:tcPrChange>
          </w:tcPr>
          <w:p w14:paraId="53AB5B25" w14:textId="7792FFBA" w:rsidR="002E4570" w:rsidRPr="00B83013" w:rsidDel="005B6842" w:rsidRDefault="002E4570" w:rsidP="00A018DB">
            <w:pPr>
              <w:pStyle w:val="af8"/>
              <w:rPr>
                <w:moveFrom w:id="3579" w:author="Masato YOSHIKAWA" w:date="2026-01-20T12:21:00Z" w16du:dateUtc="2026-01-20T03:21:00Z"/>
                <w:rFonts w:ascii="Times New Roman" w:eastAsia="ＭＳ 明朝" w:hAnsi="Times New Roman" w:cs="Times New Roman"/>
                <w:rPrChange w:id="3580" w:author="Masato YOSHIKAWA" w:date="2026-01-20T12:25:00Z" w16du:dateUtc="2026-01-20T03:25:00Z">
                  <w:rPr>
                    <w:moveFrom w:id="3581" w:author="Masato YOSHIKAWA" w:date="2026-01-20T12:21:00Z" w16du:dateUtc="2026-01-20T03:21:00Z"/>
                    <w:rFonts w:ascii="ＭＳ 明朝" w:eastAsia="ＭＳ 明朝" w:hAnsi="ＭＳ 明朝"/>
                  </w:rPr>
                </w:rPrChange>
              </w:rPr>
            </w:pPr>
            <w:moveFrom w:id="3582" w:author="Masato YOSHIKAWA" w:date="2026-01-20T12:21:00Z" w16du:dateUtc="2026-01-20T03:21:00Z">
              <w:r w:rsidRPr="00B83013" w:rsidDel="005B6842">
                <w:rPr>
                  <w:rFonts w:ascii="Times New Roman" w:eastAsia="ＭＳ 明朝" w:hAnsi="Times New Roman" w:cs="Times New Roman"/>
                  <w:rPrChange w:id="3583" w:author="Masato YOSHIKAWA" w:date="2026-01-20T12:25:00Z" w16du:dateUtc="2026-01-20T03:25:00Z">
                    <w:rPr>
                      <w:rFonts w:ascii="ＭＳ 明朝" w:eastAsia="ＭＳ 明朝" w:hAnsi="ＭＳ 明朝"/>
                    </w:rPr>
                  </w:rPrChange>
                </w:rPr>
                <w:t>Acceptance</w:t>
              </w:r>
            </w:moveFrom>
          </w:p>
        </w:tc>
      </w:tr>
      <w:tr w:rsidR="002E4570" w:rsidRPr="00B83013" w:rsidDel="005B6842" w14:paraId="57437ABD" w14:textId="5F4DA15E" w:rsidTr="005B6842">
        <w:tc>
          <w:tcPr>
            <w:tcW w:w="583" w:type="pct"/>
            <w:tcPrChange w:id="3584" w:author="Masato YOSHIKAWA" w:date="2026-01-20T12:20:00Z" w16du:dateUtc="2026-01-20T03:20:00Z">
              <w:tcPr>
                <w:tcW w:w="582" w:type="pct"/>
              </w:tcPr>
            </w:tcPrChange>
          </w:tcPr>
          <w:p w14:paraId="4438C2EF" w14:textId="32100706" w:rsidR="002E4570" w:rsidRPr="00B83013" w:rsidDel="005B6842" w:rsidRDefault="002E4570" w:rsidP="00A018DB">
            <w:pPr>
              <w:pStyle w:val="af8"/>
              <w:rPr>
                <w:moveFrom w:id="3585" w:author="Masato YOSHIKAWA" w:date="2026-01-20T12:21:00Z" w16du:dateUtc="2026-01-20T03:21:00Z"/>
                <w:rFonts w:ascii="Times New Roman" w:eastAsia="ＭＳ 明朝" w:hAnsi="Times New Roman" w:cs="Times New Roman"/>
                <w:rPrChange w:id="3586" w:author="Masato YOSHIKAWA" w:date="2026-01-20T12:25:00Z" w16du:dateUtc="2026-01-20T03:25:00Z">
                  <w:rPr>
                    <w:moveFrom w:id="3587" w:author="Masato YOSHIKAWA" w:date="2026-01-20T12:21:00Z" w16du:dateUtc="2026-01-20T03:21:00Z"/>
                    <w:rFonts w:ascii="ＭＳ 明朝" w:eastAsia="ＭＳ 明朝" w:hAnsi="ＭＳ 明朝"/>
                  </w:rPr>
                </w:rPrChange>
              </w:rPr>
            </w:pPr>
            <w:moveFrom w:id="3588" w:author="Masato YOSHIKAWA" w:date="2026-01-20T12:21:00Z" w16du:dateUtc="2026-01-20T03:21:00Z">
              <w:r w:rsidRPr="00B83013" w:rsidDel="005B6842">
                <w:rPr>
                  <w:rFonts w:ascii="Times New Roman" w:eastAsia="ＭＳ 明朝" w:hAnsi="Times New Roman" w:cs="Times New Roman" w:hint="eastAsia"/>
                  <w:rPrChange w:id="3589" w:author="Masato YOSHIKAWA" w:date="2026-01-20T12:25:00Z" w16du:dateUtc="2026-01-20T03:25:00Z">
                    <w:rPr>
                      <w:rFonts w:ascii="ＭＳ 明朝" w:eastAsia="ＭＳ 明朝" w:hAnsi="ＭＳ 明朝" w:hint="eastAsia"/>
                    </w:rPr>
                  </w:rPrChange>
                </w:rPr>
                <w:t>仏</w:t>
              </w:r>
            </w:moveFrom>
          </w:p>
        </w:tc>
        <w:tc>
          <w:tcPr>
            <w:tcW w:w="583" w:type="pct"/>
            <w:tcPrChange w:id="3590" w:author="Masato YOSHIKAWA" w:date="2026-01-20T12:20:00Z" w16du:dateUtc="2026-01-20T03:20:00Z">
              <w:tcPr>
                <w:tcW w:w="583" w:type="pct"/>
              </w:tcPr>
            </w:tcPrChange>
          </w:tcPr>
          <w:p w14:paraId="509B142E" w14:textId="52E8B78B" w:rsidR="002E4570" w:rsidRPr="00B83013" w:rsidDel="005B6842" w:rsidRDefault="002E4570" w:rsidP="00A018DB">
            <w:pPr>
              <w:pStyle w:val="af8"/>
              <w:rPr>
                <w:moveFrom w:id="3591" w:author="Masato YOSHIKAWA" w:date="2026-01-20T12:21:00Z" w16du:dateUtc="2026-01-20T03:21:00Z"/>
                <w:rFonts w:ascii="Times New Roman" w:eastAsia="ＭＳ 明朝" w:hAnsi="Times New Roman" w:cs="Times New Roman"/>
                <w:rPrChange w:id="3592" w:author="Masato YOSHIKAWA" w:date="2026-01-20T12:25:00Z" w16du:dateUtc="2026-01-20T03:25:00Z">
                  <w:rPr>
                    <w:moveFrom w:id="3593" w:author="Masato YOSHIKAWA" w:date="2026-01-20T12:21:00Z" w16du:dateUtc="2026-01-20T03:21:00Z"/>
                    <w:rFonts w:ascii="ＭＳ 明朝" w:eastAsia="ＭＳ 明朝" w:hAnsi="ＭＳ 明朝"/>
                  </w:rPr>
                </w:rPrChange>
              </w:rPr>
            </w:pPr>
            <w:moveFrom w:id="3594" w:author="Masato YOSHIKAWA" w:date="2026-01-20T12:21:00Z" w16du:dateUtc="2026-01-20T03:21:00Z">
              <w:r w:rsidRPr="00B83013" w:rsidDel="005B6842">
                <w:rPr>
                  <w:rFonts w:ascii="Times New Roman" w:eastAsia="ＭＳ 明朝" w:hAnsi="Times New Roman" w:cs="Times New Roman"/>
                  <w:rPrChange w:id="3595" w:author="Masato YOSHIKAWA" w:date="2026-01-20T12:25:00Z" w16du:dateUtc="2026-01-20T03:25:00Z">
                    <w:rPr>
                      <w:rFonts w:ascii="ＭＳ 明朝" w:eastAsia="ＭＳ 明朝" w:hAnsi="ＭＳ 明朝"/>
                    </w:rPr>
                  </w:rPrChange>
                </w:rPr>
                <w:t>grave</w:t>
              </w:r>
            </w:moveFrom>
          </w:p>
        </w:tc>
        <w:tc>
          <w:tcPr>
            <w:tcW w:w="629" w:type="pct"/>
            <w:tcPrChange w:id="3596" w:author="Masato YOSHIKAWA" w:date="2026-01-20T12:20:00Z" w16du:dateUtc="2026-01-20T03:20:00Z">
              <w:tcPr>
                <w:tcW w:w="629" w:type="pct"/>
              </w:tcPr>
            </w:tcPrChange>
          </w:tcPr>
          <w:p w14:paraId="6861FBE1" w14:textId="6974FD76" w:rsidR="002E4570" w:rsidRPr="00B83013" w:rsidDel="005B6842" w:rsidRDefault="002E4570" w:rsidP="00A018DB">
            <w:pPr>
              <w:pStyle w:val="af8"/>
              <w:rPr>
                <w:moveFrom w:id="3597" w:author="Masato YOSHIKAWA" w:date="2026-01-20T12:21:00Z" w16du:dateUtc="2026-01-20T03:21:00Z"/>
                <w:rFonts w:ascii="Times New Roman" w:eastAsia="ＭＳ 明朝" w:hAnsi="Times New Roman" w:cs="Times New Roman"/>
                <w:rPrChange w:id="3598" w:author="Masato YOSHIKAWA" w:date="2026-01-20T12:25:00Z" w16du:dateUtc="2026-01-20T03:25:00Z">
                  <w:rPr>
                    <w:moveFrom w:id="3599" w:author="Masato YOSHIKAWA" w:date="2026-01-20T12:21:00Z" w16du:dateUtc="2026-01-20T03:21:00Z"/>
                    <w:rFonts w:ascii="ＭＳ 明朝" w:eastAsia="ＭＳ 明朝" w:hAnsi="ＭＳ 明朝"/>
                  </w:rPr>
                </w:rPrChange>
              </w:rPr>
            </w:pPr>
            <w:moveFrom w:id="3600" w:author="Masato YOSHIKAWA" w:date="2026-01-20T12:21:00Z" w16du:dateUtc="2026-01-20T03:21:00Z">
              <w:r w:rsidRPr="00B83013" w:rsidDel="005B6842">
                <w:rPr>
                  <w:rFonts w:ascii="Times New Roman" w:eastAsia="ＭＳ 明朝" w:hAnsi="Times New Roman" w:cs="Times New Roman"/>
                  <w:rPrChange w:id="3601" w:author="Masato YOSHIKAWA" w:date="2026-01-20T12:25:00Z" w16du:dateUtc="2026-01-20T03:25:00Z">
                    <w:rPr>
                      <w:rFonts w:ascii="ＭＳ 明朝" w:eastAsia="ＭＳ 明朝" w:hAnsi="ＭＳ 明朝"/>
                    </w:rPr>
                  </w:rPrChange>
                </w:rPr>
                <w:t>grave</w:t>
              </w:r>
            </w:moveFrom>
          </w:p>
        </w:tc>
        <w:tc>
          <w:tcPr>
            <w:tcW w:w="779" w:type="pct"/>
            <w:tcPrChange w:id="3602" w:author="Masato YOSHIKAWA" w:date="2026-01-20T12:20:00Z" w16du:dateUtc="2026-01-20T03:20:00Z">
              <w:tcPr>
                <w:tcW w:w="779" w:type="pct"/>
              </w:tcPr>
            </w:tcPrChange>
          </w:tcPr>
          <w:p w14:paraId="1208D868" w14:textId="6E1E26E3" w:rsidR="002E4570" w:rsidRPr="00B83013" w:rsidDel="005B6842" w:rsidRDefault="002E4570" w:rsidP="00A018DB">
            <w:pPr>
              <w:pStyle w:val="af8"/>
              <w:rPr>
                <w:moveFrom w:id="3603" w:author="Masato YOSHIKAWA" w:date="2026-01-20T12:21:00Z" w16du:dateUtc="2026-01-20T03:21:00Z"/>
                <w:rFonts w:ascii="Times New Roman" w:eastAsia="ＭＳ 明朝" w:hAnsi="Times New Roman" w:cs="Times New Roman"/>
                <w:rPrChange w:id="3604" w:author="Masato YOSHIKAWA" w:date="2026-01-20T12:25:00Z" w16du:dateUtc="2026-01-20T03:25:00Z">
                  <w:rPr>
                    <w:moveFrom w:id="3605" w:author="Masato YOSHIKAWA" w:date="2026-01-20T12:21:00Z" w16du:dateUtc="2026-01-20T03:21:00Z"/>
                    <w:rFonts w:ascii="ＭＳ 明朝" w:eastAsia="ＭＳ 明朝" w:hAnsi="ＭＳ 明朝"/>
                  </w:rPr>
                </w:rPrChange>
              </w:rPr>
            </w:pPr>
            <w:moveFrom w:id="3606" w:author="Masato YOSHIKAWA" w:date="2026-01-20T12:21:00Z" w16du:dateUtc="2026-01-20T03:21:00Z">
              <w:r w:rsidRPr="00B83013" w:rsidDel="005B6842">
                <w:rPr>
                  <w:rFonts w:ascii="Times New Roman" w:eastAsia="ＭＳ 明朝" w:hAnsi="Times New Roman" w:cs="Times New Roman"/>
                  <w:rPrChange w:id="3607" w:author="Masato YOSHIKAWA" w:date="2026-01-20T12:25:00Z" w16du:dateUtc="2026-01-20T03:25:00Z">
                    <w:rPr>
                      <w:rFonts w:ascii="ＭＳ 明朝" w:eastAsia="ＭＳ 明朝" w:hAnsi="ＭＳ 明朝"/>
                    </w:rPr>
                  </w:rPrChange>
                </w:rPr>
                <w:t>Adaptation</w:t>
              </w:r>
            </w:moveFrom>
          </w:p>
        </w:tc>
        <w:tc>
          <w:tcPr>
            <w:tcW w:w="744" w:type="pct"/>
            <w:tcPrChange w:id="3608" w:author="Masato YOSHIKAWA" w:date="2026-01-20T12:20:00Z" w16du:dateUtc="2026-01-20T03:20:00Z">
              <w:tcPr>
                <w:tcW w:w="744" w:type="pct"/>
              </w:tcPr>
            </w:tcPrChange>
          </w:tcPr>
          <w:p w14:paraId="7862D64F" w14:textId="0450E11E" w:rsidR="002E4570" w:rsidRPr="00B83013" w:rsidDel="005B6842" w:rsidRDefault="002E4570" w:rsidP="00A018DB">
            <w:pPr>
              <w:pStyle w:val="af8"/>
              <w:rPr>
                <w:moveFrom w:id="3609" w:author="Masato YOSHIKAWA" w:date="2026-01-20T12:21:00Z" w16du:dateUtc="2026-01-20T03:21:00Z"/>
                <w:rFonts w:ascii="Times New Roman" w:eastAsia="ＭＳ 明朝" w:hAnsi="Times New Roman" w:cs="Times New Roman"/>
                <w:rPrChange w:id="3610" w:author="Masato YOSHIKAWA" w:date="2026-01-20T12:25:00Z" w16du:dateUtc="2026-01-20T03:25:00Z">
                  <w:rPr>
                    <w:moveFrom w:id="3611" w:author="Masato YOSHIKAWA" w:date="2026-01-20T12:21:00Z" w16du:dateUtc="2026-01-20T03:21:00Z"/>
                    <w:rFonts w:ascii="ＭＳ 明朝" w:eastAsia="ＭＳ 明朝" w:hAnsi="ＭＳ 明朝"/>
                  </w:rPr>
                </w:rPrChange>
              </w:rPr>
            </w:pPr>
            <w:moveFrom w:id="3612" w:author="Masato YOSHIKAWA" w:date="2026-01-20T12:21:00Z" w16du:dateUtc="2026-01-20T03:21:00Z">
              <w:r w:rsidRPr="00B83013" w:rsidDel="005B6842">
                <w:rPr>
                  <w:rFonts w:ascii="Times New Roman" w:eastAsia="ＭＳ 明朝" w:hAnsi="Times New Roman" w:cs="Times New Roman"/>
                  <w:rPrChange w:id="3613" w:author="Masato YOSHIKAWA" w:date="2026-01-20T12:25:00Z" w16du:dateUtc="2026-01-20T03:25:00Z">
                    <w:rPr>
                      <w:rFonts w:ascii="ＭＳ 明朝" w:eastAsia="ＭＳ 明朝" w:hAnsi="ＭＳ 明朝"/>
                    </w:rPr>
                  </w:rPrChange>
                </w:rPr>
                <w:t>Minimization</w:t>
              </w:r>
            </w:moveFrom>
          </w:p>
        </w:tc>
        <w:tc>
          <w:tcPr>
            <w:tcW w:w="851" w:type="pct"/>
            <w:tcPrChange w:id="3614" w:author="Masato YOSHIKAWA" w:date="2026-01-20T12:20:00Z" w16du:dateUtc="2026-01-20T03:20:00Z">
              <w:tcPr>
                <w:tcW w:w="851" w:type="pct"/>
              </w:tcPr>
            </w:tcPrChange>
          </w:tcPr>
          <w:p w14:paraId="02C48E50" w14:textId="7702206E" w:rsidR="002E4570" w:rsidRPr="00B83013" w:rsidDel="005B6842" w:rsidRDefault="002E4570" w:rsidP="00A018DB">
            <w:pPr>
              <w:pStyle w:val="af8"/>
              <w:rPr>
                <w:moveFrom w:id="3615" w:author="Masato YOSHIKAWA" w:date="2026-01-20T12:21:00Z" w16du:dateUtc="2026-01-20T03:21:00Z"/>
                <w:rFonts w:ascii="Times New Roman" w:eastAsia="ＭＳ 明朝" w:hAnsi="Times New Roman" w:cs="Times New Roman"/>
                <w:rPrChange w:id="3616" w:author="Masato YOSHIKAWA" w:date="2026-01-20T12:25:00Z" w16du:dateUtc="2026-01-20T03:25:00Z">
                  <w:rPr>
                    <w:moveFrom w:id="3617" w:author="Masato YOSHIKAWA" w:date="2026-01-20T12:21:00Z" w16du:dateUtc="2026-01-20T03:21:00Z"/>
                    <w:rFonts w:ascii="ＭＳ 明朝" w:eastAsia="ＭＳ 明朝" w:hAnsi="ＭＳ 明朝"/>
                  </w:rPr>
                </w:rPrChange>
              </w:rPr>
            </w:pPr>
            <w:moveFrom w:id="3618" w:author="Masato YOSHIKAWA" w:date="2026-01-20T12:21:00Z" w16du:dateUtc="2026-01-20T03:21:00Z">
              <w:r w:rsidRPr="00B83013" w:rsidDel="005B6842">
                <w:rPr>
                  <w:rFonts w:ascii="Times New Roman" w:eastAsia="ＭＳ 明朝" w:hAnsi="Times New Roman" w:cs="Times New Roman"/>
                  <w:rPrChange w:id="3619" w:author="Masato YOSHIKAWA" w:date="2026-01-20T12:25:00Z" w16du:dateUtc="2026-01-20T03:25:00Z">
                    <w:rPr>
                      <w:rFonts w:ascii="ＭＳ 明朝" w:eastAsia="ＭＳ 明朝" w:hAnsi="ＭＳ 明朝"/>
                    </w:rPr>
                  </w:rPrChange>
                </w:rPr>
                <w:t>Adaptation</w:t>
              </w:r>
            </w:moveFrom>
          </w:p>
        </w:tc>
        <w:tc>
          <w:tcPr>
            <w:tcW w:w="831" w:type="pct"/>
            <w:tcPrChange w:id="3620" w:author="Masato YOSHIKAWA" w:date="2026-01-20T12:20:00Z" w16du:dateUtc="2026-01-20T03:20:00Z">
              <w:tcPr>
                <w:tcW w:w="831" w:type="pct"/>
              </w:tcPr>
            </w:tcPrChange>
          </w:tcPr>
          <w:p w14:paraId="49943F0C" w14:textId="37F223A1" w:rsidR="002E4570" w:rsidRPr="00B83013" w:rsidDel="005B6842" w:rsidRDefault="002E4570" w:rsidP="00A018DB">
            <w:pPr>
              <w:pStyle w:val="af8"/>
              <w:rPr>
                <w:moveFrom w:id="3621" w:author="Masato YOSHIKAWA" w:date="2026-01-20T12:21:00Z" w16du:dateUtc="2026-01-20T03:21:00Z"/>
                <w:rFonts w:ascii="Times New Roman" w:eastAsia="ＭＳ 明朝" w:hAnsi="Times New Roman" w:cs="Times New Roman"/>
                <w:rPrChange w:id="3622" w:author="Masato YOSHIKAWA" w:date="2026-01-20T12:25:00Z" w16du:dateUtc="2026-01-20T03:25:00Z">
                  <w:rPr>
                    <w:moveFrom w:id="3623" w:author="Masato YOSHIKAWA" w:date="2026-01-20T12:21:00Z" w16du:dateUtc="2026-01-20T03:21:00Z"/>
                    <w:rFonts w:ascii="ＭＳ 明朝" w:eastAsia="ＭＳ 明朝" w:hAnsi="ＭＳ 明朝"/>
                  </w:rPr>
                </w:rPrChange>
              </w:rPr>
            </w:pPr>
            <w:moveFrom w:id="3624" w:author="Masato YOSHIKAWA" w:date="2026-01-20T12:21:00Z" w16du:dateUtc="2026-01-20T03:21:00Z">
              <w:r w:rsidRPr="00B83013" w:rsidDel="005B6842">
                <w:rPr>
                  <w:rFonts w:ascii="Times New Roman" w:eastAsia="ＭＳ 明朝" w:hAnsi="Times New Roman" w:cs="Times New Roman"/>
                  <w:rPrChange w:id="3625" w:author="Masato YOSHIKAWA" w:date="2026-01-20T12:25:00Z" w16du:dateUtc="2026-01-20T03:25:00Z">
                    <w:rPr>
                      <w:rFonts w:ascii="ＭＳ 明朝" w:eastAsia="ＭＳ 明朝" w:hAnsi="ＭＳ 明朝"/>
                    </w:rPr>
                  </w:rPrChange>
                </w:rPr>
                <w:t>Minimization</w:t>
              </w:r>
            </w:moveFrom>
          </w:p>
        </w:tc>
      </w:tr>
      <w:tr w:rsidR="002E4570" w:rsidRPr="00B83013" w:rsidDel="005B6842" w14:paraId="5E06E4A6" w14:textId="190BEB36" w:rsidTr="005B6842">
        <w:tc>
          <w:tcPr>
            <w:tcW w:w="583" w:type="pct"/>
            <w:tcPrChange w:id="3626" w:author="Masato YOSHIKAWA" w:date="2026-01-20T12:20:00Z" w16du:dateUtc="2026-01-20T03:20:00Z">
              <w:tcPr>
                <w:tcW w:w="582" w:type="pct"/>
              </w:tcPr>
            </w:tcPrChange>
          </w:tcPr>
          <w:p w14:paraId="52C88B29" w14:textId="36D5B11E" w:rsidR="002E4570" w:rsidRPr="00B83013" w:rsidDel="005B6842" w:rsidRDefault="002E4570" w:rsidP="00A018DB">
            <w:pPr>
              <w:pStyle w:val="af8"/>
              <w:rPr>
                <w:moveFrom w:id="3627" w:author="Masato YOSHIKAWA" w:date="2026-01-20T12:21:00Z" w16du:dateUtc="2026-01-20T03:21:00Z"/>
                <w:rFonts w:ascii="Times New Roman" w:eastAsia="ＭＳ 明朝" w:hAnsi="Times New Roman" w:cs="Times New Roman"/>
                <w:rPrChange w:id="3628" w:author="Masato YOSHIKAWA" w:date="2026-01-20T12:25:00Z" w16du:dateUtc="2026-01-20T03:25:00Z">
                  <w:rPr>
                    <w:moveFrom w:id="3629" w:author="Masato YOSHIKAWA" w:date="2026-01-20T12:21:00Z" w16du:dateUtc="2026-01-20T03:21:00Z"/>
                    <w:rFonts w:ascii="ＭＳ 明朝" w:eastAsia="ＭＳ 明朝" w:hAnsi="ＭＳ 明朝"/>
                  </w:rPr>
                </w:rPrChange>
              </w:rPr>
            </w:pPr>
            <w:moveFrom w:id="3630" w:author="Masato YOSHIKAWA" w:date="2026-01-20T12:21:00Z" w16du:dateUtc="2026-01-20T03:21:00Z">
              <w:r w:rsidRPr="00B83013" w:rsidDel="005B6842">
                <w:rPr>
                  <w:rFonts w:ascii="Times New Roman" w:eastAsia="ＭＳ 明朝" w:hAnsi="Times New Roman" w:cs="Times New Roman" w:hint="eastAsia"/>
                  <w:rPrChange w:id="3631" w:author="Masato YOSHIKAWA" w:date="2026-01-20T12:25:00Z" w16du:dateUtc="2026-01-20T03:25:00Z">
                    <w:rPr>
                      <w:rFonts w:ascii="ＭＳ 明朝" w:eastAsia="ＭＳ 明朝" w:hAnsi="ＭＳ 明朝" w:hint="eastAsia"/>
                    </w:rPr>
                  </w:rPrChange>
                </w:rPr>
                <w:t>楓</w:t>
              </w:r>
            </w:moveFrom>
          </w:p>
        </w:tc>
        <w:tc>
          <w:tcPr>
            <w:tcW w:w="583" w:type="pct"/>
            <w:tcPrChange w:id="3632" w:author="Masato YOSHIKAWA" w:date="2026-01-20T12:20:00Z" w16du:dateUtc="2026-01-20T03:20:00Z">
              <w:tcPr>
                <w:tcW w:w="583" w:type="pct"/>
              </w:tcPr>
            </w:tcPrChange>
          </w:tcPr>
          <w:p w14:paraId="728F9050" w14:textId="61C7AEAE" w:rsidR="002E4570" w:rsidRPr="00B83013" w:rsidDel="005B6842" w:rsidRDefault="002E4570" w:rsidP="00A018DB">
            <w:pPr>
              <w:pStyle w:val="af8"/>
              <w:rPr>
                <w:moveFrom w:id="3633" w:author="Masato YOSHIKAWA" w:date="2026-01-20T12:21:00Z" w16du:dateUtc="2026-01-20T03:21:00Z"/>
                <w:rFonts w:ascii="Times New Roman" w:eastAsia="ＭＳ 明朝" w:hAnsi="Times New Roman" w:cs="Times New Roman"/>
                <w:rPrChange w:id="3634" w:author="Masato YOSHIKAWA" w:date="2026-01-20T12:25:00Z" w16du:dateUtc="2026-01-20T03:25:00Z">
                  <w:rPr>
                    <w:moveFrom w:id="3635" w:author="Masato YOSHIKAWA" w:date="2026-01-20T12:21:00Z" w16du:dateUtc="2026-01-20T03:21:00Z"/>
                    <w:rFonts w:ascii="ＭＳ 明朝" w:eastAsia="ＭＳ 明朝" w:hAnsi="ＭＳ 明朝"/>
                  </w:rPr>
                </w:rPrChange>
              </w:rPr>
            </w:pPr>
            <w:moveFrom w:id="3636" w:author="Masato YOSHIKAWA" w:date="2026-01-20T12:21:00Z" w16du:dateUtc="2026-01-20T03:21:00Z">
              <w:r w:rsidRPr="00B83013" w:rsidDel="005B6842">
                <w:rPr>
                  <w:rFonts w:ascii="Times New Roman" w:eastAsia="ＭＳ 明朝" w:hAnsi="Times New Roman" w:cs="Times New Roman"/>
                  <w:rPrChange w:id="3637" w:author="Masato YOSHIKAWA" w:date="2026-01-20T12:25:00Z" w16du:dateUtc="2026-01-20T03:25:00Z">
                    <w:rPr>
                      <w:rFonts w:ascii="ＭＳ 明朝" w:eastAsia="ＭＳ 明朝" w:hAnsi="ＭＳ 明朝"/>
                    </w:rPr>
                  </w:rPrChange>
                </w:rPr>
                <w:t>mapletrees</w:t>
              </w:r>
            </w:moveFrom>
          </w:p>
        </w:tc>
        <w:tc>
          <w:tcPr>
            <w:tcW w:w="629" w:type="pct"/>
            <w:tcPrChange w:id="3638" w:author="Masato YOSHIKAWA" w:date="2026-01-20T12:20:00Z" w16du:dateUtc="2026-01-20T03:20:00Z">
              <w:tcPr>
                <w:tcW w:w="629" w:type="pct"/>
              </w:tcPr>
            </w:tcPrChange>
          </w:tcPr>
          <w:p w14:paraId="08A046E6" w14:textId="42DDB88D" w:rsidR="002E4570" w:rsidRPr="00B83013" w:rsidDel="005B6842" w:rsidRDefault="002E4570" w:rsidP="00A018DB">
            <w:pPr>
              <w:pStyle w:val="af8"/>
              <w:rPr>
                <w:moveFrom w:id="3639" w:author="Masato YOSHIKAWA" w:date="2026-01-20T12:21:00Z" w16du:dateUtc="2026-01-20T03:21:00Z"/>
                <w:rFonts w:ascii="Times New Roman" w:eastAsia="ＭＳ 明朝" w:hAnsi="Times New Roman" w:cs="Times New Roman"/>
                <w:rPrChange w:id="3640" w:author="Masato YOSHIKAWA" w:date="2026-01-20T12:25:00Z" w16du:dateUtc="2026-01-20T03:25:00Z">
                  <w:rPr>
                    <w:moveFrom w:id="3641" w:author="Masato YOSHIKAWA" w:date="2026-01-20T12:21:00Z" w16du:dateUtc="2026-01-20T03:21:00Z"/>
                    <w:rFonts w:ascii="ＭＳ 明朝" w:eastAsia="ＭＳ 明朝" w:hAnsi="ＭＳ 明朝"/>
                  </w:rPr>
                </w:rPrChange>
              </w:rPr>
            </w:pPr>
            <w:moveFrom w:id="3642" w:author="Masato YOSHIKAWA" w:date="2026-01-20T12:21:00Z" w16du:dateUtc="2026-01-20T03:21:00Z">
              <w:r w:rsidRPr="00B83013" w:rsidDel="005B6842">
                <w:rPr>
                  <w:rFonts w:ascii="Times New Roman" w:eastAsia="ＭＳ 明朝" w:hAnsi="Times New Roman" w:cs="Times New Roman"/>
                  <w:rPrChange w:id="3643" w:author="Masato YOSHIKAWA" w:date="2026-01-20T12:25:00Z" w16du:dateUtc="2026-01-20T03:25:00Z">
                    <w:rPr>
                      <w:rFonts w:ascii="ＭＳ 明朝" w:eastAsia="ＭＳ 明朝" w:hAnsi="ＭＳ 明朝"/>
                    </w:rPr>
                  </w:rPrChange>
                </w:rPr>
                <w:t>maple trees</w:t>
              </w:r>
            </w:moveFrom>
          </w:p>
        </w:tc>
        <w:tc>
          <w:tcPr>
            <w:tcW w:w="779" w:type="pct"/>
            <w:tcPrChange w:id="3644" w:author="Masato YOSHIKAWA" w:date="2026-01-20T12:20:00Z" w16du:dateUtc="2026-01-20T03:20:00Z">
              <w:tcPr>
                <w:tcW w:w="779" w:type="pct"/>
              </w:tcPr>
            </w:tcPrChange>
          </w:tcPr>
          <w:p w14:paraId="07CCA685" w14:textId="786EF750" w:rsidR="002E4570" w:rsidRPr="00B83013" w:rsidDel="005B6842" w:rsidRDefault="002E4570" w:rsidP="00A018DB">
            <w:pPr>
              <w:pStyle w:val="af8"/>
              <w:rPr>
                <w:moveFrom w:id="3645" w:author="Masato YOSHIKAWA" w:date="2026-01-20T12:21:00Z" w16du:dateUtc="2026-01-20T03:21:00Z"/>
                <w:rFonts w:ascii="Times New Roman" w:eastAsia="ＭＳ 明朝" w:hAnsi="Times New Roman" w:cs="Times New Roman"/>
                <w:rPrChange w:id="3646" w:author="Masato YOSHIKAWA" w:date="2026-01-20T12:25:00Z" w16du:dateUtc="2026-01-20T03:25:00Z">
                  <w:rPr>
                    <w:moveFrom w:id="3647" w:author="Masato YOSHIKAWA" w:date="2026-01-20T12:21:00Z" w16du:dateUtc="2026-01-20T03:21:00Z"/>
                    <w:rFonts w:ascii="ＭＳ 明朝" w:eastAsia="ＭＳ 明朝" w:hAnsi="ＭＳ 明朝"/>
                  </w:rPr>
                </w:rPrChange>
              </w:rPr>
            </w:pPr>
            <w:moveFrom w:id="3648" w:author="Masato YOSHIKAWA" w:date="2026-01-20T12:21:00Z" w16du:dateUtc="2026-01-20T03:21:00Z">
              <w:r w:rsidRPr="00B83013" w:rsidDel="005B6842">
                <w:rPr>
                  <w:rFonts w:ascii="Times New Roman" w:eastAsia="ＭＳ 明朝" w:hAnsi="Times New Roman" w:cs="Times New Roman"/>
                  <w:rPrChange w:id="3649" w:author="Masato YOSHIKAWA" w:date="2026-01-20T12:25:00Z" w16du:dateUtc="2026-01-20T03:25:00Z">
                    <w:rPr>
                      <w:rFonts w:ascii="ＭＳ 明朝" w:eastAsia="ＭＳ 明朝" w:hAnsi="ＭＳ 明朝"/>
                    </w:rPr>
                  </w:rPrChange>
                </w:rPr>
                <w:t>Established equivalent</w:t>
              </w:r>
            </w:moveFrom>
          </w:p>
        </w:tc>
        <w:tc>
          <w:tcPr>
            <w:tcW w:w="744" w:type="pct"/>
            <w:tcPrChange w:id="3650" w:author="Masato YOSHIKAWA" w:date="2026-01-20T12:20:00Z" w16du:dateUtc="2026-01-20T03:20:00Z">
              <w:tcPr>
                <w:tcW w:w="744" w:type="pct"/>
              </w:tcPr>
            </w:tcPrChange>
          </w:tcPr>
          <w:p w14:paraId="511D024C" w14:textId="6AFAB40E" w:rsidR="002E4570" w:rsidRPr="00B83013" w:rsidDel="005B6842" w:rsidRDefault="002E4570" w:rsidP="00A018DB">
            <w:pPr>
              <w:pStyle w:val="af8"/>
              <w:rPr>
                <w:moveFrom w:id="3651" w:author="Masato YOSHIKAWA" w:date="2026-01-20T12:21:00Z" w16du:dateUtc="2026-01-20T03:21:00Z"/>
                <w:rFonts w:ascii="Times New Roman" w:eastAsia="ＭＳ 明朝" w:hAnsi="Times New Roman" w:cs="Times New Roman"/>
                <w:rPrChange w:id="3652" w:author="Masato YOSHIKAWA" w:date="2026-01-20T12:25:00Z" w16du:dateUtc="2026-01-20T03:25:00Z">
                  <w:rPr>
                    <w:moveFrom w:id="3653" w:author="Masato YOSHIKAWA" w:date="2026-01-20T12:21:00Z" w16du:dateUtc="2026-01-20T03:21:00Z"/>
                    <w:rFonts w:ascii="ＭＳ 明朝" w:eastAsia="ＭＳ 明朝" w:hAnsi="ＭＳ 明朝"/>
                  </w:rPr>
                </w:rPrChange>
              </w:rPr>
            </w:pPr>
            <w:moveFrom w:id="3654" w:author="Masato YOSHIKAWA" w:date="2026-01-20T12:21:00Z" w16du:dateUtc="2026-01-20T03:21:00Z">
              <w:r w:rsidRPr="00B83013" w:rsidDel="005B6842">
                <w:rPr>
                  <w:rFonts w:ascii="Times New Roman" w:eastAsia="ＭＳ 明朝" w:hAnsi="Times New Roman" w:cs="Times New Roman"/>
                  <w:rPrChange w:id="3655" w:author="Masato YOSHIKAWA" w:date="2026-01-20T12:25:00Z" w16du:dateUtc="2026-01-20T03:25:00Z">
                    <w:rPr>
                      <w:rFonts w:ascii="ＭＳ 明朝" w:eastAsia="ＭＳ 明朝" w:hAnsi="ＭＳ 明朝"/>
                    </w:rPr>
                  </w:rPrChange>
                </w:rPr>
                <w:t>Minimization</w:t>
              </w:r>
            </w:moveFrom>
          </w:p>
        </w:tc>
        <w:tc>
          <w:tcPr>
            <w:tcW w:w="851" w:type="pct"/>
            <w:tcPrChange w:id="3656" w:author="Masato YOSHIKAWA" w:date="2026-01-20T12:20:00Z" w16du:dateUtc="2026-01-20T03:20:00Z">
              <w:tcPr>
                <w:tcW w:w="851" w:type="pct"/>
              </w:tcPr>
            </w:tcPrChange>
          </w:tcPr>
          <w:p w14:paraId="60EE1079" w14:textId="0BCC56AD" w:rsidR="002E4570" w:rsidRPr="00B83013" w:rsidDel="005B6842" w:rsidRDefault="002E4570" w:rsidP="00A018DB">
            <w:pPr>
              <w:pStyle w:val="af8"/>
              <w:rPr>
                <w:moveFrom w:id="3657" w:author="Masato YOSHIKAWA" w:date="2026-01-20T12:21:00Z" w16du:dateUtc="2026-01-20T03:21:00Z"/>
                <w:rFonts w:ascii="Times New Roman" w:eastAsia="ＭＳ 明朝" w:hAnsi="Times New Roman" w:cs="Times New Roman"/>
                <w:rPrChange w:id="3658" w:author="Masato YOSHIKAWA" w:date="2026-01-20T12:25:00Z" w16du:dateUtc="2026-01-20T03:25:00Z">
                  <w:rPr>
                    <w:moveFrom w:id="3659" w:author="Masato YOSHIKAWA" w:date="2026-01-20T12:21:00Z" w16du:dateUtc="2026-01-20T03:21:00Z"/>
                    <w:rFonts w:ascii="ＭＳ 明朝" w:eastAsia="ＭＳ 明朝" w:hAnsi="ＭＳ 明朝"/>
                  </w:rPr>
                </w:rPrChange>
              </w:rPr>
            </w:pPr>
            <w:moveFrom w:id="3660" w:author="Masato YOSHIKAWA" w:date="2026-01-20T12:21:00Z" w16du:dateUtc="2026-01-20T03:21:00Z">
              <w:r w:rsidRPr="00B83013" w:rsidDel="005B6842">
                <w:rPr>
                  <w:rFonts w:ascii="Times New Roman" w:eastAsia="ＭＳ 明朝" w:hAnsi="Times New Roman" w:cs="Times New Roman"/>
                  <w:rPrChange w:id="3661" w:author="Masato YOSHIKAWA" w:date="2026-01-20T12:25:00Z" w16du:dateUtc="2026-01-20T03:25:00Z">
                    <w:rPr>
                      <w:rFonts w:ascii="ＭＳ 明朝" w:eastAsia="ＭＳ 明朝" w:hAnsi="ＭＳ 明朝"/>
                    </w:rPr>
                  </w:rPrChange>
                </w:rPr>
                <w:t>Established equivalent</w:t>
              </w:r>
            </w:moveFrom>
          </w:p>
        </w:tc>
        <w:tc>
          <w:tcPr>
            <w:tcW w:w="831" w:type="pct"/>
            <w:tcPrChange w:id="3662" w:author="Masato YOSHIKAWA" w:date="2026-01-20T12:20:00Z" w16du:dateUtc="2026-01-20T03:20:00Z">
              <w:tcPr>
                <w:tcW w:w="831" w:type="pct"/>
              </w:tcPr>
            </w:tcPrChange>
          </w:tcPr>
          <w:p w14:paraId="27FADD42" w14:textId="7BC393D9" w:rsidR="002E4570" w:rsidRPr="00B83013" w:rsidDel="005B6842" w:rsidRDefault="002E4570" w:rsidP="00A018DB">
            <w:pPr>
              <w:pStyle w:val="af8"/>
              <w:rPr>
                <w:moveFrom w:id="3663" w:author="Masato YOSHIKAWA" w:date="2026-01-20T12:21:00Z" w16du:dateUtc="2026-01-20T03:21:00Z"/>
                <w:rFonts w:ascii="Times New Roman" w:eastAsia="ＭＳ 明朝" w:hAnsi="Times New Roman" w:cs="Times New Roman"/>
                <w:rPrChange w:id="3664" w:author="Masato YOSHIKAWA" w:date="2026-01-20T12:25:00Z" w16du:dateUtc="2026-01-20T03:25:00Z">
                  <w:rPr>
                    <w:moveFrom w:id="3665" w:author="Masato YOSHIKAWA" w:date="2026-01-20T12:21:00Z" w16du:dateUtc="2026-01-20T03:21:00Z"/>
                    <w:rFonts w:ascii="ＭＳ 明朝" w:eastAsia="ＭＳ 明朝" w:hAnsi="ＭＳ 明朝"/>
                  </w:rPr>
                </w:rPrChange>
              </w:rPr>
            </w:pPr>
            <w:moveFrom w:id="3666" w:author="Masato YOSHIKAWA" w:date="2026-01-20T12:21:00Z" w16du:dateUtc="2026-01-20T03:21:00Z">
              <w:r w:rsidRPr="00B83013" w:rsidDel="005B6842">
                <w:rPr>
                  <w:rFonts w:ascii="Times New Roman" w:eastAsia="ＭＳ 明朝" w:hAnsi="Times New Roman" w:cs="Times New Roman"/>
                  <w:rPrChange w:id="3667" w:author="Masato YOSHIKAWA" w:date="2026-01-20T12:25:00Z" w16du:dateUtc="2026-01-20T03:25:00Z">
                    <w:rPr>
                      <w:rFonts w:ascii="ＭＳ 明朝" w:eastAsia="ＭＳ 明朝" w:hAnsi="ＭＳ 明朝"/>
                    </w:rPr>
                  </w:rPrChange>
                </w:rPr>
                <w:t>Minimization</w:t>
              </w:r>
            </w:moveFrom>
          </w:p>
        </w:tc>
      </w:tr>
      <w:tr w:rsidR="002E4570" w:rsidRPr="00B83013" w:rsidDel="005B6842" w14:paraId="4666120E" w14:textId="5DBF166F" w:rsidTr="005B6842">
        <w:tc>
          <w:tcPr>
            <w:tcW w:w="583" w:type="pct"/>
            <w:tcPrChange w:id="3668" w:author="Masato YOSHIKAWA" w:date="2026-01-20T12:20:00Z" w16du:dateUtc="2026-01-20T03:20:00Z">
              <w:tcPr>
                <w:tcW w:w="582" w:type="pct"/>
              </w:tcPr>
            </w:tcPrChange>
          </w:tcPr>
          <w:p w14:paraId="497E8C92" w14:textId="5823F824" w:rsidR="002E4570" w:rsidRPr="00B83013" w:rsidDel="005B6842" w:rsidRDefault="002E4570" w:rsidP="00A018DB">
            <w:pPr>
              <w:pStyle w:val="af8"/>
              <w:rPr>
                <w:moveFrom w:id="3669" w:author="Masato YOSHIKAWA" w:date="2026-01-20T12:21:00Z" w16du:dateUtc="2026-01-20T03:21:00Z"/>
                <w:rFonts w:ascii="Times New Roman" w:eastAsia="ＭＳ 明朝" w:hAnsi="Times New Roman" w:cs="Times New Roman"/>
                <w:rPrChange w:id="3670" w:author="Masato YOSHIKAWA" w:date="2026-01-20T12:25:00Z" w16du:dateUtc="2026-01-20T03:25:00Z">
                  <w:rPr>
                    <w:moveFrom w:id="3671" w:author="Masato YOSHIKAWA" w:date="2026-01-20T12:21:00Z" w16du:dateUtc="2026-01-20T03:21:00Z"/>
                    <w:rFonts w:ascii="ＭＳ 明朝" w:eastAsia="ＭＳ 明朝" w:hAnsi="ＭＳ 明朝"/>
                  </w:rPr>
                </w:rPrChange>
              </w:rPr>
            </w:pPr>
            <w:moveFrom w:id="3672" w:author="Masato YOSHIKAWA" w:date="2026-01-20T12:21:00Z" w16du:dateUtc="2026-01-20T03:21:00Z">
              <w:r w:rsidRPr="00B83013" w:rsidDel="005B6842">
                <w:rPr>
                  <w:rFonts w:ascii="Times New Roman" w:eastAsia="ＭＳ 明朝" w:hAnsi="Times New Roman" w:cs="Times New Roman" w:hint="eastAsia"/>
                  <w:rPrChange w:id="3673" w:author="Masato YOSHIKAWA" w:date="2026-01-20T12:25:00Z" w16du:dateUtc="2026-01-20T03:25:00Z">
                    <w:rPr>
                      <w:rFonts w:ascii="ＭＳ 明朝" w:eastAsia="ＭＳ 明朝" w:hAnsi="ＭＳ 明朝" w:hint="eastAsia"/>
                    </w:rPr>
                  </w:rPrChange>
                </w:rPr>
                <w:t>茶店</w:t>
              </w:r>
            </w:moveFrom>
          </w:p>
        </w:tc>
        <w:tc>
          <w:tcPr>
            <w:tcW w:w="583" w:type="pct"/>
            <w:tcPrChange w:id="3674" w:author="Masato YOSHIKAWA" w:date="2026-01-20T12:20:00Z" w16du:dateUtc="2026-01-20T03:20:00Z">
              <w:tcPr>
                <w:tcW w:w="583" w:type="pct"/>
              </w:tcPr>
            </w:tcPrChange>
          </w:tcPr>
          <w:p w14:paraId="16E395D5" w14:textId="73C41FBA" w:rsidR="002E4570" w:rsidRPr="00B83013" w:rsidDel="005B6842" w:rsidRDefault="002E4570" w:rsidP="00A018DB">
            <w:pPr>
              <w:pStyle w:val="af8"/>
              <w:rPr>
                <w:moveFrom w:id="3675" w:author="Masato YOSHIKAWA" w:date="2026-01-20T12:21:00Z" w16du:dateUtc="2026-01-20T03:21:00Z"/>
                <w:rFonts w:ascii="Times New Roman" w:eastAsia="ＭＳ 明朝" w:hAnsi="Times New Roman" w:cs="Times New Roman"/>
                <w:rPrChange w:id="3676" w:author="Masato YOSHIKAWA" w:date="2026-01-20T12:25:00Z" w16du:dateUtc="2026-01-20T03:25:00Z">
                  <w:rPr>
                    <w:moveFrom w:id="3677" w:author="Masato YOSHIKAWA" w:date="2026-01-20T12:21:00Z" w16du:dateUtc="2026-01-20T03:21:00Z"/>
                    <w:rFonts w:ascii="ＭＳ 明朝" w:eastAsia="ＭＳ 明朝" w:hAnsi="ＭＳ 明朝"/>
                  </w:rPr>
                </w:rPrChange>
              </w:rPr>
            </w:pPr>
            <w:moveFrom w:id="3678" w:author="Masato YOSHIKAWA" w:date="2026-01-20T12:21:00Z" w16du:dateUtc="2026-01-20T03:21:00Z">
              <w:r w:rsidRPr="00B83013" w:rsidDel="005B6842">
                <w:rPr>
                  <w:rFonts w:ascii="Times New Roman" w:eastAsia="ＭＳ 明朝" w:hAnsi="Times New Roman" w:cs="Times New Roman"/>
                  <w:rPrChange w:id="3679" w:author="Masato YOSHIKAWA" w:date="2026-01-20T12:25:00Z" w16du:dateUtc="2026-01-20T03:25:00Z">
                    <w:rPr>
                      <w:rFonts w:ascii="ＭＳ 明朝" w:eastAsia="ＭＳ 明朝" w:hAnsi="ＭＳ 明朝"/>
                    </w:rPr>
                  </w:rPrChange>
                </w:rPr>
                <w:t>restingbooth</w:t>
              </w:r>
            </w:moveFrom>
          </w:p>
        </w:tc>
        <w:tc>
          <w:tcPr>
            <w:tcW w:w="629" w:type="pct"/>
            <w:tcPrChange w:id="3680" w:author="Masato YOSHIKAWA" w:date="2026-01-20T12:20:00Z" w16du:dateUtc="2026-01-20T03:20:00Z">
              <w:tcPr>
                <w:tcW w:w="629" w:type="pct"/>
              </w:tcPr>
            </w:tcPrChange>
          </w:tcPr>
          <w:p w14:paraId="33F7C939" w14:textId="572B83A5" w:rsidR="002E4570" w:rsidRPr="00B83013" w:rsidDel="005B6842" w:rsidRDefault="002E4570" w:rsidP="00A018DB">
            <w:pPr>
              <w:pStyle w:val="af8"/>
              <w:rPr>
                <w:moveFrom w:id="3681" w:author="Masato YOSHIKAWA" w:date="2026-01-20T12:21:00Z" w16du:dateUtc="2026-01-20T03:21:00Z"/>
                <w:rFonts w:ascii="Times New Roman" w:eastAsia="ＭＳ 明朝" w:hAnsi="Times New Roman" w:cs="Times New Roman"/>
                <w:rPrChange w:id="3682" w:author="Masato YOSHIKAWA" w:date="2026-01-20T12:25:00Z" w16du:dateUtc="2026-01-20T03:25:00Z">
                  <w:rPr>
                    <w:moveFrom w:id="3683" w:author="Masato YOSHIKAWA" w:date="2026-01-20T12:21:00Z" w16du:dateUtc="2026-01-20T03:21:00Z"/>
                    <w:rFonts w:ascii="ＭＳ 明朝" w:eastAsia="ＭＳ 明朝" w:hAnsi="ＭＳ 明朝"/>
                  </w:rPr>
                </w:rPrChange>
              </w:rPr>
            </w:pPr>
            <w:moveFrom w:id="3684" w:author="Masato YOSHIKAWA" w:date="2026-01-20T12:21:00Z" w16du:dateUtc="2026-01-20T03:21:00Z">
              <w:r w:rsidRPr="00B83013" w:rsidDel="005B6842">
                <w:rPr>
                  <w:rFonts w:ascii="Times New Roman" w:eastAsia="ＭＳ 明朝" w:hAnsi="Times New Roman" w:cs="Times New Roman"/>
                  <w:rPrChange w:id="3685" w:author="Masato YOSHIKAWA" w:date="2026-01-20T12:25:00Z" w16du:dateUtc="2026-01-20T03:25:00Z">
                    <w:rPr>
                      <w:rFonts w:ascii="ＭＳ 明朝" w:eastAsia="ＭＳ 明朝" w:hAnsi="ＭＳ 明朝"/>
                    </w:rPr>
                  </w:rPrChange>
                </w:rPr>
                <w:t>tea house</w:t>
              </w:r>
            </w:moveFrom>
          </w:p>
        </w:tc>
        <w:tc>
          <w:tcPr>
            <w:tcW w:w="779" w:type="pct"/>
            <w:tcPrChange w:id="3686" w:author="Masato YOSHIKAWA" w:date="2026-01-20T12:20:00Z" w16du:dateUtc="2026-01-20T03:20:00Z">
              <w:tcPr>
                <w:tcW w:w="779" w:type="pct"/>
              </w:tcPr>
            </w:tcPrChange>
          </w:tcPr>
          <w:p w14:paraId="43EF5611" w14:textId="5D807E6A" w:rsidR="002E4570" w:rsidRPr="00B83013" w:rsidDel="005B6842" w:rsidRDefault="002E4570" w:rsidP="00A018DB">
            <w:pPr>
              <w:pStyle w:val="af8"/>
              <w:rPr>
                <w:moveFrom w:id="3687" w:author="Masato YOSHIKAWA" w:date="2026-01-20T12:21:00Z" w16du:dateUtc="2026-01-20T03:21:00Z"/>
                <w:rFonts w:ascii="Times New Roman" w:eastAsia="ＭＳ 明朝" w:hAnsi="Times New Roman" w:cs="Times New Roman"/>
                <w:rPrChange w:id="3688" w:author="Masato YOSHIKAWA" w:date="2026-01-20T12:25:00Z" w16du:dateUtc="2026-01-20T03:25:00Z">
                  <w:rPr>
                    <w:moveFrom w:id="3689" w:author="Masato YOSHIKAWA" w:date="2026-01-20T12:21:00Z" w16du:dateUtc="2026-01-20T03:21:00Z"/>
                    <w:rFonts w:ascii="ＭＳ 明朝" w:eastAsia="ＭＳ 明朝" w:hAnsi="ＭＳ 明朝"/>
                  </w:rPr>
                </w:rPrChange>
              </w:rPr>
            </w:pPr>
            <w:moveFrom w:id="3690" w:author="Masato YOSHIKAWA" w:date="2026-01-20T12:21:00Z" w16du:dateUtc="2026-01-20T03:21:00Z">
              <w:r w:rsidRPr="00B83013" w:rsidDel="005B6842">
                <w:rPr>
                  <w:rFonts w:ascii="Times New Roman" w:eastAsia="ＭＳ 明朝" w:hAnsi="Times New Roman" w:cs="Times New Roman"/>
                  <w:rPrChange w:id="3691" w:author="Masato YOSHIKAWA" w:date="2026-01-20T12:25:00Z" w16du:dateUtc="2026-01-20T03:25:00Z">
                    <w:rPr>
                      <w:rFonts w:ascii="ＭＳ 明朝" w:eastAsia="ＭＳ 明朝" w:hAnsi="ＭＳ 明朝"/>
                    </w:rPr>
                  </w:rPrChange>
                </w:rPr>
                <w:t>Description</w:t>
              </w:r>
            </w:moveFrom>
          </w:p>
        </w:tc>
        <w:tc>
          <w:tcPr>
            <w:tcW w:w="744" w:type="pct"/>
            <w:tcPrChange w:id="3692" w:author="Masato YOSHIKAWA" w:date="2026-01-20T12:20:00Z" w16du:dateUtc="2026-01-20T03:20:00Z">
              <w:tcPr>
                <w:tcW w:w="744" w:type="pct"/>
              </w:tcPr>
            </w:tcPrChange>
          </w:tcPr>
          <w:p w14:paraId="4FC59328" w14:textId="0643897E" w:rsidR="002E4570" w:rsidRPr="00B83013" w:rsidDel="005B6842" w:rsidRDefault="002E4570" w:rsidP="00A018DB">
            <w:pPr>
              <w:pStyle w:val="af8"/>
              <w:rPr>
                <w:moveFrom w:id="3693" w:author="Masato YOSHIKAWA" w:date="2026-01-20T12:21:00Z" w16du:dateUtc="2026-01-20T03:21:00Z"/>
                <w:rFonts w:ascii="Times New Roman" w:eastAsia="ＭＳ 明朝" w:hAnsi="Times New Roman" w:cs="Times New Roman"/>
                <w:rPrChange w:id="3694" w:author="Masato YOSHIKAWA" w:date="2026-01-20T12:25:00Z" w16du:dateUtc="2026-01-20T03:25:00Z">
                  <w:rPr>
                    <w:moveFrom w:id="3695" w:author="Masato YOSHIKAWA" w:date="2026-01-20T12:21:00Z" w16du:dateUtc="2026-01-20T03:21:00Z"/>
                    <w:rFonts w:ascii="ＭＳ 明朝" w:eastAsia="ＭＳ 明朝" w:hAnsi="ＭＳ 明朝"/>
                  </w:rPr>
                </w:rPrChange>
              </w:rPr>
            </w:pPr>
            <w:moveFrom w:id="3696" w:author="Masato YOSHIKAWA" w:date="2026-01-20T12:21:00Z" w16du:dateUtc="2026-01-20T03:21:00Z">
              <w:r w:rsidRPr="00B83013" w:rsidDel="005B6842">
                <w:rPr>
                  <w:rFonts w:ascii="Times New Roman" w:eastAsia="ＭＳ 明朝" w:hAnsi="Times New Roman" w:cs="Times New Roman"/>
                  <w:rPrChange w:id="3697" w:author="Masato YOSHIKAWA" w:date="2026-01-20T12:25:00Z" w16du:dateUtc="2026-01-20T03:25:00Z">
                    <w:rPr>
                      <w:rFonts w:ascii="ＭＳ 明朝" w:eastAsia="ＭＳ 明朝" w:hAnsi="ＭＳ 明朝"/>
                    </w:rPr>
                  </w:rPrChange>
                </w:rPr>
                <w:t>Minimization</w:t>
              </w:r>
            </w:moveFrom>
          </w:p>
        </w:tc>
        <w:tc>
          <w:tcPr>
            <w:tcW w:w="851" w:type="pct"/>
            <w:tcPrChange w:id="3698" w:author="Masato YOSHIKAWA" w:date="2026-01-20T12:20:00Z" w16du:dateUtc="2026-01-20T03:20:00Z">
              <w:tcPr>
                <w:tcW w:w="851" w:type="pct"/>
              </w:tcPr>
            </w:tcPrChange>
          </w:tcPr>
          <w:p w14:paraId="69AB3C39" w14:textId="241B37F3" w:rsidR="002E4570" w:rsidRPr="00B83013" w:rsidDel="005B6842" w:rsidRDefault="002E4570" w:rsidP="00A018DB">
            <w:pPr>
              <w:pStyle w:val="af8"/>
              <w:rPr>
                <w:moveFrom w:id="3699" w:author="Masato YOSHIKAWA" w:date="2026-01-20T12:21:00Z" w16du:dateUtc="2026-01-20T03:21:00Z"/>
                <w:rFonts w:ascii="Times New Roman" w:eastAsia="ＭＳ 明朝" w:hAnsi="Times New Roman" w:cs="Times New Roman"/>
                <w:rPrChange w:id="3700" w:author="Masato YOSHIKAWA" w:date="2026-01-20T12:25:00Z" w16du:dateUtc="2026-01-20T03:25:00Z">
                  <w:rPr>
                    <w:moveFrom w:id="3701" w:author="Masato YOSHIKAWA" w:date="2026-01-20T12:21:00Z" w16du:dateUtc="2026-01-20T03:21:00Z"/>
                    <w:rFonts w:ascii="ＭＳ 明朝" w:eastAsia="ＭＳ 明朝" w:hAnsi="ＭＳ 明朝"/>
                  </w:rPr>
                </w:rPrChange>
              </w:rPr>
            </w:pPr>
            <w:moveFrom w:id="3702" w:author="Masato YOSHIKAWA" w:date="2026-01-20T12:21:00Z" w16du:dateUtc="2026-01-20T03:21:00Z">
              <w:r w:rsidRPr="00B83013" w:rsidDel="005B6842">
                <w:rPr>
                  <w:rFonts w:ascii="Times New Roman" w:eastAsia="ＭＳ 明朝" w:hAnsi="Times New Roman" w:cs="Times New Roman"/>
                  <w:rPrChange w:id="3703" w:author="Masato YOSHIKAWA" w:date="2026-01-20T12:25:00Z" w16du:dateUtc="2026-01-20T03:25:00Z">
                    <w:rPr>
                      <w:rFonts w:ascii="ＭＳ 明朝" w:eastAsia="ＭＳ 明朝" w:hAnsi="ＭＳ 明朝"/>
                    </w:rPr>
                  </w:rPrChange>
                </w:rPr>
                <w:t>Established equivalent</w:t>
              </w:r>
            </w:moveFrom>
          </w:p>
        </w:tc>
        <w:tc>
          <w:tcPr>
            <w:tcW w:w="831" w:type="pct"/>
            <w:tcPrChange w:id="3704" w:author="Masato YOSHIKAWA" w:date="2026-01-20T12:20:00Z" w16du:dateUtc="2026-01-20T03:20:00Z">
              <w:tcPr>
                <w:tcW w:w="831" w:type="pct"/>
              </w:tcPr>
            </w:tcPrChange>
          </w:tcPr>
          <w:p w14:paraId="6932369D" w14:textId="43423384" w:rsidR="002E4570" w:rsidRPr="00B83013" w:rsidDel="005B6842" w:rsidRDefault="002E4570" w:rsidP="00A018DB">
            <w:pPr>
              <w:pStyle w:val="af8"/>
              <w:rPr>
                <w:moveFrom w:id="3705" w:author="Masato YOSHIKAWA" w:date="2026-01-20T12:21:00Z" w16du:dateUtc="2026-01-20T03:21:00Z"/>
                <w:rFonts w:ascii="Times New Roman" w:eastAsia="ＭＳ 明朝" w:hAnsi="Times New Roman" w:cs="Times New Roman"/>
                <w:rPrChange w:id="3706" w:author="Masato YOSHIKAWA" w:date="2026-01-20T12:25:00Z" w16du:dateUtc="2026-01-20T03:25:00Z">
                  <w:rPr>
                    <w:moveFrom w:id="3707" w:author="Masato YOSHIKAWA" w:date="2026-01-20T12:21:00Z" w16du:dateUtc="2026-01-20T03:21:00Z"/>
                    <w:rFonts w:ascii="ＭＳ 明朝" w:eastAsia="ＭＳ 明朝" w:hAnsi="ＭＳ 明朝"/>
                  </w:rPr>
                </w:rPrChange>
              </w:rPr>
            </w:pPr>
            <w:moveFrom w:id="3708" w:author="Masato YOSHIKAWA" w:date="2026-01-20T12:21:00Z" w16du:dateUtc="2026-01-20T03:21:00Z">
              <w:r w:rsidRPr="00B83013" w:rsidDel="005B6842">
                <w:rPr>
                  <w:rFonts w:ascii="Times New Roman" w:eastAsia="ＭＳ 明朝" w:hAnsi="Times New Roman" w:cs="Times New Roman"/>
                  <w:rPrChange w:id="3709" w:author="Masato YOSHIKAWA" w:date="2026-01-20T12:25:00Z" w16du:dateUtc="2026-01-20T03:25:00Z">
                    <w:rPr>
                      <w:rFonts w:ascii="ＭＳ 明朝" w:eastAsia="ＭＳ 明朝" w:hAnsi="ＭＳ 明朝"/>
                    </w:rPr>
                  </w:rPrChange>
                </w:rPr>
                <w:t>Minimization</w:t>
              </w:r>
            </w:moveFrom>
          </w:p>
        </w:tc>
      </w:tr>
      <w:tr w:rsidR="002E4570" w:rsidRPr="00B83013" w:rsidDel="005B6842" w14:paraId="5C05BB6A" w14:textId="71589B74" w:rsidTr="005B6842">
        <w:tc>
          <w:tcPr>
            <w:tcW w:w="583" w:type="pct"/>
            <w:tcPrChange w:id="3710" w:author="Masato YOSHIKAWA" w:date="2026-01-20T12:20:00Z" w16du:dateUtc="2026-01-20T03:20:00Z">
              <w:tcPr>
                <w:tcW w:w="582" w:type="pct"/>
              </w:tcPr>
            </w:tcPrChange>
          </w:tcPr>
          <w:p w14:paraId="54CF87F0" w14:textId="6F1B1C0C" w:rsidR="002E4570" w:rsidRPr="00B83013" w:rsidDel="005B6842" w:rsidRDefault="002E4570" w:rsidP="00A018DB">
            <w:pPr>
              <w:pStyle w:val="af8"/>
              <w:rPr>
                <w:moveFrom w:id="3711" w:author="Masato YOSHIKAWA" w:date="2026-01-20T12:21:00Z" w16du:dateUtc="2026-01-20T03:21:00Z"/>
                <w:rFonts w:ascii="Times New Roman" w:eastAsia="ＭＳ 明朝" w:hAnsi="Times New Roman" w:cs="Times New Roman"/>
                <w:rPrChange w:id="3712" w:author="Masato YOSHIKAWA" w:date="2026-01-20T12:25:00Z" w16du:dateUtc="2026-01-20T03:25:00Z">
                  <w:rPr>
                    <w:moveFrom w:id="3713" w:author="Masato YOSHIKAWA" w:date="2026-01-20T12:21:00Z" w16du:dateUtc="2026-01-20T03:21:00Z"/>
                    <w:rFonts w:ascii="ＭＳ 明朝" w:eastAsia="ＭＳ 明朝" w:hAnsi="ＭＳ 明朝"/>
                  </w:rPr>
                </w:rPrChange>
              </w:rPr>
            </w:pPr>
            <w:moveFrom w:id="3714" w:author="Masato YOSHIKAWA" w:date="2026-01-20T12:21:00Z" w16du:dateUtc="2026-01-20T03:21:00Z">
              <w:r w:rsidRPr="00B83013" w:rsidDel="005B6842">
                <w:rPr>
                  <w:rFonts w:ascii="Times New Roman" w:eastAsia="ＭＳ 明朝" w:hAnsi="Times New Roman" w:cs="Times New Roman" w:hint="eastAsia"/>
                  <w:rPrChange w:id="3715" w:author="Masato YOSHIKAWA" w:date="2026-01-20T12:25:00Z" w16du:dateUtc="2026-01-20T03:25:00Z">
                    <w:rPr>
                      <w:rFonts w:ascii="ＭＳ 明朝" w:eastAsia="ＭＳ 明朝" w:hAnsi="ＭＳ 明朝" w:hint="eastAsia"/>
                    </w:rPr>
                  </w:rPrChange>
                </w:rPr>
                <w:t>一切衆生悉有仏生</w:t>
              </w:r>
            </w:moveFrom>
          </w:p>
        </w:tc>
        <w:tc>
          <w:tcPr>
            <w:tcW w:w="583" w:type="pct"/>
            <w:tcPrChange w:id="3716" w:author="Masato YOSHIKAWA" w:date="2026-01-20T12:20:00Z" w16du:dateUtc="2026-01-20T03:20:00Z">
              <w:tcPr>
                <w:tcW w:w="583" w:type="pct"/>
              </w:tcPr>
            </w:tcPrChange>
          </w:tcPr>
          <w:p w14:paraId="389EEEC2" w14:textId="41C02C19" w:rsidR="002E4570" w:rsidRPr="00B83013" w:rsidDel="005B6842" w:rsidRDefault="002E4570" w:rsidP="00A018DB">
            <w:pPr>
              <w:pStyle w:val="af8"/>
              <w:rPr>
                <w:moveFrom w:id="3717" w:author="Masato YOSHIKAWA" w:date="2026-01-20T12:21:00Z" w16du:dateUtc="2026-01-20T03:21:00Z"/>
                <w:rFonts w:ascii="Times New Roman" w:eastAsia="ＭＳ 明朝" w:hAnsi="Times New Roman" w:cs="Times New Roman"/>
                <w:rPrChange w:id="3718" w:author="Masato YOSHIKAWA" w:date="2026-01-20T12:25:00Z" w16du:dateUtc="2026-01-20T03:25:00Z">
                  <w:rPr>
                    <w:moveFrom w:id="3719" w:author="Masato YOSHIKAWA" w:date="2026-01-20T12:21:00Z" w16du:dateUtc="2026-01-20T03:21:00Z"/>
                    <w:rFonts w:ascii="ＭＳ 明朝" w:eastAsia="ＭＳ 明朝" w:hAnsi="ＭＳ 明朝"/>
                  </w:rPr>
                </w:rPrChange>
              </w:rPr>
            </w:pPr>
            <w:moveFrom w:id="3720" w:author="Masato YOSHIKAWA" w:date="2026-01-20T12:21:00Z" w16du:dateUtc="2026-01-20T03:21:00Z">
              <w:r w:rsidRPr="00B83013" w:rsidDel="005B6842">
                <w:rPr>
                  <w:rFonts w:ascii="Times New Roman" w:eastAsia="ＭＳ 明朝" w:hAnsi="Times New Roman" w:cs="Times New Roman"/>
                  <w:rPrChange w:id="3721" w:author="Masato YOSHIKAWA" w:date="2026-01-20T12:25:00Z" w16du:dateUtc="2026-01-20T03:25:00Z">
                    <w:rPr>
                      <w:rFonts w:ascii="ＭＳ 明朝" w:eastAsia="ＭＳ 明朝" w:hAnsi="ＭＳ 明朝"/>
                    </w:rPr>
                  </w:rPrChange>
                </w:rPr>
                <w:t>"All living things possess the quality of Buddha"</w:t>
              </w:r>
            </w:moveFrom>
          </w:p>
        </w:tc>
        <w:tc>
          <w:tcPr>
            <w:tcW w:w="629" w:type="pct"/>
            <w:tcPrChange w:id="3722" w:author="Masato YOSHIKAWA" w:date="2026-01-20T12:20:00Z" w16du:dateUtc="2026-01-20T03:20:00Z">
              <w:tcPr>
                <w:tcW w:w="629" w:type="pct"/>
              </w:tcPr>
            </w:tcPrChange>
          </w:tcPr>
          <w:p w14:paraId="443A69E2" w14:textId="3D8757FD" w:rsidR="002E4570" w:rsidRPr="00B83013" w:rsidDel="005B6842" w:rsidRDefault="002E4570" w:rsidP="00A018DB">
            <w:pPr>
              <w:pStyle w:val="af8"/>
              <w:rPr>
                <w:moveFrom w:id="3723" w:author="Masato YOSHIKAWA" w:date="2026-01-20T12:21:00Z" w16du:dateUtc="2026-01-20T03:21:00Z"/>
                <w:rFonts w:ascii="Times New Roman" w:eastAsia="ＭＳ 明朝" w:hAnsi="Times New Roman" w:cs="Times New Roman"/>
                <w:rPrChange w:id="3724" w:author="Masato YOSHIKAWA" w:date="2026-01-20T12:25:00Z" w16du:dateUtc="2026-01-20T03:25:00Z">
                  <w:rPr>
                    <w:moveFrom w:id="3725" w:author="Masato YOSHIKAWA" w:date="2026-01-20T12:21:00Z" w16du:dateUtc="2026-01-20T03:21:00Z"/>
                    <w:rFonts w:ascii="ＭＳ 明朝" w:eastAsia="ＭＳ 明朝" w:hAnsi="ＭＳ 明朝"/>
                  </w:rPr>
                </w:rPrChange>
              </w:rPr>
            </w:pPr>
            <w:moveFrom w:id="3726" w:author="Masato YOSHIKAWA" w:date="2026-01-20T12:21:00Z" w16du:dateUtc="2026-01-20T03:21:00Z">
              <w:r w:rsidRPr="00B83013" w:rsidDel="005B6842">
                <w:rPr>
                  <w:rFonts w:ascii="Times New Roman" w:eastAsia="ＭＳ 明朝" w:hAnsi="Times New Roman" w:cs="Times New Roman"/>
                  <w:rPrChange w:id="3727" w:author="Masato YOSHIKAWA" w:date="2026-01-20T12:25:00Z" w16du:dateUtc="2026-01-20T03:25:00Z">
                    <w:rPr>
                      <w:rFonts w:ascii="ＭＳ 明朝" w:eastAsia="ＭＳ 明朝" w:hAnsi="ＭＳ 明朝"/>
                    </w:rPr>
                  </w:rPrChange>
                </w:rPr>
                <w:t>All living things bear within themselves the essence of Buddha</w:t>
              </w:r>
            </w:moveFrom>
          </w:p>
        </w:tc>
        <w:tc>
          <w:tcPr>
            <w:tcW w:w="779" w:type="pct"/>
            <w:tcPrChange w:id="3728" w:author="Masato YOSHIKAWA" w:date="2026-01-20T12:20:00Z" w16du:dateUtc="2026-01-20T03:20:00Z">
              <w:tcPr>
                <w:tcW w:w="779" w:type="pct"/>
              </w:tcPr>
            </w:tcPrChange>
          </w:tcPr>
          <w:p w14:paraId="0FFCE20A" w14:textId="2A46EF33" w:rsidR="002E4570" w:rsidRPr="00B83013" w:rsidDel="005B6842" w:rsidRDefault="002E4570" w:rsidP="00A018DB">
            <w:pPr>
              <w:pStyle w:val="af8"/>
              <w:rPr>
                <w:moveFrom w:id="3729" w:author="Masato YOSHIKAWA" w:date="2026-01-20T12:21:00Z" w16du:dateUtc="2026-01-20T03:21:00Z"/>
                <w:rFonts w:ascii="Times New Roman" w:eastAsia="ＭＳ 明朝" w:hAnsi="Times New Roman" w:cs="Times New Roman"/>
                <w:rPrChange w:id="3730" w:author="Masato YOSHIKAWA" w:date="2026-01-20T12:25:00Z" w16du:dateUtc="2026-01-20T03:25:00Z">
                  <w:rPr>
                    <w:moveFrom w:id="3731" w:author="Masato YOSHIKAWA" w:date="2026-01-20T12:21:00Z" w16du:dateUtc="2026-01-20T03:21:00Z"/>
                    <w:rFonts w:ascii="ＭＳ 明朝" w:eastAsia="ＭＳ 明朝" w:hAnsi="ＭＳ 明朝"/>
                  </w:rPr>
                </w:rPrChange>
              </w:rPr>
            </w:pPr>
            <w:moveFrom w:id="3732" w:author="Masato YOSHIKAWA" w:date="2026-01-20T12:21:00Z" w16du:dateUtc="2026-01-20T03:21:00Z">
              <w:r w:rsidRPr="00B83013" w:rsidDel="005B6842">
                <w:rPr>
                  <w:rFonts w:ascii="Times New Roman" w:eastAsia="ＭＳ 明朝" w:hAnsi="Times New Roman" w:cs="Times New Roman"/>
                  <w:rPrChange w:id="3733" w:author="Masato YOSHIKAWA" w:date="2026-01-20T12:25:00Z" w16du:dateUtc="2026-01-20T03:25:00Z">
                    <w:rPr>
                      <w:rFonts w:ascii="ＭＳ 明朝" w:eastAsia="ＭＳ 明朝" w:hAnsi="ＭＳ 明朝"/>
                    </w:rPr>
                  </w:rPrChange>
                </w:rPr>
                <w:t>Literal translation</w:t>
              </w:r>
            </w:moveFrom>
          </w:p>
        </w:tc>
        <w:tc>
          <w:tcPr>
            <w:tcW w:w="744" w:type="pct"/>
            <w:tcPrChange w:id="3734" w:author="Masato YOSHIKAWA" w:date="2026-01-20T12:20:00Z" w16du:dateUtc="2026-01-20T03:20:00Z">
              <w:tcPr>
                <w:tcW w:w="744" w:type="pct"/>
              </w:tcPr>
            </w:tcPrChange>
          </w:tcPr>
          <w:p w14:paraId="7378526D" w14:textId="58A28BA7" w:rsidR="002E4570" w:rsidRPr="00B83013" w:rsidDel="005B6842" w:rsidRDefault="002E4570" w:rsidP="00A018DB">
            <w:pPr>
              <w:pStyle w:val="af8"/>
              <w:rPr>
                <w:moveFrom w:id="3735" w:author="Masato YOSHIKAWA" w:date="2026-01-20T12:21:00Z" w16du:dateUtc="2026-01-20T03:21:00Z"/>
                <w:rFonts w:ascii="Times New Roman" w:eastAsia="ＭＳ 明朝" w:hAnsi="Times New Roman" w:cs="Times New Roman"/>
                <w:rPrChange w:id="3736" w:author="Masato YOSHIKAWA" w:date="2026-01-20T12:25:00Z" w16du:dateUtc="2026-01-20T03:25:00Z">
                  <w:rPr>
                    <w:moveFrom w:id="3737" w:author="Masato YOSHIKAWA" w:date="2026-01-20T12:21:00Z" w16du:dateUtc="2026-01-20T03:21:00Z"/>
                    <w:rFonts w:ascii="ＭＳ 明朝" w:eastAsia="ＭＳ 明朝" w:hAnsi="ＭＳ 明朝"/>
                  </w:rPr>
                </w:rPrChange>
              </w:rPr>
            </w:pPr>
            <w:moveFrom w:id="3738" w:author="Masato YOSHIKAWA" w:date="2026-01-20T12:21:00Z" w16du:dateUtc="2026-01-20T03:21:00Z">
              <w:r w:rsidRPr="00B83013" w:rsidDel="005B6842">
                <w:rPr>
                  <w:rFonts w:ascii="Times New Roman" w:eastAsia="ＭＳ 明朝" w:hAnsi="Times New Roman" w:cs="Times New Roman"/>
                  <w:rPrChange w:id="3739" w:author="Masato YOSHIKAWA" w:date="2026-01-20T12:25:00Z" w16du:dateUtc="2026-01-20T03:25:00Z">
                    <w:rPr>
                      <w:rFonts w:ascii="ＭＳ 明朝" w:eastAsia="ＭＳ 明朝" w:hAnsi="ＭＳ 明朝"/>
                    </w:rPr>
                  </w:rPrChange>
                </w:rPr>
                <w:t>Acceptance</w:t>
              </w:r>
            </w:moveFrom>
          </w:p>
        </w:tc>
        <w:tc>
          <w:tcPr>
            <w:tcW w:w="851" w:type="pct"/>
            <w:tcPrChange w:id="3740" w:author="Masato YOSHIKAWA" w:date="2026-01-20T12:20:00Z" w16du:dateUtc="2026-01-20T03:20:00Z">
              <w:tcPr>
                <w:tcW w:w="851" w:type="pct"/>
              </w:tcPr>
            </w:tcPrChange>
          </w:tcPr>
          <w:p w14:paraId="69FF13A9" w14:textId="677A2C34" w:rsidR="002E4570" w:rsidRPr="00B83013" w:rsidDel="005B6842" w:rsidRDefault="002E4570" w:rsidP="00A018DB">
            <w:pPr>
              <w:pStyle w:val="af8"/>
              <w:rPr>
                <w:moveFrom w:id="3741" w:author="Masato YOSHIKAWA" w:date="2026-01-20T12:21:00Z" w16du:dateUtc="2026-01-20T03:21:00Z"/>
                <w:rFonts w:ascii="Times New Roman" w:eastAsia="ＭＳ 明朝" w:hAnsi="Times New Roman" w:cs="Times New Roman"/>
                <w:rPrChange w:id="3742" w:author="Masato YOSHIKAWA" w:date="2026-01-20T12:25:00Z" w16du:dateUtc="2026-01-20T03:25:00Z">
                  <w:rPr>
                    <w:moveFrom w:id="3743" w:author="Masato YOSHIKAWA" w:date="2026-01-20T12:21:00Z" w16du:dateUtc="2026-01-20T03:21:00Z"/>
                    <w:rFonts w:ascii="ＭＳ 明朝" w:eastAsia="ＭＳ 明朝" w:hAnsi="ＭＳ 明朝"/>
                  </w:rPr>
                </w:rPrChange>
              </w:rPr>
            </w:pPr>
            <w:moveFrom w:id="3744" w:author="Masato YOSHIKAWA" w:date="2026-01-20T12:21:00Z" w16du:dateUtc="2026-01-20T03:21:00Z">
              <w:r w:rsidRPr="00B83013" w:rsidDel="005B6842">
                <w:rPr>
                  <w:rFonts w:ascii="Times New Roman" w:eastAsia="ＭＳ 明朝" w:hAnsi="Times New Roman" w:cs="Times New Roman"/>
                  <w:rPrChange w:id="3745" w:author="Masato YOSHIKAWA" w:date="2026-01-20T12:25:00Z" w16du:dateUtc="2026-01-20T03:25:00Z">
                    <w:rPr>
                      <w:rFonts w:ascii="ＭＳ 明朝" w:eastAsia="ＭＳ 明朝" w:hAnsi="ＭＳ 明朝"/>
                    </w:rPr>
                  </w:rPrChange>
                </w:rPr>
                <w:t>Literal translation</w:t>
              </w:r>
            </w:moveFrom>
          </w:p>
        </w:tc>
        <w:tc>
          <w:tcPr>
            <w:tcW w:w="831" w:type="pct"/>
            <w:tcPrChange w:id="3746" w:author="Masato YOSHIKAWA" w:date="2026-01-20T12:20:00Z" w16du:dateUtc="2026-01-20T03:20:00Z">
              <w:tcPr>
                <w:tcW w:w="831" w:type="pct"/>
              </w:tcPr>
            </w:tcPrChange>
          </w:tcPr>
          <w:p w14:paraId="79A2222B" w14:textId="4962E0D8" w:rsidR="002E4570" w:rsidRPr="00B83013" w:rsidDel="005B6842" w:rsidRDefault="002E4570" w:rsidP="00A018DB">
            <w:pPr>
              <w:pStyle w:val="af8"/>
              <w:rPr>
                <w:moveFrom w:id="3747" w:author="Masato YOSHIKAWA" w:date="2026-01-20T12:21:00Z" w16du:dateUtc="2026-01-20T03:21:00Z"/>
                <w:rFonts w:ascii="Times New Roman" w:eastAsia="ＭＳ 明朝" w:hAnsi="Times New Roman" w:cs="Times New Roman"/>
                <w:rPrChange w:id="3748" w:author="Masato YOSHIKAWA" w:date="2026-01-20T12:25:00Z" w16du:dateUtc="2026-01-20T03:25:00Z">
                  <w:rPr>
                    <w:moveFrom w:id="3749" w:author="Masato YOSHIKAWA" w:date="2026-01-20T12:21:00Z" w16du:dateUtc="2026-01-20T03:21:00Z"/>
                    <w:rFonts w:ascii="ＭＳ 明朝" w:eastAsia="ＭＳ 明朝" w:hAnsi="ＭＳ 明朝"/>
                  </w:rPr>
                </w:rPrChange>
              </w:rPr>
            </w:pPr>
            <w:moveFrom w:id="3750" w:author="Masato YOSHIKAWA" w:date="2026-01-20T12:21:00Z" w16du:dateUtc="2026-01-20T03:21:00Z">
              <w:r w:rsidRPr="00B83013" w:rsidDel="005B6842">
                <w:rPr>
                  <w:rFonts w:ascii="Times New Roman" w:eastAsia="ＭＳ 明朝" w:hAnsi="Times New Roman" w:cs="Times New Roman"/>
                  <w:rPrChange w:id="3751" w:author="Masato YOSHIKAWA" w:date="2026-01-20T12:25:00Z" w16du:dateUtc="2026-01-20T03:25:00Z">
                    <w:rPr>
                      <w:rFonts w:ascii="ＭＳ 明朝" w:eastAsia="ＭＳ 明朝" w:hAnsi="ＭＳ 明朝"/>
                    </w:rPr>
                  </w:rPrChange>
                </w:rPr>
                <w:t>Acceptance</w:t>
              </w:r>
            </w:moveFrom>
          </w:p>
        </w:tc>
      </w:tr>
      <w:tr w:rsidR="002E4570" w:rsidRPr="00B83013" w:rsidDel="005B6842" w14:paraId="43922624" w14:textId="3C2F612D" w:rsidTr="005B6842">
        <w:tc>
          <w:tcPr>
            <w:tcW w:w="583" w:type="pct"/>
            <w:tcPrChange w:id="3752" w:author="Masato YOSHIKAWA" w:date="2026-01-20T12:20:00Z" w16du:dateUtc="2026-01-20T03:20:00Z">
              <w:tcPr>
                <w:tcW w:w="582" w:type="pct"/>
              </w:tcPr>
            </w:tcPrChange>
          </w:tcPr>
          <w:p w14:paraId="62F3ABA5" w14:textId="0254D550" w:rsidR="002E4570" w:rsidRPr="00B83013" w:rsidDel="005B6842" w:rsidRDefault="002E4570" w:rsidP="00A018DB">
            <w:pPr>
              <w:pStyle w:val="af8"/>
              <w:rPr>
                <w:moveFrom w:id="3753" w:author="Masato YOSHIKAWA" w:date="2026-01-20T12:21:00Z" w16du:dateUtc="2026-01-20T03:21:00Z"/>
                <w:rFonts w:ascii="Times New Roman" w:eastAsia="ＭＳ 明朝" w:hAnsi="Times New Roman" w:cs="Times New Roman"/>
                <w:rPrChange w:id="3754" w:author="Masato YOSHIKAWA" w:date="2026-01-20T12:25:00Z" w16du:dateUtc="2026-01-20T03:25:00Z">
                  <w:rPr>
                    <w:moveFrom w:id="3755" w:author="Masato YOSHIKAWA" w:date="2026-01-20T12:21:00Z" w16du:dateUtc="2026-01-20T03:21:00Z"/>
                    <w:rFonts w:ascii="ＭＳ 明朝" w:eastAsia="ＭＳ 明朝" w:hAnsi="ＭＳ 明朝"/>
                  </w:rPr>
                </w:rPrChange>
              </w:rPr>
            </w:pPr>
            <w:moveFrom w:id="3756" w:author="Masato YOSHIKAWA" w:date="2026-01-20T12:21:00Z" w16du:dateUtc="2026-01-20T03:21:00Z">
              <w:r w:rsidRPr="00B83013" w:rsidDel="005B6842">
                <w:rPr>
                  <w:rFonts w:ascii="Times New Roman" w:eastAsia="ＭＳ 明朝" w:hAnsi="Times New Roman" w:cs="Times New Roman" w:hint="eastAsia"/>
                  <w:rPrChange w:id="3757" w:author="Masato YOSHIKAWA" w:date="2026-01-20T12:25:00Z" w16du:dateUtc="2026-01-20T03:25:00Z">
                    <w:rPr>
                      <w:rFonts w:ascii="ＭＳ 明朝" w:eastAsia="ＭＳ 明朝" w:hAnsi="ＭＳ 明朝" w:hint="eastAsia"/>
                    </w:rPr>
                  </w:rPrChange>
                </w:rPr>
                <w:t>塔婆</w:t>
              </w:r>
            </w:moveFrom>
          </w:p>
        </w:tc>
        <w:tc>
          <w:tcPr>
            <w:tcW w:w="583" w:type="pct"/>
            <w:tcPrChange w:id="3758" w:author="Masato YOSHIKAWA" w:date="2026-01-20T12:20:00Z" w16du:dateUtc="2026-01-20T03:20:00Z">
              <w:tcPr>
                <w:tcW w:w="583" w:type="pct"/>
              </w:tcPr>
            </w:tcPrChange>
          </w:tcPr>
          <w:p w14:paraId="390CC67D" w14:textId="7EB6A590" w:rsidR="002E4570" w:rsidRPr="00B83013" w:rsidDel="005B6842" w:rsidRDefault="002E4570" w:rsidP="00A018DB">
            <w:pPr>
              <w:pStyle w:val="af8"/>
              <w:rPr>
                <w:moveFrom w:id="3759" w:author="Masato YOSHIKAWA" w:date="2026-01-20T12:21:00Z" w16du:dateUtc="2026-01-20T03:21:00Z"/>
                <w:rFonts w:ascii="Times New Roman" w:eastAsia="ＭＳ 明朝" w:hAnsi="Times New Roman" w:cs="Times New Roman"/>
                <w:rPrChange w:id="3760" w:author="Masato YOSHIKAWA" w:date="2026-01-20T12:25:00Z" w16du:dateUtc="2026-01-20T03:25:00Z">
                  <w:rPr>
                    <w:moveFrom w:id="3761" w:author="Masato YOSHIKAWA" w:date="2026-01-20T12:21:00Z" w16du:dateUtc="2026-01-20T03:21:00Z"/>
                    <w:rFonts w:ascii="ＭＳ 明朝" w:eastAsia="ＭＳ 明朝" w:hAnsi="ＭＳ 明朝"/>
                  </w:rPr>
                </w:rPrChange>
              </w:rPr>
            </w:pPr>
            <w:moveFrom w:id="3762" w:author="Masato YOSHIKAWA" w:date="2026-01-20T12:21:00Z" w16du:dateUtc="2026-01-20T03:21:00Z">
              <w:r w:rsidRPr="00B83013" w:rsidDel="005B6842">
                <w:rPr>
                  <w:rFonts w:ascii="Times New Roman" w:eastAsia="ＭＳ 明朝" w:hAnsi="Times New Roman" w:cs="Times New Roman"/>
                  <w:rPrChange w:id="3763" w:author="Masato YOSHIKAWA" w:date="2026-01-20T12:25:00Z" w16du:dateUtc="2026-01-20T03:25:00Z">
                    <w:rPr>
                      <w:rFonts w:ascii="ＭＳ 明朝" w:eastAsia="ＭＳ 明朝" w:hAnsi="ＭＳ 明朝"/>
                    </w:rPr>
                  </w:rPrChange>
                </w:rPr>
                <w:t>a stupa</w:t>
              </w:r>
            </w:moveFrom>
          </w:p>
        </w:tc>
        <w:tc>
          <w:tcPr>
            <w:tcW w:w="629" w:type="pct"/>
            <w:tcPrChange w:id="3764" w:author="Masato YOSHIKAWA" w:date="2026-01-20T12:20:00Z" w16du:dateUtc="2026-01-20T03:20:00Z">
              <w:tcPr>
                <w:tcW w:w="629" w:type="pct"/>
              </w:tcPr>
            </w:tcPrChange>
          </w:tcPr>
          <w:p w14:paraId="3A277251" w14:textId="066B0B17" w:rsidR="002E4570" w:rsidRPr="00B83013" w:rsidDel="005B6842" w:rsidRDefault="002E4570" w:rsidP="00A018DB">
            <w:pPr>
              <w:pStyle w:val="af8"/>
              <w:rPr>
                <w:moveFrom w:id="3765" w:author="Masato YOSHIKAWA" w:date="2026-01-20T12:21:00Z" w16du:dateUtc="2026-01-20T03:21:00Z"/>
                <w:rFonts w:ascii="Times New Roman" w:eastAsia="ＭＳ 明朝" w:hAnsi="Times New Roman" w:cs="Times New Roman"/>
                <w:rPrChange w:id="3766" w:author="Masato YOSHIKAWA" w:date="2026-01-20T12:25:00Z" w16du:dateUtc="2026-01-20T03:25:00Z">
                  <w:rPr>
                    <w:moveFrom w:id="3767" w:author="Masato YOSHIKAWA" w:date="2026-01-20T12:21:00Z" w16du:dateUtc="2026-01-20T03:21:00Z"/>
                    <w:rFonts w:ascii="ＭＳ 明朝" w:eastAsia="ＭＳ 明朝" w:hAnsi="ＭＳ 明朝"/>
                  </w:rPr>
                </w:rPrChange>
              </w:rPr>
            </w:pPr>
            <w:moveFrom w:id="3768" w:author="Masato YOSHIKAWA" w:date="2026-01-20T12:21:00Z" w16du:dateUtc="2026-01-20T03:21:00Z">
              <w:r w:rsidRPr="00B83013" w:rsidDel="005B6842">
                <w:rPr>
                  <w:rFonts w:ascii="Times New Roman" w:eastAsia="ＭＳ 明朝" w:hAnsi="Times New Roman" w:cs="Times New Roman"/>
                  <w:rPrChange w:id="3769" w:author="Masato YOSHIKAWA" w:date="2026-01-20T12:25:00Z" w16du:dateUtc="2026-01-20T03:25:00Z">
                    <w:rPr>
                      <w:rFonts w:ascii="ＭＳ 明朝" w:eastAsia="ＭＳ 明朝" w:hAnsi="ＭＳ 明朝"/>
                    </w:rPr>
                  </w:rPrChange>
                </w:rPr>
                <w:t>those with Buddhist inscriptions</w:t>
              </w:r>
            </w:moveFrom>
          </w:p>
        </w:tc>
        <w:tc>
          <w:tcPr>
            <w:tcW w:w="779" w:type="pct"/>
            <w:tcPrChange w:id="3770" w:author="Masato YOSHIKAWA" w:date="2026-01-20T12:20:00Z" w16du:dateUtc="2026-01-20T03:20:00Z">
              <w:tcPr>
                <w:tcW w:w="779" w:type="pct"/>
              </w:tcPr>
            </w:tcPrChange>
          </w:tcPr>
          <w:p w14:paraId="16595D27" w14:textId="1AAD3CD2" w:rsidR="002E4570" w:rsidRPr="00B83013" w:rsidDel="005B6842" w:rsidRDefault="002E4570" w:rsidP="00A018DB">
            <w:pPr>
              <w:pStyle w:val="af8"/>
              <w:rPr>
                <w:moveFrom w:id="3771" w:author="Masato YOSHIKAWA" w:date="2026-01-20T12:21:00Z" w16du:dateUtc="2026-01-20T03:21:00Z"/>
                <w:rFonts w:ascii="Times New Roman" w:eastAsia="ＭＳ 明朝" w:hAnsi="Times New Roman" w:cs="Times New Roman"/>
                <w:rPrChange w:id="3772" w:author="Masato YOSHIKAWA" w:date="2026-01-20T12:25:00Z" w16du:dateUtc="2026-01-20T03:25:00Z">
                  <w:rPr>
                    <w:moveFrom w:id="3773" w:author="Masato YOSHIKAWA" w:date="2026-01-20T12:21:00Z" w16du:dateUtc="2026-01-20T03:21:00Z"/>
                    <w:rFonts w:ascii="ＭＳ 明朝" w:eastAsia="ＭＳ 明朝" w:hAnsi="ＭＳ 明朝"/>
                  </w:rPr>
                </w:rPrChange>
              </w:rPr>
            </w:pPr>
            <w:moveFrom w:id="3774" w:author="Masato YOSHIKAWA" w:date="2026-01-20T12:21:00Z" w16du:dateUtc="2026-01-20T03:21:00Z">
              <w:r w:rsidRPr="00B83013" w:rsidDel="005B6842">
                <w:rPr>
                  <w:rFonts w:ascii="Times New Roman" w:eastAsia="ＭＳ 明朝" w:hAnsi="Times New Roman" w:cs="Times New Roman"/>
                  <w:rPrChange w:id="3775" w:author="Masato YOSHIKAWA" w:date="2026-01-20T12:25:00Z" w16du:dateUtc="2026-01-20T03:25:00Z">
                    <w:rPr>
                      <w:rFonts w:ascii="ＭＳ 明朝" w:eastAsia="ＭＳ 明朝" w:hAnsi="ＭＳ 明朝"/>
                    </w:rPr>
                  </w:rPrChange>
                </w:rPr>
                <w:t>Established equivalent</w:t>
              </w:r>
            </w:moveFrom>
          </w:p>
        </w:tc>
        <w:tc>
          <w:tcPr>
            <w:tcW w:w="744" w:type="pct"/>
            <w:tcPrChange w:id="3776" w:author="Masato YOSHIKAWA" w:date="2026-01-20T12:20:00Z" w16du:dateUtc="2026-01-20T03:20:00Z">
              <w:tcPr>
                <w:tcW w:w="744" w:type="pct"/>
              </w:tcPr>
            </w:tcPrChange>
          </w:tcPr>
          <w:p w14:paraId="7D575ED5" w14:textId="284BD94F" w:rsidR="002E4570" w:rsidRPr="00B83013" w:rsidDel="005B6842" w:rsidRDefault="002E4570" w:rsidP="00A018DB">
            <w:pPr>
              <w:pStyle w:val="af8"/>
              <w:rPr>
                <w:moveFrom w:id="3777" w:author="Masato YOSHIKAWA" w:date="2026-01-20T12:21:00Z" w16du:dateUtc="2026-01-20T03:21:00Z"/>
                <w:rFonts w:ascii="Times New Roman" w:eastAsia="ＭＳ 明朝" w:hAnsi="Times New Roman" w:cs="Times New Roman"/>
                <w:rPrChange w:id="3778" w:author="Masato YOSHIKAWA" w:date="2026-01-20T12:25:00Z" w16du:dateUtc="2026-01-20T03:25:00Z">
                  <w:rPr>
                    <w:moveFrom w:id="3779" w:author="Masato YOSHIKAWA" w:date="2026-01-20T12:21:00Z" w16du:dateUtc="2026-01-20T03:21:00Z"/>
                    <w:rFonts w:ascii="ＭＳ 明朝" w:eastAsia="ＭＳ 明朝" w:hAnsi="ＭＳ 明朝"/>
                  </w:rPr>
                </w:rPrChange>
              </w:rPr>
            </w:pPr>
            <w:moveFrom w:id="3780" w:author="Masato YOSHIKAWA" w:date="2026-01-20T12:21:00Z" w16du:dateUtc="2026-01-20T03:21:00Z">
              <w:r w:rsidRPr="00B83013" w:rsidDel="005B6842">
                <w:rPr>
                  <w:rFonts w:ascii="Times New Roman" w:eastAsia="ＭＳ 明朝" w:hAnsi="Times New Roman" w:cs="Times New Roman"/>
                  <w:rPrChange w:id="3781" w:author="Masato YOSHIKAWA" w:date="2026-01-20T12:25:00Z" w16du:dateUtc="2026-01-20T03:25:00Z">
                    <w:rPr>
                      <w:rFonts w:ascii="ＭＳ 明朝" w:eastAsia="ＭＳ 明朝" w:hAnsi="ＭＳ 明朝"/>
                    </w:rPr>
                  </w:rPrChange>
                </w:rPr>
                <w:t>Minimization</w:t>
              </w:r>
            </w:moveFrom>
          </w:p>
        </w:tc>
        <w:tc>
          <w:tcPr>
            <w:tcW w:w="851" w:type="pct"/>
            <w:tcPrChange w:id="3782" w:author="Masato YOSHIKAWA" w:date="2026-01-20T12:20:00Z" w16du:dateUtc="2026-01-20T03:20:00Z">
              <w:tcPr>
                <w:tcW w:w="851" w:type="pct"/>
              </w:tcPr>
            </w:tcPrChange>
          </w:tcPr>
          <w:p w14:paraId="1BDDFE07" w14:textId="26E7C8B7" w:rsidR="002E4570" w:rsidRPr="00B83013" w:rsidDel="005B6842" w:rsidRDefault="002E4570" w:rsidP="00A018DB">
            <w:pPr>
              <w:pStyle w:val="af8"/>
              <w:rPr>
                <w:moveFrom w:id="3783" w:author="Masato YOSHIKAWA" w:date="2026-01-20T12:21:00Z" w16du:dateUtc="2026-01-20T03:21:00Z"/>
                <w:rFonts w:ascii="Times New Roman" w:eastAsia="ＭＳ 明朝" w:hAnsi="Times New Roman" w:cs="Times New Roman"/>
                <w:rPrChange w:id="3784" w:author="Masato YOSHIKAWA" w:date="2026-01-20T12:25:00Z" w16du:dateUtc="2026-01-20T03:25:00Z">
                  <w:rPr>
                    <w:moveFrom w:id="3785" w:author="Masato YOSHIKAWA" w:date="2026-01-20T12:21:00Z" w16du:dateUtc="2026-01-20T03:21:00Z"/>
                    <w:rFonts w:ascii="ＭＳ 明朝" w:eastAsia="ＭＳ 明朝" w:hAnsi="ＭＳ 明朝"/>
                  </w:rPr>
                </w:rPrChange>
              </w:rPr>
            </w:pPr>
            <w:moveFrom w:id="3786" w:author="Masato YOSHIKAWA" w:date="2026-01-20T12:21:00Z" w16du:dateUtc="2026-01-20T03:21:00Z">
              <w:r w:rsidRPr="00B83013" w:rsidDel="005B6842">
                <w:rPr>
                  <w:rFonts w:ascii="Times New Roman" w:eastAsia="ＭＳ 明朝" w:hAnsi="Times New Roman" w:cs="Times New Roman"/>
                  <w:rPrChange w:id="3787" w:author="Masato YOSHIKAWA" w:date="2026-01-20T12:25:00Z" w16du:dateUtc="2026-01-20T03:25:00Z">
                    <w:rPr>
                      <w:rFonts w:ascii="ＭＳ 明朝" w:eastAsia="ＭＳ 明朝" w:hAnsi="ＭＳ 明朝"/>
                    </w:rPr>
                  </w:rPrChange>
                </w:rPr>
                <w:t>Description</w:t>
              </w:r>
            </w:moveFrom>
          </w:p>
        </w:tc>
        <w:tc>
          <w:tcPr>
            <w:tcW w:w="831" w:type="pct"/>
            <w:tcPrChange w:id="3788" w:author="Masato YOSHIKAWA" w:date="2026-01-20T12:20:00Z" w16du:dateUtc="2026-01-20T03:20:00Z">
              <w:tcPr>
                <w:tcW w:w="831" w:type="pct"/>
              </w:tcPr>
            </w:tcPrChange>
          </w:tcPr>
          <w:p w14:paraId="2E6714B5" w14:textId="52E87DCF" w:rsidR="002E4570" w:rsidRPr="00B83013" w:rsidDel="005B6842" w:rsidRDefault="002E4570" w:rsidP="00A018DB">
            <w:pPr>
              <w:pStyle w:val="af8"/>
              <w:rPr>
                <w:moveFrom w:id="3789" w:author="Masato YOSHIKAWA" w:date="2026-01-20T12:21:00Z" w16du:dateUtc="2026-01-20T03:21:00Z"/>
                <w:rFonts w:ascii="Times New Roman" w:eastAsia="ＭＳ 明朝" w:hAnsi="Times New Roman" w:cs="Times New Roman"/>
                <w:rPrChange w:id="3790" w:author="Masato YOSHIKAWA" w:date="2026-01-20T12:25:00Z" w16du:dateUtc="2026-01-20T03:25:00Z">
                  <w:rPr>
                    <w:moveFrom w:id="3791" w:author="Masato YOSHIKAWA" w:date="2026-01-20T12:21:00Z" w16du:dateUtc="2026-01-20T03:21:00Z"/>
                    <w:rFonts w:ascii="ＭＳ 明朝" w:eastAsia="ＭＳ 明朝" w:hAnsi="ＭＳ 明朝"/>
                  </w:rPr>
                </w:rPrChange>
              </w:rPr>
            </w:pPr>
            <w:moveFrom w:id="3792" w:author="Masato YOSHIKAWA" w:date="2026-01-20T12:21:00Z" w16du:dateUtc="2026-01-20T03:21:00Z">
              <w:r w:rsidRPr="00B83013" w:rsidDel="005B6842">
                <w:rPr>
                  <w:rFonts w:ascii="Times New Roman" w:eastAsia="ＭＳ 明朝" w:hAnsi="Times New Roman" w:cs="Times New Roman"/>
                  <w:rPrChange w:id="3793" w:author="Masato YOSHIKAWA" w:date="2026-01-20T12:25:00Z" w16du:dateUtc="2026-01-20T03:25:00Z">
                    <w:rPr>
                      <w:rFonts w:ascii="ＭＳ 明朝" w:eastAsia="ＭＳ 明朝" w:hAnsi="ＭＳ 明朝"/>
                    </w:rPr>
                  </w:rPrChange>
                </w:rPr>
                <w:t>Minimization</w:t>
              </w:r>
            </w:moveFrom>
          </w:p>
        </w:tc>
      </w:tr>
      <w:tr w:rsidR="002E4570" w:rsidRPr="00B83013" w:rsidDel="005B6842" w14:paraId="5FDFA1AA" w14:textId="659FB085" w:rsidTr="005B6842">
        <w:tc>
          <w:tcPr>
            <w:tcW w:w="583" w:type="pct"/>
            <w:tcPrChange w:id="3794" w:author="Masato YOSHIKAWA" w:date="2026-01-20T12:20:00Z" w16du:dateUtc="2026-01-20T03:20:00Z">
              <w:tcPr>
                <w:tcW w:w="582" w:type="pct"/>
              </w:tcPr>
            </w:tcPrChange>
          </w:tcPr>
          <w:p w14:paraId="58CE0A5E" w14:textId="75E2B4FA" w:rsidR="002E4570" w:rsidRPr="00B83013" w:rsidDel="005B6842" w:rsidRDefault="002E4570" w:rsidP="00A018DB">
            <w:pPr>
              <w:pStyle w:val="af8"/>
              <w:rPr>
                <w:moveFrom w:id="3795" w:author="Masato YOSHIKAWA" w:date="2026-01-20T12:21:00Z" w16du:dateUtc="2026-01-20T03:21:00Z"/>
                <w:rFonts w:ascii="Times New Roman" w:eastAsia="ＭＳ 明朝" w:hAnsi="Times New Roman" w:cs="Times New Roman"/>
                <w:rPrChange w:id="3796" w:author="Masato YOSHIKAWA" w:date="2026-01-20T12:25:00Z" w16du:dateUtc="2026-01-20T03:25:00Z">
                  <w:rPr>
                    <w:moveFrom w:id="3797" w:author="Masato YOSHIKAWA" w:date="2026-01-20T12:21:00Z" w16du:dateUtc="2026-01-20T03:21:00Z"/>
                    <w:rFonts w:ascii="ＭＳ 明朝" w:eastAsia="ＭＳ 明朝" w:hAnsi="ＭＳ 明朝"/>
                  </w:rPr>
                </w:rPrChange>
              </w:rPr>
            </w:pPr>
            <w:moveFrom w:id="3798" w:author="Masato YOSHIKAWA" w:date="2026-01-20T12:21:00Z" w16du:dateUtc="2026-01-20T03:21:00Z">
              <w:r w:rsidRPr="00B83013" w:rsidDel="005B6842">
                <w:rPr>
                  <w:rFonts w:ascii="Times New Roman" w:eastAsia="ＭＳ 明朝" w:hAnsi="Times New Roman" w:cs="Times New Roman" w:hint="eastAsia"/>
                  <w:rPrChange w:id="3799" w:author="Masato YOSHIKAWA" w:date="2026-01-20T12:25:00Z" w16du:dateUtc="2026-01-20T03:25:00Z">
                    <w:rPr>
                      <w:rFonts w:ascii="ＭＳ 明朝" w:eastAsia="ＭＳ 明朝" w:hAnsi="ＭＳ 明朝" w:hint="eastAsia"/>
                    </w:rPr>
                  </w:rPrChange>
                </w:rPr>
                <w:t>墓標</w:t>
              </w:r>
            </w:moveFrom>
          </w:p>
        </w:tc>
        <w:tc>
          <w:tcPr>
            <w:tcW w:w="583" w:type="pct"/>
            <w:tcPrChange w:id="3800" w:author="Masato YOSHIKAWA" w:date="2026-01-20T12:20:00Z" w16du:dateUtc="2026-01-20T03:20:00Z">
              <w:tcPr>
                <w:tcW w:w="583" w:type="pct"/>
              </w:tcPr>
            </w:tcPrChange>
          </w:tcPr>
          <w:p w14:paraId="7370A970" w14:textId="309A98CD" w:rsidR="002E4570" w:rsidRPr="00B83013" w:rsidDel="005B6842" w:rsidRDefault="002E4570" w:rsidP="00A018DB">
            <w:pPr>
              <w:pStyle w:val="af8"/>
              <w:rPr>
                <w:moveFrom w:id="3801" w:author="Masato YOSHIKAWA" w:date="2026-01-20T12:21:00Z" w16du:dateUtc="2026-01-20T03:21:00Z"/>
                <w:rFonts w:ascii="Times New Roman" w:eastAsia="ＭＳ 明朝" w:hAnsi="Times New Roman" w:cs="Times New Roman"/>
                <w:rPrChange w:id="3802" w:author="Masato YOSHIKAWA" w:date="2026-01-20T12:25:00Z" w16du:dateUtc="2026-01-20T03:25:00Z">
                  <w:rPr>
                    <w:moveFrom w:id="3803" w:author="Masato YOSHIKAWA" w:date="2026-01-20T12:21:00Z" w16du:dateUtc="2026-01-20T03:21:00Z"/>
                    <w:rFonts w:ascii="ＭＳ 明朝" w:eastAsia="ＭＳ 明朝" w:hAnsi="ＭＳ 明朝"/>
                  </w:rPr>
                </w:rPrChange>
              </w:rPr>
            </w:pPr>
            <w:moveFrom w:id="3804" w:author="Masato YOSHIKAWA" w:date="2026-01-20T12:21:00Z" w16du:dateUtc="2026-01-20T03:21:00Z">
              <w:r w:rsidRPr="00B83013" w:rsidDel="005B6842">
                <w:rPr>
                  <w:rFonts w:ascii="Times New Roman" w:eastAsia="ＭＳ 明朝" w:hAnsi="Times New Roman" w:cs="Times New Roman"/>
                  <w:rPrChange w:id="3805" w:author="Masato YOSHIKAWA" w:date="2026-01-20T12:25:00Z" w16du:dateUtc="2026-01-20T03:25:00Z">
                    <w:rPr>
                      <w:rFonts w:ascii="ＭＳ 明朝" w:eastAsia="ＭＳ 明朝" w:hAnsi="ＭＳ 明朝"/>
                    </w:rPr>
                  </w:rPrChange>
                </w:rPr>
                <w:t>stones</w:t>
              </w:r>
            </w:moveFrom>
          </w:p>
        </w:tc>
        <w:tc>
          <w:tcPr>
            <w:tcW w:w="629" w:type="pct"/>
            <w:tcPrChange w:id="3806" w:author="Masato YOSHIKAWA" w:date="2026-01-20T12:20:00Z" w16du:dateUtc="2026-01-20T03:20:00Z">
              <w:tcPr>
                <w:tcW w:w="629" w:type="pct"/>
              </w:tcPr>
            </w:tcPrChange>
          </w:tcPr>
          <w:p w14:paraId="4421201A" w14:textId="246BD9A9" w:rsidR="002E4570" w:rsidRPr="00B83013" w:rsidDel="005B6842" w:rsidRDefault="002E4570" w:rsidP="00A018DB">
            <w:pPr>
              <w:pStyle w:val="af8"/>
              <w:rPr>
                <w:moveFrom w:id="3807" w:author="Masato YOSHIKAWA" w:date="2026-01-20T12:21:00Z" w16du:dateUtc="2026-01-20T03:21:00Z"/>
                <w:rFonts w:ascii="Times New Roman" w:eastAsia="ＭＳ 明朝" w:hAnsi="Times New Roman" w:cs="Times New Roman"/>
                <w:rPrChange w:id="3808" w:author="Masato YOSHIKAWA" w:date="2026-01-20T12:25:00Z" w16du:dateUtc="2026-01-20T03:25:00Z">
                  <w:rPr>
                    <w:moveFrom w:id="3809" w:author="Masato YOSHIKAWA" w:date="2026-01-20T12:21:00Z" w16du:dateUtc="2026-01-20T03:21:00Z"/>
                    <w:rFonts w:ascii="ＭＳ 明朝" w:eastAsia="ＭＳ 明朝" w:hAnsi="ＭＳ 明朝"/>
                  </w:rPr>
                </w:rPrChange>
              </w:rPr>
            </w:pPr>
            <w:moveFrom w:id="3810" w:author="Masato YOSHIKAWA" w:date="2026-01-20T12:21:00Z" w16du:dateUtc="2026-01-20T03:21:00Z">
              <w:r w:rsidRPr="00B83013" w:rsidDel="005B6842">
                <w:rPr>
                  <w:rFonts w:ascii="Times New Roman" w:eastAsia="ＭＳ 明朝" w:hAnsi="Times New Roman" w:cs="Times New Roman"/>
                  <w:rPrChange w:id="3811" w:author="Masato YOSHIKAWA" w:date="2026-01-20T12:25:00Z" w16du:dateUtc="2026-01-20T03:25:00Z">
                    <w:rPr>
                      <w:rFonts w:ascii="ＭＳ 明朝" w:eastAsia="ＭＳ 明朝" w:hAnsi="ＭＳ 明朝"/>
                    </w:rPr>
                  </w:rPrChange>
                </w:rPr>
                <w:t>tombstones</w:t>
              </w:r>
            </w:moveFrom>
          </w:p>
        </w:tc>
        <w:tc>
          <w:tcPr>
            <w:tcW w:w="779" w:type="pct"/>
            <w:tcPrChange w:id="3812" w:author="Masato YOSHIKAWA" w:date="2026-01-20T12:20:00Z" w16du:dateUtc="2026-01-20T03:20:00Z">
              <w:tcPr>
                <w:tcW w:w="779" w:type="pct"/>
              </w:tcPr>
            </w:tcPrChange>
          </w:tcPr>
          <w:p w14:paraId="45D96D5F" w14:textId="3E12112C" w:rsidR="002E4570" w:rsidRPr="00B83013" w:rsidDel="005B6842" w:rsidRDefault="002E4570" w:rsidP="00A018DB">
            <w:pPr>
              <w:pStyle w:val="af8"/>
              <w:rPr>
                <w:moveFrom w:id="3813" w:author="Masato YOSHIKAWA" w:date="2026-01-20T12:21:00Z" w16du:dateUtc="2026-01-20T03:21:00Z"/>
                <w:rFonts w:ascii="Times New Roman" w:eastAsia="ＭＳ 明朝" w:hAnsi="Times New Roman" w:cs="Times New Roman"/>
                <w:rPrChange w:id="3814" w:author="Masato YOSHIKAWA" w:date="2026-01-20T12:25:00Z" w16du:dateUtc="2026-01-20T03:25:00Z">
                  <w:rPr>
                    <w:moveFrom w:id="3815" w:author="Masato YOSHIKAWA" w:date="2026-01-20T12:21:00Z" w16du:dateUtc="2026-01-20T03:21:00Z"/>
                    <w:rFonts w:ascii="ＭＳ 明朝" w:eastAsia="ＭＳ 明朝" w:hAnsi="ＭＳ 明朝"/>
                  </w:rPr>
                </w:rPrChange>
              </w:rPr>
            </w:pPr>
            <w:moveFrom w:id="3816" w:author="Masato YOSHIKAWA" w:date="2026-01-20T12:21:00Z" w16du:dateUtc="2026-01-20T03:21:00Z">
              <w:r w:rsidRPr="00B83013" w:rsidDel="005B6842">
                <w:rPr>
                  <w:rFonts w:ascii="Times New Roman" w:eastAsia="ＭＳ 明朝" w:hAnsi="Times New Roman" w:cs="Times New Roman"/>
                  <w:rPrChange w:id="3817" w:author="Masato YOSHIKAWA" w:date="2026-01-20T12:25:00Z" w16du:dateUtc="2026-01-20T03:25:00Z">
                    <w:rPr>
                      <w:rFonts w:ascii="ＭＳ 明朝" w:eastAsia="ＭＳ 明朝" w:hAnsi="ＭＳ 明朝"/>
                    </w:rPr>
                  </w:rPrChange>
                </w:rPr>
                <w:t>Generalization</w:t>
              </w:r>
            </w:moveFrom>
          </w:p>
        </w:tc>
        <w:tc>
          <w:tcPr>
            <w:tcW w:w="744" w:type="pct"/>
            <w:tcPrChange w:id="3818" w:author="Masato YOSHIKAWA" w:date="2026-01-20T12:20:00Z" w16du:dateUtc="2026-01-20T03:20:00Z">
              <w:tcPr>
                <w:tcW w:w="744" w:type="pct"/>
              </w:tcPr>
            </w:tcPrChange>
          </w:tcPr>
          <w:p w14:paraId="4145ACE1" w14:textId="158DF887" w:rsidR="002E4570" w:rsidRPr="00B83013" w:rsidDel="005B6842" w:rsidRDefault="002E4570" w:rsidP="00A018DB">
            <w:pPr>
              <w:pStyle w:val="af8"/>
              <w:rPr>
                <w:moveFrom w:id="3819" w:author="Masato YOSHIKAWA" w:date="2026-01-20T12:21:00Z" w16du:dateUtc="2026-01-20T03:21:00Z"/>
                <w:rFonts w:ascii="Times New Roman" w:eastAsia="ＭＳ 明朝" w:hAnsi="Times New Roman" w:cs="Times New Roman"/>
                <w:rPrChange w:id="3820" w:author="Masato YOSHIKAWA" w:date="2026-01-20T12:25:00Z" w16du:dateUtc="2026-01-20T03:25:00Z">
                  <w:rPr>
                    <w:moveFrom w:id="3821" w:author="Masato YOSHIKAWA" w:date="2026-01-20T12:21:00Z" w16du:dateUtc="2026-01-20T03:21:00Z"/>
                    <w:rFonts w:ascii="ＭＳ 明朝" w:eastAsia="ＭＳ 明朝" w:hAnsi="ＭＳ 明朝"/>
                  </w:rPr>
                </w:rPrChange>
              </w:rPr>
            </w:pPr>
            <w:moveFrom w:id="3822" w:author="Masato YOSHIKAWA" w:date="2026-01-20T12:21:00Z" w16du:dateUtc="2026-01-20T03:21:00Z">
              <w:r w:rsidRPr="00B83013" w:rsidDel="005B6842">
                <w:rPr>
                  <w:rFonts w:ascii="Times New Roman" w:eastAsia="ＭＳ 明朝" w:hAnsi="Times New Roman" w:cs="Times New Roman"/>
                  <w:rPrChange w:id="3823" w:author="Masato YOSHIKAWA" w:date="2026-01-20T12:25:00Z" w16du:dateUtc="2026-01-20T03:25:00Z">
                    <w:rPr>
                      <w:rFonts w:ascii="ＭＳ 明朝" w:eastAsia="ＭＳ 明朝" w:hAnsi="ＭＳ 明朝"/>
                    </w:rPr>
                  </w:rPrChange>
                </w:rPr>
                <w:t>Minimization</w:t>
              </w:r>
            </w:moveFrom>
          </w:p>
        </w:tc>
        <w:tc>
          <w:tcPr>
            <w:tcW w:w="851" w:type="pct"/>
            <w:tcPrChange w:id="3824" w:author="Masato YOSHIKAWA" w:date="2026-01-20T12:20:00Z" w16du:dateUtc="2026-01-20T03:20:00Z">
              <w:tcPr>
                <w:tcW w:w="851" w:type="pct"/>
              </w:tcPr>
            </w:tcPrChange>
          </w:tcPr>
          <w:p w14:paraId="290605A3" w14:textId="1CE9DA47" w:rsidR="002E4570" w:rsidRPr="00B83013" w:rsidDel="005B6842" w:rsidRDefault="002E4570" w:rsidP="00A018DB">
            <w:pPr>
              <w:pStyle w:val="af8"/>
              <w:rPr>
                <w:moveFrom w:id="3825" w:author="Masato YOSHIKAWA" w:date="2026-01-20T12:21:00Z" w16du:dateUtc="2026-01-20T03:21:00Z"/>
                <w:rFonts w:ascii="Times New Roman" w:eastAsia="ＭＳ 明朝" w:hAnsi="Times New Roman" w:cs="Times New Roman"/>
                <w:rPrChange w:id="3826" w:author="Masato YOSHIKAWA" w:date="2026-01-20T12:25:00Z" w16du:dateUtc="2026-01-20T03:25:00Z">
                  <w:rPr>
                    <w:moveFrom w:id="3827" w:author="Masato YOSHIKAWA" w:date="2026-01-20T12:21:00Z" w16du:dateUtc="2026-01-20T03:21:00Z"/>
                    <w:rFonts w:ascii="ＭＳ 明朝" w:eastAsia="ＭＳ 明朝" w:hAnsi="ＭＳ 明朝"/>
                  </w:rPr>
                </w:rPrChange>
              </w:rPr>
            </w:pPr>
            <w:moveFrom w:id="3828" w:author="Masato YOSHIKAWA" w:date="2026-01-20T12:21:00Z" w16du:dateUtc="2026-01-20T03:21:00Z">
              <w:r w:rsidRPr="00B83013" w:rsidDel="005B6842">
                <w:rPr>
                  <w:rFonts w:ascii="Times New Roman" w:eastAsia="ＭＳ 明朝" w:hAnsi="Times New Roman" w:cs="Times New Roman"/>
                  <w:rPrChange w:id="3829" w:author="Masato YOSHIKAWA" w:date="2026-01-20T12:25:00Z" w16du:dateUtc="2026-01-20T03:25:00Z">
                    <w:rPr>
                      <w:rFonts w:ascii="ＭＳ 明朝" w:eastAsia="ＭＳ 明朝" w:hAnsi="ＭＳ 明朝"/>
                    </w:rPr>
                  </w:rPrChange>
                </w:rPr>
                <w:t>Established equivalent</w:t>
              </w:r>
            </w:moveFrom>
          </w:p>
        </w:tc>
        <w:tc>
          <w:tcPr>
            <w:tcW w:w="831" w:type="pct"/>
            <w:tcPrChange w:id="3830" w:author="Masato YOSHIKAWA" w:date="2026-01-20T12:20:00Z" w16du:dateUtc="2026-01-20T03:20:00Z">
              <w:tcPr>
                <w:tcW w:w="831" w:type="pct"/>
              </w:tcPr>
            </w:tcPrChange>
          </w:tcPr>
          <w:p w14:paraId="67130625" w14:textId="6A2697F0" w:rsidR="002E4570" w:rsidRPr="00B83013" w:rsidDel="005B6842" w:rsidRDefault="002E4570" w:rsidP="00A018DB">
            <w:pPr>
              <w:pStyle w:val="af8"/>
              <w:rPr>
                <w:moveFrom w:id="3831" w:author="Masato YOSHIKAWA" w:date="2026-01-20T12:21:00Z" w16du:dateUtc="2026-01-20T03:21:00Z"/>
                <w:rFonts w:ascii="Times New Roman" w:eastAsia="ＭＳ 明朝" w:hAnsi="Times New Roman" w:cs="Times New Roman"/>
                <w:rPrChange w:id="3832" w:author="Masato YOSHIKAWA" w:date="2026-01-20T12:25:00Z" w16du:dateUtc="2026-01-20T03:25:00Z">
                  <w:rPr>
                    <w:moveFrom w:id="3833" w:author="Masato YOSHIKAWA" w:date="2026-01-20T12:21:00Z" w16du:dateUtc="2026-01-20T03:21:00Z"/>
                    <w:rFonts w:ascii="ＭＳ 明朝" w:eastAsia="ＭＳ 明朝" w:hAnsi="ＭＳ 明朝"/>
                  </w:rPr>
                </w:rPrChange>
              </w:rPr>
            </w:pPr>
            <w:moveFrom w:id="3834" w:author="Masato YOSHIKAWA" w:date="2026-01-20T12:21:00Z" w16du:dateUtc="2026-01-20T03:21:00Z">
              <w:r w:rsidRPr="00B83013" w:rsidDel="005B6842">
                <w:rPr>
                  <w:rFonts w:ascii="Times New Roman" w:eastAsia="ＭＳ 明朝" w:hAnsi="Times New Roman" w:cs="Times New Roman"/>
                  <w:rPrChange w:id="3835" w:author="Masato YOSHIKAWA" w:date="2026-01-20T12:25:00Z" w16du:dateUtc="2026-01-20T03:25:00Z">
                    <w:rPr>
                      <w:rFonts w:ascii="ＭＳ 明朝" w:eastAsia="ＭＳ 明朝" w:hAnsi="ＭＳ 明朝"/>
                    </w:rPr>
                  </w:rPrChange>
                </w:rPr>
                <w:t>Minimization</w:t>
              </w:r>
            </w:moveFrom>
          </w:p>
        </w:tc>
      </w:tr>
      <w:tr w:rsidR="002E4570" w:rsidRPr="00B83013" w:rsidDel="005B6842" w14:paraId="0FA25DC3" w14:textId="53F33201" w:rsidTr="005B6842">
        <w:tc>
          <w:tcPr>
            <w:tcW w:w="583" w:type="pct"/>
            <w:tcPrChange w:id="3836" w:author="Masato YOSHIKAWA" w:date="2026-01-20T12:20:00Z" w16du:dateUtc="2026-01-20T03:20:00Z">
              <w:tcPr>
                <w:tcW w:w="582" w:type="pct"/>
              </w:tcPr>
            </w:tcPrChange>
          </w:tcPr>
          <w:p w14:paraId="2149EA00" w14:textId="56ED9ACF" w:rsidR="002E4570" w:rsidRPr="00B83013" w:rsidDel="005B6842" w:rsidRDefault="002E4570" w:rsidP="00A018DB">
            <w:pPr>
              <w:pStyle w:val="af8"/>
              <w:rPr>
                <w:moveFrom w:id="3837" w:author="Masato YOSHIKAWA" w:date="2026-01-20T12:21:00Z" w16du:dateUtc="2026-01-20T03:21:00Z"/>
                <w:rFonts w:ascii="Times New Roman" w:eastAsia="ＭＳ 明朝" w:hAnsi="Times New Roman" w:cs="Times New Roman"/>
                <w:rPrChange w:id="3838" w:author="Masato YOSHIKAWA" w:date="2026-01-20T12:25:00Z" w16du:dateUtc="2026-01-20T03:25:00Z">
                  <w:rPr>
                    <w:moveFrom w:id="3839" w:author="Masato YOSHIKAWA" w:date="2026-01-20T12:21:00Z" w16du:dateUtc="2026-01-20T03:21:00Z"/>
                    <w:rFonts w:ascii="ＭＳ 明朝" w:eastAsia="ＭＳ 明朝" w:hAnsi="ＭＳ 明朝"/>
                  </w:rPr>
                </w:rPrChange>
              </w:rPr>
            </w:pPr>
            <w:moveFrom w:id="3840" w:author="Masato YOSHIKAWA" w:date="2026-01-20T12:21:00Z" w16du:dateUtc="2026-01-20T03:21:00Z">
              <w:r w:rsidRPr="00B83013" w:rsidDel="005B6842">
                <w:rPr>
                  <w:rFonts w:ascii="Times New Roman" w:eastAsia="ＭＳ 明朝" w:hAnsi="Times New Roman" w:cs="Times New Roman" w:hint="eastAsia"/>
                  <w:rPrChange w:id="3841" w:author="Masato YOSHIKAWA" w:date="2026-01-20T12:25:00Z" w16du:dateUtc="2026-01-20T03:25:00Z">
                    <w:rPr>
                      <w:rFonts w:ascii="ＭＳ 明朝" w:eastAsia="ＭＳ 明朝" w:hAnsi="ＭＳ 明朝" w:hint="eastAsia"/>
                    </w:rPr>
                  </w:rPrChange>
                </w:rPr>
                <w:t>銀杏</w:t>
              </w:r>
            </w:moveFrom>
          </w:p>
        </w:tc>
        <w:tc>
          <w:tcPr>
            <w:tcW w:w="583" w:type="pct"/>
            <w:tcPrChange w:id="3842" w:author="Masato YOSHIKAWA" w:date="2026-01-20T12:20:00Z" w16du:dateUtc="2026-01-20T03:20:00Z">
              <w:tcPr>
                <w:tcW w:w="583" w:type="pct"/>
              </w:tcPr>
            </w:tcPrChange>
          </w:tcPr>
          <w:p w14:paraId="2BA2C36A" w14:textId="0FF90B8E" w:rsidR="002E4570" w:rsidRPr="00B83013" w:rsidDel="005B6842" w:rsidRDefault="002E4570" w:rsidP="00A018DB">
            <w:pPr>
              <w:pStyle w:val="af8"/>
              <w:rPr>
                <w:moveFrom w:id="3843" w:author="Masato YOSHIKAWA" w:date="2026-01-20T12:21:00Z" w16du:dateUtc="2026-01-20T03:21:00Z"/>
                <w:rFonts w:ascii="Times New Roman" w:eastAsia="ＭＳ 明朝" w:hAnsi="Times New Roman" w:cs="Times New Roman"/>
                <w:rPrChange w:id="3844" w:author="Masato YOSHIKAWA" w:date="2026-01-20T12:25:00Z" w16du:dateUtc="2026-01-20T03:25:00Z">
                  <w:rPr>
                    <w:moveFrom w:id="3845" w:author="Masato YOSHIKAWA" w:date="2026-01-20T12:21:00Z" w16du:dateUtc="2026-01-20T03:21:00Z"/>
                    <w:rFonts w:ascii="ＭＳ 明朝" w:eastAsia="ＭＳ 明朝" w:hAnsi="ＭＳ 明朝"/>
                  </w:rPr>
                </w:rPrChange>
              </w:rPr>
            </w:pPr>
            <w:moveFrom w:id="3846" w:author="Masato YOSHIKAWA" w:date="2026-01-20T12:21:00Z" w16du:dateUtc="2026-01-20T03:21:00Z">
              <w:r w:rsidRPr="00B83013" w:rsidDel="005B6842">
                <w:rPr>
                  <w:rFonts w:ascii="Times New Roman" w:eastAsia="ＭＳ 明朝" w:hAnsi="Times New Roman" w:cs="Times New Roman"/>
                  <w:rPrChange w:id="3847" w:author="Masato YOSHIKAWA" w:date="2026-01-20T12:25:00Z" w16du:dateUtc="2026-01-20T03:25:00Z">
                    <w:rPr>
                      <w:rFonts w:ascii="ＭＳ 明朝" w:eastAsia="ＭＳ 明朝" w:hAnsi="ＭＳ 明朝"/>
                    </w:rPr>
                  </w:rPrChange>
                </w:rPr>
                <w:t>gingko-tree</w:t>
              </w:r>
            </w:moveFrom>
          </w:p>
        </w:tc>
        <w:tc>
          <w:tcPr>
            <w:tcW w:w="629" w:type="pct"/>
            <w:tcPrChange w:id="3848" w:author="Masato YOSHIKAWA" w:date="2026-01-20T12:20:00Z" w16du:dateUtc="2026-01-20T03:20:00Z">
              <w:tcPr>
                <w:tcW w:w="629" w:type="pct"/>
              </w:tcPr>
            </w:tcPrChange>
          </w:tcPr>
          <w:p w14:paraId="1E2F82F1" w14:textId="20B36E12" w:rsidR="002E4570" w:rsidRPr="00B83013" w:rsidDel="005B6842" w:rsidRDefault="002E4570" w:rsidP="00A018DB">
            <w:pPr>
              <w:pStyle w:val="af8"/>
              <w:rPr>
                <w:moveFrom w:id="3849" w:author="Masato YOSHIKAWA" w:date="2026-01-20T12:21:00Z" w16du:dateUtc="2026-01-20T03:21:00Z"/>
                <w:rFonts w:ascii="Times New Roman" w:eastAsia="ＭＳ 明朝" w:hAnsi="Times New Roman" w:cs="Times New Roman"/>
                <w:rPrChange w:id="3850" w:author="Masato YOSHIKAWA" w:date="2026-01-20T12:25:00Z" w16du:dateUtc="2026-01-20T03:25:00Z">
                  <w:rPr>
                    <w:moveFrom w:id="3851" w:author="Masato YOSHIKAWA" w:date="2026-01-20T12:21:00Z" w16du:dateUtc="2026-01-20T03:21:00Z"/>
                    <w:rFonts w:ascii="ＭＳ 明朝" w:eastAsia="ＭＳ 明朝" w:hAnsi="ＭＳ 明朝"/>
                  </w:rPr>
                </w:rPrChange>
              </w:rPr>
            </w:pPr>
            <w:moveFrom w:id="3852" w:author="Masato YOSHIKAWA" w:date="2026-01-20T12:21:00Z" w16du:dateUtc="2026-01-20T03:21:00Z">
              <w:r w:rsidRPr="00B83013" w:rsidDel="005B6842">
                <w:rPr>
                  <w:rFonts w:ascii="Times New Roman" w:eastAsia="ＭＳ 明朝" w:hAnsi="Times New Roman" w:cs="Times New Roman"/>
                  <w:rPrChange w:id="3853" w:author="Masato YOSHIKAWA" w:date="2026-01-20T12:25:00Z" w16du:dateUtc="2026-01-20T03:25:00Z">
                    <w:rPr>
                      <w:rFonts w:ascii="ＭＳ 明朝" w:eastAsia="ＭＳ 明朝" w:hAnsi="ＭＳ 明朝"/>
                    </w:rPr>
                  </w:rPrChange>
                </w:rPr>
                <w:t>gingko tree</w:t>
              </w:r>
            </w:moveFrom>
          </w:p>
        </w:tc>
        <w:tc>
          <w:tcPr>
            <w:tcW w:w="779" w:type="pct"/>
            <w:tcPrChange w:id="3854" w:author="Masato YOSHIKAWA" w:date="2026-01-20T12:20:00Z" w16du:dateUtc="2026-01-20T03:20:00Z">
              <w:tcPr>
                <w:tcW w:w="779" w:type="pct"/>
              </w:tcPr>
            </w:tcPrChange>
          </w:tcPr>
          <w:p w14:paraId="1FBF0B54" w14:textId="711D08E5" w:rsidR="002E4570" w:rsidRPr="00B83013" w:rsidDel="005B6842" w:rsidRDefault="002E4570" w:rsidP="00A018DB">
            <w:pPr>
              <w:pStyle w:val="af8"/>
              <w:rPr>
                <w:moveFrom w:id="3855" w:author="Masato YOSHIKAWA" w:date="2026-01-20T12:21:00Z" w16du:dateUtc="2026-01-20T03:21:00Z"/>
                <w:rFonts w:ascii="Times New Roman" w:eastAsia="ＭＳ 明朝" w:hAnsi="Times New Roman" w:cs="Times New Roman"/>
                <w:rPrChange w:id="3856" w:author="Masato YOSHIKAWA" w:date="2026-01-20T12:25:00Z" w16du:dateUtc="2026-01-20T03:25:00Z">
                  <w:rPr>
                    <w:moveFrom w:id="3857" w:author="Masato YOSHIKAWA" w:date="2026-01-20T12:21:00Z" w16du:dateUtc="2026-01-20T03:21:00Z"/>
                    <w:rFonts w:ascii="ＭＳ 明朝" w:eastAsia="ＭＳ 明朝" w:hAnsi="ＭＳ 明朝"/>
                  </w:rPr>
                </w:rPrChange>
              </w:rPr>
            </w:pPr>
            <w:moveFrom w:id="3858" w:author="Masato YOSHIKAWA" w:date="2026-01-20T12:21:00Z" w16du:dateUtc="2026-01-20T03:21:00Z">
              <w:r w:rsidRPr="00B83013" w:rsidDel="005B6842">
                <w:rPr>
                  <w:rFonts w:ascii="Times New Roman" w:eastAsia="ＭＳ 明朝" w:hAnsi="Times New Roman" w:cs="Times New Roman"/>
                  <w:rPrChange w:id="3859" w:author="Masato YOSHIKAWA" w:date="2026-01-20T12:25:00Z" w16du:dateUtc="2026-01-20T03:25:00Z">
                    <w:rPr>
                      <w:rFonts w:ascii="ＭＳ 明朝" w:eastAsia="ＭＳ 明朝" w:hAnsi="ＭＳ 明朝"/>
                    </w:rPr>
                  </w:rPrChange>
                </w:rPr>
                <w:t>Established equivalent</w:t>
              </w:r>
            </w:moveFrom>
          </w:p>
        </w:tc>
        <w:tc>
          <w:tcPr>
            <w:tcW w:w="744" w:type="pct"/>
            <w:tcPrChange w:id="3860" w:author="Masato YOSHIKAWA" w:date="2026-01-20T12:20:00Z" w16du:dateUtc="2026-01-20T03:20:00Z">
              <w:tcPr>
                <w:tcW w:w="744" w:type="pct"/>
              </w:tcPr>
            </w:tcPrChange>
          </w:tcPr>
          <w:p w14:paraId="7F225CB2" w14:textId="39029E0F" w:rsidR="002E4570" w:rsidRPr="00B83013" w:rsidDel="005B6842" w:rsidRDefault="002E4570" w:rsidP="00A018DB">
            <w:pPr>
              <w:pStyle w:val="af8"/>
              <w:rPr>
                <w:moveFrom w:id="3861" w:author="Masato YOSHIKAWA" w:date="2026-01-20T12:21:00Z" w16du:dateUtc="2026-01-20T03:21:00Z"/>
                <w:rFonts w:ascii="Times New Roman" w:eastAsia="ＭＳ 明朝" w:hAnsi="Times New Roman" w:cs="Times New Roman"/>
                <w:rPrChange w:id="3862" w:author="Masato YOSHIKAWA" w:date="2026-01-20T12:25:00Z" w16du:dateUtc="2026-01-20T03:25:00Z">
                  <w:rPr>
                    <w:moveFrom w:id="3863" w:author="Masato YOSHIKAWA" w:date="2026-01-20T12:21:00Z" w16du:dateUtc="2026-01-20T03:21:00Z"/>
                    <w:rFonts w:ascii="ＭＳ 明朝" w:eastAsia="ＭＳ 明朝" w:hAnsi="ＭＳ 明朝"/>
                  </w:rPr>
                </w:rPrChange>
              </w:rPr>
            </w:pPr>
            <w:moveFrom w:id="3864" w:author="Masato YOSHIKAWA" w:date="2026-01-20T12:21:00Z" w16du:dateUtc="2026-01-20T03:21:00Z">
              <w:r w:rsidRPr="00B83013" w:rsidDel="005B6842">
                <w:rPr>
                  <w:rFonts w:ascii="Times New Roman" w:eastAsia="ＭＳ 明朝" w:hAnsi="Times New Roman" w:cs="Times New Roman"/>
                  <w:rPrChange w:id="3865" w:author="Masato YOSHIKAWA" w:date="2026-01-20T12:25:00Z" w16du:dateUtc="2026-01-20T03:25:00Z">
                    <w:rPr>
                      <w:rFonts w:ascii="ＭＳ 明朝" w:eastAsia="ＭＳ 明朝" w:hAnsi="ＭＳ 明朝"/>
                    </w:rPr>
                  </w:rPrChange>
                </w:rPr>
                <w:t>Minimization</w:t>
              </w:r>
            </w:moveFrom>
          </w:p>
        </w:tc>
        <w:tc>
          <w:tcPr>
            <w:tcW w:w="851" w:type="pct"/>
            <w:tcPrChange w:id="3866" w:author="Masato YOSHIKAWA" w:date="2026-01-20T12:20:00Z" w16du:dateUtc="2026-01-20T03:20:00Z">
              <w:tcPr>
                <w:tcW w:w="851" w:type="pct"/>
              </w:tcPr>
            </w:tcPrChange>
          </w:tcPr>
          <w:p w14:paraId="644B07EE" w14:textId="3F5D554F" w:rsidR="002E4570" w:rsidRPr="00B83013" w:rsidDel="005B6842" w:rsidRDefault="002E4570" w:rsidP="00A018DB">
            <w:pPr>
              <w:pStyle w:val="af8"/>
              <w:rPr>
                <w:moveFrom w:id="3867" w:author="Masato YOSHIKAWA" w:date="2026-01-20T12:21:00Z" w16du:dateUtc="2026-01-20T03:21:00Z"/>
                <w:rFonts w:ascii="Times New Roman" w:eastAsia="ＭＳ 明朝" w:hAnsi="Times New Roman" w:cs="Times New Roman"/>
                <w:rPrChange w:id="3868" w:author="Masato YOSHIKAWA" w:date="2026-01-20T12:25:00Z" w16du:dateUtc="2026-01-20T03:25:00Z">
                  <w:rPr>
                    <w:moveFrom w:id="3869" w:author="Masato YOSHIKAWA" w:date="2026-01-20T12:21:00Z" w16du:dateUtc="2026-01-20T03:21:00Z"/>
                    <w:rFonts w:ascii="ＭＳ 明朝" w:eastAsia="ＭＳ 明朝" w:hAnsi="ＭＳ 明朝"/>
                  </w:rPr>
                </w:rPrChange>
              </w:rPr>
            </w:pPr>
            <w:moveFrom w:id="3870" w:author="Masato YOSHIKAWA" w:date="2026-01-20T12:21:00Z" w16du:dateUtc="2026-01-20T03:21:00Z">
              <w:r w:rsidRPr="00B83013" w:rsidDel="005B6842">
                <w:rPr>
                  <w:rFonts w:ascii="Times New Roman" w:eastAsia="ＭＳ 明朝" w:hAnsi="Times New Roman" w:cs="Times New Roman"/>
                  <w:rPrChange w:id="3871" w:author="Masato YOSHIKAWA" w:date="2026-01-20T12:25:00Z" w16du:dateUtc="2026-01-20T03:25:00Z">
                    <w:rPr>
                      <w:rFonts w:ascii="ＭＳ 明朝" w:eastAsia="ＭＳ 明朝" w:hAnsi="ＭＳ 明朝"/>
                    </w:rPr>
                  </w:rPrChange>
                </w:rPr>
                <w:t>Established equivalent</w:t>
              </w:r>
            </w:moveFrom>
          </w:p>
        </w:tc>
        <w:tc>
          <w:tcPr>
            <w:tcW w:w="831" w:type="pct"/>
            <w:tcPrChange w:id="3872" w:author="Masato YOSHIKAWA" w:date="2026-01-20T12:20:00Z" w16du:dateUtc="2026-01-20T03:20:00Z">
              <w:tcPr>
                <w:tcW w:w="831" w:type="pct"/>
              </w:tcPr>
            </w:tcPrChange>
          </w:tcPr>
          <w:p w14:paraId="2D7C2BA0" w14:textId="32251714" w:rsidR="002E4570" w:rsidRPr="00B83013" w:rsidDel="005B6842" w:rsidRDefault="002E4570" w:rsidP="00A018DB">
            <w:pPr>
              <w:pStyle w:val="af8"/>
              <w:rPr>
                <w:moveFrom w:id="3873" w:author="Masato YOSHIKAWA" w:date="2026-01-20T12:21:00Z" w16du:dateUtc="2026-01-20T03:21:00Z"/>
                <w:rFonts w:ascii="Times New Roman" w:eastAsia="ＭＳ 明朝" w:hAnsi="Times New Roman" w:cs="Times New Roman"/>
                <w:rPrChange w:id="3874" w:author="Masato YOSHIKAWA" w:date="2026-01-20T12:25:00Z" w16du:dateUtc="2026-01-20T03:25:00Z">
                  <w:rPr>
                    <w:moveFrom w:id="3875" w:author="Masato YOSHIKAWA" w:date="2026-01-20T12:21:00Z" w16du:dateUtc="2026-01-20T03:21:00Z"/>
                    <w:rFonts w:ascii="ＭＳ 明朝" w:eastAsia="ＭＳ 明朝" w:hAnsi="ＭＳ 明朝"/>
                  </w:rPr>
                </w:rPrChange>
              </w:rPr>
            </w:pPr>
            <w:moveFrom w:id="3876" w:author="Masato YOSHIKAWA" w:date="2026-01-20T12:21:00Z" w16du:dateUtc="2026-01-20T03:21:00Z">
              <w:r w:rsidRPr="00B83013" w:rsidDel="005B6842">
                <w:rPr>
                  <w:rFonts w:ascii="Times New Roman" w:eastAsia="ＭＳ 明朝" w:hAnsi="Times New Roman" w:cs="Times New Roman"/>
                  <w:rPrChange w:id="3877" w:author="Masato YOSHIKAWA" w:date="2026-01-20T12:25:00Z" w16du:dateUtc="2026-01-20T03:25:00Z">
                    <w:rPr>
                      <w:rFonts w:ascii="ＭＳ 明朝" w:eastAsia="ＭＳ 明朝" w:hAnsi="ＭＳ 明朝"/>
                    </w:rPr>
                  </w:rPrChange>
                </w:rPr>
                <w:t>Minimization</w:t>
              </w:r>
            </w:moveFrom>
          </w:p>
        </w:tc>
      </w:tr>
      <w:tr w:rsidR="002E4570" w:rsidRPr="00B83013" w:rsidDel="005B6842" w14:paraId="34ABBABE" w14:textId="68D8B713" w:rsidTr="005B6842">
        <w:tc>
          <w:tcPr>
            <w:tcW w:w="583" w:type="pct"/>
            <w:tcPrChange w:id="3878" w:author="Masato YOSHIKAWA" w:date="2026-01-20T12:20:00Z" w16du:dateUtc="2026-01-20T03:20:00Z">
              <w:tcPr>
                <w:tcW w:w="582" w:type="pct"/>
              </w:tcPr>
            </w:tcPrChange>
          </w:tcPr>
          <w:p w14:paraId="62F3C400" w14:textId="24B1D023" w:rsidR="002E4570" w:rsidRPr="00B83013" w:rsidDel="005B6842" w:rsidRDefault="002E4570" w:rsidP="00A018DB">
            <w:pPr>
              <w:pStyle w:val="af8"/>
              <w:rPr>
                <w:moveFrom w:id="3879" w:author="Masato YOSHIKAWA" w:date="2026-01-20T12:21:00Z" w16du:dateUtc="2026-01-20T03:21:00Z"/>
                <w:rFonts w:ascii="Times New Roman" w:eastAsia="ＭＳ 明朝" w:hAnsi="Times New Roman" w:cs="Times New Roman"/>
                <w:rPrChange w:id="3880" w:author="Masato YOSHIKAWA" w:date="2026-01-20T12:25:00Z" w16du:dateUtc="2026-01-20T03:25:00Z">
                  <w:rPr>
                    <w:moveFrom w:id="3881" w:author="Masato YOSHIKAWA" w:date="2026-01-20T12:21:00Z" w16du:dateUtc="2026-01-20T03:21:00Z"/>
                    <w:rFonts w:ascii="ＭＳ 明朝" w:eastAsia="ＭＳ 明朝" w:hAnsi="ＭＳ 明朝"/>
                  </w:rPr>
                </w:rPrChange>
              </w:rPr>
            </w:pPr>
            <w:moveFrom w:id="3882" w:author="Masato YOSHIKAWA" w:date="2026-01-20T12:21:00Z" w16du:dateUtc="2026-01-20T03:21:00Z">
              <w:r w:rsidRPr="00B83013" w:rsidDel="005B6842">
                <w:rPr>
                  <w:rFonts w:ascii="Times New Roman" w:eastAsia="ＭＳ 明朝" w:hAnsi="Times New Roman" w:cs="Times New Roman" w:hint="eastAsia"/>
                  <w:rPrChange w:id="3883" w:author="Masato YOSHIKAWA" w:date="2026-01-20T12:25:00Z" w16du:dateUtc="2026-01-20T03:25:00Z">
                    <w:rPr>
                      <w:rFonts w:ascii="ＭＳ 明朝" w:eastAsia="ＭＳ 明朝" w:hAnsi="ＭＳ 明朝" w:hint="eastAsia"/>
                    </w:rPr>
                  </w:rPrChange>
                </w:rPr>
                <w:t>黄葉</w:t>
              </w:r>
            </w:moveFrom>
          </w:p>
        </w:tc>
        <w:tc>
          <w:tcPr>
            <w:tcW w:w="583" w:type="pct"/>
            <w:tcPrChange w:id="3884" w:author="Masato YOSHIKAWA" w:date="2026-01-20T12:20:00Z" w16du:dateUtc="2026-01-20T03:20:00Z">
              <w:tcPr>
                <w:tcW w:w="583" w:type="pct"/>
              </w:tcPr>
            </w:tcPrChange>
          </w:tcPr>
          <w:p w14:paraId="3CB31CC0" w14:textId="63212768" w:rsidR="002E4570" w:rsidRPr="00B83013" w:rsidDel="005B6842" w:rsidRDefault="002E4570" w:rsidP="00A018DB">
            <w:pPr>
              <w:pStyle w:val="af8"/>
              <w:rPr>
                <w:moveFrom w:id="3885" w:author="Masato YOSHIKAWA" w:date="2026-01-20T12:21:00Z" w16du:dateUtc="2026-01-20T03:21:00Z"/>
                <w:rFonts w:ascii="Times New Roman" w:eastAsia="ＭＳ 明朝" w:hAnsi="Times New Roman" w:cs="Times New Roman"/>
                <w:rPrChange w:id="3886" w:author="Masato YOSHIKAWA" w:date="2026-01-20T12:25:00Z" w16du:dateUtc="2026-01-20T03:25:00Z">
                  <w:rPr>
                    <w:moveFrom w:id="3887" w:author="Masato YOSHIKAWA" w:date="2026-01-20T12:21:00Z" w16du:dateUtc="2026-01-20T03:21:00Z"/>
                    <w:rFonts w:ascii="ＭＳ 明朝" w:eastAsia="ＭＳ 明朝" w:hAnsi="ＭＳ 明朝"/>
                  </w:rPr>
                </w:rPrChange>
              </w:rPr>
            </w:pPr>
            <w:moveFrom w:id="3888" w:author="Masato YOSHIKAWA" w:date="2026-01-20T12:21:00Z" w16du:dateUtc="2026-01-20T03:21:00Z">
              <w:r w:rsidRPr="00B83013" w:rsidDel="005B6842">
                <w:rPr>
                  <w:rFonts w:ascii="Times New Roman" w:eastAsia="ＭＳ 明朝" w:hAnsi="Times New Roman" w:cs="Times New Roman"/>
                  <w:rPrChange w:id="3889" w:author="Masato YOSHIKAWA" w:date="2026-01-20T12:25:00Z" w16du:dateUtc="2026-01-20T03:25:00Z">
                    <w:rPr>
                      <w:rFonts w:ascii="ＭＳ 明朝" w:eastAsia="ＭＳ 明朝" w:hAnsi="ＭＳ 明朝"/>
                    </w:rPr>
                  </w:rPrChange>
                </w:rPr>
                <w:t>turn entirely yellow</w:t>
              </w:r>
            </w:moveFrom>
          </w:p>
        </w:tc>
        <w:tc>
          <w:tcPr>
            <w:tcW w:w="629" w:type="pct"/>
            <w:tcPrChange w:id="3890" w:author="Masato YOSHIKAWA" w:date="2026-01-20T12:20:00Z" w16du:dateUtc="2026-01-20T03:20:00Z">
              <w:tcPr>
                <w:tcW w:w="629" w:type="pct"/>
              </w:tcPr>
            </w:tcPrChange>
          </w:tcPr>
          <w:p w14:paraId="3E62C90B" w14:textId="18AB0A8F" w:rsidR="002E4570" w:rsidRPr="00B83013" w:rsidDel="005B6842" w:rsidRDefault="002E4570" w:rsidP="00A018DB">
            <w:pPr>
              <w:pStyle w:val="af8"/>
              <w:rPr>
                <w:moveFrom w:id="3891" w:author="Masato YOSHIKAWA" w:date="2026-01-20T12:21:00Z" w16du:dateUtc="2026-01-20T03:21:00Z"/>
                <w:rFonts w:ascii="Times New Roman" w:eastAsia="ＭＳ 明朝" w:hAnsi="Times New Roman" w:cs="Times New Roman"/>
                <w:rPrChange w:id="3892" w:author="Masato YOSHIKAWA" w:date="2026-01-20T12:25:00Z" w16du:dateUtc="2026-01-20T03:25:00Z">
                  <w:rPr>
                    <w:moveFrom w:id="3893" w:author="Masato YOSHIKAWA" w:date="2026-01-20T12:21:00Z" w16du:dateUtc="2026-01-20T03:21:00Z"/>
                    <w:rFonts w:ascii="ＭＳ 明朝" w:eastAsia="ＭＳ 明朝" w:hAnsi="ＭＳ 明朝"/>
                  </w:rPr>
                </w:rPrChange>
              </w:rPr>
            </w:pPr>
            <w:moveFrom w:id="3894" w:author="Masato YOSHIKAWA" w:date="2026-01-20T12:21:00Z" w16du:dateUtc="2026-01-20T03:21:00Z">
              <w:r w:rsidRPr="00B83013" w:rsidDel="005B6842">
                <w:rPr>
                  <w:rFonts w:ascii="Times New Roman" w:eastAsia="ＭＳ 明朝" w:hAnsi="Times New Roman" w:cs="Times New Roman"/>
                  <w:rPrChange w:id="3895" w:author="Masato YOSHIKAWA" w:date="2026-01-20T12:25:00Z" w16du:dateUtc="2026-01-20T03:25:00Z">
                    <w:rPr>
                      <w:rFonts w:ascii="ＭＳ 明朝" w:eastAsia="ＭＳ 明朝" w:hAnsi="ＭＳ 明朝"/>
                    </w:rPr>
                  </w:rPrChange>
                </w:rPr>
                <w:t>a mass of yellow</w:t>
              </w:r>
            </w:moveFrom>
          </w:p>
        </w:tc>
        <w:tc>
          <w:tcPr>
            <w:tcW w:w="779" w:type="pct"/>
            <w:tcPrChange w:id="3896" w:author="Masato YOSHIKAWA" w:date="2026-01-20T12:20:00Z" w16du:dateUtc="2026-01-20T03:20:00Z">
              <w:tcPr>
                <w:tcW w:w="779" w:type="pct"/>
              </w:tcPr>
            </w:tcPrChange>
          </w:tcPr>
          <w:p w14:paraId="6EC775EC" w14:textId="262F2F11" w:rsidR="002E4570" w:rsidRPr="00B83013" w:rsidDel="005B6842" w:rsidRDefault="002E4570" w:rsidP="00A018DB">
            <w:pPr>
              <w:pStyle w:val="af8"/>
              <w:rPr>
                <w:moveFrom w:id="3897" w:author="Masato YOSHIKAWA" w:date="2026-01-20T12:21:00Z" w16du:dateUtc="2026-01-20T03:21:00Z"/>
                <w:rFonts w:ascii="Times New Roman" w:eastAsia="ＭＳ 明朝" w:hAnsi="Times New Roman" w:cs="Times New Roman"/>
                <w:rPrChange w:id="3898" w:author="Masato YOSHIKAWA" w:date="2026-01-20T12:25:00Z" w16du:dateUtc="2026-01-20T03:25:00Z">
                  <w:rPr>
                    <w:moveFrom w:id="3899" w:author="Masato YOSHIKAWA" w:date="2026-01-20T12:21:00Z" w16du:dateUtc="2026-01-20T03:21:00Z"/>
                    <w:rFonts w:ascii="ＭＳ 明朝" w:eastAsia="ＭＳ 明朝" w:hAnsi="ＭＳ 明朝"/>
                  </w:rPr>
                </w:rPrChange>
              </w:rPr>
            </w:pPr>
            <w:moveFrom w:id="3900" w:author="Masato YOSHIKAWA" w:date="2026-01-20T12:21:00Z" w16du:dateUtc="2026-01-20T03:21:00Z">
              <w:r w:rsidRPr="00B83013" w:rsidDel="005B6842">
                <w:rPr>
                  <w:rFonts w:ascii="Times New Roman" w:eastAsia="ＭＳ 明朝" w:hAnsi="Times New Roman" w:cs="Times New Roman"/>
                  <w:rPrChange w:id="3901" w:author="Masato YOSHIKAWA" w:date="2026-01-20T12:25:00Z" w16du:dateUtc="2026-01-20T03:25:00Z">
                    <w:rPr>
                      <w:rFonts w:ascii="ＭＳ 明朝" w:eastAsia="ＭＳ 明朝" w:hAnsi="ＭＳ 明朝"/>
                    </w:rPr>
                  </w:rPrChange>
                </w:rPr>
                <w:t>Description</w:t>
              </w:r>
            </w:moveFrom>
          </w:p>
        </w:tc>
        <w:tc>
          <w:tcPr>
            <w:tcW w:w="744" w:type="pct"/>
            <w:tcPrChange w:id="3902" w:author="Masato YOSHIKAWA" w:date="2026-01-20T12:20:00Z" w16du:dateUtc="2026-01-20T03:20:00Z">
              <w:tcPr>
                <w:tcW w:w="744" w:type="pct"/>
              </w:tcPr>
            </w:tcPrChange>
          </w:tcPr>
          <w:p w14:paraId="7503D126" w14:textId="19466E9D" w:rsidR="002E4570" w:rsidRPr="00B83013" w:rsidDel="005B6842" w:rsidRDefault="002E4570" w:rsidP="00A018DB">
            <w:pPr>
              <w:pStyle w:val="af8"/>
              <w:rPr>
                <w:moveFrom w:id="3903" w:author="Masato YOSHIKAWA" w:date="2026-01-20T12:21:00Z" w16du:dateUtc="2026-01-20T03:21:00Z"/>
                <w:rFonts w:ascii="Times New Roman" w:eastAsia="ＭＳ 明朝" w:hAnsi="Times New Roman" w:cs="Times New Roman"/>
                <w:rPrChange w:id="3904" w:author="Masato YOSHIKAWA" w:date="2026-01-20T12:25:00Z" w16du:dateUtc="2026-01-20T03:25:00Z">
                  <w:rPr>
                    <w:moveFrom w:id="3905" w:author="Masato YOSHIKAWA" w:date="2026-01-20T12:21:00Z" w16du:dateUtc="2026-01-20T03:21:00Z"/>
                    <w:rFonts w:ascii="ＭＳ 明朝" w:eastAsia="ＭＳ 明朝" w:hAnsi="ＭＳ 明朝"/>
                  </w:rPr>
                </w:rPrChange>
              </w:rPr>
            </w:pPr>
            <w:moveFrom w:id="3906" w:author="Masato YOSHIKAWA" w:date="2026-01-20T12:21:00Z" w16du:dateUtc="2026-01-20T03:21:00Z">
              <w:r w:rsidRPr="00B83013" w:rsidDel="005B6842">
                <w:rPr>
                  <w:rFonts w:ascii="Times New Roman" w:eastAsia="ＭＳ 明朝" w:hAnsi="Times New Roman" w:cs="Times New Roman"/>
                  <w:rPrChange w:id="3907" w:author="Masato YOSHIKAWA" w:date="2026-01-20T12:25:00Z" w16du:dateUtc="2026-01-20T03:25:00Z">
                    <w:rPr>
                      <w:rFonts w:ascii="ＭＳ 明朝" w:eastAsia="ＭＳ 明朝" w:hAnsi="ＭＳ 明朝"/>
                    </w:rPr>
                  </w:rPrChange>
                </w:rPr>
                <w:t>Minimization</w:t>
              </w:r>
            </w:moveFrom>
          </w:p>
        </w:tc>
        <w:tc>
          <w:tcPr>
            <w:tcW w:w="851" w:type="pct"/>
            <w:tcPrChange w:id="3908" w:author="Masato YOSHIKAWA" w:date="2026-01-20T12:20:00Z" w16du:dateUtc="2026-01-20T03:20:00Z">
              <w:tcPr>
                <w:tcW w:w="851" w:type="pct"/>
              </w:tcPr>
            </w:tcPrChange>
          </w:tcPr>
          <w:p w14:paraId="2E7B86BB" w14:textId="418A61B6" w:rsidR="002E4570" w:rsidRPr="00B83013" w:rsidDel="005B6842" w:rsidRDefault="002E4570" w:rsidP="00A018DB">
            <w:pPr>
              <w:pStyle w:val="af8"/>
              <w:rPr>
                <w:moveFrom w:id="3909" w:author="Masato YOSHIKAWA" w:date="2026-01-20T12:21:00Z" w16du:dateUtc="2026-01-20T03:21:00Z"/>
                <w:rFonts w:ascii="Times New Roman" w:eastAsia="ＭＳ 明朝" w:hAnsi="Times New Roman" w:cs="Times New Roman"/>
                <w:rPrChange w:id="3910" w:author="Masato YOSHIKAWA" w:date="2026-01-20T12:25:00Z" w16du:dateUtc="2026-01-20T03:25:00Z">
                  <w:rPr>
                    <w:moveFrom w:id="3911" w:author="Masato YOSHIKAWA" w:date="2026-01-20T12:21:00Z" w16du:dateUtc="2026-01-20T03:21:00Z"/>
                    <w:rFonts w:ascii="ＭＳ 明朝" w:eastAsia="ＭＳ 明朝" w:hAnsi="ＭＳ 明朝"/>
                  </w:rPr>
                </w:rPrChange>
              </w:rPr>
            </w:pPr>
            <w:moveFrom w:id="3912" w:author="Masato YOSHIKAWA" w:date="2026-01-20T12:21:00Z" w16du:dateUtc="2026-01-20T03:21:00Z">
              <w:r w:rsidRPr="00B83013" w:rsidDel="005B6842">
                <w:rPr>
                  <w:rFonts w:ascii="Times New Roman" w:eastAsia="ＭＳ 明朝" w:hAnsi="Times New Roman" w:cs="Times New Roman"/>
                  <w:rPrChange w:id="3913" w:author="Masato YOSHIKAWA" w:date="2026-01-20T12:25:00Z" w16du:dateUtc="2026-01-20T03:25:00Z">
                    <w:rPr>
                      <w:rFonts w:ascii="ＭＳ 明朝" w:eastAsia="ＭＳ 明朝" w:hAnsi="ＭＳ 明朝"/>
                    </w:rPr>
                  </w:rPrChange>
                </w:rPr>
                <w:t>Description</w:t>
              </w:r>
            </w:moveFrom>
          </w:p>
        </w:tc>
        <w:tc>
          <w:tcPr>
            <w:tcW w:w="831" w:type="pct"/>
            <w:tcPrChange w:id="3914" w:author="Masato YOSHIKAWA" w:date="2026-01-20T12:20:00Z" w16du:dateUtc="2026-01-20T03:20:00Z">
              <w:tcPr>
                <w:tcW w:w="831" w:type="pct"/>
              </w:tcPr>
            </w:tcPrChange>
          </w:tcPr>
          <w:p w14:paraId="53EC8B60" w14:textId="69E74897" w:rsidR="002E4570" w:rsidRPr="00B83013" w:rsidDel="005B6842" w:rsidRDefault="002E4570" w:rsidP="00A018DB">
            <w:pPr>
              <w:pStyle w:val="af8"/>
              <w:rPr>
                <w:moveFrom w:id="3915" w:author="Masato YOSHIKAWA" w:date="2026-01-20T12:21:00Z" w16du:dateUtc="2026-01-20T03:21:00Z"/>
                <w:rFonts w:ascii="Times New Roman" w:eastAsia="ＭＳ 明朝" w:hAnsi="Times New Roman" w:cs="Times New Roman"/>
                <w:rPrChange w:id="3916" w:author="Masato YOSHIKAWA" w:date="2026-01-20T12:25:00Z" w16du:dateUtc="2026-01-20T03:25:00Z">
                  <w:rPr>
                    <w:moveFrom w:id="3917" w:author="Masato YOSHIKAWA" w:date="2026-01-20T12:21:00Z" w16du:dateUtc="2026-01-20T03:21:00Z"/>
                    <w:rFonts w:ascii="ＭＳ 明朝" w:eastAsia="ＭＳ 明朝" w:hAnsi="ＭＳ 明朝"/>
                  </w:rPr>
                </w:rPrChange>
              </w:rPr>
            </w:pPr>
            <w:moveFrom w:id="3918" w:author="Masato YOSHIKAWA" w:date="2026-01-20T12:21:00Z" w16du:dateUtc="2026-01-20T03:21:00Z">
              <w:r w:rsidRPr="00B83013" w:rsidDel="005B6842">
                <w:rPr>
                  <w:rFonts w:ascii="Times New Roman" w:eastAsia="ＭＳ 明朝" w:hAnsi="Times New Roman" w:cs="Times New Roman"/>
                  <w:rPrChange w:id="3919" w:author="Masato YOSHIKAWA" w:date="2026-01-20T12:25:00Z" w16du:dateUtc="2026-01-20T03:25:00Z">
                    <w:rPr>
                      <w:rFonts w:ascii="ＭＳ 明朝" w:eastAsia="ＭＳ 明朝" w:hAnsi="ＭＳ 明朝"/>
                    </w:rPr>
                  </w:rPrChange>
                </w:rPr>
                <w:t>Minimization</w:t>
              </w:r>
            </w:moveFrom>
          </w:p>
        </w:tc>
      </w:tr>
      <w:tr w:rsidR="002E4570" w:rsidRPr="00B83013" w:rsidDel="005B6842" w14:paraId="14BADB4A" w14:textId="1D9B51FA" w:rsidTr="005B6842">
        <w:tc>
          <w:tcPr>
            <w:tcW w:w="583" w:type="pct"/>
            <w:tcPrChange w:id="3920" w:author="Masato YOSHIKAWA" w:date="2026-01-20T12:20:00Z" w16du:dateUtc="2026-01-20T03:20:00Z">
              <w:tcPr>
                <w:tcW w:w="582" w:type="pct"/>
              </w:tcPr>
            </w:tcPrChange>
          </w:tcPr>
          <w:p w14:paraId="3B27CED6" w14:textId="1FA836E5" w:rsidR="002E4570" w:rsidRPr="00B83013" w:rsidDel="005B6842" w:rsidRDefault="002E4570" w:rsidP="00A018DB">
            <w:pPr>
              <w:pStyle w:val="af8"/>
              <w:rPr>
                <w:moveFrom w:id="3921" w:author="Masato YOSHIKAWA" w:date="2026-01-20T12:21:00Z" w16du:dateUtc="2026-01-20T03:21:00Z"/>
                <w:rFonts w:ascii="Times New Roman" w:eastAsia="ＭＳ 明朝" w:hAnsi="Times New Roman" w:cs="Times New Roman"/>
                <w:rPrChange w:id="3922" w:author="Masato YOSHIKAWA" w:date="2026-01-20T12:25:00Z" w16du:dateUtc="2026-01-20T03:25:00Z">
                  <w:rPr>
                    <w:moveFrom w:id="3923" w:author="Masato YOSHIKAWA" w:date="2026-01-20T12:21:00Z" w16du:dateUtc="2026-01-20T03:21:00Z"/>
                    <w:rFonts w:ascii="ＭＳ 明朝" w:eastAsia="ＭＳ 明朝" w:hAnsi="ＭＳ 明朝"/>
                  </w:rPr>
                </w:rPrChange>
              </w:rPr>
            </w:pPr>
            <w:moveFrom w:id="3924" w:author="Masato YOSHIKAWA" w:date="2026-01-20T12:21:00Z" w16du:dateUtc="2026-01-20T03:21:00Z">
              <w:r w:rsidRPr="00B83013" w:rsidDel="005B6842">
                <w:rPr>
                  <w:rFonts w:ascii="Times New Roman" w:eastAsia="ＭＳ 明朝" w:hAnsi="Times New Roman" w:cs="Times New Roman" w:hint="eastAsia"/>
                  <w:rPrChange w:id="3925" w:author="Masato YOSHIKAWA" w:date="2026-01-20T12:25:00Z" w16du:dateUtc="2026-01-20T03:25:00Z">
                    <w:rPr>
                      <w:rFonts w:ascii="ＭＳ 明朝" w:eastAsia="ＭＳ 明朝" w:hAnsi="ＭＳ 明朝" w:hint="eastAsia"/>
                    </w:rPr>
                  </w:rPrChange>
                </w:rPr>
                <w:t>鍬</w:t>
              </w:r>
            </w:moveFrom>
          </w:p>
        </w:tc>
        <w:tc>
          <w:tcPr>
            <w:tcW w:w="583" w:type="pct"/>
            <w:tcPrChange w:id="3926" w:author="Masato YOSHIKAWA" w:date="2026-01-20T12:20:00Z" w16du:dateUtc="2026-01-20T03:20:00Z">
              <w:tcPr>
                <w:tcW w:w="583" w:type="pct"/>
              </w:tcPr>
            </w:tcPrChange>
          </w:tcPr>
          <w:p w14:paraId="0136A9FC" w14:textId="4CCB9462" w:rsidR="002E4570" w:rsidRPr="00B83013" w:rsidDel="005B6842" w:rsidRDefault="002E4570" w:rsidP="00A018DB">
            <w:pPr>
              <w:pStyle w:val="af8"/>
              <w:rPr>
                <w:moveFrom w:id="3927" w:author="Masato YOSHIKAWA" w:date="2026-01-20T12:21:00Z" w16du:dateUtc="2026-01-20T03:21:00Z"/>
                <w:rFonts w:ascii="Times New Roman" w:eastAsia="ＭＳ 明朝" w:hAnsi="Times New Roman" w:cs="Times New Roman"/>
                <w:rPrChange w:id="3928" w:author="Masato YOSHIKAWA" w:date="2026-01-20T12:25:00Z" w16du:dateUtc="2026-01-20T03:25:00Z">
                  <w:rPr>
                    <w:moveFrom w:id="3929" w:author="Masato YOSHIKAWA" w:date="2026-01-20T12:21:00Z" w16du:dateUtc="2026-01-20T03:21:00Z"/>
                    <w:rFonts w:ascii="ＭＳ 明朝" w:eastAsia="ＭＳ 明朝" w:hAnsi="ＭＳ 明朝"/>
                  </w:rPr>
                </w:rPrChange>
              </w:rPr>
            </w:pPr>
            <w:moveFrom w:id="3930" w:author="Masato YOSHIKAWA" w:date="2026-01-20T12:21:00Z" w16du:dateUtc="2026-01-20T03:21:00Z">
              <w:r w:rsidRPr="00B83013" w:rsidDel="005B6842">
                <w:rPr>
                  <w:rFonts w:ascii="Times New Roman" w:eastAsia="ＭＳ 明朝" w:hAnsi="Times New Roman" w:cs="Times New Roman"/>
                  <w:rPrChange w:id="3931" w:author="Masato YOSHIKAWA" w:date="2026-01-20T12:25:00Z" w16du:dateUtc="2026-01-20T03:25:00Z">
                    <w:rPr>
                      <w:rFonts w:ascii="ＭＳ 明朝" w:eastAsia="ＭＳ 明朝" w:hAnsi="ＭＳ 明朝"/>
                    </w:rPr>
                  </w:rPrChange>
                </w:rPr>
                <w:t>stopped his work</w:t>
              </w:r>
            </w:moveFrom>
          </w:p>
        </w:tc>
        <w:tc>
          <w:tcPr>
            <w:tcW w:w="629" w:type="pct"/>
            <w:tcPrChange w:id="3932" w:author="Masato YOSHIKAWA" w:date="2026-01-20T12:20:00Z" w16du:dateUtc="2026-01-20T03:20:00Z">
              <w:tcPr>
                <w:tcW w:w="629" w:type="pct"/>
              </w:tcPr>
            </w:tcPrChange>
          </w:tcPr>
          <w:p w14:paraId="2923CB8A" w14:textId="11B1B5A5" w:rsidR="002E4570" w:rsidRPr="00B83013" w:rsidDel="005B6842" w:rsidRDefault="002E4570" w:rsidP="00A018DB">
            <w:pPr>
              <w:pStyle w:val="af8"/>
              <w:rPr>
                <w:moveFrom w:id="3933" w:author="Masato YOSHIKAWA" w:date="2026-01-20T12:21:00Z" w16du:dateUtc="2026-01-20T03:21:00Z"/>
                <w:rFonts w:ascii="Times New Roman" w:eastAsia="ＭＳ 明朝" w:hAnsi="Times New Roman" w:cs="Times New Roman"/>
                <w:rPrChange w:id="3934" w:author="Masato YOSHIKAWA" w:date="2026-01-20T12:25:00Z" w16du:dateUtc="2026-01-20T03:25:00Z">
                  <w:rPr>
                    <w:moveFrom w:id="3935" w:author="Masato YOSHIKAWA" w:date="2026-01-20T12:21:00Z" w16du:dateUtc="2026-01-20T03:21:00Z"/>
                    <w:rFonts w:ascii="ＭＳ 明朝" w:eastAsia="ＭＳ 明朝" w:hAnsi="ＭＳ 明朝"/>
                  </w:rPr>
                </w:rPrChange>
              </w:rPr>
            </w:pPr>
            <w:moveFrom w:id="3936" w:author="Masato YOSHIKAWA" w:date="2026-01-20T12:21:00Z" w16du:dateUtc="2026-01-20T03:21:00Z">
              <w:r w:rsidRPr="00B83013" w:rsidDel="005B6842">
                <w:rPr>
                  <w:rFonts w:ascii="Times New Roman" w:eastAsia="ＭＳ 明朝" w:hAnsi="Times New Roman" w:cs="Times New Roman"/>
                  <w:rPrChange w:id="3937" w:author="Masato YOSHIKAWA" w:date="2026-01-20T12:25:00Z" w16du:dateUtc="2026-01-20T03:25:00Z">
                    <w:rPr>
                      <w:rFonts w:ascii="ＭＳ 明朝" w:eastAsia="ＭＳ 明朝" w:hAnsi="ＭＳ 明朝"/>
                    </w:rPr>
                  </w:rPrChange>
                </w:rPr>
                <w:t>hoe</w:t>
              </w:r>
            </w:moveFrom>
          </w:p>
        </w:tc>
        <w:tc>
          <w:tcPr>
            <w:tcW w:w="779" w:type="pct"/>
            <w:tcPrChange w:id="3938" w:author="Masato YOSHIKAWA" w:date="2026-01-20T12:20:00Z" w16du:dateUtc="2026-01-20T03:20:00Z">
              <w:tcPr>
                <w:tcW w:w="779" w:type="pct"/>
              </w:tcPr>
            </w:tcPrChange>
          </w:tcPr>
          <w:p w14:paraId="5D44404E" w14:textId="28256F61" w:rsidR="002E4570" w:rsidRPr="00B83013" w:rsidDel="005B6842" w:rsidRDefault="002E4570" w:rsidP="00A018DB">
            <w:pPr>
              <w:pStyle w:val="af8"/>
              <w:rPr>
                <w:moveFrom w:id="3939" w:author="Masato YOSHIKAWA" w:date="2026-01-20T12:21:00Z" w16du:dateUtc="2026-01-20T03:21:00Z"/>
                <w:rFonts w:ascii="Times New Roman" w:eastAsia="ＭＳ 明朝" w:hAnsi="Times New Roman" w:cs="Times New Roman"/>
                <w:rPrChange w:id="3940" w:author="Masato YOSHIKAWA" w:date="2026-01-20T12:25:00Z" w16du:dateUtc="2026-01-20T03:25:00Z">
                  <w:rPr>
                    <w:moveFrom w:id="3941" w:author="Masato YOSHIKAWA" w:date="2026-01-20T12:21:00Z" w16du:dateUtc="2026-01-20T03:21:00Z"/>
                    <w:rFonts w:ascii="ＭＳ 明朝" w:eastAsia="ＭＳ 明朝" w:hAnsi="ＭＳ 明朝"/>
                  </w:rPr>
                </w:rPrChange>
              </w:rPr>
            </w:pPr>
            <w:moveFrom w:id="3942" w:author="Masato YOSHIKAWA" w:date="2026-01-20T12:21:00Z" w16du:dateUtc="2026-01-20T03:21:00Z">
              <w:r w:rsidRPr="00B83013" w:rsidDel="005B6842">
                <w:rPr>
                  <w:rFonts w:ascii="Times New Roman" w:eastAsia="ＭＳ 明朝" w:hAnsi="Times New Roman" w:cs="Times New Roman"/>
                  <w:rPrChange w:id="3943" w:author="Masato YOSHIKAWA" w:date="2026-01-20T12:25:00Z" w16du:dateUtc="2026-01-20T03:25:00Z">
                    <w:rPr>
                      <w:rFonts w:ascii="ＭＳ 明朝" w:eastAsia="ＭＳ 明朝" w:hAnsi="ＭＳ 明朝"/>
                    </w:rPr>
                  </w:rPrChange>
                </w:rPr>
                <w:t>Reduction</w:t>
              </w:r>
            </w:moveFrom>
          </w:p>
        </w:tc>
        <w:tc>
          <w:tcPr>
            <w:tcW w:w="744" w:type="pct"/>
            <w:tcPrChange w:id="3944" w:author="Masato YOSHIKAWA" w:date="2026-01-20T12:20:00Z" w16du:dateUtc="2026-01-20T03:20:00Z">
              <w:tcPr>
                <w:tcW w:w="744" w:type="pct"/>
              </w:tcPr>
            </w:tcPrChange>
          </w:tcPr>
          <w:p w14:paraId="1E63C725" w14:textId="7E2B8D83" w:rsidR="002E4570" w:rsidRPr="00B83013" w:rsidDel="005B6842" w:rsidRDefault="002E4570" w:rsidP="00A018DB">
            <w:pPr>
              <w:pStyle w:val="af8"/>
              <w:rPr>
                <w:moveFrom w:id="3945" w:author="Masato YOSHIKAWA" w:date="2026-01-20T12:21:00Z" w16du:dateUtc="2026-01-20T03:21:00Z"/>
                <w:rFonts w:ascii="Times New Roman" w:eastAsia="ＭＳ 明朝" w:hAnsi="Times New Roman" w:cs="Times New Roman"/>
                <w:rPrChange w:id="3946" w:author="Masato YOSHIKAWA" w:date="2026-01-20T12:25:00Z" w16du:dateUtc="2026-01-20T03:25:00Z">
                  <w:rPr>
                    <w:moveFrom w:id="3947" w:author="Masato YOSHIKAWA" w:date="2026-01-20T12:21:00Z" w16du:dateUtc="2026-01-20T03:21:00Z"/>
                    <w:rFonts w:ascii="ＭＳ 明朝" w:eastAsia="ＭＳ 明朝" w:hAnsi="ＭＳ 明朝"/>
                  </w:rPr>
                </w:rPrChange>
              </w:rPr>
            </w:pPr>
            <w:moveFrom w:id="3948" w:author="Masato YOSHIKAWA" w:date="2026-01-20T12:21:00Z" w16du:dateUtc="2026-01-20T03:21:00Z">
              <w:r w:rsidRPr="00B83013" w:rsidDel="005B6842">
                <w:rPr>
                  <w:rFonts w:ascii="Times New Roman" w:eastAsia="ＭＳ 明朝" w:hAnsi="Times New Roman" w:cs="Times New Roman"/>
                  <w:rPrChange w:id="3949" w:author="Masato YOSHIKAWA" w:date="2026-01-20T12:25:00Z" w16du:dateUtc="2026-01-20T03:25:00Z">
                    <w:rPr>
                      <w:rFonts w:ascii="ＭＳ 明朝" w:eastAsia="ＭＳ 明朝" w:hAnsi="ＭＳ 明朝"/>
                    </w:rPr>
                  </w:rPrChange>
                </w:rPr>
                <w:t>Denial</w:t>
              </w:r>
            </w:moveFrom>
          </w:p>
        </w:tc>
        <w:tc>
          <w:tcPr>
            <w:tcW w:w="851" w:type="pct"/>
            <w:tcPrChange w:id="3950" w:author="Masato YOSHIKAWA" w:date="2026-01-20T12:20:00Z" w16du:dateUtc="2026-01-20T03:20:00Z">
              <w:tcPr>
                <w:tcW w:w="851" w:type="pct"/>
              </w:tcPr>
            </w:tcPrChange>
          </w:tcPr>
          <w:p w14:paraId="74DB874B" w14:textId="3719DC39" w:rsidR="002E4570" w:rsidRPr="00B83013" w:rsidDel="005B6842" w:rsidRDefault="002E4570" w:rsidP="00A018DB">
            <w:pPr>
              <w:pStyle w:val="af8"/>
              <w:rPr>
                <w:moveFrom w:id="3951" w:author="Masato YOSHIKAWA" w:date="2026-01-20T12:21:00Z" w16du:dateUtc="2026-01-20T03:21:00Z"/>
                <w:rFonts w:ascii="Times New Roman" w:eastAsia="ＭＳ 明朝" w:hAnsi="Times New Roman" w:cs="Times New Roman"/>
                <w:rPrChange w:id="3952" w:author="Masato YOSHIKAWA" w:date="2026-01-20T12:25:00Z" w16du:dateUtc="2026-01-20T03:25:00Z">
                  <w:rPr>
                    <w:moveFrom w:id="3953" w:author="Masato YOSHIKAWA" w:date="2026-01-20T12:21:00Z" w16du:dateUtc="2026-01-20T03:21:00Z"/>
                    <w:rFonts w:ascii="ＭＳ 明朝" w:eastAsia="ＭＳ 明朝" w:hAnsi="ＭＳ 明朝"/>
                  </w:rPr>
                </w:rPrChange>
              </w:rPr>
            </w:pPr>
            <w:moveFrom w:id="3954" w:author="Masato YOSHIKAWA" w:date="2026-01-20T12:21:00Z" w16du:dateUtc="2026-01-20T03:21:00Z">
              <w:r w:rsidRPr="00B83013" w:rsidDel="005B6842">
                <w:rPr>
                  <w:rFonts w:ascii="Times New Roman" w:eastAsia="ＭＳ 明朝" w:hAnsi="Times New Roman" w:cs="Times New Roman"/>
                  <w:rPrChange w:id="3955" w:author="Masato YOSHIKAWA" w:date="2026-01-20T12:25:00Z" w16du:dateUtc="2026-01-20T03:25:00Z">
                    <w:rPr>
                      <w:rFonts w:ascii="ＭＳ 明朝" w:eastAsia="ＭＳ 明朝" w:hAnsi="ＭＳ 明朝"/>
                    </w:rPr>
                  </w:rPrChange>
                </w:rPr>
                <w:t>Established equivalent</w:t>
              </w:r>
            </w:moveFrom>
          </w:p>
        </w:tc>
        <w:tc>
          <w:tcPr>
            <w:tcW w:w="831" w:type="pct"/>
            <w:tcPrChange w:id="3956" w:author="Masato YOSHIKAWA" w:date="2026-01-20T12:20:00Z" w16du:dateUtc="2026-01-20T03:20:00Z">
              <w:tcPr>
                <w:tcW w:w="831" w:type="pct"/>
              </w:tcPr>
            </w:tcPrChange>
          </w:tcPr>
          <w:p w14:paraId="24E23292" w14:textId="1B4E157E" w:rsidR="002E4570" w:rsidRPr="00B83013" w:rsidDel="005B6842" w:rsidRDefault="002E4570" w:rsidP="00A018DB">
            <w:pPr>
              <w:pStyle w:val="af8"/>
              <w:rPr>
                <w:moveFrom w:id="3957" w:author="Masato YOSHIKAWA" w:date="2026-01-20T12:21:00Z" w16du:dateUtc="2026-01-20T03:21:00Z"/>
                <w:rFonts w:ascii="Times New Roman" w:eastAsia="ＭＳ 明朝" w:hAnsi="Times New Roman" w:cs="Times New Roman"/>
                <w:rPrChange w:id="3958" w:author="Masato YOSHIKAWA" w:date="2026-01-20T12:25:00Z" w16du:dateUtc="2026-01-20T03:25:00Z">
                  <w:rPr>
                    <w:moveFrom w:id="3959" w:author="Masato YOSHIKAWA" w:date="2026-01-20T12:21:00Z" w16du:dateUtc="2026-01-20T03:21:00Z"/>
                    <w:rFonts w:ascii="ＭＳ 明朝" w:eastAsia="ＭＳ 明朝" w:hAnsi="ＭＳ 明朝"/>
                  </w:rPr>
                </w:rPrChange>
              </w:rPr>
            </w:pPr>
            <w:moveFrom w:id="3960" w:author="Masato YOSHIKAWA" w:date="2026-01-20T12:21:00Z" w16du:dateUtc="2026-01-20T03:21:00Z">
              <w:r w:rsidRPr="00B83013" w:rsidDel="005B6842">
                <w:rPr>
                  <w:rFonts w:ascii="Times New Roman" w:eastAsia="ＭＳ 明朝" w:hAnsi="Times New Roman" w:cs="Times New Roman"/>
                  <w:rPrChange w:id="3961" w:author="Masato YOSHIKAWA" w:date="2026-01-20T12:25:00Z" w16du:dateUtc="2026-01-20T03:25:00Z">
                    <w:rPr>
                      <w:rFonts w:ascii="ＭＳ 明朝" w:eastAsia="ＭＳ 明朝" w:hAnsi="ＭＳ 明朝"/>
                    </w:rPr>
                  </w:rPrChange>
                </w:rPr>
                <w:t>Minimization</w:t>
              </w:r>
            </w:moveFrom>
          </w:p>
        </w:tc>
      </w:tr>
      <w:tr w:rsidR="002E4570" w:rsidRPr="00B83013" w:rsidDel="005B6842" w14:paraId="4B78A7CE" w14:textId="1ABA7CC6" w:rsidTr="005B6842">
        <w:tc>
          <w:tcPr>
            <w:tcW w:w="583" w:type="pct"/>
            <w:tcPrChange w:id="3962" w:author="Masato YOSHIKAWA" w:date="2026-01-20T12:20:00Z" w16du:dateUtc="2026-01-20T03:20:00Z">
              <w:tcPr>
                <w:tcW w:w="582" w:type="pct"/>
              </w:tcPr>
            </w:tcPrChange>
          </w:tcPr>
          <w:p w14:paraId="5F7B6DF6" w14:textId="474470AB" w:rsidR="002E4570" w:rsidRPr="00B83013" w:rsidDel="005B6842" w:rsidRDefault="002E4570" w:rsidP="00A018DB">
            <w:pPr>
              <w:pStyle w:val="af8"/>
              <w:rPr>
                <w:moveFrom w:id="3963" w:author="Masato YOSHIKAWA" w:date="2026-01-20T12:21:00Z" w16du:dateUtc="2026-01-20T03:21:00Z"/>
                <w:rFonts w:ascii="Times New Roman" w:eastAsia="ＭＳ 明朝" w:hAnsi="Times New Roman" w:cs="Times New Roman"/>
                <w:rPrChange w:id="3964" w:author="Masato YOSHIKAWA" w:date="2026-01-20T12:25:00Z" w16du:dateUtc="2026-01-20T03:25:00Z">
                  <w:rPr>
                    <w:moveFrom w:id="3965" w:author="Masato YOSHIKAWA" w:date="2026-01-20T12:21:00Z" w16du:dateUtc="2026-01-20T03:21:00Z"/>
                    <w:rFonts w:ascii="ＭＳ 明朝" w:eastAsia="ＭＳ 明朝" w:hAnsi="ＭＳ 明朝"/>
                  </w:rPr>
                </w:rPrChange>
              </w:rPr>
            </w:pPr>
            <w:moveFrom w:id="3966" w:author="Masato YOSHIKAWA" w:date="2026-01-20T12:21:00Z" w16du:dateUtc="2026-01-20T03:21:00Z">
              <w:r w:rsidRPr="00B83013" w:rsidDel="005B6842">
                <w:rPr>
                  <w:rFonts w:ascii="Times New Roman" w:eastAsia="ＭＳ 明朝" w:hAnsi="Times New Roman" w:cs="Times New Roman" w:hint="eastAsia"/>
                  <w:rPrChange w:id="3967" w:author="Masato YOSHIKAWA" w:date="2026-01-20T12:25:00Z" w16du:dateUtc="2026-01-20T03:25:00Z">
                    <w:rPr>
                      <w:rFonts w:ascii="ＭＳ 明朝" w:eastAsia="ＭＳ 明朝" w:hAnsi="ＭＳ 明朝" w:hint="eastAsia"/>
                    </w:rPr>
                  </w:rPrChange>
                </w:rPr>
                <w:t>小春</w:t>
              </w:r>
            </w:moveFrom>
          </w:p>
        </w:tc>
        <w:tc>
          <w:tcPr>
            <w:tcW w:w="583" w:type="pct"/>
            <w:tcPrChange w:id="3968" w:author="Masato YOSHIKAWA" w:date="2026-01-20T12:20:00Z" w16du:dateUtc="2026-01-20T03:20:00Z">
              <w:tcPr>
                <w:tcW w:w="583" w:type="pct"/>
              </w:tcPr>
            </w:tcPrChange>
          </w:tcPr>
          <w:p w14:paraId="1D366C88" w14:textId="3B569F7A" w:rsidR="002E4570" w:rsidRPr="00B83013" w:rsidDel="005B6842" w:rsidRDefault="002E4570" w:rsidP="00A018DB">
            <w:pPr>
              <w:pStyle w:val="af8"/>
              <w:rPr>
                <w:moveFrom w:id="3969" w:author="Masato YOSHIKAWA" w:date="2026-01-20T12:21:00Z" w16du:dateUtc="2026-01-20T03:21:00Z"/>
                <w:rFonts w:ascii="Times New Roman" w:eastAsia="ＭＳ 明朝" w:hAnsi="Times New Roman" w:cs="Times New Roman"/>
                <w:rPrChange w:id="3970" w:author="Masato YOSHIKAWA" w:date="2026-01-20T12:25:00Z" w16du:dateUtc="2026-01-20T03:25:00Z">
                  <w:rPr>
                    <w:moveFrom w:id="3971" w:author="Masato YOSHIKAWA" w:date="2026-01-20T12:21:00Z" w16du:dateUtc="2026-01-20T03:21:00Z"/>
                    <w:rFonts w:ascii="ＭＳ 明朝" w:eastAsia="ＭＳ 明朝" w:hAnsi="ＭＳ 明朝"/>
                  </w:rPr>
                </w:rPrChange>
              </w:rPr>
            </w:pPr>
            <w:moveFrom w:id="3972" w:author="Masato YOSHIKAWA" w:date="2026-01-20T12:21:00Z" w16du:dateUtc="2026-01-20T03:21:00Z">
              <w:r w:rsidRPr="00B83013" w:rsidDel="005B6842">
                <w:rPr>
                  <w:rFonts w:ascii="Times New Roman" w:eastAsia="ＭＳ 明朝" w:hAnsi="Times New Roman" w:cs="Times New Roman"/>
                  <w:rPrChange w:id="3973" w:author="Masato YOSHIKAWA" w:date="2026-01-20T12:25:00Z" w16du:dateUtc="2026-01-20T03:25:00Z">
                    <w:rPr>
                      <w:rFonts w:ascii="ＭＳ 明朝" w:eastAsia="ＭＳ 明朝" w:hAnsi="ＭＳ 明朝"/>
                    </w:rPr>
                  </w:rPrChange>
                </w:rPr>
                <w:t>Indian Summer</w:t>
              </w:r>
            </w:moveFrom>
          </w:p>
        </w:tc>
        <w:tc>
          <w:tcPr>
            <w:tcW w:w="629" w:type="pct"/>
            <w:tcPrChange w:id="3974" w:author="Masato YOSHIKAWA" w:date="2026-01-20T12:20:00Z" w16du:dateUtc="2026-01-20T03:20:00Z">
              <w:tcPr>
                <w:tcW w:w="629" w:type="pct"/>
              </w:tcPr>
            </w:tcPrChange>
          </w:tcPr>
          <w:p w14:paraId="4BEE620A" w14:textId="3F4D0DA5" w:rsidR="002E4570" w:rsidRPr="00B83013" w:rsidDel="005B6842" w:rsidRDefault="002E4570" w:rsidP="00A018DB">
            <w:pPr>
              <w:pStyle w:val="af8"/>
              <w:rPr>
                <w:moveFrom w:id="3975" w:author="Masato YOSHIKAWA" w:date="2026-01-20T12:21:00Z" w16du:dateUtc="2026-01-20T03:21:00Z"/>
                <w:rFonts w:ascii="Times New Roman" w:eastAsia="ＭＳ 明朝" w:hAnsi="Times New Roman" w:cs="Times New Roman"/>
                <w:rPrChange w:id="3976" w:author="Masato YOSHIKAWA" w:date="2026-01-20T12:25:00Z" w16du:dateUtc="2026-01-20T03:25:00Z">
                  <w:rPr>
                    <w:moveFrom w:id="3977" w:author="Masato YOSHIKAWA" w:date="2026-01-20T12:21:00Z" w16du:dateUtc="2026-01-20T03:21:00Z"/>
                    <w:rFonts w:ascii="ＭＳ 明朝" w:eastAsia="ＭＳ 明朝" w:hAnsi="ＭＳ 明朝"/>
                  </w:rPr>
                </w:rPrChange>
              </w:rPr>
            </w:pPr>
            <w:moveFrom w:id="3978" w:author="Masato YOSHIKAWA" w:date="2026-01-20T12:21:00Z" w16du:dateUtc="2026-01-20T03:21:00Z">
              <w:r w:rsidRPr="00B83013" w:rsidDel="005B6842">
                <w:rPr>
                  <w:rFonts w:ascii="Times New Roman" w:eastAsia="ＭＳ 明朝" w:hAnsi="Times New Roman" w:cs="Times New Roman"/>
                  <w:rPrChange w:id="3979" w:author="Masato YOSHIKAWA" w:date="2026-01-20T12:25:00Z" w16du:dateUtc="2026-01-20T03:25:00Z">
                    <w:rPr>
                      <w:rFonts w:ascii="ＭＳ 明朝" w:eastAsia="ＭＳ 明朝" w:hAnsi="ＭＳ 明朝"/>
                    </w:rPr>
                  </w:rPrChange>
                </w:rPr>
                <w:t>Indian summer</w:t>
              </w:r>
            </w:moveFrom>
          </w:p>
        </w:tc>
        <w:tc>
          <w:tcPr>
            <w:tcW w:w="779" w:type="pct"/>
            <w:tcPrChange w:id="3980" w:author="Masato YOSHIKAWA" w:date="2026-01-20T12:20:00Z" w16du:dateUtc="2026-01-20T03:20:00Z">
              <w:tcPr>
                <w:tcW w:w="779" w:type="pct"/>
              </w:tcPr>
            </w:tcPrChange>
          </w:tcPr>
          <w:p w14:paraId="13340229" w14:textId="54F203DF" w:rsidR="002E4570" w:rsidRPr="00B83013" w:rsidDel="005B6842" w:rsidRDefault="002E4570" w:rsidP="00A018DB">
            <w:pPr>
              <w:pStyle w:val="af8"/>
              <w:rPr>
                <w:moveFrom w:id="3981" w:author="Masato YOSHIKAWA" w:date="2026-01-20T12:21:00Z" w16du:dateUtc="2026-01-20T03:21:00Z"/>
                <w:rFonts w:ascii="Times New Roman" w:eastAsia="ＭＳ 明朝" w:hAnsi="Times New Roman" w:cs="Times New Roman"/>
                <w:rPrChange w:id="3982" w:author="Masato YOSHIKAWA" w:date="2026-01-20T12:25:00Z" w16du:dateUtc="2026-01-20T03:25:00Z">
                  <w:rPr>
                    <w:moveFrom w:id="3983" w:author="Masato YOSHIKAWA" w:date="2026-01-20T12:21:00Z" w16du:dateUtc="2026-01-20T03:21:00Z"/>
                    <w:rFonts w:ascii="ＭＳ 明朝" w:eastAsia="ＭＳ 明朝" w:hAnsi="ＭＳ 明朝"/>
                  </w:rPr>
                </w:rPrChange>
              </w:rPr>
            </w:pPr>
            <w:moveFrom w:id="3984" w:author="Masato YOSHIKAWA" w:date="2026-01-20T12:21:00Z" w16du:dateUtc="2026-01-20T03:21:00Z">
              <w:r w:rsidRPr="00B83013" w:rsidDel="005B6842">
                <w:rPr>
                  <w:rFonts w:ascii="Times New Roman" w:eastAsia="ＭＳ 明朝" w:hAnsi="Times New Roman" w:cs="Times New Roman"/>
                  <w:rPrChange w:id="3985" w:author="Masato YOSHIKAWA" w:date="2026-01-20T12:25:00Z" w16du:dateUtc="2026-01-20T03:25:00Z">
                    <w:rPr>
                      <w:rFonts w:ascii="ＭＳ 明朝" w:eastAsia="ＭＳ 明朝" w:hAnsi="ＭＳ 明朝"/>
                    </w:rPr>
                  </w:rPrChange>
                </w:rPr>
                <w:t>Established equivalent</w:t>
              </w:r>
            </w:moveFrom>
          </w:p>
        </w:tc>
        <w:tc>
          <w:tcPr>
            <w:tcW w:w="744" w:type="pct"/>
            <w:tcPrChange w:id="3986" w:author="Masato YOSHIKAWA" w:date="2026-01-20T12:20:00Z" w16du:dateUtc="2026-01-20T03:20:00Z">
              <w:tcPr>
                <w:tcW w:w="744" w:type="pct"/>
              </w:tcPr>
            </w:tcPrChange>
          </w:tcPr>
          <w:p w14:paraId="4D43A148" w14:textId="7401EF5B" w:rsidR="002E4570" w:rsidRPr="00B83013" w:rsidDel="005B6842" w:rsidRDefault="002E4570" w:rsidP="00A018DB">
            <w:pPr>
              <w:pStyle w:val="af8"/>
              <w:rPr>
                <w:moveFrom w:id="3987" w:author="Masato YOSHIKAWA" w:date="2026-01-20T12:21:00Z" w16du:dateUtc="2026-01-20T03:21:00Z"/>
                <w:rFonts w:ascii="Times New Roman" w:eastAsia="ＭＳ 明朝" w:hAnsi="Times New Roman" w:cs="Times New Roman"/>
                <w:rPrChange w:id="3988" w:author="Masato YOSHIKAWA" w:date="2026-01-20T12:25:00Z" w16du:dateUtc="2026-01-20T03:25:00Z">
                  <w:rPr>
                    <w:moveFrom w:id="3989" w:author="Masato YOSHIKAWA" w:date="2026-01-20T12:21:00Z" w16du:dateUtc="2026-01-20T03:21:00Z"/>
                    <w:rFonts w:ascii="ＭＳ 明朝" w:eastAsia="ＭＳ 明朝" w:hAnsi="ＭＳ 明朝"/>
                  </w:rPr>
                </w:rPrChange>
              </w:rPr>
            </w:pPr>
            <w:moveFrom w:id="3990" w:author="Masato YOSHIKAWA" w:date="2026-01-20T12:21:00Z" w16du:dateUtc="2026-01-20T03:21:00Z">
              <w:r w:rsidRPr="00B83013" w:rsidDel="005B6842">
                <w:rPr>
                  <w:rFonts w:ascii="Times New Roman" w:eastAsia="ＭＳ 明朝" w:hAnsi="Times New Roman" w:cs="Times New Roman"/>
                  <w:rPrChange w:id="3991" w:author="Masato YOSHIKAWA" w:date="2026-01-20T12:25:00Z" w16du:dateUtc="2026-01-20T03:25:00Z">
                    <w:rPr>
                      <w:rFonts w:ascii="ＭＳ 明朝" w:eastAsia="ＭＳ 明朝" w:hAnsi="ＭＳ 明朝"/>
                    </w:rPr>
                  </w:rPrChange>
                </w:rPr>
                <w:t>Minimization</w:t>
              </w:r>
            </w:moveFrom>
          </w:p>
        </w:tc>
        <w:tc>
          <w:tcPr>
            <w:tcW w:w="851" w:type="pct"/>
            <w:tcPrChange w:id="3992" w:author="Masato YOSHIKAWA" w:date="2026-01-20T12:20:00Z" w16du:dateUtc="2026-01-20T03:20:00Z">
              <w:tcPr>
                <w:tcW w:w="851" w:type="pct"/>
              </w:tcPr>
            </w:tcPrChange>
          </w:tcPr>
          <w:p w14:paraId="368F1E73" w14:textId="3B49E189" w:rsidR="002E4570" w:rsidRPr="00B83013" w:rsidDel="005B6842" w:rsidRDefault="002E4570" w:rsidP="00A018DB">
            <w:pPr>
              <w:pStyle w:val="af8"/>
              <w:rPr>
                <w:moveFrom w:id="3993" w:author="Masato YOSHIKAWA" w:date="2026-01-20T12:21:00Z" w16du:dateUtc="2026-01-20T03:21:00Z"/>
                <w:rFonts w:ascii="Times New Roman" w:eastAsia="ＭＳ 明朝" w:hAnsi="Times New Roman" w:cs="Times New Roman"/>
                <w:rPrChange w:id="3994" w:author="Masato YOSHIKAWA" w:date="2026-01-20T12:25:00Z" w16du:dateUtc="2026-01-20T03:25:00Z">
                  <w:rPr>
                    <w:moveFrom w:id="3995" w:author="Masato YOSHIKAWA" w:date="2026-01-20T12:21:00Z" w16du:dateUtc="2026-01-20T03:21:00Z"/>
                    <w:rFonts w:ascii="ＭＳ 明朝" w:eastAsia="ＭＳ 明朝" w:hAnsi="ＭＳ 明朝"/>
                  </w:rPr>
                </w:rPrChange>
              </w:rPr>
            </w:pPr>
            <w:moveFrom w:id="3996" w:author="Masato YOSHIKAWA" w:date="2026-01-20T12:21:00Z" w16du:dateUtc="2026-01-20T03:21:00Z">
              <w:r w:rsidRPr="00B83013" w:rsidDel="005B6842">
                <w:rPr>
                  <w:rFonts w:ascii="Times New Roman" w:eastAsia="ＭＳ 明朝" w:hAnsi="Times New Roman" w:cs="Times New Roman"/>
                  <w:rPrChange w:id="3997" w:author="Masato YOSHIKAWA" w:date="2026-01-20T12:25:00Z" w16du:dateUtc="2026-01-20T03:25:00Z">
                    <w:rPr>
                      <w:rFonts w:ascii="ＭＳ 明朝" w:eastAsia="ＭＳ 明朝" w:hAnsi="ＭＳ 明朝"/>
                    </w:rPr>
                  </w:rPrChange>
                </w:rPr>
                <w:t>Established equivalent</w:t>
              </w:r>
            </w:moveFrom>
          </w:p>
        </w:tc>
        <w:tc>
          <w:tcPr>
            <w:tcW w:w="831" w:type="pct"/>
            <w:tcPrChange w:id="3998" w:author="Masato YOSHIKAWA" w:date="2026-01-20T12:20:00Z" w16du:dateUtc="2026-01-20T03:20:00Z">
              <w:tcPr>
                <w:tcW w:w="831" w:type="pct"/>
              </w:tcPr>
            </w:tcPrChange>
          </w:tcPr>
          <w:p w14:paraId="2B8FECB5" w14:textId="5EC3DB21" w:rsidR="002E4570" w:rsidRPr="00B83013" w:rsidDel="005B6842" w:rsidRDefault="002E4570" w:rsidP="00A018DB">
            <w:pPr>
              <w:pStyle w:val="af8"/>
              <w:rPr>
                <w:moveFrom w:id="3999" w:author="Masato YOSHIKAWA" w:date="2026-01-20T12:21:00Z" w16du:dateUtc="2026-01-20T03:21:00Z"/>
                <w:rFonts w:ascii="Times New Roman" w:eastAsia="ＭＳ 明朝" w:hAnsi="Times New Roman" w:cs="Times New Roman"/>
                <w:rPrChange w:id="4000" w:author="Masato YOSHIKAWA" w:date="2026-01-20T12:25:00Z" w16du:dateUtc="2026-01-20T03:25:00Z">
                  <w:rPr>
                    <w:moveFrom w:id="4001" w:author="Masato YOSHIKAWA" w:date="2026-01-20T12:21:00Z" w16du:dateUtc="2026-01-20T03:21:00Z"/>
                    <w:rFonts w:ascii="ＭＳ 明朝" w:eastAsia="ＭＳ 明朝" w:hAnsi="ＭＳ 明朝"/>
                  </w:rPr>
                </w:rPrChange>
              </w:rPr>
            </w:pPr>
            <w:moveFrom w:id="4002" w:author="Masato YOSHIKAWA" w:date="2026-01-20T12:21:00Z" w16du:dateUtc="2026-01-20T03:21:00Z">
              <w:r w:rsidRPr="00B83013" w:rsidDel="005B6842">
                <w:rPr>
                  <w:rFonts w:ascii="Times New Roman" w:eastAsia="ＭＳ 明朝" w:hAnsi="Times New Roman" w:cs="Times New Roman"/>
                  <w:rPrChange w:id="4003" w:author="Masato YOSHIKAWA" w:date="2026-01-20T12:25:00Z" w16du:dateUtc="2026-01-20T03:25:00Z">
                    <w:rPr>
                      <w:rFonts w:ascii="ＭＳ 明朝" w:eastAsia="ＭＳ 明朝" w:hAnsi="ＭＳ 明朝"/>
                    </w:rPr>
                  </w:rPrChange>
                </w:rPr>
                <w:t>Minimization</w:t>
              </w:r>
            </w:moveFrom>
          </w:p>
        </w:tc>
      </w:tr>
      <w:tr w:rsidR="002E4570" w:rsidRPr="00B83013" w:rsidDel="005B6842" w14:paraId="0DA65121" w14:textId="58469B65" w:rsidTr="005B6842">
        <w:tc>
          <w:tcPr>
            <w:tcW w:w="583" w:type="pct"/>
            <w:tcPrChange w:id="4004" w:author="Masato YOSHIKAWA" w:date="2026-01-20T12:20:00Z" w16du:dateUtc="2026-01-20T03:20:00Z">
              <w:tcPr>
                <w:tcW w:w="582" w:type="pct"/>
              </w:tcPr>
            </w:tcPrChange>
          </w:tcPr>
          <w:p w14:paraId="6ECA71AF" w14:textId="71F9C1CB" w:rsidR="002E4570" w:rsidRPr="00B83013" w:rsidDel="005B6842" w:rsidRDefault="002E4570" w:rsidP="00A018DB">
            <w:pPr>
              <w:pStyle w:val="af8"/>
              <w:rPr>
                <w:moveFrom w:id="4005" w:author="Masato YOSHIKAWA" w:date="2026-01-20T12:21:00Z" w16du:dateUtc="2026-01-20T03:21:00Z"/>
                <w:rFonts w:ascii="Times New Roman" w:eastAsia="ＭＳ 明朝" w:hAnsi="Times New Roman" w:cs="Times New Roman"/>
                <w:rPrChange w:id="4006" w:author="Masato YOSHIKAWA" w:date="2026-01-20T12:25:00Z" w16du:dateUtc="2026-01-20T03:25:00Z">
                  <w:rPr>
                    <w:moveFrom w:id="4007" w:author="Masato YOSHIKAWA" w:date="2026-01-20T12:21:00Z" w16du:dateUtc="2026-01-20T03:21:00Z"/>
                    <w:rFonts w:ascii="ＭＳ 明朝" w:eastAsia="ＭＳ 明朝" w:hAnsi="ＭＳ 明朝"/>
                  </w:rPr>
                </w:rPrChange>
              </w:rPr>
            </w:pPr>
            <w:moveFrom w:id="4008" w:author="Masato YOSHIKAWA" w:date="2026-01-20T12:21:00Z" w16du:dateUtc="2026-01-20T03:21:00Z">
              <w:r w:rsidRPr="00B83013" w:rsidDel="005B6842">
                <w:rPr>
                  <w:rFonts w:ascii="Times New Roman" w:eastAsia="ＭＳ 明朝" w:hAnsi="Times New Roman" w:cs="Times New Roman" w:hint="eastAsia"/>
                  <w:rPrChange w:id="4009" w:author="Masato YOSHIKAWA" w:date="2026-01-20T12:25:00Z" w16du:dateUtc="2026-01-20T03:25:00Z">
                    <w:rPr>
                      <w:rFonts w:ascii="ＭＳ 明朝" w:eastAsia="ＭＳ 明朝" w:hAnsi="ＭＳ 明朝" w:hint="eastAsia"/>
                    </w:rPr>
                  </w:rPrChange>
                </w:rPr>
                <w:t>銀杏</w:t>
              </w:r>
            </w:moveFrom>
          </w:p>
        </w:tc>
        <w:tc>
          <w:tcPr>
            <w:tcW w:w="583" w:type="pct"/>
            <w:tcPrChange w:id="4010" w:author="Masato YOSHIKAWA" w:date="2026-01-20T12:20:00Z" w16du:dateUtc="2026-01-20T03:20:00Z">
              <w:tcPr>
                <w:tcW w:w="583" w:type="pct"/>
              </w:tcPr>
            </w:tcPrChange>
          </w:tcPr>
          <w:p w14:paraId="67783D55" w14:textId="4C269BBF" w:rsidR="002E4570" w:rsidRPr="00B83013" w:rsidDel="005B6842" w:rsidRDefault="002E4570" w:rsidP="00A018DB">
            <w:pPr>
              <w:pStyle w:val="af8"/>
              <w:rPr>
                <w:moveFrom w:id="4011" w:author="Masato YOSHIKAWA" w:date="2026-01-20T12:21:00Z" w16du:dateUtc="2026-01-20T03:21:00Z"/>
                <w:rFonts w:ascii="Times New Roman" w:eastAsia="ＭＳ 明朝" w:hAnsi="Times New Roman" w:cs="Times New Roman"/>
                <w:rPrChange w:id="4012" w:author="Masato YOSHIKAWA" w:date="2026-01-20T12:25:00Z" w16du:dateUtc="2026-01-20T03:25:00Z">
                  <w:rPr>
                    <w:moveFrom w:id="4013" w:author="Masato YOSHIKAWA" w:date="2026-01-20T12:21:00Z" w16du:dateUtc="2026-01-20T03:21:00Z"/>
                    <w:rFonts w:ascii="ＭＳ 明朝" w:eastAsia="ＭＳ 明朝" w:hAnsi="ＭＳ 明朝"/>
                  </w:rPr>
                </w:rPrChange>
              </w:rPr>
            </w:pPr>
            <w:moveFrom w:id="4014" w:author="Masato YOSHIKAWA" w:date="2026-01-20T12:21:00Z" w16du:dateUtc="2026-01-20T03:21:00Z">
              <w:r w:rsidRPr="00B83013" w:rsidDel="005B6842">
                <w:rPr>
                  <w:rFonts w:ascii="Times New Roman" w:eastAsia="ＭＳ 明朝" w:hAnsi="Times New Roman" w:cs="Times New Roman"/>
                  <w:rPrChange w:id="4015" w:author="Masato YOSHIKAWA" w:date="2026-01-20T12:25:00Z" w16du:dateUtc="2026-01-20T03:25:00Z">
                    <w:rPr>
                      <w:rFonts w:ascii="ＭＳ 明朝" w:eastAsia="ＭＳ 明朝" w:hAnsi="ＭＳ 明朝"/>
                    </w:rPr>
                  </w:rPrChange>
                </w:rPr>
                <w:t>gingko-tree</w:t>
              </w:r>
            </w:moveFrom>
          </w:p>
        </w:tc>
        <w:tc>
          <w:tcPr>
            <w:tcW w:w="629" w:type="pct"/>
            <w:tcPrChange w:id="4016" w:author="Masato YOSHIKAWA" w:date="2026-01-20T12:20:00Z" w16du:dateUtc="2026-01-20T03:20:00Z">
              <w:tcPr>
                <w:tcW w:w="629" w:type="pct"/>
              </w:tcPr>
            </w:tcPrChange>
          </w:tcPr>
          <w:p w14:paraId="0AD5E257" w14:textId="128D3738" w:rsidR="002E4570" w:rsidRPr="00B83013" w:rsidDel="005B6842" w:rsidRDefault="002E4570" w:rsidP="00A018DB">
            <w:pPr>
              <w:pStyle w:val="af8"/>
              <w:rPr>
                <w:moveFrom w:id="4017" w:author="Masato YOSHIKAWA" w:date="2026-01-20T12:21:00Z" w16du:dateUtc="2026-01-20T03:21:00Z"/>
                <w:rFonts w:ascii="Times New Roman" w:eastAsia="ＭＳ 明朝" w:hAnsi="Times New Roman" w:cs="Times New Roman"/>
                <w:rPrChange w:id="4018" w:author="Masato YOSHIKAWA" w:date="2026-01-20T12:25:00Z" w16du:dateUtc="2026-01-20T03:25:00Z">
                  <w:rPr>
                    <w:moveFrom w:id="4019" w:author="Masato YOSHIKAWA" w:date="2026-01-20T12:21:00Z" w16du:dateUtc="2026-01-20T03:21:00Z"/>
                    <w:rFonts w:ascii="ＭＳ 明朝" w:eastAsia="ＭＳ 明朝" w:hAnsi="ＭＳ 明朝"/>
                  </w:rPr>
                </w:rPrChange>
              </w:rPr>
            </w:pPr>
            <w:moveFrom w:id="4020" w:author="Masato YOSHIKAWA" w:date="2026-01-20T12:21:00Z" w16du:dateUtc="2026-01-20T03:21:00Z">
              <w:r w:rsidRPr="00B83013" w:rsidDel="005B6842">
                <w:rPr>
                  <w:rFonts w:ascii="Times New Roman" w:eastAsia="ＭＳ 明朝" w:hAnsi="Times New Roman" w:cs="Times New Roman"/>
                  <w:rPrChange w:id="4021" w:author="Masato YOSHIKAWA" w:date="2026-01-20T12:25:00Z" w16du:dateUtc="2026-01-20T03:25:00Z">
                    <w:rPr>
                      <w:rFonts w:ascii="ＭＳ 明朝" w:eastAsia="ＭＳ 明朝" w:hAnsi="ＭＳ 明朝"/>
                    </w:rPr>
                  </w:rPrChange>
                </w:rPr>
                <w:t>gingko tree</w:t>
              </w:r>
            </w:moveFrom>
          </w:p>
        </w:tc>
        <w:tc>
          <w:tcPr>
            <w:tcW w:w="779" w:type="pct"/>
            <w:tcPrChange w:id="4022" w:author="Masato YOSHIKAWA" w:date="2026-01-20T12:20:00Z" w16du:dateUtc="2026-01-20T03:20:00Z">
              <w:tcPr>
                <w:tcW w:w="779" w:type="pct"/>
              </w:tcPr>
            </w:tcPrChange>
          </w:tcPr>
          <w:p w14:paraId="4A58CBC4" w14:textId="6D64D1B7" w:rsidR="002E4570" w:rsidRPr="00B83013" w:rsidDel="005B6842" w:rsidRDefault="002E4570" w:rsidP="00A018DB">
            <w:pPr>
              <w:pStyle w:val="af8"/>
              <w:rPr>
                <w:moveFrom w:id="4023" w:author="Masato YOSHIKAWA" w:date="2026-01-20T12:21:00Z" w16du:dateUtc="2026-01-20T03:21:00Z"/>
                <w:rFonts w:ascii="Times New Roman" w:eastAsia="ＭＳ 明朝" w:hAnsi="Times New Roman" w:cs="Times New Roman"/>
                <w:rPrChange w:id="4024" w:author="Masato YOSHIKAWA" w:date="2026-01-20T12:25:00Z" w16du:dateUtc="2026-01-20T03:25:00Z">
                  <w:rPr>
                    <w:moveFrom w:id="4025" w:author="Masato YOSHIKAWA" w:date="2026-01-20T12:21:00Z" w16du:dateUtc="2026-01-20T03:21:00Z"/>
                    <w:rFonts w:ascii="ＭＳ 明朝" w:eastAsia="ＭＳ 明朝" w:hAnsi="ＭＳ 明朝"/>
                  </w:rPr>
                </w:rPrChange>
              </w:rPr>
            </w:pPr>
            <w:moveFrom w:id="4026" w:author="Masato YOSHIKAWA" w:date="2026-01-20T12:21:00Z" w16du:dateUtc="2026-01-20T03:21:00Z">
              <w:r w:rsidRPr="00B83013" w:rsidDel="005B6842">
                <w:rPr>
                  <w:rFonts w:ascii="Times New Roman" w:eastAsia="ＭＳ 明朝" w:hAnsi="Times New Roman" w:cs="Times New Roman"/>
                  <w:rPrChange w:id="4027" w:author="Masato YOSHIKAWA" w:date="2026-01-20T12:25:00Z" w16du:dateUtc="2026-01-20T03:25:00Z">
                    <w:rPr>
                      <w:rFonts w:ascii="ＭＳ 明朝" w:eastAsia="ＭＳ 明朝" w:hAnsi="ＭＳ 明朝"/>
                    </w:rPr>
                  </w:rPrChange>
                </w:rPr>
                <w:t>Established equivalent</w:t>
              </w:r>
            </w:moveFrom>
          </w:p>
        </w:tc>
        <w:tc>
          <w:tcPr>
            <w:tcW w:w="744" w:type="pct"/>
            <w:tcPrChange w:id="4028" w:author="Masato YOSHIKAWA" w:date="2026-01-20T12:20:00Z" w16du:dateUtc="2026-01-20T03:20:00Z">
              <w:tcPr>
                <w:tcW w:w="744" w:type="pct"/>
              </w:tcPr>
            </w:tcPrChange>
          </w:tcPr>
          <w:p w14:paraId="4B8E05D4" w14:textId="3978EA27" w:rsidR="002E4570" w:rsidRPr="00B83013" w:rsidDel="005B6842" w:rsidRDefault="002E4570" w:rsidP="00A018DB">
            <w:pPr>
              <w:pStyle w:val="af8"/>
              <w:rPr>
                <w:moveFrom w:id="4029" w:author="Masato YOSHIKAWA" w:date="2026-01-20T12:21:00Z" w16du:dateUtc="2026-01-20T03:21:00Z"/>
                <w:rFonts w:ascii="Times New Roman" w:eastAsia="ＭＳ 明朝" w:hAnsi="Times New Roman" w:cs="Times New Roman"/>
                <w:rPrChange w:id="4030" w:author="Masato YOSHIKAWA" w:date="2026-01-20T12:25:00Z" w16du:dateUtc="2026-01-20T03:25:00Z">
                  <w:rPr>
                    <w:moveFrom w:id="4031" w:author="Masato YOSHIKAWA" w:date="2026-01-20T12:21:00Z" w16du:dateUtc="2026-01-20T03:21:00Z"/>
                    <w:rFonts w:ascii="ＭＳ 明朝" w:eastAsia="ＭＳ 明朝" w:hAnsi="ＭＳ 明朝"/>
                  </w:rPr>
                </w:rPrChange>
              </w:rPr>
            </w:pPr>
            <w:moveFrom w:id="4032" w:author="Masato YOSHIKAWA" w:date="2026-01-20T12:21:00Z" w16du:dateUtc="2026-01-20T03:21:00Z">
              <w:r w:rsidRPr="00B83013" w:rsidDel="005B6842">
                <w:rPr>
                  <w:rFonts w:ascii="Times New Roman" w:eastAsia="ＭＳ 明朝" w:hAnsi="Times New Roman" w:cs="Times New Roman"/>
                  <w:rPrChange w:id="4033" w:author="Masato YOSHIKAWA" w:date="2026-01-20T12:25:00Z" w16du:dateUtc="2026-01-20T03:25:00Z">
                    <w:rPr>
                      <w:rFonts w:ascii="ＭＳ 明朝" w:eastAsia="ＭＳ 明朝" w:hAnsi="ＭＳ 明朝"/>
                    </w:rPr>
                  </w:rPrChange>
                </w:rPr>
                <w:t>Minimization</w:t>
              </w:r>
            </w:moveFrom>
          </w:p>
        </w:tc>
        <w:tc>
          <w:tcPr>
            <w:tcW w:w="851" w:type="pct"/>
            <w:tcPrChange w:id="4034" w:author="Masato YOSHIKAWA" w:date="2026-01-20T12:20:00Z" w16du:dateUtc="2026-01-20T03:20:00Z">
              <w:tcPr>
                <w:tcW w:w="851" w:type="pct"/>
              </w:tcPr>
            </w:tcPrChange>
          </w:tcPr>
          <w:p w14:paraId="228277E0" w14:textId="2E214E80" w:rsidR="002E4570" w:rsidRPr="00B83013" w:rsidDel="005B6842" w:rsidRDefault="002E4570" w:rsidP="00A018DB">
            <w:pPr>
              <w:pStyle w:val="af8"/>
              <w:rPr>
                <w:moveFrom w:id="4035" w:author="Masato YOSHIKAWA" w:date="2026-01-20T12:21:00Z" w16du:dateUtc="2026-01-20T03:21:00Z"/>
                <w:rFonts w:ascii="Times New Roman" w:eastAsia="ＭＳ 明朝" w:hAnsi="Times New Roman" w:cs="Times New Roman"/>
                <w:rPrChange w:id="4036" w:author="Masato YOSHIKAWA" w:date="2026-01-20T12:25:00Z" w16du:dateUtc="2026-01-20T03:25:00Z">
                  <w:rPr>
                    <w:moveFrom w:id="4037" w:author="Masato YOSHIKAWA" w:date="2026-01-20T12:21:00Z" w16du:dateUtc="2026-01-20T03:21:00Z"/>
                    <w:rFonts w:ascii="ＭＳ 明朝" w:eastAsia="ＭＳ 明朝" w:hAnsi="ＭＳ 明朝"/>
                  </w:rPr>
                </w:rPrChange>
              </w:rPr>
            </w:pPr>
            <w:moveFrom w:id="4038" w:author="Masato YOSHIKAWA" w:date="2026-01-20T12:21:00Z" w16du:dateUtc="2026-01-20T03:21:00Z">
              <w:r w:rsidRPr="00B83013" w:rsidDel="005B6842">
                <w:rPr>
                  <w:rFonts w:ascii="Times New Roman" w:eastAsia="ＭＳ 明朝" w:hAnsi="Times New Roman" w:cs="Times New Roman"/>
                  <w:rPrChange w:id="4039" w:author="Masato YOSHIKAWA" w:date="2026-01-20T12:25:00Z" w16du:dateUtc="2026-01-20T03:25:00Z">
                    <w:rPr>
                      <w:rFonts w:ascii="ＭＳ 明朝" w:eastAsia="ＭＳ 明朝" w:hAnsi="ＭＳ 明朝"/>
                    </w:rPr>
                  </w:rPrChange>
                </w:rPr>
                <w:t>Established equivalent</w:t>
              </w:r>
            </w:moveFrom>
          </w:p>
        </w:tc>
        <w:tc>
          <w:tcPr>
            <w:tcW w:w="831" w:type="pct"/>
            <w:tcPrChange w:id="4040" w:author="Masato YOSHIKAWA" w:date="2026-01-20T12:20:00Z" w16du:dateUtc="2026-01-20T03:20:00Z">
              <w:tcPr>
                <w:tcW w:w="831" w:type="pct"/>
              </w:tcPr>
            </w:tcPrChange>
          </w:tcPr>
          <w:p w14:paraId="023D8866" w14:textId="357B5A5E" w:rsidR="002E4570" w:rsidRPr="00B83013" w:rsidDel="005B6842" w:rsidRDefault="002E4570" w:rsidP="00A018DB">
            <w:pPr>
              <w:pStyle w:val="af8"/>
              <w:rPr>
                <w:moveFrom w:id="4041" w:author="Masato YOSHIKAWA" w:date="2026-01-20T12:21:00Z" w16du:dateUtc="2026-01-20T03:21:00Z"/>
                <w:rFonts w:ascii="Times New Roman" w:eastAsia="ＭＳ 明朝" w:hAnsi="Times New Roman" w:cs="Times New Roman"/>
                <w:rPrChange w:id="4042" w:author="Masato YOSHIKAWA" w:date="2026-01-20T12:25:00Z" w16du:dateUtc="2026-01-20T03:25:00Z">
                  <w:rPr>
                    <w:moveFrom w:id="4043" w:author="Masato YOSHIKAWA" w:date="2026-01-20T12:21:00Z" w16du:dateUtc="2026-01-20T03:21:00Z"/>
                    <w:rFonts w:ascii="ＭＳ 明朝" w:eastAsia="ＭＳ 明朝" w:hAnsi="ＭＳ 明朝"/>
                  </w:rPr>
                </w:rPrChange>
              </w:rPr>
            </w:pPr>
            <w:moveFrom w:id="4044" w:author="Masato YOSHIKAWA" w:date="2026-01-20T12:21:00Z" w16du:dateUtc="2026-01-20T03:21:00Z">
              <w:r w:rsidRPr="00B83013" w:rsidDel="005B6842">
                <w:rPr>
                  <w:rFonts w:ascii="Times New Roman" w:eastAsia="ＭＳ 明朝" w:hAnsi="Times New Roman" w:cs="Times New Roman"/>
                  <w:rPrChange w:id="4045" w:author="Masato YOSHIKAWA" w:date="2026-01-20T12:25:00Z" w16du:dateUtc="2026-01-20T03:25:00Z">
                    <w:rPr>
                      <w:rFonts w:ascii="ＭＳ 明朝" w:eastAsia="ＭＳ 明朝" w:hAnsi="ＭＳ 明朝"/>
                    </w:rPr>
                  </w:rPrChange>
                </w:rPr>
                <w:t>Minimization</w:t>
              </w:r>
            </w:moveFrom>
          </w:p>
        </w:tc>
      </w:tr>
      <w:tr w:rsidR="002E4570" w:rsidRPr="00B83013" w:rsidDel="005B6842" w14:paraId="0621AC2C" w14:textId="4E845AB0" w:rsidTr="005B6842">
        <w:tc>
          <w:tcPr>
            <w:tcW w:w="583" w:type="pct"/>
            <w:tcPrChange w:id="4046" w:author="Masato YOSHIKAWA" w:date="2026-01-20T12:20:00Z" w16du:dateUtc="2026-01-20T03:20:00Z">
              <w:tcPr>
                <w:tcW w:w="582" w:type="pct"/>
              </w:tcPr>
            </w:tcPrChange>
          </w:tcPr>
          <w:p w14:paraId="40830893" w14:textId="2F701F24" w:rsidR="002E4570" w:rsidRPr="00B83013" w:rsidDel="005B6842" w:rsidRDefault="002E4570" w:rsidP="00A018DB">
            <w:pPr>
              <w:pStyle w:val="af8"/>
              <w:rPr>
                <w:moveFrom w:id="4047" w:author="Masato YOSHIKAWA" w:date="2026-01-20T12:21:00Z" w16du:dateUtc="2026-01-20T03:21:00Z"/>
                <w:rFonts w:ascii="Times New Roman" w:eastAsia="ＭＳ 明朝" w:hAnsi="Times New Roman" w:cs="Times New Roman"/>
                <w:rPrChange w:id="4048" w:author="Masato YOSHIKAWA" w:date="2026-01-20T12:25:00Z" w16du:dateUtc="2026-01-20T03:25:00Z">
                  <w:rPr>
                    <w:moveFrom w:id="4049" w:author="Masato YOSHIKAWA" w:date="2026-01-20T12:21:00Z" w16du:dateUtc="2026-01-20T03:21:00Z"/>
                    <w:rFonts w:ascii="ＭＳ 明朝" w:eastAsia="ＭＳ 明朝" w:hAnsi="ＭＳ 明朝"/>
                  </w:rPr>
                </w:rPrChange>
              </w:rPr>
            </w:pPr>
            <w:moveFrom w:id="4050" w:author="Masato YOSHIKAWA" w:date="2026-01-20T12:21:00Z" w16du:dateUtc="2026-01-20T03:21:00Z">
              <w:r w:rsidRPr="00B83013" w:rsidDel="005B6842">
                <w:rPr>
                  <w:rFonts w:ascii="Times New Roman" w:eastAsia="ＭＳ 明朝" w:hAnsi="Times New Roman" w:cs="Times New Roman" w:hint="eastAsia"/>
                  <w:rPrChange w:id="4051" w:author="Masato YOSHIKAWA" w:date="2026-01-20T12:25:00Z" w16du:dateUtc="2026-01-20T03:25:00Z">
                    <w:rPr>
                      <w:rFonts w:ascii="ＭＳ 明朝" w:eastAsia="ＭＳ 明朝" w:hAnsi="ＭＳ 明朝" w:hint="eastAsia"/>
                    </w:rPr>
                  </w:rPrChange>
                </w:rPr>
                <w:t>銀杏</w:t>
              </w:r>
            </w:moveFrom>
          </w:p>
        </w:tc>
        <w:tc>
          <w:tcPr>
            <w:tcW w:w="583" w:type="pct"/>
            <w:tcPrChange w:id="4052" w:author="Masato YOSHIKAWA" w:date="2026-01-20T12:20:00Z" w16du:dateUtc="2026-01-20T03:20:00Z">
              <w:tcPr>
                <w:tcW w:w="583" w:type="pct"/>
              </w:tcPr>
            </w:tcPrChange>
          </w:tcPr>
          <w:p w14:paraId="7DECD8F9" w14:textId="4C0150C7" w:rsidR="002E4570" w:rsidRPr="00B83013" w:rsidDel="005B6842" w:rsidRDefault="002E4570" w:rsidP="00A018DB">
            <w:pPr>
              <w:pStyle w:val="af8"/>
              <w:rPr>
                <w:moveFrom w:id="4053" w:author="Masato YOSHIKAWA" w:date="2026-01-20T12:21:00Z" w16du:dateUtc="2026-01-20T03:21:00Z"/>
                <w:rFonts w:ascii="Times New Roman" w:eastAsia="ＭＳ 明朝" w:hAnsi="Times New Roman" w:cs="Times New Roman"/>
                <w:rPrChange w:id="4054" w:author="Masato YOSHIKAWA" w:date="2026-01-20T12:25:00Z" w16du:dateUtc="2026-01-20T03:25:00Z">
                  <w:rPr>
                    <w:moveFrom w:id="4055" w:author="Masato YOSHIKAWA" w:date="2026-01-20T12:21:00Z" w16du:dateUtc="2026-01-20T03:21:00Z"/>
                    <w:rFonts w:ascii="ＭＳ 明朝" w:eastAsia="ＭＳ 明朝" w:hAnsi="ＭＳ 明朝"/>
                  </w:rPr>
                </w:rPrChange>
              </w:rPr>
            </w:pPr>
            <w:moveFrom w:id="4056" w:author="Masato YOSHIKAWA" w:date="2026-01-20T12:21:00Z" w16du:dateUtc="2026-01-20T03:21:00Z">
              <w:r w:rsidRPr="00B83013" w:rsidDel="005B6842">
                <w:rPr>
                  <w:rFonts w:ascii="Times New Roman" w:eastAsia="ＭＳ 明朝" w:hAnsi="Times New Roman" w:cs="Times New Roman"/>
                  <w:rPrChange w:id="4057" w:author="Masato YOSHIKAWA" w:date="2026-01-20T12:25:00Z" w16du:dateUtc="2026-01-20T03:25:00Z">
                    <w:rPr>
                      <w:rFonts w:ascii="ＭＳ 明朝" w:eastAsia="ＭＳ 明朝" w:hAnsi="ＭＳ 明朝"/>
                    </w:rPr>
                  </w:rPrChange>
                </w:rPr>
                <w:t>gingko-tree</w:t>
              </w:r>
            </w:moveFrom>
          </w:p>
        </w:tc>
        <w:tc>
          <w:tcPr>
            <w:tcW w:w="629" w:type="pct"/>
            <w:tcPrChange w:id="4058" w:author="Masato YOSHIKAWA" w:date="2026-01-20T12:20:00Z" w16du:dateUtc="2026-01-20T03:20:00Z">
              <w:tcPr>
                <w:tcW w:w="629" w:type="pct"/>
              </w:tcPr>
            </w:tcPrChange>
          </w:tcPr>
          <w:p w14:paraId="024CC60A" w14:textId="23A83C3C" w:rsidR="002E4570" w:rsidRPr="00B83013" w:rsidDel="005B6842" w:rsidRDefault="002E4570" w:rsidP="00A018DB">
            <w:pPr>
              <w:pStyle w:val="af8"/>
              <w:rPr>
                <w:moveFrom w:id="4059" w:author="Masato YOSHIKAWA" w:date="2026-01-20T12:21:00Z" w16du:dateUtc="2026-01-20T03:21:00Z"/>
                <w:rFonts w:ascii="Times New Roman" w:eastAsia="ＭＳ 明朝" w:hAnsi="Times New Roman" w:cs="Times New Roman"/>
                <w:rPrChange w:id="4060" w:author="Masato YOSHIKAWA" w:date="2026-01-20T12:25:00Z" w16du:dateUtc="2026-01-20T03:25:00Z">
                  <w:rPr>
                    <w:moveFrom w:id="4061" w:author="Masato YOSHIKAWA" w:date="2026-01-20T12:21:00Z" w16du:dateUtc="2026-01-20T03:21:00Z"/>
                    <w:rFonts w:ascii="ＭＳ 明朝" w:eastAsia="ＭＳ 明朝" w:hAnsi="ＭＳ 明朝"/>
                  </w:rPr>
                </w:rPrChange>
              </w:rPr>
            </w:pPr>
            <w:moveFrom w:id="4062" w:author="Masato YOSHIKAWA" w:date="2026-01-20T12:21:00Z" w16du:dateUtc="2026-01-20T03:21:00Z">
              <w:r w:rsidRPr="00B83013" w:rsidDel="005B6842">
                <w:rPr>
                  <w:rFonts w:ascii="Times New Roman" w:eastAsia="ＭＳ 明朝" w:hAnsi="Times New Roman" w:cs="Times New Roman"/>
                  <w:rPrChange w:id="4063" w:author="Masato YOSHIKAWA" w:date="2026-01-20T12:25:00Z" w16du:dateUtc="2026-01-20T03:25:00Z">
                    <w:rPr>
                      <w:rFonts w:ascii="ＭＳ 明朝" w:eastAsia="ＭＳ 明朝" w:hAnsi="ＭＳ 明朝"/>
                    </w:rPr>
                  </w:rPrChange>
                </w:rPr>
                <w:t>gingko tree</w:t>
              </w:r>
            </w:moveFrom>
          </w:p>
        </w:tc>
        <w:tc>
          <w:tcPr>
            <w:tcW w:w="779" w:type="pct"/>
            <w:tcPrChange w:id="4064" w:author="Masato YOSHIKAWA" w:date="2026-01-20T12:20:00Z" w16du:dateUtc="2026-01-20T03:20:00Z">
              <w:tcPr>
                <w:tcW w:w="779" w:type="pct"/>
              </w:tcPr>
            </w:tcPrChange>
          </w:tcPr>
          <w:p w14:paraId="56563197" w14:textId="22766E89" w:rsidR="002E4570" w:rsidRPr="00B83013" w:rsidDel="005B6842" w:rsidRDefault="002E4570" w:rsidP="00A018DB">
            <w:pPr>
              <w:pStyle w:val="af8"/>
              <w:rPr>
                <w:moveFrom w:id="4065" w:author="Masato YOSHIKAWA" w:date="2026-01-20T12:21:00Z" w16du:dateUtc="2026-01-20T03:21:00Z"/>
                <w:rFonts w:ascii="Times New Roman" w:eastAsia="ＭＳ 明朝" w:hAnsi="Times New Roman" w:cs="Times New Roman"/>
                <w:rPrChange w:id="4066" w:author="Masato YOSHIKAWA" w:date="2026-01-20T12:25:00Z" w16du:dateUtc="2026-01-20T03:25:00Z">
                  <w:rPr>
                    <w:moveFrom w:id="4067" w:author="Masato YOSHIKAWA" w:date="2026-01-20T12:21:00Z" w16du:dateUtc="2026-01-20T03:21:00Z"/>
                    <w:rFonts w:ascii="ＭＳ 明朝" w:eastAsia="ＭＳ 明朝" w:hAnsi="ＭＳ 明朝"/>
                  </w:rPr>
                </w:rPrChange>
              </w:rPr>
            </w:pPr>
            <w:moveFrom w:id="4068" w:author="Masato YOSHIKAWA" w:date="2026-01-20T12:21:00Z" w16du:dateUtc="2026-01-20T03:21:00Z">
              <w:r w:rsidRPr="00B83013" w:rsidDel="005B6842">
                <w:rPr>
                  <w:rFonts w:ascii="Times New Roman" w:eastAsia="ＭＳ 明朝" w:hAnsi="Times New Roman" w:cs="Times New Roman"/>
                  <w:rPrChange w:id="4069" w:author="Masato YOSHIKAWA" w:date="2026-01-20T12:25:00Z" w16du:dateUtc="2026-01-20T03:25:00Z">
                    <w:rPr>
                      <w:rFonts w:ascii="ＭＳ 明朝" w:eastAsia="ＭＳ 明朝" w:hAnsi="ＭＳ 明朝"/>
                    </w:rPr>
                  </w:rPrChange>
                </w:rPr>
                <w:t>Established equivalent</w:t>
              </w:r>
            </w:moveFrom>
          </w:p>
        </w:tc>
        <w:tc>
          <w:tcPr>
            <w:tcW w:w="744" w:type="pct"/>
            <w:tcPrChange w:id="4070" w:author="Masato YOSHIKAWA" w:date="2026-01-20T12:20:00Z" w16du:dateUtc="2026-01-20T03:20:00Z">
              <w:tcPr>
                <w:tcW w:w="744" w:type="pct"/>
              </w:tcPr>
            </w:tcPrChange>
          </w:tcPr>
          <w:p w14:paraId="43B96465" w14:textId="75568CF8" w:rsidR="002E4570" w:rsidRPr="00B83013" w:rsidDel="005B6842" w:rsidRDefault="002E4570" w:rsidP="00A018DB">
            <w:pPr>
              <w:pStyle w:val="af8"/>
              <w:rPr>
                <w:moveFrom w:id="4071" w:author="Masato YOSHIKAWA" w:date="2026-01-20T12:21:00Z" w16du:dateUtc="2026-01-20T03:21:00Z"/>
                <w:rFonts w:ascii="Times New Roman" w:eastAsia="ＭＳ 明朝" w:hAnsi="Times New Roman" w:cs="Times New Roman"/>
                <w:rPrChange w:id="4072" w:author="Masato YOSHIKAWA" w:date="2026-01-20T12:25:00Z" w16du:dateUtc="2026-01-20T03:25:00Z">
                  <w:rPr>
                    <w:moveFrom w:id="4073" w:author="Masato YOSHIKAWA" w:date="2026-01-20T12:21:00Z" w16du:dateUtc="2026-01-20T03:21:00Z"/>
                    <w:rFonts w:ascii="ＭＳ 明朝" w:eastAsia="ＭＳ 明朝" w:hAnsi="ＭＳ 明朝"/>
                  </w:rPr>
                </w:rPrChange>
              </w:rPr>
            </w:pPr>
            <w:moveFrom w:id="4074" w:author="Masato YOSHIKAWA" w:date="2026-01-20T12:21:00Z" w16du:dateUtc="2026-01-20T03:21:00Z">
              <w:r w:rsidRPr="00B83013" w:rsidDel="005B6842">
                <w:rPr>
                  <w:rFonts w:ascii="Times New Roman" w:eastAsia="ＭＳ 明朝" w:hAnsi="Times New Roman" w:cs="Times New Roman"/>
                  <w:rPrChange w:id="4075" w:author="Masato YOSHIKAWA" w:date="2026-01-20T12:25:00Z" w16du:dateUtc="2026-01-20T03:25:00Z">
                    <w:rPr>
                      <w:rFonts w:ascii="ＭＳ 明朝" w:eastAsia="ＭＳ 明朝" w:hAnsi="ＭＳ 明朝"/>
                    </w:rPr>
                  </w:rPrChange>
                </w:rPr>
                <w:t>Minimization</w:t>
              </w:r>
            </w:moveFrom>
          </w:p>
        </w:tc>
        <w:tc>
          <w:tcPr>
            <w:tcW w:w="851" w:type="pct"/>
            <w:tcPrChange w:id="4076" w:author="Masato YOSHIKAWA" w:date="2026-01-20T12:20:00Z" w16du:dateUtc="2026-01-20T03:20:00Z">
              <w:tcPr>
                <w:tcW w:w="851" w:type="pct"/>
              </w:tcPr>
            </w:tcPrChange>
          </w:tcPr>
          <w:p w14:paraId="3A4D4ECF" w14:textId="67F1ADF5" w:rsidR="002E4570" w:rsidRPr="00B83013" w:rsidDel="005B6842" w:rsidRDefault="002E4570" w:rsidP="00A018DB">
            <w:pPr>
              <w:pStyle w:val="af8"/>
              <w:rPr>
                <w:moveFrom w:id="4077" w:author="Masato YOSHIKAWA" w:date="2026-01-20T12:21:00Z" w16du:dateUtc="2026-01-20T03:21:00Z"/>
                <w:rFonts w:ascii="Times New Roman" w:eastAsia="ＭＳ 明朝" w:hAnsi="Times New Roman" w:cs="Times New Roman"/>
                <w:rPrChange w:id="4078" w:author="Masato YOSHIKAWA" w:date="2026-01-20T12:25:00Z" w16du:dateUtc="2026-01-20T03:25:00Z">
                  <w:rPr>
                    <w:moveFrom w:id="4079" w:author="Masato YOSHIKAWA" w:date="2026-01-20T12:21:00Z" w16du:dateUtc="2026-01-20T03:21:00Z"/>
                    <w:rFonts w:ascii="ＭＳ 明朝" w:eastAsia="ＭＳ 明朝" w:hAnsi="ＭＳ 明朝"/>
                  </w:rPr>
                </w:rPrChange>
              </w:rPr>
            </w:pPr>
            <w:moveFrom w:id="4080" w:author="Masato YOSHIKAWA" w:date="2026-01-20T12:21:00Z" w16du:dateUtc="2026-01-20T03:21:00Z">
              <w:r w:rsidRPr="00B83013" w:rsidDel="005B6842">
                <w:rPr>
                  <w:rFonts w:ascii="Times New Roman" w:eastAsia="ＭＳ 明朝" w:hAnsi="Times New Roman" w:cs="Times New Roman"/>
                  <w:rPrChange w:id="4081" w:author="Masato YOSHIKAWA" w:date="2026-01-20T12:25:00Z" w16du:dateUtc="2026-01-20T03:25:00Z">
                    <w:rPr>
                      <w:rFonts w:ascii="ＭＳ 明朝" w:eastAsia="ＭＳ 明朝" w:hAnsi="ＭＳ 明朝"/>
                    </w:rPr>
                  </w:rPrChange>
                </w:rPr>
                <w:t>Established equivalent</w:t>
              </w:r>
            </w:moveFrom>
          </w:p>
        </w:tc>
        <w:tc>
          <w:tcPr>
            <w:tcW w:w="831" w:type="pct"/>
            <w:tcPrChange w:id="4082" w:author="Masato YOSHIKAWA" w:date="2026-01-20T12:20:00Z" w16du:dateUtc="2026-01-20T03:20:00Z">
              <w:tcPr>
                <w:tcW w:w="831" w:type="pct"/>
              </w:tcPr>
            </w:tcPrChange>
          </w:tcPr>
          <w:p w14:paraId="42D5260E" w14:textId="79A87458" w:rsidR="002E4570" w:rsidRPr="00B83013" w:rsidDel="005B6842" w:rsidRDefault="002E4570" w:rsidP="00A018DB">
            <w:pPr>
              <w:pStyle w:val="af8"/>
              <w:rPr>
                <w:moveFrom w:id="4083" w:author="Masato YOSHIKAWA" w:date="2026-01-20T12:21:00Z" w16du:dateUtc="2026-01-20T03:21:00Z"/>
                <w:rFonts w:ascii="Times New Roman" w:eastAsia="ＭＳ 明朝" w:hAnsi="Times New Roman" w:cs="Times New Roman"/>
                <w:rPrChange w:id="4084" w:author="Masato YOSHIKAWA" w:date="2026-01-20T12:25:00Z" w16du:dateUtc="2026-01-20T03:25:00Z">
                  <w:rPr>
                    <w:moveFrom w:id="4085" w:author="Masato YOSHIKAWA" w:date="2026-01-20T12:21:00Z" w16du:dateUtc="2026-01-20T03:21:00Z"/>
                    <w:rFonts w:ascii="ＭＳ 明朝" w:eastAsia="ＭＳ 明朝" w:hAnsi="ＭＳ 明朝"/>
                  </w:rPr>
                </w:rPrChange>
              </w:rPr>
            </w:pPr>
            <w:moveFrom w:id="4086" w:author="Masato YOSHIKAWA" w:date="2026-01-20T12:21:00Z" w16du:dateUtc="2026-01-20T03:21:00Z">
              <w:r w:rsidRPr="00B83013" w:rsidDel="005B6842">
                <w:rPr>
                  <w:rFonts w:ascii="Times New Roman" w:eastAsia="ＭＳ 明朝" w:hAnsi="Times New Roman" w:cs="Times New Roman"/>
                  <w:rPrChange w:id="4087" w:author="Masato YOSHIKAWA" w:date="2026-01-20T12:25:00Z" w16du:dateUtc="2026-01-20T03:25:00Z">
                    <w:rPr>
                      <w:rFonts w:ascii="ＭＳ 明朝" w:eastAsia="ＭＳ 明朝" w:hAnsi="ＭＳ 明朝"/>
                    </w:rPr>
                  </w:rPrChange>
                </w:rPr>
                <w:t>Minimization</w:t>
              </w:r>
            </w:moveFrom>
          </w:p>
        </w:tc>
      </w:tr>
      <w:tr w:rsidR="002E4570" w:rsidRPr="00B83013" w:rsidDel="005B6842" w14:paraId="2CED6B7A" w14:textId="35357C7B" w:rsidTr="005B6842">
        <w:tc>
          <w:tcPr>
            <w:tcW w:w="583" w:type="pct"/>
            <w:tcPrChange w:id="4088" w:author="Masato YOSHIKAWA" w:date="2026-01-20T12:20:00Z" w16du:dateUtc="2026-01-20T03:20:00Z">
              <w:tcPr>
                <w:tcW w:w="582" w:type="pct"/>
              </w:tcPr>
            </w:tcPrChange>
          </w:tcPr>
          <w:p w14:paraId="54D6D998" w14:textId="50A6DBA6" w:rsidR="002E4570" w:rsidRPr="00B83013" w:rsidDel="005B6842" w:rsidRDefault="002E4570" w:rsidP="00A018DB">
            <w:pPr>
              <w:pStyle w:val="af8"/>
              <w:rPr>
                <w:moveFrom w:id="4089" w:author="Masato YOSHIKAWA" w:date="2026-01-20T12:21:00Z" w16du:dateUtc="2026-01-20T03:21:00Z"/>
                <w:rFonts w:ascii="Times New Roman" w:eastAsia="ＭＳ 明朝" w:hAnsi="Times New Roman" w:cs="Times New Roman"/>
                <w:rPrChange w:id="4090" w:author="Masato YOSHIKAWA" w:date="2026-01-20T12:25:00Z" w16du:dateUtc="2026-01-20T03:25:00Z">
                  <w:rPr>
                    <w:moveFrom w:id="4091" w:author="Masato YOSHIKAWA" w:date="2026-01-20T12:21:00Z" w16du:dateUtc="2026-01-20T03:21:00Z"/>
                    <w:rFonts w:ascii="ＭＳ 明朝" w:eastAsia="ＭＳ 明朝" w:hAnsi="ＭＳ 明朝"/>
                  </w:rPr>
                </w:rPrChange>
              </w:rPr>
            </w:pPr>
            <w:moveFrom w:id="4092" w:author="Masato YOSHIKAWA" w:date="2026-01-20T12:21:00Z" w16du:dateUtc="2026-01-20T03:21:00Z">
              <w:r w:rsidRPr="00B83013" w:rsidDel="005B6842">
                <w:rPr>
                  <w:rFonts w:ascii="Times New Roman" w:eastAsia="ＭＳ 明朝" w:hAnsi="Times New Roman" w:cs="Times New Roman" w:hint="eastAsia"/>
                  <w:rPrChange w:id="4093" w:author="Masato YOSHIKAWA" w:date="2026-01-20T12:25:00Z" w16du:dateUtc="2026-01-20T03:25:00Z">
                    <w:rPr>
                      <w:rFonts w:ascii="ＭＳ 明朝" w:eastAsia="ＭＳ 明朝" w:hAnsi="ＭＳ 明朝" w:hint="eastAsia"/>
                    </w:rPr>
                  </w:rPrChange>
                </w:rPr>
                <w:t>空坊主</w:t>
              </w:r>
            </w:moveFrom>
          </w:p>
        </w:tc>
        <w:tc>
          <w:tcPr>
            <w:tcW w:w="583" w:type="pct"/>
            <w:tcPrChange w:id="4094" w:author="Masato YOSHIKAWA" w:date="2026-01-20T12:20:00Z" w16du:dateUtc="2026-01-20T03:20:00Z">
              <w:tcPr>
                <w:tcW w:w="583" w:type="pct"/>
              </w:tcPr>
            </w:tcPrChange>
          </w:tcPr>
          <w:p w14:paraId="51666C3E" w14:textId="7AFC8C20" w:rsidR="002E4570" w:rsidRPr="00B83013" w:rsidDel="005B6842" w:rsidRDefault="002E4570" w:rsidP="00A018DB">
            <w:pPr>
              <w:pStyle w:val="af8"/>
              <w:rPr>
                <w:moveFrom w:id="4095" w:author="Masato YOSHIKAWA" w:date="2026-01-20T12:21:00Z" w16du:dateUtc="2026-01-20T03:21:00Z"/>
                <w:rFonts w:ascii="Times New Roman" w:eastAsia="ＭＳ 明朝" w:hAnsi="Times New Roman" w:cs="Times New Roman"/>
                <w:rPrChange w:id="4096" w:author="Masato YOSHIKAWA" w:date="2026-01-20T12:25:00Z" w16du:dateUtc="2026-01-20T03:25:00Z">
                  <w:rPr>
                    <w:moveFrom w:id="4097" w:author="Masato YOSHIKAWA" w:date="2026-01-20T12:21:00Z" w16du:dateUtc="2026-01-20T03:21:00Z"/>
                    <w:rFonts w:ascii="ＭＳ 明朝" w:eastAsia="ＭＳ 明朝" w:hAnsi="ＭＳ 明朝"/>
                  </w:rPr>
                </w:rPrChange>
              </w:rPr>
            </w:pPr>
            <w:moveFrom w:id="4098" w:author="Masato YOSHIKAWA" w:date="2026-01-20T12:21:00Z" w16du:dateUtc="2026-01-20T03:21:00Z">
              <w:r w:rsidRPr="00B83013" w:rsidDel="005B6842">
                <w:rPr>
                  <w:rFonts w:ascii="Times New Roman" w:eastAsia="ＭＳ 明朝" w:hAnsi="Times New Roman" w:cs="Times New Roman"/>
                  <w:rPrChange w:id="4099" w:author="Masato YOSHIKAWA" w:date="2026-01-20T12:25:00Z" w16du:dateUtc="2026-01-20T03:25:00Z">
                    <w:rPr>
                      <w:rFonts w:ascii="ＭＳ 明朝" w:eastAsia="ＭＳ 明朝" w:hAnsi="ＭＳ 明朝"/>
                    </w:rPr>
                  </w:rPrChange>
                </w:rPr>
                <w:t>entirely bare</w:t>
              </w:r>
            </w:moveFrom>
          </w:p>
        </w:tc>
        <w:tc>
          <w:tcPr>
            <w:tcW w:w="629" w:type="pct"/>
            <w:tcPrChange w:id="4100" w:author="Masato YOSHIKAWA" w:date="2026-01-20T12:20:00Z" w16du:dateUtc="2026-01-20T03:20:00Z">
              <w:tcPr>
                <w:tcW w:w="629" w:type="pct"/>
              </w:tcPr>
            </w:tcPrChange>
          </w:tcPr>
          <w:p w14:paraId="61536010" w14:textId="0AD8D3DF" w:rsidR="002E4570" w:rsidRPr="00B83013" w:rsidDel="005B6842" w:rsidRDefault="002E4570" w:rsidP="00A018DB">
            <w:pPr>
              <w:pStyle w:val="af8"/>
              <w:rPr>
                <w:moveFrom w:id="4101" w:author="Masato YOSHIKAWA" w:date="2026-01-20T12:21:00Z" w16du:dateUtc="2026-01-20T03:21:00Z"/>
                <w:rFonts w:ascii="Times New Roman" w:eastAsia="ＭＳ 明朝" w:hAnsi="Times New Roman" w:cs="Times New Roman"/>
                <w:rPrChange w:id="4102" w:author="Masato YOSHIKAWA" w:date="2026-01-20T12:25:00Z" w16du:dateUtc="2026-01-20T03:25:00Z">
                  <w:rPr>
                    <w:moveFrom w:id="4103" w:author="Masato YOSHIKAWA" w:date="2026-01-20T12:21:00Z" w16du:dateUtc="2026-01-20T03:21:00Z"/>
                    <w:rFonts w:ascii="ＭＳ 明朝" w:eastAsia="ＭＳ 明朝" w:hAnsi="ＭＳ 明朝"/>
                  </w:rPr>
                </w:rPrChange>
              </w:rPr>
            </w:pPr>
            <w:moveFrom w:id="4104" w:author="Masato YOSHIKAWA" w:date="2026-01-20T12:21:00Z" w16du:dateUtc="2026-01-20T03:21:00Z">
              <w:r w:rsidRPr="00B83013" w:rsidDel="005B6842">
                <w:rPr>
                  <w:rFonts w:ascii="Times New Roman" w:eastAsia="ＭＳ 明朝" w:hAnsi="Times New Roman" w:cs="Times New Roman"/>
                  <w:rPrChange w:id="4105" w:author="Masato YOSHIKAWA" w:date="2026-01-20T12:25:00Z" w16du:dateUtc="2026-01-20T03:25:00Z">
                    <w:rPr>
                      <w:rFonts w:ascii="ＭＳ 明朝" w:eastAsia="ＭＳ 明朝" w:hAnsi="ＭＳ 明朝"/>
                    </w:rPr>
                  </w:rPrChange>
                </w:rPr>
                <w:t>quite bare</w:t>
              </w:r>
            </w:moveFrom>
          </w:p>
        </w:tc>
        <w:tc>
          <w:tcPr>
            <w:tcW w:w="779" w:type="pct"/>
            <w:tcPrChange w:id="4106" w:author="Masato YOSHIKAWA" w:date="2026-01-20T12:20:00Z" w16du:dateUtc="2026-01-20T03:20:00Z">
              <w:tcPr>
                <w:tcW w:w="779" w:type="pct"/>
              </w:tcPr>
            </w:tcPrChange>
          </w:tcPr>
          <w:p w14:paraId="569921F9" w14:textId="598CB03E" w:rsidR="002E4570" w:rsidRPr="00B83013" w:rsidDel="005B6842" w:rsidRDefault="002E4570" w:rsidP="00A018DB">
            <w:pPr>
              <w:pStyle w:val="af8"/>
              <w:rPr>
                <w:moveFrom w:id="4107" w:author="Masato YOSHIKAWA" w:date="2026-01-20T12:21:00Z" w16du:dateUtc="2026-01-20T03:21:00Z"/>
                <w:rFonts w:ascii="Times New Roman" w:eastAsia="ＭＳ 明朝" w:hAnsi="Times New Roman" w:cs="Times New Roman"/>
                <w:rPrChange w:id="4108" w:author="Masato YOSHIKAWA" w:date="2026-01-20T12:25:00Z" w16du:dateUtc="2026-01-20T03:25:00Z">
                  <w:rPr>
                    <w:moveFrom w:id="4109" w:author="Masato YOSHIKAWA" w:date="2026-01-20T12:21:00Z" w16du:dateUtc="2026-01-20T03:21:00Z"/>
                    <w:rFonts w:ascii="ＭＳ 明朝" w:eastAsia="ＭＳ 明朝" w:hAnsi="ＭＳ 明朝"/>
                  </w:rPr>
                </w:rPrChange>
              </w:rPr>
            </w:pPr>
            <w:moveFrom w:id="4110" w:author="Masato YOSHIKAWA" w:date="2026-01-20T12:21:00Z" w16du:dateUtc="2026-01-20T03:21:00Z">
              <w:r w:rsidRPr="00B83013" w:rsidDel="005B6842">
                <w:rPr>
                  <w:rFonts w:ascii="Times New Roman" w:eastAsia="ＭＳ 明朝" w:hAnsi="Times New Roman" w:cs="Times New Roman"/>
                  <w:rPrChange w:id="4111" w:author="Masato YOSHIKAWA" w:date="2026-01-20T12:25:00Z" w16du:dateUtc="2026-01-20T03:25:00Z">
                    <w:rPr>
                      <w:rFonts w:ascii="ＭＳ 明朝" w:eastAsia="ＭＳ 明朝" w:hAnsi="ＭＳ 明朝"/>
                    </w:rPr>
                  </w:rPrChange>
                </w:rPr>
                <w:t>Description</w:t>
              </w:r>
            </w:moveFrom>
          </w:p>
        </w:tc>
        <w:tc>
          <w:tcPr>
            <w:tcW w:w="744" w:type="pct"/>
            <w:tcPrChange w:id="4112" w:author="Masato YOSHIKAWA" w:date="2026-01-20T12:20:00Z" w16du:dateUtc="2026-01-20T03:20:00Z">
              <w:tcPr>
                <w:tcW w:w="744" w:type="pct"/>
              </w:tcPr>
            </w:tcPrChange>
          </w:tcPr>
          <w:p w14:paraId="4BB93755" w14:textId="3BBB44BD" w:rsidR="002E4570" w:rsidRPr="00B83013" w:rsidDel="005B6842" w:rsidRDefault="002E4570" w:rsidP="00A018DB">
            <w:pPr>
              <w:pStyle w:val="af8"/>
              <w:rPr>
                <w:moveFrom w:id="4113" w:author="Masato YOSHIKAWA" w:date="2026-01-20T12:21:00Z" w16du:dateUtc="2026-01-20T03:21:00Z"/>
                <w:rFonts w:ascii="Times New Roman" w:eastAsia="ＭＳ 明朝" w:hAnsi="Times New Roman" w:cs="Times New Roman"/>
                <w:rPrChange w:id="4114" w:author="Masato YOSHIKAWA" w:date="2026-01-20T12:25:00Z" w16du:dateUtc="2026-01-20T03:25:00Z">
                  <w:rPr>
                    <w:moveFrom w:id="4115" w:author="Masato YOSHIKAWA" w:date="2026-01-20T12:21:00Z" w16du:dateUtc="2026-01-20T03:21:00Z"/>
                    <w:rFonts w:ascii="ＭＳ 明朝" w:eastAsia="ＭＳ 明朝" w:hAnsi="ＭＳ 明朝"/>
                  </w:rPr>
                </w:rPrChange>
              </w:rPr>
            </w:pPr>
            <w:moveFrom w:id="4116" w:author="Masato YOSHIKAWA" w:date="2026-01-20T12:21:00Z" w16du:dateUtc="2026-01-20T03:21:00Z">
              <w:r w:rsidRPr="00B83013" w:rsidDel="005B6842">
                <w:rPr>
                  <w:rFonts w:ascii="Times New Roman" w:eastAsia="ＭＳ 明朝" w:hAnsi="Times New Roman" w:cs="Times New Roman"/>
                  <w:rPrChange w:id="4117" w:author="Masato YOSHIKAWA" w:date="2026-01-20T12:25:00Z" w16du:dateUtc="2026-01-20T03:25:00Z">
                    <w:rPr>
                      <w:rFonts w:ascii="ＭＳ 明朝" w:eastAsia="ＭＳ 明朝" w:hAnsi="ＭＳ 明朝"/>
                    </w:rPr>
                  </w:rPrChange>
                </w:rPr>
                <w:t>Minimization</w:t>
              </w:r>
            </w:moveFrom>
          </w:p>
        </w:tc>
        <w:tc>
          <w:tcPr>
            <w:tcW w:w="851" w:type="pct"/>
            <w:tcPrChange w:id="4118" w:author="Masato YOSHIKAWA" w:date="2026-01-20T12:20:00Z" w16du:dateUtc="2026-01-20T03:20:00Z">
              <w:tcPr>
                <w:tcW w:w="851" w:type="pct"/>
              </w:tcPr>
            </w:tcPrChange>
          </w:tcPr>
          <w:p w14:paraId="1B8C849C" w14:textId="77C28CB7" w:rsidR="002E4570" w:rsidRPr="00B83013" w:rsidDel="005B6842" w:rsidRDefault="002E4570" w:rsidP="00A018DB">
            <w:pPr>
              <w:pStyle w:val="af8"/>
              <w:rPr>
                <w:moveFrom w:id="4119" w:author="Masato YOSHIKAWA" w:date="2026-01-20T12:21:00Z" w16du:dateUtc="2026-01-20T03:21:00Z"/>
                <w:rFonts w:ascii="Times New Roman" w:eastAsia="ＭＳ 明朝" w:hAnsi="Times New Roman" w:cs="Times New Roman"/>
                <w:rPrChange w:id="4120" w:author="Masato YOSHIKAWA" w:date="2026-01-20T12:25:00Z" w16du:dateUtc="2026-01-20T03:25:00Z">
                  <w:rPr>
                    <w:moveFrom w:id="4121" w:author="Masato YOSHIKAWA" w:date="2026-01-20T12:21:00Z" w16du:dateUtc="2026-01-20T03:21:00Z"/>
                    <w:rFonts w:ascii="ＭＳ 明朝" w:eastAsia="ＭＳ 明朝" w:hAnsi="ＭＳ 明朝"/>
                  </w:rPr>
                </w:rPrChange>
              </w:rPr>
            </w:pPr>
            <w:moveFrom w:id="4122" w:author="Masato YOSHIKAWA" w:date="2026-01-20T12:21:00Z" w16du:dateUtc="2026-01-20T03:21:00Z">
              <w:r w:rsidRPr="00B83013" w:rsidDel="005B6842">
                <w:rPr>
                  <w:rFonts w:ascii="Times New Roman" w:eastAsia="ＭＳ 明朝" w:hAnsi="Times New Roman" w:cs="Times New Roman"/>
                  <w:rPrChange w:id="4123" w:author="Masato YOSHIKAWA" w:date="2026-01-20T12:25:00Z" w16du:dateUtc="2026-01-20T03:25:00Z">
                    <w:rPr>
                      <w:rFonts w:ascii="ＭＳ 明朝" w:eastAsia="ＭＳ 明朝" w:hAnsi="ＭＳ 明朝"/>
                    </w:rPr>
                  </w:rPrChange>
                </w:rPr>
                <w:t>Description</w:t>
              </w:r>
            </w:moveFrom>
          </w:p>
        </w:tc>
        <w:tc>
          <w:tcPr>
            <w:tcW w:w="831" w:type="pct"/>
            <w:tcPrChange w:id="4124" w:author="Masato YOSHIKAWA" w:date="2026-01-20T12:20:00Z" w16du:dateUtc="2026-01-20T03:20:00Z">
              <w:tcPr>
                <w:tcW w:w="831" w:type="pct"/>
              </w:tcPr>
            </w:tcPrChange>
          </w:tcPr>
          <w:p w14:paraId="78C80825" w14:textId="12933A6F" w:rsidR="002E4570" w:rsidRPr="00B83013" w:rsidDel="005B6842" w:rsidRDefault="002E4570" w:rsidP="00A018DB">
            <w:pPr>
              <w:pStyle w:val="af8"/>
              <w:rPr>
                <w:moveFrom w:id="4125" w:author="Masato YOSHIKAWA" w:date="2026-01-20T12:21:00Z" w16du:dateUtc="2026-01-20T03:21:00Z"/>
                <w:rFonts w:ascii="Times New Roman" w:eastAsia="ＭＳ 明朝" w:hAnsi="Times New Roman" w:cs="Times New Roman"/>
                <w:rPrChange w:id="4126" w:author="Masato YOSHIKAWA" w:date="2026-01-20T12:25:00Z" w16du:dateUtc="2026-01-20T03:25:00Z">
                  <w:rPr>
                    <w:moveFrom w:id="4127" w:author="Masato YOSHIKAWA" w:date="2026-01-20T12:21:00Z" w16du:dateUtc="2026-01-20T03:21:00Z"/>
                    <w:rFonts w:ascii="ＭＳ 明朝" w:eastAsia="ＭＳ 明朝" w:hAnsi="ＭＳ 明朝"/>
                  </w:rPr>
                </w:rPrChange>
              </w:rPr>
            </w:pPr>
            <w:moveFrom w:id="4128" w:author="Masato YOSHIKAWA" w:date="2026-01-20T12:21:00Z" w16du:dateUtc="2026-01-20T03:21:00Z">
              <w:r w:rsidRPr="00B83013" w:rsidDel="005B6842">
                <w:rPr>
                  <w:rFonts w:ascii="Times New Roman" w:eastAsia="ＭＳ 明朝" w:hAnsi="Times New Roman" w:cs="Times New Roman"/>
                  <w:rPrChange w:id="4129" w:author="Masato YOSHIKAWA" w:date="2026-01-20T12:25:00Z" w16du:dateUtc="2026-01-20T03:25:00Z">
                    <w:rPr>
                      <w:rFonts w:ascii="ＭＳ 明朝" w:eastAsia="ＭＳ 明朝" w:hAnsi="ＭＳ 明朝"/>
                    </w:rPr>
                  </w:rPrChange>
                </w:rPr>
                <w:t>Minimization</w:t>
              </w:r>
            </w:moveFrom>
          </w:p>
        </w:tc>
      </w:tr>
      <w:tr w:rsidR="002E4570" w:rsidRPr="00B83013" w:rsidDel="005B6842" w14:paraId="75831071" w14:textId="08D5C880" w:rsidTr="005B6842">
        <w:tc>
          <w:tcPr>
            <w:tcW w:w="583" w:type="pct"/>
            <w:tcPrChange w:id="4130" w:author="Masato YOSHIKAWA" w:date="2026-01-20T12:20:00Z" w16du:dateUtc="2026-01-20T03:20:00Z">
              <w:tcPr>
                <w:tcW w:w="582" w:type="pct"/>
              </w:tcPr>
            </w:tcPrChange>
          </w:tcPr>
          <w:p w14:paraId="2B4100DC" w14:textId="61428FA7" w:rsidR="002E4570" w:rsidRPr="00B83013" w:rsidDel="005B6842" w:rsidRDefault="002E4570" w:rsidP="00A018DB">
            <w:pPr>
              <w:pStyle w:val="af8"/>
              <w:rPr>
                <w:moveFrom w:id="4131" w:author="Masato YOSHIKAWA" w:date="2026-01-20T12:21:00Z" w16du:dateUtc="2026-01-20T03:21:00Z"/>
                <w:rFonts w:ascii="Times New Roman" w:eastAsia="ＭＳ 明朝" w:hAnsi="Times New Roman" w:cs="Times New Roman"/>
                <w:rPrChange w:id="4132" w:author="Masato YOSHIKAWA" w:date="2026-01-20T12:25:00Z" w16du:dateUtc="2026-01-20T03:25:00Z">
                  <w:rPr>
                    <w:moveFrom w:id="4133" w:author="Masato YOSHIKAWA" w:date="2026-01-20T12:21:00Z" w16du:dateUtc="2026-01-20T03:21:00Z"/>
                    <w:rFonts w:ascii="ＭＳ 明朝" w:eastAsia="ＭＳ 明朝" w:hAnsi="ＭＳ 明朝"/>
                  </w:rPr>
                </w:rPrChange>
              </w:rPr>
            </w:pPr>
            <w:moveFrom w:id="4134" w:author="Masato YOSHIKAWA" w:date="2026-01-20T12:21:00Z" w16du:dateUtc="2026-01-20T03:21:00Z">
              <w:r w:rsidRPr="00B83013" w:rsidDel="005B6842">
                <w:rPr>
                  <w:rFonts w:ascii="Times New Roman" w:eastAsia="ＭＳ 明朝" w:hAnsi="Times New Roman" w:cs="Times New Roman" w:hint="eastAsia"/>
                  <w:rPrChange w:id="4135" w:author="Masato YOSHIKAWA" w:date="2026-01-20T12:25:00Z" w16du:dateUtc="2026-01-20T03:25:00Z">
                    <w:rPr>
                      <w:rFonts w:ascii="ＭＳ 明朝" w:eastAsia="ＭＳ 明朝" w:hAnsi="ＭＳ 明朝" w:hint="eastAsia"/>
                    </w:rPr>
                  </w:rPrChange>
                </w:rPr>
                <w:t>お墓参り</w:t>
              </w:r>
            </w:moveFrom>
          </w:p>
        </w:tc>
        <w:tc>
          <w:tcPr>
            <w:tcW w:w="583" w:type="pct"/>
            <w:tcPrChange w:id="4136" w:author="Masato YOSHIKAWA" w:date="2026-01-20T12:20:00Z" w16du:dateUtc="2026-01-20T03:20:00Z">
              <w:tcPr>
                <w:tcW w:w="583" w:type="pct"/>
              </w:tcPr>
            </w:tcPrChange>
          </w:tcPr>
          <w:p w14:paraId="77CAD415" w14:textId="4B39B9E7" w:rsidR="002E4570" w:rsidRPr="00B83013" w:rsidDel="005B6842" w:rsidRDefault="002E4570" w:rsidP="00A018DB">
            <w:pPr>
              <w:pStyle w:val="af8"/>
              <w:rPr>
                <w:moveFrom w:id="4137" w:author="Masato YOSHIKAWA" w:date="2026-01-20T12:21:00Z" w16du:dateUtc="2026-01-20T03:21:00Z"/>
                <w:rFonts w:ascii="Times New Roman" w:eastAsia="ＭＳ 明朝" w:hAnsi="Times New Roman" w:cs="Times New Roman"/>
                <w:rPrChange w:id="4138" w:author="Masato YOSHIKAWA" w:date="2026-01-20T12:25:00Z" w16du:dateUtc="2026-01-20T03:25:00Z">
                  <w:rPr>
                    <w:moveFrom w:id="4139" w:author="Masato YOSHIKAWA" w:date="2026-01-20T12:21:00Z" w16du:dateUtc="2026-01-20T03:21:00Z"/>
                    <w:rFonts w:ascii="ＭＳ 明朝" w:eastAsia="ＭＳ 明朝" w:hAnsi="ＭＳ 明朝"/>
                  </w:rPr>
                </w:rPrChange>
              </w:rPr>
            </w:pPr>
            <w:moveFrom w:id="4140" w:author="Masato YOSHIKAWA" w:date="2026-01-20T12:21:00Z" w16du:dateUtc="2026-01-20T03:21:00Z">
              <w:r w:rsidRPr="00B83013" w:rsidDel="005B6842">
                <w:rPr>
                  <w:rFonts w:ascii="Times New Roman" w:eastAsia="ＭＳ 明朝" w:hAnsi="Times New Roman" w:cs="Times New Roman"/>
                  <w:rPrChange w:id="4141" w:author="Masato YOSHIKAWA" w:date="2026-01-20T12:25:00Z" w16du:dateUtc="2026-01-20T03:25:00Z">
                    <w:rPr>
                      <w:rFonts w:ascii="ＭＳ 明朝" w:eastAsia="ＭＳ 明朝" w:hAnsi="ＭＳ 明朝"/>
                    </w:rPr>
                  </w:rPrChange>
                </w:rPr>
                <w:t>visit the grave</w:t>
              </w:r>
            </w:moveFrom>
          </w:p>
        </w:tc>
        <w:tc>
          <w:tcPr>
            <w:tcW w:w="629" w:type="pct"/>
            <w:tcPrChange w:id="4142" w:author="Masato YOSHIKAWA" w:date="2026-01-20T12:20:00Z" w16du:dateUtc="2026-01-20T03:20:00Z">
              <w:tcPr>
                <w:tcW w:w="629" w:type="pct"/>
              </w:tcPr>
            </w:tcPrChange>
          </w:tcPr>
          <w:p w14:paraId="3B371381" w14:textId="3E40E5E5" w:rsidR="002E4570" w:rsidRPr="00B83013" w:rsidDel="005B6842" w:rsidRDefault="002E4570" w:rsidP="00A018DB">
            <w:pPr>
              <w:pStyle w:val="af8"/>
              <w:rPr>
                <w:moveFrom w:id="4143" w:author="Masato YOSHIKAWA" w:date="2026-01-20T12:21:00Z" w16du:dateUtc="2026-01-20T03:21:00Z"/>
                <w:rFonts w:ascii="Times New Roman" w:eastAsia="ＭＳ 明朝" w:hAnsi="Times New Roman" w:cs="Times New Roman"/>
                <w:rPrChange w:id="4144" w:author="Masato YOSHIKAWA" w:date="2026-01-20T12:25:00Z" w16du:dateUtc="2026-01-20T03:25:00Z">
                  <w:rPr>
                    <w:moveFrom w:id="4145" w:author="Masato YOSHIKAWA" w:date="2026-01-20T12:21:00Z" w16du:dateUtc="2026-01-20T03:21:00Z"/>
                    <w:rFonts w:ascii="ＭＳ 明朝" w:eastAsia="ＭＳ 明朝" w:hAnsi="ＭＳ 明朝"/>
                  </w:rPr>
                </w:rPrChange>
              </w:rPr>
            </w:pPr>
            <w:moveFrom w:id="4146" w:author="Masato YOSHIKAWA" w:date="2026-01-20T12:21:00Z" w16du:dateUtc="2026-01-20T03:21:00Z">
              <w:r w:rsidRPr="00B83013" w:rsidDel="005B6842">
                <w:rPr>
                  <w:rFonts w:ascii="Times New Roman" w:eastAsia="ＭＳ 明朝" w:hAnsi="Times New Roman" w:cs="Times New Roman"/>
                  <w:rPrChange w:id="4147" w:author="Masato YOSHIKAWA" w:date="2026-01-20T12:25:00Z" w16du:dateUtc="2026-01-20T03:25:00Z">
                    <w:rPr>
                      <w:rFonts w:ascii="ＭＳ 明朝" w:eastAsia="ＭＳ 明朝" w:hAnsi="ＭＳ 明朝"/>
                    </w:rPr>
                  </w:rPrChange>
                </w:rPr>
                <w:t>visit the grave</w:t>
              </w:r>
            </w:moveFrom>
          </w:p>
        </w:tc>
        <w:tc>
          <w:tcPr>
            <w:tcW w:w="779" w:type="pct"/>
            <w:tcPrChange w:id="4148" w:author="Masato YOSHIKAWA" w:date="2026-01-20T12:20:00Z" w16du:dateUtc="2026-01-20T03:20:00Z">
              <w:tcPr>
                <w:tcW w:w="779" w:type="pct"/>
              </w:tcPr>
            </w:tcPrChange>
          </w:tcPr>
          <w:p w14:paraId="4AF408AA" w14:textId="21A2D004" w:rsidR="002E4570" w:rsidRPr="00B83013" w:rsidDel="005B6842" w:rsidRDefault="002E4570" w:rsidP="00A018DB">
            <w:pPr>
              <w:pStyle w:val="af8"/>
              <w:rPr>
                <w:moveFrom w:id="4149" w:author="Masato YOSHIKAWA" w:date="2026-01-20T12:21:00Z" w16du:dateUtc="2026-01-20T03:21:00Z"/>
                <w:rFonts w:ascii="Times New Roman" w:eastAsia="ＭＳ 明朝" w:hAnsi="Times New Roman" w:cs="Times New Roman"/>
                <w:rPrChange w:id="4150" w:author="Masato YOSHIKAWA" w:date="2026-01-20T12:25:00Z" w16du:dateUtc="2026-01-20T03:25:00Z">
                  <w:rPr>
                    <w:moveFrom w:id="4151" w:author="Masato YOSHIKAWA" w:date="2026-01-20T12:21:00Z" w16du:dateUtc="2026-01-20T03:21:00Z"/>
                    <w:rFonts w:ascii="ＭＳ 明朝" w:eastAsia="ＭＳ 明朝" w:hAnsi="ＭＳ 明朝"/>
                  </w:rPr>
                </w:rPrChange>
              </w:rPr>
            </w:pPr>
            <w:moveFrom w:id="4152" w:author="Masato YOSHIKAWA" w:date="2026-01-20T12:21:00Z" w16du:dateUtc="2026-01-20T03:21:00Z">
              <w:r w:rsidRPr="00B83013" w:rsidDel="005B6842">
                <w:rPr>
                  <w:rFonts w:ascii="Times New Roman" w:eastAsia="ＭＳ 明朝" w:hAnsi="Times New Roman" w:cs="Times New Roman"/>
                  <w:rPrChange w:id="4153" w:author="Masato YOSHIKAWA" w:date="2026-01-20T12:25:00Z" w16du:dateUtc="2026-01-20T03:25:00Z">
                    <w:rPr>
                      <w:rFonts w:ascii="ＭＳ 明朝" w:eastAsia="ＭＳ 明朝" w:hAnsi="ＭＳ 明朝"/>
                    </w:rPr>
                  </w:rPrChange>
                </w:rPr>
                <w:t>Established equivalent</w:t>
              </w:r>
            </w:moveFrom>
          </w:p>
        </w:tc>
        <w:tc>
          <w:tcPr>
            <w:tcW w:w="744" w:type="pct"/>
            <w:tcPrChange w:id="4154" w:author="Masato YOSHIKAWA" w:date="2026-01-20T12:20:00Z" w16du:dateUtc="2026-01-20T03:20:00Z">
              <w:tcPr>
                <w:tcW w:w="744" w:type="pct"/>
              </w:tcPr>
            </w:tcPrChange>
          </w:tcPr>
          <w:p w14:paraId="0EFD4292" w14:textId="393BB3E3" w:rsidR="002E4570" w:rsidRPr="00B83013" w:rsidDel="005B6842" w:rsidRDefault="002E4570" w:rsidP="00A018DB">
            <w:pPr>
              <w:pStyle w:val="af8"/>
              <w:rPr>
                <w:moveFrom w:id="4155" w:author="Masato YOSHIKAWA" w:date="2026-01-20T12:21:00Z" w16du:dateUtc="2026-01-20T03:21:00Z"/>
                <w:rFonts w:ascii="Times New Roman" w:eastAsia="ＭＳ 明朝" w:hAnsi="Times New Roman" w:cs="Times New Roman"/>
                <w:rPrChange w:id="4156" w:author="Masato YOSHIKAWA" w:date="2026-01-20T12:25:00Z" w16du:dateUtc="2026-01-20T03:25:00Z">
                  <w:rPr>
                    <w:moveFrom w:id="4157" w:author="Masato YOSHIKAWA" w:date="2026-01-20T12:21:00Z" w16du:dateUtc="2026-01-20T03:21:00Z"/>
                    <w:rFonts w:ascii="ＭＳ 明朝" w:eastAsia="ＭＳ 明朝" w:hAnsi="ＭＳ 明朝"/>
                  </w:rPr>
                </w:rPrChange>
              </w:rPr>
            </w:pPr>
            <w:moveFrom w:id="4158" w:author="Masato YOSHIKAWA" w:date="2026-01-20T12:21:00Z" w16du:dateUtc="2026-01-20T03:21:00Z">
              <w:r w:rsidRPr="00B83013" w:rsidDel="005B6842">
                <w:rPr>
                  <w:rFonts w:ascii="Times New Roman" w:eastAsia="ＭＳ 明朝" w:hAnsi="Times New Roman" w:cs="Times New Roman"/>
                  <w:rPrChange w:id="4159" w:author="Masato YOSHIKAWA" w:date="2026-01-20T12:25:00Z" w16du:dateUtc="2026-01-20T03:25:00Z">
                    <w:rPr>
                      <w:rFonts w:ascii="ＭＳ 明朝" w:eastAsia="ＭＳ 明朝" w:hAnsi="ＭＳ 明朝"/>
                    </w:rPr>
                  </w:rPrChange>
                </w:rPr>
                <w:t>Minimization</w:t>
              </w:r>
            </w:moveFrom>
          </w:p>
        </w:tc>
        <w:tc>
          <w:tcPr>
            <w:tcW w:w="851" w:type="pct"/>
            <w:tcPrChange w:id="4160" w:author="Masato YOSHIKAWA" w:date="2026-01-20T12:20:00Z" w16du:dateUtc="2026-01-20T03:20:00Z">
              <w:tcPr>
                <w:tcW w:w="851" w:type="pct"/>
              </w:tcPr>
            </w:tcPrChange>
          </w:tcPr>
          <w:p w14:paraId="24EF823B" w14:textId="7DC3CDE7" w:rsidR="002E4570" w:rsidRPr="00B83013" w:rsidDel="005B6842" w:rsidRDefault="002E4570" w:rsidP="00A018DB">
            <w:pPr>
              <w:pStyle w:val="af8"/>
              <w:rPr>
                <w:moveFrom w:id="4161" w:author="Masato YOSHIKAWA" w:date="2026-01-20T12:21:00Z" w16du:dateUtc="2026-01-20T03:21:00Z"/>
                <w:rFonts w:ascii="Times New Roman" w:eastAsia="ＭＳ 明朝" w:hAnsi="Times New Roman" w:cs="Times New Roman"/>
                <w:rPrChange w:id="4162" w:author="Masato YOSHIKAWA" w:date="2026-01-20T12:25:00Z" w16du:dateUtc="2026-01-20T03:25:00Z">
                  <w:rPr>
                    <w:moveFrom w:id="4163" w:author="Masato YOSHIKAWA" w:date="2026-01-20T12:21:00Z" w16du:dateUtc="2026-01-20T03:21:00Z"/>
                    <w:rFonts w:ascii="ＭＳ 明朝" w:eastAsia="ＭＳ 明朝" w:hAnsi="ＭＳ 明朝"/>
                  </w:rPr>
                </w:rPrChange>
              </w:rPr>
            </w:pPr>
            <w:moveFrom w:id="4164" w:author="Masato YOSHIKAWA" w:date="2026-01-20T12:21:00Z" w16du:dateUtc="2026-01-20T03:21:00Z">
              <w:r w:rsidRPr="00B83013" w:rsidDel="005B6842">
                <w:rPr>
                  <w:rFonts w:ascii="Times New Roman" w:eastAsia="ＭＳ 明朝" w:hAnsi="Times New Roman" w:cs="Times New Roman"/>
                  <w:rPrChange w:id="4165" w:author="Masato YOSHIKAWA" w:date="2026-01-20T12:25:00Z" w16du:dateUtc="2026-01-20T03:25:00Z">
                    <w:rPr>
                      <w:rFonts w:ascii="ＭＳ 明朝" w:eastAsia="ＭＳ 明朝" w:hAnsi="ＭＳ 明朝"/>
                    </w:rPr>
                  </w:rPrChange>
                </w:rPr>
                <w:t>Established equivalent</w:t>
              </w:r>
            </w:moveFrom>
          </w:p>
        </w:tc>
        <w:tc>
          <w:tcPr>
            <w:tcW w:w="831" w:type="pct"/>
            <w:tcPrChange w:id="4166" w:author="Masato YOSHIKAWA" w:date="2026-01-20T12:20:00Z" w16du:dateUtc="2026-01-20T03:20:00Z">
              <w:tcPr>
                <w:tcW w:w="831" w:type="pct"/>
              </w:tcPr>
            </w:tcPrChange>
          </w:tcPr>
          <w:p w14:paraId="1363C4D6" w14:textId="4ECF7C06" w:rsidR="002E4570" w:rsidRPr="00B83013" w:rsidDel="005B6842" w:rsidRDefault="002E4570" w:rsidP="00A018DB">
            <w:pPr>
              <w:pStyle w:val="af8"/>
              <w:rPr>
                <w:moveFrom w:id="4167" w:author="Masato YOSHIKAWA" w:date="2026-01-20T12:21:00Z" w16du:dateUtc="2026-01-20T03:21:00Z"/>
                <w:rFonts w:ascii="Times New Roman" w:eastAsia="ＭＳ 明朝" w:hAnsi="Times New Roman" w:cs="Times New Roman"/>
                <w:rPrChange w:id="4168" w:author="Masato YOSHIKAWA" w:date="2026-01-20T12:25:00Z" w16du:dateUtc="2026-01-20T03:25:00Z">
                  <w:rPr>
                    <w:moveFrom w:id="4169" w:author="Masato YOSHIKAWA" w:date="2026-01-20T12:21:00Z" w16du:dateUtc="2026-01-20T03:21:00Z"/>
                    <w:rFonts w:ascii="ＭＳ 明朝" w:eastAsia="ＭＳ 明朝" w:hAnsi="ＭＳ 明朝"/>
                  </w:rPr>
                </w:rPrChange>
              </w:rPr>
            </w:pPr>
            <w:moveFrom w:id="4170" w:author="Masato YOSHIKAWA" w:date="2026-01-20T12:21:00Z" w16du:dateUtc="2026-01-20T03:21:00Z">
              <w:r w:rsidRPr="00B83013" w:rsidDel="005B6842">
                <w:rPr>
                  <w:rFonts w:ascii="Times New Roman" w:eastAsia="ＭＳ 明朝" w:hAnsi="Times New Roman" w:cs="Times New Roman"/>
                  <w:rPrChange w:id="4171" w:author="Masato YOSHIKAWA" w:date="2026-01-20T12:25:00Z" w16du:dateUtc="2026-01-20T03:25:00Z">
                    <w:rPr>
                      <w:rFonts w:ascii="ＭＳ 明朝" w:eastAsia="ＭＳ 明朝" w:hAnsi="ＭＳ 明朝"/>
                    </w:rPr>
                  </w:rPrChange>
                </w:rPr>
                <w:t>Minimization</w:t>
              </w:r>
            </w:moveFrom>
          </w:p>
        </w:tc>
      </w:tr>
      <w:tr w:rsidR="002E4570" w:rsidRPr="00B83013" w:rsidDel="005B6842" w14:paraId="47F3562C" w14:textId="75C6B326" w:rsidTr="005B6842">
        <w:tc>
          <w:tcPr>
            <w:tcW w:w="583" w:type="pct"/>
            <w:tcPrChange w:id="4172" w:author="Masato YOSHIKAWA" w:date="2026-01-20T12:20:00Z" w16du:dateUtc="2026-01-20T03:20:00Z">
              <w:tcPr>
                <w:tcW w:w="582" w:type="pct"/>
              </w:tcPr>
            </w:tcPrChange>
          </w:tcPr>
          <w:p w14:paraId="401AC2ED" w14:textId="2F1EFCF1" w:rsidR="002E4570" w:rsidRPr="00B83013" w:rsidDel="005B6842" w:rsidRDefault="002E4570" w:rsidP="00A018DB">
            <w:pPr>
              <w:pStyle w:val="af8"/>
              <w:rPr>
                <w:moveFrom w:id="4173" w:author="Masato YOSHIKAWA" w:date="2026-01-20T12:21:00Z" w16du:dateUtc="2026-01-20T03:21:00Z"/>
                <w:rFonts w:ascii="Times New Roman" w:eastAsia="ＭＳ 明朝" w:hAnsi="Times New Roman" w:cs="Times New Roman"/>
                <w:rPrChange w:id="4174" w:author="Masato YOSHIKAWA" w:date="2026-01-20T12:25:00Z" w16du:dateUtc="2026-01-20T03:25:00Z">
                  <w:rPr>
                    <w:moveFrom w:id="4175" w:author="Masato YOSHIKAWA" w:date="2026-01-20T12:21:00Z" w16du:dateUtc="2026-01-20T03:21:00Z"/>
                    <w:rFonts w:ascii="ＭＳ 明朝" w:eastAsia="ＭＳ 明朝" w:hAnsi="ＭＳ 明朝"/>
                  </w:rPr>
                </w:rPrChange>
              </w:rPr>
            </w:pPr>
            <w:moveFrom w:id="4176" w:author="Masato YOSHIKAWA" w:date="2026-01-20T12:21:00Z" w16du:dateUtc="2026-01-20T03:21:00Z">
              <w:r w:rsidRPr="00B83013" w:rsidDel="005B6842">
                <w:rPr>
                  <w:rFonts w:ascii="Times New Roman" w:eastAsia="ＭＳ 明朝" w:hAnsi="Times New Roman" w:cs="Times New Roman" w:hint="eastAsia"/>
                  <w:rPrChange w:id="4177" w:author="Masato YOSHIKAWA" w:date="2026-01-20T12:25:00Z" w16du:dateUtc="2026-01-20T03:25:00Z">
                    <w:rPr>
                      <w:rFonts w:ascii="ＭＳ 明朝" w:eastAsia="ＭＳ 明朝" w:hAnsi="ＭＳ 明朝" w:hint="eastAsia"/>
                    </w:rPr>
                  </w:rPrChange>
                </w:rPr>
                <w:t>雑司ヶ谷</w:t>
              </w:r>
            </w:moveFrom>
          </w:p>
        </w:tc>
        <w:tc>
          <w:tcPr>
            <w:tcW w:w="583" w:type="pct"/>
            <w:tcPrChange w:id="4178" w:author="Masato YOSHIKAWA" w:date="2026-01-20T12:20:00Z" w16du:dateUtc="2026-01-20T03:20:00Z">
              <w:tcPr>
                <w:tcW w:w="583" w:type="pct"/>
              </w:tcPr>
            </w:tcPrChange>
          </w:tcPr>
          <w:p w14:paraId="5DB4CBF2" w14:textId="1F8E5770" w:rsidR="002E4570" w:rsidRPr="00B83013" w:rsidDel="005B6842" w:rsidRDefault="002E4570" w:rsidP="00A018DB">
            <w:pPr>
              <w:pStyle w:val="af8"/>
              <w:rPr>
                <w:moveFrom w:id="4179" w:author="Masato YOSHIKAWA" w:date="2026-01-20T12:21:00Z" w16du:dateUtc="2026-01-20T03:21:00Z"/>
                <w:rFonts w:ascii="Times New Roman" w:eastAsia="ＭＳ 明朝" w:hAnsi="Times New Roman" w:cs="Times New Roman"/>
                <w:rPrChange w:id="4180" w:author="Masato YOSHIKAWA" w:date="2026-01-20T12:25:00Z" w16du:dateUtc="2026-01-20T03:25:00Z">
                  <w:rPr>
                    <w:moveFrom w:id="4181" w:author="Masato YOSHIKAWA" w:date="2026-01-20T12:21:00Z" w16du:dateUtc="2026-01-20T03:21:00Z"/>
                    <w:rFonts w:ascii="ＭＳ 明朝" w:eastAsia="ＭＳ 明朝" w:hAnsi="ＭＳ 明朝"/>
                  </w:rPr>
                </w:rPrChange>
              </w:rPr>
            </w:pPr>
            <w:moveFrom w:id="4182" w:author="Masato YOSHIKAWA" w:date="2026-01-20T12:21:00Z" w16du:dateUtc="2026-01-20T03:21:00Z">
              <w:r w:rsidRPr="00B83013" w:rsidDel="005B6842">
                <w:rPr>
                  <w:rFonts w:ascii="Times New Roman" w:eastAsia="ＭＳ 明朝" w:hAnsi="Times New Roman" w:cs="Times New Roman"/>
                  <w:rPrChange w:id="4183" w:author="Masato YOSHIKAWA" w:date="2026-01-20T12:25:00Z" w16du:dateUtc="2026-01-20T03:25:00Z">
                    <w:rPr>
                      <w:rFonts w:ascii="ＭＳ 明朝" w:eastAsia="ＭＳ 明朝" w:hAnsi="ＭＳ 明朝"/>
                    </w:rPr>
                  </w:rPrChange>
                </w:rPr>
                <w:t>Zoshigaya</w:t>
              </w:r>
            </w:moveFrom>
          </w:p>
        </w:tc>
        <w:tc>
          <w:tcPr>
            <w:tcW w:w="629" w:type="pct"/>
            <w:tcPrChange w:id="4184" w:author="Masato YOSHIKAWA" w:date="2026-01-20T12:20:00Z" w16du:dateUtc="2026-01-20T03:20:00Z">
              <w:tcPr>
                <w:tcW w:w="629" w:type="pct"/>
              </w:tcPr>
            </w:tcPrChange>
          </w:tcPr>
          <w:p w14:paraId="7C00F88C" w14:textId="2041BD7A" w:rsidR="002E4570" w:rsidRPr="00B83013" w:rsidDel="005B6842" w:rsidRDefault="002E4570" w:rsidP="00A018DB">
            <w:pPr>
              <w:pStyle w:val="af8"/>
              <w:rPr>
                <w:moveFrom w:id="4185" w:author="Masato YOSHIKAWA" w:date="2026-01-20T12:21:00Z" w16du:dateUtc="2026-01-20T03:21:00Z"/>
                <w:rFonts w:ascii="Times New Roman" w:eastAsia="ＭＳ 明朝" w:hAnsi="Times New Roman" w:cs="Times New Roman"/>
                <w:rPrChange w:id="4186" w:author="Masato YOSHIKAWA" w:date="2026-01-20T12:25:00Z" w16du:dateUtc="2026-01-20T03:25:00Z">
                  <w:rPr>
                    <w:moveFrom w:id="4187" w:author="Masato YOSHIKAWA" w:date="2026-01-20T12:21:00Z" w16du:dateUtc="2026-01-20T03:21:00Z"/>
                    <w:rFonts w:ascii="ＭＳ 明朝" w:eastAsia="ＭＳ 明朝" w:hAnsi="ＭＳ 明朝"/>
                  </w:rPr>
                </w:rPrChange>
              </w:rPr>
            </w:pPr>
            <w:moveFrom w:id="4188" w:author="Masato YOSHIKAWA" w:date="2026-01-20T12:21:00Z" w16du:dateUtc="2026-01-20T03:21:00Z">
              <w:r w:rsidRPr="00B83013" w:rsidDel="005B6842">
                <w:rPr>
                  <w:rFonts w:ascii="Times New Roman" w:eastAsia="ＭＳ 明朝" w:hAnsi="Times New Roman" w:cs="Times New Roman"/>
                  <w:rPrChange w:id="4189" w:author="Masato YOSHIKAWA" w:date="2026-01-20T12:25:00Z" w16du:dateUtc="2026-01-20T03:25:00Z">
                    <w:rPr>
                      <w:rFonts w:ascii="ＭＳ 明朝" w:eastAsia="ＭＳ 明朝" w:hAnsi="ＭＳ 明朝"/>
                    </w:rPr>
                  </w:rPrChange>
                </w:rPr>
                <w:t>Zoshigaya</w:t>
              </w:r>
            </w:moveFrom>
          </w:p>
        </w:tc>
        <w:tc>
          <w:tcPr>
            <w:tcW w:w="779" w:type="pct"/>
            <w:tcPrChange w:id="4190" w:author="Masato YOSHIKAWA" w:date="2026-01-20T12:20:00Z" w16du:dateUtc="2026-01-20T03:20:00Z">
              <w:tcPr>
                <w:tcW w:w="779" w:type="pct"/>
              </w:tcPr>
            </w:tcPrChange>
          </w:tcPr>
          <w:p w14:paraId="4C4C19CE" w14:textId="70531B11" w:rsidR="002E4570" w:rsidRPr="00B83013" w:rsidDel="005B6842" w:rsidRDefault="002E4570" w:rsidP="00A018DB">
            <w:pPr>
              <w:pStyle w:val="af8"/>
              <w:rPr>
                <w:moveFrom w:id="4191" w:author="Masato YOSHIKAWA" w:date="2026-01-20T12:21:00Z" w16du:dateUtc="2026-01-20T03:21:00Z"/>
                <w:rFonts w:ascii="Times New Roman" w:eastAsia="ＭＳ 明朝" w:hAnsi="Times New Roman" w:cs="Times New Roman"/>
                <w:rPrChange w:id="4192" w:author="Masato YOSHIKAWA" w:date="2026-01-20T12:25:00Z" w16du:dateUtc="2026-01-20T03:25:00Z">
                  <w:rPr>
                    <w:moveFrom w:id="4193" w:author="Masato YOSHIKAWA" w:date="2026-01-20T12:21:00Z" w16du:dateUtc="2026-01-20T03:21:00Z"/>
                    <w:rFonts w:ascii="ＭＳ 明朝" w:eastAsia="ＭＳ 明朝" w:hAnsi="ＭＳ 明朝"/>
                  </w:rPr>
                </w:rPrChange>
              </w:rPr>
            </w:pPr>
            <w:moveFrom w:id="4194" w:author="Masato YOSHIKAWA" w:date="2026-01-20T12:21:00Z" w16du:dateUtc="2026-01-20T03:21:00Z">
              <w:r w:rsidRPr="00B83013" w:rsidDel="005B6842">
                <w:rPr>
                  <w:rFonts w:ascii="Times New Roman" w:eastAsia="ＭＳ 明朝" w:hAnsi="Times New Roman" w:cs="Times New Roman"/>
                  <w:rPrChange w:id="4195" w:author="Masato YOSHIKAWA" w:date="2026-01-20T12:25:00Z" w16du:dateUtc="2026-01-20T03:25:00Z">
                    <w:rPr>
                      <w:rFonts w:ascii="ＭＳ 明朝" w:eastAsia="ＭＳ 明朝" w:hAnsi="ＭＳ 明朝"/>
                    </w:rPr>
                  </w:rPrChange>
                </w:rPr>
                <w:t>Borrowing</w:t>
              </w:r>
            </w:moveFrom>
          </w:p>
        </w:tc>
        <w:tc>
          <w:tcPr>
            <w:tcW w:w="744" w:type="pct"/>
            <w:tcPrChange w:id="4196" w:author="Masato YOSHIKAWA" w:date="2026-01-20T12:20:00Z" w16du:dateUtc="2026-01-20T03:20:00Z">
              <w:tcPr>
                <w:tcW w:w="744" w:type="pct"/>
              </w:tcPr>
            </w:tcPrChange>
          </w:tcPr>
          <w:p w14:paraId="1E86D2EC" w14:textId="708760AC" w:rsidR="002E4570" w:rsidRPr="00B83013" w:rsidDel="005B6842" w:rsidRDefault="002E4570" w:rsidP="00A018DB">
            <w:pPr>
              <w:pStyle w:val="af8"/>
              <w:rPr>
                <w:moveFrom w:id="4197" w:author="Masato YOSHIKAWA" w:date="2026-01-20T12:21:00Z" w16du:dateUtc="2026-01-20T03:21:00Z"/>
                <w:rFonts w:ascii="Times New Roman" w:eastAsia="ＭＳ 明朝" w:hAnsi="Times New Roman" w:cs="Times New Roman"/>
                <w:rPrChange w:id="4198" w:author="Masato YOSHIKAWA" w:date="2026-01-20T12:25:00Z" w16du:dateUtc="2026-01-20T03:25:00Z">
                  <w:rPr>
                    <w:moveFrom w:id="4199" w:author="Masato YOSHIKAWA" w:date="2026-01-20T12:21:00Z" w16du:dateUtc="2026-01-20T03:21:00Z"/>
                    <w:rFonts w:ascii="ＭＳ 明朝" w:eastAsia="ＭＳ 明朝" w:hAnsi="ＭＳ 明朝"/>
                  </w:rPr>
                </w:rPrChange>
              </w:rPr>
            </w:pPr>
            <w:moveFrom w:id="4200" w:author="Masato YOSHIKAWA" w:date="2026-01-20T12:21:00Z" w16du:dateUtc="2026-01-20T03:21:00Z">
              <w:r w:rsidRPr="00B83013" w:rsidDel="005B6842">
                <w:rPr>
                  <w:rFonts w:ascii="Times New Roman" w:eastAsia="ＭＳ 明朝" w:hAnsi="Times New Roman" w:cs="Times New Roman"/>
                  <w:rPrChange w:id="4201" w:author="Masato YOSHIKAWA" w:date="2026-01-20T12:25:00Z" w16du:dateUtc="2026-01-20T03:25:00Z">
                    <w:rPr>
                      <w:rFonts w:ascii="ＭＳ 明朝" w:eastAsia="ＭＳ 明朝" w:hAnsi="ＭＳ 明朝"/>
                    </w:rPr>
                  </w:rPrChange>
                </w:rPr>
                <w:t>Acceptance</w:t>
              </w:r>
            </w:moveFrom>
          </w:p>
        </w:tc>
        <w:tc>
          <w:tcPr>
            <w:tcW w:w="851" w:type="pct"/>
            <w:tcPrChange w:id="4202" w:author="Masato YOSHIKAWA" w:date="2026-01-20T12:20:00Z" w16du:dateUtc="2026-01-20T03:20:00Z">
              <w:tcPr>
                <w:tcW w:w="851" w:type="pct"/>
              </w:tcPr>
            </w:tcPrChange>
          </w:tcPr>
          <w:p w14:paraId="35566E78" w14:textId="228CC523" w:rsidR="002E4570" w:rsidRPr="00B83013" w:rsidDel="005B6842" w:rsidRDefault="002E4570" w:rsidP="00A018DB">
            <w:pPr>
              <w:pStyle w:val="af8"/>
              <w:rPr>
                <w:moveFrom w:id="4203" w:author="Masato YOSHIKAWA" w:date="2026-01-20T12:21:00Z" w16du:dateUtc="2026-01-20T03:21:00Z"/>
                <w:rFonts w:ascii="Times New Roman" w:eastAsia="ＭＳ 明朝" w:hAnsi="Times New Roman" w:cs="Times New Roman"/>
                <w:rPrChange w:id="4204" w:author="Masato YOSHIKAWA" w:date="2026-01-20T12:25:00Z" w16du:dateUtc="2026-01-20T03:25:00Z">
                  <w:rPr>
                    <w:moveFrom w:id="4205" w:author="Masato YOSHIKAWA" w:date="2026-01-20T12:21:00Z" w16du:dateUtc="2026-01-20T03:21:00Z"/>
                    <w:rFonts w:ascii="ＭＳ 明朝" w:eastAsia="ＭＳ 明朝" w:hAnsi="ＭＳ 明朝"/>
                  </w:rPr>
                </w:rPrChange>
              </w:rPr>
            </w:pPr>
            <w:moveFrom w:id="4206" w:author="Masato YOSHIKAWA" w:date="2026-01-20T12:21:00Z" w16du:dateUtc="2026-01-20T03:21:00Z">
              <w:r w:rsidRPr="00B83013" w:rsidDel="005B6842">
                <w:rPr>
                  <w:rFonts w:ascii="Times New Roman" w:eastAsia="ＭＳ 明朝" w:hAnsi="Times New Roman" w:cs="Times New Roman"/>
                  <w:rPrChange w:id="4207" w:author="Masato YOSHIKAWA" w:date="2026-01-20T12:25:00Z" w16du:dateUtc="2026-01-20T03:25:00Z">
                    <w:rPr>
                      <w:rFonts w:ascii="ＭＳ 明朝" w:eastAsia="ＭＳ 明朝" w:hAnsi="ＭＳ 明朝"/>
                    </w:rPr>
                  </w:rPrChange>
                </w:rPr>
                <w:t>Borrowing</w:t>
              </w:r>
            </w:moveFrom>
          </w:p>
        </w:tc>
        <w:tc>
          <w:tcPr>
            <w:tcW w:w="831" w:type="pct"/>
            <w:tcPrChange w:id="4208" w:author="Masato YOSHIKAWA" w:date="2026-01-20T12:20:00Z" w16du:dateUtc="2026-01-20T03:20:00Z">
              <w:tcPr>
                <w:tcW w:w="831" w:type="pct"/>
              </w:tcPr>
            </w:tcPrChange>
          </w:tcPr>
          <w:p w14:paraId="4FD8B70D" w14:textId="25C44639" w:rsidR="002E4570" w:rsidRPr="00B83013" w:rsidDel="005B6842" w:rsidRDefault="002E4570" w:rsidP="00A018DB">
            <w:pPr>
              <w:pStyle w:val="af8"/>
              <w:rPr>
                <w:moveFrom w:id="4209" w:author="Masato YOSHIKAWA" w:date="2026-01-20T12:21:00Z" w16du:dateUtc="2026-01-20T03:21:00Z"/>
                <w:rFonts w:ascii="Times New Roman" w:eastAsia="ＭＳ 明朝" w:hAnsi="Times New Roman" w:cs="Times New Roman"/>
                <w:rPrChange w:id="4210" w:author="Masato YOSHIKAWA" w:date="2026-01-20T12:25:00Z" w16du:dateUtc="2026-01-20T03:25:00Z">
                  <w:rPr>
                    <w:moveFrom w:id="4211" w:author="Masato YOSHIKAWA" w:date="2026-01-20T12:21:00Z" w16du:dateUtc="2026-01-20T03:21:00Z"/>
                    <w:rFonts w:ascii="ＭＳ 明朝" w:eastAsia="ＭＳ 明朝" w:hAnsi="ＭＳ 明朝"/>
                  </w:rPr>
                </w:rPrChange>
              </w:rPr>
            </w:pPr>
            <w:moveFrom w:id="4212" w:author="Masato YOSHIKAWA" w:date="2026-01-20T12:21:00Z" w16du:dateUtc="2026-01-20T03:21:00Z">
              <w:r w:rsidRPr="00B83013" w:rsidDel="005B6842">
                <w:rPr>
                  <w:rFonts w:ascii="Times New Roman" w:eastAsia="ＭＳ 明朝" w:hAnsi="Times New Roman" w:cs="Times New Roman"/>
                  <w:rPrChange w:id="4213" w:author="Masato YOSHIKAWA" w:date="2026-01-20T12:25:00Z" w16du:dateUtc="2026-01-20T03:25:00Z">
                    <w:rPr>
                      <w:rFonts w:ascii="ＭＳ 明朝" w:eastAsia="ＭＳ 明朝" w:hAnsi="ＭＳ 明朝"/>
                    </w:rPr>
                  </w:rPrChange>
                </w:rPr>
                <w:t>Acceptance</w:t>
              </w:r>
            </w:moveFrom>
          </w:p>
        </w:tc>
      </w:tr>
      <w:tr w:rsidR="002E4570" w:rsidRPr="00B83013" w:rsidDel="005B6842" w14:paraId="523F5090" w14:textId="1D682BF8" w:rsidTr="005B6842">
        <w:tc>
          <w:tcPr>
            <w:tcW w:w="583" w:type="pct"/>
            <w:tcPrChange w:id="4214" w:author="Masato YOSHIKAWA" w:date="2026-01-20T12:20:00Z" w16du:dateUtc="2026-01-20T03:20:00Z">
              <w:tcPr>
                <w:tcW w:w="582" w:type="pct"/>
              </w:tcPr>
            </w:tcPrChange>
          </w:tcPr>
          <w:p w14:paraId="5D3DB7C4" w14:textId="6D95E8AE" w:rsidR="002E4570" w:rsidRPr="00B83013" w:rsidDel="005B6842" w:rsidRDefault="002E4570" w:rsidP="00A018DB">
            <w:pPr>
              <w:pStyle w:val="af8"/>
              <w:rPr>
                <w:moveFrom w:id="4215" w:author="Masato YOSHIKAWA" w:date="2026-01-20T12:21:00Z" w16du:dateUtc="2026-01-20T03:21:00Z"/>
                <w:rFonts w:ascii="Times New Roman" w:eastAsia="ＭＳ 明朝" w:hAnsi="Times New Roman" w:cs="Times New Roman"/>
                <w:rPrChange w:id="4216" w:author="Masato YOSHIKAWA" w:date="2026-01-20T12:25:00Z" w16du:dateUtc="2026-01-20T03:25:00Z">
                  <w:rPr>
                    <w:moveFrom w:id="4217" w:author="Masato YOSHIKAWA" w:date="2026-01-20T12:21:00Z" w16du:dateUtc="2026-01-20T03:21:00Z"/>
                    <w:rFonts w:ascii="ＭＳ 明朝" w:eastAsia="ＭＳ 明朝" w:hAnsi="ＭＳ 明朝"/>
                  </w:rPr>
                </w:rPrChange>
              </w:rPr>
            </w:pPr>
            <w:moveFrom w:id="4218" w:author="Masato YOSHIKAWA" w:date="2026-01-20T12:21:00Z" w16du:dateUtc="2026-01-20T03:21:00Z">
              <w:r w:rsidRPr="00B83013" w:rsidDel="005B6842">
                <w:rPr>
                  <w:rFonts w:ascii="Times New Roman" w:eastAsia="ＭＳ 明朝" w:hAnsi="Times New Roman" w:cs="Times New Roman" w:hint="eastAsia"/>
                  <w:rPrChange w:id="4219" w:author="Masato YOSHIKAWA" w:date="2026-01-20T12:25:00Z" w16du:dateUtc="2026-01-20T03:25:00Z">
                    <w:rPr>
                      <w:rFonts w:ascii="ＭＳ 明朝" w:eastAsia="ＭＳ 明朝" w:hAnsi="ＭＳ 明朝" w:hint="eastAsia"/>
                    </w:rPr>
                  </w:rPrChange>
                </w:rPr>
                <w:t>座敷</w:t>
              </w:r>
            </w:moveFrom>
          </w:p>
        </w:tc>
        <w:tc>
          <w:tcPr>
            <w:tcW w:w="583" w:type="pct"/>
            <w:tcPrChange w:id="4220" w:author="Masato YOSHIKAWA" w:date="2026-01-20T12:20:00Z" w16du:dateUtc="2026-01-20T03:20:00Z">
              <w:tcPr>
                <w:tcW w:w="583" w:type="pct"/>
              </w:tcPr>
            </w:tcPrChange>
          </w:tcPr>
          <w:p w14:paraId="23BFB59E" w14:textId="12E2716E" w:rsidR="002E4570" w:rsidRPr="00B83013" w:rsidDel="005B6842" w:rsidRDefault="002E4570" w:rsidP="00A018DB">
            <w:pPr>
              <w:pStyle w:val="af8"/>
              <w:rPr>
                <w:moveFrom w:id="4221" w:author="Masato YOSHIKAWA" w:date="2026-01-20T12:21:00Z" w16du:dateUtc="2026-01-20T03:21:00Z"/>
                <w:rFonts w:ascii="Times New Roman" w:eastAsia="ＭＳ 明朝" w:hAnsi="Times New Roman" w:cs="Times New Roman"/>
                <w:rPrChange w:id="4222" w:author="Masato YOSHIKAWA" w:date="2026-01-20T12:25:00Z" w16du:dateUtc="2026-01-20T03:25:00Z">
                  <w:rPr>
                    <w:moveFrom w:id="4223" w:author="Masato YOSHIKAWA" w:date="2026-01-20T12:21:00Z" w16du:dateUtc="2026-01-20T03:21:00Z"/>
                    <w:rFonts w:ascii="ＭＳ 明朝" w:eastAsia="ＭＳ 明朝" w:hAnsi="ＭＳ 明朝"/>
                  </w:rPr>
                </w:rPrChange>
              </w:rPr>
            </w:pPr>
            <w:moveFrom w:id="4224" w:author="Masato YOSHIKAWA" w:date="2026-01-20T12:21:00Z" w16du:dateUtc="2026-01-20T03:21:00Z">
              <w:r w:rsidRPr="00B83013" w:rsidDel="005B6842">
                <w:rPr>
                  <w:rFonts w:ascii="Times New Roman" w:eastAsia="ＭＳ 明朝" w:hAnsi="Times New Roman" w:cs="Times New Roman"/>
                  <w:rPrChange w:id="4225" w:author="Masato YOSHIKAWA" w:date="2026-01-20T12:25:00Z" w16du:dateUtc="2026-01-20T03:25:00Z">
                    <w:rPr>
                      <w:rFonts w:ascii="ＭＳ 明朝" w:eastAsia="ＭＳ 明朝" w:hAnsi="ＭＳ 明朝"/>
                    </w:rPr>
                  </w:rPrChange>
                </w:rPr>
                <w:t>fell in with</w:t>
              </w:r>
            </w:moveFrom>
          </w:p>
        </w:tc>
        <w:tc>
          <w:tcPr>
            <w:tcW w:w="629" w:type="pct"/>
            <w:tcPrChange w:id="4226" w:author="Masato YOSHIKAWA" w:date="2026-01-20T12:20:00Z" w16du:dateUtc="2026-01-20T03:20:00Z">
              <w:tcPr>
                <w:tcW w:w="629" w:type="pct"/>
              </w:tcPr>
            </w:tcPrChange>
          </w:tcPr>
          <w:p w14:paraId="0CA738F5" w14:textId="1A42825A" w:rsidR="002E4570" w:rsidRPr="00B83013" w:rsidDel="005B6842" w:rsidRDefault="002E4570" w:rsidP="00A018DB">
            <w:pPr>
              <w:pStyle w:val="af8"/>
              <w:rPr>
                <w:moveFrom w:id="4227" w:author="Masato YOSHIKAWA" w:date="2026-01-20T12:21:00Z" w16du:dateUtc="2026-01-20T03:21:00Z"/>
                <w:rFonts w:ascii="Times New Roman" w:eastAsia="ＭＳ 明朝" w:hAnsi="Times New Roman" w:cs="Times New Roman"/>
                <w:rPrChange w:id="4228" w:author="Masato YOSHIKAWA" w:date="2026-01-20T12:25:00Z" w16du:dateUtc="2026-01-20T03:25:00Z">
                  <w:rPr>
                    <w:moveFrom w:id="4229" w:author="Masato YOSHIKAWA" w:date="2026-01-20T12:21:00Z" w16du:dateUtc="2026-01-20T03:21:00Z"/>
                    <w:rFonts w:ascii="ＭＳ 明朝" w:eastAsia="ＭＳ 明朝" w:hAnsi="ＭＳ 明朝"/>
                  </w:rPr>
                </w:rPrChange>
              </w:rPr>
            </w:pPr>
            <w:moveFrom w:id="4230" w:author="Masato YOSHIKAWA" w:date="2026-01-20T12:21:00Z" w16du:dateUtc="2026-01-20T03:21:00Z">
              <w:r w:rsidRPr="00B83013" w:rsidDel="005B6842">
                <w:rPr>
                  <w:rFonts w:ascii="Times New Roman" w:eastAsia="ＭＳ 明朝" w:hAnsi="Times New Roman" w:cs="Times New Roman"/>
                  <w:rPrChange w:id="4231" w:author="Masato YOSHIKAWA" w:date="2026-01-20T12:25:00Z" w16du:dateUtc="2026-01-20T03:25:00Z">
                    <w:rPr>
                      <w:rFonts w:ascii="ＭＳ 明朝" w:eastAsia="ＭＳ 明朝" w:hAnsi="ＭＳ 明朝"/>
                    </w:rPr>
                  </w:rPrChange>
                </w:rPr>
                <w:t>at his house</w:t>
              </w:r>
            </w:moveFrom>
          </w:p>
        </w:tc>
        <w:tc>
          <w:tcPr>
            <w:tcW w:w="779" w:type="pct"/>
            <w:tcPrChange w:id="4232" w:author="Masato YOSHIKAWA" w:date="2026-01-20T12:20:00Z" w16du:dateUtc="2026-01-20T03:20:00Z">
              <w:tcPr>
                <w:tcW w:w="779" w:type="pct"/>
              </w:tcPr>
            </w:tcPrChange>
          </w:tcPr>
          <w:p w14:paraId="0640B838" w14:textId="10B1A014" w:rsidR="002E4570" w:rsidRPr="00B83013" w:rsidDel="005B6842" w:rsidRDefault="002E4570" w:rsidP="00A018DB">
            <w:pPr>
              <w:pStyle w:val="af8"/>
              <w:rPr>
                <w:moveFrom w:id="4233" w:author="Masato YOSHIKAWA" w:date="2026-01-20T12:21:00Z" w16du:dateUtc="2026-01-20T03:21:00Z"/>
                <w:rFonts w:ascii="Times New Roman" w:eastAsia="ＭＳ 明朝" w:hAnsi="Times New Roman" w:cs="Times New Roman"/>
                <w:rPrChange w:id="4234" w:author="Masato YOSHIKAWA" w:date="2026-01-20T12:25:00Z" w16du:dateUtc="2026-01-20T03:25:00Z">
                  <w:rPr>
                    <w:moveFrom w:id="4235" w:author="Masato YOSHIKAWA" w:date="2026-01-20T12:21:00Z" w16du:dateUtc="2026-01-20T03:21:00Z"/>
                    <w:rFonts w:ascii="ＭＳ 明朝" w:eastAsia="ＭＳ 明朝" w:hAnsi="ＭＳ 明朝"/>
                  </w:rPr>
                </w:rPrChange>
              </w:rPr>
            </w:pPr>
            <w:moveFrom w:id="4236" w:author="Masato YOSHIKAWA" w:date="2026-01-20T12:21:00Z" w16du:dateUtc="2026-01-20T03:21:00Z">
              <w:r w:rsidRPr="00B83013" w:rsidDel="005B6842">
                <w:rPr>
                  <w:rFonts w:ascii="Times New Roman" w:eastAsia="ＭＳ 明朝" w:hAnsi="Times New Roman" w:cs="Times New Roman"/>
                  <w:rPrChange w:id="4237" w:author="Masato YOSHIKAWA" w:date="2026-01-20T12:25:00Z" w16du:dateUtc="2026-01-20T03:25:00Z">
                    <w:rPr>
                      <w:rFonts w:ascii="ＭＳ 明朝" w:eastAsia="ＭＳ 明朝" w:hAnsi="ＭＳ 明朝"/>
                    </w:rPr>
                  </w:rPrChange>
                </w:rPr>
                <w:t>Reduction</w:t>
              </w:r>
            </w:moveFrom>
          </w:p>
        </w:tc>
        <w:tc>
          <w:tcPr>
            <w:tcW w:w="744" w:type="pct"/>
            <w:tcPrChange w:id="4238" w:author="Masato YOSHIKAWA" w:date="2026-01-20T12:20:00Z" w16du:dateUtc="2026-01-20T03:20:00Z">
              <w:tcPr>
                <w:tcW w:w="744" w:type="pct"/>
              </w:tcPr>
            </w:tcPrChange>
          </w:tcPr>
          <w:p w14:paraId="7BE7EC12" w14:textId="61A642CA" w:rsidR="002E4570" w:rsidRPr="00B83013" w:rsidDel="005B6842" w:rsidRDefault="002E4570" w:rsidP="00A018DB">
            <w:pPr>
              <w:pStyle w:val="af8"/>
              <w:rPr>
                <w:moveFrom w:id="4239" w:author="Masato YOSHIKAWA" w:date="2026-01-20T12:21:00Z" w16du:dateUtc="2026-01-20T03:21:00Z"/>
                <w:rFonts w:ascii="Times New Roman" w:eastAsia="ＭＳ 明朝" w:hAnsi="Times New Roman" w:cs="Times New Roman"/>
                <w:rPrChange w:id="4240" w:author="Masato YOSHIKAWA" w:date="2026-01-20T12:25:00Z" w16du:dateUtc="2026-01-20T03:25:00Z">
                  <w:rPr>
                    <w:moveFrom w:id="4241" w:author="Masato YOSHIKAWA" w:date="2026-01-20T12:21:00Z" w16du:dateUtc="2026-01-20T03:21:00Z"/>
                    <w:rFonts w:ascii="ＭＳ 明朝" w:eastAsia="ＭＳ 明朝" w:hAnsi="ＭＳ 明朝"/>
                  </w:rPr>
                </w:rPrChange>
              </w:rPr>
            </w:pPr>
            <w:moveFrom w:id="4242" w:author="Masato YOSHIKAWA" w:date="2026-01-20T12:21:00Z" w16du:dateUtc="2026-01-20T03:21:00Z">
              <w:r w:rsidRPr="00B83013" w:rsidDel="005B6842">
                <w:rPr>
                  <w:rFonts w:ascii="Times New Roman" w:eastAsia="ＭＳ 明朝" w:hAnsi="Times New Roman" w:cs="Times New Roman"/>
                  <w:rPrChange w:id="4243" w:author="Masato YOSHIKAWA" w:date="2026-01-20T12:25:00Z" w16du:dateUtc="2026-01-20T03:25:00Z">
                    <w:rPr>
                      <w:rFonts w:ascii="ＭＳ 明朝" w:eastAsia="ＭＳ 明朝" w:hAnsi="ＭＳ 明朝"/>
                    </w:rPr>
                  </w:rPrChange>
                </w:rPr>
                <w:t>Denial</w:t>
              </w:r>
            </w:moveFrom>
          </w:p>
        </w:tc>
        <w:tc>
          <w:tcPr>
            <w:tcW w:w="851" w:type="pct"/>
            <w:tcPrChange w:id="4244" w:author="Masato YOSHIKAWA" w:date="2026-01-20T12:20:00Z" w16du:dateUtc="2026-01-20T03:20:00Z">
              <w:tcPr>
                <w:tcW w:w="851" w:type="pct"/>
              </w:tcPr>
            </w:tcPrChange>
          </w:tcPr>
          <w:p w14:paraId="0B58636E" w14:textId="0C9FA337" w:rsidR="002E4570" w:rsidRPr="00B83013" w:rsidDel="005B6842" w:rsidRDefault="002E4570" w:rsidP="00A018DB">
            <w:pPr>
              <w:pStyle w:val="af8"/>
              <w:rPr>
                <w:moveFrom w:id="4245" w:author="Masato YOSHIKAWA" w:date="2026-01-20T12:21:00Z" w16du:dateUtc="2026-01-20T03:21:00Z"/>
                <w:rFonts w:ascii="Times New Roman" w:eastAsia="ＭＳ 明朝" w:hAnsi="Times New Roman" w:cs="Times New Roman"/>
                <w:rPrChange w:id="4246" w:author="Masato YOSHIKAWA" w:date="2026-01-20T12:25:00Z" w16du:dateUtc="2026-01-20T03:25:00Z">
                  <w:rPr>
                    <w:moveFrom w:id="4247" w:author="Masato YOSHIKAWA" w:date="2026-01-20T12:21:00Z" w16du:dateUtc="2026-01-20T03:21:00Z"/>
                    <w:rFonts w:ascii="ＭＳ 明朝" w:eastAsia="ＭＳ 明朝" w:hAnsi="ＭＳ 明朝"/>
                  </w:rPr>
                </w:rPrChange>
              </w:rPr>
            </w:pPr>
            <w:moveFrom w:id="4248" w:author="Masato YOSHIKAWA" w:date="2026-01-20T12:21:00Z" w16du:dateUtc="2026-01-20T03:21:00Z">
              <w:r w:rsidRPr="00B83013" w:rsidDel="005B6842">
                <w:rPr>
                  <w:rFonts w:ascii="Times New Roman" w:eastAsia="ＭＳ 明朝" w:hAnsi="Times New Roman" w:cs="Times New Roman"/>
                  <w:rPrChange w:id="4249" w:author="Masato YOSHIKAWA" w:date="2026-01-20T12:25:00Z" w16du:dateUtc="2026-01-20T03:25:00Z">
                    <w:rPr>
                      <w:rFonts w:ascii="ＭＳ 明朝" w:eastAsia="ＭＳ 明朝" w:hAnsi="ＭＳ 明朝"/>
                    </w:rPr>
                  </w:rPrChange>
                </w:rPr>
                <w:t>Generalization</w:t>
              </w:r>
            </w:moveFrom>
          </w:p>
        </w:tc>
        <w:tc>
          <w:tcPr>
            <w:tcW w:w="831" w:type="pct"/>
            <w:tcPrChange w:id="4250" w:author="Masato YOSHIKAWA" w:date="2026-01-20T12:20:00Z" w16du:dateUtc="2026-01-20T03:20:00Z">
              <w:tcPr>
                <w:tcW w:w="831" w:type="pct"/>
              </w:tcPr>
            </w:tcPrChange>
          </w:tcPr>
          <w:p w14:paraId="58EB3439" w14:textId="6D1A1A19" w:rsidR="002E4570" w:rsidRPr="00B83013" w:rsidDel="005B6842" w:rsidRDefault="002E4570" w:rsidP="00A018DB">
            <w:pPr>
              <w:pStyle w:val="af8"/>
              <w:rPr>
                <w:moveFrom w:id="4251" w:author="Masato YOSHIKAWA" w:date="2026-01-20T12:21:00Z" w16du:dateUtc="2026-01-20T03:21:00Z"/>
                <w:rFonts w:ascii="Times New Roman" w:eastAsia="ＭＳ 明朝" w:hAnsi="Times New Roman" w:cs="Times New Roman"/>
                <w:rPrChange w:id="4252" w:author="Masato YOSHIKAWA" w:date="2026-01-20T12:25:00Z" w16du:dateUtc="2026-01-20T03:25:00Z">
                  <w:rPr>
                    <w:moveFrom w:id="4253" w:author="Masato YOSHIKAWA" w:date="2026-01-20T12:21:00Z" w16du:dateUtc="2026-01-20T03:21:00Z"/>
                    <w:rFonts w:ascii="ＭＳ 明朝" w:eastAsia="ＭＳ 明朝" w:hAnsi="ＭＳ 明朝"/>
                  </w:rPr>
                </w:rPrChange>
              </w:rPr>
            </w:pPr>
            <w:moveFrom w:id="4254" w:author="Masato YOSHIKAWA" w:date="2026-01-20T12:21:00Z" w16du:dateUtc="2026-01-20T03:21:00Z">
              <w:r w:rsidRPr="00B83013" w:rsidDel="005B6842">
                <w:rPr>
                  <w:rFonts w:ascii="Times New Roman" w:eastAsia="ＭＳ 明朝" w:hAnsi="Times New Roman" w:cs="Times New Roman"/>
                  <w:rPrChange w:id="4255" w:author="Masato YOSHIKAWA" w:date="2026-01-20T12:25:00Z" w16du:dateUtc="2026-01-20T03:25:00Z">
                    <w:rPr>
                      <w:rFonts w:ascii="ＭＳ 明朝" w:eastAsia="ＭＳ 明朝" w:hAnsi="ＭＳ 明朝"/>
                    </w:rPr>
                  </w:rPrChange>
                </w:rPr>
                <w:t>Minimization</w:t>
              </w:r>
            </w:moveFrom>
          </w:p>
        </w:tc>
      </w:tr>
      <w:tr w:rsidR="002E4570" w:rsidRPr="00B83013" w:rsidDel="005B6842" w14:paraId="56D3FABA" w14:textId="57EE481D" w:rsidTr="005B6842">
        <w:tc>
          <w:tcPr>
            <w:tcW w:w="583" w:type="pct"/>
            <w:tcPrChange w:id="4256" w:author="Masato YOSHIKAWA" w:date="2026-01-20T12:20:00Z" w16du:dateUtc="2026-01-20T03:20:00Z">
              <w:tcPr>
                <w:tcW w:w="582" w:type="pct"/>
              </w:tcPr>
            </w:tcPrChange>
          </w:tcPr>
          <w:p w14:paraId="620286B1" w14:textId="75F5C5F3" w:rsidR="002E4570" w:rsidRPr="00B83013" w:rsidDel="005B6842" w:rsidRDefault="002E4570" w:rsidP="00A018DB">
            <w:pPr>
              <w:pStyle w:val="af8"/>
              <w:rPr>
                <w:moveFrom w:id="4257" w:author="Masato YOSHIKAWA" w:date="2026-01-20T12:21:00Z" w16du:dateUtc="2026-01-20T03:21:00Z"/>
                <w:rFonts w:ascii="Times New Roman" w:eastAsia="ＭＳ 明朝" w:hAnsi="Times New Roman" w:cs="Times New Roman"/>
                <w:rPrChange w:id="4258" w:author="Masato YOSHIKAWA" w:date="2026-01-20T12:25:00Z" w16du:dateUtc="2026-01-20T03:25:00Z">
                  <w:rPr>
                    <w:moveFrom w:id="4259" w:author="Masato YOSHIKAWA" w:date="2026-01-20T12:21:00Z" w16du:dateUtc="2026-01-20T03:21:00Z"/>
                    <w:rFonts w:ascii="ＭＳ 明朝" w:eastAsia="ＭＳ 明朝" w:hAnsi="ＭＳ 明朝"/>
                  </w:rPr>
                </w:rPrChange>
              </w:rPr>
            </w:pPr>
            <w:moveFrom w:id="4260" w:author="Masato YOSHIKAWA" w:date="2026-01-20T12:21:00Z" w16du:dateUtc="2026-01-20T03:21:00Z">
              <w:r w:rsidRPr="00B83013" w:rsidDel="005B6842">
                <w:rPr>
                  <w:rFonts w:ascii="Times New Roman" w:eastAsia="ＭＳ 明朝" w:hAnsi="Times New Roman" w:cs="Times New Roman" w:hint="eastAsia"/>
                  <w:rPrChange w:id="4261" w:author="Masato YOSHIKAWA" w:date="2026-01-20T12:25:00Z" w16du:dateUtc="2026-01-20T03:25:00Z">
                    <w:rPr>
                      <w:rFonts w:ascii="ＭＳ 明朝" w:eastAsia="ＭＳ 明朝" w:hAnsi="ＭＳ 明朝" w:hint="eastAsia"/>
                    </w:rPr>
                  </w:rPrChange>
                </w:rPr>
                <w:t>食卓</w:t>
              </w:r>
            </w:moveFrom>
          </w:p>
        </w:tc>
        <w:tc>
          <w:tcPr>
            <w:tcW w:w="583" w:type="pct"/>
            <w:tcPrChange w:id="4262" w:author="Masato YOSHIKAWA" w:date="2026-01-20T12:20:00Z" w16du:dateUtc="2026-01-20T03:20:00Z">
              <w:tcPr>
                <w:tcW w:w="583" w:type="pct"/>
              </w:tcPr>
            </w:tcPrChange>
          </w:tcPr>
          <w:p w14:paraId="15F62119" w14:textId="5D3D2F2C" w:rsidR="002E4570" w:rsidRPr="00B83013" w:rsidDel="005B6842" w:rsidRDefault="002E4570" w:rsidP="00A018DB">
            <w:pPr>
              <w:pStyle w:val="af8"/>
              <w:rPr>
                <w:moveFrom w:id="4263" w:author="Masato YOSHIKAWA" w:date="2026-01-20T12:21:00Z" w16du:dateUtc="2026-01-20T03:21:00Z"/>
                <w:rFonts w:ascii="Times New Roman" w:eastAsia="ＭＳ 明朝" w:hAnsi="Times New Roman" w:cs="Times New Roman"/>
                <w:rPrChange w:id="4264" w:author="Masato YOSHIKAWA" w:date="2026-01-20T12:25:00Z" w16du:dateUtc="2026-01-20T03:25:00Z">
                  <w:rPr>
                    <w:moveFrom w:id="4265" w:author="Masato YOSHIKAWA" w:date="2026-01-20T12:21:00Z" w16du:dateUtc="2026-01-20T03:21:00Z"/>
                    <w:rFonts w:ascii="ＭＳ 明朝" w:eastAsia="ＭＳ 明朝" w:hAnsi="ＭＳ 明朝"/>
                  </w:rPr>
                </w:rPrChange>
              </w:rPr>
            </w:pPr>
            <w:moveFrom w:id="4266" w:author="Masato YOSHIKAWA" w:date="2026-01-20T12:21:00Z" w16du:dateUtc="2026-01-20T03:21:00Z">
              <w:r w:rsidRPr="00B83013" w:rsidDel="005B6842">
                <w:rPr>
                  <w:rFonts w:ascii="Times New Roman" w:eastAsia="ＭＳ 明朝" w:hAnsi="Times New Roman" w:cs="Times New Roman"/>
                  <w:rPrChange w:id="4267" w:author="Masato YOSHIKAWA" w:date="2026-01-20T12:25:00Z" w16du:dateUtc="2026-01-20T03:25:00Z">
                    <w:rPr>
                      <w:rFonts w:ascii="ＭＳ 明朝" w:eastAsia="ＭＳ 明朝" w:hAnsi="ＭＳ 明朝"/>
                    </w:rPr>
                  </w:rPrChange>
                </w:rPr>
                <w:t>take supper with him</w:t>
              </w:r>
            </w:moveFrom>
          </w:p>
        </w:tc>
        <w:tc>
          <w:tcPr>
            <w:tcW w:w="629" w:type="pct"/>
            <w:tcPrChange w:id="4268" w:author="Masato YOSHIKAWA" w:date="2026-01-20T12:20:00Z" w16du:dateUtc="2026-01-20T03:20:00Z">
              <w:tcPr>
                <w:tcW w:w="629" w:type="pct"/>
              </w:tcPr>
            </w:tcPrChange>
          </w:tcPr>
          <w:p w14:paraId="1E608C08" w14:textId="4580272B" w:rsidR="002E4570" w:rsidRPr="00B83013" w:rsidDel="005B6842" w:rsidRDefault="002E4570" w:rsidP="00A018DB">
            <w:pPr>
              <w:pStyle w:val="af8"/>
              <w:rPr>
                <w:moveFrom w:id="4269" w:author="Masato YOSHIKAWA" w:date="2026-01-20T12:21:00Z" w16du:dateUtc="2026-01-20T03:21:00Z"/>
                <w:rFonts w:ascii="Times New Roman" w:eastAsia="ＭＳ 明朝" w:hAnsi="Times New Roman" w:cs="Times New Roman"/>
                <w:rPrChange w:id="4270" w:author="Masato YOSHIKAWA" w:date="2026-01-20T12:25:00Z" w16du:dateUtc="2026-01-20T03:25:00Z">
                  <w:rPr>
                    <w:moveFrom w:id="4271" w:author="Masato YOSHIKAWA" w:date="2026-01-20T12:21:00Z" w16du:dateUtc="2026-01-20T03:21:00Z"/>
                    <w:rFonts w:ascii="ＭＳ 明朝" w:eastAsia="ＭＳ 明朝" w:hAnsi="ＭＳ 明朝"/>
                  </w:rPr>
                </w:rPrChange>
              </w:rPr>
            </w:pPr>
            <w:moveFrom w:id="4272" w:author="Masato YOSHIKAWA" w:date="2026-01-20T12:21:00Z" w16du:dateUtc="2026-01-20T03:21:00Z">
              <w:r w:rsidRPr="00B83013" w:rsidDel="005B6842">
                <w:rPr>
                  <w:rFonts w:ascii="Times New Roman" w:eastAsia="ＭＳ 明朝" w:hAnsi="Times New Roman" w:cs="Times New Roman"/>
                  <w:rPrChange w:id="4273" w:author="Masato YOSHIKAWA" w:date="2026-01-20T12:25:00Z" w16du:dateUtc="2026-01-20T03:25:00Z">
                    <w:rPr>
                      <w:rFonts w:ascii="ＭＳ 明朝" w:eastAsia="ＭＳ 明朝" w:hAnsi="ＭＳ 明朝"/>
                    </w:rPr>
                  </w:rPrChange>
                </w:rPr>
                <w:t>his house</w:t>
              </w:r>
            </w:moveFrom>
          </w:p>
        </w:tc>
        <w:tc>
          <w:tcPr>
            <w:tcW w:w="779" w:type="pct"/>
            <w:tcPrChange w:id="4274" w:author="Masato YOSHIKAWA" w:date="2026-01-20T12:20:00Z" w16du:dateUtc="2026-01-20T03:20:00Z">
              <w:tcPr>
                <w:tcW w:w="779" w:type="pct"/>
              </w:tcPr>
            </w:tcPrChange>
          </w:tcPr>
          <w:p w14:paraId="78E8E179" w14:textId="17B1C743" w:rsidR="002E4570" w:rsidRPr="00B83013" w:rsidDel="005B6842" w:rsidRDefault="002E4570" w:rsidP="00A018DB">
            <w:pPr>
              <w:pStyle w:val="af8"/>
              <w:rPr>
                <w:moveFrom w:id="4275" w:author="Masato YOSHIKAWA" w:date="2026-01-20T12:21:00Z" w16du:dateUtc="2026-01-20T03:21:00Z"/>
                <w:rFonts w:ascii="Times New Roman" w:eastAsia="ＭＳ 明朝" w:hAnsi="Times New Roman" w:cs="Times New Roman"/>
                <w:rPrChange w:id="4276" w:author="Masato YOSHIKAWA" w:date="2026-01-20T12:25:00Z" w16du:dateUtc="2026-01-20T03:25:00Z">
                  <w:rPr>
                    <w:moveFrom w:id="4277" w:author="Masato YOSHIKAWA" w:date="2026-01-20T12:21:00Z" w16du:dateUtc="2026-01-20T03:21:00Z"/>
                    <w:rFonts w:ascii="ＭＳ 明朝" w:eastAsia="ＭＳ 明朝" w:hAnsi="ＭＳ 明朝"/>
                  </w:rPr>
                </w:rPrChange>
              </w:rPr>
            </w:pPr>
            <w:moveFrom w:id="4278" w:author="Masato YOSHIKAWA" w:date="2026-01-20T12:21:00Z" w16du:dateUtc="2026-01-20T03:21:00Z">
              <w:r w:rsidRPr="00B83013" w:rsidDel="005B6842">
                <w:rPr>
                  <w:rFonts w:ascii="Times New Roman" w:eastAsia="ＭＳ 明朝" w:hAnsi="Times New Roman" w:cs="Times New Roman"/>
                  <w:rPrChange w:id="4279" w:author="Masato YOSHIKAWA" w:date="2026-01-20T12:25:00Z" w16du:dateUtc="2026-01-20T03:25:00Z">
                    <w:rPr>
                      <w:rFonts w:ascii="ＭＳ 明朝" w:eastAsia="ＭＳ 明朝" w:hAnsi="ＭＳ 明朝"/>
                    </w:rPr>
                  </w:rPrChange>
                </w:rPr>
                <w:t>Description</w:t>
              </w:r>
            </w:moveFrom>
          </w:p>
        </w:tc>
        <w:tc>
          <w:tcPr>
            <w:tcW w:w="744" w:type="pct"/>
            <w:tcPrChange w:id="4280" w:author="Masato YOSHIKAWA" w:date="2026-01-20T12:20:00Z" w16du:dateUtc="2026-01-20T03:20:00Z">
              <w:tcPr>
                <w:tcW w:w="744" w:type="pct"/>
              </w:tcPr>
            </w:tcPrChange>
          </w:tcPr>
          <w:p w14:paraId="191EE59B" w14:textId="29BD2068" w:rsidR="002E4570" w:rsidRPr="00B83013" w:rsidDel="005B6842" w:rsidRDefault="002E4570" w:rsidP="00A018DB">
            <w:pPr>
              <w:pStyle w:val="af8"/>
              <w:rPr>
                <w:moveFrom w:id="4281" w:author="Masato YOSHIKAWA" w:date="2026-01-20T12:21:00Z" w16du:dateUtc="2026-01-20T03:21:00Z"/>
                <w:rFonts w:ascii="Times New Roman" w:eastAsia="ＭＳ 明朝" w:hAnsi="Times New Roman" w:cs="Times New Roman"/>
                <w:rPrChange w:id="4282" w:author="Masato YOSHIKAWA" w:date="2026-01-20T12:25:00Z" w16du:dateUtc="2026-01-20T03:25:00Z">
                  <w:rPr>
                    <w:moveFrom w:id="4283" w:author="Masato YOSHIKAWA" w:date="2026-01-20T12:21:00Z" w16du:dateUtc="2026-01-20T03:21:00Z"/>
                    <w:rFonts w:ascii="ＭＳ 明朝" w:eastAsia="ＭＳ 明朝" w:hAnsi="ＭＳ 明朝"/>
                  </w:rPr>
                </w:rPrChange>
              </w:rPr>
            </w:pPr>
            <w:moveFrom w:id="4284" w:author="Masato YOSHIKAWA" w:date="2026-01-20T12:21:00Z" w16du:dateUtc="2026-01-20T03:21:00Z">
              <w:r w:rsidRPr="00B83013" w:rsidDel="005B6842">
                <w:rPr>
                  <w:rFonts w:ascii="Times New Roman" w:eastAsia="ＭＳ 明朝" w:hAnsi="Times New Roman" w:cs="Times New Roman"/>
                  <w:rPrChange w:id="4285" w:author="Masato YOSHIKAWA" w:date="2026-01-20T12:25:00Z" w16du:dateUtc="2026-01-20T03:25:00Z">
                    <w:rPr>
                      <w:rFonts w:ascii="ＭＳ 明朝" w:eastAsia="ＭＳ 明朝" w:hAnsi="ＭＳ 明朝"/>
                    </w:rPr>
                  </w:rPrChange>
                </w:rPr>
                <w:t>Minimization</w:t>
              </w:r>
            </w:moveFrom>
          </w:p>
        </w:tc>
        <w:tc>
          <w:tcPr>
            <w:tcW w:w="851" w:type="pct"/>
            <w:tcPrChange w:id="4286" w:author="Masato YOSHIKAWA" w:date="2026-01-20T12:20:00Z" w16du:dateUtc="2026-01-20T03:20:00Z">
              <w:tcPr>
                <w:tcW w:w="851" w:type="pct"/>
              </w:tcPr>
            </w:tcPrChange>
          </w:tcPr>
          <w:p w14:paraId="515B2E85" w14:textId="6DF25367" w:rsidR="002E4570" w:rsidRPr="00B83013" w:rsidDel="005B6842" w:rsidRDefault="002E4570" w:rsidP="00A018DB">
            <w:pPr>
              <w:pStyle w:val="af8"/>
              <w:rPr>
                <w:moveFrom w:id="4287" w:author="Masato YOSHIKAWA" w:date="2026-01-20T12:21:00Z" w16du:dateUtc="2026-01-20T03:21:00Z"/>
                <w:rFonts w:ascii="Times New Roman" w:eastAsia="ＭＳ 明朝" w:hAnsi="Times New Roman" w:cs="Times New Roman"/>
                <w:rPrChange w:id="4288" w:author="Masato YOSHIKAWA" w:date="2026-01-20T12:25:00Z" w16du:dateUtc="2026-01-20T03:25:00Z">
                  <w:rPr>
                    <w:moveFrom w:id="4289" w:author="Masato YOSHIKAWA" w:date="2026-01-20T12:21:00Z" w16du:dateUtc="2026-01-20T03:21:00Z"/>
                    <w:rFonts w:ascii="ＭＳ 明朝" w:eastAsia="ＭＳ 明朝" w:hAnsi="ＭＳ 明朝"/>
                  </w:rPr>
                </w:rPrChange>
              </w:rPr>
            </w:pPr>
            <w:moveFrom w:id="4290" w:author="Masato YOSHIKAWA" w:date="2026-01-20T12:21:00Z" w16du:dateUtc="2026-01-20T03:21:00Z">
              <w:r w:rsidRPr="00B83013" w:rsidDel="005B6842">
                <w:rPr>
                  <w:rFonts w:ascii="Times New Roman" w:eastAsia="ＭＳ 明朝" w:hAnsi="Times New Roman" w:cs="Times New Roman"/>
                  <w:rPrChange w:id="4291" w:author="Masato YOSHIKAWA" w:date="2026-01-20T12:25:00Z" w16du:dateUtc="2026-01-20T03:25:00Z">
                    <w:rPr>
                      <w:rFonts w:ascii="ＭＳ 明朝" w:eastAsia="ＭＳ 明朝" w:hAnsi="ＭＳ 明朝"/>
                    </w:rPr>
                  </w:rPrChange>
                </w:rPr>
                <w:t>Generalization</w:t>
              </w:r>
            </w:moveFrom>
          </w:p>
        </w:tc>
        <w:tc>
          <w:tcPr>
            <w:tcW w:w="831" w:type="pct"/>
            <w:tcPrChange w:id="4292" w:author="Masato YOSHIKAWA" w:date="2026-01-20T12:20:00Z" w16du:dateUtc="2026-01-20T03:20:00Z">
              <w:tcPr>
                <w:tcW w:w="831" w:type="pct"/>
              </w:tcPr>
            </w:tcPrChange>
          </w:tcPr>
          <w:p w14:paraId="32147B89" w14:textId="5454E551" w:rsidR="002E4570" w:rsidRPr="00B83013" w:rsidDel="005B6842" w:rsidRDefault="002E4570" w:rsidP="00A018DB">
            <w:pPr>
              <w:pStyle w:val="af8"/>
              <w:rPr>
                <w:moveFrom w:id="4293" w:author="Masato YOSHIKAWA" w:date="2026-01-20T12:21:00Z" w16du:dateUtc="2026-01-20T03:21:00Z"/>
                <w:rFonts w:ascii="Times New Roman" w:eastAsia="ＭＳ 明朝" w:hAnsi="Times New Roman" w:cs="Times New Roman"/>
                <w:rPrChange w:id="4294" w:author="Masato YOSHIKAWA" w:date="2026-01-20T12:25:00Z" w16du:dateUtc="2026-01-20T03:25:00Z">
                  <w:rPr>
                    <w:moveFrom w:id="4295" w:author="Masato YOSHIKAWA" w:date="2026-01-20T12:21:00Z" w16du:dateUtc="2026-01-20T03:21:00Z"/>
                    <w:rFonts w:ascii="ＭＳ 明朝" w:eastAsia="ＭＳ 明朝" w:hAnsi="ＭＳ 明朝"/>
                  </w:rPr>
                </w:rPrChange>
              </w:rPr>
            </w:pPr>
            <w:moveFrom w:id="4296" w:author="Masato YOSHIKAWA" w:date="2026-01-20T12:21:00Z" w16du:dateUtc="2026-01-20T03:21:00Z">
              <w:r w:rsidRPr="00B83013" w:rsidDel="005B6842">
                <w:rPr>
                  <w:rFonts w:ascii="Times New Roman" w:eastAsia="ＭＳ 明朝" w:hAnsi="Times New Roman" w:cs="Times New Roman"/>
                  <w:rPrChange w:id="4297" w:author="Masato YOSHIKAWA" w:date="2026-01-20T12:25:00Z" w16du:dateUtc="2026-01-20T03:25:00Z">
                    <w:rPr>
                      <w:rFonts w:ascii="ＭＳ 明朝" w:eastAsia="ＭＳ 明朝" w:hAnsi="ＭＳ 明朝"/>
                    </w:rPr>
                  </w:rPrChange>
                </w:rPr>
                <w:t>Minimization</w:t>
              </w:r>
            </w:moveFrom>
          </w:p>
        </w:tc>
      </w:tr>
      <w:tr w:rsidR="002E4570" w:rsidRPr="00B83013" w:rsidDel="005B6842" w14:paraId="5AFF09C5" w14:textId="1CE88929" w:rsidTr="005B6842">
        <w:tc>
          <w:tcPr>
            <w:tcW w:w="583" w:type="pct"/>
            <w:tcPrChange w:id="4298" w:author="Masato YOSHIKAWA" w:date="2026-01-20T12:20:00Z" w16du:dateUtc="2026-01-20T03:20:00Z">
              <w:tcPr>
                <w:tcW w:w="582" w:type="pct"/>
              </w:tcPr>
            </w:tcPrChange>
          </w:tcPr>
          <w:p w14:paraId="1D46A81C" w14:textId="2D9FC88B" w:rsidR="002E4570" w:rsidRPr="00B83013" w:rsidDel="005B6842" w:rsidRDefault="002E4570" w:rsidP="00A018DB">
            <w:pPr>
              <w:pStyle w:val="af8"/>
              <w:rPr>
                <w:moveFrom w:id="4299" w:author="Masato YOSHIKAWA" w:date="2026-01-20T12:21:00Z" w16du:dateUtc="2026-01-20T03:21:00Z"/>
                <w:rFonts w:ascii="Times New Roman" w:eastAsia="ＭＳ 明朝" w:hAnsi="Times New Roman" w:cs="Times New Roman"/>
                <w:rPrChange w:id="4300" w:author="Masato YOSHIKAWA" w:date="2026-01-20T12:25:00Z" w16du:dateUtc="2026-01-20T03:25:00Z">
                  <w:rPr>
                    <w:moveFrom w:id="4301" w:author="Masato YOSHIKAWA" w:date="2026-01-20T12:21:00Z" w16du:dateUtc="2026-01-20T03:21:00Z"/>
                    <w:rFonts w:ascii="ＭＳ 明朝" w:eastAsia="ＭＳ 明朝" w:hAnsi="ＭＳ 明朝"/>
                  </w:rPr>
                </w:rPrChange>
              </w:rPr>
            </w:pPr>
            <w:moveFrom w:id="4302" w:author="Masato YOSHIKAWA" w:date="2026-01-20T12:21:00Z" w16du:dateUtc="2026-01-20T03:21:00Z">
              <w:r w:rsidRPr="00B83013" w:rsidDel="005B6842">
                <w:rPr>
                  <w:rFonts w:ascii="Times New Roman" w:eastAsia="ＭＳ 明朝" w:hAnsi="Times New Roman" w:cs="Times New Roman" w:hint="eastAsia"/>
                  <w:rPrChange w:id="4303" w:author="Masato YOSHIKAWA" w:date="2026-01-20T12:25:00Z" w16du:dateUtc="2026-01-20T03:25:00Z">
                    <w:rPr>
                      <w:rFonts w:ascii="ＭＳ 明朝" w:eastAsia="ＭＳ 明朝" w:hAnsi="ＭＳ 明朝" w:hint="eastAsia"/>
                    </w:rPr>
                  </w:rPrChange>
                </w:rPr>
                <w:t>盃</w:t>
              </w:r>
            </w:moveFrom>
          </w:p>
        </w:tc>
        <w:tc>
          <w:tcPr>
            <w:tcW w:w="583" w:type="pct"/>
            <w:tcPrChange w:id="4304" w:author="Masato YOSHIKAWA" w:date="2026-01-20T12:20:00Z" w16du:dateUtc="2026-01-20T03:20:00Z">
              <w:tcPr>
                <w:tcW w:w="583" w:type="pct"/>
              </w:tcPr>
            </w:tcPrChange>
          </w:tcPr>
          <w:p w14:paraId="3AABFB49" w14:textId="77AD6E41" w:rsidR="002E4570" w:rsidRPr="00B83013" w:rsidDel="005B6842" w:rsidRDefault="002E4570" w:rsidP="00A018DB">
            <w:pPr>
              <w:pStyle w:val="af8"/>
              <w:rPr>
                <w:moveFrom w:id="4305" w:author="Masato YOSHIKAWA" w:date="2026-01-20T12:21:00Z" w16du:dateUtc="2026-01-20T03:21:00Z"/>
                <w:rFonts w:ascii="Times New Roman" w:eastAsia="ＭＳ 明朝" w:hAnsi="Times New Roman" w:cs="Times New Roman"/>
                <w:rPrChange w:id="4306" w:author="Masato YOSHIKAWA" w:date="2026-01-20T12:25:00Z" w16du:dateUtc="2026-01-20T03:25:00Z">
                  <w:rPr>
                    <w:moveFrom w:id="4307" w:author="Masato YOSHIKAWA" w:date="2026-01-20T12:21:00Z" w16du:dateUtc="2026-01-20T03:21:00Z"/>
                    <w:rFonts w:ascii="ＭＳ 明朝" w:eastAsia="ＭＳ 明朝" w:hAnsi="ＭＳ 明朝"/>
                  </w:rPr>
                </w:rPrChange>
              </w:rPr>
            </w:pPr>
            <w:moveFrom w:id="4308" w:author="Masato YOSHIKAWA" w:date="2026-01-20T12:21:00Z" w16du:dateUtc="2026-01-20T03:21:00Z">
              <w:r w:rsidRPr="00B83013" w:rsidDel="005B6842">
                <w:rPr>
                  <w:rFonts w:ascii="Times New Roman" w:eastAsia="ＭＳ 明朝" w:hAnsi="Times New Roman" w:cs="Times New Roman"/>
                  <w:rPrChange w:id="4309" w:author="Masato YOSHIKAWA" w:date="2026-01-20T12:25:00Z" w16du:dateUtc="2026-01-20T03:25:00Z">
                    <w:rPr>
                      <w:rFonts w:ascii="ＭＳ 明朝" w:eastAsia="ＭＳ 明朝" w:hAnsi="ＭＳ 明朝"/>
                    </w:rPr>
                  </w:rPrChange>
                </w:rPr>
                <w:t>the cup</w:t>
              </w:r>
            </w:moveFrom>
          </w:p>
        </w:tc>
        <w:tc>
          <w:tcPr>
            <w:tcW w:w="629" w:type="pct"/>
            <w:tcPrChange w:id="4310" w:author="Masato YOSHIKAWA" w:date="2026-01-20T12:20:00Z" w16du:dateUtc="2026-01-20T03:20:00Z">
              <w:tcPr>
                <w:tcW w:w="629" w:type="pct"/>
              </w:tcPr>
            </w:tcPrChange>
          </w:tcPr>
          <w:p w14:paraId="72D3F370" w14:textId="669062A7" w:rsidR="002E4570" w:rsidRPr="00B83013" w:rsidDel="005B6842" w:rsidRDefault="002E4570" w:rsidP="00A018DB">
            <w:pPr>
              <w:pStyle w:val="af8"/>
              <w:rPr>
                <w:moveFrom w:id="4311" w:author="Masato YOSHIKAWA" w:date="2026-01-20T12:21:00Z" w16du:dateUtc="2026-01-20T03:21:00Z"/>
                <w:rFonts w:ascii="Times New Roman" w:eastAsia="ＭＳ 明朝" w:hAnsi="Times New Roman" w:cs="Times New Roman"/>
                <w:rPrChange w:id="4312" w:author="Masato YOSHIKAWA" w:date="2026-01-20T12:25:00Z" w16du:dateUtc="2026-01-20T03:25:00Z">
                  <w:rPr>
                    <w:moveFrom w:id="4313" w:author="Masato YOSHIKAWA" w:date="2026-01-20T12:21:00Z" w16du:dateUtc="2026-01-20T03:21:00Z"/>
                    <w:rFonts w:ascii="ＭＳ 明朝" w:eastAsia="ＭＳ 明朝" w:hAnsi="ＭＳ 明朝"/>
                  </w:rPr>
                </w:rPrChange>
              </w:rPr>
            </w:pPr>
            <w:moveFrom w:id="4314" w:author="Masato YOSHIKAWA" w:date="2026-01-20T12:21:00Z" w16du:dateUtc="2026-01-20T03:21:00Z">
              <w:r w:rsidRPr="00B83013" w:rsidDel="005B6842">
                <w:rPr>
                  <w:rFonts w:ascii="Times New Roman" w:eastAsia="ＭＳ 明朝" w:hAnsi="Times New Roman" w:cs="Times New Roman"/>
                  <w:rPrChange w:id="4315" w:author="Masato YOSHIKAWA" w:date="2026-01-20T12:25:00Z" w16du:dateUtc="2026-01-20T03:25:00Z">
                    <w:rPr>
                      <w:rFonts w:ascii="ＭＳ 明朝" w:eastAsia="ＭＳ 明朝" w:hAnsi="ＭＳ 明朝"/>
                    </w:rPr>
                  </w:rPrChange>
                </w:rPr>
                <w:t>cup</w:t>
              </w:r>
            </w:moveFrom>
          </w:p>
        </w:tc>
        <w:tc>
          <w:tcPr>
            <w:tcW w:w="779" w:type="pct"/>
            <w:tcPrChange w:id="4316" w:author="Masato YOSHIKAWA" w:date="2026-01-20T12:20:00Z" w16du:dateUtc="2026-01-20T03:20:00Z">
              <w:tcPr>
                <w:tcW w:w="779" w:type="pct"/>
              </w:tcPr>
            </w:tcPrChange>
          </w:tcPr>
          <w:p w14:paraId="482EFA4F" w14:textId="57C7DD25" w:rsidR="002E4570" w:rsidRPr="00B83013" w:rsidDel="005B6842" w:rsidRDefault="002E4570" w:rsidP="00A018DB">
            <w:pPr>
              <w:pStyle w:val="af8"/>
              <w:rPr>
                <w:moveFrom w:id="4317" w:author="Masato YOSHIKAWA" w:date="2026-01-20T12:21:00Z" w16du:dateUtc="2026-01-20T03:21:00Z"/>
                <w:rFonts w:ascii="Times New Roman" w:eastAsia="ＭＳ 明朝" w:hAnsi="Times New Roman" w:cs="Times New Roman"/>
                <w:rPrChange w:id="4318" w:author="Masato YOSHIKAWA" w:date="2026-01-20T12:25:00Z" w16du:dateUtc="2026-01-20T03:25:00Z">
                  <w:rPr>
                    <w:moveFrom w:id="4319" w:author="Masato YOSHIKAWA" w:date="2026-01-20T12:21:00Z" w16du:dateUtc="2026-01-20T03:21:00Z"/>
                    <w:rFonts w:ascii="ＭＳ 明朝" w:eastAsia="ＭＳ 明朝" w:hAnsi="ＭＳ 明朝"/>
                  </w:rPr>
                </w:rPrChange>
              </w:rPr>
            </w:pPr>
            <w:moveFrom w:id="4320" w:author="Masato YOSHIKAWA" w:date="2026-01-20T12:21:00Z" w16du:dateUtc="2026-01-20T03:21:00Z">
              <w:r w:rsidRPr="00B83013" w:rsidDel="005B6842">
                <w:rPr>
                  <w:rFonts w:ascii="Times New Roman" w:eastAsia="ＭＳ 明朝" w:hAnsi="Times New Roman" w:cs="Times New Roman"/>
                  <w:rPrChange w:id="4321" w:author="Masato YOSHIKAWA" w:date="2026-01-20T12:25:00Z" w16du:dateUtc="2026-01-20T03:25:00Z">
                    <w:rPr>
                      <w:rFonts w:ascii="ＭＳ 明朝" w:eastAsia="ＭＳ 明朝" w:hAnsi="ＭＳ 明朝"/>
                    </w:rPr>
                  </w:rPrChange>
                </w:rPr>
                <w:t>Established equivalent</w:t>
              </w:r>
            </w:moveFrom>
          </w:p>
        </w:tc>
        <w:tc>
          <w:tcPr>
            <w:tcW w:w="744" w:type="pct"/>
            <w:tcPrChange w:id="4322" w:author="Masato YOSHIKAWA" w:date="2026-01-20T12:20:00Z" w16du:dateUtc="2026-01-20T03:20:00Z">
              <w:tcPr>
                <w:tcW w:w="744" w:type="pct"/>
              </w:tcPr>
            </w:tcPrChange>
          </w:tcPr>
          <w:p w14:paraId="4D4594D2" w14:textId="0891F511" w:rsidR="002E4570" w:rsidRPr="00B83013" w:rsidDel="005B6842" w:rsidRDefault="002E4570" w:rsidP="00A018DB">
            <w:pPr>
              <w:pStyle w:val="af8"/>
              <w:rPr>
                <w:moveFrom w:id="4323" w:author="Masato YOSHIKAWA" w:date="2026-01-20T12:21:00Z" w16du:dateUtc="2026-01-20T03:21:00Z"/>
                <w:rFonts w:ascii="Times New Roman" w:eastAsia="ＭＳ 明朝" w:hAnsi="Times New Roman" w:cs="Times New Roman"/>
                <w:rPrChange w:id="4324" w:author="Masato YOSHIKAWA" w:date="2026-01-20T12:25:00Z" w16du:dateUtc="2026-01-20T03:25:00Z">
                  <w:rPr>
                    <w:moveFrom w:id="4325" w:author="Masato YOSHIKAWA" w:date="2026-01-20T12:21:00Z" w16du:dateUtc="2026-01-20T03:21:00Z"/>
                    <w:rFonts w:ascii="ＭＳ 明朝" w:eastAsia="ＭＳ 明朝" w:hAnsi="ＭＳ 明朝"/>
                  </w:rPr>
                </w:rPrChange>
              </w:rPr>
            </w:pPr>
            <w:moveFrom w:id="4326" w:author="Masato YOSHIKAWA" w:date="2026-01-20T12:21:00Z" w16du:dateUtc="2026-01-20T03:21:00Z">
              <w:r w:rsidRPr="00B83013" w:rsidDel="005B6842">
                <w:rPr>
                  <w:rFonts w:ascii="Times New Roman" w:eastAsia="ＭＳ 明朝" w:hAnsi="Times New Roman" w:cs="Times New Roman"/>
                  <w:rPrChange w:id="4327" w:author="Masato YOSHIKAWA" w:date="2026-01-20T12:25:00Z" w16du:dateUtc="2026-01-20T03:25:00Z">
                    <w:rPr>
                      <w:rFonts w:ascii="ＭＳ 明朝" w:eastAsia="ＭＳ 明朝" w:hAnsi="ＭＳ 明朝"/>
                    </w:rPr>
                  </w:rPrChange>
                </w:rPr>
                <w:t>Minimization</w:t>
              </w:r>
            </w:moveFrom>
          </w:p>
        </w:tc>
        <w:tc>
          <w:tcPr>
            <w:tcW w:w="851" w:type="pct"/>
            <w:tcPrChange w:id="4328" w:author="Masato YOSHIKAWA" w:date="2026-01-20T12:20:00Z" w16du:dateUtc="2026-01-20T03:20:00Z">
              <w:tcPr>
                <w:tcW w:w="851" w:type="pct"/>
              </w:tcPr>
            </w:tcPrChange>
          </w:tcPr>
          <w:p w14:paraId="016B1A41" w14:textId="78A40DEF" w:rsidR="002E4570" w:rsidRPr="00B83013" w:rsidDel="005B6842" w:rsidRDefault="002E4570" w:rsidP="00A018DB">
            <w:pPr>
              <w:pStyle w:val="af8"/>
              <w:rPr>
                <w:moveFrom w:id="4329" w:author="Masato YOSHIKAWA" w:date="2026-01-20T12:21:00Z" w16du:dateUtc="2026-01-20T03:21:00Z"/>
                <w:rFonts w:ascii="Times New Roman" w:eastAsia="ＭＳ 明朝" w:hAnsi="Times New Roman" w:cs="Times New Roman"/>
                <w:rPrChange w:id="4330" w:author="Masato YOSHIKAWA" w:date="2026-01-20T12:25:00Z" w16du:dateUtc="2026-01-20T03:25:00Z">
                  <w:rPr>
                    <w:moveFrom w:id="4331" w:author="Masato YOSHIKAWA" w:date="2026-01-20T12:21:00Z" w16du:dateUtc="2026-01-20T03:21:00Z"/>
                    <w:rFonts w:ascii="ＭＳ 明朝" w:eastAsia="ＭＳ 明朝" w:hAnsi="ＭＳ 明朝"/>
                  </w:rPr>
                </w:rPrChange>
              </w:rPr>
            </w:pPr>
            <w:moveFrom w:id="4332" w:author="Masato YOSHIKAWA" w:date="2026-01-20T12:21:00Z" w16du:dateUtc="2026-01-20T03:21:00Z">
              <w:r w:rsidRPr="00B83013" w:rsidDel="005B6842">
                <w:rPr>
                  <w:rFonts w:ascii="Times New Roman" w:eastAsia="ＭＳ 明朝" w:hAnsi="Times New Roman" w:cs="Times New Roman"/>
                  <w:rPrChange w:id="4333" w:author="Masato YOSHIKAWA" w:date="2026-01-20T12:25:00Z" w16du:dateUtc="2026-01-20T03:25:00Z">
                    <w:rPr>
                      <w:rFonts w:ascii="ＭＳ 明朝" w:eastAsia="ＭＳ 明朝" w:hAnsi="ＭＳ 明朝"/>
                    </w:rPr>
                  </w:rPrChange>
                </w:rPr>
                <w:t>Established equivalent</w:t>
              </w:r>
            </w:moveFrom>
          </w:p>
        </w:tc>
        <w:tc>
          <w:tcPr>
            <w:tcW w:w="831" w:type="pct"/>
            <w:tcPrChange w:id="4334" w:author="Masato YOSHIKAWA" w:date="2026-01-20T12:20:00Z" w16du:dateUtc="2026-01-20T03:20:00Z">
              <w:tcPr>
                <w:tcW w:w="831" w:type="pct"/>
              </w:tcPr>
            </w:tcPrChange>
          </w:tcPr>
          <w:p w14:paraId="04DADA8D" w14:textId="43CCA526" w:rsidR="002E4570" w:rsidRPr="00B83013" w:rsidDel="005B6842" w:rsidRDefault="002E4570" w:rsidP="00A018DB">
            <w:pPr>
              <w:pStyle w:val="af8"/>
              <w:rPr>
                <w:moveFrom w:id="4335" w:author="Masato YOSHIKAWA" w:date="2026-01-20T12:21:00Z" w16du:dateUtc="2026-01-20T03:21:00Z"/>
                <w:rFonts w:ascii="Times New Roman" w:eastAsia="ＭＳ 明朝" w:hAnsi="Times New Roman" w:cs="Times New Roman"/>
                <w:rPrChange w:id="4336" w:author="Masato YOSHIKAWA" w:date="2026-01-20T12:25:00Z" w16du:dateUtc="2026-01-20T03:25:00Z">
                  <w:rPr>
                    <w:moveFrom w:id="4337" w:author="Masato YOSHIKAWA" w:date="2026-01-20T12:21:00Z" w16du:dateUtc="2026-01-20T03:21:00Z"/>
                    <w:rFonts w:ascii="ＭＳ 明朝" w:eastAsia="ＭＳ 明朝" w:hAnsi="ＭＳ 明朝"/>
                  </w:rPr>
                </w:rPrChange>
              </w:rPr>
            </w:pPr>
            <w:moveFrom w:id="4338" w:author="Masato YOSHIKAWA" w:date="2026-01-20T12:21:00Z" w16du:dateUtc="2026-01-20T03:21:00Z">
              <w:r w:rsidRPr="00B83013" w:rsidDel="005B6842">
                <w:rPr>
                  <w:rFonts w:ascii="Times New Roman" w:eastAsia="ＭＳ 明朝" w:hAnsi="Times New Roman" w:cs="Times New Roman"/>
                  <w:rPrChange w:id="4339" w:author="Masato YOSHIKAWA" w:date="2026-01-20T12:25:00Z" w16du:dateUtc="2026-01-20T03:25:00Z">
                    <w:rPr>
                      <w:rFonts w:ascii="ＭＳ 明朝" w:eastAsia="ＭＳ 明朝" w:hAnsi="ＭＳ 明朝"/>
                    </w:rPr>
                  </w:rPrChange>
                </w:rPr>
                <w:t>Minimization</w:t>
              </w:r>
            </w:moveFrom>
          </w:p>
        </w:tc>
      </w:tr>
      <w:tr w:rsidR="002E4570" w:rsidRPr="00B83013" w:rsidDel="005B6842" w14:paraId="0D4EF9F2" w14:textId="1A2D6354" w:rsidTr="005B6842">
        <w:tc>
          <w:tcPr>
            <w:tcW w:w="583" w:type="pct"/>
            <w:tcPrChange w:id="4340" w:author="Masato YOSHIKAWA" w:date="2026-01-20T12:20:00Z" w16du:dateUtc="2026-01-20T03:20:00Z">
              <w:tcPr>
                <w:tcW w:w="582" w:type="pct"/>
              </w:tcPr>
            </w:tcPrChange>
          </w:tcPr>
          <w:p w14:paraId="0526B8E6" w14:textId="546E4F2A" w:rsidR="002E4570" w:rsidRPr="00B83013" w:rsidDel="005B6842" w:rsidRDefault="002E4570" w:rsidP="00A018DB">
            <w:pPr>
              <w:pStyle w:val="af8"/>
              <w:rPr>
                <w:moveFrom w:id="4341" w:author="Masato YOSHIKAWA" w:date="2026-01-20T12:21:00Z" w16du:dateUtc="2026-01-20T03:21:00Z"/>
                <w:rFonts w:ascii="Times New Roman" w:eastAsia="ＭＳ 明朝" w:hAnsi="Times New Roman" w:cs="Times New Roman"/>
                <w:rPrChange w:id="4342" w:author="Masato YOSHIKAWA" w:date="2026-01-20T12:25:00Z" w16du:dateUtc="2026-01-20T03:25:00Z">
                  <w:rPr>
                    <w:moveFrom w:id="4343" w:author="Masato YOSHIKAWA" w:date="2026-01-20T12:21:00Z" w16du:dateUtc="2026-01-20T03:21:00Z"/>
                    <w:rFonts w:ascii="ＭＳ 明朝" w:eastAsia="ＭＳ 明朝" w:hAnsi="ＭＳ 明朝"/>
                  </w:rPr>
                </w:rPrChange>
              </w:rPr>
            </w:pPr>
            <w:moveFrom w:id="4344" w:author="Masato YOSHIKAWA" w:date="2026-01-20T12:21:00Z" w16du:dateUtc="2026-01-20T03:21:00Z">
              <w:r w:rsidRPr="00B83013" w:rsidDel="005B6842">
                <w:rPr>
                  <w:rFonts w:ascii="Times New Roman" w:eastAsia="ＭＳ 明朝" w:hAnsi="Times New Roman" w:cs="Times New Roman" w:hint="eastAsia"/>
                  <w:rPrChange w:id="4345" w:author="Masato YOSHIKAWA" w:date="2026-01-20T12:25:00Z" w16du:dateUtc="2026-01-20T03:25:00Z">
                    <w:rPr>
                      <w:rFonts w:ascii="ＭＳ 明朝" w:eastAsia="ＭＳ 明朝" w:hAnsi="ＭＳ 明朝" w:hint="eastAsia"/>
                    </w:rPr>
                  </w:rPrChange>
                </w:rPr>
                <w:t>天罰</w:t>
              </w:r>
            </w:moveFrom>
          </w:p>
        </w:tc>
        <w:tc>
          <w:tcPr>
            <w:tcW w:w="583" w:type="pct"/>
            <w:tcPrChange w:id="4346" w:author="Masato YOSHIKAWA" w:date="2026-01-20T12:20:00Z" w16du:dateUtc="2026-01-20T03:20:00Z">
              <w:tcPr>
                <w:tcW w:w="583" w:type="pct"/>
              </w:tcPr>
            </w:tcPrChange>
          </w:tcPr>
          <w:p w14:paraId="398FFA1D" w14:textId="7654F306" w:rsidR="002E4570" w:rsidRPr="00B83013" w:rsidDel="005B6842" w:rsidRDefault="002E4570" w:rsidP="00A018DB">
            <w:pPr>
              <w:pStyle w:val="af8"/>
              <w:rPr>
                <w:moveFrom w:id="4347" w:author="Masato YOSHIKAWA" w:date="2026-01-20T12:21:00Z" w16du:dateUtc="2026-01-20T03:21:00Z"/>
                <w:rFonts w:ascii="Times New Roman" w:eastAsia="ＭＳ 明朝" w:hAnsi="Times New Roman" w:cs="Times New Roman"/>
                <w:rPrChange w:id="4348" w:author="Masato YOSHIKAWA" w:date="2026-01-20T12:25:00Z" w16du:dateUtc="2026-01-20T03:25:00Z">
                  <w:rPr>
                    <w:moveFrom w:id="4349" w:author="Masato YOSHIKAWA" w:date="2026-01-20T12:21:00Z" w16du:dateUtc="2026-01-20T03:21:00Z"/>
                    <w:rFonts w:ascii="ＭＳ 明朝" w:eastAsia="ＭＳ 明朝" w:hAnsi="ＭＳ 明朝"/>
                  </w:rPr>
                </w:rPrChange>
              </w:rPr>
            </w:pPr>
            <w:moveFrom w:id="4350" w:author="Masato YOSHIKAWA" w:date="2026-01-20T12:21:00Z" w16du:dateUtc="2026-01-20T03:21:00Z">
              <w:r w:rsidRPr="00B83013" w:rsidDel="005B6842">
                <w:rPr>
                  <w:rFonts w:ascii="Times New Roman" w:eastAsia="ＭＳ 明朝" w:hAnsi="Times New Roman" w:cs="Times New Roman"/>
                  <w:rPrChange w:id="4351" w:author="Masato YOSHIKAWA" w:date="2026-01-20T12:25:00Z" w16du:dateUtc="2026-01-20T03:25:00Z">
                    <w:rPr>
                      <w:rFonts w:ascii="ＭＳ 明朝" w:eastAsia="ＭＳ 明朝" w:hAnsi="ＭＳ 明朝"/>
                    </w:rPr>
                  </w:rPrChange>
                </w:rPr>
                <w:t>nemesis</w:t>
              </w:r>
            </w:moveFrom>
          </w:p>
        </w:tc>
        <w:tc>
          <w:tcPr>
            <w:tcW w:w="629" w:type="pct"/>
            <w:tcPrChange w:id="4352" w:author="Masato YOSHIKAWA" w:date="2026-01-20T12:20:00Z" w16du:dateUtc="2026-01-20T03:20:00Z">
              <w:tcPr>
                <w:tcW w:w="629" w:type="pct"/>
              </w:tcPr>
            </w:tcPrChange>
          </w:tcPr>
          <w:p w14:paraId="637B0AF7" w14:textId="6C0F9E3A" w:rsidR="002E4570" w:rsidRPr="00B83013" w:rsidDel="005B6842" w:rsidRDefault="002E4570" w:rsidP="00A018DB">
            <w:pPr>
              <w:pStyle w:val="af8"/>
              <w:rPr>
                <w:moveFrom w:id="4353" w:author="Masato YOSHIKAWA" w:date="2026-01-20T12:21:00Z" w16du:dateUtc="2026-01-20T03:21:00Z"/>
                <w:rFonts w:ascii="Times New Roman" w:eastAsia="ＭＳ 明朝" w:hAnsi="Times New Roman" w:cs="Times New Roman"/>
                <w:rPrChange w:id="4354" w:author="Masato YOSHIKAWA" w:date="2026-01-20T12:25:00Z" w16du:dateUtc="2026-01-20T03:25:00Z">
                  <w:rPr>
                    <w:moveFrom w:id="4355" w:author="Masato YOSHIKAWA" w:date="2026-01-20T12:21:00Z" w16du:dateUtc="2026-01-20T03:21:00Z"/>
                    <w:rFonts w:ascii="ＭＳ 明朝" w:eastAsia="ＭＳ 明朝" w:hAnsi="ＭＳ 明朝"/>
                  </w:rPr>
                </w:rPrChange>
              </w:rPr>
            </w:pPr>
            <w:moveFrom w:id="4356" w:author="Masato YOSHIKAWA" w:date="2026-01-20T12:21:00Z" w16du:dateUtc="2026-01-20T03:21:00Z">
              <w:r w:rsidRPr="00B83013" w:rsidDel="005B6842">
                <w:rPr>
                  <w:rFonts w:ascii="Times New Roman" w:eastAsia="ＭＳ 明朝" w:hAnsi="Times New Roman" w:cs="Times New Roman"/>
                  <w:rPrChange w:id="4357" w:author="Masato YOSHIKAWA" w:date="2026-01-20T12:25:00Z" w16du:dateUtc="2026-01-20T03:25:00Z">
                    <w:rPr>
                      <w:rFonts w:ascii="ＭＳ 明朝" w:eastAsia="ＭＳ 明朝" w:hAnsi="ＭＳ 明朝"/>
                    </w:rPr>
                  </w:rPrChange>
                </w:rPr>
                <w:t>Divine punishment</w:t>
              </w:r>
            </w:moveFrom>
          </w:p>
        </w:tc>
        <w:tc>
          <w:tcPr>
            <w:tcW w:w="779" w:type="pct"/>
            <w:tcPrChange w:id="4358" w:author="Masato YOSHIKAWA" w:date="2026-01-20T12:20:00Z" w16du:dateUtc="2026-01-20T03:20:00Z">
              <w:tcPr>
                <w:tcW w:w="779" w:type="pct"/>
              </w:tcPr>
            </w:tcPrChange>
          </w:tcPr>
          <w:p w14:paraId="02609D2C" w14:textId="68A9B252" w:rsidR="002E4570" w:rsidRPr="00B83013" w:rsidDel="005B6842" w:rsidRDefault="002E4570" w:rsidP="00A018DB">
            <w:pPr>
              <w:pStyle w:val="af8"/>
              <w:rPr>
                <w:moveFrom w:id="4359" w:author="Masato YOSHIKAWA" w:date="2026-01-20T12:21:00Z" w16du:dateUtc="2026-01-20T03:21:00Z"/>
                <w:rFonts w:ascii="Times New Roman" w:eastAsia="ＭＳ 明朝" w:hAnsi="Times New Roman" w:cs="Times New Roman"/>
                <w:rPrChange w:id="4360" w:author="Masato YOSHIKAWA" w:date="2026-01-20T12:25:00Z" w16du:dateUtc="2026-01-20T03:25:00Z">
                  <w:rPr>
                    <w:moveFrom w:id="4361" w:author="Masato YOSHIKAWA" w:date="2026-01-20T12:21:00Z" w16du:dateUtc="2026-01-20T03:21:00Z"/>
                    <w:rFonts w:ascii="ＭＳ 明朝" w:eastAsia="ＭＳ 明朝" w:hAnsi="ＭＳ 明朝"/>
                  </w:rPr>
                </w:rPrChange>
              </w:rPr>
            </w:pPr>
            <w:moveFrom w:id="4362" w:author="Masato YOSHIKAWA" w:date="2026-01-20T12:21:00Z" w16du:dateUtc="2026-01-20T03:21:00Z">
              <w:r w:rsidRPr="00B83013" w:rsidDel="005B6842">
                <w:rPr>
                  <w:rFonts w:ascii="Times New Roman" w:eastAsia="ＭＳ 明朝" w:hAnsi="Times New Roman" w:cs="Times New Roman"/>
                  <w:rPrChange w:id="4363" w:author="Masato YOSHIKAWA" w:date="2026-01-20T12:25:00Z" w16du:dateUtc="2026-01-20T03:25:00Z">
                    <w:rPr>
                      <w:rFonts w:ascii="ＭＳ 明朝" w:eastAsia="ＭＳ 明朝" w:hAnsi="ＭＳ 明朝"/>
                    </w:rPr>
                  </w:rPrChange>
                </w:rPr>
                <w:t>Established equivalent</w:t>
              </w:r>
            </w:moveFrom>
          </w:p>
        </w:tc>
        <w:tc>
          <w:tcPr>
            <w:tcW w:w="744" w:type="pct"/>
            <w:tcPrChange w:id="4364" w:author="Masato YOSHIKAWA" w:date="2026-01-20T12:20:00Z" w16du:dateUtc="2026-01-20T03:20:00Z">
              <w:tcPr>
                <w:tcW w:w="744" w:type="pct"/>
              </w:tcPr>
            </w:tcPrChange>
          </w:tcPr>
          <w:p w14:paraId="4F7A42A0" w14:textId="7466F0E7" w:rsidR="002E4570" w:rsidRPr="00B83013" w:rsidDel="005B6842" w:rsidRDefault="002E4570" w:rsidP="00A018DB">
            <w:pPr>
              <w:pStyle w:val="af8"/>
              <w:rPr>
                <w:moveFrom w:id="4365" w:author="Masato YOSHIKAWA" w:date="2026-01-20T12:21:00Z" w16du:dateUtc="2026-01-20T03:21:00Z"/>
                <w:rFonts w:ascii="Times New Roman" w:eastAsia="ＭＳ 明朝" w:hAnsi="Times New Roman" w:cs="Times New Roman"/>
                <w:rPrChange w:id="4366" w:author="Masato YOSHIKAWA" w:date="2026-01-20T12:25:00Z" w16du:dateUtc="2026-01-20T03:25:00Z">
                  <w:rPr>
                    <w:moveFrom w:id="4367" w:author="Masato YOSHIKAWA" w:date="2026-01-20T12:21:00Z" w16du:dateUtc="2026-01-20T03:21:00Z"/>
                    <w:rFonts w:ascii="ＭＳ 明朝" w:eastAsia="ＭＳ 明朝" w:hAnsi="ＭＳ 明朝"/>
                  </w:rPr>
                </w:rPrChange>
              </w:rPr>
            </w:pPr>
            <w:moveFrom w:id="4368" w:author="Masato YOSHIKAWA" w:date="2026-01-20T12:21:00Z" w16du:dateUtc="2026-01-20T03:21:00Z">
              <w:r w:rsidRPr="00B83013" w:rsidDel="005B6842">
                <w:rPr>
                  <w:rFonts w:ascii="Times New Roman" w:eastAsia="ＭＳ 明朝" w:hAnsi="Times New Roman" w:cs="Times New Roman"/>
                  <w:rPrChange w:id="4369" w:author="Masato YOSHIKAWA" w:date="2026-01-20T12:25:00Z" w16du:dateUtc="2026-01-20T03:25:00Z">
                    <w:rPr>
                      <w:rFonts w:ascii="ＭＳ 明朝" w:eastAsia="ＭＳ 明朝" w:hAnsi="ＭＳ 明朝"/>
                    </w:rPr>
                  </w:rPrChange>
                </w:rPr>
                <w:t>Minimization</w:t>
              </w:r>
            </w:moveFrom>
          </w:p>
        </w:tc>
        <w:tc>
          <w:tcPr>
            <w:tcW w:w="851" w:type="pct"/>
            <w:tcPrChange w:id="4370" w:author="Masato YOSHIKAWA" w:date="2026-01-20T12:20:00Z" w16du:dateUtc="2026-01-20T03:20:00Z">
              <w:tcPr>
                <w:tcW w:w="851" w:type="pct"/>
              </w:tcPr>
            </w:tcPrChange>
          </w:tcPr>
          <w:p w14:paraId="205AE353" w14:textId="01DFA0E9" w:rsidR="002E4570" w:rsidRPr="00B83013" w:rsidDel="005B6842" w:rsidRDefault="002E4570" w:rsidP="00A018DB">
            <w:pPr>
              <w:pStyle w:val="af8"/>
              <w:rPr>
                <w:moveFrom w:id="4371" w:author="Masato YOSHIKAWA" w:date="2026-01-20T12:21:00Z" w16du:dateUtc="2026-01-20T03:21:00Z"/>
                <w:rFonts w:ascii="Times New Roman" w:eastAsia="ＭＳ 明朝" w:hAnsi="Times New Roman" w:cs="Times New Roman"/>
                <w:rPrChange w:id="4372" w:author="Masato YOSHIKAWA" w:date="2026-01-20T12:25:00Z" w16du:dateUtc="2026-01-20T03:25:00Z">
                  <w:rPr>
                    <w:moveFrom w:id="4373" w:author="Masato YOSHIKAWA" w:date="2026-01-20T12:21:00Z" w16du:dateUtc="2026-01-20T03:21:00Z"/>
                    <w:rFonts w:ascii="ＭＳ 明朝" w:eastAsia="ＭＳ 明朝" w:hAnsi="ＭＳ 明朝"/>
                  </w:rPr>
                </w:rPrChange>
              </w:rPr>
            </w:pPr>
            <w:moveFrom w:id="4374" w:author="Masato YOSHIKAWA" w:date="2026-01-20T12:21:00Z" w16du:dateUtc="2026-01-20T03:21:00Z">
              <w:r w:rsidRPr="00B83013" w:rsidDel="005B6842">
                <w:rPr>
                  <w:rFonts w:ascii="Times New Roman" w:eastAsia="ＭＳ 明朝" w:hAnsi="Times New Roman" w:cs="Times New Roman"/>
                  <w:rPrChange w:id="4375" w:author="Masato YOSHIKAWA" w:date="2026-01-20T12:25:00Z" w16du:dateUtc="2026-01-20T03:25:00Z">
                    <w:rPr>
                      <w:rFonts w:ascii="ＭＳ 明朝" w:eastAsia="ＭＳ 明朝" w:hAnsi="ＭＳ 明朝"/>
                    </w:rPr>
                  </w:rPrChange>
                </w:rPr>
                <w:t>Established equivalent</w:t>
              </w:r>
            </w:moveFrom>
          </w:p>
        </w:tc>
        <w:tc>
          <w:tcPr>
            <w:tcW w:w="831" w:type="pct"/>
            <w:tcPrChange w:id="4376" w:author="Masato YOSHIKAWA" w:date="2026-01-20T12:20:00Z" w16du:dateUtc="2026-01-20T03:20:00Z">
              <w:tcPr>
                <w:tcW w:w="831" w:type="pct"/>
              </w:tcPr>
            </w:tcPrChange>
          </w:tcPr>
          <w:p w14:paraId="59CFA08C" w14:textId="7E839D10" w:rsidR="002E4570" w:rsidRPr="00B83013" w:rsidDel="005B6842" w:rsidRDefault="002E4570" w:rsidP="00A018DB">
            <w:pPr>
              <w:pStyle w:val="af8"/>
              <w:rPr>
                <w:moveFrom w:id="4377" w:author="Masato YOSHIKAWA" w:date="2026-01-20T12:21:00Z" w16du:dateUtc="2026-01-20T03:21:00Z"/>
                <w:rFonts w:ascii="Times New Roman" w:eastAsia="ＭＳ 明朝" w:hAnsi="Times New Roman" w:cs="Times New Roman"/>
                <w:rPrChange w:id="4378" w:author="Masato YOSHIKAWA" w:date="2026-01-20T12:25:00Z" w16du:dateUtc="2026-01-20T03:25:00Z">
                  <w:rPr>
                    <w:moveFrom w:id="4379" w:author="Masato YOSHIKAWA" w:date="2026-01-20T12:21:00Z" w16du:dateUtc="2026-01-20T03:21:00Z"/>
                    <w:rFonts w:ascii="ＭＳ 明朝" w:eastAsia="ＭＳ 明朝" w:hAnsi="ＭＳ 明朝"/>
                  </w:rPr>
                </w:rPrChange>
              </w:rPr>
            </w:pPr>
            <w:moveFrom w:id="4380" w:author="Masato YOSHIKAWA" w:date="2026-01-20T12:21:00Z" w16du:dateUtc="2026-01-20T03:21:00Z">
              <w:r w:rsidRPr="00B83013" w:rsidDel="005B6842">
                <w:rPr>
                  <w:rFonts w:ascii="Times New Roman" w:eastAsia="ＭＳ 明朝" w:hAnsi="Times New Roman" w:cs="Times New Roman"/>
                  <w:rPrChange w:id="4381" w:author="Masato YOSHIKAWA" w:date="2026-01-20T12:25:00Z" w16du:dateUtc="2026-01-20T03:25:00Z">
                    <w:rPr>
                      <w:rFonts w:ascii="ＭＳ 明朝" w:eastAsia="ＭＳ 明朝" w:hAnsi="ＭＳ 明朝"/>
                    </w:rPr>
                  </w:rPrChange>
                </w:rPr>
                <w:t>Minimization</w:t>
              </w:r>
            </w:moveFrom>
          </w:p>
        </w:tc>
      </w:tr>
      <w:tr w:rsidR="002E4570" w:rsidRPr="00B83013" w:rsidDel="005B6842" w14:paraId="53CB86D8" w14:textId="1C83F945" w:rsidTr="005B6842">
        <w:tc>
          <w:tcPr>
            <w:tcW w:w="583" w:type="pct"/>
            <w:tcPrChange w:id="4382" w:author="Masato YOSHIKAWA" w:date="2026-01-20T12:20:00Z" w16du:dateUtc="2026-01-20T03:20:00Z">
              <w:tcPr>
                <w:tcW w:w="582" w:type="pct"/>
              </w:tcPr>
            </w:tcPrChange>
          </w:tcPr>
          <w:p w14:paraId="29D77FA6" w14:textId="238D03F2" w:rsidR="002E4570" w:rsidRPr="00B83013" w:rsidDel="005B6842" w:rsidRDefault="002E4570" w:rsidP="00A018DB">
            <w:pPr>
              <w:pStyle w:val="af8"/>
              <w:rPr>
                <w:moveFrom w:id="4383" w:author="Masato YOSHIKAWA" w:date="2026-01-20T12:21:00Z" w16du:dateUtc="2026-01-20T03:21:00Z"/>
                <w:rFonts w:ascii="Times New Roman" w:eastAsia="ＭＳ 明朝" w:hAnsi="Times New Roman" w:cs="Times New Roman"/>
                <w:rPrChange w:id="4384" w:author="Masato YOSHIKAWA" w:date="2026-01-20T12:25:00Z" w16du:dateUtc="2026-01-20T03:25:00Z">
                  <w:rPr>
                    <w:moveFrom w:id="4385" w:author="Masato YOSHIKAWA" w:date="2026-01-20T12:21:00Z" w16du:dateUtc="2026-01-20T03:21:00Z"/>
                    <w:rFonts w:ascii="ＭＳ 明朝" w:eastAsia="ＭＳ 明朝" w:hAnsi="ＭＳ 明朝"/>
                  </w:rPr>
                </w:rPrChange>
              </w:rPr>
            </w:pPr>
            <w:moveFrom w:id="4386" w:author="Masato YOSHIKAWA" w:date="2026-01-20T12:21:00Z" w16du:dateUtc="2026-01-20T03:21:00Z">
              <w:r w:rsidRPr="00B83013" w:rsidDel="005B6842">
                <w:rPr>
                  <w:rFonts w:ascii="Times New Roman" w:eastAsia="ＭＳ 明朝" w:hAnsi="Times New Roman" w:cs="Times New Roman" w:hint="eastAsia"/>
                  <w:rPrChange w:id="4387" w:author="Masato YOSHIKAWA" w:date="2026-01-20T12:25:00Z" w16du:dateUtc="2026-01-20T03:25:00Z">
                    <w:rPr>
                      <w:rFonts w:ascii="ＭＳ 明朝" w:eastAsia="ＭＳ 明朝" w:hAnsi="ＭＳ 明朝" w:hint="eastAsia"/>
                    </w:rPr>
                  </w:rPrChange>
                </w:rPr>
                <w:t>箱根</w:t>
              </w:r>
            </w:moveFrom>
          </w:p>
        </w:tc>
        <w:tc>
          <w:tcPr>
            <w:tcW w:w="583" w:type="pct"/>
            <w:tcPrChange w:id="4388" w:author="Masato YOSHIKAWA" w:date="2026-01-20T12:20:00Z" w16du:dateUtc="2026-01-20T03:20:00Z">
              <w:tcPr>
                <w:tcW w:w="583" w:type="pct"/>
              </w:tcPr>
            </w:tcPrChange>
          </w:tcPr>
          <w:p w14:paraId="4B48C8C3" w14:textId="02DF9F9B" w:rsidR="002E4570" w:rsidRPr="00B83013" w:rsidDel="005B6842" w:rsidRDefault="002E4570" w:rsidP="00A018DB">
            <w:pPr>
              <w:pStyle w:val="af8"/>
              <w:rPr>
                <w:moveFrom w:id="4389" w:author="Masato YOSHIKAWA" w:date="2026-01-20T12:21:00Z" w16du:dateUtc="2026-01-20T03:21:00Z"/>
                <w:rFonts w:ascii="Times New Roman" w:eastAsia="ＭＳ 明朝" w:hAnsi="Times New Roman" w:cs="Times New Roman"/>
                <w:rPrChange w:id="4390" w:author="Masato YOSHIKAWA" w:date="2026-01-20T12:25:00Z" w16du:dateUtc="2026-01-20T03:25:00Z">
                  <w:rPr>
                    <w:moveFrom w:id="4391" w:author="Masato YOSHIKAWA" w:date="2026-01-20T12:21:00Z" w16du:dateUtc="2026-01-20T03:21:00Z"/>
                    <w:rFonts w:ascii="ＭＳ 明朝" w:eastAsia="ＭＳ 明朝" w:hAnsi="ＭＳ 明朝"/>
                  </w:rPr>
                </w:rPrChange>
              </w:rPr>
            </w:pPr>
            <w:moveFrom w:id="4392" w:author="Masato YOSHIKAWA" w:date="2026-01-20T12:21:00Z" w16du:dateUtc="2026-01-20T03:21:00Z">
              <w:r w:rsidRPr="00B83013" w:rsidDel="005B6842">
                <w:rPr>
                  <w:rFonts w:ascii="Times New Roman" w:eastAsia="ＭＳ 明朝" w:hAnsi="Times New Roman" w:cs="Times New Roman"/>
                  <w:rPrChange w:id="4393" w:author="Masato YOSHIKAWA" w:date="2026-01-20T12:25:00Z" w16du:dateUtc="2026-01-20T03:25:00Z">
                    <w:rPr>
                      <w:rFonts w:ascii="ＭＳ 明朝" w:eastAsia="ＭＳ 明朝" w:hAnsi="ＭＳ 明朝"/>
                    </w:rPr>
                  </w:rPrChange>
                </w:rPr>
                <w:t>Hakone</w:t>
              </w:r>
            </w:moveFrom>
          </w:p>
        </w:tc>
        <w:tc>
          <w:tcPr>
            <w:tcW w:w="629" w:type="pct"/>
            <w:tcPrChange w:id="4394" w:author="Masato YOSHIKAWA" w:date="2026-01-20T12:20:00Z" w16du:dateUtc="2026-01-20T03:20:00Z">
              <w:tcPr>
                <w:tcW w:w="629" w:type="pct"/>
              </w:tcPr>
            </w:tcPrChange>
          </w:tcPr>
          <w:p w14:paraId="424AC94A" w14:textId="494B4A73" w:rsidR="002E4570" w:rsidRPr="00B83013" w:rsidDel="005B6842" w:rsidRDefault="002E4570" w:rsidP="00A018DB">
            <w:pPr>
              <w:pStyle w:val="af8"/>
              <w:rPr>
                <w:moveFrom w:id="4395" w:author="Masato YOSHIKAWA" w:date="2026-01-20T12:21:00Z" w16du:dateUtc="2026-01-20T03:21:00Z"/>
                <w:rFonts w:ascii="Times New Roman" w:eastAsia="ＭＳ 明朝" w:hAnsi="Times New Roman" w:cs="Times New Roman"/>
                <w:rPrChange w:id="4396" w:author="Masato YOSHIKAWA" w:date="2026-01-20T12:25:00Z" w16du:dateUtc="2026-01-20T03:25:00Z">
                  <w:rPr>
                    <w:moveFrom w:id="4397" w:author="Masato YOSHIKAWA" w:date="2026-01-20T12:21:00Z" w16du:dateUtc="2026-01-20T03:21:00Z"/>
                    <w:rFonts w:ascii="ＭＳ 明朝" w:eastAsia="ＭＳ 明朝" w:hAnsi="ＭＳ 明朝"/>
                  </w:rPr>
                </w:rPrChange>
              </w:rPr>
            </w:pPr>
            <w:moveFrom w:id="4398" w:author="Masato YOSHIKAWA" w:date="2026-01-20T12:21:00Z" w16du:dateUtc="2026-01-20T03:21:00Z">
              <w:r w:rsidRPr="00B83013" w:rsidDel="005B6842">
                <w:rPr>
                  <w:rFonts w:ascii="Times New Roman" w:eastAsia="ＭＳ 明朝" w:hAnsi="Times New Roman" w:cs="Times New Roman"/>
                  <w:rPrChange w:id="4399" w:author="Masato YOSHIKAWA" w:date="2026-01-20T12:25:00Z" w16du:dateUtc="2026-01-20T03:25:00Z">
                    <w:rPr>
                      <w:rFonts w:ascii="ＭＳ 明朝" w:eastAsia="ＭＳ 明朝" w:hAnsi="ＭＳ 明朝"/>
                    </w:rPr>
                  </w:rPrChange>
                </w:rPr>
                <w:t>Hakone</w:t>
              </w:r>
            </w:moveFrom>
          </w:p>
        </w:tc>
        <w:tc>
          <w:tcPr>
            <w:tcW w:w="779" w:type="pct"/>
            <w:tcPrChange w:id="4400" w:author="Masato YOSHIKAWA" w:date="2026-01-20T12:20:00Z" w16du:dateUtc="2026-01-20T03:20:00Z">
              <w:tcPr>
                <w:tcW w:w="779" w:type="pct"/>
              </w:tcPr>
            </w:tcPrChange>
          </w:tcPr>
          <w:p w14:paraId="4A18FDAA" w14:textId="449312B3" w:rsidR="002E4570" w:rsidRPr="00B83013" w:rsidDel="005B6842" w:rsidRDefault="002E4570" w:rsidP="00A018DB">
            <w:pPr>
              <w:pStyle w:val="af8"/>
              <w:rPr>
                <w:moveFrom w:id="4401" w:author="Masato YOSHIKAWA" w:date="2026-01-20T12:21:00Z" w16du:dateUtc="2026-01-20T03:21:00Z"/>
                <w:rFonts w:ascii="Times New Roman" w:eastAsia="ＭＳ 明朝" w:hAnsi="Times New Roman" w:cs="Times New Roman"/>
                <w:rPrChange w:id="4402" w:author="Masato YOSHIKAWA" w:date="2026-01-20T12:25:00Z" w16du:dateUtc="2026-01-20T03:25:00Z">
                  <w:rPr>
                    <w:moveFrom w:id="4403" w:author="Masato YOSHIKAWA" w:date="2026-01-20T12:21:00Z" w16du:dateUtc="2026-01-20T03:21:00Z"/>
                    <w:rFonts w:ascii="ＭＳ 明朝" w:eastAsia="ＭＳ 明朝" w:hAnsi="ＭＳ 明朝"/>
                  </w:rPr>
                </w:rPrChange>
              </w:rPr>
            </w:pPr>
            <w:moveFrom w:id="4404" w:author="Masato YOSHIKAWA" w:date="2026-01-20T12:21:00Z" w16du:dateUtc="2026-01-20T03:21:00Z">
              <w:r w:rsidRPr="00B83013" w:rsidDel="005B6842">
                <w:rPr>
                  <w:rFonts w:ascii="Times New Roman" w:eastAsia="ＭＳ 明朝" w:hAnsi="Times New Roman" w:cs="Times New Roman"/>
                  <w:rPrChange w:id="4405" w:author="Masato YOSHIKAWA" w:date="2026-01-20T12:25:00Z" w16du:dateUtc="2026-01-20T03:25:00Z">
                    <w:rPr>
                      <w:rFonts w:ascii="ＭＳ 明朝" w:eastAsia="ＭＳ 明朝" w:hAnsi="ＭＳ 明朝"/>
                    </w:rPr>
                  </w:rPrChange>
                </w:rPr>
                <w:t>Borrowing</w:t>
              </w:r>
            </w:moveFrom>
          </w:p>
        </w:tc>
        <w:tc>
          <w:tcPr>
            <w:tcW w:w="744" w:type="pct"/>
            <w:tcPrChange w:id="4406" w:author="Masato YOSHIKAWA" w:date="2026-01-20T12:20:00Z" w16du:dateUtc="2026-01-20T03:20:00Z">
              <w:tcPr>
                <w:tcW w:w="744" w:type="pct"/>
              </w:tcPr>
            </w:tcPrChange>
          </w:tcPr>
          <w:p w14:paraId="3BC83E2C" w14:textId="351C5D3F" w:rsidR="002E4570" w:rsidRPr="00B83013" w:rsidDel="005B6842" w:rsidRDefault="002E4570" w:rsidP="00A018DB">
            <w:pPr>
              <w:pStyle w:val="af8"/>
              <w:rPr>
                <w:moveFrom w:id="4407" w:author="Masato YOSHIKAWA" w:date="2026-01-20T12:21:00Z" w16du:dateUtc="2026-01-20T03:21:00Z"/>
                <w:rFonts w:ascii="Times New Roman" w:eastAsia="ＭＳ 明朝" w:hAnsi="Times New Roman" w:cs="Times New Roman"/>
                <w:rPrChange w:id="4408" w:author="Masato YOSHIKAWA" w:date="2026-01-20T12:25:00Z" w16du:dateUtc="2026-01-20T03:25:00Z">
                  <w:rPr>
                    <w:moveFrom w:id="4409" w:author="Masato YOSHIKAWA" w:date="2026-01-20T12:21:00Z" w16du:dateUtc="2026-01-20T03:21:00Z"/>
                    <w:rFonts w:ascii="ＭＳ 明朝" w:eastAsia="ＭＳ 明朝" w:hAnsi="ＭＳ 明朝"/>
                  </w:rPr>
                </w:rPrChange>
              </w:rPr>
            </w:pPr>
            <w:moveFrom w:id="4410" w:author="Masato YOSHIKAWA" w:date="2026-01-20T12:21:00Z" w16du:dateUtc="2026-01-20T03:21:00Z">
              <w:r w:rsidRPr="00B83013" w:rsidDel="005B6842">
                <w:rPr>
                  <w:rFonts w:ascii="Times New Roman" w:eastAsia="ＭＳ 明朝" w:hAnsi="Times New Roman" w:cs="Times New Roman"/>
                  <w:rPrChange w:id="4411" w:author="Masato YOSHIKAWA" w:date="2026-01-20T12:25:00Z" w16du:dateUtc="2026-01-20T03:25:00Z">
                    <w:rPr>
                      <w:rFonts w:ascii="ＭＳ 明朝" w:eastAsia="ＭＳ 明朝" w:hAnsi="ＭＳ 明朝"/>
                    </w:rPr>
                  </w:rPrChange>
                </w:rPr>
                <w:t>Acceptance</w:t>
              </w:r>
            </w:moveFrom>
          </w:p>
        </w:tc>
        <w:tc>
          <w:tcPr>
            <w:tcW w:w="851" w:type="pct"/>
            <w:tcPrChange w:id="4412" w:author="Masato YOSHIKAWA" w:date="2026-01-20T12:20:00Z" w16du:dateUtc="2026-01-20T03:20:00Z">
              <w:tcPr>
                <w:tcW w:w="851" w:type="pct"/>
              </w:tcPr>
            </w:tcPrChange>
          </w:tcPr>
          <w:p w14:paraId="0C05E88B" w14:textId="44B91FF2" w:rsidR="002E4570" w:rsidRPr="00B83013" w:rsidDel="005B6842" w:rsidRDefault="002E4570" w:rsidP="00A018DB">
            <w:pPr>
              <w:pStyle w:val="af8"/>
              <w:rPr>
                <w:moveFrom w:id="4413" w:author="Masato YOSHIKAWA" w:date="2026-01-20T12:21:00Z" w16du:dateUtc="2026-01-20T03:21:00Z"/>
                <w:rFonts w:ascii="Times New Roman" w:eastAsia="ＭＳ 明朝" w:hAnsi="Times New Roman" w:cs="Times New Roman"/>
                <w:rPrChange w:id="4414" w:author="Masato YOSHIKAWA" w:date="2026-01-20T12:25:00Z" w16du:dateUtc="2026-01-20T03:25:00Z">
                  <w:rPr>
                    <w:moveFrom w:id="4415" w:author="Masato YOSHIKAWA" w:date="2026-01-20T12:21:00Z" w16du:dateUtc="2026-01-20T03:21:00Z"/>
                    <w:rFonts w:ascii="ＭＳ 明朝" w:eastAsia="ＭＳ 明朝" w:hAnsi="ＭＳ 明朝"/>
                  </w:rPr>
                </w:rPrChange>
              </w:rPr>
            </w:pPr>
            <w:moveFrom w:id="4416" w:author="Masato YOSHIKAWA" w:date="2026-01-20T12:21:00Z" w16du:dateUtc="2026-01-20T03:21:00Z">
              <w:r w:rsidRPr="00B83013" w:rsidDel="005B6842">
                <w:rPr>
                  <w:rFonts w:ascii="Times New Roman" w:eastAsia="ＭＳ 明朝" w:hAnsi="Times New Roman" w:cs="Times New Roman"/>
                  <w:rPrChange w:id="4417" w:author="Masato YOSHIKAWA" w:date="2026-01-20T12:25:00Z" w16du:dateUtc="2026-01-20T03:25:00Z">
                    <w:rPr>
                      <w:rFonts w:ascii="ＭＳ 明朝" w:eastAsia="ＭＳ 明朝" w:hAnsi="ＭＳ 明朝"/>
                    </w:rPr>
                  </w:rPrChange>
                </w:rPr>
                <w:t>Borrowing</w:t>
              </w:r>
            </w:moveFrom>
          </w:p>
        </w:tc>
        <w:tc>
          <w:tcPr>
            <w:tcW w:w="831" w:type="pct"/>
            <w:tcPrChange w:id="4418" w:author="Masato YOSHIKAWA" w:date="2026-01-20T12:20:00Z" w16du:dateUtc="2026-01-20T03:20:00Z">
              <w:tcPr>
                <w:tcW w:w="831" w:type="pct"/>
              </w:tcPr>
            </w:tcPrChange>
          </w:tcPr>
          <w:p w14:paraId="59B6C5B5" w14:textId="085ABFFD" w:rsidR="002E4570" w:rsidRPr="00B83013" w:rsidDel="005B6842" w:rsidRDefault="002E4570" w:rsidP="00A018DB">
            <w:pPr>
              <w:pStyle w:val="af8"/>
              <w:rPr>
                <w:moveFrom w:id="4419" w:author="Masato YOSHIKAWA" w:date="2026-01-20T12:21:00Z" w16du:dateUtc="2026-01-20T03:21:00Z"/>
                <w:rFonts w:ascii="Times New Roman" w:eastAsia="ＭＳ 明朝" w:hAnsi="Times New Roman" w:cs="Times New Roman"/>
                <w:rPrChange w:id="4420" w:author="Masato YOSHIKAWA" w:date="2026-01-20T12:25:00Z" w16du:dateUtc="2026-01-20T03:25:00Z">
                  <w:rPr>
                    <w:moveFrom w:id="4421" w:author="Masato YOSHIKAWA" w:date="2026-01-20T12:21:00Z" w16du:dateUtc="2026-01-20T03:21:00Z"/>
                    <w:rFonts w:ascii="ＭＳ 明朝" w:eastAsia="ＭＳ 明朝" w:hAnsi="ＭＳ 明朝"/>
                  </w:rPr>
                </w:rPrChange>
              </w:rPr>
            </w:pPr>
            <w:moveFrom w:id="4422" w:author="Masato YOSHIKAWA" w:date="2026-01-20T12:21:00Z" w16du:dateUtc="2026-01-20T03:21:00Z">
              <w:r w:rsidRPr="00B83013" w:rsidDel="005B6842">
                <w:rPr>
                  <w:rFonts w:ascii="Times New Roman" w:eastAsia="ＭＳ 明朝" w:hAnsi="Times New Roman" w:cs="Times New Roman"/>
                  <w:rPrChange w:id="4423" w:author="Masato YOSHIKAWA" w:date="2026-01-20T12:25:00Z" w16du:dateUtc="2026-01-20T03:25:00Z">
                    <w:rPr>
                      <w:rFonts w:ascii="ＭＳ 明朝" w:eastAsia="ＭＳ 明朝" w:hAnsi="ＭＳ 明朝"/>
                    </w:rPr>
                  </w:rPrChange>
                </w:rPr>
                <w:t>Acceptance</w:t>
              </w:r>
            </w:moveFrom>
          </w:p>
        </w:tc>
      </w:tr>
      <w:tr w:rsidR="002E4570" w:rsidRPr="00B83013" w:rsidDel="005B6842" w14:paraId="3622C46D" w14:textId="30029EA0" w:rsidTr="005B6842">
        <w:tc>
          <w:tcPr>
            <w:tcW w:w="583" w:type="pct"/>
            <w:tcPrChange w:id="4424" w:author="Masato YOSHIKAWA" w:date="2026-01-20T12:20:00Z" w16du:dateUtc="2026-01-20T03:20:00Z">
              <w:tcPr>
                <w:tcW w:w="582" w:type="pct"/>
              </w:tcPr>
            </w:tcPrChange>
          </w:tcPr>
          <w:p w14:paraId="4201015B" w14:textId="7A7DA5FD" w:rsidR="002E4570" w:rsidRPr="00B83013" w:rsidDel="005B6842" w:rsidRDefault="002E4570" w:rsidP="00A018DB">
            <w:pPr>
              <w:pStyle w:val="af8"/>
              <w:rPr>
                <w:moveFrom w:id="4425" w:author="Masato YOSHIKAWA" w:date="2026-01-20T12:21:00Z" w16du:dateUtc="2026-01-20T03:21:00Z"/>
                <w:rFonts w:ascii="Times New Roman" w:eastAsia="ＭＳ 明朝" w:hAnsi="Times New Roman" w:cs="Times New Roman"/>
                <w:rPrChange w:id="4426" w:author="Masato YOSHIKAWA" w:date="2026-01-20T12:25:00Z" w16du:dateUtc="2026-01-20T03:25:00Z">
                  <w:rPr>
                    <w:moveFrom w:id="4427" w:author="Masato YOSHIKAWA" w:date="2026-01-20T12:21:00Z" w16du:dateUtc="2026-01-20T03:21:00Z"/>
                    <w:rFonts w:ascii="ＭＳ 明朝" w:eastAsia="ＭＳ 明朝" w:hAnsi="ＭＳ 明朝"/>
                  </w:rPr>
                </w:rPrChange>
              </w:rPr>
            </w:pPr>
            <w:moveFrom w:id="4428" w:author="Masato YOSHIKAWA" w:date="2026-01-20T12:21:00Z" w16du:dateUtc="2026-01-20T03:21:00Z">
              <w:r w:rsidRPr="00B83013" w:rsidDel="005B6842">
                <w:rPr>
                  <w:rFonts w:ascii="Times New Roman" w:eastAsia="ＭＳ 明朝" w:hAnsi="Times New Roman" w:cs="Times New Roman" w:hint="eastAsia"/>
                  <w:rPrChange w:id="4429" w:author="Masato YOSHIKAWA" w:date="2026-01-20T12:25:00Z" w16du:dateUtc="2026-01-20T03:25:00Z">
                    <w:rPr>
                      <w:rFonts w:ascii="ＭＳ 明朝" w:eastAsia="ＭＳ 明朝" w:hAnsi="ＭＳ 明朝" w:hint="eastAsia"/>
                    </w:rPr>
                  </w:rPrChange>
                </w:rPr>
                <w:t>端書</w:t>
              </w:r>
            </w:moveFrom>
          </w:p>
        </w:tc>
        <w:tc>
          <w:tcPr>
            <w:tcW w:w="583" w:type="pct"/>
            <w:tcPrChange w:id="4430" w:author="Masato YOSHIKAWA" w:date="2026-01-20T12:20:00Z" w16du:dateUtc="2026-01-20T03:20:00Z">
              <w:tcPr>
                <w:tcW w:w="583" w:type="pct"/>
              </w:tcPr>
            </w:tcPrChange>
          </w:tcPr>
          <w:p w14:paraId="3B9DE7AF" w14:textId="1470888C" w:rsidR="002E4570" w:rsidRPr="00B83013" w:rsidDel="005B6842" w:rsidRDefault="002E4570" w:rsidP="00A018DB">
            <w:pPr>
              <w:pStyle w:val="af8"/>
              <w:rPr>
                <w:moveFrom w:id="4431" w:author="Masato YOSHIKAWA" w:date="2026-01-20T12:21:00Z" w16du:dateUtc="2026-01-20T03:21:00Z"/>
                <w:rFonts w:ascii="Times New Roman" w:eastAsia="ＭＳ 明朝" w:hAnsi="Times New Roman" w:cs="Times New Roman"/>
                <w:rPrChange w:id="4432" w:author="Masato YOSHIKAWA" w:date="2026-01-20T12:25:00Z" w16du:dateUtc="2026-01-20T03:25:00Z">
                  <w:rPr>
                    <w:moveFrom w:id="4433" w:author="Masato YOSHIKAWA" w:date="2026-01-20T12:21:00Z" w16du:dateUtc="2026-01-20T03:21:00Z"/>
                    <w:rFonts w:ascii="ＭＳ 明朝" w:eastAsia="ＭＳ 明朝" w:hAnsi="ＭＳ 明朝"/>
                  </w:rPr>
                </w:rPrChange>
              </w:rPr>
            </w:pPr>
            <w:moveFrom w:id="4434" w:author="Masato YOSHIKAWA" w:date="2026-01-20T12:21:00Z" w16du:dateUtc="2026-01-20T03:21:00Z">
              <w:r w:rsidRPr="00B83013" w:rsidDel="005B6842">
                <w:rPr>
                  <w:rFonts w:ascii="Times New Roman" w:eastAsia="ＭＳ 明朝" w:hAnsi="Times New Roman" w:cs="Times New Roman"/>
                  <w:rPrChange w:id="4435" w:author="Masato YOSHIKAWA" w:date="2026-01-20T12:25:00Z" w16du:dateUtc="2026-01-20T03:25:00Z">
                    <w:rPr>
                      <w:rFonts w:ascii="ＭＳ 明朝" w:eastAsia="ＭＳ 明朝" w:hAnsi="ＭＳ 明朝"/>
                    </w:rPr>
                  </w:rPrChange>
                </w:rPr>
                <w:t>postcard</w:t>
              </w:r>
            </w:moveFrom>
          </w:p>
        </w:tc>
        <w:tc>
          <w:tcPr>
            <w:tcW w:w="629" w:type="pct"/>
            <w:tcPrChange w:id="4436" w:author="Masato YOSHIKAWA" w:date="2026-01-20T12:20:00Z" w16du:dateUtc="2026-01-20T03:20:00Z">
              <w:tcPr>
                <w:tcW w:w="629" w:type="pct"/>
              </w:tcPr>
            </w:tcPrChange>
          </w:tcPr>
          <w:p w14:paraId="33CE066E" w14:textId="0E099D22" w:rsidR="002E4570" w:rsidRPr="00B83013" w:rsidDel="005B6842" w:rsidRDefault="002E4570" w:rsidP="00A018DB">
            <w:pPr>
              <w:pStyle w:val="af8"/>
              <w:rPr>
                <w:moveFrom w:id="4437" w:author="Masato YOSHIKAWA" w:date="2026-01-20T12:21:00Z" w16du:dateUtc="2026-01-20T03:21:00Z"/>
                <w:rFonts w:ascii="Times New Roman" w:eastAsia="ＭＳ 明朝" w:hAnsi="Times New Roman" w:cs="Times New Roman"/>
                <w:rPrChange w:id="4438" w:author="Masato YOSHIKAWA" w:date="2026-01-20T12:25:00Z" w16du:dateUtc="2026-01-20T03:25:00Z">
                  <w:rPr>
                    <w:moveFrom w:id="4439" w:author="Masato YOSHIKAWA" w:date="2026-01-20T12:21:00Z" w16du:dateUtc="2026-01-20T03:21:00Z"/>
                    <w:rFonts w:ascii="ＭＳ 明朝" w:eastAsia="ＭＳ 明朝" w:hAnsi="ＭＳ 明朝"/>
                  </w:rPr>
                </w:rPrChange>
              </w:rPr>
            </w:pPr>
            <w:moveFrom w:id="4440" w:author="Masato YOSHIKAWA" w:date="2026-01-20T12:21:00Z" w16du:dateUtc="2026-01-20T03:21:00Z">
              <w:r w:rsidRPr="00B83013" w:rsidDel="005B6842">
                <w:rPr>
                  <w:rFonts w:ascii="Times New Roman" w:eastAsia="ＭＳ 明朝" w:hAnsi="Times New Roman" w:cs="Times New Roman"/>
                  <w:rPrChange w:id="4441" w:author="Masato YOSHIKAWA" w:date="2026-01-20T12:25:00Z" w16du:dateUtc="2026-01-20T03:25:00Z">
                    <w:rPr>
                      <w:rFonts w:ascii="ＭＳ 明朝" w:eastAsia="ＭＳ 明朝" w:hAnsi="ＭＳ 明朝"/>
                    </w:rPr>
                  </w:rPrChange>
                </w:rPr>
                <w:t>postcard</w:t>
              </w:r>
            </w:moveFrom>
          </w:p>
        </w:tc>
        <w:tc>
          <w:tcPr>
            <w:tcW w:w="779" w:type="pct"/>
            <w:tcPrChange w:id="4442" w:author="Masato YOSHIKAWA" w:date="2026-01-20T12:20:00Z" w16du:dateUtc="2026-01-20T03:20:00Z">
              <w:tcPr>
                <w:tcW w:w="779" w:type="pct"/>
              </w:tcPr>
            </w:tcPrChange>
          </w:tcPr>
          <w:p w14:paraId="01D98C59" w14:textId="58F51B43" w:rsidR="002E4570" w:rsidRPr="00B83013" w:rsidDel="005B6842" w:rsidRDefault="002E4570" w:rsidP="00A018DB">
            <w:pPr>
              <w:pStyle w:val="af8"/>
              <w:rPr>
                <w:moveFrom w:id="4443" w:author="Masato YOSHIKAWA" w:date="2026-01-20T12:21:00Z" w16du:dateUtc="2026-01-20T03:21:00Z"/>
                <w:rFonts w:ascii="Times New Roman" w:eastAsia="ＭＳ 明朝" w:hAnsi="Times New Roman" w:cs="Times New Roman"/>
                <w:rPrChange w:id="4444" w:author="Masato YOSHIKAWA" w:date="2026-01-20T12:25:00Z" w16du:dateUtc="2026-01-20T03:25:00Z">
                  <w:rPr>
                    <w:moveFrom w:id="4445" w:author="Masato YOSHIKAWA" w:date="2026-01-20T12:21:00Z" w16du:dateUtc="2026-01-20T03:21:00Z"/>
                    <w:rFonts w:ascii="ＭＳ 明朝" w:eastAsia="ＭＳ 明朝" w:hAnsi="ＭＳ 明朝"/>
                  </w:rPr>
                </w:rPrChange>
              </w:rPr>
            </w:pPr>
            <w:moveFrom w:id="4446" w:author="Masato YOSHIKAWA" w:date="2026-01-20T12:21:00Z" w16du:dateUtc="2026-01-20T03:21:00Z">
              <w:r w:rsidRPr="00B83013" w:rsidDel="005B6842">
                <w:rPr>
                  <w:rFonts w:ascii="Times New Roman" w:eastAsia="ＭＳ 明朝" w:hAnsi="Times New Roman" w:cs="Times New Roman"/>
                  <w:rPrChange w:id="4447" w:author="Masato YOSHIKAWA" w:date="2026-01-20T12:25:00Z" w16du:dateUtc="2026-01-20T03:25:00Z">
                    <w:rPr>
                      <w:rFonts w:ascii="ＭＳ 明朝" w:eastAsia="ＭＳ 明朝" w:hAnsi="ＭＳ 明朝"/>
                    </w:rPr>
                  </w:rPrChange>
                </w:rPr>
                <w:t>Established equivalent</w:t>
              </w:r>
            </w:moveFrom>
          </w:p>
        </w:tc>
        <w:tc>
          <w:tcPr>
            <w:tcW w:w="744" w:type="pct"/>
            <w:tcPrChange w:id="4448" w:author="Masato YOSHIKAWA" w:date="2026-01-20T12:20:00Z" w16du:dateUtc="2026-01-20T03:20:00Z">
              <w:tcPr>
                <w:tcW w:w="744" w:type="pct"/>
              </w:tcPr>
            </w:tcPrChange>
          </w:tcPr>
          <w:p w14:paraId="11E9D268" w14:textId="49F42503" w:rsidR="002E4570" w:rsidRPr="00B83013" w:rsidDel="005B6842" w:rsidRDefault="002E4570" w:rsidP="00A018DB">
            <w:pPr>
              <w:pStyle w:val="af8"/>
              <w:rPr>
                <w:moveFrom w:id="4449" w:author="Masato YOSHIKAWA" w:date="2026-01-20T12:21:00Z" w16du:dateUtc="2026-01-20T03:21:00Z"/>
                <w:rFonts w:ascii="Times New Roman" w:eastAsia="ＭＳ 明朝" w:hAnsi="Times New Roman" w:cs="Times New Roman"/>
                <w:rPrChange w:id="4450" w:author="Masato YOSHIKAWA" w:date="2026-01-20T12:25:00Z" w16du:dateUtc="2026-01-20T03:25:00Z">
                  <w:rPr>
                    <w:moveFrom w:id="4451" w:author="Masato YOSHIKAWA" w:date="2026-01-20T12:21:00Z" w16du:dateUtc="2026-01-20T03:21:00Z"/>
                    <w:rFonts w:ascii="ＭＳ 明朝" w:eastAsia="ＭＳ 明朝" w:hAnsi="ＭＳ 明朝"/>
                  </w:rPr>
                </w:rPrChange>
              </w:rPr>
            </w:pPr>
            <w:moveFrom w:id="4452" w:author="Masato YOSHIKAWA" w:date="2026-01-20T12:21:00Z" w16du:dateUtc="2026-01-20T03:21:00Z">
              <w:r w:rsidRPr="00B83013" w:rsidDel="005B6842">
                <w:rPr>
                  <w:rFonts w:ascii="Times New Roman" w:eastAsia="ＭＳ 明朝" w:hAnsi="Times New Roman" w:cs="Times New Roman"/>
                  <w:rPrChange w:id="4453" w:author="Masato YOSHIKAWA" w:date="2026-01-20T12:25:00Z" w16du:dateUtc="2026-01-20T03:25:00Z">
                    <w:rPr>
                      <w:rFonts w:ascii="ＭＳ 明朝" w:eastAsia="ＭＳ 明朝" w:hAnsi="ＭＳ 明朝"/>
                    </w:rPr>
                  </w:rPrChange>
                </w:rPr>
                <w:t>Minimization</w:t>
              </w:r>
            </w:moveFrom>
          </w:p>
        </w:tc>
        <w:tc>
          <w:tcPr>
            <w:tcW w:w="851" w:type="pct"/>
            <w:tcPrChange w:id="4454" w:author="Masato YOSHIKAWA" w:date="2026-01-20T12:20:00Z" w16du:dateUtc="2026-01-20T03:20:00Z">
              <w:tcPr>
                <w:tcW w:w="851" w:type="pct"/>
              </w:tcPr>
            </w:tcPrChange>
          </w:tcPr>
          <w:p w14:paraId="5239895E" w14:textId="552F2F89" w:rsidR="002E4570" w:rsidRPr="00B83013" w:rsidDel="005B6842" w:rsidRDefault="002E4570" w:rsidP="00A018DB">
            <w:pPr>
              <w:pStyle w:val="af8"/>
              <w:rPr>
                <w:moveFrom w:id="4455" w:author="Masato YOSHIKAWA" w:date="2026-01-20T12:21:00Z" w16du:dateUtc="2026-01-20T03:21:00Z"/>
                <w:rFonts w:ascii="Times New Roman" w:eastAsia="ＭＳ 明朝" w:hAnsi="Times New Roman" w:cs="Times New Roman"/>
                <w:rPrChange w:id="4456" w:author="Masato YOSHIKAWA" w:date="2026-01-20T12:25:00Z" w16du:dateUtc="2026-01-20T03:25:00Z">
                  <w:rPr>
                    <w:moveFrom w:id="4457" w:author="Masato YOSHIKAWA" w:date="2026-01-20T12:21:00Z" w16du:dateUtc="2026-01-20T03:21:00Z"/>
                    <w:rFonts w:ascii="ＭＳ 明朝" w:eastAsia="ＭＳ 明朝" w:hAnsi="ＭＳ 明朝"/>
                  </w:rPr>
                </w:rPrChange>
              </w:rPr>
            </w:pPr>
            <w:moveFrom w:id="4458" w:author="Masato YOSHIKAWA" w:date="2026-01-20T12:21:00Z" w16du:dateUtc="2026-01-20T03:21:00Z">
              <w:r w:rsidRPr="00B83013" w:rsidDel="005B6842">
                <w:rPr>
                  <w:rFonts w:ascii="Times New Roman" w:eastAsia="ＭＳ 明朝" w:hAnsi="Times New Roman" w:cs="Times New Roman"/>
                  <w:rPrChange w:id="4459" w:author="Masato YOSHIKAWA" w:date="2026-01-20T12:25:00Z" w16du:dateUtc="2026-01-20T03:25:00Z">
                    <w:rPr>
                      <w:rFonts w:ascii="ＭＳ 明朝" w:eastAsia="ＭＳ 明朝" w:hAnsi="ＭＳ 明朝"/>
                    </w:rPr>
                  </w:rPrChange>
                </w:rPr>
                <w:t>Established equivalent</w:t>
              </w:r>
            </w:moveFrom>
          </w:p>
        </w:tc>
        <w:tc>
          <w:tcPr>
            <w:tcW w:w="831" w:type="pct"/>
            <w:tcPrChange w:id="4460" w:author="Masato YOSHIKAWA" w:date="2026-01-20T12:20:00Z" w16du:dateUtc="2026-01-20T03:20:00Z">
              <w:tcPr>
                <w:tcW w:w="831" w:type="pct"/>
              </w:tcPr>
            </w:tcPrChange>
          </w:tcPr>
          <w:p w14:paraId="0457C4BA" w14:textId="33B1331D" w:rsidR="002E4570" w:rsidRPr="00B83013" w:rsidDel="005B6842" w:rsidRDefault="002E4570" w:rsidP="00A018DB">
            <w:pPr>
              <w:pStyle w:val="af8"/>
              <w:rPr>
                <w:moveFrom w:id="4461" w:author="Masato YOSHIKAWA" w:date="2026-01-20T12:21:00Z" w16du:dateUtc="2026-01-20T03:21:00Z"/>
                <w:rFonts w:ascii="Times New Roman" w:eastAsia="ＭＳ 明朝" w:hAnsi="Times New Roman" w:cs="Times New Roman"/>
                <w:rPrChange w:id="4462" w:author="Masato YOSHIKAWA" w:date="2026-01-20T12:25:00Z" w16du:dateUtc="2026-01-20T03:25:00Z">
                  <w:rPr>
                    <w:moveFrom w:id="4463" w:author="Masato YOSHIKAWA" w:date="2026-01-20T12:21:00Z" w16du:dateUtc="2026-01-20T03:21:00Z"/>
                    <w:rFonts w:ascii="ＭＳ 明朝" w:eastAsia="ＭＳ 明朝" w:hAnsi="ＭＳ 明朝"/>
                  </w:rPr>
                </w:rPrChange>
              </w:rPr>
            </w:pPr>
            <w:moveFrom w:id="4464" w:author="Masato YOSHIKAWA" w:date="2026-01-20T12:21:00Z" w16du:dateUtc="2026-01-20T03:21:00Z">
              <w:r w:rsidRPr="00B83013" w:rsidDel="005B6842">
                <w:rPr>
                  <w:rFonts w:ascii="Times New Roman" w:eastAsia="ＭＳ 明朝" w:hAnsi="Times New Roman" w:cs="Times New Roman"/>
                  <w:rPrChange w:id="4465" w:author="Masato YOSHIKAWA" w:date="2026-01-20T12:25:00Z" w16du:dateUtc="2026-01-20T03:25:00Z">
                    <w:rPr>
                      <w:rFonts w:ascii="ＭＳ 明朝" w:eastAsia="ＭＳ 明朝" w:hAnsi="ＭＳ 明朝"/>
                    </w:rPr>
                  </w:rPrChange>
                </w:rPr>
                <w:t>Minimization</w:t>
              </w:r>
            </w:moveFrom>
          </w:p>
        </w:tc>
      </w:tr>
      <w:tr w:rsidR="002E4570" w:rsidRPr="00B83013" w:rsidDel="005B6842" w14:paraId="236797C1" w14:textId="3F48BE21" w:rsidTr="005B6842">
        <w:tc>
          <w:tcPr>
            <w:tcW w:w="583" w:type="pct"/>
            <w:tcPrChange w:id="4466" w:author="Masato YOSHIKAWA" w:date="2026-01-20T12:20:00Z" w16du:dateUtc="2026-01-20T03:20:00Z">
              <w:tcPr>
                <w:tcW w:w="582" w:type="pct"/>
              </w:tcPr>
            </w:tcPrChange>
          </w:tcPr>
          <w:p w14:paraId="6ED64D8E" w14:textId="71424E48" w:rsidR="002E4570" w:rsidRPr="00B83013" w:rsidDel="005B6842" w:rsidRDefault="002E4570" w:rsidP="00A018DB">
            <w:pPr>
              <w:pStyle w:val="af8"/>
              <w:rPr>
                <w:moveFrom w:id="4467" w:author="Masato YOSHIKAWA" w:date="2026-01-20T12:21:00Z" w16du:dateUtc="2026-01-20T03:21:00Z"/>
                <w:rFonts w:ascii="Times New Roman" w:eastAsia="ＭＳ 明朝" w:hAnsi="Times New Roman" w:cs="Times New Roman"/>
                <w:rPrChange w:id="4468" w:author="Masato YOSHIKAWA" w:date="2026-01-20T12:25:00Z" w16du:dateUtc="2026-01-20T03:25:00Z">
                  <w:rPr>
                    <w:moveFrom w:id="4469" w:author="Masato YOSHIKAWA" w:date="2026-01-20T12:21:00Z" w16du:dateUtc="2026-01-20T03:21:00Z"/>
                    <w:rFonts w:ascii="ＭＳ 明朝" w:eastAsia="ＭＳ 明朝" w:hAnsi="ＭＳ 明朝"/>
                  </w:rPr>
                </w:rPrChange>
              </w:rPr>
            </w:pPr>
            <w:moveFrom w:id="4470" w:author="Masato YOSHIKAWA" w:date="2026-01-20T12:21:00Z" w16du:dateUtc="2026-01-20T03:21:00Z">
              <w:r w:rsidRPr="00B83013" w:rsidDel="005B6842">
                <w:rPr>
                  <w:rFonts w:ascii="Times New Roman" w:eastAsia="ＭＳ 明朝" w:hAnsi="Times New Roman" w:cs="Times New Roman" w:hint="eastAsia"/>
                  <w:rPrChange w:id="4471" w:author="Masato YOSHIKAWA" w:date="2026-01-20T12:25:00Z" w16du:dateUtc="2026-01-20T03:25:00Z">
                    <w:rPr>
                      <w:rFonts w:ascii="ＭＳ 明朝" w:eastAsia="ＭＳ 明朝" w:hAnsi="ＭＳ 明朝" w:hint="eastAsia"/>
                    </w:rPr>
                  </w:rPrChange>
                </w:rPr>
                <w:t>日光</w:t>
              </w:r>
            </w:moveFrom>
          </w:p>
        </w:tc>
        <w:tc>
          <w:tcPr>
            <w:tcW w:w="583" w:type="pct"/>
            <w:tcPrChange w:id="4472" w:author="Masato YOSHIKAWA" w:date="2026-01-20T12:20:00Z" w16du:dateUtc="2026-01-20T03:20:00Z">
              <w:tcPr>
                <w:tcW w:w="583" w:type="pct"/>
              </w:tcPr>
            </w:tcPrChange>
          </w:tcPr>
          <w:p w14:paraId="2E6A3720" w14:textId="08D6EF6C" w:rsidR="002E4570" w:rsidRPr="00B83013" w:rsidDel="005B6842" w:rsidRDefault="002E4570" w:rsidP="00A018DB">
            <w:pPr>
              <w:pStyle w:val="af8"/>
              <w:rPr>
                <w:moveFrom w:id="4473" w:author="Masato YOSHIKAWA" w:date="2026-01-20T12:21:00Z" w16du:dateUtc="2026-01-20T03:21:00Z"/>
                <w:rFonts w:ascii="Times New Roman" w:eastAsia="ＭＳ 明朝" w:hAnsi="Times New Roman" w:cs="Times New Roman"/>
                <w:rPrChange w:id="4474" w:author="Masato YOSHIKAWA" w:date="2026-01-20T12:25:00Z" w16du:dateUtc="2026-01-20T03:25:00Z">
                  <w:rPr>
                    <w:moveFrom w:id="4475" w:author="Masato YOSHIKAWA" w:date="2026-01-20T12:21:00Z" w16du:dateUtc="2026-01-20T03:21:00Z"/>
                    <w:rFonts w:ascii="ＭＳ 明朝" w:eastAsia="ＭＳ 明朝" w:hAnsi="ＭＳ 明朝"/>
                  </w:rPr>
                </w:rPrChange>
              </w:rPr>
            </w:pPr>
            <w:moveFrom w:id="4476" w:author="Masato YOSHIKAWA" w:date="2026-01-20T12:21:00Z" w16du:dateUtc="2026-01-20T03:21:00Z">
              <w:r w:rsidRPr="00B83013" w:rsidDel="005B6842">
                <w:rPr>
                  <w:rFonts w:ascii="Times New Roman" w:eastAsia="ＭＳ 明朝" w:hAnsi="Times New Roman" w:cs="Times New Roman"/>
                  <w:rPrChange w:id="4477" w:author="Masato YOSHIKAWA" w:date="2026-01-20T12:25:00Z" w16du:dateUtc="2026-01-20T03:25:00Z">
                    <w:rPr>
                      <w:rFonts w:ascii="ＭＳ 明朝" w:eastAsia="ＭＳ 明朝" w:hAnsi="ＭＳ 明朝"/>
                    </w:rPr>
                  </w:rPrChange>
                </w:rPr>
                <w:t>Nikko</w:t>
              </w:r>
            </w:moveFrom>
          </w:p>
        </w:tc>
        <w:tc>
          <w:tcPr>
            <w:tcW w:w="629" w:type="pct"/>
            <w:tcPrChange w:id="4478" w:author="Masato YOSHIKAWA" w:date="2026-01-20T12:20:00Z" w16du:dateUtc="2026-01-20T03:20:00Z">
              <w:tcPr>
                <w:tcW w:w="629" w:type="pct"/>
              </w:tcPr>
            </w:tcPrChange>
          </w:tcPr>
          <w:p w14:paraId="3BD187E3" w14:textId="2BEB955F" w:rsidR="002E4570" w:rsidRPr="00B83013" w:rsidDel="005B6842" w:rsidRDefault="002E4570" w:rsidP="00A018DB">
            <w:pPr>
              <w:pStyle w:val="af8"/>
              <w:rPr>
                <w:moveFrom w:id="4479" w:author="Masato YOSHIKAWA" w:date="2026-01-20T12:21:00Z" w16du:dateUtc="2026-01-20T03:21:00Z"/>
                <w:rFonts w:ascii="Times New Roman" w:eastAsia="ＭＳ 明朝" w:hAnsi="Times New Roman" w:cs="Times New Roman"/>
                <w:rPrChange w:id="4480" w:author="Masato YOSHIKAWA" w:date="2026-01-20T12:25:00Z" w16du:dateUtc="2026-01-20T03:25:00Z">
                  <w:rPr>
                    <w:moveFrom w:id="4481" w:author="Masato YOSHIKAWA" w:date="2026-01-20T12:21:00Z" w16du:dateUtc="2026-01-20T03:21:00Z"/>
                    <w:rFonts w:ascii="ＭＳ 明朝" w:eastAsia="ＭＳ 明朝" w:hAnsi="ＭＳ 明朝"/>
                  </w:rPr>
                </w:rPrChange>
              </w:rPr>
            </w:pPr>
            <w:moveFrom w:id="4482" w:author="Masato YOSHIKAWA" w:date="2026-01-20T12:21:00Z" w16du:dateUtc="2026-01-20T03:21:00Z">
              <w:r w:rsidRPr="00B83013" w:rsidDel="005B6842">
                <w:rPr>
                  <w:rFonts w:ascii="Times New Roman" w:eastAsia="ＭＳ 明朝" w:hAnsi="Times New Roman" w:cs="Times New Roman"/>
                  <w:rPrChange w:id="4483" w:author="Masato YOSHIKAWA" w:date="2026-01-20T12:25:00Z" w16du:dateUtc="2026-01-20T03:25:00Z">
                    <w:rPr>
                      <w:rFonts w:ascii="ＭＳ 明朝" w:eastAsia="ＭＳ 明朝" w:hAnsi="ＭＳ 明朝"/>
                    </w:rPr>
                  </w:rPrChange>
                </w:rPr>
                <w:t>Nikko</w:t>
              </w:r>
            </w:moveFrom>
          </w:p>
        </w:tc>
        <w:tc>
          <w:tcPr>
            <w:tcW w:w="779" w:type="pct"/>
            <w:tcPrChange w:id="4484" w:author="Masato YOSHIKAWA" w:date="2026-01-20T12:20:00Z" w16du:dateUtc="2026-01-20T03:20:00Z">
              <w:tcPr>
                <w:tcW w:w="779" w:type="pct"/>
              </w:tcPr>
            </w:tcPrChange>
          </w:tcPr>
          <w:p w14:paraId="7056F152" w14:textId="0B9EBB59" w:rsidR="002E4570" w:rsidRPr="00B83013" w:rsidDel="005B6842" w:rsidRDefault="002E4570" w:rsidP="00A018DB">
            <w:pPr>
              <w:pStyle w:val="af8"/>
              <w:rPr>
                <w:moveFrom w:id="4485" w:author="Masato YOSHIKAWA" w:date="2026-01-20T12:21:00Z" w16du:dateUtc="2026-01-20T03:21:00Z"/>
                <w:rFonts w:ascii="Times New Roman" w:eastAsia="ＭＳ 明朝" w:hAnsi="Times New Roman" w:cs="Times New Roman"/>
                <w:rPrChange w:id="4486" w:author="Masato YOSHIKAWA" w:date="2026-01-20T12:25:00Z" w16du:dateUtc="2026-01-20T03:25:00Z">
                  <w:rPr>
                    <w:moveFrom w:id="4487" w:author="Masato YOSHIKAWA" w:date="2026-01-20T12:21:00Z" w16du:dateUtc="2026-01-20T03:21:00Z"/>
                    <w:rFonts w:ascii="ＭＳ 明朝" w:eastAsia="ＭＳ 明朝" w:hAnsi="ＭＳ 明朝"/>
                  </w:rPr>
                </w:rPrChange>
              </w:rPr>
            </w:pPr>
            <w:moveFrom w:id="4488" w:author="Masato YOSHIKAWA" w:date="2026-01-20T12:21:00Z" w16du:dateUtc="2026-01-20T03:21:00Z">
              <w:r w:rsidRPr="00B83013" w:rsidDel="005B6842">
                <w:rPr>
                  <w:rFonts w:ascii="Times New Roman" w:eastAsia="ＭＳ 明朝" w:hAnsi="Times New Roman" w:cs="Times New Roman"/>
                  <w:rPrChange w:id="4489" w:author="Masato YOSHIKAWA" w:date="2026-01-20T12:25:00Z" w16du:dateUtc="2026-01-20T03:25:00Z">
                    <w:rPr>
                      <w:rFonts w:ascii="ＭＳ 明朝" w:eastAsia="ＭＳ 明朝" w:hAnsi="ＭＳ 明朝"/>
                    </w:rPr>
                  </w:rPrChange>
                </w:rPr>
                <w:t>Borrowing</w:t>
              </w:r>
            </w:moveFrom>
          </w:p>
        </w:tc>
        <w:tc>
          <w:tcPr>
            <w:tcW w:w="744" w:type="pct"/>
            <w:tcPrChange w:id="4490" w:author="Masato YOSHIKAWA" w:date="2026-01-20T12:20:00Z" w16du:dateUtc="2026-01-20T03:20:00Z">
              <w:tcPr>
                <w:tcW w:w="744" w:type="pct"/>
              </w:tcPr>
            </w:tcPrChange>
          </w:tcPr>
          <w:p w14:paraId="5274B92B" w14:textId="2531142D" w:rsidR="002E4570" w:rsidRPr="00B83013" w:rsidDel="005B6842" w:rsidRDefault="002E4570" w:rsidP="00A018DB">
            <w:pPr>
              <w:pStyle w:val="af8"/>
              <w:rPr>
                <w:moveFrom w:id="4491" w:author="Masato YOSHIKAWA" w:date="2026-01-20T12:21:00Z" w16du:dateUtc="2026-01-20T03:21:00Z"/>
                <w:rFonts w:ascii="Times New Roman" w:eastAsia="ＭＳ 明朝" w:hAnsi="Times New Roman" w:cs="Times New Roman"/>
                <w:rPrChange w:id="4492" w:author="Masato YOSHIKAWA" w:date="2026-01-20T12:25:00Z" w16du:dateUtc="2026-01-20T03:25:00Z">
                  <w:rPr>
                    <w:moveFrom w:id="4493" w:author="Masato YOSHIKAWA" w:date="2026-01-20T12:21:00Z" w16du:dateUtc="2026-01-20T03:21:00Z"/>
                    <w:rFonts w:ascii="ＭＳ 明朝" w:eastAsia="ＭＳ 明朝" w:hAnsi="ＭＳ 明朝"/>
                  </w:rPr>
                </w:rPrChange>
              </w:rPr>
            </w:pPr>
            <w:moveFrom w:id="4494" w:author="Masato YOSHIKAWA" w:date="2026-01-20T12:21:00Z" w16du:dateUtc="2026-01-20T03:21:00Z">
              <w:r w:rsidRPr="00B83013" w:rsidDel="005B6842">
                <w:rPr>
                  <w:rFonts w:ascii="Times New Roman" w:eastAsia="ＭＳ 明朝" w:hAnsi="Times New Roman" w:cs="Times New Roman"/>
                  <w:rPrChange w:id="4495" w:author="Masato YOSHIKAWA" w:date="2026-01-20T12:25:00Z" w16du:dateUtc="2026-01-20T03:25:00Z">
                    <w:rPr>
                      <w:rFonts w:ascii="ＭＳ 明朝" w:eastAsia="ＭＳ 明朝" w:hAnsi="ＭＳ 明朝"/>
                    </w:rPr>
                  </w:rPrChange>
                </w:rPr>
                <w:t>Acceptance</w:t>
              </w:r>
            </w:moveFrom>
          </w:p>
        </w:tc>
        <w:tc>
          <w:tcPr>
            <w:tcW w:w="851" w:type="pct"/>
            <w:tcPrChange w:id="4496" w:author="Masato YOSHIKAWA" w:date="2026-01-20T12:20:00Z" w16du:dateUtc="2026-01-20T03:20:00Z">
              <w:tcPr>
                <w:tcW w:w="851" w:type="pct"/>
              </w:tcPr>
            </w:tcPrChange>
          </w:tcPr>
          <w:p w14:paraId="62F0937D" w14:textId="3190F755" w:rsidR="002E4570" w:rsidRPr="00B83013" w:rsidDel="005B6842" w:rsidRDefault="002E4570" w:rsidP="00A018DB">
            <w:pPr>
              <w:pStyle w:val="af8"/>
              <w:rPr>
                <w:moveFrom w:id="4497" w:author="Masato YOSHIKAWA" w:date="2026-01-20T12:21:00Z" w16du:dateUtc="2026-01-20T03:21:00Z"/>
                <w:rFonts w:ascii="Times New Roman" w:eastAsia="ＭＳ 明朝" w:hAnsi="Times New Roman" w:cs="Times New Roman"/>
                <w:rPrChange w:id="4498" w:author="Masato YOSHIKAWA" w:date="2026-01-20T12:25:00Z" w16du:dateUtc="2026-01-20T03:25:00Z">
                  <w:rPr>
                    <w:moveFrom w:id="4499" w:author="Masato YOSHIKAWA" w:date="2026-01-20T12:21:00Z" w16du:dateUtc="2026-01-20T03:21:00Z"/>
                    <w:rFonts w:ascii="ＭＳ 明朝" w:eastAsia="ＭＳ 明朝" w:hAnsi="ＭＳ 明朝"/>
                  </w:rPr>
                </w:rPrChange>
              </w:rPr>
            </w:pPr>
            <w:moveFrom w:id="4500" w:author="Masato YOSHIKAWA" w:date="2026-01-20T12:21:00Z" w16du:dateUtc="2026-01-20T03:21:00Z">
              <w:r w:rsidRPr="00B83013" w:rsidDel="005B6842">
                <w:rPr>
                  <w:rFonts w:ascii="Times New Roman" w:eastAsia="ＭＳ 明朝" w:hAnsi="Times New Roman" w:cs="Times New Roman"/>
                  <w:rPrChange w:id="4501" w:author="Masato YOSHIKAWA" w:date="2026-01-20T12:25:00Z" w16du:dateUtc="2026-01-20T03:25:00Z">
                    <w:rPr>
                      <w:rFonts w:ascii="ＭＳ 明朝" w:eastAsia="ＭＳ 明朝" w:hAnsi="ＭＳ 明朝"/>
                    </w:rPr>
                  </w:rPrChange>
                </w:rPr>
                <w:t>Borrowing</w:t>
              </w:r>
            </w:moveFrom>
          </w:p>
        </w:tc>
        <w:tc>
          <w:tcPr>
            <w:tcW w:w="831" w:type="pct"/>
            <w:tcPrChange w:id="4502" w:author="Masato YOSHIKAWA" w:date="2026-01-20T12:20:00Z" w16du:dateUtc="2026-01-20T03:20:00Z">
              <w:tcPr>
                <w:tcW w:w="831" w:type="pct"/>
              </w:tcPr>
            </w:tcPrChange>
          </w:tcPr>
          <w:p w14:paraId="42571FB1" w14:textId="766C9979" w:rsidR="002E4570" w:rsidRPr="00B83013" w:rsidDel="005B6842" w:rsidRDefault="002E4570" w:rsidP="00A018DB">
            <w:pPr>
              <w:pStyle w:val="af8"/>
              <w:rPr>
                <w:moveFrom w:id="4503" w:author="Masato YOSHIKAWA" w:date="2026-01-20T12:21:00Z" w16du:dateUtc="2026-01-20T03:21:00Z"/>
                <w:rFonts w:ascii="Times New Roman" w:eastAsia="ＭＳ 明朝" w:hAnsi="Times New Roman" w:cs="Times New Roman"/>
                <w:rPrChange w:id="4504" w:author="Masato YOSHIKAWA" w:date="2026-01-20T12:25:00Z" w16du:dateUtc="2026-01-20T03:25:00Z">
                  <w:rPr>
                    <w:moveFrom w:id="4505" w:author="Masato YOSHIKAWA" w:date="2026-01-20T12:21:00Z" w16du:dateUtc="2026-01-20T03:21:00Z"/>
                    <w:rFonts w:ascii="ＭＳ 明朝" w:eastAsia="ＭＳ 明朝" w:hAnsi="ＭＳ 明朝"/>
                  </w:rPr>
                </w:rPrChange>
              </w:rPr>
            </w:pPr>
            <w:moveFrom w:id="4506" w:author="Masato YOSHIKAWA" w:date="2026-01-20T12:21:00Z" w16du:dateUtc="2026-01-20T03:21:00Z">
              <w:r w:rsidRPr="00B83013" w:rsidDel="005B6842">
                <w:rPr>
                  <w:rFonts w:ascii="Times New Roman" w:eastAsia="ＭＳ 明朝" w:hAnsi="Times New Roman" w:cs="Times New Roman"/>
                  <w:rPrChange w:id="4507" w:author="Masato YOSHIKAWA" w:date="2026-01-20T12:25:00Z" w16du:dateUtc="2026-01-20T03:25:00Z">
                    <w:rPr>
                      <w:rFonts w:ascii="ＭＳ 明朝" w:eastAsia="ＭＳ 明朝" w:hAnsi="ＭＳ 明朝"/>
                    </w:rPr>
                  </w:rPrChange>
                </w:rPr>
                <w:t>Acceptance</w:t>
              </w:r>
            </w:moveFrom>
          </w:p>
        </w:tc>
      </w:tr>
      <w:tr w:rsidR="002E4570" w:rsidRPr="00B83013" w:rsidDel="005B6842" w14:paraId="403A4CCC" w14:textId="31B2E21C" w:rsidTr="005B6842">
        <w:tc>
          <w:tcPr>
            <w:tcW w:w="583" w:type="pct"/>
            <w:tcPrChange w:id="4508" w:author="Masato YOSHIKAWA" w:date="2026-01-20T12:20:00Z" w16du:dateUtc="2026-01-20T03:20:00Z">
              <w:tcPr>
                <w:tcW w:w="582" w:type="pct"/>
              </w:tcPr>
            </w:tcPrChange>
          </w:tcPr>
          <w:p w14:paraId="58358168" w14:textId="4671937D" w:rsidR="002E4570" w:rsidRPr="00B83013" w:rsidDel="005B6842" w:rsidRDefault="002E4570" w:rsidP="00A018DB">
            <w:pPr>
              <w:pStyle w:val="af8"/>
              <w:rPr>
                <w:moveFrom w:id="4509" w:author="Masato YOSHIKAWA" w:date="2026-01-20T12:21:00Z" w16du:dateUtc="2026-01-20T03:21:00Z"/>
                <w:rFonts w:ascii="Times New Roman" w:eastAsia="ＭＳ 明朝" w:hAnsi="Times New Roman" w:cs="Times New Roman"/>
                <w:rPrChange w:id="4510" w:author="Masato YOSHIKAWA" w:date="2026-01-20T12:25:00Z" w16du:dateUtc="2026-01-20T03:25:00Z">
                  <w:rPr>
                    <w:moveFrom w:id="4511" w:author="Masato YOSHIKAWA" w:date="2026-01-20T12:21:00Z" w16du:dateUtc="2026-01-20T03:21:00Z"/>
                    <w:rFonts w:ascii="ＭＳ 明朝" w:eastAsia="ＭＳ 明朝" w:hAnsi="ＭＳ 明朝"/>
                  </w:rPr>
                </w:rPrChange>
              </w:rPr>
            </w:pPr>
            <w:moveFrom w:id="4512" w:author="Masato YOSHIKAWA" w:date="2026-01-20T12:21:00Z" w16du:dateUtc="2026-01-20T03:21:00Z">
              <w:r w:rsidRPr="00B83013" w:rsidDel="005B6842">
                <w:rPr>
                  <w:rFonts w:ascii="Times New Roman" w:eastAsia="ＭＳ 明朝" w:hAnsi="Times New Roman" w:cs="Times New Roman" w:hint="eastAsia"/>
                  <w:rPrChange w:id="4513" w:author="Masato YOSHIKAWA" w:date="2026-01-20T12:25:00Z" w16du:dateUtc="2026-01-20T03:25:00Z">
                    <w:rPr>
                      <w:rFonts w:ascii="ＭＳ 明朝" w:eastAsia="ＭＳ 明朝" w:hAnsi="ＭＳ 明朝" w:hint="eastAsia"/>
                    </w:rPr>
                  </w:rPrChange>
                </w:rPr>
                <w:t>紅葉</w:t>
              </w:r>
              <w:r w:rsidRPr="00B83013" w:rsidDel="005B6842">
                <w:rPr>
                  <w:rFonts w:ascii="Times New Roman" w:eastAsia="ＭＳ 明朝" w:hAnsi="Times New Roman" w:cs="Times New Roman"/>
                  <w:rPrChange w:id="4514" w:author="Masato YOSHIKAWA" w:date="2026-01-20T12:25:00Z" w16du:dateUtc="2026-01-20T03:25:00Z">
                    <w:rPr>
                      <w:rFonts w:ascii="ＭＳ 明朝" w:eastAsia="ＭＳ 明朝" w:hAnsi="ＭＳ 明朝"/>
                    </w:rPr>
                  </w:rPrChange>
                </w:rPr>
                <w:t>(</w:t>
              </w:r>
              <w:r w:rsidRPr="00B83013" w:rsidDel="005B6842">
                <w:rPr>
                  <w:rFonts w:ascii="Times New Roman" w:eastAsia="ＭＳ 明朝" w:hAnsi="Times New Roman" w:cs="Times New Roman"/>
                  <w:rPrChange w:id="4515" w:author="Masato YOSHIKAWA" w:date="2026-01-20T12:25:00Z" w16du:dateUtc="2026-01-20T03:25:00Z">
                    <w:rPr>
                      <w:rFonts w:ascii="ＭＳ 明朝" w:eastAsia="ＭＳ 明朝" w:hAnsi="ＭＳ 明朝"/>
                    </w:rPr>
                  </w:rPrChange>
                </w:rPr>
                <w:t>もみじ）</w:t>
              </w:r>
            </w:moveFrom>
          </w:p>
        </w:tc>
        <w:tc>
          <w:tcPr>
            <w:tcW w:w="583" w:type="pct"/>
            <w:tcPrChange w:id="4516" w:author="Masato YOSHIKAWA" w:date="2026-01-20T12:20:00Z" w16du:dateUtc="2026-01-20T03:20:00Z">
              <w:tcPr>
                <w:tcW w:w="583" w:type="pct"/>
              </w:tcPr>
            </w:tcPrChange>
          </w:tcPr>
          <w:p w14:paraId="17B258C3" w14:textId="7995099C" w:rsidR="002E4570" w:rsidRPr="00B83013" w:rsidDel="005B6842" w:rsidRDefault="002E4570" w:rsidP="00A018DB">
            <w:pPr>
              <w:pStyle w:val="af8"/>
              <w:rPr>
                <w:moveFrom w:id="4517" w:author="Masato YOSHIKAWA" w:date="2026-01-20T12:21:00Z" w16du:dateUtc="2026-01-20T03:21:00Z"/>
                <w:rFonts w:ascii="Times New Roman" w:eastAsia="ＭＳ 明朝" w:hAnsi="Times New Roman" w:cs="Times New Roman"/>
                <w:rPrChange w:id="4518" w:author="Masato YOSHIKAWA" w:date="2026-01-20T12:25:00Z" w16du:dateUtc="2026-01-20T03:25:00Z">
                  <w:rPr>
                    <w:moveFrom w:id="4519" w:author="Masato YOSHIKAWA" w:date="2026-01-20T12:21:00Z" w16du:dateUtc="2026-01-20T03:21:00Z"/>
                    <w:rFonts w:ascii="ＭＳ 明朝" w:eastAsia="ＭＳ 明朝" w:hAnsi="ＭＳ 明朝"/>
                  </w:rPr>
                </w:rPrChange>
              </w:rPr>
            </w:pPr>
            <w:moveFrom w:id="4520" w:author="Masato YOSHIKAWA" w:date="2026-01-20T12:21:00Z" w16du:dateUtc="2026-01-20T03:21:00Z">
              <w:r w:rsidRPr="00B83013" w:rsidDel="005B6842">
                <w:rPr>
                  <w:rFonts w:ascii="Times New Roman" w:eastAsia="ＭＳ 明朝" w:hAnsi="Times New Roman" w:cs="Times New Roman"/>
                  <w:rPrChange w:id="4521" w:author="Masato YOSHIKAWA" w:date="2026-01-20T12:25:00Z" w16du:dateUtc="2026-01-20T03:25:00Z">
                    <w:rPr>
                      <w:rFonts w:ascii="ＭＳ 明朝" w:eastAsia="ＭＳ 明朝" w:hAnsi="ＭＳ 明朝"/>
                    </w:rPr>
                  </w:rPrChange>
                </w:rPr>
                <w:t>a maple leaf</w:t>
              </w:r>
            </w:moveFrom>
          </w:p>
        </w:tc>
        <w:tc>
          <w:tcPr>
            <w:tcW w:w="629" w:type="pct"/>
            <w:tcPrChange w:id="4522" w:author="Masato YOSHIKAWA" w:date="2026-01-20T12:20:00Z" w16du:dateUtc="2026-01-20T03:20:00Z">
              <w:tcPr>
                <w:tcW w:w="629" w:type="pct"/>
              </w:tcPr>
            </w:tcPrChange>
          </w:tcPr>
          <w:p w14:paraId="3003EC7C" w14:textId="1351087C" w:rsidR="002E4570" w:rsidRPr="00B83013" w:rsidDel="005B6842" w:rsidRDefault="002E4570" w:rsidP="00A018DB">
            <w:pPr>
              <w:pStyle w:val="af8"/>
              <w:rPr>
                <w:moveFrom w:id="4523" w:author="Masato YOSHIKAWA" w:date="2026-01-20T12:21:00Z" w16du:dateUtc="2026-01-20T03:21:00Z"/>
                <w:rFonts w:ascii="Times New Roman" w:eastAsia="ＭＳ 明朝" w:hAnsi="Times New Roman" w:cs="Times New Roman"/>
                <w:rPrChange w:id="4524" w:author="Masato YOSHIKAWA" w:date="2026-01-20T12:25:00Z" w16du:dateUtc="2026-01-20T03:25:00Z">
                  <w:rPr>
                    <w:moveFrom w:id="4525" w:author="Masato YOSHIKAWA" w:date="2026-01-20T12:21:00Z" w16du:dateUtc="2026-01-20T03:21:00Z"/>
                    <w:rFonts w:ascii="ＭＳ 明朝" w:eastAsia="ＭＳ 明朝" w:hAnsi="ＭＳ 明朝"/>
                  </w:rPr>
                </w:rPrChange>
              </w:rPr>
            </w:pPr>
            <w:moveFrom w:id="4526" w:author="Masato YOSHIKAWA" w:date="2026-01-20T12:21:00Z" w16du:dateUtc="2026-01-20T03:21:00Z">
              <w:r w:rsidRPr="00B83013" w:rsidDel="005B6842">
                <w:rPr>
                  <w:rFonts w:ascii="Times New Roman" w:eastAsia="ＭＳ 明朝" w:hAnsi="Times New Roman" w:cs="Times New Roman"/>
                  <w:rPrChange w:id="4527" w:author="Masato YOSHIKAWA" w:date="2026-01-20T12:25:00Z" w16du:dateUtc="2026-01-20T03:25:00Z">
                    <w:rPr>
                      <w:rFonts w:ascii="ＭＳ 明朝" w:eastAsia="ＭＳ 明朝" w:hAnsi="ＭＳ 明朝"/>
                    </w:rPr>
                  </w:rPrChange>
                </w:rPr>
                <w:t>maple leaf</w:t>
              </w:r>
            </w:moveFrom>
          </w:p>
        </w:tc>
        <w:tc>
          <w:tcPr>
            <w:tcW w:w="779" w:type="pct"/>
            <w:tcPrChange w:id="4528" w:author="Masato YOSHIKAWA" w:date="2026-01-20T12:20:00Z" w16du:dateUtc="2026-01-20T03:20:00Z">
              <w:tcPr>
                <w:tcW w:w="779" w:type="pct"/>
              </w:tcPr>
            </w:tcPrChange>
          </w:tcPr>
          <w:p w14:paraId="21941B01" w14:textId="1298151E" w:rsidR="002E4570" w:rsidRPr="00B83013" w:rsidDel="005B6842" w:rsidRDefault="002E4570" w:rsidP="00A018DB">
            <w:pPr>
              <w:pStyle w:val="af8"/>
              <w:rPr>
                <w:moveFrom w:id="4529" w:author="Masato YOSHIKAWA" w:date="2026-01-20T12:21:00Z" w16du:dateUtc="2026-01-20T03:21:00Z"/>
                <w:rFonts w:ascii="Times New Roman" w:eastAsia="ＭＳ 明朝" w:hAnsi="Times New Roman" w:cs="Times New Roman"/>
                <w:rPrChange w:id="4530" w:author="Masato YOSHIKAWA" w:date="2026-01-20T12:25:00Z" w16du:dateUtc="2026-01-20T03:25:00Z">
                  <w:rPr>
                    <w:moveFrom w:id="4531" w:author="Masato YOSHIKAWA" w:date="2026-01-20T12:21:00Z" w16du:dateUtc="2026-01-20T03:21:00Z"/>
                    <w:rFonts w:ascii="ＭＳ 明朝" w:eastAsia="ＭＳ 明朝" w:hAnsi="ＭＳ 明朝"/>
                  </w:rPr>
                </w:rPrChange>
              </w:rPr>
            </w:pPr>
            <w:moveFrom w:id="4532" w:author="Masato YOSHIKAWA" w:date="2026-01-20T12:21:00Z" w16du:dateUtc="2026-01-20T03:21:00Z">
              <w:r w:rsidRPr="00B83013" w:rsidDel="005B6842">
                <w:rPr>
                  <w:rFonts w:ascii="Times New Roman" w:eastAsia="ＭＳ 明朝" w:hAnsi="Times New Roman" w:cs="Times New Roman"/>
                  <w:rPrChange w:id="4533" w:author="Masato YOSHIKAWA" w:date="2026-01-20T12:25:00Z" w16du:dateUtc="2026-01-20T03:25:00Z">
                    <w:rPr>
                      <w:rFonts w:ascii="ＭＳ 明朝" w:eastAsia="ＭＳ 明朝" w:hAnsi="ＭＳ 明朝"/>
                    </w:rPr>
                  </w:rPrChange>
                </w:rPr>
                <w:t>Established equivalent</w:t>
              </w:r>
            </w:moveFrom>
          </w:p>
        </w:tc>
        <w:tc>
          <w:tcPr>
            <w:tcW w:w="744" w:type="pct"/>
            <w:tcPrChange w:id="4534" w:author="Masato YOSHIKAWA" w:date="2026-01-20T12:20:00Z" w16du:dateUtc="2026-01-20T03:20:00Z">
              <w:tcPr>
                <w:tcW w:w="744" w:type="pct"/>
              </w:tcPr>
            </w:tcPrChange>
          </w:tcPr>
          <w:p w14:paraId="49DCB38E" w14:textId="0BE06255" w:rsidR="002E4570" w:rsidRPr="00B83013" w:rsidDel="005B6842" w:rsidRDefault="002E4570" w:rsidP="00A018DB">
            <w:pPr>
              <w:pStyle w:val="af8"/>
              <w:rPr>
                <w:moveFrom w:id="4535" w:author="Masato YOSHIKAWA" w:date="2026-01-20T12:21:00Z" w16du:dateUtc="2026-01-20T03:21:00Z"/>
                <w:rFonts w:ascii="Times New Roman" w:eastAsia="ＭＳ 明朝" w:hAnsi="Times New Roman" w:cs="Times New Roman"/>
                <w:rPrChange w:id="4536" w:author="Masato YOSHIKAWA" w:date="2026-01-20T12:25:00Z" w16du:dateUtc="2026-01-20T03:25:00Z">
                  <w:rPr>
                    <w:moveFrom w:id="4537" w:author="Masato YOSHIKAWA" w:date="2026-01-20T12:21:00Z" w16du:dateUtc="2026-01-20T03:21:00Z"/>
                    <w:rFonts w:ascii="ＭＳ 明朝" w:eastAsia="ＭＳ 明朝" w:hAnsi="ＭＳ 明朝"/>
                  </w:rPr>
                </w:rPrChange>
              </w:rPr>
            </w:pPr>
            <w:moveFrom w:id="4538" w:author="Masato YOSHIKAWA" w:date="2026-01-20T12:21:00Z" w16du:dateUtc="2026-01-20T03:21:00Z">
              <w:r w:rsidRPr="00B83013" w:rsidDel="005B6842">
                <w:rPr>
                  <w:rFonts w:ascii="Times New Roman" w:eastAsia="ＭＳ 明朝" w:hAnsi="Times New Roman" w:cs="Times New Roman"/>
                  <w:rPrChange w:id="4539" w:author="Masato YOSHIKAWA" w:date="2026-01-20T12:25:00Z" w16du:dateUtc="2026-01-20T03:25:00Z">
                    <w:rPr>
                      <w:rFonts w:ascii="ＭＳ 明朝" w:eastAsia="ＭＳ 明朝" w:hAnsi="ＭＳ 明朝"/>
                    </w:rPr>
                  </w:rPrChange>
                </w:rPr>
                <w:t>Minimization</w:t>
              </w:r>
            </w:moveFrom>
          </w:p>
        </w:tc>
        <w:tc>
          <w:tcPr>
            <w:tcW w:w="851" w:type="pct"/>
            <w:tcPrChange w:id="4540" w:author="Masato YOSHIKAWA" w:date="2026-01-20T12:20:00Z" w16du:dateUtc="2026-01-20T03:20:00Z">
              <w:tcPr>
                <w:tcW w:w="851" w:type="pct"/>
              </w:tcPr>
            </w:tcPrChange>
          </w:tcPr>
          <w:p w14:paraId="32E11F49" w14:textId="53BE53E2" w:rsidR="002E4570" w:rsidRPr="00B83013" w:rsidDel="005B6842" w:rsidRDefault="002E4570" w:rsidP="00A018DB">
            <w:pPr>
              <w:pStyle w:val="af8"/>
              <w:rPr>
                <w:moveFrom w:id="4541" w:author="Masato YOSHIKAWA" w:date="2026-01-20T12:21:00Z" w16du:dateUtc="2026-01-20T03:21:00Z"/>
                <w:rFonts w:ascii="Times New Roman" w:eastAsia="ＭＳ 明朝" w:hAnsi="Times New Roman" w:cs="Times New Roman"/>
                <w:rPrChange w:id="4542" w:author="Masato YOSHIKAWA" w:date="2026-01-20T12:25:00Z" w16du:dateUtc="2026-01-20T03:25:00Z">
                  <w:rPr>
                    <w:moveFrom w:id="4543" w:author="Masato YOSHIKAWA" w:date="2026-01-20T12:21:00Z" w16du:dateUtc="2026-01-20T03:21:00Z"/>
                    <w:rFonts w:ascii="ＭＳ 明朝" w:eastAsia="ＭＳ 明朝" w:hAnsi="ＭＳ 明朝"/>
                  </w:rPr>
                </w:rPrChange>
              </w:rPr>
            </w:pPr>
            <w:moveFrom w:id="4544" w:author="Masato YOSHIKAWA" w:date="2026-01-20T12:21:00Z" w16du:dateUtc="2026-01-20T03:21:00Z">
              <w:r w:rsidRPr="00B83013" w:rsidDel="005B6842">
                <w:rPr>
                  <w:rFonts w:ascii="Times New Roman" w:eastAsia="ＭＳ 明朝" w:hAnsi="Times New Roman" w:cs="Times New Roman"/>
                  <w:rPrChange w:id="4545" w:author="Masato YOSHIKAWA" w:date="2026-01-20T12:25:00Z" w16du:dateUtc="2026-01-20T03:25:00Z">
                    <w:rPr>
                      <w:rFonts w:ascii="ＭＳ 明朝" w:eastAsia="ＭＳ 明朝" w:hAnsi="ＭＳ 明朝"/>
                    </w:rPr>
                  </w:rPrChange>
                </w:rPr>
                <w:t>Established equivalent</w:t>
              </w:r>
            </w:moveFrom>
          </w:p>
        </w:tc>
        <w:tc>
          <w:tcPr>
            <w:tcW w:w="831" w:type="pct"/>
            <w:tcPrChange w:id="4546" w:author="Masato YOSHIKAWA" w:date="2026-01-20T12:20:00Z" w16du:dateUtc="2026-01-20T03:20:00Z">
              <w:tcPr>
                <w:tcW w:w="831" w:type="pct"/>
              </w:tcPr>
            </w:tcPrChange>
          </w:tcPr>
          <w:p w14:paraId="0179FF0D" w14:textId="1EA16BD7" w:rsidR="002E4570" w:rsidRPr="00B83013" w:rsidDel="005B6842" w:rsidRDefault="002E4570" w:rsidP="00A018DB">
            <w:pPr>
              <w:pStyle w:val="af8"/>
              <w:rPr>
                <w:moveFrom w:id="4547" w:author="Masato YOSHIKAWA" w:date="2026-01-20T12:21:00Z" w16du:dateUtc="2026-01-20T03:21:00Z"/>
                <w:rFonts w:ascii="Times New Roman" w:eastAsia="ＭＳ 明朝" w:hAnsi="Times New Roman" w:cs="Times New Roman"/>
                <w:rPrChange w:id="4548" w:author="Masato YOSHIKAWA" w:date="2026-01-20T12:25:00Z" w16du:dateUtc="2026-01-20T03:25:00Z">
                  <w:rPr>
                    <w:moveFrom w:id="4549" w:author="Masato YOSHIKAWA" w:date="2026-01-20T12:21:00Z" w16du:dateUtc="2026-01-20T03:21:00Z"/>
                    <w:rFonts w:ascii="ＭＳ 明朝" w:eastAsia="ＭＳ 明朝" w:hAnsi="ＭＳ 明朝"/>
                  </w:rPr>
                </w:rPrChange>
              </w:rPr>
            </w:pPr>
            <w:moveFrom w:id="4550" w:author="Masato YOSHIKAWA" w:date="2026-01-20T12:21:00Z" w16du:dateUtc="2026-01-20T03:21:00Z">
              <w:r w:rsidRPr="00B83013" w:rsidDel="005B6842">
                <w:rPr>
                  <w:rFonts w:ascii="Times New Roman" w:eastAsia="ＭＳ 明朝" w:hAnsi="Times New Roman" w:cs="Times New Roman"/>
                  <w:rPrChange w:id="4551" w:author="Masato YOSHIKAWA" w:date="2026-01-20T12:25:00Z" w16du:dateUtc="2026-01-20T03:25:00Z">
                    <w:rPr>
                      <w:rFonts w:ascii="ＭＳ 明朝" w:eastAsia="ＭＳ 明朝" w:hAnsi="ＭＳ 明朝"/>
                    </w:rPr>
                  </w:rPrChange>
                </w:rPr>
                <w:t>Minimization</w:t>
              </w:r>
            </w:moveFrom>
          </w:p>
        </w:tc>
      </w:tr>
      <w:tr w:rsidR="002E4570" w:rsidRPr="00B83013" w:rsidDel="005B6842" w14:paraId="4102C36E" w14:textId="47F3E5E1" w:rsidTr="005B6842">
        <w:tc>
          <w:tcPr>
            <w:tcW w:w="583" w:type="pct"/>
            <w:tcPrChange w:id="4552" w:author="Masato YOSHIKAWA" w:date="2026-01-20T12:20:00Z" w16du:dateUtc="2026-01-20T03:20:00Z">
              <w:tcPr>
                <w:tcW w:w="582" w:type="pct"/>
              </w:tcPr>
            </w:tcPrChange>
          </w:tcPr>
          <w:p w14:paraId="17A0F4FF" w14:textId="2B4E7E88" w:rsidR="002E4570" w:rsidRPr="00B83013" w:rsidDel="005B6842" w:rsidRDefault="002E4570" w:rsidP="00A018DB">
            <w:pPr>
              <w:pStyle w:val="af8"/>
              <w:rPr>
                <w:moveFrom w:id="4553" w:author="Masato YOSHIKAWA" w:date="2026-01-20T12:21:00Z" w16du:dateUtc="2026-01-20T03:21:00Z"/>
                <w:rFonts w:ascii="Times New Roman" w:eastAsia="ＭＳ 明朝" w:hAnsi="Times New Roman" w:cs="Times New Roman"/>
                <w:rPrChange w:id="4554" w:author="Masato YOSHIKAWA" w:date="2026-01-20T12:25:00Z" w16du:dateUtc="2026-01-20T03:25:00Z">
                  <w:rPr>
                    <w:moveFrom w:id="4555" w:author="Masato YOSHIKAWA" w:date="2026-01-20T12:21:00Z" w16du:dateUtc="2026-01-20T03:21:00Z"/>
                    <w:rFonts w:ascii="ＭＳ 明朝" w:eastAsia="ＭＳ 明朝" w:hAnsi="ＭＳ 明朝"/>
                  </w:rPr>
                </w:rPrChange>
              </w:rPr>
            </w:pPr>
            <w:moveFrom w:id="4556" w:author="Masato YOSHIKAWA" w:date="2026-01-20T12:21:00Z" w16du:dateUtc="2026-01-20T03:21:00Z">
              <w:r w:rsidRPr="00B83013" w:rsidDel="005B6842">
                <w:rPr>
                  <w:rFonts w:ascii="Times New Roman" w:eastAsia="ＭＳ 明朝" w:hAnsi="Times New Roman" w:cs="Times New Roman" w:hint="eastAsia"/>
                  <w:rPrChange w:id="4557" w:author="Masato YOSHIKAWA" w:date="2026-01-20T12:25:00Z" w16du:dateUtc="2026-01-20T03:25:00Z">
                    <w:rPr>
                      <w:rFonts w:ascii="ＭＳ 明朝" w:eastAsia="ＭＳ 明朝" w:hAnsi="ＭＳ 明朝" w:hint="eastAsia"/>
                    </w:rPr>
                  </w:rPrChange>
                </w:rPr>
                <w:t>格子</w:t>
              </w:r>
            </w:moveFrom>
          </w:p>
        </w:tc>
        <w:tc>
          <w:tcPr>
            <w:tcW w:w="583" w:type="pct"/>
            <w:tcPrChange w:id="4558" w:author="Masato YOSHIKAWA" w:date="2026-01-20T12:20:00Z" w16du:dateUtc="2026-01-20T03:20:00Z">
              <w:tcPr>
                <w:tcW w:w="583" w:type="pct"/>
              </w:tcPr>
            </w:tcPrChange>
          </w:tcPr>
          <w:p w14:paraId="14E39323" w14:textId="5935CF35" w:rsidR="002E4570" w:rsidRPr="00B83013" w:rsidDel="005B6842" w:rsidRDefault="002E4570" w:rsidP="00A018DB">
            <w:pPr>
              <w:pStyle w:val="af8"/>
              <w:rPr>
                <w:moveFrom w:id="4559" w:author="Masato YOSHIKAWA" w:date="2026-01-20T12:21:00Z" w16du:dateUtc="2026-01-20T03:21:00Z"/>
                <w:rFonts w:ascii="Times New Roman" w:eastAsia="ＭＳ 明朝" w:hAnsi="Times New Roman" w:cs="Times New Roman"/>
                <w:rPrChange w:id="4560" w:author="Masato YOSHIKAWA" w:date="2026-01-20T12:25:00Z" w16du:dateUtc="2026-01-20T03:25:00Z">
                  <w:rPr>
                    <w:moveFrom w:id="4561" w:author="Masato YOSHIKAWA" w:date="2026-01-20T12:21:00Z" w16du:dateUtc="2026-01-20T03:21:00Z"/>
                    <w:rFonts w:ascii="ＭＳ 明朝" w:eastAsia="ＭＳ 明朝" w:hAnsi="ＭＳ 明朝"/>
                  </w:rPr>
                </w:rPrChange>
              </w:rPr>
            </w:pPr>
            <w:moveFrom w:id="4562" w:author="Masato YOSHIKAWA" w:date="2026-01-20T12:21:00Z" w16du:dateUtc="2026-01-20T03:21:00Z">
              <w:r w:rsidRPr="00B83013" w:rsidDel="005B6842">
                <w:rPr>
                  <w:rFonts w:ascii="Times New Roman" w:eastAsia="ＭＳ 明朝" w:hAnsi="Times New Roman" w:cs="Times New Roman"/>
                  <w:rPrChange w:id="4563" w:author="Masato YOSHIKAWA" w:date="2026-01-20T12:25:00Z" w16du:dateUtc="2026-01-20T03:25:00Z">
                    <w:rPr>
                      <w:rFonts w:ascii="ＭＳ 明朝" w:eastAsia="ＭＳ 明朝" w:hAnsi="ＭＳ 明朝"/>
                    </w:rPr>
                  </w:rPrChange>
                </w:rPr>
                <w:t>outside of the entrance-door</w:t>
              </w:r>
            </w:moveFrom>
          </w:p>
        </w:tc>
        <w:tc>
          <w:tcPr>
            <w:tcW w:w="629" w:type="pct"/>
            <w:tcPrChange w:id="4564" w:author="Masato YOSHIKAWA" w:date="2026-01-20T12:20:00Z" w16du:dateUtc="2026-01-20T03:20:00Z">
              <w:tcPr>
                <w:tcW w:w="629" w:type="pct"/>
              </w:tcPr>
            </w:tcPrChange>
          </w:tcPr>
          <w:p w14:paraId="7990578A" w14:textId="3DC1712B" w:rsidR="002E4570" w:rsidRPr="00B83013" w:rsidDel="005B6842" w:rsidRDefault="002E4570" w:rsidP="00A018DB">
            <w:pPr>
              <w:pStyle w:val="af8"/>
              <w:rPr>
                <w:moveFrom w:id="4565" w:author="Masato YOSHIKAWA" w:date="2026-01-20T12:21:00Z" w16du:dateUtc="2026-01-20T03:21:00Z"/>
                <w:rFonts w:ascii="Times New Roman" w:eastAsia="ＭＳ 明朝" w:hAnsi="Times New Roman" w:cs="Times New Roman"/>
                <w:rPrChange w:id="4566" w:author="Masato YOSHIKAWA" w:date="2026-01-20T12:25:00Z" w16du:dateUtc="2026-01-20T03:25:00Z">
                  <w:rPr>
                    <w:moveFrom w:id="4567" w:author="Masato YOSHIKAWA" w:date="2026-01-20T12:21:00Z" w16du:dateUtc="2026-01-20T03:21:00Z"/>
                    <w:rFonts w:ascii="ＭＳ 明朝" w:eastAsia="ＭＳ 明朝" w:hAnsi="ＭＳ 明朝"/>
                  </w:rPr>
                </w:rPrChange>
              </w:rPr>
            </w:pPr>
            <w:moveFrom w:id="4568" w:author="Masato YOSHIKAWA" w:date="2026-01-20T12:21:00Z" w16du:dateUtc="2026-01-20T03:21:00Z">
              <w:r w:rsidRPr="00B83013" w:rsidDel="005B6842">
                <w:rPr>
                  <w:rFonts w:ascii="Times New Roman" w:eastAsia="ＭＳ 明朝" w:hAnsi="Times New Roman" w:cs="Times New Roman"/>
                  <w:rPrChange w:id="4569" w:author="Masato YOSHIKAWA" w:date="2026-01-20T12:25:00Z" w16du:dateUtc="2026-01-20T03:25:00Z">
                    <w:rPr>
                      <w:rFonts w:ascii="ＭＳ 明朝" w:eastAsia="ＭＳ 明朝" w:hAnsi="ＭＳ 明朝"/>
                    </w:rPr>
                  </w:rPrChange>
                </w:rPr>
                <w:t>なし</w:t>
              </w:r>
            </w:moveFrom>
          </w:p>
        </w:tc>
        <w:tc>
          <w:tcPr>
            <w:tcW w:w="779" w:type="pct"/>
            <w:tcPrChange w:id="4570" w:author="Masato YOSHIKAWA" w:date="2026-01-20T12:20:00Z" w16du:dateUtc="2026-01-20T03:20:00Z">
              <w:tcPr>
                <w:tcW w:w="779" w:type="pct"/>
              </w:tcPr>
            </w:tcPrChange>
          </w:tcPr>
          <w:p w14:paraId="317B4152" w14:textId="68751F3D" w:rsidR="002E4570" w:rsidRPr="00B83013" w:rsidDel="005B6842" w:rsidRDefault="002E4570" w:rsidP="00A018DB">
            <w:pPr>
              <w:pStyle w:val="af8"/>
              <w:rPr>
                <w:moveFrom w:id="4571" w:author="Masato YOSHIKAWA" w:date="2026-01-20T12:21:00Z" w16du:dateUtc="2026-01-20T03:21:00Z"/>
                <w:rFonts w:ascii="Times New Roman" w:eastAsia="ＭＳ 明朝" w:hAnsi="Times New Roman" w:cs="Times New Roman"/>
                <w:rPrChange w:id="4572" w:author="Masato YOSHIKAWA" w:date="2026-01-20T12:25:00Z" w16du:dateUtc="2026-01-20T03:25:00Z">
                  <w:rPr>
                    <w:moveFrom w:id="4573" w:author="Masato YOSHIKAWA" w:date="2026-01-20T12:21:00Z" w16du:dateUtc="2026-01-20T03:21:00Z"/>
                    <w:rFonts w:ascii="ＭＳ 明朝" w:eastAsia="ＭＳ 明朝" w:hAnsi="ＭＳ 明朝"/>
                  </w:rPr>
                </w:rPrChange>
              </w:rPr>
            </w:pPr>
            <w:moveFrom w:id="4574" w:author="Masato YOSHIKAWA" w:date="2026-01-20T12:21:00Z" w16du:dateUtc="2026-01-20T03:21:00Z">
              <w:r w:rsidRPr="00B83013" w:rsidDel="005B6842">
                <w:rPr>
                  <w:rFonts w:ascii="Times New Roman" w:eastAsia="ＭＳ 明朝" w:hAnsi="Times New Roman" w:cs="Times New Roman"/>
                  <w:rPrChange w:id="4575" w:author="Masato YOSHIKAWA" w:date="2026-01-20T12:25:00Z" w16du:dateUtc="2026-01-20T03:25:00Z">
                    <w:rPr>
                      <w:rFonts w:ascii="ＭＳ 明朝" w:eastAsia="ＭＳ 明朝" w:hAnsi="ＭＳ 明朝"/>
                    </w:rPr>
                  </w:rPrChange>
                </w:rPr>
                <w:t>Reduction</w:t>
              </w:r>
            </w:moveFrom>
          </w:p>
        </w:tc>
        <w:tc>
          <w:tcPr>
            <w:tcW w:w="744" w:type="pct"/>
            <w:tcPrChange w:id="4576" w:author="Masato YOSHIKAWA" w:date="2026-01-20T12:20:00Z" w16du:dateUtc="2026-01-20T03:20:00Z">
              <w:tcPr>
                <w:tcW w:w="744" w:type="pct"/>
              </w:tcPr>
            </w:tcPrChange>
          </w:tcPr>
          <w:p w14:paraId="6085A7C0" w14:textId="52ECAACB" w:rsidR="002E4570" w:rsidRPr="00B83013" w:rsidDel="005B6842" w:rsidRDefault="002E4570" w:rsidP="00A018DB">
            <w:pPr>
              <w:pStyle w:val="af8"/>
              <w:rPr>
                <w:moveFrom w:id="4577" w:author="Masato YOSHIKAWA" w:date="2026-01-20T12:21:00Z" w16du:dateUtc="2026-01-20T03:21:00Z"/>
                <w:rFonts w:ascii="Times New Roman" w:eastAsia="ＭＳ 明朝" w:hAnsi="Times New Roman" w:cs="Times New Roman"/>
                <w:rPrChange w:id="4578" w:author="Masato YOSHIKAWA" w:date="2026-01-20T12:25:00Z" w16du:dateUtc="2026-01-20T03:25:00Z">
                  <w:rPr>
                    <w:moveFrom w:id="4579" w:author="Masato YOSHIKAWA" w:date="2026-01-20T12:21:00Z" w16du:dateUtc="2026-01-20T03:21:00Z"/>
                    <w:rFonts w:ascii="ＭＳ 明朝" w:eastAsia="ＭＳ 明朝" w:hAnsi="ＭＳ 明朝"/>
                  </w:rPr>
                </w:rPrChange>
              </w:rPr>
            </w:pPr>
            <w:moveFrom w:id="4580" w:author="Masato YOSHIKAWA" w:date="2026-01-20T12:21:00Z" w16du:dateUtc="2026-01-20T03:21:00Z">
              <w:r w:rsidRPr="00B83013" w:rsidDel="005B6842">
                <w:rPr>
                  <w:rFonts w:ascii="Times New Roman" w:eastAsia="ＭＳ 明朝" w:hAnsi="Times New Roman" w:cs="Times New Roman"/>
                  <w:rPrChange w:id="4581" w:author="Masato YOSHIKAWA" w:date="2026-01-20T12:25:00Z" w16du:dateUtc="2026-01-20T03:25:00Z">
                    <w:rPr>
                      <w:rFonts w:ascii="ＭＳ 明朝" w:eastAsia="ＭＳ 明朝" w:hAnsi="ＭＳ 明朝"/>
                    </w:rPr>
                  </w:rPrChange>
                </w:rPr>
                <w:t>Denial</w:t>
              </w:r>
            </w:moveFrom>
          </w:p>
        </w:tc>
        <w:tc>
          <w:tcPr>
            <w:tcW w:w="851" w:type="pct"/>
            <w:tcPrChange w:id="4582" w:author="Masato YOSHIKAWA" w:date="2026-01-20T12:20:00Z" w16du:dateUtc="2026-01-20T03:20:00Z">
              <w:tcPr>
                <w:tcW w:w="851" w:type="pct"/>
              </w:tcPr>
            </w:tcPrChange>
          </w:tcPr>
          <w:p w14:paraId="02815D1A" w14:textId="1013E6B0" w:rsidR="002E4570" w:rsidRPr="00B83013" w:rsidDel="005B6842" w:rsidRDefault="002E4570" w:rsidP="00A018DB">
            <w:pPr>
              <w:pStyle w:val="af8"/>
              <w:rPr>
                <w:moveFrom w:id="4583" w:author="Masato YOSHIKAWA" w:date="2026-01-20T12:21:00Z" w16du:dateUtc="2026-01-20T03:21:00Z"/>
                <w:rFonts w:ascii="Times New Roman" w:eastAsia="ＭＳ 明朝" w:hAnsi="Times New Roman" w:cs="Times New Roman"/>
                <w:rPrChange w:id="4584" w:author="Masato YOSHIKAWA" w:date="2026-01-20T12:25:00Z" w16du:dateUtc="2026-01-20T03:25:00Z">
                  <w:rPr>
                    <w:moveFrom w:id="4585" w:author="Masato YOSHIKAWA" w:date="2026-01-20T12:21:00Z" w16du:dateUtc="2026-01-20T03:21:00Z"/>
                    <w:rFonts w:ascii="ＭＳ 明朝" w:eastAsia="ＭＳ 明朝" w:hAnsi="ＭＳ 明朝"/>
                  </w:rPr>
                </w:rPrChange>
              </w:rPr>
            </w:pPr>
            <w:moveFrom w:id="4586" w:author="Masato YOSHIKAWA" w:date="2026-01-20T12:21:00Z" w16du:dateUtc="2026-01-20T03:21:00Z">
              <w:r w:rsidRPr="00B83013" w:rsidDel="005B6842">
                <w:rPr>
                  <w:rFonts w:ascii="Times New Roman" w:eastAsia="ＭＳ 明朝" w:hAnsi="Times New Roman" w:cs="Times New Roman"/>
                  <w:rPrChange w:id="4587" w:author="Masato YOSHIKAWA" w:date="2026-01-20T12:25:00Z" w16du:dateUtc="2026-01-20T03:25:00Z">
                    <w:rPr>
                      <w:rFonts w:ascii="ＭＳ 明朝" w:eastAsia="ＭＳ 明朝" w:hAnsi="ＭＳ 明朝"/>
                    </w:rPr>
                  </w:rPrChange>
                </w:rPr>
                <w:t>Reduction</w:t>
              </w:r>
            </w:moveFrom>
          </w:p>
        </w:tc>
        <w:tc>
          <w:tcPr>
            <w:tcW w:w="831" w:type="pct"/>
            <w:tcPrChange w:id="4588" w:author="Masato YOSHIKAWA" w:date="2026-01-20T12:20:00Z" w16du:dateUtc="2026-01-20T03:20:00Z">
              <w:tcPr>
                <w:tcW w:w="831" w:type="pct"/>
              </w:tcPr>
            </w:tcPrChange>
          </w:tcPr>
          <w:p w14:paraId="37DD5496" w14:textId="2EDBF933" w:rsidR="002E4570" w:rsidRPr="00B83013" w:rsidDel="005B6842" w:rsidRDefault="002E4570" w:rsidP="00A018DB">
            <w:pPr>
              <w:pStyle w:val="af8"/>
              <w:rPr>
                <w:moveFrom w:id="4589" w:author="Masato YOSHIKAWA" w:date="2026-01-20T12:21:00Z" w16du:dateUtc="2026-01-20T03:21:00Z"/>
                <w:rFonts w:ascii="Times New Roman" w:eastAsia="ＭＳ 明朝" w:hAnsi="Times New Roman" w:cs="Times New Roman"/>
                <w:rPrChange w:id="4590" w:author="Masato YOSHIKAWA" w:date="2026-01-20T12:25:00Z" w16du:dateUtc="2026-01-20T03:25:00Z">
                  <w:rPr>
                    <w:moveFrom w:id="4591" w:author="Masato YOSHIKAWA" w:date="2026-01-20T12:21:00Z" w16du:dateUtc="2026-01-20T03:21:00Z"/>
                    <w:rFonts w:ascii="ＭＳ 明朝" w:eastAsia="ＭＳ 明朝" w:hAnsi="ＭＳ 明朝"/>
                  </w:rPr>
                </w:rPrChange>
              </w:rPr>
            </w:pPr>
            <w:moveFrom w:id="4592" w:author="Masato YOSHIKAWA" w:date="2026-01-20T12:21:00Z" w16du:dateUtc="2026-01-20T03:21:00Z">
              <w:r w:rsidRPr="00B83013" w:rsidDel="005B6842">
                <w:rPr>
                  <w:rFonts w:ascii="Times New Roman" w:eastAsia="ＭＳ 明朝" w:hAnsi="Times New Roman" w:cs="Times New Roman"/>
                  <w:rPrChange w:id="4593" w:author="Masato YOSHIKAWA" w:date="2026-01-20T12:25:00Z" w16du:dateUtc="2026-01-20T03:25:00Z">
                    <w:rPr>
                      <w:rFonts w:ascii="ＭＳ 明朝" w:eastAsia="ＭＳ 明朝" w:hAnsi="ＭＳ 明朝"/>
                    </w:rPr>
                  </w:rPrChange>
                </w:rPr>
                <w:t>Denial</w:t>
              </w:r>
            </w:moveFrom>
          </w:p>
        </w:tc>
      </w:tr>
      <w:tr w:rsidR="002E4570" w:rsidRPr="00B83013" w:rsidDel="005B6842" w14:paraId="2E7777AE" w14:textId="6BF6922B" w:rsidTr="005B6842">
        <w:tc>
          <w:tcPr>
            <w:tcW w:w="583" w:type="pct"/>
            <w:tcPrChange w:id="4594" w:author="Masato YOSHIKAWA" w:date="2026-01-20T12:20:00Z" w16du:dateUtc="2026-01-20T03:20:00Z">
              <w:tcPr>
                <w:tcW w:w="582" w:type="pct"/>
              </w:tcPr>
            </w:tcPrChange>
          </w:tcPr>
          <w:p w14:paraId="221021A3" w14:textId="4EAA935C" w:rsidR="002E4570" w:rsidRPr="00B83013" w:rsidDel="005B6842" w:rsidRDefault="002E4570" w:rsidP="00A018DB">
            <w:pPr>
              <w:pStyle w:val="af8"/>
              <w:rPr>
                <w:moveFrom w:id="4595" w:author="Masato YOSHIKAWA" w:date="2026-01-20T12:21:00Z" w16du:dateUtc="2026-01-20T03:21:00Z"/>
                <w:rFonts w:ascii="Times New Roman" w:eastAsia="ＭＳ 明朝" w:hAnsi="Times New Roman" w:cs="Times New Roman"/>
                <w:rPrChange w:id="4596" w:author="Masato YOSHIKAWA" w:date="2026-01-20T12:25:00Z" w16du:dateUtc="2026-01-20T03:25:00Z">
                  <w:rPr>
                    <w:moveFrom w:id="4597" w:author="Masato YOSHIKAWA" w:date="2026-01-20T12:21:00Z" w16du:dateUtc="2026-01-20T03:21:00Z"/>
                    <w:rFonts w:ascii="ＭＳ 明朝" w:eastAsia="ＭＳ 明朝" w:hAnsi="ＭＳ 明朝"/>
                  </w:rPr>
                </w:rPrChange>
              </w:rPr>
            </w:pPr>
            <w:moveFrom w:id="4598" w:author="Masato YOSHIKAWA" w:date="2026-01-20T12:21:00Z" w16du:dateUtc="2026-01-20T03:21:00Z">
              <w:r w:rsidRPr="00B83013" w:rsidDel="005B6842">
                <w:rPr>
                  <w:rFonts w:ascii="Times New Roman" w:eastAsia="ＭＳ 明朝" w:hAnsi="Times New Roman" w:cs="Times New Roman" w:hint="eastAsia"/>
                  <w:rPrChange w:id="4599" w:author="Masato YOSHIKAWA" w:date="2026-01-20T12:25:00Z" w16du:dateUtc="2026-01-20T03:25:00Z">
                    <w:rPr>
                      <w:rFonts w:ascii="ＭＳ 明朝" w:eastAsia="ＭＳ 明朝" w:hAnsi="ＭＳ 明朝" w:hint="eastAsia"/>
                    </w:rPr>
                  </w:rPrChange>
                </w:rPr>
                <w:t>袴</w:t>
              </w:r>
            </w:moveFrom>
          </w:p>
        </w:tc>
        <w:tc>
          <w:tcPr>
            <w:tcW w:w="583" w:type="pct"/>
            <w:tcPrChange w:id="4600" w:author="Masato YOSHIKAWA" w:date="2026-01-20T12:20:00Z" w16du:dateUtc="2026-01-20T03:20:00Z">
              <w:tcPr>
                <w:tcW w:w="583" w:type="pct"/>
              </w:tcPr>
            </w:tcPrChange>
          </w:tcPr>
          <w:p w14:paraId="5FE7396A" w14:textId="471441E4" w:rsidR="002E4570" w:rsidRPr="00B83013" w:rsidDel="005B6842" w:rsidRDefault="002E4570" w:rsidP="00A018DB">
            <w:pPr>
              <w:pStyle w:val="af8"/>
              <w:rPr>
                <w:moveFrom w:id="4601" w:author="Masato YOSHIKAWA" w:date="2026-01-20T12:21:00Z" w16du:dateUtc="2026-01-20T03:21:00Z"/>
                <w:rFonts w:ascii="Times New Roman" w:eastAsia="ＭＳ 明朝" w:hAnsi="Times New Roman" w:cs="Times New Roman"/>
                <w:rPrChange w:id="4602" w:author="Masato YOSHIKAWA" w:date="2026-01-20T12:25:00Z" w16du:dateUtc="2026-01-20T03:25:00Z">
                  <w:rPr>
                    <w:moveFrom w:id="4603" w:author="Masato YOSHIKAWA" w:date="2026-01-20T12:21:00Z" w16du:dateUtc="2026-01-20T03:21:00Z"/>
                    <w:rFonts w:ascii="ＭＳ 明朝" w:eastAsia="ＭＳ 明朝" w:hAnsi="ＭＳ 明朝"/>
                  </w:rPr>
                </w:rPrChange>
              </w:rPr>
            </w:pPr>
            <w:moveFrom w:id="4604" w:author="Masato YOSHIKAWA" w:date="2026-01-20T12:21:00Z" w16du:dateUtc="2026-01-20T03:21:00Z">
              <w:r w:rsidRPr="00B83013" w:rsidDel="005B6842">
                <w:rPr>
                  <w:rFonts w:ascii="Times New Roman" w:eastAsia="ＭＳ 明朝" w:hAnsi="Times New Roman" w:cs="Times New Roman"/>
                  <w:rPrChange w:id="4605" w:author="Masato YOSHIKAWA" w:date="2026-01-20T12:25:00Z" w16du:dateUtc="2026-01-20T03:25:00Z">
                    <w:rPr>
                      <w:rFonts w:ascii="ＭＳ 明朝" w:eastAsia="ＭＳ 明朝" w:hAnsi="ＭＳ 明朝"/>
                    </w:rPr>
                  </w:rPrChange>
                </w:rPr>
                <w:t>hakama</w:t>
              </w:r>
            </w:moveFrom>
          </w:p>
        </w:tc>
        <w:tc>
          <w:tcPr>
            <w:tcW w:w="629" w:type="pct"/>
            <w:tcPrChange w:id="4606" w:author="Masato YOSHIKAWA" w:date="2026-01-20T12:20:00Z" w16du:dateUtc="2026-01-20T03:20:00Z">
              <w:tcPr>
                <w:tcW w:w="629" w:type="pct"/>
              </w:tcPr>
            </w:tcPrChange>
          </w:tcPr>
          <w:p w14:paraId="4492711F" w14:textId="38ED6C4A" w:rsidR="002E4570" w:rsidRPr="00B83013" w:rsidDel="005B6842" w:rsidRDefault="002E4570" w:rsidP="00A018DB">
            <w:pPr>
              <w:pStyle w:val="af8"/>
              <w:rPr>
                <w:moveFrom w:id="4607" w:author="Masato YOSHIKAWA" w:date="2026-01-20T12:21:00Z" w16du:dateUtc="2026-01-20T03:21:00Z"/>
                <w:rFonts w:ascii="Times New Roman" w:eastAsia="ＭＳ 明朝" w:hAnsi="Times New Roman" w:cs="Times New Roman"/>
                <w:rPrChange w:id="4608" w:author="Masato YOSHIKAWA" w:date="2026-01-20T12:25:00Z" w16du:dateUtc="2026-01-20T03:25:00Z">
                  <w:rPr>
                    <w:moveFrom w:id="4609" w:author="Masato YOSHIKAWA" w:date="2026-01-20T12:21:00Z" w16du:dateUtc="2026-01-20T03:21:00Z"/>
                    <w:rFonts w:ascii="ＭＳ 明朝" w:eastAsia="ＭＳ 明朝" w:hAnsi="ＭＳ 明朝"/>
                  </w:rPr>
                </w:rPrChange>
              </w:rPr>
            </w:pPr>
            <w:moveFrom w:id="4610" w:author="Masato YOSHIKAWA" w:date="2026-01-20T12:21:00Z" w16du:dateUtc="2026-01-20T03:21:00Z">
              <w:r w:rsidRPr="00B83013" w:rsidDel="005B6842">
                <w:rPr>
                  <w:rFonts w:ascii="Times New Roman" w:eastAsia="ＭＳ 明朝" w:hAnsi="Times New Roman" w:cs="Times New Roman"/>
                  <w:rPrChange w:id="4611" w:author="Masato YOSHIKAWA" w:date="2026-01-20T12:25:00Z" w16du:dateUtc="2026-01-20T03:25:00Z">
                    <w:rPr>
                      <w:rFonts w:ascii="ＭＳ 明朝" w:eastAsia="ＭＳ 明朝" w:hAnsi="ＭＳ 明朝"/>
                    </w:rPr>
                  </w:rPrChange>
                </w:rPr>
                <w:t>dress trousers</w:t>
              </w:r>
            </w:moveFrom>
          </w:p>
        </w:tc>
        <w:tc>
          <w:tcPr>
            <w:tcW w:w="779" w:type="pct"/>
            <w:tcPrChange w:id="4612" w:author="Masato YOSHIKAWA" w:date="2026-01-20T12:20:00Z" w16du:dateUtc="2026-01-20T03:20:00Z">
              <w:tcPr>
                <w:tcW w:w="779" w:type="pct"/>
              </w:tcPr>
            </w:tcPrChange>
          </w:tcPr>
          <w:p w14:paraId="410A9564" w14:textId="10A8FAFC" w:rsidR="002E4570" w:rsidRPr="00B83013" w:rsidDel="005B6842" w:rsidRDefault="002E4570" w:rsidP="00A018DB">
            <w:pPr>
              <w:pStyle w:val="af8"/>
              <w:rPr>
                <w:moveFrom w:id="4613" w:author="Masato YOSHIKAWA" w:date="2026-01-20T12:21:00Z" w16du:dateUtc="2026-01-20T03:21:00Z"/>
                <w:rFonts w:ascii="Times New Roman" w:eastAsia="ＭＳ 明朝" w:hAnsi="Times New Roman" w:cs="Times New Roman"/>
                <w:rPrChange w:id="4614" w:author="Masato YOSHIKAWA" w:date="2026-01-20T12:25:00Z" w16du:dateUtc="2026-01-20T03:25:00Z">
                  <w:rPr>
                    <w:moveFrom w:id="4615" w:author="Masato YOSHIKAWA" w:date="2026-01-20T12:21:00Z" w16du:dateUtc="2026-01-20T03:21:00Z"/>
                    <w:rFonts w:ascii="ＭＳ 明朝" w:eastAsia="ＭＳ 明朝" w:hAnsi="ＭＳ 明朝"/>
                  </w:rPr>
                </w:rPrChange>
              </w:rPr>
            </w:pPr>
            <w:moveFrom w:id="4616" w:author="Masato YOSHIKAWA" w:date="2026-01-20T12:21:00Z" w16du:dateUtc="2026-01-20T03:21:00Z">
              <w:r w:rsidRPr="00B83013" w:rsidDel="005B6842">
                <w:rPr>
                  <w:rFonts w:ascii="Times New Roman" w:eastAsia="ＭＳ 明朝" w:hAnsi="Times New Roman" w:cs="Times New Roman"/>
                  <w:rPrChange w:id="4617" w:author="Masato YOSHIKAWA" w:date="2026-01-20T12:25:00Z" w16du:dateUtc="2026-01-20T03:25:00Z">
                    <w:rPr>
                      <w:rFonts w:ascii="ＭＳ 明朝" w:eastAsia="ＭＳ 明朝" w:hAnsi="ＭＳ 明朝"/>
                    </w:rPr>
                  </w:rPrChange>
                </w:rPr>
                <w:t>Amplification</w:t>
              </w:r>
            </w:moveFrom>
          </w:p>
        </w:tc>
        <w:tc>
          <w:tcPr>
            <w:tcW w:w="744" w:type="pct"/>
            <w:tcPrChange w:id="4618" w:author="Masato YOSHIKAWA" w:date="2026-01-20T12:20:00Z" w16du:dateUtc="2026-01-20T03:20:00Z">
              <w:tcPr>
                <w:tcW w:w="744" w:type="pct"/>
              </w:tcPr>
            </w:tcPrChange>
          </w:tcPr>
          <w:p w14:paraId="4E120315" w14:textId="55E675DE" w:rsidR="002E4570" w:rsidRPr="00B83013" w:rsidDel="005B6842" w:rsidRDefault="002E4570" w:rsidP="00A018DB">
            <w:pPr>
              <w:pStyle w:val="af8"/>
              <w:rPr>
                <w:moveFrom w:id="4619" w:author="Masato YOSHIKAWA" w:date="2026-01-20T12:21:00Z" w16du:dateUtc="2026-01-20T03:21:00Z"/>
                <w:rFonts w:ascii="Times New Roman" w:eastAsia="ＭＳ 明朝" w:hAnsi="Times New Roman" w:cs="Times New Roman"/>
                <w:rPrChange w:id="4620" w:author="Masato YOSHIKAWA" w:date="2026-01-20T12:25:00Z" w16du:dateUtc="2026-01-20T03:25:00Z">
                  <w:rPr>
                    <w:moveFrom w:id="4621" w:author="Masato YOSHIKAWA" w:date="2026-01-20T12:21:00Z" w16du:dateUtc="2026-01-20T03:21:00Z"/>
                    <w:rFonts w:ascii="ＭＳ 明朝" w:eastAsia="ＭＳ 明朝" w:hAnsi="ＭＳ 明朝"/>
                  </w:rPr>
                </w:rPrChange>
              </w:rPr>
            </w:pPr>
            <w:moveFrom w:id="4622" w:author="Masato YOSHIKAWA" w:date="2026-01-20T12:21:00Z" w16du:dateUtc="2026-01-20T03:21:00Z">
              <w:r w:rsidRPr="00B83013" w:rsidDel="005B6842">
                <w:rPr>
                  <w:rFonts w:ascii="Times New Roman" w:eastAsia="ＭＳ 明朝" w:hAnsi="Times New Roman" w:cs="Times New Roman"/>
                  <w:rPrChange w:id="4623" w:author="Masato YOSHIKAWA" w:date="2026-01-20T12:25:00Z" w16du:dateUtc="2026-01-20T03:25:00Z">
                    <w:rPr>
                      <w:rFonts w:ascii="ＭＳ 明朝" w:eastAsia="ＭＳ 明朝" w:hAnsi="ＭＳ 明朝"/>
                    </w:rPr>
                  </w:rPrChange>
                </w:rPr>
                <w:t>Adaptation</w:t>
              </w:r>
            </w:moveFrom>
          </w:p>
        </w:tc>
        <w:tc>
          <w:tcPr>
            <w:tcW w:w="851" w:type="pct"/>
            <w:tcPrChange w:id="4624" w:author="Masato YOSHIKAWA" w:date="2026-01-20T12:20:00Z" w16du:dateUtc="2026-01-20T03:20:00Z">
              <w:tcPr>
                <w:tcW w:w="851" w:type="pct"/>
              </w:tcPr>
            </w:tcPrChange>
          </w:tcPr>
          <w:p w14:paraId="240D09BB" w14:textId="35BB43AB" w:rsidR="002E4570" w:rsidRPr="00B83013" w:rsidDel="005B6842" w:rsidRDefault="002E4570" w:rsidP="00A018DB">
            <w:pPr>
              <w:pStyle w:val="af8"/>
              <w:rPr>
                <w:moveFrom w:id="4625" w:author="Masato YOSHIKAWA" w:date="2026-01-20T12:21:00Z" w16du:dateUtc="2026-01-20T03:21:00Z"/>
                <w:rFonts w:ascii="Times New Roman" w:eastAsia="ＭＳ 明朝" w:hAnsi="Times New Roman" w:cs="Times New Roman"/>
                <w:rPrChange w:id="4626" w:author="Masato YOSHIKAWA" w:date="2026-01-20T12:25:00Z" w16du:dateUtc="2026-01-20T03:25:00Z">
                  <w:rPr>
                    <w:moveFrom w:id="4627" w:author="Masato YOSHIKAWA" w:date="2026-01-20T12:21:00Z" w16du:dateUtc="2026-01-20T03:21:00Z"/>
                    <w:rFonts w:ascii="ＭＳ 明朝" w:eastAsia="ＭＳ 明朝" w:hAnsi="ＭＳ 明朝"/>
                  </w:rPr>
                </w:rPrChange>
              </w:rPr>
            </w:pPr>
            <w:moveFrom w:id="4628" w:author="Masato YOSHIKAWA" w:date="2026-01-20T12:21:00Z" w16du:dateUtc="2026-01-20T03:21:00Z">
              <w:r w:rsidRPr="00B83013" w:rsidDel="005B6842">
                <w:rPr>
                  <w:rFonts w:ascii="Times New Roman" w:eastAsia="ＭＳ 明朝" w:hAnsi="Times New Roman" w:cs="Times New Roman"/>
                  <w:rPrChange w:id="4629" w:author="Masato YOSHIKAWA" w:date="2026-01-20T12:25:00Z" w16du:dateUtc="2026-01-20T03:25:00Z">
                    <w:rPr>
                      <w:rFonts w:ascii="ＭＳ 明朝" w:eastAsia="ＭＳ 明朝" w:hAnsi="ＭＳ 明朝"/>
                    </w:rPr>
                  </w:rPrChange>
                </w:rPr>
                <w:t>Generalization</w:t>
              </w:r>
            </w:moveFrom>
          </w:p>
        </w:tc>
        <w:tc>
          <w:tcPr>
            <w:tcW w:w="831" w:type="pct"/>
            <w:tcPrChange w:id="4630" w:author="Masato YOSHIKAWA" w:date="2026-01-20T12:20:00Z" w16du:dateUtc="2026-01-20T03:20:00Z">
              <w:tcPr>
                <w:tcW w:w="831" w:type="pct"/>
              </w:tcPr>
            </w:tcPrChange>
          </w:tcPr>
          <w:p w14:paraId="233B2141" w14:textId="19C31483" w:rsidR="002E4570" w:rsidRPr="00B83013" w:rsidDel="005B6842" w:rsidRDefault="002E4570" w:rsidP="00A018DB">
            <w:pPr>
              <w:pStyle w:val="af8"/>
              <w:rPr>
                <w:moveFrom w:id="4631" w:author="Masato YOSHIKAWA" w:date="2026-01-20T12:21:00Z" w16du:dateUtc="2026-01-20T03:21:00Z"/>
                <w:rFonts w:ascii="Times New Roman" w:eastAsia="ＭＳ 明朝" w:hAnsi="Times New Roman" w:cs="Times New Roman"/>
                <w:rPrChange w:id="4632" w:author="Masato YOSHIKAWA" w:date="2026-01-20T12:25:00Z" w16du:dateUtc="2026-01-20T03:25:00Z">
                  <w:rPr>
                    <w:moveFrom w:id="4633" w:author="Masato YOSHIKAWA" w:date="2026-01-20T12:21:00Z" w16du:dateUtc="2026-01-20T03:21:00Z"/>
                    <w:rFonts w:ascii="ＭＳ 明朝" w:eastAsia="ＭＳ 明朝" w:hAnsi="ＭＳ 明朝"/>
                  </w:rPr>
                </w:rPrChange>
              </w:rPr>
            </w:pPr>
            <w:moveFrom w:id="4634" w:author="Masato YOSHIKAWA" w:date="2026-01-20T12:21:00Z" w16du:dateUtc="2026-01-20T03:21:00Z">
              <w:r w:rsidRPr="00B83013" w:rsidDel="005B6842">
                <w:rPr>
                  <w:rFonts w:ascii="Times New Roman" w:eastAsia="ＭＳ 明朝" w:hAnsi="Times New Roman" w:cs="Times New Roman"/>
                  <w:rPrChange w:id="4635" w:author="Masato YOSHIKAWA" w:date="2026-01-20T12:25:00Z" w16du:dateUtc="2026-01-20T03:25:00Z">
                    <w:rPr>
                      <w:rFonts w:ascii="ＭＳ 明朝" w:eastAsia="ＭＳ 明朝" w:hAnsi="ＭＳ 明朝"/>
                    </w:rPr>
                  </w:rPrChange>
                </w:rPr>
                <w:t>Minimization</w:t>
              </w:r>
            </w:moveFrom>
          </w:p>
        </w:tc>
      </w:tr>
      <w:tr w:rsidR="002E4570" w:rsidRPr="00B83013" w:rsidDel="005B6842" w14:paraId="297F2EE2" w14:textId="0224583E" w:rsidTr="005B6842">
        <w:tc>
          <w:tcPr>
            <w:tcW w:w="583" w:type="pct"/>
            <w:tcPrChange w:id="4636" w:author="Masato YOSHIKAWA" w:date="2026-01-20T12:20:00Z" w16du:dateUtc="2026-01-20T03:20:00Z">
              <w:tcPr>
                <w:tcW w:w="582" w:type="pct"/>
              </w:tcPr>
            </w:tcPrChange>
          </w:tcPr>
          <w:p w14:paraId="38372979" w14:textId="10D53A6F" w:rsidR="002E4570" w:rsidRPr="00B83013" w:rsidDel="005B6842" w:rsidRDefault="002E4570" w:rsidP="00A018DB">
            <w:pPr>
              <w:pStyle w:val="af8"/>
              <w:rPr>
                <w:moveFrom w:id="4637" w:author="Masato YOSHIKAWA" w:date="2026-01-20T12:21:00Z" w16du:dateUtc="2026-01-20T03:21:00Z"/>
                <w:rFonts w:ascii="Times New Roman" w:eastAsia="ＭＳ 明朝" w:hAnsi="Times New Roman" w:cs="Times New Roman"/>
                <w:rPrChange w:id="4638" w:author="Masato YOSHIKAWA" w:date="2026-01-20T12:25:00Z" w16du:dateUtc="2026-01-20T03:25:00Z">
                  <w:rPr>
                    <w:moveFrom w:id="4639" w:author="Masato YOSHIKAWA" w:date="2026-01-20T12:21:00Z" w16du:dateUtc="2026-01-20T03:21:00Z"/>
                    <w:rFonts w:ascii="ＭＳ 明朝" w:eastAsia="ＭＳ 明朝" w:hAnsi="ＭＳ 明朝"/>
                  </w:rPr>
                </w:rPrChange>
              </w:rPr>
            </w:pPr>
            <w:moveFrom w:id="4640" w:author="Masato YOSHIKAWA" w:date="2026-01-20T12:21:00Z" w16du:dateUtc="2026-01-20T03:21:00Z">
              <w:r w:rsidRPr="00B83013" w:rsidDel="005B6842">
                <w:rPr>
                  <w:rFonts w:ascii="Times New Roman" w:eastAsia="ＭＳ 明朝" w:hAnsi="Times New Roman" w:cs="Times New Roman" w:hint="eastAsia"/>
                  <w:rPrChange w:id="4641" w:author="Masato YOSHIKAWA" w:date="2026-01-20T12:25:00Z" w16du:dateUtc="2026-01-20T03:25:00Z">
                    <w:rPr>
                      <w:rFonts w:ascii="ＭＳ 明朝" w:eastAsia="ＭＳ 明朝" w:hAnsi="ＭＳ 明朝" w:hint="eastAsia"/>
                    </w:rPr>
                  </w:rPrChange>
                </w:rPr>
                <w:t>表へ出た</w:t>
              </w:r>
            </w:moveFrom>
          </w:p>
        </w:tc>
        <w:tc>
          <w:tcPr>
            <w:tcW w:w="583" w:type="pct"/>
            <w:tcPrChange w:id="4642" w:author="Masato YOSHIKAWA" w:date="2026-01-20T12:20:00Z" w16du:dateUtc="2026-01-20T03:20:00Z">
              <w:tcPr>
                <w:tcW w:w="583" w:type="pct"/>
              </w:tcPr>
            </w:tcPrChange>
          </w:tcPr>
          <w:p w14:paraId="373EE9F0" w14:textId="399F6A48" w:rsidR="002E4570" w:rsidRPr="00B83013" w:rsidDel="005B6842" w:rsidRDefault="002E4570" w:rsidP="00A018DB">
            <w:pPr>
              <w:pStyle w:val="af8"/>
              <w:rPr>
                <w:moveFrom w:id="4643" w:author="Masato YOSHIKAWA" w:date="2026-01-20T12:21:00Z" w16du:dateUtc="2026-01-20T03:21:00Z"/>
                <w:rFonts w:ascii="Times New Roman" w:eastAsia="ＭＳ 明朝" w:hAnsi="Times New Roman" w:cs="Times New Roman"/>
                <w:rPrChange w:id="4644" w:author="Masato YOSHIKAWA" w:date="2026-01-20T12:25:00Z" w16du:dateUtc="2026-01-20T03:25:00Z">
                  <w:rPr>
                    <w:moveFrom w:id="4645" w:author="Masato YOSHIKAWA" w:date="2026-01-20T12:21:00Z" w16du:dateUtc="2026-01-20T03:21:00Z"/>
                    <w:rFonts w:ascii="ＭＳ 明朝" w:eastAsia="ＭＳ 明朝" w:hAnsi="ＭＳ 明朝"/>
                  </w:rPr>
                </w:rPrChange>
              </w:rPr>
            </w:pPr>
            <w:moveFrom w:id="4646" w:author="Masato YOSHIKAWA" w:date="2026-01-20T12:21:00Z" w16du:dateUtc="2026-01-20T03:21:00Z">
              <w:r w:rsidRPr="00B83013" w:rsidDel="005B6842">
                <w:rPr>
                  <w:rFonts w:ascii="Times New Roman" w:eastAsia="ＭＳ 明朝" w:hAnsi="Times New Roman" w:cs="Times New Roman"/>
                  <w:rPrChange w:id="4647" w:author="Masato YOSHIKAWA" w:date="2026-01-20T12:25:00Z" w16du:dateUtc="2026-01-20T03:25:00Z">
                    <w:rPr>
                      <w:rFonts w:ascii="ＭＳ 明朝" w:eastAsia="ＭＳ 明朝" w:hAnsi="ＭＳ 明朝"/>
                    </w:rPr>
                  </w:rPrChange>
                </w:rPr>
                <w:t>went out</w:t>
              </w:r>
            </w:moveFrom>
          </w:p>
        </w:tc>
        <w:tc>
          <w:tcPr>
            <w:tcW w:w="629" w:type="pct"/>
            <w:tcPrChange w:id="4648" w:author="Masato YOSHIKAWA" w:date="2026-01-20T12:20:00Z" w16du:dateUtc="2026-01-20T03:20:00Z">
              <w:tcPr>
                <w:tcW w:w="629" w:type="pct"/>
              </w:tcPr>
            </w:tcPrChange>
          </w:tcPr>
          <w:p w14:paraId="03A17402" w14:textId="7A33BBA2" w:rsidR="002E4570" w:rsidRPr="00B83013" w:rsidDel="005B6842" w:rsidRDefault="002E4570" w:rsidP="00A018DB">
            <w:pPr>
              <w:pStyle w:val="af8"/>
              <w:rPr>
                <w:moveFrom w:id="4649" w:author="Masato YOSHIKAWA" w:date="2026-01-20T12:21:00Z" w16du:dateUtc="2026-01-20T03:21:00Z"/>
                <w:rFonts w:ascii="Times New Roman" w:eastAsia="ＭＳ 明朝" w:hAnsi="Times New Roman" w:cs="Times New Roman"/>
                <w:rPrChange w:id="4650" w:author="Masato YOSHIKAWA" w:date="2026-01-20T12:25:00Z" w16du:dateUtc="2026-01-20T03:25:00Z">
                  <w:rPr>
                    <w:moveFrom w:id="4651" w:author="Masato YOSHIKAWA" w:date="2026-01-20T12:21:00Z" w16du:dateUtc="2026-01-20T03:21:00Z"/>
                    <w:rFonts w:ascii="ＭＳ 明朝" w:eastAsia="ＭＳ 明朝" w:hAnsi="ＭＳ 明朝"/>
                  </w:rPr>
                </w:rPrChange>
              </w:rPr>
            </w:pPr>
            <w:moveFrom w:id="4652" w:author="Masato YOSHIKAWA" w:date="2026-01-20T12:21:00Z" w16du:dateUtc="2026-01-20T03:21:00Z">
              <w:r w:rsidRPr="00B83013" w:rsidDel="005B6842">
                <w:rPr>
                  <w:rFonts w:ascii="Times New Roman" w:eastAsia="ＭＳ 明朝" w:hAnsi="Times New Roman" w:cs="Times New Roman"/>
                  <w:rPrChange w:id="4653" w:author="Masato YOSHIKAWA" w:date="2026-01-20T12:25:00Z" w16du:dateUtc="2026-01-20T03:25:00Z">
                    <w:rPr>
                      <w:rFonts w:ascii="ＭＳ 明朝" w:eastAsia="ＭＳ 明朝" w:hAnsi="ＭＳ 明朝"/>
                    </w:rPr>
                  </w:rPrChange>
                </w:rPr>
                <w:t>left my room</w:t>
              </w:r>
            </w:moveFrom>
          </w:p>
        </w:tc>
        <w:tc>
          <w:tcPr>
            <w:tcW w:w="779" w:type="pct"/>
            <w:tcPrChange w:id="4654" w:author="Masato YOSHIKAWA" w:date="2026-01-20T12:20:00Z" w16du:dateUtc="2026-01-20T03:20:00Z">
              <w:tcPr>
                <w:tcW w:w="779" w:type="pct"/>
              </w:tcPr>
            </w:tcPrChange>
          </w:tcPr>
          <w:p w14:paraId="63EC1FB4" w14:textId="285D8E02" w:rsidR="002E4570" w:rsidRPr="00B83013" w:rsidDel="005B6842" w:rsidRDefault="002E4570" w:rsidP="00A018DB">
            <w:pPr>
              <w:pStyle w:val="af8"/>
              <w:rPr>
                <w:moveFrom w:id="4655" w:author="Masato YOSHIKAWA" w:date="2026-01-20T12:21:00Z" w16du:dateUtc="2026-01-20T03:21:00Z"/>
                <w:rFonts w:ascii="Times New Roman" w:eastAsia="ＭＳ 明朝" w:hAnsi="Times New Roman" w:cs="Times New Roman"/>
                <w:rPrChange w:id="4656" w:author="Masato YOSHIKAWA" w:date="2026-01-20T12:25:00Z" w16du:dateUtc="2026-01-20T03:25:00Z">
                  <w:rPr>
                    <w:moveFrom w:id="4657" w:author="Masato YOSHIKAWA" w:date="2026-01-20T12:21:00Z" w16du:dateUtc="2026-01-20T03:21:00Z"/>
                    <w:rFonts w:ascii="ＭＳ 明朝" w:eastAsia="ＭＳ 明朝" w:hAnsi="ＭＳ 明朝"/>
                  </w:rPr>
                </w:rPrChange>
              </w:rPr>
            </w:pPr>
            <w:moveFrom w:id="4658" w:author="Masato YOSHIKAWA" w:date="2026-01-20T12:21:00Z" w16du:dateUtc="2026-01-20T03:21:00Z">
              <w:r w:rsidRPr="00B83013" w:rsidDel="005B6842">
                <w:rPr>
                  <w:rFonts w:ascii="Times New Roman" w:eastAsia="ＭＳ 明朝" w:hAnsi="Times New Roman" w:cs="Times New Roman"/>
                  <w:rPrChange w:id="4659" w:author="Masato YOSHIKAWA" w:date="2026-01-20T12:25:00Z" w16du:dateUtc="2026-01-20T03:25:00Z">
                    <w:rPr>
                      <w:rFonts w:ascii="ＭＳ 明朝" w:eastAsia="ＭＳ 明朝" w:hAnsi="ＭＳ 明朝"/>
                    </w:rPr>
                  </w:rPrChange>
                </w:rPr>
                <w:t>Generalization</w:t>
              </w:r>
            </w:moveFrom>
          </w:p>
        </w:tc>
        <w:tc>
          <w:tcPr>
            <w:tcW w:w="744" w:type="pct"/>
            <w:tcPrChange w:id="4660" w:author="Masato YOSHIKAWA" w:date="2026-01-20T12:20:00Z" w16du:dateUtc="2026-01-20T03:20:00Z">
              <w:tcPr>
                <w:tcW w:w="744" w:type="pct"/>
              </w:tcPr>
            </w:tcPrChange>
          </w:tcPr>
          <w:p w14:paraId="74893852" w14:textId="14C71BA8" w:rsidR="002E4570" w:rsidRPr="00B83013" w:rsidDel="005B6842" w:rsidRDefault="002E4570" w:rsidP="00A018DB">
            <w:pPr>
              <w:pStyle w:val="af8"/>
              <w:rPr>
                <w:moveFrom w:id="4661" w:author="Masato YOSHIKAWA" w:date="2026-01-20T12:21:00Z" w16du:dateUtc="2026-01-20T03:21:00Z"/>
                <w:rFonts w:ascii="Times New Roman" w:eastAsia="ＭＳ 明朝" w:hAnsi="Times New Roman" w:cs="Times New Roman"/>
                <w:rPrChange w:id="4662" w:author="Masato YOSHIKAWA" w:date="2026-01-20T12:25:00Z" w16du:dateUtc="2026-01-20T03:25:00Z">
                  <w:rPr>
                    <w:moveFrom w:id="4663" w:author="Masato YOSHIKAWA" w:date="2026-01-20T12:21:00Z" w16du:dateUtc="2026-01-20T03:21:00Z"/>
                    <w:rFonts w:ascii="ＭＳ 明朝" w:eastAsia="ＭＳ 明朝" w:hAnsi="ＭＳ 明朝"/>
                  </w:rPr>
                </w:rPrChange>
              </w:rPr>
            </w:pPr>
            <w:moveFrom w:id="4664" w:author="Masato YOSHIKAWA" w:date="2026-01-20T12:21:00Z" w16du:dateUtc="2026-01-20T03:21:00Z">
              <w:r w:rsidRPr="00B83013" w:rsidDel="005B6842">
                <w:rPr>
                  <w:rFonts w:ascii="Times New Roman" w:eastAsia="ＭＳ 明朝" w:hAnsi="Times New Roman" w:cs="Times New Roman"/>
                  <w:rPrChange w:id="4665" w:author="Masato YOSHIKAWA" w:date="2026-01-20T12:25:00Z" w16du:dateUtc="2026-01-20T03:25:00Z">
                    <w:rPr>
                      <w:rFonts w:ascii="ＭＳ 明朝" w:eastAsia="ＭＳ 明朝" w:hAnsi="ＭＳ 明朝"/>
                    </w:rPr>
                  </w:rPrChange>
                </w:rPr>
                <w:t>Minimization</w:t>
              </w:r>
            </w:moveFrom>
          </w:p>
        </w:tc>
        <w:tc>
          <w:tcPr>
            <w:tcW w:w="851" w:type="pct"/>
            <w:tcPrChange w:id="4666" w:author="Masato YOSHIKAWA" w:date="2026-01-20T12:20:00Z" w16du:dateUtc="2026-01-20T03:20:00Z">
              <w:tcPr>
                <w:tcW w:w="851" w:type="pct"/>
              </w:tcPr>
            </w:tcPrChange>
          </w:tcPr>
          <w:p w14:paraId="4F428C43" w14:textId="0D34AB15" w:rsidR="002E4570" w:rsidRPr="00B83013" w:rsidDel="005B6842" w:rsidRDefault="002E4570" w:rsidP="00A018DB">
            <w:pPr>
              <w:pStyle w:val="af8"/>
              <w:rPr>
                <w:moveFrom w:id="4667" w:author="Masato YOSHIKAWA" w:date="2026-01-20T12:21:00Z" w16du:dateUtc="2026-01-20T03:21:00Z"/>
                <w:rFonts w:ascii="Times New Roman" w:eastAsia="ＭＳ 明朝" w:hAnsi="Times New Roman" w:cs="Times New Roman"/>
                <w:rPrChange w:id="4668" w:author="Masato YOSHIKAWA" w:date="2026-01-20T12:25:00Z" w16du:dateUtc="2026-01-20T03:25:00Z">
                  <w:rPr>
                    <w:moveFrom w:id="4669" w:author="Masato YOSHIKAWA" w:date="2026-01-20T12:21:00Z" w16du:dateUtc="2026-01-20T03:21:00Z"/>
                    <w:rFonts w:ascii="ＭＳ 明朝" w:eastAsia="ＭＳ 明朝" w:hAnsi="ＭＳ 明朝"/>
                  </w:rPr>
                </w:rPrChange>
              </w:rPr>
            </w:pPr>
            <w:moveFrom w:id="4670" w:author="Masato YOSHIKAWA" w:date="2026-01-20T12:21:00Z" w16du:dateUtc="2026-01-20T03:21:00Z">
              <w:r w:rsidRPr="00B83013" w:rsidDel="005B6842">
                <w:rPr>
                  <w:rFonts w:ascii="Times New Roman" w:eastAsia="ＭＳ 明朝" w:hAnsi="Times New Roman" w:cs="Times New Roman"/>
                  <w:rPrChange w:id="4671" w:author="Masato YOSHIKAWA" w:date="2026-01-20T12:25:00Z" w16du:dateUtc="2026-01-20T03:25:00Z">
                    <w:rPr>
                      <w:rFonts w:ascii="ＭＳ 明朝" w:eastAsia="ＭＳ 明朝" w:hAnsi="ＭＳ 明朝"/>
                    </w:rPr>
                  </w:rPrChange>
                </w:rPr>
                <w:t>Description</w:t>
              </w:r>
            </w:moveFrom>
          </w:p>
        </w:tc>
        <w:tc>
          <w:tcPr>
            <w:tcW w:w="831" w:type="pct"/>
            <w:tcPrChange w:id="4672" w:author="Masato YOSHIKAWA" w:date="2026-01-20T12:20:00Z" w16du:dateUtc="2026-01-20T03:20:00Z">
              <w:tcPr>
                <w:tcW w:w="831" w:type="pct"/>
              </w:tcPr>
            </w:tcPrChange>
          </w:tcPr>
          <w:p w14:paraId="470BC486" w14:textId="1DDEA9C9" w:rsidR="002E4570" w:rsidRPr="00B83013" w:rsidDel="005B6842" w:rsidRDefault="002E4570" w:rsidP="00A018DB">
            <w:pPr>
              <w:pStyle w:val="af8"/>
              <w:rPr>
                <w:moveFrom w:id="4673" w:author="Masato YOSHIKAWA" w:date="2026-01-20T12:21:00Z" w16du:dateUtc="2026-01-20T03:21:00Z"/>
                <w:rFonts w:ascii="Times New Roman" w:eastAsia="ＭＳ 明朝" w:hAnsi="Times New Roman" w:cs="Times New Roman"/>
                <w:rPrChange w:id="4674" w:author="Masato YOSHIKAWA" w:date="2026-01-20T12:25:00Z" w16du:dateUtc="2026-01-20T03:25:00Z">
                  <w:rPr>
                    <w:moveFrom w:id="4675" w:author="Masato YOSHIKAWA" w:date="2026-01-20T12:21:00Z" w16du:dateUtc="2026-01-20T03:21:00Z"/>
                    <w:rFonts w:ascii="ＭＳ 明朝" w:eastAsia="ＭＳ 明朝" w:hAnsi="ＭＳ 明朝"/>
                  </w:rPr>
                </w:rPrChange>
              </w:rPr>
            </w:pPr>
            <w:moveFrom w:id="4676" w:author="Masato YOSHIKAWA" w:date="2026-01-20T12:21:00Z" w16du:dateUtc="2026-01-20T03:21:00Z">
              <w:r w:rsidRPr="00B83013" w:rsidDel="005B6842">
                <w:rPr>
                  <w:rFonts w:ascii="Times New Roman" w:eastAsia="ＭＳ 明朝" w:hAnsi="Times New Roman" w:cs="Times New Roman"/>
                  <w:rPrChange w:id="4677" w:author="Masato YOSHIKAWA" w:date="2026-01-20T12:25:00Z" w16du:dateUtc="2026-01-20T03:25:00Z">
                    <w:rPr>
                      <w:rFonts w:ascii="ＭＳ 明朝" w:eastAsia="ＭＳ 明朝" w:hAnsi="ＭＳ 明朝"/>
                    </w:rPr>
                  </w:rPrChange>
                </w:rPr>
                <w:t>Minimization</w:t>
              </w:r>
            </w:moveFrom>
          </w:p>
        </w:tc>
      </w:tr>
      <w:tr w:rsidR="002E4570" w:rsidRPr="00B83013" w:rsidDel="005B6842" w14:paraId="0983389B" w14:textId="079A8628" w:rsidTr="005B6842">
        <w:tc>
          <w:tcPr>
            <w:tcW w:w="583" w:type="pct"/>
            <w:tcPrChange w:id="4678" w:author="Masato YOSHIKAWA" w:date="2026-01-20T12:20:00Z" w16du:dateUtc="2026-01-20T03:20:00Z">
              <w:tcPr>
                <w:tcW w:w="582" w:type="pct"/>
              </w:tcPr>
            </w:tcPrChange>
          </w:tcPr>
          <w:p w14:paraId="0F3664A7" w14:textId="6230A4CF" w:rsidR="002E4570" w:rsidRPr="00B83013" w:rsidDel="005B6842" w:rsidRDefault="002E4570" w:rsidP="00A018DB">
            <w:pPr>
              <w:pStyle w:val="af8"/>
              <w:rPr>
                <w:moveFrom w:id="4679" w:author="Masato YOSHIKAWA" w:date="2026-01-20T12:21:00Z" w16du:dateUtc="2026-01-20T03:21:00Z"/>
                <w:rFonts w:ascii="Times New Roman" w:eastAsia="ＭＳ 明朝" w:hAnsi="Times New Roman" w:cs="Times New Roman"/>
                <w:rPrChange w:id="4680" w:author="Masato YOSHIKAWA" w:date="2026-01-20T12:25:00Z" w16du:dateUtc="2026-01-20T03:25:00Z">
                  <w:rPr>
                    <w:moveFrom w:id="4681" w:author="Masato YOSHIKAWA" w:date="2026-01-20T12:21:00Z" w16du:dateUtc="2026-01-20T03:21:00Z"/>
                    <w:rFonts w:ascii="ＭＳ 明朝" w:eastAsia="ＭＳ 明朝" w:hAnsi="ＭＳ 明朝"/>
                  </w:rPr>
                </w:rPrChange>
              </w:rPr>
            </w:pPr>
            <w:moveFrom w:id="4682" w:author="Masato YOSHIKAWA" w:date="2026-01-20T12:21:00Z" w16du:dateUtc="2026-01-20T03:21:00Z">
              <w:r w:rsidRPr="00B83013" w:rsidDel="005B6842">
                <w:rPr>
                  <w:rFonts w:ascii="Times New Roman" w:eastAsia="ＭＳ 明朝" w:hAnsi="Times New Roman" w:cs="Times New Roman" w:hint="eastAsia"/>
                  <w:rPrChange w:id="4683" w:author="Masato YOSHIKAWA" w:date="2026-01-20T12:25:00Z" w16du:dateUtc="2026-01-20T03:25:00Z">
                    <w:rPr>
                      <w:rFonts w:ascii="ＭＳ 明朝" w:eastAsia="ＭＳ 明朝" w:hAnsi="ＭＳ 明朝" w:hint="eastAsia"/>
                    </w:rPr>
                  </w:rPrChange>
                </w:rPr>
                <w:t>魚の骨が喉に刺さった時のように</w:t>
              </w:r>
            </w:moveFrom>
          </w:p>
        </w:tc>
        <w:tc>
          <w:tcPr>
            <w:tcW w:w="583" w:type="pct"/>
            <w:tcPrChange w:id="4684" w:author="Masato YOSHIKAWA" w:date="2026-01-20T12:20:00Z" w16du:dateUtc="2026-01-20T03:20:00Z">
              <w:tcPr>
                <w:tcW w:w="583" w:type="pct"/>
              </w:tcPr>
            </w:tcPrChange>
          </w:tcPr>
          <w:p w14:paraId="34C01843" w14:textId="5D9BD2EE" w:rsidR="002E4570" w:rsidRPr="00B83013" w:rsidDel="005B6842" w:rsidRDefault="002E4570" w:rsidP="00A018DB">
            <w:pPr>
              <w:pStyle w:val="af8"/>
              <w:rPr>
                <w:moveFrom w:id="4685" w:author="Masato YOSHIKAWA" w:date="2026-01-20T12:21:00Z" w16du:dateUtc="2026-01-20T03:21:00Z"/>
                <w:rFonts w:ascii="Times New Roman" w:eastAsia="ＭＳ 明朝" w:hAnsi="Times New Roman" w:cs="Times New Roman"/>
                <w:rPrChange w:id="4686" w:author="Masato YOSHIKAWA" w:date="2026-01-20T12:25:00Z" w16du:dateUtc="2026-01-20T03:25:00Z">
                  <w:rPr>
                    <w:moveFrom w:id="4687" w:author="Masato YOSHIKAWA" w:date="2026-01-20T12:21:00Z" w16du:dateUtc="2026-01-20T03:21:00Z"/>
                    <w:rFonts w:ascii="ＭＳ 明朝" w:eastAsia="ＭＳ 明朝" w:hAnsi="ＭＳ 明朝"/>
                  </w:rPr>
                </w:rPrChange>
              </w:rPr>
            </w:pPr>
            <w:moveFrom w:id="4688" w:author="Masato YOSHIKAWA" w:date="2026-01-20T12:21:00Z" w16du:dateUtc="2026-01-20T03:21:00Z">
              <w:r w:rsidRPr="00B83013" w:rsidDel="005B6842">
                <w:rPr>
                  <w:rFonts w:ascii="Times New Roman" w:eastAsia="ＭＳ 明朝" w:hAnsi="Times New Roman" w:cs="Times New Roman"/>
                  <w:rPrChange w:id="4689" w:author="Masato YOSHIKAWA" w:date="2026-01-20T12:25:00Z" w16du:dateUtc="2026-01-20T03:25:00Z">
                    <w:rPr>
                      <w:rFonts w:ascii="ＭＳ 明朝" w:eastAsia="ＭＳ 明朝" w:hAnsi="ＭＳ 明朝"/>
                    </w:rPr>
                  </w:rPrChange>
                </w:rPr>
                <w:t>like a fish-bone stuck in my throat</w:t>
              </w:r>
            </w:moveFrom>
          </w:p>
        </w:tc>
        <w:tc>
          <w:tcPr>
            <w:tcW w:w="629" w:type="pct"/>
            <w:tcPrChange w:id="4690" w:author="Masato YOSHIKAWA" w:date="2026-01-20T12:20:00Z" w16du:dateUtc="2026-01-20T03:20:00Z">
              <w:tcPr>
                <w:tcW w:w="629" w:type="pct"/>
              </w:tcPr>
            </w:tcPrChange>
          </w:tcPr>
          <w:p w14:paraId="486F81A7" w14:textId="6661B543" w:rsidR="002E4570" w:rsidRPr="00B83013" w:rsidDel="005B6842" w:rsidRDefault="002E4570" w:rsidP="00A018DB">
            <w:pPr>
              <w:pStyle w:val="af8"/>
              <w:rPr>
                <w:moveFrom w:id="4691" w:author="Masato YOSHIKAWA" w:date="2026-01-20T12:21:00Z" w16du:dateUtc="2026-01-20T03:21:00Z"/>
                <w:rFonts w:ascii="Times New Roman" w:eastAsia="ＭＳ 明朝" w:hAnsi="Times New Roman" w:cs="Times New Roman"/>
                <w:rPrChange w:id="4692" w:author="Masato YOSHIKAWA" w:date="2026-01-20T12:25:00Z" w16du:dateUtc="2026-01-20T03:25:00Z">
                  <w:rPr>
                    <w:moveFrom w:id="4693" w:author="Masato YOSHIKAWA" w:date="2026-01-20T12:21:00Z" w16du:dateUtc="2026-01-20T03:21:00Z"/>
                    <w:rFonts w:ascii="ＭＳ 明朝" w:eastAsia="ＭＳ 明朝" w:hAnsi="ＭＳ 明朝"/>
                  </w:rPr>
                </w:rPrChange>
              </w:rPr>
            </w:pPr>
            <w:moveFrom w:id="4694" w:author="Masato YOSHIKAWA" w:date="2026-01-20T12:21:00Z" w16du:dateUtc="2026-01-20T03:21:00Z">
              <w:r w:rsidRPr="00B83013" w:rsidDel="005B6842">
                <w:rPr>
                  <w:rFonts w:ascii="Times New Roman" w:eastAsia="ＭＳ 明朝" w:hAnsi="Times New Roman" w:cs="Times New Roman"/>
                  <w:rPrChange w:id="4695" w:author="Masato YOSHIKAWA" w:date="2026-01-20T12:25:00Z" w16du:dateUtc="2026-01-20T03:25:00Z">
                    <w:rPr>
                      <w:rFonts w:ascii="ＭＳ 明朝" w:eastAsia="ＭＳ 明朝" w:hAnsi="ＭＳ 明朝"/>
                    </w:rPr>
                  </w:rPrChange>
                </w:rPr>
                <w:t>like a fish bone in my throat</w:t>
              </w:r>
            </w:moveFrom>
          </w:p>
        </w:tc>
        <w:tc>
          <w:tcPr>
            <w:tcW w:w="779" w:type="pct"/>
            <w:tcPrChange w:id="4696" w:author="Masato YOSHIKAWA" w:date="2026-01-20T12:20:00Z" w16du:dateUtc="2026-01-20T03:20:00Z">
              <w:tcPr>
                <w:tcW w:w="779" w:type="pct"/>
              </w:tcPr>
            </w:tcPrChange>
          </w:tcPr>
          <w:p w14:paraId="78CDD029" w14:textId="6E4EA56D" w:rsidR="002E4570" w:rsidRPr="00B83013" w:rsidDel="005B6842" w:rsidRDefault="002E4570" w:rsidP="00A018DB">
            <w:pPr>
              <w:pStyle w:val="af8"/>
              <w:rPr>
                <w:moveFrom w:id="4697" w:author="Masato YOSHIKAWA" w:date="2026-01-20T12:21:00Z" w16du:dateUtc="2026-01-20T03:21:00Z"/>
                <w:rFonts w:ascii="Times New Roman" w:eastAsia="ＭＳ 明朝" w:hAnsi="Times New Roman" w:cs="Times New Roman"/>
                <w:rPrChange w:id="4698" w:author="Masato YOSHIKAWA" w:date="2026-01-20T12:25:00Z" w16du:dateUtc="2026-01-20T03:25:00Z">
                  <w:rPr>
                    <w:moveFrom w:id="4699" w:author="Masato YOSHIKAWA" w:date="2026-01-20T12:21:00Z" w16du:dateUtc="2026-01-20T03:21:00Z"/>
                    <w:rFonts w:ascii="ＭＳ 明朝" w:eastAsia="ＭＳ 明朝" w:hAnsi="ＭＳ 明朝"/>
                  </w:rPr>
                </w:rPrChange>
              </w:rPr>
            </w:pPr>
            <w:moveFrom w:id="4700" w:author="Masato YOSHIKAWA" w:date="2026-01-20T12:21:00Z" w16du:dateUtc="2026-01-20T03:21:00Z">
              <w:r w:rsidRPr="00B83013" w:rsidDel="005B6842">
                <w:rPr>
                  <w:rFonts w:ascii="Times New Roman" w:eastAsia="ＭＳ 明朝" w:hAnsi="Times New Roman" w:cs="Times New Roman"/>
                  <w:rPrChange w:id="4701" w:author="Masato YOSHIKAWA" w:date="2026-01-20T12:25:00Z" w16du:dateUtc="2026-01-20T03:25:00Z">
                    <w:rPr>
                      <w:rFonts w:ascii="ＭＳ 明朝" w:eastAsia="ＭＳ 明朝" w:hAnsi="ＭＳ 明朝"/>
                    </w:rPr>
                  </w:rPrChange>
                </w:rPr>
                <w:t>Literal translation</w:t>
              </w:r>
            </w:moveFrom>
          </w:p>
        </w:tc>
        <w:tc>
          <w:tcPr>
            <w:tcW w:w="744" w:type="pct"/>
            <w:tcPrChange w:id="4702" w:author="Masato YOSHIKAWA" w:date="2026-01-20T12:20:00Z" w16du:dateUtc="2026-01-20T03:20:00Z">
              <w:tcPr>
                <w:tcW w:w="744" w:type="pct"/>
              </w:tcPr>
            </w:tcPrChange>
          </w:tcPr>
          <w:p w14:paraId="0AB7B5B3" w14:textId="116D2CFD" w:rsidR="002E4570" w:rsidRPr="00B83013" w:rsidDel="005B6842" w:rsidRDefault="002E4570" w:rsidP="00A018DB">
            <w:pPr>
              <w:pStyle w:val="af8"/>
              <w:rPr>
                <w:moveFrom w:id="4703" w:author="Masato YOSHIKAWA" w:date="2026-01-20T12:21:00Z" w16du:dateUtc="2026-01-20T03:21:00Z"/>
                <w:rFonts w:ascii="Times New Roman" w:eastAsia="ＭＳ 明朝" w:hAnsi="Times New Roman" w:cs="Times New Roman"/>
                <w:rPrChange w:id="4704" w:author="Masato YOSHIKAWA" w:date="2026-01-20T12:25:00Z" w16du:dateUtc="2026-01-20T03:25:00Z">
                  <w:rPr>
                    <w:moveFrom w:id="4705" w:author="Masato YOSHIKAWA" w:date="2026-01-20T12:21:00Z" w16du:dateUtc="2026-01-20T03:21:00Z"/>
                    <w:rFonts w:ascii="ＭＳ 明朝" w:eastAsia="ＭＳ 明朝" w:hAnsi="ＭＳ 明朝"/>
                  </w:rPr>
                </w:rPrChange>
              </w:rPr>
            </w:pPr>
            <w:moveFrom w:id="4706" w:author="Masato YOSHIKAWA" w:date="2026-01-20T12:21:00Z" w16du:dateUtc="2026-01-20T03:21:00Z">
              <w:r w:rsidRPr="00B83013" w:rsidDel="005B6842">
                <w:rPr>
                  <w:rFonts w:ascii="Times New Roman" w:eastAsia="ＭＳ 明朝" w:hAnsi="Times New Roman" w:cs="Times New Roman"/>
                  <w:rPrChange w:id="4707" w:author="Masato YOSHIKAWA" w:date="2026-01-20T12:25:00Z" w16du:dateUtc="2026-01-20T03:25:00Z">
                    <w:rPr>
                      <w:rFonts w:ascii="ＭＳ 明朝" w:eastAsia="ＭＳ 明朝" w:hAnsi="ＭＳ 明朝"/>
                    </w:rPr>
                  </w:rPrChange>
                </w:rPr>
                <w:t>Minimization</w:t>
              </w:r>
            </w:moveFrom>
          </w:p>
        </w:tc>
        <w:tc>
          <w:tcPr>
            <w:tcW w:w="851" w:type="pct"/>
            <w:tcPrChange w:id="4708" w:author="Masato YOSHIKAWA" w:date="2026-01-20T12:20:00Z" w16du:dateUtc="2026-01-20T03:20:00Z">
              <w:tcPr>
                <w:tcW w:w="851" w:type="pct"/>
              </w:tcPr>
            </w:tcPrChange>
          </w:tcPr>
          <w:p w14:paraId="44C250CB" w14:textId="1BFD5CC5" w:rsidR="002E4570" w:rsidRPr="00B83013" w:rsidDel="005B6842" w:rsidRDefault="002E4570" w:rsidP="00A018DB">
            <w:pPr>
              <w:pStyle w:val="af8"/>
              <w:rPr>
                <w:moveFrom w:id="4709" w:author="Masato YOSHIKAWA" w:date="2026-01-20T12:21:00Z" w16du:dateUtc="2026-01-20T03:21:00Z"/>
                <w:rFonts w:ascii="Times New Roman" w:eastAsia="ＭＳ 明朝" w:hAnsi="Times New Roman" w:cs="Times New Roman"/>
                <w:rPrChange w:id="4710" w:author="Masato YOSHIKAWA" w:date="2026-01-20T12:25:00Z" w16du:dateUtc="2026-01-20T03:25:00Z">
                  <w:rPr>
                    <w:moveFrom w:id="4711" w:author="Masato YOSHIKAWA" w:date="2026-01-20T12:21:00Z" w16du:dateUtc="2026-01-20T03:21:00Z"/>
                    <w:rFonts w:ascii="ＭＳ 明朝" w:eastAsia="ＭＳ 明朝" w:hAnsi="ＭＳ 明朝"/>
                  </w:rPr>
                </w:rPrChange>
              </w:rPr>
            </w:pPr>
            <w:moveFrom w:id="4712" w:author="Masato YOSHIKAWA" w:date="2026-01-20T12:21:00Z" w16du:dateUtc="2026-01-20T03:21:00Z">
              <w:r w:rsidRPr="00B83013" w:rsidDel="005B6842">
                <w:rPr>
                  <w:rFonts w:ascii="Times New Roman" w:eastAsia="ＭＳ 明朝" w:hAnsi="Times New Roman" w:cs="Times New Roman"/>
                  <w:rPrChange w:id="4713" w:author="Masato YOSHIKAWA" w:date="2026-01-20T12:25:00Z" w16du:dateUtc="2026-01-20T03:25:00Z">
                    <w:rPr>
                      <w:rFonts w:ascii="ＭＳ 明朝" w:eastAsia="ＭＳ 明朝" w:hAnsi="ＭＳ 明朝"/>
                    </w:rPr>
                  </w:rPrChange>
                </w:rPr>
                <w:t>Literal translation</w:t>
              </w:r>
            </w:moveFrom>
          </w:p>
        </w:tc>
        <w:tc>
          <w:tcPr>
            <w:tcW w:w="831" w:type="pct"/>
            <w:tcPrChange w:id="4714" w:author="Masato YOSHIKAWA" w:date="2026-01-20T12:20:00Z" w16du:dateUtc="2026-01-20T03:20:00Z">
              <w:tcPr>
                <w:tcW w:w="831" w:type="pct"/>
              </w:tcPr>
            </w:tcPrChange>
          </w:tcPr>
          <w:p w14:paraId="6DA2617F" w14:textId="69414254" w:rsidR="002E4570" w:rsidRPr="00B83013" w:rsidDel="005B6842" w:rsidRDefault="002E4570" w:rsidP="00A018DB">
            <w:pPr>
              <w:pStyle w:val="af8"/>
              <w:rPr>
                <w:moveFrom w:id="4715" w:author="Masato YOSHIKAWA" w:date="2026-01-20T12:21:00Z" w16du:dateUtc="2026-01-20T03:21:00Z"/>
                <w:rFonts w:ascii="Times New Roman" w:eastAsia="ＭＳ 明朝" w:hAnsi="Times New Roman" w:cs="Times New Roman"/>
                <w:rPrChange w:id="4716" w:author="Masato YOSHIKAWA" w:date="2026-01-20T12:25:00Z" w16du:dateUtc="2026-01-20T03:25:00Z">
                  <w:rPr>
                    <w:moveFrom w:id="4717" w:author="Masato YOSHIKAWA" w:date="2026-01-20T12:21:00Z" w16du:dateUtc="2026-01-20T03:21:00Z"/>
                    <w:rFonts w:ascii="ＭＳ 明朝" w:eastAsia="ＭＳ 明朝" w:hAnsi="ＭＳ 明朝"/>
                  </w:rPr>
                </w:rPrChange>
              </w:rPr>
            </w:pPr>
            <w:moveFrom w:id="4718" w:author="Masato YOSHIKAWA" w:date="2026-01-20T12:21:00Z" w16du:dateUtc="2026-01-20T03:21:00Z">
              <w:r w:rsidRPr="00B83013" w:rsidDel="005B6842">
                <w:rPr>
                  <w:rFonts w:ascii="Times New Roman" w:eastAsia="ＭＳ 明朝" w:hAnsi="Times New Roman" w:cs="Times New Roman"/>
                  <w:rPrChange w:id="4719" w:author="Masato YOSHIKAWA" w:date="2026-01-20T12:25:00Z" w16du:dateUtc="2026-01-20T03:25:00Z">
                    <w:rPr>
                      <w:rFonts w:ascii="ＭＳ 明朝" w:eastAsia="ＭＳ 明朝" w:hAnsi="ＭＳ 明朝"/>
                    </w:rPr>
                  </w:rPrChange>
                </w:rPr>
                <w:t>Minimization</w:t>
              </w:r>
            </w:moveFrom>
          </w:p>
        </w:tc>
      </w:tr>
      <w:tr w:rsidR="002E4570" w:rsidRPr="00B83013" w:rsidDel="005B6842" w14:paraId="7459B2CC" w14:textId="19A68300" w:rsidTr="005B6842">
        <w:tc>
          <w:tcPr>
            <w:tcW w:w="583" w:type="pct"/>
            <w:tcPrChange w:id="4720" w:author="Masato YOSHIKAWA" w:date="2026-01-20T12:20:00Z" w16du:dateUtc="2026-01-20T03:20:00Z">
              <w:tcPr>
                <w:tcW w:w="582" w:type="pct"/>
              </w:tcPr>
            </w:tcPrChange>
          </w:tcPr>
          <w:p w14:paraId="0A1F4257" w14:textId="3F87B2C2" w:rsidR="002E4570" w:rsidRPr="00B83013" w:rsidDel="005B6842" w:rsidRDefault="002E4570" w:rsidP="00A018DB">
            <w:pPr>
              <w:pStyle w:val="af8"/>
              <w:rPr>
                <w:moveFrom w:id="4721" w:author="Masato YOSHIKAWA" w:date="2026-01-20T12:21:00Z" w16du:dateUtc="2026-01-20T03:21:00Z"/>
                <w:rFonts w:ascii="Times New Roman" w:eastAsia="ＭＳ 明朝" w:hAnsi="Times New Roman" w:cs="Times New Roman"/>
                <w:rPrChange w:id="4722" w:author="Masato YOSHIKAWA" w:date="2026-01-20T12:25:00Z" w16du:dateUtc="2026-01-20T03:25:00Z">
                  <w:rPr>
                    <w:moveFrom w:id="4723" w:author="Masato YOSHIKAWA" w:date="2026-01-20T12:21:00Z" w16du:dateUtc="2026-01-20T03:21:00Z"/>
                    <w:rFonts w:ascii="ＭＳ 明朝" w:eastAsia="ＭＳ 明朝" w:hAnsi="ＭＳ 明朝"/>
                  </w:rPr>
                </w:rPrChange>
              </w:rPr>
            </w:pPr>
            <w:moveFrom w:id="4724" w:author="Masato YOSHIKAWA" w:date="2026-01-20T12:21:00Z" w16du:dateUtc="2026-01-20T03:21:00Z">
              <w:r w:rsidRPr="00B83013" w:rsidDel="005B6842">
                <w:rPr>
                  <w:rFonts w:ascii="Times New Roman" w:eastAsia="ＭＳ 明朝" w:hAnsi="Times New Roman" w:cs="Times New Roman" w:hint="eastAsia"/>
                  <w:rPrChange w:id="4725" w:author="Masato YOSHIKAWA" w:date="2026-01-20T12:25:00Z" w16du:dateUtc="2026-01-20T03:25:00Z">
                    <w:rPr>
                      <w:rFonts w:ascii="ＭＳ 明朝" w:eastAsia="ＭＳ 明朝" w:hAnsi="ＭＳ 明朝" w:hint="eastAsia"/>
                    </w:rPr>
                  </w:rPrChange>
                </w:rPr>
                <w:t>心丈夫</w:t>
              </w:r>
            </w:moveFrom>
          </w:p>
        </w:tc>
        <w:tc>
          <w:tcPr>
            <w:tcW w:w="583" w:type="pct"/>
            <w:tcPrChange w:id="4726" w:author="Masato YOSHIKAWA" w:date="2026-01-20T12:20:00Z" w16du:dateUtc="2026-01-20T03:20:00Z">
              <w:tcPr>
                <w:tcW w:w="583" w:type="pct"/>
              </w:tcPr>
            </w:tcPrChange>
          </w:tcPr>
          <w:p w14:paraId="6C40C7A3" w14:textId="1227DDE4" w:rsidR="002E4570" w:rsidRPr="00B83013" w:rsidDel="005B6842" w:rsidRDefault="002E4570" w:rsidP="00A018DB">
            <w:pPr>
              <w:pStyle w:val="af8"/>
              <w:rPr>
                <w:moveFrom w:id="4727" w:author="Masato YOSHIKAWA" w:date="2026-01-20T12:21:00Z" w16du:dateUtc="2026-01-20T03:21:00Z"/>
                <w:rFonts w:ascii="Times New Roman" w:eastAsia="ＭＳ 明朝" w:hAnsi="Times New Roman" w:cs="Times New Roman"/>
                <w:rPrChange w:id="4728" w:author="Masato YOSHIKAWA" w:date="2026-01-20T12:25:00Z" w16du:dateUtc="2026-01-20T03:25:00Z">
                  <w:rPr>
                    <w:moveFrom w:id="4729" w:author="Masato YOSHIKAWA" w:date="2026-01-20T12:21:00Z" w16du:dateUtc="2026-01-20T03:21:00Z"/>
                    <w:rFonts w:ascii="ＭＳ 明朝" w:eastAsia="ＭＳ 明朝" w:hAnsi="ＭＳ 明朝"/>
                  </w:rPr>
                </w:rPrChange>
              </w:rPr>
            </w:pPr>
            <w:moveFrom w:id="4730" w:author="Masato YOSHIKAWA" w:date="2026-01-20T12:21:00Z" w16du:dateUtc="2026-01-20T03:21:00Z">
              <w:r w:rsidRPr="00B83013" w:rsidDel="005B6842">
                <w:rPr>
                  <w:rFonts w:ascii="Times New Roman" w:eastAsia="ＭＳ 明朝" w:hAnsi="Times New Roman" w:cs="Times New Roman"/>
                  <w:rPrChange w:id="4731" w:author="Masato YOSHIKAWA" w:date="2026-01-20T12:25:00Z" w16du:dateUtc="2026-01-20T03:25:00Z">
                    <w:rPr>
                      <w:rFonts w:ascii="ＭＳ 明朝" w:eastAsia="ＭＳ 明朝" w:hAnsi="ＭＳ 明朝"/>
                    </w:rPr>
                  </w:rPrChange>
                </w:rPr>
                <w:t>なし</w:t>
              </w:r>
            </w:moveFrom>
          </w:p>
        </w:tc>
        <w:tc>
          <w:tcPr>
            <w:tcW w:w="629" w:type="pct"/>
            <w:tcPrChange w:id="4732" w:author="Masato YOSHIKAWA" w:date="2026-01-20T12:20:00Z" w16du:dateUtc="2026-01-20T03:20:00Z">
              <w:tcPr>
                <w:tcW w:w="629" w:type="pct"/>
              </w:tcPr>
            </w:tcPrChange>
          </w:tcPr>
          <w:p w14:paraId="0C37B5B9" w14:textId="04AAD471" w:rsidR="002E4570" w:rsidRPr="00B83013" w:rsidDel="005B6842" w:rsidRDefault="002E4570" w:rsidP="00A018DB">
            <w:pPr>
              <w:pStyle w:val="af8"/>
              <w:rPr>
                <w:moveFrom w:id="4733" w:author="Masato YOSHIKAWA" w:date="2026-01-20T12:21:00Z" w16du:dateUtc="2026-01-20T03:21:00Z"/>
                <w:rFonts w:ascii="Times New Roman" w:eastAsia="ＭＳ 明朝" w:hAnsi="Times New Roman" w:cs="Times New Roman"/>
                <w:rPrChange w:id="4734" w:author="Masato YOSHIKAWA" w:date="2026-01-20T12:25:00Z" w16du:dateUtc="2026-01-20T03:25:00Z">
                  <w:rPr>
                    <w:moveFrom w:id="4735" w:author="Masato YOSHIKAWA" w:date="2026-01-20T12:21:00Z" w16du:dateUtc="2026-01-20T03:21:00Z"/>
                    <w:rFonts w:ascii="ＭＳ 明朝" w:eastAsia="ＭＳ 明朝" w:hAnsi="ＭＳ 明朝"/>
                  </w:rPr>
                </w:rPrChange>
              </w:rPr>
            </w:pPr>
            <w:moveFrom w:id="4736" w:author="Masato YOSHIKAWA" w:date="2026-01-20T12:21:00Z" w16du:dateUtc="2026-01-20T03:21:00Z">
              <w:r w:rsidRPr="00B83013" w:rsidDel="005B6842">
                <w:rPr>
                  <w:rFonts w:ascii="Times New Roman" w:eastAsia="ＭＳ 明朝" w:hAnsi="Times New Roman" w:cs="Times New Roman"/>
                  <w:rPrChange w:id="4737" w:author="Masato YOSHIKAWA" w:date="2026-01-20T12:25:00Z" w16du:dateUtc="2026-01-20T03:25:00Z">
                    <w:rPr>
                      <w:rFonts w:ascii="ＭＳ 明朝" w:eastAsia="ＭＳ 明朝" w:hAnsi="ＭＳ 明朝"/>
                    </w:rPr>
                  </w:rPrChange>
                </w:rPr>
                <w:t>self-reliant</w:t>
              </w:r>
            </w:moveFrom>
          </w:p>
        </w:tc>
        <w:tc>
          <w:tcPr>
            <w:tcW w:w="779" w:type="pct"/>
            <w:tcPrChange w:id="4738" w:author="Masato YOSHIKAWA" w:date="2026-01-20T12:20:00Z" w16du:dateUtc="2026-01-20T03:20:00Z">
              <w:tcPr>
                <w:tcW w:w="779" w:type="pct"/>
              </w:tcPr>
            </w:tcPrChange>
          </w:tcPr>
          <w:p w14:paraId="50433746" w14:textId="4D2876A6" w:rsidR="002E4570" w:rsidRPr="00B83013" w:rsidDel="005B6842" w:rsidRDefault="002E4570" w:rsidP="00A018DB">
            <w:pPr>
              <w:pStyle w:val="af8"/>
              <w:rPr>
                <w:moveFrom w:id="4739" w:author="Masato YOSHIKAWA" w:date="2026-01-20T12:21:00Z" w16du:dateUtc="2026-01-20T03:21:00Z"/>
                <w:rFonts w:ascii="Times New Roman" w:eastAsia="ＭＳ 明朝" w:hAnsi="Times New Roman" w:cs="Times New Roman"/>
                <w:rPrChange w:id="4740" w:author="Masato YOSHIKAWA" w:date="2026-01-20T12:25:00Z" w16du:dateUtc="2026-01-20T03:25:00Z">
                  <w:rPr>
                    <w:moveFrom w:id="4741" w:author="Masato YOSHIKAWA" w:date="2026-01-20T12:21:00Z" w16du:dateUtc="2026-01-20T03:21:00Z"/>
                    <w:rFonts w:ascii="ＭＳ 明朝" w:eastAsia="ＭＳ 明朝" w:hAnsi="ＭＳ 明朝"/>
                  </w:rPr>
                </w:rPrChange>
              </w:rPr>
            </w:pPr>
            <w:moveFrom w:id="4742" w:author="Masato YOSHIKAWA" w:date="2026-01-20T12:21:00Z" w16du:dateUtc="2026-01-20T03:21:00Z">
              <w:r w:rsidRPr="00B83013" w:rsidDel="005B6842">
                <w:rPr>
                  <w:rFonts w:ascii="Times New Roman" w:eastAsia="ＭＳ 明朝" w:hAnsi="Times New Roman" w:cs="Times New Roman"/>
                  <w:rPrChange w:id="4743" w:author="Masato YOSHIKAWA" w:date="2026-01-20T12:25:00Z" w16du:dateUtc="2026-01-20T03:25:00Z">
                    <w:rPr>
                      <w:rFonts w:ascii="ＭＳ 明朝" w:eastAsia="ＭＳ 明朝" w:hAnsi="ＭＳ 明朝"/>
                    </w:rPr>
                  </w:rPrChange>
                </w:rPr>
                <w:t>Reduction</w:t>
              </w:r>
            </w:moveFrom>
          </w:p>
        </w:tc>
        <w:tc>
          <w:tcPr>
            <w:tcW w:w="744" w:type="pct"/>
            <w:tcPrChange w:id="4744" w:author="Masato YOSHIKAWA" w:date="2026-01-20T12:20:00Z" w16du:dateUtc="2026-01-20T03:20:00Z">
              <w:tcPr>
                <w:tcW w:w="744" w:type="pct"/>
              </w:tcPr>
            </w:tcPrChange>
          </w:tcPr>
          <w:p w14:paraId="3DAC53B1" w14:textId="105F4871" w:rsidR="002E4570" w:rsidRPr="00B83013" w:rsidDel="005B6842" w:rsidRDefault="002E4570" w:rsidP="00A018DB">
            <w:pPr>
              <w:pStyle w:val="af8"/>
              <w:rPr>
                <w:moveFrom w:id="4745" w:author="Masato YOSHIKAWA" w:date="2026-01-20T12:21:00Z" w16du:dateUtc="2026-01-20T03:21:00Z"/>
                <w:rFonts w:ascii="Times New Roman" w:eastAsia="ＭＳ 明朝" w:hAnsi="Times New Roman" w:cs="Times New Roman"/>
                <w:rPrChange w:id="4746" w:author="Masato YOSHIKAWA" w:date="2026-01-20T12:25:00Z" w16du:dateUtc="2026-01-20T03:25:00Z">
                  <w:rPr>
                    <w:moveFrom w:id="4747" w:author="Masato YOSHIKAWA" w:date="2026-01-20T12:21:00Z" w16du:dateUtc="2026-01-20T03:21:00Z"/>
                    <w:rFonts w:ascii="ＭＳ 明朝" w:eastAsia="ＭＳ 明朝" w:hAnsi="ＭＳ 明朝"/>
                  </w:rPr>
                </w:rPrChange>
              </w:rPr>
            </w:pPr>
            <w:moveFrom w:id="4748" w:author="Masato YOSHIKAWA" w:date="2026-01-20T12:21:00Z" w16du:dateUtc="2026-01-20T03:21:00Z">
              <w:r w:rsidRPr="00B83013" w:rsidDel="005B6842">
                <w:rPr>
                  <w:rFonts w:ascii="Times New Roman" w:eastAsia="ＭＳ 明朝" w:hAnsi="Times New Roman" w:cs="Times New Roman"/>
                  <w:rPrChange w:id="4749" w:author="Masato YOSHIKAWA" w:date="2026-01-20T12:25:00Z" w16du:dateUtc="2026-01-20T03:25:00Z">
                    <w:rPr>
                      <w:rFonts w:ascii="ＭＳ 明朝" w:eastAsia="ＭＳ 明朝" w:hAnsi="ＭＳ 明朝"/>
                    </w:rPr>
                  </w:rPrChange>
                </w:rPr>
                <w:t>Denial</w:t>
              </w:r>
            </w:moveFrom>
          </w:p>
        </w:tc>
        <w:tc>
          <w:tcPr>
            <w:tcW w:w="851" w:type="pct"/>
            <w:tcPrChange w:id="4750" w:author="Masato YOSHIKAWA" w:date="2026-01-20T12:20:00Z" w16du:dateUtc="2026-01-20T03:20:00Z">
              <w:tcPr>
                <w:tcW w:w="851" w:type="pct"/>
              </w:tcPr>
            </w:tcPrChange>
          </w:tcPr>
          <w:p w14:paraId="17139049" w14:textId="488ED032" w:rsidR="002E4570" w:rsidRPr="00B83013" w:rsidDel="005B6842" w:rsidRDefault="002E4570" w:rsidP="00A018DB">
            <w:pPr>
              <w:pStyle w:val="af8"/>
              <w:rPr>
                <w:moveFrom w:id="4751" w:author="Masato YOSHIKAWA" w:date="2026-01-20T12:21:00Z" w16du:dateUtc="2026-01-20T03:21:00Z"/>
                <w:rFonts w:ascii="Times New Roman" w:eastAsia="ＭＳ 明朝" w:hAnsi="Times New Roman" w:cs="Times New Roman"/>
                <w:rPrChange w:id="4752" w:author="Masato YOSHIKAWA" w:date="2026-01-20T12:25:00Z" w16du:dateUtc="2026-01-20T03:25:00Z">
                  <w:rPr>
                    <w:moveFrom w:id="4753" w:author="Masato YOSHIKAWA" w:date="2026-01-20T12:21:00Z" w16du:dateUtc="2026-01-20T03:21:00Z"/>
                    <w:rFonts w:ascii="ＭＳ 明朝" w:eastAsia="ＭＳ 明朝" w:hAnsi="ＭＳ 明朝"/>
                  </w:rPr>
                </w:rPrChange>
              </w:rPr>
            </w:pPr>
            <w:moveFrom w:id="4754" w:author="Masato YOSHIKAWA" w:date="2026-01-20T12:21:00Z" w16du:dateUtc="2026-01-20T03:21:00Z">
              <w:r w:rsidRPr="00B83013" w:rsidDel="005B6842">
                <w:rPr>
                  <w:rFonts w:ascii="Times New Roman" w:eastAsia="ＭＳ 明朝" w:hAnsi="Times New Roman" w:cs="Times New Roman"/>
                  <w:rPrChange w:id="4755" w:author="Masato YOSHIKAWA" w:date="2026-01-20T12:25:00Z" w16du:dateUtc="2026-01-20T03:25:00Z">
                    <w:rPr>
                      <w:rFonts w:ascii="ＭＳ 明朝" w:eastAsia="ＭＳ 明朝" w:hAnsi="ＭＳ 明朝"/>
                    </w:rPr>
                  </w:rPrChange>
                </w:rPr>
                <w:t>Adaptation</w:t>
              </w:r>
            </w:moveFrom>
          </w:p>
        </w:tc>
        <w:tc>
          <w:tcPr>
            <w:tcW w:w="831" w:type="pct"/>
            <w:tcPrChange w:id="4756" w:author="Masato YOSHIKAWA" w:date="2026-01-20T12:20:00Z" w16du:dateUtc="2026-01-20T03:20:00Z">
              <w:tcPr>
                <w:tcW w:w="831" w:type="pct"/>
              </w:tcPr>
            </w:tcPrChange>
          </w:tcPr>
          <w:p w14:paraId="6492F1F8" w14:textId="0C1B9818" w:rsidR="002E4570" w:rsidRPr="00B83013" w:rsidDel="005B6842" w:rsidRDefault="002E4570" w:rsidP="00A018DB">
            <w:pPr>
              <w:pStyle w:val="af8"/>
              <w:rPr>
                <w:moveFrom w:id="4757" w:author="Masato YOSHIKAWA" w:date="2026-01-20T12:21:00Z" w16du:dateUtc="2026-01-20T03:21:00Z"/>
                <w:rFonts w:ascii="Times New Roman" w:eastAsia="ＭＳ 明朝" w:hAnsi="Times New Roman" w:cs="Times New Roman"/>
                <w:rPrChange w:id="4758" w:author="Masato YOSHIKAWA" w:date="2026-01-20T12:25:00Z" w16du:dateUtc="2026-01-20T03:25:00Z">
                  <w:rPr>
                    <w:moveFrom w:id="4759" w:author="Masato YOSHIKAWA" w:date="2026-01-20T12:21:00Z" w16du:dateUtc="2026-01-20T03:21:00Z"/>
                    <w:rFonts w:ascii="ＭＳ 明朝" w:eastAsia="ＭＳ 明朝" w:hAnsi="ＭＳ 明朝"/>
                  </w:rPr>
                </w:rPrChange>
              </w:rPr>
            </w:pPr>
            <w:moveFrom w:id="4760" w:author="Masato YOSHIKAWA" w:date="2026-01-20T12:21:00Z" w16du:dateUtc="2026-01-20T03:21:00Z">
              <w:r w:rsidRPr="00B83013" w:rsidDel="005B6842">
                <w:rPr>
                  <w:rFonts w:ascii="Times New Roman" w:eastAsia="ＭＳ 明朝" w:hAnsi="Times New Roman" w:cs="Times New Roman"/>
                  <w:rPrChange w:id="4761" w:author="Masato YOSHIKAWA" w:date="2026-01-20T12:25:00Z" w16du:dateUtc="2026-01-20T03:25:00Z">
                    <w:rPr>
                      <w:rFonts w:ascii="ＭＳ 明朝" w:eastAsia="ＭＳ 明朝" w:hAnsi="ＭＳ 明朝"/>
                    </w:rPr>
                  </w:rPrChange>
                </w:rPr>
                <w:t>Minimization</w:t>
              </w:r>
            </w:moveFrom>
          </w:p>
        </w:tc>
      </w:tr>
      <w:tr w:rsidR="002E4570" w:rsidRPr="00B83013" w:rsidDel="005B6842" w14:paraId="7AEECFCF" w14:textId="16885432" w:rsidTr="005B6842">
        <w:tc>
          <w:tcPr>
            <w:tcW w:w="583" w:type="pct"/>
            <w:tcPrChange w:id="4762" w:author="Masato YOSHIKAWA" w:date="2026-01-20T12:20:00Z" w16du:dateUtc="2026-01-20T03:20:00Z">
              <w:tcPr>
                <w:tcW w:w="582" w:type="pct"/>
              </w:tcPr>
            </w:tcPrChange>
          </w:tcPr>
          <w:p w14:paraId="302D380B" w14:textId="2012A3E2" w:rsidR="002E4570" w:rsidRPr="00B83013" w:rsidDel="005B6842" w:rsidRDefault="002E4570" w:rsidP="00A018DB">
            <w:pPr>
              <w:pStyle w:val="af8"/>
              <w:rPr>
                <w:moveFrom w:id="4763" w:author="Masato YOSHIKAWA" w:date="2026-01-20T12:21:00Z" w16du:dateUtc="2026-01-20T03:21:00Z"/>
                <w:rFonts w:ascii="Times New Roman" w:eastAsia="ＭＳ 明朝" w:hAnsi="Times New Roman" w:cs="Times New Roman"/>
                <w:rPrChange w:id="4764" w:author="Masato YOSHIKAWA" w:date="2026-01-20T12:25:00Z" w16du:dateUtc="2026-01-20T03:25:00Z">
                  <w:rPr>
                    <w:moveFrom w:id="4765" w:author="Masato YOSHIKAWA" w:date="2026-01-20T12:21:00Z" w16du:dateUtc="2026-01-20T03:21:00Z"/>
                    <w:rFonts w:ascii="ＭＳ 明朝" w:eastAsia="ＭＳ 明朝" w:hAnsi="ＭＳ 明朝"/>
                  </w:rPr>
                </w:rPrChange>
              </w:rPr>
            </w:pPr>
            <w:moveFrom w:id="4766" w:author="Masato YOSHIKAWA" w:date="2026-01-20T12:21:00Z" w16du:dateUtc="2026-01-20T03:21:00Z">
              <w:r w:rsidRPr="00B83013" w:rsidDel="005B6842">
                <w:rPr>
                  <w:rFonts w:ascii="Times New Roman" w:eastAsia="ＭＳ 明朝" w:hAnsi="Times New Roman" w:cs="Times New Roman" w:hint="eastAsia"/>
                  <w:rPrChange w:id="4767" w:author="Masato YOSHIKAWA" w:date="2026-01-20T12:25:00Z" w16du:dateUtc="2026-01-20T03:25:00Z">
                    <w:rPr>
                      <w:rFonts w:ascii="ＭＳ 明朝" w:eastAsia="ＭＳ 明朝" w:hAnsi="ＭＳ 明朝" w:hint="eastAsia"/>
                    </w:rPr>
                  </w:rPrChange>
                </w:rPr>
                <w:t>横浜</w:t>
              </w:r>
            </w:moveFrom>
          </w:p>
        </w:tc>
        <w:tc>
          <w:tcPr>
            <w:tcW w:w="583" w:type="pct"/>
            <w:tcPrChange w:id="4768" w:author="Masato YOSHIKAWA" w:date="2026-01-20T12:20:00Z" w16du:dateUtc="2026-01-20T03:20:00Z">
              <w:tcPr>
                <w:tcW w:w="583" w:type="pct"/>
              </w:tcPr>
            </w:tcPrChange>
          </w:tcPr>
          <w:p w14:paraId="51CBC241" w14:textId="75A8E39C" w:rsidR="002E4570" w:rsidRPr="00B83013" w:rsidDel="005B6842" w:rsidRDefault="002E4570" w:rsidP="00A018DB">
            <w:pPr>
              <w:pStyle w:val="af8"/>
              <w:rPr>
                <w:moveFrom w:id="4769" w:author="Masato YOSHIKAWA" w:date="2026-01-20T12:21:00Z" w16du:dateUtc="2026-01-20T03:21:00Z"/>
                <w:rFonts w:ascii="Times New Roman" w:eastAsia="ＭＳ 明朝" w:hAnsi="Times New Roman" w:cs="Times New Roman"/>
                <w:rPrChange w:id="4770" w:author="Masato YOSHIKAWA" w:date="2026-01-20T12:25:00Z" w16du:dateUtc="2026-01-20T03:25:00Z">
                  <w:rPr>
                    <w:moveFrom w:id="4771" w:author="Masato YOSHIKAWA" w:date="2026-01-20T12:21:00Z" w16du:dateUtc="2026-01-20T03:21:00Z"/>
                    <w:rFonts w:ascii="ＭＳ 明朝" w:eastAsia="ＭＳ 明朝" w:hAnsi="ＭＳ 明朝"/>
                  </w:rPr>
                </w:rPrChange>
              </w:rPr>
            </w:pPr>
            <w:moveFrom w:id="4772" w:author="Masato YOSHIKAWA" w:date="2026-01-20T12:21:00Z" w16du:dateUtc="2026-01-20T03:21:00Z">
              <w:r w:rsidRPr="00B83013" w:rsidDel="005B6842">
                <w:rPr>
                  <w:rFonts w:ascii="Times New Roman" w:eastAsia="ＭＳ 明朝" w:hAnsi="Times New Roman" w:cs="Times New Roman"/>
                  <w:rPrChange w:id="4773" w:author="Masato YOSHIKAWA" w:date="2026-01-20T12:25:00Z" w16du:dateUtc="2026-01-20T03:25:00Z">
                    <w:rPr>
                      <w:rFonts w:ascii="ＭＳ 明朝" w:eastAsia="ＭＳ 明朝" w:hAnsi="ＭＳ 明朝"/>
                    </w:rPr>
                  </w:rPrChange>
                </w:rPr>
                <w:t>Yokohama</w:t>
              </w:r>
            </w:moveFrom>
          </w:p>
        </w:tc>
        <w:tc>
          <w:tcPr>
            <w:tcW w:w="629" w:type="pct"/>
            <w:tcPrChange w:id="4774" w:author="Masato YOSHIKAWA" w:date="2026-01-20T12:20:00Z" w16du:dateUtc="2026-01-20T03:20:00Z">
              <w:tcPr>
                <w:tcW w:w="629" w:type="pct"/>
              </w:tcPr>
            </w:tcPrChange>
          </w:tcPr>
          <w:p w14:paraId="10E823AA" w14:textId="4D2C8ECE" w:rsidR="002E4570" w:rsidRPr="00B83013" w:rsidDel="005B6842" w:rsidRDefault="002E4570" w:rsidP="00A018DB">
            <w:pPr>
              <w:pStyle w:val="af8"/>
              <w:rPr>
                <w:moveFrom w:id="4775" w:author="Masato YOSHIKAWA" w:date="2026-01-20T12:21:00Z" w16du:dateUtc="2026-01-20T03:21:00Z"/>
                <w:rFonts w:ascii="Times New Roman" w:eastAsia="ＭＳ 明朝" w:hAnsi="Times New Roman" w:cs="Times New Roman"/>
                <w:rPrChange w:id="4776" w:author="Masato YOSHIKAWA" w:date="2026-01-20T12:25:00Z" w16du:dateUtc="2026-01-20T03:25:00Z">
                  <w:rPr>
                    <w:moveFrom w:id="4777" w:author="Masato YOSHIKAWA" w:date="2026-01-20T12:21:00Z" w16du:dateUtc="2026-01-20T03:21:00Z"/>
                    <w:rFonts w:ascii="ＭＳ 明朝" w:eastAsia="ＭＳ 明朝" w:hAnsi="ＭＳ 明朝"/>
                  </w:rPr>
                </w:rPrChange>
              </w:rPr>
            </w:pPr>
            <w:moveFrom w:id="4778" w:author="Masato YOSHIKAWA" w:date="2026-01-20T12:21:00Z" w16du:dateUtc="2026-01-20T03:21:00Z">
              <w:r w:rsidRPr="00B83013" w:rsidDel="005B6842">
                <w:rPr>
                  <w:rFonts w:ascii="Times New Roman" w:eastAsia="ＭＳ 明朝" w:hAnsi="Times New Roman" w:cs="Times New Roman"/>
                  <w:rPrChange w:id="4779" w:author="Masato YOSHIKAWA" w:date="2026-01-20T12:25:00Z" w16du:dateUtc="2026-01-20T03:25:00Z">
                    <w:rPr>
                      <w:rFonts w:ascii="ＭＳ 明朝" w:eastAsia="ＭＳ 明朝" w:hAnsi="ＭＳ 明朝"/>
                    </w:rPr>
                  </w:rPrChange>
                </w:rPr>
                <w:t>Yokohama</w:t>
              </w:r>
            </w:moveFrom>
          </w:p>
        </w:tc>
        <w:tc>
          <w:tcPr>
            <w:tcW w:w="779" w:type="pct"/>
            <w:tcPrChange w:id="4780" w:author="Masato YOSHIKAWA" w:date="2026-01-20T12:20:00Z" w16du:dateUtc="2026-01-20T03:20:00Z">
              <w:tcPr>
                <w:tcW w:w="779" w:type="pct"/>
              </w:tcPr>
            </w:tcPrChange>
          </w:tcPr>
          <w:p w14:paraId="34ACE163" w14:textId="69716EC1" w:rsidR="002E4570" w:rsidRPr="00B83013" w:rsidDel="005B6842" w:rsidRDefault="002E4570" w:rsidP="00A018DB">
            <w:pPr>
              <w:pStyle w:val="af8"/>
              <w:rPr>
                <w:moveFrom w:id="4781" w:author="Masato YOSHIKAWA" w:date="2026-01-20T12:21:00Z" w16du:dateUtc="2026-01-20T03:21:00Z"/>
                <w:rFonts w:ascii="Times New Roman" w:eastAsia="ＭＳ 明朝" w:hAnsi="Times New Roman" w:cs="Times New Roman"/>
                <w:rPrChange w:id="4782" w:author="Masato YOSHIKAWA" w:date="2026-01-20T12:25:00Z" w16du:dateUtc="2026-01-20T03:25:00Z">
                  <w:rPr>
                    <w:moveFrom w:id="4783" w:author="Masato YOSHIKAWA" w:date="2026-01-20T12:21:00Z" w16du:dateUtc="2026-01-20T03:21:00Z"/>
                    <w:rFonts w:ascii="ＭＳ 明朝" w:eastAsia="ＭＳ 明朝" w:hAnsi="ＭＳ 明朝"/>
                  </w:rPr>
                </w:rPrChange>
              </w:rPr>
            </w:pPr>
            <w:moveFrom w:id="4784" w:author="Masato YOSHIKAWA" w:date="2026-01-20T12:21:00Z" w16du:dateUtc="2026-01-20T03:21:00Z">
              <w:r w:rsidRPr="00B83013" w:rsidDel="005B6842">
                <w:rPr>
                  <w:rFonts w:ascii="Times New Roman" w:eastAsia="ＭＳ 明朝" w:hAnsi="Times New Roman" w:cs="Times New Roman"/>
                  <w:rPrChange w:id="4785" w:author="Masato YOSHIKAWA" w:date="2026-01-20T12:25:00Z" w16du:dateUtc="2026-01-20T03:25:00Z">
                    <w:rPr>
                      <w:rFonts w:ascii="ＭＳ 明朝" w:eastAsia="ＭＳ 明朝" w:hAnsi="ＭＳ 明朝"/>
                    </w:rPr>
                  </w:rPrChange>
                </w:rPr>
                <w:t>Borrowing</w:t>
              </w:r>
            </w:moveFrom>
          </w:p>
        </w:tc>
        <w:tc>
          <w:tcPr>
            <w:tcW w:w="744" w:type="pct"/>
            <w:tcPrChange w:id="4786" w:author="Masato YOSHIKAWA" w:date="2026-01-20T12:20:00Z" w16du:dateUtc="2026-01-20T03:20:00Z">
              <w:tcPr>
                <w:tcW w:w="744" w:type="pct"/>
              </w:tcPr>
            </w:tcPrChange>
          </w:tcPr>
          <w:p w14:paraId="674F6862" w14:textId="4A736830" w:rsidR="002E4570" w:rsidRPr="00B83013" w:rsidDel="005B6842" w:rsidRDefault="002E4570" w:rsidP="00A018DB">
            <w:pPr>
              <w:pStyle w:val="af8"/>
              <w:rPr>
                <w:moveFrom w:id="4787" w:author="Masato YOSHIKAWA" w:date="2026-01-20T12:21:00Z" w16du:dateUtc="2026-01-20T03:21:00Z"/>
                <w:rFonts w:ascii="Times New Roman" w:eastAsia="ＭＳ 明朝" w:hAnsi="Times New Roman" w:cs="Times New Roman"/>
                <w:rPrChange w:id="4788" w:author="Masato YOSHIKAWA" w:date="2026-01-20T12:25:00Z" w16du:dateUtc="2026-01-20T03:25:00Z">
                  <w:rPr>
                    <w:moveFrom w:id="4789" w:author="Masato YOSHIKAWA" w:date="2026-01-20T12:21:00Z" w16du:dateUtc="2026-01-20T03:21:00Z"/>
                    <w:rFonts w:ascii="ＭＳ 明朝" w:eastAsia="ＭＳ 明朝" w:hAnsi="ＭＳ 明朝"/>
                  </w:rPr>
                </w:rPrChange>
              </w:rPr>
            </w:pPr>
            <w:moveFrom w:id="4790" w:author="Masato YOSHIKAWA" w:date="2026-01-20T12:21:00Z" w16du:dateUtc="2026-01-20T03:21:00Z">
              <w:r w:rsidRPr="00B83013" w:rsidDel="005B6842">
                <w:rPr>
                  <w:rFonts w:ascii="Times New Roman" w:eastAsia="ＭＳ 明朝" w:hAnsi="Times New Roman" w:cs="Times New Roman"/>
                  <w:rPrChange w:id="4791" w:author="Masato YOSHIKAWA" w:date="2026-01-20T12:25:00Z" w16du:dateUtc="2026-01-20T03:25:00Z">
                    <w:rPr>
                      <w:rFonts w:ascii="ＭＳ 明朝" w:eastAsia="ＭＳ 明朝" w:hAnsi="ＭＳ 明朝"/>
                    </w:rPr>
                  </w:rPrChange>
                </w:rPr>
                <w:t>Acceptance</w:t>
              </w:r>
            </w:moveFrom>
          </w:p>
        </w:tc>
        <w:tc>
          <w:tcPr>
            <w:tcW w:w="851" w:type="pct"/>
            <w:tcPrChange w:id="4792" w:author="Masato YOSHIKAWA" w:date="2026-01-20T12:20:00Z" w16du:dateUtc="2026-01-20T03:20:00Z">
              <w:tcPr>
                <w:tcW w:w="851" w:type="pct"/>
              </w:tcPr>
            </w:tcPrChange>
          </w:tcPr>
          <w:p w14:paraId="6C645423" w14:textId="2A6927D9" w:rsidR="002E4570" w:rsidRPr="00B83013" w:rsidDel="005B6842" w:rsidRDefault="002E4570" w:rsidP="00A018DB">
            <w:pPr>
              <w:pStyle w:val="af8"/>
              <w:rPr>
                <w:moveFrom w:id="4793" w:author="Masato YOSHIKAWA" w:date="2026-01-20T12:21:00Z" w16du:dateUtc="2026-01-20T03:21:00Z"/>
                <w:rFonts w:ascii="Times New Roman" w:eastAsia="ＭＳ 明朝" w:hAnsi="Times New Roman" w:cs="Times New Roman"/>
                <w:rPrChange w:id="4794" w:author="Masato YOSHIKAWA" w:date="2026-01-20T12:25:00Z" w16du:dateUtc="2026-01-20T03:25:00Z">
                  <w:rPr>
                    <w:moveFrom w:id="4795" w:author="Masato YOSHIKAWA" w:date="2026-01-20T12:21:00Z" w16du:dateUtc="2026-01-20T03:21:00Z"/>
                    <w:rFonts w:ascii="ＭＳ 明朝" w:eastAsia="ＭＳ 明朝" w:hAnsi="ＭＳ 明朝"/>
                  </w:rPr>
                </w:rPrChange>
              </w:rPr>
            </w:pPr>
            <w:moveFrom w:id="4796" w:author="Masato YOSHIKAWA" w:date="2026-01-20T12:21:00Z" w16du:dateUtc="2026-01-20T03:21:00Z">
              <w:r w:rsidRPr="00B83013" w:rsidDel="005B6842">
                <w:rPr>
                  <w:rFonts w:ascii="Times New Roman" w:eastAsia="ＭＳ 明朝" w:hAnsi="Times New Roman" w:cs="Times New Roman"/>
                  <w:rPrChange w:id="4797" w:author="Masato YOSHIKAWA" w:date="2026-01-20T12:25:00Z" w16du:dateUtc="2026-01-20T03:25:00Z">
                    <w:rPr>
                      <w:rFonts w:ascii="ＭＳ 明朝" w:eastAsia="ＭＳ 明朝" w:hAnsi="ＭＳ 明朝"/>
                    </w:rPr>
                  </w:rPrChange>
                </w:rPr>
                <w:t>Borrowing</w:t>
              </w:r>
            </w:moveFrom>
          </w:p>
        </w:tc>
        <w:tc>
          <w:tcPr>
            <w:tcW w:w="831" w:type="pct"/>
            <w:tcPrChange w:id="4798" w:author="Masato YOSHIKAWA" w:date="2026-01-20T12:20:00Z" w16du:dateUtc="2026-01-20T03:20:00Z">
              <w:tcPr>
                <w:tcW w:w="831" w:type="pct"/>
              </w:tcPr>
            </w:tcPrChange>
          </w:tcPr>
          <w:p w14:paraId="5FFCA911" w14:textId="3ABA4225" w:rsidR="002E4570" w:rsidRPr="00B83013" w:rsidDel="005B6842" w:rsidRDefault="002E4570" w:rsidP="00A018DB">
            <w:pPr>
              <w:pStyle w:val="af8"/>
              <w:rPr>
                <w:moveFrom w:id="4799" w:author="Masato YOSHIKAWA" w:date="2026-01-20T12:21:00Z" w16du:dateUtc="2026-01-20T03:21:00Z"/>
                <w:rFonts w:ascii="Times New Roman" w:eastAsia="ＭＳ 明朝" w:hAnsi="Times New Roman" w:cs="Times New Roman"/>
                <w:rPrChange w:id="4800" w:author="Masato YOSHIKAWA" w:date="2026-01-20T12:25:00Z" w16du:dateUtc="2026-01-20T03:25:00Z">
                  <w:rPr>
                    <w:moveFrom w:id="4801" w:author="Masato YOSHIKAWA" w:date="2026-01-20T12:21:00Z" w16du:dateUtc="2026-01-20T03:21:00Z"/>
                    <w:rFonts w:ascii="ＭＳ 明朝" w:eastAsia="ＭＳ 明朝" w:hAnsi="ＭＳ 明朝"/>
                  </w:rPr>
                </w:rPrChange>
              </w:rPr>
            </w:pPr>
            <w:moveFrom w:id="4802" w:author="Masato YOSHIKAWA" w:date="2026-01-20T12:21:00Z" w16du:dateUtc="2026-01-20T03:21:00Z">
              <w:r w:rsidRPr="00B83013" w:rsidDel="005B6842">
                <w:rPr>
                  <w:rFonts w:ascii="Times New Roman" w:eastAsia="ＭＳ 明朝" w:hAnsi="Times New Roman" w:cs="Times New Roman"/>
                  <w:rPrChange w:id="4803" w:author="Masato YOSHIKAWA" w:date="2026-01-20T12:25:00Z" w16du:dateUtc="2026-01-20T03:25:00Z">
                    <w:rPr>
                      <w:rFonts w:ascii="ＭＳ 明朝" w:eastAsia="ＭＳ 明朝" w:hAnsi="ＭＳ 明朝"/>
                    </w:rPr>
                  </w:rPrChange>
                </w:rPr>
                <w:t>Acceptance</w:t>
              </w:r>
            </w:moveFrom>
          </w:p>
        </w:tc>
      </w:tr>
      <w:tr w:rsidR="002E4570" w:rsidRPr="00B83013" w:rsidDel="005B6842" w14:paraId="574AC54F" w14:textId="6AEE23DB" w:rsidTr="005B6842">
        <w:tc>
          <w:tcPr>
            <w:tcW w:w="583" w:type="pct"/>
            <w:tcPrChange w:id="4804" w:author="Masato YOSHIKAWA" w:date="2026-01-20T12:20:00Z" w16du:dateUtc="2026-01-20T03:20:00Z">
              <w:tcPr>
                <w:tcW w:w="582" w:type="pct"/>
              </w:tcPr>
            </w:tcPrChange>
          </w:tcPr>
          <w:p w14:paraId="36A721D9" w14:textId="73424C96" w:rsidR="002E4570" w:rsidRPr="00B83013" w:rsidDel="005B6842" w:rsidRDefault="002E4570" w:rsidP="00A018DB">
            <w:pPr>
              <w:pStyle w:val="af8"/>
              <w:rPr>
                <w:moveFrom w:id="4805" w:author="Masato YOSHIKAWA" w:date="2026-01-20T12:21:00Z" w16du:dateUtc="2026-01-20T03:21:00Z"/>
                <w:rFonts w:ascii="Times New Roman" w:eastAsia="ＭＳ 明朝" w:hAnsi="Times New Roman" w:cs="Times New Roman"/>
                <w:rPrChange w:id="4806" w:author="Masato YOSHIKAWA" w:date="2026-01-20T12:25:00Z" w16du:dateUtc="2026-01-20T03:25:00Z">
                  <w:rPr>
                    <w:moveFrom w:id="4807" w:author="Masato YOSHIKAWA" w:date="2026-01-20T12:21:00Z" w16du:dateUtc="2026-01-20T03:21:00Z"/>
                    <w:rFonts w:ascii="ＭＳ 明朝" w:eastAsia="ＭＳ 明朝" w:hAnsi="ＭＳ 明朝"/>
                  </w:rPr>
                </w:rPrChange>
              </w:rPr>
            </w:pPr>
            <w:moveFrom w:id="4808" w:author="Masato YOSHIKAWA" w:date="2026-01-20T12:21:00Z" w16du:dateUtc="2026-01-20T03:21:00Z">
              <w:r w:rsidRPr="00B83013" w:rsidDel="005B6842">
                <w:rPr>
                  <w:rFonts w:ascii="Times New Roman" w:eastAsia="ＭＳ 明朝" w:hAnsi="Times New Roman" w:cs="Times New Roman" w:hint="eastAsia"/>
                  <w:rPrChange w:id="4809" w:author="Masato YOSHIKAWA" w:date="2026-01-20T12:25:00Z" w16du:dateUtc="2026-01-20T03:25:00Z">
                    <w:rPr>
                      <w:rFonts w:ascii="ＭＳ 明朝" w:eastAsia="ＭＳ 明朝" w:hAnsi="ＭＳ 明朝" w:hint="eastAsia"/>
                    </w:rPr>
                  </w:rPrChange>
                </w:rPr>
                <w:t>新橋</w:t>
              </w:r>
            </w:moveFrom>
          </w:p>
        </w:tc>
        <w:tc>
          <w:tcPr>
            <w:tcW w:w="583" w:type="pct"/>
            <w:tcPrChange w:id="4810" w:author="Masato YOSHIKAWA" w:date="2026-01-20T12:20:00Z" w16du:dateUtc="2026-01-20T03:20:00Z">
              <w:tcPr>
                <w:tcW w:w="583" w:type="pct"/>
              </w:tcPr>
            </w:tcPrChange>
          </w:tcPr>
          <w:p w14:paraId="44CA602B" w14:textId="5C038DDE" w:rsidR="002E4570" w:rsidRPr="00B83013" w:rsidDel="005B6842" w:rsidRDefault="002E4570" w:rsidP="00A018DB">
            <w:pPr>
              <w:pStyle w:val="af8"/>
              <w:rPr>
                <w:moveFrom w:id="4811" w:author="Masato YOSHIKAWA" w:date="2026-01-20T12:21:00Z" w16du:dateUtc="2026-01-20T03:21:00Z"/>
                <w:rFonts w:ascii="Times New Roman" w:eastAsia="ＭＳ 明朝" w:hAnsi="Times New Roman" w:cs="Times New Roman"/>
                <w:rPrChange w:id="4812" w:author="Masato YOSHIKAWA" w:date="2026-01-20T12:25:00Z" w16du:dateUtc="2026-01-20T03:25:00Z">
                  <w:rPr>
                    <w:moveFrom w:id="4813" w:author="Masato YOSHIKAWA" w:date="2026-01-20T12:21:00Z" w16du:dateUtc="2026-01-20T03:21:00Z"/>
                    <w:rFonts w:ascii="ＭＳ 明朝" w:eastAsia="ＭＳ 明朝" w:hAnsi="ＭＳ 明朝"/>
                  </w:rPr>
                </w:rPrChange>
              </w:rPr>
            </w:pPr>
            <w:moveFrom w:id="4814" w:author="Masato YOSHIKAWA" w:date="2026-01-20T12:21:00Z" w16du:dateUtc="2026-01-20T03:21:00Z">
              <w:r w:rsidRPr="00B83013" w:rsidDel="005B6842">
                <w:rPr>
                  <w:rFonts w:ascii="Times New Roman" w:eastAsia="ＭＳ 明朝" w:hAnsi="Times New Roman" w:cs="Times New Roman"/>
                  <w:rPrChange w:id="4815" w:author="Masato YOSHIKAWA" w:date="2026-01-20T12:25:00Z" w16du:dateUtc="2026-01-20T03:25:00Z">
                    <w:rPr>
                      <w:rFonts w:ascii="ＭＳ 明朝" w:eastAsia="ＭＳ 明朝" w:hAnsi="ＭＳ 明朝"/>
                    </w:rPr>
                  </w:rPrChange>
                </w:rPr>
                <w:t>Shinbashi</w:t>
              </w:r>
            </w:moveFrom>
          </w:p>
        </w:tc>
        <w:tc>
          <w:tcPr>
            <w:tcW w:w="629" w:type="pct"/>
            <w:tcPrChange w:id="4816" w:author="Masato YOSHIKAWA" w:date="2026-01-20T12:20:00Z" w16du:dateUtc="2026-01-20T03:20:00Z">
              <w:tcPr>
                <w:tcW w:w="629" w:type="pct"/>
              </w:tcPr>
            </w:tcPrChange>
          </w:tcPr>
          <w:p w14:paraId="22D81F66" w14:textId="64F7BF6A" w:rsidR="002E4570" w:rsidRPr="00B83013" w:rsidDel="005B6842" w:rsidRDefault="002E4570" w:rsidP="00A018DB">
            <w:pPr>
              <w:pStyle w:val="af8"/>
              <w:rPr>
                <w:moveFrom w:id="4817" w:author="Masato YOSHIKAWA" w:date="2026-01-20T12:21:00Z" w16du:dateUtc="2026-01-20T03:21:00Z"/>
                <w:rFonts w:ascii="Times New Roman" w:eastAsia="ＭＳ 明朝" w:hAnsi="Times New Roman" w:cs="Times New Roman"/>
                <w:rPrChange w:id="4818" w:author="Masato YOSHIKAWA" w:date="2026-01-20T12:25:00Z" w16du:dateUtc="2026-01-20T03:25:00Z">
                  <w:rPr>
                    <w:moveFrom w:id="4819" w:author="Masato YOSHIKAWA" w:date="2026-01-20T12:21:00Z" w16du:dateUtc="2026-01-20T03:21:00Z"/>
                    <w:rFonts w:ascii="ＭＳ 明朝" w:eastAsia="ＭＳ 明朝" w:hAnsi="ＭＳ 明朝"/>
                  </w:rPr>
                </w:rPrChange>
              </w:rPr>
            </w:pPr>
            <w:moveFrom w:id="4820" w:author="Masato YOSHIKAWA" w:date="2026-01-20T12:21:00Z" w16du:dateUtc="2026-01-20T03:21:00Z">
              <w:r w:rsidRPr="00B83013" w:rsidDel="005B6842">
                <w:rPr>
                  <w:rFonts w:ascii="Times New Roman" w:eastAsia="ＭＳ 明朝" w:hAnsi="Times New Roman" w:cs="Times New Roman"/>
                  <w:rPrChange w:id="4821" w:author="Masato YOSHIKAWA" w:date="2026-01-20T12:25:00Z" w16du:dateUtc="2026-01-20T03:25:00Z">
                    <w:rPr>
                      <w:rFonts w:ascii="ＭＳ 明朝" w:eastAsia="ＭＳ 明朝" w:hAnsi="ＭＳ 明朝"/>
                    </w:rPr>
                  </w:rPrChange>
                </w:rPr>
                <w:t>Shimbashi</w:t>
              </w:r>
            </w:moveFrom>
          </w:p>
        </w:tc>
        <w:tc>
          <w:tcPr>
            <w:tcW w:w="779" w:type="pct"/>
            <w:tcPrChange w:id="4822" w:author="Masato YOSHIKAWA" w:date="2026-01-20T12:20:00Z" w16du:dateUtc="2026-01-20T03:20:00Z">
              <w:tcPr>
                <w:tcW w:w="779" w:type="pct"/>
              </w:tcPr>
            </w:tcPrChange>
          </w:tcPr>
          <w:p w14:paraId="5839545C" w14:textId="6C8696A0" w:rsidR="002E4570" w:rsidRPr="00B83013" w:rsidDel="005B6842" w:rsidRDefault="002E4570" w:rsidP="00A018DB">
            <w:pPr>
              <w:pStyle w:val="af8"/>
              <w:rPr>
                <w:moveFrom w:id="4823" w:author="Masato YOSHIKAWA" w:date="2026-01-20T12:21:00Z" w16du:dateUtc="2026-01-20T03:21:00Z"/>
                <w:rFonts w:ascii="Times New Roman" w:eastAsia="ＭＳ 明朝" w:hAnsi="Times New Roman" w:cs="Times New Roman"/>
                <w:rPrChange w:id="4824" w:author="Masato YOSHIKAWA" w:date="2026-01-20T12:25:00Z" w16du:dateUtc="2026-01-20T03:25:00Z">
                  <w:rPr>
                    <w:moveFrom w:id="4825" w:author="Masato YOSHIKAWA" w:date="2026-01-20T12:21:00Z" w16du:dateUtc="2026-01-20T03:21:00Z"/>
                    <w:rFonts w:ascii="ＭＳ 明朝" w:eastAsia="ＭＳ 明朝" w:hAnsi="ＭＳ 明朝"/>
                  </w:rPr>
                </w:rPrChange>
              </w:rPr>
            </w:pPr>
            <w:moveFrom w:id="4826" w:author="Masato YOSHIKAWA" w:date="2026-01-20T12:21:00Z" w16du:dateUtc="2026-01-20T03:21:00Z">
              <w:r w:rsidRPr="00B83013" w:rsidDel="005B6842">
                <w:rPr>
                  <w:rFonts w:ascii="Times New Roman" w:eastAsia="ＭＳ 明朝" w:hAnsi="Times New Roman" w:cs="Times New Roman"/>
                  <w:rPrChange w:id="4827" w:author="Masato YOSHIKAWA" w:date="2026-01-20T12:25:00Z" w16du:dateUtc="2026-01-20T03:25:00Z">
                    <w:rPr>
                      <w:rFonts w:ascii="ＭＳ 明朝" w:eastAsia="ＭＳ 明朝" w:hAnsi="ＭＳ 明朝"/>
                    </w:rPr>
                  </w:rPrChange>
                </w:rPr>
                <w:t>Borrowing</w:t>
              </w:r>
            </w:moveFrom>
          </w:p>
        </w:tc>
        <w:tc>
          <w:tcPr>
            <w:tcW w:w="744" w:type="pct"/>
            <w:tcPrChange w:id="4828" w:author="Masato YOSHIKAWA" w:date="2026-01-20T12:20:00Z" w16du:dateUtc="2026-01-20T03:20:00Z">
              <w:tcPr>
                <w:tcW w:w="744" w:type="pct"/>
              </w:tcPr>
            </w:tcPrChange>
          </w:tcPr>
          <w:p w14:paraId="2A663221" w14:textId="6E14429B" w:rsidR="002E4570" w:rsidRPr="00B83013" w:rsidDel="005B6842" w:rsidRDefault="002E4570" w:rsidP="00A018DB">
            <w:pPr>
              <w:pStyle w:val="af8"/>
              <w:rPr>
                <w:moveFrom w:id="4829" w:author="Masato YOSHIKAWA" w:date="2026-01-20T12:21:00Z" w16du:dateUtc="2026-01-20T03:21:00Z"/>
                <w:rFonts w:ascii="Times New Roman" w:eastAsia="ＭＳ 明朝" w:hAnsi="Times New Roman" w:cs="Times New Roman"/>
                <w:rPrChange w:id="4830" w:author="Masato YOSHIKAWA" w:date="2026-01-20T12:25:00Z" w16du:dateUtc="2026-01-20T03:25:00Z">
                  <w:rPr>
                    <w:moveFrom w:id="4831" w:author="Masato YOSHIKAWA" w:date="2026-01-20T12:21:00Z" w16du:dateUtc="2026-01-20T03:21:00Z"/>
                    <w:rFonts w:ascii="ＭＳ 明朝" w:eastAsia="ＭＳ 明朝" w:hAnsi="ＭＳ 明朝"/>
                  </w:rPr>
                </w:rPrChange>
              </w:rPr>
            </w:pPr>
            <w:moveFrom w:id="4832" w:author="Masato YOSHIKAWA" w:date="2026-01-20T12:21:00Z" w16du:dateUtc="2026-01-20T03:21:00Z">
              <w:r w:rsidRPr="00B83013" w:rsidDel="005B6842">
                <w:rPr>
                  <w:rFonts w:ascii="Times New Roman" w:eastAsia="ＭＳ 明朝" w:hAnsi="Times New Roman" w:cs="Times New Roman"/>
                  <w:rPrChange w:id="4833" w:author="Masato YOSHIKAWA" w:date="2026-01-20T12:25:00Z" w16du:dateUtc="2026-01-20T03:25:00Z">
                    <w:rPr>
                      <w:rFonts w:ascii="ＭＳ 明朝" w:eastAsia="ＭＳ 明朝" w:hAnsi="ＭＳ 明朝"/>
                    </w:rPr>
                  </w:rPrChange>
                </w:rPr>
                <w:t>Acceptance</w:t>
              </w:r>
            </w:moveFrom>
          </w:p>
        </w:tc>
        <w:tc>
          <w:tcPr>
            <w:tcW w:w="851" w:type="pct"/>
            <w:tcPrChange w:id="4834" w:author="Masato YOSHIKAWA" w:date="2026-01-20T12:20:00Z" w16du:dateUtc="2026-01-20T03:20:00Z">
              <w:tcPr>
                <w:tcW w:w="851" w:type="pct"/>
              </w:tcPr>
            </w:tcPrChange>
          </w:tcPr>
          <w:p w14:paraId="2D9DD443" w14:textId="777C1A5D" w:rsidR="002E4570" w:rsidRPr="00B83013" w:rsidDel="005B6842" w:rsidRDefault="002E4570" w:rsidP="00A018DB">
            <w:pPr>
              <w:pStyle w:val="af8"/>
              <w:rPr>
                <w:moveFrom w:id="4835" w:author="Masato YOSHIKAWA" w:date="2026-01-20T12:21:00Z" w16du:dateUtc="2026-01-20T03:21:00Z"/>
                <w:rFonts w:ascii="Times New Roman" w:eastAsia="ＭＳ 明朝" w:hAnsi="Times New Roman" w:cs="Times New Roman"/>
                <w:rPrChange w:id="4836" w:author="Masato YOSHIKAWA" w:date="2026-01-20T12:25:00Z" w16du:dateUtc="2026-01-20T03:25:00Z">
                  <w:rPr>
                    <w:moveFrom w:id="4837" w:author="Masato YOSHIKAWA" w:date="2026-01-20T12:21:00Z" w16du:dateUtc="2026-01-20T03:21:00Z"/>
                    <w:rFonts w:ascii="ＭＳ 明朝" w:eastAsia="ＭＳ 明朝" w:hAnsi="ＭＳ 明朝"/>
                  </w:rPr>
                </w:rPrChange>
              </w:rPr>
            </w:pPr>
            <w:moveFrom w:id="4838" w:author="Masato YOSHIKAWA" w:date="2026-01-20T12:21:00Z" w16du:dateUtc="2026-01-20T03:21:00Z">
              <w:r w:rsidRPr="00B83013" w:rsidDel="005B6842">
                <w:rPr>
                  <w:rFonts w:ascii="Times New Roman" w:eastAsia="ＭＳ 明朝" w:hAnsi="Times New Roman" w:cs="Times New Roman"/>
                  <w:rPrChange w:id="4839" w:author="Masato YOSHIKAWA" w:date="2026-01-20T12:25:00Z" w16du:dateUtc="2026-01-20T03:25:00Z">
                    <w:rPr>
                      <w:rFonts w:ascii="ＭＳ 明朝" w:eastAsia="ＭＳ 明朝" w:hAnsi="ＭＳ 明朝"/>
                    </w:rPr>
                  </w:rPrChange>
                </w:rPr>
                <w:t>Borrowing</w:t>
              </w:r>
            </w:moveFrom>
          </w:p>
        </w:tc>
        <w:tc>
          <w:tcPr>
            <w:tcW w:w="831" w:type="pct"/>
            <w:tcPrChange w:id="4840" w:author="Masato YOSHIKAWA" w:date="2026-01-20T12:20:00Z" w16du:dateUtc="2026-01-20T03:20:00Z">
              <w:tcPr>
                <w:tcW w:w="831" w:type="pct"/>
              </w:tcPr>
            </w:tcPrChange>
          </w:tcPr>
          <w:p w14:paraId="1AE4D1A1" w14:textId="48A7DDA0" w:rsidR="002E4570" w:rsidRPr="00B83013" w:rsidDel="005B6842" w:rsidRDefault="002E4570" w:rsidP="00A018DB">
            <w:pPr>
              <w:pStyle w:val="af8"/>
              <w:rPr>
                <w:moveFrom w:id="4841" w:author="Masato YOSHIKAWA" w:date="2026-01-20T12:21:00Z" w16du:dateUtc="2026-01-20T03:21:00Z"/>
                <w:rFonts w:ascii="Times New Roman" w:eastAsia="ＭＳ 明朝" w:hAnsi="Times New Roman" w:cs="Times New Roman"/>
                <w:rPrChange w:id="4842" w:author="Masato YOSHIKAWA" w:date="2026-01-20T12:25:00Z" w16du:dateUtc="2026-01-20T03:25:00Z">
                  <w:rPr>
                    <w:moveFrom w:id="4843" w:author="Masato YOSHIKAWA" w:date="2026-01-20T12:21:00Z" w16du:dateUtc="2026-01-20T03:21:00Z"/>
                    <w:rFonts w:ascii="ＭＳ 明朝" w:eastAsia="ＭＳ 明朝" w:hAnsi="ＭＳ 明朝"/>
                  </w:rPr>
                </w:rPrChange>
              </w:rPr>
            </w:pPr>
            <w:moveFrom w:id="4844" w:author="Masato YOSHIKAWA" w:date="2026-01-20T12:21:00Z" w16du:dateUtc="2026-01-20T03:21:00Z">
              <w:r w:rsidRPr="00B83013" w:rsidDel="005B6842">
                <w:rPr>
                  <w:rFonts w:ascii="Times New Roman" w:eastAsia="ＭＳ 明朝" w:hAnsi="Times New Roman" w:cs="Times New Roman"/>
                  <w:rPrChange w:id="4845" w:author="Masato YOSHIKAWA" w:date="2026-01-20T12:25:00Z" w16du:dateUtc="2026-01-20T03:25:00Z">
                    <w:rPr>
                      <w:rFonts w:ascii="ＭＳ 明朝" w:eastAsia="ＭＳ 明朝" w:hAnsi="ＭＳ 明朝"/>
                    </w:rPr>
                  </w:rPrChange>
                </w:rPr>
                <w:t>Acceptance</w:t>
              </w:r>
            </w:moveFrom>
          </w:p>
        </w:tc>
      </w:tr>
      <w:tr w:rsidR="002E4570" w:rsidRPr="00B83013" w:rsidDel="005B6842" w14:paraId="6AC99809" w14:textId="14418292" w:rsidTr="005B6842">
        <w:tc>
          <w:tcPr>
            <w:tcW w:w="583" w:type="pct"/>
            <w:tcPrChange w:id="4846" w:author="Masato YOSHIKAWA" w:date="2026-01-20T12:20:00Z" w16du:dateUtc="2026-01-20T03:20:00Z">
              <w:tcPr>
                <w:tcW w:w="582" w:type="pct"/>
              </w:tcPr>
            </w:tcPrChange>
          </w:tcPr>
          <w:p w14:paraId="6A804DE6" w14:textId="26C2B3E6" w:rsidR="002E4570" w:rsidRPr="00B83013" w:rsidDel="005B6842" w:rsidRDefault="002E4570" w:rsidP="00A018DB">
            <w:pPr>
              <w:pStyle w:val="af8"/>
              <w:rPr>
                <w:moveFrom w:id="4847" w:author="Masato YOSHIKAWA" w:date="2026-01-20T12:21:00Z" w16du:dateUtc="2026-01-20T03:21:00Z"/>
                <w:rFonts w:ascii="Times New Roman" w:eastAsia="ＭＳ 明朝" w:hAnsi="Times New Roman" w:cs="Times New Roman"/>
                <w:rPrChange w:id="4848" w:author="Masato YOSHIKAWA" w:date="2026-01-20T12:25:00Z" w16du:dateUtc="2026-01-20T03:25:00Z">
                  <w:rPr>
                    <w:moveFrom w:id="4849" w:author="Masato YOSHIKAWA" w:date="2026-01-20T12:21:00Z" w16du:dateUtc="2026-01-20T03:21:00Z"/>
                    <w:rFonts w:ascii="ＭＳ 明朝" w:eastAsia="ＭＳ 明朝" w:hAnsi="ＭＳ 明朝"/>
                  </w:rPr>
                </w:rPrChange>
              </w:rPr>
            </w:pPr>
            <w:moveFrom w:id="4850" w:author="Masato YOSHIKAWA" w:date="2026-01-20T12:21:00Z" w16du:dateUtc="2026-01-20T03:21:00Z">
              <w:r w:rsidRPr="00B83013" w:rsidDel="005B6842">
                <w:rPr>
                  <w:rFonts w:ascii="Times New Roman" w:eastAsia="ＭＳ 明朝" w:hAnsi="Times New Roman" w:cs="Times New Roman" w:hint="eastAsia"/>
                  <w:rPrChange w:id="4851" w:author="Masato YOSHIKAWA" w:date="2026-01-20T12:25:00Z" w16du:dateUtc="2026-01-20T03:25:00Z">
                    <w:rPr>
                      <w:rFonts w:ascii="ＭＳ 明朝" w:eastAsia="ＭＳ 明朝" w:hAnsi="ＭＳ 明朝" w:hint="eastAsia"/>
                    </w:rPr>
                  </w:rPrChange>
                </w:rPr>
                <w:t>座敷</w:t>
              </w:r>
            </w:moveFrom>
          </w:p>
        </w:tc>
        <w:tc>
          <w:tcPr>
            <w:tcW w:w="583" w:type="pct"/>
            <w:tcPrChange w:id="4852" w:author="Masato YOSHIKAWA" w:date="2026-01-20T12:20:00Z" w16du:dateUtc="2026-01-20T03:20:00Z">
              <w:tcPr>
                <w:tcW w:w="583" w:type="pct"/>
              </w:tcPr>
            </w:tcPrChange>
          </w:tcPr>
          <w:p w14:paraId="57396777" w14:textId="3B1B8F14" w:rsidR="002E4570" w:rsidRPr="00B83013" w:rsidDel="005B6842" w:rsidRDefault="002E4570" w:rsidP="00A018DB">
            <w:pPr>
              <w:pStyle w:val="af8"/>
              <w:rPr>
                <w:moveFrom w:id="4853" w:author="Masato YOSHIKAWA" w:date="2026-01-20T12:21:00Z" w16du:dateUtc="2026-01-20T03:21:00Z"/>
                <w:rFonts w:ascii="Times New Roman" w:eastAsia="ＭＳ 明朝" w:hAnsi="Times New Roman" w:cs="Times New Roman"/>
                <w:rPrChange w:id="4854" w:author="Masato YOSHIKAWA" w:date="2026-01-20T12:25:00Z" w16du:dateUtc="2026-01-20T03:25:00Z">
                  <w:rPr>
                    <w:moveFrom w:id="4855" w:author="Masato YOSHIKAWA" w:date="2026-01-20T12:21:00Z" w16du:dateUtc="2026-01-20T03:21:00Z"/>
                    <w:rFonts w:ascii="ＭＳ 明朝" w:eastAsia="ＭＳ 明朝" w:hAnsi="ＭＳ 明朝"/>
                  </w:rPr>
                </w:rPrChange>
              </w:rPr>
            </w:pPr>
            <w:moveFrom w:id="4856" w:author="Masato YOSHIKAWA" w:date="2026-01-20T12:21:00Z" w16du:dateUtc="2026-01-20T03:21:00Z">
              <w:r w:rsidRPr="00B83013" w:rsidDel="005B6842">
                <w:rPr>
                  <w:rFonts w:ascii="Times New Roman" w:eastAsia="ＭＳ 明朝" w:hAnsi="Times New Roman" w:cs="Times New Roman"/>
                  <w:rPrChange w:id="4857" w:author="Masato YOSHIKAWA" w:date="2026-01-20T12:25:00Z" w16du:dateUtc="2026-01-20T03:25:00Z">
                    <w:rPr>
                      <w:rFonts w:ascii="ＭＳ 明朝" w:eastAsia="ＭＳ 明朝" w:hAnsi="ＭＳ 明朝"/>
                    </w:rPr>
                  </w:rPrChange>
                </w:rPr>
                <w:t>drawing-room</w:t>
              </w:r>
            </w:moveFrom>
          </w:p>
        </w:tc>
        <w:tc>
          <w:tcPr>
            <w:tcW w:w="629" w:type="pct"/>
            <w:tcPrChange w:id="4858" w:author="Masato YOSHIKAWA" w:date="2026-01-20T12:20:00Z" w16du:dateUtc="2026-01-20T03:20:00Z">
              <w:tcPr>
                <w:tcW w:w="629" w:type="pct"/>
              </w:tcPr>
            </w:tcPrChange>
          </w:tcPr>
          <w:p w14:paraId="5043242F" w14:textId="3DA64951" w:rsidR="002E4570" w:rsidRPr="00B83013" w:rsidDel="005B6842" w:rsidRDefault="002E4570" w:rsidP="00A018DB">
            <w:pPr>
              <w:pStyle w:val="af8"/>
              <w:rPr>
                <w:moveFrom w:id="4859" w:author="Masato YOSHIKAWA" w:date="2026-01-20T12:21:00Z" w16du:dateUtc="2026-01-20T03:21:00Z"/>
                <w:rFonts w:ascii="Times New Roman" w:eastAsia="ＭＳ 明朝" w:hAnsi="Times New Roman" w:cs="Times New Roman"/>
                <w:rPrChange w:id="4860" w:author="Masato YOSHIKAWA" w:date="2026-01-20T12:25:00Z" w16du:dateUtc="2026-01-20T03:25:00Z">
                  <w:rPr>
                    <w:moveFrom w:id="4861" w:author="Masato YOSHIKAWA" w:date="2026-01-20T12:21:00Z" w16du:dateUtc="2026-01-20T03:21:00Z"/>
                    <w:rFonts w:ascii="ＭＳ 明朝" w:eastAsia="ＭＳ 明朝" w:hAnsi="ＭＳ 明朝"/>
                  </w:rPr>
                </w:rPrChange>
              </w:rPr>
            </w:pPr>
            <w:moveFrom w:id="4862" w:author="Masato YOSHIKAWA" w:date="2026-01-20T12:21:00Z" w16du:dateUtc="2026-01-20T03:21:00Z">
              <w:r w:rsidRPr="00B83013" w:rsidDel="005B6842">
                <w:rPr>
                  <w:rFonts w:ascii="Times New Roman" w:eastAsia="ＭＳ 明朝" w:hAnsi="Times New Roman" w:cs="Times New Roman"/>
                  <w:rPrChange w:id="4863" w:author="Masato YOSHIKAWA" w:date="2026-01-20T12:25:00Z" w16du:dateUtc="2026-01-20T03:25:00Z">
                    <w:rPr>
                      <w:rFonts w:ascii="ＭＳ 明朝" w:eastAsia="ＭＳ 明朝" w:hAnsi="ＭＳ 明朝"/>
                    </w:rPr>
                  </w:rPrChange>
                </w:rPr>
                <w:t>なし</w:t>
              </w:r>
            </w:moveFrom>
          </w:p>
        </w:tc>
        <w:tc>
          <w:tcPr>
            <w:tcW w:w="779" w:type="pct"/>
            <w:tcPrChange w:id="4864" w:author="Masato YOSHIKAWA" w:date="2026-01-20T12:20:00Z" w16du:dateUtc="2026-01-20T03:20:00Z">
              <w:tcPr>
                <w:tcW w:w="779" w:type="pct"/>
              </w:tcPr>
            </w:tcPrChange>
          </w:tcPr>
          <w:p w14:paraId="3AD004C1" w14:textId="48A67979" w:rsidR="002E4570" w:rsidRPr="00B83013" w:rsidDel="005B6842" w:rsidRDefault="002E4570" w:rsidP="00A018DB">
            <w:pPr>
              <w:pStyle w:val="af8"/>
              <w:rPr>
                <w:moveFrom w:id="4865" w:author="Masato YOSHIKAWA" w:date="2026-01-20T12:21:00Z" w16du:dateUtc="2026-01-20T03:21:00Z"/>
                <w:rFonts w:ascii="Times New Roman" w:eastAsia="ＭＳ 明朝" w:hAnsi="Times New Roman" w:cs="Times New Roman"/>
                <w:rPrChange w:id="4866" w:author="Masato YOSHIKAWA" w:date="2026-01-20T12:25:00Z" w16du:dateUtc="2026-01-20T03:25:00Z">
                  <w:rPr>
                    <w:moveFrom w:id="4867" w:author="Masato YOSHIKAWA" w:date="2026-01-20T12:21:00Z" w16du:dateUtc="2026-01-20T03:21:00Z"/>
                    <w:rFonts w:ascii="ＭＳ 明朝" w:eastAsia="ＭＳ 明朝" w:hAnsi="ＭＳ 明朝"/>
                  </w:rPr>
                </w:rPrChange>
              </w:rPr>
            </w:pPr>
            <w:moveFrom w:id="4868" w:author="Masato YOSHIKAWA" w:date="2026-01-20T12:21:00Z" w16du:dateUtc="2026-01-20T03:21:00Z">
              <w:r w:rsidRPr="00B83013" w:rsidDel="005B6842">
                <w:rPr>
                  <w:rFonts w:ascii="Times New Roman" w:eastAsia="ＭＳ 明朝" w:hAnsi="Times New Roman" w:cs="Times New Roman"/>
                  <w:rPrChange w:id="4869" w:author="Masato YOSHIKAWA" w:date="2026-01-20T12:25:00Z" w16du:dateUtc="2026-01-20T03:25:00Z">
                    <w:rPr>
                      <w:rFonts w:ascii="ＭＳ 明朝" w:eastAsia="ＭＳ 明朝" w:hAnsi="ＭＳ 明朝"/>
                    </w:rPr>
                  </w:rPrChange>
                </w:rPr>
                <w:t>Established equivalent</w:t>
              </w:r>
            </w:moveFrom>
          </w:p>
        </w:tc>
        <w:tc>
          <w:tcPr>
            <w:tcW w:w="744" w:type="pct"/>
            <w:tcPrChange w:id="4870" w:author="Masato YOSHIKAWA" w:date="2026-01-20T12:20:00Z" w16du:dateUtc="2026-01-20T03:20:00Z">
              <w:tcPr>
                <w:tcW w:w="744" w:type="pct"/>
              </w:tcPr>
            </w:tcPrChange>
          </w:tcPr>
          <w:p w14:paraId="5953263F" w14:textId="48A1694E" w:rsidR="002E4570" w:rsidRPr="00B83013" w:rsidDel="005B6842" w:rsidRDefault="002E4570" w:rsidP="00A018DB">
            <w:pPr>
              <w:pStyle w:val="af8"/>
              <w:rPr>
                <w:moveFrom w:id="4871" w:author="Masato YOSHIKAWA" w:date="2026-01-20T12:21:00Z" w16du:dateUtc="2026-01-20T03:21:00Z"/>
                <w:rFonts w:ascii="Times New Roman" w:eastAsia="ＭＳ 明朝" w:hAnsi="Times New Roman" w:cs="Times New Roman"/>
                <w:rPrChange w:id="4872" w:author="Masato YOSHIKAWA" w:date="2026-01-20T12:25:00Z" w16du:dateUtc="2026-01-20T03:25:00Z">
                  <w:rPr>
                    <w:moveFrom w:id="4873" w:author="Masato YOSHIKAWA" w:date="2026-01-20T12:21:00Z" w16du:dateUtc="2026-01-20T03:21:00Z"/>
                    <w:rFonts w:ascii="ＭＳ 明朝" w:eastAsia="ＭＳ 明朝" w:hAnsi="ＭＳ 明朝"/>
                  </w:rPr>
                </w:rPrChange>
              </w:rPr>
            </w:pPr>
            <w:moveFrom w:id="4874" w:author="Masato YOSHIKAWA" w:date="2026-01-20T12:21:00Z" w16du:dateUtc="2026-01-20T03:21:00Z">
              <w:r w:rsidRPr="00B83013" w:rsidDel="005B6842">
                <w:rPr>
                  <w:rFonts w:ascii="Times New Roman" w:eastAsia="ＭＳ 明朝" w:hAnsi="Times New Roman" w:cs="Times New Roman"/>
                  <w:rPrChange w:id="4875" w:author="Masato YOSHIKAWA" w:date="2026-01-20T12:25:00Z" w16du:dateUtc="2026-01-20T03:25:00Z">
                    <w:rPr>
                      <w:rFonts w:ascii="ＭＳ 明朝" w:eastAsia="ＭＳ 明朝" w:hAnsi="ＭＳ 明朝"/>
                    </w:rPr>
                  </w:rPrChange>
                </w:rPr>
                <w:t>Minimization</w:t>
              </w:r>
            </w:moveFrom>
          </w:p>
        </w:tc>
        <w:tc>
          <w:tcPr>
            <w:tcW w:w="851" w:type="pct"/>
            <w:tcPrChange w:id="4876" w:author="Masato YOSHIKAWA" w:date="2026-01-20T12:20:00Z" w16du:dateUtc="2026-01-20T03:20:00Z">
              <w:tcPr>
                <w:tcW w:w="851" w:type="pct"/>
              </w:tcPr>
            </w:tcPrChange>
          </w:tcPr>
          <w:p w14:paraId="65EF1953" w14:textId="2160B003" w:rsidR="002E4570" w:rsidRPr="00B83013" w:rsidDel="005B6842" w:rsidRDefault="002E4570" w:rsidP="00A018DB">
            <w:pPr>
              <w:pStyle w:val="af8"/>
              <w:rPr>
                <w:moveFrom w:id="4877" w:author="Masato YOSHIKAWA" w:date="2026-01-20T12:21:00Z" w16du:dateUtc="2026-01-20T03:21:00Z"/>
                <w:rFonts w:ascii="Times New Roman" w:eastAsia="ＭＳ 明朝" w:hAnsi="Times New Roman" w:cs="Times New Roman"/>
                <w:rPrChange w:id="4878" w:author="Masato YOSHIKAWA" w:date="2026-01-20T12:25:00Z" w16du:dateUtc="2026-01-20T03:25:00Z">
                  <w:rPr>
                    <w:moveFrom w:id="4879" w:author="Masato YOSHIKAWA" w:date="2026-01-20T12:21:00Z" w16du:dateUtc="2026-01-20T03:21:00Z"/>
                    <w:rFonts w:ascii="ＭＳ 明朝" w:eastAsia="ＭＳ 明朝" w:hAnsi="ＭＳ 明朝"/>
                  </w:rPr>
                </w:rPrChange>
              </w:rPr>
            </w:pPr>
            <w:moveFrom w:id="4880" w:author="Masato YOSHIKAWA" w:date="2026-01-20T12:21:00Z" w16du:dateUtc="2026-01-20T03:21:00Z">
              <w:r w:rsidRPr="00B83013" w:rsidDel="005B6842">
                <w:rPr>
                  <w:rFonts w:ascii="Times New Roman" w:eastAsia="ＭＳ 明朝" w:hAnsi="Times New Roman" w:cs="Times New Roman"/>
                  <w:rPrChange w:id="4881" w:author="Masato YOSHIKAWA" w:date="2026-01-20T12:25:00Z" w16du:dateUtc="2026-01-20T03:25:00Z">
                    <w:rPr>
                      <w:rFonts w:ascii="ＭＳ 明朝" w:eastAsia="ＭＳ 明朝" w:hAnsi="ＭＳ 明朝"/>
                    </w:rPr>
                  </w:rPrChange>
                </w:rPr>
                <w:t>Reduction</w:t>
              </w:r>
            </w:moveFrom>
          </w:p>
        </w:tc>
        <w:tc>
          <w:tcPr>
            <w:tcW w:w="831" w:type="pct"/>
            <w:tcPrChange w:id="4882" w:author="Masato YOSHIKAWA" w:date="2026-01-20T12:20:00Z" w16du:dateUtc="2026-01-20T03:20:00Z">
              <w:tcPr>
                <w:tcW w:w="831" w:type="pct"/>
              </w:tcPr>
            </w:tcPrChange>
          </w:tcPr>
          <w:p w14:paraId="20AB6836" w14:textId="4A8CBD28" w:rsidR="002E4570" w:rsidRPr="00B83013" w:rsidDel="005B6842" w:rsidRDefault="002E4570" w:rsidP="00A018DB">
            <w:pPr>
              <w:pStyle w:val="af8"/>
              <w:rPr>
                <w:moveFrom w:id="4883" w:author="Masato YOSHIKAWA" w:date="2026-01-20T12:21:00Z" w16du:dateUtc="2026-01-20T03:21:00Z"/>
                <w:rFonts w:ascii="Times New Roman" w:eastAsia="ＭＳ 明朝" w:hAnsi="Times New Roman" w:cs="Times New Roman"/>
                <w:rPrChange w:id="4884" w:author="Masato YOSHIKAWA" w:date="2026-01-20T12:25:00Z" w16du:dateUtc="2026-01-20T03:25:00Z">
                  <w:rPr>
                    <w:moveFrom w:id="4885" w:author="Masato YOSHIKAWA" w:date="2026-01-20T12:21:00Z" w16du:dateUtc="2026-01-20T03:21:00Z"/>
                    <w:rFonts w:ascii="ＭＳ 明朝" w:eastAsia="ＭＳ 明朝" w:hAnsi="ＭＳ 明朝"/>
                  </w:rPr>
                </w:rPrChange>
              </w:rPr>
            </w:pPr>
            <w:moveFrom w:id="4886" w:author="Masato YOSHIKAWA" w:date="2026-01-20T12:21:00Z" w16du:dateUtc="2026-01-20T03:21:00Z">
              <w:r w:rsidRPr="00B83013" w:rsidDel="005B6842">
                <w:rPr>
                  <w:rFonts w:ascii="Times New Roman" w:eastAsia="ＭＳ 明朝" w:hAnsi="Times New Roman" w:cs="Times New Roman"/>
                  <w:rPrChange w:id="4887" w:author="Masato YOSHIKAWA" w:date="2026-01-20T12:25:00Z" w16du:dateUtc="2026-01-20T03:25:00Z">
                    <w:rPr>
                      <w:rFonts w:ascii="ＭＳ 明朝" w:eastAsia="ＭＳ 明朝" w:hAnsi="ＭＳ 明朝"/>
                    </w:rPr>
                  </w:rPrChange>
                </w:rPr>
                <w:t>Denial</w:t>
              </w:r>
            </w:moveFrom>
          </w:p>
        </w:tc>
      </w:tr>
      <w:tr w:rsidR="002E4570" w:rsidRPr="00B83013" w:rsidDel="005B6842" w14:paraId="7E3AA50B" w14:textId="595F0237" w:rsidTr="005B6842">
        <w:tc>
          <w:tcPr>
            <w:tcW w:w="583" w:type="pct"/>
            <w:tcPrChange w:id="4888" w:author="Masato YOSHIKAWA" w:date="2026-01-20T12:20:00Z" w16du:dateUtc="2026-01-20T03:20:00Z">
              <w:tcPr>
                <w:tcW w:w="582" w:type="pct"/>
              </w:tcPr>
            </w:tcPrChange>
          </w:tcPr>
          <w:p w14:paraId="52DA88DB" w14:textId="5F0DE1B6" w:rsidR="002E4570" w:rsidRPr="00B83013" w:rsidDel="005B6842" w:rsidRDefault="002E4570" w:rsidP="00A018DB">
            <w:pPr>
              <w:pStyle w:val="af8"/>
              <w:rPr>
                <w:moveFrom w:id="4889" w:author="Masato YOSHIKAWA" w:date="2026-01-20T12:21:00Z" w16du:dateUtc="2026-01-20T03:21:00Z"/>
                <w:rFonts w:ascii="Times New Roman" w:eastAsia="ＭＳ 明朝" w:hAnsi="Times New Roman" w:cs="Times New Roman"/>
                <w:rPrChange w:id="4890" w:author="Masato YOSHIKAWA" w:date="2026-01-20T12:25:00Z" w16du:dateUtc="2026-01-20T03:25:00Z">
                  <w:rPr>
                    <w:moveFrom w:id="4891" w:author="Masato YOSHIKAWA" w:date="2026-01-20T12:21:00Z" w16du:dateUtc="2026-01-20T03:21:00Z"/>
                    <w:rFonts w:ascii="ＭＳ 明朝" w:eastAsia="ＭＳ 明朝" w:hAnsi="ＭＳ 明朝"/>
                  </w:rPr>
                </w:rPrChange>
              </w:rPr>
            </w:pPr>
            <w:moveFrom w:id="4892" w:author="Masato YOSHIKAWA" w:date="2026-01-20T12:21:00Z" w16du:dateUtc="2026-01-20T03:21:00Z">
              <w:r w:rsidRPr="00B83013" w:rsidDel="005B6842">
                <w:rPr>
                  <w:rFonts w:ascii="Times New Roman" w:eastAsia="ＭＳ 明朝" w:hAnsi="Times New Roman" w:cs="Times New Roman" w:hint="eastAsia"/>
                  <w:rPrChange w:id="4893" w:author="Masato YOSHIKAWA" w:date="2026-01-20T12:25:00Z" w16du:dateUtc="2026-01-20T03:25:00Z">
                    <w:rPr>
                      <w:rFonts w:ascii="ＭＳ 明朝" w:eastAsia="ＭＳ 明朝" w:hAnsi="ＭＳ 明朝" w:hint="eastAsia"/>
                    </w:rPr>
                  </w:rPrChange>
                </w:rPr>
                <w:t>敬意</w:t>
              </w:r>
            </w:moveFrom>
          </w:p>
        </w:tc>
        <w:tc>
          <w:tcPr>
            <w:tcW w:w="583" w:type="pct"/>
            <w:tcPrChange w:id="4894" w:author="Masato YOSHIKAWA" w:date="2026-01-20T12:20:00Z" w16du:dateUtc="2026-01-20T03:20:00Z">
              <w:tcPr>
                <w:tcW w:w="583" w:type="pct"/>
              </w:tcPr>
            </w:tcPrChange>
          </w:tcPr>
          <w:p w14:paraId="24C10F81" w14:textId="32499C29" w:rsidR="002E4570" w:rsidRPr="00B83013" w:rsidDel="005B6842" w:rsidRDefault="002E4570" w:rsidP="00A018DB">
            <w:pPr>
              <w:pStyle w:val="af8"/>
              <w:rPr>
                <w:moveFrom w:id="4895" w:author="Masato YOSHIKAWA" w:date="2026-01-20T12:21:00Z" w16du:dateUtc="2026-01-20T03:21:00Z"/>
                <w:rFonts w:ascii="Times New Roman" w:eastAsia="ＭＳ 明朝" w:hAnsi="Times New Roman" w:cs="Times New Roman"/>
                <w:rPrChange w:id="4896" w:author="Masato YOSHIKAWA" w:date="2026-01-20T12:25:00Z" w16du:dateUtc="2026-01-20T03:25:00Z">
                  <w:rPr>
                    <w:moveFrom w:id="4897" w:author="Masato YOSHIKAWA" w:date="2026-01-20T12:21:00Z" w16du:dateUtc="2026-01-20T03:21:00Z"/>
                    <w:rFonts w:ascii="ＭＳ 明朝" w:eastAsia="ＭＳ 明朝" w:hAnsi="ＭＳ 明朝"/>
                  </w:rPr>
                </w:rPrChange>
              </w:rPr>
            </w:pPr>
            <w:moveFrom w:id="4898" w:author="Masato YOSHIKAWA" w:date="2026-01-20T12:21:00Z" w16du:dateUtc="2026-01-20T03:21:00Z">
              <w:r w:rsidRPr="00B83013" w:rsidDel="005B6842">
                <w:rPr>
                  <w:rFonts w:ascii="Times New Roman" w:eastAsia="ＭＳ 明朝" w:hAnsi="Times New Roman" w:cs="Times New Roman"/>
                  <w:rPrChange w:id="4899" w:author="Masato YOSHIKAWA" w:date="2026-01-20T12:25:00Z" w16du:dateUtc="2026-01-20T03:25:00Z">
                    <w:rPr>
                      <w:rFonts w:ascii="ＭＳ 明朝" w:eastAsia="ＭＳ 明朝" w:hAnsi="ＭＳ 明朝"/>
                    </w:rPr>
                  </w:rPrChange>
                </w:rPr>
                <w:t>respect</w:t>
              </w:r>
            </w:moveFrom>
          </w:p>
        </w:tc>
        <w:tc>
          <w:tcPr>
            <w:tcW w:w="629" w:type="pct"/>
            <w:tcPrChange w:id="4900" w:author="Masato YOSHIKAWA" w:date="2026-01-20T12:20:00Z" w16du:dateUtc="2026-01-20T03:20:00Z">
              <w:tcPr>
                <w:tcW w:w="629" w:type="pct"/>
              </w:tcPr>
            </w:tcPrChange>
          </w:tcPr>
          <w:p w14:paraId="1D7C8874" w14:textId="7AFCDCFE" w:rsidR="002E4570" w:rsidRPr="00B83013" w:rsidDel="005B6842" w:rsidRDefault="002E4570" w:rsidP="00A018DB">
            <w:pPr>
              <w:pStyle w:val="af8"/>
              <w:rPr>
                <w:moveFrom w:id="4901" w:author="Masato YOSHIKAWA" w:date="2026-01-20T12:21:00Z" w16du:dateUtc="2026-01-20T03:21:00Z"/>
                <w:rFonts w:ascii="Times New Roman" w:eastAsia="ＭＳ 明朝" w:hAnsi="Times New Roman" w:cs="Times New Roman"/>
                <w:rPrChange w:id="4902" w:author="Masato YOSHIKAWA" w:date="2026-01-20T12:25:00Z" w16du:dateUtc="2026-01-20T03:25:00Z">
                  <w:rPr>
                    <w:moveFrom w:id="4903" w:author="Masato YOSHIKAWA" w:date="2026-01-20T12:21:00Z" w16du:dateUtc="2026-01-20T03:21:00Z"/>
                    <w:rFonts w:ascii="ＭＳ 明朝" w:eastAsia="ＭＳ 明朝" w:hAnsi="ＭＳ 明朝"/>
                  </w:rPr>
                </w:rPrChange>
              </w:rPr>
            </w:pPr>
            <w:moveFrom w:id="4904" w:author="Masato YOSHIKAWA" w:date="2026-01-20T12:21:00Z" w16du:dateUtc="2026-01-20T03:21:00Z">
              <w:r w:rsidRPr="00B83013" w:rsidDel="005B6842">
                <w:rPr>
                  <w:rFonts w:ascii="Times New Roman" w:eastAsia="ＭＳ 明朝" w:hAnsi="Times New Roman" w:cs="Times New Roman"/>
                  <w:rPrChange w:id="4905" w:author="Masato YOSHIKAWA" w:date="2026-01-20T12:25:00Z" w16du:dateUtc="2026-01-20T03:25:00Z">
                    <w:rPr>
                      <w:rFonts w:ascii="ＭＳ 明朝" w:eastAsia="ＭＳ 明朝" w:hAnsi="ＭＳ 明朝"/>
                    </w:rPr>
                  </w:rPrChange>
                </w:rPr>
                <w:t>なし</w:t>
              </w:r>
            </w:moveFrom>
          </w:p>
        </w:tc>
        <w:tc>
          <w:tcPr>
            <w:tcW w:w="779" w:type="pct"/>
            <w:tcPrChange w:id="4906" w:author="Masato YOSHIKAWA" w:date="2026-01-20T12:20:00Z" w16du:dateUtc="2026-01-20T03:20:00Z">
              <w:tcPr>
                <w:tcW w:w="779" w:type="pct"/>
              </w:tcPr>
            </w:tcPrChange>
          </w:tcPr>
          <w:p w14:paraId="4D8B93A5" w14:textId="713AA5EF" w:rsidR="002E4570" w:rsidRPr="00B83013" w:rsidDel="005B6842" w:rsidRDefault="002E4570" w:rsidP="00A018DB">
            <w:pPr>
              <w:pStyle w:val="af8"/>
              <w:rPr>
                <w:moveFrom w:id="4907" w:author="Masato YOSHIKAWA" w:date="2026-01-20T12:21:00Z" w16du:dateUtc="2026-01-20T03:21:00Z"/>
                <w:rFonts w:ascii="Times New Roman" w:eastAsia="ＭＳ 明朝" w:hAnsi="Times New Roman" w:cs="Times New Roman"/>
                <w:rPrChange w:id="4908" w:author="Masato YOSHIKAWA" w:date="2026-01-20T12:25:00Z" w16du:dateUtc="2026-01-20T03:25:00Z">
                  <w:rPr>
                    <w:moveFrom w:id="4909" w:author="Masato YOSHIKAWA" w:date="2026-01-20T12:21:00Z" w16du:dateUtc="2026-01-20T03:21:00Z"/>
                    <w:rFonts w:ascii="ＭＳ 明朝" w:eastAsia="ＭＳ 明朝" w:hAnsi="ＭＳ 明朝"/>
                  </w:rPr>
                </w:rPrChange>
              </w:rPr>
            </w:pPr>
            <w:moveFrom w:id="4910" w:author="Masato YOSHIKAWA" w:date="2026-01-20T12:21:00Z" w16du:dateUtc="2026-01-20T03:21:00Z">
              <w:r w:rsidRPr="00B83013" w:rsidDel="005B6842">
                <w:rPr>
                  <w:rFonts w:ascii="Times New Roman" w:eastAsia="ＭＳ 明朝" w:hAnsi="Times New Roman" w:cs="Times New Roman"/>
                  <w:rPrChange w:id="4911" w:author="Masato YOSHIKAWA" w:date="2026-01-20T12:25:00Z" w16du:dateUtc="2026-01-20T03:25:00Z">
                    <w:rPr>
                      <w:rFonts w:ascii="ＭＳ 明朝" w:eastAsia="ＭＳ 明朝" w:hAnsi="ＭＳ 明朝"/>
                    </w:rPr>
                  </w:rPrChange>
                </w:rPr>
                <w:t>Established equivalent</w:t>
              </w:r>
            </w:moveFrom>
          </w:p>
        </w:tc>
        <w:tc>
          <w:tcPr>
            <w:tcW w:w="744" w:type="pct"/>
            <w:tcPrChange w:id="4912" w:author="Masato YOSHIKAWA" w:date="2026-01-20T12:20:00Z" w16du:dateUtc="2026-01-20T03:20:00Z">
              <w:tcPr>
                <w:tcW w:w="744" w:type="pct"/>
              </w:tcPr>
            </w:tcPrChange>
          </w:tcPr>
          <w:p w14:paraId="7EAC020C" w14:textId="05EC180E" w:rsidR="002E4570" w:rsidRPr="00B83013" w:rsidDel="005B6842" w:rsidRDefault="002E4570" w:rsidP="00A018DB">
            <w:pPr>
              <w:pStyle w:val="af8"/>
              <w:rPr>
                <w:moveFrom w:id="4913" w:author="Masato YOSHIKAWA" w:date="2026-01-20T12:21:00Z" w16du:dateUtc="2026-01-20T03:21:00Z"/>
                <w:rFonts w:ascii="Times New Roman" w:eastAsia="ＭＳ 明朝" w:hAnsi="Times New Roman" w:cs="Times New Roman"/>
                <w:rPrChange w:id="4914" w:author="Masato YOSHIKAWA" w:date="2026-01-20T12:25:00Z" w16du:dateUtc="2026-01-20T03:25:00Z">
                  <w:rPr>
                    <w:moveFrom w:id="4915" w:author="Masato YOSHIKAWA" w:date="2026-01-20T12:21:00Z" w16du:dateUtc="2026-01-20T03:21:00Z"/>
                    <w:rFonts w:ascii="ＭＳ 明朝" w:eastAsia="ＭＳ 明朝" w:hAnsi="ＭＳ 明朝"/>
                  </w:rPr>
                </w:rPrChange>
              </w:rPr>
            </w:pPr>
            <w:moveFrom w:id="4916" w:author="Masato YOSHIKAWA" w:date="2026-01-20T12:21:00Z" w16du:dateUtc="2026-01-20T03:21:00Z">
              <w:r w:rsidRPr="00B83013" w:rsidDel="005B6842">
                <w:rPr>
                  <w:rFonts w:ascii="Times New Roman" w:eastAsia="ＭＳ 明朝" w:hAnsi="Times New Roman" w:cs="Times New Roman"/>
                  <w:rPrChange w:id="4917" w:author="Masato YOSHIKAWA" w:date="2026-01-20T12:25:00Z" w16du:dateUtc="2026-01-20T03:25:00Z">
                    <w:rPr>
                      <w:rFonts w:ascii="ＭＳ 明朝" w:eastAsia="ＭＳ 明朝" w:hAnsi="ＭＳ 明朝"/>
                    </w:rPr>
                  </w:rPrChange>
                </w:rPr>
                <w:t>Minimization</w:t>
              </w:r>
            </w:moveFrom>
          </w:p>
        </w:tc>
        <w:tc>
          <w:tcPr>
            <w:tcW w:w="851" w:type="pct"/>
            <w:tcPrChange w:id="4918" w:author="Masato YOSHIKAWA" w:date="2026-01-20T12:20:00Z" w16du:dateUtc="2026-01-20T03:20:00Z">
              <w:tcPr>
                <w:tcW w:w="851" w:type="pct"/>
              </w:tcPr>
            </w:tcPrChange>
          </w:tcPr>
          <w:p w14:paraId="27D76FC9" w14:textId="7BFE6FB5" w:rsidR="002E4570" w:rsidRPr="00B83013" w:rsidDel="005B6842" w:rsidRDefault="002E4570" w:rsidP="00A018DB">
            <w:pPr>
              <w:pStyle w:val="af8"/>
              <w:rPr>
                <w:moveFrom w:id="4919" w:author="Masato YOSHIKAWA" w:date="2026-01-20T12:21:00Z" w16du:dateUtc="2026-01-20T03:21:00Z"/>
                <w:rFonts w:ascii="Times New Roman" w:eastAsia="ＭＳ 明朝" w:hAnsi="Times New Roman" w:cs="Times New Roman"/>
                <w:rPrChange w:id="4920" w:author="Masato YOSHIKAWA" w:date="2026-01-20T12:25:00Z" w16du:dateUtc="2026-01-20T03:25:00Z">
                  <w:rPr>
                    <w:moveFrom w:id="4921" w:author="Masato YOSHIKAWA" w:date="2026-01-20T12:21:00Z" w16du:dateUtc="2026-01-20T03:21:00Z"/>
                    <w:rFonts w:ascii="ＭＳ 明朝" w:eastAsia="ＭＳ 明朝" w:hAnsi="ＭＳ 明朝"/>
                  </w:rPr>
                </w:rPrChange>
              </w:rPr>
            </w:pPr>
            <w:moveFrom w:id="4922" w:author="Masato YOSHIKAWA" w:date="2026-01-20T12:21:00Z" w16du:dateUtc="2026-01-20T03:21:00Z">
              <w:r w:rsidRPr="00B83013" w:rsidDel="005B6842">
                <w:rPr>
                  <w:rFonts w:ascii="Times New Roman" w:eastAsia="ＭＳ 明朝" w:hAnsi="Times New Roman" w:cs="Times New Roman"/>
                  <w:rPrChange w:id="4923" w:author="Masato YOSHIKAWA" w:date="2026-01-20T12:25:00Z" w16du:dateUtc="2026-01-20T03:25:00Z">
                    <w:rPr>
                      <w:rFonts w:ascii="ＭＳ 明朝" w:eastAsia="ＭＳ 明朝" w:hAnsi="ＭＳ 明朝"/>
                    </w:rPr>
                  </w:rPrChange>
                </w:rPr>
                <w:t>Reduction</w:t>
              </w:r>
            </w:moveFrom>
          </w:p>
        </w:tc>
        <w:tc>
          <w:tcPr>
            <w:tcW w:w="831" w:type="pct"/>
            <w:tcPrChange w:id="4924" w:author="Masato YOSHIKAWA" w:date="2026-01-20T12:20:00Z" w16du:dateUtc="2026-01-20T03:20:00Z">
              <w:tcPr>
                <w:tcW w:w="831" w:type="pct"/>
              </w:tcPr>
            </w:tcPrChange>
          </w:tcPr>
          <w:p w14:paraId="0EE83B61" w14:textId="714AB06C" w:rsidR="002E4570" w:rsidRPr="00B83013" w:rsidDel="005B6842" w:rsidRDefault="002E4570" w:rsidP="00A018DB">
            <w:pPr>
              <w:pStyle w:val="af8"/>
              <w:rPr>
                <w:moveFrom w:id="4925" w:author="Masato YOSHIKAWA" w:date="2026-01-20T12:21:00Z" w16du:dateUtc="2026-01-20T03:21:00Z"/>
                <w:rFonts w:ascii="Times New Roman" w:eastAsia="ＭＳ 明朝" w:hAnsi="Times New Roman" w:cs="Times New Roman"/>
                <w:rPrChange w:id="4926" w:author="Masato YOSHIKAWA" w:date="2026-01-20T12:25:00Z" w16du:dateUtc="2026-01-20T03:25:00Z">
                  <w:rPr>
                    <w:moveFrom w:id="4927" w:author="Masato YOSHIKAWA" w:date="2026-01-20T12:21:00Z" w16du:dateUtc="2026-01-20T03:21:00Z"/>
                    <w:rFonts w:ascii="ＭＳ 明朝" w:eastAsia="ＭＳ 明朝" w:hAnsi="ＭＳ 明朝"/>
                  </w:rPr>
                </w:rPrChange>
              </w:rPr>
            </w:pPr>
            <w:moveFrom w:id="4928" w:author="Masato YOSHIKAWA" w:date="2026-01-20T12:21:00Z" w16du:dateUtc="2026-01-20T03:21:00Z">
              <w:r w:rsidRPr="00B83013" w:rsidDel="005B6842">
                <w:rPr>
                  <w:rFonts w:ascii="Times New Roman" w:eastAsia="ＭＳ 明朝" w:hAnsi="Times New Roman" w:cs="Times New Roman"/>
                  <w:rPrChange w:id="4929" w:author="Masato YOSHIKAWA" w:date="2026-01-20T12:25:00Z" w16du:dateUtc="2026-01-20T03:25:00Z">
                    <w:rPr>
                      <w:rFonts w:ascii="ＭＳ 明朝" w:eastAsia="ＭＳ 明朝" w:hAnsi="ＭＳ 明朝"/>
                    </w:rPr>
                  </w:rPrChange>
                </w:rPr>
                <w:t>Denial</w:t>
              </w:r>
            </w:moveFrom>
          </w:p>
        </w:tc>
      </w:tr>
      <w:tr w:rsidR="002E4570" w:rsidRPr="00B83013" w:rsidDel="005B6842" w14:paraId="303B06AA" w14:textId="012BE00D" w:rsidTr="005B6842">
        <w:tc>
          <w:tcPr>
            <w:tcW w:w="583" w:type="pct"/>
            <w:tcPrChange w:id="4930" w:author="Masato YOSHIKAWA" w:date="2026-01-20T12:20:00Z" w16du:dateUtc="2026-01-20T03:20:00Z">
              <w:tcPr>
                <w:tcW w:w="582" w:type="pct"/>
              </w:tcPr>
            </w:tcPrChange>
          </w:tcPr>
          <w:p w14:paraId="2ADA88AA" w14:textId="61077A52" w:rsidR="002E4570" w:rsidRPr="00B83013" w:rsidDel="005B6842" w:rsidRDefault="002E4570" w:rsidP="00A018DB">
            <w:pPr>
              <w:pStyle w:val="af8"/>
              <w:rPr>
                <w:moveFrom w:id="4931" w:author="Masato YOSHIKAWA" w:date="2026-01-20T12:21:00Z" w16du:dateUtc="2026-01-20T03:21:00Z"/>
                <w:rFonts w:ascii="Times New Roman" w:eastAsia="ＭＳ 明朝" w:hAnsi="Times New Roman" w:cs="Times New Roman"/>
                <w:rPrChange w:id="4932" w:author="Masato YOSHIKAWA" w:date="2026-01-20T12:25:00Z" w16du:dateUtc="2026-01-20T03:25:00Z">
                  <w:rPr>
                    <w:moveFrom w:id="4933" w:author="Masato YOSHIKAWA" w:date="2026-01-20T12:21:00Z" w16du:dateUtc="2026-01-20T03:21:00Z"/>
                    <w:rFonts w:ascii="ＭＳ 明朝" w:eastAsia="ＭＳ 明朝" w:hAnsi="ＭＳ 明朝"/>
                  </w:rPr>
                </w:rPrChange>
              </w:rPr>
            </w:pPr>
            <w:moveFrom w:id="4934" w:author="Masato YOSHIKAWA" w:date="2026-01-20T12:21:00Z" w16du:dateUtc="2026-01-20T03:21:00Z">
              <w:r w:rsidRPr="00B83013" w:rsidDel="005B6842">
                <w:rPr>
                  <w:rFonts w:ascii="Times New Roman" w:eastAsia="ＭＳ 明朝" w:hAnsi="Times New Roman" w:cs="Times New Roman" w:hint="eastAsia"/>
                  <w:rPrChange w:id="4935" w:author="Masato YOSHIKAWA" w:date="2026-01-20T12:25:00Z" w16du:dateUtc="2026-01-20T03:25:00Z">
                    <w:rPr>
                      <w:rFonts w:ascii="ＭＳ 明朝" w:eastAsia="ＭＳ 明朝" w:hAnsi="ＭＳ 明朝" w:hint="eastAsia"/>
                    </w:rPr>
                  </w:rPrChange>
                </w:rPr>
                <w:t>謙遜</w:t>
              </w:r>
            </w:moveFrom>
          </w:p>
        </w:tc>
        <w:tc>
          <w:tcPr>
            <w:tcW w:w="583" w:type="pct"/>
            <w:tcPrChange w:id="4936" w:author="Masato YOSHIKAWA" w:date="2026-01-20T12:20:00Z" w16du:dateUtc="2026-01-20T03:20:00Z">
              <w:tcPr>
                <w:tcW w:w="583" w:type="pct"/>
              </w:tcPr>
            </w:tcPrChange>
          </w:tcPr>
          <w:p w14:paraId="1CB9AA5E" w14:textId="6CE73F6D" w:rsidR="002E4570" w:rsidRPr="00B83013" w:rsidDel="005B6842" w:rsidRDefault="002E4570" w:rsidP="00A018DB">
            <w:pPr>
              <w:pStyle w:val="af8"/>
              <w:rPr>
                <w:moveFrom w:id="4937" w:author="Masato YOSHIKAWA" w:date="2026-01-20T12:21:00Z" w16du:dateUtc="2026-01-20T03:21:00Z"/>
                <w:rFonts w:ascii="Times New Roman" w:eastAsia="ＭＳ 明朝" w:hAnsi="Times New Roman" w:cs="Times New Roman"/>
                <w:rPrChange w:id="4938" w:author="Masato YOSHIKAWA" w:date="2026-01-20T12:25:00Z" w16du:dateUtc="2026-01-20T03:25:00Z">
                  <w:rPr>
                    <w:moveFrom w:id="4939" w:author="Masato YOSHIKAWA" w:date="2026-01-20T12:21:00Z" w16du:dateUtc="2026-01-20T03:21:00Z"/>
                    <w:rFonts w:ascii="ＭＳ 明朝" w:eastAsia="ＭＳ 明朝" w:hAnsi="ＭＳ 明朝"/>
                  </w:rPr>
                </w:rPrChange>
              </w:rPr>
            </w:pPr>
            <w:moveFrom w:id="4940" w:author="Masato YOSHIKAWA" w:date="2026-01-20T12:21:00Z" w16du:dateUtc="2026-01-20T03:21:00Z">
              <w:r w:rsidRPr="00B83013" w:rsidDel="005B6842">
                <w:rPr>
                  <w:rFonts w:ascii="Times New Roman" w:eastAsia="ＭＳ 明朝" w:hAnsi="Times New Roman" w:cs="Times New Roman"/>
                  <w:rPrChange w:id="4941" w:author="Masato YOSHIKAWA" w:date="2026-01-20T12:25:00Z" w16du:dateUtc="2026-01-20T03:25:00Z">
                    <w:rPr>
                      <w:rFonts w:ascii="ＭＳ 明朝" w:eastAsia="ＭＳ 明朝" w:hAnsi="ＭＳ 明朝"/>
                    </w:rPr>
                  </w:rPrChange>
                </w:rPr>
                <w:t>modest</w:t>
              </w:r>
            </w:moveFrom>
          </w:p>
        </w:tc>
        <w:tc>
          <w:tcPr>
            <w:tcW w:w="629" w:type="pct"/>
            <w:tcPrChange w:id="4942" w:author="Masato YOSHIKAWA" w:date="2026-01-20T12:20:00Z" w16du:dateUtc="2026-01-20T03:20:00Z">
              <w:tcPr>
                <w:tcW w:w="629" w:type="pct"/>
              </w:tcPr>
            </w:tcPrChange>
          </w:tcPr>
          <w:p w14:paraId="19C98C00" w14:textId="0BA760AC" w:rsidR="002E4570" w:rsidRPr="00B83013" w:rsidDel="005B6842" w:rsidRDefault="002E4570" w:rsidP="00A018DB">
            <w:pPr>
              <w:pStyle w:val="af8"/>
              <w:rPr>
                <w:moveFrom w:id="4943" w:author="Masato YOSHIKAWA" w:date="2026-01-20T12:21:00Z" w16du:dateUtc="2026-01-20T03:21:00Z"/>
                <w:rFonts w:ascii="Times New Roman" w:eastAsia="ＭＳ 明朝" w:hAnsi="Times New Roman" w:cs="Times New Roman"/>
                <w:rPrChange w:id="4944" w:author="Masato YOSHIKAWA" w:date="2026-01-20T12:25:00Z" w16du:dateUtc="2026-01-20T03:25:00Z">
                  <w:rPr>
                    <w:moveFrom w:id="4945" w:author="Masato YOSHIKAWA" w:date="2026-01-20T12:21:00Z" w16du:dateUtc="2026-01-20T03:21:00Z"/>
                    <w:rFonts w:ascii="ＭＳ 明朝" w:eastAsia="ＭＳ 明朝" w:hAnsi="ＭＳ 明朝"/>
                  </w:rPr>
                </w:rPrChange>
              </w:rPr>
            </w:pPr>
            <w:moveFrom w:id="4946" w:author="Masato YOSHIKAWA" w:date="2026-01-20T12:21:00Z" w16du:dateUtc="2026-01-20T03:21:00Z">
              <w:r w:rsidRPr="00B83013" w:rsidDel="005B6842">
                <w:rPr>
                  <w:rFonts w:ascii="Times New Roman" w:eastAsia="ＭＳ 明朝" w:hAnsi="Times New Roman" w:cs="Times New Roman"/>
                  <w:rPrChange w:id="4947" w:author="Masato YOSHIKAWA" w:date="2026-01-20T12:25:00Z" w16du:dateUtc="2026-01-20T03:25:00Z">
                    <w:rPr>
                      <w:rFonts w:ascii="ＭＳ 明朝" w:eastAsia="ＭＳ 明朝" w:hAnsi="ＭＳ 明朝"/>
                    </w:rPr>
                  </w:rPrChange>
                </w:rPr>
                <w:t>modest</w:t>
              </w:r>
            </w:moveFrom>
          </w:p>
        </w:tc>
        <w:tc>
          <w:tcPr>
            <w:tcW w:w="779" w:type="pct"/>
            <w:tcPrChange w:id="4948" w:author="Masato YOSHIKAWA" w:date="2026-01-20T12:20:00Z" w16du:dateUtc="2026-01-20T03:20:00Z">
              <w:tcPr>
                <w:tcW w:w="779" w:type="pct"/>
              </w:tcPr>
            </w:tcPrChange>
          </w:tcPr>
          <w:p w14:paraId="640CAA26" w14:textId="05BF8BCD" w:rsidR="002E4570" w:rsidRPr="00B83013" w:rsidDel="005B6842" w:rsidRDefault="002E4570" w:rsidP="00A018DB">
            <w:pPr>
              <w:pStyle w:val="af8"/>
              <w:rPr>
                <w:moveFrom w:id="4949" w:author="Masato YOSHIKAWA" w:date="2026-01-20T12:21:00Z" w16du:dateUtc="2026-01-20T03:21:00Z"/>
                <w:rFonts w:ascii="Times New Roman" w:eastAsia="ＭＳ 明朝" w:hAnsi="Times New Roman" w:cs="Times New Roman"/>
                <w:rPrChange w:id="4950" w:author="Masato YOSHIKAWA" w:date="2026-01-20T12:25:00Z" w16du:dateUtc="2026-01-20T03:25:00Z">
                  <w:rPr>
                    <w:moveFrom w:id="4951" w:author="Masato YOSHIKAWA" w:date="2026-01-20T12:21:00Z" w16du:dateUtc="2026-01-20T03:21:00Z"/>
                    <w:rFonts w:ascii="ＭＳ 明朝" w:eastAsia="ＭＳ 明朝" w:hAnsi="ＭＳ 明朝"/>
                  </w:rPr>
                </w:rPrChange>
              </w:rPr>
            </w:pPr>
            <w:moveFrom w:id="4952" w:author="Masato YOSHIKAWA" w:date="2026-01-20T12:21:00Z" w16du:dateUtc="2026-01-20T03:21:00Z">
              <w:r w:rsidRPr="00B83013" w:rsidDel="005B6842">
                <w:rPr>
                  <w:rFonts w:ascii="Times New Roman" w:eastAsia="ＭＳ 明朝" w:hAnsi="Times New Roman" w:cs="Times New Roman"/>
                  <w:rPrChange w:id="4953" w:author="Masato YOSHIKAWA" w:date="2026-01-20T12:25:00Z" w16du:dateUtc="2026-01-20T03:25:00Z">
                    <w:rPr>
                      <w:rFonts w:ascii="ＭＳ 明朝" w:eastAsia="ＭＳ 明朝" w:hAnsi="ＭＳ 明朝"/>
                    </w:rPr>
                  </w:rPrChange>
                </w:rPr>
                <w:t>Established equivalent</w:t>
              </w:r>
            </w:moveFrom>
          </w:p>
        </w:tc>
        <w:tc>
          <w:tcPr>
            <w:tcW w:w="744" w:type="pct"/>
            <w:tcPrChange w:id="4954" w:author="Masato YOSHIKAWA" w:date="2026-01-20T12:20:00Z" w16du:dateUtc="2026-01-20T03:20:00Z">
              <w:tcPr>
                <w:tcW w:w="744" w:type="pct"/>
              </w:tcPr>
            </w:tcPrChange>
          </w:tcPr>
          <w:p w14:paraId="54E85EF4" w14:textId="105A613E" w:rsidR="002E4570" w:rsidRPr="00B83013" w:rsidDel="005B6842" w:rsidRDefault="002E4570" w:rsidP="00A018DB">
            <w:pPr>
              <w:pStyle w:val="af8"/>
              <w:rPr>
                <w:moveFrom w:id="4955" w:author="Masato YOSHIKAWA" w:date="2026-01-20T12:21:00Z" w16du:dateUtc="2026-01-20T03:21:00Z"/>
                <w:rFonts w:ascii="Times New Roman" w:eastAsia="ＭＳ 明朝" w:hAnsi="Times New Roman" w:cs="Times New Roman"/>
                <w:rPrChange w:id="4956" w:author="Masato YOSHIKAWA" w:date="2026-01-20T12:25:00Z" w16du:dateUtc="2026-01-20T03:25:00Z">
                  <w:rPr>
                    <w:moveFrom w:id="4957" w:author="Masato YOSHIKAWA" w:date="2026-01-20T12:21:00Z" w16du:dateUtc="2026-01-20T03:21:00Z"/>
                    <w:rFonts w:ascii="ＭＳ 明朝" w:eastAsia="ＭＳ 明朝" w:hAnsi="ＭＳ 明朝"/>
                  </w:rPr>
                </w:rPrChange>
              </w:rPr>
            </w:pPr>
            <w:moveFrom w:id="4958" w:author="Masato YOSHIKAWA" w:date="2026-01-20T12:21:00Z" w16du:dateUtc="2026-01-20T03:21:00Z">
              <w:r w:rsidRPr="00B83013" w:rsidDel="005B6842">
                <w:rPr>
                  <w:rFonts w:ascii="Times New Roman" w:eastAsia="ＭＳ 明朝" w:hAnsi="Times New Roman" w:cs="Times New Roman"/>
                  <w:rPrChange w:id="4959" w:author="Masato YOSHIKAWA" w:date="2026-01-20T12:25:00Z" w16du:dateUtc="2026-01-20T03:25:00Z">
                    <w:rPr>
                      <w:rFonts w:ascii="ＭＳ 明朝" w:eastAsia="ＭＳ 明朝" w:hAnsi="ＭＳ 明朝"/>
                    </w:rPr>
                  </w:rPrChange>
                </w:rPr>
                <w:t>Minimization</w:t>
              </w:r>
            </w:moveFrom>
          </w:p>
        </w:tc>
        <w:tc>
          <w:tcPr>
            <w:tcW w:w="851" w:type="pct"/>
            <w:tcPrChange w:id="4960" w:author="Masato YOSHIKAWA" w:date="2026-01-20T12:20:00Z" w16du:dateUtc="2026-01-20T03:20:00Z">
              <w:tcPr>
                <w:tcW w:w="851" w:type="pct"/>
              </w:tcPr>
            </w:tcPrChange>
          </w:tcPr>
          <w:p w14:paraId="718F86BC" w14:textId="2620375D" w:rsidR="002E4570" w:rsidRPr="00B83013" w:rsidDel="005B6842" w:rsidRDefault="002E4570" w:rsidP="00A018DB">
            <w:pPr>
              <w:pStyle w:val="af8"/>
              <w:rPr>
                <w:moveFrom w:id="4961" w:author="Masato YOSHIKAWA" w:date="2026-01-20T12:21:00Z" w16du:dateUtc="2026-01-20T03:21:00Z"/>
                <w:rFonts w:ascii="Times New Roman" w:eastAsia="ＭＳ 明朝" w:hAnsi="Times New Roman" w:cs="Times New Roman"/>
                <w:rPrChange w:id="4962" w:author="Masato YOSHIKAWA" w:date="2026-01-20T12:25:00Z" w16du:dateUtc="2026-01-20T03:25:00Z">
                  <w:rPr>
                    <w:moveFrom w:id="4963" w:author="Masato YOSHIKAWA" w:date="2026-01-20T12:21:00Z" w16du:dateUtc="2026-01-20T03:21:00Z"/>
                    <w:rFonts w:ascii="ＭＳ 明朝" w:eastAsia="ＭＳ 明朝" w:hAnsi="ＭＳ 明朝"/>
                  </w:rPr>
                </w:rPrChange>
              </w:rPr>
            </w:pPr>
            <w:moveFrom w:id="4964" w:author="Masato YOSHIKAWA" w:date="2026-01-20T12:21:00Z" w16du:dateUtc="2026-01-20T03:21:00Z">
              <w:r w:rsidRPr="00B83013" w:rsidDel="005B6842">
                <w:rPr>
                  <w:rFonts w:ascii="Times New Roman" w:eastAsia="ＭＳ 明朝" w:hAnsi="Times New Roman" w:cs="Times New Roman"/>
                  <w:rPrChange w:id="4965" w:author="Masato YOSHIKAWA" w:date="2026-01-20T12:25:00Z" w16du:dateUtc="2026-01-20T03:25:00Z">
                    <w:rPr>
                      <w:rFonts w:ascii="ＭＳ 明朝" w:eastAsia="ＭＳ 明朝" w:hAnsi="ＭＳ 明朝"/>
                    </w:rPr>
                  </w:rPrChange>
                </w:rPr>
                <w:t>Established equivalent</w:t>
              </w:r>
            </w:moveFrom>
          </w:p>
        </w:tc>
        <w:tc>
          <w:tcPr>
            <w:tcW w:w="831" w:type="pct"/>
            <w:tcPrChange w:id="4966" w:author="Masato YOSHIKAWA" w:date="2026-01-20T12:20:00Z" w16du:dateUtc="2026-01-20T03:20:00Z">
              <w:tcPr>
                <w:tcW w:w="831" w:type="pct"/>
              </w:tcPr>
            </w:tcPrChange>
          </w:tcPr>
          <w:p w14:paraId="2A30E12B" w14:textId="2A57B0F1" w:rsidR="002E4570" w:rsidRPr="00B83013" w:rsidDel="005B6842" w:rsidRDefault="002E4570" w:rsidP="00A018DB">
            <w:pPr>
              <w:pStyle w:val="af8"/>
              <w:rPr>
                <w:moveFrom w:id="4967" w:author="Masato YOSHIKAWA" w:date="2026-01-20T12:21:00Z" w16du:dateUtc="2026-01-20T03:21:00Z"/>
                <w:rFonts w:ascii="Times New Roman" w:eastAsia="ＭＳ 明朝" w:hAnsi="Times New Roman" w:cs="Times New Roman"/>
                <w:rPrChange w:id="4968" w:author="Masato YOSHIKAWA" w:date="2026-01-20T12:25:00Z" w16du:dateUtc="2026-01-20T03:25:00Z">
                  <w:rPr>
                    <w:moveFrom w:id="4969" w:author="Masato YOSHIKAWA" w:date="2026-01-20T12:21:00Z" w16du:dateUtc="2026-01-20T03:21:00Z"/>
                    <w:rFonts w:ascii="ＭＳ 明朝" w:eastAsia="ＭＳ 明朝" w:hAnsi="ＭＳ 明朝"/>
                  </w:rPr>
                </w:rPrChange>
              </w:rPr>
            </w:pPr>
            <w:moveFrom w:id="4970" w:author="Masato YOSHIKAWA" w:date="2026-01-20T12:21:00Z" w16du:dateUtc="2026-01-20T03:21:00Z">
              <w:r w:rsidRPr="00B83013" w:rsidDel="005B6842">
                <w:rPr>
                  <w:rFonts w:ascii="Times New Roman" w:eastAsia="ＭＳ 明朝" w:hAnsi="Times New Roman" w:cs="Times New Roman"/>
                  <w:rPrChange w:id="4971" w:author="Masato YOSHIKAWA" w:date="2026-01-20T12:25:00Z" w16du:dateUtc="2026-01-20T03:25:00Z">
                    <w:rPr>
                      <w:rFonts w:ascii="ＭＳ 明朝" w:eastAsia="ＭＳ 明朝" w:hAnsi="ＭＳ 明朝"/>
                    </w:rPr>
                  </w:rPrChange>
                </w:rPr>
                <w:t>Minimization</w:t>
              </w:r>
            </w:moveFrom>
          </w:p>
        </w:tc>
      </w:tr>
      <w:tr w:rsidR="002E4570" w:rsidRPr="00B83013" w:rsidDel="005B6842" w14:paraId="612BEF44" w14:textId="7866AAEA" w:rsidTr="005B6842">
        <w:tc>
          <w:tcPr>
            <w:tcW w:w="583" w:type="pct"/>
            <w:tcPrChange w:id="4972" w:author="Masato YOSHIKAWA" w:date="2026-01-20T12:20:00Z" w16du:dateUtc="2026-01-20T03:20:00Z">
              <w:tcPr>
                <w:tcW w:w="582" w:type="pct"/>
              </w:tcPr>
            </w:tcPrChange>
          </w:tcPr>
          <w:p w14:paraId="637B6BA4" w14:textId="0BC9851C" w:rsidR="002E4570" w:rsidRPr="00B83013" w:rsidDel="005B6842" w:rsidRDefault="002E4570" w:rsidP="00A018DB">
            <w:pPr>
              <w:pStyle w:val="af8"/>
              <w:rPr>
                <w:moveFrom w:id="4973" w:author="Masato YOSHIKAWA" w:date="2026-01-20T12:21:00Z" w16du:dateUtc="2026-01-20T03:21:00Z"/>
                <w:rFonts w:ascii="Times New Roman" w:eastAsia="ＭＳ 明朝" w:hAnsi="Times New Roman" w:cs="Times New Roman"/>
                <w:rPrChange w:id="4974" w:author="Masato YOSHIKAWA" w:date="2026-01-20T12:25:00Z" w16du:dateUtc="2026-01-20T03:25:00Z">
                  <w:rPr>
                    <w:moveFrom w:id="4975" w:author="Masato YOSHIKAWA" w:date="2026-01-20T12:21:00Z" w16du:dateUtc="2026-01-20T03:21:00Z"/>
                    <w:rFonts w:ascii="ＭＳ 明朝" w:eastAsia="ＭＳ 明朝" w:hAnsi="ＭＳ 明朝"/>
                  </w:rPr>
                </w:rPrChange>
              </w:rPr>
            </w:pPr>
            <w:moveFrom w:id="4976" w:author="Masato YOSHIKAWA" w:date="2026-01-20T12:21:00Z" w16du:dateUtc="2026-01-20T03:21:00Z">
              <w:r w:rsidRPr="00B83013" w:rsidDel="005B6842">
                <w:rPr>
                  <w:rFonts w:ascii="Times New Roman" w:eastAsia="ＭＳ 明朝" w:hAnsi="Times New Roman" w:cs="Times New Roman" w:hint="eastAsia"/>
                  <w:rPrChange w:id="4977" w:author="Masato YOSHIKAWA" w:date="2026-01-20T12:25:00Z" w16du:dateUtc="2026-01-20T03:25:00Z">
                    <w:rPr>
                      <w:rFonts w:ascii="ＭＳ 明朝" w:eastAsia="ＭＳ 明朝" w:hAnsi="ＭＳ 明朝" w:hint="eastAsia"/>
                    </w:rPr>
                  </w:rPrChange>
                </w:rPr>
                <w:t>東京</w:t>
              </w:r>
            </w:moveFrom>
          </w:p>
        </w:tc>
        <w:tc>
          <w:tcPr>
            <w:tcW w:w="583" w:type="pct"/>
            <w:tcPrChange w:id="4978" w:author="Masato YOSHIKAWA" w:date="2026-01-20T12:20:00Z" w16du:dateUtc="2026-01-20T03:20:00Z">
              <w:tcPr>
                <w:tcW w:w="583" w:type="pct"/>
              </w:tcPr>
            </w:tcPrChange>
          </w:tcPr>
          <w:p w14:paraId="10DD6226" w14:textId="35EC3D54" w:rsidR="002E4570" w:rsidRPr="00B83013" w:rsidDel="005B6842" w:rsidRDefault="002E4570" w:rsidP="00A018DB">
            <w:pPr>
              <w:pStyle w:val="af8"/>
              <w:rPr>
                <w:moveFrom w:id="4979" w:author="Masato YOSHIKAWA" w:date="2026-01-20T12:21:00Z" w16du:dateUtc="2026-01-20T03:21:00Z"/>
                <w:rFonts w:ascii="Times New Roman" w:eastAsia="ＭＳ 明朝" w:hAnsi="Times New Roman" w:cs="Times New Roman"/>
                <w:rPrChange w:id="4980" w:author="Masato YOSHIKAWA" w:date="2026-01-20T12:25:00Z" w16du:dateUtc="2026-01-20T03:25:00Z">
                  <w:rPr>
                    <w:moveFrom w:id="4981" w:author="Masato YOSHIKAWA" w:date="2026-01-20T12:21:00Z" w16du:dateUtc="2026-01-20T03:21:00Z"/>
                    <w:rFonts w:ascii="ＭＳ 明朝" w:eastAsia="ＭＳ 明朝" w:hAnsi="ＭＳ 明朝"/>
                  </w:rPr>
                </w:rPrChange>
              </w:rPr>
            </w:pPr>
            <w:moveFrom w:id="4982" w:author="Masato YOSHIKAWA" w:date="2026-01-20T12:21:00Z" w16du:dateUtc="2026-01-20T03:21:00Z">
              <w:r w:rsidRPr="00B83013" w:rsidDel="005B6842">
                <w:rPr>
                  <w:rFonts w:ascii="Times New Roman" w:eastAsia="ＭＳ 明朝" w:hAnsi="Times New Roman" w:cs="Times New Roman"/>
                  <w:rPrChange w:id="4983" w:author="Masato YOSHIKAWA" w:date="2026-01-20T12:25:00Z" w16du:dateUtc="2026-01-20T03:25:00Z">
                    <w:rPr>
                      <w:rFonts w:ascii="ＭＳ 明朝" w:eastAsia="ＭＳ 明朝" w:hAnsi="ＭＳ 明朝"/>
                    </w:rPr>
                  </w:rPrChange>
                </w:rPr>
                <w:t>Tokyo</w:t>
              </w:r>
            </w:moveFrom>
          </w:p>
        </w:tc>
        <w:tc>
          <w:tcPr>
            <w:tcW w:w="629" w:type="pct"/>
            <w:tcPrChange w:id="4984" w:author="Masato YOSHIKAWA" w:date="2026-01-20T12:20:00Z" w16du:dateUtc="2026-01-20T03:20:00Z">
              <w:tcPr>
                <w:tcW w:w="629" w:type="pct"/>
              </w:tcPr>
            </w:tcPrChange>
          </w:tcPr>
          <w:p w14:paraId="180B110B" w14:textId="7863D8EE" w:rsidR="002E4570" w:rsidRPr="00B83013" w:rsidDel="005B6842" w:rsidRDefault="002E4570" w:rsidP="00A018DB">
            <w:pPr>
              <w:pStyle w:val="af8"/>
              <w:rPr>
                <w:moveFrom w:id="4985" w:author="Masato YOSHIKAWA" w:date="2026-01-20T12:21:00Z" w16du:dateUtc="2026-01-20T03:21:00Z"/>
                <w:rFonts w:ascii="Times New Roman" w:eastAsia="ＭＳ 明朝" w:hAnsi="Times New Roman" w:cs="Times New Roman"/>
                <w:rPrChange w:id="4986" w:author="Masato YOSHIKAWA" w:date="2026-01-20T12:25:00Z" w16du:dateUtc="2026-01-20T03:25:00Z">
                  <w:rPr>
                    <w:moveFrom w:id="4987" w:author="Masato YOSHIKAWA" w:date="2026-01-20T12:21:00Z" w16du:dateUtc="2026-01-20T03:21:00Z"/>
                    <w:rFonts w:ascii="ＭＳ 明朝" w:eastAsia="ＭＳ 明朝" w:hAnsi="ＭＳ 明朝"/>
                  </w:rPr>
                </w:rPrChange>
              </w:rPr>
            </w:pPr>
            <w:moveFrom w:id="4988" w:author="Masato YOSHIKAWA" w:date="2026-01-20T12:21:00Z" w16du:dateUtc="2026-01-20T03:21:00Z">
              <w:r w:rsidRPr="00B83013" w:rsidDel="005B6842">
                <w:rPr>
                  <w:rFonts w:ascii="Times New Roman" w:eastAsia="ＭＳ 明朝" w:hAnsi="Times New Roman" w:cs="Times New Roman"/>
                  <w:rPrChange w:id="4989" w:author="Masato YOSHIKAWA" w:date="2026-01-20T12:25:00Z" w16du:dateUtc="2026-01-20T03:25:00Z">
                    <w:rPr>
                      <w:rFonts w:ascii="ＭＳ 明朝" w:eastAsia="ＭＳ 明朝" w:hAnsi="ＭＳ 明朝"/>
                    </w:rPr>
                  </w:rPrChange>
                </w:rPr>
                <w:t>Tokyo</w:t>
              </w:r>
            </w:moveFrom>
          </w:p>
        </w:tc>
        <w:tc>
          <w:tcPr>
            <w:tcW w:w="779" w:type="pct"/>
            <w:tcPrChange w:id="4990" w:author="Masato YOSHIKAWA" w:date="2026-01-20T12:20:00Z" w16du:dateUtc="2026-01-20T03:20:00Z">
              <w:tcPr>
                <w:tcW w:w="779" w:type="pct"/>
              </w:tcPr>
            </w:tcPrChange>
          </w:tcPr>
          <w:p w14:paraId="7B99802D" w14:textId="1B0EF85F" w:rsidR="002E4570" w:rsidRPr="00B83013" w:rsidDel="005B6842" w:rsidRDefault="002E4570" w:rsidP="00A018DB">
            <w:pPr>
              <w:pStyle w:val="af8"/>
              <w:rPr>
                <w:moveFrom w:id="4991" w:author="Masato YOSHIKAWA" w:date="2026-01-20T12:21:00Z" w16du:dateUtc="2026-01-20T03:21:00Z"/>
                <w:rFonts w:ascii="Times New Roman" w:eastAsia="ＭＳ 明朝" w:hAnsi="Times New Roman" w:cs="Times New Roman"/>
                <w:rPrChange w:id="4992" w:author="Masato YOSHIKAWA" w:date="2026-01-20T12:25:00Z" w16du:dateUtc="2026-01-20T03:25:00Z">
                  <w:rPr>
                    <w:moveFrom w:id="4993" w:author="Masato YOSHIKAWA" w:date="2026-01-20T12:21:00Z" w16du:dateUtc="2026-01-20T03:21:00Z"/>
                    <w:rFonts w:ascii="ＭＳ 明朝" w:eastAsia="ＭＳ 明朝" w:hAnsi="ＭＳ 明朝"/>
                  </w:rPr>
                </w:rPrChange>
              </w:rPr>
            </w:pPr>
            <w:moveFrom w:id="4994" w:author="Masato YOSHIKAWA" w:date="2026-01-20T12:21:00Z" w16du:dateUtc="2026-01-20T03:21:00Z">
              <w:r w:rsidRPr="00B83013" w:rsidDel="005B6842">
                <w:rPr>
                  <w:rFonts w:ascii="Times New Roman" w:eastAsia="ＭＳ 明朝" w:hAnsi="Times New Roman" w:cs="Times New Roman"/>
                  <w:rPrChange w:id="4995" w:author="Masato YOSHIKAWA" w:date="2026-01-20T12:25:00Z" w16du:dateUtc="2026-01-20T03:25:00Z">
                    <w:rPr>
                      <w:rFonts w:ascii="ＭＳ 明朝" w:eastAsia="ＭＳ 明朝" w:hAnsi="ＭＳ 明朝"/>
                    </w:rPr>
                  </w:rPrChange>
                </w:rPr>
                <w:t>Borrowing</w:t>
              </w:r>
            </w:moveFrom>
          </w:p>
        </w:tc>
        <w:tc>
          <w:tcPr>
            <w:tcW w:w="744" w:type="pct"/>
            <w:tcPrChange w:id="4996" w:author="Masato YOSHIKAWA" w:date="2026-01-20T12:20:00Z" w16du:dateUtc="2026-01-20T03:20:00Z">
              <w:tcPr>
                <w:tcW w:w="744" w:type="pct"/>
              </w:tcPr>
            </w:tcPrChange>
          </w:tcPr>
          <w:p w14:paraId="4AD72C7E" w14:textId="481A5D66" w:rsidR="002E4570" w:rsidRPr="00B83013" w:rsidDel="005B6842" w:rsidRDefault="002E4570" w:rsidP="00A018DB">
            <w:pPr>
              <w:pStyle w:val="af8"/>
              <w:rPr>
                <w:moveFrom w:id="4997" w:author="Masato YOSHIKAWA" w:date="2026-01-20T12:21:00Z" w16du:dateUtc="2026-01-20T03:21:00Z"/>
                <w:rFonts w:ascii="Times New Roman" w:eastAsia="ＭＳ 明朝" w:hAnsi="Times New Roman" w:cs="Times New Roman"/>
                <w:rPrChange w:id="4998" w:author="Masato YOSHIKAWA" w:date="2026-01-20T12:25:00Z" w16du:dateUtc="2026-01-20T03:25:00Z">
                  <w:rPr>
                    <w:moveFrom w:id="4999" w:author="Masato YOSHIKAWA" w:date="2026-01-20T12:21:00Z" w16du:dateUtc="2026-01-20T03:21:00Z"/>
                    <w:rFonts w:ascii="ＭＳ 明朝" w:eastAsia="ＭＳ 明朝" w:hAnsi="ＭＳ 明朝"/>
                  </w:rPr>
                </w:rPrChange>
              </w:rPr>
            </w:pPr>
            <w:moveFrom w:id="5000" w:author="Masato YOSHIKAWA" w:date="2026-01-20T12:21:00Z" w16du:dateUtc="2026-01-20T03:21:00Z">
              <w:r w:rsidRPr="00B83013" w:rsidDel="005B6842">
                <w:rPr>
                  <w:rFonts w:ascii="Times New Roman" w:eastAsia="ＭＳ 明朝" w:hAnsi="Times New Roman" w:cs="Times New Roman"/>
                  <w:rPrChange w:id="5001" w:author="Masato YOSHIKAWA" w:date="2026-01-20T12:25:00Z" w16du:dateUtc="2026-01-20T03:25:00Z">
                    <w:rPr>
                      <w:rFonts w:ascii="ＭＳ 明朝" w:eastAsia="ＭＳ 明朝" w:hAnsi="ＭＳ 明朝"/>
                    </w:rPr>
                  </w:rPrChange>
                </w:rPr>
                <w:t>Acceptance</w:t>
              </w:r>
            </w:moveFrom>
          </w:p>
        </w:tc>
        <w:tc>
          <w:tcPr>
            <w:tcW w:w="851" w:type="pct"/>
            <w:tcPrChange w:id="5002" w:author="Masato YOSHIKAWA" w:date="2026-01-20T12:20:00Z" w16du:dateUtc="2026-01-20T03:20:00Z">
              <w:tcPr>
                <w:tcW w:w="851" w:type="pct"/>
              </w:tcPr>
            </w:tcPrChange>
          </w:tcPr>
          <w:p w14:paraId="3BD2B836" w14:textId="19E349F1" w:rsidR="002E4570" w:rsidRPr="00B83013" w:rsidDel="005B6842" w:rsidRDefault="002E4570" w:rsidP="00A018DB">
            <w:pPr>
              <w:pStyle w:val="af8"/>
              <w:rPr>
                <w:moveFrom w:id="5003" w:author="Masato YOSHIKAWA" w:date="2026-01-20T12:21:00Z" w16du:dateUtc="2026-01-20T03:21:00Z"/>
                <w:rFonts w:ascii="Times New Roman" w:eastAsia="ＭＳ 明朝" w:hAnsi="Times New Roman" w:cs="Times New Roman"/>
                <w:rPrChange w:id="5004" w:author="Masato YOSHIKAWA" w:date="2026-01-20T12:25:00Z" w16du:dateUtc="2026-01-20T03:25:00Z">
                  <w:rPr>
                    <w:moveFrom w:id="5005" w:author="Masato YOSHIKAWA" w:date="2026-01-20T12:21:00Z" w16du:dateUtc="2026-01-20T03:21:00Z"/>
                    <w:rFonts w:ascii="ＭＳ 明朝" w:eastAsia="ＭＳ 明朝" w:hAnsi="ＭＳ 明朝"/>
                  </w:rPr>
                </w:rPrChange>
              </w:rPr>
            </w:pPr>
            <w:moveFrom w:id="5006" w:author="Masato YOSHIKAWA" w:date="2026-01-20T12:21:00Z" w16du:dateUtc="2026-01-20T03:21:00Z">
              <w:r w:rsidRPr="00B83013" w:rsidDel="005B6842">
                <w:rPr>
                  <w:rFonts w:ascii="Times New Roman" w:eastAsia="ＭＳ 明朝" w:hAnsi="Times New Roman" w:cs="Times New Roman"/>
                  <w:rPrChange w:id="5007" w:author="Masato YOSHIKAWA" w:date="2026-01-20T12:25:00Z" w16du:dateUtc="2026-01-20T03:25:00Z">
                    <w:rPr>
                      <w:rFonts w:ascii="ＭＳ 明朝" w:eastAsia="ＭＳ 明朝" w:hAnsi="ＭＳ 明朝"/>
                    </w:rPr>
                  </w:rPrChange>
                </w:rPr>
                <w:t>Borrowing</w:t>
              </w:r>
            </w:moveFrom>
          </w:p>
        </w:tc>
        <w:tc>
          <w:tcPr>
            <w:tcW w:w="831" w:type="pct"/>
            <w:tcPrChange w:id="5008" w:author="Masato YOSHIKAWA" w:date="2026-01-20T12:20:00Z" w16du:dateUtc="2026-01-20T03:20:00Z">
              <w:tcPr>
                <w:tcW w:w="831" w:type="pct"/>
              </w:tcPr>
            </w:tcPrChange>
          </w:tcPr>
          <w:p w14:paraId="1DF1D2AD" w14:textId="52D2B495" w:rsidR="002E4570" w:rsidRPr="00B83013" w:rsidDel="005B6842" w:rsidRDefault="002E4570" w:rsidP="00A018DB">
            <w:pPr>
              <w:pStyle w:val="af8"/>
              <w:rPr>
                <w:moveFrom w:id="5009" w:author="Masato YOSHIKAWA" w:date="2026-01-20T12:21:00Z" w16du:dateUtc="2026-01-20T03:21:00Z"/>
                <w:rFonts w:ascii="Times New Roman" w:eastAsia="ＭＳ 明朝" w:hAnsi="Times New Roman" w:cs="Times New Roman"/>
                <w:rPrChange w:id="5010" w:author="Masato YOSHIKAWA" w:date="2026-01-20T12:25:00Z" w16du:dateUtc="2026-01-20T03:25:00Z">
                  <w:rPr>
                    <w:moveFrom w:id="5011" w:author="Masato YOSHIKAWA" w:date="2026-01-20T12:21:00Z" w16du:dateUtc="2026-01-20T03:21:00Z"/>
                    <w:rFonts w:ascii="ＭＳ 明朝" w:eastAsia="ＭＳ 明朝" w:hAnsi="ＭＳ 明朝"/>
                  </w:rPr>
                </w:rPrChange>
              </w:rPr>
            </w:pPr>
            <w:moveFrom w:id="5012" w:author="Masato YOSHIKAWA" w:date="2026-01-20T12:21:00Z" w16du:dateUtc="2026-01-20T03:21:00Z">
              <w:r w:rsidRPr="00B83013" w:rsidDel="005B6842">
                <w:rPr>
                  <w:rFonts w:ascii="Times New Roman" w:eastAsia="ＭＳ 明朝" w:hAnsi="Times New Roman" w:cs="Times New Roman"/>
                  <w:rPrChange w:id="5013" w:author="Masato YOSHIKAWA" w:date="2026-01-20T12:25:00Z" w16du:dateUtc="2026-01-20T03:25:00Z">
                    <w:rPr>
                      <w:rFonts w:ascii="ＭＳ 明朝" w:eastAsia="ＭＳ 明朝" w:hAnsi="ＭＳ 明朝"/>
                    </w:rPr>
                  </w:rPrChange>
                </w:rPr>
                <w:t>Acceptance</w:t>
              </w:r>
            </w:moveFrom>
          </w:p>
        </w:tc>
      </w:tr>
      <w:tr w:rsidR="002E4570" w:rsidRPr="00B83013" w:rsidDel="005B6842" w14:paraId="3680EAC3" w14:textId="14F733BB" w:rsidTr="005B6842">
        <w:tc>
          <w:tcPr>
            <w:tcW w:w="583" w:type="pct"/>
            <w:tcPrChange w:id="5014" w:author="Masato YOSHIKAWA" w:date="2026-01-20T12:20:00Z" w16du:dateUtc="2026-01-20T03:20:00Z">
              <w:tcPr>
                <w:tcW w:w="582" w:type="pct"/>
              </w:tcPr>
            </w:tcPrChange>
          </w:tcPr>
          <w:p w14:paraId="6D86FB49" w14:textId="49C0FE42" w:rsidR="002E4570" w:rsidRPr="00B83013" w:rsidDel="005B6842" w:rsidRDefault="002E4570" w:rsidP="00A018DB">
            <w:pPr>
              <w:pStyle w:val="af8"/>
              <w:rPr>
                <w:moveFrom w:id="5015" w:author="Masato YOSHIKAWA" w:date="2026-01-20T12:21:00Z" w16du:dateUtc="2026-01-20T03:21:00Z"/>
                <w:rFonts w:ascii="Times New Roman" w:eastAsia="ＭＳ 明朝" w:hAnsi="Times New Roman" w:cs="Times New Roman"/>
                <w:rPrChange w:id="5016" w:author="Masato YOSHIKAWA" w:date="2026-01-20T12:25:00Z" w16du:dateUtc="2026-01-20T03:25:00Z">
                  <w:rPr>
                    <w:moveFrom w:id="5017" w:author="Masato YOSHIKAWA" w:date="2026-01-20T12:21:00Z" w16du:dateUtc="2026-01-20T03:21:00Z"/>
                    <w:rFonts w:ascii="ＭＳ 明朝" w:eastAsia="ＭＳ 明朝" w:hAnsi="ＭＳ 明朝"/>
                  </w:rPr>
                </w:rPrChange>
              </w:rPr>
            </w:pPr>
            <w:moveFrom w:id="5018" w:author="Masato YOSHIKAWA" w:date="2026-01-20T12:21:00Z" w16du:dateUtc="2026-01-20T03:21:00Z">
              <w:r w:rsidRPr="00B83013" w:rsidDel="005B6842">
                <w:rPr>
                  <w:rFonts w:ascii="Times New Roman" w:eastAsia="ＭＳ 明朝" w:hAnsi="Times New Roman" w:cs="Times New Roman" w:hint="eastAsia"/>
                  <w:rPrChange w:id="5019" w:author="Masato YOSHIKAWA" w:date="2026-01-20T12:25:00Z" w16du:dateUtc="2026-01-20T03:25:00Z">
                    <w:rPr>
                      <w:rFonts w:ascii="ＭＳ 明朝" w:eastAsia="ＭＳ 明朝" w:hAnsi="ＭＳ 明朝" w:hint="eastAsia"/>
                    </w:rPr>
                  </w:rPrChange>
                </w:rPr>
                <w:t>鳥取</w:t>
              </w:r>
            </w:moveFrom>
          </w:p>
        </w:tc>
        <w:tc>
          <w:tcPr>
            <w:tcW w:w="583" w:type="pct"/>
            <w:tcPrChange w:id="5020" w:author="Masato YOSHIKAWA" w:date="2026-01-20T12:20:00Z" w16du:dateUtc="2026-01-20T03:20:00Z">
              <w:tcPr>
                <w:tcW w:w="583" w:type="pct"/>
              </w:tcPr>
            </w:tcPrChange>
          </w:tcPr>
          <w:p w14:paraId="6E631BD3" w14:textId="394AD1EF" w:rsidR="002E4570" w:rsidRPr="00B83013" w:rsidDel="005B6842" w:rsidRDefault="002E4570" w:rsidP="00A018DB">
            <w:pPr>
              <w:pStyle w:val="af8"/>
              <w:rPr>
                <w:moveFrom w:id="5021" w:author="Masato YOSHIKAWA" w:date="2026-01-20T12:21:00Z" w16du:dateUtc="2026-01-20T03:21:00Z"/>
                <w:rFonts w:ascii="Times New Roman" w:eastAsia="ＭＳ 明朝" w:hAnsi="Times New Roman" w:cs="Times New Roman"/>
                <w:rPrChange w:id="5022" w:author="Masato YOSHIKAWA" w:date="2026-01-20T12:25:00Z" w16du:dateUtc="2026-01-20T03:25:00Z">
                  <w:rPr>
                    <w:moveFrom w:id="5023" w:author="Masato YOSHIKAWA" w:date="2026-01-20T12:21:00Z" w16du:dateUtc="2026-01-20T03:21:00Z"/>
                    <w:rFonts w:ascii="ＭＳ 明朝" w:eastAsia="ＭＳ 明朝" w:hAnsi="ＭＳ 明朝"/>
                  </w:rPr>
                </w:rPrChange>
              </w:rPr>
            </w:pPr>
            <w:moveFrom w:id="5024" w:author="Masato YOSHIKAWA" w:date="2026-01-20T12:21:00Z" w16du:dateUtc="2026-01-20T03:21:00Z">
              <w:r w:rsidRPr="00B83013" w:rsidDel="005B6842">
                <w:rPr>
                  <w:rFonts w:ascii="Times New Roman" w:eastAsia="ＭＳ 明朝" w:hAnsi="Times New Roman" w:cs="Times New Roman"/>
                  <w:rPrChange w:id="5025" w:author="Masato YOSHIKAWA" w:date="2026-01-20T12:25:00Z" w16du:dateUtc="2026-01-20T03:25:00Z">
                    <w:rPr>
                      <w:rFonts w:ascii="ＭＳ 明朝" w:eastAsia="ＭＳ 明朝" w:hAnsi="ＭＳ 明朝"/>
                    </w:rPr>
                  </w:rPrChange>
                </w:rPr>
                <w:t>Tottori</w:t>
              </w:r>
            </w:moveFrom>
          </w:p>
        </w:tc>
        <w:tc>
          <w:tcPr>
            <w:tcW w:w="629" w:type="pct"/>
            <w:tcPrChange w:id="5026" w:author="Masato YOSHIKAWA" w:date="2026-01-20T12:20:00Z" w16du:dateUtc="2026-01-20T03:20:00Z">
              <w:tcPr>
                <w:tcW w:w="629" w:type="pct"/>
              </w:tcPr>
            </w:tcPrChange>
          </w:tcPr>
          <w:p w14:paraId="6B2F54AD" w14:textId="5AE79444" w:rsidR="002E4570" w:rsidRPr="00B83013" w:rsidDel="005B6842" w:rsidRDefault="002E4570" w:rsidP="00A018DB">
            <w:pPr>
              <w:pStyle w:val="af8"/>
              <w:rPr>
                <w:moveFrom w:id="5027" w:author="Masato YOSHIKAWA" w:date="2026-01-20T12:21:00Z" w16du:dateUtc="2026-01-20T03:21:00Z"/>
                <w:rFonts w:ascii="Times New Roman" w:eastAsia="ＭＳ 明朝" w:hAnsi="Times New Roman" w:cs="Times New Roman"/>
                <w:rPrChange w:id="5028" w:author="Masato YOSHIKAWA" w:date="2026-01-20T12:25:00Z" w16du:dateUtc="2026-01-20T03:25:00Z">
                  <w:rPr>
                    <w:moveFrom w:id="5029" w:author="Masato YOSHIKAWA" w:date="2026-01-20T12:21:00Z" w16du:dateUtc="2026-01-20T03:21:00Z"/>
                    <w:rFonts w:ascii="ＭＳ 明朝" w:eastAsia="ＭＳ 明朝" w:hAnsi="ＭＳ 明朝"/>
                  </w:rPr>
                </w:rPrChange>
              </w:rPr>
            </w:pPr>
            <w:moveFrom w:id="5030" w:author="Masato YOSHIKAWA" w:date="2026-01-20T12:21:00Z" w16du:dateUtc="2026-01-20T03:21:00Z">
              <w:r w:rsidRPr="00B83013" w:rsidDel="005B6842">
                <w:rPr>
                  <w:rFonts w:ascii="Times New Roman" w:eastAsia="ＭＳ 明朝" w:hAnsi="Times New Roman" w:cs="Times New Roman"/>
                  <w:rPrChange w:id="5031" w:author="Masato YOSHIKAWA" w:date="2026-01-20T12:25:00Z" w16du:dateUtc="2026-01-20T03:25:00Z">
                    <w:rPr>
                      <w:rFonts w:ascii="ＭＳ 明朝" w:eastAsia="ＭＳ 明朝" w:hAnsi="ＭＳ 明朝"/>
                    </w:rPr>
                  </w:rPrChange>
                </w:rPr>
                <w:t>Tottori</w:t>
              </w:r>
            </w:moveFrom>
          </w:p>
        </w:tc>
        <w:tc>
          <w:tcPr>
            <w:tcW w:w="779" w:type="pct"/>
            <w:tcPrChange w:id="5032" w:author="Masato YOSHIKAWA" w:date="2026-01-20T12:20:00Z" w16du:dateUtc="2026-01-20T03:20:00Z">
              <w:tcPr>
                <w:tcW w:w="779" w:type="pct"/>
              </w:tcPr>
            </w:tcPrChange>
          </w:tcPr>
          <w:p w14:paraId="11D067C3" w14:textId="24D97C3A" w:rsidR="002E4570" w:rsidRPr="00B83013" w:rsidDel="005B6842" w:rsidRDefault="002E4570" w:rsidP="00A018DB">
            <w:pPr>
              <w:pStyle w:val="af8"/>
              <w:rPr>
                <w:moveFrom w:id="5033" w:author="Masato YOSHIKAWA" w:date="2026-01-20T12:21:00Z" w16du:dateUtc="2026-01-20T03:21:00Z"/>
                <w:rFonts w:ascii="Times New Roman" w:eastAsia="ＭＳ 明朝" w:hAnsi="Times New Roman" w:cs="Times New Roman"/>
                <w:rPrChange w:id="5034" w:author="Masato YOSHIKAWA" w:date="2026-01-20T12:25:00Z" w16du:dateUtc="2026-01-20T03:25:00Z">
                  <w:rPr>
                    <w:moveFrom w:id="5035" w:author="Masato YOSHIKAWA" w:date="2026-01-20T12:21:00Z" w16du:dateUtc="2026-01-20T03:21:00Z"/>
                    <w:rFonts w:ascii="ＭＳ 明朝" w:eastAsia="ＭＳ 明朝" w:hAnsi="ＭＳ 明朝"/>
                  </w:rPr>
                </w:rPrChange>
              </w:rPr>
            </w:pPr>
            <w:moveFrom w:id="5036" w:author="Masato YOSHIKAWA" w:date="2026-01-20T12:21:00Z" w16du:dateUtc="2026-01-20T03:21:00Z">
              <w:r w:rsidRPr="00B83013" w:rsidDel="005B6842">
                <w:rPr>
                  <w:rFonts w:ascii="Times New Roman" w:eastAsia="ＭＳ 明朝" w:hAnsi="Times New Roman" w:cs="Times New Roman"/>
                  <w:rPrChange w:id="5037" w:author="Masato YOSHIKAWA" w:date="2026-01-20T12:25:00Z" w16du:dateUtc="2026-01-20T03:25:00Z">
                    <w:rPr>
                      <w:rFonts w:ascii="ＭＳ 明朝" w:eastAsia="ＭＳ 明朝" w:hAnsi="ＭＳ 明朝"/>
                    </w:rPr>
                  </w:rPrChange>
                </w:rPr>
                <w:t>Borrowing</w:t>
              </w:r>
            </w:moveFrom>
          </w:p>
        </w:tc>
        <w:tc>
          <w:tcPr>
            <w:tcW w:w="744" w:type="pct"/>
            <w:tcPrChange w:id="5038" w:author="Masato YOSHIKAWA" w:date="2026-01-20T12:20:00Z" w16du:dateUtc="2026-01-20T03:20:00Z">
              <w:tcPr>
                <w:tcW w:w="744" w:type="pct"/>
              </w:tcPr>
            </w:tcPrChange>
          </w:tcPr>
          <w:p w14:paraId="03296183" w14:textId="24AB49E7" w:rsidR="002E4570" w:rsidRPr="00B83013" w:rsidDel="005B6842" w:rsidRDefault="002E4570" w:rsidP="00A018DB">
            <w:pPr>
              <w:pStyle w:val="af8"/>
              <w:rPr>
                <w:moveFrom w:id="5039" w:author="Masato YOSHIKAWA" w:date="2026-01-20T12:21:00Z" w16du:dateUtc="2026-01-20T03:21:00Z"/>
                <w:rFonts w:ascii="Times New Roman" w:eastAsia="ＭＳ 明朝" w:hAnsi="Times New Roman" w:cs="Times New Roman"/>
                <w:rPrChange w:id="5040" w:author="Masato YOSHIKAWA" w:date="2026-01-20T12:25:00Z" w16du:dateUtc="2026-01-20T03:25:00Z">
                  <w:rPr>
                    <w:moveFrom w:id="5041" w:author="Masato YOSHIKAWA" w:date="2026-01-20T12:21:00Z" w16du:dateUtc="2026-01-20T03:21:00Z"/>
                    <w:rFonts w:ascii="ＭＳ 明朝" w:eastAsia="ＭＳ 明朝" w:hAnsi="ＭＳ 明朝"/>
                  </w:rPr>
                </w:rPrChange>
              </w:rPr>
            </w:pPr>
            <w:moveFrom w:id="5042" w:author="Masato YOSHIKAWA" w:date="2026-01-20T12:21:00Z" w16du:dateUtc="2026-01-20T03:21:00Z">
              <w:r w:rsidRPr="00B83013" w:rsidDel="005B6842">
                <w:rPr>
                  <w:rFonts w:ascii="Times New Roman" w:eastAsia="ＭＳ 明朝" w:hAnsi="Times New Roman" w:cs="Times New Roman"/>
                  <w:rPrChange w:id="5043" w:author="Masato YOSHIKAWA" w:date="2026-01-20T12:25:00Z" w16du:dateUtc="2026-01-20T03:25:00Z">
                    <w:rPr>
                      <w:rFonts w:ascii="ＭＳ 明朝" w:eastAsia="ＭＳ 明朝" w:hAnsi="ＭＳ 明朝"/>
                    </w:rPr>
                  </w:rPrChange>
                </w:rPr>
                <w:t>Acceptance</w:t>
              </w:r>
            </w:moveFrom>
          </w:p>
        </w:tc>
        <w:tc>
          <w:tcPr>
            <w:tcW w:w="851" w:type="pct"/>
            <w:tcPrChange w:id="5044" w:author="Masato YOSHIKAWA" w:date="2026-01-20T12:20:00Z" w16du:dateUtc="2026-01-20T03:20:00Z">
              <w:tcPr>
                <w:tcW w:w="851" w:type="pct"/>
              </w:tcPr>
            </w:tcPrChange>
          </w:tcPr>
          <w:p w14:paraId="658E7E82" w14:textId="39AABBBB" w:rsidR="002E4570" w:rsidRPr="00B83013" w:rsidDel="005B6842" w:rsidRDefault="002E4570" w:rsidP="00A018DB">
            <w:pPr>
              <w:pStyle w:val="af8"/>
              <w:rPr>
                <w:moveFrom w:id="5045" w:author="Masato YOSHIKAWA" w:date="2026-01-20T12:21:00Z" w16du:dateUtc="2026-01-20T03:21:00Z"/>
                <w:rFonts w:ascii="Times New Roman" w:eastAsia="ＭＳ 明朝" w:hAnsi="Times New Roman" w:cs="Times New Roman"/>
                <w:rPrChange w:id="5046" w:author="Masato YOSHIKAWA" w:date="2026-01-20T12:25:00Z" w16du:dateUtc="2026-01-20T03:25:00Z">
                  <w:rPr>
                    <w:moveFrom w:id="5047" w:author="Masato YOSHIKAWA" w:date="2026-01-20T12:21:00Z" w16du:dateUtc="2026-01-20T03:21:00Z"/>
                    <w:rFonts w:ascii="ＭＳ 明朝" w:eastAsia="ＭＳ 明朝" w:hAnsi="ＭＳ 明朝"/>
                  </w:rPr>
                </w:rPrChange>
              </w:rPr>
            </w:pPr>
            <w:moveFrom w:id="5048" w:author="Masato YOSHIKAWA" w:date="2026-01-20T12:21:00Z" w16du:dateUtc="2026-01-20T03:21:00Z">
              <w:r w:rsidRPr="00B83013" w:rsidDel="005B6842">
                <w:rPr>
                  <w:rFonts w:ascii="Times New Roman" w:eastAsia="ＭＳ 明朝" w:hAnsi="Times New Roman" w:cs="Times New Roman"/>
                  <w:rPrChange w:id="5049" w:author="Masato YOSHIKAWA" w:date="2026-01-20T12:25:00Z" w16du:dateUtc="2026-01-20T03:25:00Z">
                    <w:rPr>
                      <w:rFonts w:ascii="ＭＳ 明朝" w:eastAsia="ＭＳ 明朝" w:hAnsi="ＭＳ 明朝"/>
                    </w:rPr>
                  </w:rPrChange>
                </w:rPr>
                <w:t>Borrowing</w:t>
              </w:r>
            </w:moveFrom>
          </w:p>
        </w:tc>
        <w:tc>
          <w:tcPr>
            <w:tcW w:w="831" w:type="pct"/>
            <w:tcPrChange w:id="5050" w:author="Masato YOSHIKAWA" w:date="2026-01-20T12:20:00Z" w16du:dateUtc="2026-01-20T03:20:00Z">
              <w:tcPr>
                <w:tcW w:w="831" w:type="pct"/>
              </w:tcPr>
            </w:tcPrChange>
          </w:tcPr>
          <w:p w14:paraId="2698299B" w14:textId="6350270E" w:rsidR="002E4570" w:rsidRPr="00B83013" w:rsidDel="005B6842" w:rsidRDefault="002E4570" w:rsidP="00A018DB">
            <w:pPr>
              <w:pStyle w:val="af8"/>
              <w:rPr>
                <w:moveFrom w:id="5051" w:author="Masato YOSHIKAWA" w:date="2026-01-20T12:21:00Z" w16du:dateUtc="2026-01-20T03:21:00Z"/>
                <w:rFonts w:ascii="Times New Roman" w:eastAsia="ＭＳ 明朝" w:hAnsi="Times New Roman" w:cs="Times New Roman"/>
                <w:rPrChange w:id="5052" w:author="Masato YOSHIKAWA" w:date="2026-01-20T12:25:00Z" w16du:dateUtc="2026-01-20T03:25:00Z">
                  <w:rPr>
                    <w:moveFrom w:id="5053" w:author="Masato YOSHIKAWA" w:date="2026-01-20T12:21:00Z" w16du:dateUtc="2026-01-20T03:21:00Z"/>
                    <w:rFonts w:ascii="ＭＳ 明朝" w:eastAsia="ＭＳ 明朝" w:hAnsi="ＭＳ 明朝"/>
                  </w:rPr>
                </w:rPrChange>
              </w:rPr>
            </w:pPr>
            <w:moveFrom w:id="5054" w:author="Masato YOSHIKAWA" w:date="2026-01-20T12:21:00Z" w16du:dateUtc="2026-01-20T03:21:00Z">
              <w:r w:rsidRPr="00B83013" w:rsidDel="005B6842">
                <w:rPr>
                  <w:rFonts w:ascii="Times New Roman" w:eastAsia="ＭＳ 明朝" w:hAnsi="Times New Roman" w:cs="Times New Roman"/>
                  <w:rPrChange w:id="5055" w:author="Masato YOSHIKAWA" w:date="2026-01-20T12:25:00Z" w16du:dateUtc="2026-01-20T03:25:00Z">
                    <w:rPr>
                      <w:rFonts w:ascii="ＭＳ 明朝" w:eastAsia="ＭＳ 明朝" w:hAnsi="ＭＳ 明朝"/>
                    </w:rPr>
                  </w:rPrChange>
                </w:rPr>
                <w:t>Acceptance</w:t>
              </w:r>
            </w:moveFrom>
          </w:p>
        </w:tc>
      </w:tr>
      <w:tr w:rsidR="002E4570" w:rsidRPr="00B83013" w:rsidDel="005B6842" w14:paraId="79E92C23" w14:textId="44D384E7" w:rsidTr="005B6842">
        <w:tc>
          <w:tcPr>
            <w:tcW w:w="583" w:type="pct"/>
            <w:tcPrChange w:id="5056" w:author="Masato YOSHIKAWA" w:date="2026-01-20T12:20:00Z" w16du:dateUtc="2026-01-20T03:20:00Z">
              <w:tcPr>
                <w:tcW w:w="582" w:type="pct"/>
              </w:tcPr>
            </w:tcPrChange>
          </w:tcPr>
          <w:p w14:paraId="0ABB1150" w14:textId="0BD06324" w:rsidR="002E4570" w:rsidRPr="00B83013" w:rsidDel="005B6842" w:rsidRDefault="002E4570" w:rsidP="00A018DB">
            <w:pPr>
              <w:pStyle w:val="af8"/>
              <w:rPr>
                <w:moveFrom w:id="5057" w:author="Masato YOSHIKAWA" w:date="2026-01-20T12:21:00Z" w16du:dateUtc="2026-01-20T03:21:00Z"/>
                <w:rFonts w:ascii="Times New Roman" w:eastAsia="ＭＳ 明朝" w:hAnsi="Times New Roman" w:cs="Times New Roman"/>
                <w:rPrChange w:id="5058" w:author="Masato YOSHIKAWA" w:date="2026-01-20T12:25:00Z" w16du:dateUtc="2026-01-20T03:25:00Z">
                  <w:rPr>
                    <w:moveFrom w:id="5059" w:author="Masato YOSHIKAWA" w:date="2026-01-20T12:21:00Z" w16du:dateUtc="2026-01-20T03:21:00Z"/>
                    <w:rFonts w:ascii="ＭＳ 明朝" w:eastAsia="ＭＳ 明朝" w:hAnsi="ＭＳ 明朝"/>
                  </w:rPr>
                </w:rPrChange>
              </w:rPr>
            </w:pPr>
            <w:moveFrom w:id="5060" w:author="Masato YOSHIKAWA" w:date="2026-01-20T12:21:00Z" w16du:dateUtc="2026-01-20T03:21:00Z">
              <w:r w:rsidRPr="00B83013" w:rsidDel="005B6842">
                <w:rPr>
                  <w:rFonts w:ascii="Times New Roman" w:eastAsia="ＭＳ 明朝" w:hAnsi="Times New Roman" w:cs="Times New Roman" w:hint="eastAsia"/>
                  <w:rPrChange w:id="5061" w:author="Masato YOSHIKAWA" w:date="2026-01-20T12:25:00Z" w16du:dateUtc="2026-01-20T03:25:00Z">
                    <w:rPr>
                      <w:rFonts w:ascii="ＭＳ 明朝" w:eastAsia="ＭＳ 明朝" w:hAnsi="ＭＳ 明朝" w:hint="eastAsia"/>
                    </w:rPr>
                  </w:rPrChange>
                </w:rPr>
                <w:t>江戸</w:t>
              </w:r>
            </w:moveFrom>
          </w:p>
        </w:tc>
        <w:tc>
          <w:tcPr>
            <w:tcW w:w="583" w:type="pct"/>
            <w:tcPrChange w:id="5062" w:author="Masato YOSHIKAWA" w:date="2026-01-20T12:20:00Z" w16du:dateUtc="2026-01-20T03:20:00Z">
              <w:tcPr>
                <w:tcW w:w="583" w:type="pct"/>
              </w:tcPr>
            </w:tcPrChange>
          </w:tcPr>
          <w:p w14:paraId="4593CEB4" w14:textId="2012E891" w:rsidR="002E4570" w:rsidRPr="00B83013" w:rsidDel="005B6842" w:rsidRDefault="002E4570" w:rsidP="00A018DB">
            <w:pPr>
              <w:pStyle w:val="af8"/>
              <w:rPr>
                <w:moveFrom w:id="5063" w:author="Masato YOSHIKAWA" w:date="2026-01-20T12:21:00Z" w16du:dateUtc="2026-01-20T03:21:00Z"/>
                <w:rFonts w:ascii="Times New Roman" w:eastAsia="ＭＳ 明朝" w:hAnsi="Times New Roman" w:cs="Times New Roman"/>
                <w:rPrChange w:id="5064" w:author="Masato YOSHIKAWA" w:date="2026-01-20T12:25:00Z" w16du:dateUtc="2026-01-20T03:25:00Z">
                  <w:rPr>
                    <w:moveFrom w:id="5065" w:author="Masato YOSHIKAWA" w:date="2026-01-20T12:21:00Z" w16du:dateUtc="2026-01-20T03:21:00Z"/>
                    <w:rFonts w:ascii="ＭＳ 明朝" w:eastAsia="ＭＳ 明朝" w:hAnsi="ＭＳ 明朝"/>
                  </w:rPr>
                </w:rPrChange>
              </w:rPr>
            </w:pPr>
            <w:moveFrom w:id="5066" w:author="Masato YOSHIKAWA" w:date="2026-01-20T12:21:00Z" w16du:dateUtc="2026-01-20T03:21:00Z">
              <w:r w:rsidRPr="00B83013" w:rsidDel="005B6842">
                <w:rPr>
                  <w:rFonts w:ascii="Times New Roman" w:eastAsia="ＭＳ 明朝" w:hAnsi="Times New Roman" w:cs="Times New Roman"/>
                  <w:rPrChange w:id="5067" w:author="Masato YOSHIKAWA" w:date="2026-01-20T12:25:00Z" w16du:dateUtc="2026-01-20T03:25:00Z">
                    <w:rPr>
                      <w:rFonts w:ascii="ＭＳ 明朝" w:eastAsia="ＭＳ 明朝" w:hAnsi="ＭＳ 明朝"/>
                    </w:rPr>
                  </w:rPrChange>
                </w:rPr>
                <w:t>Edo</w:t>
              </w:r>
            </w:moveFrom>
          </w:p>
        </w:tc>
        <w:tc>
          <w:tcPr>
            <w:tcW w:w="629" w:type="pct"/>
            <w:tcPrChange w:id="5068" w:author="Masato YOSHIKAWA" w:date="2026-01-20T12:20:00Z" w16du:dateUtc="2026-01-20T03:20:00Z">
              <w:tcPr>
                <w:tcW w:w="629" w:type="pct"/>
              </w:tcPr>
            </w:tcPrChange>
          </w:tcPr>
          <w:p w14:paraId="526DA269" w14:textId="50FCF156" w:rsidR="002E4570" w:rsidRPr="00B83013" w:rsidDel="005B6842" w:rsidRDefault="002E4570" w:rsidP="00A018DB">
            <w:pPr>
              <w:pStyle w:val="af8"/>
              <w:rPr>
                <w:moveFrom w:id="5069" w:author="Masato YOSHIKAWA" w:date="2026-01-20T12:21:00Z" w16du:dateUtc="2026-01-20T03:21:00Z"/>
                <w:rFonts w:ascii="Times New Roman" w:eastAsia="ＭＳ 明朝" w:hAnsi="Times New Roman" w:cs="Times New Roman"/>
                <w:rPrChange w:id="5070" w:author="Masato YOSHIKAWA" w:date="2026-01-20T12:25:00Z" w16du:dateUtc="2026-01-20T03:25:00Z">
                  <w:rPr>
                    <w:moveFrom w:id="5071" w:author="Masato YOSHIKAWA" w:date="2026-01-20T12:21:00Z" w16du:dateUtc="2026-01-20T03:21:00Z"/>
                    <w:rFonts w:ascii="ＭＳ 明朝" w:eastAsia="ＭＳ 明朝" w:hAnsi="ＭＳ 明朝"/>
                  </w:rPr>
                </w:rPrChange>
              </w:rPr>
            </w:pPr>
            <w:moveFrom w:id="5072" w:author="Masato YOSHIKAWA" w:date="2026-01-20T12:21:00Z" w16du:dateUtc="2026-01-20T03:21:00Z">
              <w:r w:rsidRPr="00B83013" w:rsidDel="005B6842">
                <w:rPr>
                  <w:rFonts w:ascii="Times New Roman" w:eastAsia="ＭＳ 明朝" w:hAnsi="Times New Roman" w:cs="Times New Roman"/>
                  <w:rPrChange w:id="5073" w:author="Masato YOSHIKAWA" w:date="2026-01-20T12:25:00Z" w16du:dateUtc="2026-01-20T03:25:00Z">
                    <w:rPr>
                      <w:rFonts w:ascii="ＭＳ 明朝" w:eastAsia="ＭＳ 明朝" w:hAnsi="ＭＳ 明朝"/>
                    </w:rPr>
                  </w:rPrChange>
                </w:rPr>
                <w:t>Yedo, when Tokyo was still known as Yedo</w:t>
              </w:r>
            </w:moveFrom>
          </w:p>
        </w:tc>
        <w:tc>
          <w:tcPr>
            <w:tcW w:w="779" w:type="pct"/>
            <w:tcPrChange w:id="5074" w:author="Masato YOSHIKAWA" w:date="2026-01-20T12:20:00Z" w16du:dateUtc="2026-01-20T03:20:00Z">
              <w:tcPr>
                <w:tcW w:w="779" w:type="pct"/>
              </w:tcPr>
            </w:tcPrChange>
          </w:tcPr>
          <w:p w14:paraId="52FC79E0" w14:textId="6AB2C5A4" w:rsidR="002E4570" w:rsidRPr="00B83013" w:rsidDel="005B6842" w:rsidRDefault="002E4570" w:rsidP="00A018DB">
            <w:pPr>
              <w:pStyle w:val="af8"/>
              <w:rPr>
                <w:moveFrom w:id="5075" w:author="Masato YOSHIKAWA" w:date="2026-01-20T12:21:00Z" w16du:dateUtc="2026-01-20T03:21:00Z"/>
                <w:rFonts w:ascii="Times New Roman" w:eastAsia="ＭＳ 明朝" w:hAnsi="Times New Roman" w:cs="Times New Roman"/>
                <w:rPrChange w:id="5076" w:author="Masato YOSHIKAWA" w:date="2026-01-20T12:25:00Z" w16du:dateUtc="2026-01-20T03:25:00Z">
                  <w:rPr>
                    <w:moveFrom w:id="5077" w:author="Masato YOSHIKAWA" w:date="2026-01-20T12:21:00Z" w16du:dateUtc="2026-01-20T03:21:00Z"/>
                    <w:rFonts w:ascii="ＭＳ 明朝" w:eastAsia="ＭＳ 明朝" w:hAnsi="ＭＳ 明朝"/>
                  </w:rPr>
                </w:rPrChange>
              </w:rPr>
            </w:pPr>
            <w:moveFrom w:id="5078" w:author="Masato YOSHIKAWA" w:date="2026-01-20T12:21:00Z" w16du:dateUtc="2026-01-20T03:21:00Z">
              <w:r w:rsidRPr="00B83013" w:rsidDel="005B6842">
                <w:rPr>
                  <w:rFonts w:ascii="Times New Roman" w:eastAsia="ＭＳ 明朝" w:hAnsi="Times New Roman" w:cs="Times New Roman"/>
                  <w:rPrChange w:id="5079" w:author="Masato YOSHIKAWA" w:date="2026-01-20T12:25:00Z" w16du:dateUtc="2026-01-20T03:25:00Z">
                    <w:rPr>
                      <w:rFonts w:ascii="ＭＳ 明朝" w:eastAsia="ＭＳ 明朝" w:hAnsi="ＭＳ 明朝"/>
                    </w:rPr>
                  </w:rPrChange>
                </w:rPr>
                <w:t>Amplification</w:t>
              </w:r>
            </w:moveFrom>
          </w:p>
        </w:tc>
        <w:tc>
          <w:tcPr>
            <w:tcW w:w="744" w:type="pct"/>
            <w:tcPrChange w:id="5080" w:author="Masato YOSHIKAWA" w:date="2026-01-20T12:20:00Z" w16du:dateUtc="2026-01-20T03:20:00Z">
              <w:tcPr>
                <w:tcW w:w="744" w:type="pct"/>
              </w:tcPr>
            </w:tcPrChange>
          </w:tcPr>
          <w:p w14:paraId="3ADC5726" w14:textId="467CB4D5" w:rsidR="002E4570" w:rsidRPr="00B83013" w:rsidDel="005B6842" w:rsidRDefault="002E4570" w:rsidP="00A018DB">
            <w:pPr>
              <w:pStyle w:val="af8"/>
              <w:rPr>
                <w:moveFrom w:id="5081" w:author="Masato YOSHIKAWA" w:date="2026-01-20T12:21:00Z" w16du:dateUtc="2026-01-20T03:21:00Z"/>
                <w:rFonts w:ascii="Times New Roman" w:eastAsia="ＭＳ 明朝" w:hAnsi="Times New Roman" w:cs="Times New Roman"/>
                <w:rPrChange w:id="5082" w:author="Masato YOSHIKAWA" w:date="2026-01-20T12:25:00Z" w16du:dateUtc="2026-01-20T03:25:00Z">
                  <w:rPr>
                    <w:moveFrom w:id="5083" w:author="Masato YOSHIKAWA" w:date="2026-01-20T12:21:00Z" w16du:dateUtc="2026-01-20T03:21:00Z"/>
                    <w:rFonts w:ascii="ＭＳ 明朝" w:eastAsia="ＭＳ 明朝" w:hAnsi="ＭＳ 明朝"/>
                  </w:rPr>
                </w:rPrChange>
              </w:rPr>
            </w:pPr>
            <w:moveFrom w:id="5084" w:author="Masato YOSHIKAWA" w:date="2026-01-20T12:21:00Z" w16du:dateUtc="2026-01-20T03:21:00Z">
              <w:r w:rsidRPr="00B83013" w:rsidDel="005B6842">
                <w:rPr>
                  <w:rFonts w:ascii="Times New Roman" w:eastAsia="ＭＳ 明朝" w:hAnsi="Times New Roman" w:cs="Times New Roman"/>
                  <w:rPrChange w:id="5085" w:author="Masato YOSHIKAWA" w:date="2026-01-20T12:25:00Z" w16du:dateUtc="2026-01-20T03:25:00Z">
                    <w:rPr>
                      <w:rFonts w:ascii="ＭＳ 明朝" w:eastAsia="ＭＳ 明朝" w:hAnsi="ＭＳ 明朝"/>
                    </w:rPr>
                  </w:rPrChange>
                </w:rPr>
                <w:t>Adaptation</w:t>
              </w:r>
            </w:moveFrom>
          </w:p>
        </w:tc>
        <w:tc>
          <w:tcPr>
            <w:tcW w:w="851" w:type="pct"/>
            <w:tcPrChange w:id="5086" w:author="Masato YOSHIKAWA" w:date="2026-01-20T12:20:00Z" w16du:dateUtc="2026-01-20T03:20:00Z">
              <w:tcPr>
                <w:tcW w:w="851" w:type="pct"/>
              </w:tcPr>
            </w:tcPrChange>
          </w:tcPr>
          <w:p w14:paraId="32081F4D" w14:textId="528CB039" w:rsidR="002E4570" w:rsidRPr="00B83013" w:rsidDel="005B6842" w:rsidRDefault="002E4570" w:rsidP="00A018DB">
            <w:pPr>
              <w:pStyle w:val="af8"/>
              <w:rPr>
                <w:moveFrom w:id="5087" w:author="Masato YOSHIKAWA" w:date="2026-01-20T12:21:00Z" w16du:dateUtc="2026-01-20T03:21:00Z"/>
                <w:rFonts w:ascii="Times New Roman" w:eastAsia="ＭＳ 明朝" w:hAnsi="Times New Roman" w:cs="Times New Roman"/>
                <w:rPrChange w:id="5088" w:author="Masato YOSHIKAWA" w:date="2026-01-20T12:25:00Z" w16du:dateUtc="2026-01-20T03:25:00Z">
                  <w:rPr>
                    <w:moveFrom w:id="5089" w:author="Masato YOSHIKAWA" w:date="2026-01-20T12:21:00Z" w16du:dateUtc="2026-01-20T03:21:00Z"/>
                    <w:rFonts w:ascii="ＭＳ 明朝" w:eastAsia="ＭＳ 明朝" w:hAnsi="ＭＳ 明朝"/>
                  </w:rPr>
                </w:rPrChange>
              </w:rPr>
            </w:pPr>
            <w:moveFrom w:id="5090" w:author="Masato YOSHIKAWA" w:date="2026-01-20T12:21:00Z" w16du:dateUtc="2026-01-20T03:21:00Z">
              <w:r w:rsidRPr="00B83013" w:rsidDel="005B6842">
                <w:rPr>
                  <w:rFonts w:ascii="Times New Roman" w:eastAsia="ＭＳ 明朝" w:hAnsi="Times New Roman" w:cs="Times New Roman"/>
                  <w:rPrChange w:id="5091" w:author="Masato YOSHIKAWA" w:date="2026-01-20T12:25:00Z" w16du:dateUtc="2026-01-20T03:25:00Z">
                    <w:rPr>
                      <w:rFonts w:ascii="ＭＳ 明朝" w:eastAsia="ＭＳ 明朝" w:hAnsi="ＭＳ 明朝"/>
                    </w:rPr>
                  </w:rPrChange>
                </w:rPr>
                <w:t>Amplification</w:t>
              </w:r>
            </w:moveFrom>
          </w:p>
        </w:tc>
        <w:tc>
          <w:tcPr>
            <w:tcW w:w="831" w:type="pct"/>
            <w:tcPrChange w:id="5092" w:author="Masato YOSHIKAWA" w:date="2026-01-20T12:20:00Z" w16du:dateUtc="2026-01-20T03:20:00Z">
              <w:tcPr>
                <w:tcW w:w="831" w:type="pct"/>
              </w:tcPr>
            </w:tcPrChange>
          </w:tcPr>
          <w:p w14:paraId="7CA5A649" w14:textId="20A06871" w:rsidR="002E4570" w:rsidRPr="00B83013" w:rsidDel="005B6842" w:rsidRDefault="002E4570" w:rsidP="00A018DB">
            <w:pPr>
              <w:pStyle w:val="af8"/>
              <w:rPr>
                <w:moveFrom w:id="5093" w:author="Masato YOSHIKAWA" w:date="2026-01-20T12:21:00Z" w16du:dateUtc="2026-01-20T03:21:00Z"/>
                <w:rFonts w:ascii="Times New Roman" w:eastAsia="ＭＳ 明朝" w:hAnsi="Times New Roman" w:cs="Times New Roman"/>
                <w:rPrChange w:id="5094" w:author="Masato YOSHIKAWA" w:date="2026-01-20T12:25:00Z" w16du:dateUtc="2026-01-20T03:25:00Z">
                  <w:rPr>
                    <w:moveFrom w:id="5095" w:author="Masato YOSHIKAWA" w:date="2026-01-20T12:21:00Z" w16du:dateUtc="2026-01-20T03:21:00Z"/>
                    <w:rFonts w:ascii="ＭＳ 明朝" w:eastAsia="ＭＳ 明朝" w:hAnsi="ＭＳ 明朝"/>
                  </w:rPr>
                </w:rPrChange>
              </w:rPr>
            </w:pPr>
            <w:moveFrom w:id="5096" w:author="Masato YOSHIKAWA" w:date="2026-01-20T12:21:00Z" w16du:dateUtc="2026-01-20T03:21:00Z">
              <w:r w:rsidRPr="00B83013" w:rsidDel="005B6842">
                <w:rPr>
                  <w:rFonts w:ascii="Times New Roman" w:eastAsia="ＭＳ 明朝" w:hAnsi="Times New Roman" w:cs="Times New Roman"/>
                  <w:rPrChange w:id="5097" w:author="Masato YOSHIKAWA" w:date="2026-01-20T12:25:00Z" w16du:dateUtc="2026-01-20T03:25:00Z">
                    <w:rPr>
                      <w:rFonts w:ascii="ＭＳ 明朝" w:eastAsia="ＭＳ 明朝" w:hAnsi="ＭＳ 明朝"/>
                    </w:rPr>
                  </w:rPrChange>
                </w:rPr>
                <w:t>Adaptation</w:t>
              </w:r>
            </w:moveFrom>
          </w:p>
        </w:tc>
      </w:tr>
      <w:tr w:rsidR="002E4570" w:rsidRPr="00B83013" w:rsidDel="005B6842" w14:paraId="3E3ED572" w14:textId="2279F134" w:rsidTr="005B6842">
        <w:tc>
          <w:tcPr>
            <w:tcW w:w="583" w:type="pct"/>
            <w:tcPrChange w:id="5098" w:author="Masato YOSHIKAWA" w:date="2026-01-20T12:20:00Z" w16du:dateUtc="2026-01-20T03:20:00Z">
              <w:tcPr>
                <w:tcW w:w="582" w:type="pct"/>
              </w:tcPr>
            </w:tcPrChange>
          </w:tcPr>
          <w:p w14:paraId="014F3108" w14:textId="34037562" w:rsidR="002E4570" w:rsidRPr="00B83013" w:rsidDel="005B6842" w:rsidRDefault="002E4570" w:rsidP="00A018DB">
            <w:pPr>
              <w:pStyle w:val="af8"/>
              <w:rPr>
                <w:moveFrom w:id="5099" w:author="Masato YOSHIKAWA" w:date="2026-01-20T12:21:00Z" w16du:dateUtc="2026-01-20T03:21:00Z"/>
                <w:rFonts w:ascii="Times New Roman" w:eastAsia="ＭＳ 明朝" w:hAnsi="Times New Roman" w:cs="Times New Roman"/>
                <w:rPrChange w:id="5100" w:author="Masato YOSHIKAWA" w:date="2026-01-20T12:25:00Z" w16du:dateUtc="2026-01-20T03:25:00Z">
                  <w:rPr>
                    <w:moveFrom w:id="5101" w:author="Masato YOSHIKAWA" w:date="2026-01-20T12:21:00Z" w16du:dateUtc="2026-01-20T03:21:00Z"/>
                    <w:rFonts w:ascii="ＭＳ 明朝" w:eastAsia="ＭＳ 明朝" w:hAnsi="ＭＳ 明朝"/>
                  </w:rPr>
                </w:rPrChange>
              </w:rPr>
            </w:pPr>
            <w:moveFrom w:id="5102" w:author="Masato YOSHIKAWA" w:date="2026-01-20T12:21:00Z" w16du:dateUtc="2026-01-20T03:21:00Z">
              <w:r w:rsidRPr="00B83013" w:rsidDel="005B6842">
                <w:rPr>
                  <w:rFonts w:ascii="Times New Roman" w:eastAsia="ＭＳ 明朝" w:hAnsi="Times New Roman" w:cs="Times New Roman" w:hint="eastAsia"/>
                  <w:rPrChange w:id="5103" w:author="Masato YOSHIKAWA" w:date="2026-01-20T12:25:00Z" w16du:dateUtc="2026-01-20T03:25:00Z">
                    <w:rPr>
                      <w:rFonts w:ascii="ＭＳ 明朝" w:eastAsia="ＭＳ 明朝" w:hAnsi="ＭＳ 明朝" w:hint="eastAsia"/>
                    </w:rPr>
                  </w:rPrChange>
                </w:rPr>
                <w:t>新潟県人</w:t>
              </w:r>
            </w:moveFrom>
          </w:p>
        </w:tc>
        <w:tc>
          <w:tcPr>
            <w:tcW w:w="583" w:type="pct"/>
            <w:tcPrChange w:id="5104" w:author="Masato YOSHIKAWA" w:date="2026-01-20T12:20:00Z" w16du:dateUtc="2026-01-20T03:20:00Z">
              <w:tcPr>
                <w:tcW w:w="583" w:type="pct"/>
              </w:tcPr>
            </w:tcPrChange>
          </w:tcPr>
          <w:p w14:paraId="5618AC30" w14:textId="3A52C54D" w:rsidR="002E4570" w:rsidRPr="00B83013" w:rsidDel="005B6842" w:rsidRDefault="002E4570" w:rsidP="00A018DB">
            <w:pPr>
              <w:pStyle w:val="af8"/>
              <w:rPr>
                <w:moveFrom w:id="5105" w:author="Masato YOSHIKAWA" w:date="2026-01-20T12:21:00Z" w16du:dateUtc="2026-01-20T03:21:00Z"/>
                <w:rFonts w:ascii="Times New Roman" w:eastAsia="ＭＳ 明朝" w:hAnsi="Times New Roman" w:cs="Times New Roman"/>
                <w:rPrChange w:id="5106" w:author="Masato YOSHIKAWA" w:date="2026-01-20T12:25:00Z" w16du:dateUtc="2026-01-20T03:25:00Z">
                  <w:rPr>
                    <w:moveFrom w:id="5107" w:author="Masato YOSHIKAWA" w:date="2026-01-20T12:21:00Z" w16du:dateUtc="2026-01-20T03:21:00Z"/>
                    <w:rFonts w:ascii="ＭＳ 明朝" w:eastAsia="ＭＳ 明朝" w:hAnsi="ＭＳ 明朝"/>
                  </w:rPr>
                </w:rPrChange>
              </w:rPr>
            </w:pPr>
            <w:moveFrom w:id="5108" w:author="Masato YOSHIKAWA" w:date="2026-01-20T12:21:00Z" w16du:dateUtc="2026-01-20T03:21:00Z">
              <w:r w:rsidRPr="00B83013" w:rsidDel="005B6842">
                <w:rPr>
                  <w:rFonts w:ascii="Times New Roman" w:eastAsia="ＭＳ 明朝" w:hAnsi="Times New Roman" w:cs="Times New Roman"/>
                  <w:rPrChange w:id="5109" w:author="Masato YOSHIKAWA" w:date="2026-01-20T12:25:00Z" w16du:dateUtc="2026-01-20T03:25:00Z">
                    <w:rPr>
                      <w:rFonts w:ascii="ＭＳ 明朝" w:eastAsia="ＭＳ 明朝" w:hAnsi="ＭＳ 明朝"/>
                    </w:rPr>
                  </w:rPrChange>
                </w:rPr>
                <w:t>Niigata, a province far away from either Tottori or Tokyo</w:t>
              </w:r>
            </w:moveFrom>
          </w:p>
        </w:tc>
        <w:tc>
          <w:tcPr>
            <w:tcW w:w="629" w:type="pct"/>
            <w:tcPrChange w:id="5110" w:author="Masato YOSHIKAWA" w:date="2026-01-20T12:20:00Z" w16du:dateUtc="2026-01-20T03:20:00Z">
              <w:tcPr>
                <w:tcW w:w="629" w:type="pct"/>
              </w:tcPr>
            </w:tcPrChange>
          </w:tcPr>
          <w:p w14:paraId="0B9294B2" w14:textId="72E9D3F9" w:rsidR="002E4570" w:rsidRPr="00B83013" w:rsidDel="005B6842" w:rsidRDefault="002E4570" w:rsidP="00A018DB">
            <w:pPr>
              <w:pStyle w:val="af8"/>
              <w:rPr>
                <w:moveFrom w:id="5111" w:author="Masato YOSHIKAWA" w:date="2026-01-20T12:21:00Z" w16du:dateUtc="2026-01-20T03:21:00Z"/>
                <w:rFonts w:ascii="Times New Roman" w:eastAsia="ＭＳ 明朝" w:hAnsi="Times New Roman" w:cs="Times New Roman"/>
                <w:rPrChange w:id="5112" w:author="Masato YOSHIKAWA" w:date="2026-01-20T12:25:00Z" w16du:dateUtc="2026-01-20T03:25:00Z">
                  <w:rPr>
                    <w:moveFrom w:id="5113" w:author="Masato YOSHIKAWA" w:date="2026-01-20T12:21:00Z" w16du:dateUtc="2026-01-20T03:21:00Z"/>
                    <w:rFonts w:ascii="ＭＳ 明朝" w:eastAsia="ＭＳ 明朝" w:hAnsi="ＭＳ 明朝"/>
                  </w:rPr>
                </w:rPrChange>
              </w:rPr>
            </w:pPr>
            <w:moveFrom w:id="5114" w:author="Masato YOSHIKAWA" w:date="2026-01-20T12:21:00Z" w16du:dateUtc="2026-01-20T03:21:00Z">
              <w:r w:rsidRPr="00B83013" w:rsidDel="005B6842">
                <w:rPr>
                  <w:rFonts w:ascii="Times New Roman" w:eastAsia="ＭＳ 明朝" w:hAnsi="Times New Roman" w:cs="Times New Roman"/>
                  <w:rPrChange w:id="5115" w:author="Masato YOSHIKAWA" w:date="2026-01-20T12:25:00Z" w16du:dateUtc="2026-01-20T03:25:00Z">
                    <w:rPr>
                      <w:rFonts w:ascii="ＭＳ 明朝" w:eastAsia="ＭＳ 明朝" w:hAnsi="ＭＳ 明朝"/>
                    </w:rPr>
                  </w:rPrChange>
                </w:rPr>
                <w:t>from the province of Niigata</w:t>
              </w:r>
            </w:moveFrom>
          </w:p>
        </w:tc>
        <w:tc>
          <w:tcPr>
            <w:tcW w:w="779" w:type="pct"/>
            <w:tcPrChange w:id="5116" w:author="Masato YOSHIKAWA" w:date="2026-01-20T12:20:00Z" w16du:dateUtc="2026-01-20T03:20:00Z">
              <w:tcPr>
                <w:tcW w:w="779" w:type="pct"/>
              </w:tcPr>
            </w:tcPrChange>
          </w:tcPr>
          <w:p w14:paraId="115F14C8" w14:textId="3CDB926F" w:rsidR="002E4570" w:rsidRPr="00B83013" w:rsidDel="005B6842" w:rsidRDefault="002E4570" w:rsidP="00A018DB">
            <w:pPr>
              <w:pStyle w:val="af8"/>
              <w:rPr>
                <w:moveFrom w:id="5117" w:author="Masato YOSHIKAWA" w:date="2026-01-20T12:21:00Z" w16du:dateUtc="2026-01-20T03:21:00Z"/>
                <w:rFonts w:ascii="Times New Roman" w:eastAsia="ＭＳ 明朝" w:hAnsi="Times New Roman" w:cs="Times New Roman"/>
                <w:rPrChange w:id="5118" w:author="Masato YOSHIKAWA" w:date="2026-01-20T12:25:00Z" w16du:dateUtc="2026-01-20T03:25:00Z">
                  <w:rPr>
                    <w:moveFrom w:id="5119" w:author="Masato YOSHIKAWA" w:date="2026-01-20T12:21:00Z" w16du:dateUtc="2026-01-20T03:21:00Z"/>
                    <w:rFonts w:ascii="ＭＳ 明朝" w:eastAsia="ＭＳ 明朝" w:hAnsi="ＭＳ 明朝"/>
                  </w:rPr>
                </w:rPrChange>
              </w:rPr>
            </w:pPr>
            <w:moveFrom w:id="5120" w:author="Masato YOSHIKAWA" w:date="2026-01-20T12:21:00Z" w16du:dateUtc="2026-01-20T03:21:00Z">
              <w:r w:rsidRPr="00B83013" w:rsidDel="005B6842">
                <w:rPr>
                  <w:rFonts w:ascii="Times New Roman" w:eastAsia="ＭＳ 明朝" w:hAnsi="Times New Roman" w:cs="Times New Roman"/>
                  <w:rPrChange w:id="5121" w:author="Masato YOSHIKAWA" w:date="2026-01-20T12:25:00Z" w16du:dateUtc="2026-01-20T03:25:00Z">
                    <w:rPr>
                      <w:rFonts w:ascii="ＭＳ 明朝" w:eastAsia="ＭＳ 明朝" w:hAnsi="ＭＳ 明朝"/>
                    </w:rPr>
                  </w:rPrChange>
                </w:rPr>
                <w:t>Description</w:t>
              </w:r>
            </w:moveFrom>
          </w:p>
        </w:tc>
        <w:tc>
          <w:tcPr>
            <w:tcW w:w="744" w:type="pct"/>
            <w:tcPrChange w:id="5122" w:author="Masato YOSHIKAWA" w:date="2026-01-20T12:20:00Z" w16du:dateUtc="2026-01-20T03:20:00Z">
              <w:tcPr>
                <w:tcW w:w="744" w:type="pct"/>
              </w:tcPr>
            </w:tcPrChange>
          </w:tcPr>
          <w:p w14:paraId="07AD0544" w14:textId="2521B949" w:rsidR="002E4570" w:rsidRPr="00B83013" w:rsidDel="005B6842" w:rsidRDefault="002E4570" w:rsidP="00A018DB">
            <w:pPr>
              <w:pStyle w:val="af8"/>
              <w:rPr>
                <w:moveFrom w:id="5123" w:author="Masato YOSHIKAWA" w:date="2026-01-20T12:21:00Z" w16du:dateUtc="2026-01-20T03:21:00Z"/>
                <w:rFonts w:ascii="Times New Roman" w:eastAsia="ＭＳ 明朝" w:hAnsi="Times New Roman" w:cs="Times New Roman"/>
                <w:rPrChange w:id="5124" w:author="Masato YOSHIKAWA" w:date="2026-01-20T12:25:00Z" w16du:dateUtc="2026-01-20T03:25:00Z">
                  <w:rPr>
                    <w:moveFrom w:id="5125" w:author="Masato YOSHIKAWA" w:date="2026-01-20T12:21:00Z" w16du:dateUtc="2026-01-20T03:21:00Z"/>
                    <w:rFonts w:ascii="ＭＳ 明朝" w:eastAsia="ＭＳ 明朝" w:hAnsi="ＭＳ 明朝"/>
                  </w:rPr>
                </w:rPrChange>
              </w:rPr>
            </w:pPr>
            <w:moveFrom w:id="5126" w:author="Masato YOSHIKAWA" w:date="2026-01-20T12:21:00Z" w16du:dateUtc="2026-01-20T03:21:00Z">
              <w:r w:rsidRPr="00B83013" w:rsidDel="005B6842">
                <w:rPr>
                  <w:rFonts w:ascii="Times New Roman" w:eastAsia="ＭＳ 明朝" w:hAnsi="Times New Roman" w:cs="Times New Roman"/>
                  <w:rPrChange w:id="5127" w:author="Masato YOSHIKAWA" w:date="2026-01-20T12:25:00Z" w16du:dateUtc="2026-01-20T03:25:00Z">
                    <w:rPr>
                      <w:rFonts w:ascii="ＭＳ 明朝" w:eastAsia="ＭＳ 明朝" w:hAnsi="ＭＳ 明朝"/>
                    </w:rPr>
                  </w:rPrChange>
                </w:rPr>
                <w:t>Adaptation</w:t>
              </w:r>
            </w:moveFrom>
          </w:p>
        </w:tc>
        <w:tc>
          <w:tcPr>
            <w:tcW w:w="851" w:type="pct"/>
            <w:tcPrChange w:id="5128" w:author="Masato YOSHIKAWA" w:date="2026-01-20T12:20:00Z" w16du:dateUtc="2026-01-20T03:20:00Z">
              <w:tcPr>
                <w:tcW w:w="851" w:type="pct"/>
              </w:tcPr>
            </w:tcPrChange>
          </w:tcPr>
          <w:p w14:paraId="13AFB58E" w14:textId="0E48E3EB" w:rsidR="002E4570" w:rsidRPr="00B83013" w:rsidDel="005B6842" w:rsidRDefault="002E4570" w:rsidP="00A018DB">
            <w:pPr>
              <w:pStyle w:val="af8"/>
              <w:rPr>
                <w:moveFrom w:id="5129" w:author="Masato YOSHIKAWA" w:date="2026-01-20T12:21:00Z" w16du:dateUtc="2026-01-20T03:21:00Z"/>
                <w:rFonts w:ascii="Times New Roman" w:eastAsia="ＭＳ 明朝" w:hAnsi="Times New Roman" w:cs="Times New Roman"/>
                <w:rPrChange w:id="5130" w:author="Masato YOSHIKAWA" w:date="2026-01-20T12:25:00Z" w16du:dateUtc="2026-01-20T03:25:00Z">
                  <w:rPr>
                    <w:moveFrom w:id="5131" w:author="Masato YOSHIKAWA" w:date="2026-01-20T12:21:00Z" w16du:dateUtc="2026-01-20T03:21:00Z"/>
                    <w:rFonts w:ascii="ＭＳ 明朝" w:eastAsia="ＭＳ 明朝" w:hAnsi="ＭＳ 明朝"/>
                  </w:rPr>
                </w:rPrChange>
              </w:rPr>
            </w:pPr>
            <w:moveFrom w:id="5132" w:author="Masato YOSHIKAWA" w:date="2026-01-20T12:21:00Z" w16du:dateUtc="2026-01-20T03:21:00Z">
              <w:r w:rsidRPr="00B83013" w:rsidDel="005B6842">
                <w:rPr>
                  <w:rFonts w:ascii="Times New Roman" w:eastAsia="ＭＳ 明朝" w:hAnsi="Times New Roman" w:cs="Times New Roman"/>
                  <w:rPrChange w:id="5133" w:author="Masato YOSHIKAWA" w:date="2026-01-20T12:25:00Z" w16du:dateUtc="2026-01-20T03:25:00Z">
                    <w:rPr>
                      <w:rFonts w:ascii="ＭＳ 明朝" w:eastAsia="ＭＳ 明朝" w:hAnsi="ＭＳ 明朝"/>
                    </w:rPr>
                  </w:rPrChange>
                </w:rPr>
                <w:t>Description</w:t>
              </w:r>
            </w:moveFrom>
          </w:p>
        </w:tc>
        <w:tc>
          <w:tcPr>
            <w:tcW w:w="831" w:type="pct"/>
            <w:tcPrChange w:id="5134" w:author="Masato YOSHIKAWA" w:date="2026-01-20T12:20:00Z" w16du:dateUtc="2026-01-20T03:20:00Z">
              <w:tcPr>
                <w:tcW w:w="831" w:type="pct"/>
              </w:tcPr>
            </w:tcPrChange>
          </w:tcPr>
          <w:p w14:paraId="56D4D6BC" w14:textId="7B1CFF45" w:rsidR="002E4570" w:rsidRPr="00B83013" w:rsidDel="005B6842" w:rsidRDefault="002E4570" w:rsidP="00A018DB">
            <w:pPr>
              <w:pStyle w:val="af8"/>
              <w:rPr>
                <w:moveFrom w:id="5135" w:author="Masato YOSHIKAWA" w:date="2026-01-20T12:21:00Z" w16du:dateUtc="2026-01-20T03:21:00Z"/>
                <w:rFonts w:ascii="Times New Roman" w:eastAsia="ＭＳ 明朝" w:hAnsi="Times New Roman" w:cs="Times New Roman"/>
                <w:rPrChange w:id="5136" w:author="Masato YOSHIKAWA" w:date="2026-01-20T12:25:00Z" w16du:dateUtc="2026-01-20T03:25:00Z">
                  <w:rPr>
                    <w:moveFrom w:id="5137" w:author="Masato YOSHIKAWA" w:date="2026-01-20T12:21:00Z" w16du:dateUtc="2026-01-20T03:21:00Z"/>
                    <w:rFonts w:ascii="ＭＳ 明朝" w:eastAsia="ＭＳ 明朝" w:hAnsi="ＭＳ 明朝"/>
                  </w:rPr>
                </w:rPrChange>
              </w:rPr>
            </w:pPr>
            <w:moveFrom w:id="5138" w:author="Masato YOSHIKAWA" w:date="2026-01-20T12:21:00Z" w16du:dateUtc="2026-01-20T03:21:00Z">
              <w:r w:rsidRPr="00B83013" w:rsidDel="005B6842">
                <w:rPr>
                  <w:rFonts w:ascii="Times New Roman" w:eastAsia="ＭＳ 明朝" w:hAnsi="Times New Roman" w:cs="Times New Roman"/>
                  <w:rPrChange w:id="5139" w:author="Masato YOSHIKAWA" w:date="2026-01-20T12:25:00Z" w16du:dateUtc="2026-01-20T03:25:00Z">
                    <w:rPr>
                      <w:rFonts w:ascii="ＭＳ 明朝" w:eastAsia="ＭＳ 明朝" w:hAnsi="ＭＳ 明朝"/>
                    </w:rPr>
                  </w:rPrChange>
                </w:rPr>
                <w:t>Minimization</w:t>
              </w:r>
            </w:moveFrom>
          </w:p>
        </w:tc>
      </w:tr>
      <w:tr w:rsidR="002E4570" w:rsidRPr="00B83013" w:rsidDel="005B6842" w14:paraId="720001BB" w14:textId="3920F8F3" w:rsidTr="005B6842">
        <w:tc>
          <w:tcPr>
            <w:tcW w:w="583" w:type="pct"/>
            <w:tcPrChange w:id="5140" w:author="Masato YOSHIKAWA" w:date="2026-01-20T12:20:00Z" w16du:dateUtc="2026-01-20T03:20:00Z">
              <w:tcPr>
                <w:tcW w:w="582" w:type="pct"/>
              </w:tcPr>
            </w:tcPrChange>
          </w:tcPr>
          <w:p w14:paraId="0B8F4684" w14:textId="6897B105" w:rsidR="002E4570" w:rsidRPr="00B83013" w:rsidDel="005B6842" w:rsidRDefault="002E4570" w:rsidP="00A018DB">
            <w:pPr>
              <w:pStyle w:val="af8"/>
              <w:rPr>
                <w:moveFrom w:id="5141" w:author="Masato YOSHIKAWA" w:date="2026-01-20T12:21:00Z" w16du:dateUtc="2026-01-20T03:21:00Z"/>
                <w:rFonts w:ascii="Times New Roman" w:eastAsia="ＭＳ 明朝" w:hAnsi="Times New Roman" w:cs="Times New Roman"/>
                <w:rPrChange w:id="5142" w:author="Masato YOSHIKAWA" w:date="2026-01-20T12:25:00Z" w16du:dateUtc="2026-01-20T03:25:00Z">
                  <w:rPr>
                    <w:moveFrom w:id="5143" w:author="Masato YOSHIKAWA" w:date="2026-01-20T12:21:00Z" w16du:dateUtc="2026-01-20T03:21:00Z"/>
                    <w:rFonts w:ascii="ＭＳ 明朝" w:eastAsia="ＭＳ 明朝" w:hAnsi="ＭＳ 明朝"/>
                  </w:rPr>
                </w:rPrChange>
              </w:rPr>
            </w:pPr>
            <w:moveFrom w:id="5144" w:author="Masato YOSHIKAWA" w:date="2026-01-20T12:21:00Z" w16du:dateUtc="2026-01-20T03:21:00Z">
              <w:r w:rsidRPr="00B83013" w:rsidDel="005B6842">
                <w:rPr>
                  <w:rFonts w:ascii="Times New Roman" w:eastAsia="ＭＳ 明朝" w:hAnsi="Times New Roman" w:cs="Times New Roman" w:hint="eastAsia"/>
                  <w:rPrChange w:id="5145" w:author="Masato YOSHIKAWA" w:date="2026-01-20T12:25:00Z" w16du:dateUtc="2026-01-20T03:25:00Z">
                    <w:rPr>
                      <w:rFonts w:ascii="ＭＳ 明朝" w:eastAsia="ＭＳ 明朝" w:hAnsi="ＭＳ 明朝" w:hint="eastAsia"/>
                    </w:rPr>
                  </w:rPrChange>
                </w:rPr>
                <w:t>花時分</w:t>
              </w:r>
            </w:moveFrom>
          </w:p>
        </w:tc>
        <w:tc>
          <w:tcPr>
            <w:tcW w:w="583" w:type="pct"/>
            <w:tcPrChange w:id="5146" w:author="Masato YOSHIKAWA" w:date="2026-01-20T12:20:00Z" w16du:dateUtc="2026-01-20T03:20:00Z">
              <w:tcPr>
                <w:tcW w:w="583" w:type="pct"/>
              </w:tcPr>
            </w:tcPrChange>
          </w:tcPr>
          <w:p w14:paraId="1290F01A" w14:textId="214E38CA" w:rsidR="002E4570" w:rsidRPr="00B83013" w:rsidDel="005B6842" w:rsidRDefault="002E4570" w:rsidP="00A018DB">
            <w:pPr>
              <w:pStyle w:val="af8"/>
              <w:rPr>
                <w:moveFrom w:id="5147" w:author="Masato YOSHIKAWA" w:date="2026-01-20T12:21:00Z" w16du:dateUtc="2026-01-20T03:21:00Z"/>
                <w:rFonts w:ascii="Times New Roman" w:eastAsia="ＭＳ 明朝" w:hAnsi="Times New Roman" w:cs="Times New Roman"/>
                <w:rPrChange w:id="5148" w:author="Masato YOSHIKAWA" w:date="2026-01-20T12:25:00Z" w16du:dateUtc="2026-01-20T03:25:00Z">
                  <w:rPr>
                    <w:moveFrom w:id="5149" w:author="Masato YOSHIKAWA" w:date="2026-01-20T12:21:00Z" w16du:dateUtc="2026-01-20T03:21:00Z"/>
                    <w:rFonts w:ascii="ＭＳ 明朝" w:eastAsia="ＭＳ 明朝" w:hAnsi="ＭＳ 明朝"/>
                  </w:rPr>
                </w:rPrChange>
              </w:rPr>
            </w:pPr>
            <w:moveFrom w:id="5150" w:author="Masato YOSHIKAWA" w:date="2026-01-20T12:21:00Z" w16du:dateUtc="2026-01-20T03:21:00Z">
              <w:r w:rsidRPr="00B83013" w:rsidDel="005B6842">
                <w:rPr>
                  <w:rFonts w:ascii="Times New Roman" w:eastAsia="ＭＳ 明朝" w:hAnsi="Times New Roman" w:cs="Times New Roman"/>
                  <w:rPrChange w:id="5151" w:author="Masato YOSHIKAWA" w:date="2026-01-20T12:25:00Z" w16du:dateUtc="2026-01-20T03:25:00Z">
                    <w:rPr>
                      <w:rFonts w:ascii="ＭＳ 明朝" w:eastAsia="ＭＳ 明朝" w:hAnsi="ＭＳ 明朝"/>
                    </w:rPr>
                  </w:rPrChange>
                </w:rPr>
                <w:t>spring-time</w:t>
              </w:r>
            </w:moveFrom>
          </w:p>
        </w:tc>
        <w:tc>
          <w:tcPr>
            <w:tcW w:w="629" w:type="pct"/>
            <w:tcPrChange w:id="5152" w:author="Masato YOSHIKAWA" w:date="2026-01-20T12:20:00Z" w16du:dateUtc="2026-01-20T03:20:00Z">
              <w:tcPr>
                <w:tcW w:w="629" w:type="pct"/>
              </w:tcPr>
            </w:tcPrChange>
          </w:tcPr>
          <w:p w14:paraId="5D57C71F" w14:textId="0AEB3C1C" w:rsidR="002E4570" w:rsidRPr="00B83013" w:rsidDel="005B6842" w:rsidRDefault="002E4570" w:rsidP="00A018DB">
            <w:pPr>
              <w:pStyle w:val="af8"/>
              <w:rPr>
                <w:moveFrom w:id="5153" w:author="Masato YOSHIKAWA" w:date="2026-01-20T12:21:00Z" w16du:dateUtc="2026-01-20T03:21:00Z"/>
                <w:rFonts w:ascii="Times New Roman" w:eastAsia="ＭＳ 明朝" w:hAnsi="Times New Roman" w:cs="Times New Roman"/>
                <w:rPrChange w:id="5154" w:author="Masato YOSHIKAWA" w:date="2026-01-20T12:25:00Z" w16du:dateUtc="2026-01-20T03:25:00Z">
                  <w:rPr>
                    <w:moveFrom w:id="5155" w:author="Masato YOSHIKAWA" w:date="2026-01-20T12:21:00Z" w16du:dateUtc="2026-01-20T03:21:00Z"/>
                    <w:rFonts w:ascii="ＭＳ 明朝" w:eastAsia="ＭＳ 明朝" w:hAnsi="ＭＳ 明朝"/>
                  </w:rPr>
                </w:rPrChange>
              </w:rPr>
            </w:pPr>
            <w:moveFrom w:id="5156" w:author="Masato YOSHIKAWA" w:date="2026-01-20T12:21:00Z" w16du:dateUtc="2026-01-20T03:21:00Z">
              <w:r w:rsidRPr="00B83013" w:rsidDel="005B6842">
                <w:rPr>
                  <w:rFonts w:ascii="Times New Roman" w:eastAsia="ＭＳ 明朝" w:hAnsi="Times New Roman" w:cs="Times New Roman"/>
                  <w:rPrChange w:id="5157" w:author="Masato YOSHIKAWA" w:date="2026-01-20T12:25:00Z" w16du:dateUtc="2026-01-20T03:25:00Z">
                    <w:rPr>
                      <w:rFonts w:ascii="ＭＳ 明朝" w:eastAsia="ＭＳ 明朝" w:hAnsi="ＭＳ 明朝"/>
                    </w:rPr>
                  </w:rPrChange>
                </w:rPr>
                <w:t>flower-viewing season</w:t>
              </w:r>
            </w:moveFrom>
          </w:p>
        </w:tc>
        <w:tc>
          <w:tcPr>
            <w:tcW w:w="779" w:type="pct"/>
            <w:tcPrChange w:id="5158" w:author="Masato YOSHIKAWA" w:date="2026-01-20T12:20:00Z" w16du:dateUtc="2026-01-20T03:20:00Z">
              <w:tcPr>
                <w:tcW w:w="779" w:type="pct"/>
              </w:tcPr>
            </w:tcPrChange>
          </w:tcPr>
          <w:p w14:paraId="0B7EDA83" w14:textId="771F1E20" w:rsidR="002E4570" w:rsidRPr="00B83013" w:rsidDel="005B6842" w:rsidRDefault="002E4570" w:rsidP="00A018DB">
            <w:pPr>
              <w:pStyle w:val="af8"/>
              <w:rPr>
                <w:moveFrom w:id="5159" w:author="Masato YOSHIKAWA" w:date="2026-01-20T12:21:00Z" w16du:dateUtc="2026-01-20T03:21:00Z"/>
                <w:rFonts w:ascii="Times New Roman" w:eastAsia="ＭＳ 明朝" w:hAnsi="Times New Roman" w:cs="Times New Roman"/>
                <w:rPrChange w:id="5160" w:author="Masato YOSHIKAWA" w:date="2026-01-20T12:25:00Z" w16du:dateUtc="2026-01-20T03:25:00Z">
                  <w:rPr>
                    <w:moveFrom w:id="5161" w:author="Masato YOSHIKAWA" w:date="2026-01-20T12:21:00Z" w16du:dateUtc="2026-01-20T03:21:00Z"/>
                    <w:rFonts w:ascii="ＭＳ 明朝" w:eastAsia="ＭＳ 明朝" w:hAnsi="ＭＳ 明朝"/>
                  </w:rPr>
                </w:rPrChange>
              </w:rPr>
            </w:pPr>
            <w:moveFrom w:id="5162" w:author="Masato YOSHIKAWA" w:date="2026-01-20T12:21:00Z" w16du:dateUtc="2026-01-20T03:21:00Z">
              <w:r w:rsidRPr="00B83013" w:rsidDel="005B6842">
                <w:rPr>
                  <w:rFonts w:ascii="Times New Roman" w:eastAsia="ＭＳ 明朝" w:hAnsi="Times New Roman" w:cs="Times New Roman"/>
                  <w:rPrChange w:id="5163" w:author="Masato YOSHIKAWA" w:date="2026-01-20T12:25:00Z" w16du:dateUtc="2026-01-20T03:25:00Z">
                    <w:rPr>
                      <w:rFonts w:ascii="ＭＳ 明朝" w:eastAsia="ＭＳ 明朝" w:hAnsi="ＭＳ 明朝"/>
                    </w:rPr>
                  </w:rPrChange>
                </w:rPr>
                <w:t>Generalization</w:t>
              </w:r>
            </w:moveFrom>
          </w:p>
        </w:tc>
        <w:tc>
          <w:tcPr>
            <w:tcW w:w="744" w:type="pct"/>
            <w:tcPrChange w:id="5164" w:author="Masato YOSHIKAWA" w:date="2026-01-20T12:20:00Z" w16du:dateUtc="2026-01-20T03:20:00Z">
              <w:tcPr>
                <w:tcW w:w="744" w:type="pct"/>
              </w:tcPr>
            </w:tcPrChange>
          </w:tcPr>
          <w:p w14:paraId="1C919CCC" w14:textId="75A4F76B" w:rsidR="002E4570" w:rsidRPr="00B83013" w:rsidDel="005B6842" w:rsidRDefault="002E4570" w:rsidP="00A018DB">
            <w:pPr>
              <w:pStyle w:val="af8"/>
              <w:rPr>
                <w:moveFrom w:id="5165" w:author="Masato YOSHIKAWA" w:date="2026-01-20T12:21:00Z" w16du:dateUtc="2026-01-20T03:21:00Z"/>
                <w:rFonts w:ascii="Times New Roman" w:eastAsia="ＭＳ 明朝" w:hAnsi="Times New Roman" w:cs="Times New Roman"/>
                <w:rPrChange w:id="5166" w:author="Masato YOSHIKAWA" w:date="2026-01-20T12:25:00Z" w16du:dateUtc="2026-01-20T03:25:00Z">
                  <w:rPr>
                    <w:moveFrom w:id="5167" w:author="Masato YOSHIKAWA" w:date="2026-01-20T12:21:00Z" w16du:dateUtc="2026-01-20T03:21:00Z"/>
                    <w:rFonts w:ascii="ＭＳ 明朝" w:eastAsia="ＭＳ 明朝" w:hAnsi="ＭＳ 明朝"/>
                  </w:rPr>
                </w:rPrChange>
              </w:rPr>
            </w:pPr>
            <w:moveFrom w:id="5168" w:author="Masato YOSHIKAWA" w:date="2026-01-20T12:21:00Z" w16du:dateUtc="2026-01-20T03:21:00Z">
              <w:r w:rsidRPr="00B83013" w:rsidDel="005B6842">
                <w:rPr>
                  <w:rFonts w:ascii="Times New Roman" w:eastAsia="ＭＳ 明朝" w:hAnsi="Times New Roman" w:cs="Times New Roman"/>
                  <w:rPrChange w:id="5169" w:author="Masato YOSHIKAWA" w:date="2026-01-20T12:25:00Z" w16du:dateUtc="2026-01-20T03:25:00Z">
                    <w:rPr>
                      <w:rFonts w:ascii="ＭＳ 明朝" w:eastAsia="ＭＳ 明朝" w:hAnsi="ＭＳ 明朝"/>
                    </w:rPr>
                  </w:rPrChange>
                </w:rPr>
                <w:t>Minimization</w:t>
              </w:r>
            </w:moveFrom>
          </w:p>
        </w:tc>
        <w:tc>
          <w:tcPr>
            <w:tcW w:w="851" w:type="pct"/>
            <w:tcPrChange w:id="5170" w:author="Masato YOSHIKAWA" w:date="2026-01-20T12:20:00Z" w16du:dateUtc="2026-01-20T03:20:00Z">
              <w:tcPr>
                <w:tcW w:w="851" w:type="pct"/>
              </w:tcPr>
            </w:tcPrChange>
          </w:tcPr>
          <w:p w14:paraId="19390359" w14:textId="32F2FFC2" w:rsidR="002E4570" w:rsidRPr="00B83013" w:rsidDel="005B6842" w:rsidRDefault="002E4570" w:rsidP="00A018DB">
            <w:pPr>
              <w:pStyle w:val="af8"/>
              <w:rPr>
                <w:moveFrom w:id="5171" w:author="Masato YOSHIKAWA" w:date="2026-01-20T12:21:00Z" w16du:dateUtc="2026-01-20T03:21:00Z"/>
                <w:rFonts w:ascii="Times New Roman" w:eastAsia="ＭＳ 明朝" w:hAnsi="Times New Roman" w:cs="Times New Roman"/>
                <w:rPrChange w:id="5172" w:author="Masato YOSHIKAWA" w:date="2026-01-20T12:25:00Z" w16du:dateUtc="2026-01-20T03:25:00Z">
                  <w:rPr>
                    <w:moveFrom w:id="5173" w:author="Masato YOSHIKAWA" w:date="2026-01-20T12:21:00Z" w16du:dateUtc="2026-01-20T03:21:00Z"/>
                    <w:rFonts w:ascii="ＭＳ 明朝" w:eastAsia="ＭＳ 明朝" w:hAnsi="ＭＳ 明朝"/>
                  </w:rPr>
                </w:rPrChange>
              </w:rPr>
            </w:pPr>
            <w:moveFrom w:id="5174" w:author="Masato YOSHIKAWA" w:date="2026-01-20T12:21:00Z" w16du:dateUtc="2026-01-20T03:21:00Z">
              <w:r w:rsidRPr="00B83013" w:rsidDel="005B6842">
                <w:rPr>
                  <w:rFonts w:ascii="Times New Roman" w:eastAsia="ＭＳ 明朝" w:hAnsi="Times New Roman" w:cs="Times New Roman"/>
                  <w:rPrChange w:id="5175" w:author="Masato YOSHIKAWA" w:date="2026-01-20T12:25:00Z" w16du:dateUtc="2026-01-20T03:25:00Z">
                    <w:rPr>
                      <w:rFonts w:ascii="ＭＳ 明朝" w:eastAsia="ＭＳ 明朝" w:hAnsi="ＭＳ 明朝"/>
                    </w:rPr>
                  </w:rPrChange>
                </w:rPr>
                <w:t>Description</w:t>
              </w:r>
            </w:moveFrom>
          </w:p>
        </w:tc>
        <w:tc>
          <w:tcPr>
            <w:tcW w:w="831" w:type="pct"/>
            <w:tcPrChange w:id="5176" w:author="Masato YOSHIKAWA" w:date="2026-01-20T12:20:00Z" w16du:dateUtc="2026-01-20T03:20:00Z">
              <w:tcPr>
                <w:tcW w:w="831" w:type="pct"/>
              </w:tcPr>
            </w:tcPrChange>
          </w:tcPr>
          <w:p w14:paraId="3B421A84" w14:textId="58831DF4" w:rsidR="002E4570" w:rsidRPr="00B83013" w:rsidDel="005B6842" w:rsidRDefault="002E4570" w:rsidP="00A018DB">
            <w:pPr>
              <w:pStyle w:val="af8"/>
              <w:rPr>
                <w:moveFrom w:id="5177" w:author="Masato YOSHIKAWA" w:date="2026-01-20T12:21:00Z" w16du:dateUtc="2026-01-20T03:21:00Z"/>
                <w:rFonts w:ascii="Times New Roman" w:eastAsia="ＭＳ 明朝" w:hAnsi="Times New Roman" w:cs="Times New Roman"/>
                <w:rPrChange w:id="5178" w:author="Masato YOSHIKAWA" w:date="2026-01-20T12:25:00Z" w16du:dateUtc="2026-01-20T03:25:00Z">
                  <w:rPr>
                    <w:moveFrom w:id="5179" w:author="Masato YOSHIKAWA" w:date="2026-01-20T12:21:00Z" w16du:dateUtc="2026-01-20T03:21:00Z"/>
                    <w:rFonts w:ascii="ＭＳ 明朝" w:eastAsia="ＭＳ 明朝" w:hAnsi="ＭＳ 明朝"/>
                  </w:rPr>
                </w:rPrChange>
              </w:rPr>
            </w:pPr>
            <w:moveFrom w:id="5180" w:author="Masato YOSHIKAWA" w:date="2026-01-20T12:21:00Z" w16du:dateUtc="2026-01-20T03:21:00Z">
              <w:r w:rsidRPr="00B83013" w:rsidDel="005B6842">
                <w:rPr>
                  <w:rFonts w:ascii="Times New Roman" w:eastAsia="ＭＳ 明朝" w:hAnsi="Times New Roman" w:cs="Times New Roman"/>
                  <w:rPrChange w:id="5181" w:author="Masato YOSHIKAWA" w:date="2026-01-20T12:25:00Z" w16du:dateUtc="2026-01-20T03:25:00Z">
                    <w:rPr>
                      <w:rFonts w:ascii="ＭＳ 明朝" w:eastAsia="ＭＳ 明朝" w:hAnsi="ＭＳ 明朝"/>
                    </w:rPr>
                  </w:rPrChange>
                </w:rPr>
                <w:t>Minimization</w:t>
              </w:r>
            </w:moveFrom>
          </w:p>
        </w:tc>
      </w:tr>
      <w:tr w:rsidR="002E4570" w:rsidRPr="00B83013" w:rsidDel="005B6842" w14:paraId="32FDE9F9" w14:textId="4703F040" w:rsidTr="005B6842">
        <w:tc>
          <w:tcPr>
            <w:tcW w:w="583" w:type="pct"/>
            <w:tcPrChange w:id="5182" w:author="Masato YOSHIKAWA" w:date="2026-01-20T12:20:00Z" w16du:dateUtc="2026-01-20T03:20:00Z">
              <w:tcPr>
                <w:tcW w:w="582" w:type="pct"/>
              </w:tcPr>
            </w:tcPrChange>
          </w:tcPr>
          <w:p w14:paraId="054F6397" w14:textId="064EB978" w:rsidR="002E4570" w:rsidRPr="00B83013" w:rsidDel="005B6842" w:rsidRDefault="002E4570" w:rsidP="00A018DB">
            <w:pPr>
              <w:pStyle w:val="af8"/>
              <w:rPr>
                <w:moveFrom w:id="5183" w:author="Masato YOSHIKAWA" w:date="2026-01-20T12:21:00Z" w16du:dateUtc="2026-01-20T03:21:00Z"/>
                <w:rFonts w:ascii="Times New Roman" w:eastAsia="ＭＳ 明朝" w:hAnsi="Times New Roman" w:cs="Times New Roman"/>
                <w:rPrChange w:id="5184" w:author="Masato YOSHIKAWA" w:date="2026-01-20T12:25:00Z" w16du:dateUtc="2026-01-20T03:25:00Z">
                  <w:rPr>
                    <w:moveFrom w:id="5185" w:author="Masato YOSHIKAWA" w:date="2026-01-20T12:21:00Z" w16du:dateUtc="2026-01-20T03:21:00Z"/>
                    <w:rFonts w:ascii="ＭＳ 明朝" w:eastAsia="ＭＳ 明朝" w:hAnsi="ＭＳ 明朝"/>
                  </w:rPr>
                </w:rPrChange>
              </w:rPr>
            </w:pPr>
            <w:moveFrom w:id="5186" w:author="Masato YOSHIKAWA" w:date="2026-01-20T12:21:00Z" w16du:dateUtc="2026-01-20T03:21:00Z">
              <w:r w:rsidRPr="00B83013" w:rsidDel="005B6842">
                <w:rPr>
                  <w:rFonts w:ascii="Times New Roman" w:eastAsia="ＭＳ 明朝" w:hAnsi="Times New Roman" w:cs="Times New Roman" w:hint="eastAsia"/>
                  <w:rPrChange w:id="5187" w:author="Masato YOSHIKAWA" w:date="2026-01-20T12:25:00Z" w16du:dateUtc="2026-01-20T03:25:00Z">
                    <w:rPr>
                      <w:rFonts w:ascii="ＭＳ 明朝" w:eastAsia="ＭＳ 明朝" w:hAnsi="ＭＳ 明朝" w:hint="eastAsia"/>
                    </w:rPr>
                  </w:rPrChange>
                </w:rPr>
                <w:t>鶯溪</w:t>
              </w:r>
            </w:moveFrom>
          </w:p>
        </w:tc>
        <w:tc>
          <w:tcPr>
            <w:tcW w:w="583" w:type="pct"/>
            <w:tcPrChange w:id="5188" w:author="Masato YOSHIKAWA" w:date="2026-01-20T12:20:00Z" w16du:dateUtc="2026-01-20T03:20:00Z">
              <w:tcPr>
                <w:tcW w:w="583" w:type="pct"/>
              </w:tcPr>
            </w:tcPrChange>
          </w:tcPr>
          <w:p w14:paraId="51AC46AF" w14:textId="1EEEFD0E" w:rsidR="002E4570" w:rsidRPr="00B83013" w:rsidDel="005B6842" w:rsidRDefault="002E4570" w:rsidP="00A018DB">
            <w:pPr>
              <w:pStyle w:val="af8"/>
              <w:rPr>
                <w:moveFrom w:id="5189" w:author="Masato YOSHIKAWA" w:date="2026-01-20T12:21:00Z" w16du:dateUtc="2026-01-20T03:21:00Z"/>
                <w:rFonts w:ascii="Times New Roman" w:eastAsia="ＭＳ 明朝" w:hAnsi="Times New Roman" w:cs="Times New Roman"/>
                <w:rPrChange w:id="5190" w:author="Masato YOSHIKAWA" w:date="2026-01-20T12:25:00Z" w16du:dateUtc="2026-01-20T03:25:00Z">
                  <w:rPr>
                    <w:moveFrom w:id="5191" w:author="Masato YOSHIKAWA" w:date="2026-01-20T12:21:00Z" w16du:dateUtc="2026-01-20T03:21:00Z"/>
                    <w:rFonts w:ascii="ＭＳ 明朝" w:eastAsia="ＭＳ 明朝" w:hAnsi="ＭＳ 明朝"/>
                  </w:rPr>
                </w:rPrChange>
              </w:rPr>
            </w:pPr>
            <w:moveFrom w:id="5192" w:author="Masato YOSHIKAWA" w:date="2026-01-20T12:21:00Z" w16du:dateUtc="2026-01-20T03:21:00Z">
              <w:r w:rsidRPr="00B83013" w:rsidDel="005B6842">
                <w:rPr>
                  <w:rFonts w:ascii="Times New Roman" w:eastAsia="ＭＳ 明朝" w:hAnsi="Times New Roman" w:cs="Times New Roman"/>
                  <w:rPrChange w:id="5193" w:author="Masato YOSHIKAWA" w:date="2026-01-20T12:25:00Z" w16du:dateUtc="2026-01-20T03:25:00Z">
                    <w:rPr>
                      <w:rFonts w:ascii="ＭＳ 明朝" w:eastAsia="ＭＳ 明朝" w:hAnsi="ＭＳ 明朝"/>
                    </w:rPr>
                  </w:rPrChange>
                </w:rPr>
                <w:t>Uguisudani</w:t>
              </w:r>
            </w:moveFrom>
          </w:p>
        </w:tc>
        <w:tc>
          <w:tcPr>
            <w:tcW w:w="629" w:type="pct"/>
            <w:tcPrChange w:id="5194" w:author="Masato YOSHIKAWA" w:date="2026-01-20T12:20:00Z" w16du:dateUtc="2026-01-20T03:20:00Z">
              <w:tcPr>
                <w:tcW w:w="629" w:type="pct"/>
              </w:tcPr>
            </w:tcPrChange>
          </w:tcPr>
          <w:p w14:paraId="59209591" w14:textId="21B08A89" w:rsidR="002E4570" w:rsidRPr="00B83013" w:rsidDel="005B6842" w:rsidRDefault="002E4570" w:rsidP="00A018DB">
            <w:pPr>
              <w:pStyle w:val="af8"/>
              <w:rPr>
                <w:moveFrom w:id="5195" w:author="Masato YOSHIKAWA" w:date="2026-01-20T12:21:00Z" w16du:dateUtc="2026-01-20T03:21:00Z"/>
                <w:rFonts w:ascii="Times New Roman" w:eastAsia="ＭＳ 明朝" w:hAnsi="Times New Roman" w:cs="Times New Roman"/>
                <w:rPrChange w:id="5196" w:author="Masato YOSHIKAWA" w:date="2026-01-20T12:25:00Z" w16du:dateUtc="2026-01-20T03:25:00Z">
                  <w:rPr>
                    <w:moveFrom w:id="5197" w:author="Masato YOSHIKAWA" w:date="2026-01-20T12:21:00Z" w16du:dateUtc="2026-01-20T03:21:00Z"/>
                    <w:rFonts w:ascii="ＭＳ 明朝" w:eastAsia="ＭＳ 明朝" w:hAnsi="ＭＳ 明朝"/>
                  </w:rPr>
                </w:rPrChange>
              </w:rPr>
            </w:pPr>
            <w:moveFrom w:id="5198" w:author="Masato YOSHIKAWA" w:date="2026-01-20T12:21:00Z" w16du:dateUtc="2026-01-20T03:21:00Z">
              <w:r w:rsidRPr="00B83013" w:rsidDel="005B6842">
                <w:rPr>
                  <w:rFonts w:ascii="Times New Roman" w:eastAsia="ＭＳ 明朝" w:hAnsi="Times New Roman" w:cs="Times New Roman"/>
                  <w:rPrChange w:id="5199" w:author="Masato YOSHIKAWA" w:date="2026-01-20T12:25:00Z" w16du:dateUtc="2026-01-20T03:25:00Z">
                    <w:rPr>
                      <w:rFonts w:ascii="ＭＳ 明朝" w:eastAsia="ＭＳ 明朝" w:hAnsi="ＭＳ 明朝"/>
                    </w:rPr>
                  </w:rPrChange>
                </w:rPr>
                <w:t>Uguisudani</w:t>
              </w:r>
            </w:moveFrom>
          </w:p>
        </w:tc>
        <w:tc>
          <w:tcPr>
            <w:tcW w:w="779" w:type="pct"/>
            <w:tcPrChange w:id="5200" w:author="Masato YOSHIKAWA" w:date="2026-01-20T12:20:00Z" w16du:dateUtc="2026-01-20T03:20:00Z">
              <w:tcPr>
                <w:tcW w:w="779" w:type="pct"/>
              </w:tcPr>
            </w:tcPrChange>
          </w:tcPr>
          <w:p w14:paraId="5216CE64" w14:textId="26743406" w:rsidR="002E4570" w:rsidRPr="00B83013" w:rsidDel="005B6842" w:rsidRDefault="002E4570" w:rsidP="00A018DB">
            <w:pPr>
              <w:pStyle w:val="af8"/>
              <w:rPr>
                <w:moveFrom w:id="5201" w:author="Masato YOSHIKAWA" w:date="2026-01-20T12:21:00Z" w16du:dateUtc="2026-01-20T03:21:00Z"/>
                <w:rFonts w:ascii="Times New Roman" w:eastAsia="ＭＳ 明朝" w:hAnsi="Times New Roman" w:cs="Times New Roman"/>
                <w:rPrChange w:id="5202" w:author="Masato YOSHIKAWA" w:date="2026-01-20T12:25:00Z" w16du:dateUtc="2026-01-20T03:25:00Z">
                  <w:rPr>
                    <w:moveFrom w:id="5203" w:author="Masato YOSHIKAWA" w:date="2026-01-20T12:21:00Z" w16du:dateUtc="2026-01-20T03:21:00Z"/>
                    <w:rFonts w:ascii="ＭＳ 明朝" w:eastAsia="ＭＳ 明朝" w:hAnsi="ＭＳ 明朝"/>
                  </w:rPr>
                </w:rPrChange>
              </w:rPr>
            </w:pPr>
            <w:moveFrom w:id="5204" w:author="Masato YOSHIKAWA" w:date="2026-01-20T12:21:00Z" w16du:dateUtc="2026-01-20T03:21:00Z">
              <w:r w:rsidRPr="00B83013" w:rsidDel="005B6842">
                <w:rPr>
                  <w:rFonts w:ascii="Times New Roman" w:eastAsia="ＭＳ 明朝" w:hAnsi="Times New Roman" w:cs="Times New Roman"/>
                  <w:rPrChange w:id="5205" w:author="Masato YOSHIKAWA" w:date="2026-01-20T12:25:00Z" w16du:dateUtc="2026-01-20T03:25:00Z">
                    <w:rPr>
                      <w:rFonts w:ascii="ＭＳ 明朝" w:eastAsia="ＭＳ 明朝" w:hAnsi="ＭＳ 明朝"/>
                    </w:rPr>
                  </w:rPrChange>
                </w:rPr>
                <w:t>Borrowing</w:t>
              </w:r>
            </w:moveFrom>
          </w:p>
        </w:tc>
        <w:tc>
          <w:tcPr>
            <w:tcW w:w="744" w:type="pct"/>
            <w:tcPrChange w:id="5206" w:author="Masato YOSHIKAWA" w:date="2026-01-20T12:20:00Z" w16du:dateUtc="2026-01-20T03:20:00Z">
              <w:tcPr>
                <w:tcW w:w="744" w:type="pct"/>
              </w:tcPr>
            </w:tcPrChange>
          </w:tcPr>
          <w:p w14:paraId="4FF8AFB0" w14:textId="3DF14ABC" w:rsidR="002E4570" w:rsidRPr="00B83013" w:rsidDel="005B6842" w:rsidRDefault="002E4570" w:rsidP="00A018DB">
            <w:pPr>
              <w:pStyle w:val="af8"/>
              <w:rPr>
                <w:moveFrom w:id="5207" w:author="Masato YOSHIKAWA" w:date="2026-01-20T12:21:00Z" w16du:dateUtc="2026-01-20T03:21:00Z"/>
                <w:rFonts w:ascii="Times New Roman" w:eastAsia="ＭＳ 明朝" w:hAnsi="Times New Roman" w:cs="Times New Roman"/>
                <w:rPrChange w:id="5208" w:author="Masato YOSHIKAWA" w:date="2026-01-20T12:25:00Z" w16du:dateUtc="2026-01-20T03:25:00Z">
                  <w:rPr>
                    <w:moveFrom w:id="5209" w:author="Masato YOSHIKAWA" w:date="2026-01-20T12:21:00Z" w16du:dateUtc="2026-01-20T03:21:00Z"/>
                    <w:rFonts w:ascii="ＭＳ 明朝" w:eastAsia="ＭＳ 明朝" w:hAnsi="ＭＳ 明朝"/>
                  </w:rPr>
                </w:rPrChange>
              </w:rPr>
            </w:pPr>
            <w:moveFrom w:id="5210" w:author="Masato YOSHIKAWA" w:date="2026-01-20T12:21:00Z" w16du:dateUtc="2026-01-20T03:21:00Z">
              <w:r w:rsidRPr="00B83013" w:rsidDel="005B6842">
                <w:rPr>
                  <w:rFonts w:ascii="Times New Roman" w:eastAsia="ＭＳ 明朝" w:hAnsi="Times New Roman" w:cs="Times New Roman"/>
                  <w:rPrChange w:id="5211" w:author="Masato YOSHIKAWA" w:date="2026-01-20T12:25:00Z" w16du:dateUtc="2026-01-20T03:25:00Z">
                    <w:rPr>
                      <w:rFonts w:ascii="ＭＳ 明朝" w:eastAsia="ＭＳ 明朝" w:hAnsi="ＭＳ 明朝"/>
                    </w:rPr>
                  </w:rPrChange>
                </w:rPr>
                <w:t>Acceptance</w:t>
              </w:r>
            </w:moveFrom>
          </w:p>
        </w:tc>
        <w:tc>
          <w:tcPr>
            <w:tcW w:w="851" w:type="pct"/>
            <w:tcPrChange w:id="5212" w:author="Masato YOSHIKAWA" w:date="2026-01-20T12:20:00Z" w16du:dateUtc="2026-01-20T03:20:00Z">
              <w:tcPr>
                <w:tcW w:w="851" w:type="pct"/>
              </w:tcPr>
            </w:tcPrChange>
          </w:tcPr>
          <w:p w14:paraId="1278D938" w14:textId="0B851D4E" w:rsidR="002E4570" w:rsidRPr="00B83013" w:rsidDel="005B6842" w:rsidRDefault="002E4570" w:rsidP="00A018DB">
            <w:pPr>
              <w:pStyle w:val="af8"/>
              <w:rPr>
                <w:moveFrom w:id="5213" w:author="Masato YOSHIKAWA" w:date="2026-01-20T12:21:00Z" w16du:dateUtc="2026-01-20T03:21:00Z"/>
                <w:rFonts w:ascii="Times New Roman" w:eastAsia="ＭＳ 明朝" w:hAnsi="Times New Roman" w:cs="Times New Roman"/>
                <w:rPrChange w:id="5214" w:author="Masato YOSHIKAWA" w:date="2026-01-20T12:25:00Z" w16du:dateUtc="2026-01-20T03:25:00Z">
                  <w:rPr>
                    <w:moveFrom w:id="5215" w:author="Masato YOSHIKAWA" w:date="2026-01-20T12:21:00Z" w16du:dateUtc="2026-01-20T03:21:00Z"/>
                    <w:rFonts w:ascii="ＭＳ 明朝" w:eastAsia="ＭＳ 明朝" w:hAnsi="ＭＳ 明朝"/>
                  </w:rPr>
                </w:rPrChange>
              </w:rPr>
            </w:pPr>
            <w:moveFrom w:id="5216" w:author="Masato YOSHIKAWA" w:date="2026-01-20T12:21:00Z" w16du:dateUtc="2026-01-20T03:21:00Z">
              <w:r w:rsidRPr="00B83013" w:rsidDel="005B6842">
                <w:rPr>
                  <w:rFonts w:ascii="Times New Roman" w:eastAsia="ＭＳ 明朝" w:hAnsi="Times New Roman" w:cs="Times New Roman"/>
                  <w:rPrChange w:id="5217" w:author="Masato YOSHIKAWA" w:date="2026-01-20T12:25:00Z" w16du:dateUtc="2026-01-20T03:25:00Z">
                    <w:rPr>
                      <w:rFonts w:ascii="ＭＳ 明朝" w:eastAsia="ＭＳ 明朝" w:hAnsi="ＭＳ 明朝"/>
                    </w:rPr>
                  </w:rPrChange>
                </w:rPr>
                <w:t>Borrowing</w:t>
              </w:r>
            </w:moveFrom>
          </w:p>
        </w:tc>
        <w:tc>
          <w:tcPr>
            <w:tcW w:w="831" w:type="pct"/>
            <w:tcPrChange w:id="5218" w:author="Masato YOSHIKAWA" w:date="2026-01-20T12:20:00Z" w16du:dateUtc="2026-01-20T03:20:00Z">
              <w:tcPr>
                <w:tcW w:w="831" w:type="pct"/>
              </w:tcPr>
            </w:tcPrChange>
          </w:tcPr>
          <w:p w14:paraId="4131EA7F" w14:textId="070E3495" w:rsidR="002E4570" w:rsidRPr="00B83013" w:rsidDel="005B6842" w:rsidRDefault="002E4570" w:rsidP="00A018DB">
            <w:pPr>
              <w:pStyle w:val="af8"/>
              <w:rPr>
                <w:moveFrom w:id="5219" w:author="Masato YOSHIKAWA" w:date="2026-01-20T12:21:00Z" w16du:dateUtc="2026-01-20T03:21:00Z"/>
                <w:rFonts w:ascii="Times New Roman" w:eastAsia="ＭＳ 明朝" w:hAnsi="Times New Roman" w:cs="Times New Roman"/>
                <w:rPrChange w:id="5220" w:author="Masato YOSHIKAWA" w:date="2026-01-20T12:25:00Z" w16du:dateUtc="2026-01-20T03:25:00Z">
                  <w:rPr>
                    <w:moveFrom w:id="5221" w:author="Masato YOSHIKAWA" w:date="2026-01-20T12:21:00Z" w16du:dateUtc="2026-01-20T03:21:00Z"/>
                    <w:rFonts w:ascii="ＭＳ 明朝" w:eastAsia="ＭＳ 明朝" w:hAnsi="ＭＳ 明朝"/>
                  </w:rPr>
                </w:rPrChange>
              </w:rPr>
            </w:pPr>
            <w:moveFrom w:id="5222" w:author="Masato YOSHIKAWA" w:date="2026-01-20T12:21:00Z" w16du:dateUtc="2026-01-20T03:21:00Z">
              <w:r w:rsidRPr="00B83013" w:rsidDel="005B6842">
                <w:rPr>
                  <w:rFonts w:ascii="Times New Roman" w:eastAsia="ＭＳ 明朝" w:hAnsi="Times New Roman" w:cs="Times New Roman"/>
                  <w:rPrChange w:id="5223" w:author="Masato YOSHIKAWA" w:date="2026-01-20T12:25:00Z" w16du:dateUtc="2026-01-20T03:25:00Z">
                    <w:rPr>
                      <w:rFonts w:ascii="ＭＳ 明朝" w:eastAsia="ＭＳ 明朝" w:hAnsi="ＭＳ 明朝"/>
                    </w:rPr>
                  </w:rPrChange>
                </w:rPr>
                <w:t>Acceptance</w:t>
              </w:r>
            </w:moveFrom>
          </w:p>
        </w:tc>
      </w:tr>
      <w:tr w:rsidR="002E4570" w:rsidRPr="00B83013" w:rsidDel="005B6842" w14:paraId="5D03E47A" w14:textId="3E09508F" w:rsidTr="005B6842">
        <w:tc>
          <w:tcPr>
            <w:tcW w:w="583" w:type="pct"/>
            <w:tcPrChange w:id="5224" w:author="Masato YOSHIKAWA" w:date="2026-01-20T12:20:00Z" w16du:dateUtc="2026-01-20T03:20:00Z">
              <w:tcPr>
                <w:tcW w:w="582" w:type="pct"/>
              </w:tcPr>
            </w:tcPrChange>
          </w:tcPr>
          <w:p w14:paraId="5205B525" w14:textId="018C9DCC" w:rsidR="002E4570" w:rsidRPr="00B83013" w:rsidDel="005B6842" w:rsidRDefault="002E4570" w:rsidP="00A018DB">
            <w:pPr>
              <w:pStyle w:val="af8"/>
              <w:rPr>
                <w:moveFrom w:id="5225" w:author="Masato YOSHIKAWA" w:date="2026-01-20T12:21:00Z" w16du:dateUtc="2026-01-20T03:21:00Z"/>
                <w:rFonts w:ascii="Times New Roman" w:eastAsia="ＭＳ 明朝" w:hAnsi="Times New Roman" w:cs="Times New Roman"/>
                <w:rPrChange w:id="5226" w:author="Masato YOSHIKAWA" w:date="2026-01-20T12:25:00Z" w16du:dateUtc="2026-01-20T03:25:00Z">
                  <w:rPr>
                    <w:moveFrom w:id="5227" w:author="Masato YOSHIKAWA" w:date="2026-01-20T12:21:00Z" w16du:dateUtc="2026-01-20T03:21:00Z"/>
                    <w:rFonts w:ascii="ＭＳ 明朝" w:eastAsia="ＭＳ 明朝" w:hAnsi="ＭＳ 明朝"/>
                  </w:rPr>
                </w:rPrChange>
              </w:rPr>
            </w:pPr>
            <w:moveFrom w:id="5228" w:author="Masato YOSHIKAWA" w:date="2026-01-20T12:21:00Z" w16du:dateUtc="2026-01-20T03:21:00Z">
              <w:r w:rsidRPr="00B83013" w:rsidDel="005B6842">
                <w:rPr>
                  <w:rFonts w:ascii="Times New Roman" w:eastAsia="ＭＳ 明朝" w:hAnsi="Times New Roman" w:cs="Times New Roman" w:hint="eastAsia"/>
                  <w:rPrChange w:id="5229" w:author="Masato YOSHIKAWA" w:date="2026-01-20T12:25:00Z" w16du:dateUtc="2026-01-20T03:25:00Z">
                    <w:rPr>
                      <w:rFonts w:ascii="ＭＳ 明朝" w:eastAsia="ＭＳ 明朝" w:hAnsi="ＭＳ 明朝" w:hint="eastAsia"/>
                    </w:rPr>
                  </w:rPrChange>
                </w:rPr>
                <w:t>垣</w:t>
              </w:r>
            </w:moveFrom>
          </w:p>
        </w:tc>
        <w:tc>
          <w:tcPr>
            <w:tcW w:w="583" w:type="pct"/>
            <w:tcPrChange w:id="5230" w:author="Masato YOSHIKAWA" w:date="2026-01-20T12:20:00Z" w16du:dateUtc="2026-01-20T03:20:00Z">
              <w:tcPr>
                <w:tcW w:w="583" w:type="pct"/>
              </w:tcPr>
            </w:tcPrChange>
          </w:tcPr>
          <w:p w14:paraId="4003356B" w14:textId="122A0DFE" w:rsidR="002E4570" w:rsidRPr="00B83013" w:rsidDel="005B6842" w:rsidRDefault="002E4570" w:rsidP="00A018DB">
            <w:pPr>
              <w:pStyle w:val="af8"/>
              <w:rPr>
                <w:moveFrom w:id="5231" w:author="Masato YOSHIKAWA" w:date="2026-01-20T12:21:00Z" w16du:dateUtc="2026-01-20T03:21:00Z"/>
                <w:rFonts w:ascii="Times New Roman" w:eastAsia="ＭＳ 明朝" w:hAnsi="Times New Roman" w:cs="Times New Roman"/>
                <w:rPrChange w:id="5232" w:author="Masato YOSHIKAWA" w:date="2026-01-20T12:25:00Z" w16du:dateUtc="2026-01-20T03:25:00Z">
                  <w:rPr>
                    <w:moveFrom w:id="5233" w:author="Masato YOSHIKAWA" w:date="2026-01-20T12:21:00Z" w16du:dateUtc="2026-01-20T03:21:00Z"/>
                    <w:rFonts w:ascii="ＭＳ 明朝" w:eastAsia="ＭＳ 明朝" w:hAnsi="ＭＳ 明朝"/>
                  </w:rPr>
                </w:rPrChange>
              </w:rPr>
            </w:pPr>
            <w:moveFrom w:id="5234" w:author="Masato YOSHIKAWA" w:date="2026-01-20T12:21:00Z" w16du:dateUtc="2026-01-20T03:21:00Z">
              <w:r w:rsidRPr="00B83013" w:rsidDel="005B6842">
                <w:rPr>
                  <w:rFonts w:ascii="Times New Roman" w:eastAsia="ＭＳ 明朝" w:hAnsi="Times New Roman" w:cs="Times New Roman"/>
                  <w:rPrChange w:id="5235" w:author="Masato YOSHIKAWA" w:date="2026-01-20T12:25:00Z" w16du:dateUtc="2026-01-20T03:25:00Z">
                    <w:rPr>
                      <w:rFonts w:ascii="ＭＳ 明朝" w:eastAsia="ＭＳ 明朝" w:hAnsi="ＭＳ 明朝"/>
                    </w:rPr>
                  </w:rPrChange>
                </w:rPr>
                <w:t>the hedge</w:t>
              </w:r>
            </w:moveFrom>
          </w:p>
        </w:tc>
        <w:tc>
          <w:tcPr>
            <w:tcW w:w="629" w:type="pct"/>
            <w:tcPrChange w:id="5236" w:author="Masato YOSHIKAWA" w:date="2026-01-20T12:20:00Z" w16du:dateUtc="2026-01-20T03:20:00Z">
              <w:tcPr>
                <w:tcW w:w="629" w:type="pct"/>
              </w:tcPr>
            </w:tcPrChange>
          </w:tcPr>
          <w:p w14:paraId="56250FB4" w14:textId="0A361050" w:rsidR="002E4570" w:rsidRPr="00B83013" w:rsidDel="005B6842" w:rsidRDefault="002E4570" w:rsidP="00A018DB">
            <w:pPr>
              <w:pStyle w:val="af8"/>
              <w:rPr>
                <w:moveFrom w:id="5237" w:author="Masato YOSHIKAWA" w:date="2026-01-20T12:21:00Z" w16du:dateUtc="2026-01-20T03:21:00Z"/>
                <w:rFonts w:ascii="Times New Roman" w:eastAsia="ＭＳ 明朝" w:hAnsi="Times New Roman" w:cs="Times New Roman"/>
                <w:rPrChange w:id="5238" w:author="Masato YOSHIKAWA" w:date="2026-01-20T12:25:00Z" w16du:dateUtc="2026-01-20T03:25:00Z">
                  <w:rPr>
                    <w:moveFrom w:id="5239" w:author="Masato YOSHIKAWA" w:date="2026-01-20T12:21:00Z" w16du:dateUtc="2026-01-20T03:21:00Z"/>
                    <w:rFonts w:ascii="ＭＳ 明朝" w:eastAsia="ＭＳ 明朝" w:hAnsi="ＭＳ 明朝"/>
                  </w:rPr>
                </w:rPrChange>
              </w:rPr>
            </w:pPr>
            <w:moveFrom w:id="5240" w:author="Masato YOSHIKAWA" w:date="2026-01-20T12:21:00Z" w16du:dateUtc="2026-01-20T03:21:00Z">
              <w:r w:rsidRPr="00B83013" w:rsidDel="005B6842">
                <w:rPr>
                  <w:rFonts w:ascii="Times New Roman" w:eastAsia="ＭＳ 明朝" w:hAnsi="Times New Roman" w:cs="Times New Roman"/>
                  <w:rPrChange w:id="5241" w:author="Masato YOSHIKAWA" w:date="2026-01-20T12:25:00Z" w16du:dateUtc="2026-01-20T03:25:00Z">
                    <w:rPr>
                      <w:rFonts w:ascii="ＭＳ 明朝" w:eastAsia="ＭＳ 明朝" w:hAnsi="ＭＳ 明朝"/>
                    </w:rPr>
                  </w:rPrChange>
                </w:rPr>
                <w:t>fencing</w:t>
              </w:r>
            </w:moveFrom>
          </w:p>
        </w:tc>
        <w:tc>
          <w:tcPr>
            <w:tcW w:w="779" w:type="pct"/>
            <w:tcPrChange w:id="5242" w:author="Masato YOSHIKAWA" w:date="2026-01-20T12:20:00Z" w16du:dateUtc="2026-01-20T03:20:00Z">
              <w:tcPr>
                <w:tcW w:w="779" w:type="pct"/>
              </w:tcPr>
            </w:tcPrChange>
          </w:tcPr>
          <w:p w14:paraId="66D85151" w14:textId="7D592A55" w:rsidR="002E4570" w:rsidRPr="00B83013" w:rsidDel="005B6842" w:rsidRDefault="002E4570" w:rsidP="00A018DB">
            <w:pPr>
              <w:pStyle w:val="af8"/>
              <w:rPr>
                <w:moveFrom w:id="5243" w:author="Masato YOSHIKAWA" w:date="2026-01-20T12:21:00Z" w16du:dateUtc="2026-01-20T03:21:00Z"/>
                <w:rFonts w:ascii="Times New Roman" w:eastAsia="ＭＳ 明朝" w:hAnsi="Times New Roman" w:cs="Times New Roman"/>
                <w:rPrChange w:id="5244" w:author="Masato YOSHIKAWA" w:date="2026-01-20T12:25:00Z" w16du:dateUtc="2026-01-20T03:25:00Z">
                  <w:rPr>
                    <w:moveFrom w:id="5245" w:author="Masato YOSHIKAWA" w:date="2026-01-20T12:21:00Z" w16du:dateUtc="2026-01-20T03:21:00Z"/>
                    <w:rFonts w:ascii="ＭＳ 明朝" w:eastAsia="ＭＳ 明朝" w:hAnsi="ＭＳ 明朝"/>
                  </w:rPr>
                </w:rPrChange>
              </w:rPr>
            </w:pPr>
            <w:moveFrom w:id="5246" w:author="Masato YOSHIKAWA" w:date="2026-01-20T12:21:00Z" w16du:dateUtc="2026-01-20T03:21:00Z">
              <w:r w:rsidRPr="00B83013" w:rsidDel="005B6842">
                <w:rPr>
                  <w:rFonts w:ascii="Times New Roman" w:eastAsia="ＭＳ 明朝" w:hAnsi="Times New Roman" w:cs="Times New Roman"/>
                  <w:rPrChange w:id="5247" w:author="Masato YOSHIKAWA" w:date="2026-01-20T12:25:00Z" w16du:dateUtc="2026-01-20T03:25:00Z">
                    <w:rPr>
                      <w:rFonts w:ascii="ＭＳ 明朝" w:eastAsia="ＭＳ 明朝" w:hAnsi="ＭＳ 明朝"/>
                    </w:rPr>
                  </w:rPrChange>
                </w:rPr>
                <w:t>Established equivalent</w:t>
              </w:r>
            </w:moveFrom>
          </w:p>
        </w:tc>
        <w:tc>
          <w:tcPr>
            <w:tcW w:w="744" w:type="pct"/>
            <w:tcPrChange w:id="5248" w:author="Masato YOSHIKAWA" w:date="2026-01-20T12:20:00Z" w16du:dateUtc="2026-01-20T03:20:00Z">
              <w:tcPr>
                <w:tcW w:w="744" w:type="pct"/>
              </w:tcPr>
            </w:tcPrChange>
          </w:tcPr>
          <w:p w14:paraId="13B483F8" w14:textId="5B619007" w:rsidR="002E4570" w:rsidRPr="00B83013" w:rsidDel="005B6842" w:rsidRDefault="002E4570" w:rsidP="00A018DB">
            <w:pPr>
              <w:pStyle w:val="af8"/>
              <w:rPr>
                <w:moveFrom w:id="5249" w:author="Masato YOSHIKAWA" w:date="2026-01-20T12:21:00Z" w16du:dateUtc="2026-01-20T03:21:00Z"/>
                <w:rFonts w:ascii="Times New Roman" w:eastAsia="ＭＳ 明朝" w:hAnsi="Times New Roman" w:cs="Times New Roman"/>
                <w:rPrChange w:id="5250" w:author="Masato YOSHIKAWA" w:date="2026-01-20T12:25:00Z" w16du:dateUtc="2026-01-20T03:25:00Z">
                  <w:rPr>
                    <w:moveFrom w:id="5251" w:author="Masato YOSHIKAWA" w:date="2026-01-20T12:21:00Z" w16du:dateUtc="2026-01-20T03:21:00Z"/>
                    <w:rFonts w:ascii="ＭＳ 明朝" w:eastAsia="ＭＳ 明朝" w:hAnsi="ＭＳ 明朝"/>
                  </w:rPr>
                </w:rPrChange>
              </w:rPr>
            </w:pPr>
            <w:moveFrom w:id="5252" w:author="Masato YOSHIKAWA" w:date="2026-01-20T12:21:00Z" w16du:dateUtc="2026-01-20T03:21:00Z">
              <w:r w:rsidRPr="00B83013" w:rsidDel="005B6842">
                <w:rPr>
                  <w:rFonts w:ascii="Times New Roman" w:eastAsia="ＭＳ 明朝" w:hAnsi="Times New Roman" w:cs="Times New Roman"/>
                  <w:rPrChange w:id="5253" w:author="Masato YOSHIKAWA" w:date="2026-01-20T12:25:00Z" w16du:dateUtc="2026-01-20T03:25:00Z">
                    <w:rPr>
                      <w:rFonts w:ascii="ＭＳ 明朝" w:eastAsia="ＭＳ 明朝" w:hAnsi="ＭＳ 明朝"/>
                    </w:rPr>
                  </w:rPrChange>
                </w:rPr>
                <w:t>Minimization</w:t>
              </w:r>
            </w:moveFrom>
          </w:p>
        </w:tc>
        <w:tc>
          <w:tcPr>
            <w:tcW w:w="851" w:type="pct"/>
            <w:tcPrChange w:id="5254" w:author="Masato YOSHIKAWA" w:date="2026-01-20T12:20:00Z" w16du:dateUtc="2026-01-20T03:20:00Z">
              <w:tcPr>
                <w:tcW w:w="851" w:type="pct"/>
              </w:tcPr>
            </w:tcPrChange>
          </w:tcPr>
          <w:p w14:paraId="0F377805" w14:textId="3986191F" w:rsidR="002E4570" w:rsidRPr="00B83013" w:rsidDel="005B6842" w:rsidRDefault="002E4570" w:rsidP="00A018DB">
            <w:pPr>
              <w:pStyle w:val="af8"/>
              <w:rPr>
                <w:moveFrom w:id="5255" w:author="Masato YOSHIKAWA" w:date="2026-01-20T12:21:00Z" w16du:dateUtc="2026-01-20T03:21:00Z"/>
                <w:rFonts w:ascii="Times New Roman" w:eastAsia="ＭＳ 明朝" w:hAnsi="Times New Roman" w:cs="Times New Roman"/>
                <w:rPrChange w:id="5256" w:author="Masato YOSHIKAWA" w:date="2026-01-20T12:25:00Z" w16du:dateUtc="2026-01-20T03:25:00Z">
                  <w:rPr>
                    <w:moveFrom w:id="5257" w:author="Masato YOSHIKAWA" w:date="2026-01-20T12:21:00Z" w16du:dateUtc="2026-01-20T03:21:00Z"/>
                    <w:rFonts w:ascii="ＭＳ 明朝" w:eastAsia="ＭＳ 明朝" w:hAnsi="ＭＳ 明朝"/>
                  </w:rPr>
                </w:rPrChange>
              </w:rPr>
            </w:pPr>
            <w:moveFrom w:id="5258" w:author="Masato YOSHIKAWA" w:date="2026-01-20T12:21:00Z" w16du:dateUtc="2026-01-20T03:21:00Z">
              <w:r w:rsidRPr="00B83013" w:rsidDel="005B6842">
                <w:rPr>
                  <w:rFonts w:ascii="Times New Roman" w:eastAsia="ＭＳ 明朝" w:hAnsi="Times New Roman" w:cs="Times New Roman"/>
                  <w:rPrChange w:id="5259" w:author="Masato YOSHIKAWA" w:date="2026-01-20T12:25:00Z" w16du:dateUtc="2026-01-20T03:25:00Z">
                    <w:rPr>
                      <w:rFonts w:ascii="ＭＳ 明朝" w:eastAsia="ＭＳ 明朝" w:hAnsi="ＭＳ 明朝"/>
                    </w:rPr>
                  </w:rPrChange>
                </w:rPr>
                <w:t>Established equivalent</w:t>
              </w:r>
            </w:moveFrom>
          </w:p>
        </w:tc>
        <w:tc>
          <w:tcPr>
            <w:tcW w:w="831" w:type="pct"/>
            <w:tcPrChange w:id="5260" w:author="Masato YOSHIKAWA" w:date="2026-01-20T12:20:00Z" w16du:dateUtc="2026-01-20T03:20:00Z">
              <w:tcPr>
                <w:tcW w:w="831" w:type="pct"/>
              </w:tcPr>
            </w:tcPrChange>
          </w:tcPr>
          <w:p w14:paraId="5E0410C3" w14:textId="5CBC4754" w:rsidR="002E4570" w:rsidRPr="00B83013" w:rsidDel="005B6842" w:rsidRDefault="002E4570" w:rsidP="00A018DB">
            <w:pPr>
              <w:pStyle w:val="af8"/>
              <w:rPr>
                <w:moveFrom w:id="5261" w:author="Masato YOSHIKAWA" w:date="2026-01-20T12:21:00Z" w16du:dateUtc="2026-01-20T03:21:00Z"/>
                <w:rFonts w:ascii="Times New Roman" w:eastAsia="ＭＳ 明朝" w:hAnsi="Times New Roman" w:cs="Times New Roman"/>
                <w:rPrChange w:id="5262" w:author="Masato YOSHIKAWA" w:date="2026-01-20T12:25:00Z" w16du:dateUtc="2026-01-20T03:25:00Z">
                  <w:rPr>
                    <w:moveFrom w:id="5263" w:author="Masato YOSHIKAWA" w:date="2026-01-20T12:21:00Z" w16du:dateUtc="2026-01-20T03:21:00Z"/>
                    <w:rFonts w:ascii="ＭＳ 明朝" w:eastAsia="ＭＳ 明朝" w:hAnsi="ＭＳ 明朝"/>
                  </w:rPr>
                </w:rPrChange>
              </w:rPr>
            </w:pPr>
            <w:moveFrom w:id="5264" w:author="Masato YOSHIKAWA" w:date="2026-01-20T12:21:00Z" w16du:dateUtc="2026-01-20T03:21:00Z">
              <w:r w:rsidRPr="00B83013" w:rsidDel="005B6842">
                <w:rPr>
                  <w:rFonts w:ascii="Times New Roman" w:eastAsia="ＭＳ 明朝" w:hAnsi="Times New Roman" w:cs="Times New Roman"/>
                  <w:rPrChange w:id="5265" w:author="Masato YOSHIKAWA" w:date="2026-01-20T12:25:00Z" w16du:dateUtc="2026-01-20T03:25:00Z">
                    <w:rPr>
                      <w:rFonts w:ascii="ＭＳ 明朝" w:eastAsia="ＭＳ 明朝" w:hAnsi="ＭＳ 明朝"/>
                    </w:rPr>
                  </w:rPrChange>
                </w:rPr>
                <w:t>Minimization</w:t>
              </w:r>
            </w:moveFrom>
          </w:p>
        </w:tc>
      </w:tr>
      <w:tr w:rsidR="002E4570" w:rsidRPr="00B83013" w:rsidDel="005B6842" w14:paraId="2658F1E9" w14:textId="05211031" w:rsidTr="005B6842">
        <w:tc>
          <w:tcPr>
            <w:tcW w:w="583" w:type="pct"/>
            <w:tcPrChange w:id="5266" w:author="Masato YOSHIKAWA" w:date="2026-01-20T12:20:00Z" w16du:dateUtc="2026-01-20T03:20:00Z">
              <w:tcPr>
                <w:tcW w:w="582" w:type="pct"/>
              </w:tcPr>
            </w:tcPrChange>
          </w:tcPr>
          <w:p w14:paraId="7960FBC7" w14:textId="53A26561" w:rsidR="002E4570" w:rsidRPr="00B83013" w:rsidDel="005B6842" w:rsidRDefault="002E4570" w:rsidP="00A018DB">
            <w:pPr>
              <w:pStyle w:val="af8"/>
              <w:rPr>
                <w:moveFrom w:id="5267" w:author="Masato YOSHIKAWA" w:date="2026-01-20T12:21:00Z" w16du:dateUtc="2026-01-20T03:21:00Z"/>
                <w:rFonts w:ascii="Times New Roman" w:eastAsia="ＭＳ 明朝" w:hAnsi="Times New Roman" w:cs="Times New Roman"/>
                <w:rPrChange w:id="5268" w:author="Masato YOSHIKAWA" w:date="2026-01-20T12:25:00Z" w16du:dateUtc="2026-01-20T03:25:00Z">
                  <w:rPr>
                    <w:moveFrom w:id="5269" w:author="Masato YOSHIKAWA" w:date="2026-01-20T12:21:00Z" w16du:dateUtc="2026-01-20T03:21:00Z"/>
                    <w:rFonts w:ascii="ＭＳ 明朝" w:eastAsia="ＭＳ 明朝" w:hAnsi="ＭＳ 明朝"/>
                  </w:rPr>
                </w:rPrChange>
              </w:rPr>
            </w:pPr>
            <w:moveFrom w:id="5270" w:author="Masato YOSHIKAWA" w:date="2026-01-20T12:21:00Z" w16du:dateUtc="2026-01-20T03:21:00Z">
              <w:r w:rsidRPr="00B83013" w:rsidDel="005B6842">
                <w:rPr>
                  <w:rFonts w:ascii="Times New Roman" w:eastAsia="ＭＳ 明朝" w:hAnsi="Times New Roman" w:cs="Times New Roman" w:hint="eastAsia"/>
                  <w:rPrChange w:id="5271" w:author="Masato YOSHIKAWA" w:date="2026-01-20T12:25:00Z" w16du:dateUtc="2026-01-20T03:25:00Z">
                    <w:rPr>
                      <w:rFonts w:ascii="ＭＳ 明朝" w:eastAsia="ＭＳ 明朝" w:hAnsi="ＭＳ 明朝" w:hint="eastAsia"/>
                    </w:rPr>
                  </w:rPrChange>
                </w:rPr>
                <w:t>幽邃</w:t>
              </w:r>
            </w:moveFrom>
          </w:p>
        </w:tc>
        <w:tc>
          <w:tcPr>
            <w:tcW w:w="583" w:type="pct"/>
            <w:tcPrChange w:id="5272" w:author="Masato YOSHIKAWA" w:date="2026-01-20T12:20:00Z" w16du:dateUtc="2026-01-20T03:20:00Z">
              <w:tcPr>
                <w:tcW w:w="583" w:type="pct"/>
              </w:tcPr>
            </w:tcPrChange>
          </w:tcPr>
          <w:p w14:paraId="18A7EADF" w14:textId="716D766A" w:rsidR="002E4570" w:rsidRPr="00B83013" w:rsidDel="005B6842" w:rsidRDefault="002E4570" w:rsidP="00A018DB">
            <w:pPr>
              <w:pStyle w:val="af8"/>
              <w:rPr>
                <w:moveFrom w:id="5273" w:author="Masato YOSHIKAWA" w:date="2026-01-20T12:21:00Z" w16du:dateUtc="2026-01-20T03:21:00Z"/>
                <w:rFonts w:ascii="Times New Roman" w:eastAsia="ＭＳ 明朝" w:hAnsi="Times New Roman" w:cs="Times New Roman"/>
                <w:rPrChange w:id="5274" w:author="Masato YOSHIKAWA" w:date="2026-01-20T12:25:00Z" w16du:dateUtc="2026-01-20T03:25:00Z">
                  <w:rPr>
                    <w:moveFrom w:id="5275" w:author="Masato YOSHIKAWA" w:date="2026-01-20T12:21:00Z" w16du:dateUtc="2026-01-20T03:21:00Z"/>
                    <w:rFonts w:ascii="ＭＳ 明朝" w:eastAsia="ＭＳ 明朝" w:hAnsi="ＭＳ 明朝"/>
                  </w:rPr>
                </w:rPrChange>
              </w:rPr>
            </w:pPr>
            <w:moveFrom w:id="5276" w:author="Masato YOSHIKAWA" w:date="2026-01-20T12:21:00Z" w16du:dateUtc="2026-01-20T03:21:00Z">
              <w:r w:rsidRPr="00B83013" w:rsidDel="005B6842">
                <w:rPr>
                  <w:rFonts w:ascii="Times New Roman" w:eastAsia="ＭＳ 明朝" w:hAnsi="Times New Roman" w:cs="Times New Roman"/>
                  <w:rPrChange w:id="5277" w:author="Masato YOSHIKAWA" w:date="2026-01-20T12:25:00Z" w16du:dateUtc="2026-01-20T03:25:00Z">
                    <w:rPr>
                      <w:rFonts w:ascii="ＭＳ 明朝" w:eastAsia="ＭＳ 明朝" w:hAnsi="ＭＳ 明朝"/>
                    </w:rPr>
                  </w:rPrChange>
                </w:rPr>
                <w:t>solitary and mysterious</w:t>
              </w:r>
            </w:moveFrom>
          </w:p>
        </w:tc>
        <w:tc>
          <w:tcPr>
            <w:tcW w:w="629" w:type="pct"/>
            <w:tcPrChange w:id="5278" w:author="Masato YOSHIKAWA" w:date="2026-01-20T12:20:00Z" w16du:dateUtc="2026-01-20T03:20:00Z">
              <w:tcPr>
                <w:tcW w:w="629" w:type="pct"/>
              </w:tcPr>
            </w:tcPrChange>
          </w:tcPr>
          <w:p w14:paraId="7CEA1DF0" w14:textId="252B2FEC" w:rsidR="002E4570" w:rsidRPr="00B83013" w:rsidDel="005B6842" w:rsidRDefault="002E4570" w:rsidP="00A018DB">
            <w:pPr>
              <w:pStyle w:val="af8"/>
              <w:rPr>
                <w:moveFrom w:id="5279" w:author="Masato YOSHIKAWA" w:date="2026-01-20T12:21:00Z" w16du:dateUtc="2026-01-20T03:21:00Z"/>
                <w:rFonts w:ascii="Times New Roman" w:eastAsia="ＭＳ 明朝" w:hAnsi="Times New Roman" w:cs="Times New Roman"/>
                <w:rPrChange w:id="5280" w:author="Masato YOSHIKAWA" w:date="2026-01-20T12:25:00Z" w16du:dateUtc="2026-01-20T03:25:00Z">
                  <w:rPr>
                    <w:moveFrom w:id="5281" w:author="Masato YOSHIKAWA" w:date="2026-01-20T12:21:00Z" w16du:dateUtc="2026-01-20T03:21:00Z"/>
                    <w:rFonts w:ascii="ＭＳ 明朝" w:eastAsia="ＭＳ 明朝" w:hAnsi="ＭＳ 明朝"/>
                  </w:rPr>
                </w:rPrChange>
              </w:rPr>
            </w:pPr>
            <w:moveFrom w:id="5282" w:author="Masato YOSHIKAWA" w:date="2026-01-20T12:21:00Z" w16du:dateUtc="2026-01-20T03:21:00Z">
              <w:r w:rsidRPr="00B83013" w:rsidDel="005B6842">
                <w:rPr>
                  <w:rFonts w:ascii="Times New Roman" w:eastAsia="ＭＳ 明朝" w:hAnsi="Times New Roman" w:cs="Times New Roman"/>
                  <w:rPrChange w:id="5283" w:author="Masato YOSHIKAWA" w:date="2026-01-20T12:25:00Z" w16du:dateUtc="2026-01-20T03:25:00Z">
                    <w:rPr>
                      <w:rFonts w:ascii="ＭＳ 明朝" w:eastAsia="ＭＳ 明朝" w:hAnsi="ＭＳ 明朝"/>
                    </w:rPr>
                  </w:rPrChange>
                </w:rPr>
                <w:t>なし</w:t>
              </w:r>
            </w:moveFrom>
          </w:p>
        </w:tc>
        <w:tc>
          <w:tcPr>
            <w:tcW w:w="779" w:type="pct"/>
            <w:tcPrChange w:id="5284" w:author="Masato YOSHIKAWA" w:date="2026-01-20T12:20:00Z" w16du:dateUtc="2026-01-20T03:20:00Z">
              <w:tcPr>
                <w:tcW w:w="779" w:type="pct"/>
              </w:tcPr>
            </w:tcPrChange>
          </w:tcPr>
          <w:p w14:paraId="3C8B717B" w14:textId="40895355" w:rsidR="002E4570" w:rsidRPr="00B83013" w:rsidDel="005B6842" w:rsidRDefault="002E4570" w:rsidP="00A018DB">
            <w:pPr>
              <w:pStyle w:val="af8"/>
              <w:rPr>
                <w:moveFrom w:id="5285" w:author="Masato YOSHIKAWA" w:date="2026-01-20T12:21:00Z" w16du:dateUtc="2026-01-20T03:21:00Z"/>
                <w:rFonts w:ascii="Times New Roman" w:eastAsia="ＭＳ 明朝" w:hAnsi="Times New Roman" w:cs="Times New Roman"/>
                <w:rPrChange w:id="5286" w:author="Masato YOSHIKAWA" w:date="2026-01-20T12:25:00Z" w16du:dateUtc="2026-01-20T03:25:00Z">
                  <w:rPr>
                    <w:moveFrom w:id="5287" w:author="Masato YOSHIKAWA" w:date="2026-01-20T12:21:00Z" w16du:dateUtc="2026-01-20T03:21:00Z"/>
                    <w:rFonts w:ascii="ＭＳ 明朝" w:eastAsia="ＭＳ 明朝" w:hAnsi="ＭＳ 明朝"/>
                  </w:rPr>
                </w:rPrChange>
              </w:rPr>
            </w:pPr>
            <w:moveFrom w:id="5288" w:author="Masato YOSHIKAWA" w:date="2026-01-20T12:21:00Z" w16du:dateUtc="2026-01-20T03:21:00Z">
              <w:r w:rsidRPr="00B83013" w:rsidDel="005B6842">
                <w:rPr>
                  <w:rFonts w:ascii="Times New Roman" w:eastAsia="ＭＳ 明朝" w:hAnsi="Times New Roman" w:cs="Times New Roman"/>
                  <w:rPrChange w:id="5289" w:author="Masato YOSHIKAWA" w:date="2026-01-20T12:25:00Z" w16du:dateUtc="2026-01-20T03:25:00Z">
                    <w:rPr>
                      <w:rFonts w:ascii="ＭＳ 明朝" w:eastAsia="ＭＳ 明朝" w:hAnsi="ＭＳ 明朝"/>
                    </w:rPr>
                  </w:rPrChange>
                </w:rPr>
                <w:t>Description</w:t>
              </w:r>
            </w:moveFrom>
          </w:p>
        </w:tc>
        <w:tc>
          <w:tcPr>
            <w:tcW w:w="744" w:type="pct"/>
            <w:tcPrChange w:id="5290" w:author="Masato YOSHIKAWA" w:date="2026-01-20T12:20:00Z" w16du:dateUtc="2026-01-20T03:20:00Z">
              <w:tcPr>
                <w:tcW w:w="744" w:type="pct"/>
              </w:tcPr>
            </w:tcPrChange>
          </w:tcPr>
          <w:p w14:paraId="4C8D47BC" w14:textId="39304045" w:rsidR="002E4570" w:rsidRPr="00B83013" w:rsidDel="005B6842" w:rsidRDefault="002E4570" w:rsidP="00A018DB">
            <w:pPr>
              <w:pStyle w:val="af8"/>
              <w:rPr>
                <w:moveFrom w:id="5291" w:author="Masato YOSHIKAWA" w:date="2026-01-20T12:21:00Z" w16du:dateUtc="2026-01-20T03:21:00Z"/>
                <w:rFonts w:ascii="Times New Roman" w:eastAsia="ＭＳ 明朝" w:hAnsi="Times New Roman" w:cs="Times New Roman"/>
                <w:rPrChange w:id="5292" w:author="Masato YOSHIKAWA" w:date="2026-01-20T12:25:00Z" w16du:dateUtc="2026-01-20T03:25:00Z">
                  <w:rPr>
                    <w:moveFrom w:id="5293" w:author="Masato YOSHIKAWA" w:date="2026-01-20T12:21:00Z" w16du:dateUtc="2026-01-20T03:21:00Z"/>
                    <w:rFonts w:ascii="ＭＳ 明朝" w:eastAsia="ＭＳ 明朝" w:hAnsi="ＭＳ 明朝"/>
                  </w:rPr>
                </w:rPrChange>
              </w:rPr>
            </w:pPr>
            <w:moveFrom w:id="5294" w:author="Masato YOSHIKAWA" w:date="2026-01-20T12:21:00Z" w16du:dateUtc="2026-01-20T03:21:00Z">
              <w:r w:rsidRPr="00B83013" w:rsidDel="005B6842">
                <w:rPr>
                  <w:rFonts w:ascii="Times New Roman" w:eastAsia="ＭＳ 明朝" w:hAnsi="Times New Roman" w:cs="Times New Roman"/>
                  <w:rPrChange w:id="5295" w:author="Masato YOSHIKAWA" w:date="2026-01-20T12:25:00Z" w16du:dateUtc="2026-01-20T03:25:00Z">
                    <w:rPr>
                      <w:rFonts w:ascii="ＭＳ 明朝" w:eastAsia="ＭＳ 明朝" w:hAnsi="ＭＳ 明朝"/>
                    </w:rPr>
                  </w:rPrChange>
                </w:rPr>
                <w:t>Minimization</w:t>
              </w:r>
            </w:moveFrom>
          </w:p>
        </w:tc>
        <w:tc>
          <w:tcPr>
            <w:tcW w:w="851" w:type="pct"/>
            <w:tcPrChange w:id="5296" w:author="Masato YOSHIKAWA" w:date="2026-01-20T12:20:00Z" w16du:dateUtc="2026-01-20T03:20:00Z">
              <w:tcPr>
                <w:tcW w:w="851" w:type="pct"/>
              </w:tcPr>
            </w:tcPrChange>
          </w:tcPr>
          <w:p w14:paraId="6305DF25" w14:textId="276022AA" w:rsidR="002E4570" w:rsidRPr="00B83013" w:rsidDel="005B6842" w:rsidRDefault="002E4570" w:rsidP="00A018DB">
            <w:pPr>
              <w:pStyle w:val="af8"/>
              <w:rPr>
                <w:moveFrom w:id="5297" w:author="Masato YOSHIKAWA" w:date="2026-01-20T12:21:00Z" w16du:dateUtc="2026-01-20T03:21:00Z"/>
                <w:rFonts w:ascii="Times New Roman" w:eastAsia="ＭＳ 明朝" w:hAnsi="Times New Roman" w:cs="Times New Roman"/>
                <w:rPrChange w:id="5298" w:author="Masato YOSHIKAWA" w:date="2026-01-20T12:25:00Z" w16du:dateUtc="2026-01-20T03:25:00Z">
                  <w:rPr>
                    <w:moveFrom w:id="5299" w:author="Masato YOSHIKAWA" w:date="2026-01-20T12:21:00Z" w16du:dateUtc="2026-01-20T03:21:00Z"/>
                    <w:rFonts w:ascii="ＭＳ 明朝" w:eastAsia="ＭＳ 明朝" w:hAnsi="ＭＳ 明朝"/>
                  </w:rPr>
                </w:rPrChange>
              </w:rPr>
            </w:pPr>
            <w:moveFrom w:id="5300" w:author="Masato YOSHIKAWA" w:date="2026-01-20T12:21:00Z" w16du:dateUtc="2026-01-20T03:21:00Z">
              <w:r w:rsidRPr="00B83013" w:rsidDel="005B6842">
                <w:rPr>
                  <w:rFonts w:ascii="Times New Roman" w:eastAsia="ＭＳ 明朝" w:hAnsi="Times New Roman" w:cs="Times New Roman"/>
                  <w:rPrChange w:id="5301" w:author="Masato YOSHIKAWA" w:date="2026-01-20T12:25:00Z" w16du:dateUtc="2026-01-20T03:25:00Z">
                    <w:rPr>
                      <w:rFonts w:ascii="ＭＳ 明朝" w:eastAsia="ＭＳ 明朝" w:hAnsi="ＭＳ 明朝"/>
                    </w:rPr>
                  </w:rPrChange>
                </w:rPr>
                <w:t>Reduction</w:t>
              </w:r>
            </w:moveFrom>
          </w:p>
        </w:tc>
        <w:tc>
          <w:tcPr>
            <w:tcW w:w="831" w:type="pct"/>
            <w:tcPrChange w:id="5302" w:author="Masato YOSHIKAWA" w:date="2026-01-20T12:20:00Z" w16du:dateUtc="2026-01-20T03:20:00Z">
              <w:tcPr>
                <w:tcW w:w="831" w:type="pct"/>
              </w:tcPr>
            </w:tcPrChange>
          </w:tcPr>
          <w:p w14:paraId="734E8533" w14:textId="6905231D" w:rsidR="002E4570" w:rsidRPr="00B83013" w:rsidDel="005B6842" w:rsidRDefault="002E4570" w:rsidP="00A018DB">
            <w:pPr>
              <w:pStyle w:val="af8"/>
              <w:rPr>
                <w:moveFrom w:id="5303" w:author="Masato YOSHIKAWA" w:date="2026-01-20T12:21:00Z" w16du:dateUtc="2026-01-20T03:21:00Z"/>
                <w:rFonts w:ascii="Times New Roman" w:eastAsia="ＭＳ 明朝" w:hAnsi="Times New Roman" w:cs="Times New Roman"/>
                <w:rPrChange w:id="5304" w:author="Masato YOSHIKAWA" w:date="2026-01-20T12:25:00Z" w16du:dateUtc="2026-01-20T03:25:00Z">
                  <w:rPr>
                    <w:moveFrom w:id="5305" w:author="Masato YOSHIKAWA" w:date="2026-01-20T12:21:00Z" w16du:dateUtc="2026-01-20T03:21:00Z"/>
                    <w:rFonts w:ascii="ＭＳ 明朝" w:eastAsia="ＭＳ 明朝" w:hAnsi="ＭＳ 明朝"/>
                  </w:rPr>
                </w:rPrChange>
              </w:rPr>
            </w:pPr>
            <w:moveFrom w:id="5306" w:author="Masato YOSHIKAWA" w:date="2026-01-20T12:21:00Z" w16du:dateUtc="2026-01-20T03:21:00Z">
              <w:r w:rsidRPr="00B83013" w:rsidDel="005B6842">
                <w:rPr>
                  <w:rFonts w:ascii="Times New Roman" w:eastAsia="ＭＳ 明朝" w:hAnsi="Times New Roman" w:cs="Times New Roman"/>
                  <w:rPrChange w:id="5307" w:author="Masato YOSHIKAWA" w:date="2026-01-20T12:25:00Z" w16du:dateUtc="2026-01-20T03:25:00Z">
                    <w:rPr>
                      <w:rFonts w:ascii="ＭＳ 明朝" w:eastAsia="ＭＳ 明朝" w:hAnsi="ＭＳ 明朝"/>
                    </w:rPr>
                  </w:rPrChange>
                </w:rPr>
                <w:t>Denial</w:t>
              </w:r>
            </w:moveFrom>
          </w:p>
        </w:tc>
      </w:tr>
      <w:tr w:rsidR="002E4570" w:rsidRPr="00B83013" w:rsidDel="005B6842" w14:paraId="53D44F57" w14:textId="7D9F8C21" w:rsidTr="005B6842">
        <w:tc>
          <w:tcPr>
            <w:tcW w:w="583" w:type="pct"/>
            <w:tcPrChange w:id="5308" w:author="Masato YOSHIKAWA" w:date="2026-01-20T12:20:00Z" w16du:dateUtc="2026-01-20T03:20:00Z">
              <w:tcPr>
                <w:tcW w:w="582" w:type="pct"/>
              </w:tcPr>
            </w:tcPrChange>
          </w:tcPr>
          <w:p w14:paraId="3D453F34" w14:textId="4A11EC9D" w:rsidR="002E4570" w:rsidRPr="00B83013" w:rsidDel="005B6842" w:rsidRDefault="002E4570" w:rsidP="00A018DB">
            <w:pPr>
              <w:pStyle w:val="af8"/>
              <w:rPr>
                <w:moveFrom w:id="5309" w:author="Masato YOSHIKAWA" w:date="2026-01-20T12:21:00Z" w16du:dateUtc="2026-01-20T03:21:00Z"/>
                <w:rFonts w:ascii="Times New Roman" w:eastAsia="ＭＳ 明朝" w:hAnsi="Times New Roman" w:cs="Times New Roman"/>
                <w:rPrChange w:id="5310" w:author="Masato YOSHIKAWA" w:date="2026-01-20T12:25:00Z" w16du:dateUtc="2026-01-20T03:25:00Z">
                  <w:rPr>
                    <w:moveFrom w:id="5311" w:author="Masato YOSHIKAWA" w:date="2026-01-20T12:21:00Z" w16du:dateUtc="2026-01-20T03:21:00Z"/>
                    <w:rFonts w:ascii="ＭＳ 明朝" w:eastAsia="ＭＳ 明朝" w:hAnsi="ＭＳ 明朝"/>
                  </w:rPr>
                </w:rPrChange>
              </w:rPr>
            </w:pPr>
            <w:moveFrom w:id="5312" w:author="Masato YOSHIKAWA" w:date="2026-01-20T12:21:00Z" w16du:dateUtc="2026-01-20T03:21:00Z">
              <w:r w:rsidRPr="00B83013" w:rsidDel="005B6842">
                <w:rPr>
                  <w:rFonts w:ascii="Times New Roman" w:eastAsia="ＭＳ 明朝" w:hAnsi="Times New Roman" w:cs="Times New Roman" w:hint="eastAsia"/>
                  <w:rPrChange w:id="5313" w:author="Masato YOSHIKAWA" w:date="2026-01-20T12:25:00Z" w16du:dateUtc="2026-01-20T03:25:00Z">
                    <w:rPr>
                      <w:rFonts w:ascii="ＭＳ 明朝" w:eastAsia="ＭＳ 明朝" w:hAnsi="ＭＳ 明朝" w:hint="eastAsia"/>
                    </w:rPr>
                  </w:rPrChange>
                </w:rPr>
                <w:t>熊笹</w:t>
              </w:r>
            </w:moveFrom>
          </w:p>
        </w:tc>
        <w:tc>
          <w:tcPr>
            <w:tcW w:w="583" w:type="pct"/>
            <w:tcPrChange w:id="5314" w:author="Masato YOSHIKAWA" w:date="2026-01-20T12:20:00Z" w16du:dateUtc="2026-01-20T03:20:00Z">
              <w:tcPr>
                <w:tcW w:w="583" w:type="pct"/>
              </w:tcPr>
            </w:tcPrChange>
          </w:tcPr>
          <w:p w14:paraId="24967347" w14:textId="538C3F36" w:rsidR="002E4570" w:rsidRPr="00B83013" w:rsidDel="005B6842" w:rsidRDefault="002E4570" w:rsidP="00A018DB">
            <w:pPr>
              <w:pStyle w:val="af8"/>
              <w:rPr>
                <w:moveFrom w:id="5315" w:author="Masato YOSHIKAWA" w:date="2026-01-20T12:21:00Z" w16du:dateUtc="2026-01-20T03:21:00Z"/>
                <w:rFonts w:ascii="Times New Roman" w:eastAsia="ＭＳ 明朝" w:hAnsi="Times New Roman" w:cs="Times New Roman"/>
                <w:rPrChange w:id="5316" w:author="Masato YOSHIKAWA" w:date="2026-01-20T12:25:00Z" w16du:dateUtc="2026-01-20T03:25:00Z">
                  <w:rPr>
                    <w:moveFrom w:id="5317" w:author="Masato YOSHIKAWA" w:date="2026-01-20T12:21:00Z" w16du:dateUtc="2026-01-20T03:21:00Z"/>
                    <w:rFonts w:ascii="ＭＳ 明朝" w:eastAsia="ＭＳ 明朝" w:hAnsi="ＭＳ 明朝"/>
                  </w:rPr>
                </w:rPrChange>
              </w:rPr>
            </w:pPr>
            <w:moveFrom w:id="5318" w:author="Masato YOSHIKAWA" w:date="2026-01-20T12:21:00Z" w16du:dateUtc="2026-01-20T03:21:00Z">
              <w:r w:rsidRPr="00B83013" w:rsidDel="005B6842">
                <w:rPr>
                  <w:rFonts w:ascii="Times New Roman" w:eastAsia="ＭＳ 明朝" w:hAnsi="Times New Roman" w:cs="Times New Roman"/>
                  <w:rPrChange w:id="5319" w:author="Masato YOSHIKAWA" w:date="2026-01-20T12:25:00Z" w16du:dateUtc="2026-01-20T03:25:00Z">
                    <w:rPr>
                      <w:rFonts w:ascii="ＭＳ 明朝" w:eastAsia="ＭＳ 明朝" w:hAnsi="ＭＳ 明朝"/>
                    </w:rPr>
                  </w:rPrChange>
                </w:rPr>
                <w:t>bamboo clumps</w:t>
              </w:r>
            </w:moveFrom>
          </w:p>
        </w:tc>
        <w:tc>
          <w:tcPr>
            <w:tcW w:w="629" w:type="pct"/>
            <w:tcPrChange w:id="5320" w:author="Masato YOSHIKAWA" w:date="2026-01-20T12:20:00Z" w16du:dateUtc="2026-01-20T03:20:00Z">
              <w:tcPr>
                <w:tcW w:w="629" w:type="pct"/>
              </w:tcPr>
            </w:tcPrChange>
          </w:tcPr>
          <w:p w14:paraId="3AD125E9" w14:textId="3484A2A1" w:rsidR="002E4570" w:rsidRPr="00B83013" w:rsidDel="005B6842" w:rsidRDefault="002E4570" w:rsidP="00A018DB">
            <w:pPr>
              <w:pStyle w:val="af8"/>
              <w:rPr>
                <w:moveFrom w:id="5321" w:author="Masato YOSHIKAWA" w:date="2026-01-20T12:21:00Z" w16du:dateUtc="2026-01-20T03:21:00Z"/>
                <w:rFonts w:ascii="Times New Roman" w:eastAsia="ＭＳ 明朝" w:hAnsi="Times New Roman" w:cs="Times New Roman"/>
                <w:rPrChange w:id="5322" w:author="Masato YOSHIKAWA" w:date="2026-01-20T12:25:00Z" w16du:dateUtc="2026-01-20T03:25:00Z">
                  <w:rPr>
                    <w:moveFrom w:id="5323" w:author="Masato YOSHIKAWA" w:date="2026-01-20T12:21:00Z" w16du:dateUtc="2026-01-20T03:21:00Z"/>
                    <w:rFonts w:ascii="ＭＳ 明朝" w:eastAsia="ＭＳ 明朝" w:hAnsi="ＭＳ 明朝"/>
                  </w:rPr>
                </w:rPrChange>
              </w:rPr>
            </w:pPr>
            <w:moveFrom w:id="5324" w:author="Masato YOSHIKAWA" w:date="2026-01-20T12:21:00Z" w16du:dateUtc="2026-01-20T03:21:00Z">
              <w:r w:rsidRPr="00B83013" w:rsidDel="005B6842">
                <w:rPr>
                  <w:rFonts w:ascii="Times New Roman" w:eastAsia="ＭＳ 明朝" w:hAnsi="Times New Roman" w:cs="Times New Roman"/>
                  <w:rPrChange w:id="5325" w:author="Masato YOSHIKAWA" w:date="2026-01-20T12:25:00Z" w16du:dateUtc="2026-01-20T03:25:00Z">
                    <w:rPr>
                      <w:rFonts w:ascii="ＭＳ 明朝" w:eastAsia="ＭＳ 明朝" w:hAnsi="ＭＳ 明朝"/>
                    </w:rPr>
                  </w:rPrChange>
                </w:rPr>
                <w:t>dwarf bamboos</w:t>
              </w:r>
            </w:moveFrom>
          </w:p>
        </w:tc>
        <w:tc>
          <w:tcPr>
            <w:tcW w:w="779" w:type="pct"/>
            <w:tcPrChange w:id="5326" w:author="Masato YOSHIKAWA" w:date="2026-01-20T12:20:00Z" w16du:dateUtc="2026-01-20T03:20:00Z">
              <w:tcPr>
                <w:tcW w:w="779" w:type="pct"/>
              </w:tcPr>
            </w:tcPrChange>
          </w:tcPr>
          <w:p w14:paraId="04A8418D" w14:textId="7AFF8512" w:rsidR="002E4570" w:rsidRPr="00B83013" w:rsidDel="005B6842" w:rsidRDefault="002E4570" w:rsidP="00A018DB">
            <w:pPr>
              <w:pStyle w:val="af8"/>
              <w:rPr>
                <w:moveFrom w:id="5327" w:author="Masato YOSHIKAWA" w:date="2026-01-20T12:21:00Z" w16du:dateUtc="2026-01-20T03:21:00Z"/>
                <w:rFonts w:ascii="Times New Roman" w:eastAsia="ＭＳ 明朝" w:hAnsi="Times New Roman" w:cs="Times New Roman"/>
                <w:rPrChange w:id="5328" w:author="Masato YOSHIKAWA" w:date="2026-01-20T12:25:00Z" w16du:dateUtc="2026-01-20T03:25:00Z">
                  <w:rPr>
                    <w:moveFrom w:id="5329" w:author="Masato YOSHIKAWA" w:date="2026-01-20T12:21:00Z" w16du:dateUtc="2026-01-20T03:21:00Z"/>
                    <w:rFonts w:ascii="ＭＳ 明朝" w:eastAsia="ＭＳ 明朝" w:hAnsi="ＭＳ 明朝"/>
                  </w:rPr>
                </w:rPrChange>
              </w:rPr>
            </w:pPr>
            <w:moveFrom w:id="5330" w:author="Masato YOSHIKAWA" w:date="2026-01-20T12:21:00Z" w16du:dateUtc="2026-01-20T03:21:00Z">
              <w:r w:rsidRPr="00B83013" w:rsidDel="005B6842">
                <w:rPr>
                  <w:rFonts w:ascii="Times New Roman" w:eastAsia="ＭＳ 明朝" w:hAnsi="Times New Roman" w:cs="Times New Roman"/>
                  <w:rPrChange w:id="5331" w:author="Masato YOSHIKAWA" w:date="2026-01-20T12:25:00Z" w16du:dateUtc="2026-01-20T03:25:00Z">
                    <w:rPr>
                      <w:rFonts w:ascii="ＭＳ 明朝" w:eastAsia="ＭＳ 明朝" w:hAnsi="ＭＳ 明朝"/>
                    </w:rPr>
                  </w:rPrChange>
                </w:rPr>
                <w:t>Generalization</w:t>
              </w:r>
            </w:moveFrom>
          </w:p>
        </w:tc>
        <w:tc>
          <w:tcPr>
            <w:tcW w:w="744" w:type="pct"/>
            <w:tcPrChange w:id="5332" w:author="Masato YOSHIKAWA" w:date="2026-01-20T12:20:00Z" w16du:dateUtc="2026-01-20T03:20:00Z">
              <w:tcPr>
                <w:tcW w:w="744" w:type="pct"/>
              </w:tcPr>
            </w:tcPrChange>
          </w:tcPr>
          <w:p w14:paraId="45E772E6" w14:textId="378F3C65" w:rsidR="002E4570" w:rsidRPr="00B83013" w:rsidDel="005B6842" w:rsidRDefault="002E4570" w:rsidP="00A018DB">
            <w:pPr>
              <w:pStyle w:val="af8"/>
              <w:rPr>
                <w:moveFrom w:id="5333" w:author="Masato YOSHIKAWA" w:date="2026-01-20T12:21:00Z" w16du:dateUtc="2026-01-20T03:21:00Z"/>
                <w:rFonts w:ascii="Times New Roman" w:eastAsia="ＭＳ 明朝" w:hAnsi="Times New Roman" w:cs="Times New Roman"/>
                <w:rPrChange w:id="5334" w:author="Masato YOSHIKAWA" w:date="2026-01-20T12:25:00Z" w16du:dateUtc="2026-01-20T03:25:00Z">
                  <w:rPr>
                    <w:moveFrom w:id="5335" w:author="Masato YOSHIKAWA" w:date="2026-01-20T12:21:00Z" w16du:dateUtc="2026-01-20T03:21:00Z"/>
                    <w:rFonts w:ascii="ＭＳ 明朝" w:eastAsia="ＭＳ 明朝" w:hAnsi="ＭＳ 明朝"/>
                  </w:rPr>
                </w:rPrChange>
              </w:rPr>
            </w:pPr>
            <w:moveFrom w:id="5336" w:author="Masato YOSHIKAWA" w:date="2026-01-20T12:21:00Z" w16du:dateUtc="2026-01-20T03:21:00Z">
              <w:r w:rsidRPr="00B83013" w:rsidDel="005B6842">
                <w:rPr>
                  <w:rFonts w:ascii="Times New Roman" w:eastAsia="ＭＳ 明朝" w:hAnsi="Times New Roman" w:cs="Times New Roman"/>
                  <w:rPrChange w:id="5337" w:author="Masato YOSHIKAWA" w:date="2026-01-20T12:25:00Z" w16du:dateUtc="2026-01-20T03:25:00Z">
                    <w:rPr>
                      <w:rFonts w:ascii="ＭＳ 明朝" w:eastAsia="ＭＳ 明朝" w:hAnsi="ＭＳ 明朝"/>
                    </w:rPr>
                  </w:rPrChange>
                </w:rPr>
                <w:t>Minimization</w:t>
              </w:r>
            </w:moveFrom>
          </w:p>
        </w:tc>
        <w:tc>
          <w:tcPr>
            <w:tcW w:w="851" w:type="pct"/>
            <w:tcPrChange w:id="5338" w:author="Masato YOSHIKAWA" w:date="2026-01-20T12:20:00Z" w16du:dateUtc="2026-01-20T03:20:00Z">
              <w:tcPr>
                <w:tcW w:w="851" w:type="pct"/>
              </w:tcPr>
            </w:tcPrChange>
          </w:tcPr>
          <w:p w14:paraId="5B2FAFA1" w14:textId="3C1196A0" w:rsidR="002E4570" w:rsidRPr="00B83013" w:rsidDel="005B6842" w:rsidRDefault="002E4570" w:rsidP="00A018DB">
            <w:pPr>
              <w:pStyle w:val="af8"/>
              <w:rPr>
                <w:moveFrom w:id="5339" w:author="Masato YOSHIKAWA" w:date="2026-01-20T12:21:00Z" w16du:dateUtc="2026-01-20T03:21:00Z"/>
                <w:rFonts w:ascii="Times New Roman" w:eastAsia="ＭＳ 明朝" w:hAnsi="Times New Roman" w:cs="Times New Roman"/>
                <w:rPrChange w:id="5340" w:author="Masato YOSHIKAWA" w:date="2026-01-20T12:25:00Z" w16du:dateUtc="2026-01-20T03:25:00Z">
                  <w:rPr>
                    <w:moveFrom w:id="5341" w:author="Masato YOSHIKAWA" w:date="2026-01-20T12:21:00Z" w16du:dateUtc="2026-01-20T03:21:00Z"/>
                    <w:rFonts w:ascii="ＭＳ 明朝" w:eastAsia="ＭＳ 明朝" w:hAnsi="ＭＳ 明朝"/>
                  </w:rPr>
                </w:rPrChange>
              </w:rPr>
            </w:pPr>
            <w:moveFrom w:id="5342" w:author="Masato YOSHIKAWA" w:date="2026-01-20T12:21:00Z" w16du:dateUtc="2026-01-20T03:21:00Z">
              <w:r w:rsidRPr="00B83013" w:rsidDel="005B6842">
                <w:rPr>
                  <w:rFonts w:ascii="Times New Roman" w:eastAsia="ＭＳ 明朝" w:hAnsi="Times New Roman" w:cs="Times New Roman"/>
                  <w:rPrChange w:id="5343" w:author="Masato YOSHIKAWA" w:date="2026-01-20T12:25:00Z" w16du:dateUtc="2026-01-20T03:25:00Z">
                    <w:rPr>
                      <w:rFonts w:ascii="ＭＳ 明朝" w:eastAsia="ＭＳ 明朝" w:hAnsi="ＭＳ 明朝"/>
                    </w:rPr>
                  </w:rPrChange>
                </w:rPr>
                <w:t>Established equivalent</w:t>
              </w:r>
            </w:moveFrom>
          </w:p>
        </w:tc>
        <w:tc>
          <w:tcPr>
            <w:tcW w:w="831" w:type="pct"/>
            <w:tcPrChange w:id="5344" w:author="Masato YOSHIKAWA" w:date="2026-01-20T12:20:00Z" w16du:dateUtc="2026-01-20T03:20:00Z">
              <w:tcPr>
                <w:tcW w:w="831" w:type="pct"/>
              </w:tcPr>
            </w:tcPrChange>
          </w:tcPr>
          <w:p w14:paraId="4F7197AB" w14:textId="7DB0AB10" w:rsidR="002E4570" w:rsidRPr="00B83013" w:rsidDel="005B6842" w:rsidRDefault="002E4570" w:rsidP="00A018DB">
            <w:pPr>
              <w:pStyle w:val="af8"/>
              <w:rPr>
                <w:moveFrom w:id="5345" w:author="Masato YOSHIKAWA" w:date="2026-01-20T12:21:00Z" w16du:dateUtc="2026-01-20T03:21:00Z"/>
                <w:rFonts w:ascii="Times New Roman" w:eastAsia="ＭＳ 明朝" w:hAnsi="Times New Roman" w:cs="Times New Roman"/>
                <w:rPrChange w:id="5346" w:author="Masato YOSHIKAWA" w:date="2026-01-20T12:25:00Z" w16du:dateUtc="2026-01-20T03:25:00Z">
                  <w:rPr>
                    <w:moveFrom w:id="5347" w:author="Masato YOSHIKAWA" w:date="2026-01-20T12:21:00Z" w16du:dateUtc="2026-01-20T03:21:00Z"/>
                    <w:rFonts w:ascii="ＭＳ 明朝" w:eastAsia="ＭＳ 明朝" w:hAnsi="ＭＳ 明朝"/>
                  </w:rPr>
                </w:rPrChange>
              </w:rPr>
            </w:pPr>
            <w:moveFrom w:id="5348" w:author="Masato YOSHIKAWA" w:date="2026-01-20T12:21:00Z" w16du:dateUtc="2026-01-20T03:21:00Z">
              <w:r w:rsidRPr="00B83013" w:rsidDel="005B6842">
                <w:rPr>
                  <w:rFonts w:ascii="Times New Roman" w:eastAsia="ＭＳ 明朝" w:hAnsi="Times New Roman" w:cs="Times New Roman"/>
                  <w:rPrChange w:id="5349" w:author="Masato YOSHIKAWA" w:date="2026-01-20T12:25:00Z" w16du:dateUtc="2026-01-20T03:25:00Z">
                    <w:rPr>
                      <w:rFonts w:ascii="ＭＳ 明朝" w:eastAsia="ＭＳ 明朝" w:hAnsi="ＭＳ 明朝"/>
                    </w:rPr>
                  </w:rPrChange>
                </w:rPr>
                <w:t>Minimization</w:t>
              </w:r>
            </w:moveFrom>
          </w:p>
        </w:tc>
      </w:tr>
      <w:tr w:rsidR="002E4570" w:rsidRPr="00B83013" w:rsidDel="005B6842" w14:paraId="7E92705F" w14:textId="2192D62D" w:rsidTr="005B6842">
        <w:tc>
          <w:tcPr>
            <w:tcW w:w="583" w:type="pct"/>
            <w:tcPrChange w:id="5350" w:author="Masato YOSHIKAWA" w:date="2026-01-20T12:20:00Z" w16du:dateUtc="2026-01-20T03:20:00Z">
              <w:tcPr>
                <w:tcW w:w="582" w:type="pct"/>
              </w:tcPr>
            </w:tcPrChange>
          </w:tcPr>
          <w:p w14:paraId="12F49CBE" w14:textId="7B6AFC71" w:rsidR="002E4570" w:rsidRPr="00B83013" w:rsidDel="005B6842" w:rsidRDefault="002E4570" w:rsidP="00A018DB">
            <w:pPr>
              <w:pStyle w:val="af8"/>
              <w:rPr>
                <w:moveFrom w:id="5351" w:author="Masato YOSHIKAWA" w:date="2026-01-20T12:21:00Z" w16du:dateUtc="2026-01-20T03:21:00Z"/>
                <w:rFonts w:ascii="Times New Roman" w:eastAsia="ＭＳ 明朝" w:hAnsi="Times New Roman" w:cs="Times New Roman"/>
                <w:rPrChange w:id="5352" w:author="Masato YOSHIKAWA" w:date="2026-01-20T12:25:00Z" w16du:dateUtc="2026-01-20T03:25:00Z">
                  <w:rPr>
                    <w:moveFrom w:id="5353" w:author="Masato YOSHIKAWA" w:date="2026-01-20T12:21:00Z" w16du:dateUtc="2026-01-20T03:21:00Z"/>
                    <w:rFonts w:ascii="ＭＳ 明朝" w:eastAsia="ＭＳ 明朝" w:hAnsi="ＭＳ 明朝"/>
                  </w:rPr>
                </w:rPrChange>
              </w:rPr>
            </w:pPr>
            <w:moveFrom w:id="5354" w:author="Masato YOSHIKAWA" w:date="2026-01-20T12:21:00Z" w16du:dateUtc="2026-01-20T03:21:00Z">
              <w:r w:rsidRPr="00B83013" w:rsidDel="005B6842">
                <w:rPr>
                  <w:rFonts w:ascii="Times New Roman" w:eastAsia="ＭＳ 明朝" w:hAnsi="Times New Roman" w:cs="Times New Roman" w:hint="eastAsia"/>
                  <w:rPrChange w:id="5355" w:author="Masato YOSHIKAWA" w:date="2026-01-20T12:25:00Z" w16du:dateUtc="2026-01-20T03:25:00Z">
                    <w:rPr>
                      <w:rFonts w:ascii="ＭＳ 明朝" w:eastAsia="ＭＳ 明朝" w:hAnsi="ＭＳ 明朝" w:hint="eastAsia"/>
                    </w:rPr>
                  </w:rPrChange>
                </w:rPr>
                <w:t>雑司ヶ谷</w:t>
              </w:r>
            </w:moveFrom>
          </w:p>
        </w:tc>
        <w:tc>
          <w:tcPr>
            <w:tcW w:w="583" w:type="pct"/>
            <w:tcPrChange w:id="5356" w:author="Masato YOSHIKAWA" w:date="2026-01-20T12:20:00Z" w16du:dateUtc="2026-01-20T03:20:00Z">
              <w:tcPr>
                <w:tcW w:w="583" w:type="pct"/>
              </w:tcPr>
            </w:tcPrChange>
          </w:tcPr>
          <w:p w14:paraId="4D2DDA39" w14:textId="4B265942" w:rsidR="002E4570" w:rsidRPr="00B83013" w:rsidDel="005B6842" w:rsidRDefault="002E4570" w:rsidP="00A018DB">
            <w:pPr>
              <w:pStyle w:val="af8"/>
              <w:rPr>
                <w:moveFrom w:id="5357" w:author="Masato YOSHIKAWA" w:date="2026-01-20T12:21:00Z" w16du:dateUtc="2026-01-20T03:21:00Z"/>
                <w:rFonts w:ascii="Times New Roman" w:eastAsia="ＭＳ 明朝" w:hAnsi="Times New Roman" w:cs="Times New Roman"/>
                <w:rPrChange w:id="5358" w:author="Masato YOSHIKAWA" w:date="2026-01-20T12:25:00Z" w16du:dateUtc="2026-01-20T03:25:00Z">
                  <w:rPr>
                    <w:moveFrom w:id="5359" w:author="Masato YOSHIKAWA" w:date="2026-01-20T12:21:00Z" w16du:dateUtc="2026-01-20T03:21:00Z"/>
                    <w:rFonts w:ascii="ＭＳ 明朝" w:eastAsia="ＭＳ 明朝" w:hAnsi="ＭＳ 明朝"/>
                  </w:rPr>
                </w:rPrChange>
              </w:rPr>
            </w:pPr>
            <w:moveFrom w:id="5360" w:author="Masato YOSHIKAWA" w:date="2026-01-20T12:21:00Z" w16du:dateUtc="2026-01-20T03:21:00Z">
              <w:r w:rsidRPr="00B83013" w:rsidDel="005B6842">
                <w:rPr>
                  <w:rFonts w:ascii="Times New Roman" w:eastAsia="ＭＳ 明朝" w:hAnsi="Times New Roman" w:cs="Times New Roman"/>
                  <w:rPrChange w:id="5361" w:author="Masato YOSHIKAWA" w:date="2026-01-20T12:25:00Z" w16du:dateUtc="2026-01-20T03:25:00Z">
                    <w:rPr>
                      <w:rFonts w:ascii="ＭＳ 明朝" w:eastAsia="ＭＳ 明朝" w:hAnsi="ＭＳ 明朝"/>
                    </w:rPr>
                  </w:rPrChange>
                </w:rPr>
                <w:t>Zoshigaya</w:t>
              </w:r>
            </w:moveFrom>
          </w:p>
        </w:tc>
        <w:tc>
          <w:tcPr>
            <w:tcW w:w="629" w:type="pct"/>
            <w:tcPrChange w:id="5362" w:author="Masato YOSHIKAWA" w:date="2026-01-20T12:20:00Z" w16du:dateUtc="2026-01-20T03:20:00Z">
              <w:tcPr>
                <w:tcW w:w="629" w:type="pct"/>
              </w:tcPr>
            </w:tcPrChange>
          </w:tcPr>
          <w:p w14:paraId="73199532" w14:textId="0D41AB97" w:rsidR="002E4570" w:rsidRPr="00B83013" w:rsidDel="005B6842" w:rsidRDefault="002E4570" w:rsidP="00A018DB">
            <w:pPr>
              <w:pStyle w:val="af8"/>
              <w:rPr>
                <w:moveFrom w:id="5363" w:author="Masato YOSHIKAWA" w:date="2026-01-20T12:21:00Z" w16du:dateUtc="2026-01-20T03:21:00Z"/>
                <w:rFonts w:ascii="Times New Roman" w:eastAsia="ＭＳ 明朝" w:hAnsi="Times New Roman" w:cs="Times New Roman"/>
                <w:rPrChange w:id="5364" w:author="Masato YOSHIKAWA" w:date="2026-01-20T12:25:00Z" w16du:dateUtc="2026-01-20T03:25:00Z">
                  <w:rPr>
                    <w:moveFrom w:id="5365" w:author="Masato YOSHIKAWA" w:date="2026-01-20T12:21:00Z" w16du:dateUtc="2026-01-20T03:21:00Z"/>
                    <w:rFonts w:ascii="ＭＳ 明朝" w:eastAsia="ＭＳ 明朝" w:hAnsi="ＭＳ 明朝"/>
                  </w:rPr>
                </w:rPrChange>
              </w:rPr>
            </w:pPr>
            <w:moveFrom w:id="5366" w:author="Masato YOSHIKAWA" w:date="2026-01-20T12:21:00Z" w16du:dateUtc="2026-01-20T03:21:00Z">
              <w:r w:rsidRPr="00B83013" w:rsidDel="005B6842">
                <w:rPr>
                  <w:rFonts w:ascii="Times New Roman" w:eastAsia="ＭＳ 明朝" w:hAnsi="Times New Roman" w:cs="Times New Roman"/>
                  <w:rPrChange w:id="5367" w:author="Masato YOSHIKAWA" w:date="2026-01-20T12:25:00Z" w16du:dateUtc="2026-01-20T03:25:00Z">
                    <w:rPr>
                      <w:rFonts w:ascii="ＭＳ 明朝" w:eastAsia="ＭＳ 明朝" w:hAnsi="ＭＳ 明朝"/>
                    </w:rPr>
                  </w:rPrChange>
                </w:rPr>
                <w:t>Zoshigaya</w:t>
              </w:r>
            </w:moveFrom>
          </w:p>
        </w:tc>
        <w:tc>
          <w:tcPr>
            <w:tcW w:w="779" w:type="pct"/>
            <w:tcPrChange w:id="5368" w:author="Masato YOSHIKAWA" w:date="2026-01-20T12:20:00Z" w16du:dateUtc="2026-01-20T03:20:00Z">
              <w:tcPr>
                <w:tcW w:w="779" w:type="pct"/>
              </w:tcPr>
            </w:tcPrChange>
          </w:tcPr>
          <w:p w14:paraId="377D8CDC" w14:textId="2CB14703" w:rsidR="002E4570" w:rsidRPr="00B83013" w:rsidDel="005B6842" w:rsidRDefault="002E4570" w:rsidP="00A018DB">
            <w:pPr>
              <w:pStyle w:val="af8"/>
              <w:rPr>
                <w:moveFrom w:id="5369" w:author="Masato YOSHIKAWA" w:date="2026-01-20T12:21:00Z" w16du:dateUtc="2026-01-20T03:21:00Z"/>
                <w:rFonts w:ascii="Times New Roman" w:eastAsia="ＭＳ 明朝" w:hAnsi="Times New Roman" w:cs="Times New Roman"/>
                <w:rPrChange w:id="5370" w:author="Masato YOSHIKAWA" w:date="2026-01-20T12:25:00Z" w16du:dateUtc="2026-01-20T03:25:00Z">
                  <w:rPr>
                    <w:moveFrom w:id="5371" w:author="Masato YOSHIKAWA" w:date="2026-01-20T12:21:00Z" w16du:dateUtc="2026-01-20T03:21:00Z"/>
                    <w:rFonts w:ascii="ＭＳ 明朝" w:eastAsia="ＭＳ 明朝" w:hAnsi="ＭＳ 明朝"/>
                  </w:rPr>
                </w:rPrChange>
              </w:rPr>
            </w:pPr>
            <w:moveFrom w:id="5372" w:author="Masato YOSHIKAWA" w:date="2026-01-20T12:21:00Z" w16du:dateUtc="2026-01-20T03:21:00Z">
              <w:r w:rsidRPr="00B83013" w:rsidDel="005B6842">
                <w:rPr>
                  <w:rFonts w:ascii="Times New Roman" w:eastAsia="ＭＳ 明朝" w:hAnsi="Times New Roman" w:cs="Times New Roman"/>
                  <w:rPrChange w:id="5373" w:author="Masato YOSHIKAWA" w:date="2026-01-20T12:25:00Z" w16du:dateUtc="2026-01-20T03:25:00Z">
                    <w:rPr>
                      <w:rFonts w:ascii="ＭＳ 明朝" w:eastAsia="ＭＳ 明朝" w:hAnsi="ＭＳ 明朝"/>
                    </w:rPr>
                  </w:rPrChange>
                </w:rPr>
                <w:t>Borrowing</w:t>
              </w:r>
            </w:moveFrom>
          </w:p>
        </w:tc>
        <w:tc>
          <w:tcPr>
            <w:tcW w:w="744" w:type="pct"/>
            <w:tcPrChange w:id="5374" w:author="Masato YOSHIKAWA" w:date="2026-01-20T12:20:00Z" w16du:dateUtc="2026-01-20T03:20:00Z">
              <w:tcPr>
                <w:tcW w:w="744" w:type="pct"/>
              </w:tcPr>
            </w:tcPrChange>
          </w:tcPr>
          <w:p w14:paraId="6691AAC3" w14:textId="56FA98E3" w:rsidR="002E4570" w:rsidRPr="00B83013" w:rsidDel="005B6842" w:rsidRDefault="002E4570" w:rsidP="00A018DB">
            <w:pPr>
              <w:pStyle w:val="af8"/>
              <w:rPr>
                <w:moveFrom w:id="5375" w:author="Masato YOSHIKAWA" w:date="2026-01-20T12:21:00Z" w16du:dateUtc="2026-01-20T03:21:00Z"/>
                <w:rFonts w:ascii="Times New Roman" w:eastAsia="ＭＳ 明朝" w:hAnsi="Times New Roman" w:cs="Times New Roman"/>
                <w:rPrChange w:id="5376" w:author="Masato YOSHIKAWA" w:date="2026-01-20T12:25:00Z" w16du:dateUtc="2026-01-20T03:25:00Z">
                  <w:rPr>
                    <w:moveFrom w:id="5377" w:author="Masato YOSHIKAWA" w:date="2026-01-20T12:21:00Z" w16du:dateUtc="2026-01-20T03:21:00Z"/>
                    <w:rFonts w:ascii="ＭＳ 明朝" w:eastAsia="ＭＳ 明朝" w:hAnsi="ＭＳ 明朝"/>
                  </w:rPr>
                </w:rPrChange>
              </w:rPr>
            </w:pPr>
            <w:moveFrom w:id="5378" w:author="Masato YOSHIKAWA" w:date="2026-01-20T12:21:00Z" w16du:dateUtc="2026-01-20T03:21:00Z">
              <w:r w:rsidRPr="00B83013" w:rsidDel="005B6842">
                <w:rPr>
                  <w:rFonts w:ascii="Times New Roman" w:eastAsia="ＭＳ 明朝" w:hAnsi="Times New Roman" w:cs="Times New Roman"/>
                  <w:rPrChange w:id="5379" w:author="Masato YOSHIKAWA" w:date="2026-01-20T12:25:00Z" w16du:dateUtc="2026-01-20T03:25:00Z">
                    <w:rPr>
                      <w:rFonts w:ascii="ＭＳ 明朝" w:eastAsia="ＭＳ 明朝" w:hAnsi="ＭＳ 明朝"/>
                    </w:rPr>
                  </w:rPrChange>
                </w:rPr>
                <w:t>Acceptance</w:t>
              </w:r>
            </w:moveFrom>
          </w:p>
        </w:tc>
        <w:tc>
          <w:tcPr>
            <w:tcW w:w="851" w:type="pct"/>
            <w:tcPrChange w:id="5380" w:author="Masato YOSHIKAWA" w:date="2026-01-20T12:20:00Z" w16du:dateUtc="2026-01-20T03:20:00Z">
              <w:tcPr>
                <w:tcW w:w="851" w:type="pct"/>
              </w:tcPr>
            </w:tcPrChange>
          </w:tcPr>
          <w:p w14:paraId="7D50E8AE" w14:textId="2531DE54" w:rsidR="002E4570" w:rsidRPr="00B83013" w:rsidDel="005B6842" w:rsidRDefault="002E4570" w:rsidP="00A018DB">
            <w:pPr>
              <w:pStyle w:val="af8"/>
              <w:rPr>
                <w:moveFrom w:id="5381" w:author="Masato YOSHIKAWA" w:date="2026-01-20T12:21:00Z" w16du:dateUtc="2026-01-20T03:21:00Z"/>
                <w:rFonts w:ascii="Times New Roman" w:eastAsia="ＭＳ 明朝" w:hAnsi="Times New Roman" w:cs="Times New Roman"/>
                <w:rPrChange w:id="5382" w:author="Masato YOSHIKAWA" w:date="2026-01-20T12:25:00Z" w16du:dateUtc="2026-01-20T03:25:00Z">
                  <w:rPr>
                    <w:moveFrom w:id="5383" w:author="Masato YOSHIKAWA" w:date="2026-01-20T12:21:00Z" w16du:dateUtc="2026-01-20T03:21:00Z"/>
                    <w:rFonts w:ascii="ＭＳ 明朝" w:eastAsia="ＭＳ 明朝" w:hAnsi="ＭＳ 明朝"/>
                  </w:rPr>
                </w:rPrChange>
              </w:rPr>
            </w:pPr>
            <w:moveFrom w:id="5384" w:author="Masato YOSHIKAWA" w:date="2026-01-20T12:21:00Z" w16du:dateUtc="2026-01-20T03:21:00Z">
              <w:r w:rsidRPr="00B83013" w:rsidDel="005B6842">
                <w:rPr>
                  <w:rFonts w:ascii="Times New Roman" w:eastAsia="ＭＳ 明朝" w:hAnsi="Times New Roman" w:cs="Times New Roman"/>
                  <w:rPrChange w:id="5385" w:author="Masato YOSHIKAWA" w:date="2026-01-20T12:25:00Z" w16du:dateUtc="2026-01-20T03:25:00Z">
                    <w:rPr>
                      <w:rFonts w:ascii="ＭＳ 明朝" w:eastAsia="ＭＳ 明朝" w:hAnsi="ＭＳ 明朝"/>
                    </w:rPr>
                  </w:rPrChange>
                </w:rPr>
                <w:t>Borrowing</w:t>
              </w:r>
            </w:moveFrom>
          </w:p>
        </w:tc>
        <w:tc>
          <w:tcPr>
            <w:tcW w:w="831" w:type="pct"/>
            <w:tcPrChange w:id="5386" w:author="Masato YOSHIKAWA" w:date="2026-01-20T12:20:00Z" w16du:dateUtc="2026-01-20T03:20:00Z">
              <w:tcPr>
                <w:tcW w:w="831" w:type="pct"/>
              </w:tcPr>
            </w:tcPrChange>
          </w:tcPr>
          <w:p w14:paraId="23FB665B" w14:textId="5EACADC2" w:rsidR="002E4570" w:rsidRPr="00B83013" w:rsidDel="005B6842" w:rsidRDefault="002E4570" w:rsidP="00A018DB">
            <w:pPr>
              <w:pStyle w:val="af8"/>
              <w:rPr>
                <w:moveFrom w:id="5387" w:author="Masato YOSHIKAWA" w:date="2026-01-20T12:21:00Z" w16du:dateUtc="2026-01-20T03:21:00Z"/>
                <w:rFonts w:ascii="Times New Roman" w:eastAsia="ＭＳ 明朝" w:hAnsi="Times New Roman" w:cs="Times New Roman"/>
                <w:rPrChange w:id="5388" w:author="Masato YOSHIKAWA" w:date="2026-01-20T12:25:00Z" w16du:dateUtc="2026-01-20T03:25:00Z">
                  <w:rPr>
                    <w:moveFrom w:id="5389" w:author="Masato YOSHIKAWA" w:date="2026-01-20T12:21:00Z" w16du:dateUtc="2026-01-20T03:21:00Z"/>
                    <w:rFonts w:ascii="ＭＳ 明朝" w:eastAsia="ＭＳ 明朝" w:hAnsi="ＭＳ 明朝"/>
                  </w:rPr>
                </w:rPrChange>
              </w:rPr>
            </w:pPr>
            <w:moveFrom w:id="5390" w:author="Masato YOSHIKAWA" w:date="2026-01-20T12:21:00Z" w16du:dateUtc="2026-01-20T03:21:00Z">
              <w:r w:rsidRPr="00B83013" w:rsidDel="005B6842">
                <w:rPr>
                  <w:rFonts w:ascii="Times New Roman" w:eastAsia="ＭＳ 明朝" w:hAnsi="Times New Roman" w:cs="Times New Roman"/>
                  <w:rPrChange w:id="5391" w:author="Masato YOSHIKAWA" w:date="2026-01-20T12:25:00Z" w16du:dateUtc="2026-01-20T03:25:00Z">
                    <w:rPr>
                      <w:rFonts w:ascii="ＭＳ 明朝" w:eastAsia="ＭＳ 明朝" w:hAnsi="ＭＳ 明朝"/>
                    </w:rPr>
                  </w:rPrChange>
                </w:rPr>
                <w:t>Acceptance</w:t>
              </w:r>
            </w:moveFrom>
          </w:p>
        </w:tc>
      </w:tr>
      <w:tr w:rsidR="002E4570" w:rsidRPr="00B83013" w:rsidDel="005B6842" w14:paraId="2432BAD9" w14:textId="2E8AD2E7" w:rsidTr="005B6842">
        <w:tc>
          <w:tcPr>
            <w:tcW w:w="583" w:type="pct"/>
            <w:tcPrChange w:id="5392" w:author="Masato YOSHIKAWA" w:date="2026-01-20T12:20:00Z" w16du:dateUtc="2026-01-20T03:20:00Z">
              <w:tcPr>
                <w:tcW w:w="582" w:type="pct"/>
              </w:tcPr>
            </w:tcPrChange>
          </w:tcPr>
          <w:p w14:paraId="52EDD902" w14:textId="461057DF" w:rsidR="002E4570" w:rsidRPr="00B83013" w:rsidDel="005B6842" w:rsidRDefault="002E4570" w:rsidP="00A018DB">
            <w:pPr>
              <w:pStyle w:val="af8"/>
              <w:rPr>
                <w:moveFrom w:id="5393" w:author="Masato YOSHIKAWA" w:date="2026-01-20T12:21:00Z" w16du:dateUtc="2026-01-20T03:21:00Z"/>
                <w:rFonts w:ascii="Times New Roman" w:eastAsia="ＭＳ 明朝" w:hAnsi="Times New Roman" w:cs="Times New Roman"/>
                <w:rPrChange w:id="5394" w:author="Masato YOSHIKAWA" w:date="2026-01-20T12:25:00Z" w16du:dateUtc="2026-01-20T03:25:00Z">
                  <w:rPr>
                    <w:moveFrom w:id="5395" w:author="Masato YOSHIKAWA" w:date="2026-01-20T12:21:00Z" w16du:dateUtc="2026-01-20T03:21:00Z"/>
                    <w:rFonts w:ascii="ＭＳ 明朝" w:eastAsia="ＭＳ 明朝" w:hAnsi="ＭＳ 明朝"/>
                  </w:rPr>
                </w:rPrChange>
              </w:rPr>
            </w:pPr>
            <w:moveFrom w:id="5396" w:author="Masato YOSHIKAWA" w:date="2026-01-20T12:21:00Z" w16du:dateUtc="2026-01-20T03:21:00Z">
              <w:r w:rsidRPr="00B83013" w:rsidDel="005B6842">
                <w:rPr>
                  <w:rFonts w:ascii="Times New Roman" w:eastAsia="ＭＳ 明朝" w:hAnsi="Times New Roman" w:cs="Times New Roman" w:hint="eastAsia"/>
                  <w:rPrChange w:id="5397" w:author="Masato YOSHIKAWA" w:date="2026-01-20T12:25:00Z" w16du:dateUtc="2026-01-20T03:25:00Z">
                    <w:rPr>
                      <w:rFonts w:ascii="ＭＳ 明朝" w:eastAsia="ＭＳ 明朝" w:hAnsi="ＭＳ 明朝" w:hint="eastAsia"/>
                    </w:rPr>
                  </w:rPrChange>
                </w:rPr>
                <w:t>お気の毒</w:t>
              </w:r>
            </w:moveFrom>
          </w:p>
        </w:tc>
        <w:tc>
          <w:tcPr>
            <w:tcW w:w="583" w:type="pct"/>
            <w:tcPrChange w:id="5398" w:author="Masato YOSHIKAWA" w:date="2026-01-20T12:20:00Z" w16du:dateUtc="2026-01-20T03:20:00Z">
              <w:tcPr>
                <w:tcW w:w="583" w:type="pct"/>
              </w:tcPr>
            </w:tcPrChange>
          </w:tcPr>
          <w:p w14:paraId="09AAFC2B" w14:textId="548846DA" w:rsidR="002E4570" w:rsidRPr="00B83013" w:rsidDel="005B6842" w:rsidRDefault="002E4570" w:rsidP="00A018DB">
            <w:pPr>
              <w:pStyle w:val="af8"/>
              <w:rPr>
                <w:moveFrom w:id="5399" w:author="Masato YOSHIKAWA" w:date="2026-01-20T12:21:00Z" w16du:dateUtc="2026-01-20T03:21:00Z"/>
                <w:rFonts w:ascii="Times New Roman" w:eastAsia="ＭＳ 明朝" w:hAnsi="Times New Roman" w:cs="Times New Roman"/>
                <w:rPrChange w:id="5400" w:author="Masato YOSHIKAWA" w:date="2026-01-20T12:25:00Z" w16du:dateUtc="2026-01-20T03:25:00Z">
                  <w:rPr>
                    <w:moveFrom w:id="5401" w:author="Masato YOSHIKAWA" w:date="2026-01-20T12:21:00Z" w16du:dateUtc="2026-01-20T03:21:00Z"/>
                    <w:rFonts w:ascii="ＭＳ 明朝" w:eastAsia="ＭＳ 明朝" w:hAnsi="ＭＳ 明朝"/>
                  </w:rPr>
                </w:rPrChange>
              </w:rPr>
            </w:pPr>
            <w:moveFrom w:id="5402" w:author="Masato YOSHIKAWA" w:date="2026-01-20T12:21:00Z" w16du:dateUtc="2026-01-20T03:21:00Z">
              <w:r w:rsidRPr="00B83013" w:rsidDel="005B6842">
                <w:rPr>
                  <w:rFonts w:ascii="Times New Roman" w:eastAsia="ＭＳ 明朝" w:hAnsi="Times New Roman" w:cs="Times New Roman"/>
                  <w:rPrChange w:id="5403" w:author="Masato YOSHIKAWA" w:date="2026-01-20T12:25:00Z" w16du:dateUtc="2026-01-20T03:25:00Z">
                    <w:rPr>
                      <w:rFonts w:ascii="ＭＳ 明朝" w:eastAsia="ＭＳ 明朝" w:hAnsi="ＭＳ 明朝"/>
                    </w:rPr>
                  </w:rPrChange>
                </w:rPr>
                <w:t>sorry for you</w:t>
              </w:r>
            </w:moveFrom>
          </w:p>
        </w:tc>
        <w:tc>
          <w:tcPr>
            <w:tcW w:w="629" w:type="pct"/>
            <w:tcPrChange w:id="5404" w:author="Masato YOSHIKAWA" w:date="2026-01-20T12:20:00Z" w16du:dateUtc="2026-01-20T03:20:00Z">
              <w:tcPr>
                <w:tcW w:w="629" w:type="pct"/>
              </w:tcPr>
            </w:tcPrChange>
          </w:tcPr>
          <w:p w14:paraId="7F98BA4F" w14:textId="6FCBFFE8" w:rsidR="002E4570" w:rsidRPr="00B83013" w:rsidDel="005B6842" w:rsidRDefault="002E4570" w:rsidP="00A018DB">
            <w:pPr>
              <w:pStyle w:val="af8"/>
              <w:rPr>
                <w:moveFrom w:id="5405" w:author="Masato YOSHIKAWA" w:date="2026-01-20T12:21:00Z" w16du:dateUtc="2026-01-20T03:21:00Z"/>
                <w:rFonts w:ascii="Times New Roman" w:eastAsia="ＭＳ 明朝" w:hAnsi="Times New Roman" w:cs="Times New Roman"/>
                <w:rPrChange w:id="5406" w:author="Masato YOSHIKAWA" w:date="2026-01-20T12:25:00Z" w16du:dateUtc="2026-01-20T03:25:00Z">
                  <w:rPr>
                    <w:moveFrom w:id="5407" w:author="Masato YOSHIKAWA" w:date="2026-01-20T12:21:00Z" w16du:dateUtc="2026-01-20T03:21:00Z"/>
                    <w:rFonts w:ascii="ＭＳ 明朝" w:eastAsia="ＭＳ 明朝" w:hAnsi="ＭＳ 明朝"/>
                  </w:rPr>
                </w:rPrChange>
              </w:rPr>
            </w:pPr>
            <w:moveFrom w:id="5408" w:author="Masato YOSHIKAWA" w:date="2026-01-20T12:21:00Z" w16du:dateUtc="2026-01-20T03:21:00Z">
              <w:r w:rsidRPr="00B83013" w:rsidDel="005B6842">
                <w:rPr>
                  <w:rFonts w:ascii="Times New Roman" w:eastAsia="ＭＳ 明朝" w:hAnsi="Times New Roman" w:cs="Times New Roman"/>
                  <w:rPrChange w:id="5409" w:author="Masato YOSHIKAWA" w:date="2026-01-20T12:25:00Z" w16du:dateUtc="2026-01-20T03:25:00Z">
                    <w:rPr>
                      <w:rFonts w:ascii="ＭＳ 明朝" w:eastAsia="ＭＳ 明朝" w:hAnsi="ＭＳ 明朝"/>
                    </w:rPr>
                  </w:rPrChange>
                </w:rPr>
                <w:t>sorry for you</w:t>
              </w:r>
            </w:moveFrom>
          </w:p>
        </w:tc>
        <w:tc>
          <w:tcPr>
            <w:tcW w:w="779" w:type="pct"/>
            <w:tcPrChange w:id="5410" w:author="Masato YOSHIKAWA" w:date="2026-01-20T12:20:00Z" w16du:dateUtc="2026-01-20T03:20:00Z">
              <w:tcPr>
                <w:tcW w:w="779" w:type="pct"/>
              </w:tcPr>
            </w:tcPrChange>
          </w:tcPr>
          <w:p w14:paraId="21306DD9" w14:textId="33A42CF4" w:rsidR="002E4570" w:rsidRPr="00B83013" w:rsidDel="005B6842" w:rsidRDefault="002E4570" w:rsidP="00A018DB">
            <w:pPr>
              <w:pStyle w:val="af8"/>
              <w:rPr>
                <w:moveFrom w:id="5411" w:author="Masato YOSHIKAWA" w:date="2026-01-20T12:21:00Z" w16du:dateUtc="2026-01-20T03:21:00Z"/>
                <w:rFonts w:ascii="Times New Roman" w:eastAsia="ＭＳ 明朝" w:hAnsi="Times New Roman" w:cs="Times New Roman"/>
                <w:rPrChange w:id="5412" w:author="Masato YOSHIKAWA" w:date="2026-01-20T12:25:00Z" w16du:dateUtc="2026-01-20T03:25:00Z">
                  <w:rPr>
                    <w:moveFrom w:id="5413" w:author="Masato YOSHIKAWA" w:date="2026-01-20T12:21:00Z" w16du:dateUtc="2026-01-20T03:21:00Z"/>
                    <w:rFonts w:ascii="ＭＳ 明朝" w:eastAsia="ＭＳ 明朝" w:hAnsi="ＭＳ 明朝"/>
                  </w:rPr>
                </w:rPrChange>
              </w:rPr>
            </w:pPr>
            <w:moveFrom w:id="5414" w:author="Masato YOSHIKAWA" w:date="2026-01-20T12:21:00Z" w16du:dateUtc="2026-01-20T03:21:00Z">
              <w:r w:rsidRPr="00B83013" w:rsidDel="005B6842">
                <w:rPr>
                  <w:rFonts w:ascii="Times New Roman" w:eastAsia="ＭＳ 明朝" w:hAnsi="Times New Roman" w:cs="Times New Roman"/>
                  <w:rPrChange w:id="5415" w:author="Masato YOSHIKAWA" w:date="2026-01-20T12:25:00Z" w16du:dateUtc="2026-01-20T03:25:00Z">
                    <w:rPr>
                      <w:rFonts w:ascii="ＭＳ 明朝" w:eastAsia="ＭＳ 明朝" w:hAnsi="ＭＳ 明朝"/>
                    </w:rPr>
                  </w:rPrChange>
                </w:rPr>
                <w:t>Established equivalent</w:t>
              </w:r>
            </w:moveFrom>
          </w:p>
        </w:tc>
        <w:tc>
          <w:tcPr>
            <w:tcW w:w="744" w:type="pct"/>
            <w:tcPrChange w:id="5416" w:author="Masato YOSHIKAWA" w:date="2026-01-20T12:20:00Z" w16du:dateUtc="2026-01-20T03:20:00Z">
              <w:tcPr>
                <w:tcW w:w="744" w:type="pct"/>
              </w:tcPr>
            </w:tcPrChange>
          </w:tcPr>
          <w:p w14:paraId="59F2EF21" w14:textId="64A1CEB7" w:rsidR="002E4570" w:rsidRPr="00B83013" w:rsidDel="005B6842" w:rsidRDefault="002E4570" w:rsidP="00A018DB">
            <w:pPr>
              <w:pStyle w:val="af8"/>
              <w:rPr>
                <w:moveFrom w:id="5417" w:author="Masato YOSHIKAWA" w:date="2026-01-20T12:21:00Z" w16du:dateUtc="2026-01-20T03:21:00Z"/>
                <w:rFonts w:ascii="Times New Roman" w:eastAsia="ＭＳ 明朝" w:hAnsi="Times New Roman" w:cs="Times New Roman"/>
                <w:rPrChange w:id="5418" w:author="Masato YOSHIKAWA" w:date="2026-01-20T12:25:00Z" w16du:dateUtc="2026-01-20T03:25:00Z">
                  <w:rPr>
                    <w:moveFrom w:id="5419" w:author="Masato YOSHIKAWA" w:date="2026-01-20T12:21:00Z" w16du:dateUtc="2026-01-20T03:21:00Z"/>
                    <w:rFonts w:ascii="ＭＳ 明朝" w:eastAsia="ＭＳ 明朝" w:hAnsi="ＭＳ 明朝"/>
                  </w:rPr>
                </w:rPrChange>
              </w:rPr>
            </w:pPr>
            <w:moveFrom w:id="5420" w:author="Masato YOSHIKAWA" w:date="2026-01-20T12:21:00Z" w16du:dateUtc="2026-01-20T03:21:00Z">
              <w:r w:rsidRPr="00B83013" w:rsidDel="005B6842">
                <w:rPr>
                  <w:rFonts w:ascii="Times New Roman" w:eastAsia="ＭＳ 明朝" w:hAnsi="Times New Roman" w:cs="Times New Roman"/>
                  <w:rPrChange w:id="5421" w:author="Masato YOSHIKAWA" w:date="2026-01-20T12:25:00Z" w16du:dateUtc="2026-01-20T03:25:00Z">
                    <w:rPr>
                      <w:rFonts w:ascii="ＭＳ 明朝" w:eastAsia="ＭＳ 明朝" w:hAnsi="ＭＳ 明朝"/>
                    </w:rPr>
                  </w:rPrChange>
                </w:rPr>
                <w:t>Minimization</w:t>
              </w:r>
            </w:moveFrom>
          </w:p>
        </w:tc>
        <w:tc>
          <w:tcPr>
            <w:tcW w:w="851" w:type="pct"/>
            <w:tcPrChange w:id="5422" w:author="Masato YOSHIKAWA" w:date="2026-01-20T12:20:00Z" w16du:dateUtc="2026-01-20T03:20:00Z">
              <w:tcPr>
                <w:tcW w:w="851" w:type="pct"/>
              </w:tcPr>
            </w:tcPrChange>
          </w:tcPr>
          <w:p w14:paraId="57CCA1E6" w14:textId="21D132D4" w:rsidR="002E4570" w:rsidRPr="00B83013" w:rsidDel="005B6842" w:rsidRDefault="002E4570" w:rsidP="00A018DB">
            <w:pPr>
              <w:pStyle w:val="af8"/>
              <w:rPr>
                <w:moveFrom w:id="5423" w:author="Masato YOSHIKAWA" w:date="2026-01-20T12:21:00Z" w16du:dateUtc="2026-01-20T03:21:00Z"/>
                <w:rFonts w:ascii="Times New Roman" w:eastAsia="ＭＳ 明朝" w:hAnsi="Times New Roman" w:cs="Times New Roman"/>
                <w:rPrChange w:id="5424" w:author="Masato YOSHIKAWA" w:date="2026-01-20T12:25:00Z" w16du:dateUtc="2026-01-20T03:25:00Z">
                  <w:rPr>
                    <w:moveFrom w:id="5425" w:author="Masato YOSHIKAWA" w:date="2026-01-20T12:21:00Z" w16du:dateUtc="2026-01-20T03:21:00Z"/>
                    <w:rFonts w:ascii="ＭＳ 明朝" w:eastAsia="ＭＳ 明朝" w:hAnsi="ＭＳ 明朝"/>
                  </w:rPr>
                </w:rPrChange>
              </w:rPr>
            </w:pPr>
            <w:moveFrom w:id="5426" w:author="Masato YOSHIKAWA" w:date="2026-01-20T12:21:00Z" w16du:dateUtc="2026-01-20T03:21:00Z">
              <w:r w:rsidRPr="00B83013" w:rsidDel="005B6842">
                <w:rPr>
                  <w:rFonts w:ascii="Times New Roman" w:eastAsia="ＭＳ 明朝" w:hAnsi="Times New Roman" w:cs="Times New Roman"/>
                  <w:rPrChange w:id="5427" w:author="Masato YOSHIKAWA" w:date="2026-01-20T12:25:00Z" w16du:dateUtc="2026-01-20T03:25:00Z">
                    <w:rPr>
                      <w:rFonts w:ascii="ＭＳ 明朝" w:eastAsia="ＭＳ 明朝" w:hAnsi="ＭＳ 明朝"/>
                    </w:rPr>
                  </w:rPrChange>
                </w:rPr>
                <w:t>Established equivalent</w:t>
              </w:r>
            </w:moveFrom>
          </w:p>
        </w:tc>
        <w:tc>
          <w:tcPr>
            <w:tcW w:w="831" w:type="pct"/>
            <w:tcPrChange w:id="5428" w:author="Masato YOSHIKAWA" w:date="2026-01-20T12:20:00Z" w16du:dateUtc="2026-01-20T03:20:00Z">
              <w:tcPr>
                <w:tcW w:w="831" w:type="pct"/>
              </w:tcPr>
            </w:tcPrChange>
          </w:tcPr>
          <w:p w14:paraId="606BD762" w14:textId="62CB5BBA" w:rsidR="002E4570" w:rsidRPr="00B83013" w:rsidDel="005B6842" w:rsidRDefault="002E4570" w:rsidP="00A018DB">
            <w:pPr>
              <w:pStyle w:val="af8"/>
              <w:rPr>
                <w:moveFrom w:id="5429" w:author="Masato YOSHIKAWA" w:date="2026-01-20T12:21:00Z" w16du:dateUtc="2026-01-20T03:21:00Z"/>
                <w:rFonts w:ascii="Times New Roman" w:eastAsia="ＭＳ 明朝" w:hAnsi="Times New Roman" w:cs="Times New Roman"/>
                <w:rPrChange w:id="5430" w:author="Masato YOSHIKAWA" w:date="2026-01-20T12:25:00Z" w16du:dateUtc="2026-01-20T03:25:00Z">
                  <w:rPr>
                    <w:moveFrom w:id="5431" w:author="Masato YOSHIKAWA" w:date="2026-01-20T12:21:00Z" w16du:dateUtc="2026-01-20T03:21:00Z"/>
                    <w:rFonts w:ascii="ＭＳ 明朝" w:eastAsia="ＭＳ 明朝" w:hAnsi="ＭＳ 明朝"/>
                  </w:rPr>
                </w:rPrChange>
              </w:rPr>
            </w:pPr>
            <w:moveFrom w:id="5432" w:author="Masato YOSHIKAWA" w:date="2026-01-20T12:21:00Z" w16du:dateUtc="2026-01-20T03:21:00Z">
              <w:r w:rsidRPr="00B83013" w:rsidDel="005B6842">
                <w:rPr>
                  <w:rFonts w:ascii="Times New Roman" w:eastAsia="ＭＳ 明朝" w:hAnsi="Times New Roman" w:cs="Times New Roman"/>
                  <w:rPrChange w:id="5433" w:author="Masato YOSHIKAWA" w:date="2026-01-20T12:25:00Z" w16du:dateUtc="2026-01-20T03:25:00Z">
                    <w:rPr>
                      <w:rFonts w:ascii="ＭＳ 明朝" w:eastAsia="ＭＳ 明朝" w:hAnsi="ＭＳ 明朝"/>
                    </w:rPr>
                  </w:rPrChange>
                </w:rPr>
                <w:t>Minimization</w:t>
              </w:r>
            </w:moveFrom>
          </w:p>
        </w:tc>
      </w:tr>
      <w:tr w:rsidR="002E4570" w:rsidRPr="00B83013" w:rsidDel="005B6842" w14:paraId="3B6CED0B" w14:textId="5A034996" w:rsidTr="005B6842">
        <w:tc>
          <w:tcPr>
            <w:tcW w:w="583" w:type="pct"/>
            <w:tcPrChange w:id="5434" w:author="Masato YOSHIKAWA" w:date="2026-01-20T12:20:00Z" w16du:dateUtc="2026-01-20T03:20:00Z">
              <w:tcPr>
                <w:tcW w:w="582" w:type="pct"/>
              </w:tcPr>
            </w:tcPrChange>
          </w:tcPr>
          <w:p w14:paraId="4936CE0E" w14:textId="389A5502" w:rsidR="002E4570" w:rsidRPr="00B83013" w:rsidDel="005B6842" w:rsidRDefault="002E4570" w:rsidP="00A018DB">
            <w:pPr>
              <w:pStyle w:val="af8"/>
              <w:rPr>
                <w:moveFrom w:id="5435" w:author="Masato YOSHIKAWA" w:date="2026-01-20T12:21:00Z" w16du:dateUtc="2026-01-20T03:21:00Z"/>
                <w:rFonts w:ascii="Times New Roman" w:eastAsia="ＭＳ 明朝" w:hAnsi="Times New Roman" w:cs="Times New Roman"/>
                <w:rPrChange w:id="5436" w:author="Masato YOSHIKAWA" w:date="2026-01-20T12:25:00Z" w16du:dateUtc="2026-01-20T03:25:00Z">
                  <w:rPr>
                    <w:moveFrom w:id="5437" w:author="Masato YOSHIKAWA" w:date="2026-01-20T12:21:00Z" w16du:dateUtc="2026-01-20T03:21:00Z"/>
                    <w:rFonts w:ascii="ＭＳ 明朝" w:eastAsia="ＭＳ 明朝" w:hAnsi="ＭＳ 明朝"/>
                  </w:rPr>
                </w:rPrChange>
              </w:rPr>
            </w:pPr>
            <w:moveFrom w:id="5438" w:author="Masato YOSHIKAWA" w:date="2026-01-20T12:21:00Z" w16du:dateUtc="2026-01-20T03:21:00Z">
              <w:r w:rsidRPr="00B83013" w:rsidDel="005B6842">
                <w:rPr>
                  <w:rFonts w:ascii="Times New Roman" w:eastAsia="ＭＳ 明朝" w:hAnsi="Times New Roman" w:cs="Times New Roman" w:hint="eastAsia"/>
                  <w:rPrChange w:id="5439" w:author="Masato YOSHIKAWA" w:date="2026-01-20T12:25:00Z" w16du:dateUtc="2026-01-20T03:25:00Z">
                    <w:rPr>
                      <w:rFonts w:ascii="ＭＳ 明朝" w:eastAsia="ＭＳ 明朝" w:hAnsi="ＭＳ 明朝" w:hint="eastAsia"/>
                    </w:rPr>
                  </w:rPrChange>
                </w:rPr>
                <w:t>気の毒</w:t>
              </w:r>
            </w:moveFrom>
          </w:p>
        </w:tc>
        <w:tc>
          <w:tcPr>
            <w:tcW w:w="583" w:type="pct"/>
            <w:tcPrChange w:id="5440" w:author="Masato YOSHIKAWA" w:date="2026-01-20T12:20:00Z" w16du:dateUtc="2026-01-20T03:20:00Z">
              <w:tcPr>
                <w:tcW w:w="583" w:type="pct"/>
              </w:tcPr>
            </w:tcPrChange>
          </w:tcPr>
          <w:p w14:paraId="568BC3E7" w14:textId="2FD9F315" w:rsidR="002E4570" w:rsidRPr="00B83013" w:rsidDel="005B6842" w:rsidRDefault="002E4570" w:rsidP="00A018DB">
            <w:pPr>
              <w:pStyle w:val="af8"/>
              <w:rPr>
                <w:moveFrom w:id="5441" w:author="Masato YOSHIKAWA" w:date="2026-01-20T12:21:00Z" w16du:dateUtc="2026-01-20T03:21:00Z"/>
                <w:rFonts w:ascii="Times New Roman" w:eastAsia="ＭＳ 明朝" w:hAnsi="Times New Roman" w:cs="Times New Roman"/>
                <w:rPrChange w:id="5442" w:author="Masato YOSHIKAWA" w:date="2026-01-20T12:25:00Z" w16du:dateUtc="2026-01-20T03:25:00Z">
                  <w:rPr>
                    <w:moveFrom w:id="5443" w:author="Masato YOSHIKAWA" w:date="2026-01-20T12:21:00Z" w16du:dateUtc="2026-01-20T03:21:00Z"/>
                    <w:rFonts w:ascii="ＭＳ 明朝" w:eastAsia="ＭＳ 明朝" w:hAnsi="ＭＳ 明朝"/>
                  </w:rPr>
                </w:rPrChange>
              </w:rPr>
            </w:pPr>
            <w:moveFrom w:id="5444" w:author="Masato YOSHIKAWA" w:date="2026-01-20T12:21:00Z" w16du:dateUtc="2026-01-20T03:21:00Z">
              <w:r w:rsidRPr="00B83013" w:rsidDel="005B6842">
                <w:rPr>
                  <w:rFonts w:ascii="Times New Roman" w:eastAsia="ＭＳ 明朝" w:hAnsi="Times New Roman" w:cs="Times New Roman"/>
                  <w:rPrChange w:id="5445" w:author="Masato YOSHIKAWA" w:date="2026-01-20T12:25:00Z" w16du:dateUtc="2026-01-20T03:25:00Z">
                    <w:rPr>
                      <w:rFonts w:ascii="ＭＳ 明朝" w:eastAsia="ＭＳ 明朝" w:hAnsi="ＭＳ 明朝"/>
                    </w:rPr>
                  </w:rPrChange>
                </w:rPr>
                <w:t>hesitate to say so</w:t>
              </w:r>
            </w:moveFrom>
          </w:p>
        </w:tc>
        <w:tc>
          <w:tcPr>
            <w:tcW w:w="629" w:type="pct"/>
            <w:tcPrChange w:id="5446" w:author="Masato YOSHIKAWA" w:date="2026-01-20T12:20:00Z" w16du:dateUtc="2026-01-20T03:20:00Z">
              <w:tcPr>
                <w:tcW w:w="629" w:type="pct"/>
              </w:tcPr>
            </w:tcPrChange>
          </w:tcPr>
          <w:p w14:paraId="4AE7666F" w14:textId="141C0020" w:rsidR="002E4570" w:rsidRPr="00B83013" w:rsidDel="005B6842" w:rsidRDefault="002E4570" w:rsidP="00A018DB">
            <w:pPr>
              <w:pStyle w:val="af8"/>
              <w:rPr>
                <w:moveFrom w:id="5447" w:author="Masato YOSHIKAWA" w:date="2026-01-20T12:21:00Z" w16du:dateUtc="2026-01-20T03:21:00Z"/>
                <w:rFonts w:ascii="Times New Roman" w:eastAsia="ＭＳ 明朝" w:hAnsi="Times New Roman" w:cs="Times New Roman"/>
                <w:rPrChange w:id="5448" w:author="Masato YOSHIKAWA" w:date="2026-01-20T12:25:00Z" w16du:dateUtc="2026-01-20T03:25:00Z">
                  <w:rPr>
                    <w:moveFrom w:id="5449" w:author="Masato YOSHIKAWA" w:date="2026-01-20T12:21:00Z" w16du:dateUtc="2026-01-20T03:21:00Z"/>
                    <w:rFonts w:ascii="ＭＳ 明朝" w:eastAsia="ＭＳ 明朝" w:hAnsi="ＭＳ 明朝"/>
                  </w:rPr>
                </w:rPrChange>
              </w:rPr>
            </w:pPr>
            <w:moveFrom w:id="5450" w:author="Masato YOSHIKAWA" w:date="2026-01-20T12:21:00Z" w16du:dateUtc="2026-01-20T03:21:00Z">
              <w:r w:rsidRPr="00B83013" w:rsidDel="005B6842">
                <w:rPr>
                  <w:rFonts w:ascii="Times New Roman" w:eastAsia="ＭＳ 明朝" w:hAnsi="Times New Roman" w:cs="Times New Roman"/>
                  <w:rPrChange w:id="5451" w:author="Masato YOSHIKAWA" w:date="2026-01-20T12:25:00Z" w16du:dateUtc="2026-01-20T03:25:00Z">
                    <w:rPr>
                      <w:rFonts w:ascii="ＭＳ 明朝" w:eastAsia="ＭＳ 明朝" w:hAnsi="ＭＳ 明朝"/>
                    </w:rPr>
                  </w:rPrChange>
                </w:rPr>
                <w:t>I deserve your sympathy</w:t>
              </w:r>
            </w:moveFrom>
          </w:p>
        </w:tc>
        <w:tc>
          <w:tcPr>
            <w:tcW w:w="779" w:type="pct"/>
            <w:tcPrChange w:id="5452" w:author="Masato YOSHIKAWA" w:date="2026-01-20T12:20:00Z" w16du:dateUtc="2026-01-20T03:20:00Z">
              <w:tcPr>
                <w:tcW w:w="779" w:type="pct"/>
              </w:tcPr>
            </w:tcPrChange>
          </w:tcPr>
          <w:p w14:paraId="2A519148" w14:textId="02BA1229" w:rsidR="002E4570" w:rsidRPr="00B83013" w:rsidDel="005B6842" w:rsidRDefault="002E4570" w:rsidP="00A018DB">
            <w:pPr>
              <w:pStyle w:val="af8"/>
              <w:rPr>
                <w:moveFrom w:id="5453" w:author="Masato YOSHIKAWA" w:date="2026-01-20T12:21:00Z" w16du:dateUtc="2026-01-20T03:21:00Z"/>
                <w:rFonts w:ascii="Times New Roman" w:eastAsia="ＭＳ 明朝" w:hAnsi="Times New Roman" w:cs="Times New Roman"/>
                <w:rPrChange w:id="5454" w:author="Masato YOSHIKAWA" w:date="2026-01-20T12:25:00Z" w16du:dateUtc="2026-01-20T03:25:00Z">
                  <w:rPr>
                    <w:moveFrom w:id="5455" w:author="Masato YOSHIKAWA" w:date="2026-01-20T12:21:00Z" w16du:dateUtc="2026-01-20T03:21:00Z"/>
                    <w:rFonts w:ascii="ＭＳ 明朝" w:eastAsia="ＭＳ 明朝" w:hAnsi="ＭＳ 明朝"/>
                  </w:rPr>
                </w:rPrChange>
              </w:rPr>
            </w:pPr>
            <w:moveFrom w:id="5456" w:author="Masato YOSHIKAWA" w:date="2026-01-20T12:21:00Z" w16du:dateUtc="2026-01-20T03:21:00Z">
              <w:r w:rsidRPr="00B83013" w:rsidDel="005B6842">
                <w:rPr>
                  <w:rFonts w:ascii="Times New Roman" w:eastAsia="ＭＳ 明朝" w:hAnsi="Times New Roman" w:cs="Times New Roman"/>
                  <w:rPrChange w:id="5457" w:author="Masato YOSHIKAWA" w:date="2026-01-20T12:25:00Z" w16du:dateUtc="2026-01-20T03:25:00Z">
                    <w:rPr>
                      <w:rFonts w:ascii="ＭＳ 明朝" w:eastAsia="ＭＳ 明朝" w:hAnsi="ＭＳ 明朝"/>
                    </w:rPr>
                  </w:rPrChange>
                </w:rPr>
                <w:t>Description</w:t>
              </w:r>
            </w:moveFrom>
          </w:p>
        </w:tc>
        <w:tc>
          <w:tcPr>
            <w:tcW w:w="744" w:type="pct"/>
            <w:tcPrChange w:id="5458" w:author="Masato YOSHIKAWA" w:date="2026-01-20T12:20:00Z" w16du:dateUtc="2026-01-20T03:20:00Z">
              <w:tcPr>
                <w:tcW w:w="744" w:type="pct"/>
              </w:tcPr>
            </w:tcPrChange>
          </w:tcPr>
          <w:p w14:paraId="163F52A6" w14:textId="2D37D5C4" w:rsidR="002E4570" w:rsidRPr="00B83013" w:rsidDel="005B6842" w:rsidRDefault="002E4570" w:rsidP="00A018DB">
            <w:pPr>
              <w:pStyle w:val="af8"/>
              <w:rPr>
                <w:moveFrom w:id="5459" w:author="Masato YOSHIKAWA" w:date="2026-01-20T12:21:00Z" w16du:dateUtc="2026-01-20T03:21:00Z"/>
                <w:rFonts w:ascii="Times New Roman" w:eastAsia="ＭＳ 明朝" w:hAnsi="Times New Roman" w:cs="Times New Roman"/>
                <w:rPrChange w:id="5460" w:author="Masato YOSHIKAWA" w:date="2026-01-20T12:25:00Z" w16du:dateUtc="2026-01-20T03:25:00Z">
                  <w:rPr>
                    <w:moveFrom w:id="5461" w:author="Masato YOSHIKAWA" w:date="2026-01-20T12:21:00Z" w16du:dateUtc="2026-01-20T03:21:00Z"/>
                    <w:rFonts w:ascii="ＭＳ 明朝" w:eastAsia="ＭＳ 明朝" w:hAnsi="ＭＳ 明朝"/>
                  </w:rPr>
                </w:rPrChange>
              </w:rPr>
            </w:pPr>
            <w:moveFrom w:id="5462" w:author="Masato YOSHIKAWA" w:date="2026-01-20T12:21:00Z" w16du:dateUtc="2026-01-20T03:21:00Z">
              <w:r w:rsidRPr="00B83013" w:rsidDel="005B6842">
                <w:rPr>
                  <w:rFonts w:ascii="Times New Roman" w:eastAsia="ＭＳ 明朝" w:hAnsi="Times New Roman" w:cs="Times New Roman"/>
                  <w:rPrChange w:id="5463" w:author="Masato YOSHIKAWA" w:date="2026-01-20T12:25:00Z" w16du:dateUtc="2026-01-20T03:25:00Z">
                    <w:rPr>
                      <w:rFonts w:ascii="ＭＳ 明朝" w:eastAsia="ＭＳ 明朝" w:hAnsi="ＭＳ 明朝"/>
                    </w:rPr>
                  </w:rPrChange>
                </w:rPr>
                <w:t>Minimization</w:t>
              </w:r>
            </w:moveFrom>
          </w:p>
        </w:tc>
        <w:tc>
          <w:tcPr>
            <w:tcW w:w="851" w:type="pct"/>
            <w:tcPrChange w:id="5464" w:author="Masato YOSHIKAWA" w:date="2026-01-20T12:20:00Z" w16du:dateUtc="2026-01-20T03:20:00Z">
              <w:tcPr>
                <w:tcW w:w="851" w:type="pct"/>
              </w:tcPr>
            </w:tcPrChange>
          </w:tcPr>
          <w:p w14:paraId="16525577" w14:textId="612EF276" w:rsidR="002E4570" w:rsidRPr="00B83013" w:rsidDel="005B6842" w:rsidRDefault="002E4570" w:rsidP="00A018DB">
            <w:pPr>
              <w:pStyle w:val="af8"/>
              <w:rPr>
                <w:moveFrom w:id="5465" w:author="Masato YOSHIKAWA" w:date="2026-01-20T12:21:00Z" w16du:dateUtc="2026-01-20T03:21:00Z"/>
                <w:rFonts w:ascii="Times New Roman" w:eastAsia="ＭＳ 明朝" w:hAnsi="Times New Roman" w:cs="Times New Roman"/>
                <w:rPrChange w:id="5466" w:author="Masato YOSHIKAWA" w:date="2026-01-20T12:25:00Z" w16du:dateUtc="2026-01-20T03:25:00Z">
                  <w:rPr>
                    <w:moveFrom w:id="5467" w:author="Masato YOSHIKAWA" w:date="2026-01-20T12:21:00Z" w16du:dateUtc="2026-01-20T03:21:00Z"/>
                    <w:rFonts w:ascii="ＭＳ 明朝" w:eastAsia="ＭＳ 明朝" w:hAnsi="ＭＳ 明朝"/>
                  </w:rPr>
                </w:rPrChange>
              </w:rPr>
            </w:pPr>
            <w:moveFrom w:id="5468" w:author="Masato YOSHIKAWA" w:date="2026-01-20T12:21:00Z" w16du:dateUtc="2026-01-20T03:21:00Z">
              <w:r w:rsidRPr="00B83013" w:rsidDel="005B6842">
                <w:rPr>
                  <w:rFonts w:ascii="Times New Roman" w:eastAsia="ＭＳ 明朝" w:hAnsi="Times New Roman" w:cs="Times New Roman"/>
                  <w:rPrChange w:id="5469" w:author="Masato YOSHIKAWA" w:date="2026-01-20T12:25:00Z" w16du:dateUtc="2026-01-20T03:25:00Z">
                    <w:rPr>
                      <w:rFonts w:ascii="ＭＳ 明朝" w:eastAsia="ＭＳ 明朝" w:hAnsi="ＭＳ 明朝"/>
                    </w:rPr>
                  </w:rPrChange>
                </w:rPr>
                <w:t>Description</w:t>
              </w:r>
            </w:moveFrom>
          </w:p>
        </w:tc>
        <w:tc>
          <w:tcPr>
            <w:tcW w:w="831" w:type="pct"/>
            <w:tcPrChange w:id="5470" w:author="Masato YOSHIKAWA" w:date="2026-01-20T12:20:00Z" w16du:dateUtc="2026-01-20T03:20:00Z">
              <w:tcPr>
                <w:tcW w:w="831" w:type="pct"/>
              </w:tcPr>
            </w:tcPrChange>
          </w:tcPr>
          <w:p w14:paraId="6FA581AE" w14:textId="03A48808" w:rsidR="002E4570" w:rsidRPr="00B83013" w:rsidDel="005B6842" w:rsidRDefault="002E4570" w:rsidP="00A018DB">
            <w:pPr>
              <w:pStyle w:val="af8"/>
              <w:rPr>
                <w:moveFrom w:id="5471" w:author="Masato YOSHIKAWA" w:date="2026-01-20T12:21:00Z" w16du:dateUtc="2026-01-20T03:21:00Z"/>
                <w:rFonts w:ascii="Times New Roman" w:eastAsia="ＭＳ 明朝" w:hAnsi="Times New Roman" w:cs="Times New Roman"/>
                <w:rPrChange w:id="5472" w:author="Masato YOSHIKAWA" w:date="2026-01-20T12:25:00Z" w16du:dateUtc="2026-01-20T03:25:00Z">
                  <w:rPr>
                    <w:moveFrom w:id="5473" w:author="Masato YOSHIKAWA" w:date="2026-01-20T12:21:00Z" w16du:dateUtc="2026-01-20T03:21:00Z"/>
                    <w:rFonts w:ascii="ＭＳ 明朝" w:eastAsia="ＭＳ 明朝" w:hAnsi="ＭＳ 明朝"/>
                  </w:rPr>
                </w:rPrChange>
              </w:rPr>
            </w:pPr>
            <w:moveFrom w:id="5474" w:author="Masato YOSHIKAWA" w:date="2026-01-20T12:21:00Z" w16du:dateUtc="2026-01-20T03:21:00Z">
              <w:r w:rsidRPr="00B83013" w:rsidDel="005B6842">
                <w:rPr>
                  <w:rFonts w:ascii="Times New Roman" w:eastAsia="ＭＳ 明朝" w:hAnsi="Times New Roman" w:cs="Times New Roman"/>
                  <w:rPrChange w:id="5475" w:author="Masato YOSHIKAWA" w:date="2026-01-20T12:25:00Z" w16du:dateUtc="2026-01-20T03:25:00Z">
                    <w:rPr>
                      <w:rFonts w:ascii="ＭＳ 明朝" w:eastAsia="ＭＳ 明朝" w:hAnsi="ＭＳ 明朝"/>
                    </w:rPr>
                  </w:rPrChange>
                </w:rPr>
                <w:t>Minimization</w:t>
              </w:r>
            </w:moveFrom>
          </w:p>
        </w:tc>
      </w:tr>
      <w:tr w:rsidR="002E4570" w:rsidRPr="00B83013" w:rsidDel="005B6842" w14:paraId="2855629C" w14:textId="7DC7423A" w:rsidTr="005B6842">
        <w:tc>
          <w:tcPr>
            <w:tcW w:w="583" w:type="pct"/>
            <w:tcPrChange w:id="5476" w:author="Masato YOSHIKAWA" w:date="2026-01-20T12:20:00Z" w16du:dateUtc="2026-01-20T03:20:00Z">
              <w:tcPr>
                <w:tcW w:w="582" w:type="pct"/>
              </w:tcPr>
            </w:tcPrChange>
          </w:tcPr>
          <w:p w14:paraId="5CCE8A26" w14:textId="46CEF8D1" w:rsidR="002E4570" w:rsidRPr="00B83013" w:rsidDel="005B6842" w:rsidRDefault="002E4570" w:rsidP="00A018DB">
            <w:pPr>
              <w:pStyle w:val="af8"/>
              <w:rPr>
                <w:moveFrom w:id="5477" w:author="Masato YOSHIKAWA" w:date="2026-01-20T12:21:00Z" w16du:dateUtc="2026-01-20T03:21:00Z"/>
                <w:rFonts w:ascii="Times New Roman" w:eastAsia="ＭＳ 明朝" w:hAnsi="Times New Roman" w:cs="Times New Roman"/>
                <w:rPrChange w:id="5478" w:author="Masato YOSHIKAWA" w:date="2026-01-20T12:25:00Z" w16du:dateUtc="2026-01-20T03:25:00Z">
                  <w:rPr>
                    <w:moveFrom w:id="5479" w:author="Masato YOSHIKAWA" w:date="2026-01-20T12:21:00Z" w16du:dateUtc="2026-01-20T03:21:00Z"/>
                    <w:rFonts w:ascii="ＭＳ 明朝" w:eastAsia="ＭＳ 明朝" w:hAnsi="ＭＳ 明朝"/>
                  </w:rPr>
                </w:rPrChange>
              </w:rPr>
            </w:pPr>
            <w:moveFrom w:id="5480" w:author="Masato YOSHIKAWA" w:date="2026-01-20T12:21:00Z" w16du:dateUtc="2026-01-20T03:21:00Z">
              <w:r w:rsidRPr="00B83013" w:rsidDel="005B6842">
                <w:rPr>
                  <w:rFonts w:ascii="Times New Roman" w:eastAsia="ＭＳ 明朝" w:hAnsi="Times New Roman" w:cs="Times New Roman" w:hint="eastAsia"/>
                  <w:rPrChange w:id="5481" w:author="Masato YOSHIKAWA" w:date="2026-01-20T12:25:00Z" w16du:dateUtc="2026-01-20T03:25:00Z">
                    <w:rPr>
                      <w:rFonts w:ascii="ＭＳ 明朝" w:eastAsia="ＭＳ 明朝" w:hAnsi="ＭＳ 明朝" w:hint="eastAsia"/>
                    </w:rPr>
                  </w:rPrChange>
                </w:rPr>
                <w:t>椿の花</w:t>
              </w:r>
            </w:moveFrom>
          </w:p>
        </w:tc>
        <w:tc>
          <w:tcPr>
            <w:tcW w:w="583" w:type="pct"/>
            <w:tcPrChange w:id="5482" w:author="Masato YOSHIKAWA" w:date="2026-01-20T12:20:00Z" w16du:dateUtc="2026-01-20T03:20:00Z">
              <w:tcPr>
                <w:tcW w:w="583" w:type="pct"/>
              </w:tcPr>
            </w:tcPrChange>
          </w:tcPr>
          <w:p w14:paraId="7A96B4C2" w14:textId="769AE316" w:rsidR="002E4570" w:rsidRPr="00B83013" w:rsidDel="005B6842" w:rsidRDefault="002E4570" w:rsidP="00A018DB">
            <w:pPr>
              <w:pStyle w:val="af8"/>
              <w:rPr>
                <w:moveFrom w:id="5483" w:author="Masato YOSHIKAWA" w:date="2026-01-20T12:21:00Z" w16du:dateUtc="2026-01-20T03:21:00Z"/>
                <w:rFonts w:ascii="Times New Roman" w:eastAsia="ＭＳ 明朝" w:hAnsi="Times New Roman" w:cs="Times New Roman"/>
                <w:rPrChange w:id="5484" w:author="Masato YOSHIKAWA" w:date="2026-01-20T12:25:00Z" w16du:dateUtc="2026-01-20T03:25:00Z">
                  <w:rPr>
                    <w:moveFrom w:id="5485" w:author="Masato YOSHIKAWA" w:date="2026-01-20T12:21:00Z" w16du:dateUtc="2026-01-20T03:21:00Z"/>
                    <w:rFonts w:ascii="ＭＳ 明朝" w:eastAsia="ＭＳ 明朝" w:hAnsi="ＭＳ 明朝"/>
                  </w:rPr>
                </w:rPrChange>
              </w:rPr>
            </w:pPr>
            <w:moveFrom w:id="5486" w:author="Masato YOSHIKAWA" w:date="2026-01-20T12:21:00Z" w16du:dateUtc="2026-01-20T03:21:00Z">
              <w:r w:rsidRPr="00B83013" w:rsidDel="005B6842">
                <w:rPr>
                  <w:rFonts w:ascii="Times New Roman" w:eastAsia="ＭＳ 明朝" w:hAnsi="Times New Roman" w:cs="Times New Roman"/>
                  <w:rPrChange w:id="5487" w:author="Masato YOSHIKAWA" w:date="2026-01-20T12:25:00Z" w16du:dateUtc="2026-01-20T03:25:00Z">
                    <w:rPr>
                      <w:rFonts w:ascii="ＭＳ 明朝" w:eastAsia="ＭＳ 明朝" w:hAnsi="ＭＳ 明朝"/>
                    </w:rPr>
                  </w:rPrChange>
                </w:rPr>
                <w:t>camellias</w:t>
              </w:r>
            </w:moveFrom>
          </w:p>
        </w:tc>
        <w:tc>
          <w:tcPr>
            <w:tcW w:w="629" w:type="pct"/>
            <w:tcPrChange w:id="5488" w:author="Masato YOSHIKAWA" w:date="2026-01-20T12:20:00Z" w16du:dateUtc="2026-01-20T03:20:00Z">
              <w:tcPr>
                <w:tcW w:w="629" w:type="pct"/>
              </w:tcPr>
            </w:tcPrChange>
          </w:tcPr>
          <w:p w14:paraId="02A17855" w14:textId="318F4615" w:rsidR="002E4570" w:rsidRPr="00B83013" w:rsidDel="005B6842" w:rsidRDefault="002E4570" w:rsidP="00A018DB">
            <w:pPr>
              <w:pStyle w:val="af8"/>
              <w:rPr>
                <w:moveFrom w:id="5489" w:author="Masato YOSHIKAWA" w:date="2026-01-20T12:21:00Z" w16du:dateUtc="2026-01-20T03:21:00Z"/>
                <w:rFonts w:ascii="Times New Roman" w:eastAsia="ＭＳ 明朝" w:hAnsi="Times New Roman" w:cs="Times New Roman"/>
                <w:rPrChange w:id="5490" w:author="Masato YOSHIKAWA" w:date="2026-01-20T12:25:00Z" w16du:dateUtc="2026-01-20T03:25:00Z">
                  <w:rPr>
                    <w:moveFrom w:id="5491" w:author="Masato YOSHIKAWA" w:date="2026-01-20T12:21:00Z" w16du:dateUtc="2026-01-20T03:21:00Z"/>
                    <w:rFonts w:ascii="ＭＳ 明朝" w:eastAsia="ＭＳ 明朝" w:hAnsi="ＭＳ 明朝"/>
                  </w:rPr>
                </w:rPrChange>
              </w:rPr>
            </w:pPr>
            <w:moveFrom w:id="5492" w:author="Masato YOSHIKAWA" w:date="2026-01-20T12:21:00Z" w16du:dateUtc="2026-01-20T03:21:00Z">
              <w:r w:rsidRPr="00B83013" w:rsidDel="005B6842">
                <w:rPr>
                  <w:rFonts w:ascii="Times New Roman" w:eastAsia="ＭＳ 明朝" w:hAnsi="Times New Roman" w:cs="Times New Roman"/>
                  <w:rPrChange w:id="5493" w:author="Masato YOSHIKAWA" w:date="2026-01-20T12:25:00Z" w16du:dateUtc="2026-01-20T03:25:00Z">
                    <w:rPr>
                      <w:rFonts w:ascii="ＭＳ 明朝" w:eastAsia="ＭＳ 明朝" w:hAnsi="ＭＳ 明朝"/>
                    </w:rPr>
                  </w:rPrChange>
                </w:rPr>
                <w:t>camellias</w:t>
              </w:r>
            </w:moveFrom>
          </w:p>
        </w:tc>
        <w:tc>
          <w:tcPr>
            <w:tcW w:w="779" w:type="pct"/>
            <w:tcPrChange w:id="5494" w:author="Masato YOSHIKAWA" w:date="2026-01-20T12:20:00Z" w16du:dateUtc="2026-01-20T03:20:00Z">
              <w:tcPr>
                <w:tcW w:w="779" w:type="pct"/>
              </w:tcPr>
            </w:tcPrChange>
          </w:tcPr>
          <w:p w14:paraId="0792001E" w14:textId="37A720C7" w:rsidR="002E4570" w:rsidRPr="00B83013" w:rsidDel="005B6842" w:rsidRDefault="002E4570" w:rsidP="00A018DB">
            <w:pPr>
              <w:pStyle w:val="af8"/>
              <w:rPr>
                <w:moveFrom w:id="5495" w:author="Masato YOSHIKAWA" w:date="2026-01-20T12:21:00Z" w16du:dateUtc="2026-01-20T03:21:00Z"/>
                <w:rFonts w:ascii="Times New Roman" w:eastAsia="ＭＳ 明朝" w:hAnsi="Times New Roman" w:cs="Times New Roman"/>
                <w:rPrChange w:id="5496" w:author="Masato YOSHIKAWA" w:date="2026-01-20T12:25:00Z" w16du:dateUtc="2026-01-20T03:25:00Z">
                  <w:rPr>
                    <w:moveFrom w:id="5497" w:author="Masato YOSHIKAWA" w:date="2026-01-20T12:21:00Z" w16du:dateUtc="2026-01-20T03:21:00Z"/>
                    <w:rFonts w:ascii="ＭＳ 明朝" w:eastAsia="ＭＳ 明朝" w:hAnsi="ＭＳ 明朝"/>
                  </w:rPr>
                </w:rPrChange>
              </w:rPr>
            </w:pPr>
            <w:moveFrom w:id="5498" w:author="Masato YOSHIKAWA" w:date="2026-01-20T12:21:00Z" w16du:dateUtc="2026-01-20T03:21:00Z">
              <w:r w:rsidRPr="00B83013" w:rsidDel="005B6842">
                <w:rPr>
                  <w:rFonts w:ascii="Times New Roman" w:eastAsia="ＭＳ 明朝" w:hAnsi="Times New Roman" w:cs="Times New Roman"/>
                  <w:rPrChange w:id="5499" w:author="Masato YOSHIKAWA" w:date="2026-01-20T12:25:00Z" w16du:dateUtc="2026-01-20T03:25:00Z">
                    <w:rPr>
                      <w:rFonts w:ascii="ＭＳ 明朝" w:eastAsia="ＭＳ 明朝" w:hAnsi="ＭＳ 明朝"/>
                    </w:rPr>
                  </w:rPrChange>
                </w:rPr>
                <w:t>Established equivalent</w:t>
              </w:r>
            </w:moveFrom>
          </w:p>
        </w:tc>
        <w:tc>
          <w:tcPr>
            <w:tcW w:w="744" w:type="pct"/>
            <w:tcPrChange w:id="5500" w:author="Masato YOSHIKAWA" w:date="2026-01-20T12:20:00Z" w16du:dateUtc="2026-01-20T03:20:00Z">
              <w:tcPr>
                <w:tcW w:w="744" w:type="pct"/>
              </w:tcPr>
            </w:tcPrChange>
          </w:tcPr>
          <w:p w14:paraId="071B2AF6" w14:textId="4400E560" w:rsidR="002E4570" w:rsidRPr="00B83013" w:rsidDel="005B6842" w:rsidRDefault="002E4570" w:rsidP="00A018DB">
            <w:pPr>
              <w:pStyle w:val="af8"/>
              <w:rPr>
                <w:moveFrom w:id="5501" w:author="Masato YOSHIKAWA" w:date="2026-01-20T12:21:00Z" w16du:dateUtc="2026-01-20T03:21:00Z"/>
                <w:rFonts w:ascii="Times New Roman" w:eastAsia="ＭＳ 明朝" w:hAnsi="Times New Roman" w:cs="Times New Roman"/>
                <w:rPrChange w:id="5502" w:author="Masato YOSHIKAWA" w:date="2026-01-20T12:25:00Z" w16du:dateUtc="2026-01-20T03:25:00Z">
                  <w:rPr>
                    <w:moveFrom w:id="5503" w:author="Masato YOSHIKAWA" w:date="2026-01-20T12:21:00Z" w16du:dateUtc="2026-01-20T03:21:00Z"/>
                    <w:rFonts w:ascii="ＭＳ 明朝" w:eastAsia="ＭＳ 明朝" w:hAnsi="ＭＳ 明朝"/>
                  </w:rPr>
                </w:rPrChange>
              </w:rPr>
            </w:pPr>
            <w:moveFrom w:id="5504" w:author="Masato YOSHIKAWA" w:date="2026-01-20T12:21:00Z" w16du:dateUtc="2026-01-20T03:21:00Z">
              <w:r w:rsidRPr="00B83013" w:rsidDel="005B6842">
                <w:rPr>
                  <w:rFonts w:ascii="Times New Roman" w:eastAsia="ＭＳ 明朝" w:hAnsi="Times New Roman" w:cs="Times New Roman"/>
                  <w:rPrChange w:id="5505" w:author="Masato YOSHIKAWA" w:date="2026-01-20T12:25:00Z" w16du:dateUtc="2026-01-20T03:25:00Z">
                    <w:rPr>
                      <w:rFonts w:ascii="ＭＳ 明朝" w:eastAsia="ＭＳ 明朝" w:hAnsi="ＭＳ 明朝"/>
                    </w:rPr>
                  </w:rPrChange>
                </w:rPr>
                <w:t>Minimization</w:t>
              </w:r>
            </w:moveFrom>
          </w:p>
        </w:tc>
        <w:tc>
          <w:tcPr>
            <w:tcW w:w="851" w:type="pct"/>
            <w:tcPrChange w:id="5506" w:author="Masato YOSHIKAWA" w:date="2026-01-20T12:20:00Z" w16du:dateUtc="2026-01-20T03:20:00Z">
              <w:tcPr>
                <w:tcW w:w="851" w:type="pct"/>
              </w:tcPr>
            </w:tcPrChange>
          </w:tcPr>
          <w:p w14:paraId="384BE258" w14:textId="6A51D947" w:rsidR="002E4570" w:rsidRPr="00B83013" w:rsidDel="005B6842" w:rsidRDefault="002E4570" w:rsidP="00A018DB">
            <w:pPr>
              <w:pStyle w:val="af8"/>
              <w:rPr>
                <w:moveFrom w:id="5507" w:author="Masato YOSHIKAWA" w:date="2026-01-20T12:21:00Z" w16du:dateUtc="2026-01-20T03:21:00Z"/>
                <w:rFonts w:ascii="Times New Roman" w:eastAsia="ＭＳ 明朝" w:hAnsi="Times New Roman" w:cs="Times New Roman"/>
                <w:rPrChange w:id="5508" w:author="Masato YOSHIKAWA" w:date="2026-01-20T12:25:00Z" w16du:dateUtc="2026-01-20T03:25:00Z">
                  <w:rPr>
                    <w:moveFrom w:id="5509" w:author="Masato YOSHIKAWA" w:date="2026-01-20T12:21:00Z" w16du:dateUtc="2026-01-20T03:21:00Z"/>
                    <w:rFonts w:ascii="ＭＳ 明朝" w:eastAsia="ＭＳ 明朝" w:hAnsi="ＭＳ 明朝"/>
                  </w:rPr>
                </w:rPrChange>
              </w:rPr>
            </w:pPr>
            <w:moveFrom w:id="5510" w:author="Masato YOSHIKAWA" w:date="2026-01-20T12:21:00Z" w16du:dateUtc="2026-01-20T03:21:00Z">
              <w:r w:rsidRPr="00B83013" w:rsidDel="005B6842">
                <w:rPr>
                  <w:rFonts w:ascii="Times New Roman" w:eastAsia="ＭＳ 明朝" w:hAnsi="Times New Roman" w:cs="Times New Roman"/>
                  <w:rPrChange w:id="5511" w:author="Masato YOSHIKAWA" w:date="2026-01-20T12:25:00Z" w16du:dateUtc="2026-01-20T03:25:00Z">
                    <w:rPr>
                      <w:rFonts w:ascii="ＭＳ 明朝" w:eastAsia="ＭＳ 明朝" w:hAnsi="ＭＳ 明朝"/>
                    </w:rPr>
                  </w:rPrChange>
                </w:rPr>
                <w:t>Established equivalent</w:t>
              </w:r>
            </w:moveFrom>
          </w:p>
        </w:tc>
        <w:tc>
          <w:tcPr>
            <w:tcW w:w="831" w:type="pct"/>
            <w:tcPrChange w:id="5512" w:author="Masato YOSHIKAWA" w:date="2026-01-20T12:20:00Z" w16du:dateUtc="2026-01-20T03:20:00Z">
              <w:tcPr>
                <w:tcW w:w="831" w:type="pct"/>
              </w:tcPr>
            </w:tcPrChange>
          </w:tcPr>
          <w:p w14:paraId="52372363" w14:textId="3EB696E2" w:rsidR="002E4570" w:rsidRPr="00B83013" w:rsidDel="005B6842" w:rsidRDefault="002E4570" w:rsidP="00A018DB">
            <w:pPr>
              <w:pStyle w:val="af8"/>
              <w:rPr>
                <w:moveFrom w:id="5513" w:author="Masato YOSHIKAWA" w:date="2026-01-20T12:21:00Z" w16du:dateUtc="2026-01-20T03:21:00Z"/>
                <w:rFonts w:ascii="Times New Roman" w:eastAsia="ＭＳ 明朝" w:hAnsi="Times New Roman" w:cs="Times New Roman"/>
                <w:rPrChange w:id="5514" w:author="Masato YOSHIKAWA" w:date="2026-01-20T12:25:00Z" w16du:dateUtc="2026-01-20T03:25:00Z">
                  <w:rPr>
                    <w:moveFrom w:id="5515" w:author="Masato YOSHIKAWA" w:date="2026-01-20T12:21:00Z" w16du:dateUtc="2026-01-20T03:21:00Z"/>
                    <w:rFonts w:ascii="ＭＳ 明朝" w:eastAsia="ＭＳ 明朝" w:hAnsi="ＭＳ 明朝"/>
                  </w:rPr>
                </w:rPrChange>
              </w:rPr>
            </w:pPr>
            <w:moveFrom w:id="5516" w:author="Masato YOSHIKAWA" w:date="2026-01-20T12:21:00Z" w16du:dateUtc="2026-01-20T03:21:00Z">
              <w:r w:rsidRPr="00B83013" w:rsidDel="005B6842">
                <w:rPr>
                  <w:rFonts w:ascii="Times New Roman" w:eastAsia="ＭＳ 明朝" w:hAnsi="Times New Roman" w:cs="Times New Roman"/>
                  <w:rPrChange w:id="5517" w:author="Masato YOSHIKAWA" w:date="2026-01-20T12:25:00Z" w16du:dateUtc="2026-01-20T03:25:00Z">
                    <w:rPr>
                      <w:rFonts w:ascii="ＭＳ 明朝" w:eastAsia="ＭＳ 明朝" w:hAnsi="ＭＳ 明朝"/>
                    </w:rPr>
                  </w:rPrChange>
                </w:rPr>
                <w:t>Minimization</w:t>
              </w:r>
            </w:moveFrom>
          </w:p>
        </w:tc>
      </w:tr>
      <w:tr w:rsidR="002E4570" w:rsidRPr="00B83013" w:rsidDel="005B6842" w14:paraId="2ED8C564" w14:textId="19EBD76E" w:rsidTr="005B6842">
        <w:tc>
          <w:tcPr>
            <w:tcW w:w="583" w:type="pct"/>
            <w:tcPrChange w:id="5518" w:author="Masato YOSHIKAWA" w:date="2026-01-20T12:20:00Z" w16du:dateUtc="2026-01-20T03:20:00Z">
              <w:tcPr>
                <w:tcW w:w="582" w:type="pct"/>
              </w:tcPr>
            </w:tcPrChange>
          </w:tcPr>
          <w:p w14:paraId="6EB4C5BF" w14:textId="42FBAA51" w:rsidR="002E4570" w:rsidRPr="00B83013" w:rsidDel="005B6842" w:rsidRDefault="002E4570" w:rsidP="00A018DB">
            <w:pPr>
              <w:pStyle w:val="af8"/>
              <w:rPr>
                <w:moveFrom w:id="5519" w:author="Masato YOSHIKAWA" w:date="2026-01-20T12:21:00Z" w16du:dateUtc="2026-01-20T03:21:00Z"/>
                <w:rFonts w:ascii="Times New Roman" w:eastAsia="ＭＳ 明朝" w:hAnsi="Times New Roman" w:cs="Times New Roman"/>
                <w:rPrChange w:id="5520" w:author="Masato YOSHIKAWA" w:date="2026-01-20T12:25:00Z" w16du:dateUtc="2026-01-20T03:25:00Z">
                  <w:rPr>
                    <w:moveFrom w:id="5521" w:author="Masato YOSHIKAWA" w:date="2026-01-20T12:21:00Z" w16du:dateUtc="2026-01-20T03:21:00Z"/>
                    <w:rFonts w:ascii="ＭＳ 明朝" w:eastAsia="ＭＳ 明朝" w:hAnsi="ＭＳ 明朝"/>
                  </w:rPr>
                </w:rPrChange>
              </w:rPr>
            </w:pPr>
            <w:moveFrom w:id="5522" w:author="Masato YOSHIKAWA" w:date="2026-01-20T12:21:00Z" w16du:dateUtc="2026-01-20T03:21:00Z">
              <w:r w:rsidRPr="00B83013" w:rsidDel="005B6842">
                <w:rPr>
                  <w:rFonts w:ascii="Times New Roman" w:eastAsia="ＭＳ 明朝" w:hAnsi="Times New Roman" w:cs="Times New Roman" w:hint="eastAsia"/>
                  <w:rPrChange w:id="5523" w:author="Masato YOSHIKAWA" w:date="2026-01-20T12:25:00Z" w16du:dateUtc="2026-01-20T03:25:00Z">
                    <w:rPr>
                      <w:rFonts w:ascii="ＭＳ 明朝" w:eastAsia="ＭＳ 明朝" w:hAnsi="ＭＳ 明朝" w:hint="eastAsia"/>
                    </w:rPr>
                  </w:rPrChange>
                </w:rPr>
                <w:t>座敷</w:t>
              </w:r>
            </w:moveFrom>
          </w:p>
        </w:tc>
        <w:tc>
          <w:tcPr>
            <w:tcW w:w="583" w:type="pct"/>
            <w:tcPrChange w:id="5524" w:author="Masato YOSHIKAWA" w:date="2026-01-20T12:20:00Z" w16du:dateUtc="2026-01-20T03:20:00Z">
              <w:tcPr>
                <w:tcW w:w="583" w:type="pct"/>
              </w:tcPr>
            </w:tcPrChange>
          </w:tcPr>
          <w:p w14:paraId="281330BE" w14:textId="60E21BBF" w:rsidR="002E4570" w:rsidRPr="00B83013" w:rsidDel="005B6842" w:rsidRDefault="002E4570" w:rsidP="00A018DB">
            <w:pPr>
              <w:pStyle w:val="af8"/>
              <w:rPr>
                <w:moveFrom w:id="5525" w:author="Masato YOSHIKAWA" w:date="2026-01-20T12:21:00Z" w16du:dateUtc="2026-01-20T03:21:00Z"/>
                <w:rFonts w:ascii="Times New Roman" w:eastAsia="ＭＳ 明朝" w:hAnsi="Times New Roman" w:cs="Times New Roman"/>
                <w:rPrChange w:id="5526" w:author="Masato YOSHIKAWA" w:date="2026-01-20T12:25:00Z" w16du:dateUtc="2026-01-20T03:25:00Z">
                  <w:rPr>
                    <w:moveFrom w:id="5527" w:author="Masato YOSHIKAWA" w:date="2026-01-20T12:21:00Z" w16du:dateUtc="2026-01-20T03:21:00Z"/>
                    <w:rFonts w:ascii="ＭＳ 明朝" w:eastAsia="ＭＳ 明朝" w:hAnsi="ＭＳ 明朝"/>
                  </w:rPr>
                </w:rPrChange>
              </w:rPr>
            </w:pPr>
            <w:moveFrom w:id="5528" w:author="Masato YOSHIKAWA" w:date="2026-01-20T12:21:00Z" w16du:dateUtc="2026-01-20T03:21:00Z">
              <w:r w:rsidRPr="00B83013" w:rsidDel="005B6842">
                <w:rPr>
                  <w:rFonts w:ascii="Times New Roman" w:eastAsia="ＭＳ 明朝" w:hAnsi="Times New Roman" w:cs="Times New Roman"/>
                  <w:rPrChange w:id="5529" w:author="Masato YOSHIKAWA" w:date="2026-01-20T12:25:00Z" w16du:dateUtc="2026-01-20T03:25:00Z">
                    <w:rPr>
                      <w:rFonts w:ascii="ＭＳ 明朝" w:eastAsia="ＭＳ 明朝" w:hAnsi="ＭＳ 明朝"/>
                    </w:rPr>
                  </w:rPrChange>
                </w:rPr>
                <w:t>drawing-room</w:t>
              </w:r>
            </w:moveFrom>
          </w:p>
        </w:tc>
        <w:tc>
          <w:tcPr>
            <w:tcW w:w="629" w:type="pct"/>
            <w:tcPrChange w:id="5530" w:author="Masato YOSHIKAWA" w:date="2026-01-20T12:20:00Z" w16du:dateUtc="2026-01-20T03:20:00Z">
              <w:tcPr>
                <w:tcW w:w="629" w:type="pct"/>
              </w:tcPr>
            </w:tcPrChange>
          </w:tcPr>
          <w:p w14:paraId="0341A259" w14:textId="48DCE4D9" w:rsidR="002E4570" w:rsidRPr="00B83013" w:rsidDel="005B6842" w:rsidRDefault="002E4570" w:rsidP="00A018DB">
            <w:pPr>
              <w:pStyle w:val="af8"/>
              <w:rPr>
                <w:moveFrom w:id="5531" w:author="Masato YOSHIKAWA" w:date="2026-01-20T12:21:00Z" w16du:dateUtc="2026-01-20T03:21:00Z"/>
                <w:rFonts w:ascii="Times New Roman" w:eastAsia="ＭＳ 明朝" w:hAnsi="Times New Roman" w:cs="Times New Roman"/>
                <w:rPrChange w:id="5532" w:author="Masato YOSHIKAWA" w:date="2026-01-20T12:25:00Z" w16du:dateUtc="2026-01-20T03:25:00Z">
                  <w:rPr>
                    <w:moveFrom w:id="5533" w:author="Masato YOSHIKAWA" w:date="2026-01-20T12:21:00Z" w16du:dateUtc="2026-01-20T03:21:00Z"/>
                    <w:rFonts w:ascii="ＭＳ 明朝" w:eastAsia="ＭＳ 明朝" w:hAnsi="ＭＳ 明朝"/>
                  </w:rPr>
                </w:rPrChange>
              </w:rPr>
            </w:pPr>
            <w:moveFrom w:id="5534" w:author="Masato YOSHIKAWA" w:date="2026-01-20T12:21:00Z" w16du:dateUtc="2026-01-20T03:21:00Z">
              <w:r w:rsidRPr="00B83013" w:rsidDel="005B6842">
                <w:rPr>
                  <w:rFonts w:ascii="Times New Roman" w:eastAsia="ＭＳ 明朝" w:hAnsi="Times New Roman" w:cs="Times New Roman"/>
                  <w:rPrChange w:id="5535" w:author="Masato YOSHIKAWA" w:date="2026-01-20T12:25:00Z" w16du:dateUtc="2026-01-20T03:25:00Z">
                    <w:rPr>
                      <w:rFonts w:ascii="ＭＳ 明朝" w:eastAsia="ＭＳ 明朝" w:hAnsi="ＭＳ 明朝"/>
                    </w:rPr>
                  </w:rPrChange>
                </w:rPr>
                <w:t>his room</w:t>
              </w:r>
            </w:moveFrom>
          </w:p>
        </w:tc>
        <w:tc>
          <w:tcPr>
            <w:tcW w:w="779" w:type="pct"/>
            <w:tcPrChange w:id="5536" w:author="Masato YOSHIKAWA" w:date="2026-01-20T12:20:00Z" w16du:dateUtc="2026-01-20T03:20:00Z">
              <w:tcPr>
                <w:tcW w:w="779" w:type="pct"/>
              </w:tcPr>
            </w:tcPrChange>
          </w:tcPr>
          <w:p w14:paraId="07FDE217" w14:textId="1F4CC025" w:rsidR="002E4570" w:rsidRPr="00B83013" w:rsidDel="005B6842" w:rsidRDefault="002E4570" w:rsidP="00A018DB">
            <w:pPr>
              <w:pStyle w:val="af8"/>
              <w:rPr>
                <w:moveFrom w:id="5537" w:author="Masato YOSHIKAWA" w:date="2026-01-20T12:21:00Z" w16du:dateUtc="2026-01-20T03:21:00Z"/>
                <w:rFonts w:ascii="Times New Roman" w:eastAsia="ＭＳ 明朝" w:hAnsi="Times New Roman" w:cs="Times New Roman"/>
                <w:rPrChange w:id="5538" w:author="Masato YOSHIKAWA" w:date="2026-01-20T12:25:00Z" w16du:dateUtc="2026-01-20T03:25:00Z">
                  <w:rPr>
                    <w:moveFrom w:id="5539" w:author="Masato YOSHIKAWA" w:date="2026-01-20T12:21:00Z" w16du:dateUtc="2026-01-20T03:21:00Z"/>
                    <w:rFonts w:ascii="ＭＳ 明朝" w:eastAsia="ＭＳ 明朝" w:hAnsi="ＭＳ 明朝"/>
                  </w:rPr>
                </w:rPrChange>
              </w:rPr>
            </w:pPr>
            <w:moveFrom w:id="5540" w:author="Masato YOSHIKAWA" w:date="2026-01-20T12:21:00Z" w16du:dateUtc="2026-01-20T03:21:00Z">
              <w:r w:rsidRPr="00B83013" w:rsidDel="005B6842">
                <w:rPr>
                  <w:rFonts w:ascii="Times New Roman" w:eastAsia="ＭＳ 明朝" w:hAnsi="Times New Roman" w:cs="Times New Roman"/>
                  <w:rPrChange w:id="5541" w:author="Masato YOSHIKAWA" w:date="2026-01-20T12:25:00Z" w16du:dateUtc="2026-01-20T03:25:00Z">
                    <w:rPr>
                      <w:rFonts w:ascii="ＭＳ 明朝" w:eastAsia="ＭＳ 明朝" w:hAnsi="ＭＳ 明朝"/>
                    </w:rPr>
                  </w:rPrChange>
                </w:rPr>
                <w:t>Established equivalent</w:t>
              </w:r>
            </w:moveFrom>
          </w:p>
        </w:tc>
        <w:tc>
          <w:tcPr>
            <w:tcW w:w="744" w:type="pct"/>
            <w:tcPrChange w:id="5542" w:author="Masato YOSHIKAWA" w:date="2026-01-20T12:20:00Z" w16du:dateUtc="2026-01-20T03:20:00Z">
              <w:tcPr>
                <w:tcW w:w="744" w:type="pct"/>
              </w:tcPr>
            </w:tcPrChange>
          </w:tcPr>
          <w:p w14:paraId="31D730D9" w14:textId="2742FE4A" w:rsidR="002E4570" w:rsidRPr="00B83013" w:rsidDel="005B6842" w:rsidRDefault="002E4570" w:rsidP="00A018DB">
            <w:pPr>
              <w:pStyle w:val="af8"/>
              <w:rPr>
                <w:moveFrom w:id="5543" w:author="Masato YOSHIKAWA" w:date="2026-01-20T12:21:00Z" w16du:dateUtc="2026-01-20T03:21:00Z"/>
                <w:rFonts w:ascii="Times New Roman" w:eastAsia="ＭＳ 明朝" w:hAnsi="Times New Roman" w:cs="Times New Roman"/>
                <w:rPrChange w:id="5544" w:author="Masato YOSHIKAWA" w:date="2026-01-20T12:25:00Z" w16du:dateUtc="2026-01-20T03:25:00Z">
                  <w:rPr>
                    <w:moveFrom w:id="5545" w:author="Masato YOSHIKAWA" w:date="2026-01-20T12:21:00Z" w16du:dateUtc="2026-01-20T03:21:00Z"/>
                    <w:rFonts w:ascii="ＭＳ 明朝" w:eastAsia="ＭＳ 明朝" w:hAnsi="ＭＳ 明朝"/>
                  </w:rPr>
                </w:rPrChange>
              </w:rPr>
            </w:pPr>
            <w:moveFrom w:id="5546" w:author="Masato YOSHIKAWA" w:date="2026-01-20T12:21:00Z" w16du:dateUtc="2026-01-20T03:21:00Z">
              <w:r w:rsidRPr="00B83013" w:rsidDel="005B6842">
                <w:rPr>
                  <w:rFonts w:ascii="Times New Roman" w:eastAsia="ＭＳ 明朝" w:hAnsi="Times New Roman" w:cs="Times New Roman"/>
                  <w:rPrChange w:id="5547" w:author="Masato YOSHIKAWA" w:date="2026-01-20T12:25:00Z" w16du:dateUtc="2026-01-20T03:25:00Z">
                    <w:rPr>
                      <w:rFonts w:ascii="ＭＳ 明朝" w:eastAsia="ＭＳ 明朝" w:hAnsi="ＭＳ 明朝"/>
                    </w:rPr>
                  </w:rPrChange>
                </w:rPr>
                <w:t>Minimization</w:t>
              </w:r>
            </w:moveFrom>
          </w:p>
        </w:tc>
        <w:tc>
          <w:tcPr>
            <w:tcW w:w="851" w:type="pct"/>
            <w:tcPrChange w:id="5548" w:author="Masato YOSHIKAWA" w:date="2026-01-20T12:20:00Z" w16du:dateUtc="2026-01-20T03:20:00Z">
              <w:tcPr>
                <w:tcW w:w="851" w:type="pct"/>
              </w:tcPr>
            </w:tcPrChange>
          </w:tcPr>
          <w:p w14:paraId="2779D0E9" w14:textId="48ABEAA2" w:rsidR="002E4570" w:rsidRPr="00B83013" w:rsidDel="005B6842" w:rsidRDefault="002E4570" w:rsidP="00A018DB">
            <w:pPr>
              <w:pStyle w:val="af8"/>
              <w:rPr>
                <w:moveFrom w:id="5549" w:author="Masato YOSHIKAWA" w:date="2026-01-20T12:21:00Z" w16du:dateUtc="2026-01-20T03:21:00Z"/>
                <w:rFonts w:ascii="Times New Roman" w:eastAsia="ＭＳ 明朝" w:hAnsi="Times New Roman" w:cs="Times New Roman"/>
                <w:rPrChange w:id="5550" w:author="Masato YOSHIKAWA" w:date="2026-01-20T12:25:00Z" w16du:dateUtc="2026-01-20T03:25:00Z">
                  <w:rPr>
                    <w:moveFrom w:id="5551" w:author="Masato YOSHIKAWA" w:date="2026-01-20T12:21:00Z" w16du:dateUtc="2026-01-20T03:21:00Z"/>
                    <w:rFonts w:ascii="ＭＳ 明朝" w:eastAsia="ＭＳ 明朝" w:hAnsi="ＭＳ 明朝"/>
                  </w:rPr>
                </w:rPrChange>
              </w:rPr>
            </w:pPr>
            <w:moveFrom w:id="5552" w:author="Masato YOSHIKAWA" w:date="2026-01-20T12:21:00Z" w16du:dateUtc="2026-01-20T03:21:00Z">
              <w:r w:rsidRPr="00B83013" w:rsidDel="005B6842">
                <w:rPr>
                  <w:rFonts w:ascii="Times New Roman" w:eastAsia="ＭＳ 明朝" w:hAnsi="Times New Roman" w:cs="Times New Roman"/>
                  <w:rPrChange w:id="5553" w:author="Masato YOSHIKAWA" w:date="2026-01-20T12:25:00Z" w16du:dateUtc="2026-01-20T03:25:00Z">
                    <w:rPr>
                      <w:rFonts w:ascii="ＭＳ 明朝" w:eastAsia="ＭＳ 明朝" w:hAnsi="ＭＳ 明朝"/>
                    </w:rPr>
                  </w:rPrChange>
                </w:rPr>
                <w:t>Generalization</w:t>
              </w:r>
            </w:moveFrom>
          </w:p>
        </w:tc>
        <w:tc>
          <w:tcPr>
            <w:tcW w:w="831" w:type="pct"/>
            <w:tcPrChange w:id="5554" w:author="Masato YOSHIKAWA" w:date="2026-01-20T12:20:00Z" w16du:dateUtc="2026-01-20T03:20:00Z">
              <w:tcPr>
                <w:tcW w:w="831" w:type="pct"/>
              </w:tcPr>
            </w:tcPrChange>
          </w:tcPr>
          <w:p w14:paraId="07504E4E" w14:textId="0B46104C" w:rsidR="002E4570" w:rsidRPr="00B83013" w:rsidDel="005B6842" w:rsidRDefault="002E4570" w:rsidP="00A018DB">
            <w:pPr>
              <w:pStyle w:val="af8"/>
              <w:rPr>
                <w:moveFrom w:id="5555" w:author="Masato YOSHIKAWA" w:date="2026-01-20T12:21:00Z" w16du:dateUtc="2026-01-20T03:21:00Z"/>
                <w:rFonts w:ascii="Times New Roman" w:eastAsia="ＭＳ 明朝" w:hAnsi="Times New Roman" w:cs="Times New Roman"/>
                <w:rPrChange w:id="5556" w:author="Masato YOSHIKAWA" w:date="2026-01-20T12:25:00Z" w16du:dateUtc="2026-01-20T03:25:00Z">
                  <w:rPr>
                    <w:moveFrom w:id="5557" w:author="Masato YOSHIKAWA" w:date="2026-01-20T12:21:00Z" w16du:dateUtc="2026-01-20T03:21:00Z"/>
                    <w:rFonts w:ascii="ＭＳ 明朝" w:eastAsia="ＭＳ 明朝" w:hAnsi="ＭＳ 明朝"/>
                  </w:rPr>
                </w:rPrChange>
              </w:rPr>
            </w:pPr>
            <w:moveFrom w:id="5558" w:author="Masato YOSHIKAWA" w:date="2026-01-20T12:21:00Z" w16du:dateUtc="2026-01-20T03:21:00Z">
              <w:r w:rsidRPr="00B83013" w:rsidDel="005B6842">
                <w:rPr>
                  <w:rFonts w:ascii="Times New Roman" w:eastAsia="ＭＳ 明朝" w:hAnsi="Times New Roman" w:cs="Times New Roman"/>
                  <w:rPrChange w:id="5559" w:author="Masato YOSHIKAWA" w:date="2026-01-20T12:25:00Z" w16du:dateUtc="2026-01-20T03:25:00Z">
                    <w:rPr>
                      <w:rFonts w:ascii="ＭＳ 明朝" w:eastAsia="ＭＳ 明朝" w:hAnsi="ＭＳ 明朝"/>
                    </w:rPr>
                  </w:rPrChange>
                </w:rPr>
                <w:t>Minimization</w:t>
              </w:r>
            </w:moveFrom>
          </w:p>
        </w:tc>
      </w:tr>
      <w:tr w:rsidR="002E4570" w:rsidRPr="00B83013" w:rsidDel="005B6842" w14:paraId="1A4F8E6C" w14:textId="3C6854B9" w:rsidTr="005B6842">
        <w:tc>
          <w:tcPr>
            <w:tcW w:w="583" w:type="pct"/>
            <w:tcPrChange w:id="5560" w:author="Masato YOSHIKAWA" w:date="2026-01-20T12:20:00Z" w16du:dateUtc="2026-01-20T03:20:00Z">
              <w:tcPr>
                <w:tcW w:w="582" w:type="pct"/>
              </w:tcPr>
            </w:tcPrChange>
          </w:tcPr>
          <w:p w14:paraId="4D194E41" w14:textId="2995C800" w:rsidR="002E4570" w:rsidRPr="00B83013" w:rsidDel="005B6842" w:rsidRDefault="002E4570" w:rsidP="00A018DB">
            <w:pPr>
              <w:pStyle w:val="af8"/>
              <w:rPr>
                <w:moveFrom w:id="5561" w:author="Masato YOSHIKAWA" w:date="2026-01-20T12:21:00Z" w16du:dateUtc="2026-01-20T03:21:00Z"/>
                <w:rFonts w:ascii="Times New Roman" w:eastAsia="ＭＳ 明朝" w:hAnsi="Times New Roman" w:cs="Times New Roman"/>
                <w:rPrChange w:id="5562" w:author="Masato YOSHIKAWA" w:date="2026-01-20T12:25:00Z" w16du:dateUtc="2026-01-20T03:25:00Z">
                  <w:rPr>
                    <w:moveFrom w:id="5563" w:author="Masato YOSHIKAWA" w:date="2026-01-20T12:21:00Z" w16du:dateUtc="2026-01-20T03:21:00Z"/>
                    <w:rFonts w:ascii="ＭＳ 明朝" w:eastAsia="ＭＳ 明朝" w:hAnsi="ＭＳ 明朝"/>
                  </w:rPr>
                </w:rPrChange>
              </w:rPr>
            </w:pPr>
            <w:moveFrom w:id="5564" w:author="Masato YOSHIKAWA" w:date="2026-01-20T12:21:00Z" w16du:dateUtc="2026-01-20T03:21:00Z">
              <w:r w:rsidRPr="00B83013" w:rsidDel="005B6842">
                <w:rPr>
                  <w:rFonts w:ascii="Times New Roman" w:eastAsia="ＭＳ 明朝" w:hAnsi="Times New Roman" w:cs="Times New Roman" w:hint="eastAsia"/>
                  <w:rPrChange w:id="5565" w:author="Masato YOSHIKAWA" w:date="2026-01-20T12:25:00Z" w16du:dateUtc="2026-01-20T03:25:00Z">
                    <w:rPr>
                      <w:rFonts w:ascii="ＭＳ 明朝" w:eastAsia="ＭＳ 明朝" w:hAnsi="ＭＳ 明朝" w:hint="eastAsia"/>
                    </w:rPr>
                  </w:rPrChange>
                </w:rPr>
                <w:t>生垣</w:t>
              </w:r>
            </w:moveFrom>
          </w:p>
        </w:tc>
        <w:tc>
          <w:tcPr>
            <w:tcW w:w="583" w:type="pct"/>
            <w:tcPrChange w:id="5566" w:author="Masato YOSHIKAWA" w:date="2026-01-20T12:20:00Z" w16du:dateUtc="2026-01-20T03:20:00Z">
              <w:tcPr>
                <w:tcW w:w="583" w:type="pct"/>
              </w:tcPr>
            </w:tcPrChange>
          </w:tcPr>
          <w:p w14:paraId="5EDBE94B" w14:textId="4855FD8A" w:rsidR="002E4570" w:rsidRPr="00B83013" w:rsidDel="005B6842" w:rsidRDefault="002E4570" w:rsidP="00A018DB">
            <w:pPr>
              <w:pStyle w:val="af8"/>
              <w:rPr>
                <w:moveFrom w:id="5567" w:author="Masato YOSHIKAWA" w:date="2026-01-20T12:21:00Z" w16du:dateUtc="2026-01-20T03:21:00Z"/>
                <w:rFonts w:ascii="Times New Roman" w:eastAsia="ＭＳ 明朝" w:hAnsi="Times New Roman" w:cs="Times New Roman"/>
                <w:rPrChange w:id="5568" w:author="Masato YOSHIKAWA" w:date="2026-01-20T12:25:00Z" w16du:dateUtc="2026-01-20T03:25:00Z">
                  <w:rPr>
                    <w:moveFrom w:id="5569" w:author="Masato YOSHIKAWA" w:date="2026-01-20T12:21:00Z" w16du:dateUtc="2026-01-20T03:21:00Z"/>
                    <w:rFonts w:ascii="ＭＳ 明朝" w:eastAsia="ＭＳ 明朝" w:hAnsi="ＭＳ 明朝"/>
                  </w:rPr>
                </w:rPrChange>
              </w:rPr>
            </w:pPr>
            <w:moveFrom w:id="5570" w:author="Masato YOSHIKAWA" w:date="2026-01-20T12:21:00Z" w16du:dateUtc="2026-01-20T03:21:00Z">
              <w:r w:rsidRPr="00B83013" w:rsidDel="005B6842">
                <w:rPr>
                  <w:rFonts w:ascii="Times New Roman" w:eastAsia="ＭＳ 明朝" w:hAnsi="Times New Roman" w:cs="Times New Roman"/>
                  <w:rPrChange w:id="5571" w:author="Masato YOSHIKAWA" w:date="2026-01-20T12:25:00Z" w16du:dateUtc="2026-01-20T03:25:00Z">
                    <w:rPr>
                      <w:rFonts w:ascii="ＭＳ 明朝" w:eastAsia="ＭＳ 明朝" w:hAnsi="ＭＳ 明朝"/>
                    </w:rPr>
                  </w:rPrChange>
                </w:rPr>
                <w:t>hedge</w:t>
              </w:r>
            </w:moveFrom>
          </w:p>
        </w:tc>
        <w:tc>
          <w:tcPr>
            <w:tcW w:w="629" w:type="pct"/>
            <w:tcPrChange w:id="5572" w:author="Masato YOSHIKAWA" w:date="2026-01-20T12:20:00Z" w16du:dateUtc="2026-01-20T03:20:00Z">
              <w:tcPr>
                <w:tcW w:w="629" w:type="pct"/>
              </w:tcPr>
            </w:tcPrChange>
          </w:tcPr>
          <w:p w14:paraId="3591C3F4" w14:textId="7A2158DA" w:rsidR="002E4570" w:rsidRPr="00B83013" w:rsidDel="005B6842" w:rsidRDefault="002E4570" w:rsidP="00A018DB">
            <w:pPr>
              <w:pStyle w:val="af8"/>
              <w:rPr>
                <w:moveFrom w:id="5573" w:author="Masato YOSHIKAWA" w:date="2026-01-20T12:21:00Z" w16du:dateUtc="2026-01-20T03:21:00Z"/>
                <w:rFonts w:ascii="Times New Roman" w:eastAsia="ＭＳ 明朝" w:hAnsi="Times New Roman" w:cs="Times New Roman"/>
                <w:rPrChange w:id="5574" w:author="Masato YOSHIKAWA" w:date="2026-01-20T12:25:00Z" w16du:dateUtc="2026-01-20T03:25:00Z">
                  <w:rPr>
                    <w:moveFrom w:id="5575" w:author="Masato YOSHIKAWA" w:date="2026-01-20T12:21:00Z" w16du:dateUtc="2026-01-20T03:21:00Z"/>
                    <w:rFonts w:ascii="ＭＳ 明朝" w:eastAsia="ＭＳ 明朝" w:hAnsi="ＭＳ 明朝"/>
                  </w:rPr>
                </w:rPrChange>
              </w:rPr>
            </w:pPr>
            <w:moveFrom w:id="5576" w:author="Masato YOSHIKAWA" w:date="2026-01-20T12:21:00Z" w16du:dateUtc="2026-01-20T03:21:00Z">
              <w:r w:rsidRPr="00B83013" w:rsidDel="005B6842">
                <w:rPr>
                  <w:rFonts w:ascii="Times New Roman" w:eastAsia="ＭＳ 明朝" w:hAnsi="Times New Roman" w:cs="Times New Roman"/>
                  <w:rPrChange w:id="5577" w:author="Masato YOSHIKAWA" w:date="2026-01-20T12:25:00Z" w16du:dateUtc="2026-01-20T03:25:00Z">
                    <w:rPr>
                      <w:rFonts w:ascii="ＭＳ 明朝" w:eastAsia="ＭＳ 明朝" w:hAnsi="ＭＳ 明朝"/>
                    </w:rPr>
                  </w:rPrChange>
                </w:rPr>
                <w:t>hedge</w:t>
              </w:r>
            </w:moveFrom>
          </w:p>
        </w:tc>
        <w:tc>
          <w:tcPr>
            <w:tcW w:w="779" w:type="pct"/>
            <w:tcPrChange w:id="5578" w:author="Masato YOSHIKAWA" w:date="2026-01-20T12:20:00Z" w16du:dateUtc="2026-01-20T03:20:00Z">
              <w:tcPr>
                <w:tcW w:w="779" w:type="pct"/>
              </w:tcPr>
            </w:tcPrChange>
          </w:tcPr>
          <w:p w14:paraId="34173C16" w14:textId="69C8ADFE" w:rsidR="002E4570" w:rsidRPr="00B83013" w:rsidDel="005B6842" w:rsidRDefault="002E4570" w:rsidP="00A018DB">
            <w:pPr>
              <w:pStyle w:val="af8"/>
              <w:rPr>
                <w:moveFrom w:id="5579" w:author="Masato YOSHIKAWA" w:date="2026-01-20T12:21:00Z" w16du:dateUtc="2026-01-20T03:21:00Z"/>
                <w:rFonts w:ascii="Times New Roman" w:eastAsia="ＭＳ 明朝" w:hAnsi="Times New Roman" w:cs="Times New Roman"/>
                <w:rPrChange w:id="5580" w:author="Masato YOSHIKAWA" w:date="2026-01-20T12:25:00Z" w16du:dateUtc="2026-01-20T03:25:00Z">
                  <w:rPr>
                    <w:moveFrom w:id="5581" w:author="Masato YOSHIKAWA" w:date="2026-01-20T12:21:00Z" w16du:dateUtc="2026-01-20T03:21:00Z"/>
                    <w:rFonts w:ascii="ＭＳ 明朝" w:eastAsia="ＭＳ 明朝" w:hAnsi="ＭＳ 明朝"/>
                  </w:rPr>
                </w:rPrChange>
              </w:rPr>
            </w:pPr>
            <w:moveFrom w:id="5582" w:author="Masato YOSHIKAWA" w:date="2026-01-20T12:21:00Z" w16du:dateUtc="2026-01-20T03:21:00Z">
              <w:r w:rsidRPr="00B83013" w:rsidDel="005B6842">
                <w:rPr>
                  <w:rFonts w:ascii="Times New Roman" w:eastAsia="ＭＳ 明朝" w:hAnsi="Times New Roman" w:cs="Times New Roman"/>
                  <w:rPrChange w:id="5583" w:author="Masato YOSHIKAWA" w:date="2026-01-20T12:25:00Z" w16du:dateUtc="2026-01-20T03:25:00Z">
                    <w:rPr>
                      <w:rFonts w:ascii="ＭＳ 明朝" w:eastAsia="ＭＳ 明朝" w:hAnsi="ＭＳ 明朝"/>
                    </w:rPr>
                  </w:rPrChange>
                </w:rPr>
                <w:t>Established equivalent</w:t>
              </w:r>
            </w:moveFrom>
          </w:p>
        </w:tc>
        <w:tc>
          <w:tcPr>
            <w:tcW w:w="744" w:type="pct"/>
            <w:tcPrChange w:id="5584" w:author="Masato YOSHIKAWA" w:date="2026-01-20T12:20:00Z" w16du:dateUtc="2026-01-20T03:20:00Z">
              <w:tcPr>
                <w:tcW w:w="744" w:type="pct"/>
              </w:tcPr>
            </w:tcPrChange>
          </w:tcPr>
          <w:p w14:paraId="7A68E6AA" w14:textId="57F91A26" w:rsidR="002E4570" w:rsidRPr="00B83013" w:rsidDel="005B6842" w:rsidRDefault="002E4570" w:rsidP="00A018DB">
            <w:pPr>
              <w:pStyle w:val="af8"/>
              <w:rPr>
                <w:moveFrom w:id="5585" w:author="Masato YOSHIKAWA" w:date="2026-01-20T12:21:00Z" w16du:dateUtc="2026-01-20T03:21:00Z"/>
                <w:rFonts w:ascii="Times New Roman" w:eastAsia="ＭＳ 明朝" w:hAnsi="Times New Roman" w:cs="Times New Roman"/>
                <w:rPrChange w:id="5586" w:author="Masato YOSHIKAWA" w:date="2026-01-20T12:25:00Z" w16du:dateUtc="2026-01-20T03:25:00Z">
                  <w:rPr>
                    <w:moveFrom w:id="5587" w:author="Masato YOSHIKAWA" w:date="2026-01-20T12:21:00Z" w16du:dateUtc="2026-01-20T03:21:00Z"/>
                    <w:rFonts w:ascii="ＭＳ 明朝" w:eastAsia="ＭＳ 明朝" w:hAnsi="ＭＳ 明朝"/>
                  </w:rPr>
                </w:rPrChange>
              </w:rPr>
            </w:pPr>
            <w:moveFrom w:id="5588" w:author="Masato YOSHIKAWA" w:date="2026-01-20T12:21:00Z" w16du:dateUtc="2026-01-20T03:21:00Z">
              <w:r w:rsidRPr="00B83013" w:rsidDel="005B6842">
                <w:rPr>
                  <w:rFonts w:ascii="Times New Roman" w:eastAsia="ＭＳ 明朝" w:hAnsi="Times New Roman" w:cs="Times New Roman"/>
                  <w:rPrChange w:id="5589" w:author="Masato YOSHIKAWA" w:date="2026-01-20T12:25:00Z" w16du:dateUtc="2026-01-20T03:25:00Z">
                    <w:rPr>
                      <w:rFonts w:ascii="ＭＳ 明朝" w:eastAsia="ＭＳ 明朝" w:hAnsi="ＭＳ 明朝"/>
                    </w:rPr>
                  </w:rPrChange>
                </w:rPr>
                <w:t>Minimization</w:t>
              </w:r>
            </w:moveFrom>
          </w:p>
        </w:tc>
        <w:tc>
          <w:tcPr>
            <w:tcW w:w="851" w:type="pct"/>
            <w:tcPrChange w:id="5590" w:author="Masato YOSHIKAWA" w:date="2026-01-20T12:20:00Z" w16du:dateUtc="2026-01-20T03:20:00Z">
              <w:tcPr>
                <w:tcW w:w="851" w:type="pct"/>
              </w:tcPr>
            </w:tcPrChange>
          </w:tcPr>
          <w:p w14:paraId="2565FD52" w14:textId="15705068" w:rsidR="002E4570" w:rsidRPr="00B83013" w:rsidDel="005B6842" w:rsidRDefault="002E4570" w:rsidP="00A018DB">
            <w:pPr>
              <w:pStyle w:val="af8"/>
              <w:rPr>
                <w:moveFrom w:id="5591" w:author="Masato YOSHIKAWA" w:date="2026-01-20T12:21:00Z" w16du:dateUtc="2026-01-20T03:21:00Z"/>
                <w:rFonts w:ascii="Times New Roman" w:eastAsia="ＭＳ 明朝" w:hAnsi="Times New Roman" w:cs="Times New Roman"/>
                <w:rPrChange w:id="5592" w:author="Masato YOSHIKAWA" w:date="2026-01-20T12:25:00Z" w16du:dateUtc="2026-01-20T03:25:00Z">
                  <w:rPr>
                    <w:moveFrom w:id="5593" w:author="Masato YOSHIKAWA" w:date="2026-01-20T12:21:00Z" w16du:dateUtc="2026-01-20T03:21:00Z"/>
                    <w:rFonts w:ascii="ＭＳ 明朝" w:eastAsia="ＭＳ 明朝" w:hAnsi="ＭＳ 明朝"/>
                  </w:rPr>
                </w:rPrChange>
              </w:rPr>
            </w:pPr>
            <w:moveFrom w:id="5594" w:author="Masato YOSHIKAWA" w:date="2026-01-20T12:21:00Z" w16du:dateUtc="2026-01-20T03:21:00Z">
              <w:r w:rsidRPr="00B83013" w:rsidDel="005B6842">
                <w:rPr>
                  <w:rFonts w:ascii="Times New Roman" w:eastAsia="ＭＳ 明朝" w:hAnsi="Times New Roman" w:cs="Times New Roman"/>
                  <w:rPrChange w:id="5595" w:author="Masato YOSHIKAWA" w:date="2026-01-20T12:25:00Z" w16du:dateUtc="2026-01-20T03:25:00Z">
                    <w:rPr>
                      <w:rFonts w:ascii="ＭＳ 明朝" w:eastAsia="ＭＳ 明朝" w:hAnsi="ＭＳ 明朝"/>
                    </w:rPr>
                  </w:rPrChange>
                </w:rPr>
                <w:t>Established equivalent</w:t>
              </w:r>
            </w:moveFrom>
          </w:p>
        </w:tc>
        <w:tc>
          <w:tcPr>
            <w:tcW w:w="831" w:type="pct"/>
            <w:tcPrChange w:id="5596" w:author="Masato YOSHIKAWA" w:date="2026-01-20T12:20:00Z" w16du:dateUtc="2026-01-20T03:20:00Z">
              <w:tcPr>
                <w:tcW w:w="831" w:type="pct"/>
              </w:tcPr>
            </w:tcPrChange>
          </w:tcPr>
          <w:p w14:paraId="54B40C7A" w14:textId="16EDD09A" w:rsidR="002E4570" w:rsidRPr="00B83013" w:rsidDel="005B6842" w:rsidRDefault="002E4570" w:rsidP="00A018DB">
            <w:pPr>
              <w:pStyle w:val="af8"/>
              <w:rPr>
                <w:moveFrom w:id="5597" w:author="Masato YOSHIKAWA" w:date="2026-01-20T12:21:00Z" w16du:dateUtc="2026-01-20T03:21:00Z"/>
                <w:rFonts w:ascii="Times New Roman" w:eastAsia="ＭＳ 明朝" w:hAnsi="Times New Roman" w:cs="Times New Roman"/>
                <w:rPrChange w:id="5598" w:author="Masato YOSHIKAWA" w:date="2026-01-20T12:25:00Z" w16du:dateUtc="2026-01-20T03:25:00Z">
                  <w:rPr>
                    <w:moveFrom w:id="5599" w:author="Masato YOSHIKAWA" w:date="2026-01-20T12:21:00Z" w16du:dateUtc="2026-01-20T03:21:00Z"/>
                    <w:rFonts w:ascii="ＭＳ 明朝" w:eastAsia="ＭＳ 明朝" w:hAnsi="ＭＳ 明朝"/>
                  </w:rPr>
                </w:rPrChange>
              </w:rPr>
            </w:pPr>
            <w:moveFrom w:id="5600" w:author="Masato YOSHIKAWA" w:date="2026-01-20T12:21:00Z" w16du:dateUtc="2026-01-20T03:21:00Z">
              <w:r w:rsidRPr="00B83013" w:rsidDel="005B6842">
                <w:rPr>
                  <w:rFonts w:ascii="Times New Roman" w:eastAsia="ＭＳ 明朝" w:hAnsi="Times New Roman" w:cs="Times New Roman"/>
                  <w:rPrChange w:id="5601" w:author="Masato YOSHIKAWA" w:date="2026-01-20T12:25:00Z" w16du:dateUtc="2026-01-20T03:25:00Z">
                    <w:rPr>
                      <w:rFonts w:ascii="ＭＳ 明朝" w:eastAsia="ＭＳ 明朝" w:hAnsi="ＭＳ 明朝"/>
                    </w:rPr>
                  </w:rPrChange>
                </w:rPr>
                <w:t>Minimization</w:t>
              </w:r>
            </w:moveFrom>
          </w:p>
        </w:tc>
      </w:tr>
      <w:tr w:rsidR="002E4570" w:rsidRPr="00B83013" w:rsidDel="005B6842" w14:paraId="17480427" w14:textId="367C929A" w:rsidTr="005B6842">
        <w:tc>
          <w:tcPr>
            <w:tcW w:w="583" w:type="pct"/>
            <w:tcPrChange w:id="5602" w:author="Masato YOSHIKAWA" w:date="2026-01-20T12:20:00Z" w16du:dateUtc="2026-01-20T03:20:00Z">
              <w:tcPr>
                <w:tcW w:w="582" w:type="pct"/>
              </w:tcPr>
            </w:tcPrChange>
          </w:tcPr>
          <w:p w14:paraId="79178080" w14:textId="1FF9089C" w:rsidR="002E4570" w:rsidRPr="00B83013" w:rsidDel="005B6842" w:rsidRDefault="002E4570" w:rsidP="00A018DB">
            <w:pPr>
              <w:pStyle w:val="af8"/>
              <w:rPr>
                <w:moveFrom w:id="5603" w:author="Masato YOSHIKAWA" w:date="2026-01-20T12:21:00Z" w16du:dateUtc="2026-01-20T03:21:00Z"/>
                <w:rFonts w:ascii="Times New Roman" w:eastAsia="ＭＳ 明朝" w:hAnsi="Times New Roman" w:cs="Times New Roman"/>
                <w:rPrChange w:id="5604" w:author="Masato YOSHIKAWA" w:date="2026-01-20T12:25:00Z" w16du:dateUtc="2026-01-20T03:25:00Z">
                  <w:rPr>
                    <w:moveFrom w:id="5605" w:author="Masato YOSHIKAWA" w:date="2026-01-20T12:21:00Z" w16du:dateUtc="2026-01-20T03:21:00Z"/>
                    <w:rFonts w:ascii="ＭＳ 明朝" w:eastAsia="ＭＳ 明朝" w:hAnsi="ＭＳ 明朝"/>
                  </w:rPr>
                </w:rPrChange>
              </w:rPr>
            </w:pPr>
            <w:moveFrom w:id="5606" w:author="Masato YOSHIKAWA" w:date="2026-01-20T12:21:00Z" w16du:dateUtc="2026-01-20T03:21:00Z">
              <w:r w:rsidRPr="00B83013" w:rsidDel="005B6842">
                <w:rPr>
                  <w:rFonts w:ascii="Times New Roman" w:eastAsia="ＭＳ 明朝" w:hAnsi="Times New Roman" w:cs="Times New Roman" w:hint="eastAsia"/>
                  <w:rPrChange w:id="5607" w:author="Masato YOSHIKAWA" w:date="2026-01-20T12:25:00Z" w16du:dateUtc="2026-01-20T03:25:00Z">
                    <w:rPr>
                      <w:rFonts w:ascii="ＭＳ 明朝" w:eastAsia="ＭＳ 明朝" w:hAnsi="ＭＳ 明朝" w:hint="eastAsia"/>
                    </w:rPr>
                  </w:rPrChange>
                </w:rPr>
                <w:t>金魚売り</w:t>
              </w:r>
            </w:moveFrom>
          </w:p>
        </w:tc>
        <w:tc>
          <w:tcPr>
            <w:tcW w:w="583" w:type="pct"/>
            <w:tcPrChange w:id="5608" w:author="Masato YOSHIKAWA" w:date="2026-01-20T12:20:00Z" w16du:dateUtc="2026-01-20T03:20:00Z">
              <w:tcPr>
                <w:tcW w:w="583" w:type="pct"/>
              </w:tcPr>
            </w:tcPrChange>
          </w:tcPr>
          <w:p w14:paraId="15A9A258" w14:textId="4191D896" w:rsidR="002E4570" w:rsidRPr="00B83013" w:rsidDel="005B6842" w:rsidRDefault="002E4570" w:rsidP="00A018DB">
            <w:pPr>
              <w:pStyle w:val="af8"/>
              <w:rPr>
                <w:moveFrom w:id="5609" w:author="Masato YOSHIKAWA" w:date="2026-01-20T12:21:00Z" w16du:dateUtc="2026-01-20T03:21:00Z"/>
                <w:rFonts w:ascii="Times New Roman" w:eastAsia="ＭＳ 明朝" w:hAnsi="Times New Roman" w:cs="Times New Roman"/>
                <w:rPrChange w:id="5610" w:author="Masato YOSHIKAWA" w:date="2026-01-20T12:25:00Z" w16du:dateUtc="2026-01-20T03:25:00Z">
                  <w:rPr>
                    <w:moveFrom w:id="5611" w:author="Masato YOSHIKAWA" w:date="2026-01-20T12:21:00Z" w16du:dateUtc="2026-01-20T03:21:00Z"/>
                    <w:rFonts w:ascii="ＭＳ 明朝" w:eastAsia="ＭＳ 明朝" w:hAnsi="ＭＳ 明朝"/>
                  </w:rPr>
                </w:rPrChange>
              </w:rPr>
            </w:pPr>
            <w:moveFrom w:id="5612" w:author="Masato YOSHIKAWA" w:date="2026-01-20T12:21:00Z" w16du:dateUtc="2026-01-20T03:21:00Z">
              <w:r w:rsidRPr="00B83013" w:rsidDel="005B6842">
                <w:rPr>
                  <w:rFonts w:ascii="Times New Roman" w:eastAsia="ＭＳ 明朝" w:hAnsi="Times New Roman" w:cs="Times New Roman"/>
                  <w:rPrChange w:id="5613" w:author="Masato YOSHIKAWA" w:date="2026-01-20T12:25:00Z" w16du:dateUtc="2026-01-20T03:25:00Z">
                    <w:rPr>
                      <w:rFonts w:ascii="ＭＳ 明朝" w:eastAsia="ＭＳ 明朝" w:hAnsi="ＭＳ 明朝"/>
                    </w:rPr>
                  </w:rPrChange>
                </w:rPr>
                <w:t>goldfish vendor</w:t>
              </w:r>
            </w:moveFrom>
          </w:p>
        </w:tc>
        <w:tc>
          <w:tcPr>
            <w:tcW w:w="629" w:type="pct"/>
            <w:tcPrChange w:id="5614" w:author="Masato YOSHIKAWA" w:date="2026-01-20T12:20:00Z" w16du:dateUtc="2026-01-20T03:20:00Z">
              <w:tcPr>
                <w:tcW w:w="629" w:type="pct"/>
              </w:tcPr>
            </w:tcPrChange>
          </w:tcPr>
          <w:p w14:paraId="27C5B68E" w14:textId="053C4C3C" w:rsidR="002E4570" w:rsidRPr="00B83013" w:rsidDel="005B6842" w:rsidRDefault="002E4570" w:rsidP="00A018DB">
            <w:pPr>
              <w:pStyle w:val="af8"/>
              <w:rPr>
                <w:moveFrom w:id="5615" w:author="Masato YOSHIKAWA" w:date="2026-01-20T12:21:00Z" w16du:dateUtc="2026-01-20T03:21:00Z"/>
                <w:rFonts w:ascii="Times New Roman" w:eastAsia="ＭＳ 明朝" w:hAnsi="Times New Roman" w:cs="Times New Roman"/>
                <w:rPrChange w:id="5616" w:author="Masato YOSHIKAWA" w:date="2026-01-20T12:25:00Z" w16du:dateUtc="2026-01-20T03:25:00Z">
                  <w:rPr>
                    <w:moveFrom w:id="5617" w:author="Masato YOSHIKAWA" w:date="2026-01-20T12:21:00Z" w16du:dateUtc="2026-01-20T03:21:00Z"/>
                    <w:rFonts w:ascii="ＭＳ 明朝" w:eastAsia="ＭＳ 明朝" w:hAnsi="ＭＳ 明朝"/>
                  </w:rPr>
                </w:rPrChange>
              </w:rPr>
            </w:pPr>
            <w:moveFrom w:id="5618" w:author="Masato YOSHIKAWA" w:date="2026-01-20T12:21:00Z" w16du:dateUtc="2026-01-20T03:21:00Z">
              <w:r w:rsidRPr="00B83013" w:rsidDel="005B6842">
                <w:rPr>
                  <w:rFonts w:ascii="Times New Roman" w:eastAsia="ＭＳ 明朝" w:hAnsi="Times New Roman" w:cs="Times New Roman"/>
                  <w:rPrChange w:id="5619" w:author="Masato YOSHIKAWA" w:date="2026-01-20T12:25:00Z" w16du:dateUtc="2026-01-20T03:25:00Z">
                    <w:rPr>
                      <w:rFonts w:ascii="ＭＳ 明朝" w:eastAsia="ＭＳ 明朝" w:hAnsi="ＭＳ 明朝"/>
                    </w:rPr>
                  </w:rPrChange>
                </w:rPr>
                <w:t>goldfish vendor</w:t>
              </w:r>
            </w:moveFrom>
          </w:p>
        </w:tc>
        <w:tc>
          <w:tcPr>
            <w:tcW w:w="779" w:type="pct"/>
            <w:tcPrChange w:id="5620" w:author="Masato YOSHIKAWA" w:date="2026-01-20T12:20:00Z" w16du:dateUtc="2026-01-20T03:20:00Z">
              <w:tcPr>
                <w:tcW w:w="779" w:type="pct"/>
              </w:tcPr>
            </w:tcPrChange>
          </w:tcPr>
          <w:p w14:paraId="66F91BFB" w14:textId="00E88EA1" w:rsidR="002E4570" w:rsidRPr="00B83013" w:rsidDel="005B6842" w:rsidRDefault="002E4570" w:rsidP="00A018DB">
            <w:pPr>
              <w:pStyle w:val="af8"/>
              <w:rPr>
                <w:moveFrom w:id="5621" w:author="Masato YOSHIKAWA" w:date="2026-01-20T12:21:00Z" w16du:dateUtc="2026-01-20T03:21:00Z"/>
                <w:rFonts w:ascii="Times New Roman" w:eastAsia="ＭＳ 明朝" w:hAnsi="Times New Roman" w:cs="Times New Roman"/>
                <w:rPrChange w:id="5622" w:author="Masato YOSHIKAWA" w:date="2026-01-20T12:25:00Z" w16du:dateUtc="2026-01-20T03:25:00Z">
                  <w:rPr>
                    <w:moveFrom w:id="5623" w:author="Masato YOSHIKAWA" w:date="2026-01-20T12:21:00Z" w16du:dateUtc="2026-01-20T03:21:00Z"/>
                    <w:rFonts w:ascii="ＭＳ 明朝" w:eastAsia="ＭＳ 明朝" w:hAnsi="ＭＳ 明朝"/>
                  </w:rPr>
                </w:rPrChange>
              </w:rPr>
            </w:pPr>
            <w:moveFrom w:id="5624" w:author="Masato YOSHIKAWA" w:date="2026-01-20T12:21:00Z" w16du:dateUtc="2026-01-20T03:21:00Z">
              <w:r w:rsidRPr="00B83013" w:rsidDel="005B6842">
                <w:rPr>
                  <w:rFonts w:ascii="Times New Roman" w:eastAsia="ＭＳ 明朝" w:hAnsi="Times New Roman" w:cs="Times New Roman"/>
                  <w:rPrChange w:id="5625" w:author="Masato YOSHIKAWA" w:date="2026-01-20T12:25:00Z" w16du:dateUtc="2026-01-20T03:25:00Z">
                    <w:rPr>
                      <w:rFonts w:ascii="ＭＳ 明朝" w:eastAsia="ＭＳ 明朝" w:hAnsi="ＭＳ 明朝"/>
                    </w:rPr>
                  </w:rPrChange>
                </w:rPr>
                <w:t>Literal translation</w:t>
              </w:r>
            </w:moveFrom>
          </w:p>
        </w:tc>
        <w:tc>
          <w:tcPr>
            <w:tcW w:w="744" w:type="pct"/>
            <w:tcPrChange w:id="5626" w:author="Masato YOSHIKAWA" w:date="2026-01-20T12:20:00Z" w16du:dateUtc="2026-01-20T03:20:00Z">
              <w:tcPr>
                <w:tcW w:w="744" w:type="pct"/>
              </w:tcPr>
            </w:tcPrChange>
          </w:tcPr>
          <w:p w14:paraId="7DB36770" w14:textId="475505C9" w:rsidR="002E4570" w:rsidRPr="00B83013" w:rsidDel="005B6842" w:rsidRDefault="002E4570" w:rsidP="00A018DB">
            <w:pPr>
              <w:pStyle w:val="af8"/>
              <w:rPr>
                <w:moveFrom w:id="5627" w:author="Masato YOSHIKAWA" w:date="2026-01-20T12:21:00Z" w16du:dateUtc="2026-01-20T03:21:00Z"/>
                <w:rFonts w:ascii="Times New Roman" w:eastAsia="ＭＳ 明朝" w:hAnsi="Times New Roman" w:cs="Times New Roman"/>
                <w:rPrChange w:id="5628" w:author="Masato YOSHIKAWA" w:date="2026-01-20T12:25:00Z" w16du:dateUtc="2026-01-20T03:25:00Z">
                  <w:rPr>
                    <w:moveFrom w:id="5629" w:author="Masato YOSHIKAWA" w:date="2026-01-20T12:21:00Z" w16du:dateUtc="2026-01-20T03:21:00Z"/>
                    <w:rFonts w:ascii="ＭＳ 明朝" w:eastAsia="ＭＳ 明朝" w:hAnsi="ＭＳ 明朝"/>
                  </w:rPr>
                </w:rPrChange>
              </w:rPr>
            </w:pPr>
            <w:moveFrom w:id="5630" w:author="Masato YOSHIKAWA" w:date="2026-01-20T12:21:00Z" w16du:dateUtc="2026-01-20T03:21:00Z">
              <w:r w:rsidRPr="00B83013" w:rsidDel="005B6842">
                <w:rPr>
                  <w:rFonts w:ascii="Times New Roman" w:eastAsia="ＭＳ 明朝" w:hAnsi="Times New Roman" w:cs="Times New Roman"/>
                  <w:rPrChange w:id="5631" w:author="Masato YOSHIKAWA" w:date="2026-01-20T12:25:00Z" w16du:dateUtc="2026-01-20T03:25:00Z">
                    <w:rPr>
                      <w:rFonts w:ascii="ＭＳ 明朝" w:eastAsia="ＭＳ 明朝" w:hAnsi="ＭＳ 明朝"/>
                    </w:rPr>
                  </w:rPrChange>
                </w:rPr>
                <w:t>Minimization</w:t>
              </w:r>
            </w:moveFrom>
          </w:p>
        </w:tc>
        <w:tc>
          <w:tcPr>
            <w:tcW w:w="851" w:type="pct"/>
            <w:tcPrChange w:id="5632" w:author="Masato YOSHIKAWA" w:date="2026-01-20T12:20:00Z" w16du:dateUtc="2026-01-20T03:20:00Z">
              <w:tcPr>
                <w:tcW w:w="851" w:type="pct"/>
              </w:tcPr>
            </w:tcPrChange>
          </w:tcPr>
          <w:p w14:paraId="66942C2C" w14:textId="5A905FAA" w:rsidR="002E4570" w:rsidRPr="00B83013" w:rsidDel="005B6842" w:rsidRDefault="002E4570" w:rsidP="00A018DB">
            <w:pPr>
              <w:pStyle w:val="af8"/>
              <w:rPr>
                <w:moveFrom w:id="5633" w:author="Masato YOSHIKAWA" w:date="2026-01-20T12:21:00Z" w16du:dateUtc="2026-01-20T03:21:00Z"/>
                <w:rFonts w:ascii="Times New Roman" w:eastAsia="ＭＳ 明朝" w:hAnsi="Times New Roman" w:cs="Times New Roman"/>
                <w:rPrChange w:id="5634" w:author="Masato YOSHIKAWA" w:date="2026-01-20T12:25:00Z" w16du:dateUtc="2026-01-20T03:25:00Z">
                  <w:rPr>
                    <w:moveFrom w:id="5635" w:author="Masato YOSHIKAWA" w:date="2026-01-20T12:21:00Z" w16du:dateUtc="2026-01-20T03:21:00Z"/>
                    <w:rFonts w:ascii="ＭＳ 明朝" w:eastAsia="ＭＳ 明朝" w:hAnsi="ＭＳ 明朝"/>
                  </w:rPr>
                </w:rPrChange>
              </w:rPr>
            </w:pPr>
            <w:moveFrom w:id="5636" w:author="Masato YOSHIKAWA" w:date="2026-01-20T12:21:00Z" w16du:dateUtc="2026-01-20T03:21:00Z">
              <w:r w:rsidRPr="00B83013" w:rsidDel="005B6842">
                <w:rPr>
                  <w:rFonts w:ascii="Times New Roman" w:eastAsia="ＭＳ 明朝" w:hAnsi="Times New Roman" w:cs="Times New Roman"/>
                  <w:rPrChange w:id="5637" w:author="Masato YOSHIKAWA" w:date="2026-01-20T12:25:00Z" w16du:dateUtc="2026-01-20T03:25:00Z">
                    <w:rPr>
                      <w:rFonts w:ascii="ＭＳ 明朝" w:eastAsia="ＭＳ 明朝" w:hAnsi="ＭＳ 明朝"/>
                    </w:rPr>
                  </w:rPrChange>
                </w:rPr>
                <w:t>Literal translation</w:t>
              </w:r>
            </w:moveFrom>
          </w:p>
        </w:tc>
        <w:tc>
          <w:tcPr>
            <w:tcW w:w="831" w:type="pct"/>
            <w:tcPrChange w:id="5638" w:author="Masato YOSHIKAWA" w:date="2026-01-20T12:20:00Z" w16du:dateUtc="2026-01-20T03:20:00Z">
              <w:tcPr>
                <w:tcW w:w="831" w:type="pct"/>
              </w:tcPr>
            </w:tcPrChange>
          </w:tcPr>
          <w:p w14:paraId="5D6F70D2" w14:textId="3BD6B222" w:rsidR="002E4570" w:rsidRPr="00B83013" w:rsidDel="005B6842" w:rsidRDefault="002E4570" w:rsidP="00A018DB">
            <w:pPr>
              <w:pStyle w:val="af8"/>
              <w:rPr>
                <w:moveFrom w:id="5639" w:author="Masato YOSHIKAWA" w:date="2026-01-20T12:21:00Z" w16du:dateUtc="2026-01-20T03:21:00Z"/>
                <w:rFonts w:ascii="Times New Roman" w:eastAsia="ＭＳ 明朝" w:hAnsi="Times New Roman" w:cs="Times New Roman"/>
                <w:rPrChange w:id="5640" w:author="Masato YOSHIKAWA" w:date="2026-01-20T12:25:00Z" w16du:dateUtc="2026-01-20T03:25:00Z">
                  <w:rPr>
                    <w:moveFrom w:id="5641" w:author="Masato YOSHIKAWA" w:date="2026-01-20T12:21:00Z" w16du:dateUtc="2026-01-20T03:21:00Z"/>
                    <w:rFonts w:ascii="ＭＳ 明朝" w:eastAsia="ＭＳ 明朝" w:hAnsi="ＭＳ 明朝"/>
                  </w:rPr>
                </w:rPrChange>
              </w:rPr>
            </w:pPr>
            <w:moveFrom w:id="5642" w:author="Masato YOSHIKAWA" w:date="2026-01-20T12:21:00Z" w16du:dateUtc="2026-01-20T03:21:00Z">
              <w:r w:rsidRPr="00B83013" w:rsidDel="005B6842">
                <w:rPr>
                  <w:rFonts w:ascii="Times New Roman" w:eastAsia="ＭＳ 明朝" w:hAnsi="Times New Roman" w:cs="Times New Roman"/>
                  <w:rPrChange w:id="5643" w:author="Masato YOSHIKAWA" w:date="2026-01-20T12:25:00Z" w16du:dateUtc="2026-01-20T03:25:00Z">
                    <w:rPr>
                      <w:rFonts w:ascii="ＭＳ 明朝" w:eastAsia="ＭＳ 明朝" w:hAnsi="ＭＳ 明朝"/>
                    </w:rPr>
                  </w:rPrChange>
                </w:rPr>
                <w:t>Minimization</w:t>
              </w:r>
            </w:moveFrom>
          </w:p>
        </w:tc>
      </w:tr>
      <w:tr w:rsidR="002E4570" w:rsidRPr="00B83013" w:rsidDel="005B6842" w14:paraId="22652FB9" w14:textId="1147E497" w:rsidTr="005B6842">
        <w:tc>
          <w:tcPr>
            <w:tcW w:w="583" w:type="pct"/>
            <w:tcPrChange w:id="5644" w:author="Masato YOSHIKAWA" w:date="2026-01-20T12:20:00Z" w16du:dateUtc="2026-01-20T03:20:00Z">
              <w:tcPr>
                <w:tcW w:w="582" w:type="pct"/>
              </w:tcPr>
            </w:tcPrChange>
          </w:tcPr>
          <w:p w14:paraId="40D41A2B" w14:textId="77556A57" w:rsidR="002E4570" w:rsidRPr="00B83013" w:rsidDel="005B6842" w:rsidRDefault="002E4570" w:rsidP="00A018DB">
            <w:pPr>
              <w:pStyle w:val="af8"/>
              <w:rPr>
                <w:moveFrom w:id="5645" w:author="Masato YOSHIKAWA" w:date="2026-01-20T12:21:00Z" w16du:dateUtc="2026-01-20T03:21:00Z"/>
                <w:rFonts w:ascii="Times New Roman" w:eastAsia="ＭＳ 明朝" w:hAnsi="Times New Roman" w:cs="Times New Roman"/>
                <w:rPrChange w:id="5646" w:author="Masato YOSHIKAWA" w:date="2026-01-20T12:25:00Z" w16du:dateUtc="2026-01-20T03:25:00Z">
                  <w:rPr>
                    <w:moveFrom w:id="5647" w:author="Masato YOSHIKAWA" w:date="2026-01-20T12:21:00Z" w16du:dateUtc="2026-01-20T03:21:00Z"/>
                    <w:rFonts w:ascii="ＭＳ 明朝" w:eastAsia="ＭＳ 明朝" w:hAnsi="ＭＳ 明朝"/>
                  </w:rPr>
                </w:rPrChange>
              </w:rPr>
            </w:pPr>
            <w:moveFrom w:id="5648" w:author="Masato YOSHIKAWA" w:date="2026-01-20T12:21:00Z" w16du:dateUtc="2026-01-20T03:21:00Z">
              <w:r w:rsidRPr="00B83013" w:rsidDel="005B6842">
                <w:rPr>
                  <w:rFonts w:ascii="Times New Roman" w:eastAsia="ＭＳ 明朝" w:hAnsi="Times New Roman" w:cs="Times New Roman" w:hint="eastAsia"/>
                  <w:rPrChange w:id="5649" w:author="Masato YOSHIKAWA" w:date="2026-01-20T12:25:00Z" w16du:dateUtc="2026-01-20T03:25:00Z">
                    <w:rPr>
                      <w:rFonts w:ascii="ＭＳ 明朝" w:eastAsia="ＭＳ 明朝" w:hAnsi="ＭＳ 明朝" w:hint="eastAsia"/>
                    </w:rPr>
                  </w:rPrChange>
                </w:rPr>
                <w:t>針仕事</w:t>
              </w:r>
            </w:moveFrom>
          </w:p>
        </w:tc>
        <w:tc>
          <w:tcPr>
            <w:tcW w:w="583" w:type="pct"/>
            <w:tcPrChange w:id="5650" w:author="Masato YOSHIKAWA" w:date="2026-01-20T12:20:00Z" w16du:dateUtc="2026-01-20T03:20:00Z">
              <w:tcPr>
                <w:tcW w:w="583" w:type="pct"/>
              </w:tcPr>
            </w:tcPrChange>
          </w:tcPr>
          <w:p w14:paraId="23FCC0D5" w14:textId="251BDA79" w:rsidR="002E4570" w:rsidRPr="00B83013" w:rsidDel="005B6842" w:rsidRDefault="002E4570" w:rsidP="00A018DB">
            <w:pPr>
              <w:pStyle w:val="af8"/>
              <w:rPr>
                <w:moveFrom w:id="5651" w:author="Masato YOSHIKAWA" w:date="2026-01-20T12:21:00Z" w16du:dateUtc="2026-01-20T03:21:00Z"/>
                <w:rFonts w:ascii="Times New Roman" w:eastAsia="ＭＳ 明朝" w:hAnsi="Times New Roman" w:cs="Times New Roman"/>
                <w:rPrChange w:id="5652" w:author="Masato YOSHIKAWA" w:date="2026-01-20T12:25:00Z" w16du:dateUtc="2026-01-20T03:25:00Z">
                  <w:rPr>
                    <w:moveFrom w:id="5653" w:author="Masato YOSHIKAWA" w:date="2026-01-20T12:21:00Z" w16du:dateUtc="2026-01-20T03:21:00Z"/>
                    <w:rFonts w:ascii="ＭＳ 明朝" w:eastAsia="ＭＳ 明朝" w:hAnsi="ＭＳ 明朝"/>
                  </w:rPr>
                </w:rPrChange>
              </w:rPr>
            </w:pPr>
            <w:moveFrom w:id="5654" w:author="Masato YOSHIKAWA" w:date="2026-01-20T12:21:00Z" w16du:dateUtc="2026-01-20T03:21:00Z">
              <w:r w:rsidRPr="00B83013" w:rsidDel="005B6842">
                <w:rPr>
                  <w:rFonts w:ascii="Times New Roman" w:eastAsia="ＭＳ 明朝" w:hAnsi="Times New Roman" w:cs="Times New Roman"/>
                  <w:rPrChange w:id="5655" w:author="Masato YOSHIKAWA" w:date="2026-01-20T12:25:00Z" w16du:dateUtc="2026-01-20T03:25:00Z">
                    <w:rPr>
                      <w:rFonts w:ascii="ＭＳ 明朝" w:eastAsia="ＭＳ 明朝" w:hAnsi="ＭＳ 明朝"/>
                    </w:rPr>
                  </w:rPrChange>
                </w:rPr>
                <w:t>needle-work or some other feminine task</w:t>
              </w:r>
            </w:moveFrom>
          </w:p>
        </w:tc>
        <w:tc>
          <w:tcPr>
            <w:tcW w:w="629" w:type="pct"/>
            <w:tcPrChange w:id="5656" w:author="Masato YOSHIKAWA" w:date="2026-01-20T12:20:00Z" w16du:dateUtc="2026-01-20T03:20:00Z">
              <w:tcPr>
                <w:tcW w:w="629" w:type="pct"/>
              </w:tcPr>
            </w:tcPrChange>
          </w:tcPr>
          <w:p w14:paraId="327E83B8" w14:textId="63FB0542" w:rsidR="002E4570" w:rsidRPr="00B83013" w:rsidDel="005B6842" w:rsidRDefault="002E4570" w:rsidP="00A018DB">
            <w:pPr>
              <w:pStyle w:val="af8"/>
              <w:rPr>
                <w:moveFrom w:id="5657" w:author="Masato YOSHIKAWA" w:date="2026-01-20T12:21:00Z" w16du:dateUtc="2026-01-20T03:21:00Z"/>
                <w:rFonts w:ascii="Times New Roman" w:eastAsia="ＭＳ 明朝" w:hAnsi="Times New Roman" w:cs="Times New Roman"/>
                <w:rPrChange w:id="5658" w:author="Masato YOSHIKAWA" w:date="2026-01-20T12:25:00Z" w16du:dateUtc="2026-01-20T03:25:00Z">
                  <w:rPr>
                    <w:moveFrom w:id="5659" w:author="Masato YOSHIKAWA" w:date="2026-01-20T12:21:00Z" w16du:dateUtc="2026-01-20T03:21:00Z"/>
                    <w:rFonts w:ascii="ＭＳ 明朝" w:eastAsia="ＭＳ 明朝" w:hAnsi="ＭＳ 明朝"/>
                  </w:rPr>
                </w:rPrChange>
              </w:rPr>
            </w:pPr>
            <w:moveFrom w:id="5660" w:author="Masato YOSHIKAWA" w:date="2026-01-20T12:21:00Z" w16du:dateUtc="2026-01-20T03:21:00Z">
              <w:r w:rsidRPr="00B83013" w:rsidDel="005B6842">
                <w:rPr>
                  <w:rFonts w:ascii="Times New Roman" w:eastAsia="ＭＳ 明朝" w:hAnsi="Times New Roman" w:cs="Times New Roman"/>
                  <w:rPrChange w:id="5661" w:author="Masato YOSHIKAWA" w:date="2026-01-20T12:25:00Z" w16du:dateUtc="2026-01-20T03:25:00Z">
                    <w:rPr>
                      <w:rFonts w:ascii="ＭＳ 明朝" w:eastAsia="ＭＳ 明朝" w:hAnsi="ＭＳ 明朝"/>
                    </w:rPr>
                  </w:rPrChange>
                </w:rPr>
                <w:t>sewing</w:t>
              </w:r>
            </w:moveFrom>
          </w:p>
        </w:tc>
        <w:tc>
          <w:tcPr>
            <w:tcW w:w="779" w:type="pct"/>
            <w:tcPrChange w:id="5662" w:author="Masato YOSHIKAWA" w:date="2026-01-20T12:20:00Z" w16du:dateUtc="2026-01-20T03:20:00Z">
              <w:tcPr>
                <w:tcW w:w="779" w:type="pct"/>
              </w:tcPr>
            </w:tcPrChange>
          </w:tcPr>
          <w:p w14:paraId="3A90099A" w14:textId="63C8711E" w:rsidR="002E4570" w:rsidRPr="00B83013" w:rsidDel="005B6842" w:rsidRDefault="002E4570" w:rsidP="00A018DB">
            <w:pPr>
              <w:pStyle w:val="af8"/>
              <w:rPr>
                <w:moveFrom w:id="5663" w:author="Masato YOSHIKAWA" w:date="2026-01-20T12:21:00Z" w16du:dateUtc="2026-01-20T03:21:00Z"/>
                <w:rFonts w:ascii="Times New Roman" w:eastAsia="ＭＳ 明朝" w:hAnsi="Times New Roman" w:cs="Times New Roman"/>
                <w:rPrChange w:id="5664" w:author="Masato YOSHIKAWA" w:date="2026-01-20T12:25:00Z" w16du:dateUtc="2026-01-20T03:25:00Z">
                  <w:rPr>
                    <w:moveFrom w:id="5665" w:author="Masato YOSHIKAWA" w:date="2026-01-20T12:21:00Z" w16du:dateUtc="2026-01-20T03:21:00Z"/>
                    <w:rFonts w:ascii="ＭＳ 明朝" w:eastAsia="ＭＳ 明朝" w:hAnsi="ＭＳ 明朝"/>
                  </w:rPr>
                </w:rPrChange>
              </w:rPr>
            </w:pPr>
            <w:moveFrom w:id="5666" w:author="Masato YOSHIKAWA" w:date="2026-01-20T12:21:00Z" w16du:dateUtc="2026-01-20T03:21:00Z">
              <w:r w:rsidRPr="00B83013" w:rsidDel="005B6842">
                <w:rPr>
                  <w:rFonts w:ascii="Times New Roman" w:eastAsia="ＭＳ 明朝" w:hAnsi="Times New Roman" w:cs="Times New Roman"/>
                  <w:rPrChange w:id="5667" w:author="Masato YOSHIKAWA" w:date="2026-01-20T12:25:00Z" w16du:dateUtc="2026-01-20T03:25:00Z">
                    <w:rPr>
                      <w:rFonts w:ascii="ＭＳ 明朝" w:eastAsia="ＭＳ 明朝" w:hAnsi="ＭＳ 明朝"/>
                    </w:rPr>
                  </w:rPrChange>
                </w:rPr>
                <w:t>Amplification</w:t>
              </w:r>
            </w:moveFrom>
          </w:p>
        </w:tc>
        <w:tc>
          <w:tcPr>
            <w:tcW w:w="744" w:type="pct"/>
            <w:tcPrChange w:id="5668" w:author="Masato YOSHIKAWA" w:date="2026-01-20T12:20:00Z" w16du:dateUtc="2026-01-20T03:20:00Z">
              <w:tcPr>
                <w:tcW w:w="744" w:type="pct"/>
              </w:tcPr>
            </w:tcPrChange>
          </w:tcPr>
          <w:p w14:paraId="42CD3808" w14:textId="286D5D26" w:rsidR="002E4570" w:rsidRPr="00B83013" w:rsidDel="005B6842" w:rsidRDefault="002E4570" w:rsidP="00A018DB">
            <w:pPr>
              <w:pStyle w:val="af8"/>
              <w:rPr>
                <w:moveFrom w:id="5669" w:author="Masato YOSHIKAWA" w:date="2026-01-20T12:21:00Z" w16du:dateUtc="2026-01-20T03:21:00Z"/>
                <w:rFonts w:ascii="Times New Roman" w:eastAsia="ＭＳ 明朝" w:hAnsi="Times New Roman" w:cs="Times New Roman"/>
                <w:rPrChange w:id="5670" w:author="Masato YOSHIKAWA" w:date="2026-01-20T12:25:00Z" w16du:dateUtc="2026-01-20T03:25:00Z">
                  <w:rPr>
                    <w:moveFrom w:id="5671" w:author="Masato YOSHIKAWA" w:date="2026-01-20T12:21:00Z" w16du:dateUtc="2026-01-20T03:21:00Z"/>
                    <w:rFonts w:ascii="ＭＳ 明朝" w:eastAsia="ＭＳ 明朝" w:hAnsi="ＭＳ 明朝"/>
                  </w:rPr>
                </w:rPrChange>
              </w:rPr>
            </w:pPr>
            <w:moveFrom w:id="5672" w:author="Masato YOSHIKAWA" w:date="2026-01-20T12:21:00Z" w16du:dateUtc="2026-01-20T03:21:00Z">
              <w:r w:rsidRPr="00B83013" w:rsidDel="005B6842">
                <w:rPr>
                  <w:rFonts w:ascii="Times New Roman" w:eastAsia="ＭＳ 明朝" w:hAnsi="Times New Roman" w:cs="Times New Roman"/>
                  <w:rPrChange w:id="5673" w:author="Masato YOSHIKAWA" w:date="2026-01-20T12:25:00Z" w16du:dateUtc="2026-01-20T03:25:00Z">
                    <w:rPr>
                      <w:rFonts w:ascii="ＭＳ 明朝" w:eastAsia="ＭＳ 明朝" w:hAnsi="ＭＳ 明朝"/>
                    </w:rPr>
                  </w:rPrChange>
                </w:rPr>
                <w:t>Adaptation</w:t>
              </w:r>
            </w:moveFrom>
          </w:p>
        </w:tc>
        <w:tc>
          <w:tcPr>
            <w:tcW w:w="851" w:type="pct"/>
            <w:tcPrChange w:id="5674" w:author="Masato YOSHIKAWA" w:date="2026-01-20T12:20:00Z" w16du:dateUtc="2026-01-20T03:20:00Z">
              <w:tcPr>
                <w:tcW w:w="851" w:type="pct"/>
              </w:tcPr>
            </w:tcPrChange>
          </w:tcPr>
          <w:p w14:paraId="55EB51A3" w14:textId="0F787636" w:rsidR="002E4570" w:rsidRPr="00B83013" w:rsidDel="005B6842" w:rsidRDefault="002E4570" w:rsidP="00A018DB">
            <w:pPr>
              <w:pStyle w:val="af8"/>
              <w:rPr>
                <w:moveFrom w:id="5675" w:author="Masato YOSHIKAWA" w:date="2026-01-20T12:21:00Z" w16du:dateUtc="2026-01-20T03:21:00Z"/>
                <w:rFonts w:ascii="Times New Roman" w:eastAsia="ＭＳ 明朝" w:hAnsi="Times New Roman" w:cs="Times New Roman"/>
                <w:rPrChange w:id="5676" w:author="Masato YOSHIKAWA" w:date="2026-01-20T12:25:00Z" w16du:dateUtc="2026-01-20T03:25:00Z">
                  <w:rPr>
                    <w:moveFrom w:id="5677" w:author="Masato YOSHIKAWA" w:date="2026-01-20T12:21:00Z" w16du:dateUtc="2026-01-20T03:21:00Z"/>
                    <w:rFonts w:ascii="ＭＳ 明朝" w:eastAsia="ＭＳ 明朝" w:hAnsi="ＭＳ 明朝"/>
                  </w:rPr>
                </w:rPrChange>
              </w:rPr>
            </w:pPr>
            <w:moveFrom w:id="5678" w:author="Masato YOSHIKAWA" w:date="2026-01-20T12:21:00Z" w16du:dateUtc="2026-01-20T03:21:00Z">
              <w:r w:rsidRPr="00B83013" w:rsidDel="005B6842">
                <w:rPr>
                  <w:rFonts w:ascii="Times New Roman" w:eastAsia="ＭＳ 明朝" w:hAnsi="Times New Roman" w:cs="Times New Roman"/>
                  <w:rPrChange w:id="5679" w:author="Masato YOSHIKAWA" w:date="2026-01-20T12:25:00Z" w16du:dateUtc="2026-01-20T03:25:00Z">
                    <w:rPr>
                      <w:rFonts w:ascii="ＭＳ 明朝" w:eastAsia="ＭＳ 明朝" w:hAnsi="ＭＳ 明朝"/>
                    </w:rPr>
                  </w:rPrChange>
                </w:rPr>
                <w:t>Established equivalent</w:t>
              </w:r>
            </w:moveFrom>
          </w:p>
        </w:tc>
        <w:tc>
          <w:tcPr>
            <w:tcW w:w="831" w:type="pct"/>
            <w:tcPrChange w:id="5680" w:author="Masato YOSHIKAWA" w:date="2026-01-20T12:20:00Z" w16du:dateUtc="2026-01-20T03:20:00Z">
              <w:tcPr>
                <w:tcW w:w="831" w:type="pct"/>
              </w:tcPr>
            </w:tcPrChange>
          </w:tcPr>
          <w:p w14:paraId="3FA7C609" w14:textId="2921D07C" w:rsidR="002E4570" w:rsidRPr="00B83013" w:rsidDel="005B6842" w:rsidRDefault="002E4570" w:rsidP="00A018DB">
            <w:pPr>
              <w:pStyle w:val="af8"/>
              <w:rPr>
                <w:moveFrom w:id="5681" w:author="Masato YOSHIKAWA" w:date="2026-01-20T12:21:00Z" w16du:dateUtc="2026-01-20T03:21:00Z"/>
                <w:rFonts w:ascii="Times New Roman" w:eastAsia="ＭＳ 明朝" w:hAnsi="Times New Roman" w:cs="Times New Roman"/>
                <w:rPrChange w:id="5682" w:author="Masato YOSHIKAWA" w:date="2026-01-20T12:25:00Z" w16du:dateUtc="2026-01-20T03:25:00Z">
                  <w:rPr>
                    <w:moveFrom w:id="5683" w:author="Masato YOSHIKAWA" w:date="2026-01-20T12:21:00Z" w16du:dateUtc="2026-01-20T03:21:00Z"/>
                    <w:rFonts w:ascii="ＭＳ 明朝" w:eastAsia="ＭＳ 明朝" w:hAnsi="ＭＳ 明朝"/>
                  </w:rPr>
                </w:rPrChange>
              </w:rPr>
            </w:pPr>
            <w:moveFrom w:id="5684" w:author="Masato YOSHIKAWA" w:date="2026-01-20T12:21:00Z" w16du:dateUtc="2026-01-20T03:21:00Z">
              <w:r w:rsidRPr="00B83013" w:rsidDel="005B6842">
                <w:rPr>
                  <w:rFonts w:ascii="Times New Roman" w:eastAsia="ＭＳ 明朝" w:hAnsi="Times New Roman" w:cs="Times New Roman"/>
                  <w:rPrChange w:id="5685" w:author="Masato YOSHIKAWA" w:date="2026-01-20T12:25:00Z" w16du:dateUtc="2026-01-20T03:25:00Z">
                    <w:rPr>
                      <w:rFonts w:ascii="ＭＳ 明朝" w:eastAsia="ＭＳ 明朝" w:hAnsi="ＭＳ 明朝"/>
                    </w:rPr>
                  </w:rPrChange>
                </w:rPr>
                <w:t>Minimization</w:t>
              </w:r>
            </w:moveFrom>
          </w:p>
        </w:tc>
      </w:tr>
      <w:tr w:rsidR="002E4570" w:rsidRPr="00B83013" w:rsidDel="005B6842" w14:paraId="591341AF" w14:textId="5B8DAE63" w:rsidTr="005B6842">
        <w:tc>
          <w:tcPr>
            <w:tcW w:w="583" w:type="pct"/>
            <w:tcPrChange w:id="5686" w:author="Masato YOSHIKAWA" w:date="2026-01-20T12:20:00Z" w16du:dateUtc="2026-01-20T03:20:00Z">
              <w:tcPr>
                <w:tcW w:w="582" w:type="pct"/>
              </w:tcPr>
            </w:tcPrChange>
          </w:tcPr>
          <w:p w14:paraId="1EE487A1" w14:textId="765B147B" w:rsidR="002E4570" w:rsidRPr="00B83013" w:rsidDel="005B6842" w:rsidRDefault="002E4570" w:rsidP="00A018DB">
            <w:pPr>
              <w:pStyle w:val="af8"/>
              <w:rPr>
                <w:moveFrom w:id="5687" w:author="Masato YOSHIKAWA" w:date="2026-01-20T12:21:00Z" w16du:dateUtc="2026-01-20T03:21:00Z"/>
                <w:rFonts w:ascii="Times New Roman" w:eastAsia="ＭＳ 明朝" w:hAnsi="Times New Roman" w:cs="Times New Roman"/>
                <w:rPrChange w:id="5688" w:author="Masato YOSHIKAWA" w:date="2026-01-20T12:25:00Z" w16du:dateUtc="2026-01-20T03:25:00Z">
                  <w:rPr>
                    <w:moveFrom w:id="5689" w:author="Masato YOSHIKAWA" w:date="2026-01-20T12:21:00Z" w16du:dateUtc="2026-01-20T03:21:00Z"/>
                    <w:rFonts w:ascii="ＭＳ 明朝" w:eastAsia="ＭＳ 明朝" w:hAnsi="ＭＳ 明朝"/>
                  </w:rPr>
                </w:rPrChange>
              </w:rPr>
            </w:pPr>
            <w:moveFrom w:id="5690" w:author="Masato YOSHIKAWA" w:date="2026-01-20T12:21:00Z" w16du:dateUtc="2026-01-20T03:21:00Z">
              <w:r w:rsidRPr="00B83013" w:rsidDel="005B6842">
                <w:rPr>
                  <w:rFonts w:ascii="Times New Roman" w:eastAsia="ＭＳ 明朝" w:hAnsi="Times New Roman" w:cs="Times New Roman" w:hint="eastAsia"/>
                  <w:rPrChange w:id="5691" w:author="Masato YOSHIKAWA" w:date="2026-01-20T12:25:00Z" w16du:dateUtc="2026-01-20T03:25:00Z">
                    <w:rPr>
                      <w:rFonts w:ascii="ＭＳ 明朝" w:eastAsia="ＭＳ 明朝" w:hAnsi="ＭＳ 明朝" w:hint="eastAsia"/>
                    </w:rPr>
                  </w:rPrChange>
                </w:rPr>
                <w:t>襖の陰で</w:t>
              </w:r>
            </w:moveFrom>
          </w:p>
        </w:tc>
        <w:tc>
          <w:tcPr>
            <w:tcW w:w="583" w:type="pct"/>
            <w:tcPrChange w:id="5692" w:author="Masato YOSHIKAWA" w:date="2026-01-20T12:20:00Z" w16du:dateUtc="2026-01-20T03:20:00Z">
              <w:tcPr>
                <w:tcW w:w="583" w:type="pct"/>
              </w:tcPr>
            </w:tcPrChange>
          </w:tcPr>
          <w:p w14:paraId="4033E08A" w14:textId="33017095" w:rsidR="002E4570" w:rsidRPr="00B83013" w:rsidDel="005B6842" w:rsidRDefault="002E4570" w:rsidP="00A018DB">
            <w:pPr>
              <w:pStyle w:val="af8"/>
              <w:rPr>
                <w:moveFrom w:id="5693" w:author="Masato YOSHIKAWA" w:date="2026-01-20T12:21:00Z" w16du:dateUtc="2026-01-20T03:21:00Z"/>
                <w:rFonts w:ascii="Times New Roman" w:eastAsia="ＭＳ 明朝" w:hAnsi="Times New Roman" w:cs="Times New Roman"/>
                <w:rPrChange w:id="5694" w:author="Masato YOSHIKAWA" w:date="2026-01-20T12:25:00Z" w16du:dateUtc="2026-01-20T03:25:00Z">
                  <w:rPr>
                    <w:moveFrom w:id="5695" w:author="Masato YOSHIKAWA" w:date="2026-01-20T12:21:00Z" w16du:dateUtc="2026-01-20T03:21:00Z"/>
                    <w:rFonts w:ascii="ＭＳ 明朝" w:eastAsia="ＭＳ 明朝" w:hAnsi="ＭＳ 明朝"/>
                  </w:rPr>
                </w:rPrChange>
              </w:rPr>
            </w:pPr>
            <w:moveFrom w:id="5696" w:author="Masato YOSHIKAWA" w:date="2026-01-20T12:21:00Z" w16du:dateUtc="2026-01-20T03:21:00Z">
              <w:r w:rsidRPr="00B83013" w:rsidDel="005B6842">
                <w:rPr>
                  <w:rFonts w:ascii="Times New Roman" w:eastAsia="ＭＳ 明朝" w:hAnsi="Times New Roman" w:cs="Times New Roman"/>
                  <w:rPrChange w:id="5697" w:author="Masato YOSHIKAWA" w:date="2026-01-20T12:25:00Z" w16du:dateUtc="2026-01-20T03:25:00Z">
                    <w:rPr>
                      <w:rFonts w:ascii="ＭＳ 明朝" w:eastAsia="ＭＳ 明朝" w:hAnsi="ＭＳ 明朝"/>
                    </w:rPr>
                  </w:rPrChange>
                </w:rPr>
                <w:t>behind the sliding-doors</w:t>
              </w:r>
            </w:moveFrom>
          </w:p>
        </w:tc>
        <w:tc>
          <w:tcPr>
            <w:tcW w:w="629" w:type="pct"/>
            <w:tcPrChange w:id="5698" w:author="Masato YOSHIKAWA" w:date="2026-01-20T12:20:00Z" w16du:dateUtc="2026-01-20T03:20:00Z">
              <w:tcPr>
                <w:tcW w:w="629" w:type="pct"/>
              </w:tcPr>
            </w:tcPrChange>
          </w:tcPr>
          <w:p w14:paraId="2139D8B0" w14:textId="57B55017" w:rsidR="002E4570" w:rsidRPr="00B83013" w:rsidDel="005B6842" w:rsidRDefault="002E4570" w:rsidP="00A018DB">
            <w:pPr>
              <w:pStyle w:val="af8"/>
              <w:rPr>
                <w:moveFrom w:id="5699" w:author="Masato YOSHIKAWA" w:date="2026-01-20T12:21:00Z" w16du:dateUtc="2026-01-20T03:21:00Z"/>
                <w:rFonts w:ascii="Times New Roman" w:eastAsia="ＭＳ 明朝" w:hAnsi="Times New Roman" w:cs="Times New Roman"/>
                <w:rPrChange w:id="5700" w:author="Masato YOSHIKAWA" w:date="2026-01-20T12:25:00Z" w16du:dateUtc="2026-01-20T03:25:00Z">
                  <w:rPr>
                    <w:moveFrom w:id="5701" w:author="Masato YOSHIKAWA" w:date="2026-01-20T12:21:00Z" w16du:dateUtc="2026-01-20T03:21:00Z"/>
                    <w:rFonts w:ascii="ＭＳ 明朝" w:eastAsia="ＭＳ 明朝" w:hAnsi="ＭＳ 明朝"/>
                  </w:rPr>
                </w:rPrChange>
              </w:rPr>
            </w:pPr>
            <w:moveFrom w:id="5702" w:author="Masato YOSHIKAWA" w:date="2026-01-20T12:21:00Z" w16du:dateUtc="2026-01-20T03:21:00Z">
              <w:r w:rsidRPr="00B83013" w:rsidDel="005B6842">
                <w:rPr>
                  <w:rFonts w:ascii="Times New Roman" w:eastAsia="ＭＳ 明朝" w:hAnsi="Times New Roman" w:cs="Times New Roman"/>
                  <w:rPrChange w:id="5703" w:author="Masato YOSHIKAWA" w:date="2026-01-20T12:25:00Z" w16du:dateUtc="2026-01-20T03:25:00Z">
                    <w:rPr>
                      <w:rFonts w:ascii="ＭＳ 明朝" w:eastAsia="ＭＳ 明朝" w:hAnsi="ＭＳ 明朝"/>
                    </w:rPr>
                  </w:rPrChange>
                </w:rPr>
                <w:t>behind the door</w:t>
              </w:r>
            </w:moveFrom>
          </w:p>
        </w:tc>
        <w:tc>
          <w:tcPr>
            <w:tcW w:w="779" w:type="pct"/>
            <w:tcPrChange w:id="5704" w:author="Masato YOSHIKAWA" w:date="2026-01-20T12:20:00Z" w16du:dateUtc="2026-01-20T03:20:00Z">
              <w:tcPr>
                <w:tcW w:w="779" w:type="pct"/>
              </w:tcPr>
            </w:tcPrChange>
          </w:tcPr>
          <w:p w14:paraId="433AA783" w14:textId="448E5D84" w:rsidR="002E4570" w:rsidRPr="00B83013" w:rsidDel="005B6842" w:rsidRDefault="002E4570" w:rsidP="00A018DB">
            <w:pPr>
              <w:pStyle w:val="af8"/>
              <w:rPr>
                <w:moveFrom w:id="5705" w:author="Masato YOSHIKAWA" w:date="2026-01-20T12:21:00Z" w16du:dateUtc="2026-01-20T03:21:00Z"/>
                <w:rFonts w:ascii="Times New Roman" w:eastAsia="ＭＳ 明朝" w:hAnsi="Times New Roman" w:cs="Times New Roman"/>
                <w:rPrChange w:id="5706" w:author="Masato YOSHIKAWA" w:date="2026-01-20T12:25:00Z" w16du:dateUtc="2026-01-20T03:25:00Z">
                  <w:rPr>
                    <w:moveFrom w:id="5707" w:author="Masato YOSHIKAWA" w:date="2026-01-20T12:21:00Z" w16du:dateUtc="2026-01-20T03:21:00Z"/>
                    <w:rFonts w:ascii="ＭＳ 明朝" w:eastAsia="ＭＳ 明朝" w:hAnsi="ＭＳ 明朝"/>
                  </w:rPr>
                </w:rPrChange>
              </w:rPr>
            </w:pPr>
            <w:moveFrom w:id="5708" w:author="Masato YOSHIKAWA" w:date="2026-01-20T12:21:00Z" w16du:dateUtc="2026-01-20T03:21:00Z">
              <w:r w:rsidRPr="00B83013" w:rsidDel="005B6842">
                <w:rPr>
                  <w:rFonts w:ascii="Times New Roman" w:eastAsia="ＭＳ 明朝" w:hAnsi="Times New Roman" w:cs="Times New Roman"/>
                  <w:rPrChange w:id="5709" w:author="Masato YOSHIKAWA" w:date="2026-01-20T12:25:00Z" w16du:dateUtc="2026-01-20T03:25:00Z">
                    <w:rPr>
                      <w:rFonts w:ascii="ＭＳ 明朝" w:eastAsia="ＭＳ 明朝" w:hAnsi="ＭＳ 明朝"/>
                    </w:rPr>
                  </w:rPrChange>
                </w:rPr>
                <w:t>Generalization</w:t>
              </w:r>
            </w:moveFrom>
          </w:p>
        </w:tc>
        <w:tc>
          <w:tcPr>
            <w:tcW w:w="744" w:type="pct"/>
            <w:tcPrChange w:id="5710" w:author="Masato YOSHIKAWA" w:date="2026-01-20T12:20:00Z" w16du:dateUtc="2026-01-20T03:20:00Z">
              <w:tcPr>
                <w:tcW w:w="744" w:type="pct"/>
              </w:tcPr>
            </w:tcPrChange>
          </w:tcPr>
          <w:p w14:paraId="3C3922AF" w14:textId="219205F1" w:rsidR="002E4570" w:rsidRPr="00B83013" w:rsidDel="005B6842" w:rsidRDefault="002E4570" w:rsidP="00A018DB">
            <w:pPr>
              <w:pStyle w:val="af8"/>
              <w:rPr>
                <w:moveFrom w:id="5711" w:author="Masato YOSHIKAWA" w:date="2026-01-20T12:21:00Z" w16du:dateUtc="2026-01-20T03:21:00Z"/>
                <w:rFonts w:ascii="Times New Roman" w:eastAsia="ＭＳ 明朝" w:hAnsi="Times New Roman" w:cs="Times New Roman"/>
                <w:rPrChange w:id="5712" w:author="Masato YOSHIKAWA" w:date="2026-01-20T12:25:00Z" w16du:dateUtc="2026-01-20T03:25:00Z">
                  <w:rPr>
                    <w:moveFrom w:id="5713" w:author="Masato YOSHIKAWA" w:date="2026-01-20T12:21:00Z" w16du:dateUtc="2026-01-20T03:21:00Z"/>
                    <w:rFonts w:ascii="ＭＳ 明朝" w:eastAsia="ＭＳ 明朝" w:hAnsi="ＭＳ 明朝"/>
                  </w:rPr>
                </w:rPrChange>
              </w:rPr>
            </w:pPr>
            <w:moveFrom w:id="5714" w:author="Masato YOSHIKAWA" w:date="2026-01-20T12:21:00Z" w16du:dateUtc="2026-01-20T03:21:00Z">
              <w:r w:rsidRPr="00B83013" w:rsidDel="005B6842">
                <w:rPr>
                  <w:rFonts w:ascii="Times New Roman" w:eastAsia="ＭＳ 明朝" w:hAnsi="Times New Roman" w:cs="Times New Roman"/>
                  <w:rPrChange w:id="5715" w:author="Masato YOSHIKAWA" w:date="2026-01-20T12:25:00Z" w16du:dateUtc="2026-01-20T03:25:00Z">
                    <w:rPr>
                      <w:rFonts w:ascii="ＭＳ 明朝" w:eastAsia="ＭＳ 明朝" w:hAnsi="ＭＳ 明朝"/>
                    </w:rPr>
                  </w:rPrChange>
                </w:rPr>
                <w:t>Minimization</w:t>
              </w:r>
            </w:moveFrom>
          </w:p>
        </w:tc>
        <w:tc>
          <w:tcPr>
            <w:tcW w:w="851" w:type="pct"/>
            <w:tcPrChange w:id="5716" w:author="Masato YOSHIKAWA" w:date="2026-01-20T12:20:00Z" w16du:dateUtc="2026-01-20T03:20:00Z">
              <w:tcPr>
                <w:tcW w:w="851" w:type="pct"/>
              </w:tcPr>
            </w:tcPrChange>
          </w:tcPr>
          <w:p w14:paraId="76F46219" w14:textId="23E6A183" w:rsidR="002E4570" w:rsidRPr="00B83013" w:rsidDel="005B6842" w:rsidRDefault="002E4570" w:rsidP="00A018DB">
            <w:pPr>
              <w:pStyle w:val="af8"/>
              <w:rPr>
                <w:moveFrom w:id="5717" w:author="Masato YOSHIKAWA" w:date="2026-01-20T12:21:00Z" w16du:dateUtc="2026-01-20T03:21:00Z"/>
                <w:rFonts w:ascii="Times New Roman" w:eastAsia="ＭＳ 明朝" w:hAnsi="Times New Roman" w:cs="Times New Roman"/>
                <w:rPrChange w:id="5718" w:author="Masato YOSHIKAWA" w:date="2026-01-20T12:25:00Z" w16du:dateUtc="2026-01-20T03:25:00Z">
                  <w:rPr>
                    <w:moveFrom w:id="5719" w:author="Masato YOSHIKAWA" w:date="2026-01-20T12:21:00Z" w16du:dateUtc="2026-01-20T03:21:00Z"/>
                    <w:rFonts w:ascii="ＭＳ 明朝" w:eastAsia="ＭＳ 明朝" w:hAnsi="ＭＳ 明朝"/>
                  </w:rPr>
                </w:rPrChange>
              </w:rPr>
            </w:pPr>
            <w:moveFrom w:id="5720" w:author="Masato YOSHIKAWA" w:date="2026-01-20T12:21:00Z" w16du:dateUtc="2026-01-20T03:21:00Z">
              <w:r w:rsidRPr="00B83013" w:rsidDel="005B6842">
                <w:rPr>
                  <w:rFonts w:ascii="Times New Roman" w:eastAsia="ＭＳ 明朝" w:hAnsi="Times New Roman" w:cs="Times New Roman"/>
                  <w:rPrChange w:id="5721" w:author="Masato YOSHIKAWA" w:date="2026-01-20T12:25:00Z" w16du:dateUtc="2026-01-20T03:25:00Z">
                    <w:rPr>
                      <w:rFonts w:ascii="ＭＳ 明朝" w:eastAsia="ＭＳ 明朝" w:hAnsi="ＭＳ 明朝"/>
                    </w:rPr>
                  </w:rPrChange>
                </w:rPr>
                <w:t>Generalization</w:t>
              </w:r>
            </w:moveFrom>
          </w:p>
        </w:tc>
        <w:tc>
          <w:tcPr>
            <w:tcW w:w="831" w:type="pct"/>
            <w:tcPrChange w:id="5722" w:author="Masato YOSHIKAWA" w:date="2026-01-20T12:20:00Z" w16du:dateUtc="2026-01-20T03:20:00Z">
              <w:tcPr>
                <w:tcW w:w="831" w:type="pct"/>
              </w:tcPr>
            </w:tcPrChange>
          </w:tcPr>
          <w:p w14:paraId="186440B6" w14:textId="59884360" w:rsidR="002E4570" w:rsidRPr="00B83013" w:rsidDel="005B6842" w:rsidRDefault="002E4570" w:rsidP="00A018DB">
            <w:pPr>
              <w:pStyle w:val="af8"/>
              <w:rPr>
                <w:moveFrom w:id="5723" w:author="Masato YOSHIKAWA" w:date="2026-01-20T12:21:00Z" w16du:dateUtc="2026-01-20T03:21:00Z"/>
                <w:rFonts w:ascii="Times New Roman" w:eastAsia="ＭＳ 明朝" w:hAnsi="Times New Roman" w:cs="Times New Roman"/>
                <w:rPrChange w:id="5724" w:author="Masato YOSHIKAWA" w:date="2026-01-20T12:25:00Z" w16du:dateUtc="2026-01-20T03:25:00Z">
                  <w:rPr>
                    <w:moveFrom w:id="5725" w:author="Masato YOSHIKAWA" w:date="2026-01-20T12:21:00Z" w16du:dateUtc="2026-01-20T03:21:00Z"/>
                    <w:rFonts w:ascii="ＭＳ 明朝" w:eastAsia="ＭＳ 明朝" w:hAnsi="ＭＳ 明朝"/>
                  </w:rPr>
                </w:rPrChange>
              </w:rPr>
            </w:pPr>
            <w:moveFrom w:id="5726" w:author="Masato YOSHIKAWA" w:date="2026-01-20T12:21:00Z" w16du:dateUtc="2026-01-20T03:21:00Z">
              <w:r w:rsidRPr="00B83013" w:rsidDel="005B6842">
                <w:rPr>
                  <w:rFonts w:ascii="Times New Roman" w:eastAsia="ＭＳ 明朝" w:hAnsi="Times New Roman" w:cs="Times New Roman"/>
                  <w:rPrChange w:id="5727" w:author="Masato YOSHIKAWA" w:date="2026-01-20T12:25:00Z" w16du:dateUtc="2026-01-20T03:25:00Z">
                    <w:rPr>
                      <w:rFonts w:ascii="ＭＳ 明朝" w:eastAsia="ＭＳ 明朝" w:hAnsi="ＭＳ 明朝"/>
                    </w:rPr>
                  </w:rPrChange>
                </w:rPr>
                <w:t>Minimization</w:t>
              </w:r>
            </w:moveFrom>
          </w:p>
        </w:tc>
      </w:tr>
      <w:tr w:rsidR="002E4570" w:rsidRPr="00B83013" w:rsidDel="005B6842" w14:paraId="60C32F2F" w14:textId="2ADC536C" w:rsidTr="005B6842">
        <w:tc>
          <w:tcPr>
            <w:tcW w:w="583" w:type="pct"/>
            <w:tcPrChange w:id="5728" w:author="Masato YOSHIKAWA" w:date="2026-01-20T12:20:00Z" w16du:dateUtc="2026-01-20T03:20:00Z">
              <w:tcPr>
                <w:tcW w:w="582" w:type="pct"/>
              </w:tcPr>
            </w:tcPrChange>
          </w:tcPr>
          <w:p w14:paraId="52CBBFEC" w14:textId="607FE3A2" w:rsidR="002E4570" w:rsidRPr="00B83013" w:rsidDel="005B6842" w:rsidRDefault="002E4570" w:rsidP="00A018DB">
            <w:pPr>
              <w:pStyle w:val="af8"/>
              <w:rPr>
                <w:moveFrom w:id="5729" w:author="Masato YOSHIKAWA" w:date="2026-01-20T12:21:00Z" w16du:dateUtc="2026-01-20T03:21:00Z"/>
                <w:rFonts w:ascii="Times New Roman" w:eastAsia="ＭＳ 明朝" w:hAnsi="Times New Roman" w:cs="Times New Roman"/>
                <w:rPrChange w:id="5730" w:author="Masato YOSHIKAWA" w:date="2026-01-20T12:25:00Z" w16du:dateUtc="2026-01-20T03:25:00Z">
                  <w:rPr>
                    <w:moveFrom w:id="5731" w:author="Masato YOSHIKAWA" w:date="2026-01-20T12:21:00Z" w16du:dateUtc="2026-01-20T03:21:00Z"/>
                    <w:rFonts w:ascii="ＭＳ 明朝" w:eastAsia="ＭＳ 明朝" w:hAnsi="ＭＳ 明朝"/>
                  </w:rPr>
                </w:rPrChange>
              </w:rPr>
            </w:pPr>
            <w:moveFrom w:id="5732" w:author="Masato YOSHIKAWA" w:date="2026-01-20T12:21:00Z" w16du:dateUtc="2026-01-20T03:21:00Z">
              <w:r w:rsidRPr="00B83013" w:rsidDel="005B6842">
                <w:rPr>
                  <w:rFonts w:ascii="Times New Roman" w:eastAsia="ＭＳ 明朝" w:hAnsi="Times New Roman" w:cs="Times New Roman" w:hint="eastAsia"/>
                  <w:rPrChange w:id="5733" w:author="Masato YOSHIKAWA" w:date="2026-01-20T12:25:00Z" w16du:dateUtc="2026-01-20T03:25:00Z">
                    <w:rPr>
                      <w:rFonts w:ascii="ＭＳ 明朝" w:eastAsia="ＭＳ 明朝" w:hAnsi="ＭＳ 明朝" w:hint="eastAsia"/>
                    </w:rPr>
                  </w:rPrChange>
                </w:rPr>
                <w:t>秋</w:t>
              </w:r>
            </w:moveFrom>
          </w:p>
        </w:tc>
        <w:tc>
          <w:tcPr>
            <w:tcW w:w="583" w:type="pct"/>
            <w:tcPrChange w:id="5734" w:author="Masato YOSHIKAWA" w:date="2026-01-20T12:20:00Z" w16du:dateUtc="2026-01-20T03:20:00Z">
              <w:tcPr>
                <w:tcW w:w="583" w:type="pct"/>
              </w:tcPr>
            </w:tcPrChange>
          </w:tcPr>
          <w:p w14:paraId="6D8EA968" w14:textId="07640777" w:rsidR="002E4570" w:rsidRPr="00B83013" w:rsidDel="005B6842" w:rsidRDefault="002E4570" w:rsidP="00A018DB">
            <w:pPr>
              <w:pStyle w:val="af8"/>
              <w:rPr>
                <w:moveFrom w:id="5735" w:author="Masato YOSHIKAWA" w:date="2026-01-20T12:21:00Z" w16du:dateUtc="2026-01-20T03:21:00Z"/>
                <w:rFonts w:ascii="Times New Roman" w:eastAsia="ＭＳ 明朝" w:hAnsi="Times New Roman" w:cs="Times New Roman"/>
                <w:rPrChange w:id="5736" w:author="Masato YOSHIKAWA" w:date="2026-01-20T12:25:00Z" w16du:dateUtc="2026-01-20T03:25:00Z">
                  <w:rPr>
                    <w:moveFrom w:id="5737" w:author="Masato YOSHIKAWA" w:date="2026-01-20T12:21:00Z" w16du:dateUtc="2026-01-20T03:21:00Z"/>
                    <w:rFonts w:ascii="ＭＳ 明朝" w:eastAsia="ＭＳ 明朝" w:hAnsi="ＭＳ 明朝"/>
                  </w:rPr>
                </w:rPrChange>
              </w:rPr>
            </w:pPr>
            <w:moveFrom w:id="5738" w:author="Masato YOSHIKAWA" w:date="2026-01-20T12:21:00Z" w16du:dateUtc="2026-01-20T03:21:00Z">
              <w:r w:rsidRPr="00B83013" w:rsidDel="005B6842">
                <w:rPr>
                  <w:rFonts w:ascii="Times New Roman" w:eastAsia="ＭＳ 明朝" w:hAnsi="Times New Roman" w:cs="Times New Roman"/>
                  <w:rPrChange w:id="5739" w:author="Masato YOSHIKAWA" w:date="2026-01-20T12:25:00Z" w16du:dateUtc="2026-01-20T03:25:00Z">
                    <w:rPr>
                      <w:rFonts w:ascii="ＭＳ 明朝" w:eastAsia="ＭＳ 明朝" w:hAnsi="ＭＳ 明朝"/>
                    </w:rPr>
                  </w:rPrChange>
                </w:rPr>
                <w:t>autumn</w:t>
              </w:r>
            </w:moveFrom>
          </w:p>
        </w:tc>
        <w:tc>
          <w:tcPr>
            <w:tcW w:w="629" w:type="pct"/>
            <w:tcPrChange w:id="5740" w:author="Masato YOSHIKAWA" w:date="2026-01-20T12:20:00Z" w16du:dateUtc="2026-01-20T03:20:00Z">
              <w:tcPr>
                <w:tcW w:w="629" w:type="pct"/>
              </w:tcPr>
            </w:tcPrChange>
          </w:tcPr>
          <w:p w14:paraId="1505F178" w14:textId="5F995C1A" w:rsidR="002E4570" w:rsidRPr="00B83013" w:rsidDel="005B6842" w:rsidRDefault="002E4570" w:rsidP="00A018DB">
            <w:pPr>
              <w:pStyle w:val="af8"/>
              <w:rPr>
                <w:moveFrom w:id="5741" w:author="Masato YOSHIKAWA" w:date="2026-01-20T12:21:00Z" w16du:dateUtc="2026-01-20T03:21:00Z"/>
                <w:rFonts w:ascii="Times New Roman" w:eastAsia="ＭＳ 明朝" w:hAnsi="Times New Roman" w:cs="Times New Roman"/>
                <w:rPrChange w:id="5742" w:author="Masato YOSHIKAWA" w:date="2026-01-20T12:25:00Z" w16du:dateUtc="2026-01-20T03:25:00Z">
                  <w:rPr>
                    <w:moveFrom w:id="5743" w:author="Masato YOSHIKAWA" w:date="2026-01-20T12:21:00Z" w16du:dateUtc="2026-01-20T03:21:00Z"/>
                    <w:rFonts w:ascii="ＭＳ 明朝" w:eastAsia="ＭＳ 明朝" w:hAnsi="ＭＳ 明朝"/>
                  </w:rPr>
                </w:rPrChange>
              </w:rPr>
            </w:pPr>
            <w:moveFrom w:id="5744" w:author="Masato YOSHIKAWA" w:date="2026-01-20T12:21:00Z" w16du:dateUtc="2026-01-20T03:21:00Z">
              <w:r w:rsidRPr="00B83013" w:rsidDel="005B6842">
                <w:rPr>
                  <w:rFonts w:ascii="Times New Roman" w:eastAsia="ＭＳ 明朝" w:hAnsi="Times New Roman" w:cs="Times New Roman"/>
                  <w:rPrChange w:id="5745" w:author="Masato YOSHIKAWA" w:date="2026-01-20T12:25:00Z" w16du:dateUtc="2026-01-20T03:25:00Z">
                    <w:rPr>
                      <w:rFonts w:ascii="ＭＳ 明朝" w:eastAsia="ＭＳ 明朝" w:hAnsi="ＭＳ 明朝"/>
                    </w:rPr>
                  </w:rPrChange>
                </w:rPr>
                <w:t>the time of the year</w:t>
              </w:r>
            </w:moveFrom>
          </w:p>
        </w:tc>
        <w:tc>
          <w:tcPr>
            <w:tcW w:w="779" w:type="pct"/>
            <w:tcPrChange w:id="5746" w:author="Masato YOSHIKAWA" w:date="2026-01-20T12:20:00Z" w16du:dateUtc="2026-01-20T03:20:00Z">
              <w:tcPr>
                <w:tcW w:w="779" w:type="pct"/>
              </w:tcPr>
            </w:tcPrChange>
          </w:tcPr>
          <w:p w14:paraId="200D57A5" w14:textId="5B85A28A" w:rsidR="002E4570" w:rsidRPr="00B83013" w:rsidDel="005B6842" w:rsidRDefault="002E4570" w:rsidP="00A018DB">
            <w:pPr>
              <w:pStyle w:val="af8"/>
              <w:rPr>
                <w:moveFrom w:id="5747" w:author="Masato YOSHIKAWA" w:date="2026-01-20T12:21:00Z" w16du:dateUtc="2026-01-20T03:21:00Z"/>
                <w:rFonts w:ascii="Times New Roman" w:eastAsia="ＭＳ 明朝" w:hAnsi="Times New Roman" w:cs="Times New Roman"/>
                <w:rPrChange w:id="5748" w:author="Masato YOSHIKAWA" w:date="2026-01-20T12:25:00Z" w16du:dateUtc="2026-01-20T03:25:00Z">
                  <w:rPr>
                    <w:moveFrom w:id="5749" w:author="Masato YOSHIKAWA" w:date="2026-01-20T12:21:00Z" w16du:dateUtc="2026-01-20T03:21:00Z"/>
                    <w:rFonts w:ascii="ＭＳ 明朝" w:eastAsia="ＭＳ 明朝" w:hAnsi="ＭＳ 明朝"/>
                  </w:rPr>
                </w:rPrChange>
              </w:rPr>
            </w:pPr>
            <w:moveFrom w:id="5750" w:author="Masato YOSHIKAWA" w:date="2026-01-20T12:21:00Z" w16du:dateUtc="2026-01-20T03:21:00Z">
              <w:r w:rsidRPr="00B83013" w:rsidDel="005B6842">
                <w:rPr>
                  <w:rFonts w:ascii="Times New Roman" w:eastAsia="ＭＳ 明朝" w:hAnsi="Times New Roman" w:cs="Times New Roman"/>
                  <w:rPrChange w:id="5751" w:author="Masato YOSHIKAWA" w:date="2026-01-20T12:25:00Z" w16du:dateUtc="2026-01-20T03:25:00Z">
                    <w:rPr>
                      <w:rFonts w:ascii="ＭＳ 明朝" w:eastAsia="ＭＳ 明朝" w:hAnsi="ＭＳ 明朝"/>
                    </w:rPr>
                  </w:rPrChange>
                </w:rPr>
                <w:t>Established equivalent</w:t>
              </w:r>
            </w:moveFrom>
          </w:p>
        </w:tc>
        <w:tc>
          <w:tcPr>
            <w:tcW w:w="744" w:type="pct"/>
            <w:tcPrChange w:id="5752" w:author="Masato YOSHIKAWA" w:date="2026-01-20T12:20:00Z" w16du:dateUtc="2026-01-20T03:20:00Z">
              <w:tcPr>
                <w:tcW w:w="744" w:type="pct"/>
              </w:tcPr>
            </w:tcPrChange>
          </w:tcPr>
          <w:p w14:paraId="3AE8209F" w14:textId="55FB5C15" w:rsidR="002E4570" w:rsidRPr="00B83013" w:rsidDel="005B6842" w:rsidRDefault="002E4570" w:rsidP="00A018DB">
            <w:pPr>
              <w:pStyle w:val="af8"/>
              <w:rPr>
                <w:moveFrom w:id="5753" w:author="Masato YOSHIKAWA" w:date="2026-01-20T12:21:00Z" w16du:dateUtc="2026-01-20T03:21:00Z"/>
                <w:rFonts w:ascii="Times New Roman" w:eastAsia="ＭＳ 明朝" w:hAnsi="Times New Roman" w:cs="Times New Roman"/>
                <w:rPrChange w:id="5754" w:author="Masato YOSHIKAWA" w:date="2026-01-20T12:25:00Z" w16du:dateUtc="2026-01-20T03:25:00Z">
                  <w:rPr>
                    <w:moveFrom w:id="5755" w:author="Masato YOSHIKAWA" w:date="2026-01-20T12:21:00Z" w16du:dateUtc="2026-01-20T03:21:00Z"/>
                    <w:rFonts w:ascii="ＭＳ 明朝" w:eastAsia="ＭＳ 明朝" w:hAnsi="ＭＳ 明朝"/>
                  </w:rPr>
                </w:rPrChange>
              </w:rPr>
            </w:pPr>
            <w:moveFrom w:id="5756" w:author="Masato YOSHIKAWA" w:date="2026-01-20T12:21:00Z" w16du:dateUtc="2026-01-20T03:21:00Z">
              <w:r w:rsidRPr="00B83013" w:rsidDel="005B6842">
                <w:rPr>
                  <w:rFonts w:ascii="Times New Roman" w:eastAsia="ＭＳ 明朝" w:hAnsi="Times New Roman" w:cs="Times New Roman"/>
                  <w:rPrChange w:id="5757" w:author="Masato YOSHIKAWA" w:date="2026-01-20T12:25:00Z" w16du:dateUtc="2026-01-20T03:25:00Z">
                    <w:rPr>
                      <w:rFonts w:ascii="ＭＳ 明朝" w:eastAsia="ＭＳ 明朝" w:hAnsi="ＭＳ 明朝"/>
                    </w:rPr>
                  </w:rPrChange>
                </w:rPr>
                <w:t>Minimization</w:t>
              </w:r>
            </w:moveFrom>
          </w:p>
        </w:tc>
        <w:tc>
          <w:tcPr>
            <w:tcW w:w="851" w:type="pct"/>
            <w:tcPrChange w:id="5758" w:author="Masato YOSHIKAWA" w:date="2026-01-20T12:20:00Z" w16du:dateUtc="2026-01-20T03:20:00Z">
              <w:tcPr>
                <w:tcW w:w="851" w:type="pct"/>
              </w:tcPr>
            </w:tcPrChange>
          </w:tcPr>
          <w:p w14:paraId="763838C5" w14:textId="085A946B" w:rsidR="002E4570" w:rsidRPr="00B83013" w:rsidDel="005B6842" w:rsidRDefault="002E4570" w:rsidP="00A018DB">
            <w:pPr>
              <w:pStyle w:val="af8"/>
              <w:rPr>
                <w:moveFrom w:id="5759" w:author="Masato YOSHIKAWA" w:date="2026-01-20T12:21:00Z" w16du:dateUtc="2026-01-20T03:21:00Z"/>
                <w:rFonts w:ascii="Times New Roman" w:eastAsia="ＭＳ 明朝" w:hAnsi="Times New Roman" w:cs="Times New Roman"/>
                <w:rPrChange w:id="5760" w:author="Masato YOSHIKAWA" w:date="2026-01-20T12:25:00Z" w16du:dateUtc="2026-01-20T03:25:00Z">
                  <w:rPr>
                    <w:moveFrom w:id="5761" w:author="Masato YOSHIKAWA" w:date="2026-01-20T12:21:00Z" w16du:dateUtc="2026-01-20T03:21:00Z"/>
                    <w:rFonts w:ascii="ＭＳ 明朝" w:eastAsia="ＭＳ 明朝" w:hAnsi="ＭＳ 明朝"/>
                  </w:rPr>
                </w:rPrChange>
              </w:rPr>
            </w:pPr>
            <w:moveFrom w:id="5762" w:author="Masato YOSHIKAWA" w:date="2026-01-20T12:21:00Z" w16du:dateUtc="2026-01-20T03:21:00Z">
              <w:r w:rsidRPr="00B83013" w:rsidDel="005B6842">
                <w:rPr>
                  <w:rFonts w:ascii="Times New Roman" w:eastAsia="ＭＳ 明朝" w:hAnsi="Times New Roman" w:cs="Times New Roman"/>
                  <w:rPrChange w:id="5763" w:author="Masato YOSHIKAWA" w:date="2026-01-20T12:25:00Z" w16du:dateUtc="2026-01-20T03:25:00Z">
                    <w:rPr>
                      <w:rFonts w:ascii="ＭＳ 明朝" w:eastAsia="ＭＳ 明朝" w:hAnsi="ＭＳ 明朝"/>
                    </w:rPr>
                  </w:rPrChange>
                </w:rPr>
                <w:t>Generalization</w:t>
              </w:r>
            </w:moveFrom>
          </w:p>
        </w:tc>
        <w:tc>
          <w:tcPr>
            <w:tcW w:w="831" w:type="pct"/>
            <w:tcPrChange w:id="5764" w:author="Masato YOSHIKAWA" w:date="2026-01-20T12:20:00Z" w16du:dateUtc="2026-01-20T03:20:00Z">
              <w:tcPr>
                <w:tcW w:w="831" w:type="pct"/>
              </w:tcPr>
            </w:tcPrChange>
          </w:tcPr>
          <w:p w14:paraId="65E6C291" w14:textId="116D582C" w:rsidR="002E4570" w:rsidRPr="00B83013" w:rsidDel="005B6842" w:rsidRDefault="002E4570" w:rsidP="00A018DB">
            <w:pPr>
              <w:pStyle w:val="af8"/>
              <w:rPr>
                <w:moveFrom w:id="5765" w:author="Masato YOSHIKAWA" w:date="2026-01-20T12:21:00Z" w16du:dateUtc="2026-01-20T03:21:00Z"/>
                <w:rFonts w:ascii="Times New Roman" w:eastAsia="ＭＳ 明朝" w:hAnsi="Times New Roman" w:cs="Times New Roman"/>
                <w:rPrChange w:id="5766" w:author="Masato YOSHIKAWA" w:date="2026-01-20T12:25:00Z" w16du:dateUtc="2026-01-20T03:25:00Z">
                  <w:rPr>
                    <w:moveFrom w:id="5767" w:author="Masato YOSHIKAWA" w:date="2026-01-20T12:21:00Z" w16du:dateUtc="2026-01-20T03:21:00Z"/>
                    <w:rFonts w:ascii="ＭＳ 明朝" w:eastAsia="ＭＳ 明朝" w:hAnsi="ＭＳ 明朝"/>
                  </w:rPr>
                </w:rPrChange>
              </w:rPr>
            </w:pPr>
            <w:moveFrom w:id="5768" w:author="Masato YOSHIKAWA" w:date="2026-01-20T12:21:00Z" w16du:dateUtc="2026-01-20T03:21:00Z">
              <w:r w:rsidRPr="00B83013" w:rsidDel="005B6842">
                <w:rPr>
                  <w:rFonts w:ascii="Times New Roman" w:eastAsia="ＭＳ 明朝" w:hAnsi="Times New Roman" w:cs="Times New Roman"/>
                  <w:rPrChange w:id="5769" w:author="Masato YOSHIKAWA" w:date="2026-01-20T12:25:00Z" w16du:dateUtc="2026-01-20T03:25:00Z">
                    <w:rPr>
                      <w:rFonts w:ascii="ＭＳ 明朝" w:eastAsia="ＭＳ 明朝" w:hAnsi="ＭＳ 明朝"/>
                    </w:rPr>
                  </w:rPrChange>
                </w:rPr>
                <w:t>Minimization</w:t>
              </w:r>
            </w:moveFrom>
          </w:p>
        </w:tc>
      </w:tr>
      <w:tr w:rsidR="002E4570" w:rsidRPr="00B83013" w:rsidDel="005B6842" w14:paraId="6311A54B" w14:textId="67B39E7F" w:rsidTr="005B6842">
        <w:tc>
          <w:tcPr>
            <w:tcW w:w="583" w:type="pct"/>
            <w:tcPrChange w:id="5770" w:author="Masato YOSHIKAWA" w:date="2026-01-20T12:20:00Z" w16du:dateUtc="2026-01-20T03:20:00Z">
              <w:tcPr>
                <w:tcW w:w="582" w:type="pct"/>
              </w:tcPr>
            </w:tcPrChange>
          </w:tcPr>
          <w:p w14:paraId="3AF5F73D" w14:textId="7E33BD3B" w:rsidR="002E4570" w:rsidRPr="00B83013" w:rsidDel="005B6842" w:rsidRDefault="002E4570" w:rsidP="00A018DB">
            <w:pPr>
              <w:pStyle w:val="af8"/>
              <w:rPr>
                <w:moveFrom w:id="5771" w:author="Masato YOSHIKAWA" w:date="2026-01-20T12:21:00Z" w16du:dateUtc="2026-01-20T03:21:00Z"/>
                <w:rFonts w:ascii="Times New Roman" w:eastAsia="ＭＳ 明朝" w:hAnsi="Times New Roman" w:cs="Times New Roman"/>
                <w:rPrChange w:id="5772" w:author="Masato YOSHIKAWA" w:date="2026-01-20T12:25:00Z" w16du:dateUtc="2026-01-20T03:25:00Z">
                  <w:rPr>
                    <w:moveFrom w:id="5773" w:author="Masato YOSHIKAWA" w:date="2026-01-20T12:21:00Z" w16du:dateUtc="2026-01-20T03:21:00Z"/>
                    <w:rFonts w:ascii="ＭＳ 明朝" w:eastAsia="ＭＳ 明朝" w:hAnsi="ＭＳ 明朝"/>
                  </w:rPr>
                </w:rPrChange>
              </w:rPr>
            </w:pPr>
            <w:moveFrom w:id="5774" w:author="Masato YOSHIKAWA" w:date="2026-01-20T12:21:00Z" w16du:dateUtc="2026-01-20T03:21:00Z">
              <w:r w:rsidRPr="00B83013" w:rsidDel="005B6842">
                <w:rPr>
                  <w:rFonts w:ascii="Times New Roman" w:eastAsia="ＭＳ 明朝" w:hAnsi="Times New Roman" w:cs="Times New Roman" w:hint="eastAsia"/>
                  <w:rPrChange w:id="5775" w:author="Masato YOSHIKAWA" w:date="2026-01-20T12:25:00Z" w16du:dateUtc="2026-01-20T03:25:00Z">
                    <w:rPr>
                      <w:rFonts w:ascii="ＭＳ 明朝" w:eastAsia="ＭＳ 明朝" w:hAnsi="ＭＳ 明朝" w:hint="eastAsia"/>
                    </w:rPr>
                  </w:rPrChange>
                </w:rPr>
                <w:t>肌寒い</w:t>
              </w:r>
            </w:moveFrom>
          </w:p>
        </w:tc>
        <w:tc>
          <w:tcPr>
            <w:tcW w:w="583" w:type="pct"/>
            <w:tcPrChange w:id="5776" w:author="Masato YOSHIKAWA" w:date="2026-01-20T12:20:00Z" w16du:dateUtc="2026-01-20T03:20:00Z">
              <w:tcPr>
                <w:tcW w:w="583" w:type="pct"/>
              </w:tcPr>
            </w:tcPrChange>
          </w:tcPr>
          <w:p w14:paraId="091ABED9" w14:textId="7ADF0DB4" w:rsidR="002E4570" w:rsidRPr="00B83013" w:rsidDel="005B6842" w:rsidRDefault="002E4570" w:rsidP="00A018DB">
            <w:pPr>
              <w:pStyle w:val="af8"/>
              <w:rPr>
                <w:moveFrom w:id="5777" w:author="Masato YOSHIKAWA" w:date="2026-01-20T12:21:00Z" w16du:dateUtc="2026-01-20T03:21:00Z"/>
                <w:rFonts w:ascii="Times New Roman" w:eastAsia="ＭＳ 明朝" w:hAnsi="Times New Roman" w:cs="Times New Roman"/>
                <w:rPrChange w:id="5778" w:author="Masato YOSHIKAWA" w:date="2026-01-20T12:25:00Z" w16du:dateUtc="2026-01-20T03:25:00Z">
                  <w:rPr>
                    <w:moveFrom w:id="5779" w:author="Masato YOSHIKAWA" w:date="2026-01-20T12:21:00Z" w16du:dateUtc="2026-01-20T03:21:00Z"/>
                    <w:rFonts w:ascii="ＭＳ 明朝" w:eastAsia="ＭＳ 明朝" w:hAnsi="ＭＳ 明朝"/>
                  </w:rPr>
                </w:rPrChange>
              </w:rPr>
            </w:pPr>
            <w:moveFrom w:id="5780" w:author="Masato YOSHIKAWA" w:date="2026-01-20T12:21:00Z" w16du:dateUtc="2026-01-20T03:21:00Z">
              <w:r w:rsidRPr="00B83013" w:rsidDel="005B6842">
                <w:rPr>
                  <w:rFonts w:ascii="Times New Roman" w:eastAsia="ＭＳ 明朝" w:hAnsi="Times New Roman" w:cs="Times New Roman"/>
                  <w:rPrChange w:id="5781" w:author="Masato YOSHIKAWA" w:date="2026-01-20T12:25:00Z" w16du:dateUtc="2026-01-20T03:25:00Z">
                    <w:rPr>
                      <w:rFonts w:ascii="ＭＳ 明朝" w:eastAsia="ＭＳ 明朝" w:hAnsi="ＭＳ 明朝"/>
                    </w:rPr>
                  </w:rPrChange>
                </w:rPr>
                <w:t>chilly</w:t>
              </w:r>
            </w:moveFrom>
          </w:p>
        </w:tc>
        <w:tc>
          <w:tcPr>
            <w:tcW w:w="629" w:type="pct"/>
            <w:tcPrChange w:id="5782" w:author="Masato YOSHIKAWA" w:date="2026-01-20T12:20:00Z" w16du:dateUtc="2026-01-20T03:20:00Z">
              <w:tcPr>
                <w:tcW w:w="629" w:type="pct"/>
              </w:tcPr>
            </w:tcPrChange>
          </w:tcPr>
          <w:p w14:paraId="62183C95" w14:textId="3CFDC98F" w:rsidR="002E4570" w:rsidRPr="00B83013" w:rsidDel="005B6842" w:rsidRDefault="002E4570" w:rsidP="00A018DB">
            <w:pPr>
              <w:pStyle w:val="af8"/>
              <w:rPr>
                <w:moveFrom w:id="5783" w:author="Masato YOSHIKAWA" w:date="2026-01-20T12:21:00Z" w16du:dateUtc="2026-01-20T03:21:00Z"/>
                <w:rFonts w:ascii="Times New Roman" w:eastAsia="ＭＳ 明朝" w:hAnsi="Times New Roman" w:cs="Times New Roman"/>
                <w:rPrChange w:id="5784" w:author="Masato YOSHIKAWA" w:date="2026-01-20T12:25:00Z" w16du:dateUtc="2026-01-20T03:25:00Z">
                  <w:rPr>
                    <w:moveFrom w:id="5785" w:author="Masato YOSHIKAWA" w:date="2026-01-20T12:21:00Z" w16du:dateUtc="2026-01-20T03:21:00Z"/>
                    <w:rFonts w:ascii="ＭＳ 明朝" w:eastAsia="ＭＳ 明朝" w:hAnsi="ＭＳ 明朝"/>
                  </w:rPr>
                </w:rPrChange>
              </w:rPr>
            </w:pPr>
            <w:moveFrom w:id="5786" w:author="Masato YOSHIKAWA" w:date="2026-01-20T12:21:00Z" w16du:dateUtc="2026-01-20T03:21:00Z">
              <w:r w:rsidRPr="00B83013" w:rsidDel="005B6842">
                <w:rPr>
                  <w:rFonts w:ascii="Times New Roman" w:eastAsia="ＭＳ 明朝" w:hAnsi="Times New Roman" w:cs="Times New Roman"/>
                  <w:rPrChange w:id="5787" w:author="Masato YOSHIKAWA" w:date="2026-01-20T12:25:00Z" w16du:dateUtc="2026-01-20T03:25:00Z">
                    <w:rPr>
                      <w:rFonts w:ascii="ＭＳ 明朝" w:eastAsia="ＭＳ 明朝" w:hAnsi="ＭＳ 明朝"/>
                    </w:rPr>
                  </w:rPrChange>
                </w:rPr>
                <w:t>なし</w:t>
              </w:r>
            </w:moveFrom>
          </w:p>
        </w:tc>
        <w:tc>
          <w:tcPr>
            <w:tcW w:w="779" w:type="pct"/>
            <w:tcPrChange w:id="5788" w:author="Masato YOSHIKAWA" w:date="2026-01-20T12:20:00Z" w16du:dateUtc="2026-01-20T03:20:00Z">
              <w:tcPr>
                <w:tcW w:w="779" w:type="pct"/>
              </w:tcPr>
            </w:tcPrChange>
          </w:tcPr>
          <w:p w14:paraId="56D91158" w14:textId="456ECBF1" w:rsidR="002E4570" w:rsidRPr="00B83013" w:rsidDel="005B6842" w:rsidRDefault="002E4570" w:rsidP="00A018DB">
            <w:pPr>
              <w:pStyle w:val="af8"/>
              <w:rPr>
                <w:moveFrom w:id="5789" w:author="Masato YOSHIKAWA" w:date="2026-01-20T12:21:00Z" w16du:dateUtc="2026-01-20T03:21:00Z"/>
                <w:rFonts w:ascii="Times New Roman" w:eastAsia="ＭＳ 明朝" w:hAnsi="Times New Roman" w:cs="Times New Roman"/>
                <w:rPrChange w:id="5790" w:author="Masato YOSHIKAWA" w:date="2026-01-20T12:25:00Z" w16du:dateUtc="2026-01-20T03:25:00Z">
                  <w:rPr>
                    <w:moveFrom w:id="5791" w:author="Masato YOSHIKAWA" w:date="2026-01-20T12:21:00Z" w16du:dateUtc="2026-01-20T03:21:00Z"/>
                    <w:rFonts w:ascii="ＭＳ 明朝" w:eastAsia="ＭＳ 明朝" w:hAnsi="ＭＳ 明朝"/>
                  </w:rPr>
                </w:rPrChange>
              </w:rPr>
            </w:pPr>
            <w:moveFrom w:id="5792" w:author="Masato YOSHIKAWA" w:date="2026-01-20T12:21:00Z" w16du:dateUtc="2026-01-20T03:21:00Z">
              <w:r w:rsidRPr="00B83013" w:rsidDel="005B6842">
                <w:rPr>
                  <w:rFonts w:ascii="Times New Roman" w:eastAsia="ＭＳ 明朝" w:hAnsi="Times New Roman" w:cs="Times New Roman"/>
                  <w:rPrChange w:id="5793" w:author="Masato YOSHIKAWA" w:date="2026-01-20T12:25:00Z" w16du:dateUtc="2026-01-20T03:25:00Z">
                    <w:rPr>
                      <w:rFonts w:ascii="ＭＳ 明朝" w:eastAsia="ＭＳ 明朝" w:hAnsi="ＭＳ 明朝"/>
                    </w:rPr>
                  </w:rPrChange>
                </w:rPr>
                <w:t>Established equivalent</w:t>
              </w:r>
            </w:moveFrom>
          </w:p>
        </w:tc>
        <w:tc>
          <w:tcPr>
            <w:tcW w:w="744" w:type="pct"/>
            <w:tcPrChange w:id="5794" w:author="Masato YOSHIKAWA" w:date="2026-01-20T12:20:00Z" w16du:dateUtc="2026-01-20T03:20:00Z">
              <w:tcPr>
                <w:tcW w:w="744" w:type="pct"/>
              </w:tcPr>
            </w:tcPrChange>
          </w:tcPr>
          <w:p w14:paraId="607B486A" w14:textId="05E4A692" w:rsidR="002E4570" w:rsidRPr="00B83013" w:rsidDel="005B6842" w:rsidRDefault="002E4570" w:rsidP="00A018DB">
            <w:pPr>
              <w:pStyle w:val="af8"/>
              <w:rPr>
                <w:moveFrom w:id="5795" w:author="Masato YOSHIKAWA" w:date="2026-01-20T12:21:00Z" w16du:dateUtc="2026-01-20T03:21:00Z"/>
                <w:rFonts w:ascii="Times New Roman" w:eastAsia="ＭＳ 明朝" w:hAnsi="Times New Roman" w:cs="Times New Roman"/>
                <w:rPrChange w:id="5796" w:author="Masato YOSHIKAWA" w:date="2026-01-20T12:25:00Z" w16du:dateUtc="2026-01-20T03:25:00Z">
                  <w:rPr>
                    <w:moveFrom w:id="5797" w:author="Masato YOSHIKAWA" w:date="2026-01-20T12:21:00Z" w16du:dateUtc="2026-01-20T03:21:00Z"/>
                    <w:rFonts w:ascii="ＭＳ 明朝" w:eastAsia="ＭＳ 明朝" w:hAnsi="ＭＳ 明朝"/>
                  </w:rPr>
                </w:rPrChange>
              </w:rPr>
            </w:pPr>
            <w:moveFrom w:id="5798" w:author="Masato YOSHIKAWA" w:date="2026-01-20T12:21:00Z" w16du:dateUtc="2026-01-20T03:21:00Z">
              <w:r w:rsidRPr="00B83013" w:rsidDel="005B6842">
                <w:rPr>
                  <w:rFonts w:ascii="Times New Roman" w:eastAsia="ＭＳ 明朝" w:hAnsi="Times New Roman" w:cs="Times New Roman"/>
                  <w:rPrChange w:id="5799" w:author="Masato YOSHIKAWA" w:date="2026-01-20T12:25:00Z" w16du:dateUtc="2026-01-20T03:25:00Z">
                    <w:rPr>
                      <w:rFonts w:ascii="ＭＳ 明朝" w:eastAsia="ＭＳ 明朝" w:hAnsi="ＭＳ 明朝"/>
                    </w:rPr>
                  </w:rPrChange>
                </w:rPr>
                <w:t>Minimization</w:t>
              </w:r>
            </w:moveFrom>
          </w:p>
        </w:tc>
        <w:tc>
          <w:tcPr>
            <w:tcW w:w="851" w:type="pct"/>
            <w:tcPrChange w:id="5800" w:author="Masato YOSHIKAWA" w:date="2026-01-20T12:20:00Z" w16du:dateUtc="2026-01-20T03:20:00Z">
              <w:tcPr>
                <w:tcW w:w="851" w:type="pct"/>
              </w:tcPr>
            </w:tcPrChange>
          </w:tcPr>
          <w:p w14:paraId="7495F67A" w14:textId="647A1411" w:rsidR="002E4570" w:rsidRPr="00B83013" w:rsidDel="005B6842" w:rsidRDefault="002E4570" w:rsidP="00A018DB">
            <w:pPr>
              <w:pStyle w:val="af8"/>
              <w:rPr>
                <w:moveFrom w:id="5801" w:author="Masato YOSHIKAWA" w:date="2026-01-20T12:21:00Z" w16du:dateUtc="2026-01-20T03:21:00Z"/>
                <w:rFonts w:ascii="Times New Roman" w:eastAsia="ＭＳ 明朝" w:hAnsi="Times New Roman" w:cs="Times New Roman"/>
                <w:rPrChange w:id="5802" w:author="Masato YOSHIKAWA" w:date="2026-01-20T12:25:00Z" w16du:dateUtc="2026-01-20T03:25:00Z">
                  <w:rPr>
                    <w:moveFrom w:id="5803" w:author="Masato YOSHIKAWA" w:date="2026-01-20T12:21:00Z" w16du:dateUtc="2026-01-20T03:21:00Z"/>
                    <w:rFonts w:ascii="ＭＳ 明朝" w:eastAsia="ＭＳ 明朝" w:hAnsi="ＭＳ 明朝"/>
                  </w:rPr>
                </w:rPrChange>
              </w:rPr>
            </w:pPr>
            <w:moveFrom w:id="5804" w:author="Masato YOSHIKAWA" w:date="2026-01-20T12:21:00Z" w16du:dateUtc="2026-01-20T03:21:00Z">
              <w:r w:rsidRPr="00B83013" w:rsidDel="005B6842">
                <w:rPr>
                  <w:rFonts w:ascii="Times New Roman" w:eastAsia="ＭＳ 明朝" w:hAnsi="Times New Roman" w:cs="Times New Roman"/>
                  <w:rPrChange w:id="5805" w:author="Masato YOSHIKAWA" w:date="2026-01-20T12:25:00Z" w16du:dateUtc="2026-01-20T03:25:00Z">
                    <w:rPr>
                      <w:rFonts w:ascii="ＭＳ 明朝" w:eastAsia="ＭＳ 明朝" w:hAnsi="ＭＳ 明朝"/>
                    </w:rPr>
                  </w:rPrChange>
                </w:rPr>
                <w:t>Reduction</w:t>
              </w:r>
            </w:moveFrom>
          </w:p>
        </w:tc>
        <w:tc>
          <w:tcPr>
            <w:tcW w:w="831" w:type="pct"/>
            <w:tcPrChange w:id="5806" w:author="Masato YOSHIKAWA" w:date="2026-01-20T12:20:00Z" w16du:dateUtc="2026-01-20T03:20:00Z">
              <w:tcPr>
                <w:tcW w:w="831" w:type="pct"/>
              </w:tcPr>
            </w:tcPrChange>
          </w:tcPr>
          <w:p w14:paraId="381D9CB5" w14:textId="2DDF39A8" w:rsidR="002E4570" w:rsidRPr="00B83013" w:rsidDel="005B6842" w:rsidRDefault="002E4570" w:rsidP="00A018DB">
            <w:pPr>
              <w:pStyle w:val="af8"/>
              <w:rPr>
                <w:moveFrom w:id="5807" w:author="Masato YOSHIKAWA" w:date="2026-01-20T12:21:00Z" w16du:dateUtc="2026-01-20T03:21:00Z"/>
                <w:rFonts w:ascii="Times New Roman" w:eastAsia="ＭＳ 明朝" w:hAnsi="Times New Roman" w:cs="Times New Roman"/>
                <w:rPrChange w:id="5808" w:author="Masato YOSHIKAWA" w:date="2026-01-20T12:25:00Z" w16du:dateUtc="2026-01-20T03:25:00Z">
                  <w:rPr>
                    <w:moveFrom w:id="5809" w:author="Masato YOSHIKAWA" w:date="2026-01-20T12:21:00Z" w16du:dateUtc="2026-01-20T03:21:00Z"/>
                    <w:rFonts w:ascii="ＭＳ 明朝" w:eastAsia="ＭＳ 明朝" w:hAnsi="ＭＳ 明朝"/>
                  </w:rPr>
                </w:rPrChange>
              </w:rPr>
            </w:pPr>
            <w:moveFrom w:id="5810" w:author="Masato YOSHIKAWA" w:date="2026-01-20T12:21:00Z" w16du:dateUtc="2026-01-20T03:21:00Z">
              <w:r w:rsidRPr="00B83013" w:rsidDel="005B6842">
                <w:rPr>
                  <w:rFonts w:ascii="Times New Roman" w:eastAsia="ＭＳ 明朝" w:hAnsi="Times New Roman" w:cs="Times New Roman"/>
                  <w:rPrChange w:id="5811" w:author="Masato YOSHIKAWA" w:date="2026-01-20T12:25:00Z" w16du:dateUtc="2026-01-20T03:25:00Z">
                    <w:rPr>
                      <w:rFonts w:ascii="ＭＳ 明朝" w:eastAsia="ＭＳ 明朝" w:hAnsi="ＭＳ 明朝"/>
                    </w:rPr>
                  </w:rPrChange>
                </w:rPr>
                <w:t>Denial</w:t>
              </w:r>
            </w:moveFrom>
          </w:p>
        </w:tc>
      </w:tr>
      <w:tr w:rsidR="002E4570" w:rsidRPr="00B83013" w:rsidDel="005B6842" w14:paraId="384091D4" w14:textId="6F36118A" w:rsidTr="005B6842">
        <w:tc>
          <w:tcPr>
            <w:tcW w:w="583" w:type="pct"/>
            <w:tcPrChange w:id="5812" w:author="Masato YOSHIKAWA" w:date="2026-01-20T12:20:00Z" w16du:dateUtc="2026-01-20T03:20:00Z">
              <w:tcPr>
                <w:tcW w:w="582" w:type="pct"/>
              </w:tcPr>
            </w:tcPrChange>
          </w:tcPr>
          <w:p w14:paraId="36FF0A69" w14:textId="1E358CD3" w:rsidR="002E4570" w:rsidRPr="00B83013" w:rsidDel="005B6842" w:rsidRDefault="002E4570" w:rsidP="00A018DB">
            <w:pPr>
              <w:pStyle w:val="af8"/>
              <w:rPr>
                <w:moveFrom w:id="5813" w:author="Masato YOSHIKAWA" w:date="2026-01-20T12:21:00Z" w16du:dateUtc="2026-01-20T03:21:00Z"/>
                <w:rFonts w:ascii="Times New Roman" w:eastAsia="ＭＳ 明朝" w:hAnsi="Times New Roman" w:cs="Times New Roman"/>
                <w:rPrChange w:id="5814" w:author="Masato YOSHIKAWA" w:date="2026-01-20T12:25:00Z" w16du:dateUtc="2026-01-20T03:25:00Z">
                  <w:rPr>
                    <w:moveFrom w:id="5815" w:author="Masato YOSHIKAWA" w:date="2026-01-20T12:21:00Z" w16du:dateUtc="2026-01-20T03:21:00Z"/>
                    <w:rFonts w:ascii="ＭＳ 明朝" w:eastAsia="ＭＳ 明朝" w:hAnsi="ＭＳ 明朝"/>
                  </w:rPr>
                </w:rPrChange>
              </w:rPr>
            </w:pPr>
            <w:moveFrom w:id="5816" w:author="Masato YOSHIKAWA" w:date="2026-01-20T12:21:00Z" w16du:dateUtc="2026-01-20T03:21:00Z">
              <w:r w:rsidRPr="00B83013" w:rsidDel="005B6842">
                <w:rPr>
                  <w:rFonts w:ascii="Times New Roman" w:eastAsia="ＭＳ 明朝" w:hAnsi="Times New Roman" w:cs="Times New Roman" w:hint="eastAsia"/>
                  <w:rPrChange w:id="5817" w:author="Masato YOSHIKAWA" w:date="2026-01-20T12:25:00Z" w16du:dateUtc="2026-01-20T03:25:00Z">
                    <w:rPr>
                      <w:rFonts w:ascii="ＭＳ 明朝" w:eastAsia="ＭＳ 明朝" w:hAnsi="ＭＳ 明朝" w:hint="eastAsia"/>
                    </w:rPr>
                  </w:rPrChange>
                </w:rPr>
                <w:t>煙草を飲む</w:t>
              </w:r>
            </w:moveFrom>
          </w:p>
        </w:tc>
        <w:tc>
          <w:tcPr>
            <w:tcW w:w="583" w:type="pct"/>
            <w:tcPrChange w:id="5818" w:author="Masato YOSHIKAWA" w:date="2026-01-20T12:20:00Z" w16du:dateUtc="2026-01-20T03:20:00Z">
              <w:tcPr>
                <w:tcW w:w="583" w:type="pct"/>
              </w:tcPr>
            </w:tcPrChange>
          </w:tcPr>
          <w:p w14:paraId="713F21A7" w14:textId="47C07FFB" w:rsidR="002E4570" w:rsidRPr="00B83013" w:rsidDel="005B6842" w:rsidRDefault="002E4570" w:rsidP="00A018DB">
            <w:pPr>
              <w:pStyle w:val="af8"/>
              <w:rPr>
                <w:moveFrom w:id="5819" w:author="Masato YOSHIKAWA" w:date="2026-01-20T12:21:00Z" w16du:dateUtc="2026-01-20T03:21:00Z"/>
                <w:rFonts w:ascii="Times New Roman" w:eastAsia="ＭＳ 明朝" w:hAnsi="Times New Roman" w:cs="Times New Roman"/>
                <w:rPrChange w:id="5820" w:author="Masato YOSHIKAWA" w:date="2026-01-20T12:25:00Z" w16du:dateUtc="2026-01-20T03:25:00Z">
                  <w:rPr>
                    <w:moveFrom w:id="5821" w:author="Masato YOSHIKAWA" w:date="2026-01-20T12:21:00Z" w16du:dateUtc="2026-01-20T03:21:00Z"/>
                    <w:rFonts w:ascii="ＭＳ 明朝" w:eastAsia="ＭＳ 明朝" w:hAnsi="ＭＳ 明朝"/>
                  </w:rPr>
                </w:rPrChange>
              </w:rPr>
            </w:pPr>
            <w:moveFrom w:id="5822" w:author="Masato YOSHIKAWA" w:date="2026-01-20T12:21:00Z" w16du:dateUtc="2026-01-20T03:21:00Z">
              <w:r w:rsidRPr="00B83013" w:rsidDel="005B6842">
                <w:rPr>
                  <w:rFonts w:ascii="Times New Roman" w:eastAsia="ＭＳ 明朝" w:hAnsi="Times New Roman" w:cs="Times New Roman"/>
                  <w:rPrChange w:id="5823" w:author="Masato YOSHIKAWA" w:date="2026-01-20T12:25:00Z" w16du:dateUtc="2026-01-20T03:25:00Z">
                    <w:rPr>
                      <w:rFonts w:ascii="ＭＳ 明朝" w:eastAsia="ＭＳ 明朝" w:hAnsi="ＭＳ 明朝"/>
                    </w:rPr>
                  </w:rPrChange>
                </w:rPr>
                <w:t>smoking</w:t>
              </w:r>
            </w:moveFrom>
          </w:p>
        </w:tc>
        <w:tc>
          <w:tcPr>
            <w:tcW w:w="629" w:type="pct"/>
            <w:tcPrChange w:id="5824" w:author="Masato YOSHIKAWA" w:date="2026-01-20T12:20:00Z" w16du:dateUtc="2026-01-20T03:20:00Z">
              <w:tcPr>
                <w:tcW w:w="629" w:type="pct"/>
              </w:tcPr>
            </w:tcPrChange>
          </w:tcPr>
          <w:p w14:paraId="1DFAF6C3" w14:textId="2F66A4AE" w:rsidR="002E4570" w:rsidRPr="00B83013" w:rsidDel="005B6842" w:rsidRDefault="002E4570" w:rsidP="00A018DB">
            <w:pPr>
              <w:pStyle w:val="af8"/>
              <w:rPr>
                <w:moveFrom w:id="5825" w:author="Masato YOSHIKAWA" w:date="2026-01-20T12:21:00Z" w16du:dateUtc="2026-01-20T03:21:00Z"/>
                <w:rFonts w:ascii="Times New Roman" w:eastAsia="ＭＳ 明朝" w:hAnsi="Times New Roman" w:cs="Times New Roman"/>
                <w:rPrChange w:id="5826" w:author="Masato YOSHIKAWA" w:date="2026-01-20T12:25:00Z" w16du:dateUtc="2026-01-20T03:25:00Z">
                  <w:rPr>
                    <w:moveFrom w:id="5827" w:author="Masato YOSHIKAWA" w:date="2026-01-20T12:21:00Z" w16du:dateUtc="2026-01-20T03:21:00Z"/>
                    <w:rFonts w:ascii="ＭＳ 明朝" w:eastAsia="ＭＳ 明朝" w:hAnsi="ＭＳ 明朝"/>
                  </w:rPr>
                </w:rPrChange>
              </w:rPr>
            </w:pPr>
            <w:moveFrom w:id="5828" w:author="Masato YOSHIKAWA" w:date="2026-01-20T12:21:00Z" w16du:dateUtc="2026-01-20T03:21:00Z">
              <w:r w:rsidRPr="00B83013" w:rsidDel="005B6842">
                <w:rPr>
                  <w:rFonts w:ascii="Times New Roman" w:eastAsia="ＭＳ 明朝" w:hAnsi="Times New Roman" w:cs="Times New Roman"/>
                  <w:rPrChange w:id="5829" w:author="Masato YOSHIKAWA" w:date="2026-01-20T12:25:00Z" w16du:dateUtc="2026-01-20T03:25:00Z">
                    <w:rPr>
                      <w:rFonts w:ascii="ＭＳ 明朝" w:eastAsia="ＭＳ 明朝" w:hAnsi="ＭＳ 明朝"/>
                    </w:rPr>
                  </w:rPrChange>
                </w:rPr>
                <w:t>to smoke</w:t>
              </w:r>
            </w:moveFrom>
          </w:p>
        </w:tc>
        <w:tc>
          <w:tcPr>
            <w:tcW w:w="779" w:type="pct"/>
            <w:tcPrChange w:id="5830" w:author="Masato YOSHIKAWA" w:date="2026-01-20T12:20:00Z" w16du:dateUtc="2026-01-20T03:20:00Z">
              <w:tcPr>
                <w:tcW w:w="779" w:type="pct"/>
              </w:tcPr>
            </w:tcPrChange>
          </w:tcPr>
          <w:p w14:paraId="3FD94A51" w14:textId="184575D5" w:rsidR="002E4570" w:rsidRPr="00B83013" w:rsidDel="005B6842" w:rsidRDefault="002E4570" w:rsidP="00A018DB">
            <w:pPr>
              <w:pStyle w:val="af8"/>
              <w:rPr>
                <w:moveFrom w:id="5831" w:author="Masato YOSHIKAWA" w:date="2026-01-20T12:21:00Z" w16du:dateUtc="2026-01-20T03:21:00Z"/>
                <w:rFonts w:ascii="Times New Roman" w:eastAsia="ＭＳ 明朝" w:hAnsi="Times New Roman" w:cs="Times New Roman"/>
                <w:rPrChange w:id="5832" w:author="Masato YOSHIKAWA" w:date="2026-01-20T12:25:00Z" w16du:dateUtc="2026-01-20T03:25:00Z">
                  <w:rPr>
                    <w:moveFrom w:id="5833" w:author="Masato YOSHIKAWA" w:date="2026-01-20T12:21:00Z" w16du:dateUtc="2026-01-20T03:21:00Z"/>
                    <w:rFonts w:ascii="ＭＳ 明朝" w:eastAsia="ＭＳ 明朝" w:hAnsi="ＭＳ 明朝"/>
                  </w:rPr>
                </w:rPrChange>
              </w:rPr>
            </w:pPr>
            <w:moveFrom w:id="5834" w:author="Masato YOSHIKAWA" w:date="2026-01-20T12:21:00Z" w16du:dateUtc="2026-01-20T03:21:00Z">
              <w:r w:rsidRPr="00B83013" w:rsidDel="005B6842">
                <w:rPr>
                  <w:rFonts w:ascii="Times New Roman" w:eastAsia="ＭＳ 明朝" w:hAnsi="Times New Roman" w:cs="Times New Roman"/>
                  <w:rPrChange w:id="5835" w:author="Masato YOSHIKAWA" w:date="2026-01-20T12:25:00Z" w16du:dateUtc="2026-01-20T03:25:00Z">
                    <w:rPr>
                      <w:rFonts w:ascii="ＭＳ 明朝" w:eastAsia="ＭＳ 明朝" w:hAnsi="ＭＳ 明朝"/>
                    </w:rPr>
                  </w:rPrChange>
                </w:rPr>
                <w:t>Generalization</w:t>
              </w:r>
            </w:moveFrom>
          </w:p>
        </w:tc>
        <w:tc>
          <w:tcPr>
            <w:tcW w:w="744" w:type="pct"/>
            <w:tcPrChange w:id="5836" w:author="Masato YOSHIKAWA" w:date="2026-01-20T12:20:00Z" w16du:dateUtc="2026-01-20T03:20:00Z">
              <w:tcPr>
                <w:tcW w:w="744" w:type="pct"/>
              </w:tcPr>
            </w:tcPrChange>
          </w:tcPr>
          <w:p w14:paraId="0E04D71A" w14:textId="3A8768D1" w:rsidR="002E4570" w:rsidRPr="00B83013" w:rsidDel="005B6842" w:rsidRDefault="002E4570" w:rsidP="00A018DB">
            <w:pPr>
              <w:pStyle w:val="af8"/>
              <w:rPr>
                <w:moveFrom w:id="5837" w:author="Masato YOSHIKAWA" w:date="2026-01-20T12:21:00Z" w16du:dateUtc="2026-01-20T03:21:00Z"/>
                <w:rFonts w:ascii="Times New Roman" w:eastAsia="ＭＳ 明朝" w:hAnsi="Times New Roman" w:cs="Times New Roman"/>
                <w:rPrChange w:id="5838" w:author="Masato YOSHIKAWA" w:date="2026-01-20T12:25:00Z" w16du:dateUtc="2026-01-20T03:25:00Z">
                  <w:rPr>
                    <w:moveFrom w:id="5839" w:author="Masato YOSHIKAWA" w:date="2026-01-20T12:21:00Z" w16du:dateUtc="2026-01-20T03:21:00Z"/>
                    <w:rFonts w:ascii="ＭＳ 明朝" w:eastAsia="ＭＳ 明朝" w:hAnsi="ＭＳ 明朝"/>
                  </w:rPr>
                </w:rPrChange>
              </w:rPr>
            </w:pPr>
            <w:moveFrom w:id="5840" w:author="Masato YOSHIKAWA" w:date="2026-01-20T12:21:00Z" w16du:dateUtc="2026-01-20T03:21:00Z">
              <w:r w:rsidRPr="00B83013" w:rsidDel="005B6842">
                <w:rPr>
                  <w:rFonts w:ascii="Times New Roman" w:eastAsia="ＭＳ 明朝" w:hAnsi="Times New Roman" w:cs="Times New Roman"/>
                  <w:rPrChange w:id="5841" w:author="Masato YOSHIKAWA" w:date="2026-01-20T12:25:00Z" w16du:dateUtc="2026-01-20T03:25:00Z">
                    <w:rPr>
                      <w:rFonts w:ascii="ＭＳ 明朝" w:eastAsia="ＭＳ 明朝" w:hAnsi="ＭＳ 明朝"/>
                    </w:rPr>
                  </w:rPrChange>
                </w:rPr>
                <w:t>Minimization</w:t>
              </w:r>
            </w:moveFrom>
          </w:p>
        </w:tc>
        <w:tc>
          <w:tcPr>
            <w:tcW w:w="851" w:type="pct"/>
            <w:tcPrChange w:id="5842" w:author="Masato YOSHIKAWA" w:date="2026-01-20T12:20:00Z" w16du:dateUtc="2026-01-20T03:20:00Z">
              <w:tcPr>
                <w:tcW w:w="851" w:type="pct"/>
              </w:tcPr>
            </w:tcPrChange>
          </w:tcPr>
          <w:p w14:paraId="6ABCB378" w14:textId="0D79AED3" w:rsidR="002E4570" w:rsidRPr="00B83013" w:rsidDel="005B6842" w:rsidRDefault="002E4570" w:rsidP="00A018DB">
            <w:pPr>
              <w:pStyle w:val="af8"/>
              <w:rPr>
                <w:moveFrom w:id="5843" w:author="Masato YOSHIKAWA" w:date="2026-01-20T12:21:00Z" w16du:dateUtc="2026-01-20T03:21:00Z"/>
                <w:rFonts w:ascii="Times New Roman" w:eastAsia="ＭＳ 明朝" w:hAnsi="Times New Roman" w:cs="Times New Roman"/>
                <w:rPrChange w:id="5844" w:author="Masato YOSHIKAWA" w:date="2026-01-20T12:25:00Z" w16du:dateUtc="2026-01-20T03:25:00Z">
                  <w:rPr>
                    <w:moveFrom w:id="5845" w:author="Masato YOSHIKAWA" w:date="2026-01-20T12:21:00Z" w16du:dateUtc="2026-01-20T03:21:00Z"/>
                    <w:rFonts w:ascii="ＭＳ 明朝" w:eastAsia="ＭＳ 明朝" w:hAnsi="ＭＳ 明朝"/>
                  </w:rPr>
                </w:rPrChange>
              </w:rPr>
            </w:pPr>
            <w:moveFrom w:id="5846" w:author="Masato YOSHIKAWA" w:date="2026-01-20T12:21:00Z" w16du:dateUtc="2026-01-20T03:21:00Z">
              <w:r w:rsidRPr="00B83013" w:rsidDel="005B6842">
                <w:rPr>
                  <w:rFonts w:ascii="Times New Roman" w:eastAsia="ＭＳ 明朝" w:hAnsi="Times New Roman" w:cs="Times New Roman"/>
                  <w:rPrChange w:id="5847" w:author="Masato YOSHIKAWA" w:date="2026-01-20T12:25:00Z" w16du:dateUtc="2026-01-20T03:25:00Z">
                    <w:rPr>
                      <w:rFonts w:ascii="ＭＳ 明朝" w:eastAsia="ＭＳ 明朝" w:hAnsi="ＭＳ 明朝"/>
                    </w:rPr>
                  </w:rPrChange>
                </w:rPr>
                <w:t>Generalization</w:t>
              </w:r>
            </w:moveFrom>
          </w:p>
        </w:tc>
        <w:tc>
          <w:tcPr>
            <w:tcW w:w="831" w:type="pct"/>
            <w:tcPrChange w:id="5848" w:author="Masato YOSHIKAWA" w:date="2026-01-20T12:20:00Z" w16du:dateUtc="2026-01-20T03:20:00Z">
              <w:tcPr>
                <w:tcW w:w="831" w:type="pct"/>
              </w:tcPr>
            </w:tcPrChange>
          </w:tcPr>
          <w:p w14:paraId="643DF72E" w14:textId="4D090C9F" w:rsidR="002E4570" w:rsidRPr="00B83013" w:rsidDel="005B6842" w:rsidRDefault="002E4570" w:rsidP="00A018DB">
            <w:pPr>
              <w:pStyle w:val="af8"/>
              <w:rPr>
                <w:moveFrom w:id="5849" w:author="Masato YOSHIKAWA" w:date="2026-01-20T12:21:00Z" w16du:dateUtc="2026-01-20T03:21:00Z"/>
                <w:rFonts w:ascii="Times New Roman" w:eastAsia="ＭＳ 明朝" w:hAnsi="Times New Roman" w:cs="Times New Roman"/>
                <w:rPrChange w:id="5850" w:author="Masato YOSHIKAWA" w:date="2026-01-20T12:25:00Z" w16du:dateUtc="2026-01-20T03:25:00Z">
                  <w:rPr>
                    <w:moveFrom w:id="5851" w:author="Masato YOSHIKAWA" w:date="2026-01-20T12:21:00Z" w16du:dateUtc="2026-01-20T03:21:00Z"/>
                    <w:rFonts w:ascii="ＭＳ 明朝" w:eastAsia="ＭＳ 明朝" w:hAnsi="ＭＳ 明朝"/>
                  </w:rPr>
                </w:rPrChange>
              </w:rPr>
            </w:pPr>
            <w:moveFrom w:id="5852" w:author="Masato YOSHIKAWA" w:date="2026-01-20T12:21:00Z" w16du:dateUtc="2026-01-20T03:21:00Z">
              <w:r w:rsidRPr="00B83013" w:rsidDel="005B6842">
                <w:rPr>
                  <w:rFonts w:ascii="Times New Roman" w:eastAsia="ＭＳ 明朝" w:hAnsi="Times New Roman" w:cs="Times New Roman"/>
                  <w:rPrChange w:id="5853" w:author="Masato YOSHIKAWA" w:date="2026-01-20T12:25:00Z" w16du:dateUtc="2026-01-20T03:25:00Z">
                    <w:rPr>
                      <w:rFonts w:ascii="ＭＳ 明朝" w:eastAsia="ＭＳ 明朝" w:hAnsi="ＭＳ 明朝"/>
                    </w:rPr>
                  </w:rPrChange>
                </w:rPr>
                <w:t>Minimization</w:t>
              </w:r>
            </w:moveFrom>
          </w:p>
        </w:tc>
      </w:tr>
      <w:tr w:rsidR="002E4570" w:rsidRPr="00B83013" w:rsidDel="005B6842" w14:paraId="5FBE0498" w14:textId="33AE530A" w:rsidTr="005B6842">
        <w:tc>
          <w:tcPr>
            <w:tcW w:w="583" w:type="pct"/>
            <w:tcPrChange w:id="5854" w:author="Masato YOSHIKAWA" w:date="2026-01-20T12:20:00Z" w16du:dateUtc="2026-01-20T03:20:00Z">
              <w:tcPr>
                <w:tcW w:w="582" w:type="pct"/>
              </w:tcPr>
            </w:tcPrChange>
          </w:tcPr>
          <w:p w14:paraId="20273DFF" w14:textId="6166A132" w:rsidR="002E4570" w:rsidRPr="00B83013" w:rsidDel="005B6842" w:rsidRDefault="002E4570" w:rsidP="00A018DB">
            <w:pPr>
              <w:pStyle w:val="af8"/>
              <w:rPr>
                <w:moveFrom w:id="5855" w:author="Masato YOSHIKAWA" w:date="2026-01-20T12:21:00Z" w16du:dateUtc="2026-01-20T03:21:00Z"/>
                <w:rFonts w:ascii="Times New Roman" w:eastAsia="ＭＳ 明朝" w:hAnsi="Times New Roman" w:cs="Times New Roman"/>
                <w:rPrChange w:id="5856" w:author="Masato YOSHIKAWA" w:date="2026-01-20T12:25:00Z" w16du:dateUtc="2026-01-20T03:25:00Z">
                  <w:rPr>
                    <w:moveFrom w:id="5857" w:author="Masato YOSHIKAWA" w:date="2026-01-20T12:21:00Z" w16du:dateUtc="2026-01-20T03:21:00Z"/>
                    <w:rFonts w:ascii="ＭＳ 明朝" w:eastAsia="ＭＳ 明朝" w:hAnsi="ＭＳ 明朝"/>
                  </w:rPr>
                </w:rPrChange>
              </w:rPr>
            </w:pPr>
            <w:moveFrom w:id="5858" w:author="Masato YOSHIKAWA" w:date="2026-01-20T12:21:00Z" w16du:dateUtc="2026-01-20T03:21:00Z">
              <w:r w:rsidRPr="00B83013" w:rsidDel="005B6842">
                <w:rPr>
                  <w:rFonts w:ascii="Times New Roman" w:eastAsia="ＭＳ 明朝" w:hAnsi="Times New Roman" w:cs="Times New Roman" w:hint="eastAsia"/>
                  <w:rPrChange w:id="5859" w:author="Masato YOSHIKAWA" w:date="2026-01-20T12:25:00Z" w16du:dateUtc="2026-01-20T03:25:00Z">
                    <w:rPr>
                      <w:rFonts w:ascii="ＭＳ 明朝" w:eastAsia="ＭＳ 明朝" w:hAnsi="ＭＳ 明朝" w:hint="eastAsia"/>
                    </w:rPr>
                  </w:rPrChange>
                </w:rPr>
                <w:t>茶の間</w:t>
              </w:r>
            </w:moveFrom>
          </w:p>
        </w:tc>
        <w:tc>
          <w:tcPr>
            <w:tcW w:w="583" w:type="pct"/>
            <w:tcPrChange w:id="5860" w:author="Masato YOSHIKAWA" w:date="2026-01-20T12:20:00Z" w16du:dateUtc="2026-01-20T03:20:00Z">
              <w:tcPr>
                <w:tcW w:w="583" w:type="pct"/>
              </w:tcPr>
            </w:tcPrChange>
          </w:tcPr>
          <w:p w14:paraId="1C821A29" w14:textId="58284889" w:rsidR="002E4570" w:rsidRPr="00B83013" w:rsidDel="005B6842" w:rsidRDefault="002E4570" w:rsidP="00A018DB">
            <w:pPr>
              <w:pStyle w:val="af8"/>
              <w:rPr>
                <w:moveFrom w:id="5861" w:author="Masato YOSHIKAWA" w:date="2026-01-20T12:21:00Z" w16du:dateUtc="2026-01-20T03:21:00Z"/>
                <w:rFonts w:ascii="Times New Roman" w:eastAsia="ＭＳ 明朝" w:hAnsi="Times New Roman" w:cs="Times New Roman"/>
                <w:rPrChange w:id="5862" w:author="Masato YOSHIKAWA" w:date="2026-01-20T12:25:00Z" w16du:dateUtc="2026-01-20T03:25:00Z">
                  <w:rPr>
                    <w:moveFrom w:id="5863" w:author="Masato YOSHIKAWA" w:date="2026-01-20T12:21:00Z" w16du:dateUtc="2026-01-20T03:21:00Z"/>
                    <w:rFonts w:ascii="ＭＳ 明朝" w:eastAsia="ＭＳ 明朝" w:hAnsi="ＭＳ 明朝"/>
                  </w:rPr>
                </w:rPrChange>
              </w:rPr>
            </w:pPr>
            <w:moveFrom w:id="5864" w:author="Masato YOSHIKAWA" w:date="2026-01-20T12:21:00Z" w16du:dateUtc="2026-01-20T03:21:00Z">
              <w:r w:rsidRPr="00B83013" w:rsidDel="005B6842">
                <w:rPr>
                  <w:rFonts w:ascii="Times New Roman" w:eastAsia="ＭＳ 明朝" w:hAnsi="Times New Roman" w:cs="Times New Roman"/>
                  <w:rPrChange w:id="5865" w:author="Masato YOSHIKAWA" w:date="2026-01-20T12:25:00Z" w16du:dateUtc="2026-01-20T03:25:00Z">
                    <w:rPr>
                      <w:rFonts w:ascii="ＭＳ 明朝" w:eastAsia="ＭＳ 明朝" w:hAnsi="ＭＳ 明朝"/>
                    </w:rPr>
                  </w:rPrChange>
                </w:rPr>
                <w:t>sitting-room</w:t>
              </w:r>
            </w:moveFrom>
          </w:p>
        </w:tc>
        <w:tc>
          <w:tcPr>
            <w:tcW w:w="629" w:type="pct"/>
            <w:tcPrChange w:id="5866" w:author="Masato YOSHIKAWA" w:date="2026-01-20T12:20:00Z" w16du:dateUtc="2026-01-20T03:20:00Z">
              <w:tcPr>
                <w:tcW w:w="629" w:type="pct"/>
              </w:tcPr>
            </w:tcPrChange>
          </w:tcPr>
          <w:p w14:paraId="4632450D" w14:textId="1B80A8A9" w:rsidR="002E4570" w:rsidRPr="00B83013" w:rsidDel="005B6842" w:rsidRDefault="002E4570" w:rsidP="00A018DB">
            <w:pPr>
              <w:pStyle w:val="af8"/>
              <w:rPr>
                <w:moveFrom w:id="5867" w:author="Masato YOSHIKAWA" w:date="2026-01-20T12:21:00Z" w16du:dateUtc="2026-01-20T03:21:00Z"/>
                <w:rFonts w:ascii="Times New Roman" w:eastAsia="ＭＳ 明朝" w:hAnsi="Times New Roman" w:cs="Times New Roman"/>
                <w:rPrChange w:id="5868" w:author="Masato YOSHIKAWA" w:date="2026-01-20T12:25:00Z" w16du:dateUtc="2026-01-20T03:25:00Z">
                  <w:rPr>
                    <w:moveFrom w:id="5869" w:author="Masato YOSHIKAWA" w:date="2026-01-20T12:21:00Z" w16du:dateUtc="2026-01-20T03:21:00Z"/>
                    <w:rFonts w:ascii="ＭＳ 明朝" w:eastAsia="ＭＳ 明朝" w:hAnsi="ＭＳ 明朝"/>
                  </w:rPr>
                </w:rPrChange>
              </w:rPr>
            </w:pPr>
            <w:moveFrom w:id="5870" w:author="Masato YOSHIKAWA" w:date="2026-01-20T12:21:00Z" w16du:dateUtc="2026-01-20T03:21:00Z">
              <w:r w:rsidRPr="00B83013" w:rsidDel="005B6842">
                <w:rPr>
                  <w:rFonts w:ascii="Times New Roman" w:eastAsia="ＭＳ 明朝" w:hAnsi="Times New Roman" w:cs="Times New Roman"/>
                  <w:rPrChange w:id="5871" w:author="Masato YOSHIKAWA" w:date="2026-01-20T12:25:00Z" w16du:dateUtc="2026-01-20T03:25:00Z">
                    <w:rPr>
                      <w:rFonts w:ascii="ＭＳ 明朝" w:eastAsia="ＭＳ 明朝" w:hAnsi="ＭＳ 明朝"/>
                    </w:rPr>
                  </w:rPrChange>
                </w:rPr>
                <w:t>morning room</w:t>
              </w:r>
            </w:moveFrom>
          </w:p>
        </w:tc>
        <w:tc>
          <w:tcPr>
            <w:tcW w:w="779" w:type="pct"/>
            <w:tcPrChange w:id="5872" w:author="Masato YOSHIKAWA" w:date="2026-01-20T12:20:00Z" w16du:dateUtc="2026-01-20T03:20:00Z">
              <w:tcPr>
                <w:tcW w:w="779" w:type="pct"/>
              </w:tcPr>
            </w:tcPrChange>
          </w:tcPr>
          <w:p w14:paraId="118FD95E" w14:textId="0A21E4D9" w:rsidR="002E4570" w:rsidRPr="00B83013" w:rsidDel="005B6842" w:rsidRDefault="002E4570" w:rsidP="00A018DB">
            <w:pPr>
              <w:pStyle w:val="af8"/>
              <w:rPr>
                <w:moveFrom w:id="5873" w:author="Masato YOSHIKAWA" w:date="2026-01-20T12:21:00Z" w16du:dateUtc="2026-01-20T03:21:00Z"/>
                <w:rFonts w:ascii="Times New Roman" w:eastAsia="ＭＳ 明朝" w:hAnsi="Times New Roman" w:cs="Times New Roman"/>
                <w:rPrChange w:id="5874" w:author="Masato YOSHIKAWA" w:date="2026-01-20T12:25:00Z" w16du:dateUtc="2026-01-20T03:25:00Z">
                  <w:rPr>
                    <w:moveFrom w:id="5875" w:author="Masato YOSHIKAWA" w:date="2026-01-20T12:21:00Z" w16du:dateUtc="2026-01-20T03:21:00Z"/>
                    <w:rFonts w:ascii="ＭＳ 明朝" w:eastAsia="ＭＳ 明朝" w:hAnsi="ＭＳ 明朝"/>
                  </w:rPr>
                </w:rPrChange>
              </w:rPr>
            </w:pPr>
            <w:moveFrom w:id="5876" w:author="Masato YOSHIKAWA" w:date="2026-01-20T12:21:00Z" w16du:dateUtc="2026-01-20T03:21:00Z">
              <w:r w:rsidRPr="00B83013" w:rsidDel="005B6842">
                <w:rPr>
                  <w:rFonts w:ascii="Times New Roman" w:eastAsia="ＭＳ 明朝" w:hAnsi="Times New Roman" w:cs="Times New Roman"/>
                  <w:rPrChange w:id="5877" w:author="Masato YOSHIKAWA" w:date="2026-01-20T12:25:00Z" w16du:dateUtc="2026-01-20T03:25:00Z">
                    <w:rPr>
                      <w:rFonts w:ascii="ＭＳ 明朝" w:eastAsia="ＭＳ 明朝" w:hAnsi="ＭＳ 明朝"/>
                    </w:rPr>
                  </w:rPrChange>
                </w:rPr>
                <w:t>Established equivalent</w:t>
              </w:r>
            </w:moveFrom>
          </w:p>
        </w:tc>
        <w:tc>
          <w:tcPr>
            <w:tcW w:w="744" w:type="pct"/>
            <w:tcPrChange w:id="5878" w:author="Masato YOSHIKAWA" w:date="2026-01-20T12:20:00Z" w16du:dateUtc="2026-01-20T03:20:00Z">
              <w:tcPr>
                <w:tcW w:w="744" w:type="pct"/>
              </w:tcPr>
            </w:tcPrChange>
          </w:tcPr>
          <w:p w14:paraId="5692B63A" w14:textId="499D43A7" w:rsidR="002E4570" w:rsidRPr="00B83013" w:rsidDel="005B6842" w:rsidRDefault="002E4570" w:rsidP="00A018DB">
            <w:pPr>
              <w:pStyle w:val="af8"/>
              <w:rPr>
                <w:moveFrom w:id="5879" w:author="Masato YOSHIKAWA" w:date="2026-01-20T12:21:00Z" w16du:dateUtc="2026-01-20T03:21:00Z"/>
                <w:rFonts w:ascii="Times New Roman" w:eastAsia="ＭＳ 明朝" w:hAnsi="Times New Roman" w:cs="Times New Roman"/>
                <w:rPrChange w:id="5880" w:author="Masato YOSHIKAWA" w:date="2026-01-20T12:25:00Z" w16du:dateUtc="2026-01-20T03:25:00Z">
                  <w:rPr>
                    <w:moveFrom w:id="5881" w:author="Masato YOSHIKAWA" w:date="2026-01-20T12:21:00Z" w16du:dateUtc="2026-01-20T03:21:00Z"/>
                    <w:rFonts w:ascii="ＭＳ 明朝" w:eastAsia="ＭＳ 明朝" w:hAnsi="ＭＳ 明朝"/>
                  </w:rPr>
                </w:rPrChange>
              </w:rPr>
            </w:pPr>
            <w:moveFrom w:id="5882" w:author="Masato YOSHIKAWA" w:date="2026-01-20T12:21:00Z" w16du:dateUtc="2026-01-20T03:21:00Z">
              <w:r w:rsidRPr="00B83013" w:rsidDel="005B6842">
                <w:rPr>
                  <w:rFonts w:ascii="Times New Roman" w:eastAsia="ＭＳ 明朝" w:hAnsi="Times New Roman" w:cs="Times New Roman"/>
                  <w:rPrChange w:id="5883" w:author="Masato YOSHIKAWA" w:date="2026-01-20T12:25:00Z" w16du:dateUtc="2026-01-20T03:25:00Z">
                    <w:rPr>
                      <w:rFonts w:ascii="ＭＳ 明朝" w:eastAsia="ＭＳ 明朝" w:hAnsi="ＭＳ 明朝"/>
                    </w:rPr>
                  </w:rPrChange>
                </w:rPr>
                <w:t>Minimization</w:t>
              </w:r>
            </w:moveFrom>
          </w:p>
        </w:tc>
        <w:tc>
          <w:tcPr>
            <w:tcW w:w="851" w:type="pct"/>
            <w:tcPrChange w:id="5884" w:author="Masato YOSHIKAWA" w:date="2026-01-20T12:20:00Z" w16du:dateUtc="2026-01-20T03:20:00Z">
              <w:tcPr>
                <w:tcW w:w="851" w:type="pct"/>
              </w:tcPr>
            </w:tcPrChange>
          </w:tcPr>
          <w:p w14:paraId="5565A90F" w14:textId="79FC7471" w:rsidR="002E4570" w:rsidRPr="00B83013" w:rsidDel="005B6842" w:rsidRDefault="002E4570" w:rsidP="00A018DB">
            <w:pPr>
              <w:pStyle w:val="af8"/>
              <w:rPr>
                <w:moveFrom w:id="5885" w:author="Masato YOSHIKAWA" w:date="2026-01-20T12:21:00Z" w16du:dateUtc="2026-01-20T03:21:00Z"/>
                <w:rFonts w:ascii="Times New Roman" w:eastAsia="ＭＳ 明朝" w:hAnsi="Times New Roman" w:cs="Times New Roman"/>
                <w:rPrChange w:id="5886" w:author="Masato YOSHIKAWA" w:date="2026-01-20T12:25:00Z" w16du:dateUtc="2026-01-20T03:25:00Z">
                  <w:rPr>
                    <w:moveFrom w:id="5887" w:author="Masato YOSHIKAWA" w:date="2026-01-20T12:21:00Z" w16du:dateUtc="2026-01-20T03:21:00Z"/>
                    <w:rFonts w:ascii="ＭＳ 明朝" w:eastAsia="ＭＳ 明朝" w:hAnsi="ＭＳ 明朝"/>
                  </w:rPr>
                </w:rPrChange>
              </w:rPr>
            </w:pPr>
            <w:moveFrom w:id="5888" w:author="Masato YOSHIKAWA" w:date="2026-01-20T12:21:00Z" w16du:dateUtc="2026-01-20T03:21:00Z">
              <w:r w:rsidRPr="00B83013" w:rsidDel="005B6842">
                <w:rPr>
                  <w:rFonts w:ascii="Times New Roman" w:eastAsia="ＭＳ 明朝" w:hAnsi="Times New Roman" w:cs="Times New Roman"/>
                  <w:rPrChange w:id="5889" w:author="Masato YOSHIKAWA" w:date="2026-01-20T12:25:00Z" w16du:dateUtc="2026-01-20T03:25:00Z">
                    <w:rPr>
                      <w:rFonts w:ascii="ＭＳ 明朝" w:eastAsia="ＭＳ 明朝" w:hAnsi="ＭＳ 明朝"/>
                    </w:rPr>
                  </w:rPrChange>
                </w:rPr>
                <w:t>Established equivalent</w:t>
              </w:r>
            </w:moveFrom>
          </w:p>
        </w:tc>
        <w:tc>
          <w:tcPr>
            <w:tcW w:w="831" w:type="pct"/>
            <w:tcPrChange w:id="5890" w:author="Masato YOSHIKAWA" w:date="2026-01-20T12:20:00Z" w16du:dateUtc="2026-01-20T03:20:00Z">
              <w:tcPr>
                <w:tcW w:w="831" w:type="pct"/>
              </w:tcPr>
            </w:tcPrChange>
          </w:tcPr>
          <w:p w14:paraId="3813840F" w14:textId="17E47D79" w:rsidR="002E4570" w:rsidRPr="00B83013" w:rsidDel="005B6842" w:rsidRDefault="002E4570" w:rsidP="00A018DB">
            <w:pPr>
              <w:pStyle w:val="af8"/>
              <w:rPr>
                <w:moveFrom w:id="5891" w:author="Masato YOSHIKAWA" w:date="2026-01-20T12:21:00Z" w16du:dateUtc="2026-01-20T03:21:00Z"/>
                <w:rFonts w:ascii="Times New Roman" w:eastAsia="ＭＳ 明朝" w:hAnsi="Times New Roman" w:cs="Times New Roman"/>
                <w:rPrChange w:id="5892" w:author="Masato YOSHIKAWA" w:date="2026-01-20T12:25:00Z" w16du:dateUtc="2026-01-20T03:25:00Z">
                  <w:rPr>
                    <w:moveFrom w:id="5893" w:author="Masato YOSHIKAWA" w:date="2026-01-20T12:21:00Z" w16du:dateUtc="2026-01-20T03:21:00Z"/>
                    <w:rFonts w:ascii="ＭＳ 明朝" w:eastAsia="ＭＳ 明朝" w:hAnsi="ＭＳ 明朝"/>
                  </w:rPr>
                </w:rPrChange>
              </w:rPr>
            </w:pPr>
            <w:moveFrom w:id="5894" w:author="Masato YOSHIKAWA" w:date="2026-01-20T12:21:00Z" w16du:dateUtc="2026-01-20T03:21:00Z">
              <w:r w:rsidRPr="00B83013" w:rsidDel="005B6842">
                <w:rPr>
                  <w:rFonts w:ascii="Times New Roman" w:eastAsia="ＭＳ 明朝" w:hAnsi="Times New Roman" w:cs="Times New Roman"/>
                  <w:rPrChange w:id="5895" w:author="Masato YOSHIKAWA" w:date="2026-01-20T12:25:00Z" w16du:dateUtc="2026-01-20T03:25:00Z">
                    <w:rPr>
                      <w:rFonts w:ascii="ＭＳ 明朝" w:eastAsia="ＭＳ 明朝" w:hAnsi="ＭＳ 明朝"/>
                    </w:rPr>
                  </w:rPrChange>
                </w:rPr>
                <w:t>Minimization</w:t>
              </w:r>
            </w:moveFrom>
          </w:p>
        </w:tc>
      </w:tr>
      <w:tr w:rsidR="002E4570" w:rsidRPr="00B83013" w:rsidDel="005B6842" w14:paraId="66F64332" w14:textId="459FA037" w:rsidTr="005B6842">
        <w:tc>
          <w:tcPr>
            <w:tcW w:w="583" w:type="pct"/>
            <w:tcPrChange w:id="5896" w:author="Masato YOSHIKAWA" w:date="2026-01-20T12:20:00Z" w16du:dateUtc="2026-01-20T03:20:00Z">
              <w:tcPr>
                <w:tcW w:w="582" w:type="pct"/>
              </w:tcPr>
            </w:tcPrChange>
          </w:tcPr>
          <w:p w14:paraId="17C3308F" w14:textId="433044F5" w:rsidR="002E4570" w:rsidRPr="00B83013" w:rsidDel="005B6842" w:rsidRDefault="002E4570" w:rsidP="00A018DB">
            <w:pPr>
              <w:pStyle w:val="af8"/>
              <w:rPr>
                <w:moveFrom w:id="5897" w:author="Masato YOSHIKAWA" w:date="2026-01-20T12:21:00Z" w16du:dateUtc="2026-01-20T03:21:00Z"/>
                <w:rFonts w:ascii="Times New Roman" w:eastAsia="ＭＳ 明朝" w:hAnsi="Times New Roman" w:cs="Times New Roman"/>
                <w:rPrChange w:id="5898" w:author="Masato YOSHIKAWA" w:date="2026-01-20T12:25:00Z" w16du:dateUtc="2026-01-20T03:25:00Z">
                  <w:rPr>
                    <w:moveFrom w:id="5899" w:author="Masato YOSHIKAWA" w:date="2026-01-20T12:21:00Z" w16du:dateUtc="2026-01-20T03:21:00Z"/>
                    <w:rFonts w:ascii="ＭＳ 明朝" w:eastAsia="ＭＳ 明朝" w:hAnsi="ＭＳ 明朝"/>
                  </w:rPr>
                </w:rPrChange>
              </w:rPr>
            </w:pPr>
            <w:moveFrom w:id="5900" w:author="Masato YOSHIKAWA" w:date="2026-01-20T12:21:00Z" w16du:dateUtc="2026-01-20T03:21:00Z">
              <w:r w:rsidRPr="00B83013" w:rsidDel="005B6842">
                <w:rPr>
                  <w:rFonts w:ascii="Times New Roman" w:eastAsia="ＭＳ 明朝" w:hAnsi="Times New Roman" w:cs="Times New Roman" w:hint="eastAsia"/>
                  <w:rPrChange w:id="5901" w:author="Masato YOSHIKAWA" w:date="2026-01-20T12:25:00Z" w16du:dateUtc="2026-01-20T03:25:00Z">
                    <w:rPr>
                      <w:rFonts w:ascii="ＭＳ 明朝" w:eastAsia="ＭＳ 明朝" w:hAnsi="ＭＳ 明朝" w:hint="eastAsia"/>
                    </w:rPr>
                  </w:rPrChange>
                </w:rPr>
                <w:t>下女</w:t>
              </w:r>
            </w:moveFrom>
          </w:p>
        </w:tc>
        <w:tc>
          <w:tcPr>
            <w:tcW w:w="583" w:type="pct"/>
            <w:tcPrChange w:id="5902" w:author="Masato YOSHIKAWA" w:date="2026-01-20T12:20:00Z" w16du:dateUtc="2026-01-20T03:20:00Z">
              <w:tcPr>
                <w:tcW w:w="583" w:type="pct"/>
              </w:tcPr>
            </w:tcPrChange>
          </w:tcPr>
          <w:p w14:paraId="362AA2A9" w14:textId="78DB4ACA" w:rsidR="002E4570" w:rsidRPr="00B83013" w:rsidDel="005B6842" w:rsidRDefault="002E4570" w:rsidP="00A018DB">
            <w:pPr>
              <w:pStyle w:val="af8"/>
              <w:rPr>
                <w:moveFrom w:id="5903" w:author="Masato YOSHIKAWA" w:date="2026-01-20T12:21:00Z" w16du:dateUtc="2026-01-20T03:21:00Z"/>
                <w:rFonts w:ascii="Times New Roman" w:eastAsia="ＭＳ 明朝" w:hAnsi="Times New Roman" w:cs="Times New Roman"/>
                <w:rPrChange w:id="5904" w:author="Masato YOSHIKAWA" w:date="2026-01-20T12:25:00Z" w16du:dateUtc="2026-01-20T03:25:00Z">
                  <w:rPr>
                    <w:moveFrom w:id="5905" w:author="Masato YOSHIKAWA" w:date="2026-01-20T12:21:00Z" w16du:dateUtc="2026-01-20T03:21:00Z"/>
                    <w:rFonts w:ascii="ＭＳ 明朝" w:eastAsia="ＭＳ 明朝" w:hAnsi="ＭＳ 明朝"/>
                  </w:rPr>
                </w:rPrChange>
              </w:rPr>
            </w:pPr>
            <w:moveFrom w:id="5906" w:author="Masato YOSHIKAWA" w:date="2026-01-20T12:21:00Z" w16du:dateUtc="2026-01-20T03:21:00Z">
              <w:r w:rsidRPr="00B83013" w:rsidDel="005B6842">
                <w:rPr>
                  <w:rFonts w:ascii="Times New Roman" w:eastAsia="ＭＳ 明朝" w:hAnsi="Times New Roman" w:cs="Times New Roman"/>
                  <w:rPrChange w:id="5907" w:author="Masato YOSHIKAWA" w:date="2026-01-20T12:25:00Z" w16du:dateUtc="2026-01-20T03:25:00Z">
                    <w:rPr>
                      <w:rFonts w:ascii="ＭＳ 明朝" w:eastAsia="ＭＳ 明朝" w:hAnsi="ＭＳ 明朝"/>
                    </w:rPr>
                  </w:rPrChange>
                </w:rPr>
                <w:t>maid</w:t>
              </w:r>
            </w:moveFrom>
          </w:p>
        </w:tc>
        <w:tc>
          <w:tcPr>
            <w:tcW w:w="629" w:type="pct"/>
            <w:tcPrChange w:id="5908" w:author="Masato YOSHIKAWA" w:date="2026-01-20T12:20:00Z" w16du:dateUtc="2026-01-20T03:20:00Z">
              <w:tcPr>
                <w:tcW w:w="629" w:type="pct"/>
              </w:tcPr>
            </w:tcPrChange>
          </w:tcPr>
          <w:p w14:paraId="1CAEF687" w14:textId="6586BBA2" w:rsidR="002E4570" w:rsidRPr="00B83013" w:rsidDel="005B6842" w:rsidRDefault="002E4570" w:rsidP="00A018DB">
            <w:pPr>
              <w:pStyle w:val="af8"/>
              <w:rPr>
                <w:moveFrom w:id="5909" w:author="Masato YOSHIKAWA" w:date="2026-01-20T12:21:00Z" w16du:dateUtc="2026-01-20T03:21:00Z"/>
                <w:rFonts w:ascii="Times New Roman" w:eastAsia="ＭＳ 明朝" w:hAnsi="Times New Roman" w:cs="Times New Roman"/>
                <w:rPrChange w:id="5910" w:author="Masato YOSHIKAWA" w:date="2026-01-20T12:25:00Z" w16du:dateUtc="2026-01-20T03:25:00Z">
                  <w:rPr>
                    <w:moveFrom w:id="5911" w:author="Masato YOSHIKAWA" w:date="2026-01-20T12:21:00Z" w16du:dateUtc="2026-01-20T03:21:00Z"/>
                    <w:rFonts w:ascii="ＭＳ 明朝" w:eastAsia="ＭＳ 明朝" w:hAnsi="ＭＳ 明朝"/>
                  </w:rPr>
                </w:rPrChange>
              </w:rPr>
            </w:pPr>
            <w:moveFrom w:id="5912" w:author="Masato YOSHIKAWA" w:date="2026-01-20T12:21:00Z" w16du:dateUtc="2026-01-20T03:21:00Z">
              <w:r w:rsidRPr="00B83013" w:rsidDel="005B6842">
                <w:rPr>
                  <w:rFonts w:ascii="Times New Roman" w:eastAsia="ＭＳ 明朝" w:hAnsi="Times New Roman" w:cs="Times New Roman"/>
                  <w:rPrChange w:id="5913" w:author="Masato YOSHIKAWA" w:date="2026-01-20T12:25:00Z" w16du:dateUtc="2026-01-20T03:25:00Z">
                    <w:rPr>
                      <w:rFonts w:ascii="ＭＳ 明朝" w:eastAsia="ＭＳ 明朝" w:hAnsi="ＭＳ 明朝"/>
                    </w:rPr>
                  </w:rPrChange>
                </w:rPr>
                <w:t>maid</w:t>
              </w:r>
            </w:moveFrom>
          </w:p>
        </w:tc>
        <w:tc>
          <w:tcPr>
            <w:tcW w:w="779" w:type="pct"/>
            <w:tcPrChange w:id="5914" w:author="Masato YOSHIKAWA" w:date="2026-01-20T12:20:00Z" w16du:dateUtc="2026-01-20T03:20:00Z">
              <w:tcPr>
                <w:tcW w:w="779" w:type="pct"/>
              </w:tcPr>
            </w:tcPrChange>
          </w:tcPr>
          <w:p w14:paraId="7F34574E" w14:textId="32F5F487" w:rsidR="002E4570" w:rsidRPr="00B83013" w:rsidDel="005B6842" w:rsidRDefault="002E4570" w:rsidP="00A018DB">
            <w:pPr>
              <w:pStyle w:val="af8"/>
              <w:rPr>
                <w:moveFrom w:id="5915" w:author="Masato YOSHIKAWA" w:date="2026-01-20T12:21:00Z" w16du:dateUtc="2026-01-20T03:21:00Z"/>
                <w:rFonts w:ascii="Times New Roman" w:eastAsia="ＭＳ 明朝" w:hAnsi="Times New Roman" w:cs="Times New Roman"/>
                <w:rPrChange w:id="5916" w:author="Masato YOSHIKAWA" w:date="2026-01-20T12:25:00Z" w16du:dateUtc="2026-01-20T03:25:00Z">
                  <w:rPr>
                    <w:moveFrom w:id="5917" w:author="Masato YOSHIKAWA" w:date="2026-01-20T12:21:00Z" w16du:dateUtc="2026-01-20T03:21:00Z"/>
                    <w:rFonts w:ascii="ＭＳ 明朝" w:eastAsia="ＭＳ 明朝" w:hAnsi="ＭＳ 明朝"/>
                  </w:rPr>
                </w:rPrChange>
              </w:rPr>
            </w:pPr>
            <w:moveFrom w:id="5918" w:author="Masato YOSHIKAWA" w:date="2026-01-20T12:21:00Z" w16du:dateUtc="2026-01-20T03:21:00Z">
              <w:r w:rsidRPr="00B83013" w:rsidDel="005B6842">
                <w:rPr>
                  <w:rFonts w:ascii="Times New Roman" w:eastAsia="ＭＳ 明朝" w:hAnsi="Times New Roman" w:cs="Times New Roman"/>
                  <w:rPrChange w:id="5919" w:author="Masato YOSHIKAWA" w:date="2026-01-20T12:25:00Z" w16du:dateUtc="2026-01-20T03:25:00Z">
                    <w:rPr>
                      <w:rFonts w:ascii="ＭＳ 明朝" w:eastAsia="ＭＳ 明朝" w:hAnsi="ＭＳ 明朝"/>
                    </w:rPr>
                  </w:rPrChange>
                </w:rPr>
                <w:t>Established equivalent</w:t>
              </w:r>
            </w:moveFrom>
          </w:p>
        </w:tc>
        <w:tc>
          <w:tcPr>
            <w:tcW w:w="744" w:type="pct"/>
            <w:tcPrChange w:id="5920" w:author="Masato YOSHIKAWA" w:date="2026-01-20T12:20:00Z" w16du:dateUtc="2026-01-20T03:20:00Z">
              <w:tcPr>
                <w:tcW w:w="744" w:type="pct"/>
              </w:tcPr>
            </w:tcPrChange>
          </w:tcPr>
          <w:p w14:paraId="1606495E" w14:textId="0212974C" w:rsidR="002E4570" w:rsidRPr="00B83013" w:rsidDel="005B6842" w:rsidRDefault="002E4570" w:rsidP="00A018DB">
            <w:pPr>
              <w:pStyle w:val="af8"/>
              <w:rPr>
                <w:moveFrom w:id="5921" w:author="Masato YOSHIKAWA" w:date="2026-01-20T12:21:00Z" w16du:dateUtc="2026-01-20T03:21:00Z"/>
                <w:rFonts w:ascii="Times New Roman" w:eastAsia="ＭＳ 明朝" w:hAnsi="Times New Roman" w:cs="Times New Roman"/>
                <w:rPrChange w:id="5922" w:author="Masato YOSHIKAWA" w:date="2026-01-20T12:25:00Z" w16du:dateUtc="2026-01-20T03:25:00Z">
                  <w:rPr>
                    <w:moveFrom w:id="5923" w:author="Masato YOSHIKAWA" w:date="2026-01-20T12:21:00Z" w16du:dateUtc="2026-01-20T03:21:00Z"/>
                    <w:rFonts w:ascii="ＭＳ 明朝" w:eastAsia="ＭＳ 明朝" w:hAnsi="ＭＳ 明朝"/>
                  </w:rPr>
                </w:rPrChange>
              </w:rPr>
            </w:pPr>
            <w:moveFrom w:id="5924" w:author="Masato YOSHIKAWA" w:date="2026-01-20T12:21:00Z" w16du:dateUtc="2026-01-20T03:21:00Z">
              <w:r w:rsidRPr="00B83013" w:rsidDel="005B6842">
                <w:rPr>
                  <w:rFonts w:ascii="Times New Roman" w:eastAsia="ＭＳ 明朝" w:hAnsi="Times New Roman" w:cs="Times New Roman"/>
                  <w:rPrChange w:id="5925" w:author="Masato YOSHIKAWA" w:date="2026-01-20T12:25:00Z" w16du:dateUtc="2026-01-20T03:25:00Z">
                    <w:rPr>
                      <w:rFonts w:ascii="ＭＳ 明朝" w:eastAsia="ＭＳ 明朝" w:hAnsi="ＭＳ 明朝"/>
                    </w:rPr>
                  </w:rPrChange>
                </w:rPr>
                <w:t>Minimization</w:t>
              </w:r>
            </w:moveFrom>
          </w:p>
        </w:tc>
        <w:tc>
          <w:tcPr>
            <w:tcW w:w="851" w:type="pct"/>
            <w:tcPrChange w:id="5926" w:author="Masato YOSHIKAWA" w:date="2026-01-20T12:20:00Z" w16du:dateUtc="2026-01-20T03:20:00Z">
              <w:tcPr>
                <w:tcW w:w="851" w:type="pct"/>
              </w:tcPr>
            </w:tcPrChange>
          </w:tcPr>
          <w:p w14:paraId="0A3962B5" w14:textId="089BCFB0" w:rsidR="002E4570" w:rsidRPr="00B83013" w:rsidDel="005B6842" w:rsidRDefault="002E4570" w:rsidP="00A018DB">
            <w:pPr>
              <w:pStyle w:val="af8"/>
              <w:rPr>
                <w:moveFrom w:id="5927" w:author="Masato YOSHIKAWA" w:date="2026-01-20T12:21:00Z" w16du:dateUtc="2026-01-20T03:21:00Z"/>
                <w:rFonts w:ascii="Times New Roman" w:eastAsia="ＭＳ 明朝" w:hAnsi="Times New Roman" w:cs="Times New Roman"/>
                <w:rPrChange w:id="5928" w:author="Masato YOSHIKAWA" w:date="2026-01-20T12:25:00Z" w16du:dateUtc="2026-01-20T03:25:00Z">
                  <w:rPr>
                    <w:moveFrom w:id="5929" w:author="Masato YOSHIKAWA" w:date="2026-01-20T12:21:00Z" w16du:dateUtc="2026-01-20T03:21:00Z"/>
                    <w:rFonts w:ascii="ＭＳ 明朝" w:eastAsia="ＭＳ 明朝" w:hAnsi="ＭＳ 明朝"/>
                  </w:rPr>
                </w:rPrChange>
              </w:rPr>
            </w:pPr>
            <w:moveFrom w:id="5930" w:author="Masato YOSHIKAWA" w:date="2026-01-20T12:21:00Z" w16du:dateUtc="2026-01-20T03:21:00Z">
              <w:r w:rsidRPr="00B83013" w:rsidDel="005B6842">
                <w:rPr>
                  <w:rFonts w:ascii="Times New Roman" w:eastAsia="ＭＳ 明朝" w:hAnsi="Times New Roman" w:cs="Times New Roman"/>
                  <w:rPrChange w:id="5931" w:author="Masato YOSHIKAWA" w:date="2026-01-20T12:25:00Z" w16du:dateUtc="2026-01-20T03:25:00Z">
                    <w:rPr>
                      <w:rFonts w:ascii="ＭＳ 明朝" w:eastAsia="ＭＳ 明朝" w:hAnsi="ＭＳ 明朝"/>
                    </w:rPr>
                  </w:rPrChange>
                </w:rPr>
                <w:t>Established equivalent</w:t>
              </w:r>
            </w:moveFrom>
          </w:p>
        </w:tc>
        <w:tc>
          <w:tcPr>
            <w:tcW w:w="831" w:type="pct"/>
            <w:tcPrChange w:id="5932" w:author="Masato YOSHIKAWA" w:date="2026-01-20T12:20:00Z" w16du:dateUtc="2026-01-20T03:20:00Z">
              <w:tcPr>
                <w:tcW w:w="831" w:type="pct"/>
              </w:tcPr>
            </w:tcPrChange>
          </w:tcPr>
          <w:p w14:paraId="568C7F23" w14:textId="01B631C2" w:rsidR="002E4570" w:rsidRPr="00B83013" w:rsidDel="005B6842" w:rsidRDefault="002E4570" w:rsidP="00A018DB">
            <w:pPr>
              <w:pStyle w:val="af8"/>
              <w:rPr>
                <w:moveFrom w:id="5933" w:author="Masato YOSHIKAWA" w:date="2026-01-20T12:21:00Z" w16du:dateUtc="2026-01-20T03:21:00Z"/>
                <w:rFonts w:ascii="Times New Roman" w:eastAsia="ＭＳ 明朝" w:hAnsi="Times New Roman" w:cs="Times New Roman"/>
                <w:rPrChange w:id="5934" w:author="Masato YOSHIKAWA" w:date="2026-01-20T12:25:00Z" w16du:dateUtc="2026-01-20T03:25:00Z">
                  <w:rPr>
                    <w:moveFrom w:id="5935" w:author="Masato YOSHIKAWA" w:date="2026-01-20T12:21:00Z" w16du:dateUtc="2026-01-20T03:21:00Z"/>
                    <w:rFonts w:ascii="ＭＳ 明朝" w:eastAsia="ＭＳ 明朝" w:hAnsi="ＭＳ 明朝"/>
                  </w:rPr>
                </w:rPrChange>
              </w:rPr>
            </w:pPr>
            <w:moveFrom w:id="5936" w:author="Masato YOSHIKAWA" w:date="2026-01-20T12:21:00Z" w16du:dateUtc="2026-01-20T03:21:00Z">
              <w:r w:rsidRPr="00B83013" w:rsidDel="005B6842">
                <w:rPr>
                  <w:rFonts w:ascii="Times New Roman" w:eastAsia="ＭＳ 明朝" w:hAnsi="Times New Roman" w:cs="Times New Roman"/>
                  <w:rPrChange w:id="5937" w:author="Masato YOSHIKAWA" w:date="2026-01-20T12:25:00Z" w16du:dateUtc="2026-01-20T03:25:00Z">
                    <w:rPr>
                      <w:rFonts w:ascii="ＭＳ 明朝" w:eastAsia="ＭＳ 明朝" w:hAnsi="ＭＳ 明朝"/>
                    </w:rPr>
                  </w:rPrChange>
                </w:rPr>
                <w:t>Minimization</w:t>
              </w:r>
            </w:moveFrom>
          </w:p>
        </w:tc>
      </w:tr>
      <w:tr w:rsidR="002E4570" w:rsidRPr="00B83013" w:rsidDel="005B6842" w14:paraId="0C879843" w14:textId="68D82A77" w:rsidTr="005B6842">
        <w:tc>
          <w:tcPr>
            <w:tcW w:w="583" w:type="pct"/>
            <w:tcPrChange w:id="5938" w:author="Masato YOSHIKAWA" w:date="2026-01-20T12:20:00Z" w16du:dateUtc="2026-01-20T03:20:00Z">
              <w:tcPr>
                <w:tcW w:w="582" w:type="pct"/>
              </w:tcPr>
            </w:tcPrChange>
          </w:tcPr>
          <w:p w14:paraId="107CBB12" w14:textId="76586019" w:rsidR="002E4570" w:rsidRPr="00B83013" w:rsidDel="005B6842" w:rsidRDefault="002E4570" w:rsidP="00A018DB">
            <w:pPr>
              <w:pStyle w:val="af8"/>
              <w:rPr>
                <w:moveFrom w:id="5939" w:author="Masato YOSHIKAWA" w:date="2026-01-20T12:21:00Z" w16du:dateUtc="2026-01-20T03:21:00Z"/>
                <w:rFonts w:ascii="Times New Roman" w:eastAsia="ＭＳ 明朝" w:hAnsi="Times New Roman" w:cs="Times New Roman"/>
                <w:rPrChange w:id="5940" w:author="Masato YOSHIKAWA" w:date="2026-01-20T12:25:00Z" w16du:dateUtc="2026-01-20T03:25:00Z">
                  <w:rPr>
                    <w:moveFrom w:id="5941" w:author="Masato YOSHIKAWA" w:date="2026-01-20T12:21:00Z" w16du:dateUtc="2026-01-20T03:21:00Z"/>
                    <w:rFonts w:ascii="ＭＳ 明朝" w:eastAsia="ＭＳ 明朝" w:hAnsi="ＭＳ 明朝"/>
                  </w:rPr>
                </w:rPrChange>
              </w:rPr>
            </w:pPr>
            <w:moveFrom w:id="5942" w:author="Masato YOSHIKAWA" w:date="2026-01-20T12:21:00Z" w16du:dateUtc="2026-01-20T03:21:00Z">
              <w:r w:rsidRPr="00B83013" w:rsidDel="005B6842">
                <w:rPr>
                  <w:rFonts w:ascii="Times New Roman" w:eastAsia="ＭＳ 明朝" w:hAnsi="Times New Roman" w:cs="Times New Roman" w:hint="eastAsia"/>
                  <w:rPrChange w:id="5943" w:author="Masato YOSHIKAWA" w:date="2026-01-20T12:25:00Z" w16du:dateUtc="2026-01-20T03:25:00Z">
                    <w:rPr>
                      <w:rFonts w:ascii="ＭＳ 明朝" w:eastAsia="ＭＳ 明朝" w:hAnsi="ＭＳ 明朝" w:hint="eastAsia"/>
                    </w:rPr>
                  </w:rPrChange>
                </w:rPr>
                <w:t>鹿爪らしく</w:t>
              </w:r>
            </w:moveFrom>
          </w:p>
        </w:tc>
        <w:tc>
          <w:tcPr>
            <w:tcW w:w="583" w:type="pct"/>
            <w:tcPrChange w:id="5944" w:author="Masato YOSHIKAWA" w:date="2026-01-20T12:20:00Z" w16du:dateUtc="2026-01-20T03:20:00Z">
              <w:tcPr>
                <w:tcW w:w="583" w:type="pct"/>
              </w:tcPr>
            </w:tcPrChange>
          </w:tcPr>
          <w:p w14:paraId="1C215637" w14:textId="37E158A6" w:rsidR="002E4570" w:rsidRPr="00B83013" w:rsidDel="005B6842" w:rsidRDefault="002E4570" w:rsidP="00A018DB">
            <w:pPr>
              <w:pStyle w:val="af8"/>
              <w:rPr>
                <w:moveFrom w:id="5945" w:author="Masato YOSHIKAWA" w:date="2026-01-20T12:21:00Z" w16du:dateUtc="2026-01-20T03:21:00Z"/>
                <w:rFonts w:ascii="Times New Roman" w:eastAsia="ＭＳ 明朝" w:hAnsi="Times New Roman" w:cs="Times New Roman"/>
                <w:rPrChange w:id="5946" w:author="Masato YOSHIKAWA" w:date="2026-01-20T12:25:00Z" w16du:dateUtc="2026-01-20T03:25:00Z">
                  <w:rPr>
                    <w:moveFrom w:id="5947" w:author="Masato YOSHIKAWA" w:date="2026-01-20T12:21:00Z" w16du:dateUtc="2026-01-20T03:21:00Z"/>
                    <w:rFonts w:ascii="ＭＳ 明朝" w:eastAsia="ＭＳ 明朝" w:hAnsi="ＭＳ 明朝"/>
                  </w:rPr>
                </w:rPrChange>
              </w:rPr>
            </w:pPr>
            <w:moveFrom w:id="5948" w:author="Masato YOSHIKAWA" w:date="2026-01-20T12:21:00Z" w16du:dateUtc="2026-01-20T03:21:00Z">
              <w:r w:rsidRPr="00B83013" w:rsidDel="005B6842">
                <w:rPr>
                  <w:rFonts w:ascii="Times New Roman" w:eastAsia="ＭＳ 明朝" w:hAnsi="Times New Roman" w:cs="Times New Roman"/>
                  <w:rPrChange w:id="5949" w:author="Masato YOSHIKAWA" w:date="2026-01-20T12:25:00Z" w16du:dateUtc="2026-01-20T03:25:00Z">
                    <w:rPr>
                      <w:rFonts w:ascii="ＭＳ 明朝" w:eastAsia="ＭＳ 明朝" w:hAnsi="ＭＳ 明朝"/>
                    </w:rPr>
                  </w:rPrChange>
                </w:rPr>
                <w:t>formally</w:t>
              </w:r>
            </w:moveFrom>
          </w:p>
        </w:tc>
        <w:tc>
          <w:tcPr>
            <w:tcW w:w="629" w:type="pct"/>
            <w:tcPrChange w:id="5950" w:author="Masato YOSHIKAWA" w:date="2026-01-20T12:20:00Z" w16du:dateUtc="2026-01-20T03:20:00Z">
              <w:tcPr>
                <w:tcW w:w="629" w:type="pct"/>
              </w:tcPr>
            </w:tcPrChange>
          </w:tcPr>
          <w:p w14:paraId="45F54A0E" w14:textId="74CDC3B1" w:rsidR="002E4570" w:rsidRPr="00B83013" w:rsidDel="005B6842" w:rsidRDefault="002E4570" w:rsidP="00A018DB">
            <w:pPr>
              <w:pStyle w:val="af8"/>
              <w:rPr>
                <w:moveFrom w:id="5951" w:author="Masato YOSHIKAWA" w:date="2026-01-20T12:21:00Z" w16du:dateUtc="2026-01-20T03:21:00Z"/>
                <w:rFonts w:ascii="Times New Roman" w:eastAsia="ＭＳ 明朝" w:hAnsi="Times New Roman" w:cs="Times New Roman"/>
                <w:rPrChange w:id="5952" w:author="Masato YOSHIKAWA" w:date="2026-01-20T12:25:00Z" w16du:dateUtc="2026-01-20T03:25:00Z">
                  <w:rPr>
                    <w:moveFrom w:id="5953" w:author="Masato YOSHIKAWA" w:date="2026-01-20T12:21:00Z" w16du:dateUtc="2026-01-20T03:21:00Z"/>
                    <w:rFonts w:ascii="ＭＳ 明朝" w:eastAsia="ＭＳ 明朝" w:hAnsi="ＭＳ 明朝"/>
                  </w:rPr>
                </w:rPrChange>
              </w:rPr>
            </w:pPr>
            <w:moveFrom w:id="5954" w:author="Masato YOSHIKAWA" w:date="2026-01-20T12:21:00Z" w16du:dateUtc="2026-01-20T03:21:00Z">
              <w:r w:rsidRPr="00B83013" w:rsidDel="005B6842">
                <w:rPr>
                  <w:rFonts w:ascii="Times New Roman" w:eastAsia="ＭＳ 明朝" w:hAnsi="Times New Roman" w:cs="Times New Roman"/>
                  <w:rPrChange w:id="5955" w:author="Masato YOSHIKAWA" w:date="2026-01-20T12:25:00Z" w16du:dateUtc="2026-01-20T03:25:00Z">
                    <w:rPr>
                      <w:rFonts w:ascii="ＭＳ 明朝" w:eastAsia="ＭＳ 明朝" w:hAnsi="ＭＳ 明朝"/>
                    </w:rPr>
                  </w:rPrChange>
                </w:rPr>
                <w:t>stiff and serious</w:t>
              </w:r>
            </w:moveFrom>
          </w:p>
        </w:tc>
        <w:tc>
          <w:tcPr>
            <w:tcW w:w="779" w:type="pct"/>
            <w:tcPrChange w:id="5956" w:author="Masato YOSHIKAWA" w:date="2026-01-20T12:20:00Z" w16du:dateUtc="2026-01-20T03:20:00Z">
              <w:tcPr>
                <w:tcW w:w="779" w:type="pct"/>
              </w:tcPr>
            </w:tcPrChange>
          </w:tcPr>
          <w:p w14:paraId="6E26DF43" w14:textId="70556182" w:rsidR="002E4570" w:rsidRPr="00B83013" w:rsidDel="005B6842" w:rsidRDefault="002E4570" w:rsidP="00A018DB">
            <w:pPr>
              <w:pStyle w:val="af8"/>
              <w:rPr>
                <w:moveFrom w:id="5957" w:author="Masato YOSHIKAWA" w:date="2026-01-20T12:21:00Z" w16du:dateUtc="2026-01-20T03:21:00Z"/>
                <w:rFonts w:ascii="Times New Roman" w:eastAsia="ＭＳ 明朝" w:hAnsi="Times New Roman" w:cs="Times New Roman"/>
                <w:rPrChange w:id="5958" w:author="Masato YOSHIKAWA" w:date="2026-01-20T12:25:00Z" w16du:dateUtc="2026-01-20T03:25:00Z">
                  <w:rPr>
                    <w:moveFrom w:id="5959" w:author="Masato YOSHIKAWA" w:date="2026-01-20T12:21:00Z" w16du:dateUtc="2026-01-20T03:21:00Z"/>
                    <w:rFonts w:ascii="ＭＳ 明朝" w:eastAsia="ＭＳ 明朝" w:hAnsi="ＭＳ 明朝"/>
                  </w:rPr>
                </w:rPrChange>
              </w:rPr>
            </w:pPr>
            <w:moveFrom w:id="5960" w:author="Masato YOSHIKAWA" w:date="2026-01-20T12:21:00Z" w16du:dateUtc="2026-01-20T03:21:00Z">
              <w:r w:rsidRPr="00B83013" w:rsidDel="005B6842">
                <w:rPr>
                  <w:rFonts w:ascii="Times New Roman" w:eastAsia="ＭＳ 明朝" w:hAnsi="Times New Roman" w:cs="Times New Roman"/>
                  <w:rPrChange w:id="5961" w:author="Masato YOSHIKAWA" w:date="2026-01-20T12:25:00Z" w16du:dateUtc="2026-01-20T03:25:00Z">
                    <w:rPr>
                      <w:rFonts w:ascii="ＭＳ 明朝" w:eastAsia="ＭＳ 明朝" w:hAnsi="ＭＳ 明朝"/>
                    </w:rPr>
                  </w:rPrChange>
                </w:rPr>
                <w:t>Established equivalent</w:t>
              </w:r>
            </w:moveFrom>
          </w:p>
        </w:tc>
        <w:tc>
          <w:tcPr>
            <w:tcW w:w="744" w:type="pct"/>
            <w:tcPrChange w:id="5962" w:author="Masato YOSHIKAWA" w:date="2026-01-20T12:20:00Z" w16du:dateUtc="2026-01-20T03:20:00Z">
              <w:tcPr>
                <w:tcW w:w="744" w:type="pct"/>
              </w:tcPr>
            </w:tcPrChange>
          </w:tcPr>
          <w:p w14:paraId="645007EC" w14:textId="625C4B15" w:rsidR="002E4570" w:rsidRPr="00B83013" w:rsidDel="005B6842" w:rsidRDefault="002E4570" w:rsidP="00A018DB">
            <w:pPr>
              <w:pStyle w:val="af8"/>
              <w:rPr>
                <w:moveFrom w:id="5963" w:author="Masato YOSHIKAWA" w:date="2026-01-20T12:21:00Z" w16du:dateUtc="2026-01-20T03:21:00Z"/>
                <w:rFonts w:ascii="Times New Roman" w:eastAsia="ＭＳ 明朝" w:hAnsi="Times New Roman" w:cs="Times New Roman"/>
                <w:rPrChange w:id="5964" w:author="Masato YOSHIKAWA" w:date="2026-01-20T12:25:00Z" w16du:dateUtc="2026-01-20T03:25:00Z">
                  <w:rPr>
                    <w:moveFrom w:id="5965" w:author="Masato YOSHIKAWA" w:date="2026-01-20T12:21:00Z" w16du:dateUtc="2026-01-20T03:21:00Z"/>
                    <w:rFonts w:ascii="ＭＳ 明朝" w:eastAsia="ＭＳ 明朝" w:hAnsi="ＭＳ 明朝"/>
                  </w:rPr>
                </w:rPrChange>
              </w:rPr>
            </w:pPr>
            <w:moveFrom w:id="5966" w:author="Masato YOSHIKAWA" w:date="2026-01-20T12:21:00Z" w16du:dateUtc="2026-01-20T03:21:00Z">
              <w:r w:rsidRPr="00B83013" w:rsidDel="005B6842">
                <w:rPr>
                  <w:rFonts w:ascii="Times New Roman" w:eastAsia="ＭＳ 明朝" w:hAnsi="Times New Roman" w:cs="Times New Roman"/>
                  <w:rPrChange w:id="5967" w:author="Masato YOSHIKAWA" w:date="2026-01-20T12:25:00Z" w16du:dateUtc="2026-01-20T03:25:00Z">
                    <w:rPr>
                      <w:rFonts w:ascii="ＭＳ 明朝" w:eastAsia="ＭＳ 明朝" w:hAnsi="ＭＳ 明朝"/>
                    </w:rPr>
                  </w:rPrChange>
                </w:rPr>
                <w:t>Minimization</w:t>
              </w:r>
            </w:moveFrom>
          </w:p>
        </w:tc>
        <w:tc>
          <w:tcPr>
            <w:tcW w:w="851" w:type="pct"/>
            <w:tcPrChange w:id="5968" w:author="Masato YOSHIKAWA" w:date="2026-01-20T12:20:00Z" w16du:dateUtc="2026-01-20T03:20:00Z">
              <w:tcPr>
                <w:tcW w:w="851" w:type="pct"/>
              </w:tcPr>
            </w:tcPrChange>
          </w:tcPr>
          <w:p w14:paraId="6D4CC8DD" w14:textId="26F6C138" w:rsidR="002E4570" w:rsidRPr="00B83013" w:rsidDel="005B6842" w:rsidRDefault="002E4570" w:rsidP="00A018DB">
            <w:pPr>
              <w:pStyle w:val="af8"/>
              <w:rPr>
                <w:moveFrom w:id="5969" w:author="Masato YOSHIKAWA" w:date="2026-01-20T12:21:00Z" w16du:dateUtc="2026-01-20T03:21:00Z"/>
                <w:rFonts w:ascii="Times New Roman" w:eastAsia="ＭＳ 明朝" w:hAnsi="Times New Roman" w:cs="Times New Roman"/>
                <w:rPrChange w:id="5970" w:author="Masato YOSHIKAWA" w:date="2026-01-20T12:25:00Z" w16du:dateUtc="2026-01-20T03:25:00Z">
                  <w:rPr>
                    <w:moveFrom w:id="5971" w:author="Masato YOSHIKAWA" w:date="2026-01-20T12:21:00Z" w16du:dateUtc="2026-01-20T03:21:00Z"/>
                    <w:rFonts w:ascii="ＭＳ 明朝" w:eastAsia="ＭＳ 明朝" w:hAnsi="ＭＳ 明朝"/>
                  </w:rPr>
                </w:rPrChange>
              </w:rPr>
            </w:pPr>
            <w:moveFrom w:id="5972" w:author="Masato YOSHIKAWA" w:date="2026-01-20T12:21:00Z" w16du:dateUtc="2026-01-20T03:21:00Z">
              <w:r w:rsidRPr="00B83013" w:rsidDel="005B6842">
                <w:rPr>
                  <w:rFonts w:ascii="Times New Roman" w:eastAsia="ＭＳ 明朝" w:hAnsi="Times New Roman" w:cs="Times New Roman"/>
                  <w:rPrChange w:id="5973" w:author="Masato YOSHIKAWA" w:date="2026-01-20T12:25:00Z" w16du:dateUtc="2026-01-20T03:25:00Z">
                    <w:rPr>
                      <w:rFonts w:ascii="ＭＳ 明朝" w:eastAsia="ＭＳ 明朝" w:hAnsi="ＭＳ 明朝"/>
                    </w:rPr>
                  </w:rPrChange>
                </w:rPr>
                <w:t>Established equivalent</w:t>
              </w:r>
            </w:moveFrom>
          </w:p>
        </w:tc>
        <w:tc>
          <w:tcPr>
            <w:tcW w:w="831" w:type="pct"/>
            <w:tcPrChange w:id="5974" w:author="Masato YOSHIKAWA" w:date="2026-01-20T12:20:00Z" w16du:dateUtc="2026-01-20T03:20:00Z">
              <w:tcPr>
                <w:tcW w:w="831" w:type="pct"/>
              </w:tcPr>
            </w:tcPrChange>
          </w:tcPr>
          <w:p w14:paraId="35C2C836" w14:textId="58DE726A" w:rsidR="002E4570" w:rsidRPr="00B83013" w:rsidDel="005B6842" w:rsidRDefault="002E4570" w:rsidP="00A018DB">
            <w:pPr>
              <w:pStyle w:val="af8"/>
              <w:rPr>
                <w:moveFrom w:id="5975" w:author="Masato YOSHIKAWA" w:date="2026-01-20T12:21:00Z" w16du:dateUtc="2026-01-20T03:21:00Z"/>
                <w:rFonts w:ascii="Times New Roman" w:eastAsia="ＭＳ 明朝" w:hAnsi="Times New Roman" w:cs="Times New Roman"/>
                <w:rPrChange w:id="5976" w:author="Masato YOSHIKAWA" w:date="2026-01-20T12:25:00Z" w16du:dateUtc="2026-01-20T03:25:00Z">
                  <w:rPr>
                    <w:moveFrom w:id="5977" w:author="Masato YOSHIKAWA" w:date="2026-01-20T12:21:00Z" w16du:dateUtc="2026-01-20T03:21:00Z"/>
                    <w:rFonts w:ascii="ＭＳ 明朝" w:eastAsia="ＭＳ 明朝" w:hAnsi="ＭＳ 明朝"/>
                  </w:rPr>
                </w:rPrChange>
              </w:rPr>
            </w:pPr>
            <w:moveFrom w:id="5978" w:author="Masato YOSHIKAWA" w:date="2026-01-20T12:21:00Z" w16du:dateUtc="2026-01-20T03:21:00Z">
              <w:r w:rsidRPr="00B83013" w:rsidDel="005B6842">
                <w:rPr>
                  <w:rFonts w:ascii="Times New Roman" w:eastAsia="ＭＳ 明朝" w:hAnsi="Times New Roman" w:cs="Times New Roman"/>
                  <w:rPrChange w:id="5979" w:author="Masato YOSHIKAWA" w:date="2026-01-20T12:25:00Z" w16du:dateUtc="2026-01-20T03:25:00Z">
                    <w:rPr>
                      <w:rFonts w:ascii="ＭＳ 明朝" w:eastAsia="ＭＳ 明朝" w:hAnsi="ＭＳ 明朝"/>
                    </w:rPr>
                  </w:rPrChange>
                </w:rPr>
                <w:t>Minimization</w:t>
              </w:r>
            </w:moveFrom>
          </w:p>
        </w:tc>
      </w:tr>
      <w:tr w:rsidR="002E4570" w:rsidRPr="00B83013" w:rsidDel="005B6842" w14:paraId="37ABA23E" w14:textId="6E6A89F0" w:rsidTr="005B6842">
        <w:tc>
          <w:tcPr>
            <w:tcW w:w="583" w:type="pct"/>
            <w:tcPrChange w:id="5980" w:author="Masato YOSHIKAWA" w:date="2026-01-20T12:20:00Z" w16du:dateUtc="2026-01-20T03:20:00Z">
              <w:tcPr>
                <w:tcW w:w="582" w:type="pct"/>
              </w:tcPr>
            </w:tcPrChange>
          </w:tcPr>
          <w:p w14:paraId="48E8F13F" w14:textId="46621DBD" w:rsidR="002E4570" w:rsidRPr="00B83013" w:rsidDel="005B6842" w:rsidRDefault="002E4570" w:rsidP="00A018DB">
            <w:pPr>
              <w:pStyle w:val="af8"/>
              <w:rPr>
                <w:moveFrom w:id="5981" w:author="Masato YOSHIKAWA" w:date="2026-01-20T12:21:00Z" w16du:dateUtc="2026-01-20T03:21:00Z"/>
                <w:rFonts w:ascii="Times New Roman" w:eastAsia="ＭＳ 明朝" w:hAnsi="Times New Roman" w:cs="Times New Roman"/>
                <w:rPrChange w:id="5982" w:author="Masato YOSHIKAWA" w:date="2026-01-20T12:25:00Z" w16du:dateUtc="2026-01-20T03:25:00Z">
                  <w:rPr>
                    <w:moveFrom w:id="5983" w:author="Masato YOSHIKAWA" w:date="2026-01-20T12:21:00Z" w16du:dateUtc="2026-01-20T03:21:00Z"/>
                    <w:rFonts w:ascii="ＭＳ 明朝" w:eastAsia="ＭＳ 明朝" w:hAnsi="ＭＳ 明朝"/>
                  </w:rPr>
                </w:rPrChange>
              </w:rPr>
            </w:pPr>
            <w:moveFrom w:id="5984" w:author="Masato YOSHIKAWA" w:date="2026-01-20T12:21:00Z" w16du:dateUtc="2026-01-20T03:21:00Z">
              <w:r w:rsidRPr="00B83013" w:rsidDel="005B6842">
                <w:rPr>
                  <w:rFonts w:ascii="Times New Roman" w:eastAsia="ＭＳ 明朝" w:hAnsi="Times New Roman" w:cs="Times New Roman" w:hint="eastAsia"/>
                  <w:rPrChange w:id="5985" w:author="Masato YOSHIKAWA" w:date="2026-01-20T12:25:00Z" w16du:dateUtc="2026-01-20T03:25:00Z">
                    <w:rPr>
                      <w:rFonts w:ascii="ＭＳ 明朝" w:eastAsia="ＭＳ 明朝" w:hAnsi="ＭＳ 明朝" w:hint="eastAsia"/>
                    </w:rPr>
                  </w:rPrChange>
                </w:rPr>
                <w:t>長火鉢</w:t>
              </w:r>
            </w:moveFrom>
          </w:p>
        </w:tc>
        <w:tc>
          <w:tcPr>
            <w:tcW w:w="583" w:type="pct"/>
            <w:tcPrChange w:id="5986" w:author="Masato YOSHIKAWA" w:date="2026-01-20T12:20:00Z" w16du:dateUtc="2026-01-20T03:20:00Z">
              <w:tcPr>
                <w:tcW w:w="583" w:type="pct"/>
              </w:tcPr>
            </w:tcPrChange>
          </w:tcPr>
          <w:p w14:paraId="2B7BCC7D" w14:textId="6C67B1A6" w:rsidR="002E4570" w:rsidRPr="00B83013" w:rsidDel="005B6842" w:rsidRDefault="002E4570" w:rsidP="00A018DB">
            <w:pPr>
              <w:pStyle w:val="af8"/>
              <w:rPr>
                <w:moveFrom w:id="5987" w:author="Masato YOSHIKAWA" w:date="2026-01-20T12:21:00Z" w16du:dateUtc="2026-01-20T03:21:00Z"/>
                <w:rFonts w:ascii="Times New Roman" w:eastAsia="ＭＳ 明朝" w:hAnsi="Times New Roman" w:cs="Times New Roman"/>
                <w:rPrChange w:id="5988" w:author="Masato YOSHIKAWA" w:date="2026-01-20T12:25:00Z" w16du:dateUtc="2026-01-20T03:25:00Z">
                  <w:rPr>
                    <w:moveFrom w:id="5989" w:author="Masato YOSHIKAWA" w:date="2026-01-20T12:21:00Z" w16du:dateUtc="2026-01-20T03:21:00Z"/>
                    <w:rFonts w:ascii="ＭＳ 明朝" w:eastAsia="ＭＳ 明朝" w:hAnsi="ＭＳ 明朝"/>
                  </w:rPr>
                </w:rPrChange>
              </w:rPr>
            </w:pPr>
            <w:moveFrom w:id="5990" w:author="Masato YOSHIKAWA" w:date="2026-01-20T12:21:00Z" w16du:dateUtc="2026-01-20T03:21:00Z">
              <w:r w:rsidRPr="00B83013" w:rsidDel="005B6842">
                <w:rPr>
                  <w:rFonts w:ascii="Times New Roman" w:eastAsia="ＭＳ 明朝" w:hAnsi="Times New Roman" w:cs="Times New Roman"/>
                  <w:rPrChange w:id="5991" w:author="Masato YOSHIKAWA" w:date="2026-01-20T12:25:00Z" w16du:dateUtc="2026-01-20T03:25:00Z">
                    <w:rPr>
                      <w:rFonts w:ascii="ＭＳ 明朝" w:eastAsia="ＭＳ 明朝" w:hAnsi="ＭＳ 明朝"/>
                    </w:rPr>
                  </w:rPrChange>
                </w:rPr>
                <w:t>oblong brazier</w:t>
              </w:r>
            </w:moveFrom>
          </w:p>
        </w:tc>
        <w:tc>
          <w:tcPr>
            <w:tcW w:w="629" w:type="pct"/>
            <w:tcPrChange w:id="5992" w:author="Masato YOSHIKAWA" w:date="2026-01-20T12:20:00Z" w16du:dateUtc="2026-01-20T03:20:00Z">
              <w:tcPr>
                <w:tcW w:w="629" w:type="pct"/>
              </w:tcPr>
            </w:tcPrChange>
          </w:tcPr>
          <w:p w14:paraId="47609FA4" w14:textId="51C95F82" w:rsidR="002E4570" w:rsidRPr="00B83013" w:rsidDel="005B6842" w:rsidRDefault="002E4570" w:rsidP="00A018DB">
            <w:pPr>
              <w:pStyle w:val="af8"/>
              <w:rPr>
                <w:moveFrom w:id="5993" w:author="Masato YOSHIKAWA" w:date="2026-01-20T12:21:00Z" w16du:dateUtc="2026-01-20T03:21:00Z"/>
                <w:rFonts w:ascii="Times New Roman" w:eastAsia="ＭＳ 明朝" w:hAnsi="Times New Roman" w:cs="Times New Roman"/>
                <w:rPrChange w:id="5994" w:author="Masato YOSHIKAWA" w:date="2026-01-20T12:25:00Z" w16du:dateUtc="2026-01-20T03:25:00Z">
                  <w:rPr>
                    <w:moveFrom w:id="5995" w:author="Masato YOSHIKAWA" w:date="2026-01-20T12:21:00Z" w16du:dateUtc="2026-01-20T03:21:00Z"/>
                    <w:rFonts w:ascii="ＭＳ 明朝" w:eastAsia="ＭＳ 明朝" w:hAnsi="ＭＳ 明朝"/>
                  </w:rPr>
                </w:rPrChange>
              </w:rPr>
            </w:pPr>
            <w:moveFrom w:id="5996" w:author="Masato YOSHIKAWA" w:date="2026-01-20T12:21:00Z" w16du:dateUtc="2026-01-20T03:21:00Z">
              <w:r w:rsidRPr="00B83013" w:rsidDel="005B6842">
                <w:rPr>
                  <w:rFonts w:ascii="Times New Roman" w:eastAsia="ＭＳ 明朝" w:hAnsi="Times New Roman" w:cs="Times New Roman"/>
                  <w:rPrChange w:id="5997" w:author="Masato YOSHIKAWA" w:date="2026-01-20T12:25:00Z" w16du:dateUtc="2026-01-20T03:25:00Z">
                    <w:rPr>
                      <w:rFonts w:ascii="ＭＳ 明朝" w:eastAsia="ＭＳ 明朝" w:hAnsi="ＭＳ 明朝"/>
                    </w:rPr>
                  </w:rPrChange>
                </w:rPr>
                <w:t>long brazier</w:t>
              </w:r>
            </w:moveFrom>
          </w:p>
        </w:tc>
        <w:tc>
          <w:tcPr>
            <w:tcW w:w="779" w:type="pct"/>
            <w:tcPrChange w:id="5998" w:author="Masato YOSHIKAWA" w:date="2026-01-20T12:20:00Z" w16du:dateUtc="2026-01-20T03:20:00Z">
              <w:tcPr>
                <w:tcW w:w="779" w:type="pct"/>
              </w:tcPr>
            </w:tcPrChange>
          </w:tcPr>
          <w:p w14:paraId="60D93450" w14:textId="0482C32C" w:rsidR="002E4570" w:rsidRPr="00B83013" w:rsidDel="005B6842" w:rsidRDefault="002E4570" w:rsidP="00A018DB">
            <w:pPr>
              <w:pStyle w:val="af8"/>
              <w:rPr>
                <w:moveFrom w:id="5999" w:author="Masato YOSHIKAWA" w:date="2026-01-20T12:21:00Z" w16du:dateUtc="2026-01-20T03:21:00Z"/>
                <w:rFonts w:ascii="Times New Roman" w:eastAsia="ＭＳ 明朝" w:hAnsi="Times New Roman" w:cs="Times New Roman"/>
                <w:rPrChange w:id="6000" w:author="Masato YOSHIKAWA" w:date="2026-01-20T12:25:00Z" w16du:dateUtc="2026-01-20T03:25:00Z">
                  <w:rPr>
                    <w:moveFrom w:id="6001" w:author="Masato YOSHIKAWA" w:date="2026-01-20T12:21:00Z" w16du:dateUtc="2026-01-20T03:21:00Z"/>
                    <w:rFonts w:ascii="ＭＳ 明朝" w:eastAsia="ＭＳ 明朝" w:hAnsi="ＭＳ 明朝"/>
                  </w:rPr>
                </w:rPrChange>
              </w:rPr>
            </w:pPr>
            <w:moveFrom w:id="6002" w:author="Masato YOSHIKAWA" w:date="2026-01-20T12:21:00Z" w16du:dateUtc="2026-01-20T03:21:00Z">
              <w:r w:rsidRPr="00B83013" w:rsidDel="005B6842">
                <w:rPr>
                  <w:rFonts w:ascii="Times New Roman" w:eastAsia="ＭＳ 明朝" w:hAnsi="Times New Roman" w:cs="Times New Roman"/>
                  <w:rPrChange w:id="6003" w:author="Masato YOSHIKAWA" w:date="2026-01-20T12:25:00Z" w16du:dateUtc="2026-01-20T03:25:00Z">
                    <w:rPr>
                      <w:rFonts w:ascii="ＭＳ 明朝" w:eastAsia="ＭＳ 明朝" w:hAnsi="ＭＳ 明朝"/>
                    </w:rPr>
                  </w:rPrChange>
                </w:rPr>
                <w:t>Established equivalent</w:t>
              </w:r>
            </w:moveFrom>
          </w:p>
        </w:tc>
        <w:tc>
          <w:tcPr>
            <w:tcW w:w="744" w:type="pct"/>
            <w:tcPrChange w:id="6004" w:author="Masato YOSHIKAWA" w:date="2026-01-20T12:20:00Z" w16du:dateUtc="2026-01-20T03:20:00Z">
              <w:tcPr>
                <w:tcW w:w="744" w:type="pct"/>
              </w:tcPr>
            </w:tcPrChange>
          </w:tcPr>
          <w:p w14:paraId="07B8C3D2" w14:textId="6032770C" w:rsidR="002E4570" w:rsidRPr="00B83013" w:rsidDel="005B6842" w:rsidRDefault="002E4570" w:rsidP="00A018DB">
            <w:pPr>
              <w:pStyle w:val="af8"/>
              <w:rPr>
                <w:moveFrom w:id="6005" w:author="Masato YOSHIKAWA" w:date="2026-01-20T12:21:00Z" w16du:dateUtc="2026-01-20T03:21:00Z"/>
                <w:rFonts w:ascii="Times New Roman" w:eastAsia="ＭＳ 明朝" w:hAnsi="Times New Roman" w:cs="Times New Roman"/>
                <w:rPrChange w:id="6006" w:author="Masato YOSHIKAWA" w:date="2026-01-20T12:25:00Z" w16du:dateUtc="2026-01-20T03:25:00Z">
                  <w:rPr>
                    <w:moveFrom w:id="6007" w:author="Masato YOSHIKAWA" w:date="2026-01-20T12:21:00Z" w16du:dateUtc="2026-01-20T03:21:00Z"/>
                    <w:rFonts w:ascii="ＭＳ 明朝" w:eastAsia="ＭＳ 明朝" w:hAnsi="ＭＳ 明朝"/>
                  </w:rPr>
                </w:rPrChange>
              </w:rPr>
            </w:pPr>
            <w:moveFrom w:id="6008" w:author="Masato YOSHIKAWA" w:date="2026-01-20T12:21:00Z" w16du:dateUtc="2026-01-20T03:21:00Z">
              <w:r w:rsidRPr="00B83013" w:rsidDel="005B6842">
                <w:rPr>
                  <w:rFonts w:ascii="Times New Roman" w:eastAsia="ＭＳ 明朝" w:hAnsi="Times New Roman" w:cs="Times New Roman"/>
                  <w:rPrChange w:id="6009" w:author="Masato YOSHIKAWA" w:date="2026-01-20T12:25:00Z" w16du:dateUtc="2026-01-20T03:25:00Z">
                    <w:rPr>
                      <w:rFonts w:ascii="ＭＳ 明朝" w:eastAsia="ＭＳ 明朝" w:hAnsi="ＭＳ 明朝"/>
                    </w:rPr>
                  </w:rPrChange>
                </w:rPr>
                <w:t>Minimization</w:t>
              </w:r>
            </w:moveFrom>
          </w:p>
        </w:tc>
        <w:tc>
          <w:tcPr>
            <w:tcW w:w="851" w:type="pct"/>
            <w:tcPrChange w:id="6010" w:author="Masato YOSHIKAWA" w:date="2026-01-20T12:20:00Z" w16du:dateUtc="2026-01-20T03:20:00Z">
              <w:tcPr>
                <w:tcW w:w="851" w:type="pct"/>
              </w:tcPr>
            </w:tcPrChange>
          </w:tcPr>
          <w:p w14:paraId="563D1233" w14:textId="2F068D62" w:rsidR="002E4570" w:rsidRPr="00B83013" w:rsidDel="005B6842" w:rsidRDefault="002E4570" w:rsidP="00A018DB">
            <w:pPr>
              <w:pStyle w:val="af8"/>
              <w:rPr>
                <w:moveFrom w:id="6011" w:author="Masato YOSHIKAWA" w:date="2026-01-20T12:21:00Z" w16du:dateUtc="2026-01-20T03:21:00Z"/>
                <w:rFonts w:ascii="Times New Roman" w:eastAsia="ＭＳ 明朝" w:hAnsi="Times New Roman" w:cs="Times New Roman"/>
                <w:rPrChange w:id="6012" w:author="Masato YOSHIKAWA" w:date="2026-01-20T12:25:00Z" w16du:dateUtc="2026-01-20T03:25:00Z">
                  <w:rPr>
                    <w:moveFrom w:id="6013" w:author="Masato YOSHIKAWA" w:date="2026-01-20T12:21:00Z" w16du:dateUtc="2026-01-20T03:21:00Z"/>
                    <w:rFonts w:ascii="ＭＳ 明朝" w:eastAsia="ＭＳ 明朝" w:hAnsi="ＭＳ 明朝"/>
                  </w:rPr>
                </w:rPrChange>
              </w:rPr>
            </w:pPr>
            <w:moveFrom w:id="6014" w:author="Masato YOSHIKAWA" w:date="2026-01-20T12:21:00Z" w16du:dateUtc="2026-01-20T03:21:00Z">
              <w:r w:rsidRPr="00B83013" w:rsidDel="005B6842">
                <w:rPr>
                  <w:rFonts w:ascii="Times New Roman" w:eastAsia="ＭＳ 明朝" w:hAnsi="Times New Roman" w:cs="Times New Roman"/>
                  <w:rPrChange w:id="6015" w:author="Masato YOSHIKAWA" w:date="2026-01-20T12:25:00Z" w16du:dateUtc="2026-01-20T03:25:00Z">
                    <w:rPr>
                      <w:rFonts w:ascii="ＭＳ 明朝" w:eastAsia="ＭＳ 明朝" w:hAnsi="ＭＳ 明朝"/>
                    </w:rPr>
                  </w:rPrChange>
                </w:rPr>
                <w:t>Literal translation</w:t>
              </w:r>
            </w:moveFrom>
          </w:p>
        </w:tc>
        <w:tc>
          <w:tcPr>
            <w:tcW w:w="831" w:type="pct"/>
            <w:tcPrChange w:id="6016" w:author="Masato YOSHIKAWA" w:date="2026-01-20T12:20:00Z" w16du:dateUtc="2026-01-20T03:20:00Z">
              <w:tcPr>
                <w:tcW w:w="831" w:type="pct"/>
              </w:tcPr>
            </w:tcPrChange>
          </w:tcPr>
          <w:p w14:paraId="7FF0103B" w14:textId="7AD592B8" w:rsidR="002E4570" w:rsidRPr="00B83013" w:rsidDel="005B6842" w:rsidRDefault="002E4570" w:rsidP="00A018DB">
            <w:pPr>
              <w:pStyle w:val="af8"/>
              <w:rPr>
                <w:moveFrom w:id="6017" w:author="Masato YOSHIKAWA" w:date="2026-01-20T12:21:00Z" w16du:dateUtc="2026-01-20T03:21:00Z"/>
                <w:rFonts w:ascii="Times New Roman" w:eastAsia="ＭＳ 明朝" w:hAnsi="Times New Roman" w:cs="Times New Roman"/>
                <w:rPrChange w:id="6018" w:author="Masato YOSHIKAWA" w:date="2026-01-20T12:25:00Z" w16du:dateUtc="2026-01-20T03:25:00Z">
                  <w:rPr>
                    <w:moveFrom w:id="6019" w:author="Masato YOSHIKAWA" w:date="2026-01-20T12:21:00Z" w16du:dateUtc="2026-01-20T03:21:00Z"/>
                    <w:rFonts w:ascii="ＭＳ 明朝" w:eastAsia="ＭＳ 明朝" w:hAnsi="ＭＳ 明朝"/>
                  </w:rPr>
                </w:rPrChange>
              </w:rPr>
            </w:pPr>
            <w:moveFrom w:id="6020" w:author="Masato YOSHIKAWA" w:date="2026-01-20T12:21:00Z" w16du:dateUtc="2026-01-20T03:21:00Z">
              <w:r w:rsidRPr="00B83013" w:rsidDel="005B6842">
                <w:rPr>
                  <w:rFonts w:ascii="Times New Roman" w:eastAsia="ＭＳ 明朝" w:hAnsi="Times New Roman" w:cs="Times New Roman"/>
                  <w:rPrChange w:id="6021" w:author="Masato YOSHIKAWA" w:date="2026-01-20T12:25:00Z" w16du:dateUtc="2026-01-20T03:25:00Z">
                    <w:rPr>
                      <w:rFonts w:ascii="ＭＳ 明朝" w:eastAsia="ＭＳ 明朝" w:hAnsi="ＭＳ 明朝"/>
                    </w:rPr>
                  </w:rPrChange>
                </w:rPr>
                <w:t>Minimization</w:t>
              </w:r>
            </w:moveFrom>
          </w:p>
        </w:tc>
      </w:tr>
      <w:tr w:rsidR="002E4570" w:rsidRPr="00B83013" w:rsidDel="005B6842" w14:paraId="3C108528" w14:textId="396A9848" w:rsidTr="005B6842">
        <w:tc>
          <w:tcPr>
            <w:tcW w:w="583" w:type="pct"/>
            <w:tcPrChange w:id="6022" w:author="Masato YOSHIKAWA" w:date="2026-01-20T12:20:00Z" w16du:dateUtc="2026-01-20T03:20:00Z">
              <w:tcPr>
                <w:tcW w:w="582" w:type="pct"/>
              </w:tcPr>
            </w:tcPrChange>
          </w:tcPr>
          <w:p w14:paraId="4E7BF346" w14:textId="4D4C3D40" w:rsidR="002E4570" w:rsidRPr="00B83013" w:rsidDel="005B6842" w:rsidRDefault="002E4570" w:rsidP="00A018DB">
            <w:pPr>
              <w:pStyle w:val="af8"/>
              <w:rPr>
                <w:moveFrom w:id="6023" w:author="Masato YOSHIKAWA" w:date="2026-01-20T12:21:00Z" w16du:dateUtc="2026-01-20T03:21:00Z"/>
                <w:rFonts w:ascii="Times New Roman" w:eastAsia="ＭＳ 明朝" w:hAnsi="Times New Roman" w:cs="Times New Roman"/>
                <w:rPrChange w:id="6024" w:author="Masato YOSHIKAWA" w:date="2026-01-20T12:25:00Z" w16du:dateUtc="2026-01-20T03:25:00Z">
                  <w:rPr>
                    <w:moveFrom w:id="6025" w:author="Masato YOSHIKAWA" w:date="2026-01-20T12:21:00Z" w16du:dateUtc="2026-01-20T03:21:00Z"/>
                    <w:rFonts w:ascii="ＭＳ 明朝" w:eastAsia="ＭＳ 明朝" w:hAnsi="ＭＳ 明朝"/>
                  </w:rPr>
                </w:rPrChange>
              </w:rPr>
            </w:pPr>
            <w:moveFrom w:id="6026" w:author="Masato YOSHIKAWA" w:date="2026-01-20T12:21:00Z" w16du:dateUtc="2026-01-20T03:21:00Z">
              <w:r w:rsidRPr="00B83013" w:rsidDel="005B6842">
                <w:rPr>
                  <w:rFonts w:ascii="Times New Roman" w:eastAsia="ＭＳ 明朝" w:hAnsi="Times New Roman" w:cs="Times New Roman" w:hint="eastAsia"/>
                  <w:rPrChange w:id="6027" w:author="Masato YOSHIKAWA" w:date="2026-01-20T12:25:00Z" w16du:dateUtc="2026-01-20T03:25:00Z">
                    <w:rPr>
                      <w:rFonts w:ascii="ＭＳ 明朝" w:eastAsia="ＭＳ 明朝" w:hAnsi="ＭＳ 明朝" w:hint="eastAsia"/>
                    </w:rPr>
                  </w:rPrChange>
                </w:rPr>
                <w:t>鉄瓶</w:t>
              </w:r>
            </w:moveFrom>
          </w:p>
        </w:tc>
        <w:tc>
          <w:tcPr>
            <w:tcW w:w="583" w:type="pct"/>
            <w:tcPrChange w:id="6028" w:author="Masato YOSHIKAWA" w:date="2026-01-20T12:20:00Z" w16du:dateUtc="2026-01-20T03:20:00Z">
              <w:tcPr>
                <w:tcW w:w="583" w:type="pct"/>
              </w:tcPr>
            </w:tcPrChange>
          </w:tcPr>
          <w:p w14:paraId="04309A9A" w14:textId="461E3C4B" w:rsidR="002E4570" w:rsidRPr="00B83013" w:rsidDel="005B6842" w:rsidRDefault="002E4570" w:rsidP="00A018DB">
            <w:pPr>
              <w:pStyle w:val="af8"/>
              <w:rPr>
                <w:moveFrom w:id="6029" w:author="Masato YOSHIKAWA" w:date="2026-01-20T12:21:00Z" w16du:dateUtc="2026-01-20T03:21:00Z"/>
                <w:rFonts w:ascii="Times New Roman" w:eastAsia="ＭＳ 明朝" w:hAnsi="Times New Roman" w:cs="Times New Roman"/>
                <w:rPrChange w:id="6030" w:author="Masato YOSHIKAWA" w:date="2026-01-20T12:25:00Z" w16du:dateUtc="2026-01-20T03:25:00Z">
                  <w:rPr>
                    <w:moveFrom w:id="6031" w:author="Masato YOSHIKAWA" w:date="2026-01-20T12:21:00Z" w16du:dateUtc="2026-01-20T03:21:00Z"/>
                    <w:rFonts w:ascii="ＭＳ 明朝" w:eastAsia="ＭＳ 明朝" w:hAnsi="ＭＳ 明朝"/>
                  </w:rPr>
                </w:rPrChange>
              </w:rPr>
            </w:pPr>
            <w:moveFrom w:id="6032" w:author="Masato YOSHIKAWA" w:date="2026-01-20T12:21:00Z" w16du:dateUtc="2026-01-20T03:21:00Z">
              <w:r w:rsidRPr="00B83013" w:rsidDel="005B6842">
                <w:rPr>
                  <w:rFonts w:ascii="Times New Roman" w:eastAsia="ＭＳ 明朝" w:hAnsi="Times New Roman" w:cs="Times New Roman"/>
                  <w:rPrChange w:id="6033" w:author="Masato YOSHIKAWA" w:date="2026-01-20T12:25:00Z" w16du:dateUtc="2026-01-20T03:25:00Z">
                    <w:rPr>
                      <w:rFonts w:ascii="ＭＳ 明朝" w:eastAsia="ＭＳ 明朝" w:hAnsi="ＭＳ 明朝"/>
                    </w:rPr>
                  </w:rPrChange>
                </w:rPr>
                <w:t>iron tea-kettle</w:t>
              </w:r>
            </w:moveFrom>
          </w:p>
        </w:tc>
        <w:tc>
          <w:tcPr>
            <w:tcW w:w="629" w:type="pct"/>
            <w:tcPrChange w:id="6034" w:author="Masato YOSHIKAWA" w:date="2026-01-20T12:20:00Z" w16du:dateUtc="2026-01-20T03:20:00Z">
              <w:tcPr>
                <w:tcW w:w="629" w:type="pct"/>
              </w:tcPr>
            </w:tcPrChange>
          </w:tcPr>
          <w:p w14:paraId="57A7B513" w14:textId="280799DE" w:rsidR="002E4570" w:rsidRPr="00B83013" w:rsidDel="005B6842" w:rsidRDefault="002E4570" w:rsidP="00A018DB">
            <w:pPr>
              <w:pStyle w:val="af8"/>
              <w:rPr>
                <w:moveFrom w:id="6035" w:author="Masato YOSHIKAWA" w:date="2026-01-20T12:21:00Z" w16du:dateUtc="2026-01-20T03:21:00Z"/>
                <w:rFonts w:ascii="Times New Roman" w:eastAsia="ＭＳ 明朝" w:hAnsi="Times New Roman" w:cs="Times New Roman"/>
                <w:rPrChange w:id="6036" w:author="Masato YOSHIKAWA" w:date="2026-01-20T12:25:00Z" w16du:dateUtc="2026-01-20T03:25:00Z">
                  <w:rPr>
                    <w:moveFrom w:id="6037" w:author="Masato YOSHIKAWA" w:date="2026-01-20T12:21:00Z" w16du:dateUtc="2026-01-20T03:21:00Z"/>
                    <w:rFonts w:ascii="ＭＳ 明朝" w:eastAsia="ＭＳ 明朝" w:hAnsi="ＭＳ 明朝"/>
                  </w:rPr>
                </w:rPrChange>
              </w:rPr>
            </w:pPr>
            <w:moveFrom w:id="6038" w:author="Masato YOSHIKAWA" w:date="2026-01-20T12:21:00Z" w16du:dateUtc="2026-01-20T03:21:00Z">
              <w:r w:rsidRPr="00B83013" w:rsidDel="005B6842">
                <w:rPr>
                  <w:rFonts w:ascii="Times New Roman" w:eastAsia="ＭＳ 明朝" w:hAnsi="Times New Roman" w:cs="Times New Roman"/>
                  <w:rPrChange w:id="6039" w:author="Masato YOSHIKAWA" w:date="2026-01-20T12:25:00Z" w16du:dateUtc="2026-01-20T03:25:00Z">
                    <w:rPr>
                      <w:rFonts w:ascii="ＭＳ 明朝" w:eastAsia="ＭＳ 明朝" w:hAnsi="ＭＳ 明朝"/>
                    </w:rPr>
                  </w:rPrChange>
                </w:rPr>
                <w:t>iron kettle</w:t>
              </w:r>
            </w:moveFrom>
          </w:p>
        </w:tc>
        <w:tc>
          <w:tcPr>
            <w:tcW w:w="779" w:type="pct"/>
            <w:tcPrChange w:id="6040" w:author="Masato YOSHIKAWA" w:date="2026-01-20T12:20:00Z" w16du:dateUtc="2026-01-20T03:20:00Z">
              <w:tcPr>
                <w:tcW w:w="779" w:type="pct"/>
              </w:tcPr>
            </w:tcPrChange>
          </w:tcPr>
          <w:p w14:paraId="57DA7D68" w14:textId="7F66CBF2" w:rsidR="002E4570" w:rsidRPr="00B83013" w:rsidDel="005B6842" w:rsidRDefault="002E4570" w:rsidP="00A018DB">
            <w:pPr>
              <w:pStyle w:val="af8"/>
              <w:rPr>
                <w:moveFrom w:id="6041" w:author="Masato YOSHIKAWA" w:date="2026-01-20T12:21:00Z" w16du:dateUtc="2026-01-20T03:21:00Z"/>
                <w:rFonts w:ascii="Times New Roman" w:eastAsia="ＭＳ 明朝" w:hAnsi="Times New Roman" w:cs="Times New Roman"/>
                <w:rPrChange w:id="6042" w:author="Masato YOSHIKAWA" w:date="2026-01-20T12:25:00Z" w16du:dateUtc="2026-01-20T03:25:00Z">
                  <w:rPr>
                    <w:moveFrom w:id="6043" w:author="Masato YOSHIKAWA" w:date="2026-01-20T12:21:00Z" w16du:dateUtc="2026-01-20T03:21:00Z"/>
                    <w:rFonts w:ascii="ＭＳ 明朝" w:eastAsia="ＭＳ 明朝" w:hAnsi="ＭＳ 明朝"/>
                  </w:rPr>
                </w:rPrChange>
              </w:rPr>
            </w:pPr>
            <w:moveFrom w:id="6044" w:author="Masato YOSHIKAWA" w:date="2026-01-20T12:21:00Z" w16du:dateUtc="2026-01-20T03:21:00Z">
              <w:r w:rsidRPr="00B83013" w:rsidDel="005B6842">
                <w:rPr>
                  <w:rFonts w:ascii="Times New Roman" w:eastAsia="ＭＳ 明朝" w:hAnsi="Times New Roman" w:cs="Times New Roman"/>
                  <w:rPrChange w:id="6045" w:author="Masato YOSHIKAWA" w:date="2026-01-20T12:25:00Z" w16du:dateUtc="2026-01-20T03:25:00Z">
                    <w:rPr>
                      <w:rFonts w:ascii="ＭＳ 明朝" w:eastAsia="ＭＳ 明朝" w:hAnsi="ＭＳ 明朝"/>
                    </w:rPr>
                  </w:rPrChange>
                </w:rPr>
                <w:t>Established equivalent</w:t>
              </w:r>
            </w:moveFrom>
          </w:p>
        </w:tc>
        <w:tc>
          <w:tcPr>
            <w:tcW w:w="744" w:type="pct"/>
            <w:tcPrChange w:id="6046" w:author="Masato YOSHIKAWA" w:date="2026-01-20T12:20:00Z" w16du:dateUtc="2026-01-20T03:20:00Z">
              <w:tcPr>
                <w:tcW w:w="744" w:type="pct"/>
              </w:tcPr>
            </w:tcPrChange>
          </w:tcPr>
          <w:p w14:paraId="7409E102" w14:textId="2EE80D86" w:rsidR="002E4570" w:rsidRPr="00B83013" w:rsidDel="005B6842" w:rsidRDefault="002E4570" w:rsidP="00A018DB">
            <w:pPr>
              <w:pStyle w:val="af8"/>
              <w:rPr>
                <w:moveFrom w:id="6047" w:author="Masato YOSHIKAWA" w:date="2026-01-20T12:21:00Z" w16du:dateUtc="2026-01-20T03:21:00Z"/>
                <w:rFonts w:ascii="Times New Roman" w:eastAsia="ＭＳ 明朝" w:hAnsi="Times New Roman" w:cs="Times New Roman"/>
                <w:rPrChange w:id="6048" w:author="Masato YOSHIKAWA" w:date="2026-01-20T12:25:00Z" w16du:dateUtc="2026-01-20T03:25:00Z">
                  <w:rPr>
                    <w:moveFrom w:id="6049" w:author="Masato YOSHIKAWA" w:date="2026-01-20T12:21:00Z" w16du:dateUtc="2026-01-20T03:21:00Z"/>
                    <w:rFonts w:ascii="ＭＳ 明朝" w:eastAsia="ＭＳ 明朝" w:hAnsi="ＭＳ 明朝"/>
                  </w:rPr>
                </w:rPrChange>
              </w:rPr>
            </w:pPr>
            <w:moveFrom w:id="6050" w:author="Masato YOSHIKAWA" w:date="2026-01-20T12:21:00Z" w16du:dateUtc="2026-01-20T03:21:00Z">
              <w:r w:rsidRPr="00B83013" w:rsidDel="005B6842">
                <w:rPr>
                  <w:rFonts w:ascii="Times New Roman" w:eastAsia="ＭＳ 明朝" w:hAnsi="Times New Roman" w:cs="Times New Roman"/>
                  <w:rPrChange w:id="6051" w:author="Masato YOSHIKAWA" w:date="2026-01-20T12:25:00Z" w16du:dateUtc="2026-01-20T03:25:00Z">
                    <w:rPr>
                      <w:rFonts w:ascii="ＭＳ 明朝" w:eastAsia="ＭＳ 明朝" w:hAnsi="ＭＳ 明朝"/>
                    </w:rPr>
                  </w:rPrChange>
                </w:rPr>
                <w:t>Minimization</w:t>
              </w:r>
            </w:moveFrom>
          </w:p>
        </w:tc>
        <w:tc>
          <w:tcPr>
            <w:tcW w:w="851" w:type="pct"/>
            <w:tcPrChange w:id="6052" w:author="Masato YOSHIKAWA" w:date="2026-01-20T12:20:00Z" w16du:dateUtc="2026-01-20T03:20:00Z">
              <w:tcPr>
                <w:tcW w:w="851" w:type="pct"/>
              </w:tcPr>
            </w:tcPrChange>
          </w:tcPr>
          <w:p w14:paraId="3A0A0EF3" w14:textId="2F2B6E09" w:rsidR="002E4570" w:rsidRPr="00B83013" w:rsidDel="005B6842" w:rsidRDefault="002E4570" w:rsidP="00A018DB">
            <w:pPr>
              <w:pStyle w:val="af8"/>
              <w:rPr>
                <w:moveFrom w:id="6053" w:author="Masato YOSHIKAWA" w:date="2026-01-20T12:21:00Z" w16du:dateUtc="2026-01-20T03:21:00Z"/>
                <w:rFonts w:ascii="Times New Roman" w:eastAsia="ＭＳ 明朝" w:hAnsi="Times New Roman" w:cs="Times New Roman"/>
                <w:rPrChange w:id="6054" w:author="Masato YOSHIKAWA" w:date="2026-01-20T12:25:00Z" w16du:dateUtc="2026-01-20T03:25:00Z">
                  <w:rPr>
                    <w:moveFrom w:id="6055" w:author="Masato YOSHIKAWA" w:date="2026-01-20T12:21:00Z" w16du:dateUtc="2026-01-20T03:21:00Z"/>
                    <w:rFonts w:ascii="ＭＳ 明朝" w:eastAsia="ＭＳ 明朝" w:hAnsi="ＭＳ 明朝"/>
                  </w:rPr>
                </w:rPrChange>
              </w:rPr>
            </w:pPr>
            <w:moveFrom w:id="6056" w:author="Masato YOSHIKAWA" w:date="2026-01-20T12:21:00Z" w16du:dateUtc="2026-01-20T03:21:00Z">
              <w:r w:rsidRPr="00B83013" w:rsidDel="005B6842">
                <w:rPr>
                  <w:rFonts w:ascii="Times New Roman" w:eastAsia="ＭＳ 明朝" w:hAnsi="Times New Roman" w:cs="Times New Roman"/>
                  <w:rPrChange w:id="6057" w:author="Masato YOSHIKAWA" w:date="2026-01-20T12:25:00Z" w16du:dateUtc="2026-01-20T03:25:00Z">
                    <w:rPr>
                      <w:rFonts w:ascii="ＭＳ 明朝" w:eastAsia="ＭＳ 明朝" w:hAnsi="ＭＳ 明朝"/>
                    </w:rPr>
                  </w:rPrChange>
                </w:rPr>
                <w:t>Established equivalent</w:t>
              </w:r>
            </w:moveFrom>
          </w:p>
        </w:tc>
        <w:tc>
          <w:tcPr>
            <w:tcW w:w="831" w:type="pct"/>
            <w:tcPrChange w:id="6058" w:author="Masato YOSHIKAWA" w:date="2026-01-20T12:20:00Z" w16du:dateUtc="2026-01-20T03:20:00Z">
              <w:tcPr>
                <w:tcW w:w="831" w:type="pct"/>
              </w:tcPr>
            </w:tcPrChange>
          </w:tcPr>
          <w:p w14:paraId="2EEC589F" w14:textId="36AD8240" w:rsidR="002E4570" w:rsidRPr="00B83013" w:rsidDel="005B6842" w:rsidRDefault="002E4570" w:rsidP="00A018DB">
            <w:pPr>
              <w:pStyle w:val="af8"/>
              <w:rPr>
                <w:moveFrom w:id="6059" w:author="Masato YOSHIKAWA" w:date="2026-01-20T12:21:00Z" w16du:dateUtc="2026-01-20T03:21:00Z"/>
                <w:rFonts w:ascii="Times New Roman" w:eastAsia="ＭＳ 明朝" w:hAnsi="Times New Roman" w:cs="Times New Roman"/>
                <w:rPrChange w:id="6060" w:author="Masato YOSHIKAWA" w:date="2026-01-20T12:25:00Z" w16du:dateUtc="2026-01-20T03:25:00Z">
                  <w:rPr>
                    <w:moveFrom w:id="6061" w:author="Masato YOSHIKAWA" w:date="2026-01-20T12:21:00Z" w16du:dateUtc="2026-01-20T03:21:00Z"/>
                    <w:rFonts w:ascii="ＭＳ 明朝" w:eastAsia="ＭＳ 明朝" w:hAnsi="ＭＳ 明朝"/>
                  </w:rPr>
                </w:rPrChange>
              </w:rPr>
            </w:pPr>
            <w:moveFrom w:id="6062" w:author="Masato YOSHIKAWA" w:date="2026-01-20T12:21:00Z" w16du:dateUtc="2026-01-20T03:21:00Z">
              <w:r w:rsidRPr="00B83013" w:rsidDel="005B6842">
                <w:rPr>
                  <w:rFonts w:ascii="Times New Roman" w:eastAsia="ＭＳ 明朝" w:hAnsi="Times New Roman" w:cs="Times New Roman"/>
                  <w:rPrChange w:id="6063" w:author="Masato YOSHIKAWA" w:date="2026-01-20T12:25:00Z" w16du:dateUtc="2026-01-20T03:25:00Z">
                    <w:rPr>
                      <w:rFonts w:ascii="ＭＳ 明朝" w:eastAsia="ＭＳ 明朝" w:hAnsi="ＭＳ 明朝"/>
                    </w:rPr>
                  </w:rPrChange>
                </w:rPr>
                <w:t>Minimization</w:t>
              </w:r>
            </w:moveFrom>
          </w:p>
        </w:tc>
      </w:tr>
      <w:tr w:rsidR="002E4570" w:rsidRPr="00B83013" w:rsidDel="005B6842" w14:paraId="43A62BD1" w14:textId="7079F8C0" w:rsidTr="005B6842">
        <w:tc>
          <w:tcPr>
            <w:tcW w:w="583" w:type="pct"/>
            <w:tcPrChange w:id="6064" w:author="Masato YOSHIKAWA" w:date="2026-01-20T12:20:00Z" w16du:dateUtc="2026-01-20T03:20:00Z">
              <w:tcPr>
                <w:tcW w:w="582" w:type="pct"/>
              </w:tcPr>
            </w:tcPrChange>
          </w:tcPr>
          <w:p w14:paraId="60D12E9D" w14:textId="25040A61" w:rsidR="002E4570" w:rsidRPr="00B83013" w:rsidDel="005B6842" w:rsidRDefault="002E4570" w:rsidP="00A018DB">
            <w:pPr>
              <w:pStyle w:val="af8"/>
              <w:rPr>
                <w:moveFrom w:id="6065" w:author="Masato YOSHIKAWA" w:date="2026-01-20T12:21:00Z" w16du:dateUtc="2026-01-20T03:21:00Z"/>
                <w:rFonts w:ascii="Times New Roman" w:eastAsia="ＭＳ 明朝" w:hAnsi="Times New Roman" w:cs="Times New Roman"/>
                <w:rPrChange w:id="6066" w:author="Masato YOSHIKAWA" w:date="2026-01-20T12:25:00Z" w16du:dateUtc="2026-01-20T03:25:00Z">
                  <w:rPr>
                    <w:moveFrom w:id="6067" w:author="Masato YOSHIKAWA" w:date="2026-01-20T12:21:00Z" w16du:dateUtc="2026-01-20T03:21:00Z"/>
                    <w:rFonts w:ascii="ＭＳ 明朝" w:eastAsia="ＭＳ 明朝" w:hAnsi="ＭＳ 明朝"/>
                  </w:rPr>
                </w:rPrChange>
              </w:rPr>
            </w:pPr>
            <w:moveFrom w:id="6068" w:author="Masato YOSHIKAWA" w:date="2026-01-20T12:21:00Z" w16du:dateUtc="2026-01-20T03:21:00Z">
              <w:r w:rsidRPr="00B83013" w:rsidDel="005B6842">
                <w:rPr>
                  <w:rFonts w:ascii="Times New Roman" w:eastAsia="ＭＳ 明朝" w:hAnsi="Times New Roman" w:cs="Times New Roman" w:hint="eastAsia"/>
                  <w:rPrChange w:id="6069" w:author="Masato YOSHIKAWA" w:date="2026-01-20T12:25:00Z" w16du:dateUtc="2026-01-20T03:25:00Z">
                    <w:rPr>
                      <w:rFonts w:ascii="ＭＳ 明朝" w:eastAsia="ＭＳ 明朝" w:hAnsi="ＭＳ 明朝" w:hint="eastAsia"/>
                    </w:rPr>
                  </w:rPrChange>
                </w:rPr>
                <w:t>空の盃</w:t>
              </w:r>
            </w:moveFrom>
          </w:p>
        </w:tc>
        <w:tc>
          <w:tcPr>
            <w:tcW w:w="583" w:type="pct"/>
            <w:tcPrChange w:id="6070" w:author="Masato YOSHIKAWA" w:date="2026-01-20T12:20:00Z" w16du:dateUtc="2026-01-20T03:20:00Z">
              <w:tcPr>
                <w:tcW w:w="583" w:type="pct"/>
              </w:tcPr>
            </w:tcPrChange>
          </w:tcPr>
          <w:p w14:paraId="53F62A21" w14:textId="01ED13DD" w:rsidR="002E4570" w:rsidRPr="00B83013" w:rsidDel="005B6842" w:rsidRDefault="002E4570" w:rsidP="00A018DB">
            <w:pPr>
              <w:pStyle w:val="af8"/>
              <w:rPr>
                <w:moveFrom w:id="6071" w:author="Masato YOSHIKAWA" w:date="2026-01-20T12:21:00Z" w16du:dateUtc="2026-01-20T03:21:00Z"/>
                <w:rFonts w:ascii="Times New Roman" w:eastAsia="ＭＳ 明朝" w:hAnsi="Times New Roman" w:cs="Times New Roman"/>
                <w:rPrChange w:id="6072" w:author="Masato YOSHIKAWA" w:date="2026-01-20T12:25:00Z" w16du:dateUtc="2026-01-20T03:25:00Z">
                  <w:rPr>
                    <w:moveFrom w:id="6073" w:author="Masato YOSHIKAWA" w:date="2026-01-20T12:21:00Z" w16du:dateUtc="2026-01-20T03:21:00Z"/>
                    <w:rFonts w:ascii="ＭＳ 明朝" w:eastAsia="ＭＳ 明朝" w:hAnsi="ＭＳ 明朝"/>
                  </w:rPr>
                </w:rPrChange>
              </w:rPr>
            </w:pPr>
            <w:moveFrom w:id="6074" w:author="Masato YOSHIKAWA" w:date="2026-01-20T12:21:00Z" w16du:dateUtc="2026-01-20T03:21:00Z">
              <w:r w:rsidRPr="00B83013" w:rsidDel="005B6842">
                <w:rPr>
                  <w:rFonts w:ascii="Times New Roman" w:eastAsia="ＭＳ 明朝" w:hAnsi="Times New Roman" w:cs="Times New Roman"/>
                  <w:rPrChange w:id="6075" w:author="Masato YOSHIKAWA" w:date="2026-01-20T12:25:00Z" w16du:dateUtc="2026-01-20T03:25:00Z">
                    <w:rPr>
                      <w:rFonts w:ascii="ＭＳ 明朝" w:eastAsia="ＭＳ 明朝" w:hAnsi="ＭＳ 明朝"/>
                    </w:rPr>
                  </w:rPrChange>
                </w:rPr>
                <w:t>empty cups</w:t>
              </w:r>
            </w:moveFrom>
          </w:p>
        </w:tc>
        <w:tc>
          <w:tcPr>
            <w:tcW w:w="629" w:type="pct"/>
            <w:tcPrChange w:id="6076" w:author="Masato YOSHIKAWA" w:date="2026-01-20T12:20:00Z" w16du:dateUtc="2026-01-20T03:20:00Z">
              <w:tcPr>
                <w:tcW w:w="629" w:type="pct"/>
              </w:tcPr>
            </w:tcPrChange>
          </w:tcPr>
          <w:p w14:paraId="25BB1FD0" w14:textId="7BDB06B9" w:rsidR="002E4570" w:rsidRPr="00B83013" w:rsidDel="005B6842" w:rsidRDefault="002E4570" w:rsidP="00A018DB">
            <w:pPr>
              <w:pStyle w:val="af8"/>
              <w:rPr>
                <w:moveFrom w:id="6077" w:author="Masato YOSHIKAWA" w:date="2026-01-20T12:21:00Z" w16du:dateUtc="2026-01-20T03:21:00Z"/>
                <w:rFonts w:ascii="Times New Roman" w:eastAsia="ＭＳ 明朝" w:hAnsi="Times New Roman" w:cs="Times New Roman"/>
                <w:rPrChange w:id="6078" w:author="Masato YOSHIKAWA" w:date="2026-01-20T12:25:00Z" w16du:dateUtc="2026-01-20T03:25:00Z">
                  <w:rPr>
                    <w:moveFrom w:id="6079" w:author="Masato YOSHIKAWA" w:date="2026-01-20T12:21:00Z" w16du:dateUtc="2026-01-20T03:21:00Z"/>
                    <w:rFonts w:ascii="ＭＳ 明朝" w:eastAsia="ＭＳ 明朝" w:hAnsi="ＭＳ 明朝"/>
                  </w:rPr>
                </w:rPrChange>
              </w:rPr>
            </w:pPr>
            <w:moveFrom w:id="6080" w:author="Masato YOSHIKAWA" w:date="2026-01-20T12:21:00Z" w16du:dateUtc="2026-01-20T03:21:00Z">
              <w:r w:rsidRPr="00B83013" w:rsidDel="005B6842">
                <w:rPr>
                  <w:rFonts w:ascii="Times New Roman" w:eastAsia="ＭＳ 明朝" w:hAnsi="Times New Roman" w:cs="Times New Roman"/>
                  <w:rPrChange w:id="6081" w:author="Masato YOSHIKAWA" w:date="2026-01-20T12:25:00Z" w16du:dateUtc="2026-01-20T03:25:00Z">
                    <w:rPr>
                      <w:rFonts w:ascii="ＭＳ 明朝" w:eastAsia="ＭＳ 明朝" w:hAnsi="ＭＳ 明朝"/>
                    </w:rPr>
                  </w:rPrChange>
                </w:rPr>
                <w:t>empty saké cups</w:t>
              </w:r>
            </w:moveFrom>
          </w:p>
        </w:tc>
        <w:tc>
          <w:tcPr>
            <w:tcW w:w="779" w:type="pct"/>
            <w:tcPrChange w:id="6082" w:author="Masato YOSHIKAWA" w:date="2026-01-20T12:20:00Z" w16du:dateUtc="2026-01-20T03:20:00Z">
              <w:tcPr>
                <w:tcW w:w="779" w:type="pct"/>
              </w:tcPr>
            </w:tcPrChange>
          </w:tcPr>
          <w:p w14:paraId="16C030A7" w14:textId="6EDACEE0" w:rsidR="002E4570" w:rsidRPr="00B83013" w:rsidDel="005B6842" w:rsidRDefault="002E4570" w:rsidP="00A018DB">
            <w:pPr>
              <w:pStyle w:val="af8"/>
              <w:rPr>
                <w:moveFrom w:id="6083" w:author="Masato YOSHIKAWA" w:date="2026-01-20T12:21:00Z" w16du:dateUtc="2026-01-20T03:21:00Z"/>
                <w:rFonts w:ascii="Times New Roman" w:eastAsia="ＭＳ 明朝" w:hAnsi="Times New Roman" w:cs="Times New Roman"/>
                <w:rPrChange w:id="6084" w:author="Masato YOSHIKAWA" w:date="2026-01-20T12:25:00Z" w16du:dateUtc="2026-01-20T03:25:00Z">
                  <w:rPr>
                    <w:moveFrom w:id="6085" w:author="Masato YOSHIKAWA" w:date="2026-01-20T12:21:00Z" w16du:dateUtc="2026-01-20T03:21:00Z"/>
                    <w:rFonts w:ascii="ＭＳ 明朝" w:eastAsia="ＭＳ 明朝" w:hAnsi="ＭＳ 明朝"/>
                  </w:rPr>
                </w:rPrChange>
              </w:rPr>
            </w:pPr>
            <w:moveFrom w:id="6086" w:author="Masato YOSHIKAWA" w:date="2026-01-20T12:21:00Z" w16du:dateUtc="2026-01-20T03:21:00Z">
              <w:r w:rsidRPr="00B83013" w:rsidDel="005B6842">
                <w:rPr>
                  <w:rFonts w:ascii="Times New Roman" w:eastAsia="ＭＳ 明朝" w:hAnsi="Times New Roman" w:cs="Times New Roman"/>
                  <w:rPrChange w:id="6087" w:author="Masato YOSHIKAWA" w:date="2026-01-20T12:25:00Z" w16du:dateUtc="2026-01-20T03:25:00Z">
                    <w:rPr>
                      <w:rFonts w:ascii="ＭＳ 明朝" w:eastAsia="ＭＳ 明朝" w:hAnsi="ＭＳ 明朝"/>
                    </w:rPr>
                  </w:rPrChange>
                </w:rPr>
                <w:t>Literal translation</w:t>
              </w:r>
            </w:moveFrom>
          </w:p>
        </w:tc>
        <w:tc>
          <w:tcPr>
            <w:tcW w:w="744" w:type="pct"/>
            <w:tcPrChange w:id="6088" w:author="Masato YOSHIKAWA" w:date="2026-01-20T12:20:00Z" w16du:dateUtc="2026-01-20T03:20:00Z">
              <w:tcPr>
                <w:tcW w:w="744" w:type="pct"/>
              </w:tcPr>
            </w:tcPrChange>
          </w:tcPr>
          <w:p w14:paraId="66173216" w14:textId="2730F013" w:rsidR="002E4570" w:rsidRPr="00B83013" w:rsidDel="005B6842" w:rsidRDefault="002E4570" w:rsidP="00A018DB">
            <w:pPr>
              <w:pStyle w:val="af8"/>
              <w:rPr>
                <w:moveFrom w:id="6089" w:author="Masato YOSHIKAWA" w:date="2026-01-20T12:21:00Z" w16du:dateUtc="2026-01-20T03:21:00Z"/>
                <w:rFonts w:ascii="Times New Roman" w:eastAsia="ＭＳ 明朝" w:hAnsi="Times New Roman" w:cs="Times New Roman"/>
                <w:rPrChange w:id="6090" w:author="Masato YOSHIKAWA" w:date="2026-01-20T12:25:00Z" w16du:dateUtc="2026-01-20T03:25:00Z">
                  <w:rPr>
                    <w:moveFrom w:id="6091" w:author="Masato YOSHIKAWA" w:date="2026-01-20T12:21:00Z" w16du:dateUtc="2026-01-20T03:21:00Z"/>
                    <w:rFonts w:ascii="ＭＳ 明朝" w:eastAsia="ＭＳ 明朝" w:hAnsi="ＭＳ 明朝"/>
                  </w:rPr>
                </w:rPrChange>
              </w:rPr>
            </w:pPr>
            <w:moveFrom w:id="6092" w:author="Masato YOSHIKAWA" w:date="2026-01-20T12:21:00Z" w16du:dateUtc="2026-01-20T03:21:00Z">
              <w:r w:rsidRPr="00B83013" w:rsidDel="005B6842">
                <w:rPr>
                  <w:rFonts w:ascii="Times New Roman" w:eastAsia="ＭＳ 明朝" w:hAnsi="Times New Roman" w:cs="Times New Roman"/>
                  <w:rPrChange w:id="6093" w:author="Masato YOSHIKAWA" w:date="2026-01-20T12:25:00Z" w16du:dateUtc="2026-01-20T03:25:00Z">
                    <w:rPr>
                      <w:rFonts w:ascii="ＭＳ 明朝" w:eastAsia="ＭＳ 明朝" w:hAnsi="ＭＳ 明朝"/>
                    </w:rPr>
                  </w:rPrChange>
                </w:rPr>
                <w:t>Minimization</w:t>
              </w:r>
            </w:moveFrom>
          </w:p>
        </w:tc>
        <w:tc>
          <w:tcPr>
            <w:tcW w:w="851" w:type="pct"/>
            <w:tcPrChange w:id="6094" w:author="Masato YOSHIKAWA" w:date="2026-01-20T12:20:00Z" w16du:dateUtc="2026-01-20T03:20:00Z">
              <w:tcPr>
                <w:tcW w:w="851" w:type="pct"/>
              </w:tcPr>
            </w:tcPrChange>
          </w:tcPr>
          <w:p w14:paraId="22E95168" w14:textId="3692B67D" w:rsidR="002E4570" w:rsidRPr="00B83013" w:rsidDel="005B6842" w:rsidRDefault="002E4570" w:rsidP="00A018DB">
            <w:pPr>
              <w:pStyle w:val="af8"/>
              <w:rPr>
                <w:moveFrom w:id="6095" w:author="Masato YOSHIKAWA" w:date="2026-01-20T12:21:00Z" w16du:dateUtc="2026-01-20T03:21:00Z"/>
                <w:rFonts w:ascii="Times New Roman" w:eastAsia="ＭＳ 明朝" w:hAnsi="Times New Roman" w:cs="Times New Roman"/>
                <w:rPrChange w:id="6096" w:author="Masato YOSHIKAWA" w:date="2026-01-20T12:25:00Z" w16du:dateUtc="2026-01-20T03:25:00Z">
                  <w:rPr>
                    <w:moveFrom w:id="6097" w:author="Masato YOSHIKAWA" w:date="2026-01-20T12:21:00Z" w16du:dateUtc="2026-01-20T03:21:00Z"/>
                    <w:rFonts w:ascii="ＭＳ 明朝" w:eastAsia="ＭＳ 明朝" w:hAnsi="ＭＳ 明朝"/>
                  </w:rPr>
                </w:rPrChange>
              </w:rPr>
            </w:pPr>
            <w:moveFrom w:id="6098" w:author="Masato YOSHIKAWA" w:date="2026-01-20T12:21:00Z" w16du:dateUtc="2026-01-20T03:21:00Z">
              <w:r w:rsidRPr="00B83013" w:rsidDel="005B6842">
                <w:rPr>
                  <w:rFonts w:ascii="Times New Roman" w:eastAsia="ＭＳ 明朝" w:hAnsi="Times New Roman" w:cs="Times New Roman"/>
                  <w:rPrChange w:id="6099" w:author="Masato YOSHIKAWA" w:date="2026-01-20T12:25:00Z" w16du:dateUtc="2026-01-20T03:25:00Z">
                    <w:rPr>
                      <w:rFonts w:ascii="ＭＳ 明朝" w:eastAsia="ＭＳ 明朝" w:hAnsi="ＭＳ 明朝"/>
                    </w:rPr>
                  </w:rPrChange>
                </w:rPr>
                <w:t>Literal translation</w:t>
              </w:r>
            </w:moveFrom>
          </w:p>
        </w:tc>
        <w:tc>
          <w:tcPr>
            <w:tcW w:w="831" w:type="pct"/>
            <w:tcPrChange w:id="6100" w:author="Masato YOSHIKAWA" w:date="2026-01-20T12:20:00Z" w16du:dateUtc="2026-01-20T03:20:00Z">
              <w:tcPr>
                <w:tcW w:w="831" w:type="pct"/>
              </w:tcPr>
            </w:tcPrChange>
          </w:tcPr>
          <w:p w14:paraId="6BE4CD55" w14:textId="15797B40" w:rsidR="002E4570" w:rsidRPr="00B83013" w:rsidDel="005B6842" w:rsidRDefault="002E4570" w:rsidP="00A018DB">
            <w:pPr>
              <w:pStyle w:val="af8"/>
              <w:rPr>
                <w:moveFrom w:id="6101" w:author="Masato YOSHIKAWA" w:date="2026-01-20T12:21:00Z" w16du:dateUtc="2026-01-20T03:21:00Z"/>
                <w:rFonts w:ascii="Times New Roman" w:eastAsia="ＭＳ 明朝" w:hAnsi="Times New Roman" w:cs="Times New Roman"/>
                <w:rPrChange w:id="6102" w:author="Masato YOSHIKAWA" w:date="2026-01-20T12:25:00Z" w16du:dateUtc="2026-01-20T03:25:00Z">
                  <w:rPr>
                    <w:moveFrom w:id="6103" w:author="Masato YOSHIKAWA" w:date="2026-01-20T12:21:00Z" w16du:dateUtc="2026-01-20T03:21:00Z"/>
                    <w:rFonts w:ascii="ＭＳ 明朝" w:eastAsia="ＭＳ 明朝" w:hAnsi="ＭＳ 明朝"/>
                  </w:rPr>
                </w:rPrChange>
              </w:rPr>
            </w:pPr>
            <w:moveFrom w:id="6104" w:author="Masato YOSHIKAWA" w:date="2026-01-20T12:21:00Z" w16du:dateUtc="2026-01-20T03:21:00Z">
              <w:r w:rsidRPr="00B83013" w:rsidDel="005B6842">
                <w:rPr>
                  <w:rFonts w:ascii="Times New Roman" w:eastAsia="ＭＳ 明朝" w:hAnsi="Times New Roman" w:cs="Times New Roman"/>
                  <w:rPrChange w:id="6105" w:author="Masato YOSHIKAWA" w:date="2026-01-20T12:25:00Z" w16du:dateUtc="2026-01-20T03:25:00Z">
                    <w:rPr>
                      <w:rFonts w:ascii="ＭＳ 明朝" w:eastAsia="ＭＳ 明朝" w:hAnsi="ＭＳ 明朝"/>
                    </w:rPr>
                  </w:rPrChange>
                </w:rPr>
                <w:t>Acceptance</w:t>
              </w:r>
            </w:moveFrom>
          </w:p>
        </w:tc>
      </w:tr>
      <w:tr w:rsidR="002E4570" w:rsidRPr="00B83013" w:rsidDel="005B6842" w14:paraId="0A3328F1" w14:textId="2AD13C14" w:rsidTr="005B6842">
        <w:tc>
          <w:tcPr>
            <w:tcW w:w="583" w:type="pct"/>
            <w:tcPrChange w:id="6106" w:author="Masato YOSHIKAWA" w:date="2026-01-20T12:20:00Z" w16du:dateUtc="2026-01-20T03:20:00Z">
              <w:tcPr>
                <w:tcW w:w="582" w:type="pct"/>
              </w:tcPr>
            </w:tcPrChange>
          </w:tcPr>
          <w:p w14:paraId="58EBC72B" w14:textId="0D2A916A" w:rsidR="002E4570" w:rsidRPr="00B83013" w:rsidDel="005B6842" w:rsidRDefault="002E4570" w:rsidP="00A018DB">
            <w:pPr>
              <w:pStyle w:val="af8"/>
              <w:rPr>
                <w:moveFrom w:id="6107" w:author="Masato YOSHIKAWA" w:date="2026-01-20T12:21:00Z" w16du:dateUtc="2026-01-20T03:21:00Z"/>
                <w:rFonts w:ascii="Times New Roman" w:eastAsia="ＭＳ 明朝" w:hAnsi="Times New Roman" w:cs="Times New Roman"/>
                <w:rPrChange w:id="6108" w:author="Masato YOSHIKAWA" w:date="2026-01-20T12:25:00Z" w16du:dateUtc="2026-01-20T03:25:00Z">
                  <w:rPr>
                    <w:moveFrom w:id="6109" w:author="Masato YOSHIKAWA" w:date="2026-01-20T12:21:00Z" w16du:dateUtc="2026-01-20T03:21:00Z"/>
                    <w:rFonts w:ascii="ＭＳ 明朝" w:eastAsia="ＭＳ 明朝" w:hAnsi="ＭＳ 明朝"/>
                  </w:rPr>
                </w:rPrChange>
              </w:rPr>
            </w:pPr>
            <w:moveFrom w:id="6110" w:author="Masato YOSHIKAWA" w:date="2026-01-20T12:21:00Z" w16du:dateUtc="2026-01-20T03:21:00Z">
              <w:r w:rsidRPr="00B83013" w:rsidDel="005B6842">
                <w:rPr>
                  <w:rFonts w:ascii="Times New Roman" w:eastAsia="ＭＳ 明朝" w:hAnsi="Times New Roman" w:cs="Times New Roman" w:hint="eastAsia"/>
                  <w:rPrChange w:id="6111" w:author="Masato YOSHIKAWA" w:date="2026-01-20T12:25:00Z" w16du:dateUtc="2026-01-20T03:25:00Z">
                    <w:rPr>
                      <w:rFonts w:ascii="ＭＳ 明朝" w:eastAsia="ＭＳ 明朝" w:hAnsi="ＭＳ 明朝" w:hint="eastAsia"/>
                    </w:rPr>
                  </w:rPrChange>
                </w:rPr>
                <w:t>献酬</w:t>
              </w:r>
            </w:moveFrom>
          </w:p>
        </w:tc>
        <w:tc>
          <w:tcPr>
            <w:tcW w:w="583" w:type="pct"/>
            <w:tcPrChange w:id="6112" w:author="Masato YOSHIKAWA" w:date="2026-01-20T12:20:00Z" w16du:dateUtc="2026-01-20T03:20:00Z">
              <w:tcPr>
                <w:tcW w:w="583" w:type="pct"/>
              </w:tcPr>
            </w:tcPrChange>
          </w:tcPr>
          <w:p w14:paraId="68449915" w14:textId="23BE7FA5" w:rsidR="002E4570" w:rsidRPr="00B83013" w:rsidDel="005B6842" w:rsidRDefault="002E4570" w:rsidP="00A018DB">
            <w:pPr>
              <w:pStyle w:val="af8"/>
              <w:rPr>
                <w:moveFrom w:id="6113" w:author="Masato YOSHIKAWA" w:date="2026-01-20T12:21:00Z" w16du:dateUtc="2026-01-20T03:21:00Z"/>
                <w:rFonts w:ascii="Times New Roman" w:eastAsia="ＭＳ 明朝" w:hAnsi="Times New Roman" w:cs="Times New Roman"/>
                <w:rPrChange w:id="6114" w:author="Masato YOSHIKAWA" w:date="2026-01-20T12:25:00Z" w16du:dateUtc="2026-01-20T03:25:00Z">
                  <w:rPr>
                    <w:moveFrom w:id="6115" w:author="Masato YOSHIKAWA" w:date="2026-01-20T12:21:00Z" w16du:dateUtc="2026-01-20T03:21:00Z"/>
                    <w:rFonts w:ascii="ＭＳ 明朝" w:eastAsia="ＭＳ 明朝" w:hAnsi="ＭＳ 明朝"/>
                  </w:rPr>
                </w:rPrChange>
              </w:rPr>
            </w:pPr>
            <w:moveFrom w:id="6116" w:author="Masato YOSHIKAWA" w:date="2026-01-20T12:21:00Z" w16du:dateUtc="2026-01-20T03:21:00Z">
              <w:r w:rsidRPr="00B83013" w:rsidDel="005B6842">
                <w:rPr>
                  <w:rFonts w:ascii="Times New Roman" w:eastAsia="ＭＳ 明朝" w:hAnsi="Times New Roman" w:cs="Times New Roman"/>
                  <w:rPrChange w:id="6117" w:author="Masato YOSHIKAWA" w:date="2026-01-20T12:25:00Z" w16du:dateUtc="2026-01-20T03:25:00Z">
                    <w:rPr>
                      <w:rFonts w:ascii="ＭＳ 明朝" w:eastAsia="ＭＳ 明朝" w:hAnsi="ＭＳ 明朝"/>
                    </w:rPr>
                  </w:rPrChange>
                </w:rPr>
                <w:t>offering and taking</w:t>
              </w:r>
            </w:moveFrom>
          </w:p>
        </w:tc>
        <w:tc>
          <w:tcPr>
            <w:tcW w:w="629" w:type="pct"/>
            <w:tcPrChange w:id="6118" w:author="Masato YOSHIKAWA" w:date="2026-01-20T12:20:00Z" w16du:dateUtc="2026-01-20T03:20:00Z">
              <w:tcPr>
                <w:tcW w:w="629" w:type="pct"/>
              </w:tcPr>
            </w:tcPrChange>
          </w:tcPr>
          <w:p w14:paraId="2AB19A04" w14:textId="7ED8A0C4" w:rsidR="002E4570" w:rsidRPr="00B83013" w:rsidDel="005B6842" w:rsidRDefault="002E4570" w:rsidP="00A018DB">
            <w:pPr>
              <w:pStyle w:val="af8"/>
              <w:rPr>
                <w:moveFrom w:id="6119" w:author="Masato YOSHIKAWA" w:date="2026-01-20T12:21:00Z" w16du:dateUtc="2026-01-20T03:21:00Z"/>
                <w:rFonts w:ascii="Times New Roman" w:eastAsia="ＭＳ 明朝" w:hAnsi="Times New Roman" w:cs="Times New Roman"/>
                <w:rPrChange w:id="6120" w:author="Masato YOSHIKAWA" w:date="2026-01-20T12:25:00Z" w16du:dateUtc="2026-01-20T03:25:00Z">
                  <w:rPr>
                    <w:moveFrom w:id="6121" w:author="Masato YOSHIKAWA" w:date="2026-01-20T12:21:00Z" w16du:dateUtc="2026-01-20T03:21:00Z"/>
                    <w:rFonts w:ascii="ＭＳ 明朝" w:eastAsia="ＭＳ 明朝" w:hAnsi="ＭＳ 明朝"/>
                  </w:rPr>
                </w:rPrChange>
              </w:rPr>
            </w:pPr>
            <w:moveFrom w:id="6122" w:author="Masato YOSHIKAWA" w:date="2026-01-20T12:21:00Z" w16du:dateUtc="2026-01-20T03:21:00Z">
              <w:r w:rsidRPr="00B83013" w:rsidDel="005B6842">
                <w:rPr>
                  <w:rFonts w:ascii="Times New Roman" w:eastAsia="ＭＳ 明朝" w:hAnsi="Times New Roman" w:cs="Times New Roman"/>
                  <w:rPrChange w:id="6123" w:author="Masato YOSHIKAWA" w:date="2026-01-20T12:25:00Z" w16du:dateUtc="2026-01-20T03:25:00Z">
                    <w:rPr>
                      <w:rFonts w:ascii="ＭＳ 明朝" w:eastAsia="ＭＳ 明朝" w:hAnsi="ＭＳ 明朝"/>
                    </w:rPr>
                  </w:rPrChange>
                </w:rPr>
                <w:t>forever exchange empty saké cups with one another</w:t>
              </w:r>
            </w:moveFrom>
          </w:p>
        </w:tc>
        <w:tc>
          <w:tcPr>
            <w:tcW w:w="779" w:type="pct"/>
            <w:tcPrChange w:id="6124" w:author="Masato YOSHIKAWA" w:date="2026-01-20T12:20:00Z" w16du:dateUtc="2026-01-20T03:20:00Z">
              <w:tcPr>
                <w:tcW w:w="779" w:type="pct"/>
              </w:tcPr>
            </w:tcPrChange>
          </w:tcPr>
          <w:p w14:paraId="7A6E47B1" w14:textId="2B7CD72F" w:rsidR="002E4570" w:rsidRPr="00B83013" w:rsidDel="005B6842" w:rsidRDefault="002E4570" w:rsidP="00A018DB">
            <w:pPr>
              <w:pStyle w:val="af8"/>
              <w:rPr>
                <w:moveFrom w:id="6125" w:author="Masato YOSHIKAWA" w:date="2026-01-20T12:21:00Z" w16du:dateUtc="2026-01-20T03:21:00Z"/>
                <w:rFonts w:ascii="Times New Roman" w:eastAsia="ＭＳ 明朝" w:hAnsi="Times New Roman" w:cs="Times New Roman"/>
                <w:rPrChange w:id="6126" w:author="Masato YOSHIKAWA" w:date="2026-01-20T12:25:00Z" w16du:dateUtc="2026-01-20T03:25:00Z">
                  <w:rPr>
                    <w:moveFrom w:id="6127" w:author="Masato YOSHIKAWA" w:date="2026-01-20T12:21:00Z" w16du:dateUtc="2026-01-20T03:21:00Z"/>
                    <w:rFonts w:ascii="ＭＳ 明朝" w:eastAsia="ＭＳ 明朝" w:hAnsi="ＭＳ 明朝"/>
                  </w:rPr>
                </w:rPrChange>
              </w:rPr>
            </w:pPr>
            <w:moveFrom w:id="6128" w:author="Masato YOSHIKAWA" w:date="2026-01-20T12:21:00Z" w16du:dateUtc="2026-01-20T03:21:00Z">
              <w:r w:rsidRPr="00B83013" w:rsidDel="005B6842">
                <w:rPr>
                  <w:rFonts w:ascii="Times New Roman" w:eastAsia="ＭＳ 明朝" w:hAnsi="Times New Roman" w:cs="Times New Roman"/>
                  <w:rPrChange w:id="6129" w:author="Masato YOSHIKAWA" w:date="2026-01-20T12:25:00Z" w16du:dateUtc="2026-01-20T03:25:00Z">
                    <w:rPr>
                      <w:rFonts w:ascii="ＭＳ 明朝" w:eastAsia="ＭＳ 明朝" w:hAnsi="ＭＳ 明朝"/>
                    </w:rPr>
                  </w:rPrChange>
                </w:rPr>
                <w:t>Description</w:t>
              </w:r>
            </w:moveFrom>
          </w:p>
        </w:tc>
        <w:tc>
          <w:tcPr>
            <w:tcW w:w="744" w:type="pct"/>
            <w:tcPrChange w:id="6130" w:author="Masato YOSHIKAWA" w:date="2026-01-20T12:20:00Z" w16du:dateUtc="2026-01-20T03:20:00Z">
              <w:tcPr>
                <w:tcW w:w="744" w:type="pct"/>
              </w:tcPr>
            </w:tcPrChange>
          </w:tcPr>
          <w:p w14:paraId="73C15300" w14:textId="1DE7A6D9" w:rsidR="002E4570" w:rsidRPr="00B83013" w:rsidDel="005B6842" w:rsidRDefault="002E4570" w:rsidP="00A018DB">
            <w:pPr>
              <w:pStyle w:val="af8"/>
              <w:rPr>
                <w:moveFrom w:id="6131" w:author="Masato YOSHIKAWA" w:date="2026-01-20T12:21:00Z" w16du:dateUtc="2026-01-20T03:21:00Z"/>
                <w:rFonts w:ascii="Times New Roman" w:eastAsia="ＭＳ 明朝" w:hAnsi="Times New Roman" w:cs="Times New Roman"/>
                <w:rPrChange w:id="6132" w:author="Masato YOSHIKAWA" w:date="2026-01-20T12:25:00Z" w16du:dateUtc="2026-01-20T03:25:00Z">
                  <w:rPr>
                    <w:moveFrom w:id="6133" w:author="Masato YOSHIKAWA" w:date="2026-01-20T12:21:00Z" w16du:dateUtc="2026-01-20T03:21:00Z"/>
                    <w:rFonts w:ascii="ＭＳ 明朝" w:eastAsia="ＭＳ 明朝" w:hAnsi="ＭＳ 明朝"/>
                  </w:rPr>
                </w:rPrChange>
              </w:rPr>
            </w:pPr>
            <w:moveFrom w:id="6134" w:author="Masato YOSHIKAWA" w:date="2026-01-20T12:21:00Z" w16du:dateUtc="2026-01-20T03:21:00Z">
              <w:r w:rsidRPr="00B83013" w:rsidDel="005B6842">
                <w:rPr>
                  <w:rFonts w:ascii="Times New Roman" w:eastAsia="ＭＳ 明朝" w:hAnsi="Times New Roman" w:cs="Times New Roman"/>
                  <w:rPrChange w:id="6135" w:author="Masato YOSHIKAWA" w:date="2026-01-20T12:25:00Z" w16du:dateUtc="2026-01-20T03:25:00Z">
                    <w:rPr>
                      <w:rFonts w:ascii="ＭＳ 明朝" w:eastAsia="ＭＳ 明朝" w:hAnsi="ＭＳ 明朝"/>
                    </w:rPr>
                  </w:rPrChange>
                </w:rPr>
                <w:t>Minimization</w:t>
              </w:r>
            </w:moveFrom>
          </w:p>
        </w:tc>
        <w:tc>
          <w:tcPr>
            <w:tcW w:w="851" w:type="pct"/>
            <w:tcPrChange w:id="6136" w:author="Masato YOSHIKAWA" w:date="2026-01-20T12:20:00Z" w16du:dateUtc="2026-01-20T03:20:00Z">
              <w:tcPr>
                <w:tcW w:w="851" w:type="pct"/>
              </w:tcPr>
            </w:tcPrChange>
          </w:tcPr>
          <w:p w14:paraId="5A9A1106" w14:textId="0B061938" w:rsidR="002E4570" w:rsidRPr="00B83013" w:rsidDel="005B6842" w:rsidRDefault="002E4570" w:rsidP="00A018DB">
            <w:pPr>
              <w:pStyle w:val="af8"/>
              <w:rPr>
                <w:moveFrom w:id="6137" w:author="Masato YOSHIKAWA" w:date="2026-01-20T12:21:00Z" w16du:dateUtc="2026-01-20T03:21:00Z"/>
                <w:rFonts w:ascii="Times New Roman" w:eastAsia="ＭＳ 明朝" w:hAnsi="Times New Roman" w:cs="Times New Roman"/>
                <w:rPrChange w:id="6138" w:author="Masato YOSHIKAWA" w:date="2026-01-20T12:25:00Z" w16du:dateUtc="2026-01-20T03:25:00Z">
                  <w:rPr>
                    <w:moveFrom w:id="6139" w:author="Masato YOSHIKAWA" w:date="2026-01-20T12:21:00Z" w16du:dateUtc="2026-01-20T03:21:00Z"/>
                    <w:rFonts w:ascii="ＭＳ 明朝" w:eastAsia="ＭＳ 明朝" w:hAnsi="ＭＳ 明朝"/>
                  </w:rPr>
                </w:rPrChange>
              </w:rPr>
            </w:pPr>
            <w:moveFrom w:id="6140" w:author="Masato YOSHIKAWA" w:date="2026-01-20T12:21:00Z" w16du:dateUtc="2026-01-20T03:21:00Z">
              <w:r w:rsidRPr="00B83013" w:rsidDel="005B6842">
                <w:rPr>
                  <w:rFonts w:ascii="Times New Roman" w:eastAsia="ＭＳ 明朝" w:hAnsi="Times New Roman" w:cs="Times New Roman"/>
                  <w:rPrChange w:id="6141" w:author="Masato YOSHIKAWA" w:date="2026-01-20T12:25:00Z" w16du:dateUtc="2026-01-20T03:25:00Z">
                    <w:rPr>
                      <w:rFonts w:ascii="ＭＳ 明朝" w:eastAsia="ＭＳ 明朝" w:hAnsi="ＭＳ 明朝"/>
                    </w:rPr>
                  </w:rPrChange>
                </w:rPr>
                <w:t>Description</w:t>
              </w:r>
            </w:moveFrom>
          </w:p>
        </w:tc>
        <w:tc>
          <w:tcPr>
            <w:tcW w:w="831" w:type="pct"/>
            <w:tcPrChange w:id="6142" w:author="Masato YOSHIKAWA" w:date="2026-01-20T12:20:00Z" w16du:dateUtc="2026-01-20T03:20:00Z">
              <w:tcPr>
                <w:tcW w:w="831" w:type="pct"/>
              </w:tcPr>
            </w:tcPrChange>
          </w:tcPr>
          <w:p w14:paraId="638BEDEA" w14:textId="6483AEAE" w:rsidR="002E4570" w:rsidRPr="00B83013" w:rsidDel="005B6842" w:rsidRDefault="002E4570" w:rsidP="00A018DB">
            <w:pPr>
              <w:pStyle w:val="af8"/>
              <w:rPr>
                <w:moveFrom w:id="6143" w:author="Masato YOSHIKAWA" w:date="2026-01-20T12:21:00Z" w16du:dateUtc="2026-01-20T03:21:00Z"/>
                <w:rFonts w:ascii="Times New Roman" w:eastAsia="ＭＳ 明朝" w:hAnsi="Times New Roman" w:cs="Times New Roman"/>
                <w:rPrChange w:id="6144" w:author="Masato YOSHIKAWA" w:date="2026-01-20T12:25:00Z" w16du:dateUtc="2026-01-20T03:25:00Z">
                  <w:rPr>
                    <w:moveFrom w:id="6145" w:author="Masato YOSHIKAWA" w:date="2026-01-20T12:21:00Z" w16du:dateUtc="2026-01-20T03:21:00Z"/>
                    <w:rFonts w:ascii="ＭＳ 明朝" w:eastAsia="ＭＳ 明朝" w:hAnsi="ＭＳ 明朝"/>
                  </w:rPr>
                </w:rPrChange>
              </w:rPr>
            </w:pPr>
            <w:moveFrom w:id="6146" w:author="Masato YOSHIKAWA" w:date="2026-01-20T12:21:00Z" w16du:dateUtc="2026-01-20T03:21:00Z">
              <w:r w:rsidRPr="00B83013" w:rsidDel="005B6842">
                <w:rPr>
                  <w:rFonts w:ascii="Times New Roman" w:eastAsia="ＭＳ 明朝" w:hAnsi="Times New Roman" w:cs="Times New Roman"/>
                  <w:rPrChange w:id="6147" w:author="Masato YOSHIKAWA" w:date="2026-01-20T12:25:00Z" w16du:dateUtc="2026-01-20T03:25:00Z">
                    <w:rPr>
                      <w:rFonts w:ascii="ＭＳ 明朝" w:eastAsia="ＭＳ 明朝" w:hAnsi="ＭＳ 明朝"/>
                    </w:rPr>
                  </w:rPrChange>
                </w:rPr>
                <w:t>Acceptance</w:t>
              </w:r>
            </w:moveFrom>
          </w:p>
        </w:tc>
      </w:tr>
      <w:tr w:rsidR="002E4570" w:rsidRPr="00B83013" w:rsidDel="005B6842" w14:paraId="1C709DD3" w14:textId="2C14433C" w:rsidTr="005B6842">
        <w:tc>
          <w:tcPr>
            <w:tcW w:w="583" w:type="pct"/>
            <w:tcPrChange w:id="6148" w:author="Masato YOSHIKAWA" w:date="2026-01-20T12:20:00Z" w16du:dateUtc="2026-01-20T03:20:00Z">
              <w:tcPr>
                <w:tcW w:w="582" w:type="pct"/>
              </w:tcPr>
            </w:tcPrChange>
          </w:tcPr>
          <w:p w14:paraId="67B64D7C" w14:textId="227AD291" w:rsidR="002E4570" w:rsidRPr="00B83013" w:rsidDel="005B6842" w:rsidRDefault="002E4570" w:rsidP="00A018DB">
            <w:pPr>
              <w:pStyle w:val="af8"/>
              <w:rPr>
                <w:moveFrom w:id="6149" w:author="Masato YOSHIKAWA" w:date="2026-01-20T12:21:00Z" w16du:dateUtc="2026-01-20T03:21:00Z"/>
                <w:rFonts w:ascii="Times New Roman" w:eastAsia="ＭＳ 明朝" w:hAnsi="Times New Roman" w:cs="Times New Roman"/>
                <w:rPrChange w:id="6150" w:author="Masato YOSHIKAWA" w:date="2026-01-20T12:25:00Z" w16du:dateUtc="2026-01-20T03:25:00Z">
                  <w:rPr>
                    <w:moveFrom w:id="6151" w:author="Masato YOSHIKAWA" w:date="2026-01-20T12:21:00Z" w16du:dateUtc="2026-01-20T03:21:00Z"/>
                    <w:rFonts w:ascii="ＭＳ 明朝" w:eastAsia="ＭＳ 明朝" w:hAnsi="ＭＳ 明朝"/>
                  </w:rPr>
                </w:rPrChange>
              </w:rPr>
            </w:pPr>
            <w:moveFrom w:id="6152" w:author="Masato YOSHIKAWA" w:date="2026-01-20T12:21:00Z" w16du:dateUtc="2026-01-20T03:21:00Z">
              <w:r w:rsidRPr="00B83013" w:rsidDel="005B6842">
                <w:rPr>
                  <w:rFonts w:ascii="Times New Roman" w:eastAsia="ＭＳ 明朝" w:hAnsi="Times New Roman" w:cs="Times New Roman" w:hint="eastAsia"/>
                  <w:rPrChange w:id="6153" w:author="Masato YOSHIKAWA" w:date="2026-01-20T12:25:00Z" w16du:dateUtc="2026-01-20T03:25:00Z">
                    <w:rPr>
                      <w:rFonts w:ascii="ＭＳ 明朝" w:eastAsia="ＭＳ 明朝" w:hAnsi="ＭＳ 明朝" w:hint="eastAsia"/>
                    </w:rPr>
                  </w:rPrChange>
                </w:rPr>
                <w:t>春の雲</w:t>
              </w:r>
            </w:moveFrom>
          </w:p>
        </w:tc>
        <w:tc>
          <w:tcPr>
            <w:tcW w:w="583" w:type="pct"/>
            <w:tcPrChange w:id="6154" w:author="Masato YOSHIKAWA" w:date="2026-01-20T12:20:00Z" w16du:dateUtc="2026-01-20T03:20:00Z">
              <w:tcPr>
                <w:tcW w:w="583" w:type="pct"/>
              </w:tcPr>
            </w:tcPrChange>
          </w:tcPr>
          <w:p w14:paraId="57C78721" w14:textId="0025248F" w:rsidR="002E4570" w:rsidRPr="00B83013" w:rsidDel="005B6842" w:rsidRDefault="002E4570" w:rsidP="00A018DB">
            <w:pPr>
              <w:pStyle w:val="af8"/>
              <w:rPr>
                <w:moveFrom w:id="6155" w:author="Masato YOSHIKAWA" w:date="2026-01-20T12:21:00Z" w16du:dateUtc="2026-01-20T03:21:00Z"/>
                <w:rFonts w:ascii="Times New Roman" w:eastAsia="ＭＳ 明朝" w:hAnsi="Times New Roman" w:cs="Times New Roman"/>
                <w:rPrChange w:id="6156" w:author="Masato YOSHIKAWA" w:date="2026-01-20T12:25:00Z" w16du:dateUtc="2026-01-20T03:25:00Z">
                  <w:rPr>
                    <w:moveFrom w:id="6157" w:author="Masato YOSHIKAWA" w:date="2026-01-20T12:21:00Z" w16du:dateUtc="2026-01-20T03:21:00Z"/>
                    <w:rFonts w:ascii="ＭＳ 明朝" w:eastAsia="ＭＳ 明朝" w:hAnsi="ＭＳ 明朝"/>
                  </w:rPr>
                </w:rPrChange>
              </w:rPr>
            </w:pPr>
            <w:moveFrom w:id="6158" w:author="Masato YOSHIKAWA" w:date="2026-01-20T12:21:00Z" w16du:dateUtc="2026-01-20T03:21:00Z">
              <w:r w:rsidRPr="00B83013" w:rsidDel="005B6842">
                <w:rPr>
                  <w:rFonts w:ascii="Times New Roman" w:eastAsia="ＭＳ 明朝" w:hAnsi="Times New Roman" w:cs="Times New Roman"/>
                  <w:rPrChange w:id="6159" w:author="Masato YOSHIKAWA" w:date="2026-01-20T12:25:00Z" w16du:dateUtc="2026-01-20T03:25:00Z">
                    <w:rPr>
                      <w:rFonts w:ascii="ＭＳ 明朝" w:eastAsia="ＭＳ 明朝" w:hAnsi="ＭＳ 明朝"/>
                    </w:rPr>
                  </w:rPrChange>
                </w:rPr>
                <w:t>clouds of spring</w:t>
              </w:r>
            </w:moveFrom>
          </w:p>
        </w:tc>
        <w:tc>
          <w:tcPr>
            <w:tcW w:w="629" w:type="pct"/>
            <w:tcPrChange w:id="6160" w:author="Masato YOSHIKAWA" w:date="2026-01-20T12:20:00Z" w16du:dateUtc="2026-01-20T03:20:00Z">
              <w:tcPr>
                <w:tcW w:w="629" w:type="pct"/>
              </w:tcPr>
            </w:tcPrChange>
          </w:tcPr>
          <w:p w14:paraId="1C97EB36" w14:textId="6D8DB81A" w:rsidR="002E4570" w:rsidRPr="00B83013" w:rsidDel="005B6842" w:rsidRDefault="002E4570" w:rsidP="00A018DB">
            <w:pPr>
              <w:pStyle w:val="af8"/>
              <w:rPr>
                <w:moveFrom w:id="6161" w:author="Masato YOSHIKAWA" w:date="2026-01-20T12:21:00Z" w16du:dateUtc="2026-01-20T03:21:00Z"/>
                <w:rFonts w:ascii="Times New Roman" w:eastAsia="ＭＳ 明朝" w:hAnsi="Times New Roman" w:cs="Times New Roman"/>
                <w:rPrChange w:id="6162" w:author="Masato YOSHIKAWA" w:date="2026-01-20T12:25:00Z" w16du:dateUtc="2026-01-20T03:25:00Z">
                  <w:rPr>
                    <w:moveFrom w:id="6163" w:author="Masato YOSHIKAWA" w:date="2026-01-20T12:21:00Z" w16du:dateUtc="2026-01-20T03:21:00Z"/>
                    <w:rFonts w:ascii="ＭＳ 明朝" w:eastAsia="ＭＳ 明朝" w:hAnsi="ＭＳ 明朝"/>
                  </w:rPr>
                </w:rPrChange>
              </w:rPr>
            </w:pPr>
            <w:moveFrom w:id="6164" w:author="Masato YOSHIKAWA" w:date="2026-01-20T12:21:00Z" w16du:dateUtc="2026-01-20T03:21:00Z">
              <w:r w:rsidRPr="00B83013" w:rsidDel="005B6842">
                <w:rPr>
                  <w:rFonts w:ascii="Times New Roman" w:eastAsia="ＭＳ 明朝" w:hAnsi="Times New Roman" w:cs="Times New Roman"/>
                  <w:rPrChange w:id="6165" w:author="Masato YOSHIKAWA" w:date="2026-01-20T12:25:00Z" w16du:dateUtc="2026-01-20T03:25:00Z">
                    <w:rPr>
                      <w:rFonts w:ascii="ＭＳ 明朝" w:eastAsia="ＭＳ 明朝" w:hAnsi="ＭＳ 明朝"/>
                    </w:rPr>
                  </w:rPrChange>
                </w:rPr>
                <w:t>cloud in the spring sky</w:t>
              </w:r>
            </w:moveFrom>
          </w:p>
        </w:tc>
        <w:tc>
          <w:tcPr>
            <w:tcW w:w="779" w:type="pct"/>
            <w:tcPrChange w:id="6166" w:author="Masato YOSHIKAWA" w:date="2026-01-20T12:20:00Z" w16du:dateUtc="2026-01-20T03:20:00Z">
              <w:tcPr>
                <w:tcW w:w="779" w:type="pct"/>
              </w:tcPr>
            </w:tcPrChange>
          </w:tcPr>
          <w:p w14:paraId="0B273184" w14:textId="5F057F64" w:rsidR="002E4570" w:rsidRPr="00B83013" w:rsidDel="005B6842" w:rsidRDefault="002E4570" w:rsidP="00A018DB">
            <w:pPr>
              <w:pStyle w:val="af8"/>
              <w:rPr>
                <w:moveFrom w:id="6167" w:author="Masato YOSHIKAWA" w:date="2026-01-20T12:21:00Z" w16du:dateUtc="2026-01-20T03:21:00Z"/>
                <w:rFonts w:ascii="Times New Roman" w:eastAsia="ＭＳ 明朝" w:hAnsi="Times New Roman" w:cs="Times New Roman"/>
                <w:rPrChange w:id="6168" w:author="Masato YOSHIKAWA" w:date="2026-01-20T12:25:00Z" w16du:dateUtc="2026-01-20T03:25:00Z">
                  <w:rPr>
                    <w:moveFrom w:id="6169" w:author="Masato YOSHIKAWA" w:date="2026-01-20T12:21:00Z" w16du:dateUtc="2026-01-20T03:21:00Z"/>
                    <w:rFonts w:ascii="ＭＳ 明朝" w:eastAsia="ＭＳ 明朝" w:hAnsi="ＭＳ 明朝"/>
                  </w:rPr>
                </w:rPrChange>
              </w:rPr>
            </w:pPr>
            <w:moveFrom w:id="6170" w:author="Masato YOSHIKAWA" w:date="2026-01-20T12:21:00Z" w16du:dateUtc="2026-01-20T03:21:00Z">
              <w:r w:rsidRPr="00B83013" w:rsidDel="005B6842">
                <w:rPr>
                  <w:rFonts w:ascii="Times New Roman" w:eastAsia="ＭＳ 明朝" w:hAnsi="Times New Roman" w:cs="Times New Roman"/>
                  <w:rPrChange w:id="6171" w:author="Masato YOSHIKAWA" w:date="2026-01-20T12:25:00Z" w16du:dateUtc="2026-01-20T03:25:00Z">
                    <w:rPr>
                      <w:rFonts w:ascii="ＭＳ 明朝" w:eastAsia="ＭＳ 明朝" w:hAnsi="ＭＳ 明朝"/>
                    </w:rPr>
                  </w:rPrChange>
                </w:rPr>
                <w:t>Literal translation</w:t>
              </w:r>
            </w:moveFrom>
          </w:p>
        </w:tc>
        <w:tc>
          <w:tcPr>
            <w:tcW w:w="744" w:type="pct"/>
            <w:tcPrChange w:id="6172" w:author="Masato YOSHIKAWA" w:date="2026-01-20T12:20:00Z" w16du:dateUtc="2026-01-20T03:20:00Z">
              <w:tcPr>
                <w:tcW w:w="744" w:type="pct"/>
              </w:tcPr>
            </w:tcPrChange>
          </w:tcPr>
          <w:p w14:paraId="79A33F96" w14:textId="0631FCCF" w:rsidR="002E4570" w:rsidRPr="00B83013" w:rsidDel="005B6842" w:rsidRDefault="002E4570" w:rsidP="00A018DB">
            <w:pPr>
              <w:pStyle w:val="af8"/>
              <w:rPr>
                <w:moveFrom w:id="6173" w:author="Masato YOSHIKAWA" w:date="2026-01-20T12:21:00Z" w16du:dateUtc="2026-01-20T03:21:00Z"/>
                <w:rFonts w:ascii="Times New Roman" w:eastAsia="ＭＳ 明朝" w:hAnsi="Times New Roman" w:cs="Times New Roman"/>
                <w:rPrChange w:id="6174" w:author="Masato YOSHIKAWA" w:date="2026-01-20T12:25:00Z" w16du:dateUtc="2026-01-20T03:25:00Z">
                  <w:rPr>
                    <w:moveFrom w:id="6175" w:author="Masato YOSHIKAWA" w:date="2026-01-20T12:21:00Z" w16du:dateUtc="2026-01-20T03:21:00Z"/>
                    <w:rFonts w:ascii="ＭＳ 明朝" w:eastAsia="ＭＳ 明朝" w:hAnsi="ＭＳ 明朝"/>
                  </w:rPr>
                </w:rPrChange>
              </w:rPr>
            </w:pPr>
            <w:moveFrom w:id="6176" w:author="Masato YOSHIKAWA" w:date="2026-01-20T12:21:00Z" w16du:dateUtc="2026-01-20T03:21:00Z">
              <w:r w:rsidRPr="00B83013" w:rsidDel="005B6842">
                <w:rPr>
                  <w:rFonts w:ascii="Times New Roman" w:eastAsia="ＭＳ 明朝" w:hAnsi="Times New Roman" w:cs="Times New Roman"/>
                  <w:rPrChange w:id="6177" w:author="Masato YOSHIKAWA" w:date="2026-01-20T12:25:00Z" w16du:dateUtc="2026-01-20T03:25:00Z">
                    <w:rPr>
                      <w:rFonts w:ascii="ＭＳ 明朝" w:eastAsia="ＭＳ 明朝" w:hAnsi="ＭＳ 明朝"/>
                    </w:rPr>
                  </w:rPrChange>
                </w:rPr>
                <w:t>Minimization</w:t>
              </w:r>
            </w:moveFrom>
          </w:p>
        </w:tc>
        <w:tc>
          <w:tcPr>
            <w:tcW w:w="851" w:type="pct"/>
            <w:tcPrChange w:id="6178" w:author="Masato YOSHIKAWA" w:date="2026-01-20T12:20:00Z" w16du:dateUtc="2026-01-20T03:20:00Z">
              <w:tcPr>
                <w:tcW w:w="851" w:type="pct"/>
              </w:tcPr>
            </w:tcPrChange>
          </w:tcPr>
          <w:p w14:paraId="06CB44E6" w14:textId="3D368E74" w:rsidR="002E4570" w:rsidRPr="00B83013" w:rsidDel="005B6842" w:rsidRDefault="002E4570" w:rsidP="00A018DB">
            <w:pPr>
              <w:pStyle w:val="af8"/>
              <w:rPr>
                <w:moveFrom w:id="6179" w:author="Masato YOSHIKAWA" w:date="2026-01-20T12:21:00Z" w16du:dateUtc="2026-01-20T03:21:00Z"/>
                <w:rFonts w:ascii="Times New Roman" w:eastAsia="ＭＳ 明朝" w:hAnsi="Times New Roman" w:cs="Times New Roman"/>
                <w:rPrChange w:id="6180" w:author="Masato YOSHIKAWA" w:date="2026-01-20T12:25:00Z" w16du:dateUtc="2026-01-20T03:25:00Z">
                  <w:rPr>
                    <w:moveFrom w:id="6181" w:author="Masato YOSHIKAWA" w:date="2026-01-20T12:21:00Z" w16du:dateUtc="2026-01-20T03:21:00Z"/>
                    <w:rFonts w:ascii="ＭＳ 明朝" w:eastAsia="ＭＳ 明朝" w:hAnsi="ＭＳ 明朝"/>
                  </w:rPr>
                </w:rPrChange>
              </w:rPr>
            </w:pPr>
            <w:moveFrom w:id="6182" w:author="Masato YOSHIKAWA" w:date="2026-01-20T12:21:00Z" w16du:dateUtc="2026-01-20T03:21:00Z">
              <w:r w:rsidRPr="00B83013" w:rsidDel="005B6842">
                <w:rPr>
                  <w:rFonts w:ascii="Times New Roman" w:eastAsia="ＭＳ 明朝" w:hAnsi="Times New Roman" w:cs="Times New Roman"/>
                  <w:rPrChange w:id="6183" w:author="Masato YOSHIKAWA" w:date="2026-01-20T12:25:00Z" w16du:dateUtc="2026-01-20T03:25:00Z">
                    <w:rPr>
                      <w:rFonts w:ascii="ＭＳ 明朝" w:eastAsia="ＭＳ 明朝" w:hAnsi="ＭＳ 明朝"/>
                    </w:rPr>
                  </w:rPrChange>
                </w:rPr>
                <w:t>Established equivalent</w:t>
              </w:r>
            </w:moveFrom>
          </w:p>
        </w:tc>
        <w:tc>
          <w:tcPr>
            <w:tcW w:w="831" w:type="pct"/>
            <w:tcPrChange w:id="6184" w:author="Masato YOSHIKAWA" w:date="2026-01-20T12:20:00Z" w16du:dateUtc="2026-01-20T03:20:00Z">
              <w:tcPr>
                <w:tcW w:w="831" w:type="pct"/>
              </w:tcPr>
            </w:tcPrChange>
          </w:tcPr>
          <w:p w14:paraId="3F1ED225" w14:textId="3BB50F2F" w:rsidR="002E4570" w:rsidRPr="00B83013" w:rsidDel="005B6842" w:rsidRDefault="002E4570" w:rsidP="00A018DB">
            <w:pPr>
              <w:pStyle w:val="af8"/>
              <w:rPr>
                <w:moveFrom w:id="6185" w:author="Masato YOSHIKAWA" w:date="2026-01-20T12:21:00Z" w16du:dateUtc="2026-01-20T03:21:00Z"/>
                <w:rFonts w:ascii="Times New Roman" w:eastAsia="ＭＳ 明朝" w:hAnsi="Times New Roman" w:cs="Times New Roman"/>
                <w:rPrChange w:id="6186" w:author="Masato YOSHIKAWA" w:date="2026-01-20T12:25:00Z" w16du:dateUtc="2026-01-20T03:25:00Z">
                  <w:rPr>
                    <w:moveFrom w:id="6187" w:author="Masato YOSHIKAWA" w:date="2026-01-20T12:21:00Z" w16du:dateUtc="2026-01-20T03:21:00Z"/>
                    <w:rFonts w:ascii="ＭＳ 明朝" w:eastAsia="ＭＳ 明朝" w:hAnsi="ＭＳ 明朝"/>
                  </w:rPr>
                </w:rPrChange>
              </w:rPr>
            </w:pPr>
            <w:moveFrom w:id="6188" w:author="Masato YOSHIKAWA" w:date="2026-01-20T12:21:00Z" w16du:dateUtc="2026-01-20T03:21:00Z">
              <w:r w:rsidRPr="00B83013" w:rsidDel="005B6842">
                <w:rPr>
                  <w:rFonts w:ascii="Times New Roman" w:eastAsia="ＭＳ 明朝" w:hAnsi="Times New Roman" w:cs="Times New Roman"/>
                  <w:rPrChange w:id="6189" w:author="Masato YOSHIKAWA" w:date="2026-01-20T12:25:00Z" w16du:dateUtc="2026-01-20T03:25:00Z">
                    <w:rPr>
                      <w:rFonts w:ascii="ＭＳ 明朝" w:eastAsia="ＭＳ 明朝" w:hAnsi="ＭＳ 明朝"/>
                    </w:rPr>
                  </w:rPrChange>
                </w:rPr>
                <w:t>Minimization</w:t>
              </w:r>
            </w:moveFrom>
          </w:p>
        </w:tc>
      </w:tr>
      <w:tr w:rsidR="002E4570" w:rsidRPr="00B83013" w:rsidDel="005B6842" w14:paraId="4E91E3A6" w14:textId="06F8590C" w:rsidTr="005B6842">
        <w:tc>
          <w:tcPr>
            <w:tcW w:w="583" w:type="pct"/>
            <w:tcPrChange w:id="6190" w:author="Masato YOSHIKAWA" w:date="2026-01-20T12:20:00Z" w16du:dateUtc="2026-01-20T03:20:00Z">
              <w:tcPr>
                <w:tcW w:w="582" w:type="pct"/>
              </w:tcPr>
            </w:tcPrChange>
          </w:tcPr>
          <w:p w14:paraId="27636CF6" w14:textId="3C612BC7" w:rsidR="002E4570" w:rsidRPr="00B83013" w:rsidDel="005B6842" w:rsidRDefault="002E4570" w:rsidP="00A018DB">
            <w:pPr>
              <w:pStyle w:val="af8"/>
              <w:rPr>
                <w:moveFrom w:id="6191" w:author="Masato YOSHIKAWA" w:date="2026-01-20T12:21:00Z" w16du:dateUtc="2026-01-20T03:21:00Z"/>
                <w:rFonts w:ascii="Times New Roman" w:eastAsia="ＭＳ 明朝" w:hAnsi="Times New Roman" w:cs="Times New Roman"/>
                <w:rPrChange w:id="6192" w:author="Masato YOSHIKAWA" w:date="2026-01-20T12:25:00Z" w16du:dateUtc="2026-01-20T03:25:00Z">
                  <w:rPr>
                    <w:moveFrom w:id="6193" w:author="Masato YOSHIKAWA" w:date="2026-01-20T12:21:00Z" w16du:dateUtc="2026-01-20T03:21:00Z"/>
                    <w:rFonts w:ascii="ＭＳ 明朝" w:eastAsia="ＭＳ 明朝" w:hAnsi="ＭＳ 明朝"/>
                  </w:rPr>
                </w:rPrChange>
              </w:rPr>
            </w:pPr>
            <w:moveFrom w:id="6194" w:author="Masato YOSHIKAWA" w:date="2026-01-20T12:21:00Z" w16du:dateUtc="2026-01-20T03:21:00Z">
              <w:r w:rsidRPr="00B83013" w:rsidDel="005B6842">
                <w:rPr>
                  <w:rFonts w:ascii="Times New Roman" w:eastAsia="ＭＳ 明朝" w:hAnsi="Times New Roman" w:cs="Times New Roman" w:hint="eastAsia"/>
                  <w:rPrChange w:id="6195" w:author="Masato YOSHIKAWA" w:date="2026-01-20T12:25:00Z" w16du:dateUtc="2026-01-20T03:25:00Z">
                    <w:rPr>
                      <w:rFonts w:ascii="ＭＳ 明朝" w:eastAsia="ＭＳ 明朝" w:hAnsi="ＭＳ 明朝" w:hint="eastAsia"/>
                    </w:rPr>
                  </w:rPrChange>
                </w:rPr>
                <w:t>下女部屋</w:t>
              </w:r>
            </w:moveFrom>
          </w:p>
        </w:tc>
        <w:tc>
          <w:tcPr>
            <w:tcW w:w="583" w:type="pct"/>
            <w:tcPrChange w:id="6196" w:author="Masato YOSHIKAWA" w:date="2026-01-20T12:20:00Z" w16du:dateUtc="2026-01-20T03:20:00Z">
              <w:tcPr>
                <w:tcW w:w="583" w:type="pct"/>
              </w:tcPr>
            </w:tcPrChange>
          </w:tcPr>
          <w:p w14:paraId="2C57F3E2" w14:textId="092708E6" w:rsidR="002E4570" w:rsidRPr="00B83013" w:rsidDel="005B6842" w:rsidRDefault="002E4570" w:rsidP="00A018DB">
            <w:pPr>
              <w:pStyle w:val="af8"/>
              <w:rPr>
                <w:moveFrom w:id="6197" w:author="Masato YOSHIKAWA" w:date="2026-01-20T12:21:00Z" w16du:dateUtc="2026-01-20T03:21:00Z"/>
                <w:rFonts w:ascii="Times New Roman" w:eastAsia="ＭＳ 明朝" w:hAnsi="Times New Roman" w:cs="Times New Roman"/>
                <w:rPrChange w:id="6198" w:author="Masato YOSHIKAWA" w:date="2026-01-20T12:25:00Z" w16du:dateUtc="2026-01-20T03:25:00Z">
                  <w:rPr>
                    <w:moveFrom w:id="6199" w:author="Masato YOSHIKAWA" w:date="2026-01-20T12:21:00Z" w16du:dateUtc="2026-01-20T03:21:00Z"/>
                    <w:rFonts w:ascii="ＭＳ 明朝" w:eastAsia="ＭＳ 明朝" w:hAnsi="ＭＳ 明朝"/>
                  </w:rPr>
                </w:rPrChange>
              </w:rPr>
            </w:pPr>
            <w:moveFrom w:id="6200" w:author="Masato YOSHIKAWA" w:date="2026-01-20T12:21:00Z" w16du:dateUtc="2026-01-20T03:21:00Z">
              <w:r w:rsidRPr="00B83013" w:rsidDel="005B6842">
                <w:rPr>
                  <w:rFonts w:ascii="Times New Roman" w:eastAsia="ＭＳ 明朝" w:hAnsi="Times New Roman" w:cs="Times New Roman"/>
                  <w:rPrChange w:id="6201" w:author="Masato YOSHIKAWA" w:date="2026-01-20T12:25:00Z" w16du:dateUtc="2026-01-20T03:25:00Z">
                    <w:rPr>
                      <w:rFonts w:ascii="ＭＳ 明朝" w:eastAsia="ＭＳ 明朝" w:hAnsi="ＭＳ 明朝"/>
                    </w:rPr>
                  </w:rPrChange>
                </w:rPr>
                <w:t>servant's room</w:t>
              </w:r>
            </w:moveFrom>
          </w:p>
        </w:tc>
        <w:tc>
          <w:tcPr>
            <w:tcW w:w="629" w:type="pct"/>
            <w:tcPrChange w:id="6202" w:author="Masato YOSHIKAWA" w:date="2026-01-20T12:20:00Z" w16du:dateUtc="2026-01-20T03:20:00Z">
              <w:tcPr>
                <w:tcW w:w="629" w:type="pct"/>
              </w:tcPr>
            </w:tcPrChange>
          </w:tcPr>
          <w:p w14:paraId="4533E8C3" w14:textId="73737356" w:rsidR="002E4570" w:rsidRPr="00B83013" w:rsidDel="005B6842" w:rsidRDefault="002E4570" w:rsidP="00A018DB">
            <w:pPr>
              <w:pStyle w:val="af8"/>
              <w:rPr>
                <w:moveFrom w:id="6203" w:author="Masato YOSHIKAWA" w:date="2026-01-20T12:21:00Z" w16du:dateUtc="2026-01-20T03:21:00Z"/>
                <w:rFonts w:ascii="Times New Roman" w:eastAsia="ＭＳ 明朝" w:hAnsi="Times New Roman" w:cs="Times New Roman"/>
                <w:rPrChange w:id="6204" w:author="Masato YOSHIKAWA" w:date="2026-01-20T12:25:00Z" w16du:dateUtc="2026-01-20T03:25:00Z">
                  <w:rPr>
                    <w:moveFrom w:id="6205" w:author="Masato YOSHIKAWA" w:date="2026-01-20T12:21:00Z" w16du:dateUtc="2026-01-20T03:21:00Z"/>
                    <w:rFonts w:ascii="ＭＳ 明朝" w:eastAsia="ＭＳ 明朝" w:hAnsi="ＭＳ 明朝"/>
                  </w:rPr>
                </w:rPrChange>
              </w:rPr>
            </w:pPr>
            <w:moveFrom w:id="6206" w:author="Masato YOSHIKAWA" w:date="2026-01-20T12:21:00Z" w16du:dateUtc="2026-01-20T03:21:00Z">
              <w:r w:rsidRPr="00B83013" w:rsidDel="005B6842">
                <w:rPr>
                  <w:rFonts w:ascii="Times New Roman" w:eastAsia="ＭＳ 明朝" w:hAnsi="Times New Roman" w:cs="Times New Roman"/>
                  <w:rPrChange w:id="6207" w:author="Masato YOSHIKAWA" w:date="2026-01-20T12:25:00Z" w16du:dateUtc="2026-01-20T03:25:00Z">
                    <w:rPr>
                      <w:rFonts w:ascii="ＭＳ 明朝" w:eastAsia="ＭＳ 明朝" w:hAnsi="ＭＳ 明朝"/>
                    </w:rPr>
                  </w:rPrChange>
                </w:rPr>
                <w:t>maid's room</w:t>
              </w:r>
            </w:moveFrom>
          </w:p>
        </w:tc>
        <w:tc>
          <w:tcPr>
            <w:tcW w:w="779" w:type="pct"/>
            <w:tcPrChange w:id="6208" w:author="Masato YOSHIKAWA" w:date="2026-01-20T12:20:00Z" w16du:dateUtc="2026-01-20T03:20:00Z">
              <w:tcPr>
                <w:tcW w:w="779" w:type="pct"/>
              </w:tcPr>
            </w:tcPrChange>
          </w:tcPr>
          <w:p w14:paraId="73755B80" w14:textId="76820EAA" w:rsidR="002E4570" w:rsidRPr="00B83013" w:rsidDel="005B6842" w:rsidRDefault="002E4570" w:rsidP="00A018DB">
            <w:pPr>
              <w:pStyle w:val="af8"/>
              <w:rPr>
                <w:moveFrom w:id="6209" w:author="Masato YOSHIKAWA" w:date="2026-01-20T12:21:00Z" w16du:dateUtc="2026-01-20T03:21:00Z"/>
                <w:rFonts w:ascii="Times New Roman" w:eastAsia="ＭＳ 明朝" w:hAnsi="Times New Roman" w:cs="Times New Roman"/>
                <w:rPrChange w:id="6210" w:author="Masato YOSHIKAWA" w:date="2026-01-20T12:25:00Z" w16du:dateUtc="2026-01-20T03:25:00Z">
                  <w:rPr>
                    <w:moveFrom w:id="6211" w:author="Masato YOSHIKAWA" w:date="2026-01-20T12:21:00Z" w16du:dateUtc="2026-01-20T03:21:00Z"/>
                    <w:rFonts w:ascii="ＭＳ 明朝" w:eastAsia="ＭＳ 明朝" w:hAnsi="ＭＳ 明朝"/>
                  </w:rPr>
                </w:rPrChange>
              </w:rPr>
            </w:pPr>
            <w:moveFrom w:id="6212" w:author="Masato YOSHIKAWA" w:date="2026-01-20T12:21:00Z" w16du:dateUtc="2026-01-20T03:21:00Z">
              <w:r w:rsidRPr="00B83013" w:rsidDel="005B6842">
                <w:rPr>
                  <w:rFonts w:ascii="Times New Roman" w:eastAsia="ＭＳ 明朝" w:hAnsi="Times New Roman" w:cs="Times New Roman"/>
                  <w:rPrChange w:id="6213" w:author="Masato YOSHIKAWA" w:date="2026-01-20T12:25:00Z" w16du:dateUtc="2026-01-20T03:25:00Z">
                    <w:rPr>
                      <w:rFonts w:ascii="ＭＳ 明朝" w:eastAsia="ＭＳ 明朝" w:hAnsi="ＭＳ 明朝"/>
                    </w:rPr>
                  </w:rPrChange>
                </w:rPr>
                <w:t>Literal translation</w:t>
              </w:r>
            </w:moveFrom>
          </w:p>
        </w:tc>
        <w:tc>
          <w:tcPr>
            <w:tcW w:w="744" w:type="pct"/>
            <w:tcPrChange w:id="6214" w:author="Masato YOSHIKAWA" w:date="2026-01-20T12:20:00Z" w16du:dateUtc="2026-01-20T03:20:00Z">
              <w:tcPr>
                <w:tcW w:w="744" w:type="pct"/>
              </w:tcPr>
            </w:tcPrChange>
          </w:tcPr>
          <w:p w14:paraId="78443575" w14:textId="2CAF2EEB" w:rsidR="002E4570" w:rsidRPr="00B83013" w:rsidDel="005B6842" w:rsidRDefault="002E4570" w:rsidP="00A018DB">
            <w:pPr>
              <w:pStyle w:val="af8"/>
              <w:rPr>
                <w:moveFrom w:id="6215" w:author="Masato YOSHIKAWA" w:date="2026-01-20T12:21:00Z" w16du:dateUtc="2026-01-20T03:21:00Z"/>
                <w:rFonts w:ascii="Times New Roman" w:eastAsia="ＭＳ 明朝" w:hAnsi="Times New Roman" w:cs="Times New Roman"/>
                <w:rPrChange w:id="6216" w:author="Masato YOSHIKAWA" w:date="2026-01-20T12:25:00Z" w16du:dateUtc="2026-01-20T03:25:00Z">
                  <w:rPr>
                    <w:moveFrom w:id="6217" w:author="Masato YOSHIKAWA" w:date="2026-01-20T12:21:00Z" w16du:dateUtc="2026-01-20T03:21:00Z"/>
                    <w:rFonts w:ascii="ＭＳ 明朝" w:eastAsia="ＭＳ 明朝" w:hAnsi="ＭＳ 明朝"/>
                  </w:rPr>
                </w:rPrChange>
              </w:rPr>
            </w:pPr>
            <w:moveFrom w:id="6218" w:author="Masato YOSHIKAWA" w:date="2026-01-20T12:21:00Z" w16du:dateUtc="2026-01-20T03:21:00Z">
              <w:r w:rsidRPr="00B83013" w:rsidDel="005B6842">
                <w:rPr>
                  <w:rFonts w:ascii="Times New Roman" w:eastAsia="ＭＳ 明朝" w:hAnsi="Times New Roman" w:cs="Times New Roman"/>
                  <w:rPrChange w:id="6219" w:author="Masato YOSHIKAWA" w:date="2026-01-20T12:25:00Z" w16du:dateUtc="2026-01-20T03:25:00Z">
                    <w:rPr>
                      <w:rFonts w:ascii="ＭＳ 明朝" w:eastAsia="ＭＳ 明朝" w:hAnsi="ＭＳ 明朝"/>
                    </w:rPr>
                  </w:rPrChange>
                </w:rPr>
                <w:t>Minimization</w:t>
              </w:r>
            </w:moveFrom>
          </w:p>
        </w:tc>
        <w:tc>
          <w:tcPr>
            <w:tcW w:w="851" w:type="pct"/>
            <w:tcPrChange w:id="6220" w:author="Masato YOSHIKAWA" w:date="2026-01-20T12:20:00Z" w16du:dateUtc="2026-01-20T03:20:00Z">
              <w:tcPr>
                <w:tcW w:w="851" w:type="pct"/>
              </w:tcPr>
            </w:tcPrChange>
          </w:tcPr>
          <w:p w14:paraId="6BC3C25C" w14:textId="565964EA" w:rsidR="002E4570" w:rsidRPr="00B83013" w:rsidDel="005B6842" w:rsidRDefault="002E4570" w:rsidP="00A018DB">
            <w:pPr>
              <w:pStyle w:val="af8"/>
              <w:rPr>
                <w:moveFrom w:id="6221" w:author="Masato YOSHIKAWA" w:date="2026-01-20T12:21:00Z" w16du:dateUtc="2026-01-20T03:21:00Z"/>
                <w:rFonts w:ascii="Times New Roman" w:eastAsia="ＭＳ 明朝" w:hAnsi="Times New Roman" w:cs="Times New Roman"/>
                <w:rPrChange w:id="6222" w:author="Masato YOSHIKAWA" w:date="2026-01-20T12:25:00Z" w16du:dateUtc="2026-01-20T03:25:00Z">
                  <w:rPr>
                    <w:moveFrom w:id="6223" w:author="Masato YOSHIKAWA" w:date="2026-01-20T12:21:00Z" w16du:dateUtc="2026-01-20T03:21:00Z"/>
                    <w:rFonts w:ascii="ＭＳ 明朝" w:eastAsia="ＭＳ 明朝" w:hAnsi="ＭＳ 明朝"/>
                  </w:rPr>
                </w:rPrChange>
              </w:rPr>
            </w:pPr>
            <w:moveFrom w:id="6224" w:author="Masato YOSHIKAWA" w:date="2026-01-20T12:21:00Z" w16du:dateUtc="2026-01-20T03:21:00Z">
              <w:r w:rsidRPr="00B83013" w:rsidDel="005B6842">
                <w:rPr>
                  <w:rFonts w:ascii="Times New Roman" w:eastAsia="ＭＳ 明朝" w:hAnsi="Times New Roman" w:cs="Times New Roman"/>
                  <w:rPrChange w:id="6225" w:author="Masato YOSHIKAWA" w:date="2026-01-20T12:25:00Z" w16du:dateUtc="2026-01-20T03:25:00Z">
                    <w:rPr>
                      <w:rFonts w:ascii="ＭＳ 明朝" w:eastAsia="ＭＳ 明朝" w:hAnsi="ＭＳ 明朝"/>
                    </w:rPr>
                  </w:rPrChange>
                </w:rPr>
                <w:t>Literal translation</w:t>
              </w:r>
            </w:moveFrom>
          </w:p>
        </w:tc>
        <w:tc>
          <w:tcPr>
            <w:tcW w:w="831" w:type="pct"/>
            <w:tcPrChange w:id="6226" w:author="Masato YOSHIKAWA" w:date="2026-01-20T12:20:00Z" w16du:dateUtc="2026-01-20T03:20:00Z">
              <w:tcPr>
                <w:tcW w:w="831" w:type="pct"/>
              </w:tcPr>
            </w:tcPrChange>
          </w:tcPr>
          <w:p w14:paraId="5004432D" w14:textId="0182836B" w:rsidR="002E4570" w:rsidRPr="00B83013" w:rsidDel="005B6842" w:rsidRDefault="002E4570" w:rsidP="00A018DB">
            <w:pPr>
              <w:pStyle w:val="af8"/>
              <w:rPr>
                <w:moveFrom w:id="6227" w:author="Masato YOSHIKAWA" w:date="2026-01-20T12:21:00Z" w16du:dateUtc="2026-01-20T03:21:00Z"/>
                <w:rFonts w:ascii="Times New Roman" w:eastAsia="ＭＳ 明朝" w:hAnsi="Times New Roman" w:cs="Times New Roman"/>
                <w:rPrChange w:id="6228" w:author="Masato YOSHIKAWA" w:date="2026-01-20T12:25:00Z" w16du:dateUtc="2026-01-20T03:25:00Z">
                  <w:rPr>
                    <w:moveFrom w:id="6229" w:author="Masato YOSHIKAWA" w:date="2026-01-20T12:21:00Z" w16du:dateUtc="2026-01-20T03:21:00Z"/>
                    <w:rFonts w:ascii="ＭＳ 明朝" w:eastAsia="ＭＳ 明朝" w:hAnsi="ＭＳ 明朝"/>
                  </w:rPr>
                </w:rPrChange>
              </w:rPr>
            </w:pPr>
            <w:moveFrom w:id="6230" w:author="Masato YOSHIKAWA" w:date="2026-01-20T12:21:00Z" w16du:dateUtc="2026-01-20T03:21:00Z">
              <w:r w:rsidRPr="00B83013" w:rsidDel="005B6842">
                <w:rPr>
                  <w:rFonts w:ascii="Times New Roman" w:eastAsia="ＭＳ 明朝" w:hAnsi="Times New Roman" w:cs="Times New Roman"/>
                  <w:rPrChange w:id="6231" w:author="Masato YOSHIKAWA" w:date="2026-01-20T12:25:00Z" w16du:dateUtc="2026-01-20T03:25:00Z">
                    <w:rPr>
                      <w:rFonts w:ascii="ＭＳ 明朝" w:eastAsia="ＭＳ 明朝" w:hAnsi="ＭＳ 明朝"/>
                    </w:rPr>
                  </w:rPrChange>
                </w:rPr>
                <w:t>Minimization</w:t>
              </w:r>
            </w:moveFrom>
          </w:p>
        </w:tc>
      </w:tr>
      <w:tr w:rsidR="002E4570" w:rsidRPr="00B83013" w:rsidDel="005B6842" w14:paraId="4973549E" w14:textId="1B6E355F" w:rsidTr="005B6842">
        <w:tc>
          <w:tcPr>
            <w:tcW w:w="583" w:type="pct"/>
            <w:tcPrChange w:id="6232" w:author="Masato YOSHIKAWA" w:date="2026-01-20T12:20:00Z" w16du:dateUtc="2026-01-20T03:20:00Z">
              <w:tcPr>
                <w:tcW w:w="582" w:type="pct"/>
              </w:tcPr>
            </w:tcPrChange>
          </w:tcPr>
          <w:p w14:paraId="4DD72A06" w14:textId="4DA52DF2" w:rsidR="002E4570" w:rsidRPr="00B83013" w:rsidDel="005B6842" w:rsidRDefault="002E4570" w:rsidP="00A018DB">
            <w:pPr>
              <w:pStyle w:val="af8"/>
              <w:rPr>
                <w:moveFrom w:id="6233" w:author="Masato YOSHIKAWA" w:date="2026-01-20T12:21:00Z" w16du:dateUtc="2026-01-20T03:21:00Z"/>
                <w:rFonts w:ascii="Times New Roman" w:eastAsia="ＭＳ 明朝" w:hAnsi="Times New Roman" w:cs="Times New Roman"/>
                <w:rPrChange w:id="6234" w:author="Masato YOSHIKAWA" w:date="2026-01-20T12:25:00Z" w16du:dateUtc="2026-01-20T03:25:00Z">
                  <w:rPr>
                    <w:moveFrom w:id="6235" w:author="Masato YOSHIKAWA" w:date="2026-01-20T12:21:00Z" w16du:dateUtc="2026-01-20T03:21:00Z"/>
                    <w:rFonts w:ascii="ＭＳ 明朝" w:eastAsia="ＭＳ 明朝" w:hAnsi="ＭＳ 明朝"/>
                  </w:rPr>
                </w:rPrChange>
              </w:rPr>
            </w:pPr>
            <w:moveFrom w:id="6236" w:author="Masato YOSHIKAWA" w:date="2026-01-20T12:21:00Z" w16du:dateUtc="2026-01-20T03:21:00Z">
              <w:r w:rsidRPr="00B83013" w:rsidDel="005B6842">
                <w:rPr>
                  <w:rFonts w:ascii="Times New Roman" w:eastAsia="ＭＳ 明朝" w:hAnsi="Times New Roman" w:cs="Times New Roman" w:hint="eastAsia"/>
                  <w:rPrChange w:id="6237" w:author="Masato YOSHIKAWA" w:date="2026-01-20T12:25:00Z" w16du:dateUtc="2026-01-20T03:25:00Z">
                    <w:rPr>
                      <w:rFonts w:ascii="ＭＳ 明朝" w:eastAsia="ＭＳ 明朝" w:hAnsi="ＭＳ 明朝" w:hint="eastAsia"/>
                    </w:rPr>
                  </w:rPrChange>
                </w:rPr>
                <w:t>水注</w:t>
              </w:r>
            </w:moveFrom>
          </w:p>
        </w:tc>
        <w:tc>
          <w:tcPr>
            <w:tcW w:w="583" w:type="pct"/>
            <w:tcPrChange w:id="6238" w:author="Masato YOSHIKAWA" w:date="2026-01-20T12:20:00Z" w16du:dateUtc="2026-01-20T03:20:00Z">
              <w:tcPr>
                <w:tcW w:w="583" w:type="pct"/>
              </w:tcPr>
            </w:tcPrChange>
          </w:tcPr>
          <w:p w14:paraId="52741666" w14:textId="4131A31F" w:rsidR="002E4570" w:rsidRPr="00B83013" w:rsidDel="005B6842" w:rsidRDefault="002E4570" w:rsidP="00A018DB">
            <w:pPr>
              <w:pStyle w:val="af8"/>
              <w:rPr>
                <w:moveFrom w:id="6239" w:author="Masato YOSHIKAWA" w:date="2026-01-20T12:21:00Z" w16du:dateUtc="2026-01-20T03:21:00Z"/>
                <w:rFonts w:ascii="Times New Roman" w:eastAsia="ＭＳ 明朝" w:hAnsi="Times New Roman" w:cs="Times New Roman"/>
                <w:rPrChange w:id="6240" w:author="Masato YOSHIKAWA" w:date="2026-01-20T12:25:00Z" w16du:dateUtc="2026-01-20T03:25:00Z">
                  <w:rPr>
                    <w:moveFrom w:id="6241" w:author="Masato YOSHIKAWA" w:date="2026-01-20T12:21:00Z" w16du:dateUtc="2026-01-20T03:21:00Z"/>
                    <w:rFonts w:ascii="ＭＳ 明朝" w:eastAsia="ＭＳ 明朝" w:hAnsi="ＭＳ 明朝"/>
                  </w:rPr>
                </w:rPrChange>
              </w:rPr>
            </w:pPr>
            <w:moveFrom w:id="6242" w:author="Masato YOSHIKAWA" w:date="2026-01-20T12:21:00Z" w16du:dateUtc="2026-01-20T03:21:00Z">
              <w:r w:rsidRPr="00B83013" w:rsidDel="005B6842">
                <w:rPr>
                  <w:rFonts w:ascii="Times New Roman" w:eastAsia="ＭＳ 明朝" w:hAnsi="Times New Roman" w:cs="Times New Roman"/>
                  <w:rPrChange w:id="6243" w:author="Masato YOSHIKAWA" w:date="2026-01-20T12:25:00Z" w16du:dateUtc="2026-01-20T03:25:00Z">
                    <w:rPr>
                      <w:rFonts w:ascii="ＭＳ 明朝" w:eastAsia="ＭＳ 明朝" w:hAnsi="ＭＳ 明朝"/>
                    </w:rPr>
                  </w:rPrChange>
                </w:rPr>
                <w:t>なし</w:t>
              </w:r>
            </w:moveFrom>
          </w:p>
        </w:tc>
        <w:tc>
          <w:tcPr>
            <w:tcW w:w="629" w:type="pct"/>
            <w:tcPrChange w:id="6244" w:author="Masato YOSHIKAWA" w:date="2026-01-20T12:20:00Z" w16du:dateUtc="2026-01-20T03:20:00Z">
              <w:tcPr>
                <w:tcW w:w="629" w:type="pct"/>
              </w:tcPr>
            </w:tcPrChange>
          </w:tcPr>
          <w:p w14:paraId="4A8C2850" w14:textId="79DB2908" w:rsidR="002E4570" w:rsidRPr="00B83013" w:rsidDel="005B6842" w:rsidRDefault="002E4570" w:rsidP="00A018DB">
            <w:pPr>
              <w:pStyle w:val="af8"/>
              <w:rPr>
                <w:moveFrom w:id="6245" w:author="Masato YOSHIKAWA" w:date="2026-01-20T12:21:00Z" w16du:dateUtc="2026-01-20T03:21:00Z"/>
                <w:rFonts w:ascii="Times New Roman" w:eastAsia="ＭＳ 明朝" w:hAnsi="Times New Roman" w:cs="Times New Roman"/>
                <w:rPrChange w:id="6246" w:author="Masato YOSHIKAWA" w:date="2026-01-20T12:25:00Z" w16du:dateUtc="2026-01-20T03:25:00Z">
                  <w:rPr>
                    <w:moveFrom w:id="6247" w:author="Masato YOSHIKAWA" w:date="2026-01-20T12:21:00Z" w16du:dateUtc="2026-01-20T03:21:00Z"/>
                    <w:rFonts w:ascii="ＭＳ 明朝" w:eastAsia="ＭＳ 明朝" w:hAnsi="ＭＳ 明朝"/>
                  </w:rPr>
                </w:rPrChange>
              </w:rPr>
            </w:pPr>
            <w:moveFrom w:id="6248" w:author="Masato YOSHIKAWA" w:date="2026-01-20T12:21:00Z" w16du:dateUtc="2026-01-20T03:21:00Z">
              <w:r w:rsidRPr="00B83013" w:rsidDel="005B6842">
                <w:rPr>
                  <w:rFonts w:ascii="Times New Roman" w:eastAsia="ＭＳ 明朝" w:hAnsi="Times New Roman" w:cs="Times New Roman"/>
                  <w:rPrChange w:id="6249" w:author="Masato YOSHIKAWA" w:date="2026-01-20T12:25:00Z" w16du:dateUtc="2026-01-20T03:25:00Z">
                    <w:rPr>
                      <w:rFonts w:ascii="ＭＳ 明朝" w:eastAsia="ＭＳ 明朝" w:hAnsi="ＭＳ 明朝"/>
                    </w:rPr>
                  </w:rPrChange>
                </w:rPr>
                <w:t>jug</w:t>
              </w:r>
            </w:moveFrom>
          </w:p>
        </w:tc>
        <w:tc>
          <w:tcPr>
            <w:tcW w:w="779" w:type="pct"/>
            <w:tcPrChange w:id="6250" w:author="Masato YOSHIKAWA" w:date="2026-01-20T12:20:00Z" w16du:dateUtc="2026-01-20T03:20:00Z">
              <w:tcPr>
                <w:tcW w:w="779" w:type="pct"/>
              </w:tcPr>
            </w:tcPrChange>
          </w:tcPr>
          <w:p w14:paraId="7DF3560E" w14:textId="1971DAF6" w:rsidR="002E4570" w:rsidRPr="00B83013" w:rsidDel="005B6842" w:rsidRDefault="002E4570" w:rsidP="00A018DB">
            <w:pPr>
              <w:pStyle w:val="af8"/>
              <w:rPr>
                <w:moveFrom w:id="6251" w:author="Masato YOSHIKAWA" w:date="2026-01-20T12:21:00Z" w16du:dateUtc="2026-01-20T03:21:00Z"/>
                <w:rFonts w:ascii="Times New Roman" w:eastAsia="ＭＳ 明朝" w:hAnsi="Times New Roman" w:cs="Times New Roman"/>
                <w:rPrChange w:id="6252" w:author="Masato YOSHIKAWA" w:date="2026-01-20T12:25:00Z" w16du:dateUtc="2026-01-20T03:25:00Z">
                  <w:rPr>
                    <w:moveFrom w:id="6253" w:author="Masato YOSHIKAWA" w:date="2026-01-20T12:21:00Z" w16du:dateUtc="2026-01-20T03:21:00Z"/>
                    <w:rFonts w:ascii="ＭＳ 明朝" w:eastAsia="ＭＳ 明朝" w:hAnsi="ＭＳ 明朝"/>
                  </w:rPr>
                </w:rPrChange>
              </w:rPr>
            </w:pPr>
            <w:moveFrom w:id="6254" w:author="Masato YOSHIKAWA" w:date="2026-01-20T12:21:00Z" w16du:dateUtc="2026-01-20T03:21:00Z">
              <w:r w:rsidRPr="00B83013" w:rsidDel="005B6842">
                <w:rPr>
                  <w:rFonts w:ascii="Times New Roman" w:eastAsia="ＭＳ 明朝" w:hAnsi="Times New Roman" w:cs="Times New Roman"/>
                  <w:rPrChange w:id="6255" w:author="Masato YOSHIKAWA" w:date="2026-01-20T12:25:00Z" w16du:dateUtc="2026-01-20T03:25:00Z">
                    <w:rPr>
                      <w:rFonts w:ascii="ＭＳ 明朝" w:eastAsia="ＭＳ 明朝" w:hAnsi="ＭＳ 明朝"/>
                    </w:rPr>
                  </w:rPrChange>
                </w:rPr>
                <w:t>Reduction</w:t>
              </w:r>
            </w:moveFrom>
          </w:p>
        </w:tc>
        <w:tc>
          <w:tcPr>
            <w:tcW w:w="744" w:type="pct"/>
            <w:tcPrChange w:id="6256" w:author="Masato YOSHIKAWA" w:date="2026-01-20T12:20:00Z" w16du:dateUtc="2026-01-20T03:20:00Z">
              <w:tcPr>
                <w:tcW w:w="744" w:type="pct"/>
              </w:tcPr>
            </w:tcPrChange>
          </w:tcPr>
          <w:p w14:paraId="7B3964D9" w14:textId="059CCD61" w:rsidR="002E4570" w:rsidRPr="00B83013" w:rsidDel="005B6842" w:rsidRDefault="002E4570" w:rsidP="00A018DB">
            <w:pPr>
              <w:pStyle w:val="af8"/>
              <w:rPr>
                <w:moveFrom w:id="6257" w:author="Masato YOSHIKAWA" w:date="2026-01-20T12:21:00Z" w16du:dateUtc="2026-01-20T03:21:00Z"/>
                <w:rFonts w:ascii="Times New Roman" w:eastAsia="ＭＳ 明朝" w:hAnsi="Times New Roman" w:cs="Times New Roman"/>
                <w:rPrChange w:id="6258" w:author="Masato YOSHIKAWA" w:date="2026-01-20T12:25:00Z" w16du:dateUtc="2026-01-20T03:25:00Z">
                  <w:rPr>
                    <w:moveFrom w:id="6259" w:author="Masato YOSHIKAWA" w:date="2026-01-20T12:21:00Z" w16du:dateUtc="2026-01-20T03:21:00Z"/>
                    <w:rFonts w:ascii="ＭＳ 明朝" w:eastAsia="ＭＳ 明朝" w:hAnsi="ＭＳ 明朝"/>
                  </w:rPr>
                </w:rPrChange>
              </w:rPr>
            </w:pPr>
            <w:moveFrom w:id="6260" w:author="Masato YOSHIKAWA" w:date="2026-01-20T12:21:00Z" w16du:dateUtc="2026-01-20T03:21:00Z">
              <w:r w:rsidRPr="00B83013" w:rsidDel="005B6842">
                <w:rPr>
                  <w:rFonts w:ascii="Times New Roman" w:eastAsia="ＭＳ 明朝" w:hAnsi="Times New Roman" w:cs="Times New Roman"/>
                  <w:rPrChange w:id="6261" w:author="Masato YOSHIKAWA" w:date="2026-01-20T12:25:00Z" w16du:dateUtc="2026-01-20T03:25:00Z">
                    <w:rPr>
                      <w:rFonts w:ascii="ＭＳ 明朝" w:eastAsia="ＭＳ 明朝" w:hAnsi="ＭＳ 明朝"/>
                    </w:rPr>
                  </w:rPrChange>
                </w:rPr>
                <w:t>Denial</w:t>
              </w:r>
            </w:moveFrom>
          </w:p>
        </w:tc>
        <w:tc>
          <w:tcPr>
            <w:tcW w:w="851" w:type="pct"/>
            <w:tcPrChange w:id="6262" w:author="Masato YOSHIKAWA" w:date="2026-01-20T12:20:00Z" w16du:dateUtc="2026-01-20T03:20:00Z">
              <w:tcPr>
                <w:tcW w:w="851" w:type="pct"/>
              </w:tcPr>
            </w:tcPrChange>
          </w:tcPr>
          <w:p w14:paraId="63DECC25" w14:textId="1B8AF4C1" w:rsidR="002E4570" w:rsidRPr="00B83013" w:rsidDel="005B6842" w:rsidRDefault="002E4570" w:rsidP="00A018DB">
            <w:pPr>
              <w:pStyle w:val="af8"/>
              <w:rPr>
                <w:moveFrom w:id="6263" w:author="Masato YOSHIKAWA" w:date="2026-01-20T12:21:00Z" w16du:dateUtc="2026-01-20T03:21:00Z"/>
                <w:rFonts w:ascii="Times New Roman" w:eastAsia="ＭＳ 明朝" w:hAnsi="Times New Roman" w:cs="Times New Roman"/>
                <w:rPrChange w:id="6264" w:author="Masato YOSHIKAWA" w:date="2026-01-20T12:25:00Z" w16du:dateUtc="2026-01-20T03:25:00Z">
                  <w:rPr>
                    <w:moveFrom w:id="6265" w:author="Masato YOSHIKAWA" w:date="2026-01-20T12:21:00Z" w16du:dateUtc="2026-01-20T03:21:00Z"/>
                    <w:rFonts w:ascii="ＭＳ 明朝" w:eastAsia="ＭＳ 明朝" w:hAnsi="ＭＳ 明朝"/>
                  </w:rPr>
                </w:rPrChange>
              </w:rPr>
            </w:pPr>
            <w:moveFrom w:id="6266" w:author="Masato YOSHIKAWA" w:date="2026-01-20T12:21:00Z" w16du:dateUtc="2026-01-20T03:21:00Z">
              <w:r w:rsidRPr="00B83013" w:rsidDel="005B6842">
                <w:rPr>
                  <w:rFonts w:ascii="Times New Roman" w:eastAsia="ＭＳ 明朝" w:hAnsi="Times New Roman" w:cs="Times New Roman"/>
                  <w:rPrChange w:id="6267" w:author="Masato YOSHIKAWA" w:date="2026-01-20T12:25:00Z" w16du:dateUtc="2026-01-20T03:25:00Z">
                    <w:rPr>
                      <w:rFonts w:ascii="ＭＳ 明朝" w:eastAsia="ＭＳ 明朝" w:hAnsi="ＭＳ 明朝"/>
                    </w:rPr>
                  </w:rPrChange>
                </w:rPr>
                <w:t>Generalization</w:t>
              </w:r>
            </w:moveFrom>
          </w:p>
        </w:tc>
        <w:tc>
          <w:tcPr>
            <w:tcW w:w="831" w:type="pct"/>
            <w:tcPrChange w:id="6268" w:author="Masato YOSHIKAWA" w:date="2026-01-20T12:20:00Z" w16du:dateUtc="2026-01-20T03:20:00Z">
              <w:tcPr>
                <w:tcW w:w="831" w:type="pct"/>
              </w:tcPr>
            </w:tcPrChange>
          </w:tcPr>
          <w:p w14:paraId="754A9642" w14:textId="68B24E2E" w:rsidR="002E4570" w:rsidRPr="00B83013" w:rsidDel="005B6842" w:rsidRDefault="002E4570" w:rsidP="00A018DB">
            <w:pPr>
              <w:pStyle w:val="af8"/>
              <w:rPr>
                <w:moveFrom w:id="6269" w:author="Masato YOSHIKAWA" w:date="2026-01-20T12:21:00Z" w16du:dateUtc="2026-01-20T03:21:00Z"/>
                <w:rFonts w:ascii="Times New Roman" w:eastAsia="ＭＳ 明朝" w:hAnsi="Times New Roman" w:cs="Times New Roman"/>
                <w:rPrChange w:id="6270" w:author="Masato YOSHIKAWA" w:date="2026-01-20T12:25:00Z" w16du:dateUtc="2026-01-20T03:25:00Z">
                  <w:rPr>
                    <w:moveFrom w:id="6271" w:author="Masato YOSHIKAWA" w:date="2026-01-20T12:21:00Z" w16du:dateUtc="2026-01-20T03:21:00Z"/>
                    <w:rFonts w:ascii="ＭＳ 明朝" w:eastAsia="ＭＳ 明朝" w:hAnsi="ＭＳ 明朝"/>
                  </w:rPr>
                </w:rPrChange>
              </w:rPr>
            </w:pPr>
            <w:moveFrom w:id="6272" w:author="Masato YOSHIKAWA" w:date="2026-01-20T12:21:00Z" w16du:dateUtc="2026-01-20T03:21:00Z">
              <w:r w:rsidRPr="00B83013" w:rsidDel="005B6842">
                <w:rPr>
                  <w:rFonts w:ascii="Times New Roman" w:eastAsia="ＭＳ 明朝" w:hAnsi="Times New Roman" w:cs="Times New Roman"/>
                  <w:rPrChange w:id="6273" w:author="Masato YOSHIKAWA" w:date="2026-01-20T12:25:00Z" w16du:dateUtc="2026-01-20T03:25:00Z">
                    <w:rPr>
                      <w:rFonts w:ascii="ＭＳ 明朝" w:eastAsia="ＭＳ 明朝" w:hAnsi="ＭＳ 明朝"/>
                    </w:rPr>
                  </w:rPrChange>
                </w:rPr>
                <w:t>Minimization</w:t>
              </w:r>
            </w:moveFrom>
          </w:p>
        </w:tc>
      </w:tr>
      <w:tr w:rsidR="002E4570" w:rsidRPr="00B83013" w:rsidDel="005B6842" w14:paraId="0AE133CC" w14:textId="08EFEA77" w:rsidTr="005B6842">
        <w:tc>
          <w:tcPr>
            <w:tcW w:w="583" w:type="pct"/>
            <w:tcPrChange w:id="6274" w:author="Masato YOSHIKAWA" w:date="2026-01-20T12:20:00Z" w16du:dateUtc="2026-01-20T03:20:00Z">
              <w:tcPr>
                <w:tcW w:w="582" w:type="pct"/>
              </w:tcPr>
            </w:tcPrChange>
          </w:tcPr>
          <w:p w14:paraId="688207F0" w14:textId="671AF4B0" w:rsidR="002E4570" w:rsidRPr="00B83013" w:rsidDel="005B6842" w:rsidRDefault="002E4570" w:rsidP="00A018DB">
            <w:pPr>
              <w:pStyle w:val="af8"/>
              <w:rPr>
                <w:moveFrom w:id="6275" w:author="Masato YOSHIKAWA" w:date="2026-01-20T12:21:00Z" w16du:dateUtc="2026-01-20T03:21:00Z"/>
                <w:rFonts w:ascii="Times New Roman" w:eastAsia="ＭＳ 明朝" w:hAnsi="Times New Roman" w:cs="Times New Roman"/>
                <w:rPrChange w:id="6276" w:author="Masato YOSHIKAWA" w:date="2026-01-20T12:25:00Z" w16du:dateUtc="2026-01-20T03:25:00Z">
                  <w:rPr>
                    <w:moveFrom w:id="6277" w:author="Masato YOSHIKAWA" w:date="2026-01-20T12:21:00Z" w16du:dateUtc="2026-01-20T03:21:00Z"/>
                    <w:rFonts w:ascii="ＭＳ 明朝" w:eastAsia="ＭＳ 明朝" w:hAnsi="ＭＳ 明朝"/>
                  </w:rPr>
                </w:rPrChange>
              </w:rPr>
            </w:pPr>
            <w:moveFrom w:id="6278" w:author="Masato YOSHIKAWA" w:date="2026-01-20T12:21:00Z" w16du:dateUtc="2026-01-20T03:21:00Z">
              <w:r w:rsidRPr="00B83013" w:rsidDel="005B6842">
                <w:rPr>
                  <w:rFonts w:ascii="Times New Roman" w:eastAsia="ＭＳ 明朝" w:hAnsi="Times New Roman" w:cs="Times New Roman" w:hint="eastAsia"/>
                  <w:rPrChange w:id="6279" w:author="Masato YOSHIKAWA" w:date="2026-01-20T12:25:00Z" w16du:dateUtc="2026-01-20T03:25:00Z">
                    <w:rPr>
                      <w:rFonts w:ascii="ＭＳ 明朝" w:eastAsia="ＭＳ 明朝" w:hAnsi="ＭＳ 明朝" w:hint="eastAsia"/>
                    </w:rPr>
                  </w:rPrChange>
                </w:rPr>
                <w:t>鉄瓶</w:t>
              </w:r>
            </w:moveFrom>
          </w:p>
        </w:tc>
        <w:tc>
          <w:tcPr>
            <w:tcW w:w="583" w:type="pct"/>
            <w:tcPrChange w:id="6280" w:author="Masato YOSHIKAWA" w:date="2026-01-20T12:20:00Z" w16du:dateUtc="2026-01-20T03:20:00Z">
              <w:tcPr>
                <w:tcW w:w="583" w:type="pct"/>
              </w:tcPr>
            </w:tcPrChange>
          </w:tcPr>
          <w:p w14:paraId="5F777A85" w14:textId="36CB2C4E" w:rsidR="002E4570" w:rsidRPr="00B83013" w:rsidDel="005B6842" w:rsidRDefault="002E4570" w:rsidP="00A018DB">
            <w:pPr>
              <w:pStyle w:val="af8"/>
              <w:rPr>
                <w:moveFrom w:id="6281" w:author="Masato YOSHIKAWA" w:date="2026-01-20T12:21:00Z" w16du:dateUtc="2026-01-20T03:21:00Z"/>
                <w:rFonts w:ascii="Times New Roman" w:eastAsia="ＭＳ 明朝" w:hAnsi="Times New Roman" w:cs="Times New Roman"/>
                <w:rPrChange w:id="6282" w:author="Masato YOSHIKAWA" w:date="2026-01-20T12:25:00Z" w16du:dateUtc="2026-01-20T03:25:00Z">
                  <w:rPr>
                    <w:moveFrom w:id="6283" w:author="Masato YOSHIKAWA" w:date="2026-01-20T12:21:00Z" w16du:dateUtc="2026-01-20T03:21:00Z"/>
                    <w:rFonts w:ascii="ＭＳ 明朝" w:eastAsia="ＭＳ 明朝" w:hAnsi="ＭＳ 明朝"/>
                  </w:rPr>
                </w:rPrChange>
              </w:rPr>
            </w:pPr>
            <w:moveFrom w:id="6284" w:author="Masato YOSHIKAWA" w:date="2026-01-20T12:21:00Z" w16du:dateUtc="2026-01-20T03:21:00Z">
              <w:r w:rsidRPr="00B83013" w:rsidDel="005B6842">
                <w:rPr>
                  <w:rFonts w:ascii="Times New Roman" w:eastAsia="ＭＳ 明朝" w:hAnsi="Times New Roman" w:cs="Times New Roman"/>
                  <w:rPrChange w:id="6285" w:author="Masato YOSHIKAWA" w:date="2026-01-20T12:25:00Z" w16du:dateUtc="2026-01-20T03:25:00Z">
                    <w:rPr>
                      <w:rFonts w:ascii="ＭＳ 明朝" w:eastAsia="ＭＳ 明朝" w:hAnsi="ＭＳ 明朝"/>
                    </w:rPr>
                  </w:rPrChange>
                </w:rPr>
                <w:t>iron kettle</w:t>
              </w:r>
            </w:moveFrom>
          </w:p>
        </w:tc>
        <w:tc>
          <w:tcPr>
            <w:tcW w:w="629" w:type="pct"/>
            <w:tcPrChange w:id="6286" w:author="Masato YOSHIKAWA" w:date="2026-01-20T12:20:00Z" w16du:dateUtc="2026-01-20T03:20:00Z">
              <w:tcPr>
                <w:tcW w:w="629" w:type="pct"/>
              </w:tcPr>
            </w:tcPrChange>
          </w:tcPr>
          <w:p w14:paraId="05A43595" w14:textId="6C53ADDE" w:rsidR="002E4570" w:rsidRPr="00B83013" w:rsidDel="005B6842" w:rsidRDefault="002E4570" w:rsidP="00A018DB">
            <w:pPr>
              <w:pStyle w:val="af8"/>
              <w:rPr>
                <w:moveFrom w:id="6287" w:author="Masato YOSHIKAWA" w:date="2026-01-20T12:21:00Z" w16du:dateUtc="2026-01-20T03:21:00Z"/>
                <w:rFonts w:ascii="Times New Roman" w:eastAsia="ＭＳ 明朝" w:hAnsi="Times New Roman" w:cs="Times New Roman"/>
                <w:rPrChange w:id="6288" w:author="Masato YOSHIKAWA" w:date="2026-01-20T12:25:00Z" w16du:dateUtc="2026-01-20T03:25:00Z">
                  <w:rPr>
                    <w:moveFrom w:id="6289" w:author="Masato YOSHIKAWA" w:date="2026-01-20T12:21:00Z" w16du:dateUtc="2026-01-20T03:21:00Z"/>
                    <w:rFonts w:ascii="ＭＳ 明朝" w:eastAsia="ＭＳ 明朝" w:hAnsi="ＭＳ 明朝"/>
                  </w:rPr>
                </w:rPrChange>
              </w:rPr>
            </w:pPr>
            <w:moveFrom w:id="6290" w:author="Masato YOSHIKAWA" w:date="2026-01-20T12:21:00Z" w16du:dateUtc="2026-01-20T03:21:00Z">
              <w:r w:rsidRPr="00B83013" w:rsidDel="005B6842">
                <w:rPr>
                  <w:rFonts w:ascii="Times New Roman" w:eastAsia="ＭＳ 明朝" w:hAnsi="Times New Roman" w:cs="Times New Roman"/>
                  <w:rPrChange w:id="6291" w:author="Masato YOSHIKAWA" w:date="2026-01-20T12:25:00Z" w16du:dateUtc="2026-01-20T03:25:00Z">
                    <w:rPr>
                      <w:rFonts w:ascii="ＭＳ 明朝" w:eastAsia="ＭＳ 明朝" w:hAnsi="ＭＳ 明朝"/>
                    </w:rPr>
                  </w:rPrChange>
                </w:rPr>
                <w:t>iron kettle</w:t>
              </w:r>
            </w:moveFrom>
          </w:p>
        </w:tc>
        <w:tc>
          <w:tcPr>
            <w:tcW w:w="779" w:type="pct"/>
            <w:tcPrChange w:id="6292" w:author="Masato YOSHIKAWA" w:date="2026-01-20T12:20:00Z" w16du:dateUtc="2026-01-20T03:20:00Z">
              <w:tcPr>
                <w:tcW w:w="779" w:type="pct"/>
              </w:tcPr>
            </w:tcPrChange>
          </w:tcPr>
          <w:p w14:paraId="07A852E0" w14:textId="3EF91788" w:rsidR="002E4570" w:rsidRPr="00B83013" w:rsidDel="005B6842" w:rsidRDefault="002E4570" w:rsidP="00A018DB">
            <w:pPr>
              <w:pStyle w:val="af8"/>
              <w:rPr>
                <w:moveFrom w:id="6293" w:author="Masato YOSHIKAWA" w:date="2026-01-20T12:21:00Z" w16du:dateUtc="2026-01-20T03:21:00Z"/>
                <w:rFonts w:ascii="Times New Roman" w:eastAsia="ＭＳ 明朝" w:hAnsi="Times New Roman" w:cs="Times New Roman"/>
                <w:rPrChange w:id="6294" w:author="Masato YOSHIKAWA" w:date="2026-01-20T12:25:00Z" w16du:dateUtc="2026-01-20T03:25:00Z">
                  <w:rPr>
                    <w:moveFrom w:id="6295" w:author="Masato YOSHIKAWA" w:date="2026-01-20T12:21:00Z" w16du:dateUtc="2026-01-20T03:21:00Z"/>
                    <w:rFonts w:ascii="ＭＳ 明朝" w:eastAsia="ＭＳ 明朝" w:hAnsi="ＭＳ 明朝"/>
                  </w:rPr>
                </w:rPrChange>
              </w:rPr>
            </w:pPr>
            <w:moveFrom w:id="6296" w:author="Masato YOSHIKAWA" w:date="2026-01-20T12:21:00Z" w16du:dateUtc="2026-01-20T03:21:00Z">
              <w:r w:rsidRPr="00B83013" w:rsidDel="005B6842">
                <w:rPr>
                  <w:rFonts w:ascii="Times New Roman" w:eastAsia="ＭＳ 明朝" w:hAnsi="Times New Roman" w:cs="Times New Roman"/>
                  <w:rPrChange w:id="6297" w:author="Masato YOSHIKAWA" w:date="2026-01-20T12:25:00Z" w16du:dateUtc="2026-01-20T03:25:00Z">
                    <w:rPr>
                      <w:rFonts w:ascii="ＭＳ 明朝" w:eastAsia="ＭＳ 明朝" w:hAnsi="ＭＳ 明朝"/>
                    </w:rPr>
                  </w:rPrChange>
                </w:rPr>
                <w:t>Established equivalent</w:t>
              </w:r>
            </w:moveFrom>
          </w:p>
        </w:tc>
        <w:tc>
          <w:tcPr>
            <w:tcW w:w="744" w:type="pct"/>
            <w:tcPrChange w:id="6298" w:author="Masato YOSHIKAWA" w:date="2026-01-20T12:20:00Z" w16du:dateUtc="2026-01-20T03:20:00Z">
              <w:tcPr>
                <w:tcW w:w="744" w:type="pct"/>
              </w:tcPr>
            </w:tcPrChange>
          </w:tcPr>
          <w:p w14:paraId="5F800243" w14:textId="6433EF2C" w:rsidR="002E4570" w:rsidRPr="00B83013" w:rsidDel="005B6842" w:rsidRDefault="002E4570" w:rsidP="00A018DB">
            <w:pPr>
              <w:pStyle w:val="af8"/>
              <w:rPr>
                <w:moveFrom w:id="6299" w:author="Masato YOSHIKAWA" w:date="2026-01-20T12:21:00Z" w16du:dateUtc="2026-01-20T03:21:00Z"/>
                <w:rFonts w:ascii="Times New Roman" w:eastAsia="ＭＳ 明朝" w:hAnsi="Times New Roman" w:cs="Times New Roman"/>
                <w:rPrChange w:id="6300" w:author="Masato YOSHIKAWA" w:date="2026-01-20T12:25:00Z" w16du:dateUtc="2026-01-20T03:25:00Z">
                  <w:rPr>
                    <w:moveFrom w:id="6301" w:author="Masato YOSHIKAWA" w:date="2026-01-20T12:21:00Z" w16du:dateUtc="2026-01-20T03:21:00Z"/>
                    <w:rFonts w:ascii="ＭＳ 明朝" w:eastAsia="ＭＳ 明朝" w:hAnsi="ＭＳ 明朝"/>
                  </w:rPr>
                </w:rPrChange>
              </w:rPr>
            </w:pPr>
            <w:moveFrom w:id="6302" w:author="Masato YOSHIKAWA" w:date="2026-01-20T12:21:00Z" w16du:dateUtc="2026-01-20T03:21:00Z">
              <w:r w:rsidRPr="00B83013" w:rsidDel="005B6842">
                <w:rPr>
                  <w:rFonts w:ascii="Times New Roman" w:eastAsia="ＭＳ 明朝" w:hAnsi="Times New Roman" w:cs="Times New Roman"/>
                  <w:rPrChange w:id="6303" w:author="Masato YOSHIKAWA" w:date="2026-01-20T12:25:00Z" w16du:dateUtc="2026-01-20T03:25:00Z">
                    <w:rPr>
                      <w:rFonts w:ascii="ＭＳ 明朝" w:eastAsia="ＭＳ 明朝" w:hAnsi="ＭＳ 明朝"/>
                    </w:rPr>
                  </w:rPrChange>
                </w:rPr>
                <w:t>Minimization</w:t>
              </w:r>
            </w:moveFrom>
          </w:p>
        </w:tc>
        <w:tc>
          <w:tcPr>
            <w:tcW w:w="851" w:type="pct"/>
            <w:tcPrChange w:id="6304" w:author="Masato YOSHIKAWA" w:date="2026-01-20T12:20:00Z" w16du:dateUtc="2026-01-20T03:20:00Z">
              <w:tcPr>
                <w:tcW w:w="851" w:type="pct"/>
              </w:tcPr>
            </w:tcPrChange>
          </w:tcPr>
          <w:p w14:paraId="4CE3A898" w14:textId="29F9DBCA" w:rsidR="002E4570" w:rsidRPr="00B83013" w:rsidDel="005B6842" w:rsidRDefault="002E4570" w:rsidP="00A018DB">
            <w:pPr>
              <w:pStyle w:val="af8"/>
              <w:rPr>
                <w:moveFrom w:id="6305" w:author="Masato YOSHIKAWA" w:date="2026-01-20T12:21:00Z" w16du:dateUtc="2026-01-20T03:21:00Z"/>
                <w:rFonts w:ascii="Times New Roman" w:eastAsia="ＭＳ 明朝" w:hAnsi="Times New Roman" w:cs="Times New Roman"/>
                <w:rPrChange w:id="6306" w:author="Masato YOSHIKAWA" w:date="2026-01-20T12:25:00Z" w16du:dateUtc="2026-01-20T03:25:00Z">
                  <w:rPr>
                    <w:moveFrom w:id="6307" w:author="Masato YOSHIKAWA" w:date="2026-01-20T12:21:00Z" w16du:dateUtc="2026-01-20T03:21:00Z"/>
                    <w:rFonts w:ascii="ＭＳ 明朝" w:eastAsia="ＭＳ 明朝" w:hAnsi="ＭＳ 明朝"/>
                  </w:rPr>
                </w:rPrChange>
              </w:rPr>
            </w:pPr>
            <w:moveFrom w:id="6308" w:author="Masato YOSHIKAWA" w:date="2026-01-20T12:21:00Z" w16du:dateUtc="2026-01-20T03:21:00Z">
              <w:r w:rsidRPr="00B83013" w:rsidDel="005B6842">
                <w:rPr>
                  <w:rFonts w:ascii="Times New Roman" w:eastAsia="ＭＳ 明朝" w:hAnsi="Times New Roman" w:cs="Times New Roman"/>
                  <w:rPrChange w:id="6309" w:author="Masato YOSHIKAWA" w:date="2026-01-20T12:25:00Z" w16du:dateUtc="2026-01-20T03:25:00Z">
                    <w:rPr>
                      <w:rFonts w:ascii="ＭＳ 明朝" w:eastAsia="ＭＳ 明朝" w:hAnsi="ＭＳ 明朝"/>
                    </w:rPr>
                  </w:rPrChange>
                </w:rPr>
                <w:t>Established equivalent</w:t>
              </w:r>
            </w:moveFrom>
          </w:p>
        </w:tc>
        <w:tc>
          <w:tcPr>
            <w:tcW w:w="831" w:type="pct"/>
            <w:tcPrChange w:id="6310" w:author="Masato YOSHIKAWA" w:date="2026-01-20T12:20:00Z" w16du:dateUtc="2026-01-20T03:20:00Z">
              <w:tcPr>
                <w:tcW w:w="831" w:type="pct"/>
              </w:tcPr>
            </w:tcPrChange>
          </w:tcPr>
          <w:p w14:paraId="54C7AA68" w14:textId="30A0191B" w:rsidR="002E4570" w:rsidRPr="00B83013" w:rsidDel="005B6842" w:rsidRDefault="002E4570" w:rsidP="00A018DB">
            <w:pPr>
              <w:pStyle w:val="af8"/>
              <w:rPr>
                <w:moveFrom w:id="6311" w:author="Masato YOSHIKAWA" w:date="2026-01-20T12:21:00Z" w16du:dateUtc="2026-01-20T03:21:00Z"/>
                <w:rFonts w:ascii="Times New Roman" w:eastAsia="ＭＳ 明朝" w:hAnsi="Times New Roman" w:cs="Times New Roman"/>
                <w:rPrChange w:id="6312" w:author="Masato YOSHIKAWA" w:date="2026-01-20T12:25:00Z" w16du:dateUtc="2026-01-20T03:25:00Z">
                  <w:rPr>
                    <w:moveFrom w:id="6313" w:author="Masato YOSHIKAWA" w:date="2026-01-20T12:21:00Z" w16du:dateUtc="2026-01-20T03:21:00Z"/>
                    <w:rFonts w:ascii="ＭＳ 明朝" w:eastAsia="ＭＳ 明朝" w:hAnsi="ＭＳ 明朝"/>
                  </w:rPr>
                </w:rPrChange>
              </w:rPr>
            </w:pPr>
            <w:moveFrom w:id="6314" w:author="Masato YOSHIKAWA" w:date="2026-01-20T12:21:00Z" w16du:dateUtc="2026-01-20T03:21:00Z">
              <w:r w:rsidRPr="00B83013" w:rsidDel="005B6842">
                <w:rPr>
                  <w:rFonts w:ascii="Times New Roman" w:eastAsia="ＭＳ 明朝" w:hAnsi="Times New Roman" w:cs="Times New Roman"/>
                  <w:rPrChange w:id="6315" w:author="Masato YOSHIKAWA" w:date="2026-01-20T12:25:00Z" w16du:dateUtc="2026-01-20T03:25:00Z">
                    <w:rPr>
                      <w:rFonts w:ascii="ＭＳ 明朝" w:eastAsia="ＭＳ 明朝" w:hAnsi="ＭＳ 明朝"/>
                    </w:rPr>
                  </w:rPrChange>
                </w:rPr>
                <w:t>Minimization</w:t>
              </w:r>
            </w:moveFrom>
          </w:p>
        </w:tc>
      </w:tr>
      <w:tr w:rsidR="002E4570" w:rsidRPr="00B83013" w:rsidDel="005B6842" w14:paraId="1C22AF5F" w14:textId="1D197AE6" w:rsidTr="005B6842">
        <w:tc>
          <w:tcPr>
            <w:tcW w:w="583" w:type="pct"/>
            <w:tcPrChange w:id="6316" w:author="Masato YOSHIKAWA" w:date="2026-01-20T12:20:00Z" w16du:dateUtc="2026-01-20T03:20:00Z">
              <w:tcPr>
                <w:tcW w:w="582" w:type="pct"/>
              </w:tcPr>
            </w:tcPrChange>
          </w:tcPr>
          <w:p w14:paraId="7C8CCEAE" w14:textId="3ABD8ED4" w:rsidR="002E4570" w:rsidRPr="00B83013" w:rsidDel="005B6842" w:rsidRDefault="002E4570" w:rsidP="00A018DB">
            <w:pPr>
              <w:pStyle w:val="af8"/>
              <w:rPr>
                <w:moveFrom w:id="6317" w:author="Masato YOSHIKAWA" w:date="2026-01-20T12:21:00Z" w16du:dateUtc="2026-01-20T03:21:00Z"/>
                <w:rFonts w:ascii="Times New Roman" w:eastAsia="ＭＳ 明朝" w:hAnsi="Times New Roman" w:cs="Times New Roman"/>
                <w:rPrChange w:id="6318" w:author="Masato YOSHIKAWA" w:date="2026-01-20T12:25:00Z" w16du:dateUtc="2026-01-20T03:25:00Z">
                  <w:rPr>
                    <w:moveFrom w:id="6319" w:author="Masato YOSHIKAWA" w:date="2026-01-20T12:21:00Z" w16du:dateUtc="2026-01-20T03:21:00Z"/>
                    <w:rFonts w:ascii="ＭＳ 明朝" w:eastAsia="ＭＳ 明朝" w:hAnsi="ＭＳ 明朝"/>
                  </w:rPr>
                </w:rPrChange>
              </w:rPr>
            </w:pPr>
            <w:moveFrom w:id="6320" w:author="Masato YOSHIKAWA" w:date="2026-01-20T12:21:00Z" w16du:dateUtc="2026-01-20T03:21:00Z">
              <w:r w:rsidRPr="00B83013" w:rsidDel="005B6842">
                <w:rPr>
                  <w:rFonts w:ascii="Times New Roman" w:eastAsia="ＭＳ 明朝" w:hAnsi="Times New Roman" w:cs="Times New Roman" w:hint="eastAsia"/>
                  <w:rPrChange w:id="6321" w:author="Masato YOSHIKAWA" w:date="2026-01-20T12:25:00Z" w16du:dateUtc="2026-01-20T03:25:00Z">
                    <w:rPr>
                      <w:rFonts w:ascii="ＭＳ 明朝" w:eastAsia="ＭＳ 明朝" w:hAnsi="ＭＳ 明朝" w:hint="eastAsia"/>
                    </w:rPr>
                  </w:rPrChange>
                </w:rPr>
                <w:t>下女</w:t>
              </w:r>
            </w:moveFrom>
          </w:p>
        </w:tc>
        <w:tc>
          <w:tcPr>
            <w:tcW w:w="583" w:type="pct"/>
            <w:tcPrChange w:id="6322" w:author="Masato YOSHIKAWA" w:date="2026-01-20T12:20:00Z" w16du:dateUtc="2026-01-20T03:20:00Z">
              <w:tcPr>
                <w:tcW w:w="583" w:type="pct"/>
              </w:tcPr>
            </w:tcPrChange>
          </w:tcPr>
          <w:p w14:paraId="40E1E48B" w14:textId="1A25E264" w:rsidR="002E4570" w:rsidRPr="00B83013" w:rsidDel="005B6842" w:rsidRDefault="002E4570" w:rsidP="00A018DB">
            <w:pPr>
              <w:pStyle w:val="af8"/>
              <w:rPr>
                <w:moveFrom w:id="6323" w:author="Masato YOSHIKAWA" w:date="2026-01-20T12:21:00Z" w16du:dateUtc="2026-01-20T03:21:00Z"/>
                <w:rFonts w:ascii="Times New Roman" w:eastAsia="ＭＳ 明朝" w:hAnsi="Times New Roman" w:cs="Times New Roman"/>
                <w:rPrChange w:id="6324" w:author="Masato YOSHIKAWA" w:date="2026-01-20T12:25:00Z" w16du:dateUtc="2026-01-20T03:25:00Z">
                  <w:rPr>
                    <w:moveFrom w:id="6325" w:author="Masato YOSHIKAWA" w:date="2026-01-20T12:21:00Z" w16du:dateUtc="2026-01-20T03:21:00Z"/>
                    <w:rFonts w:ascii="ＭＳ 明朝" w:eastAsia="ＭＳ 明朝" w:hAnsi="ＭＳ 明朝"/>
                  </w:rPr>
                </w:rPrChange>
              </w:rPr>
            </w:pPr>
            <w:moveFrom w:id="6326" w:author="Masato YOSHIKAWA" w:date="2026-01-20T12:21:00Z" w16du:dateUtc="2026-01-20T03:21:00Z">
              <w:r w:rsidRPr="00B83013" w:rsidDel="005B6842">
                <w:rPr>
                  <w:rFonts w:ascii="Times New Roman" w:eastAsia="ＭＳ 明朝" w:hAnsi="Times New Roman" w:cs="Times New Roman"/>
                  <w:rPrChange w:id="6327" w:author="Masato YOSHIKAWA" w:date="2026-01-20T12:25:00Z" w16du:dateUtc="2026-01-20T03:25:00Z">
                    <w:rPr>
                      <w:rFonts w:ascii="ＭＳ 明朝" w:eastAsia="ＭＳ 明朝" w:hAnsi="ＭＳ 明朝"/>
                    </w:rPr>
                  </w:rPrChange>
                </w:rPr>
                <w:t>maid</w:t>
              </w:r>
            </w:moveFrom>
          </w:p>
        </w:tc>
        <w:tc>
          <w:tcPr>
            <w:tcW w:w="629" w:type="pct"/>
            <w:tcPrChange w:id="6328" w:author="Masato YOSHIKAWA" w:date="2026-01-20T12:20:00Z" w16du:dateUtc="2026-01-20T03:20:00Z">
              <w:tcPr>
                <w:tcW w:w="629" w:type="pct"/>
              </w:tcPr>
            </w:tcPrChange>
          </w:tcPr>
          <w:p w14:paraId="350981BD" w14:textId="30F1914C" w:rsidR="002E4570" w:rsidRPr="00B83013" w:rsidDel="005B6842" w:rsidRDefault="002E4570" w:rsidP="00A018DB">
            <w:pPr>
              <w:pStyle w:val="af8"/>
              <w:rPr>
                <w:moveFrom w:id="6329" w:author="Masato YOSHIKAWA" w:date="2026-01-20T12:21:00Z" w16du:dateUtc="2026-01-20T03:21:00Z"/>
                <w:rFonts w:ascii="Times New Roman" w:eastAsia="ＭＳ 明朝" w:hAnsi="Times New Roman" w:cs="Times New Roman"/>
                <w:rPrChange w:id="6330" w:author="Masato YOSHIKAWA" w:date="2026-01-20T12:25:00Z" w16du:dateUtc="2026-01-20T03:25:00Z">
                  <w:rPr>
                    <w:moveFrom w:id="6331" w:author="Masato YOSHIKAWA" w:date="2026-01-20T12:21:00Z" w16du:dateUtc="2026-01-20T03:21:00Z"/>
                    <w:rFonts w:ascii="ＭＳ 明朝" w:eastAsia="ＭＳ 明朝" w:hAnsi="ＭＳ 明朝"/>
                  </w:rPr>
                </w:rPrChange>
              </w:rPr>
            </w:pPr>
            <w:moveFrom w:id="6332" w:author="Masato YOSHIKAWA" w:date="2026-01-20T12:21:00Z" w16du:dateUtc="2026-01-20T03:21:00Z">
              <w:r w:rsidRPr="00B83013" w:rsidDel="005B6842">
                <w:rPr>
                  <w:rFonts w:ascii="Times New Roman" w:eastAsia="ＭＳ 明朝" w:hAnsi="Times New Roman" w:cs="Times New Roman"/>
                  <w:rPrChange w:id="6333" w:author="Masato YOSHIKAWA" w:date="2026-01-20T12:25:00Z" w16du:dateUtc="2026-01-20T03:25:00Z">
                    <w:rPr>
                      <w:rFonts w:ascii="ＭＳ 明朝" w:eastAsia="ＭＳ 明朝" w:hAnsi="ＭＳ 明朝"/>
                    </w:rPr>
                  </w:rPrChange>
                </w:rPr>
                <w:t>maid</w:t>
              </w:r>
            </w:moveFrom>
          </w:p>
        </w:tc>
        <w:tc>
          <w:tcPr>
            <w:tcW w:w="779" w:type="pct"/>
            <w:tcPrChange w:id="6334" w:author="Masato YOSHIKAWA" w:date="2026-01-20T12:20:00Z" w16du:dateUtc="2026-01-20T03:20:00Z">
              <w:tcPr>
                <w:tcW w:w="779" w:type="pct"/>
              </w:tcPr>
            </w:tcPrChange>
          </w:tcPr>
          <w:p w14:paraId="48C2EFF3" w14:textId="002DD567" w:rsidR="002E4570" w:rsidRPr="00B83013" w:rsidDel="005B6842" w:rsidRDefault="002E4570" w:rsidP="00A018DB">
            <w:pPr>
              <w:pStyle w:val="af8"/>
              <w:rPr>
                <w:moveFrom w:id="6335" w:author="Masato YOSHIKAWA" w:date="2026-01-20T12:21:00Z" w16du:dateUtc="2026-01-20T03:21:00Z"/>
                <w:rFonts w:ascii="Times New Roman" w:eastAsia="ＭＳ 明朝" w:hAnsi="Times New Roman" w:cs="Times New Roman"/>
                <w:rPrChange w:id="6336" w:author="Masato YOSHIKAWA" w:date="2026-01-20T12:25:00Z" w16du:dateUtc="2026-01-20T03:25:00Z">
                  <w:rPr>
                    <w:moveFrom w:id="6337" w:author="Masato YOSHIKAWA" w:date="2026-01-20T12:21:00Z" w16du:dateUtc="2026-01-20T03:21:00Z"/>
                    <w:rFonts w:ascii="ＭＳ 明朝" w:eastAsia="ＭＳ 明朝" w:hAnsi="ＭＳ 明朝"/>
                  </w:rPr>
                </w:rPrChange>
              </w:rPr>
            </w:pPr>
            <w:moveFrom w:id="6338" w:author="Masato YOSHIKAWA" w:date="2026-01-20T12:21:00Z" w16du:dateUtc="2026-01-20T03:21:00Z">
              <w:r w:rsidRPr="00B83013" w:rsidDel="005B6842">
                <w:rPr>
                  <w:rFonts w:ascii="Times New Roman" w:eastAsia="ＭＳ 明朝" w:hAnsi="Times New Roman" w:cs="Times New Roman"/>
                  <w:rPrChange w:id="6339" w:author="Masato YOSHIKAWA" w:date="2026-01-20T12:25:00Z" w16du:dateUtc="2026-01-20T03:25:00Z">
                    <w:rPr>
                      <w:rFonts w:ascii="ＭＳ 明朝" w:eastAsia="ＭＳ 明朝" w:hAnsi="ＭＳ 明朝"/>
                    </w:rPr>
                  </w:rPrChange>
                </w:rPr>
                <w:t>Established equivalent</w:t>
              </w:r>
            </w:moveFrom>
          </w:p>
        </w:tc>
        <w:tc>
          <w:tcPr>
            <w:tcW w:w="744" w:type="pct"/>
            <w:tcPrChange w:id="6340" w:author="Masato YOSHIKAWA" w:date="2026-01-20T12:20:00Z" w16du:dateUtc="2026-01-20T03:20:00Z">
              <w:tcPr>
                <w:tcW w:w="744" w:type="pct"/>
              </w:tcPr>
            </w:tcPrChange>
          </w:tcPr>
          <w:p w14:paraId="797C1145" w14:textId="06493E86" w:rsidR="002E4570" w:rsidRPr="00B83013" w:rsidDel="005B6842" w:rsidRDefault="002E4570" w:rsidP="00A018DB">
            <w:pPr>
              <w:pStyle w:val="af8"/>
              <w:rPr>
                <w:moveFrom w:id="6341" w:author="Masato YOSHIKAWA" w:date="2026-01-20T12:21:00Z" w16du:dateUtc="2026-01-20T03:21:00Z"/>
                <w:rFonts w:ascii="Times New Roman" w:eastAsia="ＭＳ 明朝" w:hAnsi="Times New Roman" w:cs="Times New Roman"/>
                <w:rPrChange w:id="6342" w:author="Masato YOSHIKAWA" w:date="2026-01-20T12:25:00Z" w16du:dateUtc="2026-01-20T03:25:00Z">
                  <w:rPr>
                    <w:moveFrom w:id="6343" w:author="Masato YOSHIKAWA" w:date="2026-01-20T12:21:00Z" w16du:dateUtc="2026-01-20T03:21:00Z"/>
                    <w:rFonts w:ascii="ＭＳ 明朝" w:eastAsia="ＭＳ 明朝" w:hAnsi="ＭＳ 明朝"/>
                  </w:rPr>
                </w:rPrChange>
              </w:rPr>
            </w:pPr>
            <w:moveFrom w:id="6344" w:author="Masato YOSHIKAWA" w:date="2026-01-20T12:21:00Z" w16du:dateUtc="2026-01-20T03:21:00Z">
              <w:r w:rsidRPr="00B83013" w:rsidDel="005B6842">
                <w:rPr>
                  <w:rFonts w:ascii="Times New Roman" w:eastAsia="ＭＳ 明朝" w:hAnsi="Times New Roman" w:cs="Times New Roman"/>
                  <w:rPrChange w:id="6345" w:author="Masato YOSHIKAWA" w:date="2026-01-20T12:25:00Z" w16du:dateUtc="2026-01-20T03:25:00Z">
                    <w:rPr>
                      <w:rFonts w:ascii="ＭＳ 明朝" w:eastAsia="ＭＳ 明朝" w:hAnsi="ＭＳ 明朝"/>
                    </w:rPr>
                  </w:rPrChange>
                </w:rPr>
                <w:t>Minimization</w:t>
              </w:r>
            </w:moveFrom>
          </w:p>
        </w:tc>
        <w:tc>
          <w:tcPr>
            <w:tcW w:w="851" w:type="pct"/>
            <w:tcPrChange w:id="6346" w:author="Masato YOSHIKAWA" w:date="2026-01-20T12:20:00Z" w16du:dateUtc="2026-01-20T03:20:00Z">
              <w:tcPr>
                <w:tcW w:w="851" w:type="pct"/>
              </w:tcPr>
            </w:tcPrChange>
          </w:tcPr>
          <w:p w14:paraId="27AF75A9" w14:textId="194656F2" w:rsidR="002E4570" w:rsidRPr="00B83013" w:rsidDel="005B6842" w:rsidRDefault="002E4570" w:rsidP="00A018DB">
            <w:pPr>
              <w:pStyle w:val="af8"/>
              <w:rPr>
                <w:moveFrom w:id="6347" w:author="Masato YOSHIKAWA" w:date="2026-01-20T12:21:00Z" w16du:dateUtc="2026-01-20T03:21:00Z"/>
                <w:rFonts w:ascii="Times New Roman" w:eastAsia="ＭＳ 明朝" w:hAnsi="Times New Roman" w:cs="Times New Roman"/>
                <w:rPrChange w:id="6348" w:author="Masato YOSHIKAWA" w:date="2026-01-20T12:25:00Z" w16du:dateUtc="2026-01-20T03:25:00Z">
                  <w:rPr>
                    <w:moveFrom w:id="6349" w:author="Masato YOSHIKAWA" w:date="2026-01-20T12:21:00Z" w16du:dateUtc="2026-01-20T03:21:00Z"/>
                    <w:rFonts w:ascii="ＭＳ 明朝" w:eastAsia="ＭＳ 明朝" w:hAnsi="ＭＳ 明朝"/>
                  </w:rPr>
                </w:rPrChange>
              </w:rPr>
            </w:pPr>
            <w:moveFrom w:id="6350" w:author="Masato YOSHIKAWA" w:date="2026-01-20T12:21:00Z" w16du:dateUtc="2026-01-20T03:21:00Z">
              <w:r w:rsidRPr="00B83013" w:rsidDel="005B6842">
                <w:rPr>
                  <w:rFonts w:ascii="Times New Roman" w:eastAsia="ＭＳ 明朝" w:hAnsi="Times New Roman" w:cs="Times New Roman"/>
                  <w:rPrChange w:id="6351" w:author="Masato YOSHIKAWA" w:date="2026-01-20T12:25:00Z" w16du:dateUtc="2026-01-20T03:25:00Z">
                    <w:rPr>
                      <w:rFonts w:ascii="ＭＳ 明朝" w:eastAsia="ＭＳ 明朝" w:hAnsi="ＭＳ 明朝"/>
                    </w:rPr>
                  </w:rPrChange>
                </w:rPr>
                <w:t>Established equivalent</w:t>
              </w:r>
            </w:moveFrom>
          </w:p>
        </w:tc>
        <w:tc>
          <w:tcPr>
            <w:tcW w:w="831" w:type="pct"/>
            <w:tcPrChange w:id="6352" w:author="Masato YOSHIKAWA" w:date="2026-01-20T12:20:00Z" w16du:dateUtc="2026-01-20T03:20:00Z">
              <w:tcPr>
                <w:tcW w:w="831" w:type="pct"/>
              </w:tcPr>
            </w:tcPrChange>
          </w:tcPr>
          <w:p w14:paraId="114195F6" w14:textId="3212FA4F" w:rsidR="002E4570" w:rsidRPr="00B83013" w:rsidDel="005B6842" w:rsidRDefault="002E4570" w:rsidP="00A018DB">
            <w:pPr>
              <w:pStyle w:val="af8"/>
              <w:rPr>
                <w:moveFrom w:id="6353" w:author="Masato YOSHIKAWA" w:date="2026-01-20T12:21:00Z" w16du:dateUtc="2026-01-20T03:21:00Z"/>
                <w:rFonts w:ascii="Times New Roman" w:eastAsia="ＭＳ 明朝" w:hAnsi="Times New Roman" w:cs="Times New Roman"/>
                <w:rPrChange w:id="6354" w:author="Masato YOSHIKAWA" w:date="2026-01-20T12:25:00Z" w16du:dateUtc="2026-01-20T03:25:00Z">
                  <w:rPr>
                    <w:moveFrom w:id="6355" w:author="Masato YOSHIKAWA" w:date="2026-01-20T12:21:00Z" w16du:dateUtc="2026-01-20T03:21:00Z"/>
                    <w:rFonts w:ascii="ＭＳ 明朝" w:eastAsia="ＭＳ 明朝" w:hAnsi="ＭＳ 明朝"/>
                  </w:rPr>
                </w:rPrChange>
              </w:rPr>
            </w:pPr>
            <w:moveFrom w:id="6356" w:author="Masato YOSHIKAWA" w:date="2026-01-20T12:21:00Z" w16du:dateUtc="2026-01-20T03:21:00Z">
              <w:r w:rsidRPr="00B83013" w:rsidDel="005B6842">
                <w:rPr>
                  <w:rFonts w:ascii="Times New Roman" w:eastAsia="ＭＳ 明朝" w:hAnsi="Times New Roman" w:cs="Times New Roman"/>
                  <w:rPrChange w:id="6357" w:author="Masato YOSHIKAWA" w:date="2026-01-20T12:25:00Z" w16du:dateUtc="2026-01-20T03:25:00Z">
                    <w:rPr>
                      <w:rFonts w:ascii="ＭＳ 明朝" w:eastAsia="ＭＳ 明朝" w:hAnsi="ＭＳ 明朝"/>
                    </w:rPr>
                  </w:rPrChange>
                </w:rPr>
                <w:t>Minimization</w:t>
              </w:r>
            </w:moveFrom>
          </w:p>
        </w:tc>
      </w:tr>
      <w:tr w:rsidR="002E4570" w:rsidRPr="00B83013" w:rsidDel="005B6842" w14:paraId="3E093DF1" w14:textId="720572D8" w:rsidTr="005B6842">
        <w:tc>
          <w:tcPr>
            <w:tcW w:w="583" w:type="pct"/>
            <w:tcPrChange w:id="6358" w:author="Masato YOSHIKAWA" w:date="2026-01-20T12:20:00Z" w16du:dateUtc="2026-01-20T03:20:00Z">
              <w:tcPr>
                <w:tcW w:w="582" w:type="pct"/>
              </w:tcPr>
            </w:tcPrChange>
          </w:tcPr>
          <w:p w14:paraId="79AEA168" w14:textId="2B23BC61" w:rsidR="002E4570" w:rsidRPr="00B83013" w:rsidDel="005B6842" w:rsidRDefault="002E4570" w:rsidP="00A018DB">
            <w:pPr>
              <w:pStyle w:val="af8"/>
              <w:rPr>
                <w:moveFrom w:id="6359" w:author="Masato YOSHIKAWA" w:date="2026-01-20T12:21:00Z" w16du:dateUtc="2026-01-20T03:21:00Z"/>
                <w:rFonts w:ascii="Times New Roman" w:eastAsia="ＭＳ 明朝" w:hAnsi="Times New Roman" w:cs="Times New Roman"/>
                <w:rPrChange w:id="6360" w:author="Masato YOSHIKAWA" w:date="2026-01-20T12:25:00Z" w16du:dateUtc="2026-01-20T03:25:00Z">
                  <w:rPr>
                    <w:moveFrom w:id="6361" w:author="Masato YOSHIKAWA" w:date="2026-01-20T12:21:00Z" w16du:dateUtc="2026-01-20T03:21:00Z"/>
                    <w:rFonts w:ascii="ＭＳ 明朝" w:eastAsia="ＭＳ 明朝" w:hAnsi="ＭＳ 明朝"/>
                  </w:rPr>
                </w:rPrChange>
              </w:rPr>
            </w:pPr>
            <w:moveFrom w:id="6362" w:author="Masato YOSHIKAWA" w:date="2026-01-20T12:21:00Z" w16du:dateUtc="2026-01-20T03:21:00Z">
              <w:r w:rsidRPr="00B83013" w:rsidDel="005B6842">
                <w:rPr>
                  <w:rFonts w:ascii="Times New Roman" w:eastAsia="ＭＳ 明朝" w:hAnsi="Times New Roman" w:cs="Times New Roman" w:hint="eastAsia"/>
                  <w:rPrChange w:id="6363" w:author="Masato YOSHIKAWA" w:date="2026-01-20T12:25:00Z" w16du:dateUtc="2026-01-20T03:25:00Z">
                    <w:rPr>
                      <w:rFonts w:ascii="ＭＳ 明朝" w:eastAsia="ＭＳ 明朝" w:hAnsi="ＭＳ 明朝" w:hint="eastAsia"/>
                    </w:rPr>
                  </w:rPrChange>
                </w:rPr>
                <w:t>西洋菓子</w:t>
              </w:r>
            </w:moveFrom>
          </w:p>
        </w:tc>
        <w:tc>
          <w:tcPr>
            <w:tcW w:w="583" w:type="pct"/>
            <w:tcPrChange w:id="6364" w:author="Masato YOSHIKAWA" w:date="2026-01-20T12:20:00Z" w16du:dateUtc="2026-01-20T03:20:00Z">
              <w:tcPr>
                <w:tcW w:w="583" w:type="pct"/>
              </w:tcPr>
            </w:tcPrChange>
          </w:tcPr>
          <w:p w14:paraId="3B730114" w14:textId="07DA7799" w:rsidR="002E4570" w:rsidRPr="00B83013" w:rsidDel="005B6842" w:rsidRDefault="002E4570" w:rsidP="00A018DB">
            <w:pPr>
              <w:pStyle w:val="af8"/>
              <w:rPr>
                <w:moveFrom w:id="6365" w:author="Masato YOSHIKAWA" w:date="2026-01-20T12:21:00Z" w16du:dateUtc="2026-01-20T03:21:00Z"/>
                <w:rFonts w:ascii="Times New Roman" w:eastAsia="ＭＳ 明朝" w:hAnsi="Times New Roman" w:cs="Times New Roman"/>
                <w:rPrChange w:id="6366" w:author="Masato YOSHIKAWA" w:date="2026-01-20T12:25:00Z" w16du:dateUtc="2026-01-20T03:25:00Z">
                  <w:rPr>
                    <w:moveFrom w:id="6367" w:author="Masato YOSHIKAWA" w:date="2026-01-20T12:21:00Z" w16du:dateUtc="2026-01-20T03:21:00Z"/>
                    <w:rFonts w:ascii="ＭＳ 明朝" w:eastAsia="ＭＳ 明朝" w:hAnsi="ＭＳ 明朝"/>
                  </w:rPr>
                </w:rPrChange>
              </w:rPr>
            </w:pPr>
            <w:moveFrom w:id="6368" w:author="Masato YOSHIKAWA" w:date="2026-01-20T12:21:00Z" w16du:dateUtc="2026-01-20T03:21:00Z">
              <w:r w:rsidRPr="00B83013" w:rsidDel="005B6842">
                <w:rPr>
                  <w:rFonts w:ascii="Times New Roman" w:eastAsia="ＭＳ 明朝" w:hAnsi="Times New Roman" w:cs="Times New Roman"/>
                  <w:rPrChange w:id="6369" w:author="Masato YOSHIKAWA" w:date="2026-01-20T12:25:00Z" w16du:dateUtc="2026-01-20T03:25:00Z">
                    <w:rPr>
                      <w:rFonts w:ascii="ＭＳ 明朝" w:eastAsia="ＭＳ 明朝" w:hAnsi="ＭＳ 明朝"/>
                    </w:rPr>
                  </w:rPrChange>
                </w:rPr>
                <w:t>cakes</w:t>
              </w:r>
            </w:moveFrom>
          </w:p>
        </w:tc>
        <w:tc>
          <w:tcPr>
            <w:tcW w:w="629" w:type="pct"/>
            <w:tcPrChange w:id="6370" w:author="Masato YOSHIKAWA" w:date="2026-01-20T12:20:00Z" w16du:dateUtc="2026-01-20T03:20:00Z">
              <w:tcPr>
                <w:tcW w:w="629" w:type="pct"/>
              </w:tcPr>
            </w:tcPrChange>
          </w:tcPr>
          <w:p w14:paraId="45FD1E21" w14:textId="001AA82D" w:rsidR="002E4570" w:rsidRPr="00B83013" w:rsidDel="005B6842" w:rsidRDefault="002E4570" w:rsidP="00A018DB">
            <w:pPr>
              <w:pStyle w:val="af8"/>
              <w:rPr>
                <w:moveFrom w:id="6371" w:author="Masato YOSHIKAWA" w:date="2026-01-20T12:21:00Z" w16du:dateUtc="2026-01-20T03:21:00Z"/>
                <w:rFonts w:ascii="Times New Roman" w:eastAsia="ＭＳ 明朝" w:hAnsi="Times New Roman" w:cs="Times New Roman"/>
                <w:rPrChange w:id="6372" w:author="Masato YOSHIKAWA" w:date="2026-01-20T12:25:00Z" w16du:dateUtc="2026-01-20T03:25:00Z">
                  <w:rPr>
                    <w:moveFrom w:id="6373" w:author="Masato YOSHIKAWA" w:date="2026-01-20T12:21:00Z" w16du:dateUtc="2026-01-20T03:21:00Z"/>
                    <w:rFonts w:ascii="ＭＳ 明朝" w:eastAsia="ＭＳ 明朝" w:hAnsi="ＭＳ 明朝"/>
                  </w:rPr>
                </w:rPrChange>
              </w:rPr>
            </w:pPr>
            <w:moveFrom w:id="6374" w:author="Masato YOSHIKAWA" w:date="2026-01-20T12:21:00Z" w16du:dateUtc="2026-01-20T03:21:00Z">
              <w:r w:rsidRPr="00B83013" w:rsidDel="005B6842">
                <w:rPr>
                  <w:rFonts w:ascii="Times New Roman" w:eastAsia="ＭＳ 明朝" w:hAnsi="Times New Roman" w:cs="Times New Roman"/>
                  <w:rPrChange w:id="6375" w:author="Masato YOSHIKAWA" w:date="2026-01-20T12:25:00Z" w16du:dateUtc="2026-01-20T03:25:00Z">
                    <w:rPr>
                      <w:rFonts w:ascii="ＭＳ 明朝" w:eastAsia="ＭＳ 明朝" w:hAnsi="ＭＳ 明朝"/>
                    </w:rPr>
                  </w:rPrChange>
                </w:rPr>
                <w:t>cakes</w:t>
              </w:r>
            </w:moveFrom>
          </w:p>
        </w:tc>
        <w:tc>
          <w:tcPr>
            <w:tcW w:w="779" w:type="pct"/>
            <w:tcPrChange w:id="6376" w:author="Masato YOSHIKAWA" w:date="2026-01-20T12:20:00Z" w16du:dateUtc="2026-01-20T03:20:00Z">
              <w:tcPr>
                <w:tcW w:w="779" w:type="pct"/>
              </w:tcPr>
            </w:tcPrChange>
          </w:tcPr>
          <w:p w14:paraId="1A79A4DE" w14:textId="6C9700BE" w:rsidR="002E4570" w:rsidRPr="00B83013" w:rsidDel="005B6842" w:rsidRDefault="002E4570" w:rsidP="00A018DB">
            <w:pPr>
              <w:pStyle w:val="af8"/>
              <w:rPr>
                <w:moveFrom w:id="6377" w:author="Masato YOSHIKAWA" w:date="2026-01-20T12:21:00Z" w16du:dateUtc="2026-01-20T03:21:00Z"/>
                <w:rFonts w:ascii="Times New Roman" w:eastAsia="ＭＳ 明朝" w:hAnsi="Times New Roman" w:cs="Times New Roman"/>
                <w:rPrChange w:id="6378" w:author="Masato YOSHIKAWA" w:date="2026-01-20T12:25:00Z" w16du:dateUtc="2026-01-20T03:25:00Z">
                  <w:rPr>
                    <w:moveFrom w:id="6379" w:author="Masato YOSHIKAWA" w:date="2026-01-20T12:21:00Z" w16du:dateUtc="2026-01-20T03:21:00Z"/>
                    <w:rFonts w:ascii="ＭＳ 明朝" w:eastAsia="ＭＳ 明朝" w:hAnsi="ＭＳ 明朝"/>
                  </w:rPr>
                </w:rPrChange>
              </w:rPr>
            </w:pPr>
            <w:moveFrom w:id="6380" w:author="Masato YOSHIKAWA" w:date="2026-01-20T12:21:00Z" w16du:dateUtc="2026-01-20T03:21:00Z">
              <w:r w:rsidRPr="00B83013" w:rsidDel="005B6842">
                <w:rPr>
                  <w:rFonts w:ascii="Times New Roman" w:eastAsia="ＭＳ 明朝" w:hAnsi="Times New Roman" w:cs="Times New Roman"/>
                  <w:rPrChange w:id="6381" w:author="Masato YOSHIKAWA" w:date="2026-01-20T12:25:00Z" w16du:dateUtc="2026-01-20T03:25:00Z">
                    <w:rPr>
                      <w:rFonts w:ascii="ＭＳ 明朝" w:eastAsia="ＭＳ 明朝" w:hAnsi="ＭＳ 明朝"/>
                    </w:rPr>
                  </w:rPrChange>
                </w:rPr>
                <w:t>Established equivalent</w:t>
              </w:r>
            </w:moveFrom>
          </w:p>
        </w:tc>
        <w:tc>
          <w:tcPr>
            <w:tcW w:w="744" w:type="pct"/>
            <w:tcPrChange w:id="6382" w:author="Masato YOSHIKAWA" w:date="2026-01-20T12:20:00Z" w16du:dateUtc="2026-01-20T03:20:00Z">
              <w:tcPr>
                <w:tcW w:w="744" w:type="pct"/>
              </w:tcPr>
            </w:tcPrChange>
          </w:tcPr>
          <w:p w14:paraId="47B69A10" w14:textId="59B438F4" w:rsidR="002E4570" w:rsidRPr="00B83013" w:rsidDel="005B6842" w:rsidRDefault="002E4570" w:rsidP="00A018DB">
            <w:pPr>
              <w:pStyle w:val="af8"/>
              <w:rPr>
                <w:moveFrom w:id="6383" w:author="Masato YOSHIKAWA" w:date="2026-01-20T12:21:00Z" w16du:dateUtc="2026-01-20T03:21:00Z"/>
                <w:rFonts w:ascii="Times New Roman" w:eastAsia="ＭＳ 明朝" w:hAnsi="Times New Roman" w:cs="Times New Roman"/>
                <w:rPrChange w:id="6384" w:author="Masato YOSHIKAWA" w:date="2026-01-20T12:25:00Z" w16du:dateUtc="2026-01-20T03:25:00Z">
                  <w:rPr>
                    <w:moveFrom w:id="6385" w:author="Masato YOSHIKAWA" w:date="2026-01-20T12:21:00Z" w16du:dateUtc="2026-01-20T03:21:00Z"/>
                    <w:rFonts w:ascii="ＭＳ 明朝" w:eastAsia="ＭＳ 明朝" w:hAnsi="ＭＳ 明朝"/>
                  </w:rPr>
                </w:rPrChange>
              </w:rPr>
            </w:pPr>
            <w:moveFrom w:id="6386" w:author="Masato YOSHIKAWA" w:date="2026-01-20T12:21:00Z" w16du:dateUtc="2026-01-20T03:21:00Z">
              <w:r w:rsidRPr="00B83013" w:rsidDel="005B6842">
                <w:rPr>
                  <w:rFonts w:ascii="Times New Roman" w:eastAsia="ＭＳ 明朝" w:hAnsi="Times New Roman" w:cs="Times New Roman"/>
                  <w:rPrChange w:id="6387" w:author="Masato YOSHIKAWA" w:date="2026-01-20T12:25:00Z" w16du:dateUtc="2026-01-20T03:25:00Z">
                    <w:rPr>
                      <w:rFonts w:ascii="ＭＳ 明朝" w:eastAsia="ＭＳ 明朝" w:hAnsi="ＭＳ 明朝"/>
                    </w:rPr>
                  </w:rPrChange>
                </w:rPr>
                <w:t>Minimization</w:t>
              </w:r>
            </w:moveFrom>
          </w:p>
        </w:tc>
        <w:tc>
          <w:tcPr>
            <w:tcW w:w="851" w:type="pct"/>
            <w:tcPrChange w:id="6388" w:author="Masato YOSHIKAWA" w:date="2026-01-20T12:20:00Z" w16du:dateUtc="2026-01-20T03:20:00Z">
              <w:tcPr>
                <w:tcW w:w="851" w:type="pct"/>
              </w:tcPr>
            </w:tcPrChange>
          </w:tcPr>
          <w:p w14:paraId="4341213E" w14:textId="18C5D668" w:rsidR="002E4570" w:rsidRPr="00B83013" w:rsidDel="005B6842" w:rsidRDefault="002E4570" w:rsidP="00A018DB">
            <w:pPr>
              <w:pStyle w:val="af8"/>
              <w:rPr>
                <w:moveFrom w:id="6389" w:author="Masato YOSHIKAWA" w:date="2026-01-20T12:21:00Z" w16du:dateUtc="2026-01-20T03:21:00Z"/>
                <w:rFonts w:ascii="Times New Roman" w:eastAsia="ＭＳ 明朝" w:hAnsi="Times New Roman" w:cs="Times New Roman"/>
                <w:rPrChange w:id="6390" w:author="Masato YOSHIKAWA" w:date="2026-01-20T12:25:00Z" w16du:dateUtc="2026-01-20T03:25:00Z">
                  <w:rPr>
                    <w:moveFrom w:id="6391" w:author="Masato YOSHIKAWA" w:date="2026-01-20T12:21:00Z" w16du:dateUtc="2026-01-20T03:21:00Z"/>
                    <w:rFonts w:ascii="ＭＳ 明朝" w:eastAsia="ＭＳ 明朝" w:hAnsi="ＭＳ 明朝"/>
                  </w:rPr>
                </w:rPrChange>
              </w:rPr>
            </w:pPr>
            <w:moveFrom w:id="6392" w:author="Masato YOSHIKAWA" w:date="2026-01-20T12:21:00Z" w16du:dateUtc="2026-01-20T03:21:00Z">
              <w:r w:rsidRPr="00B83013" w:rsidDel="005B6842">
                <w:rPr>
                  <w:rFonts w:ascii="Times New Roman" w:eastAsia="ＭＳ 明朝" w:hAnsi="Times New Roman" w:cs="Times New Roman"/>
                  <w:rPrChange w:id="6393" w:author="Masato YOSHIKAWA" w:date="2026-01-20T12:25:00Z" w16du:dateUtc="2026-01-20T03:25:00Z">
                    <w:rPr>
                      <w:rFonts w:ascii="ＭＳ 明朝" w:eastAsia="ＭＳ 明朝" w:hAnsi="ＭＳ 明朝"/>
                    </w:rPr>
                  </w:rPrChange>
                </w:rPr>
                <w:t>Established equivalent</w:t>
              </w:r>
            </w:moveFrom>
          </w:p>
        </w:tc>
        <w:tc>
          <w:tcPr>
            <w:tcW w:w="831" w:type="pct"/>
            <w:tcPrChange w:id="6394" w:author="Masato YOSHIKAWA" w:date="2026-01-20T12:20:00Z" w16du:dateUtc="2026-01-20T03:20:00Z">
              <w:tcPr>
                <w:tcW w:w="831" w:type="pct"/>
              </w:tcPr>
            </w:tcPrChange>
          </w:tcPr>
          <w:p w14:paraId="34A521AA" w14:textId="543E385F" w:rsidR="002E4570" w:rsidRPr="00B83013" w:rsidDel="005B6842" w:rsidRDefault="002E4570" w:rsidP="00A018DB">
            <w:pPr>
              <w:pStyle w:val="af8"/>
              <w:rPr>
                <w:moveFrom w:id="6395" w:author="Masato YOSHIKAWA" w:date="2026-01-20T12:21:00Z" w16du:dateUtc="2026-01-20T03:21:00Z"/>
                <w:rFonts w:ascii="Times New Roman" w:eastAsia="ＭＳ 明朝" w:hAnsi="Times New Roman" w:cs="Times New Roman"/>
                <w:rPrChange w:id="6396" w:author="Masato YOSHIKAWA" w:date="2026-01-20T12:25:00Z" w16du:dateUtc="2026-01-20T03:25:00Z">
                  <w:rPr>
                    <w:moveFrom w:id="6397" w:author="Masato YOSHIKAWA" w:date="2026-01-20T12:21:00Z" w16du:dateUtc="2026-01-20T03:21:00Z"/>
                    <w:rFonts w:ascii="ＭＳ 明朝" w:eastAsia="ＭＳ 明朝" w:hAnsi="ＭＳ 明朝"/>
                  </w:rPr>
                </w:rPrChange>
              </w:rPr>
            </w:pPr>
            <w:moveFrom w:id="6398" w:author="Masato YOSHIKAWA" w:date="2026-01-20T12:21:00Z" w16du:dateUtc="2026-01-20T03:21:00Z">
              <w:r w:rsidRPr="00B83013" w:rsidDel="005B6842">
                <w:rPr>
                  <w:rFonts w:ascii="Times New Roman" w:eastAsia="ＭＳ 明朝" w:hAnsi="Times New Roman" w:cs="Times New Roman"/>
                  <w:rPrChange w:id="6399" w:author="Masato YOSHIKAWA" w:date="2026-01-20T12:25:00Z" w16du:dateUtc="2026-01-20T03:25:00Z">
                    <w:rPr>
                      <w:rFonts w:ascii="ＭＳ 明朝" w:eastAsia="ＭＳ 明朝" w:hAnsi="ＭＳ 明朝"/>
                    </w:rPr>
                  </w:rPrChange>
                </w:rPr>
                <w:t>Minimization</w:t>
              </w:r>
            </w:moveFrom>
          </w:p>
        </w:tc>
      </w:tr>
      <w:tr w:rsidR="002E4570" w:rsidRPr="00B83013" w:rsidDel="005B6842" w14:paraId="27BD08FD" w14:textId="0783ACDA" w:rsidTr="005B6842">
        <w:tc>
          <w:tcPr>
            <w:tcW w:w="583" w:type="pct"/>
            <w:tcPrChange w:id="6400" w:author="Masato YOSHIKAWA" w:date="2026-01-20T12:20:00Z" w16du:dateUtc="2026-01-20T03:20:00Z">
              <w:tcPr>
                <w:tcW w:w="582" w:type="pct"/>
              </w:tcPr>
            </w:tcPrChange>
          </w:tcPr>
          <w:p w14:paraId="039A0F76" w14:textId="4E377521" w:rsidR="002E4570" w:rsidRPr="00B83013" w:rsidDel="005B6842" w:rsidRDefault="002E4570" w:rsidP="00A018DB">
            <w:pPr>
              <w:pStyle w:val="af8"/>
              <w:rPr>
                <w:moveFrom w:id="6401" w:author="Masato YOSHIKAWA" w:date="2026-01-20T12:21:00Z" w16du:dateUtc="2026-01-20T03:21:00Z"/>
                <w:rFonts w:ascii="Times New Roman" w:eastAsia="ＭＳ 明朝" w:hAnsi="Times New Roman" w:cs="Times New Roman"/>
                <w:rPrChange w:id="6402" w:author="Masato YOSHIKAWA" w:date="2026-01-20T12:25:00Z" w16du:dateUtc="2026-01-20T03:25:00Z">
                  <w:rPr>
                    <w:moveFrom w:id="6403" w:author="Masato YOSHIKAWA" w:date="2026-01-20T12:21:00Z" w16du:dateUtc="2026-01-20T03:21:00Z"/>
                    <w:rFonts w:ascii="ＭＳ 明朝" w:eastAsia="ＭＳ 明朝" w:hAnsi="ＭＳ 明朝"/>
                  </w:rPr>
                </w:rPrChange>
              </w:rPr>
            </w:pPr>
            <w:moveFrom w:id="6404" w:author="Masato YOSHIKAWA" w:date="2026-01-20T12:21:00Z" w16du:dateUtc="2026-01-20T03:21:00Z">
              <w:r w:rsidRPr="00B83013" w:rsidDel="005B6842">
                <w:rPr>
                  <w:rFonts w:ascii="Times New Roman" w:eastAsia="ＭＳ 明朝" w:hAnsi="Times New Roman" w:cs="Times New Roman" w:hint="eastAsia"/>
                  <w:rPrChange w:id="6405" w:author="Masato YOSHIKAWA" w:date="2026-01-20T12:25:00Z" w16du:dateUtc="2026-01-20T03:25:00Z">
                    <w:rPr>
                      <w:rFonts w:ascii="ＭＳ 明朝" w:eastAsia="ＭＳ 明朝" w:hAnsi="ＭＳ 明朝" w:hint="eastAsia"/>
                    </w:rPr>
                  </w:rPrChange>
                </w:rPr>
                <w:t>鳶色</w:t>
              </w:r>
            </w:moveFrom>
          </w:p>
        </w:tc>
        <w:tc>
          <w:tcPr>
            <w:tcW w:w="583" w:type="pct"/>
            <w:tcPrChange w:id="6406" w:author="Masato YOSHIKAWA" w:date="2026-01-20T12:20:00Z" w16du:dateUtc="2026-01-20T03:20:00Z">
              <w:tcPr>
                <w:tcW w:w="583" w:type="pct"/>
              </w:tcPr>
            </w:tcPrChange>
          </w:tcPr>
          <w:p w14:paraId="484FCB3A" w14:textId="38A8EA19" w:rsidR="002E4570" w:rsidRPr="00B83013" w:rsidDel="005B6842" w:rsidRDefault="002E4570" w:rsidP="00A018DB">
            <w:pPr>
              <w:pStyle w:val="af8"/>
              <w:rPr>
                <w:moveFrom w:id="6407" w:author="Masato YOSHIKAWA" w:date="2026-01-20T12:21:00Z" w16du:dateUtc="2026-01-20T03:21:00Z"/>
                <w:rFonts w:ascii="Times New Roman" w:eastAsia="ＭＳ 明朝" w:hAnsi="Times New Roman" w:cs="Times New Roman"/>
                <w:rPrChange w:id="6408" w:author="Masato YOSHIKAWA" w:date="2026-01-20T12:25:00Z" w16du:dateUtc="2026-01-20T03:25:00Z">
                  <w:rPr>
                    <w:moveFrom w:id="6409" w:author="Masato YOSHIKAWA" w:date="2026-01-20T12:21:00Z" w16du:dateUtc="2026-01-20T03:21:00Z"/>
                    <w:rFonts w:ascii="ＭＳ 明朝" w:eastAsia="ＭＳ 明朝" w:hAnsi="ＭＳ 明朝"/>
                  </w:rPr>
                </w:rPrChange>
              </w:rPr>
            </w:pPr>
            <w:moveFrom w:id="6410" w:author="Masato YOSHIKAWA" w:date="2026-01-20T12:21:00Z" w16du:dateUtc="2026-01-20T03:21:00Z">
              <w:r w:rsidRPr="00B83013" w:rsidDel="005B6842">
                <w:rPr>
                  <w:rFonts w:ascii="Times New Roman" w:eastAsia="ＭＳ 明朝" w:hAnsi="Times New Roman" w:cs="Times New Roman"/>
                  <w:rPrChange w:id="6411" w:author="Masato YOSHIKAWA" w:date="2026-01-20T12:25:00Z" w16du:dateUtc="2026-01-20T03:25:00Z">
                    <w:rPr>
                      <w:rFonts w:ascii="ＭＳ 明朝" w:eastAsia="ＭＳ 明朝" w:hAnsi="ＭＳ 明朝"/>
                    </w:rPr>
                  </w:rPrChange>
                </w:rPr>
                <w:t>なし</w:t>
              </w:r>
            </w:moveFrom>
          </w:p>
        </w:tc>
        <w:tc>
          <w:tcPr>
            <w:tcW w:w="629" w:type="pct"/>
            <w:tcPrChange w:id="6412" w:author="Masato YOSHIKAWA" w:date="2026-01-20T12:20:00Z" w16du:dateUtc="2026-01-20T03:20:00Z">
              <w:tcPr>
                <w:tcW w:w="629" w:type="pct"/>
              </w:tcPr>
            </w:tcPrChange>
          </w:tcPr>
          <w:p w14:paraId="3834541A" w14:textId="2AE4A70B" w:rsidR="002E4570" w:rsidRPr="00B83013" w:rsidDel="005B6842" w:rsidRDefault="002E4570" w:rsidP="00A018DB">
            <w:pPr>
              <w:pStyle w:val="af8"/>
              <w:rPr>
                <w:moveFrom w:id="6413" w:author="Masato YOSHIKAWA" w:date="2026-01-20T12:21:00Z" w16du:dateUtc="2026-01-20T03:21:00Z"/>
                <w:rFonts w:ascii="Times New Roman" w:eastAsia="ＭＳ 明朝" w:hAnsi="Times New Roman" w:cs="Times New Roman"/>
                <w:rPrChange w:id="6414" w:author="Masato YOSHIKAWA" w:date="2026-01-20T12:25:00Z" w16du:dateUtc="2026-01-20T03:25:00Z">
                  <w:rPr>
                    <w:moveFrom w:id="6415" w:author="Masato YOSHIKAWA" w:date="2026-01-20T12:21:00Z" w16du:dateUtc="2026-01-20T03:21:00Z"/>
                    <w:rFonts w:ascii="ＭＳ 明朝" w:eastAsia="ＭＳ 明朝" w:hAnsi="ＭＳ 明朝"/>
                  </w:rPr>
                </w:rPrChange>
              </w:rPr>
            </w:pPr>
            <w:moveFrom w:id="6416" w:author="Masato YOSHIKAWA" w:date="2026-01-20T12:21:00Z" w16du:dateUtc="2026-01-20T03:21:00Z">
              <w:r w:rsidRPr="00B83013" w:rsidDel="005B6842">
                <w:rPr>
                  <w:rFonts w:ascii="Times New Roman" w:eastAsia="ＭＳ 明朝" w:hAnsi="Times New Roman" w:cs="Times New Roman"/>
                  <w:rPrChange w:id="6417" w:author="Masato YOSHIKAWA" w:date="2026-01-20T12:25:00Z" w16du:dateUtc="2026-01-20T03:25:00Z">
                    <w:rPr>
                      <w:rFonts w:ascii="ＭＳ 明朝" w:eastAsia="ＭＳ 明朝" w:hAnsi="ＭＳ 明朝"/>
                    </w:rPr>
                  </w:rPrChange>
                </w:rPr>
                <w:t>なし</w:t>
              </w:r>
            </w:moveFrom>
          </w:p>
        </w:tc>
        <w:tc>
          <w:tcPr>
            <w:tcW w:w="779" w:type="pct"/>
            <w:tcPrChange w:id="6418" w:author="Masato YOSHIKAWA" w:date="2026-01-20T12:20:00Z" w16du:dateUtc="2026-01-20T03:20:00Z">
              <w:tcPr>
                <w:tcW w:w="779" w:type="pct"/>
              </w:tcPr>
            </w:tcPrChange>
          </w:tcPr>
          <w:p w14:paraId="4A8B2FBA" w14:textId="27CA7735" w:rsidR="002E4570" w:rsidRPr="00B83013" w:rsidDel="005B6842" w:rsidRDefault="002E4570" w:rsidP="00A018DB">
            <w:pPr>
              <w:pStyle w:val="af8"/>
              <w:rPr>
                <w:moveFrom w:id="6419" w:author="Masato YOSHIKAWA" w:date="2026-01-20T12:21:00Z" w16du:dateUtc="2026-01-20T03:21:00Z"/>
                <w:rFonts w:ascii="Times New Roman" w:eastAsia="ＭＳ 明朝" w:hAnsi="Times New Roman" w:cs="Times New Roman"/>
                <w:rPrChange w:id="6420" w:author="Masato YOSHIKAWA" w:date="2026-01-20T12:25:00Z" w16du:dateUtc="2026-01-20T03:25:00Z">
                  <w:rPr>
                    <w:moveFrom w:id="6421" w:author="Masato YOSHIKAWA" w:date="2026-01-20T12:21:00Z" w16du:dateUtc="2026-01-20T03:21:00Z"/>
                    <w:rFonts w:ascii="ＭＳ 明朝" w:eastAsia="ＭＳ 明朝" w:hAnsi="ＭＳ 明朝"/>
                  </w:rPr>
                </w:rPrChange>
              </w:rPr>
            </w:pPr>
            <w:moveFrom w:id="6422" w:author="Masato YOSHIKAWA" w:date="2026-01-20T12:21:00Z" w16du:dateUtc="2026-01-20T03:21:00Z">
              <w:r w:rsidRPr="00B83013" w:rsidDel="005B6842">
                <w:rPr>
                  <w:rFonts w:ascii="Times New Roman" w:eastAsia="ＭＳ 明朝" w:hAnsi="Times New Roman" w:cs="Times New Roman"/>
                  <w:rPrChange w:id="6423" w:author="Masato YOSHIKAWA" w:date="2026-01-20T12:25:00Z" w16du:dateUtc="2026-01-20T03:25:00Z">
                    <w:rPr>
                      <w:rFonts w:ascii="ＭＳ 明朝" w:eastAsia="ＭＳ 明朝" w:hAnsi="ＭＳ 明朝"/>
                    </w:rPr>
                  </w:rPrChange>
                </w:rPr>
                <w:t>Reduction</w:t>
              </w:r>
            </w:moveFrom>
          </w:p>
        </w:tc>
        <w:tc>
          <w:tcPr>
            <w:tcW w:w="744" w:type="pct"/>
            <w:tcPrChange w:id="6424" w:author="Masato YOSHIKAWA" w:date="2026-01-20T12:20:00Z" w16du:dateUtc="2026-01-20T03:20:00Z">
              <w:tcPr>
                <w:tcW w:w="744" w:type="pct"/>
              </w:tcPr>
            </w:tcPrChange>
          </w:tcPr>
          <w:p w14:paraId="58B2DAF2" w14:textId="04CFA3B8" w:rsidR="002E4570" w:rsidRPr="00B83013" w:rsidDel="005B6842" w:rsidRDefault="002E4570" w:rsidP="00A018DB">
            <w:pPr>
              <w:pStyle w:val="af8"/>
              <w:rPr>
                <w:moveFrom w:id="6425" w:author="Masato YOSHIKAWA" w:date="2026-01-20T12:21:00Z" w16du:dateUtc="2026-01-20T03:21:00Z"/>
                <w:rFonts w:ascii="Times New Roman" w:eastAsia="ＭＳ 明朝" w:hAnsi="Times New Roman" w:cs="Times New Roman"/>
                <w:rPrChange w:id="6426" w:author="Masato YOSHIKAWA" w:date="2026-01-20T12:25:00Z" w16du:dateUtc="2026-01-20T03:25:00Z">
                  <w:rPr>
                    <w:moveFrom w:id="6427" w:author="Masato YOSHIKAWA" w:date="2026-01-20T12:21:00Z" w16du:dateUtc="2026-01-20T03:21:00Z"/>
                    <w:rFonts w:ascii="ＭＳ 明朝" w:eastAsia="ＭＳ 明朝" w:hAnsi="ＭＳ 明朝"/>
                  </w:rPr>
                </w:rPrChange>
              </w:rPr>
            </w:pPr>
            <w:moveFrom w:id="6428" w:author="Masato YOSHIKAWA" w:date="2026-01-20T12:21:00Z" w16du:dateUtc="2026-01-20T03:21:00Z">
              <w:r w:rsidRPr="00B83013" w:rsidDel="005B6842">
                <w:rPr>
                  <w:rFonts w:ascii="Times New Roman" w:eastAsia="ＭＳ 明朝" w:hAnsi="Times New Roman" w:cs="Times New Roman"/>
                  <w:rPrChange w:id="6429" w:author="Masato YOSHIKAWA" w:date="2026-01-20T12:25:00Z" w16du:dateUtc="2026-01-20T03:25:00Z">
                    <w:rPr>
                      <w:rFonts w:ascii="ＭＳ 明朝" w:eastAsia="ＭＳ 明朝" w:hAnsi="ＭＳ 明朝"/>
                    </w:rPr>
                  </w:rPrChange>
                </w:rPr>
                <w:t>Denial</w:t>
              </w:r>
            </w:moveFrom>
          </w:p>
        </w:tc>
        <w:tc>
          <w:tcPr>
            <w:tcW w:w="851" w:type="pct"/>
            <w:tcPrChange w:id="6430" w:author="Masato YOSHIKAWA" w:date="2026-01-20T12:20:00Z" w16du:dateUtc="2026-01-20T03:20:00Z">
              <w:tcPr>
                <w:tcW w:w="851" w:type="pct"/>
              </w:tcPr>
            </w:tcPrChange>
          </w:tcPr>
          <w:p w14:paraId="608650BA" w14:textId="22572625" w:rsidR="002E4570" w:rsidRPr="00B83013" w:rsidDel="005B6842" w:rsidRDefault="002E4570" w:rsidP="00A018DB">
            <w:pPr>
              <w:pStyle w:val="af8"/>
              <w:rPr>
                <w:moveFrom w:id="6431" w:author="Masato YOSHIKAWA" w:date="2026-01-20T12:21:00Z" w16du:dateUtc="2026-01-20T03:21:00Z"/>
                <w:rFonts w:ascii="Times New Roman" w:eastAsia="ＭＳ 明朝" w:hAnsi="Times New Roman" w:cs="Times New Roman"/>
                <w:rPrChange w:id="6432" w:author="Masato YOSHIKAWA" w:date="2026-01-20T12:25:00Z" w16du:dateUtc="2026-01-20T03:25:00Z">
                  <w:rPr>
                    <w:moveFrom w:id="6433" w:author="Masato YOSHIKAWA" w:date="2026-01-20T12:21:00Z" w16du:dateUtc="2026-01-20T03:21:00Z"/>
                    <w:rFonts w:ascii="ＭＳ 明朝" w:eastAsia="ＭＳ 明朝" w:hAnsi="ＭＳ 明朝"/>
                  </w:rPr>
                </w:rPrChange>
              </w:rPr>
            </w:pPr>
            <w:moveFrom w:id="6434" w:author="Masato YOSHIKAWA" w:date="2026-01-20T12:21:00Z" w16du:dateUtc="2026-01-20T03:21:00Z">
              <w:r w:rsidRPr="00B83013" w:rsidDel="005B6842">
                <w:rPr>
                  <w:rFonts w:ascii="Times New Roman" w:eastAsia="ＭＳ 明朝" w:hAnsi="Times New Roman" w:cs="Times New Roman"/>
                  <w:rPrChange w:id="6435" w:author="Masato YOSHIKAWA" w:date="2026-01-20T12:25:00Z" w16du:dateUtc="2026-01-20T03:25:00Z">
                    <w:rPr>
                      <w:rFonts w:ascii="ＭＳ 明朝" w:eastAsia="ＭＳ 明朝" w:hAnsi="ＭＳ 明朝"/>
                    </w:rPr>
                  </w:rPrChange>
                </w:rPr>
                <w:t>Reduction</w:t>
              </w:r>
            </w:moveFrom>
          </w:p>
        </w:tc>
        <w:tc>
          <w:tcPr>
            <w:tcW w:w="831" w:type="pct"/>
            <w:tcPrChange w:id="6436" w:author="Masato YOSHIKAWA" w:date="2026-01-20T12:20:00Z" w16du:dateUtc="2026-01-20T03:20:00Z">
              <w:tcPr>
                <w:tcW w:w="831" w:type="pct"/>
              </w:tcPr>
            </w:tcPrChange>
          </w:tcPr>
          <w:p w14:paraId="1BD3CF1B" w14:textId="4FB5AB91" w:rsidR="002E4570" w:rsidRPr="00B83013" w:rsidDel="005B6842" w:rsidRDefault="002E4570" w:rsidP="00A018DB">
            <w:pPr>
              <w:pStyle w:val="af8"/>
              <w:rPr>
                <w:moveFrom w:id="6437" w:author="Masato YOSHIKAWA" w:date="2026-01-20T12:21:00Z" w16du:dateUtc="2026-01-20T03:21:00Z"/>
                <w:rFonts w:ascii="Times New Roman" w:eastAsia="ＭＳ 明朝" w:hAnsi="Times New Roman" w:cs="Times New Roman"/>
                <w:rPrChange w:id="6438" w:author="Masato YOSHIKAWA" w:date="2026-01-20T12:25:00Z" w16du:dateUtc="2026-01-20T03:25:00Z">
                  <w:rPr>
                    <w:moveFrom w:id="6439" w:author="Masato YOSHIKAWA" w:date="2026-01-20T12:21:00Z" w16du:dateUtc="2026-01-20T03:21:00Z"/>
                    <w:rFonts w:ascii="ＭＳ 明朝" w:eastAsia="ＭＳ 明朝" w:hAnsi="ＭＳ 明朝"/>
                  </w:rPr>
                </w:rPrChange>
              </w:rPr>
            </w:pPr>
            <w:moveFrom w:id="6440" w:author="Masato YOSHIKAWA" w:date="2026-01-20T12:21:00Z" w16du:dateUtc="2026-01-20T03:21:00Z">
              <w:r w:rsidRPr="00B83013" w:rsidDel="005B6842">
                <w:rPr>
                  <w:rFonts w:ascii="Times New Roman" w:eastAsia="ＭＳ 明朝" w:hAnsi="Times New Roman" w:cs="Times New Roman"/>
                  <w:rPrChange w:id="6441" w:author="Masato YOSHIKAWA" w:date="2026-01-20T12:25:00Z" w16du:dateUtc="2026-01-20T03:25:00Z">
                    <w:rPr>
                      <w:rFonts w:ascii="ＭＳ 明朝" w:eastAsia="ＭＳ 明朝" w:hAnsi="ＭＳ 明朝"/>
                    </w:rPr>
                  </w:rPrChange>
                </w:rPr>
                <w:t>Denial</w:t>
              </w:r>
            </w:moveFrom>
          </w:p>
        </w:tc>
      </w:tr>
      <w:tr w:rsidR="002E4570" w:rsidRPr="00B83013" w:rsidDel="005B6842" w14:paraId="40A1B914" w14:textId="1DFABD56" w:rsidTr="005B6842">
        <w:tc>
          <w:tcPr>
            <w:tcW w:w="583" w:type="pct"/>
            <w:tcPrChange w:id="6442" w:author="Masato YOSHIKAWA" w:date="2026-01-20T12:20:00Z" w16du:dateUtc="2026-01-20T03:20:00Z">
              <w:tcPr>
                <w:tcW w:w="582" w:type="pct"/>
              </w:tcPr>
            </w:tcPrChange>
          </w:tcPr>
          <w:p w14:paraId="1A0EA502" w14:textId="24C6233F" w:rsidR="002E4570" w:rsidRPr="00B83013" w:rsidDel="005B6842" w:rsidRDefault="002E4570" w:rsidP="00A018DB">
            <w:pPr>
              <w:pStyle w:val="af8"/>
              <w:rPr>
                <w:moveFrom w:id="6443" w:author="Masato YOSHIKAWA" w:date="2026-01-20T12:21:00Z" w16du:dateUtc="2026-01-20T03:21:00Z"/>
                <w:rFonts w:ascii="Times New Roman" w:eastAsia="ＭＳ 明朝" w:hAnsi="Times New Roman" w:cs="Times New Roman"/>
                <w:rPrChange w:id="6444" w:author="Masato YOSHIKAWA" w:date="2026-01-20T12:25:00Z" w16du:dateUtc="2026-01-20T03:25:00Z">
                  <w:rPr>
                    <w:moveFrom w:id="6445" w:author="Masato YOSHIKAWA" w:date="2026-01-20T12:21:00Z" w16du:dateUtc="2026-01-20T03:21:00Z"/>
                    <w:rFonts w:ascii="ＭＳ 明朝" w:eastAsia="ＭＳ 明朝" w:hAnsi="ＭＳ 明朝"/>
                  </w:rPr>
                </w:rPrChange>
              </w:rPr>
            </w:pPr>
            <w:moveFrom w:id="6446" w:author="Masato YOSHIKAWA" w:date="2026-01-20T12:21:00Z" w16du:dateUtc="2026-01-20T03:21:00Z">
              <w:r w:rsidRPr="00B83013" w:rsidDel="005B6842">
                <w:rPr>
                  <w:rFonts w:ascii="Times New Roman" w:eastAsia="ＭＳ 明朝" w:hAnsi="Times New Roman" w:cs="Times New Roman" w:hint="eastAsia"/>
                  <w:rPrChange w:id="6447" w:author="Masato YOSHIKAWA" w:date="2026-01-20T12:25:00Z" w16du:dateUtc="2026-01-20T03:25:00Z">
                    <w:rPr>
                      <w:rFonts w:ascii="ＭＳ 明朝" w:eastAsia="ＭＳ 明朝" w:hAnsi="ＭＳ 明朝" w:hint="eastAsia"/>
                    </w:rPr>
                  </w:rPrChange>
                </w:rPr>
                <w:t>繻絆</w:t>
              </w:r>
            </w:moveFrom>
          </w:p>
        </w:tc>
        <w:tc>
          <w:tcPr>
            <w:tcW w:w="583" w:type="pct"/>
            <w:tcPrChange w:id="6448" w:author="Masato YOSHIKAWA" w:date="2026-01-20T12:20:00Z" w16du:dateUtc="2026-01-20T03:20:00Z">
              <w:tcPr>
                <w:tcW w:w="583" w:type="pct"/>
              </w:tcPr>
            </w:tcPrChange>
          </w:tcPr>
          <w:p w14:paraId="3EDD0210" w14:textId="04A919A0" w:rsidR="002E4570" w:rsidRPr="00B83013" w:rsidDel="005B6842" w:rsidRDefault="002E4570" w:rsidP="00A018DB">
            <w:pPr>
              <w:pStyle w:val="af8"/>
              <w:rPr>
                <w:moveFrom w:id="6449" w:author="Masato YOSHIKAWA" w:date="2026-01-20T12:21:00Z" w16du:dateUtc="2026-01-20T03:21:00Z"/>
                <w:rFonts w:ascii="Times New Roman" w:eastAsia="ＭＳ 明朝" w:hAnsi="Times New Roman" w:cs="Times New Roman"/>
                <w:rPrChange w:id="6450" w:author="Masato YOSHIKAWA" w:date="2026-01-20T12:25:00Z" w16du:dateUtc="2026-01-20T03:25:00Z">
                  <w:rPr>
                    <w:moveFrom w:id="6451" w:author="Masato YOSHIKAWA" w:date="2026-01-20T12:21:00Z" w16du:dateUtc="2026-01-20T03:21:00Z"/>
                    <w:rFonts w:ascii="ＭＳ 明朝" w:eastAsia="ＭＳ 明朝" w:hAnsi="ＭＳ 明朝"/>
                  </w:rPr>
                </w:rPrChange>
              </w:rPr>
            </w:pPr>
            <w:moveFrom w:id="6452" w:author="Masato YOSHIKAWA" w:date="2026-01-20T12:21:00Z" w16du:dateUtc="2026-01-20T03:21:00Z">
              <w:r w:rsidRPr="00B83013" w:rsidDel="005B6842">
                <w:rPr>
                  <w:rFonts w:ascii="Times New Roman" w:eastAsia="ＭＳ 明朝" w:hAnsi="Times New Roman" w:cs="Times New Roman"/>
                  <w:rPrChange w:id="6453" w:author="Masato YOSHIKAWA" w:date="2026-01-20T12:25:00Z" w16du:dateUtc="2026-01-20T03:25:00Z">
                    <w:rPr>
                      <w:rFonts w:ascii="ＭＳ 明朝" w:eastAsia="ＭＳ 明朝" w:hAnsi="ＭＳ 明朝"/>
                    </w:rPr>
                  </w:rPrChange>
                </w:rPr>
                <w:t>juban</w:t>
              </w:r>
            </w:moveFrom>
          </w:p>
        </w:tc>
        <w:tc>
          <w:tcPr>
            <w:tcW w:w="629" w:type="pct"/>
            <w:tcPrChange w:id="6454" w:author="Masato YOSHIKAWA" w:date="2026-01-20T12:20:00Z" w16du:dateUtc="2026-01-20T03:20:00Z">
              <w:tcPr>
                <w:tcW w:w="629" w:type="pct"/>
              </w:tcPr>
            </w:tcPrChange>
          </w:tcPr>
          <w:p w14:paraId="3FA4EC77" w14:textId="12E80265" w:rsidR="002E4570" w:rsidRPr="00B83013" w:rsidDel="005B6842" w:rsidRDefault="002E4570" w:rsidP="00A018DB">
            <w:pPr>
              <w:pStyle w:val="af8"/>
              <w:rPr>
                <w:moveFrom w:id="6455" w:author="Masato YOSHIKAWA" w:date="2026-01-20T12:21:00Z" w16du:dateUtc="2026-01-20T03:21:00Z"/>
                <w:rFonts w:ascii="Times New Roman" w:eastAsia="ＭＳ 明朝" w:hAnsi="Times New Roman" w:cs="Times New Roman"/>
                <w:rPrChange w:id="6456" w:author="Masato YOSHIKAWA" w:date="2026-01-20T12:25:00Z" w16du:dateUtc="2026-01-20T03:25:00Z">
                  <w:rPr>
                    <w:moveFrom w:id="6457" w:author="Masato YOSHIKAWA" w:date="2026-01-20T12:21:00Z" w16du:dateUtc="2026-01-20T03:21:00Z"/>
                    <w:rFonts w:ascii="ＭＳ 明朝" w:eastAsia="ＭＳ 明朝" w:hAnsi="ＭＳ 明朝"/>
                  </w:rPr>
                </w:rPrChange>
              </w:rPr>
            </w:pPr>
            <w:moveFrom w:id="6458" w:author="Masato YOSHIKAWA" w:date="2026-01-20T12:21:00Z" w16du:dateUtc="2026-01-20T03:21:00Z">
              <w:r w:rsidRPr="00B83013" w:rsidDel="005B6842">
                <w:rPr>
                  <w:rFonts w:ascii="Times New Roman" w:eastAsia="ＭＳ 明朝" w:hAnsi="Times New Roman" w:cs="Times New Roman"/>
                  <w:rPrChange w:id="6459" w:author="Masato YOSHIKAWA" w:date="2026-01-20T12:25:00Z" w16du:dateUtc="2026-01-20T03:25:00Z">
                    <w:rPr>
                      <w:rFonts w:ascii="ＭＳ 明朝" w:eastAsia="ＭＳ 明朝" w:hAnsi="ＭＳ 明朝"/>
                    </w:rPr>
                  </w:rPrChange>
                </w:rPr>
                <w:t>be more careful in my dress</w:t>
              </w:r>
            </w:moveFrom>
          </w:p>
        </w:tc>
        <w:tc>
          <w:tcPr>
            <w:tcW w:w="779" w:type="pct"/>
            <w:tcPrChange w:id="6460" w:author="Masato YOSHIKAWA" w:date="2026-01-20T12:20:00Z" w16du:dateUtc="2026-01-20T03:20:00Z">
              <w:tcPr>
                <w:tcW w:w="779" w:type="pct"/>
              </w:tcPr>
            </w:tcPrChange>
          </w:tcPr>
          <w:p w14:paraId="3510641A" w14:textId="33EE266F" w:rsidR="002E4570" w:rsidRPr="00B83013" w:rsidDel="005B6842" w:rsidRDefault="002E4570" w:rsidP="00A018DB">
            <w:pPr>
              <w:pStyle w:val="af8"/>
              <w:rPr>
                <w:moveFrom w:id="6461" w:author="Masato YOSHIKAWA" w:date="2026-01-20T12:21:00Z" w16du:dateUtc="2026-01-20T03:21:00Z"/>
                <w:rFonts w:ascii="Times New Roman" w:eastAsia="ＭＳ 明朝" w:hAnsi="Times New Roman" w:cs="Times New Roman"/>
                <w:rPrChange w:id="6462" w:author="Masato YOSHIKAWA" w:date="2026-01-20T12:25:00Z" w16du:dateUtc="2026-01-20T03:25:00Z">
                  <w:rPr>
                    <w:moveFrom w:id="6463" w:author="Masato YOSHIKAWA" w:date="2026-01-20T12:21:00Z" w16du:dateUtc="2026-01-20T03:21:00Z"/>
                    <w:rFonts w:ascii="ＭＳ 明朝" w:eastAsia="ＭＳ 明朝" w:hAnsi="ＭＳ 明朝"/>
                  </w:rPr>
                </w:rPrChange>
              </w:rPr>
            </w:pPr>
            <w:moveFrom w:id="6464" w:author="Masato YOSHIKAWA" w:date="2026-01-20T12:21:00Z" w16du:dateUtc="2026-01-20T03:21:00Z">
              <w:r w:rsidRPr="00B83013" w:rsidDel="005B6842">
                <w:rPr>
                  <w:rFonts w:ascii="Times New Roman" w:eastAsia="ＭＳ 明朝" w:hAnsi="Times New Roman" w:cs="Times New Roman"/>
                  <w:rPrChange w:id="6465" w:author="Masato YOSHIKAWA" w:date="2026-01-20T12:25:00Z" w16du:dateUtc="2026-01-20T03:25:00Z">
                    <w:rPr>
                      <w:rFonts w:ascii="ＭＳ 明朝" w:eastAsia="ＭＳ 明朝" w:hAnsi="ＭＳ 明朝"/>
                    </w:rPr>
                  </w:rPrChange>
                </w:rPr>
                <w:t>Amplification</w:t>
              </w:r>
            </w:moveFrom>
          </w:p>
        </w:tc>
        <w:tc>
          <w:tcPr>
            <w:tcW w:w="744" w:type="pct"/>
            <w:tcPrChange w:id="6466" w:author="Masato YOSHIKAWA" w:date="2026-01-20T12:20:00Z" w16du:dateUtc="2026-01-20T03:20:00Z">
              <w:tcPr>
                <w:tcW w:w="744" w:type="pct"/>
              </w:tcPr>
            </w:tcPrChange>
          </w:tcPr>
          <w:p w14:paraId="50DD0F3D" w14:textId="4694466E" w:rsidR="002E4570" w:rsidRPr="00B83013" w:rsidDel="005B6842" w:rsidRDefault="002E4570" w:rsidP="00A018DB">
            <w:pPr>
              <w:pStyle w:val="af8"/>
              <w:rPr>
                <w:moveFrom w:id="6467" w:author="Masato YOSHIKAWA" w:date="2026-01-20T12:21:00Z" w16du:dateUtc="2026-01-20T03:21:00Z"/>
                <w:rFonts w:ascii="Times New Roman" w:eastAsia="ＭＳ 明朝" w:hAnsi="Times New Roman" w:cs="Times New Roman"/>
                <w:rPrChange w:id="6468" w:author="Masato YOSHIKAWA" w:date="2026-01-20T12:25:00Z" w16du:dateUtc="2026-01-20T03:25:00Z">
                  <w:rPr>
                    <w:moveFrom w:id="6469" w:author="Masato YOSHIKAWA" w:date="2026-01-20T12:21:00Z" w16du:dateUtc="2026-01-20T03:21:00Z"/>
                    <w:rFonts w:ascii="ＭＳ 明朝" w:eastAsia="ＭＳ 明朝" w:hAnsi="ＭＳ 明朝"/>
                  </w:rPr>
                </w:rPrChange>
              </w:rPr>
            </w:pPr>
            <w:moveFrom w:id="6470" w:author="Masato YOSHIKAWA" w:date="2026-01-20T12:21:00Z" w16du:dateUtc="2026-01-20T03:21:00Z">
              <w:r w:rsidRPr="00B83013" w:rsidDel="005B6842">
                <w:rPr>
                  <w:rFonts w:ascii="Times New Roman" w:eastAsia="ＭＳ 明朝" w:hAnsi="Times New Roman" w:cs="Times New Roman"/>
                  <w:rPrChange w:id="6471" w:author="Masato YOSHIKAWA" w:date="2026-01-20T12:25:00Z" w16du:dateUtc="2026-01-20T03:25:00Z">
                    <w:rPr>
                      <w:rFonts w:ascii="ＭＳ 明朝" w:eastAsia="ＭＳ 明朝" w:hAnsi="ＭＳ 明朝"/>
                    </w:rPr>
                  </w:rPrChange>
                </w:rPr>
                <w:t>Adaptation</w:t>
              </w:r>
            </w:moveFrom>
          </w:p>
        </w:tc>
        <w:tc>
          <w:tcPr>
            <w:tcW w:w="851" w:type="pct"/>
            <w:tcPrChange w:id="6472" w:author="Masato YOSHIKAWA" w:date="2026-01-20T12:20:00Z" w16du:dateUtc="2026-01-20T03:20:00Z">
              <w:tcPr>
                <w:tcW w:w="851" w:type="pct"/>
              </w:tcPr>
            </w:tcPrChange>
          </w:tcPr>
          <w:p w14:paraId="4B9E702D" w14:textId="6CCC52A8" w:rsidR="002E4570" w:rsidRPr="00B83013" w:rsidDel="005B6842" w:rsidRDefault="002E4570" w:rsidP="00A018DB">
            <w:pPr>
              <w:pStyle w:val="af8"/>
              <w:rPr>
                <w:moveFrom w:id="6473" w:author="Masato YOSHIKAWA" w:date="2026-01-20T12:21:00Z" w16du:dateUtc="2026-01-20T03:21:00Z"/>
                <w:rFonts w:ascii="Times New Roman" w:eastAsia="ＭＳ 明朝" w:hAnsi="Times New Roman" w:cs="Times New Roman"/>
                <w:rPrChange w:id="6474" w:author="Masato YOSHIKAWA" w:date="2026-01-20T12:25:00Z" w16du:dateUtc="2026-01-20T03:25:00Z">
                  <w:rPr>
                    <w:moveFrom w:id="6475" w:author="Masato YOSHIKAWA" w:date="2026-01-20T12:21:00Z" w16du:dateUtc="2026-01-20T03:21:00Z"/>
                    <w:rFonts w:ascii="ＭＳ 明朝" w:eastAsia="ＭＳ 明朝" w:hAnsi="ＭＳ 明朝"/>
                  </w:rPr>
                </w:rPrChange>
              </w:rPr>
            </w:pPr>
            <w:moveFrom w:id="6476" w:author="Masato YOSHIKAWA" w:date="2026-01-20T12:21:00Z" w16du:dateUtc="2026-01-20T03:21:00Z">
              <w:r w:rsidRPr="00B83013" w:rsidDel="005B6842">
                <w:rPr>
                  <w:rFonts w:ascii="Times New Roman" w:eastAsia="ＭＳ 明朝" w:hAnsi="Times New Roman" w:cs="Times New Roman"/>
                  <w:rPrChange w:id="6477" w:author="Masato YOSHIKAWA" w:date="2026-01-20T12:25:00Z" w16du:dateUtc="2026-01-20T03:25:00Z">
                    <w:rPr>
                      <w:rFonts w:ascii="ＭＳ 明朝" w:eastAsia="ＭＳ 明朝" w:hAnsi="ＭＳ 明朝"/>
                    </w:rPr>
                  </w:rPrChange>
                </w:rPr>
                <w:t>Description</w:t>
              </w:r>
            </w:moveFrom>
          </w:p>
        </w:tc>
        <w:tc>
          <w:tcPr>
            <w:tcW w:w="831" w:type="pct"/>
            <w:tcPrChange w:id="6478" w:author="Masato YOSHIKAWA" w:date="2026-01-20T12:20:00Z" w16du:dateUtc="2026-01-20T03:20:00Z">
              <w:tcPr>
                <w:tcW w:w="831" w:type="pct"/>
              </w:tcPr>
            </w:tcPrChange>
          </w:tcPr>
          <w:p w14:paraId="18424019" w14:textId="15594D64" w:rsidR="002E4570" w:rsidRPr="00B83013" w:rsidDel="005B6842" w:rsidRDefault="002E4570" w:rsidP="00A018DB">
            <w:pPr>
              <w:pStyle w:val="af8"/>
              <w:rPr>
                <w:moveFrom w:id="6479" w:author="Masato YOSHIKAWA" w:date="2026-01-20T12:21:00Z" w16du:dateUtc="2026-01-20T03:21:00Z"/>
                <w:rFonts w:ascii="Times New Roman" w:eastAsia="ＭＳ 明朝" w:hAnsi="Times New Roman" w:cs="Times New Roman"/>
                <w:rPrChange w:id="6480" w:author="Masato YOSHIKAWA" w:date="2026-01-20T12:25:00Z" w16du:dateUtc="2026-01-20T03:25:00Z">
                  <w:rPr>
                    <w:moveFrom w:id="6481" w:author="Masato YOSHIKAWA" w:date="2026-01-20T12:21:00Z" w16du:dateUtc="2026-01-20T03:21:00Z"/>
                    <w:rFonts w:ascii="ＭＳ 明朝" w:eastAsia="ＭＳ 明朝" w:hAnsi="ＭＳ 明朝"/>
                  </w:rPr>
                </w:rPrChange>
              </w:rPr>
            </w:pPr>
            <w:moveFrom w:id="6482" w:author="Masato YOSHIKAWA" w:date="2026-01-20T12:21:00Z" w16du:dateUtc="2026-01-20T03:21:00Z">
              <w:r w:rsidRPr="00B83013" w:rsidDel="005B6842">
                <w:rPr>
                  <w:rFonts w:ascii="Times New Roman" w:eastAsia="ＭＳ 明朝" w:hAnsi="Times New Roman" w:cs="Times New Roman"/>
                  <w:rPrChange w:id="6483" w:author="Masato YOSHIKAWA" w:date="2026-01-20T12:25:00Z" w16du:dateUtc="2026-01-20T03:25:00Z">
                    <w:rPr>
                      <w:rFonts w:ascii="ＭＳ 明朝" w:eastAsia="ＭＳ 明朝" w:hAnsi="ＭＳ 明朝"/>
                    </w:rPr>
                  </w:rPrChange>
                </w:rPr>
                <w:t>Minimization</w:t>
              </w:r>
            </w:moveFrom>
          </w:p>
        </w:tc>
      </w:tr>
      <w:tr w:rsidR="002E4570" w:rsidRPr="00B83013" w:rsidDel="005B6842" w14:paraId="389AF857" w14:textId="5BFCBAC5" w:rsidTr="005B6842">
        <w:tc>
          <w:tcPr>
            <w:tcW w:w="583" w:type="pct"/>
            <w:tcPrChange w:id="6484" w:author="Masato YOSHIKAWA" w:date="2026-01-20T12:20:00Z" w16du:dateUtc="2026-01-20T03:20:00Z">
              <w:tcPr>
                <w:tcW w:w="582" w:type="pct"/>
              </w:tcPr>
            </w:tcPrChange>
          </w:tcPr>
          <w:p w14:paraId="1745FE5F" w14:textId="6D5282A8" w:rsidR="002E4570" w:rsidRPr="00B83013" w:rsidDel="005B6842" w:rsidRDefault="002E4570" w:rsidP="00A018DB">
            <w:pPr>
              <w:pStyle w:val="af8"/>
              <w:rPr>
                <w:moveFrom w:id="6485" w:author="Masato YOSHIKAWA" w:date="2026-01-20T12:21:00Z" w16du:dateUtc="2026-01-20T03:21:00Z"/>
                <w:rFonts w:ascii="Times New Roman" w:eastAsia="ＭＳ 明朝" w:hAnsi="Times New Roman" w:cs="Times New Roman"/>
                <w:rPrChange w:id="6486" w:author="Masato YOSHIKAWA" w:date="2026-01-20T12:25:00Z" w16du:dateUtc="2026-01-20T03:25:00Z">
                  <w:rPr>
                    <w:moveFrom w:id="6487" w:author="Masato YOSHIKAWA" w:date="2026-01-20T12:21:00Z" w16du:dateUtc="2026-01-20T03:21:00Z"/>
                    <w:rFonts w:ascii="ＭＳ 明朝" w:eastAsia="ＭＳ 明朝" w:hAnsi="ＭＳ 明朝"/>
                  </w:rPr>
                </w:rPrChange>
              </w:rPr>
            </w:pPr>
            <w:moveFrom w:id="6488" w:author="Masato YOSHIKAWA" w:date="2026-01-20T12:21:00Z" w16du:dateUtc="2026-01-20T03:21:00Z">
              <w:r w:rsidRPr="00B83013" w:rsidDel="005B6842">
                <w:rPr>
                  <w:rFonts w:ascii="Times New Roman" w:eastAsia="ＭＳ 明朝" w:hAnsi="Times New Roman" w:cs="Times New Roman" w:hint="eastAsia"/>
                  <w:rPrChange w:id="6489" w:author="Masato YOSHIKAWA" w:date="2026-01-20T12:25:00Z" w16du:dateUtc="2026-01-20T03:25:00Z">
                    <w:rPr>
                      <w:rFonts w:ascii="ＭＳ 明朝" w:eastAsia="ＭＳ 明朝" w:hAnsi="ＭＳ 明朝" w:hint="eastAsia"/>
                    </w:rPr>
                  </w:rPrChange>
                </w:rPr>
                <w:t>五徳</w:t>
              </w:r>
            </w:moveFrom>
          </w:p>
        </w:tc>
        <w:tc>
          <w:tcPr>
            <w:tcW w:w="583" w:type="pct"/>
            <w:tcPrChange w:id="6490" w:author="Masato YOSHIKAWA" w:date="2026-01-20T12:20:00Z" w16du:dateUtc="2026-01-20T03:20:00Z">
              <w:tcPr>
                <w:tcW w:w="583" w:type="pct"/>
              </w:tcPr>
            </w:tcPrChange>
          </w:tcPr>
          <w:p w14:paraId="733C4EA3" w14:textId="5CC98421" w:rsidR="002E4570" w:rsidRPr="00B83013" w:rsidDel="005B6842" w:rsidRDefault="002E4570" w:rsidP="00A018DB">
            <w:pPr>
              <w:pStyle w:val="af8"/>
              <w:rPr>
                <w:moveFrom w:id="6491" w:author="Masato YOSHIKAWA" w:date="2026-01-20T12:21:00Z" w16du:dateUtc="2026-01-20T03:21:00Z"/>
                <w:rFonts w:ascii="Times New Roman" w:eastAsia="ＭＳ 明朝" w:hAnsi="Times New Roman" w:cs="Times New Roman"/>
                <w:rPrChange w:id="6492" w:author="Masato YOSHIKAWA" w:date="2026-01-20T12:25:00Z" w16du:dateUtc="2026-01-20T03:25:00Z">
                  <w:rPr>
                    <w:moveFrom w:id="6493" w:author="Masato YOSHIKAWA" w:date="2026-01-20T12:21:00Z" w16du:dateUtc="2026-01-20T03:21:00Z"/>
                    <w:rFonts w:ascii="ＭＳ 明朝" w:eastAsia="ＭＳ 明朝" w:hAnsi="ＭＳ 明朝"/>
                  </w:rPr>
                </w:rPrChange>
              </w:rPr>
            </w:pPr>
            <w:moveFrom w:id="6494" w:author="Masato YOSHIKAWA" w:date="2026-01-20T12:21:00Z" w16du:dateUtc="2026-01-20T03:21:00Z">
              <w:r w:rsidRPr="00B83013" w:rsidDel="005B6842">
                <w:rPr>
                  <w:rFonts w:ascii="Times New Roman" w:eastAsia="ＭＳ 明朝" w:hAnsi="Times New Roman" w:cs="Times New Roman"/>
                  <w:rPrChange w:id="6495" w:author="Masato YOSHIKAWA" w:date="2026-01-20T12:25:00Z" w16du:dateUtc="2026-01-20T03:25:00Z">
                    <w:rPr>
                      <w:rFonts w:ascii="ＭＳ 明朝" w:eastAsia="ＭＳ 明朝" w:hAnsi="ＭＳ 明朝"/>
                    </w:rPr>
                  </w:rPrChange>
                </w:rPr>
                <w:t>on it</w:t>
              </w:r>
            </w:moveFrom>
          </w:p>
        </w:tc>
        <w:tc>
          <w:tcPr>
            <w:tcW w:w="629" w:type="pct"/>
            <w:tcPrChange w:id="6496" w:author="Masato YOSHIKAWA" w:date="2026-01-20T12:20:00Z" w16du:dateUtc="2026-01-20T03:20:00Z">
              <w:tcPr>
                <w:tcW w:w="629" w:type="pct"/>
              </w:tcPr>
            </w:tcPrChange>
          </w:tcPr>
          <w:p w14:paraId="6BA1B208" w14:textId="363D6277" w:rsidR="002E4570" w:rsidRPr="00B83013" w:rsidDel="005B6842" w:rsidRDefault="002E4570" w:rsidP="00A018DB">
            <w:pPr>
              <w:pStyle w:val="af8"/>
              <w:rPr>
                <w:moveFrom w:id="6497" w:author="Masato YOSHIKAWA" w:date="2026-01-20T12:21:00Z" w16du:dateUtc="2026-01-20T03:21:00Z"/>
                <w:rFonts w:ascii="Times New Roman" w:eastAsia="ＭＳ 明朝" w:hAnsi="Times New Roman" w:cs="Times New Roman"/>
                <w:rPrChange w:id="6498" w:author="Masato YOSHIKAWA" w:date="2026-01-20T12:25:00Z" w16du:dateUtc="2026-01-20T03:25:00Z">
                  <w:rPr>
                    <w:moveFrom w:id="6499" w:author="Masato YOSHIKAWA" w:date="2026-01-20T12:21:00Z" w16du:dateUtc="2026-01-20T03:21:00Z"/>
                    <w:rFonts w:ascii="ＭＳ 明朝" w:eastAsia="ＭＳ 明朝" w:hAnsi="ＭＳ 明朝"/>
                  </w:rPr>
                </w:rPrChange>
              </w:rPr>
            </w:pPr>
            <w:moveFrom w:id="6500" w:author="Masato YOSHIKAWA" w:date="2026-01-20T12:21:00Z" w16du:dateUtc="2026-01-20T03:21:00Z">
              <w:r w:rsidRPr="00B83013" w:rsidDel="005B6842">
                <w:rPr>
                  <w:rFonts w:ascii="Times New Roman" w:eastAsia="ＭＳ 明朝" w:hAnsi="Times New Roman" w:cs="Times New Roman"/>
                  <w:rPrChange w:id="6501" w:author="Masato YOSHIKAWA" w:date="2026-01-20T12:25:00Z" w16du:dateUtc="2026-01-20T03:25:00Z">
                    <w:rPr>
                      <w:rFonts w:ascii="ＭＳ 明朝" w:eastAsia="ＭＳ 明朝" w:hAnsi="ＭＳ 明朝"/>
                    </w:rPr>
                  </w:rPrChange>
                </w:rPr>
                <w:t>on it</w:t>
              </w:r>
            </w:moveFrom>
          </w:p>
        </w:tc>
        <w:tc>
          <w:tcPr>
            <w:tcW w:w="779" w:type="pct"/>
            <w:tcPrChange w:id="6502" w:author="Masato YOSHIKAWA" w:date="2026-01-20T12:20:00Z" w16du:dateUtc="2026-01-20T03:20:00Z">
              <w:tcPr>
                <w:tcW w:w="779" w:type="pct"/>
              </w:tcPr>
            </w:tcPrChange>
          </w:tcPr>
          <w:p w14:paraId="3537CF9F" w14:textId="096A6153" w:rsidR="002E4570" w:rsidRPr="00B83013" w:rsidDel="005B6842" w:rsidRDefault="002E4570" w:rsidP="00A018DB">
            <w:pPr>
              <w:pStyle w:val="af8"/>
              <w:rPr>
                <w:moveFrom w:id="6503" w:author="Masato YOSHIKAWA" w:date="2026-01-20T12:21:00Z" w16du:dateUtc="2026-01-20T03:21:00Z"/>
                <w:rFonts w:ascii="Times New Roman" w:eastAsia="ＭＳ 明朝" w:hAnsi="Times New Roman" w:cs="Times New Roman"/>
                <w:rPrChange w:id="6504" w:author="Masato YOSHIKAWA" w:date="2026-01-20T12:25:00Z" w16du:dateUtc="2026-01-20T03:25:00Z">
                  <w:rPr>
                    <w:moveFrom w:id="6505" w:author="Masato YOSHIKAWA" w:date="2026-01-20T12:21:00Z" w16du:dateUtc="2026-01-20T03:21:00Z"/>
                    <w:rFonts w:ascii="ＭＳ 明朝" w:eastAsia="ＭＳ 明朝" w:hAnsi="ＭＳ 明朝"/>
                  </w:rPr>
                </w:rPrChange>
              </w:rPr>
            </w:pPr>
            <w:moveFrom w:id="6506" w:author="Masato YOSHIKAWA" w:date="2026-01-20T12:21:00Z" w16du:dateUtc="2026-01-20T03:21:00Z">
              <w:r w:rsidRPr="00B83013" w:rsidDel="005B6842">
                <w:rPr>
                  <w:rFonts w:ascii="Times New Roman" w:eastAsia="ＭＳ 明朝" w:hAnsi="Times New Roman" w:cs="Times New Roman"/>
                  <w:rPrChange w:id="6507" w:author="Masato YOSHIKAWA" w:date="2026-01-20T12:25:00Z" w16du:dateUtc="2026-01-20T03:25:00Z">
                    <w:rPr>
                      <w:rFonts w:ascii="ＭＳ 明朝" w:eastAsia="ＭＳ 明朝" w:hAnsi="ＭＳ 明朝"/>
                    </w:rPr>
                  </w:rPrChange>
                </w:rPr>
                <w:t>Generalization</w:t>
              </w:r>
            </w:moveFrom>
          </w:p>
        </w:tc>
        <w:tc>
          <w:tcPr>
            <w:tcW w:w="744" w:type="pct"/>
            <w:tcPrChange w:id="6508" w:author="Masato YOSHIKAWA" w:date="2026-01-20T12:20:00Z" w16du:dateUtc="2026-01-20T03:20:00Z">
              <w:tcPr>
                <w:tcW w:w="744" w:type="pct"/>
              </w:tcPr>
            </w:tcPrChange>
          </w:tcPr>
          <w:p w14:paraId="3924E433" w14:textId="7E1FB530" w:rsidR="002E4570" w:rsidRPr="00B83013" w:rsidDel="005B6842" w:rsidRDefault="002E4570" w:rsidP="00A018DB">
            <w:pPr>
              <w:pStyle w:val="af8"/>
              <w:rPr>
                <w:moveFrom w:id="6509" w:author="Masato YOSHIKAWA" w:date="2026-01-20T12:21:00Z" w16du:dateUtc="2026-01-20T03:21:00Z"/>
                <w:rFonts w:ascii="Times New Roman" w:eastAsia="ＭＳ 明朝" w:hAnsi="Times New Roman" w:cs="Times New Roman"/>
                <w:rPrChange w:id="6510" w:author="Masato YOSHIKAWA" w:date="2026-01-20T12:25:00Z" w16du:dateUtc="2026-01-20T03:25:00Z">
                  <w:rPr>
                    <w:moveFrom w:id="6511" w:author="Masato YOSHIKAWA" w:date="2026-01-20T12:21:00Z" w16du:dateUtc="2026-01-20T03:21:00Z"/>
                    <w:rFonts w:ascii="ＭＳ 明朝" w:eastAsia="ＭＳ 明朝" w:hAnsi="ＭＳ 明朝"/>
                  </w:rPr>
                </w:rPrChange>
              </w:rPr>
            </w:pPr>
            <w:moveFrom w:id="6512" w:author="Masato YOSHIKAWA" w:date="2026-01-20T12:21:00Z" w16du:dateUtc="2026-01-20T03:21:00Z">
              <w:r w:rsidRPr="00B83013" w:rsidDel="005B6842">
                <w:rPr>
                  <w:rFonts w:ascii="Times New Roman" w:eastAsia="ＭＳ 明朝" w:hAnsi="Times New Roman" w:cs="Times New Roman"/>
                  <w:rPrChange w:id="6513" w:author="Masato YOSHIKAWA" w:date="2026-01-20T12:25:00Z" w16du:dateUtc="2026-01-20T03:25:00Z">
                    <w:rPr>
                      <w:rFonts w:ascii="ＭＳ 明朝" w:eastAsia="ＭＳ 明朝" w:hAnsi="ＭＳ 明朝"/>
                    </w:rPr>
                  </w:rPrChange>
                </w:rPr>
                <w:t>Minimization</w:t>
              </w:r>
            </w:moveFrom>
          </w:p>
        </w:tc>
        <w:tc>
          <w:tcPr>
            <w:tcW w:w="851" w:type="pct"/>
            <w:tcPrChange w:id="6514" w:author="Masato YOSHIKAWA" w:date="2026-01-20T12:20:00Z" w16du:dateUtc="2026-01-20T03:20:00Z">
              <w:tcPr>
                <w:tcW w:w="851" w:type="pct"/>
              </w:tcPr>
            </w:tcPrChange>
          </w:tcPr>
          <w:p w14:paraId="57533F69" w14:textId="6ADA143D" w:rsidR="002E4570" w:rsidRPr="00B83013" w:rsidDel="005B6842" w:rsidRDefault="002E4570" w:rsidP="00A018DB">
            <w:pPr>
              <w:pStyle w:val="af8"/>
              <w:rPr>
                <w:moveFrom w:id="6515" w:author="Masato YOSHIKAWA" w:date="2026-01-20T12:21:00Z" w16du:dateUtc="2026-01-20T03:21:00Z"/>
                <w:rFonts w:ascii="Times New Roman" w:eastAsia="ＭＳ 明朝" w:hAnsi="Times New Roman" w:cs="Times New Roman"/>
                <w:rPrChange w:id="6516" w:author="Masato YOSHIKAWA" w:date="2026-01-20T12:25:00Z" w16du:dateUtc="2026-01-20T03:25:00Z">
                  <w:rPr>
                    <w:moveFrom w:id="6517" w:author="Masato YOSHIKAWA" w:date="2026-01-20T12:21:00Z" w16du:dateUtc="2026-01-20T03:21:00Z"/>
                    <w:rFonts w:ascii="ＭＳ 明朝" w:eastAsia="ＭＳ 明朝" w:hAnsi="ＭＳ 明朝"/>
                  </w:rPr>
                </w:rPrChange>
              </w:rPr>
            </w:pPr>
            <w:moveFrom w:id="6518" w:author="Masato YOSHIKAWA" w:date="2026-01-20T12:21:00Z" w16du:dateUtc="2026-01-20T03:21:00Z">
              <w:r w:rsidRPr="00B83013" w:rsidDel="005B6842">
                <w:rPr>
                  <w:rFonts w:ascii="Times New Roman" w:eastAsia="ＭＳ 明朝" w:hAnsi="Times New Roman" w:cs="Times New Roman"/>
                  <w:rPrChange w:id="6519" w:author="Masato YOSHIKAWA" w:date="2026-01-20T12:25:00Z" w16du:dateUtc="2026-01-20T03:25:00Z">
                    <w:rPr>
                      <w:rFonts w:ascii="ＭＳ 明朝" w:eastAsia="ＭＳ 明朝" w:hAnsi="ＭＳ 明朝"/>
                    </w:rPr>
                  </w:rPrChange>
                </w:rPr>
                <w:t>Generalization</w:t>
              </w:r>
            </w:moveFrom>
          </w:p>
        </w:tc>
        <w:tc>
          <w:tcPr>
            <w:tcW w:w="831" w:type="pct"/>
            <w:tcPrChange w:id="6520" w:author="Masato YOSHIKAWA" w:date="2026-01-20T12:20:00Z" w16du:dateUtc="2026-01-20T03:20:00Z">
              <w:tcPr>
                <w:tcW w:w="831" w:type="pct"/>
              </w:tcPr>
            </w:tcPrChange>
          </w:tcPr>
          <w:p w14:paraId="2FB4728B" w14:textId="092E9AFE" w:rsidR="002E4570" w:rsidRPr="00B83013" w:rsidDel="005B6842" w:rsidRDefault="002E4570" w:rsidP="00A018DB">
            <w:pPr>
              <w:pStyle w:val="af8"/>
              <w:rPr>
                <w:moveFrom w:id="6521" w:author="Masato YOSHIKAWA" w:date="2026-01-20T12:21:00Z" w16du:dateUtc="2026-01-20T03:21:00Z"/>
                <w:rFonts w:ascii="Times New Roman" w:eastAsia="ＭＳ 明朝" w:hAnsi="Times New Roman" w:cs="Times New Roman"/>
                <w:rPrChange w:id="6522" w:author="Masato YOSHIKAWA" w:date="2026-01-20T12:25:00Z" w16du:dateUtc="2026-01-20T03:25:00Z">
                  <w:rPr>
                    <w:moveFrom w:id="6523" w:author="Masato YOSHIKAWA" w:date="2026-01-20T12:21:00Z" w16du:dateUtc="2026-01-20T03:21:00Z"/>
                    <w:rFonts w:ascii="ＭＳ 明朝" w:eastAsia="ＭＳ 明朝" w:hAnsi="ＭＳ 明朝"/>
                  </w:rPr>
                </w:rPrChange>
              </w:rPr>
            </w:pPr>
            <w:moveFrom w:id="6524" w:author="Masato YOSHIKAWA" w:date="2026-01-20T12:21:00Z" w16du:dateUtc="2026-01-20T03:21:00Z">
              <w:r w:rsidRPr="00B83013" w:rsidDel="005B6842">
                <w:rPr>
                  <w:rFonts w:ascii="Times New Roman" w:eastAsia="ＭＳ 明朝" w:hAnsi="Times New Roman" w:cs="Times New Roman"/>
                  <w:rPrChange w:id="6525" w:author="Masato YOSHIKAWA" w:date="2026-01-20T12:25:00Z" w16du:dateUtc="2026-01-20T03:25:00Z">
                    <w:rPr>
                      <w:rFonts w:ascii="ＭＳ 明朝" w:eastAsia="ＭＳ 明朝" w:hAnsi="ＭＳ 明朝"/>
                    </w:rPr>
                  </w:rPrChange>
                </w:rPr>
                <w:t>Minimization</w:t>
              </w:r>
            </w:moveFrom>
          </w:p>
        </w:tc>
      </w:tr>
      <w:tr w:rsidR="002E4570" w:rsidRPr="00B83013" w:rsidDel="005B6842" w14:paraId="0F56C0BB" w14:textId="47B259F0" w:rsidTr="005B6842">
        <w:tc>
          <w:tcPr>
            <w:tcW w:w="583" w:type="pct"/>
            <w:tcPrChange w:id="6526" w:author="Masato YOSHIKAWA" w:date="2026-01-20T12:20:00Z" w16du:dateUtc="2026-01-20T03:20:00Z">
              <w:tcPr>
                <w:tcW w:w="582" w:type="pct"/>
              </w:tcPr>
            </w:tcPrChange>
          </w:tcPr>
          <w:p w14:paraId="2C360423" w14:textId="581BB74C" w:rsidR="002E4570" w:rsidRPr="00B83013" w:rsidDel="005B6842" w:rsidRDefault="002E4570" w:rsidP="00A018DB">
            <w:pPr>
              <w:pStyle w:val="af8"/>
              <w:rPr>
                <w:moveFrom w:id="6527" w:author="Masato YOSHIKAWA" w:date="2026-01-20T12:21:00Z" w16du:dateUtc="2026-01-20T03:21:00Z"/>
                <w:rFonts w:ascii="Times New Roman" w:eastAsia="ＭＳ 明朝" w:hAnsi="Times New Roman" w:cs="Times New Roman"/>
                <w:rPrChange w:id="6528" w:author="Masato YOSHIKAWA" w:date="2026-01-20T12:25:00Z" w16du:dateUtc="2026-01-20T03:25:00Z">
                  <w:rPr>
                    <w:moveFrom w:id="6529" w:author="Masato YOSHIKAWA" w:date="2026-01-20T12:21:00Z" w16du:dateUtc="2026-01-20T03:21:00Z"/>
                    <w:rFonts w:ascii="ＭＳ 明朝" w:eastAsia="ＭＳ 明朝" w:hAnsi="ＭＳ 明朝"/>
                  </w:rPr>
                </w:rPrChange>
              </w:rPr>
            </w:pPr>
            <w:moveFrom w:id="6530" w:author="Masato YOSHIKAWA" w:date="2026-01-20T12:21:00Z" w16du:dateUtc="2026-01-20T03:21:00Z">
              <w:r w:rsidRPr="00B83013" w:rsidDel="005B6842">
                <w:rPr>
                  <w:rFonts w:ascii="Times New Roman" w:eastAsia="ＭＳ 明朝" w:hAnsi="Times New Roman" w:cs="Times New Roman" w:hint="eastAsia"/>
                  <w:rPrChange w:id="6531" w:author="Masato YOSHIKAWA" w:date="2026-01-20T12:25:00Z" w16du:dateUtc="2026-01-20T03:25:00Z">
                    <w:rPr>
                      <w:rFonts w:ascii="ＭＳ 明朝" w:eastAsia="ＭＳ 明朝" w:hAnsi="ＭＳ 明朝" w:hint="eastAsia"/>
                    </w:rPr>
                  </w:rPrChange>
                </w:rPr>
                <w:t>金盥</w:t>
              </w:r>
            </w:moveFrom>
          </w:p>
        </w:tc>
        <w:tc>
          <w:tcPr>
            <w:tcW w:w="583" w:type="pct"/>
            <w:tcPrChange w:id="6532" w:author="Masato YOSHIKAWA" w:date="2026-01-20T12:20:00Z" w16du:dateUtc="2026-01-20T03:20:00Z">
              <w:tcPr>
                <w:tcW w:w="583" w:type="pct"/>
              </w:tcPr>
            </w:tcPrChange>
          </w:tcPr>
          <w:p w14:paraId="2F498716" w14:textId="3ADD4E2C" w:rsidR="002E4570" w:rsidRPr="00B83013" w:rsidDel="005B6842" w:rsidRDefault="002E4570" w:rsidP="00A018DB">
            <w:pPr>
              <w:pStyle w:val="af8"/>
              <w:rPr>
                <w:moveFrom w:id="6533" w:author="Masato YOSHIKAWA" w:date="2026-01-20T12:21:00Z" w16du:dateUtc="2026-01-20T03:21:00Z"/>
                <w:rFonts w:ascii="Times New Roman" w:eastAsia="ＭＳ 明朝" w:hAnsi="Times New Roman" w:cs="Times New Roman"/>
                <w:rPrChange w:id="6534" w:author="Masato YOSHIKAWA" w:date="2026-01-20T12:25:00Z" w16du:dateUtc="2026-01-20T03:25:00Z">
                  <w:rPr>
                    <w:moveFrom w:id="6535" w:author="Masato YOSHIKAWA" w:date="2026-01-20T12:21:00Z" w16du:dateUtc="2026-01-20T03:21:00Z"/>
                    <w:rFonts w:ascii="ＭＳ 明朝" w:eastAsia="ＭＳ 明朝" w:hAnsi="ＭＳ 明朝"/>
                  </w:rPr>
                </w:rPrChange>
              </w:rPr>
            </w:pPr>
            <w:moveFrom w:id="6536" w:author="Masato YOSHIKAWA" w:date="2026-01-20T12:21:00Z" w16du:dateUtc="2026-01-20T03:21:00Z">
              <w:r w:rsidRPr="00B83013" w:rsidDel="005B6842">
                <w:rPr>
                  <w:rFonts w:ascii="Times New Roman" w:eastAsia="ＭＳ 明朝" w:hAnsi="Times New Roman" w:cs="Times New Roman"/>
                  <w:rPrChange w:id="6537" w:author="Masato YOSHIKAWA" w:date="2026-01-20T12:25:00Z" w16du:dateUtc="2026-01-20T03:25:00Z">
                    <w:rPr>
                      <w:rFonts w:ascii="ＭＳ 明朝" w:eastAsia="ＭＳ 明朝" w:hAnsi="ＭＳ 明朝"/>
                    </w:rPr>
                  </w:rPrChange>
                </w:rPr>
                <w:t>basin</w:t>
              </w:r>
            </w:moveFrom>
          </w:p>
        </w:tc>
        <w:tc>
          <w:tcPr>
            <w:tcW w:w="629" w:type="pct"/>
            <w:tcPrChange w:id="6538" w:author="Masato YOSHIKAWA" w:date="2026-01-20T12:20:00Z" w16du:dateUtc="2026-01-20T03:20:00Z">
              <w:tcPr>
                <w:tcW w:w="629" w:type="pct"/>
              </w:tcPr>
            </w:tcPrChange>
          </w:tcPr>
          <w:p w14:paraId="32D01EB3" w14:textId="1E5B1259" w:rsidR="002E4570" w:rsidRPr="00B83013" w:rsidDel="005B6842" w:rsidRDefault="002E4570" w:rsidP="00A018DB">
            <w:pPr>
              <w:pStyle w:val="af8"/>
              <w:rPr>
                <w:moveFrom w:id="6539" w:author="Masato YOSHIKAWA" w:date="2026-01-20T12:21:00Z" w16du:dateUtc="2026-01-20T03:21:00Z"/>
                <w:rFonts w:ascii="Times New Roman" w:eastAsia="ＭＳ 明朝" w:hAnsi="Times New Roman" w:cs="Times New Roman"/>
                <w:rPrChange w:id="6540" w:author="Masato YOSHIKAWA" w:date="2026-01-20T12:25:00Z" w16du:dateUtc="2026-01-20T03:25:00Z">
                  <w:rPr>
                    <w:moveFrom w:id="6541" w:author="Masato YOSHIKAWA" w:date="2026-01-20T12:21:00Z" w16du:dateUtc="2026-01-20T03:21:00Z"/>
                    <w:rFonts w:ascii="ＭＳ 明朝" w:eastAsia="ＭＳ 明朝" w:hAnsi="ＭＳ 明朝"/>
                  </w:rPr>
                </w:rPrChange>
              </w:rPr>
            </w:pPr>
            <w:moveFrom w:id="6542" w:author="Masato YOSHIKAWA" w:date="2026-01-20T12:21:00Z" w16du:dateUtc="2026-01-20T03:21:00Z">
              <w:r w:rsidRPr="00B83013" w:rsidDel="005B6842">
                <w:rPr>
                  <w:rFonts w:ascii="Times New Roman" w:eastAsia="ＭＳ 明朝" w:hAnsi="Times New Roman" w:cs="Times New Roman"/>
                  <w:rPrChange w:id="6543" w:author="Masato YOSHIKAWA" w:date="2026-01-20T12:25:00Z" w16du:dateUtc="2026-01-20T03:25:00Z">
                    <w:rPr>
                      <w:rFonts w:ascii="ＭＳ 明朝" w:eastAsia="ＭＳ 明朝" w:hAnsi="ＭＳ 明朝"/>
                    </w:rPr>
                  </w:rPrChange>
                </w:rPr>
                <w:t>A metal basin</w:t>
              </w:r>
            </w:moveFrom>
          </w:p>
        </w:tc>
        <w:tc>
          <w:tcPr>
            <w:tcW w:w="779" w:type="pct"/>
            <w:tcPrChange w:id="6544" w:author="Masato YOSHIKAWA" w:date="2026-01-20T12:20:00Z" w16du:dateUtc="2026-01-20T03:20:00Z">
              <w:tcPr>
                <w:tcW w:w="779" w:type="pct"/>
              </w:tcPr>
            </w:tcPrChange>
          </w:tcPr>
          <w:p w14:paraId="75368C58" w14:textId="516336A1" w:rsidR="002E4570" w:rsidRPr="00B83013" w:rsidDel="005B6842" w:rsidRDefault="002E4570" w:rsidP="00A018DB">
            <w:pPr>
              <w:pStyle w:val="af8"/>
              <w:rPr>
                <w:moveFrom w:id="6545" w:author="Masato YOSHIKAWA" w:date="2026-01-20T12:21:00Z" w16du:dateUtc="2026-01-20T03:21:00Z"/>
                <w:rFonts w:ascii="Times New Roman" w:eastAsia="ＭＳ 明朝" w:hAnsi="Times New Roman" w:cs="Times New Roman"/>
                <w:rPrChange w:id="6546" w:author="Masato YOSHIKAWA" w:date="2026-01-20T12:25:00Z" w16du:dateUtc="2026-01-20T03:25:00Z">
                  <w:rPr>
                    <w:moveFrom w:id="6547" w:author="Masato YOSHIKAWA" w:date="2026-01-20T12:21:00Z" w16du:dateUtc="2026-01-20T03:21:00Z"/>
                    <w:rFonts w:ascii="ＭＳ 明朝" w:eastAsia="ＭＳ 明朝" w:hAnsi="ＭＳ 明朝"/>
                  </w:rPr>
                </w:rPrChange>
              </w:rPr>
            </w:pPr>
            <w:moveFrom w:id="6548" w:author="Masato YOSHIKAWA" w:date="2026-01-20T12:21:00Z" w16du:dateUtc="2026-01-20T03:21:00Z">
              <w:r w:rsidRPr="00B83013" w:rsidDel="005B6842">
                <w:rPr>
                  <w:rFonts w:ascii="Times New Roman" w:eastAsia="ＭＳ 明朝" w:hAnsi="Times New Roman" w:cs="Times New Roman"/>
                  <w:rPrChange w:id="6549" w:author="Masato YOSHIKAWA" w:date="2026-01-20T12:25:00Z" w16du:dateUtc="2026-01-20T03:25:00Z">
                    <w:rPr>
                      <w:rFonts w:ascii="ＭＳ 明朝" w:eastAsia="ＭＳ 明朝" w:hAnsi="ＭＳ 明朝"/>
                    </w:rPr>
                  </w:rPrChange>
                </w:rPr>
                <w:t>Generalization</w:t>
              </w:r>
            </w:moveFrom>
          </w:p>
        </w:tc>
        <w:tc>
          <w:tcPr>
            <w:tcW w:w="744" w:type="pct"/>
            <w:tcPrChange w:id="6550" w:author="Masato YOSHIKAWA" w:date="2026-01-20T12:20:00Z" w16du:dateUtc="2026-01-20T03:20:00Z">
              <w:tcPr>
                <w:tcW w:w="744" w:type="pct"/>
              </w:tcPr>
            </w:tcPrChange>
          </w:tcPr>
          <w:p w14:paraId="48B30B92" w14:textId="643F61FF" w:rsidR="002E4570" w:rsidRPr="00B83013" w:rsidDel="005B6842" w:rsidRDefault="002E4570" w:rsidP="00A018DB">
            <w:pPr>
              <w:pStyle w:val="af8"/>
              <w:rPr>
                <w:moveFrom w:id="6551" w:author="Masato YOSHIKAWA" w:date="2026-01-20T12:21:00Z" w16du:dateUtc="2026-01-20T03:21:00Z"/>
                <w:rFonts w:ascii="Times New Roman" w:eastAsia="ＭＳ 明朝" w:hAnsi="Times New Roman" w:cs="Times New Roman"/>
                <w:rPrChange w:id="6552" w:author="Masato YOSHIKAWA" w:date="2026-01-20T12:25:00Z" w16du:dateUtc="2026-01-20T03:25:00Z">
                  <w:rPr>
                    <w:moveFrom w:id="6553" w:author="Masato YOSHIKAWA" w:date="2026-01-20T12:21:00Z" w16du:dateUtc="2026-01-20T03:21:00Z"/>
                    <w:rFonts w:ascii="ＭＳ 明朝" w:eastAsia="ＭＳ 明朝" w:hAnsi="ＭＳ 明朝"/>
                  </w:rPr>
                </w:rPrChange>
              </w:rPr>
            </w:pPr>
            <w:moveFrom w:id="6554" w:author="Masato YOSHIKAWA" w:date="2026-01-20T12:21:00Z" w16du:dateUtc="2026-01-20T03:21:00Z">
              <w:r w:rsidRPr="00B83013" w:rsidDel="005B6842">
                <w:rPr>
                  <w:rFonts w:ascii="Times New Roman" w:eastAsia="ＭＳ 明朝" w:hAnsi="Times New Roman" w:cs="Times New Roman"/>
                  <w:rPrChange w:id="6555" w:author="Masato YOSHIKAWA" w:date="2026-01-20T12:25:00Z" w16du:dateUtc="2026-01-20T03:25:00Z">
                    <w:rPr>
                      <w:rFonts w:ascii="ＭＳ 明朝" w:eastAsia="ＭＳ 明朝" w:hAnsi="ＭＳ 明朝"/>
                    </w:rPr>
                  </w:rPrChange>
                </w:rPr>
                <w:t>Minimization</w:t>
              </w:r>
            </w:moveFrom>
          </w:p>
        </w:tc>
        <w:tc>
          <w:tcPr>
            <w:tcW w:w="851" w:type="pct"/>
            <w:tcPrChange w:id="6556" w:author="Masato YOSHIKAWA" w:date="2026-01-20T12:20:00Z" w16du:dateUtc="2026-01-20T03:20:00Z">
              <w:tcPr>
                <w:tcW w:w="851" w:type="pct"/>
              </w:tcPr>
            </w:tcPrChange>
          </w:tcPr>
          <w:p w14:paraId="17CFC6C5" w14:textId="73407266" w:rsidR="002E4570" w:rsidRPr="00B83013" w:rsidDel="005B6842" w:rsidRDefault="002E4570" w:rsidP="00A018DB">
            <w:pPr>
              <w:pStyle w:val="af8"/>
              <w:rPr>
                <w:moveFrom w:id="6557" w:author="Masato YOSHIKAWA" w:date="2026-01-20T12:21:00Z" w16du:dateUtc="2026-01-20T03:21:00Z"/>
                <w:rFonts w:ascii="Times New Roman" w:eastAsia="ＭＳ 明朝" w:hAnsi="Times New Roman" w:cs="Times New Roman"/>
                <w:rPrChange w:id="6558" w:author="Masato YOSHIKAWA" w:date="2026-01-20T12:25:00Z" w16du:dateUtc="2026-01-20T03:25:00Z">
                  <w:rPr>
                    <w:moveFrom w:id="6559" w:author="Masato YOSHIKAWA" w:date="2026-01-20T12:21:00Z" w16du:dateUtc="2026-01-20T03:21:00Z"/>
                    <w:rFonts w:ascii="ＭＳ 明朝" w:eastAsia="ＭＳ 明朝" w:hAnsi="ＭＳ 明朝"/>
                  </w:rPr>
                </w:rPrChange>
              </w:rPr>
            </w:pPr>
            <w:moveFrom w:id="6560" w:author="Masato YOSHIKAWA" w:date="2026-01-20T12:21:00Z" w16du:dateUtc="2026-01-20T03:21:00Z">
              <w:r w:rsidRPr="00B83013" w:rsidDel="005B6842">
                <w:rPr>
                  <w:rFonts w:ascii="Times New Roman" w:eastAsia="ＭＳ 明朝" w:hAnsi="Times New Roman" w:cs="Times New Roman"/>
                  <w:rPrChange w:id="6561" w:author="Masato YOSHIKAWA" w:date="2026-01-20T12:25:00Z" w16du:dateUtc="2026-01-20T03:25:00Z">
                    <w:rPr>
                      <w:rFonts w:ascii="ＭＳ 明朝" w:eastAsia="ＭＳ 明朝" w:hAnsi="ＭＳ 明朝"/>
                    </w:rPr>
                  </w:rPrChange>
                </w:rPr>
                <w:t>Established equivalent</w:t>
              </w:r>
            </w:moveFrom>
          </w:p>
        </w:tc>
        <w:tc>
          <w:tcPr>
            <w:tcW w:w="831" w:type="pct"/>
            <w:tcPrChange w:id="6562" w:author="Masato YOSHIKAWA" w:date="2026-01-20T12:20:00Z" w16du:dateUtc="2026-01-20T03:20:00Z">
              <w:tcPr>
                <w:tcW w:w="831" w:type="pct"/>
              </w:tcPr>
            </w:tcPrChange>
          </w:tcPr>
          <w:p w14:paraId="1909282B" w14:textId="4683C1E5" w:rsidR="002E4570" w:rsidRPr="00B83013" w:rsidDel="005B6842" w:rsidRDefault="002E4570" w:rsidP="00A018DB">
            <w:pPr>
              <w:pStyle w:val="af8"/>
              <w:rPr>
                <w:moveFrom w:id="6563" w:author="Masato YOSHIKAWA" w:date="2026-01-20T12:21:00Z" w16du:dateUtc="2026-01-20T03:21:00Z"/>
                <w:rFonts w:ascii="Times New Roman" w:eastAsia="ＭＳ 明朝" w:hAnsi="Times New Roman" w:cs="Times New Roman"/>
                <w:rPrChange w:id="6564" w:author="Masato YOSHIKAWA" w:date="2026-01-20T12:25:00Z" w16du:dateUtc="2026-01-20T03:25:00Z">
                  <w:rPr>
                    <w:moveFrom w:id="6565" w:author="Masato YOSHIKAWA" w:date="2026-01-20T12:21:00Z" w16du:dateUtc="2026-01-20T03:21:00Z"/>
                    <w:rFonts w:ascii="ＭＳ 明朝" w:eastAsia="ＭＳ 明朝" w:hAnsi="ＭＳ 明朝"/>
                  </w:rPr>
                </w:rPrChange>
              </w:rPr>
            </w:pPr>
            <w:moveFrom w:id="6566" w:author="Masato YOSHIKAWA" w:date="2026-01-20T12:21:00Z" w16du:dateUtc="2026-01-20T03:21:00Z">
              <w:r w:rsidRPr="00B83013" w:rsidDel="005B6842">
                <w:rPr>
                  <w:rFonts w:ascii="Times New Roman" w:eastAsia="ＭＳ 明朝" w:hAnsi="Times New Roman" w:cs="Times New Roman"/>
                  <w:rPrChange w:id="6567" w:author="Masato YOSHIKAWA" w:date="2026-01-20T12:25:00Z" w16du:dateUtc="2026-01-20T03:25:00Z">
                    <w:rPr>
                      <w:rFonts w:ascii="ＭＳ 明朝" w:eastAsia="ＭＳ 明朝" w:hAnsi="ＭＳ 明朝"/>
                    </w:rPr>
                  </w:rPrChange>
                </w:rPr>
                <w:t>Minimization</w:t>
              </w:r>
            </w:moveFrom>
          </w:p>
        </w:tc>
      </w:tr>
      <w:tr w:rsidR="002E4570" w:rsidRPr="00B83013" w:rsidDel="005B6842" w14:paraId="595EE82D" w14:textId="74F675FB" w:rsidTr="005B6842">
        <w:tc>
          <w:tcPr>
            <w:tcW w:w="583" w:type="pct"/>
            <w:tcPrChange w:id="6568" w:author="Masato YOSHIKAWA" w:date="2026-01-20T12:20:00Z" w16du:dateUtc="2026-01-20T03:20:00Z">
              <w:tcPr>
                <w:tcW w:w="582" w:type="pct"/>
              </w:tcPr>
            </w:tcPrChange>
          </w:tcPr>
          <w:p w14:paraId="0E2C87E0" w14:textId="19B1DF07" w:rsidR="002E4570" w:rsidRPr="00B83013" w:rsidDel="005B6842" w:rsidRDefault="002E4570" w:rsidP="00A018DB">
            <w:pPr>
              <w:pStyle w:val="af8"/>
              <w:rPr>
                <w:moveFrom w:id="6569" w:author="Masato YOSHIKAWA" w:date="2026-01-20T12:21:00Z" w16du:dateUtc="2026-01-20T03:21:00Z"/>
                <w:rFonts w:ascii="Times New Roman" w:eastAsia="ＭＳ 明朝" w:hAnsi="Times New Roman" w:cs="Times New Roman"/>
                <w:rPrChange w:id="6570" w:author="Masato YOSHIKAWA" w:date="2026-01-20T12:25:00Z" w16du:dateUtc="2026-01-20T03:25:00Z">
                  <w:rPr>
                    <w:moveFrom w:id="6571" w:author="Masato YOSHIKAWA" w:date="2026-01-20T12:21:00Z" w16du:dateUtc="2026-01-20T03:21:00Z"/>
                    <w:rFonts w:ascii="ＭＳ 明朝" w:eastAsia="ＭＳ 明朝" w:hAnsi="ＭＳ 明朝"/>
                  </w:rPr>
                </w:rPrChange>
              </w:rPr>
            </w:pPr>
            <w:moveFrom w:id="6572" w:author="Masato YOSHIKAWA" w:date="2026-01-20T12:21:00Z" w16du:dateUtc="2026-01-20T03:21:00Z">
              <w:r w:rsidRPr="00B83013" w:rsidDel="005B6842">
                <w:rPr>
                  <w:rFonts w:ascii="Times New Roman" w:eastAsia="ＭＳ 明朝" w:hAnsi="Times New Roman" w:cs="Times New Roman" w:hint="eastAsia"/>
                  <w:rPrChange w:id="6573" w:author="Masato YOSHIKAWA" w:date="2026-01-20T12:25:00Z" w16du:dateUtc="2026-01-20T03:25:00Z">
                    <w:rPr>
                      <w:rFonts w:ascii="ＭＳ 明朝" w:eastAsia="ＭＳ 明朝" w:hAnsi="ＭＳ 明朝" w:hint="eastAsia"/>
                    </w:rPr>
                  </w:rPrChange>
                </w:rPr>
                <w:t>茶箪笥</w:t>
              </w:r>
            </w:moveFrom>
          </w:p>
        </w:tc>
        <w:tc>
          <w:tcPr>
            <w:tcW w:w="583" w:type="pct"/>
            <w:tcPrChange w:id="6574" w:author="Masato YOSHIKAWA" w:date="2026-01-20T12:20:00Z" w16du:dateUtc="2026-01-20T03:20:00Z">
              <w:tcPr>
                <w:tcW w:w="583" w:type="pct"/>
              </w:tcPr>
            </w:tcPrChange>
          </w:tcPr>
          <w:p w14:paraId="5D6549DB" w14:textId="5905666B" w:rsidR="002E4570" w:rsidRPr="00B83013" w:rsidDel="005B6842" w:rsidRDefault="002E4570" w:rsidP="00A018DB">
            <w:pPr>
              <w:pStyle w:val="af8"/>
              <w:rPr>
                <w:moveFrom w:id="6575" w:author="Masato YOSHIKAWA" w:date="2026-01-20T12:21:00Z" w16du:dateUtc="2026-01-20T03:21:00Z"/>
                <w:rFonts w:ascii="Times New Roman" w:eastAsia="ＭＳ 明朝" w:hAnsi="Times New Roman" w:cs="Times New Roman"/>
                <w:rPrChange w:id="6576" w:author="Masato YOSHIKAWA" w:date="2026-01-20T12:25:00Z" w16du:dateUtc="2026-01-20T03:25:00Z">
                  <w:rPr>
                    <w:moveFrom w:id="6577" w:author="Masato YOSHIKAWA" w:date="2026-01-20T12:21:00Z" w16du:dateUtc="2026-01-20T03:21:00Z"/>
                    <w:rFonts w:ascii="ＭＳ 明朝" w:eastAsia="ＭＳ 明朝" w:hAnsi="ＭＳ 明朝"/>
                  </w:rPr>
                </w:rPrChange>
              </w:rPr>
            </w:pPr>
            <w:moveFrom w:id="6578" w:author="Masato YOSHIKAWA" w:date="2026-01-20T12:21:00Z" w16du:dateUtc="2026-01-20T03:21:00Z">
              <w:r w:rsidRPr="00B83013" w:rsidDel="005B6842">
                <w:rPr>
                  <w:rFonts w:ascii="Times New Roman" w:eastAsia="ＭＳ 明朝" w:hAnsi="Times New Roman" w:cs="Times New Roman"/>
                  <w:rPrChange w:id="6579" w:author="Masato YOSHIKAWA" w:date="2026-01-20T12:25:00Z" w16du:dateUtc="2026-01-20T03:25:00Z">
                    <w:rPr>
                      <w:rFonts w:ascii="ＭＳ 明朝" w:eastAsia="ＭＳ 明朝" w:hAnsi="ＭＳ 明朝"/>
                    </w:rPr>
                  </w:rPrChange>
                </w:rPr>
                <w:t>cabinet</w:t>
              </w:r>
            </w:moveFrom>
          </w:p>
        </w:tc>
        <w:tc>
          <w:tcPr>
            <w:tcW w:w="629" w:type="pct"/>
            <w:tcPrChange w:id="6580" w:author="Masato YOSHIKAWA" w:date="2026-01-20T12:20:00Z" w16du:dateUtc="2026-01-20T03:20:00Z">
              <w:tcPr>
                <w:tcW w:w="629" w:type="pct"/>
              </w:tcPr>
            </w:tcPrChange>
          </w:tcPr>
          <w:p w14:paraId="11CF3A37" w14:textId="3B49F5F1" w:rsidR="002E4570" w:rsidRPr="00B83013" w:rsidDel="005B6842" w:rsidRDefault="002E4570" w:rsidP="00A018DB">
            <w:pPr>
              <w:pStyle w:val="af8"/>
              <w:rPr>
                <w:moveFrom w:id="6581" w:author="Masato YOSHIKAWA" w:date="2026-01-20T12:21:00Z" w16du:dateUtc="2026-01-20T03:21:00Z"/>
                <w:rFonts w:ascii="Times New Roman" w:eastAsia="ＭＳ 明朝" w:hAnsi="Times New Roman" w:cs="Times New Roman"/>
                <w:rPrChange w:id="6582" w:author="Masato YOSHIKAWA" w:date="2026-01-20T12:25:00Z" w16du:dateUtc="2026-01-20T03:25:00Z">
                  <w:rPr>
                    <w:moveFrom w:id="6583" w:author="Masato YOSHIKAWA" w:date="2026-01-20T12:21:00Z" w16du:dateUtc="2026-01-20T03:21:00Z"/>
                    <w:rFonts w:ascii="ＭＳ 明朝" w:eastAsia="ＭＳ 明朝" w:hAnsi="ＭＳ 明朝"/>
                  </w:rPr>
                </w:rPrChange>
              </w:rPr>
            </w:pPr>
            <w:moveFrom w:id="6584" w:author="Masato YOSHIKAWA" w:date="2026-01-20T12:21:00Z" w16du:dateUtc="2026-01-20T03:21:00Z">
              <w:r w:rsidRPr="00B83013" w:rsidDel="005B6842">
                <w:rPr>
                  <w:rFonts w:ascii="Times New Roman" w:eastAsia="ＭＳ 明朝" w:hAnsi="Times New Roman" w:cs="Times New Roman"/>
                  <w:rPrChange w:id="6585" w:author="Masato YOSHIKAWA" w:date="2026-01-20T12:25:00Z" w16du:dateUtc="2026-01-20T03:25:00Z">
                    <w:rPr>
                      <w:rFonts w:ascii="ＭＳ 明朝" w:eastAsia="ＭＳ 明朝" w:hAnsi="ＭＳ 明朝"/>
                    </w:rPr>
                  </w:rPrChange>
                </w:rPr>
                <w:t>returned</w:t>
              </w:r>
            </w:moveFrom>
          </w:p>
        </w:tc>
        <w:tc>
          <w:tcPr>
            <w:tcW w:w="779" w:type="pct"/>
            <w:tcPrChange w:id="6586" w:author="Masato YOSHIKAWA" w:date="2026-01-20T12:20:00Z" w16du:dateUtc="2026-01-20T03:20:00Z">
              <w:tcPr>
                <w:tcW w:w="779" w:type="pct"/>
              </w:tcPr>
            </w:tcPrChange>
          </w:tcPr>
          <w:p w14:paraId="55F919C9" w14:textId="33735B23" w:rsidR="002E4570" w:rsidRPr="00B83013" w:rsidDel="005B6842" w:rsidRDefault="002E4570" w:rsidP="00A018DB">
            <w:pPr>
              <w:pStyle w:val="af8"/>
              <w:rPr>
                <w:moveFrom w:id="6587" w:author="Masato YOSHIKAWA" w:date="2026-01-20T12:21:00Z" w16du:dateUtc="2026-01-20T03:21:00Z"/>
                <w:rFonts w:ascii="Times New Roman" w:eastAsia="ＭＳ 明朝" w:hAnsi="Times New Roman" w:cs="Times New Roman"/>
                <w:rPrChange w:id="6588" w:author="Masato YOSHIKAWA" w:date="2026-01-20T12:25:00Z" w16du:dateUtc="2026-01-20T03:25:00Z">
                  <w:rPr>
                    <w:moveFrom w:id="6589" w:author="Masato YOSHIKAWA" w:date="2026-01-20T12:21:00Z" w16du:dateUtc="2026-01-20T03:21:00Z"/>
                    <w:rFonts w:ascii="ＭＳ 明朝" w:eastAsia="ＭＳ 明朝" w:hAnsi="ＭＳ 明朝"/>
                  </w:rPr>
                </w:rPrChange>
              </w:rPr>
            </w:pPr>
            <w:moveFrom w:id="6590" w:author="Masato YOSHIKAWA" w:date="2026-01-20T12:21:00Z" w16du:dateUtc="2026-01-20T03:21:00Z">
              <w:r w:rsidRPr="00B83013" w:rsidDel="005B6842">
                <w:rPr>
                  <w:rFonts w:ascii="Times New Roman" w:eastAsia="ＭＳ 明朝" w:hAnsi="Times New Roman" w:cs="Times New Roman"/>
                  <w:rPrChange w:id="6591" w:author="Masato YOSHIKAWA" w:date="2026-01-20T12:25:00Z" w16du:dateUtc="2026-01-20T03:25:00Z">
                    <w:rPr>
                      <w:rFonts w:ascii="ＭＳ 明朝" w:eastAsia="ＭＳ 明朝" w:hAnsi="ＭＳ 明朝"/>
                    </w:rPr>
                  </w:rPrChange>
                </w:rPr>
                <w:t>Generalization</w:t>
              </w:r>
            </w:moveFrom>
          </w:p>
        </w:tc>
        <w:tc>
          <w:tcPr>
            <w:tcW w:w="744" w:type="pct"/>
            <w:tcPrChange w:id="6592" w:author="Masato YOSHIKAWA" w:date="2026-01-20T12:20:00Z" w16du:dateUtc="2026-01-20T03:20:00Z">
              <w:tcPr>
                <w:tcW w:w="744" w:type="pct"/>
              </w:tcPr>
            </w:tcPrChange>
          </w:tcPr>
          <w:p w14:paraId="505F0AA3" w14:textId="14D28697" w:rsidR="002E4570" w:rsidRPr="00B83013" w:rsidDel="005B6842" w:rsidRDefault="002E4570" w:rsidP="00A018DB">
            <w:pPr>
              <w:pStyle w:val="af8"/>
              <w:rPr>
                <w:moveFrom w:id="6593" w:author="Masato YOSHIKAWA" w:date="2026-01-20T12:21:00Z" w16du:dateUtc="2026-01-20T03:21:00Z"/>
                <w:rFonts w:ascii="Times New Roman" w:eastAsia="ＭＳ 明朝" w:hAnsi="Times New Roman" w:cs="Times New Roman"/>
                <w:rPrChange w:id="6594" w:author="Masato YOSHIKAWA" w:date="2026-01-20T12:25:00Z" w16du:dateUtc="2026-01-20T03:25:00Z">
                  <w:rPr>
                    <w:moveFrom w:id="6595" w:author="Masato YOSHIKAWA" w:date="2026-01-20T12:21:00Z" w16du:dateUtc="2026-01-20T03:21:00Z"/>
                    <w:rFonts w:ascii="ＭＳ 明朝" w:eastAsia="ＭＳ 明朝" w:hAnsi="ＭＳ 明朝"/>
                  </w:rPr>
                </w:rPrChange>
              </w:rPr>
            </w:pPr>
            <w:moveFrom w:id="6596" w:author="Masato YOSHIKAWA" w:date="2026-01-20T12:21:00Z" w16du:dateUtc="2026-01-20T03:21:00Z">
              <w:r w:rsidRPr="00B83013" w:rsidDel="005B6842">
                <w:rPr>
                  <w:rFonts w:ascii="Times New Roman" w:eastAsia="ＭＳ 明朝" w:hAnsi="Times New Roman" w:cs="Times New Roman"/>
                  <w:rPrChange w:id="6597" w:author="Masato YOSHIKAWA" w:date="2026-01-20T12:25:00Z" w16du:dateUtc="2026-01-20T03:25:00Z">
                    <w:rPr>
                      <w:rFonts w:ascii="ＭＳ 明朝" w:eastAsia="ＭＳ 明朝" w:hAnsi="ＭＳ 明朝"/>
                    </w:rPr>
                  </w:rPrChange>
                </w:rPr>
                <w:t>Minimization</w:t>
              </w:r>
            </w:moveFrom>
          </w:p>
        </w:tc>
        <w:tc>
          <w:tcPr>
            <w:tcW w:w="851" w:type="pct"/>
            <w:tcPrChange w:id="6598" w:author="Masato YOSHIKAWA" w:date="2026-01-20T12:20:00Z" w16du:dateUtc="2026-01-20T03:20:00Z">
              <w:tcPr>
                <w:tcW w:w="851" w:type="pct"/>
              </w:tcPr>
            </w:tcPrChange>
          </w:tcPr>
          <w:p w14:paraId="6927E827" w14:textId="752D4DB9" w:rsidR="002E4570" w:rsidRPr="00B83013" w:rsidDel="005B6842" w:rsidRDefault="002E4570" w:rsidP="00A018DB">
            <w:pPr>
              <w:pStyle w:val="af8"/>
              <w:rPr>
                <w:moveFrom w:id="6599" w:author="Masato YOSHIKAWA" w:date="2026-01-20T12:21:00Z" w16du:dateUtc="2026-01-20T03:21:00Z"/>
                <w:rFonts w:ascii="Times New Roman" w:eastAsia="ＭＳ 明朝" w:hAnsi="Times New Roman" w:cs="Times New Roman"/>
                <w:rPrChange w:id="6600" w:author="Masato YOSHIKAWA" w:date="2026-01-20T12:25:00Z" w16du:dateUtc="2026-01-20T03:25:00Z">
                  <w:rPr>
                    <w:moveFrom w:id="6601" w:author="Masato YOSHIKAWA" w:date="2026-01-20T12:21:00Z" w16du:dateUtc="2026-01-20T03:21:00Z"/>
                    <w:rFonts w:ascii="ＭＳ 明朝" w:eastAsia="ＭＳ 明朝" w:hAnsi="ＭＳ 明朝"/>
                  </w:rPr>
                </w:rPrChange>
              </w:rPr>
            </w:pPr>
            <w:moveFrom w:id="6602" w:author="Masato YOSHIKAWA" w:date="2026-01-20T12:21:00Z" w16du:dateUtc="2026-01-20T03:21:00Z">
              <w:r w:rsidRPr="00B83013" w:rsidDel="005B6842">
                <w:rPr>
                  <w:rFonts w:ascii="Times New Roman" w:eastAsia="ＭＳ 明朝" w:hAnsi="Times New Roman" w:cs="Times New Roman"/>
                  <w:rPrChange w:id="6603" w:author="Masato YOSHIKAWA" w:date="2026-01-20T12:25:00Z" w16du:dateUtc="2026-01-20T03:25:00Z">
                    <w:rPr>
                      <w:rFonts w:ascii="ＭＳ 明朝" w:eastAsia="ＭＳ 明朝" w:hAnsi="ＭＳ 明朝"/>
                    </w:rPr>
                  </w:rPrChange>
                </w:rPr>
                <w:t>Reduction</w:t>
              </w:r>
            </w:moveFrom>
          </w:p>
        </w:tc>
        <w:tc>
          <w:tcPr>
            <w:tcW w:w="831" w:type="pct"/>
            <w:tcPrChange w:id="6604" w:author="Masato YOSHIKAWA" w:date="2026-01-20T12:20:00Z" w16du:dateUtc="2026-01-20T03:20:00Z">
              <w:tcPr>
                <w:tcW w:w="831" w:type="pct"/>
              </w:tcPr>
            </w:tcPrChange>
          </w:tcPr>
          <w:p w14:paraId="3B02114F" w14:textId="65B1E6F7" w:rsidR="002E4570" w:rsidRPr="00B83013" w:rsidDel="005B6842" w:rsidRDefault="002E4570" w:rsidP="00A018DB">
            <w:pPr>
              <w:pStyle w:val="af8"/>
              <w:rPr>
                <w:moveFrom w:id="6605" w:author="Masato YOSHIKAWA" w:date="2026-01-20T12:21:00Z" w16du:dateUtc="2026-01-20T03:21:00Z"/>
                <w:rFonts w:ascii="Times New Roman" w:eastAsia="ＭＳ 明朝" w:hAnsi="Times New Roman" w:cs="Times New Roman"/>
                <w:rPrChange w:id="6606" w:author="Masato YOSHIKAWA" w:date="2026-01-20T12:25:00Z" w16du:dateUtc="2026-01-20T03:25:00Z">
                  <w:rPr>
                    <w:moveFrom w:id="6607" w:author="Masato YOSHIKAWA" w:date="2026-01-20T12:21:00Z" w16du:dateUtc="2026-01-20T03:21:00Z"/>
                    <w:rFonts w:ascii="ＭＳ 明朝" w:eastAsia="ＭＳ 明朝" w:hAnsi="ＭＳ 明朝"/>
                  </w:rPr>
                </w:rPrChange>
              </w:rPr>
            </w:pPr>
            <w:moveFrom w:id="6608" w:author="Masato YOSHIKAWA" w:date="2026-01-20T12:21:00Z" w16du:dateUtc="2026-01-20T03:21:00Z">
              <w:r w:rsidRPr="00B83013" w:rsidDel="005B6842">
                <w:rPr>
                  <w:rFonts w:ascii="Times New Roman" w:eastAsia="ＭＳ 明朝" w:hAnsi="Times New Roman" w:cs="Times New Roman"/>
                  <w:rPrChange w:id="6609" w:author="Masato YOSHIKAWA" w:date="2026-01-20T12:25:00Z" w16du:dateUtc="2026-01-20T03:25:00Z">
                    <w:rPr>
                      <w:rFonts w:ascii="ＭＳ 明朝" w:eastAsia="ＭＳ 明朝" w:hAnsi="ＭＳ 明朝"/>
                    </w:rPr>
                  </w:rPrChange>
                </w:rPr>
                <w:t>Denial</w:t>
              </w:r>
            </w:moveFrom>
          </w:p>
        </w:tc>
      </w:tr>
      <w:tr w:rsidR="002E4570" w:rsidRPr="00B83013" w:rsidDel="005B6842" w14:paraId="6C21FF81" w14:textId="054CD949" w:rsidTr="005B6842">
        <w:tc>
          <w:tcPr>
            <w:tcW w:w="583" w:type="pct"/>
            <w:tcPrChange w:id="6610" w:author="Masato YOSHIKAWA" w:date="2026-01-20T12:20:00Z" w16du:dateUtc="2026-01-20T03:20:00Z">
              <w:tcPr>
                <w:tcW w:w="582" w:type="pct"/>
              </w:tcPr>
            </w:tcPrChange>
          </w:tcPr>
          <w:p w14:paraId="28FDF671" w14:textId="14E34B63" w:rsidR="002E4570" w:rsidRPr="00B83013" w:rsidDel="005B6842" w:rsidRDefault="002E4570" w:rsidP="00A018DB">
            <w:pPr>
              <w:pStyle w:val="af8"/>
              <w:rPr>
                <w:moveFrom w:id="6611" w:author="Masato YOSHIKAWA" w:date="2026-01-20T12:21:00Z" w16du:dateUtc="2026-01-20T03:21:00Z"/>
                <w:rFonts w:ascii="Times New Roman" w:eastAsia="ＭＳ 明朝" w:hAnsi="Times New Roman" w:cs="Times New Roman"/>
                <w:rPrChange w:id="6612" w:author="Masato YOSHIKAWA" w:date="2026-01-20T12:25:00Z" w16du:dateUtc="2026-01-20T03:25:00Z">
                  <w:rPr>
                    <w:moveFrom w:id="6613" w:author="Masato YOSHIKAWA" w:date="2026-01-20T12:21:00Z" w16du:dateUtc="2026-01-20T03:21:00Z"/>
                    <w:rFonts w:ascii="ＭＳ 明朝" w:eastAsia="ＭＳ 明朝" w:hAnsi="ＭＳ 明朝"/>
                  </w:rPr>
                </w:rPrChange>
              </w:rPr>
            </w:pPr>
            <w:moveFrom w:id="6614" w:author="Masato YOSHIKAWA" w:date="2026-01-20T12:21:00Z" w16du:dateUtc="2026-01-20T03:21:00Z">
              <w:r w:rsidRPr="00B83013" w:rsidDel="005B6842">
                <w:rPr>
                  <w:rFonts w:ascii="Times New Roman" w:eastAsia="ＭＳ 明朝" w:hAnsi="Times New Roman" w:cs="Times New Roman" w:hint="eastAsia"/>
                  <w:rPrChange w:id="6615" w:author="Masato YOSHIKAWA" w:date="2026-01-20T12:25:00Z" w16du:dateUtc="2026-01-20T03:25:00Z">
                    <w:rPr>
                      <w:rFonts w:ascii="ＭＳ 明朝" w:eastAsia="ＭＳ 明朝" w:hAnsi="ＭＳ 明朝" w:hint="eastAsia"/>
                    </w:rPr>
                  </w:rPrChange>
                </w:rPr>
                <w:t>胡座</w:t>
              </w:r>
            </w:moveFrom>
          </w:p>
        </w:tc>
        <w:tc>
          <w:tcPr>
            <w:tcW w:w="583" w:type="pct"/>
            <w:tcPrChange w:id="6616" w:author="Masato YOSHIKAWA" w:date="2026-01-20T12:20:00Z" w16du:dateUtc="2026-01-20T03:20:00Z">
              <w:tcPr>
                <w:tcW w:w="583" w:type="pct"/>
              </w:tcPr>
            </w:tcPrChange>
          </w:tcPr>
          <w:p w14:paraId="31E41CB3" w14:textId="35A53913" w:rsidR="002E4570" w:rsidRPr="00B83013" w:rsidDel="005B6842" w:rsidRDefault="002E4570" w:rsidP="00A018DB">
            <w:pPr>
              <w:pStyle w:val="af8"/>
              <w:rPr>
                <w:moveFrom w:id="6617" w:author="Masato YOSHIKAWA" w:date="2026-01-20T12:21:00Z" w16du:dateUtc="2026-01-20T03:21:00Z"/>
                <w:rFonts w:ascii="Times New Roman" w:eastAsia="ＭＳ 明朝" w:hAnsi="Times New Roman" w:cs="Times New Roman"/>
                <w:rPrChange w:id="6618" w:author="Masato YOSHIKAWA" w:date="2026-01-20T12:25:00Z" w16du:dateUtc="2026-01-20T03:25:00Z">
                  <w:rPr>
                    <w:moveFrom w:id="6619" w:author="Masato YOSHIKAWA" w:date="2026-01-20T12:21:00Z" w16du:dateUtc="2026-01-20T03:21:00Z"/>
                    <w:rFonts w:ascii="ＭＳ 明朝" w:eastAsia="ＭＳ 明朝" w:hAnsi="ＭＳ 明朝"/>
                  </w:rPr>
                </w:rPrChange>
              </w:rPr>
            </w:pPr>
            <w:moveFrom w:id="6620" w:author="Masato YOSHIKAWA" w:date="2026-01-20T12:21:00Z" w16du:dateUtc="2026-01-20T03:21:00Z">
              <w:r w:rsidRPr="00B83013" w:rsidDel="005B6842">
                <w:rPr>
                  <w:rFonts w:ascii="Times New Roman" w:eastAsia="ＭＳ 明朝" w:hAnsi="Times New Roman" w:cs="Times New Roman"/>
                  <w:rPrChange w:id="6621" w:author="Masato YOSHIKAWA" w:date="2026-01-20T12:25:00Z" w16du:dateUtc="2026-01-20T03:25:00Z">
                    <w:rPr>
                      <w:rFonts w:ascii="ＭＳ 明朝" w:eastAsia="ＭＳ 明朝" w:hAnsi="ＭＳ 明朝"/>
                    </w:rPr>
                  </w:rPrChange>
                </w:rPr>
                <w:t>cross-legged</w:t>
              </w:r>
            </w:moveFrom>
          </w:p>
        </w:tc>
        <w:tc>
          <w:tcPr>
            <w:tcW w:w="629" w:type="pct"/>
            <w:tcPrChange w:id="6622" w:author="Masato YOSHIKAWA" w:date="2026-01-20T12:20:00Z" w16du:dateUtc="2026-01-20T03:20:00Z">
              <w:tcPr>
                <w:tcW w:w="629" w:type="pct"/>
              </w:tcPr>
            </w:tcPrChange>
          </w:tcPr>
          <w:p w14:paraId="172DDC17" w14:textId="650C3636" w:rsidR="002E4570" w:rsidRPr="00B83013" w:rsidDel="005B6842" w:rsidRDefault="002E4570" w:rsidP="00A018DB">
            <w:pPr>
              <w:pStyle w:val="af8"/>
              <w:rPr>
                <w:moveFrom w:id="6623" w:author="Masato YOSHIKAWA" w:date="2026-01-20T12:21:00Z" w16du:dateUtc="2026-01-20T03:21:00Z"/>
                <w:rFonts w:ascii="Times New Roman" w:eastAsia="ＭＳ 明朝" w:hAnsi="Times New Roman" w:cs="Times New Roman"/>
                <w:rPrChange w:id="6624" w:author="Masato YOSHIKAWA" w:date="2026-01-20T12:25:00Z" w16du:dateUtc="2026-01-20T03:25:00Z">
                  <w:rPr>
                    <w:moveFrom w:id="6625" w:author="Masato YOSHIKAWA" w:date="2026-01-20T12:21:00Z" w16du:dateUtc="2026-01-20T03:21:00Z"/>
                    <w:rFonts w:ascii="ＭＳ 明朝" w:eastAsia="ＭＳ 明朝" w:hAnsi="ＭＳ 明朝"/>
                  </w:rPr>
                </w:rPrChange>
              </w:rPr>
            </w:pPr>
            <w:moveFrom w:id="6626" w:author="Masato YOSHIKAWA" w:date="2026-01-20T12:21:00Z" w16du:dateUtc="2026-01-20T03:21:00Z">
              <w:r w:rsidRPr="00B83013" w:rsidDel="005B6842">
                <w:rPr>
                  <w:rFonts w:ascii="Times New Roman" w:eastAsia="ＭＳ 明朝" w:hAnsi="Times New Roman" w:cs="Times New Roman"/>
                  <w:rPrChange w:id="6627" w:author="Masato YOSHIKAWA" w:date="2026-01-20T12:25:00Z" w16du:dateUtc="2026-01-20T03:25:00Z">
                    <w:rPr>
                      <w:rFonts w:ascii="ＭＳ 明朝" w:eastAsia="ＭＳ 明朝" w:hAnsi="ＭＳ 明朝"/>
                    </w:rPr>
                  </w:rPrChange>
                </w:rPr>
                <w:t>sitting up in bed</w:t>
              </w:r>
            </w:moveFrom>
          </w:p>
        </w:tc>
        <w:tc>
          <w:tcPr>
            <w:tcW w:w="779" w:type="pct"/>
            <w:tcPrChange w:id="6628" w:author="Masato YOSHIKAWA" w:date="2026-01-20T12:20:00Z" w16du:dateUtc="2026-01-20T03:20:00Z">
              <w:tcPr>
                <w:tcW w:w="779" w:type="pct"/>
              </w:tcPr>
            </w:tcPrChange>
          </w:tcPr>
          <w:p w14:paraId="556128C2" w14:textId="345B7180" w:rsidR="002E4570" w:rsidRPr="00B83013" w:rsidDel="005B6842" w:rsidRDefault="002E4570" w:rsidP="00A018DB">
            <w:pPr>
              <w:pStyle w:val="af8"/>
              <w:rPr>
                <w:moveFrom w:id="6629" w:author="Masato YOSHIKAWA" w:date="2026-01-20T12:21:00Z" w16du:dateUtc="2026-01-20T03:21:00Z"/>
                <w:rFonts w:ascii="Times New Roman" w:eastAsia="ＭＳ 明朝" w:hAnsi="Times New Roman" w:cs="Times New Roman"/>
                <w:rPrChange w:id="6630" w:author="Masato YOSHIKAWA" w:date="2026-01-20T12:25:00Z" w16du:dateUtc="2026-01-20T03:25:00Z">
                  <w:rPr>
                    <w:moveFrom w:id="6631" w:author="Masato YOSHIKAWA" w:date="2026-01-20T12:21:00Z" w16du:dateUtc="2026-01-20T03:21:00Z"/>
                    <w:rFonts w:ascii="ＭＳ 明朝" w:eastAsia="ＭＳ 明朝" w:hAnsi="ＭＳ 明朝"/>
                  </w:rPr>
                </w:rPrChange>
              </w:rPr>
            </w:pPr>
            <w:moveFrom w:id="6632" w:author="Masato YOSHIKAWA" w:date="2026-01-20T12:21:00Z" w16du:dateUtc="2026-01-20T03:21:00Z">
              <w:r w:rsidRPr="00B83013" w:rsidDel="005B6842">
                <w:rPr>
                  <w:rFonts w:ascii="Times New Roman" w:eastAsia="ＭＳ 明朝" w:hAnsi="Times New Roman" w:cs="Times New Roman"/>
                  <w:rPrChange w:id="6633" w:author="Masato YOSHIKAWA" w:date="2026-01-20T12:25:00Z" w16du:dateUtc="2026-01-20T03:25:00Z">
                    <w:rPr>
                      <w:rFonts w:ascii="ＭＳ 明朝" w:eastAsia="ＭＳ 明朝" w:hAnsi="ＭＳ 明朝"/>
                    </w:rPr>
                  </w:rPrChange>
                </w:rPr>
                <w:t>Established equivalent</w:t>
              </w:r>
            </w:moveFrom>
          </w:p>
        </w:tc>
        <w:tc>
          <w:tcPr>
            <w:tcW w:w="744" w:type="pct"/>
            <w:tcPrChange w:id="6634" w:author="Masato YOSHIKAWA" w:date="2026-01-20T12:20:00Z" w16du:dateUtc="2026-01-20T03:20:00Z">
              <w:tcPr>
                <w:tcW w:w="744" w:type="pct"/>
              </w:tcPr>
            </w:tcPrChange>
          </w:tcPr>
          <w:p w14:paraId="0B65827B" w14:textId="24257C48" w:rsidR="002E4570" w:rsidRPr="00B83013" w:rsidDel="005B6842" w:rsidRDefault="002E4570" w:rsidP="00A018DB">
            <w:pPr>
              <w:pStyle w:val="af8"/>
              <w:rPr>
                <w:moveFrom w:id="6635" w:author="Masato YOSHIKAWA" w:date="2026-01-20T12:21:00Z" w16du:dateUtc="2026-01-20T03:21:00Z"/>
                <w:rFonts w:ascii="Times New Roman" w:eastAsia="ＭＳ 明朝" w:hAnsi="Times New Roman" w:cs="Times New Roman"/>
                <w:rPrChange w:id="6636" w:author="Masato YOSHIKAWA" w:date="2026-01-20T12:25:00Z" w16du:dateUtc="2026-01-20T03:25:00Z">
                  <w:rPr>
                    <w:moveFrom w:id="6637" w:author="Masato YOSHIKAWA" w:date="2026-01-20T12:21:00Z" w16du:dateUtc="2026-01-20T03:21:00Z"/>
                    <w:rFonts w:ascii="ＭＳ 明朝" w:eastAsia="ＭＳ 明朝" w:hAnsi="ＭＳ 明朝"/>
                  </w:rPr>
                </w:rPrChange>
              </w:rPr>
            </w:pPr>
            <w:moveFrom w:id="6638" w:author="Masato YOSHIKAWA" w:date="2026-01-20T12:21:00Z" w16du:dateUtc="2026-01-20T03:21:00Z">
              <w:r w:rsidRPr="00B83013" w:rsidDel="005B6842">
                <w:rPr>
                  <w:rFonts w:ascii="Times New Roman" w:eastAsia="ＭＳ 明朝" w:hAnsi="Times New Roman" w:cs="Times New Roman"/>
                  <w:rPrChange w:id="6639" w:author="Masato YOSHIKAWA" w:date="2026-01-20T12:25:00Z" w16du:dateUtc="2026-01-20T03:25:00Z">
                    <w:rPr>
                      <w:rFonts w:ascii="ＭＳ 明朝" w:eastAsia="ＭＳ 明朝" w:hAnsi="ＭＳ 明朝"/>
                    </w:rPr>
                  </w:rPrChange>
                </w:rPr>
                <w:t>Minimization</w:t>
              </w:r>
            </w:moveFrom>
          </w:p>
        </w:tc>
        <w:tc>
          <w:tcPr>
            <w:tcW w:w="851" w:type="pct"/>
            <w:tcPrChange w:id="6640" w:author="Masato YOSHIKAWA" w:date="2026-01-20T12:20:00Z" w16du:dateUtc="2026-01-20T03:20:00Z">
              <w:tcPr>
                <w:tcW w:w="851" w:type="pct"/>
              </w:tcPr>
            </w:tcPrChange>
          </w:tcPr>
          <w:p w14:paraId="504B60A8" w14:textId="01249E4E" w:rsidR="002E4570" w:rsidRPr="00B83013" w:rsidDel="005B6842" w:rsidRDefault="002E4570" w:rsidP="00A018DB">
            <w:pPr>
              <w:pStyle w:val="af8"/>
              <w:rPr>
                <w:moveFrom w:id="6641" w:author="Masato YOSHIKAWA" w:date="2026-01-20T12:21:00Z" w16du:dateUtc="2026-01-20T03:21:00Z"/>
                <w:rFonts w:ascii="Times New Roman" w:eastAsia="ＭＳ 明朝" w:hAnsi="Times New Roman" w:cs="Times New Roman"/>
                <w:rPrChange w:id="6642" w:author="Masato YOSHIKAWA" w:date="2026-01-20T12:25:00Z" w16du:dateUtc="2026-01-20T03:25:00Z">
                  <w:rPr>
                    <w:moveFrom w:id="6643" w:author="Masato YOSHIKAWA" w:date="2026-01-20T12:21:00Z" w16du:dateUtc="2026-01-20T03:21:00Z"/>
                    <w:rFonts w:ascii="ＭＳ 明朝" w:eastAsia="ＭＳ 明朝" w:hAnsi="ＭＳ 明朝"/>
                  </w:rPr>
                </w:rPrChange>
              </w:rPr>
            </w:pPr>
            <w:moveFrom w:id="6644" w:author="Masato YOSHIKAWA" w:date="2026-01-20T12:21:00Z" w16du:dateUtc="2026-01-20T03:21:00Z">
              <w:r w:rsidRPr="00B83013" w:rsidDel="005B6842">
                <w:rPr>
                  <w:rFonts w:ascii="Times New Roman" w:eastAsia="ＭＳ 明朝" w:hAnsi="Times New Roman" w:cs="Times New Roman"/>
                  <w:rPrChange w:id="6645" w:author="Masato YOSHIKAWA" w:date="2026-01-20T12:25:00Z" w16du:dateUtc="2026-01-20T03:25:00Z">
                    <w:rPr>
                      <w:rFonts w:ascii="ＭＳ 明朝" w:eastAsia="ＭＳ 明朝" w:hAnsi="ＭＳ 明朝"/>
                    </w:rPr>
                  </w:rPrChange>
                </w:rPr>
                <w:t>Generalization</w:t>
              </w:r>
            </w:moveFrom>
          </w:p>
        </w:tc>
        <w:tc>
          <w:tcPr>
            <w:tcW w:w="831" w:type="pct"/>
            <w:tcPrChange w:id="6646" w:author="Masato YOSHIKAWA" w:date="2026-01-20T12:20:00Z" w16du:dateUtc="2026-01-20T03:20:00Z">
              <w:tcPr>
                <w:tcW w:w="831" w:type="pct"/>
              </w:tcPr>
            </w:tcPrChange>
          </w:tcPr>
          <w:p w14:paraId="76C7DACE" w14:textId="60039A8C" w:rsidR="002E4570" w:rsidRPr="00B83013" w:rsidDel="005B6842" w:rsidRDefault="002E4570" w:rsidP="00A018DB">
            <w:pPr>
              <w:pStyle w:val="af8"/>
              <w:rPr>
                <w:moveFrom w:id="6647" w:author="Masato YOSHIKAWA" w:date="2026-01-20T12:21:00Z" w16du:dateUtc="2026-01-20T03:21:00Z"/>
                <w:rFonts w:ascii="Times New Roman" w:eastAsia="ＭＳ 明朝" w:hAnsi="Times New Roman" w:cs="Times New Roman"/>
                <w:rPrChange w:id="6648" w:author="Masato YOSHIKAWA" w:date="2026-01-20T12:25:00Z" w16du:dateUtc="2026-01-20T03:25:00Z">
                  <w:rPr>
                    <w:moveFrom w:id="6649" w:author="Masato YOSHIKAWA" w:date="2026-01-20T12:21:00Z" w16du:dateUtc="2026-01-20T03:21:00Z"/>
                    <w:rFonts w:ascii="ＭＳ 明朝" w:eastAsia="ＭＳ 明朝" w:hAnsi="ＭＳ 明朝"/>
                  </w:rPr>
                </w:rPrChange>
              </w:rPr>
            </w:pPr>
            <w:moveFrom w:id="6650" w:author="Masato YOSHIKAWA" w:date="2026-01-20T12:21:00Z" w16du:dateUtc="2026-01-20T03:21:00Z">
              <w:r w:rsidRPr="00B83013" w:rsidDel="005B6842">
                <w:rPr>
                  <w:rFonts w:ascii="Times New Roman" w:eastAsia="ＭＳ 明朝" w:hAnsi="Times New Roman" w:cs="Times New Roman"/>
                  <w:rPrChange w:id="6651" w:author="Masato YOSHIKAWA" w:date="2026-01-20T12:25:00Z" w16du:dateUtc="2026-01-20T03:25:00Z">
                    <w:rPr>
                      <w:rFonts w:ascii="ＭＳ 明朝" w:eastAsia="ＭＳ 明朝" w:hAnsi="ＭＳ 明朝"/>
                    </w:rPr>
                  </w:rPrChange>
                </w:rPr>
                <w:t>Minimization</w:t>
              </w:r>
            </w:moveFrom>
          </w:p>
        </w:tc>
      </w:tr>
      <w:tr w:rsidR="002E4570" w:rsidRPr="00B83013" w:rsidDel="005B6842" w14:paraId="23DFB6A7" w14:textId="0D01A8BE" w:rsidTr="005B6842">
        <w:tc>
          <w:tcPr>
            <w:tcW w:w="583" w:type="pct"/>
            <w:tcPrChange w:id="6652" w:author="Masato YOSHIKAWA" w:date="2026-01-20T12:20:00Z" w16du:dateUtc="2026-01-20T03:20:00Z">
              <w:tcPr>
                <w:tcW w:w="582" w:type="pct"/>
              </w:tcPr>
            </w:tcPrChange>
          </w:tcPr>
          <w:p w14:paraId="6F53DCA4" w14:textId="40924B4D" w:rsidR="002E4570" w:rsidRPr="00B83013" w:rsidDel="005B6842" w:rsidRDefault="002E4570" w:rsidP="00A018DB">
            <w:pPr>
              <w:pStyle w:val="af8"/>
              <w:rPr>
                <w:moveFrom w:id="6653" w:author="Masato YOSHIKAWA" w:date="2026-01-20T12:21:00Z" w16du:dateUtc="2026-01-20T03:21:00Z"/>
                <w:rFonts w:ascii="Times New Roman" w:eastAsia="ＭＳ 明朝" w:hAnsi="Times New Roman" w:cs="Times New Roman"/>
                <w:rPrChange w:id="6654" w:author="Masato YOSHIKAWA" w:date="2026-01-20T12:25:00Z" w16du:dateUtc="2026-01-20T03:25:00Z">
                  <w:rPr>
                    <w:moveFrom w:id="6655" w:author="Masato YOSHIKAWA" w:date="2026-01-20T12:21:00Z" w16du:dateUtc="2026-01-20T03:21:00Z"/>
                    <w:rFonts w:ascii="ＭＳ 明朝" w:eastAsia="ＭＳ 明朝" w:hAnsi="ＭＳ 明朝"/>
                  </w:rPr>
                </w:rPrChange>
              </w:rPr>
            </w:pPr>
            <w:moveFrom w:id="6656" w:author="Masato YOSHIKAWA" w:date="2026-01-20T12:21:00Z" w16du:dateUtc="2026-01-20T03:21:00Z">
              <w:r w:rsidRPr="00B83013" w:rsidDel="005B6842">
                <w:rPr>
                  <w:rFonts w:ascii="Times New Roman" w:eastAsia="ＭＳ 明朝" w:hAnsi="Times New Roman" w:cs="Times New Roman" w:hint="eastAsia"/>
                  <w:rPrChange w:id="6657" w:author="Masato YOSHIKAWA" w:date="2026-01-20T12:25:00Z" w16du:dateUtc="2026-01-20T03:25:00Z">
                    <w:rPr>
                      <w:rFonts w:ascii="ＭＳ 明朝" w:eastAsia="ＭＳ 明朝" w:hAnsi="ＭＳ 明朝" w:hint="eastAsia"/>
                    </w:rPr>
                  </w:rPrChange>
                </w:rPr>
                <w:t>不承無性</w:t>
              </w:r>
            </w:moveFrom>
          </w:p>
        </w:tc>
        <w:tc>
          <w:tcPr>
            <w:tcW w:w="583" w:type="pct"/>
            <w:tcPrChange w:id="6658" w:author="Masato YOSHIKAWA" w:date="2026-01-20T12:20:00Z" w16du:dateUtc="2026-01-20T03:20:00Z">
              <w:tcPr>
                <w:tcW w:w="583" w:type="pct"/>
              </w:tcPr>
            </w:tcPrChange>
          </w:tcPr>
          <w:p w14:paraId="7F446541" w14:textId="3BA80F37" w:rsidR="002E4570" w:rsidRPr="00B83013" w:rsidDel="005B6842" w:rsidRDefault="002E4570" w:rsidP="00A018DB">
            <w:pPr>
              <w:pStyle w:val="af8"/>
              <w:rPr>
                <w:moveFrom w:id="6659" w:author="Masato YOSHIKAWA" w:date="2026-01-20T12:21:00Z" w16du:dateUtc="2026-01-20T03:21:00Z"/>
                <w:rFonts w:ascii="Times New Roman" w:eastAsia="ＭＳ 明朝" w:hAnsi="Times New Roman" w:cs="Times New Roman"/>
                <w:rPrChange w:id="6660" w:author="Masato YOSHIKAWA" w:date="2026-01-20T12:25:00Z" w16du:dateUtc="2026-01-20T03:25:00Z">
                  <w:rPr>
                    <w:moveFrom w:id="6661" w:author="Masato YOSHIKAWA" w:date="2026-01-20T12:21:00Z" w16du:dateUtc="2026-01-20T03:21:00Z"/>
                    <w:rFonts w:ascii="ＭＳ 明朝" w:eastAsia="ＭＳ 明朝" w:hAnsi="ＭＳ 明朝"/>
                  </w:rPr>
                </w:rPrChange>
              </w:rPr>
            </w:pPr>
            <w:moveFrom w:id="6662" w:author="Masato YOSHIKAWA" w:date="2026-01-20T12:21:00Z" w16du:dateUtc="2026-01-20T03:21:00Z">
              <w:r w:rsidRPr="00B83013" w:rsidDel="005B6842">
                <w:rPr>
                  <w:rFonts w:ascii="Times New Roman" w:eastAsia="ＭＳ 明朝" w:hAnsi="Times New Roman" w:cs="Times New Roman"/>
                  <w:rPrChange w:id="6663" w:author="Masato YOSHIKAWA" w:date="2026-01-20T12:25:00Z" w16du:dateUtc="2026-01-20T03:25:00Z">
                    <w:rPr>
                      <w:rFonts w:ascii="ＭＳ 明朝" w:eastAsia="ＭＳ 明朝" w:hAnsi="ＭＳ 明朝"/>
                    </w:rPr>
                  </w:rPrChange>
                </w:rPr>
                <w:t>reluctantly</w:t>
              </w:r>
            </w:moveFrom>
          </w:p>
        </w:tc>
        <w:tc>
          <w:tcPr>
            <w:tcW w:w="629" w:type="pct"/>
            <w:tcPrChange w:id="6664" w:author="Masato YOSHIKAWA" w:date="2026-01-20T12:20:00Z" w16du:dateUtc="2026-01-20T03:20:00Z">
              <w:tcPr>
                <w:tcW w:w="629" w:type="pct"/>
              </w:tcPr>
            </w:tcPrChange>
          </w:tcPr>
          <w:p w14:paraId="7DED5B2E" w14:textId="3029563C" w:rsidR="002E4570" w:rsidRPr="00B83013" w:rsidDel="005B6842" w:rsidRDefault="002E4570" w:rsidP="00A018DB">
            <w:pPr>
              <w:pStyle w:val="af8"/>
              <w:rPr>
                <w:moveFrom w:id="6665" w:author="Masato YOSHIKAWA" w:date="2026-01-20T12:21:00Z" w16du:dateUtc="2026-01-20T03:21:00Z"/>
                <w:rFonts w:ascii="Times New Roman" w:eastAsia="ＭＳ 明朝" w:hAnsi="Times New Roman" w:cs="Times New Roman"/>
                <w:rPrChange w:id="6666" w:author="Masato YOSHIKAWA" w:date="2026-01-20T12:25:00Z" w16du:dateUtc="2026-01-20T03:25:00Z">
                  <w:rPr>
                    <w:moveFrom w:id="6667" w:author="Masato YOSHIKAWA" w:date="2026-01-20T12:21:00Z" w16du:dateUtc="2026-01-20T03:21:00Z"/>
                    <w:rFonts w:ascii="ＭＳ 明朝" w:eastAsia="ＭＳ 明朝" w:hAnsi="ＭＳ 明朝"/>
                  </w:rPr>
                </w:rPrChange>
              </w:rPr>
            </w:pPr>
            <w:moveFrom w:id="6668" w:author="Masato YOSHIKAWA" w:date="2026-01-20T12:21:00Z" w16du:dateUtc="2026-01-20T03:21:00Z">
              <w:r w:rsidRPr="00B83013" w:rsidDel="005B6842">
                <w:rPr>
                  <w:rFonts w:ascii="Times New Roman" w:eastAsia="ＭＳ 明朝" w:hAnsi="Times New Roman" w:cs="Times New Roman"/>
                  <w:rPrChange w:id="6669" w:author="Masato YOSHIKAWA" w:date="2026-01-20T12:25:00Z" w16du:dateUtc="2026-01-20T03:25:00Z">
                    <w:rPr>
                      <w:rFonts w:ascii="ＭＳ 明朝" w:eastAsia="ＭＳ 明朝" w:hAnsi="ＭＳ 明朝"/>
                    </w:rPr>
                  </w:rPrChange>
                </w:rPr>
                <w:t>なし</w:t>
              </w:r>
            </w:moveFrom>
          </w:p>
        </w:tc>
        <w:tc>
          <w:tcPr>
            <w:tcW w:w="779" w:type="pct"/>
            <w:tcPrChange w:id="6670" w:author="Masato YOSHIKAWA" w:date="2026-01-20T12:20:00Z" w16du:dateUtc="2026-01-20T03:20:00Z">
              <w:tcPr>
                <w:tcW w:w="779" w:type="pct"/>
              </w:tcPr>
            </w:tcPrChange>
          </w:tcPr>
          <w:p w14:paraId="15CFFB8F" w14:textId="2E9AA3C5" w:rsidR="002E4570" w:rsidRPr="00B83013" w:rsidDel="005B6842" w:rsidRDefault="002E4570" w:rsidP="00A018DB">
            <w:pPr>
              <w:pStyle w:val="af8"/>
              <w:rPr>
                <w:moveFrom w:id="6671" w:author="Masato YOSHIKAWA" w:date="2026-01-20T12:21:00Z" w16du:dateUtc="2026-01-20T03:21:00Z"/>
                <w:rFonts w:ascii="Times New Roman" w:eastAsia="ＭＳ 明朝" w:hAnsi="Times New Roman" w:cs="Times New Roman"/>
                <w:rPrChange w:id="6672" w:author="Masato YOSHIKAWA" w:date="2026-01-20T12:25:00Z" w16du:dateUtc="2026-01-20T03:25:00Z">
                  <w:rPr>
                    <w:moveFrom w:id="6673" w:author="Masato YOSHIKAWA" w:date="2026-01-20T12:21:00Z" w16du:dateUtc="2026-01-20T03:21:00Z"/>
                    <w:rFonts w:ascii="ＭＳ 明朝" w:eastAsia="ＭＳ 明朝" w:hAnsi="ＭＳ 明朝"/>
                  </w:rPr>
                </w:rPrChange>
              </w:rPr>
            </w:pPr>
            <w:moveFrom w:id="6674" w:author="Masato YOSHIKAWA" w:date="2026-01-20T12:21:00Z" w16du:dateUtc="2026-01-20T03:21:00Z">
              <w:r w:rsidRPr="00B83013" w:rsidDel="005B6842">
                <w:rPr>
                  <w:rFonts w:ascii="Times New Roman" w:eastAsia="ＭＳ 明朝" w:hAnsi="Times New Roman" w:cs="Times New Roman"/>
                  <w:rPrChange w:id="6675" w:author="Masato YOSHIKAWA" w:date="2026-01-20T12:25:00Z" w16du:dateUtc="2026-01-20T03:25:00Z">
                    <w:rPr>
                      <w:rFonts w:ascii="ＭＳ 明朝" w:eastAsia="ＭＳ 明朝" w:hAnsi="ＭＳ 明朝"/>
                    </w:rPr>
                  </w:rPrChange>
                </w:rPr>
                <w:t>Established equivalent</w:t>
              </w:r>
            </w:moveFrom>
          </w:p>
        </w:tc>
        <w:tc>
          <w:tcPr>
            <w:tcW w:w="744" w:type="pct"/>
            <w:tcPrChange w:id="6676" w:author="Masato YOSHIKAWA" w:date="2026-01-20T12:20:00Z" w16du:dateUtc="2026-01-20T03:20:00Z">
              <w:tcPr>
                <w:tcW w:w="744" w:type="pct"/>
              </w:tcPr>
            </w:tcPrChange>
          </w:tcPr>
          <w:p w14:paraId="66F25C90" w14:textId="1DD299B4" w:rsidR="002E4570" w:rsidRPr="00B83013" w:rsidDel="005B6842" w:rsidRDefault="002E4570" w:rsidP="00A018DB">
            <w:pPr>
              <w:pStyle w:val="af8"/>
              <w:rPr>
                <w:moveFrom w:id="6677" w:author="Masato YOSHIKAWA" w:date="2026-01-20T12:21:00Z" w16du:dateUtc="2026-01-20T03:21:00Z"/>
                <w:rFonts w:ascii="Times New Roman" w:eastAsia="ＭＳ 明朝" w:hAnsi="Times New Roman" w:cs="Times New Roman"/>
                <w:rPrChange w:id="6678" w:author="Masato YOSHIKAWA" w:date="2026-01-20T12:25:00Z" w16du:dateUtc="2026-01-20T03:25:00Z">
                  <w:rPr>
                    <w:moveFrom w:id="6679" w:author="Masato YOSHIKAWA" w:date="2026-01-20T12:21:00Z" w16du:dateUtc="2026-01-20T03:21:00Z"/>
                    <w:rFonts w:ascii="ＭＳ 明朝" w:eastAsia="ＭＳ 明朝" w:hAnsi="ＭＳ 明朝"/>
                  </w:rPr>
                </w:rPrChange>
              </w:rPr>
            </w:pPr>
            <w:moveFrom w:id="6680" w:author="Masato YOSHIKAWA" w:date="2026-01-20T12:21:00Z" w16du:dateUtc="2026-01-20T03:21:00Z">
              <w:r w:rsidRPr="00B83013" w:rsidDel="005B6842">
                <w:rPr>
                  <w:rFonts w:ascii="Times New Roman" w:eastAsia="ＭＳ 明朝" w:hAnsi="Times New Roman" w:cs="Times New Roman"/>
                  <w:rPrChange w:id="6681" w:author="Masato YOSHIKAWA" w:date="2026-01-20T12:25:00Z" w16du:dateUtc="2026-01-20T03:25:00Z">
                    <w:rPr>
                      <w:rFonts w:ascii="ＭＳ 明朝" w:eastAsia="ＭＳ 明朝" w:hAnsi="ＭＳ 明朝"/>
                    </w:rPr>
                  </w:rPrChange>
                </w:rPr>
                <w:t>Minimization</w:t>
              </w:r>
            </w:moveFrom>
          </w:p>
        </w:tc>
        <w:tc>
          <w:tcPr>
            <w:tcW w:w="851" w:type="pct"/>
            <w:tcPrChange w:id="6682" w:author="Masato YOSHIKAWA" w:date="2026-01-20T12:20:00Z" w16du:dateUtc="2026-01-20T03:20:00Z">
              <w:tcPr>
                <w:tcW w:w="851" w:type="pct"/>
              </w:tcPr>
            </w:tcPrChange>
          </w:tcPr>
          <w:p w14:paraId="7AD5E251" w14:textId="6AAD9974" w:rsidR="002E4570" w:rsidRPr="00B83013" w:rsidDel="005B6842" w:rsidRDefault="002E4570" w:rsidP="00A018DB">
            <w:pPr>
              <w:pStyle w:val="af8"/>
              <w:rPr>
                <w:moveFrom w:id="6683" w:author="Masato YOSHIKAWA" w:date="2026-01-20T12:21:00Z" w16du:dateUtc="2026-01-20T03:21:00Z"/>
                <w:rFonts w:ascii="Times New Roman" w:eastAsia="ＭＳ 明朝" w:hAnsi="Times New Roman" w:cs="Times New Roman"/>
                <w:rPrChange w:id="6684" w:author="Masato YOSHIKAWA" w:date="2026-01-20T12:25:00Z" w16du:dateUtc="2026-01-20T03:25:00Z">
                  <w:rPr>
                    <w:moveFrom w:id="6685" w:author="Masato YOSHIKAWA" w:date="2026-01-20T12:21:00Z" w16du:dateUtc="2026-01-20T03:21:00Z"/>
                    <w:rFonts w:ascii="ＭＳ 明朝" w:eastAsia="ＭＳ 明朝" w:hAnsi="ＭＳ 明朝"/>
                  </w:rPr>
                </w:rPrChange>
              </w:rPr>
            </w:pPr>
            <w:moveFrom w:id="6686" w:author="Masato YOSHIKAWA" w:date="2026-01-20T12:21:00Z" w16du:dateUtc="2026-01-20T03:21:00Z">
              <w:r w:rsidRPr="00B83013" w:rsidDel="005B6842">
                <w:rPr>
                  <w:rFonts w:ascii="Times New Roman" w:eastAsia="ＭＳ 明朝" w:hAnsi="Times New Roman" w:cs="Times New Roman"/>
                  <w:rPrChange w:id="6687" w:author="Masato YOSHIKAWA" w:date="2026-01-20T12:25:00Z" w16du:dateUtc="2026-01-20T03:25:00Z">
                    <w:rPr>
                      <w:rFonts w:ascii="ＭＳ 明朝" w:eastAsia="ＭＳ 明朝" w:hAnsi="ＭＳ 明朝"/>
                    </w:rPr>
                  </w:rPrChange>
                </w:rPr>
                <w:t>Reduction</w:t>
              </w:r>
            </w:moveFrom>
          </w:p>
        </w:tc>
        <w:tc>
          <w:tcPr>
            <w:tcW w:w="831" w:type="pct"/>
            <w:tcPrChange w:id="6688" w:author="Masato YOSHIKAWA" w:date="2026-01-20T12:20:00Z" w16du:dateUtc="2026-01-20T03:20:00Z">
              <w:tcPr>
                <w:tcW w:w="831" w:type="pct"/>
              </w:tcPr>
            </w:tcPrChange>
          </w:tcPr>
          <w:p w14:paraId="7A582DBD" w14:textId="08179D7E" w:rsidR="002E4570" w:rsidRPr="00B83013" w:rsidDel="005B6842" w:rsidRDefault="002E4570" w:rsidP="00A018DB">
            <w:pPr>
              <w:pStyle w:val="af8"/>
              <w:rPr>
                <w:moveFrom w:id="6689" w:author="Masato YOSHIKAWA" w:date="2026-01-20T12:21:00Z" w16du:dateUtc="2026-01-20T03:21:00Z"/>
                <w:rFonts w:ascii="Times New Roman" w:eastAsia="ＭＳ 明朝" w:hAnsi="Times New Roman" w:cs="Times New Roman"/>
                <w:rPrChange w:id="6690" w:author="Masato YOSHIKAWA" w:date="2026-01-20T12:25:00Z" w16du:dateUtc="2026-01-20T03:25:00Z">
                  <w:rPr>
                    <w:moveFrom w:id="6691" w:author="Masato YOSHIKAWA" w:date="2026-01-20T12:21:00Z" w16du:dateUtc="2026-01-20T03:21:00Z"/>
                    <w:rFonts w:ascii="ＭＳ 明朝" w:eastAsia="ＭＳ 明朝" w:hAnsi="ＭＳ 明朝"/>
                  </w:rPr>
                </w:rPrChange>
              </w:rPr>
            </w:pPr>
            <w:moveFrom w:id="6692" w:author="Masato YOSHIKAWA" w:date="2026-01-20T12:21:00Z" w16du:dateUtc="2026-01-20T03:21:00Z">
              <w:r w:rsidRPr="00B83013" w:rsidDel="005B6842">
                <w:rPr>
                  <w:rFonts w:ascii="Times New Roman" w:eastAsia="ＭＳ 明朝" w:hAnsi="Times New Roman" w:cs="Times New Roman"/>
                  <w:rPrChange w:id="6693" w:author="Masato YOSHIKAWA" w:date="2026-01-20T12:25:00Z" w16du:dateUtc="2026-01-20T03:25:00Z">
                    <w:rPr>
                      <w:rFonts w:ascii="ＭＳ 明朝" w:eastAsia="ＭＳ 明朝" w:hAnsi="ＭＳ 明朝"/>
                    </w:rPr>
                  </w:rPrChange>
                </w:rPr>
                <w:t>Denial</w:t>
              </w:r>
            </w:moveFrom>
          </w:p>
        </w:tc>
      </w:tr>
      <w:tr w:rsidR="002E4570" w:rsidRPr="00B83013" w:rsidDel="005B6842" w14:paraId="38DE593A" w14:textId="7CA37678" w:rsidTr="005B6842">
        <w:tc>
          <w:tcPr>
            <w:tcW w:w="583" w:type="pct"/>
            <w:tcPrChange w:id="6694" w:author="Masato YOSHIKAWA" w:date="2026-01-20T12:20:00Z" w16du:dateUtc="2026-01-20T03:20:00Z">
              <w:tcPr>
                <w:tcW w:w="582" w:type="pct"/>
              </w:tcPr>
            </w:tcPrChange>
          </w:tcPr>
          <w:p w14:paraId="586EFC68" w14:textId="5E30F5D1" w:rsidR="002E4570" w:rsidRPr="00B83013" w:rsidDel="005B6842" w:rsidRDefault="002E4570" w:rsidP="00A018DB">
            <w:pPr>
              <w:pStyle w:val="af8"/>
              <w:rPr>
                <w:moveFrom w:id="6695" w:author="Masato YOSHIKAWA" w:date="2026-01-20T12:21:00Z" w16du:dateUtc="2026-01-20T03:21:00Z"/>
                <w:rFonts w:ascii="Times New Roman" w:eastAsia="ＭＳ 明朝" w:hAnsi="Times New Roman" w:cs="Times New Roman"/>
                <w:rPrChange w:id="6696" w:author="Masato YOSHIKAWA" w:date="2026-01-20T12:25:00Z" w16du:dateUtc="2026-01-20T03:25:00Z">
                  <w:rPr>
                    <w:moveFrom w:id="6697" w:author="Masato YOSHIKAWA" w:date="2026-01-20T12:21:00Z" w16du:dateUtc="2026-01-20T03:21:00Z"/>
                    <w:rFonts w:ascii="ＭＳ 明朝" w:eastAsia="ＭＳ 明朝" w:hAnsi="ＭＳ 明朝"/>
                  </w:rPr>
                </w:rPrChange>
              </w:rPr>
            </w:pPr>
            <w:moveFrom w:id="6698" w:author="Masato YOSHIKAWA" w:date="2026-01-20T12:21:00Z" w16du:dateUtc="2026-01-20T03:21:00Z">
              <w:r w:rsidRPr="00B83013" w:rsidDel="005B6842">
                <w:rPr>
                  <w:rFonts w:ascii="Times New Roman" w:eastAsia="ＭＳ 明朝" w:hAnsi="Times New Roman" w:cs="Times New Roman" w:hint="eastAsia"/>
                  <w:rPrChange w:id="6699" w:author="Masato YOSHIKAWA" w:date="2026-01-20T12:25:00Z" w16du:dateUtc="2026-01-20T03:25:00Z">
                    <w:rPr>
                      <w:rFonts w:ascii="ＭＳ 明朝" w:eastAsia="ＭＳ 明朝" w:hAnsi="ＭＳ 明朝" w:hint="eastAsia"/>
                    </w:rPr>
                  </w:rPrChange>
                </w:rPr>
                <w:t>九州</w:t>
              </w:r>
            </w:moveFrom>
          </w:p>
        </w:tc>
        <w:tc>
          <w:tcPr>
            <w:tcW w:w="583" w:type="pct"/>
            <w:tcPrChange w:id="6700" w:author="Masato YOSHIKAWA" w:date="2026-01-20T12:20:00Z" w16du:dateUtc="2026-01-20T03:20:00Z">
              <w:tcPr>
                <w:tcW w:w="583" w:type="pct"/>
              </w:tcPr>
            </w:tcPrChange>
          </w:tcPr>
          <w:p w14:paraId="34D61685" w14:textId="6D48089B" w:rsidR="002E4570" w:rsidRPr="00B83013" w:rsidDel="005B6842" w:rsidRDefault="002E4570" w:rsidP="00A018DB">
            <w:pPr>
              <w:pStyle w:val="af8"/>
              <w:rPr>
                <w:moveFrom w:id="6701" w:author="Masato YOSHIKAWA" w:date="2026-01-20T12:21:00Z" w16du:dateUtc="2026-01-20T03:21:00Z"/>
                <w:rFonts w:ascii="Times New Roman" w:eastAsia="ＭＳ 明朝" w:hAnsi="Times New Roman" w:cs="Times New Roman"/>
                <w:rPrChange w:id="6702" w:author="Masato YOSHIKAWA" w:date="2026-01-20T12:25:00Z" w16du:dateUtc="2026-01-20T03:25:00Z">
                  <w:rPr>
                    <w:moveFrom w:id="6703" w:author="Masato YOSHIKAWA" w:date="2026-01-20T12:21:00Z" w16du:dateUtc="2026-01-20T03:21:00Z"/>
                    <w:rFonts w:ascii="ＭＳ 明朝" w:eastAsia="ＭＳ 明朝" w:hAnsi="ＭＳ 明朝"/>
                  </w:rPr>
                </w:rPrChange>
              </w:rPr>
            </w:pPr>
            <w:moveFrom w:id="6704" w:author="Masato YOSHIKAWA" w:date="2026-01-20T12:21:00Z" w16du:dateUtc="2026-01-20T03:21:00Z">
              <w:r w:rsidRPr="00B83013" w:rsidDel="005B6842">
                <w:rPr>
                  <w:rFonts w:ascii="Times New Roman" w:eastAsia="ＭＳ 明朝" w:hAnsi="Times New Roman" w:cs="Times New Roman"/>
                  <w:rPrChange w:id="6705" w:author="Masato YOSHIKAWA" w:date="2026-01-20T12:25:00Z" w16du:dateUtc="2026-01-20T03:25:00Z">
                    <w:rPr>
                      <w:rFonts w:ascii="ＭＳ 明朝" w:eastAsia="ＭＳ 明朝" w:hAnsi="ＭＳ 明朝"/>
                    </w:rPr>
                  </w:rPrChange>
                </w:rPr>
                <w:t>Kyushu</w:t>
              </w:r>
            </w:moveFrom>
          </w:p>
        </w:tc>
        <w:tc>
          <w:tcPr>
            <w:tcW w:w="629" w:type="pct"/>
            <w:tcPrChange w:id="6706" w:author="Masato YOSHIKAWA" w:date="2026-01-20T12:20:00Z" w16du:dateUtc="2026-01-20T03:20:00Z">
              <w:tcPr>
                <w:tcW w:w="629" w:type="pct"/>
              </w:tcPr>
            </w:tcPrChange>
          </w:tcPr>
          <w:p w14:paraId="142AC602" w14:textId="48289245" w:rsidR="002E4570" w:rsidRPr="00B83013" w:rsidDel="005B6842" w:rsidRDefault="002E4570" w:rsidP="00A018DB">
            <w:pPr>
              <w:pStyle w:val="af8"/>
              <w:rPr>
                <w:moveFrom w:id="6707" w:author="Masato YOSHIKAWA" w:date="2026-01-20T12:21:00Z" w16du:dateUtc="2026-01-20T03:21:00Z"/>
                <w:rFonts w:ascii="Times New Roman" w:eastAsia="ＭＳ 明朝" w:hAnsi="Times New Roman" w:cs="Times New Roman"/>
                <w:rPrChange w:id="6708" w:author="Masato YOSHIKAWA" w:date="2026-01-20T12:25:00Z" w16du:dateUtc="2026-01-20T03:25:00Z">
                  <w:rPr>
                    <w:moveFrom w:id="6709" w:author="Masato YOSHIKAWA" w:date="2026-01-20T12:21:00Z" w16du:dateUtc="2026-01-20T03:21:00Z"/>
                    <w:rFonts w:ascii="ＭＳ 明朝" w:eastAsia="ＭＳ 明朝" w:hAnsi="ＭＳ 明朝"/>
                  </w:rPr>
                </w:rPrChange>
              </w:rPr>
            </w:pPr>
            <w:moveFrom w:id="6710" w:author="Masato YOSHIKAWA" w:date="2026-01-20T12:21:00Z" w16du:dateUtc="2026-01-20T03:21:00Z">
              <w:r w:rsidRPr="00B83013" w:rsidDel="005B6842">
                <w:rPr>
                  <w:rFonts w:ascii="Times New Roman" w:eastAsia="ＭＳ 明朝" w:hAnsi="Times New Roman" w:cs="Times New Roman"/>
                  <w:rPrChange w:id="6711" w:author="Masato YOSHIKAWA" w:date="2026-01-20T12:25:00Z" w16du:dateUtc="2026-01-20T03:25:00Z">
                    <w:rPr>
                      <w:rFonts w:ascii="ＭＳ 明朝" w:eastAsia="ＭＳ 明朝" w:hAnsi="ＭＳ 明朝"/>
                    </w:rPr>
                  </w:rPrChange>
                </w:rPr>
                <w:t>Kyushu</w:t>
              </w:r>
            </w:moveFrom>
          </w:p>
        </w:tc>
        <w:tc>
          <w:tcPr>
            <w:tcW w:w="779" w:type="pct"/>
            <w:tcPrChange w:id="6712" w:author="Masato YOSHIKAWA" w:date="2026-01-20T12:20:00Z" w16du:dateUtc="2026-01-20T03:20:00Z">
              <w:tcPr>
                <w:tcW w:w="779" w:type="pct"/>
              </w:tcPr>
            </w:tcPrChange>
          </w:tcPr>
          <w:p w14:paraId="47FAFE76" w14:textId="6D32AA05" w:rsidR="002E4570" w:rsidRPr="00B83013" w:rsidDel="005B6842" w:rsidRDefault="002E4570" w:rsidP="00A018DB">
            <w:pPr>
              <w:pStyle w:val="af8"/>
              <w:rPr>
                <w:moveFrom w:id="6713" w:author="Masato YOSHIKAWA" w:date="2026-01-20T12:21:00Z" w16du:dateUtc="2026-01-20T03:21:00Z"/>
                <w:rFonts w:ascii="Times New Roman" w:eastAsia="ＭＳ 明朝" w:hAnsi="Times New Roman" w:cs="Times New Roman"/>
                <w:rPrChange w:id="6714" w:author="Masato YOSHIKAWA" w:date="2026-01-20T12:25:00Z" w16du:dateUtc="2026-01-20T03:25:00Z">
                  <w:rPr>
                    <w:moveFrom w:id="6715" w:author="Masato YOSHIKAWA" w:date="2026-01-20T12:21:00Z" w16du:dateUtc="2026-01-20T03:21:00Z"/>
                    <w:rFonts w:ascii="ＭＳ 明朝" w:eastAsia="ＭＳ 明朝" w:hAnsi="ＭＳ 明朝"/>
                  </w:rPr>
                </w:rPrChange>
              </w:rPr>
            </w:pPr>
            <w:moveFrom w:id="6716" w:author="Masato YOSHIKAWA" w:date="2026-01-20T12:21:00Z" w16du:dateUtc="2026-01-20T03:21:00Z">
              <w:r w:rsidRPr="00B83013" w:rsidDel="005B6842">
                <w:rPr>
                  <w:rFonts w:ascii="Times New Roman" w:eastAsia="ＭＳ 明朝" w:hAnsi="Times New Roman" w:cs="Times New Roman"/>
                  <w:rPrChange w:id="6717" w:author="Masato YOSHIKAWA" w:date="2026-01-20T12:25:00Z" w16du:dateUtc="2026-01-20T03:25:00Z">
                    <w:rPr>
                      <w:rFonts w:ascii="ＭＳ 明朝" w:eastAsia="ＭＳ 明朝" w:hAnsi="ＭＳ 明朝"/>
                    </w:rPr>
                  </w:rPrChange>
                </w:rPr>
                <w:t>Borrowing</w:t>
              </w:r>
            </w:moveFrom>
          </w:p>
        </w:tc>
        <w:tc>
          <w:tcPr>
            <w:tcW w:w="744" w:type="pct"/>
            <w:tcPrChange w:id="6718" w:author="Masato YOSHIKAWA" w:date="2026-01-20T12:20:00Z" w16du:dateUtc="2026-01-20T03:20:00Z">
              <w:tcPr>
                <w:tcW w:w="744" w:type="pct"/>
              </w:tcPr>
            </w:tcPrChange>
          </w:tcPr>
          <w:p w14:paraId="0300D681" w14:textId="72269EF6" w:rsidR="002E4570" w:rsidRPr="00B83013" w:rsidDel="005B6842" w:rsidRDefault="002E4570" w:rsidP="00A018DB">
            <w:pPr>
              <w:pStyle w:val="af8"/>
              <w:rPr>
                <w:moveFrom w:id="6719" w:author="Masato YOSHIKAWA" w:date="2026-01-20T12:21:00Z" w16du:dateUtc="2026-01-20T03:21:00Z"/>
                <w:rFonts w:ascii="Times New Roman" w:eastAsia="ＭＳ 明朝" w:hAnsi="Times New Roman" w:cs="Times New Roman"/>
                <w:rPrChange w:id="6720" w:author="Masato YOSHIKAWA" w:date="2026-01-20T12:25:00Z" w16du:dateUtc="2026-01-20T03:25:00Z">
                  <w:rPr>
                    <w:moveFrom w:id="6721" w:author="Masato YOSHIKAWA" w:date="2026-01-20T12:21:00Z" w16du:dateUtc="2026-01-20T03:21:00Z"/>
                    <w:rFonts w:ascii="ＭＳ 明朝" w:eastAsia="ＭＳ 明朝" w:hAnsi="ＭＳ 明朝"/>
                  </w:rPr>
                </w:rPrChange>
              </w:rPr>
            </w:pPr>
            <w:moveFrom w:id="6722" w:author="Masato YOSHIKAWA" w:date="2026-01-20T12:21:00Z" w16du:dateUtc="2026-01-20T03:21:00Z">
              <w:r w:rsidRPr="00B83013" w:rsidDel="005B6842">
                <w:rPr>
                  <w:rFonts w:ascii="Times New Roman" w:eastAsia="ＭＳ 明朝" w:hAnsi="Times New Roman" w:cs="Times New Roman"/>
                  <w:rPrChange w:id="6723" w:author="Masato YOSHIKAWA" w:date="2026-01-20T12:25:00Z" w16du:dateUtc="2026-01-20T03:25:00Z">
                    <w:rPr>
                      <w:rFonts w:ascii="ＭＳ 明朝" w:eastAsia="ＭＳ 明朝" w:hAnsi="ＭＳ 明朝"/>
                    </w:rPr>
                  </w:rPrChange>
                </w:rPr>
                <w:t>Acceptance</w:t>
              </w:r>
            </w:moveFrom>
          </w:p>
        </w:tc>
        <w:tc>
          <w:tcPr>
            <w:tcW w:w="851" w:type="pct"/>
            <w:tcPrChange w:id="6724" w:author="Masato YOSHIKAWA" w:date="2026-01-20T12:20:00Z" w16du:dateUtc="2026-01-20T03:20:00Z">
              <w:tcPr>
                <w:tcW w:w="851" w:type="pct"/>
              </w:tcPr>
            </w:tcPrChange>
          </w:tcPr>
          <w:p w14:paraId="5231B9FA" w14:textId="63E7192C" w:rsidR="002E4570" w:rsidRPr="00B83013" w:rsidDel="005B6842" w:rsidRDefault="002E4570" w:rsidP="00A018DB">
            <w:pPr>
              <w:pStyle w:val="af8"/>
              <w:rPr>
                <w:moveFrom w:id="6725" w:author="Masato YOSHIKAWA" w:date="2026-01-20T12:21:00Z" w16du:dateUtc="2026-01-20T03:21:00Z"/>
                <w:rFonts w:ascii="Times New Roman" w:eastAsia="ＭＳ 明朝" w:hAnsi="Times New Roman" w:cs="Times New Roman"/>
                <w:rPrChange w:id="6726" w:author="Masato YOSHIKAWA" w:date="2026-01-20T12:25:00Z" w16du:dateUtc="2026-01-20T03:25:00Z">
                  <w:rPr>
                    <w:moveFrom w:id="6727" w:author="Masato YOSHIKAWA" w:date="2026-01-20T12:21:00Z" w16du:dateUtc="2026-01-20T03:21:00Z"/>
                    <w:rFonts w:ascii="ＭＳ 明朝" w:eastAsia="ＭＳ 明朝" w:hAnsi="ＭＳ 明朝"/>
                  </w:rPr>
                </w:rPrChange>
              </w:rPr>
            </w:pPr>
            <w:moveFrom w:id="6728" w:author="Masato YOSHIKAWA" w:date="2026-01-20T12:21:00Z" w16du:dateUtc="2026-01-20T03:21:00Z">
              <w:r w:rsidRPr="00B83013" w:rsidDel="005B6842">
                <w:rPr>
                  <w:rFonts w:ascii="Times New Roman" w:eastAsia="ＭＳ 明朝" w:hAnsi="Times New Roman" w:cs="Times New Roman"/>
                  <w:rPrChange w:id="6729" w:author="Masato YOSHIKAWA" w:date="2026-01-20T12:25:00Z" w16du:dateUtc="2026-01-20T03:25:00Z">
                    <w:rPr>
                      <w:rFonts w:ascii="ＭＳ 明朝" w:eastAsia="ＭＳ 明朝" w:hAnsi="ＭＳ 明朝"/>
                    </w:rPr>
                  </w:rPrChange>
                </w:rPr>
                <w:t>Borrowing</w:t>
              </w:r>
            </w:moveFrom>
          </w:p>
        </w:tc>
        <w:tc>
          <w:tcPr>
            <w:tcW w:w="831" w:type="pct"/>
            <w:tcPrChange w:id="6730" w:author="Masato YOSHIKAWA" w:date="2026-01-20T12:20:00Z" w16du:dateUtc="2026-01-20T03:20:00Z">
              <w:tcPr>
                <w:tcW w:w="831" w:type="pct"/>
              </w:tcPr>
            </w:tcPrChange>
          </w:tcPr>
          <w:p w14:paraId="58B87E9E" w14:textId="0B48A30A" w:rsidR="002E4570" w:rsidRPr="00B83013" w:rsidDel="005B6842" w:rsidRDefault="002E4570" w:rsidP="00A018DB">
            <w:pPr>
              <w:pStyle w:val="af8"/>
              <w:rPr>
                <w:moveFrom w:id="6731" w:author="Masato YOSHIKAWA" w:date="2026-01-20T12:21:00Z" w16du:dateUtc="2026-01-20T03:21:00Z"/>
                <w:rFonts w:ascii="Times New Roman" w:eastAsia="ＭＳ 明朝" w:hAnsi="Times New Roman" w:cs="Times New Roman"/>
                <w:rPrChange w:id="6732" w:author="Masato YOSHIKAWA" w:date="2026-01-20T12:25:00Z" w16du:dateUtc="2026-01-20T03:25:00Z">
                  <w:rPr>
                    <w:moveFrom w:id="6733" w:author="Masato YOSHIKAWA" w:date="2026-01-20T12:21:00Z" w16du:dateUtc="2026-01-20T03:21:00Z"/>
                    <w:rFonts w:ascii="ＭＳ 明朝" w:eastAsia="ＭＳ 明朝" w:hAnsi="ＭＳ 明朝"/>
                  </w:rPr>
                </w:rPrChange>
              </w:rPr>
            </w:pPr>
            <w:moveFrom w:id="6734" w:author="Masato YOSHIKAWA" w:date="2026-01-20T12:21:00Z" w16du:dateUtc="2026-01-20T03:21:00Z">
              <w:r w:rsidRPr="00B83013" w:rsidDel="005B6842">
                <w:rPr>
                  <w:rFonts w:ascii="Times New Roman" w:eastAsia="ＭＳ 明朝" w:hAnsi="Times New Roman" w:cs="Times New Roman"/>
                  <w:rPrChange w:id="6735" w:author="Masato YOSHIKAWA" w:date="2026-01-20T12:25:00Z" w16du:dateUtc="2026-01-20T03:25:00Z">
                    <w:rPr>
                      <w:rFonts w:ascii="ＭＳ 明朝" w:eastAsia="ＭＳ 明朝" w:hAnsi="ＭＳ 明朝"/>
                    </w:rPr>
                  </w:rPrChange>
                </w:rPr>
                <w:t>Acceptance</w:t>
              </w:r>
            </w:moveFrom>
          </w:p>
        </w:tc>
      </w:tr>
      <w:tr w:rsidR="002E4570" w:rsidRPr="00B83013" w:rsidDel="005B6842" w14:paraId="3A497DD1" w14:textId="77636A87" w:rsidTr="005B6842">
        <w:tc>
          <w:tcPr>
            <w:tcW w:w="583" w:type="pct"/>
            <w:tcPrChange w:id="6736" w:author="Masato YOSHIKAWA" w:date="2026-01-20T12:20:00Z" w16du:dateUtc="2026-01-20T03:20:00Z">
              <w:tcPr>
                <w:tcW w:w="582" w:type="pct"/>
              </w:tcPr>
            </w:tcPrChange>
          </w:tcPr>
          <w:p w14:paraId="4511DA24" w14:textId="21BFC8E5" w:rsidR="002E4570" w:rsidRPr="00B83013" w:rsidDel="005B6842" w:rsidRDefault="002E4570" w:rsidP="00A018DB">
            <w:pPr>
              <w:pStyle w:val="af8"/>
              <w:rPr>
                <w:moveFrom w:id="6737" w:author="Masato YOSHIKAWA" w:date="2026-01-20T12:21:00Z" w16du:dateUtc="2026-01-20T03:21:00Z"/>
                <w:rFonts w:ascii="Times New Roman" w:eastAsia="ＭＳ 明朝" w:hAnsi="Times New Roman" w:cs="Times New Roman"/>
                <w:rPrChange w:id="6738" w:author="Masato YOSHIKAWA" w:date="2026-01-20T12:25:00Z" w16du:dateUtc="2026-01-20T03:25:00Z">
                  <w:rPr>
                    <w:moveFrom w:id="6739" w:author="Masato YOSHIKAWA" w:date="2026-01-20T12:21:00Z" w16du:dateUtc="2026-01-20T03:21:00Z"/>
                    <w:rFonts w:ascii="ＭＳ 明朝" w:eastAsia="ＭＳ 明朝" w:hAnsi="ＭＳ 明朝"/>
                  </w:rPr>
                </w:rPrChange>
              </w:rPr>
            </w:pPr>
            <w:moveFrom w:id="6740" w:author="Masato YOSHIKAWA" w:date="2026-01-20T12:21:00Z" w16du:dateUtc="2026-01-20T03:21:00Z">
              <w:r w:rsidRPr="00B83013" w:rsidDel="005B6842">
                <w:rPr>
                  <w:rFonts w:ascii="Times New Roman" w:eastAsia="ＭＳ 明朝" w:hAnsi="Times New Roman" w:cs="Times New Roman" w:hint="eastAsia"/>
                  <w:rPrChange w:id="6741" w:author="Masato YOSHIKAWA" w:date="2026-01-20T12:25:00Z" w16du:dateUtc="2026-01-20T03:25:00Z">
                    <w:rPr>
                      <w:rFonts w:ascii="ＭＳ 明朝" w:eastAsia="ＭＳ 明朝" w:hAnsi="ＭＳ 明朝" w:hint="eastAsia"/>
                    </w:rPr>
                  </w:rPrChange>
                </w:rPr>
                <w:t>正月</w:t>
              </w:r>
            </w:moveFrom>
          </w:p>
        </w:tc>
        <w:tc>
          <w:tcPr>
            <w:tcW w:w="583" w:type="pct"/>
            <w:tcPrChange w:id="6742" w:author="Masato YOSHIKAWA" w:date="2026-01-20T12:20:00Z" w16du:dateUtc="2026-01-20T03:20:00Z">
              <w:tcPr>
                <w:tcW w:w="583" w:type="pct"/>
              </w:tcPr>
            </w:tcPrChange>
          </w:tcPr>
          <w:p w14:paraId="58EA6946" w14:textId="46E06D55" w:rsidR="002E4570" w:rsidRPr="00B83013" w:rsidDel="005B6842" w:rsidRDefault="002E4570" w:rsidP="00A018DB">
            <w:pPr>
              <w:pStyle w:val="af8"/>
              <w:rPr>
                <w:moveFrom w:id="6743" w:author="Masato YOSHIKAWA" w:date="2026-01-20T12:21:00Z" w16du:dateUtc="2026-01-20T03:21:00Z"/>
                <w:rFonts w:ascii="Times New Roman" w:eastAsia="ＭＳ 明朝" w:hAnsi="Times New Roman" w:cs="Times New Roman"/>
                <w:rPrChange w:id="6744" w:author="Masato YOSHIKAWA" w:date="2026-01-20T12:25:00Z" w16du:dateUtc="2026-01-20T03:25:00Z">
                  <w:rPr>
                    <w:moveFrom w:id="6745" w:author="Masato YOSHIKAWA" w:date="2026-01-20T12:21:00Z" w16du:dateUtc="2026-01-20T03:21:00Z"/>
                    <w:rFonts w:ascii="ＭＳ 明朝" w:eastAsia="ＭＳ 明朝" w:hAnsi="ＭＳ 明朝"/>
                  </w:rPr>
                </w:rPrChange>
              </w:rPr>
            </w:pPr>
            <w:moveFrom w:id="6746" w:author="Masato YOSHIKAWA" w:date="2026-01-20T12:21:00Z" w16du:dateUtc="2026-01-20T03:21:00Z">
              <w:r w:rsidRPr="00B83013" w:rsidDel="005B6842">
                <w:rPr>
                  <w:rFonts w:ascii="Times New Roman" w:eastAsia="ＭＳ 明朝" w:hAnsi="Times New Roman" w:cs="Times New Roman"/>
                  <w:rPrChange w:id="6747" w:author="Masato YOSHIKAWA" w:date="2026-01-20T12:25:00Z" w16du:dateUtc="2026-01-20T03:25:00Z">
                    <w:rPr>
                      <w:rFonts w:ascii="ＭＳ 明朝" w:eastAsia="ＭＳ 明朝" w:hAnsi="ＭＳ 明朝"/>
                    </w:rPr>
                  </w:rPrChange>
                </w:rPr>
                <w:t>January</w:t>
              </w:r>
            </w:moveFrom>
          </w:p>
        </w:tc>
        <w:tc>
          <w:tcPr>
            <w:tcW w:w="629" w:type="pct"/>
            <w:tcPrChange w:id="6748" w:author="Masato YOSHIKAWA" w:date="2026-01-20T12:20:00Z" w16du:dateUtc="2026-01-20T03:20:00Z">
              <w:tcPr>
                <w:tcW w:w="629" w:type="pct"/>
              </w:tcPr>
            </w:tcPrChange>
          </w:tcPr>
          <w:p w14:paraId="33D5863C" w14:textId="698BD5D5" w:rsidR="002E4570" w:rsidRPr="00B83013" w:rsidDel="005B6842" w:rsidRDefault="002E4570" w:rsidP="00A018DB">
            <w:pPr>
              <w:pStyle w:val="af8"/>
              <w:rPr>
                <w:moveFrom w:id="6749" w:author="Masato YOSHIKAWA" w:date="2026-01-20T12:21:00Z" w16du:dateUtc="2026-01-20T03:21:00Z"/>
                <w:rFonts w:ascii="Times New Roman" w:eastAsia="ＭＳ 明朝" w:hAnsi="Times New Roman" w:cs="Times New Roman"/>
                <w:rPrChange w:id="6750" w:author="Masato YOSHIKAWA" w:date="2026-01-20T12:25:00Z" w16du:dateUtc="2026-01-20T03:25:00Z">
                  <w:rPr>
                    <w:moveFrom w:id="6751" w:author="Masato YOSHIKAWA" w:date="2026-01-20T12:21:00Z" w16du:dateUtc="2026-01-20T03:21:00Z"/>
                    <w:rFonts w:ascii="ＭＳ 明朝" w:eastAsia="ＭＳ 明朝" w:hAnsi="ＭＳ 明朝"/>
                  </w:rPr>
                </w:rPrChange>
              </w:rPr>
            </w:pPr>
            <w:moveFrom w:id="6752" w:author="Masato YOSHIKAWA" w:date="2026-01-20T12:21:00Z" w16du:dateUtc="2026-01-20T03:21:00Z">
              <w:r w:rsidRPr="00B83013" w:rsidDel="005B6842">
                <w:rPr>
                  <w:rFonts w:ascii="Times New Roman" w:eastAsia="ＭＳ 明朝" w:hAnsi="Times New Roman" w:cs="Times New Roman"/>
                  <w:rPrChange w:id="6753" w:author="Masato YOSHIKAWA" w:date="2026-01-20T12:25:00Z" w16du:dateUtc="2026-01-20T03:25:00Z">
                    <w:rPr>
                      <w:rFonts w:ascii="ＭＳ 明朝" w:eastAsia="ＭＳ 明朝" w:hAnsi="ＭＳ 明朝"/>
                    </w:rPr>
                  </w:rPrChange>
                </w:rPr>
                <w:t>January</w:t>
              </w:r>
            </w:moveFrom>
          </w:p>
        </w:tc>
        <w:tc>
          <w:tcPr>
            <w:tcW w:w="779" w:type="pct"/>
            <w:tcPrChange w:id="6754" w:author="Masato YOSHIKAWA" w:date="2026-01-20T12:20:00Z" w16du:dateUtc="2026-01-20T03:20:00Z">
              <w:tcPr>
                <w:tcW w:w="779" w:type="pct"/>
              </w:tcPr>
            </w:tcPrChange>
          </w:tcPr>
          <w:p w14:paraId="218B838A" w14:textId="2908FCD5" w:rsidR="002E4570" w:rsidRPr="00B83013" w:rsidDel="005B6842" w:rsidRDefault="002E4570" w:rsidP="00A018DB">
            <w:pPr>
              <w:pStyle w:val="af8"/>
              <w:rPr>
                <w:moveFrom w:id="6755" w:author="Masato YOSHIKAWA" w:date="2026-01-20T12:21:00Z" w16du:dateUtc="2026-01-20T03:21:00Z"/>
                <w:rFonts w:ascii="Times New Roman" w:eastAsia="ＭＳ 明朝" w:hAnsi="Times New Roman" w:cs="Times New Roman"/>
                <w:rPrChange w:id="6756" w:author="Masato YOSHIKAWA" w:date="2026-01-20T12:25:00Z" w16du:dateUtc="2026-01-20T03:25:00Z">
                  <w:rPr>
                    <w:moveFrom w:id="6757" w:author="Masato YOSHIKAWA" w:date="2026-01-20T12:21:00Z" w16du:dateUtc="2026-01-20T03:21:00Z"/>
                    <w:rFonts w:ascii="ＭＳ 明朝" w:eastAsia="ＭＳ 明朝" w:hAnsi="ＭＳ 明朝"/>
                  </w:rPr>
                </w:rPrChange>
              </w:rPr>
            </w:pPr>
            <w:moveFrom w:id="6758" w:author="Masato YOSHIKAWA" w:date="2026-01-20T12:21:00Z" w16du:dateUtc="2026-01-20T03:21:00Z">
              <w:r w:rsidRPr="00B83013" w:rsidDel="005B6842">
                <w:rPr>
                  <w:rFonts w:ascii="Times New Roman" w:eastAsia="ＭＳ 明朝" w:hAnsi="Times New Roman" w:cs="Times New Roman"/>
                  <w:rPrChange w:id="6759" w:author="Masato YOSHIKAWA" w:date="2026-01-20T12:25:00Z" w16du:dateUtc="2026-01-20T03:25:00Z">
                    <w:rPr>
                      <w:rFonts w:ascii="ＭＳ 明朝" w:eastAsia="ＭＳ 明朝" w:hAnsi="ＭＳ 明朝"/>
                    </w:rPr>
                  </w:rPrChange>
                </w:rPr>
                <w:t>Established equivalent</w:t>
              </w:r>
            </w:moveFrom>
          </w:p>
        </w:tc>
        <w:tc>
          <w:tcPr>
            <w:tcW w:w="744" w:type="pct"/>
            <w:tcPrChange w:id="6760" w:author="Masato YOSHIKAWA" w:date="2026-01-20T12:20:00Z" w16du:dateUtc="2026-01-20T03:20:00Z">
              <w:tcPr>
                <w:tcW w:w="744" w:type="pct"/>
              </w:tcPr>
            </w:tcPrChange>
          </w:tcPr>
          <w:p w14:paraId="00421383" w14:textId="7A77A821" w:rsidR="002E4570" w:rsidRPr="00B83013" w:rsidDel="005B6842" w:rsidRDefault="002E4570" w:rsidP="00A018DB">
            <w:pPr>
              <w:pStyle w:val="af8"/>
              <w:rPr>
                <w:moveFrom w:id="6761" w:author="Masato YOSHIKAWA" w:date="2026-01-20T12:21:00Z" w16du:dateUtc="2026-01-20T03:21:00Z"/>
                <w:rFonts w:ascii="Times New Roman" w:eastAsia="ＭＳ 明朝" w:hAnsi="Times New Roman" w:cs="Times New Roman"/>
                <w:rPrChange w:id="6762" w:author="Masato YOSHIKAWA" w:date="2026-01-20T12:25:00Z" w16du:dateUtc="2026-01-20T03:25:00Z">
                  <w:rPr>
                    <w:moveFrom w:id="6763" w:author="Masato YOSHIKAWA" w:date="2026-01-20T12:21:00Z" w16du:dateUtc="2026-01-20T03:21:00Z"/>
                    <w:rFonts w:ascii="ＭＳ 明朝" w:eastAsia="ＭＳ 明朝" w:hAnsi="ＭＳ 明朝"/>
                  </w:rPr>
                </w:rPrChange>
              </w:rPr>
            </w:pPr>
            <w:moveFrom w:id="6764" w:author="Masato YOSHIKAWA" w:date="2026-01-20T12:21:00Z" w16du:dateUtc="2026-01-20T03:21:00Z">
              <w:r w:rsidRPr="00B83013" w:rsidDel="005B6842">
                <w:rPr>
                  <w:rFonts w:ascii="Times New Roman" w:eastAsia="ＭＳ 明朝" w:hAnsi="Times New Roman" w:cs="Times New Roman"/>
                  <w:rPrChange w:id="6765" w:author="Masato YOSHIKAWA" w:date="2026-01-20T12:25:00Z" w16du:dateUtc="2026-01-20T03:25:00Z">
                    <w:rPr>
                      <w:rFonts w:ascii="ＭＳ 明朝" w:eastAsia="ＭＳ 明朝" w:hAnsi="ＭＳ 明朝"/>
                    </w:rPr>
                  </w:rPrChange>
                </w:rPr>
                <w:t>Minimization</w:t>
              </w:r>
            </w:moveFrom>
          </w:p>
        </w:tc>
        <w:tc>
          <w:tcPr>
            <w:tcW w:w="851" w:type="pct"/>
            <w:tcPrChange w:id="6766" w:author="Masato YOSHIKAWA" w:date="2026-01-20T12:20:00Z" w16du:dateUtc="2026-01-20T03:20:00Z">
              <w:tcPr>
                <w:tcW w:w="851" w:type="pct"/>
              </w:tcPr>
            </w:tcPrChange>
          </w:tcPr>
          <w:p w14:paraId="01F33BEB" w14:textId="7074A7A6" w:rsidR="002E4570" w:rsidRPr="00B83013" w:rsidDel="005B6842" w:rsidRDefault="002E4570" w:rsidP="00A018DB">
            <w:pPr>
              <w:pStyle w:val="af8"/>
              <w:rPr>
                <w:moveFrom w:id="6767" w:author="Masato YOSHIKAWA" w:date="2026-01-20T12:21:00Z" w16du:dateUtc="2026-01-20T03:21:00Z"/>
                <w:rFonts w:ascii="Times New Roman" w:eastAsia="ＭＳ 明朝" w:hAnsi="Times New Roman" w:cs="Times New Roman"/>
                <w:rPrChange w:id="6768" w:author="Masato YOSHIKAWA" w:date="2026-01-20T12:25:00Z" w16du:dateUtc="2026-01-20T03:25:00Z">
                  <w:rPr>
                    <w:moveFrom w:id="6769" w:author="Masato YOSHIKAWA" w:date="2026-01-20T12:21:00Z" w16du:dateUtc="2026-01-20T03:21:00Z"/>
                    <w:rFonts w:ascii="ＭＳ 明朝" w:eastAsia="ＭＳ 明朝" w:hAnsi="ＭＳ 明朝"/>
                  </w:rPr>
                </w:rPrChange>
              </w:rPr>
            </w:pPr>
            <w:moveFrom w:id="6770" w:author="Masato YOSHIKAWA" w:date="2026-01-20T12:21:00Z" w16du:dateUtc="2026-01-20T03:21:00Z">
              <w:r w:rsidRPr="00B83013" w:rsidDel="005B6842">
                <w:rPr>
                  <w:rFonts w:ascii="Times New Roman" w:eastAsia="ＭＳ 明朝" w:hAnsi="Times New Roman" w:cs="Times New Roman"/>
                  <w:rPrChange w:id="6771" w:author="Masato YOSHIKAWA" w:date="2026-01-20T12:25:00Z" w16du:dateUtc="2026-01-20T03:25:00Z">
                    <w:rPr>
                      <w:rFonts w:ascii="ＭＳ 明朝" w:eastAsia="ＭＳ 明朝" w:hAnsi="ＭＳ 明朝"/>
                    </w:rPr>
                  </w:rPrChange>
                </w:rPr>
                <w:t>Established equivalent</w:t>
              </w:r>
            </w:moveFrom>
          </w:p>
        </w:tc>
        <w:tc>
          <w:tcPr>
            <w:tcW w:w="831" w:type="pct"/>
            <w:tcPrChange w:id="6772" w:author="Masato YOSHIKAWA" w:date="2026-01-20T12:20:00Z" w16du:dateUtc="2026-01-20T03:20:00Z">
              <w:tcPr>
                <w:tcW w:w="831" w:type="pct"/>
              </w:tcPr>
            </w:tcPrChange>
          </w:tcPr>
          <w:p w14:paraId="6B4E6A1B" w14:textId="173C17A2" w:rsidR="002E4570" w:rsidRPr="00B83013" w:rsidDel="005B6842" w:rsidRDefault="002E4570" w:rsidP="00A018DB">
            <w:pPr>
              <w:pStyle w:val="af8"/>
              <w:rPr>
                <w:moveFrom w:id="6773" w:author="Masato YOSHIKAWA" w:date="2026-01-20T12:21:00Z" w16du:dateUtc="2026-01-20T03:21:00Z"/>
                <w:rFonts w:ascii="Times New Roman" w:eastAsia="ＭＳ 明朝" w:hAnsi="Times New Roman" w:cs="Times New Roman"/>
                <w:rPrChange w:id="6774" w:author="Masato YOSHIKAWA" w:date="2026-01-20T12:25:00Z" w16du:dateUtc="2026-01-20T03:25:00Z">
                  <w:rPr>
                    <w:moveFrom w:id="6775" w:author="Masato YOSHIKAWA" w:date="2026-01-20T12:21:00Z" w16du:dateUtc="2026-01-20T03:21:00Z"/>
                    <w:rFonts w:ascii="ＭＳ 明朝" w:eastAsia="ＭＳ 明朝" w:hAnsi="ＭＳ 明朝"/>
                  </w:rPr>
                </w:rPrChange>
              </w:rPr>
            </w:pPr>
            <w:moveFrom w:id="6776" w:author="Masato YOSHIKAWA" w:date="2026-01-20T12:21:00Z" w16du:dateUtc="2026-01-20T03:21:00Z">
              <w:r w:rsidRPr="00B83013" w:rsidDel="005B6842">
                <w:rPr>
                  <w:rFonts w:ascii="Times New Roman" w:eastAsia="ＭＳ 明朝" w:hAnsi="Times New Roman" w:cs="Times New Roman"/>
                  <w:rPrChange w:id="6777" w:author="Masato YOSHIKAWA" w:date="2026-01-20T12:25:00Z" w16du:dateUtc="2026-01-20T03:25:00Z">
                    <w:rPr>
                      <w:rFonts w:ascii="ＭＳ 明朝" w:eastAsia="ＭＳ 明朝" w:hAnsi="ＭＳ 明朝"/>
                    </w:rPr>
                  </w:rPrChange>
                </w:rPr>
                <w:t>Minimization</w:t>
              </w:r>
            </w:moveFrom>
          </w:p>
        </w:tc>
      </w:tr>
      <w:tr w:rsidR="002E4570" w:rsidRPr="00B83013" w:rsidDel="005B6842" w14:paraId="5F3AA17B" w14:textId="7602179E" w:rsidTr="005B6842">
        <w:tc>
          <w:tcPr>
            <w:tcW w:w="583" w:type="pct"/>
            <w:tcPrChange w:id="6778" w:author="Masato YOSHIKAWA" w:date="2026-01-20T12:20:00Z" w16du:dateUtc="2026-01-20T03:20:00Z">
              <w:tcPr>
                <w:tcW w:w="582" w:type="pct"/>
              </w:tcPr>
            </w:tcPrChange>
          </w:tcPr>
          <w:p w14:paraId="306C83D5" w14:textId="1E549EF6" w:rsidR="002E4570" w:rsidRPr="00B83013" w:rsidDel="005B6842" w:rsidRDefault="002E4570" w:rsidP="00A018DB">
            <w:pPr>
              <w:pStyle w:val="af8"/>
              <w:rPr>
                <w:moveFrom w:id="6779" w:author="Masato YOSHIKAWA" w:date="2026-01-20T12:21:00Z" w16du:dateUtc="2026-01-20T03:21:00Z"/>
                <w:rFonts w:ascii="Times New Roman" w:eastAsia="ＭＳ 明朝" w:hAnsi="Times New Roman" w:cs="Times New Roman"/>
                <w:rPrChange w:id="6780" w:author="Masato YOSHIKAWA" w:date="2026-01-20T12:25:00Z" w16du:dateUtc="2026-01-20T03:25:00Z">
                  <w:rPr>
                    <w:moveFrom w:id="6781" w:author="Masato YOSHIKAWA" w:date="2026-01-20T12:21:00Z" w16du:dateUtc="2026-01-20T03:21:00Z"/>
                    <w:rFonts w:ascii="ＭＳ 明朝" w:eastAsia="ＭＳ 明朝" w:hAnsi="ＭＳ 明朝"/>
                  </w:rPr>
                </w:rPrChange>
              </w:rPr>
            </w:pPr>
            <w:moveFrom w:id="6782" w:author="Masato YOSHIKAWA" w:date="2026-01-20T12:21:00Z" w16du:dateUtc="2026-01-20T03:21:00Z">
              <w:r w:rsidRPr="00B83013" w:rsidDel="005B6842">
                <w:rPr>
                  <w:rFonts w:ascii="Times New Roman" w:eastAsia="ＭＳ 明朝" w:hAnsi="Times New Roman" w:cs="Times New Roman" w:hint="eastAsia"/>
                  <w:rPrChange w:id="6783" w:author="Masato YOSHIKAWA" w:date="2026-01-20T12:25:00Z" w16du:dateUtc="2026-01-20T03:25:00Z">
                    <w:rPr>
                      <w:rFonts w:ascii="ＭＳ 明朝" w:eastAsia="ＭＳ 明朝" w:hAnsi="ＭＳ 明朝" w:hint="eastAsia"/>
                    </w:rPr>
                  </w:rPrChange>
                </w:rPr>
                <w:t>上京</w:t>
              </w:r>
            </w:moveFrom>
          </w:p>
        </w:tc>
        <w:tc>
          <w:tcPr>
            <w:tcW w:w="583" w:type="pct"/>
            <w:tcPrChange w:id="6784" w:author="Masato YOSHIKAWA" w:date="2026-01-20T12:20:00Z" w16du:dateUtc="2026-01-20T03:20:00Z">
              <w:tcPr>
                <w:tcW w:w="583" w:type="pct"/>
              </w:tcPr>
            </w:tcPrChange>
          </w:tcPr>
          <w:p w14:paraId="4E0A521A" w14:textId="06564399" w:rsidR="002E4570" w:rsidRPr="00B83013" w:rsidDel="005B6842" w:rsidRDefault="002E4570" w:rsidP="00A018DB">
            <w:pPr>
              <w:pStyle w:val="af8"/>
              <w:rPr>
                <w:moveFrom w:id="6785" w:author="Masato YOSHIKAWA" w:date="2026-01-20T12:21:00Z" w16du:dateUtc="2026-01-20T03:21:00Z"/>
                <w:rFonts w:ascii="Times New Roman" w:eastAsia="ＭＳ 明朝" w:hAnsi="Times New Roman" w:cs="Times New Roman"/>
                <w:rPrChange w:id="6786" w:author="Masato YOSHIKAWA" w:date="2026-01-20T12:25:00Z" w16du:dateUtc="2026-01-20T03:25:00Z">
                  <w:rPr>
                    <w:moveFrom w:id="6787" w:author="Masato YOSHIKAWA" w:date="2026-01-20T12:21:00Z" w16du:dateUtc="2026-01-20T03:21:00Z"/>
                    <w:rFonts w:ascii="ＭＳ 明朝" w:eastAsia="ＭＳ 明朝" w:hAnsi="ＭＳ 明朝"/>
                  </w:rPr>
                </w:rPrChange>
              </w:rPr>
            </w:pPr>
            <w:moveFrom w:id="6788" w:author="Masato YOSHIKAWA" w:date="2026-01-20T12:21:00Z" w16du:dateUtc="2026-01-20T03:21:00Z">
              <w:r w:rsidRPr="00B83013" w:rsidDel="005B6842">
                <w:rPr>
                  <w:rFonts w:ascii="Times New Roman" w:eastAsia="ＭＳ 明朝" w:hAnsi="Times New Roman" w:cs="Times New Roman"/>
                  <w:rPrChange w:id="6789" w:author="Masato YOSHIKAWA" w:date="2026-01-20T12:25:00Z" w16du:dateUtc="2026-01-20T03:25:00Z">
                    <w:rPr>
                      <w:rFonts w:ascii="ＭＳ 明朝" w:eastAsia="ＭＳ 明朝" w:hAnsi="ＭＳ 明朝"/>
                    </w:rPr>
                  </w:rPrChange>
                </w:rPr>
                <w:t>returned to Tokyo</w:t>
              </w:r>
            </w:moveFrom>
          </w:p>
        </w:tc>
        <w:tc>
          <w:tcPr>
            <w:tcW w:w="629" w:type="pct"/>
            <w:tcPrChange w:id="6790" w:author="Masato YOSHIKAWA" w:date="2026-01-20T12:20:00Z" w16du:dateUtc="2026-01-20T03:20:00Z">
              <w:tcPr>
                <w:tcW w:w="629" w:type="pct"/>
              </w:tcPr>
            </w:tcPrChange>
          </w:tcPr>
          <w:p w14:paraId="7CFC9379" w14:textId="650FE087" w:rsidR="002E4570" w:rsidRPr="00B83013" w:rsidDel="005B6842" w:rsidRDefault="002E4570" w:rsidP="00A018DB">
            <w:pPr>
              <w:pStyle w:val="af8"/>
              <w:rPr>
                <w:moveFrom w:id="6791" w:author="Masato YOSHIKAWA" w:date="2026-01-20T12:21:00Z" w16du:dateUtc="2026-01-20T03:21:00Z"/>
                <w:rFonts w:ascii="Times New Roman" w:eastAsia="ＭＳ 明朝" w:hAnsi="Times New Roman" w:cs="Times New Roman"/>
                <w:rPrChange w:id="6792" w:author="Masato YOSHIKAWA" w:date="2026-01-20T12:25:00Z" w16du:dateUtc="2026-01-20T03:25:00Z">
                  <w:rPr>
                    <w:moveFrom w:id="6793" w:author="Masato YOSHIKAWA" w:date="2026-01-20T12:21:00Z" w16du:dateUtc="2026-01-20T03:21:00Z"/>
                    <w:rFonts w:ascii="ＭＳ 明朝" w:eastAsia="ＭＳ 明朝" w:hAnsi="ＭＳ 明朝"/>
                  </w:rPr>
                </w:rPrChange>
              </w:rPr>
            </w:pPr>
            <w:moveFrom w:id="6794" w:author="Masato YOSHIKAWA" w:date="2026-01-20T12:21:00Z" w16du:dateUtc="2026-01-20T03:21:00Z">
              <w:r w:rsidRPr="00B83013" w:rsidDel="005B6842">
                <w:rPr>
                  <w:rFonts w:ascii="Times New Roman" w:eastAsia="ＭＳ 明朝" w:hAnsi="Times New Roman" w:cs="Times New Roman"/>
                  <w:rPrChange w:id="6795" w:author="Masato YOSHIKAWA" w:date="2026-01-20T12:25:00Z" w16du:dateUtc="2026-01-20T03:25:00Z">
                    <w:rPr>
                      <w:rFonts w:ascii="ＭＳ 明朝" w:eastAsia="ＭＳ 明朝" w:hAnsi="ＭＳ 明朝"/>
                    </w:rPr>
                  </w:rPrChange>
                </w:rPr>
                <w:t>returning to Tokyo</w:t>
              </w:r>
            </w:moveFrom>
          </w:p>
        </w:tc>
        <w:tc>
          <w:tcPr>
            <w:tcW w:w="779" w:type="pct"/>
            <w:tcPrChange w:id="6796" w:author="Masato YOSHIKAWA" w:date="2026-01-20T12:20:00Z" w16du:dateUtc="2026-01-20T03:20:00Z">
              <w:tcPr>
                <w:tcW w:w="779" w:type="pct"/>
              </w:tcPr>
            </w:tcPrChange>
          </w:tcPr>
          <w:p w14:paraId="00B2759B" w14:textId="137D1732" w:rsidR="002E4570" w:rsidRPr="00B83013" w:rsidDel="005B6842" w:rsidRDefault="002E4570" w:rsidP="00A018DB">
            <w:pPr>
              <w:pStyle w:val="af8"/>
              <w:rPr>
                <w:moveFrom w:id="6797" w:author="Masato YOSHIKAWA" w:date="2026-01-20T12:21:00Z" w16du:dateUtc="2026-01-20T03:21:00Z"/>
                <w:rFonts w:ascii="Times New Roman" w:eastAsia="ＭＳ 明朝" w:hAnsi="Times New Roman" w:cs="Times New Roman"/>
                <w:rPrChange w:id="6798" w:author="Masato YOSHIKAWA" w:date="2026-01-20T12:25:00Z" w16du:dateUtc="2026-01-20T03:25:00Z">
                  <w:rPr>
                    <w:moveFrom w:id="6799" w:author="Masato YOSHIKAWA" w:date="2026-01-20T12:21:00Z" w16du:dateUtc="2026-01-20T03:21:00Z"/>
                    <w:rFonts w:ascii="ＭＳ 明朝" w:eastAsia="ＭＳ 明朝" w:hAnsi="ＭＳ 明朝"/>
                  </w:rPr>
                </w:rPrChange>
              </w:rPr>
            </w:pPr>
            <w:moveFrom w:id="6800" w:author="Masato YOSHIKAWA" w:date="2026-01-20T12:21:00Z" w16du:dateUtc="2026-01-20T03:21:00Z">
              <w:r w:rsidRPr="00B83013" w:rsidDel="005B6842">
                <w:rPr>
                  <w:rFonts w:ascii="Times New Roman" w:eastAsia="ＭＳ 明朝" w:hAnsi="Times New Roman" w:cs="Times New Roman"/>
                  <w:rPrChange w:id="6801" w:author="Masato YOSHIKAWA" w:date="2026-01-20T12:25:00Z" w16du:dateUtc="2026-01-20T03:25:00Z">
                    <w:rPr>
                      <w:rFonts w:ascii="ＭＳ 明朝" w:eastAsia="ＭＳ 明朝" w:hAnsi="ＭＳ 明朝"/>
                    </w:rPr>
                  </w:rPrChange>
                </w:rPr>
                <w:t>Established equivalent</w:t>
              </w:r>
            </w:moveFrom>
          </w:p>
        </w:tc>
        <w:tc>
          <w:tcPr>
            <w:tcW w:w="744" w:type="pct"/>
            <w:tcPrChange w:id="6802" w:author="Masato YOSHIKAWA" w:date="2026-01-20T12:20:00Z" w16du:dateUtc="2026-01-20T03:20:00Z">
              <w:tcPr>
                <w:tcW w:w="744" w:type="pct"/>
              </w:tcPr>
            </w:tcPrChange>
          </w:tcPr>
          <w:p w14:paraId="59567D78" w14:textId="426050D3" w:rsidR="002E4570" w:rsidRPr="00B83013" w:rsidDel="005B6842" w:rsidRDefault="002E4570" w:rsidP="00A018DB">
            <w:pPr>
              <w:pStyle w:val="af8"/>
              <w:rPr>
                <w:moveFrom w:id="6803" w:author="Masato YOSHIKAWA" w:date="2026-01-20T12:21:00Z" w16du:dateUtc="2026-01-20T03:21:00Z"/>
                <w:rFonts w:ascii="Times New Roman" w:eastAsia="ＭＳ 明朝" w:hAnsi="Times New Roman" w:cs="Times New Roman"/>
                <w:rPrChange w:id="6804" w:author="Masato YOSHIKAWA" w:date="2026-01-20T12:25:00Z" w16du:dateUtc="2026-01-20T03:25:00Z">
                  <w:rPr>
                    <w:moveFrom w:id="6805" w:author="Masato YOSHIKAWA" w:date="2026-01-20T12:21:00Z" w16du:dateUtc="2026-01-20T03:21:00Z"/>
                    <w:rFonts w:ascii="ＭＳ 明朝" w:eastAsia="ＭＳ 明朝" w:hAnsi="ＭＳ 明朝"/>
                  </w:rPr>
                </w:rPrChange>
              </w:rPr>
            </w:pPr>
            <w:moveFrom w:id="6806" w:author="Masato YOSHIKAWA" w:date="2026-01-20T12:21:00Z" w16du:dateUtc="2026-01-20T03:21:00Z">
              <w:r w:rsidRPr="00B83013" w:rsidDel="005B6842">
                <w:rPr>
                  <w:rFonts w:ascii="Times New Roman" w:eastAsia="ＭＳ 明朝" w:hAnsi="Times New Roman" w:cs="Times New Roman"/>
                  <w:rPrChange w:id="6807" w:author="Masato YOSHIKAWA" w:date="2026-01-20T12:25:00Z" w16du:dateUtc="2026-01-20T03:25:00Z">
                    <w:rPr>
                      <w:rFonts w:ascii="ＭＳ 明朝" w:eastAsia="ＭＳ 明朝" w:hAnsi="ＭＳ 明朝"/>
                    </w:rPr>
                  </w:rPrChange>
                </w:rPr>
                <w:t>Minimization</w:t>
              </w:r>
            </w:moveFrom>
          </w:p>
        </w:tc>
        <w:tc>
          <w:tcPr>
            <w:tcW w:w="851" w:type="pct"/>
            <w:tcPrChange w:id="6808" w:author="Masato YOSHIKAWA" w:date="2026-01-20T12:20:00Z" w16du:dateUtc="2026-01-20T03:20:00Z">
              <w:tcPr>
                <w:tcW w:w="851" w:type="pct"/>
              </w:tcPr>
            </w:tcPrChange>
          </w:tcPr>
          <w:p w14:paraId="66184D58" w14:textId="7EC2E48D" w:rsidR="002E4570" w:rsidRPr="00B83013" w:rsidDel="005B6842" w:rsidRDefault="002E4570" w:rsidP="00A018DB">
            <w:pPr>
              <w:pStyle w:val="af8"/>
              <w:rPr>
                <w:moveFrom w:id="6809" w:author="Masato YOSHIKAWA" w:date="2026-01-20T12:21:00Z" w16du:dateUtc="2026-01-20T03:21:00Z"/>
                <w:rFonts w:ascii="Times New Roman" w:eastAsia="ＭＳ 明朝" w:hAnsi="Times New Roman" w:cs="Times New Roman"/>
                <w:rPrChange w:id="6810" w:author="Masato YOSHIKAWA" w:date="2026-01-20T12:25:00Z" w16du:dateUtc="2026-01-20T03:25:00Z">
                  <w:rPr>
                    <w:moveFrom w:id="6811" w:author="Masato YOSHIKAWA" w:date="2026-01-20T12:21:00Z" w16du:dateUtc="2026-01-20T03:21:00Z"/>
                    <w:rFonts w:ascii="ＭＳ 明朝" w:eastAsia="ＭＳ 明朝" w:hAnsi="ＭＳ 明朝"/>
                  </w:rPr>
                </w:rPrChange>
              </w:rPr>
            </w:pPr>
            <w:moveFrom w:id="6812" w:author="Masato YOSHIKAWA" w:date="2026-01-20T12:21:00Z" w16du:dateUtc="2026-01-20T03:21:00Z">
              <w:r w:rsidRPr="00B83013" w:rsidDel="005B6842">
                <w:rPr>
                  <w:rFonts w:ascii="Times New Roman" w:eastAsia="ＭＳ 明朝" w:hAnsi="Times New Roman" w:cs="Times New Roman"/>
                  <w:rPrChange w:id="6813" w:author="Masato YOSHIKAWA" w:date="2026-01-20T12:25:00Z" w16du:dateUtc="2026-01-20T03:25:00Z">
                    <w:rPr>
                      <w:rFonts w:ascii="ＭＳ 明朝" w:eastAsia="ＭＳ 明朝" w:hAnsi="ＭＳ 明朝"/>
                    </w:rPr>
                  </w:rPrChange>
                </w:rPr>
                <w:t>Established equivalent</w:t>
              </w:r>
            </w:moveFrom>
          </w:p>
        </w:tc>
        <w:tc>
          <w:tcPr>
            <w:tcW w:w="831" w:type="pct"/>
            <w:tcPrChange w:id="6814" w:author="Masato YOSHIKAWA" w:date="2026-01-20T12:20:00Z" w16du:dateUtc="2026-01-20T03:20:00Z">
              <w:tcPr>
                <w:tcW w:w="831" w:type="pct"/>
              </w:tcPr>
            </w:tcPrChange>
          </w:tcPr>
          <w:p w14:paraId="4D5C0BB9" w14:textId="0C9CCA1B" w:rsidR="002E4570" w:rsidRPr="00B83013" w:rsidDel="005B6842" w:rsidRDefault="002E4570" w:rsidP="00A018DB">
            <w:pPr>
              <w:pStyle w:val="af8"/>
              <w:rPr>
                <w:moveFrom w:id="6815" w:author="Masato YOSHIKAWA" w:date="2026-01-20T12:21:00Z" w16du:dateUtc="2026-01-20T03:21:00Z"/>
                <w:rFonts w:ascii="Times New Roman" w:eastAsia="ＭＳ 明朝" w:hAnsi="Times New Roman" w:cs="Times New Roman"/>
                <w:rPrChange w:id="6816" w:author="Masato YOSHIKAWA" w:date="2026-01-20T12:25:00Z" w16du:dateUtc="2026-01-20T03:25:00Z">
                  <w:rPr>
                    <w:moveFrom w:id="6817" w:author="Masato YOSHIKAWA" w:date="2026-01-20T12:21:00Z" w16du:dateUtc="2026-01-20T03:21:00Z"/>
                    <w:rFonts w:ascii="ＭＳ 明朝" w:eastAsia="ＭＳ 明朝" w:hAnsi="ＭＳ 明朝"/>
                  </w:rPr>
                </w:rPrChange>
              </w:rPr>
            </w:pPr>
            <w:moveFrom w:id="6818" w:author="Masato YOSHIKAWA" w:date="2026-01-20T12:21:00Z" w16du:dateUtc="2026-01-20T03:21:00Z">
              <w:r w:rsidRPr="00B83013" w:rsidDel="005B6842">
                <w:rPr>
                  <w:rFonts w:ascii="Times New Roman" w:eastAsia="ＭＳ 明朝" w:hAnsi="Times New Roman" w:cs="Times New Roman"/>
                  <w:rPrChange w:id="6819" w:author="Masato YOSHIKAWA" w:date="2026-01-20T12:25:00Z" w16du:dateUtc="2026-01-20T03:25:00Z">
                    <w:rPr>
                      <w:rFonts w:ascii="ＭＳ 明朝" w:eastAsia="ＭＳ 明朝" w:hAnsi="ＭＳ 明朝"/>
                    </w:rPr>
                  </w:rPrChange>
                </w:rPr>
                <w:t>Minimization</w:t>
              </w:r>
            </w:moveFrom>
          </w:p>
        </w:tc>
      </w:tr>
      <w:tr w:rsidR="002E4570" w:rsidRPr="00B83013" w:rsidDel="005B6842" w14:paraId="1207A854" w14:textId="3839703E" w:rsidTr="005B6842">
        <w:tc>
          <w:tcPr>
            <w:tcW w:w="583" w:type="pct"/>
            <w:tcPrChange w:id="6820" w:author="Masato YOSHIKAWA" w:date="2026-01-20T12:20:00Z" w16du:dateUtc="2026-01-20T03:20:00Z">
              <w:tcPr>
                <w:tcW w:w="582" w:type="pct"/>
              </w:tcPr>
            </w:tcPrChange>
          </w:tcPr>
          <w:p w14:paraId="6751CD63" w14:textId="410F385F" w:rsidR="002E4570" w:rsidRPr="00B83013" w:rsidDel="005B6842" w:rsidRDefault="002E4570" w:rsidP="00A018DB">
            <w:pPr>
              <w:pStyle w:val="af8"/>
              <w:rPr>
                <w:moveFrom w:id="6821" w:author="Masato YOSHIKAWA" w:date="2026-01-20T12:21:00Z" w16du:dateUtc="2026-01-20T03:21:00Z"/>
                <w:rFonts w:ascii="Times New Roman" w:eastAsia="ＭＳ 明朝" w:hAnsi="Times New Roman" w:cs="Times New Roman"/>
                <w:rPrChange w:id="6822" w:author="Masato YOSHIKAWA" w:date="2026-01-20T12:25:00Z" w16du:dateUtc="2026-01-20T03:25:00Z">
                  <w:rPr>
                    <w:moveFrom w:id="6823" w:author="Masato YOSHIKAWA" w:date="2026-01-20T12:21:00Z" w16du:dateUtc="2026-01-20T03:21:00Z"/>
                    <w:rFonts w:ascii="ＭＳ 明朝" w:eastAsia="ＭＳ 明朝" w:hAnsi="ＭＳ 明朝"/>
                  </w:rPr>
                </w:rPrChange>
              </w:rPr>
            </w:pPr>
            <w:moveFrom w:id="6824" w:author="Masato YOSHIKAWA" w:date="2026-01-20T12:21:00Z" w16du:dateUtc="2026-01-20T03:21:00Z">
              <w:r w:rsidRPr="00B83013" w:rsidDel="005B6842">
                <w:rPr>
                  <w:rFonts w:ascii="Times New Roman" w:eastAsia="ＭＳ 明朝" w:hAnsi="Times New Roman" w:cs="Times New Roman" w:hint="eastAsia"/>
                  <w:rPrChange w:id="6825" w:author="Masato YOSHIKAWA" w:date="2026-01-20T12:25:00Z" w16du:dateUtc="2026-01-20T03:25:00Z">
                    <w:rPr>
                      <w:rFonts w:ascii="ＭＳ 明朝" w:eastAsia="ＭＳ 明朝" w:hAnsi="ＭＳ 明朝" w:hint="eastAsia"/>
                    </w:rPr>
                  </w:rPrChange>
                </w:rPr>
                <w:t>東京</w:t>
              </w:r>
            </w:moveFrom>
          </w:p>
        </w:tc>
        <w:tc>
          <w:tcPr>
            <w:tcW w:w="583" w:type="pct"/>
            <w:tcPrChange w:id="6826" w:author="Masato YOSHIKAWA" w:date="2026-01-20T12:20:00Z" w16du:dateUtc="2026-01-20T03:20:00Z">
              <w:tcPr>
                <w:tcW w:w="583" w:type="pct"/>
              </w:tcPr>
            </w:tcPrChange>
          </w:tcPr>
          <w:p w14:paraId="484149C6" w14:textId="104FBD97" w:rsidR="002E4570" w:rsidRPr="00B83013" w:rsidDel="005B6842" w:rsidRDefault="002E4570" w:rsidP="00A018DB">
            <w:pPr>
              <w:pStyle w:val="af8"/>
              <w:rPr>
                <w:moveFrom w:id="6827" w:author="Masato YOSHIKAWA" w:date="2026-01-20T12:21:00Z" w16du:dateUtc="2026-01-20T03:21:00Z"/>
                <w:rFonts w:ascii="Times New Roman" w:eastAsia="ＭＳ 明朝" w:hAnsi="Times New Roman" w:cs="Times New Roman"/>
                <w:rPrChange w:id="6828" w:author="Masato YOSHIKAWA" w:date="2026-01-20T12:25:00Z" w16du:dateUtc="2026-01-20T03:25:00Z">
                  <w:rPr>
                    <w:moveFrom w:id="6829" w:author="Masato YOSHIKAWA" w:date="2026-01-20T12:21:00Z" w16du:dateUtc="2026-01-20T03:21:00Z"/>
                    <w:rFonts w:ascii="ＭＳ 明朝" w:eastAsia="ＭＳ 明朝" w:hAnsi="ＭＳ 明朝"/>
                  </w:rPr>
                </w:rPrChange>
              </w:rPr>
            </w:pPr>
            <w:moveFrom w:id="6830" w:author="Masato YOSHIKAWA" w:date="2026-01-20T12:21:00Z" w16du:dateUtc="2026-01-20T03:21:00Z">
              <w:r w:rsidRPr="00B83013" w:rsidDel="005B6842">
                <w:rPr>
                  <w:rFonts w:ascii="Times New Roman" w:eastAsia="ＭＳ 明朝" w:hAnsi="Times New Roman" w:cs="Times New Roman"/>
                  <w:rPrChange w:id="6831" w:author="Masato YOSHIKAWA" w:date="2026-01-20T12:25:00Z" w16du:dateUtc="2026-01-20T03:25:00Z">
                    <w:rPr>
                      <w:rFonts w:ascii="ＭＳ 明朝" w:eastAsia="ＭＳ 明朝" w:hAnsi="ＭＳ 明朝"/>
                    </w:rPr>
                  </w:rPrChange>
                </w:rPr>
                <w:t>Tokyo</w:t>
              </w:r>
            </w:moveFrom>
          </w:p>
        </w:tc>
        <w:tc>
          <w:tcPr>
            <w:tcW w:w="629" w:type="pct"/>
            <w:tcPrChange w:id="6832" w:author="Masato YOSHIKAWA" w:date="2026-01-20T12:20:00Z" w16du:dateUtc="2026-01-20T03:20:00Z">
              <w:tcPr>
                <w:tcW w:w="629" w:type="pct"/>
              </w:tcPr>
            </w:tcPrChange>
          </w:tcPr>
          <w:p w14:paraId="0BB7FF9C" w14:textId="652F7BB0" w:rsidR="002E4570" w:rsidRPr="00B83013" w:rsidDel="005B6842" w:rsidRDefault="002E4570" w:rsidP="00A018DB">
            <w:pPr>
              <w:pStyle w:val="af8"/>
              <w:rPr>
                <w:moveFrom w:id="6833" w:author="Masato YOSHIKAWA" w:date="2026-01-20T12:21:00Z" w16du:dateUtc="2026-01-20T03:21:00Z"/>
                <w:rFonts w:ascii="Times New Roman" w:eastAsia="ＭＳ 明朝" w:hAnsi="Times New Roman" w:cs="Times New Roman"/>
                <w:rPrChange w:id="6834" w:author="Masato YOSHIKAWA" w:date="2026-01-20T12:25:00Z" w16du:dateUtc="2026-01-20T03:25:00Z">
                  <w:rPr>
                    <w:moveFrom w:id="6835" w:author="Masato YOSHIKAWA" w:date="2026-01-20T12:21:00Z" w16du:dateUtc="2026-01-20T03:21:00Z"/>
                    <w:rFonts w:ascii="ＭＳ 明朝" w:eastAsia="ＭＳ 明朝" w:hAnsi="ＭＳ 明朝"/>
                  </w:rPr>
                </w:rPrChange>
              </w:rPr>
            </w:pPr>
            <w:moveFrom w:id="6836" w:author="Masato YOSHIKAWA" w:date="2026-01-20T12:21:00Z" w16du:dateUtc="2026-01-20T03:21:00Z">
              <w:r w:rsidRPr="00B83013" w:rsidDel="005B6842">
                <w:rPr>
                  <w:rFonts w:ascii="Times New Roman" w:eastAsia="ＭＳ 明朝" w:hAnsi="Times New Roman" w:cs="Times New Roman"/>
                  <w:rPrChange w:id="6837" w:author="Masato YOSHIKAWA" w:date="2026-01-20T12:25:00Z" w16du:dateUtc="2026-01-20T03:25:00Z">
                    <w:rPr>
                      <w:rFonts w:ascii="ＭＳ 明朝" w:eastAsia="ＭＳ 明朝" w:hAnsi="ＭＳ 明朝"/>
                    </w:rPr>
                  </w:rPrChange>
                </w:rPr>
                <w:t>Tokyo</w:t>
              </w:r>
            </w:moveFrom>
          </w:p>
        </w:tc>
        <w:tc>
          <w:tcPr>
            <w:tcW w:w="779" w:type="pct"/>
            <w:tcPrChange w:id="6838" w:author="Masato YOSHIKAWA" w:date="2026-01-20T12:20:00Z" w16du:dateUtc="2026-01-20T03:20:00Z">
              <w:tcPr>
                <w:tcW w:w="779" w:type="pct"/>
              </w:tcPr>
            </w:tcPrChange>
          </w:tcPr>
          <w:p w14:paraId="2CD5AC82" w14:textId="12698FC6" w:rsidR="002E4570" w:rsidRPr="00B83013" w:rsidDel="005B6842" w:rsidRDefault="002E4570" w:rsidP="00A018DB">
            <w:pPr>
              <w:pStyle w:val="af8"/>
              <w:rPr>
                <w:moveFrom w:id="6839" w:author="Masato YOSHIKAWA" w:date="2026-01-20T12:21:00Z" w16du:dateUtc="2026-01-20T03:21:00Z"/>
                <w:rFonts w:ascii="Times New Roman" w:eastAsia="ＭＳ 明朝" w:hAnsi="Times New Roman" w:cs="Times New Roman"/>
                <w:rPrChange w:id="6840" w:author="Masato YOSHIKAWA" w:date="2026-01-20T12:25:00Z" w16du:dateUtc="2026-01-20T03:25:00Z">
                  <w:rPr>
                    <w:moveFrom w:id="6841" w:author="Masato YOSHIKAWA" w:date="2026-01-20T12:21:00Z" w16du:dateUtc="2026-01-20T03:21:00Z"/>
                    <w:rFonts w:ascii="ＭＳ 明朝" w:eastAsia="ＭＳ 明朝" w:hAnsi="ＭＳ 明朝"/>
                  </w:rPr>
                </w:rPrChange>
              </w:rPr>
            </w:pPr>
            <w:moveFrom w:id="6842" w:author="Masato YOSHIKAWA" w:date="2026-01-20T12:21:00Z" w16du:dateUtc="2026-01-20T03:21:00Z">
              <w:r w:rsidRPr="00B83013" w:rsidDel="005B6842">
                <w:rPr>
                  <w:rFonts w:ascii="Times New Roman" w:eastAsia="ＭＳ 明朝" w:hAnsi="Times New Roman" w:cs="Times New Roman"/>
                  <w:rPrChange w:id="6843" w:author="Masato YOSHIKAWA" w:date="2026-01-20T12:25:00Z" w16du:dateUtc="2026-01-20T03:25:00Z">
                    <w:rPr>
                      <w:rFonts w:ascii="ＭＳ 明朝" w:eastAsia="ＭＳ 明朝" w:hAnsi="ＭＳ 明朝"/>
                    </w:rPr>
                  </w:rPrChange>
                </w:rPr>
                <w:t>Borrowing</w:t>
              </w:r>
            </w:moveFrom>
          </w:p>
        </w:tc>
        <w:tc>
          <w:tcPr>
            <w:tcW w:w="744" w:type="pct"/>
            <w:tcPrChange w:id="6844" w:author="Masato YOSHIKAWA" w:date="2026-01-20T12:20:00Z" w16du:dateUtc="2026-01-20T03:20:00Z">
              <w:tcPr>
                <w:tcW w:w="744" w:type="pct"/>
              </w:tcPr>
            </w:tcPrChange>
          </w:tcPr>
          <w:p w14:paraId="1C47D0D8" w14:textId="5B568BB0" w:rsidR="002E4570" w:rsidRPr="00B83013" w:rsidDel="005B6842" w:rsidRDefault="002E4570" w:rsidP="00A018DB">
            <w:pPr>
              <w:pStyle w:val="af8"/>
              <w:rPr>
                <w:moveFrom w:id="6845" w:author="Masato YOSHIKAWA" w:date="2026-01-20T12:21:00Z" w16du:dateUtc="2026-01-20T03:21:00Z"/>
                <w:rFonts w:ascii="Times New Roman" w:eastAsia="ＭＳ 明朝" w:hAnsi="Times New Roman" w:cs="Times New Roman"/>
                <w:rPrChange w:id="6846" w:author="Masato YOSHIKAWA" w:date="2026-01-20T12:25:00Z" w16du:dateUtc="2026-01-20T03:25:00Z">
                  <w:rPr>
                    <w:moveFrom w:id="6847" w:author="Masato YOSHIKAWA" w:date="2026-01-20T12:21:00Z" w16du:dateUtc="2026-01-20T03:21:00Z"/>
                    <w:rFonts w:ascii="ＭＳ 明朝" w:eastAsia="ＭＳ 明朝" w:hAnsi="ＭＳ 明朝"/>
                  </w:rPr>
                </w:rPrChange>
              </w:rPr>
            </w:pPr>
            <w:moveFrom w:id="6848" w:author="Masato YOSHIKAWA" w:date="2026-01-20T12:21:00Z" w16du:dateUtc="2026-01-20T03:21:00Z">
              <w:r w:rsidRPr="00B83013" w:rsidDel="005B6842">
                <w:rPr>
                  <w:rFonts w:ascii="Times New Roman" w:eastAsia="ＭＳ 明朝" w:hAnsi="Times New Roman" w:cs="Times New Roman"/>
                  <w:rPrChange w:id="6849" w:author="Masato YOSHIKAWA" w:date="2026-01-20T12:25:00Z" w16du:dateUtc="2026-01-20T03:25:00Z">
                    <w:rPr>
                      <w:rFonts w:ascii="ＭＳ 明朝" w:eastAsia="ＭＳ 明朝" w:hAnsi="ＭＳ 明朝"/>
                    </w:rPr>
                  </w:rPrChange>
                </w:rPr>
                <w:t>Acceptance</w:t>
              </w:r>
            </w:moveFrom>
          </w:p>
        </w:tc>
        <w:tc>
          <w:tcPr>
            <w:tcW w:w="851" w:type="pct"/>
            <w:tcPrChange w:id="6850" w:author="Masato YOSHIKAWA" w:date="2026-01-20T12:20:00Z" w16du:dateUtc="2026-01-20T03:20:00Z">
              <w:tcPr>
                <w:tcW w:w="851" w:type="pct"/>
              </w:tcPr>
            </w:tcPrChange>
          </w:tcPr>
          <w:p w14:paraId="0A23AB3D" w14:textId="1F0A5295" w:rsidR="002E4570" w:rsidRPr="00B83013" w:rsidDel="005B6842" w:rsidRDefault="002E4570" w:rsidP="00A018DB">
            <w:pPr>
              <w:pStyle w:val="af8"/>
              <w:rPr>
                <w:moveFrom w:id="6851" w:author="Masato YOSHIKAWA" w:date="2026-01-20T12:21:00Z" w16du:dateUtc="2026-01-20T03:21:00Z"/>
                <w:rFonts w:ascii="Times New Roman" w:eastAsia="ＭＳ 明朝" w:hAnsi="Times New Roman" w:cs="Times New Roman"/>
                <w:rPrChange w:id="6852" w:author="Masato YOSHIKAWA" w:date="2026-01-20T12:25:00Z" w16du:dateUtc="2026-01-20T03:25:00Z">
                  <w:rPr>
                    <w:moveFrom w:id="6853" w:author="Masato YOSHIKAWA" w:date="2026-01-20T12:21:00Z" w16du:dateUtc="2026-01-20T03:21:00Z"/>
                    <w:rFonts w:ascii="ＭＳ 明朝" w:eastAsia="ＭＳ 明朝" w:hAnsi="ＭＳ 明朝"/>
                  </w:rPr>
                </w:rPrChange>
              </w:rPr>
            </w:pPr>
            <w:moveFrom w:id="6854" w:author="Masato YOSHIKAWA" w:date="2026-01-20T12:21:00Z" w16du:dateUtc="2026-01-20T03:21:00Z">
              <w:r w:rsidRPr="00B83013" w:rsidDel="005B6842">
                <w:rPr>
                  <w:rFonts w:ascii="Times New Roman" w:eastAsia="ＭＳ 明朝" w:hAnsi="Times New Roman" w:cs="Times New Roman"/>
                  <w:rPrChange w:id="6855" w:author="Masato YOSHIKAWA" w:date="2026-01-20T12:25:00Z" w16du:dateUtc="2026-01-20T03:25:00Z">
                    <w:rPr>
                      <w:rFonts w:ascii="ＭＳ 明朝" w:eastAsia="ＭＳ 明朝" w:hAnsi="ＭＳ 明朝"/>
                    </w:rPr>
                  </w:rPrChange>
                </w:rPr>
                <w:t>Borrowing</w:t>
              </w:r>
            </w:moveFrom>
          </w:p>
        </w:tc>
        <w:tc>
          <w:tcPr>
            <w:tcW w:w="831" w:type="pct"/>
            <w:tcPrChange w:id="6856" w:author="Masato YOSHIKAWA" w:date="2026-01-20T12:20:00Z" w16du:dateUtc="2026-01-20T03:20:00Z">
              <w:tcPr>
                <w:tcW w:w="831" w:type="pct"/>
              </w:tcPr>
            </w:tcPrChange>
          </w:tcPr>
          <w:p w14:paraId="156D028D" w14:textId="5912905F" w:rsidR="002E4570" w:rsidRPr="00B83013" w:rsidDel="005B6842" w:rsidRDefault="002E4570" w:rsidP="00A018DB">
            <w:pPr>
              <w:pStyle w:val="af8"/>
              <w:rPr>
                <w:moveFrom w:id="6857" w:author="Masato YOSHIKAWA" w:date="2026-01-20T12:21:00Z" w16du:dateUtc="2026-01-20T03:21:00Z"/>
                <w:rFonts w:ascii="Times New Roman" w:eastAsia="ＭＳ 明朝" w:hAnsi="Times New Roman" w:cs="Times New Roman"/>
                <w:rPrChange w:id="6858" w:author="Masato YOSHIKAWA" w:date="2026-01-20T12:25:00Z" w16du:dateUtc="2026-01-20T03:25:00Z">
                  <w:rPr>
                    <w:moveFrom w:id="6859" w:author="Masato YOSHIKAWA" w:date="2026-01-20T12:21:00Z" w16du:dateUtc="2026-01-20T03:21:00Z"/>
                    <w:rFonts w:ascii="ＭＳ 明朝" w:eastAsia="ＭＳ 明朝" w:hAnsi="ＭＳ 明朝"/>
                  </w:rPr>
                </w:rPrChange>
              </w:rPr>
            </w:pPr>
            <w:moveFrom w:id="6860" w:author="Masato YOSHIKAWA" w:date="2026-01-20T12:21:00Z" w16du:dateUtc="2026-01-20T03:21:00Z">
              <w:r w:rsidRPr="00B83013" w:rsidDel="005B6842">
                <w:rPr>
                  <w:rFonts w:ascii="Times New Roman" w:eastAsia="ＭＳ 明朝" w:hAnsi="Times New Roman" w:cs="Times New Roman"/>
                  <w:rPrChange w:id="6861" w:author="Masato YOSHIKAWA" w:date="2026-01-20T12:25:00Z" w16du:dateUtc="2026-01-20T03:25:00Z">
                    <w:rPr>
                      <w:rFonts w:ascii="ＭＳ 明朝" w:eastAsia="ＭＳ 明朝" w:hAnsi="ＭＳ 明朝"/>
                    </w:rPr>
                  </w:rPrChange>
                </w:rPr>
                <w:t>Acceptance</w:t>
              </w:r>
            </w:moveFrom>
          </w:p>
        </w:tc>
      </w:tr>
      <w:tr w:rsidR="002E4570" w:rsidRPr="00B83013" w:rsidDel="005B6842" w14:paraId="629DD320" w14:textId="37883AF9" w:rsidTr="005B6842">
        <w:tc>
          <w:tcPr>
            <w:tcW w:w="583" w:type="pct"/>
            <w:tcPrChange w:id="6862" w:author="Masato YOSHIKAWA" w:date="2026-01-20T12:20:00Z" w16du:dateUtc="2026-01-20T03:20:00Z">
              <w:tcPr>
                <w:tcW w:w="582" w:type="pct"/>
              </w:tcPr>
            </w:tcPrChange>
          </w:tcPr>
          <w:p w14:paraId="4AD14E78" w14:textId="56EAF51B" w:rsidR="002E4570" w:rsidRPr="00B83013" w:rsidDel="005B6842" w:rsidRDefault="002E4570" w:rsidP="00A018DB">
            <w:pPr>
              <w:pStyle w:val="af8"/>
              <w:rPr>
                <w:moveFrom w:id="6863" w:author="Masato YOSHIKAWA" w:date="2026-01-20T12:21:00Z" w16du:dateUtc="2026-01-20T03:21:00Z"/>
                <w:rFonts w:ascii="Times New Roman" w:eastAsia="ＭＳ 明朝" w:hAnsi="Times New Roman" w:cs="Times New Roman"/>
                <w:rPrChange w:id="6864" w:author="Masato YOSHIKAWA" w:date="2026-01-20T12:25:00Z" w16du:dateUtc="2026-01-20T03:25:00Z">
                  <w:rPr>
                    <w:moveFrom w:id="6865" w:author="Masato YOSHIKAWA" w:date="2026-01-20T12:21:00Z" w16du:dateUtc="2026-01-20T03:21:00Z"/>
                    <w:rFonts w:ascii="ＭＳ 明朝" w:eastAsia="ＭＳ 明朝" w:hAnsi="ＭＳ 明朝"/>
                  </w:rPr>
                </w:rPrChange>
              </w:rPr>
            </w:pPr>
            <w:moveFrom w:id="6866" w:author="Masato YOSHIKAWA" w:date="2026-01-20T12:21:00Z" w16du:dateUtc="2026-01-20T03:21:00Z">
              <w:r w:rsidRPr="00B83013" w:rsidDel="005B6842">
                <w:rPr>
                  <w:rFonts w:ascii="Times New Roman" w:eastAsia="ＭＳ 明朝" w:hAnsi="Times New Roman" w:cs="Times New Roman" w:hint="eastAsia"/>
                  <w:rPrChange w:id="6867" w:author="Masato YOSHIKAWA" w:date="2026-01-20T12:25:00Z" w16du:dateUtc="2026-01-20T03:25:00Z">
                    <w:rPr>
                      <w:rFonts w:ascii="ＭＳ 明朝" w:eastAsia="ＭＳ 明朝" w:hAnsi="ＭＳ 明朝" w:hint="eastAsia"/>
                    </w:rPr>
                  </w:rPrChange>
                </w:rPr>
                <w:t>椎茸</w:t>
              </w:r>
            </w:moveFrom>
          </w:p>
        </w:tc>
        <w:tc>
          <w:tcPr>
            <w:tcW w:w="583" w:type="pct"/>
            <w:tcPrChange w:id="6868" w:author="Masato YOSHIKAWA" w:date="2026-01-20T12:20:00Z" w16du:dateUtc="2026-01-20T03:20:00Z">
              <w:tcPr>
                <w:tcW w:w="583" w:type="pct"/>
              </w:tcPr>
            </w:tcPrChange>
          </w:tcPr>
          <w:p w14:paraId="5ABC3506" w14:textId="728E20E1" w:rsidR="002E4570" w:rsidRPr="00B83013" w:rsidDel="005B6842" w:rsidRDefault="002E4570" w:rsidP="00A018DB">
            <w:pPr>
              <w:pStyle w:val="af8"/>
              <w:rPr>
                <w:moveFrom w:id="6869" w:author="Masato YOSHIKAWA" w:date="2026-01-20T12:21:00Z" w16du:dateUtc="2026-01-20T03:21:00Z"/>
                <w:rFonts w:ascii="Times New Roman" w:eastAsia="ＭＳ 明朝" w:hAnsi="Times New Roman" w:cs="Times New Roman"/>
                <w:rPrChange w:id="6870" w:author="Masato YOSHIKAWA" w:date="2026-01-20T12:25:00Z" w16du:dateUtc="2026-01-20T03:25:00Z">
                  <w:rPr>
                    <w:moveFrom w:id="6871" w:author="Masato YOSHIKAWA" w:date="2026-01-20T12:21:00Z" w16du:dateUtc="2026-01-20T03:21:00Z"/>
                    <w:rFonts w:ascii="ＭＳ 明朝" w:eastAsia="ＭＳ 明朝" w:hAnsi="ＭＳ 明朝"/>
                  </w:rPr>
                </w:rPrChange>
              </w:rPr>
            </w:pPr>
            <w:moveFrom w:id="6872" w:author="Masato YOSHIKAWA" w:date="2026-01-20T12:21:00Z" w16du:dateUtc="2026-01-20T03:21:00Z">
              <w:r w:rsidRPr="00B83013" w:rsidDel="005B6842">
                <w:rPr>
                  <w:rFonts w:ascii="Times New Roman" w:eastAsia="ＭＳ 明朝" w:hAnsi="Times New Roman" w:cs="Times New Roman"/>
                  <w:rPrChange w:id="6873" w:author="Masato YOSHIKAWA" w:date="2026-01-20T12:25:00Z" w16du:dateUtc="2026-01-20T03:25:00Z">
                    <w:rPr>
                      <w:rFonts w:ascii="ＭＳ 明朝" w:eastAsia="ＭＳ 明朝" w:hAnsi="ＭＳ 明朝"/>
                    </w:rPr>
                  </w:rPrChange>
                </w:rPr>
                <w:t>dried mushrooms</w:t>
              </w:r>
            </w:moveFrom>
          </w:p>
        </w:tc>
        <w:tc>
          <w:tcPr>
            <w:tcW w:w="629" w:type="pct"/>
            <w:tcPrChange w:id="6874" w:author="Masato YOSHIKAWA" w:date="2026-01-20T12:20:00Z" w16du:dateUtc="2026-01-20T03:20:00Z">
              <w:tcPr>
                <w:tcW w:w="629" w:type="pct"/>
              </w:tcPr>
            </w:tcPrChange>
          </w:tcPr>
          <w:p w14:paraId="014B0272" w14:textId="280C3B93" w:rsidR="002E4570" w:rsidRPr="00B83013" w:rsidDel="005B6842" w:rsidRDefault="002E4570" w:rsidP="00A018DB">
            <w:pPr>
              <w:pStyle w:val="af8"/>
              <w:rPr>
                <w:moveFrom w:id="6875" w:author="Masato YOSHIKAWA" w:date="2026-01-20T12:21:00Z" w16du:dateUtc="2026-01-20T03:21:00Z"/>
                <w:rFonts w:ascii="Times New Roman" w:eastAsia="ＭＳ 明朝" w:hAnsi="Times New Roman" w:cs="Times New Roman"/>
                <w:rPrChange w:id="6876" w:author="Masato YOSHIKAWA" w:date="2026-01-20T12:25:00Z" w16du:dateUtc="2026-01-20T03:25:00Z">
                  <w:rPr>
                    <w:moveFrom w:id="6877" w:author="Masato YOSHIKAWA" w:date="2026-01-20T12:21:00Z" w16du:dateUtc="2026-01-20T03:21:00Z"/>
                    <w:rFonts w:ascii="ＭＳ 明朝" w:eastAsia="ＭＳ 明朝" w:hAnsi="ＭＳ 明朝"/>
                  </w:rPr>
                </w:rPrChange>
              </w:rPr>
            </w:pPr>
            <w:moveFrom w:id="6878" w:author="Masato YOSHIKAWA" w:date="2026-01-20T12:21:00Z" w16du:dateUtc="2026-01-20T03:21:00Z">
              <w:r w:rsidRPr="00B83013" w:rsidDel="005B6842">
                <w:rPr>
                  <w:rFonts w:ascii="Times New Roman" w:eastAsia="ＭＳ 明朝" w:hAnsi="Times New Roman" w:cs="Times New Roman"/>
                  <w:rPrChange w:id="6879" w:author="Masato YOSHIKAWA" w:date="2026-01-20T12:25:00Z" w16du:dateUtc="2026-01-20T03:25:00Z">
                    <w:rPr>
                      <w:rFonts w:ascii="ＭＳ 明朝" w:eastAsia="ＭＳ 明朝" w:hAnsi="ＭＳ 明朝"/>
                    </w:rPr>
                  </w:rPrChange>
                </w:rPr>
                <w:t>dried mushrooms</w:t>
              </w:r>
            </w:moveFrom>
          </w:p>
        </w:tc>
        <w:tc>
          <w:tcPr>
            <w:tcW w:w="779" w:type="pct"/>
            <w:tcPrChange w:id="6880" w:author="Masato YOSHIKAWA" w:date="2026-01-20T12:20:00Z" w16du:dateUtc="2026-01-20T03:20:00Z">
              <w:tcPr>
                <w:tcW w:w="779" w:type="pct"/>
              </w:tcPr>
            </w:tcPrChange>
          </w:tcPr>
          <w:p w14:paraId="35A98C08" w14:textId="203D641F" w:rsidR="002E4570" w:rsidRPr="00B83013" w:rsidDel="005B6842" w:rsidRDefault="002E4570" w:rsidP="00A018DB">
            <w:pPr>
              <w:pStyle w:val="af8"/>
              <w:rPr>
                <w:moveFrom w:id="6881" w:author="Masato YOSHIKAWA" w:date="2026-01-20T12:21:00Z" w16du:dateUtc="2026-01-20T03:21:00Z"/>
                <w:rFonts w:ascii="Times New Roman" w:eastAsia="ＭＳ 明朝" w:hAnsi="Times New Roman" w:cs="Times New Roman"/>
                <w:rPrChange w:id="6882" w:author="Masato YOSHIKAWA" w:date="2026-01-20T12:25:00Z" w16du:dateUtc="2026-01-20T03:25:00Z">
                  <w:rPr>
                    <w:moveFrom w:id="6883" w:author="Masato YOSHIKAWA" w:date="2026-01-20T12:21:00Z" w16du:dateUtc="2026-01-20T03:21:00Z"/>
                    <w:rFonts w:ascii="ＭＳ 明朝" w:eastAsia="ＭＳ 明朝" w:hAnsi="ＭＳ 明朝"/>
                  </w:rPr>
                </w:rPrChange>
              </w:rPr>
            </w:pPr>
            <w:moveFrom w:id="6884" w:author="Masato YOSHIKAWA" w:date="2026-01-20T12:21:00Z" w16du:dateUtc="2026-01-20T03:21:00Z">
              <w:r w:rsidRPr="00B83013" w:rsidDel="005B6842">
                <w:rPr>
                  <w:rFonts w:ascii="Times New Roman" w:eastAsia="ＭＳ 明朝" w:hAnsi="Times New Roman" w:cs="Times New Roman"/>
                  <w:rPrChange w:id="6885" w:author="Masato YOSHIKAWA" w:date="2026-01-20T12:25:00Z" w16du:dateUtc="2026-01-20T03:25:00Z">
                    <w:rPr>
                      <w:rFonts w:ascii="ＭＳ 明朝" w:eastAsia="ＭＳ 明朝" w:hAnsi="ＭＳ 明朝"/>
                    </w:rPr>
                  </w:rPrChange>
                </w:rPr>
                <w:t>Established equivalent</w:t>
              </w:r>
            </w:moveFrom>
          </w:p>
        </w:tc>
        <w:tc>
          <w:tcPr>
            <w:tcW w:w="744" w:type="pct"/>
            <w:tcPrChange w:id="6886" w:author="Masato YOSHIKAWA" w:date="2026-01-20T12:20:00Z" w16du:dateUtc="2026-01-20T03:20:00Z">
              <w:tcPr>
                <w:tcW w:w="744" w:type="pct"/>
              </w:tcPr>
            </w:tcPrChange>
          </w:tcPr>
          <w:p w14:paraId="446DE6B9" w14:textId="4784272B" w:rsidR="002E4570" w:rsidRPr="00B83013" w:rsidDel="005B6842" w:rsidRDefault="002E4570" w:rsidP="00A018DB">
            <w:pPr>
              <w:pStyle w:val="af8"/>
              <w:rPr>
                <w:moveFrom w:id="6887" w:author="Masato YOSHIKAWA" w:date="2026-01-20T12:21:00Z" w16du:dateUtc="2026-01-20T03:21:00Z"/>
                <w:rFonts w:ascii="Times New Roman" w:eastAsia="ＭＳ 明朝" w:hAnsi="Times New Roman" w:cs="Times New Roman"/>
                <w:rPrChange w:id="6888" w:author="Masato YOSHIKAWA" w:date="2026-01-20T12:25:00Z" w16du:dateUtc="2026-01-20T03:25:00Z">
                  <w:rPr>
                    <w:moveFrom w:id="6889" w:author="Masato YOSHIKAWA" w:date="2026-01-20T12:21:00Z" w16du:dateUtc="2026-01-20T03:21:00Z"/>
                    <w:rFonts w:ascii="ＭＳ 明朝" w:eastAsia="ＭＳ 明朝" w:hAnsi="ＭＳ 明朝"/>
                  </w:rPr>
                </w:rPrChange>
              </w:rPr>
            </w:pPr>
            <w:moveFrom w:id="6890" w:author="Masato YOSHIKAWA" w:date="2026-01-20T12:21:00Z" w16du:dateUtc="2026-01-20T03:21:00Z">
              <w:r w:rsidRPr="00B83013" w:rsidDel="005B6842">
                <w:rPr>
                  <w:rFonts w:ascii="Times New Roman" w:eastAsia="ＭＳ 明朝" w:hAnsi="Times New Roman" w:cs="Times New Roman"/>
                  <w:rPrChange w:id="6891" w:author="Masato YOSHIKAWA" w:date="2026-01-20T12:25:00Z" w16du:dateUtc="2026-01-20T03:25:00Z">
                    <w:rPr>
                      <w:rFonts w:ascii="ＭＳ 明朝" w:eastAsia="ＭＳ 明朝" w:hAnsi="ＭＳ 明朝"/>
                    </w:rPr>
                  </w:rPrChange>
                </w:rPr>
                <w:t>Minimization</w:t>
              </w:r>
            </w:moveFrom>
          </w:p>
        </w:tc>
        <w:tc>
          <w:tcPr>
            <w:tcW w:w="851" w:type="pct"/>
            <w:tcPrChange w:id="6892" w:author="Masato YOSHIKAWA" w:date="2026-01-20T12:20:00Z" w16du:dateUtc="2026-01-20T03:20:00Z">
              <w:tcPr>
                <w:tcW w:w="851" w:type="pct"/>
              </w:tcPr>
            </w:tcPrChange>
          </w:tcPr>
          <w:p w14:paraId="47392804" w14:textId="21BBBCEB" w:rsidR="002E4570" w:rsidRPr="00B83013" w:rsidDel="005B6842" w:rsidRDefault="002E4570" w:rsidP="00A018DB">
            <w:pPr>
              <w:pStyle w:val="af8"/>
              <w:rPr>
                <w:moveFrom w:id="6893" w:author="Masato YOSHIKAWA" w:date="2026-01-20T12:21:00Z" w16du:dateUtc="2026-01-20T03:21:00Z"/>
                <w:rFonts w:ascii="Times New Roman" w:eastAsia="ＭＳ 明朝" w:hAnsi="Times New Roman" w:cs="Times New Roman"/>
                <w:rPrChange w:id="6894" w:author="Masato YOSHIKAWA" w:date="2026-01-20T12:25:00Z" w16du:dateUtc="2026-01-20T03:25:00Z">
                  <w:rPr>
                    <w:moveFrom w:id="6895" w:author="Masato YOSHIKAWA" w:date="2026-01-20T12:21:00Z" w16du:dateUtc="2026-01-20T03:21:00Z"/>
                    <w:rFonts w:ascii="ＭＳ 明朝" w:eastAsia="ＭＳ 明朝" w:hAnsi="ＭＳ 明朝"/>
                  </w:rPr>
                </w:rPrChange>
              </w:rPr>
            </w:pPr>
            <w:moveFrom w:id="6896" w:author="Masato YOSHIKAWA" w:date="2026-01-20T12:21:00Z" w16du:dateUtc="2026-01-20T03:21:00Z">
              <w:r w:rsidRPr="00B83013" w:rsidDel="005B6842">
                <w:rPr>
                  <w:rFonts w:ascii="Times New Roman" w:eastAsia="ＭＳ 明朝" w:hAnsi="Times New Roman" w:cs="Times New Roman"/>
                  <w:rPrChange w:id="6897" w:author="Masato YOSHIKAWA" w:date="2026-01-20T12:25:00Z" w16du:dateUtc="2026-01-20T03:25:00Z">
                    <w:rPr>
                      <w:rFonts w:ascii="ＭＳ 明朝" w:eastAsia="ＭＳ 明朝" w:hAnsi="ＭＳ 明朝"/>
                    </w:rPr>
                  </w:rPrChange>
                </w:rPr>
                <w:t>Established equivalent</w:t>
              </w:r>
            </w:moveFrom>
          </w:p>
        </w:tc>
        <w:tc>
          <w:tcPr>
            <w:tcW w:w="831" w:type="pct"/>
            <w:tcPrChange w:id="6898" w:author="Masato YOSHIKAWA" w:date="2026-01-20T12:20:00Z" w16du:dateUtc="2026-01-20T03:20:00Z">
              <w:tcPr>
                <w:tcW w:w="831" w:type="pct"/>
              </w:tcPr>
            </w:tcPrChange>
          </w:tcPr>
          <w:p w14:paraId="76C0EF00" w14:textId="72DA309F" w:rsidR="002E4570" w:rsidRPr="00B83013" w:rsidDel="005B6842" w:rsidRDefault="002E4570" w:rsidP="00A018DB">
            <w:pPr>
              <w:pStyle w:val="af8"/>
              <w:rPr>
                <w:moveFrom w:id="6899" w:author="Masato YOSHIKAWA" w:date="2026-01-20T12:21:00Z" w16du:dateUtc="2026-01-20T03:21:00Z"/>
                <w:rFonts w:ascii="Times New Roman" w:eastAsia="ＭＳ 明朝" w:hAnsi="Times New Roman" w:cs="Times New Roman"/>
                <w:rPrChange w:id="6900" w:author="Masato YOSHIKAWA" w:date="2026-01-20T12:25:00Z" w16du:dateUtc="2026-01-20T03:25:00Z">
                  <w:rPr>
                    <w:moveFrom w:id="6901" w:author="Masato YOSHIKAWA" w:date="2026-01-20T12:21:00Z" w16du:dateUtc="2026-01-20T03:21:00Z"/>
                    <w:rFonts w:ascii="ＭＳ 明朝" w:eastAsia="ＭＳ 明朝" w:hAnsi="ＭＳ 明朝"/>
                  </w:rPr>
                </w:rPrChange>
              </w:rPr>
            </w:pPr>
            <w:moveFrom w:id="6902" w:author="Masato YOSHIKAWA" w:date="2026-01-20T12:21:00Z" w16du:dateUtc="2026-01-20T03:21:00Z">
              <w:r w:rsidRPr="00B83013" w:rsidDel="005B6842">
                <w:rPr>
                  <w:rFonts w:ascii="Times New Roman" w:eastAsia="ＭＳ 明朝" w:hAnsi="Times New Roman" w:cs="Times New Roman"/>
                  <w:rPrChange w:id="6903" w:author="Masato YOSHIKAWA" w:date="2026-01-20T12:25:00Z" w16du:dateUtc="2026-01-20T03:25:00Z">
                    <w:rPr>
                      <w:rFonts w:ascii="ＭＳ 明朝" w:eastAsia="ＭＳ 明朝" w:hAnsi="ＭＳ 明朝"/>
                    </w:rPr>
                  </w:rPrChange>
                </w:rPr>
                <w:t>Minimization</w:t>
              </w:r>
            </w:moveFrom>
          </w:p>
        </w:tc>
      </w:tr>
      <w:tr w:rsidR="002E4570" w:rsidRPr="00B83013" w:rsidDel="005B6842" w14:paraId="5E4413BF" w14:textId="44888A41" w:rsidTr="005B6842">
        <w:tc>
          <w:tcPr>
            <w:tcW w:w="583" w:type="pct"/>
            <w:tcPrChange w:id="6904" w:author="Masato YOSHIKAWA" w:date="2026-01-20T12:20:00Z" w16du:dateUtc="2026-01-20T03:20:00Z">
              <w:tcPr>
                <w:tcW w:w="582" w:type="pct"/>
              </w:tcPr>
            </w:tcPrChange>
          </w:tcPr>
          <w:p w14:paraId="5BB963D7" w14:textId="614981CC" w:rsidR="002E4570" w:rsidRPr="00B83013" w:rsidDel="005B6842" w:rsidRDefault="002E4570" w:rsidP="00A018DB">
            <w:pPr>
              <w:pStyle w:val="af8"/>
              <w:rPr>
                <w:moveFrom w:id="6905" w:author="Masato YOSHIKAWA" w:date="2026-01-20T12:21:00Z" w16du:dateUtc="2026-01-20T03:21:00Z"/>
                <w:rFonts w:ascii="Times New Roman" w:eastAsia="ＭＳ 明朝" w:hAnsi="Times New Roman" w:cs="Times New Roman"/>
                <w:rPrChange w:id="6906" w:author="Masato YOSHIKAWA" w:date="2026-01-20T12:25:00Z" w16du:dateUtc="2026-01-20T03:25:00Z">
                  <w:rPr>
                    <w:moveFrom w:id="6907" w:author="Masato YOSHIKAWA" w:date="2026-01-20T12:21:00Z" w16du:dateUtc="2026-01-20T03:21:00Z"/>
                    <w:rFonts w:ascii="ＭＳ 明朝" w:eastAsia="ＭＳ 明朝" w:hAnsi="ＭＳ 明朝"/>
                  </w:rPr>
                </w:rPrChange>
              </w:rPr>
            </w:pPr>
            <w:moveFrom w:id="6908" w:author="Masato YOSHIKAWA" w:date="2026-01-20T12:21:00Z" w16du:dateUtc="2026-01-20T03:21:00Z">
              <w:r w:rsidRPr="00B83013" w:rsidDel="005B6842">
                <w:rPr>
                  <w:rFonts w:ascii="Times New Roman" w:eastAsia="ＭＳ 明朝" w:hAnsi="Times New Roman" w:cs="Times New Roman" w:hint="eastAsia"/>
                  <w:rPrChange w:id="6909" w:author="Masato YOSHIKAWA" w:date="2026-01-20T12:25:00Z" w16du:dateUtc="2026-01-20T03:25:00Z">
                    <w:rPr>
                      <w:rFonts w:ascii="ＭＳ 明朝" w:eastAsia="ＭＳ 明朝" w:hAnsi="ＭＳ 明朝" w:hint="eastAsia"/>
                    </w:rPr>
                  </w:rPrChange>
                </w:rPr>
                <w:t>将棋盤</w:t>
              </w:r>
            </w:moveFrom>
          </w:p>
        </w:tc>
        <w:tc>
          <w:tcPr>
            <w:tcW w:w="583" w:type="pct"/>
            <w:tcPrChange w:id="6910" w:author="Masato YOSHIKAWA" w:date="2026-01-20T12:20:00Z" w16du:dateUtc="2026-01-20T03:20:00Z">
              <w:tcPr>
                <w:tcW w:w="583" w:type="pct"/>
              </w:tcPr>
            </w:tcPrChange>
          </w:tcPr>
          <w:p w14:paraId="72381A8D" w14:textId="543396A9" w:rsidR="002E4570" w:rsidRPr="00B83013" w:rsidDel="005B6842" w:rsidRDefault="002E4570" w:rsidP="00A018DB">
            <w:pPr>
              <w:pStyle w:val="af8"/>
              <w:rPr>
                <w:moveFrom w:id="6911" w:author="Masato YOSHIKAWA" w:date="2026-01-20T12:21:00Z" w16du:dateUtc="2026-01-20T03:21:00Z"/>
                <w:rFonts w:ascii="Times New Roman" w:eastAsia="ＭＳ 明朝" w:hAnsi="Times New Roman" w:cs="Times New Roman"/>
                <w:rPrChange w:id="6912" w:author="Masato YOSHIKAWA" w:date="2026-01-20T12:25:00Z" w16du:dateUtc="2026-01-20T03:25:00Z">
                  <w:rPr>
                    <w:moveFrom w:id="6913" w:author="Masato YOSHIKAWA" w:date="2026-01-20T12:21:00Z" w16du:dateUtc="2026-01-20T03:21:00Z"/>
                    <w:rFonts w:ascii="ＭＳ 明朝" w:eastAsia="ＭＳ 明朝" w:hAnsi="ＭＳ 明朝"/>
                  </w:rPr>
                </w:rPrChange>
              </w:rPr>
            </w:pPr>
            <w:moveFrom w:id="6914" w:author="Masato YOSHIKAWA" w:date="2026-01-20T12:21:00Z" w16du:dateUtc="2026-01-20T03:21:00Z">
              <w:r w:rsidRPr="00B83013" w:rsidDel="005B6842">
                <w:rPr>
                  <w:rFonts w:ascii="Times New Roman" w:eastAsia="ＭＳ 明朝" w:hAnsi="Times New Roman" w:cs="Times New Roman"/>
                  <w:rPrChange w:id="6915" w:author="Masato YOSHIKAWA" w:date="2026-01-20T12:25:00Z" w16du:dateUtc="2026-01-20T03:25:00Z">
                    <w:rPr>
                      <w:rFonts w:ascii="ＭＳ 明朝" w:eastAsia="ＭＳ 明朝" w:hAnsi="ＭＳ 明朝"/>
                    </w:rPr>
                  </w:rPrChange>
                </w:rPr>
                <w:t>Japanese chess</w:t>
              </w:r>
            </w:moveFrom>
          </w:p>
        </w:tc>
        <w:tc>
          <w:tcPr>
            <w:tcW w:w="629" w:type="pct"/>
            <w:tcPrChange w:id="6916" w:author="Masato YOSHIKAWA" w:date="2026-01-20T12:20:00Z" w16du:dateUtc="2026-01-20T03:20:00Z">
              <w:tcPr>
                <w:tcW w:w="629" w:type="pct"/>
              </w:tcPr>
            </w:tcPrChange>
          </w:tcPr>
          <w:p w14:paraId="6D5F7F31" w14:textId="3E28F6BF" w:rsidR="002E4570" w:rsidRPr="00B83013" w:rsidDel="005B6842" w:rsidRDefault="002E4570" w:rsidP="00A018DB">
            <w:pPr>
              <w:pStyle w:val="af8"/>
              <w:rPr>
                <w:moveFrom w:id="6917" w:author="Masato YOSHIKAWA" w:date="2026-01-20T12:21:00Z" w16du:dateUtc="2026-01-20T03:21:00Z"/>
                <w:rFonts w:ascii="Times New Roman" w:eastAsia="ＭＳ 明朝" w:hAnsi="Times New Roman" w:cs="Times New Roman"/>
                <w:rPrChange w:id="6918" w:author="Masato YOSHIKAWA" w:date="2026-01-20T12:25:00Z" w16du:dateUtc="2026-01-20T03:25:00Z">
                  <w:rPr>
                    <w:moveFrom w:id="6919" w:author="Masato YOSHIKAWA" w:date="2026-01-20T12:21:00Z" w16du:dateUtc="2026-01-20T03:21:00Z"/>
                    <w:rFonts w:ascii="ＭＳ 明朝" w:eastAsia="ＭＳ 明朝" w:hAnsi="ＭＳ 明朝"/>
                  </w:rPr>
                </w:rPrChange>
              </w:rPr>
            </w:pPr>
            <w:moveFrom w:id="6920" w:author="Masato YOSHIKAWA" w:date="2026-01-20T12:21:00Z" w16du:dateUtc="2026-01-20T03:21:00Z">
              <w:r w:rsidRPr="00B83013" w:rsidDel="005B6842">
                <w:rPr>
                  <w:rFonts w:ascii="Times New Roman" w:eastAsia="ＭＳ 明朝" w:hAnsi="Times New Roman" w:cs="Times New Roman"/>
                  <w:rPrChange w:id="6921" w:author="Masato YOSHIKAWA" w:date="2026-01-20T12:25:00Z" w16du:dateUtc="2026-01-20T03:25:00Z">
                    <w:rPr>
                      <w:rFonts w:ascii="ＭＳ 明朝" w:eastAsia="ＭＳ 明朝" w:hAnsi="ＭＳ 明朝"/>
                    </w:rPr>
                  </w:rPrChange>
                </w:rPr>
                <w:t>chess</w:t>
              </w:r>
            </w:moveFrom>
          </w:p>
        </w:tc>
        <w:tc>
          <w:tcPr>
            <w:tcW w:w="779" w:type="pct"/>
            <w:tcPrChange w:id="6922" w:author="Masato YOSHIKAWA" w:date="2026-01-20T12:20:00Z" w16du:dateUtc="2026-01-20T03:20:00Z">
              <w:tcPr>
                <w:tcW w:w="779" w:type="pct"/>
              </w:tcPr>
            </w:tcPrChange>
          </w:tcPr>
          <w:p w14:paraId="039F7144" w14:textId="361A66CC" w:rsidR="002E4570" w:rsidRPr="00B83013" w:rsidDel="005B6842" w:rsidRDefault="002E4570" w:rsidP="00A018DB">
            <w:pPr>
              <w:pStyle w:val="af8"/>
              <w:rPr>
                <w:moveFrom w:id="6923" w:author="Masato YOSHIKAWA" w:date="2026-01-20T12:21:00Z" w16du:dateUtc="2026-01-20T03:21:00Z"/>
                <w:rFonts w:ascii="Times New Roman" w:eastAsia="ＭＳ 明朝" w:hAnsi="Times New Roman" w:cs="Times New Roman"/>
                <w:rPrChange w:id="6924" w:author="Masato YOSHIKAWA" w:date="2026-01-20T12:25:00Z" w16du:dateUtc="2026-01-20T03:25:00Z">
                  <w:rPr>
                    <w:moveFrom w:id="6925" w:author="Masato YOSHIKAWA" w:date="2026-01-20T12:21:00Z" w16du:dateUtc="2026-01-20T03:21:00Z"/>
                    <w:rFonts w:ascii="ＭＳ 明朝" w:eastAsia="ＭＳ 明朝" w:hAnsi="ＭＳ 明朝"/>
                  </w:rPr>
                </w:rPrChange>
              </w:rPr>
            </w:pPr>
            <w:moveFrom w:id="6926" w:author="Masato YOSHIKAWA" w:date="2026-01-20T12:21:00Z" w16du:dateUtc="2026-01-20T03:21:00Z">
              <w:r w:rsidRPr="00B83013" w:rsidDel="005B6842">
                <w:rPr>
                  <w:rFonts w:ascii="Times New Roman" w:eastAsia="ＭＳ 明朝" w:hAnsi="Times New Roman" w:cs="Times New Roman"/>
                  <w:rPrChange w:id="6927" w:author="Masato YOSHIKAWA" w:date="2026-01-20T12:25:00Z" w16du:dateUtc="2026-01-20T03:25:00Z">
                    <w:rPr>
                      <w:rFonts w:ascii="ＭＳ 明朝" w:eastAsia="ＭＳ 明朝" w:hAnsi="ＭＳ 明朝"/>
                    </w:rPr>
                  </w:rPrChange>
                </w:rPr>
                <w:t>Generalization</w:t>
              </w:r>
            </w:moveFrom>
          </w:p>
        </w:tc>
        <w:tc>
          <w:tcPr>
            <w:tcW w:w="744" w:type="pct"/>
            <w:tcPrChange w:id="6928" w:author="Masato YOSHIKAWA" w:date="2026-01-20T12:20:00Z" w16du:dateUtc="2026-01-20T03:20:00Z">
              <w:tcPr>
                <w:tcW w:w="744" w:type="pct"/>
              </w:tcPr>
            </w:tcPrChange>
          </w:tcPr>
          <w:p w14:paraId="16C8F7ED" w14:textId="7B0CD189" w:rsidR="002E4570" w:rsidRPr="00B83013" w:rsidDel="005B6842" w:rsidRDefault="002E4570" w:rsidP="00A018DB">
            <w:pPr>
              <w:pStyle w:val="af8"/>
              <w:rPr>
                <w:moveFrom w:id="6929" w:author="Masato YOSHIKAWA" w:date="2026-01-20T12:21:00Z" w16du:dateUtc="2026-01-20T03:21:00Z"/>
                <w:rFonts w:ascii="Times New Roman" w:eastAsia="ＭＳ 明朝" w:hAnsi="Times New Roman" w:cs="Times New Roman"/>
                <w:rPrChange w:id="6930" w:author="Masato YOSHIKAWA" w:date="2026-01-20T12:25:00Z" w16du:dateUtc="2026-01-20T03:25:00Z">
                  <w:rPr>
                    <w:moveFrom w:id="6931" w:author="Masato YOSHIKAWA" w:date="2026-01-20T12:21:00Z" w16du:dateUtc="2026-01-20T03:21:00Z"/>
                    <w:rFonts w:ascii="ＭＳ 明朝" w:eastAsia="ＭＳ 明朝" w:hAnsi="ＭＳ 明朝"/>
                  </w:rPr>
                </w:rPrChange>
              </w:rPr>
            </w:pPr>
            <w:moveFrom w:id="6932" w:author="Masato YOSHIKAWA" w:date="2026-01-20T12:21:00Z" w16du:dateUtc="2026-01-20T03:21:00Z">
              <w:r w:rsidRPr="00B83013" w:rsidDel="005B6842">
                <w:rPr>
                  <w:rFonts w:ascii="Times New Roman" w:eastAsia="ＭＳ 明朝" w:hAnsi="Times New Roman" w:cs="Times New Roman"/>
                  <w:rPrChange w:id="6933" w:author="Masato YOSHIKAWA" w:date="2026-01-20T12:25:00Z" w16du:dateUtc="2026-01-20T03:25:00Z">
                    <w:rPr>
                      <w:rFonts w:ascii="ＭＳ 明朝" w:eastAsia="ＭＳ 明朝" w:hAnsi="ＭＳ 明朝"/>
                    </w:rPr>
                  </w:rPrChange>
                </w:rPr>
                <w:t>Minimization</w:t>
              </w:r>
            </w:moveFrom>
          </w:p>
        </w:tc>
        <w:tc>
          <w:tcPr>
            <w:tcW w:w="851" w:type="pct"/>
            <w:tcPrChange w:id="6934" w:author="Masato YOSHIKAWA" w:date="2026-01-20T12:20:00Z" w16du:dateUtc="2026-01-20T03:20:00Z">
              <w:tcPr>
                <w:tcW w:w="851" w:type="pct"/>
              </w:tcPr>
            </w:tcPrChange>
          </w:tcPr>
          <w:p w14:paraId="36DBF7BF" w14:textId="731D8252" w:rsidR="002E4570" w:rsidRPr="00B83013" w:rsidDel="005B6842" w:rsidRDefault="002E4570" w:rsidP="00A018DB">
            <w:pPr>
              <w:pStyle w:val="af8"/>
              <w:rPr>
                <w:moveFrom w:id="6935" w:author="Masato YOSHIKAWA" w:date="2026-01-20T12:21:00Z" w16du:dateUtc="2026-01-20T03:21:00Z"/>
                <w:rFonts w:ascii="Times New Roman" w:eastAsia="ＭＳ 明朝" w:hAnsi="Times New Roman" w:cs="Times New Roman"/>
                <w:rPrChange w:id="6936" w:author="Masato YOSHIKAWA" w:date="2026-01-20T12:25:00Z" w16du:dateUtc="2026-01-20T03:25:00Z">
                  <w:rPr>
                    <w:moveFrom w:id="6937" w:author="Masato YOSHIKAWA" w:date="2026-01-20T12:21:00Z" w16du:dateUtc="2026-01-20T03:21:00Z"/>
                    <w:rFonts w:ascii="ＭＳ 明朝" w:eastAsia="ＭＳ 明朝" w:hAnsi="ＭＳ 明朝"/>
                  </w:rPr>
                </w:rPrChange>
              </w:rPr>
            </w:pPr>
            <w:moveFrom w:id="6938" w:author="Masato YOSHIKAWA" w:date="2026-01-20T12:21:00Z" w16du:dateUtc="2026-01-20T03:21:00Z">
              <w:r w:rsidRPr="00B83013" w:rsidDel="005B6842">
                <w:rPr>
                  <w:rFonts w:ascii="Times New Roman" w:eastAsia="ＭＳ 明朝" w:hAnsi="Times New Roman" w:cs="Times New Roman"/>
                  <w:rPrChange w:id="6939" w:author="Masato YOSHIKAWA" w:date="2026-01-20T12:25:00Z" w16du:dateUtc="2026-01-20T03:25:00Z">
                    <w:rPr>
                      <w:rFonts w:ascii="ＭＳ 明朝" w:eastAsia="ＭＳ 明朝" w:hAnsi="ＭＳ 明朝"/>
                    </w:rPr>
                  </w:rPrChange>
                </w:rPr>
                <w:t>Generalization</w:t>
              </w:r>
            </w:moveFrom>
          </w:p>
        </w:tc>
        <w:tc>
          <w:tcPr>
            <w:tcW w:w="831" w:type="pct"/>
            <w:tcPrChange w:id="6940" w:author="Masato YOSHIKAWA" w:date="2026-01-20T12:20:00Z" w16du:dateUtc="2026-01-20T03:20:00Z">
              <w:tcPr>
                <w:tcW w:w="831" w:type="pct"/>
              </w:tcPr>
            </w:tcPrChange>
          </w:tcPr>
          <w:p w14:paraId="2FBC1A27" w14:textId="5D0FDC70" w:rsidR="002E4570" w:rsidRPr="00B83013" w:rsidDel="005B6842" w:rsidRDefault="002E4570" w:rsidP="00A018DB">
            <w:pPr>
              <w:pStyle w:val="af8"/>
              <w:rPr>
                <w:moveFrom w:id="6941" w:author="Masato YOSHIKAWA" w:date="2026-01-20T12:21:00Z" w16du:dateUtc="2026-01-20T03:21:00Z"/>
                <w:rFonts w:ascii="Times New Roman" w:eastAsia="ＭＳ 明朝" w:hAnsi="Times New Roman" w:cs="Times New Roman"/>
                <w:rPrChange w:id="6942" w:author="Masato YOSHIKAWA" w:date="2026-01-20T12:25:00Z" w16du:dateUtc="2026-01-20T03:25:00Z">
                  <w:rPr>
                    <w:moveFrom w:id="6943" w:author="Masato YOSHIKAWA" w:date="2026-01-20T12:21:00Z" w16du:dateUtc="2026-01-20T03:21:00Z"/>
                    <w:rFonts w:ascii="ＭＳ 明朝" w:eastAsia="ＭＳ 明朝" w:hAnsi="ＭＳ 明朝"/>
                  </w:rPr>
                </w:rPrChange>
              </w:rPr>
            </w:pPr>
            <w:moveFrom w:id="6944" w:author="Masato YOSHIKAWA" w:date="2026-01-20T12:21:00Z" w16du:dateUtc="2026-01-20T03:21:00Z">
              <w:r w:rsidRPr="00B83013" w:rsidDel="005B6842">
                <w:rPr>
                  <w:rFonts w:ascii="Times New Roman" w:eastAsia="ＭＳ 明朝" w:hAnsi="Times New Roman" w:cs="Times New Roman"/>
                  <w:rPrChange w:id="6945" w:author="Masato YOSHIKAWA" w:date="2026-01-20T12:25:00Z" w16du:dateUtc="2026-01-20T03:25:00Z">
                    <w:rPr>
                      <w:rFonts w:ascii="ＭＳ 明朝" w:eastAsia="ＭＳ 明朝" w:hAnsi="ＭＳ 明朝"/>
                    </w:rPr>
                  </w:rPrChange>
                </w:rPr>
                <w:t>Minimization</w:t>
              </w:r>
            </w:moveFrom>
          </w:p>
        </w:tc>
      </w:tr>
      <w:tr w:rsidR="002E4570" w:rsidRPr="00B83013" w:rsidDel="005B6842" w14:paraId="513A4F8D" w14:textId="1019645B" w:rsidTr="005B6842">
        <w:tc>
          <w:tcPr>
            <w:tcW w:w="583" w:type="pct"/>
            <w:tcPrChange w:id="6946" w:author="Masato YOSHIKAWA" w:date="2026-01-20T12:20:00Z" w16du:dateUtc="2026-01-20T03:20:00Z">
              <w:tcPr>
                <w:tcW w:w="582" w:type="pct"/>
              </w:tcPr>
            </w:tcPrChange>
          </w:tcPr>
          <w:p w14:paraId="74B66E76" w14:textId="62518C1A" w:rsidR="002E4570" w:rsidRPr="00B83013" w:rsidDel="005B6842" w:rsidRDefault="002E4570" w:rsidP="00A018DB">
            <w:pPr>
              <w:pStyle w:val="af8"/>
              <w:rPr>
                <w:moveFrom w:id="6947" w:author="Masato YOSHIKAWA" w:date="2026-01-20T12:21:00Z" w16du:dateUtc="2026-01-20T03:21:00Z"/>
                <w:rFonts w:ascii="Times New Roman" w:eastAsia="ＭＳ 明朝" w:hAnsi="Times New Roman" w:cs="Times New Roman"/>
                <w:rPrChange w:id="6948" w:author="Masato YOSHIKAWA" w:date="2026-01-20T12:25:00Z" w16du:dateUtc="2026-01-20T03:25:00Z">
                  <w:rPr>
                    <w:moveFrom w:id="6949" w:author="Masato YOSHIKAWA" w:date="2026-01-20T12:21:00Z" w16du:dateUtc="2026-01-20T03:21:00Z"/>
                    <w:rFonts w:ascii="ＭＳ 明朝" w:eastAsia="ＭＳ 明朝" w:hAnsi="ＭＳ 明朝"/>
                  </w:rPr>
                </w:rPrChange>
              </w:rPr>
            </w:pPr>
            <w:moveFrom w:id="6950" w:author="Masato YOSHIKAWA" w:date="2026-01-20T12:21:00Z" w16du:dateUtc="2026-01-20T03:21:00Z">
              <w:r w:rsidRPr="00B83013" w:rsidDel="005B6842">
                <w:rPr>
                  <w:rFonts w:ascii="Times New Roman" w:eastAsia="ＭＳ 明朝" w:hAnsi="Times New Roman" w:cs="Times New Roman" w:hint="eastAsia"/>
                  <w:rPrChange w:id="6951" w:author="Masato YOSHIKAWA" w:date="2026-01-20T12:25:00Z" w16du:dateUtc="2026-01-20T03:25:00Z">
                    <w:rPr>
                      <w:rFonts w:ascii="ＭＳ 明朝" w:eastAsia="ＭＳ 明朝" w:hAnsi="ＭＳ 明朝" w:hint="eastAsia"/>
                    </w:rPr>
                  </w:rPrChange>
                </w:rPr>
                <w:t>炬燵</w:t>
              </w:r>
            </w:moveFrom>
          </w:p>
        </w:tc>
        <w:tc>
          <w:tcPr>
            <w:tcW w:w="583" w:type="pct"/>
            <w:tcPrChange w:id="6952" w:author="Masato YOSHIKAWA" w:date="2026-01-20T12:20:00Z" w16du:dateUtc="2026-01-20T03:20:00Z">
              <w:tcPr>
                <w:tcW w:w="583" w:type="pct"/>
              </w:tcPr>
            </w:tcPrChange>
          </w:tcPr>
          <w:p w14:paraId="15B88A2C" w14:textId="47B907E1" w:rsidR="002E4570" w:rsidRPr="00B83013" w:rsidDel="005B6842" w:rsidRDefault="002E4570" w:rsidP="00A018DB">
            <w:pPr>
              <w:pStyle w:val="af8"/>
              <w:rPr>
                <w:moveFrom w:id="6953" w:author="Masato YOSHIKAWA" w:date="2026-01-20T12:21:00Z" w16du:dateUtc="2026-01-20T03:21:00Z"/>
                <w:rFonts w:ascii="Times New Roman" w:eastAsia="ＭＳ 明朝" w:hAnsi="Times New Roman" w:cs="Times New Roman"/>
                <w:rPrChange w:id="6954" w:author="Masato YOSHIKAWA" w:date="2026-01-20T12:25:00Z" w16du:dateUtc="2026-01-20T03:25:00Z">
                  <w:rPr>
                    <w:moveFrom w:id="6955" w:author="Masato YOSHIKAWA" w:date="2026-01-20T12:21:00Z" w16du:dateUtc="2026-01-20T03:21:00Z"/>
                    <w:rFonts w:ascii="ＭＳ 明朝" w:eastAsia="ＭＳ 明朝" w:hAnsi="ＭＳ 明朝"/>
                  </w:rPr>
                </w:rPrChange>
              </w:rPr>
            </w:pPr>
            <w:moveFrom w:id="6956" w:author="Masato YOSHIKAWA" w:date="2026-01-20T12:21:00Z" w16du:dateUtc="2026-01-20T03:21:00Z">
              <w:r w:rsidRPr="00B83013" w:rsidDel="005B6842">
                <w:rPr>
                  <w:rFonts w:ascii="Times New Roman" w:eastAsia="ＭＳ 明朝" w:hAnsi="Times New Roman" w:cs="Times New Roman"/>
                  <w:rPrChange w:id="6957" w:author="Masato YOSHIKAWA" w:date="2026-01-20T12:25:00Z" w16du:dateUtc="2026-01-20T03:25:00Z">
                    <w:rPr>
                      <w:rFonts w:ascii="ＭＳ 明朝" w:eastAsia="ＭＳ 明朝" w:hAnsi="ＭＳ 明朝"/>
                    </w:rPr>
                  </w:rPrChange>
                </w:rPr>
                <w:t>the warm sunken fireplace with its wadded covering</w:t>
              </w:r>
            </w:moveFrom>
          </w:p>
        </w:tc>
        <w:tc>
          <w:tcPr>
            <w:tcW w:w="629" w:type="pct"/>
            <w:tcPrChange w:id="6958" w:author="Masato YOSHIKAWA" w:date="2026-01-20T12:20:00Z" w16du:dateUtc="2026-01-20T03:20:00Z">
              <w:tcPr>
                <w:tcW w:w="629" w:type="pct"/>
              </w:tcPr>
            </w:tcPrChange>
          </w:tcPr>
          <w:p w14:paraId="639983A3" w14:textId="09809A5F" w:rsidR="002E4570" w:rsidRPr="00B83013" w:rsidDel="005B6842" w:rsidRDefault="002E4570" w:rsidP="00A018DB">
            <w:pPr>
              <w:pStyle w:val="af8"/>
              <w:rPr>
                <w:moveFrom w:id="6959" w:author="Masato YOSHIKAWA" w:date="2026-01-20T12:21:00Z" w16du:dateUtc="2026-01-20T03:21:00Z"/>
                <w:rFonts w:ascii="Times New Roman" w:eastAsia="ＭＳ 明朝" w:hAnsi="Times New Roman" w:cs="Times New Roman"/>
                <w:rPrChange w:id="6960" w:author="Masato YOSHIKAWA" w:date="2026-01-20T12:25:00Z" w16du:dateUtc="2026-01-20T03:25:00Z">
                  <w:rPr>
                    <w:moveFrom w:id="6961" w:author="Masato YOSHIKAWA" w:date="2026-01-20T12:21:00Z" w16du:dateUtc="2026-01-20T03:21:00Z"/>
                    <w:rFonts w:ascii="ＭＳ 明朝" w:eastAsia="ＭＳ 明朝" w:hAnsi="ＭＳ 明朝"/>
                  </w:rPr>
                </w:rPrChange>
              </w:rPr>
            </w:pPr>
            <w:moveFrom w:id="6962" w:author="Masato YOSHIKAWA" w:date="2026-01-20T12:21:00Z" w16du:dateUtc="2026-01-20T03:21:00Z">
              <w:r w:rsidRPr="00B83013" w:rsidDel="005B6842">
                <w:rPr>
                  <w:rFonts w:ascii="Times New Roman" w:eastAsia="ＭＳ 明朝" w:hAnsi="Times New Roman" w:cs="Times New Roman"/>
                  <w:rPrChange w:id="6963" w:author="Masato YOSHIKAWA" w:date="2026-01-20T12:25:00Z" w16du:dateUtc="2026-01-20T03:25:00Z">
                    <w:rPr>
                      <w:rFonts w:ascii="ＭＳ 明朝" w:eastAsia="ＭＳ 明朝" w:hAnsi="ＭＳ 明朝"/>
                    </w:rPr>
                  </w:rPrChange>
                </w:rPr>
                <w:t>a footwarmer between usand a large quilt covering the footwarmer and our bodies from the waist down</w:t>
              </w:r>
            </w:moveFrom>
          </w:p>
        </w:tc>
        <w:tc>
          <w:tcPr>
            <w:tcW w:w="779" w:type="pct"/>
            <w:tcPrChange w:id="6964" w:author="Masato YOSHIKAWA" w:date="2026-01-20T12:20:00Z" w16du:dateUtc="2026-01-20T03:20:00Z">
              <w:tcPr>
                <w:tcW w:w="779" w:type="pct"/>
              </w:tcPr>
            </w:tcPrChange>
          </w:tcPr>
          <w:p w14:paraId="135BF343" w14:textId="4006C542" w:rsidR="002E4570" w:rsidRPr="00B83013" w:rsidDel="005B6842" w:rsidRDefault="002E4570" w:rsidP="00A018DB">
            <w:pPr>
              <w:pStyle w:val="af8"/>
              <w:rPr>
                <w:moveFrom w:id="6965" w:author="Masato YOSHIKAWA" w:date="2026-01-20T12:21:00Z" w16du:dateUtc="2026-01-20T03:21:00Z"/>
                <w:rFonts w:ascii="Times New Roman" w:eastAsia="ＭＳ 明朝" w:hAnsi="Times New Roman" w:cs="Times New Roman"/>
                <w:rPrChange w:id="6966" w:author="Masato YOSHIKAWA" w:date="2026-01-20T12:25:00Z" w16du:dateUtc="2026-01-20T03:25:00Z">
                  <w:rPr>
                    <w:moveFrom w:id="6967" w:author="Masato YOSHIKAWA" w:date="2026-01-20T12:21:00Z" w16du:dateUtc="2026-01-20T03:21:00Z"/>
                    <w:rFonts w:ascii="ＭＳ 明朝" w:eastAsia="ＭＳ 明朝" w:hAnsi="ＭＳ 明朝"/>
                  </w:rPr>
                </w:rPrChange>
              </w:rPr>
            </w:pPr>
            <w:moveFrom w:id="6968" w:author="Masato YOSHIKAWA" w:date="2026-01-20T12:21:00Z" w16du:dateUtc="2026-01-20T03:21:00Z">
              <w:r w:rsidRPr="00B83013" w:rsidDel="005B6842">
                <w:rPr>
                  <w:rFonts w:ascii="Times New Roman" w:eastAsia="ＭＳ 明朝" w:hAnsi="Times New Roman" w:cs="Times New Roman"/>
                  <w:rPrChange w:id="6969" w:author="Masato YOSHIKAWA" w:date="2026-01-20T12:25:00Z" w16du:dateUtc="2026-01-20T03:25:00Z">
                    <w:rPr>
                      <w:rFonts w:ascii="ＭＳ 明朝" w:eastAsia="ＭＳ 明朝" w:hAnsi="ＭＳ 明朝"/>
                    </w:rPr>
                  </w:rPrChange>
                </w:rPr>
                <w:t>Description</w:t>
              </w:r>
            </w:moveFrom>
          </w:p>
        </w:tc>
        <w:tc>
          <w:tcPr>
            <w:tcW w:w="744" w:type="pct"/>
            <w:tcPrChange w:id="6970" w:author="Masato YOSHIKAWA" w:date="2026-01-20T12:20:00Z" w16du:dateUtc="2026-01-20T03:20:00Z">
              <w:tcPr>
                <w:tcW w:w="744" w:type="pct"/>
              </w:tcPr>
            </w:tcPrChange>
          </w:tcPr>
          <w:p w14:paraId="49900C29" w14:textId="0F7599AC" w:rsidR="002E4570" w:rsidRPr="00B83013" w:rsidDel="005B6842" w:rsidRDefault="002E4570" w:rsidP="00A018DB">
            <w:pPr>
              <w:pStyle w:val="af8"/>
              <w:rPr>
                <w:moveFrom w:id="6971" w:author="Masato YOSHIKAWA" w:date="2026-01-20T12:21:00Z" w16du:dateUtc="2026-01-20T03:21:00Z"/>
                <w:rFonts w:ascii="Times New Roman" w:eastAsia="ＭＳ 明朝" w:hAnsi="Times New Roman" w:cs="Times New Roman"/>
                <w:rPrChange w:id="6972" w:author="Masato YOSHIKAWA" w:date="2026-01-20T12:25:00Z" w16du:dateUtc="2026-01-20T03:25:00Z">
                  <w:rPr>
                    <w:moveFrom w:id="6973" w:author="Masato YOSHIKAWA" w:date="2026-01-20T12:21:00Z" w16du:dateUtc="2026-01-20T03:21:00Z"/>
                    <w:rFonts w:ascii="ＭＳ 明朝" w:eastAsia="ＭＳ 明朝" w:hAnsi="ＭＳ 明朝"/>
                  </w:rPr>
                </w:rPrChange>
              </w:rPr>
            </w:pPr>
            <w:moveFrom w:id="6974" w:author="Masato YOSHIKAWA" w:date="2026-01-20T12:21:00Z" w16du:dateUtc="2026-01-20T03:21:00Z">
              <w:r w:rsidRPr="00B83013" w:rsidDel="005B6842">
                <w:rPr>
                  <w:rFonts w:ascii="Times New Roman" w:eastAsia="ＭＳ 明朝" w:hAnsi="Times New Roman" w:cs="Times New Roman"/>
                  <w:rPrChange w:id="6975" w:author="Masato YOSHIKAWA" w:date="2026-01-20T12:25:00Z" w16du:dateUtc="2026-01-20T03:25:00Z">
                    <w:rPr>
                      <w:rFonts w:ascii="ＭＳ 明朝" w:eastAsia="ＭＳ 明朝" w:hAnsi="ＭＳ 明朝"/>
                    </w:rPr>
                  </w:rPrChange>
                </w:rPr>
                <w:t>Minimization</w:t>
              </w:r>
            </w:moveFrom>
          </w:p>
        </w:tc>
        <w:tc>
          <w:tcPr>
            <w:tcW w:w="851" w:type="pct"/>
            <w:tcPrChange w:id="6976" w:author="Masato YOSHIKAWA" w:date="2026-01-20T12:20:00Z" w16du:dateUtc="2026-01-20T03:20:00Z">
              <w:tcPr>
                <w:tcW w:w="851" w:type="pct"/>
              </w:tcPr>
            </w:tcPrChange>
          </w:tcPr>
          <w:p w14:paraId="362F4AED" w14:textId="4E095B65" w:rsidR="002E4570" w:rsidRPr="00B83013" w:rsidDel="005B6842" w:rsidRDefault="002E4570" w:rsidP="00A018DB">
            <w:pPr>
              <w:pStyle w:val="af8"/>
              <w:rPr>
                <w:moveFrom w:id="6977" w:author="Masato YOSHIKAWA" w:date="2026-01-20T12:21:00Z" w16du:dateUtc="2026-01-20T03:21:00Z"/>
                <w:rFonts w:ascii="Times New Roman" w:eastAsia="ＭＳ 明朝" w:hAnsi="Times New Roman" w:cs="Times New Roman"/>
                <w:rPrChange w:id="6978" w:author="Masato YOSHIKAWA" w:date="2026-01-20T12:25:00Z" w16du:dateUtc="2026-01-20T03:25:00Z">
                  <w:rPr>
                    <w:moveFrom w:id="6979" w:author="Masato YOSHIKAWA" w:date="2026-01-20T12:21:00Z" w16du:dateUtc="2026-01-20T03:21:00Z"/>
                    <w:rFonts w:ascii="ＭＳ 明朝" w:eastAsia="ＭＳ 明朝" w:hAnsi="ＭＳ 明朝"/>
                  </w:rPr>
                </w:rPrChange>
              </w:rPr>
            </w:pPr>
            <w:moveFrom w:id="6980" w:author="Masato YOSHIKAWA" w:date="2026-01-20T12:21:00Z" w16du:dateUtc="2026-01-20T03:21:00Z">
              <w:r w:rsidRPr="00B83013" w:rsidDel="005B6842">
                <w:rPr>
                  <w:rFonts w:ascii="Times New Roman" w:eastAsia="ＭＳ 明朝" w:hAnsi="Times New Roman" w:cs="Times New Roman"/>
                  <w:rPrChange w:id="6981" w:author="Masato YOSHIKAWA" w:date="2026-01-20T12:25:00Z" w16du:dateUtc="2026-01-20T03:25:00Z">
                    <w:rPr>
                      <w:rFonts w:ascii="ＭＳ 明朝" w:eastAsia="ＭＳ 明朝" w:hAnsi="ＭＳ 明朝"/>
                    </w:rPr>
                  </w:rPrChange>
                </w:rPr>
                <w:t>Description</w:t>
              </w:r>
            </w:moveFrom>
          </w:p>
        </w:tc>
        <w:tc>
          <w:tcPr>
            <w:tcW w:w="831" w:type="pct"/>
            <w:tcPrChange w:id="6982" w:author="Masato YOSHIKAWA" w:date="2026-01-20T12:20:00Z" w16du:dateUtc="2026-01-20T03:20:00Z">
              <w:tcPr>
                <w:tcW w:w="831" w:type="pct"/>
              </w:tcPr>
            </w:tcPrChange>
          </w:tcPr>
          <w:p w14:paraId="4F5A2B42" w14:textId="308597B2" w:rsidR="002E4570" w:rsidRPr="00B83013" w:rsidDel="005B6842" w:rsidRDefault="002E4570" w:rsidP="00A018DB">
            <w:pPr>
              <w:pStyle w:val="af8"/>
              <w:rPr>
                <w:moveFrom w:id="6983" w:author="Masato YOSHIKAWA" w:date="2026-01-20T12:21:00Z" w16du:dateUtc="2026-01-20T03:21:00Z"/>
                <w:rFonts w:ascii="Times New Roman" w:eastAsia="ＭＳ 明朝" w:hAnsi="Times New Roman" w:cs="Times New Roman"/>
                <w:rPrChange w:id="6984" w:author="Masato YOSHIKAWA" w:date="2026-01-20T12:25:00Z" w16du:dateUtc="2026-01-20T03:25:00Z">
                  <w:rPr>
                    <w:moveFrom w:id="6985" w:author="Masato YOSHIKAWA" w:date="2026-01-20T12:21:00Z" w16du:dateUtc="2026-01-20T03:21:00Z"/>
                    <w:rFonts w:ascii="ＭＳ 明朝" w:eastAsia="ＭＳ 明朝" w:hAnsi="ＭＳ 明朝"/>
                  </w:rPr>
                </w:rPrChange>
              </w:rPr>
            </w:pPr>
            <w:moveFrom w:id="6986" w:author="Masato YOSHIKAWA" w:date="2026-01-20T12:21:00Z" w16du:dateUtc="2026-01-20T03:21:00Z">
              <w:r w:rsidRPr="00B83013" w:rsidDel="005B6842">
                <w:rPr>
                  <w:rFonts w:ascii="Times New Roman" w:eastAsia="ＭＳ 明朝" w:hAnsi="Times New Roman" w:cs="Times New Roman"/>
                  <w:rPrChange w:id="6987" w:author="Masato YOSHIKAWA" w:date="2026-01-20T12:25:00Z" w16du:dateUtc="2026-01-20T03:25:00Z">
                    <w:rPr>
                      <w:rFonts w:ascii="ＭＳ 明朝" w:eastAsia="ＭＳ 明朝" w:hAnsi="ＭＳ 明朝"/>
                    </w:rPr>
                  </w:rPrChange>
                </w:rPr>
                <w:t>Minimization</w:t>
              </w:r>
            </w:moveFrom>
          </w:p>
        </w:tc>
      </w:tr>
      <w:tr w:rsidR="002E4570" w:rsidRPr="00B83013" w:rsidDel="005B6842" w14:paraId="6BC4038A" w14:textId="2036929D" w:rsidTr="005B6842">
        <w:tc>
          <w:tcPr>
            <w:tcW w:w="583" w:type="pct"/>
            <w:tcPrChange w:id="6988" w:author="Masato YOSHIKAWA" w:date="2026-01-20T12:20:00Z" w16du:dateUtc="2026-01-20T03:20:00Z">
              <w:tcPr>
                <w:tcW w:w="582" w:type="pct"/>
              </w:tcPr>
            </w:tcPrChange>
          </w:tcPr>
          <w:p w14:paraId="450AC67D" w14:textId="59711001" w:rsidR="002E4570" w:rsidRPr="00B83013" w:rsidDel="005B6842" w:rsidRDefault="002E4570" w:rsidP="00A018DB">
            <w:pPr>
              <w:pStyle w:val="af8"/>
              <w:rPr>
                <w:moveFrom w:id="6989" w:author="Masato YOSHIKAWA" w:date="2026-01-20T12:21:00Z" w16du:dateUtc="2026-01-20T03:21:00Z"/>
                <w:rFonts w:ascii="Times New Roman" w:eastAsia="ＭＳ 明朝" w:hAnsi="Times New Roman" w:cs="Times New Roman"/>
                <w:rPrChange w:id="6990" w:author="Masato YOSHIKAWA" w:date="2026-01-20T12:25:00Z" w16du:dateUtc="2026-01-20T03:25:00Z">
                  <w:rPr>
                    <w:moveFrom w:id="6991" w:author="Masato YOSHIKAWA" w:date="2026-01-20T12:21:00Z" w16du:dateUtc="2026-01-20T03:21:00Z"/>
                    <w:rFonts w:ascii="ＭＳ 明朝" w:eastAsia="ＭＳ 明朝" w:hAnsi="ＭＳ 明朝"/>
                  </w:rPr>
                </w:rPrChange>
              </w:rPr>
            </w:pPr>
            <w:moveFrom w:id="6992" w:author="Masato YOSHIKAWA" w:date="2026-01-20T12:21:00Z" w16du:dateUtc="2026-01-20T03:21:00Z">
              <w:r w:rsidRPr="00B83013" w:rsidDel="005B6842">
                <w:rPr>
                  <w:rFonts w:ascii="Times New Roman" w:eastAsia="ＭＳ 明朝" w:hAnsi="Times New Roman" w:cs="Times New Roman" w:hint="eastAsia"/>
                  <w:rPrChange w:id="6993" w:author="Masato YOSHIKAWA" w:date="2026-01-20T12:25:00Z" w16du:dateUtc="2026-01-20T03:25:00Z">
                    <w:rPr>
                      <w:rFonts w:ascii="ＭＳ 明朝" w:eastAsia="ＭＳ 明朝" w:hAnsi="ＭＳ 明朝" w:hint="eastAsia"/>
                    </w:rPr>
                  </w:rPrChange>
                </w:rPr>
                <w:t>櫓</w:t>
              </w:r>
            </w:moveFrom>
          </w:p>
        </w:tc>
        <w:tc>
          <w:tcPr>
            <w:tcW w:w="583" w:type="pct"/>
            <w:tcPrChange w:id="6994" w:author="Masato YOSHIKAWA" w:date="2026-01-20T12:20:00Z" w16du:dateUtc="2026-01-20T03:20:00Z">
              <w:tcPr>
                <w:tcW w:w="583" w:type="pct"/>
              </w:tcPr>
            </w:tcPrChange>
          </w:tcPr>
          <w:p w14:paraId="496D8353" w14:textId="7FC7C808" w:rsidR="002E4570" w:rsidRPr="00B83013" w:rsidDel="005B6842" w:rsidRDefault="002E4570" w:rsidP="00A018DB">
            <w:pPr>
              <w:pStyle w:val="af8"/>
              <w:rPr>
                <w:moveFrom w:id="6995" w:author="Masato YOSHIKAWA" w:date="2026-01-20T12:21:00Z" w16du:dateUtc="2026-01-20T03:21:00Z"/>
                <w:rFonts w:ascii="Times New Roman" w:eastAsia="ＭＳ 明朝" w:hAnsi="Times New Roman" w:cs="Times New Roman"/>
                <w:rPrChange w:id="6996" w:author="Masato YOSHIKAWA" w:date="2026-01-20T12:25:00Z" w16du:dateUtc="2026-01-20T03:25:00Z">
                  <w:rPr>
                    <w:moveFrom w:id="6997" w:author="Masato YOSHIKAWA" w:date="2026-01-20T12:21:00Z" w16du:dateUtc="2026-01-20T03:21:00Z"/>
                    <w:rFonts w:ascii="ＭＳ 明朝" w:eastAsia="ＭＳ 明朝" w:hAnsi="ＭＳ 明朝"/>
                  </w:rPr>
                </w:rPrChange>
              </w:rPr>
            </w:pPr>
            <w:moveFrom w:id="6998" w:author="Masato YOSHIKAWA" w:date="2026-01-20T12:21:00Z" w16du:dateUtc="2026-01-20T03:21:00Z">
              <w:r w:rsidRPr="00B83013" w:rsidDel="005B6842">
                <w:rPr>
                  <w:rFonts w:ascii="Times New Roman" w:eastAsia="ＭＳ 明朝" w:hAnsi="Times New Roman" w:cs="Times New Roman"/>
                  <w:rPrChange w:id="6999" w:author="Masato YOSHIKAWA" w:date="2026-01-20T12:25:00Z" w16du:dateUtc="2026-01-20T03:25:00Z">
                    <w:rPr>
                      <w:rFonts w:ascii="ＭＳ 明朝" w:eastAsia="ＭＳ 明朝" w:hAnsi="ＭＳ 明朝"/>
                    </w:rPr>
                  </w:rPrChange>
                </w:rPr>
                <w:t>quilt</w:t>
              </w:r>
            </w:moveFrom>
          </w:p>
        </w:tc>
        <w:tc>
          <w:tcPr>
            <w:tcW w:w="629" w:type="pct"/>
            <w:tcPrChange w:id="7000" w:author="Masato YOSHIKAWA" w:date="2026-01-20T12:20:00Z" w16du:dateUtc="2026-01-20T03:20:00Z">
              <w:tcPr>
                <w:tcW w:w="629" w:type="pct"/>
              </w:tcPr>
            </w:tcPrChange>
          </w:tcPr>
          <w:p w14:paraId="0953DFCC" w14:textId="169FE3B7" w:rsidR="002E4570" w:rsidRPr="00B83013" w:rsidDel="005B6842" w:rsidRDefault="002E4570" w:rsidP="00A018DB">
            <w:pPr>
              <w:pStyle w:val="af8"/>
              <w:rPr>
                <w:moveFrom w:id="7001" w:author="Masato YOSHIKAWA" w:date="2026-01-20T12:21:00Z" w16du:dateUtc="2026-01-20T03:21:00Z"/>
                <w:rFonts w:ascii="Times New Roman" w:eastAsia="ＭＳ 明朝" w:hAnsi="Times New Roman" w:cs="Times New Roman"/>
                <w:rPrChange w:id="7002" w:author="Masato YOSHIKAWA" w:date="2026-01-20T12:25:00Z" w16du:dateUtc="2026-01-20T03:25:00Z">
                  <w:rPr>
                    <w:moveFrom w:id="7003" w:author="Masato YOSHIKAWA" w:date="2026-01-20T12:21:00Z" w16du:dateUtc="2026-01-20T03:21:00Z"/>
                    <w:rFonts w:ascii="ＭＳ 明朝" w:eastAsia="ＭＳ 明朝" w:hAnsi="ＭＳ 明朝"/>
                  </w:rPr>
                </w:rPrChange>
              </w:rPr>
            </w:pPr>
            <w:moveFrom w:id="7004" w:author="Masato YOSHIKAWA" w:date="2026-01-20T12:21:00Z" w16du:dateUtc="2026-01-20T03:21:00Z">
              <w:r w:rsidRPr="00B83013" w:rsidDel="005B6842">
                <w:rPr>
                  <w:rFonts w:ascii="Times New Roman" w:eastAsia="ＭＳ 明朝" w:hAnsi="Times New Roman" w:cs="Times New Roman"/>
                  <w:rPrChange w:id="7005" w:author="Masato YOSHIKAWA" w:date="2026-01-20T12:25:00Z" w16du:dateUtc="2026-01-20T03:25:00Z">
                    <w:rPr>
                      <w:rFonts w:ascii="ＭＳ 明朝" w:eastAsia="ＭＳ 明朝" w:hAnsi="ＭＳ 明朝"/>
                    </w:rPr>
                  </w:rPrChange>
                </w:rPr>
                <w:t>なし</w:t>
              </w:r>
            </w:moveFrom>
          </w:p>
        </w:tc>
        <w:tc>
          <w:tcPr>
            <w:tcW w:w="779" w:type="pct"/>
            <w:tcPrChange w:id="7006" w:author="Masato YOSHIKAWA" w:date="2026-01-20T12:20:00Z" w16du:dateUtc="2026-01-20T03:20:00Z">
              <w:tcPr>
                <w:tcW w:w="779" w:type="pct"/>
              </w:tcPr>
            </w:tcPrChange>
          </w:tcPr>
          <w:p w14:paraId="71BD4403" w14:textId="1AE90AE0" w:rsidR="002E4570" w:rsidRPr="00B83013" w:rsidDel="005B6842" w:rsidRDefault="002E4570" w:rsidP="00A018DB">
            <w:pPr>
              <w:pStyle w:val="af8"/>
              <w:rPr>
                <w:moveFrom w:id="7007" w:author="Masato YOSHIKAWA" w:date="2026-01-20T12:21:00Z" w16du:dateUtc="2026-01-20T03:21:00Z"/>
                <w:rFonts w:ascii="Times New Roman" w:eastAsia="ＭＳ 明朝" w:hAnsi="Times New Roman" w:cs="Times New Roman"/>
                <w:rPrChange w:id="7008" w:author="Masato YOSHIKAWA" w:date="2026-01-20T12:25:00Z" w16du:dateUtc="2026-01-20T03:25:00Z">
                  <w:rPr>
                    <w:moveFrom w:id="7009" w:author="Masato YOSHIKAWA" w:date="2026-01-20T12:21:00Z" w16du:dateUtc="2026-01-20T03:21:00Z"/>
                    <w:rFonts w:ascii="ＭＳ 明朝" w:eastAsia="ＭＳ 明朝" w:hAnsi="ＭＳ 明朝"/>
                  </w:rPr>
                </w:rPrChange>
              </w:rPr>
            </w:pPr>
            <w:moveFrom w:id="7010" w:author="Masato YOSHIKAWA" w:date="2026-01-20T12:21:00Z" w16du:dateUtc="2026-01-20T03:21:00Z">
              <w:r w:rsidRPr="00B83013" w:rsidDel="005B6842">
                <w:rPr>
                  <w:rFonts w:ascii="Times New Roman" w:eastAsia="ＭＳ 明朝" w:hAnsi="Times New Roman" w:cs="Times New Roman"/>
                  <w:rPrChange w:id="7011" w:author="Masato YOSHIKAWA" w:date="2026-01-20T12:25:00Z" w16du:dateUtc="2026-01-20T03:25:00Z">
                    <w:rPr>
                      <w:rFonts w:ascii="ＭＳ 明朝" w:eastAsia="ＭＳ 明朝" w:hAnsi="ＭＳ 明朝"/>
                    </w:rPr>
                  </w:rPrChange>
                </w:rPr>
                <w:t>Reduction</w:t>
              </w:r>
            </w:moveFrom>
          </w:p>
        </w:tc>
        <w:tc>
          <w:tcPr>
            <w:tcW w:w="744" w:type="pct"/>
            <w:tcPrChange w:id="7012" w:author="Masato YOSHIKAWA" w:date="2026-01-20T12:20:00Z" w16du:dateUtc="2026-01-20T03:20:00Z">
              <w:tcPr>
                <w:tcW w:w="744" w:type="pct"/>
              </w:tcPr>
            </w:tcPrChange>
          </w:tcPr>
          <w:p w14:paraId="04E71C0F" w14:textId="7BD0F1FA" w:rsidR="002E4570" w:rsidRPr="00B83013" w:rsidDel="005B6842" w:rsidRDefault="002E4570" w:rsidP="00A018DB">
            <w:pPr>
              <w:pStyle w:val="af8"/>
              <w:rPr>
                <w:moveFrom w:id="7013" w:author="Masato YOSHIKAWA" w:date="2026-01-20T12:21:00Z" w16du:dateUtc="2026-01-20T03:21:00Z"/>
                <w:rFonts w:ascii="Times New Roman" w:eastAsia="ＭＳ 明朝" w:hAnsi="Times New Roman" w:cs="Times New Roman"/>
                <w:rPrChange w:id="7014" w:author="Masato YOSHIKAWA" w:date="2026-01-20T12:25:00Z" w16du:dateUtc="2026-01-20T03:25:00Z">
                  <w:rPr>
                    <w:moveFrom w:id="7015" w:author="Masato YOSHIKAWA" w:date="2026-01-20T12:21:00Z" w16du:dateUtc="2026-01-20T03:21:00Z"/>
                    <w:rFonts w:ascii="ＭＳ 明朝" w:eastAsia="ＭＳ 明朝" w:hAnsi="ＭＳ 明朝"/>
                  </w:rPr>
                </w:rPrChange>
              </w:rPr>
            </w:pPr>
            <w:moveFrom w:id="7016" w:author="Masato YOSHIKAWA" w:date="2026-01-20T12:21:00Z" w16du:dateUtc="2026-01-20T03:21:00Z">
              <w:r w:rsidRPr="00B83013" w:rsidDel="005B6842">
                <w:rPr>
                  <w:rFonts w:ascii="Times New Roman" w:eastAsia="ＭＳ 明朝" w:hAnsi="Times New Roman" w:cs="Times New Roman"/>
                  <w:rPrChange w:id="7017" w:author="Masato YOSHIKAWA" w:date="2026-01-20T12:25:00Z" w16du:dateUtc="2026-01-20T03:25:00Z">
                    <w:rPr>
                      <w:rFonts w:ascii="ＭＳ 明朝" w:eastAsia="ＭＳ 明朝" w:hAnsi="ＭＳ 明朝"/>
                    </w:rPr>
                  </w:rPrChange>
                </w:rPr>
                <w:t>Denial</w:t>
              </w:r>
            </w:moveFrom>
          </w:p>
        </w:tc>
        <w:tc>
          <w:tcPr>
            <w:tcW w:w="851" w:type="pct"/>
            <w:tcPrChange w:id="7018" w:author="Masato YOSHIKAWA" w:date="2026-01-20T12:20:00Z" w16du:dateUtc="2026-01-20T03:20:00Z">
              <w:tcPr>
                <w:tcW w:w="851" w:type="pct"/>
              </w:tcPr>
            </w:tcPrChange>
          </w:tcPr>
          <w:p w14:paraId="312C0D65" w14:textId="4171B2A7" w:rsidR="002E4570" w:rsidRPr="00B83013" w:rsidDel="005B6842" w:rsidRDefault="002E4570" w:rsidP="00A018DB">
            <w:pPr>
              <w:pStyle w:val="af8"/>
              <w:rPr>
                <w:moveFrom w:id="7019" w:author="Masato YOSHIKAWA" w:date="2026-01-20T12:21:00Z" w16du:dateUtc="2026-01-20T03:21:00Z"/>
                <w:rFonts w:ascii="Times New Roman" w:eastAsia="ＭＳ 明朝" w:hAnsi="Times New Roman" w:cs="Times New Roman"/>
                <w:rPrChange w:id="7020" w:author="Masato YOSHIKAWA" w:date="2026-01-20T12:25:00Z" w16du:dateUtc="2026-01-20T03:25:00Z">
                  <w:rPr>
                    <w:moveFrom w:id="7021" w:author="Masato YOSHIKAWA" w:date="2026-01-20T12:21:00Z" w16du:dateUtc="2026-01-20T03:21:00Z"/>
                    <w:rFonts w:ascii="ＭＳ 明朝" w:eastAsia="ＭＳ 明朝" w:hAnsi="ＭＳ 明朝"/>
                  </w:rPr>
                </w:rPrChange>
              </w:rPr>
            </w:pPr>
            <w:moveFrom w:id="7022" w:author="Masato YOSHIKAWA" w:date="2026-01-20T12:21:00Z" w16du:dateUtc="2026-01-20T03:21:00Z">
              <w:r w:rsidRPr="00B83013" w:rsidDel="005B6842">
                <w:rPr>
                  <w:rFonts w:ascii="Times New Roman" w:eastAsia="ＭＳ 明朝" w:hAnsi="Times New Roman" w:cs="Times New Roman"/>
                  <w:rPrChange w:id="7023" w:author="Masato YOSHIKAWA" w:date="2026-01-20T12:25:00Z" w16du:dateUtc="2026-01-20T03:25:00Z">
                    <w:rPr>
                      <w:rFonts w:ascii="ＭＳ 明朝" w:eastAsia="ＭＳ 明朝" w:hAnsi="ＭＳ 明朝"/>
                    </w:rPr>
                  </w:rPrChange>
                </w:rPr>
                <w:t>Reduction</w:t>
              </w:r>
            </w:moveFrom>
          </w:p>
        </w:tc>
        <w:tc>
          <w:tcPr>
            <w:tcW w:w="831" w:type="pct"/>
            <w:tcPrChange w:id="7024" w:author="Masato YOSHIKAWA" w:date="2026-01-20T12:20:00Z" w16du:dateUtc="2026-01-20T03:20:00Z">
              <w:tcPr>
                <w:tcW w:w="831" w:type="pct"/>
              </w:tcPr>
            </w:tcPrChange>
          </w:tcPr>
          <w:p w14:paraId="020A9A09" w14:textId="366A1F11" w:rsidR="002E4570" w:rsidRPr="00B83013" w:rsidDel="005B6842" w:rsidRDefault="002E4570" w:rsidP="00A018DB">
            <w:pPr>
              <w:pStyle w:val="af8"/>
              <w:rPr>
                <w:moveFrom w:id="7025" w:author="Masato YOSHIKAWA" w:date="2026-01-20T12:21:00Z" w16du:dateUtc="2026-01-20T03:21:00Z"/>
                <w:rFonts w:ascii="Times New Roman" w:eastAsia="ＭＳ 明朝" w:hAnsi="Times New Roman" w:cs="Times New Roman"/>
                <w:rPrChange w:id="7026" w:author="Masato YOSHIKAWA" w:date="2026-01-20T12:25:00Z" w16du:dateUtc="2026-01-20T03:25:00Z">
                  <w:rPr>
                    <w:moveFrom w:id="7027" w:author="Masato YOSHIKAWA" w:date="2026-01-20T12:21:00Z" w16du:dateUtc="2026-01-20T03:21:00Z"/>
                    <w:rFonts w:ascii="ＭＳ 明朝" w:eastAsia="ＭＳ 明朝" w:hAnsi="ＭＳ 明朝"/>
                  </w:rPr>
                </w:rPrChange>
              </w:rPr>
            </w:pPr>
            <w:moveFrom w:id="7028" w:author="Masato YOSHIKAWA" w:date="2026-01-20T12:21:00Z" w16du:dateUtc="2026-01-20T03:21:00Z">
              <w:r w:rsidRPr="00B83013" w:rsidDel="005B6842">
                <w:rPr>
                  <w:rFonts w:ascii="Times New Roman" w:eastAsia="ＭＳ 明朝" w:hAnsi="Times New Roman" w:cs="Times New Roman"/>
                  <w:rPrChange w:id="7029" w:author="Masato YOSHIKAWA" w:date="2026-01-20T12:25:00Z" w16du:dateUtc="2026-01-20T03:25:00Z">
                    <w:rPr>
                      <w:rFonts w:ascii="ＭＳ 明朝" w:eastAsia="ＭＳ 明朝" w:hAnsi="ＭＳ 明朝"/>
                    </w:rPr>
                  </w:rPrChange>
                </w:rPr>
                <w:t>Denial</w:t>
              </w:r>
            </w:moveFrom>
          </w:p>
        </w:tc>
      </w:tr>
      <w:tr w:rsidR="002E4570" w:rsidRPr="00B83013" w:rsidDel="005B6842" w14:paraId="53A15D51" w14:textId="39A0ACFC" w:rsidTr="005B6842">
        <w:tc>
          <w:tcPr>
            <w:tcW w:w="583" w:type="pct"/>
            <w:tcPrChange w:id="7030" w:author="Masato YOSHIKAWA" w:date="2026-01-20T12:20:00Z" w16du:dateUtc="2026-01-20T03:20:00Z">
              <w:tcPr>
                <w:tcW w:w="582" w:type="pct"/>
              </w:tcPr>
            </w:tcPrChange>
          </w:tcPr>
          <w:p w14:paraId="59C8AEC8" w14:textId="5D4587B4" w:rsidR="002E4570" w:rsidRPr="00B83013" w:rsidDel="005B6842" w:rsidRDefault="002E4570" w:rsidP="00A018DB">
            <w:pPr>
              <w:pStyle w:val="af8"/>
              <w:rPr>
                <w:moveFrom w:id="7031" w:author="Masato YOSHIKAWA" w:date="2026-01-20T12:21:00Z" w16du:dateUtc="2026-01-20T03:21:00Z"/>
                <w:rFonts w:ascii="Times New Roman" w:eastAsia="ＭＳ 明朝" w:hAnsi="Times New Roman" w:cs="Times New Roman"/>
                <w:rPrChange w:id="7032" w:author="Masato YOSHIKAWA" w:date="2026-01-20T12:25:00Z" w16du:dateUtc="2026-01-20T03:25:00Z">
                  <w:rPr>
                    <w:moveFrom w:id="7033" w:author="Masato YOSHIKAWA" w:date="2026-01-20T12:21:00Z" w16du:dateUtc="2026-01-20T03:21:00Z"/>
                    <w:rFonts w:ascii="ＭＳ 明朝" w:eastAsia="ＭＳ 明朝" w:hAnsi="ＭＳ 明朝"/>
                  </w:rPr>
                </w:rPrChange>
              </w:rPr>
            </w:pPr>
            <w:moveFrom w:id="7034" w:author="Masato YOSHIKAWA" w:date="2026-01-20T12:21:00Z" w16du:dateUtc="2026-01-20T03:21:00Z">
              <w:r w:rsidRPr="00B83013" w:rsidDel="005B6842">
                <w:rPr>
                  <w:rFonts w:ascii="Times New Roman" w:eastAsia="ＭＳ 明朝" w:hAnsi="Times New Roman" w:cs="Times New Roman" w:hint="eastAsia"/>
                  <w:rPrChange w:id="7035" w:author="Masato YOSHIKAWA" w:date="2026-01-20T12:25:00Z" w16du:dateUtc="2026-01-20T03:25:00Z">
                    <w:rPr>
                      <w:rFonts w:ascii="ＭＳ 明朝" w:eastAsia="ＭＳ 明朝" w:hAnsi="ＭＳ 明朝" w:hint="eastAsia"/>
                    </w:rPr>
                  </w:rPrChange>
                </w:rPr>
                <w:t>火箸</w:t>
              </w:r>
            </w:moveFrom>
          </w:p>
        </w:tc>
        <w:tc>
          <w:tcPr>
            <w:tcW w:w="583" w:type="pct"/>
            <w:tcPrChange w:id="7036" w:author="Masato YOSHIKAWA" w:date="2026-01-20T12:20:00Z" w16du:dateUtc="2026-01-20T03:20:00Z">
              <w:tcPr>
                <w:tcW w:w="583" w:type="pct"/>
              </w:tcPr>
            </w:tcPrChange>
          </w:tcPr>
          <w:p w14:paraId="02E623EC" w14:textId="2F995BA3" w:rsidR="002E4570" w:rsidRPr="00B83013" w:rsidDel="005B6842" w:rsidRDefault="002E4570" w:rsidP="00A018DB">
            <w:pPr>
              <w:pStyle w:val="af8"/>
              <w:rPr>
                <w:moveFrom w:id="7037" w:author="Masato YOSHIKAWA" w:date="2026-01-20T12:21:00Z" w16du:dateUtc="2026-01-20T03:21:00Z"/>
                <w:rFonts w:ascii="Times New Roman" w:eastAsia="ＭＳ 明朝" w:hAnsi="Times New Roman" w:cs="Times New Roman"/>
                <w:rPrChange w:id="7038" w:author="Masato YOSHIKAWA" w:date="2026-01-20T12:25:00Z" w16du:dateUtc="2026-01-20T03:25:00Z">
                  <w:rPr>
                    <w:moveFrom w:id="7039" w:author="Masato YOSHIKAWA" w:date="2026-01-20T12:21:00Z" w16du:dateUtc="2026-01-20T03:21:00Z"/>
                    <w:rFonts w:ascii="ＭＳ 明朝" w:eastAsia="ＭＳ 明朝" w:hAnsi="ＭＳ 明朝"/>
                  </w:rPr>
                </w:rPrChange>
              </w:rPr>
            </w:pPr>
            <w:moveFrom w:id="7040" w:author="Masato YOSHIKAWA" w:date="2026-01-20T12:21:00Z" w16du:dateUtc="2026-01-20T03:21:00Z">
              <w:r w:rsidRPr="00B83013" w:rsidDel="005B6842">
                <w:rPr>
                  <w:rFonts w:ascii="Times New Roman" w:eastAsia="ＭＳ 明朝" w:hAnsi="Times New Roman" w:cs="Times New Roman"/>
                  <w:rPrChange w:id="7041" w:author="Masato YOSHIKAWA" w:date="2026-01-20T12:25:00Z" w16du:dateUtc="2026-01-20T03:25:00Z">
                    <w:rPr>
                      <w:rFonts w:ascii="ＭＳ 明朝" w:eastAsia="ＭＳ 明朝" w:hAnsi="ＭＳ 明朝"/>
                    </w:rPr>
                  </w:rPrChange>
                </w:rPr>
                <w:t>the tongs</w:t>
              </w:r>
            </w:moveFrom>
          </w:p>
        </w:tc>
        <w:tc>
          <w:tcPr>
            <w:tcW w:w="629" w:type="pct"/>
            <w:tcPrChange w:id="7042" w:author="Masato YOSHIKAWA" w:date="2026-01-20T12:20:00Z" w16du:dateUtc="2026-01-20T03:20:00Z">
              <w:tcPr>
                <w:tcW w:w="629" w:type="pct"/>
              </w:tcPr>
            </w:tcPrChange>
          </w:tcPr>
          <w:p w14:paraId="51FCD279" w14:textId="78545B73" w:rsidR="002E4570" w:rsidRPr="00B83013" w:rsidDel="005B6842" w:rsidRDefault="002E4570" w:rsidP="00A018DB">
            <w:pPr>
              <w:pStyle w:val="af8"/>
              <w:rPr>
                <w:moveFrom w:id="7043" w:author="Masato YOSHIKAWA" w:date="2026-01-20T12:21:00Z" w16du:dateUtc="2026-01-20T03:21:00Z"/>
                <w:rFonts w:ascii="Times New Roman" w:eastAsia="ＭＳ 明朝" w:hAnsi="Times New Roman" w:cs="Times New Roman"/>
                <w:rPrChange w:id="7044" w:author="Masato YOSHIKAWA" w:date="2026-01-20T12:25:00Z" w16du:dateUtc="2026-01-20T03:25:00Z">
                  <w:rPr>
                    <w:moveFrom w:id="7045" w:author="Masato YOSHIKAWA" w:date="2026-01-20T12:21:00Z" w16du:dateUtc="2026-01-20T03:21:00Z"/>
                    <w:rFonts w:ascii="ＭＳ 明朝" w:eastAsia="ＭＳ 明朝" w:hAnsi="ＭＳ 明朝"/>
                  </w:rPr>
                </w:rPrChange>
              </w:rPr>
            </w:pPr>
            <w:moveFrom w:id="7046" w:author="Masato YOSHIKAWA" w:date="2026-01-20T12:21:00Z" w16du:dateUtc="2026-01-20T03:21:00Z">
              <w:r w:rsidRPr="00B83013" w:rsidDel="005B6842">
                <w:rPr>
                  <w:rFonts w:ascii="Times New Roman" w:eastAsia="ＭＳ 明朝" w:hAnsi="Times New Roman" w:cs="Times New Roman"/>
                  <w:rPrChange w:id="7047" w:author="Masato YOSHIKAWA" w:date="2026-01-20T12:25:00Z" w16du:dateUtc="2026-01-20T03:25:00Z">
                    <w:rPr>
                      <w:rFonts w:ascii="ＭＳ 明朝" w:eastAsia="ＭＳ 明朝" w:hAnsi="ＭＳ 明朝"/>
                    </w:rPr>
                  </w:rPrChange>
                </w:rPr>
                <w:t>a pair of tongs</w:t>
              </w:r>
            </w:moveFrom>
          </w:p>
        </w:tc>
        <w:tc>
          <w:tcPr>
            <w:tcW w:w="779" w:type="pct"/>
            <w:tcPrChange w:id="7048" w:author="Masato YOSHIKAWA" w:date="2026-01-20T12:20:00Z" w16du:dateUtc="2026-01-20T03:20:00Z">
              <w:tcPr>
                <w:tcW w:w="779" w:type="pct"/>
              </w:tcPr>
            </w:tcPrChange>
          </w:tcPr>
          <w:p w14:paraId="6B235F92" w14:textId="18EA0A77" w:rsidR="002E4570" w:rsidRPr="00B83013" w:rsidDel="005B6842" w:rsidRDefault="002E4570" w:rsidP="00A018DB">
            <w:pPr>
              <w:pStyle w:val="af8"/>
              <w:rPr>
                <w:moveFrom w:id="7049" w:author="Masato YOSHIKAWA" w:date="2026-01-20T12:21:00Z" w16du:dateUtc="2026-01-20T03:21:00Z"/>
                <w:rFonts w:ascii="Times New Roman" w:eastAsia="ＭＳ 明朝" w:hAnsi="Times New Roman" w:cs="Times New Roman"/>
                <w:rPrChange w:id="7050" w:author="Masato YOSHIKAWA" w:date="2026-01-20T12:25:00Z" w16du:dateUtc="2026-01-20T03:25:00Z">
                  <w:rPr>
                    <w:moveFrom w:id="7051" w:author="Masato YOSHIKAWA" w:date="2026-01-20T12:21:00Z" w16du:dateUtc="2026-01-20T03:21:00Z"/>
                    <w:rFonts w:ascii="ＭＳ 明朝" w:eastAsia="ＭＳ 明朝" w:hAnsi="ＭＳ 明朝"/>
                  </w:rPr>
                </w:rPrChange>
              </w:rPr>
            </w:pPr>
            <w:moveFrom w:id="7052" w:author="Masato YOSHIKAWA" w:date="2026-01-20T12:21:00Z" w16du:dateUtc="2026-01-20T03:21:00Z">
              <w:r w:rsidRPr="00B83013" w:rsidDel="005B6842">
                <w:rPr>
                  <w:rFonts w:ascii="Times New Roman" w:eastAsia="ＭＳ 明朝" w:hAnsi="Times New Roman" w:cs="Times New Roman"/>
                  <w:rPrChange w:id="7053" w:author="Masato YOSHIKAWA" w:date="2026-01-20T12:25:00Z" w16du:dateUtc="2026-01-20T03:25:00Z">
                    <w:rPr>
                      <w:rFonts w:ascii="ＭＳ 明朝" w:eastAsia="ＭＳ 明朝" w:hAnsi="ＭＳ 明朝"/>
                    </w:rPr>
                  </w:rPrChange>
                </w:rPr>
                <w:t>Established equivalent</w:t>
              </w:r>
            </w:moveFrom>
          </w:p>
        </w:tc>
        <w:tc>
          <w:tcPr>
            <w:tcW w:w="744" w:type="pct"/>
            <w:tcPrChange w:id="7054" w:author="Masato YOSHIKAWA" w:date="2026-01-20T12:20:00Z" w16du:dateUtc="2026-01-20T03:20:00Z">
              <w:tcPr>
                <w:tcW w:w="744" w:type="pct"/>
              </w:tcPr>
            </w:tcPrChange>
          </w:tcPr>
          <w:p w14:paraId="47165F4C" w14:textId="512ADE88" w:rsidR="002E4570" w:rsidRPr="00B83013" w:rsidDel="005B6842" w:rsidRDefault="002E4570" w:rsidP="00A018DB">
            <w:pPr>
              <w:pStyle w:val="af8"/>
              <w:rPr>
                <w:moveFrom w:id="7055" w:author="Masato YOSHIKAWA" w:date="2026-01-20T12:21:00Z" w16du:dateUtc="2026-01-20T03:21:00Z"/>
                <w:rFonts w:ascii="Times New Roman" w:eastAsia="ＭＳ 明朝" w:hAnsi="Times New Roman" w:cs="Times New Roman"/>
                <w:rPrChange w:id="7056" w:author="Masato YOSHIKAWA" w:date="2026-01-20T12:25:00Z" w16du:dateUtc="2026-01-20T03:25:00Z">
                  <w:rPr>
                    <w:moveFrom w:id="7057" w:author="Masato YOSHIKAWA" w:date="2026-01-20T12:21:00Z" w16du:dateUtc="2026-01-20T03:21:00Z"/>
                    <w:rFonts w:ascii="ＭＳ 明朝" w:eastAsia="ＭＳ 明朝" w:hAnsi="ＭＳ 明朝"/>
                  </w:rPr>
                </w:rPrChange>
              </w:rPr>
            </w:pPr>
            <w:moveFrom w:id="7058" w:author="Masato YOSHIKAWA" w:date="2026-01-20T12:21:00Z" w16du:dateUtc="2026-01-20T03:21:00Z">
              <w:r w:rsidRPr="00B83013" w:rsidDel="005B6842">
                <w:rPr>
                  <w:rFonts w:ascii="Times New Roman" w:eastAsia="ＭＳ 明朝" w:hAnsi="Times New Roman" w:cs="Times New Roman"/>
                  <w:rPrChange w:id="7059" w:author="Masato YOSHIKAWA" w:date="2026-01-20T12:25:00Z" w16du:dateUtc="2026-01-20T03:25:00Z">
                    <w:rPr>
                      <w:rFonts w:ascii="ＭＳ 明朝" w:eastAsia="ＭＳ 明朝" w:hAnsi="ＭＳ 明朝"/>
                    </w:rPr>
                  </w:rPrChange>
                </w:rPr>
                <w:t>Minimization</w:t>
              </w:r>
            </w:moveFrom>
          </w:p>
        </w:tc>
        <w:tc>
          <w:tcPr>
            <w:tcW w:w="851" w:type="pct"/>
            <w:tcPrChange w:id="7060" w:author="Masato YOSHIKAWA" w:date="2026-01-20T12:20:00Z" w16du:dateUtc="2026-01-20T03:20:00Z">
              <w:tcPr>
                <w:tcW w:w="851" w:type="pct"/>
              </w:tcPr>
            </w:tcPrChange>
          </w:tcPr>
          <w:p w14:paraId="4052B8CE" w14:textId="67C69C11" w:rsidR="002E4570" w:rsidRPr="00B83013" w:rsidDel="005B6842" w:rsidRDefault="002E4570" w:rsidP="00A018DB">
            <w:pPr>
              <w:pStyle w:val="af8"/>
              <w:rPr>
                <w:moveFrom w:id="7061" w:author="Masato YOSHIKAWA" w:date="2026-01-20T12:21:00Z" w16du:dateUtc="2026-01-20T03:21:00Z"/>
                <w:rFonts w:ascii="Times New Roman" w:eastAsia="ＭＳ 明朝" w:hAnsi="Times New Roman" w:cs="Times New Roman"/>
                <w:rPrChange w:id="7062" w:author="Masato YOSHIKAWA" w:date="2026-01-20T12:25:00Z" w16du:dateUtc="2026-01-20T03:25:00Z">
                  <w:rPr>
                    <w:moveFrom w:id="7063" w:author="Masato YOSHIKAWA" w:date="2026-01-20T12:21:00Z" w16du:dateUtc="2026-01-20T03:21:00Z"/>
                    <w:rFonts w:ascii="ＭＳ 明朝" w:eastAsia="ＭＳ 明朝" w:hAnsi="ＭＳ 明朝"/>
                  </w:rPr>
                </w:rPrChange>
              </w:rPr>
            </w:pPr>
            <w:moveFrom w:id="7064" w:author="Masato YOSHIKAWA" w:date="2026-01-20T12:21:00Z" w16du:dateUtc="2026-01-20T03:21:00Z">
              <w:r w:rsidRPr="00B83013" w:rsidDel="005B6842">
                <w:rPr>
                  <w:rFonts w:ascii="Times New Roman" w:eastAsia="ＭＳ 明朝" w:hAnsi="Times New Roman" w:cs="Times New Roman"/>
                  <w:rPrChange w:id="7065" w:author="Masato YOSHIKAWA" w:date="2026-01-20T12:25:00Z" w16du:dateUtc="2026-01-20T03:25:00Z">
                    <w:rPr>
                      <w:rFonts w:ascii="ＭＳ 明朝" w:eastAsia="ＭＳ 明朝" w:hAnsi="ＭＳ 明朝"/>
                    </w:rPr>
                  </w:rPrChange>
                </w:rPr>
                <w:t>Established equivalent</w:t>
              </w:r>
            </w:moveFrom>
          </w:p>
        </w:tc>
        <w:tc>
          <w:tcPr>
            <w:tcW w:w="831" w:type="pct"/>
            <w:tcPrChange w:id="7066" w:author="Masato YOSHIKAWA" w:date="2026-01-20T12:20:00Z" w16du:dateUtc="2026-01-20T03:20:00Z">
              <w:tcPr>
                <w:tcW w:w="831" w:type="pct"/>
              </w:tcPr>
            </w:tcPrChange>
          </w:tcPr>
          <w:p w14:paraId="40889AA4" w14:textId="396A2F2D" w:rsidR="002E4570" w:rsidRPr="00B83013" w:rsidDel="005B6842" w:rsidRDefault="002E4570" w:rsidP="00A018DB">
            <w:pPr>
              <w:pStyle w:val="af8"/>
              <w:rPr>
                <w:moveFrom w:id="7067" w:author="Masato YOSHIKAWA" w:date="2026-01-20T12:21:00Z" w16du:dateUtc="2026-01-20T03:21:00Z"/>
                <w:rFonts w:ascii="Times New Roman" w:eastAsia="ＭＳ 明朝" w:hAnsi="Times New Roman" w:cs="Times New Roman"/>
                <w:rPrChange w:id="7068" w:author="Masato YOSHIKAWA" w:date="2026-01-20T12:25:00Z" w16du:dateUtc="2026-01-20T03:25:00Z">
                  <w:rPr>
                    <w:moveFrom w:id="7069" w:author="Masato YOSHIKAWA" w:date="2026-01-20T12:21:00Z" w16du:dateUtc="2026-01-20T03:21:00Z"/>
                    <w:rFonts w:ascii="ＭＳ 明朝" w:eastAsia="ＭＳ 明朝" w:hAnsi="ＭＳ 明朝"/>
                  </w:rPr>
                </w:rPrChange>
              </w:rPr>
            </w:pPr>
            <w:moveFrom w:id="7070" w:author="Masato YOSHIKAWA" w:date="2026-01-20T12:21:00Z" w16du:dateUtc="2026-01-20T03:21:00Z">
              <w:r w:rsidRPr="00B83013" w:rsidDel="005B6842">
                <w:rPr>
                  <w:rFonts w:ascii="Times New Roman" w:eastAsia="ＭＳ 明朝" w:hAnsi="Times New Roman" w:cs="Times New Roman"/>
                  <w:rPrChange w:id="7071" w:author="Masato YOSHIKAWA" w:date="2026-01-20T12:25:00Z" w16du:dateUtc="2026-01-20T03:25:00Z">
                    <w:rPr>
                      <w:rFonts w:ascii="ＭＳ 明朝" w:eastAsia="ＭＳ 明朝" w:hAnsi="ＭＳ 明朝"/>
                    </w:rPr>
                  </w:rPrChange>
                </w:rPr>
                <w:t>Minimization</w:t>
              </w:r>
            </w:moveFrom>
          </w:p>
        </w:tc>
      </w:tr>
      <w:tr w:rsidR="002E4570" w:rsidRPr="00B83013" w:rsidDel="005B6842" w14:paraId="6E7A2F48" w14:textId="10EE82CC" w:rsidTr="005B6842">
        <w:tc>
          <w:tcPr>
            <w:tcW w:w="583" w:type="pct"/>
            <w:tcPrChange w:id="7072" w:author="Masato YOSHIKAWA" w:date="2026-01-20T12:20:00Z" w16du:dateUtc="2026-01-20T03:20:00Z">
              <w:tcPr>
                <w:tcW w:w="582" w:type="pct"/>
              </w:tcPr>
            </w:tcPrChange>
          </w:tcPr>
          <w:p w14:paraId="7085E129" w14:textId="32C752F0" w:rsidR="002E4570" w:rsidRPr="00B83013" w:rsidDel="005B6842" w:rsidRDefault="002E4570" w:rsidP="00A018DB">
            <w:pPr>
              <w:pStyle w:val="af8"/>
              <w:rPr>
                <w:moveFrom w:id="7073" w:author="Masato YOSHIKAWA" w:date="2026-01-20T12:21:00Z" w16du:dateUtc="2026-01-20T03:21:00Z"/>
                <w:rFonts w:ascii="Times New Roman" w:eastAsia="ＭＳ 明朝" w:hAnsi="Times New Roman" w:cs="Times New Roman"/>
                <w:rPrChange w:id="7074" w:author="Masato YOSHIKAWA" w:date="2026-01-20T12:25:00Z" w16du:dateUtc="2026-01-20T03:25:00Z">
                  <w:rPr>
                    <w:moveFrom w:id="7075" w:author="Masato YOSHIKAWA" w:date="2026-01-20T12:21:00Z" w16du:dateUtc="2026-01-20T03:21:00Z"/>
                    <w:rFonts w:ascii="ＭＳ 明朝" w:eastAsia="ＭＳ 明朝" w:hAnsi="ＭＳ 明朝"/>
                  </w:rPr>
                </w:rPrChange>
              </w:rPr>
            </w:pPr>
            <w:moveFrom w:id="7076" w:author="Masato YOSHIKAWA" w:date="2026-01-20T12:21:00Z" w16du:dateUtc="2026-01-20T03:21:00Z">
              <w:r w:rsidRPr="00B83013" w:rsidDel="005B6842">
                <w:rPr>
                  <w:rFonts w:ascii="Times New Roman" w:eastAsia="ＭＳ 明朝" w:hAnsi="Times New Roman" w:cs="Times New Roman" w:hint="eastAsia"/>
                  <w:rPrChange w:id="7077" w:author="Masato YOSHIKAWA" w:date="2026-01-20T12:25:00Z" w16du:dateUtc="2026-01-20T03:25:00Z">
                    <w:rPr>
                      <w:rFonts w:ascii="ＭＳ 明朝" w:eastAsia="ＭＳ 明朝" w:hAnsi="ＭＳ 明朝" w:hint="eastAsia"/>
                    </w:rPr>
                  </w:rPrChange>
                </w:rPr>
                <w:t>碁</w:t>
              </w:r>
            </w:moveFrom>
          </w:p>
        </w:tc>
        <w:tc>
          <w:tcPr>
            <w:tcW w:w="583" w:type="pct"/>
            <w:tcPrChange w:id="7078" w:author="Masato YOSHIKAWA" w:date="2026-01-20T12:20:00Z" w16du:dateUtc="2026-01-20T03:20:00Z">
              <w:tcPr>
                <w:tcW w:w="583" w:type="pct"/>
              </w:tcPr>
            </w:tcPrChange>
          </w:tcPr>
          <w:p w14:paraId="5B1BE1F2" w14:textId="6E7491BD" w:rsidR="002E4570" w:rsidRPr="00B83013" w:rsidDel="005B6842" w:rsidRDefault="002E4570" w:rsidP="00A018DB">
            <w:pPr>
              <w:pStyle w:val="af8"/>
              <w:rPr>
                <w:moveFrom w:id="7079" w:author="Masato YOSHIKAWA" w:date="2026-01-20T12:21:00Z" w16du:dateUtc="2026-01-20T03:21:00Z"/>
                <w:rFonts w:ascii="Times New Roman" w:eastAsia="ＭＳ 明朝" w:hAnsi="Times New Roman" w:cs="Times New Roman"/>
                <w:rPrChange w:id="7080" w:author="Masato YOSHIKAWA" w:date="2026-01-20T12:25:00Z" w16du:dateUtc="2026-01-20T03:25:00Z">
                  <w:rPr>
                    <w:moveFrom w:id="7081" w:author="Masato YOSHIKAWA" w:date="2026-01-20T12:21:00Z" w16du:dateUtc="2026-01-20T03:21:00Z"/>
                    <w:rFonts w:ascii="ＭＳ 明朝" w:eastAsia="ＭＳ 明朝" w:hAnsi="ＭＳ 明朝"/>
                  </w:rPr>
                </w:rPrChange>
              </w:rPr>
            </w:pPr>
            <w:moveFrom w:id="7082" w:author="Masato YOSHIKAWA" w:date="2026-01-20T12:21:00Z" w16du:dateUtc="2026-01-20T03:21:00Z">
              <w:r w:rsidRPr="00B83013" w:rsidDel="005B6842">
                <w:rPr>
                  <w:rFonts w:ascii="Times New Roman" w:eastAsia="ＭＳ 明朝" w:hAnsi="Times New Roman" w:cs="Times New Roman"/>
                  <w:rPrChange w:id="7083" w:author="Masato YOSHIKAWA" w:date="2026-01-20T12:25:00Z" w16du:dateUtc="2026-01-20T03:25:00Z">
                    <w:rPr>
                      <w:rFonts w:ascii="ＭＳ 明朝" w:eastAsia="ＭＳ 明朝" w:hAnsi="ＭＳ 明朝"/>
                    </w:rPr>
                  </w:rPrChange>
                </w:rPr>
                <w:t>go</w:t>
              </w:r>
            </w:moveFrom>
          </w:p>
        </w:tc>
        <w:tc>
          <w:tcPr>
            <w:tcW w:w="629" w:type="pct"/>
            <w:tcPrChange w:id="7084" w:author="Masato YOSHIKAWA" w:date="2026-01-20T12:20:00Z" w16du:dateUtc="2026-01-20T03:20:00Z">
              <w:tcPr>
                <w:tcW w:w="629" w:type="pct"/>
              </w:tcPr>
            </w:tcPrChange>
          </w:tcPr>
          <w:p w14:paraId="57B7EB16" w14:textId="117CC3CB" w:rsidR="002E4570" w:rsidRPr="00B83013" w:rsidDel="005B6842" w:rsidRDefault="002E4570" w:rsidP="00A018DB">
            <w:pPr>
              <w:pStyle w:val="af8"/>
              <w:rPr>
                <w:moveFrom w:id="7085" w:author="Masato YOSHIKAWA" w:date="2026-01-20T12:21:00Z" w16du:dateUtc="2026-01-20T03:21:00Z"/>
                <w:rFonts w:ascii="Times New Roman" w:eastAsia="ＭＳ 明朝" w:hAnsi="Times New Roman" w:cs="Times New Roman"/>
                <w:rPrChange w:id="7086" w:author="Masato YOSHIKAWA" w:date="2026-01-20T12:25:00Z" w16du:dateUtc="2026-01-20T03:25:00Z">
                  <w:rPr>
                    <w:moveFrom w:id="7087" w:author="Masato YOSHIKAWA" w:date="2026-01-20T12:21:00Z" w16du:dateUtc="2026-01-20T03:21:00Z"/>
                    <w:rFonts w:ascii="ＭＳ 明朝" w:eastAsia="ＭＳ 明朝" w:hAnsi="ＭＳ 明朝"/>
                  </w:rPr>
                </w:rPrChange>
              </w:rPr>
            </w:pPr>
            <w:moveFrom w:id="7088" w:author="Masato YOSHIKAWA" w:date="2026-01-20T12:21:00Z" w16du:dateUtc="2026-01-20T03:21:00Z">
              <w:r w:rsidRPr="00B83013" w:rsidDel="005B6842">
                <w:rPr>
                  <w:rFonts w:ascii="Times New Roman" w:eastAsia="ＭＳ 明朝" w:hAnsi="Times New Roman" w:cs="Times New Roman"/>
                  <w:rPrChange w:id="7089" w:author="Masato YOSHIKAWA" w:date="2026-01-20T12:25:00Z" w16du:dateUtc="2026-01-20T03:25:00Z">
                    <w:rPr>
                      <w:rFonts w:ascii="ＭＳ 明朝" w:eastAsia="ＭＳ 明朝" w:hAnsi="ＭＳ 明朝"/>
                    </w:rPr>
                  </w:rPrChange>
                </w:rPr>
                <w:t>go</w:t>
              </w:r>
            </w:moveFrom>
          </w:p>
        </w:tc>
        <w:tc>
          <w:tcPr>
            <w:tcW w:w="779" w:type="pct"/>
            <w:tcPrChange w:id="7090" w:author="Masato YOSHIKAWA" w:date="2026-01-20T12:20:00Z" w16du:dateUtc="2026-01-20T03:20:00Z">
              <w:tcPr>
                <w:tcW w:w="779" w:type="pct"/>
              </w:tcPr>
            </w:tcPrChange>
          </w:tcPr>
          <w:p w14:paraId="45C29398" w14:textId="35794C8B" w:rsidR="002E4570" w:rsidRPr="00B83013" w:rsidDel="005B6842" w:rsidRDefault="002E4570" w:rsidP="00A018DB">
            <w:pPr>
              <w:pStyle w:val="af8"/>
              <w:rPr>
                <w:moveFrom w:id="7091" w:author="Masato YOSHIKAWA" w:date="2026-01-20T12:21:00Z" w16du:dateUtc="2026-01-20T03:21:00Z"/>
                <w:rFonts w:ascii="Times New Roman" w:eastAsia="ＭＳ 明朝" w:hAnsi="Times New Roman" w:cs="Times New Roman"/>
                <w:rPrChange w:id="7092" w:author="Masato YOSHIKAWA" w:date="2026-01-20T12:25:00Z" w16du:dateUtc="2026-01-20T03:25:00Z">
                  <w:rPr>
                    <w:moveFrom w:id="7093" w:author="Masato YOSHIKAWA" w:date="2026-01-20T12:21:00Z" w16du:dateUtc="2026-01-20T03:21:00Z"/>
                    <w:rFonts w:ascii="ＭＳ 明朝" w:eastAsia="ＭＳ 明朝" w:hAnsi="ＭＳ 明朝"/>
                  </w:rPr>
                </w:rPrChange>
              </w:rPr>
            </w:pPr>
            <w:moveFrom w:id="7094" w:author="Masato YOSHIKAWA" w:date="2026-01-20T12:21:00Z" w16du:dateUtc="2026-01-20T03:21:00Z">
              <w:r w:rsidRPr="00B83013" w:rsidDel="005B6842">
                <w:rPr>
                  <w:rFonts w:ascii="Times New Roman" w:eastAsia="ＭＳ 明朝" w:hAnsi="Times New Roman" w:cs="Times New Roman"/>
                  <w:rPrChange w:id="7095" w:author="Masato YOSHIKAWA" w:date="2026-01-20T12:25:00Z" w16du:dateUtc="2026-01-20T03:25:00Z">
                    <w:rPr>
                      <w:rFonts w:ascii="ＭＳ 明朝" w:eastAsia="ＭＳ 明朝" w:hAnsi="ＭＳ 明朝"/>
                    </w:rPr>
                  </w:rPrChange>
                </w:rPr>
                <w:t>Amplification</w:t>
              </w:r>
            </w:moveFrom>
          </w:p>
        </w:tc>
        <w:tc>
          <w:tcPr>
            <w:tcW w:w="744" w:type="pct"/>
            <w:tcPrChange w:id="7096" w:author="Masato YOSHIKAWA" w:date="2026-01-20T12:20:00Z" w16du:dateUtc="2026-01-20T03:20:00Z">
              <w:tcPr>
                <w:tcW w:w="744" w:type="pct"/>
              </w:tcPr>
            </w:tcPrChange>
          </w:tcPr>
          <w:p w14:paraId="54A4F793" w14:textId="309CF848" w:rsidR="002E4570" w:rsidRPr="00B83013" w:rsidDel="005B6842" w:rsidRDefault="002E4570" w:rsidP="00A018DB">
            <w:pPr>
              <w:pStyle w:val="af8"/>
              <w:rPr>
                <w:moveFrom w:id="7097" w:author="Masato YOSHIKAWA" w:date="2026-01-20T12:21:00Z" w16du:dateUtc="2026-01-20T03:21:00Z"/>
                <w:rFonts w:ascii="Times New Roman" w:eastAsia="ＭＳ 明朝" w:hAnsi="Times New Roman" w:cs="Times New Roman"/>
                <w:rPrChange w:id="7098" w:author="Masato YOSHIKAWA" w:date="2026-01-20T12:25:00Z" w16du:dateUtc="2026-01-20T03:25:00Z">
                  <w:rPr>
                    <w:moveFrom w:id="7099" w:author="Masato YOSHIKAWA" w:date="2026-01-20T12:21:00Z" w16du:dateUtc="2026-01-20T03:21:00Z"/>
                    <w:rFonts w:ascii="ＭＳ 明朝" w:eastAsia="ＭＳ 明朝" w:hAnsi="ＭＳ 明朝"/>
                  </w:rPr>
                </w:rPrChange>
              </w:rPr>
            </w:pPr>
            <w:moveFrom w:id="7100" w:author="Masato YOSHIKAWA" w:date="2026-01-20T12:21:00Z" w16du:dateUtc="2026-01-20T03:21:00Z">
              <w:r w:rsidRPr="00B83013" w:rsidDel="005B6842">
                <w:rPr>
                  <w:rFonts w:ascii="Times New Roman" w:eastAsia="ＭＳ 明朝" w:hAnsi="Times New Roman" w:cs="Times New Roman"/>
                  <w:rPrChange w:id="7101" w:author="Masato YOSHIKAWA" w:date="2026-01-20T12:25:00Z" w16du:dateUtc="2026-01-20T03:25:00Z">
                    <w:rPr>
                      <w:rFonts w:ascii="ＭＳ 明朝" w:eastAsia="ＭＳ 明朝" w:hAnsi="ＭＳ 明朝"/>
                    </w:rPr>
                  </w:rPrChange>
                </w:rPr>
                <w:t>Adaptation</w:t>
              </w:r>
            </w:moveFrom>
          </w:p>
        </w:tc>
        <w:tc>
          <w:tcPr>
            <w:tcW w:w="851" w:type="pct"/>
            <w:tcPrChange w:id="7102" w:author="Masato YOSHIKAWA" w:date="2026-01-20T12:20:00Z" w16du:dateUtc="2026-01-20T03:20:00Z">
              <w:tcPr>
                <w:tcW w:w="851" w:type="pct"/>
              </w:tcPr>
            </w:tcPrChange>
          </w:tcPr>
          <w:p w14:paraId="57BA9592" w14:textId="099D0AF8" w:rsidR="002E4570" w:rsidRPr="00B83013" w:rsidDel="005B6842" w:rsidRDefault="002E4570" w:rsidP="00A018DB">
            <w:pPr>
              <w:pStyle w:val="af8"/>
              <w:rPr>
                <w:moveFrom w:id="7103" w:author="Masato YOSHIKAWA" w:date="2026-01-20T12:21:00Z" w16du:dateUtc="2026-01-20T03:21:00Z"/>
                <w:rFonts w:ascii="Times New Roman" w:eastAsia="ＭＳ 明朝" w:hAnsi="Times New Roman" w:cs="Times New Roman"/>
                <w:rPrChange w:id="7104" w:author="Masato YOSHIKAWA" w:date="2026-01-20T12:25:00Z" w16du:dateUtc="2026-01-20T03:25:00Z">
                  <w:rPr>
                    <w:moveFrom w:id="7105" w:author="Masato YOSHIKAWA" w:date="2026-01-20T12:21:00Z" w16du:dateUtc="2026-01-20T03:21:00Z"/>
                    <w:rFonts w:ascii="ＭＳ 明朝" w:eastAsia="ＭＳ 明朝" w:hAnsi="ＭＳ 明朝"/>
                  </w:rPr>
                </w:rPrChange>
              </w:rPr>
            </w:pPr>
            <w:moveFrom w:id="7106" w:author="Masato YOSHIKAWA" w:date="2026-01-20T12:21:00Z" w16du:dateUtc="2026-01-20T03:21:00Z">
              <w:r w:rsidRPr="00B83013" w:rsidDel="005B6842">
                <w:rPr>
                  <w:rFonts w:ascii="Times New Roman" w:eastAsia="ＭＳ 明朝" w:hAnsi="Times New Roman" w:cs="Times New Roman"/>
                  <w:rPrChange w:id="7107" w:author="Masato YOSHIKAWA" w:date="2026-01-20T12:25:00Z" w16du:dateUtc="2026-01-20T03:25:00Z">
                    <w:rPr>
                      <w:rFonts w:ascii="ＭＳ 明朝" w:eastAsia="ＭＳ 明朝" w:hAnsi="ＭＳ 明朝"/>
                    </w:rPr>
                  </w:rPrChange>
                </w:rPr>
                <w:t>Amplification</w:t>
              </w:r>
            </w:moveFrom>
          </w:p>
        </w:tc>
        <w:tc>
          <w:tcPr>
            <w:tcW w:w="831" w:type="pct"/>
            <w:tcPrChange w:id="7108" w:author="Masato YOSHIKAWA" w:date="2026-01-20T12:20:00Z" w16du:dateUtc="2026-01-20T03:20:00Z">
              <w:tcPr>
                <w:tcW w:w="831" w:type="pct"/>
              </w:tcPr>
            </w:tcPrChange>
          </w:tcPr>
          <w:p w14:paraId="2C08F3B5" w14:textId="578E80C2" w:rsidR="002E4570" w:rsidRPr="00B83013" w:rsidDel="005B6842" w:rsidRDefault="002E4570" w:rsidP="00A018DB">
            <w:pPr>
              <w:pStyle w:val="af8"/>
              <w:rPr>
                <w:moveFrom w:id="7109" w:author="Masato YOSHIKAWA" w:date="2026-01-20T12:21:00Z" w16du:dateUtc="2026-01-20T03:21:00Z"/>
                <w:rFonts w:ascii="Times New Roman" w:eastAsia="ＭＳ 明朝" w:hAnsi="Times New Roman" w:cs="Times New Roman"/>
                <w:rPrChange w:id="7110" w:author="Masato YOSHIKAWA" w:date="2026-01-20T12:25:00Z" w16du:dateUtc="2026-01-20T03:25:00Z">
                  <w:rPr>
                    <w:moveFrom w:id="7111" w:author="Masato YOSHIKAWA" w:date="2026-01-20T12:21:00Z" w16du:dateUtc="2026-01-20T03:21:00Z"/>
                    <w:rFonts w:ascii="ＭＳ 明朝" w:eastAsia="ＭＳ 明朝" w:hAnsi="ＭＳ 明朝"/>
                  </w:rPr>
                </w:rPrChange>
              </w:rPr>
            </w:pPr>
            <w:moveFrom w:id="7112" w:author="Masato YOSHIKAWA" w:date="2026-01-20T12:21:00Z" w16du:dateUtc="2026-01-20T03:21:00Z">
              <w:r w:rsidRPr="00B83013" w:rsidDel="005B6842">
                <w:rPr>
                  <w:rFonts w:ascii="Times New Roman" w:eastAsia="ＭＳ 明朝" w:hAnsi="Times New Roman" w:cs="Times New Roman"/>
                  <w:rPrChange w:id="7113" w:author="Masato YOSHIKAWA" w:date="2026-01-20T12:25:00Z" w16du:dateUtc="2026-01-20T03:25:00Z">
                    <w:rPr>
                      <w:rFonts w:ascii="ＭＳ 明朝" w:eastAsia="ＭＳ 明朝" w:hAnsi="ＭＳ 明朝"/>
                    </w:rPr>
                  </w:rPrChange>
                </w:rPr>
                <w:t>Adaptation</w:t>
              </w:r>
            </w:moveFrom>
          </w:p>
        </w:tc>
      </w:tr>
      <w:tr w:rsidR="002E4570" w:rsidRPr="00B83013" w:rsidDel="005B6842" w14:paraId="78C8B79C" w14:textId="1BC4294D" w:rsidTr="005B6842">
        <w:tc>
          <w:tcPr>
            <w:tcW w:w="583" w:type="pct"/>
            <w:tcPrChange w:id="7114" w:author="Masato YOSHIKAWA" w:date="2026-01-20T12:20:00Z" w16du:dateUtc="2026-01-20T03:20:00Z">
              <w:tcPr>
                <w:tcW w:w="582" w:type="pct"/>
              </w:tcPr>
            </w:tcPrChange>
          </w:tcPr>
          <w:p w14:paraId="6074D6C3" w14:textId="46F27CAC" w:rsidR="002E4570" w:rsidRPr="00B83013" w:rsidDel="005B6842" w:rsidRDefault="002E4570" w:rsidP="00A018DB">
            <w:pPr>
              <w:pStyle w:val="af8"/>
              <w:rPr>
                <w:moveFrom w:id="7115" w:author="Masato YOSHIKAWA" w:date="2026-01-20T12:21:00Z" w16du:dateUtc="2026-01-20T03:21:00Z"/>
                <w:rFonts w:ascii="Times New Roman" w:eastAsia="ＭＳ 明朝" w:hAnsi="Times New Roman" w:cs="Times New Roman"/>
                <w:rPrChange w:id="7116" w:author="Masato YOSHIKAWA" w:date="2026-01-20T12:25:00Z" w16du:dateUtc="2026-01-20T03:25:00Z">
                  <w:rPr>
                    <w:moveFrom w:id="7117" w:author="Masato YOSHIKAWA" w:date="2026-01-20T12:21:00Z" w16du:dateUtc="2026-01-20T03:21:00Z"/>
                    <w:rFonts w:ascii="ＭＳ 明朝" w:eastAsia="ＭＳ 明朝" w:hAnsi="ＭＳ 明朝"/>
                  </w:rPr>
                </w:rPrChange>
              </w:rPr>
            </w:pPr>
            <w:moveFrom w:id="7118" w:author="Masato YOSHIKAWA" w:date="2026-01-20T12:21:00Z" w16du:dateUtc="2026-01-20T03:21:00Z">
              <w:r w:rsidRPr="00B83013" w:rsidDel="005B6842">
                <w:rPr>
                  <w:rFonts w:ascii="Times New Roman" w:eastAsia="ＭＳ 明朝" w:hAnsi="Times New Roman" w:cs="Times New Roman" w:hint="eastAsia"/>
                  <w:rPrChange w:id="7119" w:author="Masato YOSHIKAWA" w:date="2026-01-20T12:25:00Z" w16du:dateUtc="2026-01-20T03:25:00Z">
                    <w:rPr>
                      <w:rFonts w:ascii="ＭＳ 明朝" w:eastAsia="ＭＳ 明朝" w:hAnsi="ＭＳ 明朝" w:hint="eastAsia"/>
                    </w:rPr>
                  </w:rPrChange>
                </w:rPr>
                <w:t>金</w:t>
              </w:r>
            </w:moveFrom>
          </w:p>
        </w:tc>
        <w:tc>
          <w:tcPr>
            <w:tcW w:w="583" w:type="pct"/>
            <w:tcPrChange w:id="7120" w:author="Masato YOSHIKAWA" w:date="2026-01-20T12:20:00Z" w16du:dateUtc="2026-01-20T03:20:00Z">
              <w:tcPr>
                <w:tcW w:w="583" w:type="pct"/>
              </w:tcPr>
            </w:tcPrChange>
          </w:tcPr>
          <w:p w14:paraId="7D5FEF8C" w14:textId="6FABB686" w:rsidR="002E4570" w:rsidRPr="00B83013" w:rsidDel="005B6842" w:rsidRDefault="002E4570" w:rsidP="00A018DB">
            <w:pPr>
              <w:pStyle w:val="af8"/>
              <w:rPr>
                <w:moveFrom w:id="7121" w:author="Masato YOSHIKAWA" w:date="2026-01-20T12:21:00Z" w16du:dateUtc="2026-01-20T03:21:00Z"/>
                <w:rFonts w:ascii="Times New Roman" w:eastAsia="ＭＳ 明朝" w:hAnsi="Times New Roman" w:cs="Times New Roman"/>
                <w:rPrChange w:id="7122" w:author="Masato YOSHIKAWA" w:date="2026-01-20T12:25:00Z" w16du:dateUtc="2026-01-20T03:25:00Z">
                  <w:rPr>
                    <w:moveFrom w:id="7123" w:author="Masato YOSHIKAWA" w:date="2026-01-20T12:21:00Z" w16du:dateUtc="2026-01-20T03:21:00Z"/>
                    <w:rFonts w:ascii="ＭＳ 明朝" w:eastAsia="ＭＳ 明朝" w:hAnsi="ＭＳ 明朝"/>
                  </w:rPr>
                </w:rPrChange>
              </w:rPr>
            </w:pPr>
            <w:moveFrom w:id="7124" w:author="Masato YOSHIKAWA" w:date="2026-01-20T12:21:00Z" w16du:dateUtc="2026-01-20T03:21:00Z">
              <w:r w:rsidRPr="00B83013" w:rsidDel="005B6842">
                <w:rPr>
                  <w:rFonts w:ascii="Times New Roman" w:eastAsia="ＭＳ 明朝" w:hAnsi="Times New Roman" w:cs="Times New Roman"/>
                  <w:rPrChange w:id="7125" w:author="Masato YOSHIKAWA" w:date="2026-01-20T12:25:00Z" w16du:dateUtc="2026-01-20T03:25:00Z">
                    <w:rPr>
                      <w:rFonts w:ascii="ＭＳ 明朝" w:eastAsia="ＭＳ 明朝" w:hAnsi="ＭＳ 明朝"/>
                    </w:rPr>
                  </w:rPrChange>
                </w:rPr>
                <w:t>なし</w:t>
              </w:r>
            </w:moveFrom>
          </w:p>
        </w:tc>
        <w:tc>
          <w:tcPr>
            <w:tcW w:w="629" w:type="pct"/>
            <w:tcPrChange w:id="7126" w:author="Masato YOSHIKAWA" w:date="2026-01-20T12:20:00Z" w16du:dateUtc="2026-01-20T03:20:00Z">
              <w:tcPr>
                <w:tcW w:w="629" w:type="pct"/>
              </w:tcPr>
            </w:tcPrChange>
          </w:tcPr>
          <w:p w14:paraId="6475BF99" w14:textId="19839AA5" w:rsidR="002E4570" w:rsidRPr="00B83013" w:rsidDel="005B6842" w:rsidRDefault="002E4570" w:rsidP="00A018DB">
            <w:pPr>
              <w:pStyle w:val="af8"/>
              <w:rPr>
                <w:moveFrom w:id="7127" w:author="Masato YOSHIKAWA" w:date="2026-01-20T12:21:00Z" w16du:dateUtc="2026-01-20T03:21:00Z"/>
                <w:rFonts w:ascii="Times New Roman" w:eastAsia="ＭＳ 明朝" w:hAnsi="Times New Roman" w:cs="Times New Roman"/>
                <w:rPrChange w:id="7128" w:author="Masato YOSHIKAWA" w:date="2026-01-20T12:25:00Z" w16du:dateUtc="2026-01-20T03:25:00Z">
                  <w:rPr>
                    <w:moveFrom w:id="7129" w:author="Masato YOSHIKAWA" w:date="2026-01-20T12:21:00Z" w16du:dateUtc="2026-01-20T03:21:00Z"/>
                    <w:rFonts w:ascii="ＭＳ 明朝" w:eastAsia="ＭＳ 明朝" w:hAnsi="ＭＳ 明朝"/>
                  </w:rPr>
                </w:rPrChange>
              </w:rPr>
            </w:pPr>
            <w:moveFrom w:id="7130" w:author="Masato YOSHIKAWA" w:date="2026-01-20T12:21:00Z" w16du:dateUtc="2026-01-20T03:21:00Z">
              <w:r w:rsidRPr="00B83013" w:rsidDel="005B6842">
                <w:rPr>
                  <w:rFonts w:ascii="Times New Roman" w:eastAsia="ＭＳ 明朝" w:hAnsi="Times New Roman" w:cs="Times New Roman"/>
                  <w:rPrChange w:id="7131" w:author="Masato YOSHIKAWA" w:date="2026-01-20T12:25:00Z" w16du:dateUtc="2026-01-20T03:25:00Z">
                    <w:rPr>
                      <w:rFonts w:ascii="ＭＳ 明朝" w:eastAsia="ＭＳ 明朝" w:hAnsi="ＭＳ 明朝"/>
                    </w:rPr>
                  </w:rPrChange>
                </w:rPr>
                <w:t>なし</w:t>
              </w:r>
            </w:moveFrom>
          </w:p>
        </w:tc>
        <w:tc>
          <w:tcPr>
            <w:tcW w:w="779" w:type="pct"/>
            <w:tcPrChange w:id="7132" w:author="Masato YOSHIKAWA" w:date="2026-01-20T12:20:00Z" w16du:dateUtc="2026-01-20T03:20:00Z">
              <w:tcPr>
                <w:tcW w:w="779" w:type="pct"/>
              </w:tcPr>
            </w:tcPrChange>
          </w:tcPr>
          <w:p w14:paraId="14444699" w14:textId="1FF45A7F" w:rsidR="002E4570" w:rsidRPr="00B83013" w:rsidDel="005B6842" w:rsidRDefault="002E4570" w:rsidP="00A018DB">
            <w:pPr>
              <w:pStyle w:val="af8"/>
              <w:rPr>
                <w:moveFrom w:id="7133" w:author="Masato YOSHIKAWA" w:date="2026-01-20T12:21:00Z" w16du:dateUtc="2026-01-20T03:21:00Z"/>
                <w:rFonts w:ascii="Times New Roman" w:eastAsia="ＭＳ 明朝" w:hAnsi="Times New Roman" w:cs="Times New Roman"/>
                <w:rPrChange w:id="7134" w:author="Masato YOSHIKAWA" w:date="2026-01-20T12:25:00Z" w16du:dateUtc="2026-01-20T03:25:00Z">
                  <w:rPr>
                    <w:moveFrom w:id="7135" w:author="Masato YOSHIKAWA" w:date="2026-01-20T12:21:00Z" w16du:dateUtc="2026-01-20T03:21:00Z"/>
                    <w:rFonts w:ascii="ＭＳ 明朝" w:eastAsia="ＭＳ 明朝" w:hAnsi="ＭＳ 明朝"/>
                  </w:rPr>
                </w:rPrChange>
              </w:rPr>
            </w:pPr>
            <w:moveFrom w:id="7136" w:author="Masato YOSHIKAWA" w:date="2026-01-20T12:21:00Z" w16du:dateUtc="2026-01-20T03:21:00Z">
              <w:r w:rsidRPr="00B83013" w:rsidDel="005B6842">
                <w:rPr>
                  <w:rFonts w:ascii="Times New Roman" w:eastAsia="ＭＳ 明朝" w:hAnsi="Times New Roman" w:cs="Times New Roman"/>
                  <w:rPrChange w:id="7137" w:author="Masato YOSHIKAWA" w:date="2026-01-20T12:25:00Z" w16du:dateUtc="2026-01-20T03:25:00Z">
                    <w:rPr>
                      <w:rFonts w:ascii="ＭＳ 明朝" w:eastAsia="ＭＳ 明朝" w:hAnsi="ＭＳ 明朝"/>
                    </w:rPr>
                  </w:rPrChange>
                </w:rPr>
                <w:t>Reduction</w:t>
              </w:r>
            </w:moveFrom>
          </w:p>
        </w:tc>
        <w:tc>
          <w:tcPr>
            <w:tcW w:w="744" w:type="pct"/>
            <w:tcPrChange w:id="7138" w:author="Masato YOSHIKAWA" w:date="2026-01-20T12:20:00Z" w16du:dateUtc="2026-01-20T03:20:00Z">
              <w:tcPr>
                <w:tcW w:w="744" w:type="pct"/>
              </w:tcPr>
            </w:tcPrChange>
          </w:tcPr>
          <w:p w14:paraId="1A551248" w14:textId="53C497A4" w:rsidR="002E4570" w:rsidRPr="00B83013" w:rsidDel="005B6842" w:rsidRDefault="002E4570" w:rsidP="00A018DB">
            <w:pPr>
              <w:pStyle w:val="af8"/>
              <w:rPr>
                <w:moveFrom w:id="7139" w:author="Masato YOSHIKAWA" w:date="2026-01-20T12:21:00Z" w16du:dateUtc="2026-01-20T03:21:00Z"/>
                <w:rFonts w:ascii="Times New Roman" w:eastAsia="ＭＳ 明朝" w:hAnsi="Times New Roman" w:cs="Times New Roman"/>
                <w:rPrChange w:id="7140" w:author="Masato YOSHIKAWA" w:date="2026-01-20T12:25:00Z" w16du:dateUtc="2026-01-20T03:25:00Z">
                  <w:rPr>
                    <w:moveFrom w:id="7141" w:author="Masato YOSHIKAWA" w:date="2026-01-20T12:21:00Z" w16du:dateUtc="2026-01-20T03:21:00Z"/>
                    <w:rFonts w:ascii="ＭＳ 明朝" w:eastAsia="ＭＳ 明朝" w:hAnsi="ＭＳ 明朝"/>
                  </w:rPr>
                </w:rPrChange>
              </w:rPr>
            </w:pPr>
            <w:moveFrom w:id="7142" w:author="Masato YOSHIKAWA" w:date="2026-01-20T12:21:00Z" w16du:dateUtc="2026-01-20T03:21:00Z">
              <w:r w:rsidRPr="00B83013" w:rsidDel="005B6842">
                <w:rPr>
                  <w:rFonts w:ascii="Times New Roman" w:eastAsia="ＭＳ 明朝" w:hAnsi="Times New Roman" w:cs="Times New Roman"/>
                  <w:rPrChange w:id="7143" w:author="Masato YOSHIKAWA" w:date="2026-01-20T12:25:00Z" w16du:dateUtc="2026-01-20T03:25:00Z">
                    <w:rPr>
                      <w:rFonts w:ascii="ＭＳ 明朝" w:eastAsia="ＭＳ 明朝" w:hAnsi="ＭＳ 明朝"/>
                    </w:rPr>
                  </w:rPrChange>
                </w:rPr>
                <w:t>Denial</w:t>
              </w:r>
            </w:moveFrom>
          </w:p>
        </w:tc>
        <w:tc>
          <w:tcPr>
            <w:tcW w:w="851" w:type="pct"/>
            <w:tcPrChange w:id="7144" w:author="Masato YOSHIKAWA" w:date="2026-01-20T12:20:00Z" w16du:dateUtc="2026-01-20T03:20:00Z">
              <w:tcPr>
                <w:tcW w:w="851" w:type="pct"/>
              </w:tcPr>
            </w:tcPrChange>
          </w:tcPr>
          <w:p w14:paraId="4CAB1E8F" w14:textId="16549295" w:rsidR="002E4570" w:rsidRPr="00B83013" w:rsidDel="005B6842" w:rsidRDefault="002E4570" w:rsidP="00A018DB">
            <w:pPr>
              <w:pStyle w:val="af8"/>
              <w:rPr>
                <w:moveFrom w:id="7145" w:author="Masato YOSHIKAWA" w:date="2026-01-20T12:21:00Z" w16du:dateUtc="2026-01-20T03:21:00Z"/>
                <w:rFonts w:ascii="Times New Roman" w:eastAsia="ＭＳ 明朝" w:hAnsi="Times New Roman" w:cs="Times New Roman"/>
                <w:rPrChange w:id="7146" w:author="Masato YOSHIKAWA" w:date="2026-01-20T12:25:00Z" w16du:dateUtc="2026-01-20T03:25:00Z">
                  <w:rPr>
                    <w:moveFrom w:id="7147" w:author="Masato YOSHIKAWA" w:date="2026-01-20T12:21:00Z" w16du:dateUtc="2026-01-20T03:21:00Z"/>
                    <w:rFonts w:ascii="ＭＳ 明朝" w:eastAsia="ＭＳ 明朝" w:hAnsi="ＭＳ 明朝"/>
                  </w:rPr>
                </w:rPrChange>
              </w:rPr>
            </w:pPr>
            <w:moveFrom w:id="7148" w:author="Masato YOSHIKAWA" w:date="2026-01-20T12:21:00Z" w16du:dateUtc="2026-01-20T03:21:00Z">
              <w:r w:rsidRPr="00B83013" w:rsidDel="005B6842">
                <w:rPr>
                  <w:rFonts w:ascii="Times New Roman" w:eastAsia="ＭＳ 明朝" w:hAnsi="Times New Roman" w:cs="Times New Roman"/>
                  <w:rPrChange w:id="7149" w:author="Masato YOSHIKAWA" w:date="2026-01-20T12:25:00Z" w16du:dateUtc="2026-01-20T03:25:00Z">
                    <w:rPr>
                      <w:rFonts w:ascii="ＭＳ 明朝" w:eastAsia="ＭＳ 明朝" w:hAnsi="ＭＳ 明朝"/>
                    </w:rPr>
                  </w:rPrChange>
                </w:rPr>
                <w:t>Reduction</w:t>
              </w:r>
            </w:moveFrom>
          </w:p>
        </w:tc>
        <w:tc>
          <w:tcPr>
            <w:tcW w:w="831" w:type="pct"/>
            <w:tcPrChange w:id="7150" w:author="Masato YOSHIKAWA" w:date="2026-01-20T12:20:00Z" w16du:dateUtc="2026-01-20T03:20:00Z">
              <w:tcPr>
                <w:tcW w:w="831" w:type="pct"/>
              </w:tcPr>
            </w:tcPrChange>
          </w:tcPr>
          <w:p w14:paraId="5BC03BF3" w14:textId="11DE648D" w:rsidR="002E4570" w:rsidRPr="00B83013" w:rsidDel="005B6842" w:rsidRDefault="002E4570" w:rsidP="00A018DB">
            <w:pPr>
              <w:pStyle w:val="af8"/>
              <w:rPr>
                <w:moveFrom w:id="7151" w:author="Masato YOSHIKAWA" w:date="2026-01-20T12:21:00Z" w16du:dateUtc="2026-01-20T03:21:00Z"/>
                <w:rFonts w:ascii="Times New Roman" w:eastAsia="ＭＳ 明朝" w:hAnsi="Times New Roman" w:cs="Times New Roman"/>
                <w:rPrChange w:id="7152" w:author="Masato YOSHIKAWA" w:date="2026-01-20T12:25:00Z" w16du:dateUtc="2026-01-20T03:25:00Z">
                  <w:rPr>
                    <w:moveFrom w:id="7153" w:author="Masato YOSHIKAWA" w:date="2026-01-20T12:21:00Z" w16du:dateUtc="2026-01-20T03:21:00Z"/>
                    <w:rFonts w:ascii="ＭＳ 明朝" w:eastAsia="ＭＳ 明朝" w:hAnsi="ＭＳ 明朝"/>
                  </w:rPr>
                </w:rPrChange>
              </w:rPr>
            </w:pPr>
            <w:moveFrom w:id="7154" w:author="Masato YOSHIKAWA" w:date="2026-01-20T12:21:00Z" w16du:dateUtc="2026-01-20T03:21:00Z">
              <w:r w:rsidRPr="00B83013" w:rsidDel="005B6842">
                <w:rPr>
                  <w:rFonts w:ascii="Times New Roman" w:eastAsia="ＭＳ 明朝" w:hAnsi="Times New Roman" w:cs="Times New Roman"/>
                  <w:rPrChange w:id="7155" w:author="Masato YOSHIKAWA" w:date="2026-01-20T12:25:00Z" w16du:dateUtc="2026-01-20T03:25:00Z">
                    <w:rPr>
                      <w:rFonts w:ascii="ＭＳ 明朝" w:eastAsia="ＭＳ 明朝" w:hAnsi="ＭＳ 明朝"/>
                    </w:rPr>
                  </w:rPrChange>
                </w:rPr>
                <w:t>Denial</w:t>
              </w:r>
            </w:moveFrom>
          </w:p>
        </w:tc>
      </w:tr>
      <w:tr w:rsidR="002E4570" w:rsidRPr="00B83013" w:rsidDel="005B6842" w14:paraId="4EC4F657" w14:textId="1F9B99DA" w:rsidTr="005B6842">
        <w:tc>
          <w:tcPr>
            <w:tcW w:w="583" w:type="pct"/>
            <w:tcPrChange w:id="7156" w:author="Masato YOSHIKAWA" w:date="2026-01-20T12:20:00Z" w16du:dateUtc="2026-01-20T03:20:00Z">
              <w:tcPr>
                <w:tcW w:w="582" w:type="pct"/>
              </w:tcPr>
            </w:tcPrChange>
          </w:tcPr>
          <w:p w14:paraId="4738CFD0" w14:textId="43A4F78B" w:rsidR="002E4570" w:rsidRPr="00B83013" w:rsidDel="005B6842" w:rsidRDefault="002E4570" w:rsidP="00A018DB">
            <w:pPr>
              <w:pStyle w:val="af8"/>
              <w:rPr>
                <w:moveFrom w:id="7157" w:author="Masato YOSHIKAWA" w:date="2026-01-20T12:21:00Z" w16du:dateUtc="2026-01-20T03:21:00Z"/>
                <w:rFonts w:ascii="Times New Roman" w:eastAsia="ＭＳ 明朝" w:hAnsi="Times New Roman" w:cs="Times New Roman"/>
                <w:rPrChange w:id="7158" w:author="Masato YOSHIKAWA" w:date="2026-01-20T12:25:00Z" w16du:dateUtc="2026-01-20T03:25:00Z">
                  <w:rPr>
                    <w:moveFrom w:id="7159" w:author="Masato YOSHIKAWA" w:date="2026-01-20T12:21:00Z" w16du:dateUtc="2026-01-20T03:21:00Z"/>
                    <w:rFonts w:ascii="ＭＳ 明朝" w:eastAsia="ＭＳ 明朝" w:hAnsi="ＭＳ 明朝"/>
                  </w:rPr>
                </w:rPrChange>
              </w:rPr>
            </w:pPr>
            <w:moveFrom w:id="7160" w:author="Masato YOSHIKAWA" w:date="2026-01-20T12:21:00Z" w16du:dateUtc="2026-01-20T03:21:00Z">
              <w:r w:rsidRPr="00B83013" w:rsidDel="005B6842">
                <w:rPr>
                  <w:rFonts w:ascii="Times New Roman" w:eastAsia="ＭＳ 明朝" w:hAnsi="Times New Roman" w:cs="Times New Roman" w:hint="eastAsia"/>
                  <w:rPrChange w:id="7161" w:author="Masato YOSHIKAWA" w:date="2026-01-20T12:25:00Z" w16du:dateUtc="2026-01-20T03:25:00Z">
                    <w:rPr>
                      <w:rFonts w:ascii="ＭＳ 明朝" w:eastAsia="ＭＳ 明朝" w:hAnsi="ＭＳ 明朝" w:hint="eastAsia"/>
                    </w:rPr>
                  </w:rPrChange>
                </w:rPr>
                <w:t>香車</w:t>
              </w:r>
            </w:moveFrom>
          </w:p>
        </w:tc>
        <w:tc>
          <w:tcPr>
            <w:tcW w:w="583" w:type="pct"/>
            <w:tcPrChange w:id="7162" w:author="Masato YOSHIKAWA" w:date="2026-01-20T12:20:00Z" w16du:dateUtc="2026-01-20T03:20:00Z">
              <w:tcPr>
                <w:tcW w:w="583" w:type="pct"/>
              </w:tcPr>
            </w:tcPrChange>
          </w:tcPr>
          <w:p w14:paraId="69892704" w14:textId="24C048CA" w:rsidR="002E4570" w:rsidRPr="00B83013" w:rsidDel="005B6842" w:rsidRDefault="002E4570" w:rsidP="00A018DB">
            <w:pPr>
              <w:pStyle w:val="af8"/>
              <w:rPr>
                <w:moveFrom w:id="7163" w:author="Masato YOSHIKAWA" w:date="2026-01-20T12:21:00Z" w16du:dateUtc="2026-01-20T03:21:00Z"/>
                <w:rFonts w:ascii="Times New Roman" w:eastAsia="ＭＳ 明朝" w:hAnsi="Times New Roman" w:cs="Times New Roman"/>
                <w:rPrChange w:id="7164" w:author="Masato YOSHIKAWA" w:date="2026-01-20T12:25:00Z" w16du:dateUtc="2026-01-20T03:25:00Z">
                  <w:rPr>
                    <w:moveFrom w:id="7165" w:author="Masato YOSHIKAWA" w:date="2026-01-20T12:21:00Z" w16du:dateUtc="2026-01-20T03:21:00Z"/>
                    <w:rFonts w:ascii="ＭＳ 明朝" w:eastAsia="ＭＳ 明朝" w:hAnsi="ＭＳ 明朝"/>
                  </w:rPr>
                </w:rPrChange>
              </w:rPr>
            </w:pPr>
            <w:moveFrom w:id="7166" w:author="Masato YOSHIKAWA" w:date="2026-01-20T12:21:00Z" w16du:dateUtc="2026-01-20T03:21:00Z">
              <w:r w:rsidRPr="00B83013" w:rsidDel="005B6842">
                <w:rPr>
                  <w:rFonts w:ascii="Times New Roman" w:eastAsia="ＭＳ 明朝" w:hAnsi="Times New Roman" w:cs="Times New Roman"/>
                  <w:rPrChange w:id="7167" w:author="Masato YOSHIKAWA" w:date="2026-01-20T12:25:00Z" w16du:dateUtc="2026-01-20T03:25:00Z">
                    <w:rPr>
                      <w:rFonts w:ascii="ＭＳ 明朝" w:eastAsia="ＭＳ 明朝" w:hAnsi="ＭＳ 明朝"/>
                    </w:rPr>
                  </w:rPrChange>
                </w:rPr>
                <w:t>なし</w:t>
              </w:r>
            </w:moveFrom>
          </w:p>
        </w:tc>
        <w:tc>
          <w:tcPr>
            <w:tcW w:w="629" w:type="pct"/>
            <w:tcPrChange w:id="7168" w:author="Masato YOSHIKAWA" w:date="2026-01-20T12:20:00Z" w16du:dateUtc="2026-01-20T03:20:00Z">
              <w:tcPr>
                <w:tcW w:w="629" w:type="pct"/>
              </w:tcPr>
            </w:tcPrChange>
          </w:tcPr>
          <w:p w14:paraId="4DAAB718" w14:textId="64B172F6" w:rsidR="002E4570" w:rsidRPr="00B83013" w:rsidDel="005B6842" w:rsidRDefault="002E4570" w:rsidP="00A018DB">
            <w:pPr>
              <w:pStyle w:val="af8"/>
              <w:rPr>
                <w:moveFrom w:id="7169" w:author="Masato YOSHIKAWA" w:date="2026-01-20T12:21:00Z" w16du:dateUtc="2026-01-20T03:21:00Z"/>
                <w:rFonts w:ascii="Times New Roman" w:eastAsia="ＭＳ 明朝" w:hAnsi="Times New Roman" w:cs="Times New Roman"/>
                <w:rPrChange w:id="7170" w:author="Masato YOSHIKAWA" w:date="2026-01-20T12:25:00Z" w16du:dateUtc="2026-01-20T03:25:00Z">
                  <w:rPr>
                    <w:moveFrom w:id="7171" w:author="Masato YOSHIKAWA" w:date="2026-01-20T12:21:00Z" w16du:dateUtc="2026-01-20T03:21:00Z"/>
                    <w:rFonts w:ascii="ＭＳ 明朝" w:eastAsia="ＭＳ 明朝" w:hAnsi="ＭＳ 明朝"/>
                  </w:rPr>
                </w:rPrChange>
              </w:rPr>
            </w:pPr>
            <w:moveFrom w:id="7172" w:author="Masato YOSHIKAWA" w:date="2026-01-20T12:21:00Z" w16du:dateUtc="2026-01-20T03:21:00Z">
              <w:r w:rsidRPr="00B83013" w:rsidDel="005B6842">
                <w:rPr>
                  <w:rFonts w:ascii="Times New Roman" w:eastAsia="ＭＳ 明朝" w:hAnsi="Times New Roman" w:cs="Times New Roman"/>
                  <w:rPrChange w:id="7173" w:author="Masato YOSHIKAWA" w:date="2026-01-20T12:25:00Z" w16du:dateUtc="2026-01-20T03:25:00Z">
                    <w:rPr>
                      <w:rFonts w:ascii="ＭＳ 明朝" w:eastAsia="ＭＳ 明朝" w:hAnsi="ＭＳ 明朝"/>
                    </w:rPr>
                  </w:rPrChange>
                </w:rPr>
                <w:t>なし</w:t>
              </w:r>
            </w:moveFrom>
          </w:p>
        </w:tc>
        <w:tc>
          <w:tcPr>
            <w:tcW w:w="779" w:type="pct"/>
            <w:tcPrChange w:id="7174" w:author="Masato YOSHIKAWA" w:date="2026-01-20T12:20:00Z" w16du:dateUtc="2026-01-20T03:20:00Z">
              <w:tcPr>
                <w:tcW w:w="779" w:type="pct"/>
              </w:tcPr>
            </w:tcPrChange>
          </w:tcPr>
          <w:p w14:paraId="293EEA1D" w14:textId="7CE47340" w:rsidR="002E4570" w:rsidRPr="00B83013" w:rsidDel="005B6842" w:rsidRDefault="002E4570" w:rsidP="00A018DB">
            <w:pPr>
              <w:pStyle w:val="af8"/>
              <w:rPr>
                <w:moveFrom w:id="7175" w:author="Masato YOSHIKAWA" w:date="2026-01-20T12:21:00Z" w16du:dateUtc="2026-01-20T03:21:00Z"/>
                <w:rFonts w:ascii="Times New Roman" w:eastAsia="ＭＳ 明朝" w:hAnsi="Times New Roman" w:cs="Times New Roman"/>
                <w:rPrChange w:id="7176" w:author="Masato YOSHIKAWA" w:date="2026-01-20T12:25:00Z" w16du:dateUtc="2026-01-20T03:25:00Z">
                  <w:rPr>
                    <w:moveFrom w:id="7177" w:author="Masato YOSHIKAWA" w:date="2026-01-20T12:21:00Z" w16du:dateUtc="2026-01-20T03:21:00Z"/>
                    <w:rFonts w:ascii="ＭＳ 明朝" w:eastAsia="ＭＳ 明朝" w:hAnsi="ＭＳ 明朝"/>
                  </w:rPr>
                </w:rPrChange>
              </w:rPr>
            </w:pPr>
            <w:moveFrom w:id="7178" w:author="Masato YOSHIKAWA" w:date="2026-01-20T12:21:00Z" w16du:dateUtc="2026-01-20T03:21:00Z">
              <w:r w:rsidRPr="00B83013" w:rsidDel="005B6842">
                <w:rPr>
                  <w:rFonts w:ascii="Times New Roman" w:eastAsia="ＭＳ 明朝" w:hAnsi="Times New Roman" w:cs="Times New Roman"/>
                  <w:rPrChange w:id="7179" w:author="Masato YOSHIKAWA" w:date="2026-01-20T12:25:00Z" w16du:dateUtc="2026-01-20T03:25:00Z">
                    <w:rPr>
                      <w:rFonts w:ascii="ＭＳ 明朝" w:eastAsia="ＭＳ 明朝" w:hAnsi="ＭＳ 明朝"/>
                    </w:rPr>
                  </w:rPrChange>
                </w:rPr>
                <w:t>Reduction</w:t>
              </w:r>
            </w:moveFrom>
          </w:p>
        </w:tc>
        <w:tc>
          <w:tcPr>
            <w:tcW w:w="744" w:type="pct"/>
            <w:tcPrChange w:id="7180" w:author="Masato YOSHIKAWA" w:date="2026-01-20T12:20:00Z" w16du:dateUtc="2026-01-20T03:20:00Z">
              <w:tcPr>
                <w:tcW w:w="744" w:type="pct"/>
              </w:tcPr>
            </w:tcPrChange>
          </w:tcPr>
          <w:p w14:paraId="6DA81E91" w14:textId="4EE8FD95" w:rsidR="002E4570" w:rsidRPr="00B83013" w:rsidDel="005B6842" w:rsidRDefault="002E4570" w:rsidP="00A018DB">
            <w:pPr>
              <w:pStyle w:val="af8"/>
              <w:rPr>
                <w:moveFrom w:id="7181" w:author="Masato YOSHIKAWA" w:date="2026-01-20T12:21:00Z" w16du:dateUtc="2026-01-20T03:21:00Z"/>
                <w:rFonts w:ascii="Times New Roman" w:eastAsia="ＭＳ 明朝" w:hAnsi="Times New Roman" w:cs="Times New Roman"/>
                <w:rPrChange w:id="7182" w:author="Masato YOSHIKAWA" w:date="2026-01-20T12:25:00Z" w16du:dateUtc="2026-01-20T03:25:00Z">
                  <w:rPr>
                    <w:moveFrom w:id="7183" w:author="Masato YOSHIKAWA" w:date="2026-01-20T12:21:00Z" w16du:dateUtc="2026-01-20T03:21:00Z"/>
                    <w:rFonts w:ascii="ＭＳ 明朝" w:eastAsia="ＭＳ 明朝" w:hAnsi="ＭＳ 明朝"/>
                  </w:rPr>
                </w:rPrChange>
              </w:rPr>
            </w:pPr>
            <w:moveFrom w:id="7184" w:author="Masato YOSHIKAWA" w:date="2026-01-20T12:21:00Z" w16du:dateUtc="2026-01-20T03:21:00Z">
              <w:r w:rsidRPr="00B83013" w:rsidDel="005B6842">
                <w:rPr>
                  <w:rFonts w:ascii="Times New Roman" w:eastAsia="ＭＳ 明朝" w:hAnsi="Times New Roman" w:cs="Times New Roman"/>
                  <w:rPrChange w:id="7185" w:author="Masato YOSHIKAWA" w:date="2026-01-20T12:25:00Z" w16du:dateUtc="2026-01-20T03:25:00Z">
                    <w:rPr>
                      <w:rFonts w:ascii="ＭＳ 明朝" w:eastAsia="ＭＳ 明朝" w:hAnsi="ＭＳ 明朝"/>
                    </w:rPr>
                  </w:rPrChange>
                </w:rPr>
                <w:t>Denial</w:t>
              </w:r>
            </w:moveFrom>
          </w:p>
        </w:tc>
        <w:tc>
          <w:tcPr>
            <w:tcW w:w="851" w:type="pct"/>
            <w:tcPrChange w:id="7186" w:author="Masato YOSHIKAWA" w:date="2026-01-20T12:20:00Z" w16du:dateUtc="2026-01-20T03:20:00Z">
              <w:tcPr>
                <w:tcW w:w="851" w:type="pct"/>
              </w:tcPr>
            </w:tcPrChange>
          </w:tcPr>
          <w:p w14:paraId="65A99E2E" w14:textId="6953A5CA" w:rsidR="002E4570" w:rsidRPr="00B83013" w:rsidDel="005B6842" w:rsidRDefault="002E4570" w:rsidP="00A018DB">
            <w:pPr>
              <w:pStyle w:val="af8"/>
              <w:rPr>
                <w:moveFrom w:id="7187" w:author="Masato YOSHIKAWA" w:date="2026-01-20T12:21:00Z" w16du:dateUtc="2026-01-20T03:21:00Z"/>
                <w:rFonts w:ascii="Times New Roman" w:eastAsia="ＭＳ 明朝" w:hAnsi="Times New Roman" w:cs="Times New Roman"/>
                <w:rPrChange w:id="7188" w:author="Masato YOSHIKAWA" w:date="2026-01-20T12:25:00Z" w16du:dateUtc="2026-01-20T03:25:00Z">
                  <w:rPr>
                    <w:moveFrom w:id="7189" w:author="Masato YOSHIKAWA" w:date="2026-01-20T12:21:00Z" w16du:dateUtc="2026-01-20T03:21:00Z"/>
                    <w:rFonts w:ascii="ＭＳ 明朝" w:eastAsia="ＭＳ 明朝" w:hAnsi="ＭＳ 明朝"/>
                  </w:rPr>
                </w:rPrChange>
              </w:rPr>
            </w:pPr>
            <w:moveFrom w:id="7190" w:author="Masato YOSHIKAWA" w:date="2026-01-20T12:21:00Z" w16du:dateUtc="2026-01-20T03:21:00Z">
              <w:r w:rsidRPr="00B83013" w:rsidDel="005B6842">
                <w:rPr>
                  <w:rFonts w:ascii="Times New Roman" w:eastAsia="ＭＳ 明朝" w:hAnsi="Times New Roman" w:cs="Times New Roman"/>
                  <w:rPrChange w:id="7191" w:author="Masato YOSHIKAWA" w:date="2026-01-20T12:25:00Z" w16du:dateUtc="2026-01-20T03:25:00Z">
                    <w:rPr>
                      <w:rFonts w:ascii="ＭＳ 明朝" w:eastAsia="ＭＳ 明朝" w:hAnsi="ＭＳ 明朝"/>
                    </w:rPr>
                  </w:rPrChange>
                </w:rPr>
                <w:t>Reduction</w:t>
              </w:r>
            </w:moveFrom>
          </w:p>
        </w:tc>
        <w:tc>
          <w:tcPr>
            <w:tcW w:w="831" w:type="pct"/>
            <w:tcPrChange w:id="7192" w:author="Masato YOSHIKAWA" w:date="2026-01-20T12:20:00Z" w16du:dateUtc="2026-01-20T03:20:00Z">
              <w:tcPr>
                <w:tcW w:w="831" w:type="pct"/>
              </w:tcPr>
            </w:tcPrChange>
          </w:tcPr>
          <w:p w14:paraId="37262E24" w14:textId="74774B95" w:rsidR="002E4570" w:rsidRPr="00B83013" w:rsidDel="005B6842" w:rsidRDefault="002E4570" w:rsidP="00A018DB">
            <w:pPr>
              <w:pStyle w:val="af8"/>
              <w:rPr>
                <w:moveFrom w:id="7193" w:author="Masato YOSHIKAWA" w:date="2026-01-20T12:21:00Z" w16du:dateUtc="2026-01-20T03:21:00Z"/>
                <w:rFonts w:ascii="Times New Roman" w:eastAsia="ＭＳ 明朝" w:hAnsi="Times New Roman" w:cs="Times New Roman"/>
                <w:rPrChange w:id="7194" w:author="Masato YOSHIKAWA" w:date="2026-01-20T12:25:00Z" w16du:dateUtc="2026-01-20T03:25:00Z">
                  <w:rPr>
                    <w:moveFrom w:id="7195" w:author="Masato YOSHIKAWA" w:date="2026-01-20T12:21:00Z" w16du:dateUtc="2026-01-20T03:21:00Z"/>
                    <w:rFonts w:ascii="ＭＳ 明朝" w:eastAsia="ＭＳ 明朝" w:hAnsi="ＭＳ 明朝"/>
                  </w:rPr>
                </w:rPrChange>
              </w:rPr>
            </w:pPr>
            <w:moveFrom w:id="7196" w:author="Masato YOSHIKAWA" w:date="2026-01-20T12:21:00Z" w16du:dateUtc="2026-01-20T03:21:00Z">
              <w:r w:rsidRPr="00B83013" w:rsidDel="005B6842">
                <w:rPr>
                  <w:rFonts w:ascii="Times New Roman" w:eastAsia="ＭＳ 明朝" w:hAnsi="Times New Roman" w:cs="Times New Roman"/>
                  <w:rPrChange w:id="7197" w:author="Masato YOSHIKAWA" w:date="2026-01-20T12:25:00Z" w16du:dateUtc="2026-01-20T03:25:00Z">
                    <w:rPr>
                      <w:rFonts w:ascii="ＭＳ 明朝" w:eastAsia="ＭＳ 明朝" w:hAnsi="ＭＳ 明朝"/>
                    </w:rPr>
                  </w:rPrChange>
                </w:rPr>
                <w:t>Denial</w:t>
              </w:r>
            </w:moveFrom>
          </w:p>
        </w:tc>
      </w:tr>
      <w:tr w:rsidR="002E4570" w:rsidRPr="00B83013" w:rsidDel="005B6842" w14:paraId="10272261" w14:textId="3EA69A53" w:rsidTr="005B6842">
        <w:tc>
          <w:tcPr>
            <w:tcW w:w="583" w:type="pct"/>
            <w:tcPrChange w:id="7198" w:author="Masato YOSHIKAWA" w:date="2026-01-20T12:20:00Z" w16du:dateUtc="2026-01-20T03:20:00Z">
              <w:tcPr>
                <w:tcW w:w="582" w:type="pct"/>
              </w:tcPr>
            </w:tcPrChange>
          </w:tcPr>
          <w:p w14:paraId="752B4A95" w14:textId="121FB7D8" w:rsidR="002E4570" w:rsidRPr="00B83013" w:rsidDel="005B6842" w:rsidRDefault="002E4570" w:rsidP="00A018DB">
            <w:pPr>
              <w:pStyle w:val="af8"/>
              <w:rPr>
                <w:moveFrom w:id="7199" w:author="Masato YOSHIKAWA" w:date="2026-01-20T12:21:00Z" w16du:dateUtc="2026-01-20T03:21:00Z"/>
                <w:rFonts w:ascii="Times New Roman" w:eastAsia="ＭＳ 明朝" w:hAnsi="Times New Roman" w:cs="Times New Roman"/>
                <w:rPrChange w:id="7200" w:author="Masato YOSHIKAWA" w:date="2026-01-20T12:25:00Z" w16du:dateUtc="2026-01-20T03:25:00Z">
                  <w:rPr>
                    <w:moveFrom w:id="7201" w:author="Masato YOSHIKAWA" w:date="2026-01-20T12:21:00Z" w16du:dateUtc="2026-01-20T03:21:00Z"/>
                    <w:rFonts w:ascii="ＭＳ 明朝" w:eastAsia="ＭＳ 明朝" w:hAnsi="ＭＳ 明朝"/>
                  </w:rPr>
                </w:rPrChange>
              </w:rPr>
            </w:pPr>
            <w:moveFrom w:id="7202" w:author="Masato YOSHIKAWA" w:date="2026-01-20T12:21:00Z" w16du:dateUtc="2026-01-20T03:21:00Z">
              <w:r w:rsidRPr="00B83013" w:rsidDel="005B6842">
                <w:rPr>
                  <w:rFonts w:ascii="Times New Roman" w:eastAsia="ＭＳ 明朝" w:hAnsi="Times New Roman" w:cs="Times New Roman" w:hint="eastAsia"/>
                  <w:rPrChange w:id="7203" w:author="Masato YOSHIKAWA" w:date="2026-01-20T12:25:00Z" w16du:dateUtc="2026-01-20T03:25:00Z">
                    <w:rPr>
                      <w:rFonts w:ascii="ＭＳ 明朝" w:eastAsia="ＭＳ 明朝" w:hAnsi="ＭＳ 明朝" w:hint="eastAsia"/>
                    </w:rPr>
                  </w:rPrChange>
                </w:rPr>
                <w:t>将棋</w:t>
              </w:r>
            </w:moveFrom>
          </w:p>
        </w:tc>
        <w:tc>
          <w:tcPr>
            <w:tcW w:w="583" w:type="pct"/>
            <w:tcPrChange w:id="7204" w:author="Masato YOSHIKAWA" w:date="2026-01-20T12:20:00Z" w16du:dateUtc="2026-01-20T03:20:00Z">
              <w:tcPr>
                <w:tcW w:w="583" w:type="pct"/>
              </w:tcPr>
            </w:tcPrChange>
          </w:tcPr>
          <w:p w14:paraId="18D93450" w14:textId="5B009B99" w:rsidR="002E4570" w:rsidRPr="00B83013" w:rsidDel="005B6842" w:rsidRDefault="002E4570" w:rsidP="00A018DB">
            <w:pPr>
              <w:pStyle w:val="af8"/>
              <w:rPr>
                <w:moveFrom w:id="7205" w:author="Masato YOSHIKAWA" w:date="2026-01-20T12:21:00Z" w16du:dateUtc="2026-01-20T03:21:00Z"/>
                <w:rFonts w:ascii="Times New Roman" w:eastAsia="ＭＳ 明朝" w:hAnsi="Times New Roman" w:cs="Times New Roman"/>
                <w:rPrChange w:id="7206" w:author="Masato YOSHIKAWA" w:date="2026-01-20T12:25:00Z" w16du:dateUtc="2026-01-20T03:25:00Z">
                  <w:rPr>
                    <w:moveFrom w:id="7207" w:author="Masato YOSHIKAWA" w:date="2026-01-20T12:21:00Z" w16du:dateUtc="2026-01-20T03:21:00Z"/>
                    <w:rFonts w:ascii="ＭＳ 明朝" w:eastAsia="ＭＳ 明朝" w:hAnsi="ＭＳ 明朝"/>
                  </w:rPr>
                </w:rPrChange>
              </w:rPr>
            </w:pPr>
            <w:moveFrom w:id="7208" w:author="Masato YOSHIKAWA" w:date="2026-01-20T12:21:00Z" w16du:dateUtc="2026-01-20T03:21:00Z">
              <w:r w:rsidRPr="00B83013" w:rsidDel="005B6842">
                <w:rPr>
                  <w:rFonts w:ascii="Times New Roman" w:eastAsia="ＭＳ 明朝" w:hAnsi="Times New Roman" w:cs="Times New Roman"/>
                  <w:rPrChange w:id="7209" w:author="Masato YOSHIKAWA" w:date="2026-01-20T12:25:00Z" w16du:dateUtc="2026-01-20T03:25:00Z">
                    <w:rPr>
                      <w:rFonts w:ascii="ＭＳ 明朝" w:eastAsia="ＭＳ 明朝" w:hAnsi="ＭＳ 明朝"/>
                    </w:rPr>
                  </w:rPrChange>
                </w:rPr>
                <w:t>chess</w:t>
              </w:r>
            </w:moveFrom>
          </w:p>
        </w:tc>
        <w:tc>
          <w:tcPr>
            <w:tcW w:w="629" w:type="pct"/>
            <w:tcPrChange w:id="7210" w:author="Masato YOSHIKAWA" w:date="2026-01-20T12:20:00Z" w16du:dateUtc="2026-01-20T03:20:00Z">
              <w:tcPr>
                <w:tcW w:w="629" w:type="pct"/>
              </w:tcPr>
            </w:tcPrChange>
          </w:tcPr>
          <w:p w14:paraId="5FB8900A" w14:textId="55BC4ECC" w:rsidR="002E4570" w:rsidRPr="00B83013" w:rsidDel="005B6842" w:rsidRDefault="002E4570" w:rsidP="00A018DB">
            <w:pPr>
              <w:pStyle w:val="af8"/>
              <w:rPr>
                <w:moveFrom w:id="7211" w:author="Masato YOSHIKAWA" w:date="2026-01-20T12:21:00Z" w16du:dateUtc="2026-01-20T03:21:00Z"/>
                <w:rFonts w:ascii="Times New Roman" w:eastAsia="ＭＳ 明朝" w:hAnsi="Times New Roman" w:cs="Times New Roman"/>
                <w:rPrChange w:id="7212" w:author="Masato YOSHIKAWA" w:date="2026-01-20T12:25:00Z" w16du:dateUtc="2026-01-20T03:25:00Z">
                  <w:rPr>
                    <w:moveFrom w:id="7213" w:author="Masato YOSHIKAWA" w:date="2026-01-20T12:21:00Z" w16du:dateUtc="2026-01-20T03:21:00Z"/>
                    <w:rFonts w:ascii="ＭＳ 明朝" w:eastAsia="ＭＳ 明朝" w:hAnsi="ＭＳ 明朝"/>
                  </w:rPr>
                </w:rPrChange>
              </w:rPr>
            </w:pPr>
            <w:moveFrom w:id="7214" w:author="Masato YOSHIKAWA" w:date="2026-01-20T12:21:00Z" w16du:dateUtc="2026-01-20T03:21:00Z">
              <w:r w:rsidRPr="00B83013" w:rsidDel="005B6842">
                <w:rPr>
                  <w:rFonts w:ascii="Times New Roman" w:eastAsia="ＭＳ 明朝" w:hAnsi="Times New Roman" w:cs="Times New Roman"/>
                  <w:rPrChange w:id="7215" w:author="Masato YOSHIKAWA" w:date="2026-01-20T12:25:00Z" w16du:dateUtc="2026-01-20T03:25:00Z">
                    <w:rPr>
                      <w:rFonts w:ascii="ＭＳ 明朝" w:eastAsia="ＭＳ 明朝" w:hAnsi="ＭＳ 明朝"/>
                    </w:rPr>
                  </w:rPrChange>
                </w:rPr>
                <w:t>chess</w:t>
              </w:r>
            </w:moveFrom>
          </w:p>
        </w:tc>
        <w:tc>
          <w:tcPr>
            <w:tcW w:w="779" w:type="pct"/>
            <w:tcPrChange w:id="7216" w:author="Masato YOSHIKAWA" w:date="2026-01-20T12:20:00Z" w16du:dateUtc="2026-01-20T03:20:00Z">
              <w:tcPr>
                <w:tcW w:w="779" w:type="pct"/>
              </w:tcPr>
            </w:tcPrChange>
          </w:tcPr>
          <w:p w14:paraId="467ACB90" w14:textId="74709723" w:rsidR="002E4570" w:rsidRPr="00B83013" w:rsidDel="005B6842" w:rsidRDefault="002E4570" w:rsidP="00A018DB">
            <w:pPr>
              <w:pStyle w:val="af8"/>
              <w:rPr>
                <w:moveFrom w:id="7217" w:author="Masato YOSHIKAWA" w:date="2026-01-20T12:21:00Z" w16du:dateUtc="2026-01-20T03:21:00Z"/>
                <w:rFonts w:ascii="Times New Roman" w:eastAsia="ＭＳ 明朝" w:hAnsi="Times New Roman" w:cs="Times New Roman"/>
                <w:rPrChange w:id="7218" w:author="Masato YOSHIKAWA" w:date="2026-01-20T12:25:00Z" w16du:dateUtc="2026-01-20T03:25:00Z">
                  <w:rPr>
                    <w:moveFrom w:id="7219" w:author="Masato YOSHIKAWA" w:date="2026-01-20T12:21:00Z" w16du:dateUtc="2026-01-20T03:21:00Z"/>
                    <w:rFonts w:ascii="ＭＳ 明朝" w:eastAsia="ＭＳ 明朝" w:hAnsi="ＭＳ 明朝"/>
                  </w:rPr>
                </w:rPrChange>
              </w:rPr>
            </w:pPr>
            <w:moveFrom w:id="7220" w:author="Masato YOSHIKAWA" w:date="2026-01-20T12:21:00Z" w16du:dateUtc="2026-01-20T03:21:00Z">
              <w:r w:rsidRPr="00B83013" w:rsidDel="005B6842">
                <w:rPr>
                  <w:rFonts w:ascii="Times New Roman" w:eastAsia="ＭＳ 明朝" w:hAnsi="Times New Roman" w:cs="Times New Roman"/>
                  <w:rPrChange w:id="7221" w:author="Masato YOSHIKAWA" w:date="2026-01-20T12:25:00Z" w16du:dateUtc="2026-01-20T03:25:00Z">
                    <w:rPr>
                      <w:rFonts w:ascii="ＭＳ 明朝" w:eastAsia="ＭＳ 明朝" w:hAnsi="ＭＳ 明朝"/>
                    </w:rPr>
                  </w:rPrChange>
                </w:rPr>
                <w:t>Adaptation</w:t>
              </w:r>
            </w:moveFrom>
          </w:p>
        </w:tc>
        <w:tc>
          <w:tcPr>
            <w:tcW w:w="744" w:type="pct"/>
            <w:tcPrChange w:id="7222" w:author="Masato YOSHIKAWA" w:date="2026-01-20T12:20:00Z" w16du:dateUtc="2026-01-20T03:20:00Z">
              <w:tcPr>
                <w:tcW w:w="744" w:type="pct"/>
              </w:tcPr>
            </w:tcPrChange>
          </w:tcPr>
          <w:p w14:paraId="6FE03DC8" w14:textId="57EF4042" w:rsidR="002E4570" w:rsidRPr="00B83013" w:rsidDel="005B6842" w:rsidRDefault="002E4570" w:rsidP="00A018DB">
            <w:pPr>
              <w:pStyle w:val="af8"/>
              <w:rPr>
                <w:moveFrom w:id="7223" w:author="Masato YOSHIKAWA" w:date="2026-01-20T12:21:00Z" w16du:dateUtc="2026-01-20T03:21:00Z"/>
                <w:rFonts w:ascii="Times New Roman" w:eastAsia="ＭＳ 明朝" w:hAnsi="Times New Roman" w:cs="Times New Roman"/>
                <w:rPrChange w:id="7224" w:author="Masato YOSHIKAWA" w:date="2026-01-20T12:25:00Z" w16du:dateUtc="2026-01-20T03:25:00Z">
                  <w:rPr>
                    <w:moveFrom w:id="7225" w:author="Masato YOSHIKAWA" w:date="2026-01-20T12:21:00Z" w16du:dateUtc="2026-01-20T03:21:00Z"/>
                    <w:rFonts w:ascii="ＭＳ 明朝" w:eastAsia="ＭＳ 明朝" w:hAnsi="ＭＳ 明朝"/>
                  </w:rPr>
                </w:rPrChange>
              </w:rPr>
            </w:pPr>
            <w:moveFrom w:id="7226" w:author="Masato YOSHIKAWA" w:date="2026-01-20T12:21:00Z" w16du:dateUtc="2026-01-20T03:21:00Z">
              <w:r w:rsidRPr="00B83013" w:rsidDel="005B6842">
                <w:rPr>
                  <w:rFonts w:ascii="Times New Roman" w:eastAsia="ＭＳ 明朝" w:hAnsi="Times New Roman" w:cs="Times New Roman"/>
                  <w:rPrChange w:id="7227" w:author="Masato YOSHIKAWA" w:date="2026-01-20T12:25:00Z" w16du:dateUtc="2026-01-20T03:25:00Z">
                    <w:rPr>
                      <w:rFonts w:ascii="ＭＳ 明朝" w:eastAsia="ＭＳ 明朝" w:hAnsi="ＭＳ 明朝"/>
                    </w:rPr>
                  </w:rPrChange>
                </w:rPr>
                <w:t>Minimization</w:t>
              </w:r>
            </w:moveFrom>
          </w:p>
        </w:tc>
        <w:tc>
          <w:tcPr>
            <w:tcW w:w="851" w:type="pct"/>
            <w:tcPrChange w:id="7228" w:author="Masato YOSHIKAWA" w:date="2026-01-20T12:20:00Z" w16du:dateUtc="2026-01-20T03:20:00Z">
              <w:tcPr>
                <w:tcW w:w="851" w:type="pct"/>
              </w:tcPr>
            </w:tcPrChange>
          </w:tcPr>
          <w:p w14:paraId="08AF2622" w14:textId="42A1098D" w:rsidR="002E4570" w:rsidRPr="00B83013" w:rsidDel="005B6842" w:rsidRDefault="002E4570" w:rsidP="00A018DB">
            <w:pPr>
              <w:pStyle w:val="af8"/>
              <w:rPr>
                <w:moveFrom w:id="7229" w:author="Masato YOSHIKAWA" w:date="2026-01-20T12:21:00Z" w16du:dateUtc="2026-01-20T03:21:00Z"/>
                <w:rFonts w:ascii="Times New Roman" w:eastAsia="ＭＳ 明朝" w:hAnsi="Times New Roman" w:cs="Times New Roman"/>
                <w:rPrChange w:id="7230" w:author="Masato YOSHIKAWA" w:date="2026-01-20T12:25:00Z" w16du:dateUtc="2026-01-20T03:25:00Z">
                  <w:rPr>
                    <w:moveFrom w:id="7231" w:author="Masato YOSHIKAWA" w:date="2026-01-20T12:21:00Z" w16du:dateUtc="2026-01-20T03:21:00Z"/>
                    <w:rFonts w:ascii="ＭＳ 明朝" w:eastAsia="ＭＳ 明朝" w:hAnsi="ＭＳ 明朝"/>
                  </w:rPr>
                </w:rPrChange>
              </w:rPr>
            </w:pPr>
            <w:moveFrom w:id="7232" w:author="Masato YOSHIKAWA" w:date="2026-01-20T12:21:00Z" w16du:dateUtc="2026-01-20T03:21:00Z">
              <w:r w:rsidRPr="00B83013" w:rsidDel="005B6842">
                <w:rPr>
                  <w:rFonts w:ascii="Times New Roman" w:eastAsia="ＭＳ 明朝" w:hAnsi="Times New Roman" w:cs="Times New Roman"/>
                  <w:rPrChange w:id="7233" w:author="Masato YOSHIKAWA" w:date="2026-01-20T12:25:00Z" w16du:dateUtc="2026-01-20T03:25:00Z">
                    <w:rPr>
                      <w:rFonts w:ascii="ＭＳ 明朝" w:eastAsia="ＭＳ 明朝" w:hAnsi="ＭＳ 明朝"/>
                    </w:rPr>
                  </w:rPrChange>
                </w:rPr>
                <w:t>Adaptation</w:t>
              </w:r>
            </w:moveFrom>
          </w:p>
        </w:tc>
        <w:tc>
          <w:tcPr>
            <w:tcW w:w="831" w:type="pct"/>
            <w:tcPrChange w:id="7234" w:author="Masato YOSHIKAWA" w:date="2026-01-20T12:20:00Z" w16du:dateUtc="2026-01-20T03:20:00Z">
              <w:tcPr>
                <w:tcW w:w="831" w:type="pct"/>
              </w:tcPr>
            </w:tcPrChange>
          </w:tcPr>
          <w:p w14:paraId="42569F39" w14:textId="6C095FA1" w:rsidR="002E4570" w:rsidRPr="00B83013" w:rsidDel="005B6842" w:rsidRDefault="002E4570" w:rsidP="00A018DB">
            <w:pPr>
              <w:pStyle w:val="af8"/>
              <w:rPr>
                <w:moveFrom w:id="7235" w:author="Masato YOSHIKAWA" w:date="2026-01-20T12:21:00Z" w16du:dateUtc="2026-01-20T03:21:00Z"/>
                <w:rFonts w:ascii="Times New Roman" w:eastAsia="ＭＳ 明朝" w:hAnsi="Times New Roman" w:cs="Times New Roman"/>
                <w:rPrChange w:id="7236" w:author="Masato YOSHIKAWA" w:date="2026-01-20T12:25:00Z" w16du:dateUtc="2026-01-20T03:25:00Z">
                  <w:rPr>
                    <w:moveFrom w:id="7237" w:author="Masato YOSHIKAWA" w:date="2026-01-20T12:21:00Z" w16du:dateUtc="2026-01-20T03:21:00Z"/>
                    <w:rFonts w:ascii="ＭＳ 明朝" w:eastAsia="ＭＳ 明朝" w:hAnsi="ＭＳ 明朝"/>
                  </w:rPr>
                </w:rPrChange>
              </w:rPr>
            </w:pPr>
            <w:moveFrom w:id="7238" w:author="Masato YOSHIKAWA" w:date="2026-01-20T12:21:00Z" w16du:dateUtc="2026-01-20T03:21:00Z">
              <w:r w:rsidRPr="00B83013" w:rsidDel="005B6842">
                <w:rPr>
                  <w:rFonts w:ascii="Times New Roman" w:eastAsia="ＭＳ 明朝" w:hAnsi="Times New Roman" w:cs="Times New Roman"/>
                  <w:rPrChange w:id="7239" w:author="Masato YOSHIKAWA" w:date="2026-01-20T12:25:00Z" w16du:dateUtc="2026-01-20T03:25:00Z">
                    <w:rPr>
                      <w:rFonts w:ascii="ＭＳ 明朝" w:eastAsia="ＭＳ 明朝" w:hAnsi="ＭＳ 明朝"/>
                    </w:rPr>
                  </w:rPrChange>
                </w:rPr>
                <w:t>Minimization</w:t>
              </w:r>
            </w:moveFrom>
          </w:p>
        </w:tc>
      </w:tr>
      <w:tr w:rsidR="002E4570" w:rsidRPr="00B83013" w:rsidDel="005B6842" w14:paraId="07BCA74D" w14:textId="7EA9A4A8" w:rsidTr="005B6842">
        <w:tc>
          <w:tcPr>
            <w:tcW w:w="583" w:type="pct"/>
            <w:tcPrChange w:id="7240" w:author="Masato YOSHIKAWA" w:date="2026-01-20T12:20:00Z" w16du:dateUtc="2026-01-20T03:20:00Z">
              <w:tcPr>
                <w:tcW w:w="582" w:type="pct"/>
              </w:tcPr>
            </w:tcPrChange>
          </w:tcPr>
          <w:p w14:paraId="485EA074" w14:textId="4B37CB41" w:rsidR="002E4570" w:rsidRPr="00B83013" w:rsidDel="005B6842" w:rsidRDefault="002E4570" w:rsidP="00A018DB">
            <w:pPr>
              <w:pStyle w:val="af8"/>
              <w:rPr>
                <w:moveFrom w:id="7241" w:author="Masato YOSHIKAWA" w:date="2026-01-20T12:21:00Z" w16du:dateUtc="2026-01-20T03:21:00Z"/>
                <w:rFonts w:ascii="Times New Roman" w:eastAsia="ＭＳ 明朝" w:hAnsi="Times New Roman" w:cs="Times New Roman"/>
                <w:rPrChange w:id="7242" w:author="Masato YOSHIKAWA" w:date="2026-01-20T12:25:00Z" w16du:dateUtc="2026-01-20T03:25:00Z">
                  <w:rPr>
                    <w:moveFrom w:id="7243" w:author="Masato YOSHIKAWA" w:date="2026-01-20T12:21:00Z" w16du:dateUtc="2026-01-20T03:21:00Z"/>
                    <w:rFonts w:ascii="ＭＳ 明朝" w:eastAsia="ＭＳ 明朝" w:hAnsi="ＭＳ 明朝"/>
                  </w:rPr>
                </w:rPrChange>
              </w:rPr>
            </w:pPr>
            <w:moveFrom w:id="7244" w:author="Masato YOSHIKAWA" w:date="2026-01-20T12:21:00Z" w16du:dateUtc="2026-01-20T03:21:00Z">
              <w:r w:rsidRPr="00B83013" w:rsidDel="005B6842">
                <w:rPr>
                  <w:rFonts w:ascii="Times New Roman" w:eastAsia="ＭＳ 明朝" w:hAnsi="Times New Roman" w:cs="Times New Roman" w:hint="eastAsia"/>
                  <w:rPrChange w:id="7245" w:author="Masato YOSHIKAWA" w:date="2026-01-20T12:25:00Z" w16du:dateUtc="2026-01-20T03:25:00Z">
                    <w:rPr>
                      <w:rFonts w:ascii="ＭＳ 明朝" w:eastAsia="ＭＳ 明朝" w:hAnsi="ＭＳ 明朝" w:hint="eastAsia"/>
                    </w:rPr>
                  </w:rPrChange>
                </w:rPr>
                <w:t>儒者</w:t>
              </w:r>
            </w:moveFrom>
          </w:p>
        </w:tc>
        <w:tc>
          <w:tcPr>
            <w:tcW w:w="583" w:type="pct"/>
            <w:tcPrChange w:id="7246" w:author="Masato YOSHIKAWA" w:date="2026-01-20T12:20:00Z" w16du:dateUtc="2026-01-20T03:20:00Z">
              <w:tcPr>
                <w:tcW w:w="583" w:type="pct"/>
              </w:tcPr>
            </w:tcPrChange>
          </w:tcPr>
          <w:p w14:paraId="713E6B56" w14:textId="02EBA07D" w:rsidR="002E4570" w:rsidRPr="00B83013" w:rsidDel="005B6842" w:rsidRDefault="002E4570" w:rsidP="00A018DB">
            <w:pPr>
              <w:pStyle w:val="af8"/>
              <w:rPr>
                <w:moveFrom w:id="7247" w:author="Masato YOSHIKAWA" w:date="2026-01-20T12:21:00Z" w16du:dateUtc="2026-01-20T03:21:00Z"/>
                <w:rFonts w:ascii="Times New Roman" w:eastAsia="ＭＳ 明朝" w:hAnsi="Times New Roman" w:cs="Times New Roman"/>
                <w:rPrChange w:id="7248" w:author="Masato YOSHIKAWA" w:date="2026-01-20T12:25:00Z" w16du:dateUtc="2026-01-20T03:25:00Z">
                  <w:rPr>
                    <w:moveFrom w:id="7249" w:author="Masato YOSHIKAWA" w:date="2026-01-20T12:21:00Z" w16du:dateUtc="2026-01-20T03:21:00Z"/>
                    <w:rFonts w:ascii="ＭＳ 明朝" w:eastAsia="ＭＳ 明朝" w:hAnsi="ＭＳ 明朝"/>
                  </w:rPr>
                </w:rPrChange>
              </w:rPr>
            </w:pPr>
            <w:moveFrom w:id="7250" w:author="Masato YOSHIKAWA" w:date="2026-01-20T12:21:00Z" w16du:dateUtc="2026-01-20T03:21:00Z">
              <w:r w:rsidRPr="00B83013" w:rsidDel="005B6842">
                <w:rPr>
                  <w:rFonts w:ascii="Times New Roman" w:eastAsia="ＭＳ 明朝" w:hAnsi="Times New Roman" w:cs="Times New Roman"/>
                  <w:rPrChange w:id="7251" w:author="Masato YOSHIKAWA" w:date="2026-01-20T12:25:00Z" w16du:dateUtc="2026-01-20T03:25:00Z">
                    <w:rPr>
                      <w:rFonts w:ascii="ＭＳ 明朝" w:eastAsia="ＭＳ 明朝" w:hAnsi="ＭＳ 明朝"/>
                    </w:rPr>
                  </w:rPrChange>
                </w:rPr>
                <w:t>Confucian's</w:t>
              </w:r>
            </w:moveFrom>
          </w:p>
        </w:tc>
        <w:tc>
          <w:tcPr>
            <w:tcW w:w="629" w:type="pct"/>
            <w:tcPrChange w:id="7252" w:author="Masato YOSHIKAWA" w:date="2026-01-20T12:20:00Z" w16du:dateUtc="2026-01-20T03:20:00Z">
              <w:tcPr>
                <w:tcW w:w="629" w:type="pct"/>
              </w:tcPr>
            </w:tcPrChange>
          </w:tcPr>
          <w:p w14:paraId="02A8C359" w14:textId="3DB8870A" w:rsidR="002E4570" w:rsidRPr="00B83013" w:rsidDel="005B6842" w:rsidRDefault="002E4570" w:rsidP="00A018DB">
            <w:pPr>
              <w:pStyle w:val="af8"/>
              <w:rPr>
                <w:moveFrom w:id="7253" w:author="Masato YOSHIKAWA" w:date="2026-01-20T12:21:00Z" w16du:dateUtc="2026-01-20T03:21:00Z"/>
                <w:rFonts w:ascii="Times New Roman" w:eastAsia="ＭＳ 明朝" w:hAnsi="Times New Roman" w:cs="Times New Roman"/>
                <w:rPrChange w:id="7254" w:author="Masato YOSHIKAWA" w:date="2026-01-20T12:25:00Z" w16du:dateUtc="2026-01-20T03:25:00Z">
                  <w:rPr>
                    <w:moveFrom w:id="7255" w:author="Masato YOSHIKAWA" w:date="2026-01-20T12:21:00Z" w16du:dateUtc="2026-01-20T03:21:00Z"/>
                    <w:rFonts w:ascii="ＭＳ 明朝" w:eastAsia="ＭＳ 明朝" w:hAnsi="ＭＳ 明朝"/>
                  </w:rPr>
                </w:rPrChange>
              </w:rPr>
            </w:pPr>
            <w:moveFrom w:id="7256" w:author="Masato YOSHIKAWA" w:date="2026-01-20T12:21:00Z" w16du:dateUtc="2026-01-20T03:21:00Z">
              <w:r w:rsidRPr="00B83013" w:rsidDel="005B6842">
                <w:rPr>
                  <w:rFonts w:ascii="Times New Roman" w:eastAsia="ＭＳ 明朝" w:hAnsi="Times New Roman" w:cs="Times New Roman"/>
                  <w:rPrChange w:id="7257" w:author="Masato YOSHIKAWA" w:date="2026-01-20T12:25:00Z" w16du:dateUtc="2026-01-20T03:25:00Z">
                    <w:rPr>
                      <w:rFonts w:ascii="ＭＳ 明朝" w:eastAsia="ＭＳ 明朝" w:hAnsi="ＭＳ 明朝"/>
                    </w:rPr>
                  </w:rPrChange>
                </w:rPr>
                <w:t>Confucianist</w:t>
              </w:r>
            </w:moveFrom>
          </w:p>
        </w:tc>
        <w:tc>
          <w:tcPr>
            <w:tcW w:w="779" w:type="pct"/>
            <w:tcPrChange w:id="7258" w:author="Masato YOSHIKAWA" w:date="2026-01-20T12:20:00Z" w16du:dateUtc="2026-01-20T03:20:00Z">
              <w:tcPr>
                <w:tcW w:w="779" w:type="pct"/>
              </w:tcPr>
            </w:tcPrChange>
          </w:tcPr>
          <w:p w14:paraId="1F5ADF9C" w14:textId="7AB3AC27" w:rsidR="002E4570" w:rsidRPr="00B83013" w:rsidDel="005B6842" w:rsidRDefault="002E4570" w:rsidP="00A018DB">
            <w:pPr>
              <w:pStyle w:val="af8"/>
              <w:rPr>
                <w:moveFrom w:id="7259" w:author="Masato YOSHIKAWA" w:date="2026-01-20T12:21:00Z" w16du:dateUtc="2026-01-20T03:21:00Z"/>
                <w:rFonts w:ascii="Times New Roman" w:eastAsia="ＭＳ 明朝" w:hAnsi="Times New Roman" w:cs="Times New Roman"/>
                <w:rPrChange w:id="7260" w:author="Masato YOSHIKAWA" w:date="2026-01-20T12:25:00Z" w16du:dateUtc="2026-01-20T03:25:00Z">
                  <w:rPr>
                    <w:moveFrom w:id="7261" w:author="Masato YOSHIKAWA" w:date="2026-01-20T12:21:00Z" w16du:dateUtc="2026-01-20T03:21:00Z"/>
                    <w:rFonts w:ascii="ＭＳ 明朝" w:eastAsia="ＭＳ 明朝" w:hAnsi="ＭＳ 明朝"/>
                  </w:rPr>
                </w:rPrChange>
              </w:rPr>
            </w:pPr>
            <w:moveFrom w:id="7262" w:author="Masato YOSHIKAWA" w:date="2026-01-20T12:21:00Z" w16du:dateUtc="2026-01-20T03:21:00Z">
              <w:r w:rsidRPr="00B83013" w:rsidDel="005B6842">
                <w:rPr>
                  <w:rFonts w:ascii="Times New Roman" w:eastAsia="ＭＳ 明朝" w:hAnsi="Times New Roman" w:cs="Times New Roman"/>
                  <w:rPrChange w:id="7263" w:author="Masato YOSHIKAWA" w:date="2026-01-20T12:25:00Z" w16du:dateUtc="2026-01-20T03:25:00Z">
                    <w:rPr>
                      <w:rFonts w:ascii="ＭＳ 明朝" w:eastAsia="ＭＳ 明朝" w:hAnsi="ＭＳ 明朝"/>
                    </w:rPr>
                  </w:rPrChange>
                </w:rPr>
                <w:t>Established equivalent</w:t>
              </w:r>
            </w:moveFrom>
          </w:p>
        </w:tc>
        <w:tc>
          <w:tcPr>
            <w:tcW w:w="744" w:type="pct"/>
            <w:tcPrChange w:id="7264" w:author="Masato YOSHIKAWA" w:date="2026-01-20T12:20:00Z" w16du:dateUtc="2026-01-20T03:20:00Z">
              <w:tcPr>
                <w:tcW w:w="744" w:type="pct"/>
              </w:tcPr>
            </w:tcPrChange>
          </w:tcPr>
          <w:p w14:paraId="7C4138F0" w14:textId="0CA1A2D1" w:rsidR="002E4570" w:rsidRPr="00B83013" w:rsidDel="005B6842" w:rsidRDefault="002E4570" w:rsidP="00A018DB">
            <w:pPr>
              <w:pStyle w:val="af8"/>
              <w:rPr>
                <w:moveFrom w:id="7265" w:author="Masato YOSHIKAWA" w:date="2026-01-20T12:21:00Z" w16du:dateUtc="2026-01-20T03:21:00Z"/>
                <w:rFonts w:ascii="Times New Roman" w:eastAsia="ＭＳ 明朝" w:hAnsi="Times New Roman" w:cs="Times New Roman"/>
                <w:rPrChange w:id="7266" w:author="Masato YOSHIKAWA" w:date="2026-01-20T12:25:00Z" w16du:dateUtc="2026-01-20T03:25:00Z">
                  <w:rPr>
                    <w:moveFrom w:id="7267" w:author="Masato YOSHIKAWA" w:date="2026-01-20T12:21:00Z" w16du:dateUtc="2026-01-20T03:21:00Z"/>
                    <w:rFonts w:ascii="ＭＳ 明朝" w:eastAsia="ＭＳ 明朝" w:hAnsi="ＭＳ 明朝"/>
                  </w:rPr>
                </w:rPrChange>
              </w:rPr>
            </w:pPr>
            <w:moveFrom w:id="7268" w:author="Masato YOSHIKAWA" w:date="2026-01-20T12:21:00Z" w16du:dateUtc="2026-01-20T03:21:00Z">
              <w:r w:rsidRPr="00B83013" w:rsidDel="005B6842">
                <w:rPr>
                  <w:rFonts w:ascii="Times New Roman" w:eastAsia="ＭＳ 明朝" w:hAnsi="Times New Roman" w:cs="Times New Roman"/>
                  <w:rPrChange w:id="7269" w:author="Masato YOSHIKAWA" w:date="2026-01-20T12:25:00Z" w16du:dateUtc="2026-01-20T03:25:00Z">
                    <w:rPr>
                      <w:rFonts w:ascii="ＭＳ 明朝" w:eastAsia="ＭＳ 明朝" w:hAnsi="ＭＳ 明朝"/>
                    </w:rPr>
                  </w:rPrChange>
                </w:rPr>
                <w:t>Minimization</w:t>
              </w:r>
            </w:moveFrom>
          </w:p>
        </w:tc>
        <w:tc>
          <w:tcPr>
            <w:tcW w:w="851" w:type="pct"/>
            <w:tcPrChange w:id="7270" w:author="Masato YOSHIKAWA" w:date="2026-01-20T12:20:00Z" w16du:dateUtc="2026-01-20T03:20:00Z">
              <w:tcPr>
                <w:tcW w:w="851" w:type="pct"/>
              </w:tcPr>
            </w:tcPrChange>
          </w:tcPr>
          <w:p w14:paraId="6D325B27" w14:textId="1FE46965" w:rsidR="002E4570" w:rsidRPr="00B83013" w:rsidDel="005B6842" w:rsidRDefault="002E4570" w:rsidP="00A018DB">
            <w:pPr>
              <w:pStyle w:val="af8"/>
              <w:rPr>
                <w:moveFrom w:id="7271" w:author="Masato YOSHIKAWA" w:date="2026-01-20T12:21:00Z" w16du:dateUtc="2026-01-20T03:21:00Z"/>
                <w:rFonts w:ascii="Times New Roman" w:eastAsia="ＭＳ 明朝" w:hAnsi="Times New Roman" w:cs="Times New Roman"/>
                <w:rPrChange w:id="7272" w:author="Masato YOSHIKAWA" w:date="2026-01-20T12:25:00Z" w16du:dateUtc="2026-01-20T03:25:00Z">
                  <w:rPr>
                    <w:moveFrom w:id="7273" w:author="Masato YOSHIKAWA" w:date="2026-01-20T12:21:00Z" w16du:dateUtc="2026-01-20T03:21:00Z"/>
                    <w:rFonts w:ascii="ＭＳ 明朝" w:eastAsia="ＭＳ 明朝" w:hAnsi="ＭＳ 明朝"/>
                  </w:rPr>
                </w:rPrChange>
              </w:rPr>
            </w:pPr>
            <w:moveFrom w:id="7274" w:author="Masato YOSHIKAWA" w:date="2026-01-20T12:21:00Z" w16du:dateUtc="2026-01-20T03:21:00Z">
              <w:r w:rsidRPr="00B83013" w:rsidDel="005B6842">
                <w:rPr>
                  <w:rFonts w:ascii="Times New Roman" w:eastAsia="ＭＳ 明朝" w:hAnsi="Times New Roman" w:cs="Times New Roman"/>
                  <w:rPrChange w:id="7275" w:author="Masato YOSHIKAWA" w:date="2026-01-20T12:25:00Z" w16du:dateUtc="2026-01-20T03:25:00Z">
                    <w:rPr>
                      <w:rFonts w:ascii="ＭＳ 明朝" w:eastAsia="ＭＳ 明朝" w:hAnsi="ＭＳ 明朝"/>
                    </w:rPr>
                  </w:rPrChange>
                </w:rPr>
                <w:t>Established equivalent</w:t>
              </w:r>
            </w:moveFrom>
          </w:p>
        </w:tc>
        <w:tc>
          <w:tcPr>
            <w:tcW w:w="831" w:type="pct"/>
            <w:tcPrChange w:id="7276" w:author="Masato YOSHIKAWA" w:date="2026-01-20T12:20:00Z" w16du:dateUtc="2026-01-20T03:20:00Z">
              <w:tcPr>
                <w:tcW w:w="831" w:type="pct"/>
              </w:tcPr>
            </w:tcPrChange>
          </w:tcPr>
          <w:p w14:paraId="3FDFCCB2" w14:textId="1B11384D" w:rsidR="002E4570" w:rsidRPr="00B83013" w:rsidDel="005B6842" w:rsidRDefault="002E4570" w:rsidP="00A018DB">
            <w:pPr>
              <w:pStyle w:val="af8"/>
              <w:rPr>
                <w:moveFrom w:id="7277" w:author="Masato YOSHIKAWA" w:date="2026-01-20T12:21:00Z" w16du:dateUtc="2026-01-20T03:21:00Z"/>
                <w:rFonts w:ascii="Times New Roman" w:eastAsia="ＭＳ 明朝" w:hAnsi="Times New Roman" w:cs="Times New Roman"/>
                <w:rPrChange w:id="7278" w:author="Masato YOSHIKAWA" w:date="2026-01-20T12:25:00Z" w16du:dateUtc="2026-01-20T03:25:00Z">
                  <w:rPr>
                    <w:moveFrom w:id="7279" w:author="Masato YOSHIKAWA" w:date="2026-01-20T12:21:00Z" w16du:dateUtc="2026-01-20T03:21:00Z"/>
                    <w:rFonts w:ascii="ＭＳ 明朝" w:eastAsia="ＭＳ 明朝" w:hAnsi="ＭＳ 明朝"/>
                  </w:rPr>
                </w:rPrChange>
              </w:rPr>
            </w:pPr>
            <w:moveFrom w:id="7280" w:author="Masato YOSHIKAWA" w:date="2026-01-20T12:21:00Z" w16du:dateUtc="2026-01-20T03:21:00Z">
              <w:r w:rsidRPr="00B83013" w:rsidDel="005B6842">
                <w:rPr>
                  <w:rFonts w:ascii="Times New Roman" w:eastAsia="ＭＳ 明朝" w:hAnsi="Times New Roman" w:cs="Times New Roman"/>
                  <w:rPrChange w:id="7281" w:author="Masato YOSHIKAWA" w:date="2026-01-20T12:25:00Z" w16du:dateUtc="2026-01-20T03:25:00Z">
                    <w:rPr>
                      <w:rFonts w:ascii="ＭＳ 明朝" w:eastAsia="ＭＳ 明朝" w:hAnsi="ＭＳ 明朝"/>
                    </w:rPr>
                  </w:rPrChange>
                </w:rPr>
                <w:t>Minimization</w:t>
              </w:r>
            </w:moveFrom>
          </w:p>
        </w:tc>
      </w:tr>
      <w:tr w:rsidR="002E4570" w:rsidRPr="00B83013" w:rsidDel="005B6842" w14:paraId="66C6B3C5" w14:textId="7FBEAFFA" w:rsidTr="005B6842">
        <w:tc>
          <w:tcPr>
            <w:tcW w:w="583" w:type="pct"/>
            <w:tcPrChange w:id="7282" w:author="Masato YOSHIKAWA" w:date="2026-01-20T12:20:00Z" w16du:dateUtc="2026-01-20T03:20:00Z">
              <w:tcPr>
                <w:tcW w:w="582" w:type="pct"/>
              </w:tcPr>
            </w:tcPrChange>
          </w:tcPr>
          <w:p w14:paraId="6B6AF842" w14:textId="2DF3C30C" w:rsidR="002E4570" w:rsidRPr="00B83013" w:rsidDel="005B6842" w:rsidRDefault="002E4570" w:rsidP="00A018DB">
            <w:pPr>
              <w:pStyle w:val="af8"/>
              <w:rPr>
                <w:moveFrom w:id="7283" w:author="Masato YOSHIKAWA" w:date="2026-01-20T12:21:00Z" w16du:dateUtc="2026-01-20T03:21:00Z"/>
                <w:rFonts w:ascii="Times New Roman" w:eastAsia="ＭＳ 明朝" w:hAnsi="Times New Roman" w:cs="Times New Roman"/>
                <w:rPrChange w:id="7284" w:author="Masato YOSHIKAWA" w:date="2026-01-20T12:25:00Z" w16du:dateUtc="2026-01-20T03:25:00Z">
                  <w:rPr>
                    <w:moveFrom w:id="7285" w:author="Masato YOSHIKAWA" w:date="2026-01-20T12:21:00Z" w16du:dateUtc="2026-01-20T03:21:00Z"/>
                    <w:rFonts w:ascii="ＭＳ 明朝" w:eastAsia="ＭＳ 明朝" w:hAnsi="ＭＳ 明朝"/>
                  </w:rPr>
                </w:rPrChange>
              </w:rPr>
            </w:pPr>
            <w:moveFrom w:id="7286" w:author="Masato YOSHIKAWA" w:date="2026-01-20T12:21:00Z" w16du:dateUtc="2026-01-20T03:21:00Z">
              <w:r w:rsidRPr="00B83013" w:rsidDel="005B6842">
                <w:rPr>
                  <w:rFonts w:ascii="Times New Roman" w:eastAsia="ＭＳ 明朝" w:hAnsi="Times New Roman" w:cs="Times New Roman" w:hint="eastAsia"/>
                  <w:rPrChange w:id="7287" w:author="Masato YOSHIKAWA" w:date="2026-01-20T12:25:00Z" w16du:dateUtc="2026-01-20T03:25:00Z">
                    <w:rPr>
                      <w:rFonts w:ascii="ＭＳ 明朝" w:eastAsia="ＭＳ 明朝" w:hAnsi="ＭＳ 明朝" w:hint="eastAsia"/>
                    </w:rPr>
                  </w:rPrChange>
                </w:rPr>
                <w:t>切支丹</w:t>
              </w:r>
            </w:moveFrom>
          </w:p>
        </w:tc>
        <w:tc>
          <w:tcPr>
            <w:tcW w:w="583" w:type="pct"/>
            <w:tcPrChange w:id="7288" w:author="Masato YOSHIKAWA" w:date="2026-01-20T12:20:00Z" w16du:dateUtc="2026-01-20T03:20:00Z">
              <w:tcPr>
                <w:tcW w:w="583" w:type="pct"/>
              </w:tcPr>
            </w:tcPrChange>
          </w:tcPr>
          <w:p w14:paraId="01C2DA2A" w14:textId="2399C862" w:rsidR="002E4570" w:rsidRPr="00B83013" w:rsidDel="005B6842" w:rsidRDefault="002E4570" w:rsidP="00A018DB">
            <w:pPr>
              <w:pStyle w:val="af8"/>
              <w:rPr>
                <w:moveFrom w:id="7289" w:author="Masato YOSHIKAWA" w:date="2026-01-20T12:21:00Z" w16du:dateUtc="2026-01-20T03:21:00Z"/>
                <w:rFonts w:ascii="Times New Roman" w:eastAsia="ＭＳ 明朝" w:hAnsi="Times New Roman" w:cs="Times New Roman"/>
                <w:rPrChange w:id="7290" w:author="Masato YOSHIKAWA" w:date="2026-01-20T12:25:00Z" w16du:dateUtc="2026-01-20T03:25:00Z">
                  <w:rPr>
                    <w:moveFrom w:id="7291" w:author="Masato YOSHIKAWA" w:date="2026-01-20T12:21:00Z" w16du:dateUtc="2026-01-20T03:21:00Z"/>
                    <w:rFonts w:ascii="ＭＳ 明朝" w:eastAsia="ＭＳ 明朝" w:hAnsi="ＭＳ 明朝"/>
                  </w:rPr>
                </w:rPrChange>
              </w:rPr>
            </w:pPr>
            <w:moveFrom w:id="7292" w:author="Masato YOSHIKAWA" w:date="2026-01-20T12:21:00Z" w16du:dateUtc="2026-01-20T03:21:00Z">
              <w:r w:rsidRPr="00B83013" w:rsidDel="005B6842">
                <w:rPr>
                  <w:rFonts w:ascii="Times New Roman" w:eastAsia="ＭＳ 明朝" w:hAnsi="Times New Roman" w:cs="Times New Roman"/>
                  <w:rPrChange w:id="7293" w:author="Masato YOSHIKAWA" w:date="2026-01-20T12:25:00Z" w16du:dateUtc="2026-01-20T03:25:00Z">
                    <w:rPr>
                      <w:rFonts w:ascii="ＭＳ 明朝" w:eastAsia="ＭＳ 明朝" w:hAnsi="ＭＳ 明朝"/>
                    </w:rPr>
                  </w:rPrChange>
                </w:rPr>
                <w:t>Christian</w:t>
              </w:r>
            </w:moveFrom>
          </w:p>
        </w:tc>
        <w:tc>
          <w:tcPr>
            <w:tcW w:w="629" w:type="pct"/>
            <w:tcPrChange w:id="7294" w:author="Masato YOSHIKAWA" w:date="2026-01-20T12:20:00Z" w16du:dateUtc="2026-01-20T03:20:00Z">
              <w:tcPr>
                <w:tcW w:w="629" w:type="pct"/>
              </w:tcPr>
            </w:tcPrChange>
          </w:tcPr>
          <w:p w14:paraId="2B383D2C" w14:textId="3CA72712" w:rsidR="002E4570" w:rsidRPr="00B83013" w:rsidDel="005B6842" w:rsidRDefault="002E4570" w:rsidP="00A018DB">
            <w:pPr>
              <w:pStyle w:val="af8"/>
              <w:rPr>
                <w:moveFrom w:id="7295" w:author="Masato YOSHIKAWA" w:date="2026-01-20T12:21:00Z" w16du:dateUtc="2026-01-20T03:21:00Z"/>
                <w:rFonts w:ascii="Times New Roman" w:eastAsia="ＭＳ 明朝" w:hAnsi="Times New Roman" w:cs="Times New Roman"/>
                <w:rPrChange w:id="7296" w:author="Masato YOSHIKAWA" w:date="2026-01-20T12:25:00Z" w16du:dateUtc="2026-01-20T03:25:00Z">
                  <w:rPr>
                    <w:moveFrom w:id="7297" w:author="Masato YOSHIKAWA" w:date="2026-01-20T12:21:00Z" w16du:dateUtc="2026-01-20T03:21:00Z"/>
                    <w:rFonts w:ascii="ＭＳ 明朝" w:eastAsia="ＭＳ 明朝" w:hAnsi="ＭＳ 明朝"/>
                  </w:rPr>
                </w:rPrChange>
              </w:rPr>
            </w:pPr>
            <w:moveFrom w:id="7298" w:author="Masato YOSHIKAWA" w:date="2026-01-20T12:21:00Z" w16du:dateUtc="2026-01-20T03:21:00Z">
              <w:r w:rsidRPr="00B83013" w:rsidDel="005B6842">
                <w:rPr>
                  <w:rFonts w:ascii="Times New Roman" w:eastAsia="ＭＳ 明朝" w:hAnsi="Times New Roman" w:cs="Times New Roman"/>
                  <w:rPrChange w:id="7299" w:author="Masato YOSHIKAWA" w:date="2026-01-20T12:25:00Z" w16du:dateUtc="2026-01-20T03:25:00Z">
                    <w:rPr>
                      <w:rFonts w:ascii="ＭＳ 明朝" w:eastAsia="ＭＳ 明朝" w:hAnsi="ＭＳ 明朝"/>
                    </w:rPr>
                  </w:rPrChange>
                </w:rPr>
                <w:t>Christian</w:t>
              </w:r>
            </w:moveFrom>
          </w:p>
        </w:tc>
        <w:tc>
          <w:tcPr>
            <w:tcW w:w="779" w:type="pct"/>
            <w:tcPrChange w:id="7300" w:author="Masato YOSHIKAWA" w:date="2026-01-20T12:20:00Z" w16du:dateUtc="2026-01-20T03:20:00Z">
              <w:tcPr>
                <w:tcW w:w="779" w:type="pct"/>
              </w:tcPr>
            </w:tcPrChange>
          </w:tcPr>
          <w:p w14:paraId="278F9881" w14:textId="5ED11310" w:rsidR="002E4570" w:rsidRPr="00B83013" w:rsidDel="005B6842" w:rsidRDefault="002E4570" w:rsidP="00A018DB">
            <w:pPr>
              <w:pStyle w:val="af8"/>
              <w:rPr>
                <w:moveFrom w:id="7301" w:author="Masato YOSHIKAWA" w:date="2026-01-20T12:21:00Z" w16du:dateUtc="2026-01-20T03:21:00Z"/>
                <w:rFonts w:ascii="Times New Roman" w:eastAsia="ＭＳ 明朝" w:hAnsi="Times New Roman" w:cs="Times New Roman"/>
                <w:rPrChange w:id="7302" w:author="Masato YOSHIKAWA" w:date="2026-01-20T12:25:00Z" w16du:dateUtc="2026-01-20T03:25:00Z">
                  <w:rPr>
                    <w:moveFrom w:id="7303" w:author="Masato YOSHIKAWA" w:date="2026-01-20T12:21:00Z" w16du:dateUtc="2026-01-20T03:21:00Z"/>
                    <w:rFonts w:ascii="ＭＳ 明朝" w:eastAsia="ＭＳ 明朝" w:hAnsi="ＭＳ 明朝"/>
                  </w:rPr>
                </w:rPrChange>
              </w:rPr>
            </w:pPr>
            <w:moveFrom w:id="7304" w:author="Masato YOSHIKAWA" w:date="2026-01-20T12:21:00Z" w16du:dateUtc="2026-01-20T03:21:00Z">
              <w:r w:rsidRPr="00B83013" w:rsidDel="005B6842">
                <w:rPr>
                  <w:rFonts w:ascii="Times New Roman" w:eastAsia="ＭＳ 明朝" w:hAnsi="Times New Roman" w:cs="Times New Roman"/>
                  <w:rPrChange w:id="7305" w:author="Masato YOSHIKAWA" w:date="2026-01-20T12:25:00Z" w16du:dateUtc="2026-01-20T03:25:00Z">
                    <w:rPr>
                      <w:rFonts w:ascii="ＭＳ 明朝" w:eastAsia="ＭＳ 明朝" w:hAnsi="ＭＳ 明朝"/>
                    </w:rPr>
                  </w:rPrChange>
                </w:rPr>
                <w:t>Established equivalent</w:t>
              </w:r>
            </w:moveFrom>
          </w:p>
        </w:tc>
        <w:tc>
          <w:tcPr>
            <w:tcW w:w="744" w:type="pct"/>
            <w:tcPrChange w:id="7306" w:author="Masato YOSHIKAWA" w:date="2026-01-20T12:20:00Z" w16du:dateUtc="2026-01-20T03:20:00Z">
              <w:tcPr>
                <w:tcW w:w="744" w:type="pct"/>
              </w:tcPr>
            </w:tcPrChange>
          </w:tcPr>
          <w:p w14:paraId="4ADA5D56" w14:textId="30D07CF5" w:rsidR="002E4570" w:rsidRPr="00B83013" w:rsidDel="005B6842" w:rsidRDefault="002E4570" w:rsidP="00A018DB">
            <w:pPr>
              <w:pStyle w:val="af8"/>
              <w:rPr>
                <w:moveFrom w:id="7307" w:author="Masato YOSHIKAWA" w:date="2026-01-20T12:21:00Z" w16du:dateUtc="2026-01-20T03:21:00Z"/>
                <w:rFonts w:ascii="Times New Roman" w:eastAsia="ＭＳ 明朝" w:hAnsi="Times New Roman" w:cs="Times New Roman"/>
                <w:rPrChange w:id="7308" w:author="Masato YOSHIKAWA" w:date="2026-01-20T12:25:00Z" w16du:dateUtc="2026-01-20T03:25:00Z">
                  <w:rPr>
                    <w:moveFrom w:id="7309" w:author="Masato YOSHIKAWA" w:date="2026-01-20T12:21:00Z" w16du:dateUtc="2026-01-20T03:21:00Z"/>
                    <w:rFonts w:ascii="ＭＳ 明朝" w:eastAsia="ＭＳ 明朝" w:hAnsi="ＭＳ 明朝"/>
                  </w:rPr>
                </w:rPrChange>
              </w:rPr>
            </w:pPr>
            <w:moveFrom w:id="7310" w:author="Masato YOSHIKAWA" w:date="2026-01-20T12:21:00Z" w16du:dateUtc="2026-01-20T03:21:00Z">
              <w:r w:rsidRPr="00B83013" w:rsidDel="005B6842">
                <w:rPr>
                  <w:rFonts w:ascii="Times New Roman" w:eastAsia="ＭＳ 明朝" w:hAnsi="Times New Roman" w:cs="Times New Roman"/>
                  <w:rPrChange w:id="7311" w:author="Masato YOSHIKAWA" w:date="2026-01-20T12:25:00Z" w16du:dateUtc="2026-01-20T03:25:00Z">
                    <w:rPr>
                      <w:rFonts w:ascii="ＭＳ 明朝" w:eastAsia="ＭＳ 明朝" w:hAnsi="ＭＳ 明朝"/>
                    </w:rPr>
                  </w:rPrChange>
                </w:rPr>
                <w:t>Minimization</w:t>
              </w:r>
            </w:moveFrom>
          </w:p>
        </w:tc>
        <w:tc>
          <w:tcPr>
            <w:tcW w:w="851" w:type="pct"/>
            <w:tcPrChange w:id="7312" w:author="Masato YOSHIKAWA" w:date="2026-01-20T12:20:00Z" w16du:dateUtc="2026-01-20T03:20:00Z">
              <w:tcPr>
                <w:tcW w:w="851" w:type="pct"/>
              </w:tcPr>
            </w:tcPrChange>
          </w:tcPr>
          <w:p w14:paraId="363B893B" w14:textId="1892B5C0" w:rsidR="002E4570" w:rsidRPr="00B83013" w:rsidDel="005B6842" w:rsidRDefault="002E4570" w:rsidP="00A018DB">
            <w:pPr>
              <w:pStyle w:val="af8"/>
              <w:rPr>
                <w:moveFrom w:id="7313" w:author="Masato YOSHIKAWA" w:date="2026-01-20T12:21:00Z" w16du:dateUtc="2026-01-20T03:21:00Z"/>
                <w:rFonts w:ascii="Times New Roman" w:eastAsia="ＭＳ 明朝" w:hAnsi="Times New Roman" w:cs="Times New Roman"/>
                <w:rPrChange w:id="7314" w:author="Masato YOSHIKAWA" w:date="2026-01-20T12:25:00Z" w16du:dateUtc="2026-01-20T03:25:00Z">
                  <w:rPr>
                    <w:moveFrom w:id="7315" w:author="Masato YOSHIKAWA" w:date="2026-01-20T12:21:00Z" w16du:dateUtc="2026-01-20T03:21:00Z"/>
                    <w:rFonts w:ascii="ＭＳ 明朝" w:eastAsia="ＭＳ 明朝" w:hAnsi="ＭＳ 明朝"/>
                  </w:rPr>
                </w:rPrChange>
              </w:rPr>
            </w:pPr>
            <w:moveFrom w:id="7316" w:author="Masato YOSHIKAWA" w:date="2026-01-20T12:21:00Z" w16du:dateUtc="2026-01-20T03:21:00Z">
              <w:r w:rsidRPr="00B83013" w:rsidDel="005B6842">
                <w:rPr>
                  <w:rFonts w:ascii="Times New Roman" w:eastAsia="ＭＳ 明朝" w:hAnsi="Times New Roman" w:cs="Times New Roman"/>
                  <w:rPrChange w:id="7317" w:author="Masato YOSHIKAWA" w:date="2026-01-20T12:25:00Z" w16du:dateUtc="2026-01-20T03:25:00Z">
                    <w:rPr>
                      <w:rFonts w:ascii="ＭＳ 明朝" w:eastAsia="ＭＳ 明朝" w:hAnsi="ＭＳ 明朝"/>
                    </w:rPr>
                  </w:rPrChange>
                </w:rPr>
                <w:t>Established equivalent</w:t>
              </w:r>
            </w:moveFrom>
          </w:p>
        </w:tc>
        <w:tc>
          <w:tcPr>
            <w:tcW w:w="831" w:type="pct"/>
            <w:tcPrChange w:id="7318" w:author="Masato YOSHIKAWA" w:date="2026-01-20T12:20:00Z" w16du:dateUtc="2026-01-20T03:20:00Z">
              <w:tcPr>
                <w:tcW w:w="831" w:type="pct"/>
              </w:tcPr>
            </w:tcPrChange>
          </w:tcPr>
          <w:p w14:paraId="250C5FDF" w14:textId="486903AC" w:rsidR="002E4570" w:rsidRPr="00B83013" w:rsidDel="005B6842" w:rsidRDefault="002E4570" w:rsidP="00A018DB">
            <w:pPr>
              <w:pStyle w:val="af8"/>
              <w:rPr>
                <w:moveFrom w:id="7319" w:author="Masato YOSHIKAWA" w:date="2026-01-20T12:21:00Z" w16du:dateUtc="2026-01-20T03:21:00Z"/>
                <w:rFonts w:ascii="Times New Roman" w:eastAsia="ＭＳ 明朝" w:hAnsi="Times New Roman" w:cs="Times New Roman"/>
                <w:rPrChange w:id="7320" w:author="Masato YOSHIKAWA" w:date="2026-01-20T12:25:00Z" w16du:dateUtc="2026-01-20T03:25:00Z">
                  <w:rPr>
                    <w:moveFrom w:id="7321" w:author="Masato YOSHIKAWA" w:date="2026-01-20T12:21:00Z" w16du:dateUtc="2026-01-20T03:21:00Z"/>
                    <w:rFonts w:ascii="ＭＳ 明朝" w:eastAsia="ＭＳ 明朝" w:hAnsi="ＭＳ 明朝"/>
                  </w:rPr>
                </w:rPrChange>
              </w:rPr>
            </w:pPr>
            <w:moveFrom w:id="7322" w:author="Masato YOSHIKAWA" w:date="2026-01-20T12:21:00Z" w16du:dateUtc="2026-01-20T03:21:00Z">
              <w:r w:rsidRPr="00B83013" w:rsidDel="005B6842">
                <w:rPr>
                  <w:rFonts w:ascii="Times New Roman" w:eastAsia="ＭＳ 明朝" w:hAnsi="Times New Roman" w:cs="Times New Roman"/>
                  <w:rPrChange w:id="7323" w:author="Masato YOSHIKAWA" w:date="2026-01-20T12:25:00Z" w16du:dateUtc="2026-01-20T03:25:00Z">
                    <w:rPr>
                      <w:rFonts w:ascii="ＭＳ 明朝" w:eastAsia="ＭＳ 明朝" w:hAnsi="ＭＳ 明朝"/>
                    </w:rPr>
                  </w:rPrChange>
                </w:rPr>
                <w:t>Minimization</w:t>
              </w:r>
            </w:moveFrom>
          </w:p>
        </w:tc>
      </w:tr>
      <w:tr w:rsidR="002E4570" w:rsidRPr="00B83013" w:rsidDel="005B6842" w14:paraId="5FE47FA7" w14:textId="2B502A05" w:rsidTr="005B6842">
        <w:tc>
          <w:tcPr>
            <w:tcW w:w="583" w:type="pct"/>
            <w:tcPrChange w:id="7324" w:author="Masato YOSHIKAWA" w:date="2026-01-20T12:20:00Z" w16du:dateUtc="2026-01-20T03:20:00Z">
              <w:tcPr>
                <w:tcW w:w="582" w:type="pct"/>
              </w:tcPr>
            </w:tcPrChange>
          </w:tcPr>
          <w:p w14:paraId="6FEB6A86" w14:textId="1EE33AC2" w:rsidR="002E4570" w:rsidRPr="00B83013" w:rsidDel="005B6842" w:rsidRDefault="002E4570" w:rsidP="00A018DB">
            <w:pPr>
              <w:pStyle w:val="af8"/>
              <w:rPr>
                <w:moveFrom w:id="7325" w:author="Masato YOSHIKAWA" w:date="2026-01-20T12:21:00Z" w16du:dateUtc="2026-01-20T03:21:00Z"/>
                <w:rFonts w:ascii="Times New Roman" w:eastAsia="ＭＳ 明朝" w:hAnsi="Times New Roman" w:cs="Times New Roman"/>
                <w:rPrChange w:id="7326" w:author="Masato YOSHIKAWA" w:date="2026-01-20T12:25:00Z" w16du:dateUtc="2026-01-20T03:25:00Z">
                  <w:rPr>
                    <w:moveFrom w:id="7327" w:author="Masato YOSHIKAWA" w:date="2026-01-20T12:21:00Z" w16du:dateUtc="2026-01-20T03:21:00Z"/>
                    <w:rFonts w:ascii="ＭＳ 明朝" w:eastAsia="ＭＳ 明朝" w:hAnsi="ＭＳ 明朝"/>
                  </w:rPr>
                </w:rPrChange>
              </w:rPr>
            </w:pPr>
            <w:moveFrom w:id="7328" w:author="Masato YOSHIKAWA" w:date="2026-01-20T12:21:00Z" w16du:dateUtc="2026-01-20T03:21:00Z">
              <w:r w:rsidRPr="00B83013" w:rsidDel="005B6842">
                <w:rPr>
                  <w:rFonts w:ascii="Times New Roman" w:eastAsia="ＭＳ 明朝" w:hAnsi="Times New Roman" w:cs="Times New Roman" w:hint="eastAsia"/>
                  <w:rPrChange w:id="7329" w:author="Masato YOSHIKAWA" w:date="2026-01-20T12:25:00Z" w16du:dateUtc="2026-01-20T03:25:00Z">
                    <w:rPr>
                      <w:rFonts w:ascii="ＭＳ 明朝" w:eastAsia="ＭＳ 明朝" w:hAnsi="ＭＳ 明朝" w:hint="eastAsia"/>
                    </w:rPr>
                  </w:rPrChange>
                </w:rPr>
                <w:t>松飾</w:t>
              </w:r>
            </w:moveFrom>
          </w:p>
        </w:tc>
        <w:tc>
          <w:tcPr>
            <w:tcW w:w="583" w:type="pct"/>
            <w:tcPrChange w:id="7330" w:author="Masato YOSHIKAWA" w:date="2026-01-20T12:20:00Z" w16du:dateUtc="2026-01-20T03:20:00Z">
              <w:tcPr>
                <w:tcW w:w="583" w:type="pct"/>
              </w:tcPr>
            </w:tcPrChange>
          </w:tcPr>
          <w:p w14:paraId="35628E57" w14:textId="7917EC4B" w:rsidR="002E4570" w:rsidRPr="00B83013" w:rsidDel="005B6842" w:rsidRDefault="002E4570" w:rsidP="00A018DB">
            <w:pPr>
              <w:pStyle w:val="af8"/>
              <w:rPr>
                <w:moveFrom w:id="7331" w:author="Masato YOSHIKAWA" w:date="2026-01-20T12:21:00Z" w16du:dateUtc="2026-01-20T03:21:00Z"/>
                <w:rFonts w:ascii="Times New Roman" w:eastAsia="ＭＳ 明朝" w:hAnsi="Times New Roman" w:cs="Times New Roman"/>
                <w:rPrChange w:id="7332" w:author="Masato YOSHIKAWA" w:date="2026-01-20T12:25:00Z" w16du:dateUtc="2026-01-20T03:25:00Z">
                  <w:rPr>
                    <w:moveFrom w:id="7333" w:author="Masato YOSHIKAWA" w:date="2026-01-20T12:21:00Z" w16du:dateUtc="2026-01-20T03:21:00Z"/>
                    <w:rFonts w:ascii="ＭＳ 明朝" w:eastAsia="ＭＳ 明朝" w:hAnsi="ＭＳ 明朝"/>
                  </w:rPr>
                </w:rPrChange>
              </w:rPr>
            </w:pPr>
            <w:moveFrom w:id="7334" w:author="Masato YOSHIKAWA" w:date="2026-01-20T12:21:00Z" w16du:dateUtc="2026-01-20T03:21:00Z">
              <w:r w:rsidRPr="00B83013" w:rsidDel="005B6842">
                <w:rPr>
                  <w:rFonts w:ascii="Times New Roman" w:eastAsia="ＭＳ 明朝" w:hAnsi="Times New Roman" w:cs="Times New Roman"/>
                  <w:rPrChange w:id="7335" w:author="Masato YOSHIKAWA" w:date="2026-01-20T12:25:00Z" w16du:dateUtc="2026-01-20T03:25:00Z">
                    <w:rPr>
                      <w:rFonts w:ascii="ＭＳ 明朝" w:eastAsia="ＭＳ 明朝" w:hAnsi="ＭＳ 明朝"/>
                    </w:rPr>
                  </w:rPrChange>
                </w:rPr>
                <w:t>New Year's decorations</w:t>
              </w:r>
            </w:moveFrom>
          </w:p>
        </w:tc>
        <w:tc>
          <w:tcPr>
            <w:tcW w:w="629" w:type="pct"/>
            <w:tcPrChange w:id="7336" w:author="Masato YOSHIKAWA" w:date="2026-01-20T12:20:00Z" w16du:dateUtc="2026-01-20T03:20:00Z">
              <w:tcPr>
                <w:tcW w:w="629" w:type="pct"/>
              </w:tcPr>
            </w:tcPrChange>
          </w:tcPr>
          <w:p w14:paraId="20FB7C98" w14:textId="5E93D036" w:rsidR="002E4570" w:rsidRPr="00B83013" w:rsidDel="005B6842" w:rsidRDefault="002E4570" w:rsidP="00A018DB">
            <w:pPr>
              <w:pStyle w:val="af8"/>
              <w:rPr>
                <w:moveFrom w:id="7337" w:author="Masato YOSHIKAWA" w:date="2026-01-20T12:21:00Z" w16du:dateUtc="2026-01-20T03:21:00Z"/>
                <w:rFonts w:ascii="Times New Roman" w:eastAsia="ＭＳ 明朝" w:hAnsi="Times New Roman" w:cs="Times New Roman"/>
                <w:rPrChange w:id="7338" w:author="Masato YOSHIKAWA" w:date="2026-01-20T12:25:00Z" w16du:dateUtc="2026-01-20T03:25:00Z">
                  <w:rPr>
                    <w:moveFrom w:id="7339" w:author="Masato YOSHIKAWA" w:date="2026-01-20T12:21:00Z" w16du:dateUtc="2026-01-20T03:21:00Z"/>
                    <w:rFonts w:ascii="ＭＳ 明朝" w:eastAsia="ＭＳ 明朝" w:hAnsi="ＭＳ 明朝"/>
                  </w:rPr>
                </w:rPrChange>
              </w:rPr>
            </w:pPr>
            <w:moveFrom w:id="7340" w:author="Masato YOSHIKAWA" w:date="2026-01-20T12:21:00Z" w16du:dateUtc="2026-01-20T03:21:00Z">
              <w:r w:rsidRPr="00B83013" w:rsidDel="005B6842">
                <w:rPr>
                  <w:rFonts w:ascii="Times New Roman" w:eastAsia="ＭＳ 明朝" w:hAnsi="Times New Roman" w:cs="Times New Roman"/>
                  <w:rPrChange w:id="7341" w:author="Masato YOSHIKAWA" w:date="2026-01-20T12:25:00Z" w16du:dateUtc="2026-01-20T03:25:00Z">
                    <w:rPr>
                      <w:rFonts w:ascii="ＭＳ 明朝" w:eastAsia="ＭＳ 明朝" w:hAnsi="ＭＳ 明朝"/>
                    </w:rPr>
                  </w:rPrChange>
                </w:rPr>
                <w:t>New Year decorations</w:t>
              </w:r>
            </w:moveFrom>
          </w:p>
        </w:tc>
        <w:tc>
          <w:tcPr>
            <w:tcW w:w="779" w:type="pct"/>
            <w:tcPrChange w:id="7342" w:author="Masato YOSHIKAWA" w:date="2026-01-20T12:20:00Z" w16du:dateUtc="2026-01-20T03:20:00Z">
              <w:tcPr>
                <w:tcW w:w="779" w:type="pct"/>
              </w:tcPr>
            </w:tcPrChange>
          </w:tcPr>
          <w:p w14:paraId="6AE796A7" w14:textId="24F51F70" w:rsidR="002E4570" w:rsidRPr="00B83013" w:rsidDel="005B6842" w:rsidRDefault="002E4570" w:rsidP="00A018DB">
            <w:pPr>
              <w:pStyle w:val="af8"/>
              <w:rPr>
                <w:moveFrom w:id="7343" w:author="Masato YOSHIKAWA" w:date="2026-01-20T12:21:00Z" w16du:dateUtc="2026-01-20T03:21:00Z"/>
                <w:rFonts w:ascii="Times New Roman" w:eastAsia="ＭＳ 明朝" w:hAnsi="Times New Roman" w:cs="Times New Roman"/>
                <w:rPrChange w:id="7344" w:author="Masato YOSHIKAWA" w:date="2026-01-20T12:25:00Z" w16du:dateUtc="2026-01-20T03:25:00Z">
                  <w:rPr>
                    <w:moveFrom w:id="7345" w:author="Masato YOSHIKAWA" w:date="2026-01-20T12:21:00Z" w16du:dateUtc="2026-01-20T03:21:00Z"/>
                    <w:rFonts w:ascii="ＭＳ 明朝" w:eastAsia="ＭＳ 明朝" w:hAnsi="ＭＳ 明朝"/>
                  </w:rPr>
                </w:rPrChange>
              </w:rPr>
            </w:pPr>
            <w:moveFrom w:id="7346" w:author="Masato YOSHIKAWA" w:date="2026-01-20T12:21:00Z" w16du:dateUtc="2026-01-20T03:21:00Z">
              <w:r w:rsidRPr="00B83013" w:rsidDel="005B6842">
                <w:rPr>
                  <w:rFonts w:ascii="Times New Roman" w:eastAsia="ＭＳ 明朝" w:hAnsi="Times New Roman" w:cs="Times New Roman"/>
                  <w:rPrChange w:id="7347" w:author="Masato YOSHIKAWA" w:date="2026-01-20T12:25:00Z" w16du:dateUtc="2026-01-20T03:25:00Z">
                    <w:rPr>
                      <w:rFonts w:ascii="ＭＳ 明朝" w:eastAsia="ＭＳ 明朝" w:hAnsi="ＭＳ 明朝"/>
                    </w:rPr>
                  </w:rPrChange>
                </w:rPr>
                <w:t>Generalization</w:t>
              </w:r>
            </w:moveFrom>
          </w:p>
        </w:tc>
        <w:tc>
          <w:tcPr>
            <w:tcW w:w="744" w:type="pct"/>
            <w:tcPrChange w:id="7348" w:author="Masato YOSHIKAWA" w:date="2026-01-20T12:20:00Z" w16du:dateUtc="2026-01-20T03:20:00Z">
              <w:tcPr>
                <w:tcW w:w="744" w:type="pct"/>
              </w:tcPr>
            </w:tcPrChange>
          </w:tcPr>
          <w:p w14:paraId="518B70CA" w14:textId="76803246" w:rsidR="002E4570" w:rsidRPr="00B83013" w:rsidDel="005B6842" w:rsidRDefault="002E4570" w:rsidP="00A018DB">
            <w:pPr>
              <w:pStyle w:val="af8"/>
              <w:rPr>
                <w:moveFrom w:id="7349" w:author="Masato YOSHIKAWA" w:date="2026-01-20T12:21:00Z" w16du:dateUtc="2026-01-20T03:21:00Z"/>
                <w:rFonts w:ascii="Times New Roman" w:eastAsia="ＭＳ 明朝" w:hAnsi="Times New Roman" w:cs="Times New Roman"/>
                <w:rPrChange w:id="7350" w:author="Masato YOSHIKAWA" w:date="2026-01-20T12:25:00Z" w16du:dateUtc="2026-01-20T03:25:00Z">
                  <w:rPr>
                    <w:moveFrom w:id="7351" w:author="Masato YOSHIKAWA" w:date="2026-01-20T12:21:00Z" w16du:dateUtc="2026-01-20T03:21:00Z"/>
                    <w:rFonts w:ascii="ＭＳ 明朝" w:eastAsia="ＭＳ 明朝" w:hAnsi="ＭＳ 明朝"/>
                  </w:rPr>
                </w:rPrChange>
              </w:rPr>
            </w:pPr>
            <w:moveFrom w:id="7352" w:author="Masato YOSHIKAWA" w:date="2026-01-20T12:21:00Z" w16du:dateUtc="2026-01-20T03:21:00Z">
              <w:r w:rsidRPr="00B83013" w:rsidDel="005B6842">
                <w:rPr>
                  <w:rFonts w:ascii="Times New Roman" w:eastAsia="ＭＳ 明朝" w:hAnsi="Times New Roman" w:cs="Times New Roman"/>
                  <w:rPrChange w:id="7353" w:author="Masato YOSHIKAWA" w:date="2026-01-20T12:25:00Z" w16du:dateUtc="2026-01-20T03:25:00Z">
                    <w:rPr>
                      <w:rFonts w:ascii="ＭＳ 明朝" w:eastAsia="ＭＳ 明朝" w:hAnsi="ＭＳ 明朝"/>
                    </w:rPr>
                  </w:rPrChange>
                </w:rPr>
                <w:t>Minimization</w:t>
              </w:r>
            </w:moveFrom>
          </w:p>
        </w:tc>
        <w:tc>
          <w:tcPr>
            <w:tcW w:w="851" w:type="pct"/>
            <w:tcPrChange w:id="7354" w:author="Masato YOSHIKAWA" w:date="2026-01-20T12:20:00Z" w16du:dateUtc="2026-01-20T03:20:00Z">
              <w:tcPr>
                <w:tcW w:w="851" w:type="pct"/>
              </w:tcPr>
            </w:tcPrChange>
          </w:tcPr>
          <w:p w14:paraId="6D72D36A" w14:textId="6D315F25" w:rsidR="002E4570" w:rsidRPr="00B83013" w:rsidDel="005B6842" w:rsidRDefault="002E4570" w:rsidP="00A018DB">
            <w:pPr>
              <w:pStyle w:val="af8"/>
              <w:rPr>
                <w:moveFrom w:id="7355" w:author="Masato YOSHIKAWA" w:date="2026-01-20T12:21:00Z" w16du:dateUtc="2026-01-20T03:21:00Z"/>
                <w:rFonts w:ascii="Times New Roman" w:eastAsia="ＭＳ 明朝" w:hAnsi="Times New Roman" w:cs="Times New Roman"/>
                <w:rPrChange w:id="7356" w:author="Masato YOSHIKAWA" w:date="2026-01-20T12:25:00Z" w16du:dateUtc="2026-01-20T03:25:00Z">
                  <w:rPr>
                    <w:moveFrom w:id="7357" w:author="Masato YOSHIKAWA" w:date="2026-01-20T12:21:00Z" w16du:dateUtc="2026-01-20T03:21:00Z"/>
                    <w:rFonts w:ascii="ＭＳ 明朝" w:eastAsia="ＭＳ 明朝" w:hAnsi="ＭＳ 明朝"/>
                  </w:rPr>
                </w:rPrChange>
              </w:rPr>
            </w:pPr>
            <w:moveFrom w:id="7358" w:author="Masato YOSHIKAWA" w:date="2026-01-20T12:21:00Z" w16du:dateUtc="2026-01-20T03:21:00Z">
              <w:r w:rsidRPr="00B83013" w:rsidDel="005B6842">
                <w:rPr>
                  <w:rFonts w:ascii="Times New Roman" w:eastAsia="ＭＳ 明朝" w:hAnsi="Times New Roman" w:cs="Times New Roman"/>
                  <w:rPrChange w:id="7359" w:author="Masato YOSHIKAWA" w:date="2026-01-20T12:25:00Z" w16du:dateUtc="2026-01-20T03:25:00Z">
                    <w:rPr>
                      <w:rFonts w:ascii="ＭＳ 明朝" w:eastAsia="ＭＳ 明朝" w:hAnsi="ＭＳ 明朝"/>
                    </w:rPr>
                  </w:rPrChange>
                </w:rPr>
                <w:t>Generalization</w:t>
              </w:r>
            </w:moveFrom>
          </w:p>
        </w:tc>
        <w:tc>
          <w:tcPr>
            <w:tcW w:w="831" w:type="pct"/>
            <w:tcPrChange w:id="7360" w:author="Masato YOSHIKAWA" w:date="2026-01-20T12:20:00Z" w16du:dateUtc="2026-01-20T03:20:00Z">
              <w:tcPr>
                <w:tcW w:w="831" w:type="pct"/>
              </w:tcPr>
            </w:tcPrChange>
          </w:tcPr>
          <w:p w14:paraId="69258822" w14:textId="3F11DCCB" w:rsidR="002E4570" w:rsidRPr="00B83013" w:rsidDel="005B6842" w:rsidRDefault="002E4570" w:rsidP="00A018DB">
            <w:pPr>
              <w:pStyle w:val="af8"/>
              <w:rPr>
                <w:moveFrom w:id="7361" w:author="Masato YOSHIKAWA" w:date="2026-01-20T12:21:00Z" w16du:dateUtc="2026-01-20T03:21:00Z"/>
                <w:rFonts w:ascii="Times New Roman" w:eastAsia="ＭＳ 明朝" w:hAnsi="Times New Roman" w:cs="Times New Roman"/>
                <w:rPrChange w:id="7362" w:author="Masato YOSHIKAWA" w:date="2026-01-20T12:25:00Z" w16du:dateUtc="2026-01-20T03:25:00Z">
                  <w:rPr>
                    <w:moveFrom w:id="7363" w:author="Masato YOSHIKAWA" w:date="2026-01-20T12:21:00Z" w16du:dateUtc="2026-01-20T03:21:00Z"/>
                    <w:rFonts w:ascii="ＭＳ 明朝" w:eastAsia="ＭＳ 明朝" w:hAnsi="ＭＳ 明朝"/>
                  </w:rPr>
                </w:rPrChange>
              </w:rPr>
            </w:pPr>
            <w:moveFrom w:id="7364" w:author="Masato YOSHIKAWA" w:date="2026-01-20T12:21:00Z" w16du:dateUtc="2026-01-20T03:21:00Z">
              <w:r w:rsidRPr="00B83013" w:rsidDel="005B6842">
                <w:rPr>
                  <w:rFonts w:ascii="Times New Roman" w:eastAsia="ＭＳ 明朝" w:hAnsi="Times New Roman" w:cs="Times New Roman"/>
                  <w:rPrChange w:id="7365" w:author="Masato YOSHIKAWA" w:date="2026-01-20T12:25:00Z" w16du:dateUtc="2026-01-20T03:25:00Z">
                    <w:rPr>
                      <w:rFonts w:ascii="ＭＳ 明朝" w:eastAsia="ＭＳ 明朝" w:hAnsi="ＭＳ 明朝"/>
                    </w:rPr>
                  </w:rPrChange>
                </w:rPr>
                <w:t>Minimization</w:t>
              </w:r>
            </w:moveFrom>
          </w:p>
        </w:tc>
      </w:tr>
      <w:tr w:rsidR="002E4570" w:rsidRPr="00B83013" w:rsidDel="005B6842" w14:paraId="483D8807" w14:textId="676F7D17" w:rsidTr="005B6842">
        <w:tc>
          <w:tcPr>
            <w:tcW w:w="583" w:type="pct"/>
            <w:tcPrChange w:id="7366" w:author="Masato YOSHIKAWA" w:date="2026-01-20T12:20:00Z" w16du:dateUtc="2026-01-20T03:20:00Z">
              <w:tcPr>
                <w:tcW w:w="582" w:type="pct"/>
              </w:tcPr>
            </w:tcPrChange>
          </w:tcPr>
          <w:p w14:paraId="5C021ACF" w14:textId="778972B0" w:rsidR="002E4570" w:rsidRPr="00B83013" w:rsidDel="005B6842" w:rsidRDefault="002E4570" w:rsidP="00A018DB">
            <w:pPr>
              <w:pStyle w:val="af8"/>
              <w:rPr>
                <w:moveFrom w:id="7367" w:author="Masato YOSHIKAWA" w:date="2026-01-20T12:21:00Z" w16du:dateUtc="2026-01-20T03:21:00Z"/>
                <w:rFonts w:ascii="Times New Roman" w:eastAsia="ＭＳ 明朝" w:hAnsi="Times New Roman" w:cs="Times New Roman"/>
                <w:rPrChange w:id="7368" w:author="Masato YOSHIKAWA" w:date="2026-01-20T12:25:00Z" w16du:dateUtc="2026-01-20T03:25:00Z">
                  <w:rPr>
                    <w:moveFrom w:id="7369" w:author="Masato YOSHIKAWA" w:date="2026-01-20T12:21:00Z" w16du:dateUtc="2026-01-20T03:21:00Z"/>
                    <w:rFonts w:ascii="ＭＳ 明朝" w:eastAsia="ＭＳ 明朝" w:hAnsi="ＭＳ 明朝"/>
                  </w:rPr>
                </w:rPrChange>
              </w:rPr>
            </w:pPr>
            <w:moveFrom w:id="7370" w:author="Masato YOSHIKAWA" w:date="2026-01-20T12:21:00Z" w16du:dateUtc="2026-01-20T03:21:00Z">
              <w:r w:rsidRPr="00B83013" w:rsidDel="005B6842">
                <w:rPr>
                  <w:rFonts w:ascii="Times New Roman" w:eastAsia="ＭＳ 明朝" w:hAnsi="Times New Roman" w:cs="Times New Roman" w:hint="eastAsia"/>
                  <w:rPrChange w:id="7371" w:author="Masato YOSHIKAWA" w:date="2026-01-20T12:25:00Z" w16du:dateUtc="2026-01-20T03:25:00Z">
                    <w:rPr>
                      <w:rFonts w:ascii="ＭＳ 明朝" w:eastAsia="ＭＳ 明朝" w:hAnsi="ＭＳ 明朝" w:hint="eastAsia"/>
                    </w:rPr>
                  </w:rPrChange>
                </w:rPr>
                <w:t>正月</w:t>
              </w:r>
            </w:moveFrom>
          </w:p>
        </w:tc>
        <w:tc>
          <w:tcPr>
            <w:tcW w:w="583" w:type="pct"/>
            <w:tcPrChange w:id="7372" w:author="Masato YOSHIKAWA" w:date="2026-01-20T12:20:00Z" w16du:dateUtc="2026-01-20T03:20:00Z">
              <w:tcPr>
                <w:tcW w:w="583" w:type="pct"/>
              </w:tcPr>
            </w:tcPrChange>
          </w:tcPr>
          <w:p w14:paraId="57CB5BAD" w14:textId="310B2BF7" w:rsidR="002E4570" w:rsidRPr="00B83013" w:rsidDel="005B6842" w:rsidRDefault="002E4570" w:rsidP="00A018DB">
            <w:pPr>
              <w:pStyle w:val="af8"/>
              <w:rPr>
                <w:moveFrom w:id="7373" w:author="Masato YOSHIKAWA" w:date="2026-01-20T12:21:00Z" w16du:dateUtc="2026-01-20T03:21:00Z"/>
                <w:rFonts w:ascii="Times New Roman" w:eastAsia="ＭＳ 明朝" w:hAnsi="Times New Roman" w:cs="Times New Roman"/>
                <w:rPrChange w:id="7374" w:author="Masato YOSHIKAWA" w:date="2026-01-20T12:25:00Z" w16du:dateUtc="2026-01-20T03:25:00Z">
                  <w:rPr>
                    <w:moveFrom w:id="7375" w:author="Masato YOSHIKAWA" w:date="2026-01-20T12:21:00Z" w16du:dateUtc="2026-01-20T03:21:00Z"/>
                    <w:rFonts w:ascii="ＭＳ 明朝" w:eastAsia="ＭＳ 明朝" w:hAnsi="ＭＳ 明朝"/>
                  </w:rPr>
                </w:rPrChange>
              </w:rPr>
            </w:pPr>
            <w:moveFrom w:id="7376" w:author="Masato YOSHIKAWA" w:date="2026-01-20T12:21:00Z" w16du:dateUtc="2026-01-20T03:21:00Z">
              <w:r w:rsidRPr="00B83013" w:rsidDel="005B6842">
                <w:rPr>
                  <w:rFonts w:ascii="Times New Roman" w:eastAsia="ＭＳ 明朝" w:hAnsi="Times New Roman" w:cs="Times New Roman"/>
                  <w:rPrChange w:id="7377" w:author="Masato YOSHIKAWA" w:date="2026-01-20T12:25:00Z" w16du:dateUtc="2026-01-20T03:25:00Z">
                    <w:rPr>
                      <w:rFonts w:ascii="ＭＳ 明朝" w:eastAsia="ＭＳ 明朝" w:hAnsi="ＭＳ 明朝"/>
                    </w:rPr>
                  </w:rPrChange>
                </w:rPr>
                <w:t>New Year</w:t>
              </w:r>
            </w:moveFrom>
          </w:p>
        </w:tc>
        <w:tc>
          <w:tcPr>
            <w:tcW w:w="629" w:type="pct"/>
            <w:tcPrChange w:id="7378" w:author="Masato YOSHIKAWA" w:date="2026-01-20T12:20:00Z" w16du:dateUtc="2026-01-20T03:20:00Z">
              <w:tcPr>
                <w:tcW w:w="629" w:type="pct"/>
              </w:tcPr>
            </w:tcPrChange>
          </w:tcPr>
          <w:p w14:paraId="2F88EBF1" w14:textId="38F93A0E" w:rsidR="002E4570" w:rsidRPr="00B83013" w:rsidDel="005B6842" w:rsidRDefault="002E4570" w:rsidP="00A018DB">
            <w:pPr>
              <w:pStyle w:val="af8"/>
              <w:rPr>
                <w:moveFrom w:id="7379" w:author="Masato YOSHIKAWA" w:date="2026-01-20T12:21:00Z" w16du:dateUtc="2026-01-20T03:21:00Z"/>
                <w:rFonts w:ascii="Times New Roman" w:eastAsia="ＭＳ 明朝" w:hAnsi="Times New Roman" w:cs="Times New Roman"/>
                <w:rPrChange w:id="7380" w:author="Masato YOSHIKAWA" w:date="2026-01-20T12:25:00Z" w16du:dateUtc="2026-01-20T03:25:00Z">
                  <w:rPr>
                    <w:moveFrom w:id="7381" w:author="Masato YOSHIKAWA" w:date="2026-01-20T12:21:00Z" w16du:dateUtc="2026-01-20T03:21:00Z"/>
                    <w:rFonts w:ascii="ＭＳ 明朝" w:eastAsia="ＭＳ 明朝" w:hAnsi="ＭＳ 明朝"/>
                  </w:rPr>
                </w:rPrChange>
              </w:rPr>
            </w:pPr>
            <w:moveFrom w:id="7382" w:author="Masato YOSHIKAWA" w:date="2026-01-20T12:21:00Z" w16du:dateUtc="2026-01-20T03:21:00Z">
              <w:r w:rsidRPr="00B83013" w:rsidDel="005B6842">
                <w:rPr>
                  <w:rFonts w:ascii="Times New Roman" w:eastAsia="ＭＳ 明朝" w:hAnsi="Times New Roman" w:cs="Times New Roman"/>
                  <w:rPrChange w:id="7383" w:author="Masato YOSHIKAWA" w:date="2026-01-20T12:25:00Z" w16du:dateUtc="2026-01-20T03:25:00Z">
                    <w:rPr>
                      <w:rFonts w:ascii="ＭＳ 明朝" w:eastAsia="ＭＳ 明朝" w:hAnsi="ＭＳ 明朝"/>
                    </w:rPr>
                  </w:rPrChange>
                </w:rPr>
                <w:t>New Year spirit</w:t>
              </w:r>
            </w:moveFrom>
          </w:p>
        </w:tc>
        <w:tc>
          <w:tcPr>
            <w:tcW w:w="779" w:type="pct"/>
            <w:tcPrChange w:id="7384" w:author="Masato YOSHIKAWA" w:date="2026-01-20T12:20:00Z" w16du:dateUtc="2026-01-20T03:20:00Z">
              <w:tcPr>
                <w:tcW w:w="779" w:type="pct"/>
              </w:tcPr>
            </w:tcPrChange>
          </w:tcPr>
          <w:p w14:paraId="32D04C33" w14:textId="29BD01C1" w:rsidR="002E4570" w:rsidRPr="00B83013" w:rsidDel="005B6842" w:rsidRDefault="002E4570" w:rsidP="00A018DB">
            <w:pPr>
              <w:pStyle w:val="af8"/>
              <w:rPr>
                <w:moveFrom w:id="7385" w:author="Masato YOSHIKAWA" w:date="2026-01-20T12:21:00Z" w16du:dateUtc="2026-01-20T03:21:00Z"/>
                <w:rFonts w:ascii="Times New Roman" w:eastAsia="ＭＳ 明朝" w:hAnsi="Times New Roman" w:cs="Times New Roman"/>
                <w:rPrChange w:id="7386" w:author="Masato YOSHIKAWA" w:date="2026-01-20T12:25:00Z" w16du:dateUtc="2026-01-20T03:25:00Z">
                  <w:rPr>
                    <w:moveFrom w:id="7387" w:author="Masato YOSHIKAWA" w:date="2026-01-20T12:21:00Z" w16du:dateUtc="2026-01-20T03:21:00Z"/>
                    <w:rFonts w:ascii="ＭＳ 明朝" w:eastAsia="ＭＳ 明朝" w:hAnsi="ＭＳ 明朝"/>
                  </w:rPr>
                </w:rPrChange>
              </w:rPr>
            </w:pPr>
            <w:moveFrom w:id="7388" w:author="Masato YOSHIKAWA" w:date="2026-01-20T12:21:00Z" w16du:dateUtc="2026-01-20T03:21:00Z">
              <w:r w:rsidRPr="00B83013" w:rsidDel="005B6842">
                <w:rPr>
                  <w:rFonts w:ascii="Times New Roman" w:eastAsia="ＭＳ 明朝" w:hAnsi="Times New Roman" w:cs="Times New Roman"/>
                  <w:rPrChange w:id="7389" w:author="Masato YOSHIKAWA" w:date="2026-01-20T12:25:00Z" w16du:dateUtc="2026-01-20T03:25:00Z">
                    <w:rPr>
                      <w:rFonts w:ascii="ＭＳ 明朝" w:eastAsia="ＭＳ 明朝" w:hAnsi="ＭＳ 明朝"/>
                    </w:rPr>
                  </w:rPrChange>
                </w:rPr>
                <w:t>Established equivalent</w:t>
              </w:r>
            </w:moveFrom>
          </w:p>
        </w:tc>
        <w:tc>
          <w:tcPr>
            <w:tcW w:w="744" w:type="pct"/>
            <w:tcPrChange w:id="7390" w:author="Masato YOSHIKAWA" w:date="2026-01-20T12:20:00Z" w16du:dateUtc="2026-01-20T03:20:00Z">
              <w:tcPr>
                <w:tcW w:w="744" w:type="pct"/>
              </w:tcPr>
            </w:tcPrChange>
          </w:tcPr>
          <w:p w14:paraId="7C081D96" w14:textId="36E1E8CD" w:rsidR="002E4570" w:rsidRPr="00B83013" w:rsidDel="005B6842" w:rsidRDefault="002E4570" w:rsidP="00A018DB">
            <w:pPr>
              <w:pStyle w:val="af8"/>
              <w:rPr>
                <w:moveFrom w:id="7391" w:author="Masato YOSHIKAWA" w:date="2026-01-20T12:21:00Z" w16du:dateUtc="2026-01-20T03:21:00Z"/>
                <w:rFonts w:ascii="Times New Roman" w:eastAsia="ＭＳ 明朝" w:hAnsi="Times New Roman" w:cs="Times New Roman"/>
                <w:rPrChange w:id="7392" w:author="Masato YOSHIKAWA" w:date="2026-01-20T12:25:00Z" w16du:dateUtc="2026-01-20T03:25:00Z">
                  <w:rPr>
                    <w:moveFrom w:id="7393" w:author="Masato YOSHIKAWA" w:date="2026-01-20T12:21:00Z" w16du:dateUtc="2026-01-20T03:21:00Z"/>
                    <w:rFonts w:ascii="ＭＳ 明朝" w:eastAsia="ＭＳ 明朝" w:hAnsi="ＭＳ 明朝"/>
                  </w:rPr>
                </w:rPrChange>
              </w:rPr>
            </w:pPr>
            <w:moveFrom w:id="7394" w:author="Masato YOSHIKAWA" w:date="2026-01-20T12:21:00Z" w16du:dateUtc="2026-01-20T03:21:00Z">
              <w:r w:rsidRPr="00B83013" w:rsidDel="005B6842">
                <w:rPr>
                  <w:rFonts w:ascii="Times New Roman" w:eastAsia="ＭＳ 明朝" w:hAnsi="Times New Roman" w:cs="Times New Roman"/>
                  <w:rPrChange w:id="7395" w:author="Masato YOSHIKAWA" w:date="2026-01-20T12:25:00Z" w16du:dateUtc="2026-01-20T03:25:00Z">
                    <w:rPr>
                      <w:rFonts w:ascii="ＭＳ 明朝" w:eastAsia="ＭＳ 明朝" w:hAnsi="ＭＳ 明朝"/>
                    </w:rPr>
                  </w:rPrChange>
                </w:rPr>
                <w:t>Minimization</w:t>
              </w:r>
            </w:moveFrom>
          </w:p>
        </w:tc>
        <w:tc>
          <w:tcPr>
            <w:tcW w:w="851" w:type="pct"/>
            <w:tcPrChange w:id="7396" w:author="Masato YOSHIKAWA" w:date="2026-01-20T12:20:00Z" w16du:dateUtc="2026-01-20T03:20:00Z">
              <w:tcPr>
                <w:tcW w:w="851" w:type="pct"/>
              </w:tcPr>
            </w:tcPrChange>
          </w:tcPr>
          <w:p w14:paraId="5E63F442" w14:textId="68E9C49D" w:rsidR="002E4570" w:rsidRPr="00B83013" w:rsidDel="005B6842" w:rsidRDefault="002E4570" w:rsidP="00A018DB">
            <w:pPr>
              <w:pStyle w:val="af8"/>
              <w:rPr>
                <w:moveFrom w:id="7397" w:author="Masato YOSHIKAWA" w:date="2026-01-20T12:21:00Z" w16du:dateUtc="2026-01-20T03:21:00Z"/>
                <w:rFonts w:ascii="Times New Roman" w:eastAsia="ＭＳ 明朝" w:hAnsi="Times New Roman" w:cs="Times New Roman"/>
                <w:rPrChange w:id="7398" w:author="Masato YOSHIKAWA" w:date="2026-01-20T12:25:00Z" w16du:dateUtc="2026-01-20T03:25:00Z">
                  <w:rPr>
                    <w:moveFrom w:id="7399" w:author="Masato YOSHIKAWA" w:date="2026-01-20T12:21:00Z" w16du:dateUtc="2026-01-20T03:21:00Z"/>
                    <w:rFonts w:ascii="ＭＳ 明朝" w:eastAsia="ＭＳ 明朝" w:hAnsi="ＭＳ 明朝"/>
                  </w:rPr>
                </w:rPrChange>
              </w:rPr>
            </w:pPr>
            <w:moveFrom w:id="7400" w:author="Masato YOSHIKAWA" w:date="2026-01-20T12:21:00Z" w16du:dateUtc="2026-01-20T03:21:00Z">
              <w:r w:rsidRPr="00B83013" w:rsidDel="005B6842">
                <w:rPr>
                  <w:rFonts w:ascii="Times New Roman" w:eastAsia="ＭＳ 明朝" w:hAnsi="Times New Roman" w:cs="Times New Roman"/>
                  <w:rPrChange w:id="7401" w:author="Masato YOSHIKAWA" w:date="2026-01-20T12:25:00Z" w16du:dateUtc="2026-01-20T03:25:00Z">
                    <w:rPr>
                      <w:rFonts w:ascii="ＭＳ 明朝" w:eastAsia="ＭＳ 明朝" w:hAnsi="ＭＳ 明朝"/>
                    </w:rPr>
                  </w:rPrChange>
                </w:rPr>
                <w:t>Established equivalent</w:t>
              </w:r>
            </w:moveFrom>
          </w:p>
        </w:tc>
        <w:tc>
          <w:tcPr>
            <w:tcW w:w="831" w:type="pct"/>
            <w:tcPrChange w:id="7402" w:author="Masato YOSHIKAWA" w:date="2026-01-20T12:20:00Z" w16du:dateUtc="2026-01-20T03:20:00Z">
              <w:tcPr>
                <w:tcW w:w="831" w:type="pct"/>
              </w:tcPr>
            </w:tcPrChange>
          </w:tcPr>
          <w:p w14:paraId="3B9E700D" w14:textId="101A9915" w:rsidR="002E4570" w:rsidRPr="00B83013" w:rsidDel="005B6842" w:rsidRDefault="002E4570" w:rsidP="00A018DB">
            <w:pPr>
              <w:pStyle w:val="af8"/>
              <w:rPr>
                <w:moveFrom w:id="7403" w:author="Masato YOSHIKAWA" w:date="2026-01-20T12:21:00Z" w16du:dateUtc="2026-01-20T03:21:00Z"/>
                <w:rFonts w:ascii="Times New Roman" w:eastAsia="ＭＳ 明朝" w:hAnsi="Times New Roman" w:cs="Times New Roman"/>
                <w:rPrChange w:id="7404" w:author="Masato YOSHIKAWA" w:date="2026-01-20T12:25:00Z" w16du:dateUtc="2026-01-20T03:25:00Z">
                  <w:rPr>
                    <w:moveFrom w:id="7405" w:author="Masato YOSHIKAWA" w:date="2026-01-20T12:21:00Z" w16du:dateUtc="2026-01-20T03:21:00Z"/>
                    <w:rFonts w:ascii="ＭＳ 明朝" w:eastAsia="ＭＳ 明朝" w:hAnsi="ＭＳ 明朝"/>
                  </w:rPr>
                </w:rPrChange>
              </w:rPr>
            </w:pPr>
            <w:moveFrom w:id="7406" w:author="Masato YOSHIKAWA" w:date="2026-01-20T12:21:00Z" w16du:dateUtc="2026-01-20T03:21:00Z">
              <w:r w:rsidRPr="00B83013" w:rsidDel="005B6842">
                <w:rPr>
                  <w:rFonts w:ascii="Times New Roman" w:eastAsia="ＭＳ 明朝" w:hAnsi="Times New Roman" w:cs="Times New Roman"/>
                  <w:rPrChange w:id="7407" w:author="Masato YOSHIKAWA" w:date="2026-01-20T12:25:00Z" w16du:dateUtc="2026-01-20T03:25:00Z">
                    <w:rPr>
                      <w:rFonts w:ascii="ＭＳ 明朝" w:eastAsia="ＭＳ 明朝" w:hAnsi="ＭＳ 明朝"/>
                    </w:rPr>
                  </w:rPrChange>
                </w:rPr>
                <w:t>Minimization</w:t>
              </w:r>
            </w:moveFrom>
          </w:p>
        </w:tc>
      </w:tr>
      <w:tr w:rsidR="002E4570" w:rsidRPr="00B83013" w:rsidDel="005B6842" w14:paraId="1C3177DF" w14:textId="41B2B8DC" w:rsidTr="005B6842">
        <w:tc>
          <w:tcPr>
            <w:tcW w:w="583" w:type="pct"/>
            <w:tcPrChange w:id="7408" w:author="Masato YOSHIKAWA" w:date="2026-01-20T12:20:00Z" w16du:dateUtc="2026-01-20T03:20:00Z">
              <w:tcPr>
                <w:tcW w:w="582" w:type="pct"/>
              </w:tcPr>
            </w:tcPrChange>
          </w:tcPr>
          <w:p w14:paraId="7B983E32" w14:textId="24C3A935" w:rsidR="002E4570" w:rsidRPr="00B83013" w:rsidDel="005B6842" w:rsidRDefault="002E4570" w:rsidP="00A018DB">
            <w:pPr>
              <w:pStyle w:val="af8"/>
              <w:rPr>
                <w:moveFrom w:id="7409" w:author="Masato YOSHIKAWA" w:date="2026-01-20T12:21:00Z" w16du:dateUtc="2026-01-20T03:21:00Z"/>
                <w:rFonts w:ascii="Times New Roman" w:eastAsia="ＭＳ 明朝" w:hAnsi="Times New Roman" w:cs="Times New Roman"/>
                <w:rPrChange w:id="7410" w:author="Masato YOSHIKAWA" w:date="2026-01-20T12:25:00Z" w16du:dateUtc="2026-01-20T03:25:00Z">
                  <w:rPr>
                    <w:moveFrom w:id="7411" w:author="Masato YOSHIKAWA" w:date="2026-01-20T12:21:00Z" w16du:dateUtc="2026-01-20T03:21:00Z"/>
                    <w:rFonts w:ascii="ＭＳ 明朝" w:eastAsia="ＭＳ 明朝" w:hAnsi="ＭＳ 明朝"/>
                  </w:rPr>
                </w:rPrChange>
              </w:rPr>
            </w:pPr>
            <w:moveFrom w:id="7412" w:author="Masato YOSHIKAWA" w:date="2026-01-20T12:21:00Z" w16du:dateUtc="2026-01-20T03:21:00Z">
              <w:r w:rsidRPr="00B83013" w:rsidDel="005B6842">
                <w:rPr>
                  <w:rFonts w:ascii="Times New Roman" w:eastAsia="ＭＳ 明朝" w:hAnsi="Times New Roman" w:cs="Times New Roman" w:hint="eastAsia"/>
                  <w:rPrChange w:id="7413" w:author="Masato YOSHIKAWA" w:date="2026-01-20T12:25:00Z" w16du:dateUtc="2026-01-20T03:25:00Z">
                    <w:rPr>
                      <w:rFonts w:ascii="ＭＳ 明朝" w:eastAsia="ＭＳ 明朝" w:hAnsi="ＭＳ 明朝" w:hint="eastAsia"/>
                    </w:rPr>
                  </w:rPrChange>
                </w:rPr>
                <w:t>好事家</w:t>
              </w:r>
            </w:moveFrom>
          </w:p>
        </w:tc>
        <w:tc>
          <w:tcPr>
            <w:tcW w:w="583" w:type="pct"/>
            <w:tcPrChange w:id="7414" w:author="Masato YOSHIKAWA" w:date="2026-01-20T12:20:00Z" w16du:dateUtc="2026-01-20T03:20:00Z">
              <w:tcPr>
                <w:tcW w:w="583" w:type="pct"/>
              </w:tcPr>
            </w:tcPrChange>
          </w:tcPr>
          <w:p w14:paraId="1A96F336" w14:textId="6E22518A" w:rsidR="002E4570" w:rsidRPr="00B83013" w:rsidDel="005B6842" w:rsidRDefault="002E4570" w:rsidP="00A018DB">
            <w:pPr>
              <w:pStyle w:val="af8"/>
              <w:rPr>
                <w:moveFrom w:id="7415" w:author="Masato YOSHIKAWA" w:date="2026-01-20T12:21:00Z" w16du:dateUtc="2026-01-20T03:21:00Z"/>
                <w:rFonts w:ascii="Times New Roman" w:eastAsia="ＭＳ 明朝" w:hAnsi="Times New Roman" w:cs="Times New Roman"/>
                <w:rPrChange w:id="7416" w:author="Masato YOSHIKAWA" w:date="2026-01-20T12:25:00Z" w16du:dateUtc="2026-01-20T03:25:00Z">
                  <w:rPr>
                    <w:moveFrom w:id="7417" w:author="Masato YOSHIKAWA" w:date="2026-01-20T12:21:00Z" w16du:dateUtc="2026-01-20T03:21:00Z"/>
                    <w:rFonts w:ascii="ＭＳ 明朝" w:eastAsia="ＭＳ 明朝" w:hAnsi="ＭＳ 明朝"/>
                  </w:rPr>
                </w:rPrChange>
              </w:rPr>
            </w:pPr>
            <w:moveFrom w:id="7418" w:author="Masato YOSHIKAWA" w:date="2026-01-20T12:21:00Z" w16du:dateUtc="2026-01-20T03:21:00Z">
              <w:r w:rsidRPr="00B83013" w:rsidDel="005B6842">
                <w:rPr>
                  <w:rFonts w:ascii="Times New Roman" w:eastAsia="ＭＳ 明朝" w:hAnsi="Times New Roman" w:cs="Times New Roman"/>
                  <w:rPrChange w:id="7419" w:author="Masato YOSHIKAWA" w:date="2026-01-20T12:25:00Z" w16du:dateUtc="2026-01-20T03:25:00Z">
                    <w:rPr>
                      <w:rFonts w:ascii="ＭＳ 明朝" w:eastAsia="ＭＳ 明朝" w:hAnsi="ＭＳ 明朝"/>
                    </w:rPr>
                  </w:rPrChange>
                </w:rPr>
                <w:t>collector</w:t>
              </w:r>
            </w:moveFrom>
          </w:p>
        </w:tc>
        <w:tc>
          <w:tcPr>
            <w:tcW w:w="629" w:type="pct"/>
            <w:tcPrChange w:id="7420" w:author="Masato YOSHIKAWA" w:date="2026-01-20T12:20:00Z" w16du:dateUtc="2026-01-20T03:20:00Z">
              <w:tcPr>
                <w:tcW w:w="629" w:type="pct"/>
              </w:tcPr>
            </w:tcPrChange>
          </w:tcPr>
          <w:p w14:paraId="2BFD1996" w14:textId="2F67E350" w:rsidR="002E4570" w:rsidRPr="00B83013" w:rsidDel="005B6842" w:rsidRDefault="002E4570" w:rsidP="00A018DB">
            <w:pPr>
              <w:pStyle w:val="af8"/>
              <w:rPr>
                <w:moveFrom w:id="7421" w:author="Masato YOSHIKAWA" w:date="2026-01-20T12:21:00Z" w16du:dateUtc="2026-01-20T03:21:00Z"/>
                <w:rFonts w:ascii="Times New Roman" w:eastAsia="ＭＳ 明朝" w:hAnsi="Times New Roman" w:cs="Times New Roman"/>
                <w:rPrChange w:id="7422" w:author="Masato YOSHIKAWA" w:date="2026-01-20T12:25:00Z" w16du:dateUtc="2026-01-20T03:25:00Z">
                  <w:rPr>
                    <w:moveFrom w:id="7423" w:author="Masato YOSHIKAWA" w:date="2026-01-20T12:21:00Z" w16du:dateUtc="2026-01-20T03:21:00Z"/>
                    <w:rFonts w:ascii="ＭＳ 明朝" w:eastAsia="ＭＳ 明朝" w:hAnsi="ＭＳ 明朝"/>
                  </w:rPr>
                </w:rPrChange>
              </w:rPr>
            </w:pPr>
            <w:moveFrom w:id="7424" w:author="Masato YOSHIKAWA" w:date="2026-01-20T12:21:00Z" w16du:dateUtc="2026-01-20T03:21:00Z">
              <w:r w:rsidRPr="00B83013" w:rsidDel="005B6842">
                <w:rPr>
                  <w:rFonts w:ascii="Times New Roman" w:eastAsia="ＭＳ 明朝" w:hAnsi="Times New Roman" w:cs="Times New Roman"/>
                  <w:rPrChange w:id="7425" w:author="Masato YOSHIKAWA" w:date="2026-01-20T12:25:00Z" w16du:dateUtc="2026-01-20T03:25:00Z">
                    <w:rPr>
                      <w:rFonts w:ascii="ＭＳ 明朝" w:eastAsia="ＭＳ 明朝" w:hAnsi="ＭＳ 明朝"/>
                    </w:rPr>
                  </w:rPrChange>
                </w:rPr>
                <w:t>curio-hunter</w:t>
              </w:r>
            </w:moveFrom>
          </w:p>
        </w:tc>
        <w:tc>
          <w:tcPr>
            <w:tcW w:w="779" w:type="pct"/>
            <w:tcPrChange w:id="7426" w:author="Masato YOSHIKAWA" w:date="2026-01-20T12:20:00Z" w16du:dateUtc="2026-01-20T03:20:00Z">
              <w:tcPr>
                <w:tcW w:w="779" w:type="pct"/>
              </w:tcPr>
            </w:tcPrChange>
          </w:tcPr>
          <w:p w14:paraId="27CB6776" w14:textId="6B580621" w:rsidR="002E4570" w:rsidRPr="00B83013" w:rsidDel="005B6842" w:rsidRDefault="002E4570" w:rsidP="00A018DB">
            <w:pPr>
              <w:pStyle w:val="af8"/>
              <w:rPr>
                <w:moveFrom w:id="7427" w:author="Masato YOSHIKAWA" w:date="2026-01-20T12:21:00Z" w16du:dateUtc="2026-01-20T03:21:00Z"/>
                <w:rFonts w:ascii="Times New Roman" w:eastAsia="ＭＳ 明朝" w:hAnsi="Times New Roman" w:cs="Times New Roman"/>
                <w:rPrChange w:id="7428" w:author="Masato YOSHIKAWA" w:date="2026-01-20T12:25:00Z" w16du:dateUtc="2026-01-20T03:25:00Z">
                  <w:rPr>
                    <w:moveFrom w:id="7429" w:author="Masato YOSHIKAWA" w:date="2026-01-20T12:21:00Z" w16du:dateUtc="2026-01-20T03:21:00Z"/>
                    <w:rFonts w:ascii="ＭＳ 明朝" w:eastAsia="ＭＳ 明朝" w:hAnsi="ＭＳ 明朝"/>
                  </w:rPr>
                </w:rPrChange>
              </w:rPr>
            </w:pPr>
            <w:moveFrom w:id="7430" w:author="Masato YOSHIKAWA" w:date="2026-01-20T12:21:00Z" w16du:dateUtc="2026-01-20T03:21:00Z">
              <w:r w:rsidRPr="00B83013" w:rsidDel="005B6842">
                <w:rPr>
                  <w:rFonts w:ascii="Times New Roman" w:eastAsia="ＭＳ 明朝" w:hAnsi="Times New Roman" w:cs="Times New Roman"/>
                  <w:rPrChange w:id="7431" w:author="Masato YOSHIKAWA" w:date="2026-01-20T12:25:00Z" w16du:dateUtc="2026-01-20T03:25:00Z">
                    <w:rPr>
                      <w:rFonts w:ascii="ＭＳ 明朝" w:eastAsia="ＭＳ 明朝" w:hAnsi="ＭＳ 明朝"/>
                    </w:rPr>
                  </w:rPrChange>
                </w:rPr>
                <w:t>Established equivalent</w:t>
              </w:r>
            </w:moveFrom>
          </w:p>
        </w:tc>
        <w:tc>
          <w:tcPr>
            <w:tcW w:w="744" w:type="pct"/>
            <w:tcPrChange w:id="7432" w:author="Masato YOSHIKAWA" w:date="2026-01-20T12:20:00Z" w16du:dateUtc="2026-01-20T03:20:00Z">
              <w:tcPr>
                <w:tcW w:w="744" w:type="pct"/>
              </w:tcPr>
            </w:tcPrChange>
          </w:tcPr>
          <w:p w14:paraId="414CD6C9" w14:textId="58C22CF7" w:rsidR="002E4570" w:rsidRPr="00B83013" w:rsidDel="005B6842" w:rsidRDefault="002E4570" w:rsidP="00A018DB">
            <w:pPr>
              <w:pStyle w:val="af8"/>
              <w:rPr>
                <w:moveFrom w:id="7433" w:author="Masato YOSHIKAWA" w:date="2026-01-20T12:21:00Z" w16du:dateUtc="2026-01-20T03:21:00Z"/>
                <w:rFonts w:ascii="Times New Roman" w:eastAsia="ＭＳ 明朝" w:hAnsi="Times New Roman" w:cs="Times New Roman"/>
                <w:rPrChange w:id="7434" w:author="Masato YOSHIKAWA" w:date="2026-01-20T12:25:00Z" w16du:dateUtc="2026-01-20T03:25:00Z">
                  <w:rPr>
                    <w:moveFrom w:id="7435" w:author="Masato YOSHIKAWA" w:date="2026-01-20T12:21:00Z" w16du:dateUtc="2026-01-20T03:21:00Z"/>
                    <w:rFonts w:ascii="ＭＳ 明朝" w:eastAsia="ＭＳ 明朝" w:hAnsi="ＭＳ 明朝"/>
                  </w:rPr>
                </w:rPrChange>
              </w:rPr>
            </w:pPr>
            <w:moveFrom w:id="7436" w:author="Masato YOSHIKAWA" w:date="2026-01-20T12:21:00Z" w16du:dateUtc="2026-01-20T03:21:00Z">
              <w:r w:rsidRPr="00B83013" w:rsidDel="005B6842">
                <w:rPr>
                  <w:rFonts w:ascii="Times New Roman" w:eastAsia="ＭＳ 明朝" w:hAnsi="Times New Roman" w:cs="Times New Roman"/>
                  <w:rPrChange w:id="7437" w:author="Masato YOSHIKAWA" w:date="2026-01-20T12:25:00Z" w16du:dateUtc="2026-01-20T03:25:00Z">
                    <w:rPr>
                      <w:rFonts w:ascii="ＭＳ 明朝" w:eastAsia="ＭＳ 明朝" w:hAnsi="ＭＳ 明朝"/>
                    </w:rPr>
                  </w:rPrChange>
                </w:rPr>
                <w:t>Minimization</w:t>
              </w:r>
            </w:moveFrom>
          </w:p>
        </w:tc>
        <w:tc>
          <w:tcPr>
            <w:tcW w:w="851" w:type="pct"/>
            <w:tcPrChange w:id="7438" w:author="Masato YOSHIKAWA" w:date="2026-01-20T12:20:00Z" w16du:dateUtc="2026-01-20T03:20:00Z">
              <w:tcPr>
                <w:tcW w:w="851" w:type="pct"/>
              </w:tcPr>
            </w:tcPrChange>
          </w:tcPr>
          <w:p w14:paraId="3BD8AA59" w14:textId="415AAF15" w:rsidR="002E4570" w:rsidRPr="00B83013" w:rsidDel="005B6842" w:rsidRDefault="002E4570" w:rsidP="00A018DB">
            <w:pPr>
              <w:pStyle w:val="af8"/>
              <w:rPr>
                <w:moveFrom w:id="7439" w:author="Masato YOSHIKAWA" w:date="2026-01-20T12:21:00Z" w16du:dateUtc="2026-01-20T03:21:00Z"/>
                <w:rFonts w:ascii="Times New Roman" w:eastAsia="ＭＳ 明朝" w:hAnsi="Times New Roman" w:cs="Times New Roman"/>
                <w:rPrChange w:id="7440" w:author="Masato YOSHIKAWA" w:date="2026-01-20T12:25:00Z" w16du:dateUtc="2026-01-20T03:25:00Z">
                  <w:rPr>
                    <w:moveFrom w:id="7441" w:author="Masato YOSHIKAWA" w:date="2026-01-20T12:21:00Z" w16du:dateUtc="2026-01-20T03:21:00Z"/>
                    <w:rFonts w:ascii="ＭＳ 明朝" w:eastAsia="ＭＳ 明朝" w:hAnsi="ＭＳ 明朝"/>
                  </w:rPr>
                </w:rPrChange>
              </w:rPr>
            </w:pPr>
            <w:moveFrom w:id="7442" w:author="Masato YOSHIKAWA" w:date="2026-01-20T12:21:00Z" w16du:dateUtc="2026-01-20T03:21:00Z">
              <w:r w:rsidRPr="00B83013" w:rsidDel="005B6842">
                <w:rPr>
                  <w:rFonts w:ascii="Times New Roman" w:eastAsia="ＭＳ 明朝" w:hAnsi="Times New Roman" w:cs="Times New Roman"/>
                  <w:rPrChange w:id="7443" w:author="Masato YOSHIKAWA" w:date="2026-01-20T12:25:00Z" w16du:dateUtc="2026-01-20T03:25:00Z">
                    <w:rPr>
                      <w:rFonts w:ascii="ＭＳ 明朝" w:eastAsia="ＭＳ 明朝" w:hAnsi="ＭＳ 明朝"/>
                    </w:rPr>
                  </w:rPrChange>
                </w:rPr>
                <w:t>Description</w:t>
              </w:r>
            </w:moveFrom>
          </w:p>
        </w:tc>
        <w:tc>
          <w:tcPr>
            <w:tcW w:w="831" w:type="pct"/>
            <w:tcPrChange w:id="7444" w:author="Masato YOSHIKAWA" w:date="2026-01-20T12:20:00Z" w16du:dateUtc="2026-01-20T03:20:00Z">
              <w:tcPr>
                <w:tcW w:w="831" w:type="pct"/>
              </w:tcPr>
            </w:tcPrChange>
          </w:tcPr>
          <w:p w14:paraId="020BDD32" w14:textId="24D2AFE5" w:rsidR="002E4570" w:rsidRPr="00B83013" w:rsidDel="005B6842" w:rsidRDefault="002E4570" w:rsidP="00A018DB">
            <w:pPr>
              <w:pStyle w:val="af8"/>
              <w:rPr>
                <w:moveFrom w:id="7445" w:author="Masato YOSHIKAWA" w:date="2026-01-20T12:21:00Z" w16du:dateUtc="2026-01-20T03:21:00Z"/>
                <w:rFonts w:ascii="Times New Roman" w:eastAsia="ＭＳ 明朝" w:hAnsi="Times New Roman" w:cs="Times New Roman"/>
                <w:rPrChange w:id="7446" w:author="Masato YOSHIKAWA" w:date="2026-01-20T12:25:00Z" w16du:dateUtc="2026-01-20T03:25:00Z">
                  <w:rPr>
                    <w:moveFrom w:id="7447" w:author="Masato YOSHIKAWA" w:date="2026-01-20T12:21:00Z" w16du:dateUtc="2026-01-20T03:21:00Z"/>
                    <w:rFonts w:ascii="ＭＳ 明朝" w:eastAsia="ＭＳ 明朝" w:hAnsi="ＭＳ 明朝"/>
                  </w:rPr>
                </w:rPrChange>
              </w:rPr>
            </w:pPr>
            <w:moveFrom w:id="7448" w:author="Masato YOSHIKAWA" w:date="2026-01-20T12:21:00Z" w16du:dateUtc="2026-01-20T03:21:00Z">
              <w:r w:rsidRPr="00B83013" w:rsidDel="005B6842">
                <w:rPr>
                  <w:rFonts w:ascii="Times New Roman" w:eastAsia="ＭＳ 明朝" w:hAnsi="Times New Roman" w:cs="Times New Roman"/>
                  <w:rPrChange w:id="7449" w:author="Masato YOSHIKAWA" w:date="2026-01-20T12:25:00Z" w16du:dateUtc="2026-01-20T03:25:00Z">
                    <w:rPr>
                      <w:rFonts w:ascii="ＭＳ 明朝" w:eastAsia="ＭＳ 明朝" w:hAnsi="ＭＳ 明朝"/>
                    </w:rPr>
                  </w:rPrChange>
                </w:rPr>
                <w:t>Minimization</w:t>
              </w:r>
            </w:moveFrom>
          </w:p>
        </w:tc>
      </w:tr>
      <w:tr w:rsidR="002E4570" w:rsidRPr="00B83013" w:rsidDel="005B6842" w14:paraId="7C1C7E76" w14:textId="25060546" w:rsidTr="005B6842">
        <w:tc>
          <w:tcPr>
            <w:tcW w:w="583" w:type="pct"/>
            <w:tcPrChange w:id="7450" w:author="Masato YOSHIKAWA" w:date="2026-01-20T12:20:00Z" w16du:dateUtc="2026-01-20T03:20:00Z">
              <w:tcPr>
                <w:tcW w:w="582" w:type="pct"/>
              </w:tcPr>
            </w:tcPrChange>
          </w:tcPr>
          <w:p w14:paraId="30D05C0A" w14:textId="18751EB4" w:rsidR="002E4570" w:rsidRPr="00B83013" w:rsidDel="005B6842" w:rsidRDefault="002E4570" w:rsidP="00A018DB">
            <w:pPr>
              <w:pStyle w:val="af8"/>
              <w:rPr>
                <w:moveFrom w:id="7451" w:author="Masato YOSHIKAWA" w:date="2026-01-20T12:21:00Z" w16du:dateUtc="2026-01-20T03:21:00Z"/>
                <w:rFonts w:ascii="Times New Roman" w:eastAsia="ＭＳ 明朝" w:hAnsi="Times New Roman" w:cs="Times New Roman"/>
                <w:rPrChange w:id="7452" w:author="Masato YOSHIKAWA" w:date="2026-01-20T12:25:00Z" w16du:dateUtc="2026-01-20T03:25:00Z">
                  <w:rPr>
                    <w:moveFrom w:id="7453" w:author="Masato YOSHIKAWA" w:date="2026-01-20T12:21:00Z" w16du:dateUtc="2026-01-20T03:21:00Z"/>
                    <w:rFonts w:ascii="ＭＳ 明朝" w:eastAsia="ＭＳ 明朝" w:hAnsi="ＭＳ 明朝"/>
                  </w:rPr>
                </w:rPrChange>
              </w:rPr>
            </w:pPr>
            <w:moveFrom w:id="7454" w:author="Masato YOSHIKAWA" w:date="2026-01-20T12:21:00Z" w16du:dateUtc="2026-01-20T03:21:00Z">
              <w:r w:rsidRPr="00B83013" w:rsidDel="005B6842">
                <w:rPr>
                  <w:rFonts w:ascii="Times New Roman" w:eastAsia="ＭＳ 明朝" w:hAnsi="Times New Roman" w:cs="Times New Roman" w:hint="eastAsia"/>
                  <w:rPrChange w:id="7455" w:author="Masato YOSHIKAWA" w:date="2026-01-20T12:25:00Z" w16du:dateUtc="2026-01-20T03:25:00Z">
                    <w:rPr>
                      <w:rFonts w:ascii="ＭＳ 明朝" w:eastAsia="ＭＳ 明朝" w:hAnsi="ＭＳ 明朝" w:hint="eastAsia"/>
                    </w:rPr>
                  </w:rPrChange>
                </w:rPr>
                <w:t>骨董</w:t>
              </w:r>
            </w:moveFrom>
          </w:p>
        </w:tc>
        <w:tc>
          <w:tcPr>
            <w:tcW w:w="583" w:type="pct"/>
            <w:tcPrChange w:id="7456" w:author="Masato YOSHIKAWA" w:date="2026-01-20T12:20:00Z" w16du:dateUtc="2026-01-20T03:20:00Z">
              <w:tcPr>
                <w:tcW w:w="583" w:type="pct"/>
              </w:tcPr>
            </w:tcPrChange>
          </w:tcPr>
          <w:p w14:paraId="4467B4B0" w14:textId="695CAA45" w:rsidR="002E4570" w:rsidRPr="00B83013" w:rsidDel="005B6842" w:rsidRDefault="002E4570" w:rsidP="00A018DB">
            <w:pPr>
              <w:pStyle w:val="af8"/>
              <w:rPr>
                <w:moveFrom w:id="7457" w:author="Masato YOSHIKAWA" w:date="2026-01-20T12:21:00Z" w16du:dateUtc="2026-01-20T03:21:00Z"/>
                <w:rFonts w:ascii="Times New Roman" w:eastAsia="ＭＳ 明朝" w:hAnsi="Times New Roman" w:cs="Times New Roman"/>
                <w:rPrChange w:id="7458" w:author="Masato YOSHIKAWA" w:date="2026-01-20T12:25:00Z" w16du:dateUtc="2026-01-20T03:25:00Z">
                  <w:rPr>
                    <w:moveFrom w:id="7459" w:author="Masato YOSHIKAWA" w:date="2026-01-20T12:21:00Z" w16du:dateUtc="2026-01-20T03:21:00Z"/>
                    <w:rFonts w:ascii="ＭＳ 明朝" w:eastAsia="ＭＳ 明朝" w:hAnsi="ＭＳ 明朝"/>
                  </w:rPr>
                </w:rPrChange>
              </w:rPr>
            </w:pPr>
            <w:moveFrom w:id="7460" w:author="Masato YOSHIKAWA" w:date="2026-01-20T12:21:00Z" w16du:dateUtc="2026-01-20T03:21:00Z">
              <w:r w:rsidRPr="00B83013" w:rsidDel="005B6842">
                <w:rPr>
                  <w:rFonts w:ascii="Times New Roman" w:eastAsia="ＭＳ 明朝" w:hAnsi="Times New Roman" w:cs="Times New Roman"/>
                  <w:rPrChange w:id="7461" w:author="Masato YOSHIKAWA" w:date="2026-01-20T12:25:00Z" w16du:dateUtc="2026-01-20T03:25:00Z">
                    <w:rPr>
                      <w:rFonts w:ascii="ＭＳ 明朝" w:eastAsia="ＭＳ 明朝" w:hAnsi="ＭＳ 明朝"/>
                    </w:rPr>
                  </w:rPrChange>
                </w:rPr>
                <w:t>curios</w:t>
              </w:r>
            </w:moveFrom>
          </w:p>
        </w:tc>
        <w:tc>
          <w:tcPr>
            <w:tcW w:w="629" w:type="pct"/>
            <w:tcPrChange w:id="7462" w:author="Masato YOSHIKAWA" w:date="2026-01-20T12:20:00Z" w16du:dateUtc="2026-01-20T03:20:00Z">
              <w:tcPr>
                <w:tcW w:w="629" w:type="pct"/>
              </w:tcPr>
            </w:tcPrChange>
          </w:tcPr>
          <w:p w14:paraId="598BA199" w14:textId="5D755AA6" w:rsidR="002E4570" w:rsidRPr="00B83013" w:rsidDel="005B6842" w:rsidRDefault="002E4570" w:rsidP="00A018DB">
            <w:pPr>
              <w:pStyle w:val="af8"/>
              <w:rPr>
                <w:moveFrom w:id="7463" w:author="Masato YOSHIKAWA" w:date="2026-01-20T12:21:00Z" w16du:dateUtc="2026-01-20T03:21:00Z"/>
                <w:rFonts w:ascii="Times New Roman" w:eastAsia="ＭＳ 明朝" w:hAnsi="Times New Roman" w:cs="Times New Roman"/>
                <w:rPrChange w:id="7464" w:author="Masato YOSHIKAWA" w:date="2026-01-20T12:25:00Z" w16du:dateUtc="2026-01-20T03:25:00Z">
                  <w:rPr>
                    <w:moveFrom w:id="7465" w:author="Masato YOSHIKAWA" w:date="2026-01-20T12:21:00Z" w16du:dateUtc="2026-01-20T03:21:00Z"/>
                    <w:rFonts w:ascii="ＭＳ 明朝" w:eastAsia="ＭＳ 明朝" w:hAnsi="ＭＳ 明朝"/>
                  </w:rPr>
                </w:rPrChange>
              </w:rPr>
            </w:pPr>
            <w:moveFrom w:id="7466" w:author="Masato YOSHIKAWA" w:date="2026-01-20T12:21:00Z" w16du:dateUtc="2026-01-20T03:21:00Z">
              <w:r w:rsidRPr="00B83013" w:rsidDel="005B6842">
                <w:rPr>
                  <w:rFonts w:ascii="Times New Roman" w:eastAsia="ＭＳ 明朝" w:hAnsi="Times New Roman" w:cs="Times New Roman"/>
                  <w:rPrChange w:id="7467" w:author="Masato YOSHIKAWA" w:date="2026-01-20T12:25:00Z" w16du:dateUtc="2026-01-20T03:25:00Z">
                    <w:rPr>
                      <w:rFonts w:ascii="ＭＳ 明朝" w:eastAsia="ＭＳ 明朝" w:hAnsi="ＭＳ 明朝"/>
                    </w:rPr>
                  </w:rPrChange>
                </w:rPr>
                <w:t>curio</w:t>
              </w:r>
            </w:moveFrom>
          </w:p>
        </w:tc>
        <w:tc>
          <w:tcPr>
            <w:tcW w:w="779" w:type="pct"/>
            <w:tcPrChange w:id="7468" w:author="Masato YOSHIKAWA" w:date="2026-01-20T12:20:00Z" w16du:dateUtc="2026-01-20T03:20:00Z">
              <w:tcPr>
                <w:tcW w:w="779" w:type="pct"/>
              </w:tcPr>
            </w:tcPrChange>
          </w:tcPr>
          <w:p w14:paraId="5CC3465E" w14:textId="3F541272" w:rsidR="002E4570" w:rsidRPr="00B83013" w:rsidDel="005B6842" w:rsidRDefault="002E4570" w:rsidP="00A018DB">
            <w:pPr>
              <w:pStyle w:val="af8"/>
              <w:rPr>
                <w:moveFrom w:id="7469" w:author="Masato YOSHIKAWA" w:date="2026-01-20T12:21:00Z" w16du:dateUtc="2026-01-20T03:21:00Z"/>
                <w:rFonts w:ascii="Times New Roman" w:eastAsia="ＭＳ 明朝" w:hAnsi="Times New Roman" w:cs="Times New Roman"/>
                <w:rPrChange w:id="7470" w:author="Masato YOSHIKAWA" w:date="2026-01-20T12:25:00Z" w16du:dateUtc="2026-01-20T03:25:00Z">
                  <w:rPr>
                    <w:moveFrom w:id="7471" w:author="Masato YOSHIKAWA" w:date="2026-01-20T12:21:00Z" w16du:dateUtc="2026-01-20T03:21:00Z"/>
                    <w:rFonts w:ascii="ＭＳ 明朝" w:eastAsia="ＭＳ 明朝" w:hAnsi="ＭＳ 明朝"/>
                  </w:rPr>
                </w:rPrChange>
              </w:rPr>
            </w:pPr>
            <w:moveFrom w:id="7472" w:author="Masato YOSHIKAWA" w:date="2026-01-20T12:21:00Z" w16du:dateUtc="2026-01-20T03:21:00Z">
              <w:r w:rsidRPr="00B83013" w:rsidDel="005B6842">
                <w:rPr>
                  <w:rFonts w:ascii="Times New Roman" w:eastAsia="ＭＳ 明朝" w:hAnsi="Times New Roman" w:cs="Times New Roman"/>
                  <w:rPrChange w:id="7473" w:author="Masato YOSHIKAWA" w:date="2026-01-20T12:25:00Z" w16du:dateUtc="2026-01-20T03:25:00Z">
                    <w:rPr>
                      <w:rFonts w:ascii="ＭＳ 明朝" w:eastAsia="ＭＳ 明朝" w:hAnsi="ＭＳ 明朝"/>
                    </w:rPr>
                  </w:rPrChange>
                </w:rPr>
                <w:t>Established equivalent</w:t>
              </w:r>
            </w:moveFrom>
          </w:p>
        </w:tc>
        <w:tc>
          <w:tcPr>
            <w:tcW w:w="744" w:type="pct"/>
            <w:tcPrChange w:id="7474" w:author="Masato YOSHIKAWA" w:date="2026-01-20T12:20:00Z" w16du:dateUtc="2026-01-20T03:20:00Z">
              <w:tcPr>
                <w:tcW w:w="744" w:type="pct"/>
              </w:tcPr>
            </w:tcPrChange>
          </w:tcPr>
          <w:p w14:paraId="4A6F718B" w14:textId="1DFECCD3" w:rsidR="002E4570" w:rsidRPr="00B83013" w:rsidDel="005B6842" w:rsidRDefault="002E4570" w:rsidP="00A018DB">
            <w:pPr>
              <w:pStyle w:val="af8"/>
              <w:rPr>
                <w:moveFrom w:id="7475" w:author="Masato YOSHIKAWA" w:date="2026-01-20T12:21:00Z" w16du:dateUtc="2026-01-20T03:21:00Z"/>
                <w:rFonts w:ascii="Times New Roman" w:eastAsia="ＭＳ 明朝" w:hAnsi="Times New Roman" w:cs="Times New Roman"/>
                <w:rPrChange w:id="7476" w:author="Masato YOSHIKAWA" w:date="2026-01-20T12:25:00Z" w16du:dateUtc="2026-01-20T03:25:00Z">
                  <w:rPr>
                    <w:moveFrom w:id="7477" w:author="Masato YOSHIKAWA" w:date="2026-01-20T12:21:00Z" w16du:dateUtc="2026-01-20T03:21:00Z"/>
                    <w:rFonts w:ascii="ＭＳ 明朝" w:eastAsia="ＭＳ 明朝" w:hAnsi="ＭＳ 明朝"/>
                  </w:rPr>
                </w:rPrChange>
              </w:rPr>
            </w:pPr>
            <w:moveFrom w:id="7478" w:author="Masato YOSHIKAWA" w:date="2026-01-20T12:21:00Z" w16du:dateUtc="2026-01-20T03:21:00Z">
              <w:r w:rsidRPr="00B83013" w:rsidDel="005B6842">
                <w:rPr>
                  <w:rFonts w:ascii="Times New Roman" w:eastAsia="ＭＳ 明朝" w:hAnsi="Times New Roman" w:cs="Times New Roman"/>
                  <w:rPrChange w:id="7479" w:author="Masato YOSHIKAWA" w:date="2026-01-20T12:25:00Z" w16du:dateUtc="2026-01-20T03:25:00Z">
                    <w:rPr>
                      <w:rFonts w:ascii="ＭＳ 明朝" w:eastAsia="ＭＳ 明朝" w:hAnsi="ＭＳ 明朝"/>
                    </w:rPr>
                  </w:rPrChange>
                </w:rPr>
                <w:t>Minimization</w:t>
              </w:r>
            </w:moveFrom>
          </w:p>
        </w:tc>
        <w:tc>
          <w:tcPr>
            <w:tcW w:w="851" w:type="pct"/>
            <w:tcPrChange w:id="7480" w:author="Masato YOSHIKAWA" w:date="2026-01-20T12:20:00Z" w16du:dateUtc="2026-01-20T03:20:00Z">
              <w:tcPr>
                <w:tcW w:w="851" w:type="pct"/>
              </w:tcPr>
            </w:tcPrChange>
          </w:tcPr>
          <w:p w14:paraId="3063C2D4" w14:textId="6C74B47C" w:rsidR="002E4570" w:rsidRPr="00B83013" w:rsidDel="005B6842" w:rsidRDefault="002E4570" w:rsidP="00A018DB">
            <w:pPr>
              <w:pStyle w:val="af8"/>
              <w:rPr>
                <w:moveFrom w:id="7481" w:author="Masato YOSHIKAWA" w:date="2026-01-20T12:21:00Z" w16du:dateUtc="2026-01-20T03:21:00Z"/>
                <w:rFonts w:ascii="Times New Roman" w:eastAsia="ＭＳ 明朝" w:hAnsi="Times New Roman" w:cs="Times New Roman"/>
                <w:rPrChange w:id="7482" w:author="Masato YOSHIKAWA" w:date="2026-01-20T12:25:00Z" w16du:dateUtc="2026-01-20T03:25:00Z">
                  <w:rPr>
                    <w:moveFrom w:id="7483" w:author="Masato YOSHIKAWA" w:date="2026-01-20T12:21:00Z" w16du:dateUtc="2026-01-20T03:21:00Z"/>
                    <w:rFonts w:ascii="ＭＳ 明朝" w:eastAsia="ＭＳ 明朝" w:hAnsi="ＭＳ 明朝"/>
                  </w:rPr>
                </w:rPrChange>
              </w:rPr>
            </w:pPr>
            <w:moveFrom w:id="7484" w:author="Masato YOSHIKAWA" w:date="2026-01-20T12:21:00Z" w16du:dateUtc="2026-01-20T03:21:00Z">
              <w:r w:rsidRPr="00B83013" w:rsidDel="005B6842">
                <w:rPr>
                  <w:rFonts w:ascii="Times New Roman" w:eastAsia="ＭＳ 明朝" w:hAnsi="Times New Roman" w:cs="Times New Roman"/>
                  <w:rPrChange w:id="7485" w:author="Masato YOSHIKAWA" w:date="2026-01-20T12:25:00Z" w16du:dateUtc="2026-01-20T03:25:00Z">
                    <w:rPr>
                      <w:rFonts w:ascii="ＭＳ 明朝" w:eastAsia="ＭＳ 明朝" w:hAnsi="ＭＳ 明朝"/>
                    </w:rPr>
                  </w:rPrChange>
                </w:rPr>
                <w:t>Established equivalent</w:t>
              </w:r>
            </w:moveFrom>
          </w:p>
        </w:tc>
        <w:tc>
          <w:tcPr>
            <w:tcW w:w="831" w:type="pct"/>
            <w:tcPrChange w:id="7486" w:author="Masato YOSHIKAWA" w:date="2026-01-20T12:20:00Z" w16du:dateUtc="2026-01-20T03:20:00Z">
              <w:tcPr>
                <w:tcW w:w="831" w:type="pct"/>
              </w:tcPr>
            </w:tcPrChange>
          </w:tcPr>
          <w:p w14:paraId="7E3616FA" w14:textId="406CB26E" w:rsidR="002E4570" w:rsidRPr="00B83013" w:rsidDel="005B6842" w:rsidRDefault="002E4570" w:rsidP="00A018DB">
            <w:pPr>
              <w:pStyle w:val="af8"/>
              <w:rPr>
                <w:moveFrom w:id="7487" w:author="Masato YOSHIKAWA" w:date="2026-01-20T12:21:00Z" w16du:dateUtc="2026-01-20T03:21:00Z"/>
                <w:rFonts w:ascii="Times New Roman" w:eastAsia="ＭＳ 明朝" w:hAnsi="Times New Roman" w:cs="Times New Roman"/>
                <w:rPrChange w:id="7488" w:author="Masato YOSHIKAWA" w:date="2026-01-20T12:25:00Z" w16du:dateUtc="2026-01-20T03:25:00Z">
                  <w:rPr>
                    <w:moveFrom w:id="7489" w:author="Masato YOSHIKAWA" w:date="2026-01-20T12:21:00Z" w16du:dateUtc="2026-01-20T03:21:00Z"/>
                    <w:rFonts w:ascii="ＭＳ 明朝" w:eastAsia="ＭＳ 明朝" w:hAnsi="ＭＳ 明朝"/>
                  </w:rPr>
                </w:rPrChange>
              </w:rPr>
            </w:pPr>
            <w:moveFrom w:id="7490" w:author="Masato YOSHIKAWA" w:date="2026-01-20T12:21:00Z" w16du:dateUtc="2026-01-20T03:21:00Z">
              <w:r w:rsidRPr="00B83013" w:rsidDel="005B6842">
                <w:rPr>
                  <w:rFonts w:ascii="Times New Roman" w:eastAsia="ＭＳ 明朝" w:hAnsi="Times New Roman" w:cs="Times New Roman"/>
                  <w:rPrChange w:id="7491" w:author="Masato YOSHIKAWA" w:date="2026-01-20T12:25:00Z" w16du:dateUtc="2026-01-20T03:25:00Z">
                    <w:rPr>
                      <w:rFonts w:ascii="ＭＳ 明朝" w:eastAsia="ＭＳ 明朝" w:hAnsi="ＭＳ 明朝"/>
                    </w:rPr>
                  </w:rPrChange>
                </w:rPr>
                <w:t>Minimization</w:t>
              </w:r>
            </w:moveFrom>
          </w:p>
        </w:tc>
      </w:tr>
      <w:tr w:rsidR="002E4570" w:rsidRPr="00B83013" w:rsidDel="005B6842" w14:paraId="7AA80F13" w14:textId="51152006" w:rsidTr="005B6842">
        <w:tc>
          <w:tcPr>
            <w:tcW w:w="583" w:type="pct"/>
            <w:tcPrChange w:id="7492" w:author="Masato YOSHIKAWA" w:date="2026-01-20T12:20:00Z" w16du:dateUtc="2026-01-20T03:20:00Z">
              <w:tcPr>
                <w:tcW w:w="582" w:type="pct"/>
              </w:tcPr>
            </w:tcPrChange>
          </w:tcPr>
          <w:p w14:paraId="6C2C68A1" w14:textId="226BEFDA" w:rsidR="002E4570" w:rsidRPr="00B83013" w:rsidDel="005B6842" w:rsidRDefault="002E4570" w:rsidP="00A018DB">
            <w:pPr>
              <w:pStyle w:val="af8"/>
              <w:rPr>
                <w:moveFrom w:id="7493" w:author="Masato YOSHIKAWA" w:date="2026-01-20T12:21:00Z" w16du:dateUtc="2026-01-20T03:21:00Z"/>
                <w:rFonts w:ascii="Times New Roman" w:eastAsia="ＭＳ 明朝" w:hAnsi="Times New Roman" w:cs="Times New Roman"/>
                <w:rPrChange w:id="7494" w:author="Masato YOSHIKAWA" w:date="2026-01-20T12:25:00Z" w16du:dateUtc="2026-01-20T03:25:00Z">
                  <w:rPr>
                    <w:moveFrom w:id="7495" w:author="Masato YOSHIKAWA" w:date="2026-01-20T12:21:00Z" w16du:dateUtc="2026-01-20T03:21:00Z"/>
                    <w:rFonts w:ascii="ＭＳ 明朝" w:eastAsia="ＭＳ 明朝" w:hAnsi="ＭＳ 明朝"/>
                  </w:rPr>
                </w:rPrChange>
              </w:rPr>
            </w:pPr>
            <w:moveFrom w:id="7496" w:author="Masato YOSHIKAWA" w:date="2026-01-20T12:21:00Z" w16du:dateUtc="2026-01-20T03:21:00Z">
              <w:r w:rsidRPr="00B83013" w:rsidDel="005B6842">
                <w:rPr>
                  <w:rFonts w:ascii="Times New Roman" w:eastAsia="ＭＳ 明朝" w:hAnsi="Times New Roman" w:cs="Times New Roman" w:hint="eastAsia"/>
                  <w:rPrChange w:id="7497" w:author="Masato YOSHIKAWA" w:date="2026-01-20T12:25:00Z" w16du:dateUtc="2026-01-20T03:25:00Z">
                    <w:rPr>
                      <w:rFonts w:ascii="ＭＳ 明朝" w:eastAsia="ＭＳ 明朝" w:hAnsi="ＭＳ 明朝" w:hint="eastAsia"/>
                    </w:rPr>
                  </w:rPrChange>
                </w:rPr>
                <w:t>敷居を跨がなかった</w:t>
              </w:r>
            </w:moveFrom>
          </w:p>
        </w:tc>
        <w:tc>
          <w:tcPr>
            <w:tcW w:w="583" w:type="pct"/>
            <w:tcPrChange w:id="7498" w:author="Masato YOSHIKAWA" w:date="2026-01-20T12:20:00Z" w16du:dateUtc="2026-01-20T03:20:00Z">
              <w:tcPr>
                <w:tcW w:w="583" w:type="pct"/>
              </w:tcPr>
            </w:tcPrChange>
          </w:tcPr>
          <w:p w14:paraId="7EB6DAC0" w14:textId="4028C9BD" w:rsidR="002E4570" w:rsidRPr="00B83013" w:rsidDel="005B6842" w:rsidRDefault="002E4570" w:rsidP="00A018DB">
            <w:pPr>
              <w:pStyle w:val="af8"/>
              <w:rPr>
                <w:moveFrom w:id="7499" w:author="Masato YOSHIKAWA" w:date="2026-01-20T12:21:00Z" w16du:dateUtc="2026-01-20T03:21:00Z"/>
                <w:rFonts w:ascii="Times New Roman" w:eastAsia="ＭＳ 明朝" w:hAnsi="Times New Roman" w:cs="Times New Roman"/>
                <w:rPrChange w:id="7500" w:author="Masato YOSHIKAWA" w:date="2026-01-20T12:25:00Z" w16du:dateUtc="2026-01-20T03:25:00Z">
                  <w:rPr>
                    <w:moveFrom w:id="7501" w:author="Masato YOSHIKAWA" w:date="2026-01-20T12:21:00Z" w16du:dateUtc="2026-01-20T03:21:00Z"/>
                    <w:rFonts w:ascii="ＭＳ 明朝" w:eastAsia="ＭＳ 明朝" w:hAnsi="ＭＳ 明朝"/>
                  </w:rPr>
                </w:rPrChange>
              </w:rPr>
            </w:pPr>
            <w:moveFrom w:id="7502" w:author="Masato YOSHIKAWA" w:date="2026-01-20T12:21:00Z" w16du:dateUtc="2026-01-20T03:21:00Z">
              <w:r w:rsidRPr="00B83013" w:rsidDel="005B6842">
                <w:rPr>
                  <w:rFonts w:ascii="Times New Roman" w:eastAsia="ＭＳ 明朝" w:hAnsi="Times New Roman" w:cs="Times New Roman"/>
                  <w:rPrChange w:id="7503" w:author="Masato YOSHIKAWA" w:date="2026-01-20T12:25:00Z" w16du:dateUtc="2026-01-20T03:25:00Z">
                    <w:rPr>
                      <w:rFonts w:ascii="ＭＳ 明朝" w:eastAsia="ＭＳ 明朝" w:hAnsi="ＭＳ 明朝"/>
                    </w:rPr>
                  </w:rPrChange>
                </w:rPr>
                <w:t>call on</w:t>
              </w:r>
            </w:moveFrom>
          </w:p>
        </w:tc>
        <w:tc>
          <w:tcPr>
            <w:tcW w:w="629" w:type="pct"/>
            <w:tcPrChange w:id="7504" w:author="Masato YOSHIKAWA" w:date="2026-01-20T12:20:00Z" w16du:dateUtc="2026-01-20T03:20:00Z">
              <w:tcPr>
                <w:tcW w:w="629" w:type="pct"/>
              </w:tcPr>
            </w:tcPrChange>
          </w:tcPr>
          <w:p w14:paraId="47F2F81A" w14:textId="0A43FEF3" w:rsidR="002E4570" w:rsidRPr="00B83013" w:rsidDel="005B6842" w:rsidRDefault="002E4570" w:rsidP="00A018DB">
            <w:pPr>
              <w:pStyle w:val="af8"/>
              <w:rPr>
                <w:moveFrom w:id="7505" w:author="Masato YOSHIKAWA" w:date="2026-01-20T12:21:00Z" w16du:dateUtc="2026-01-20T03:21:00Z"/>
                <w:rFonts w:ascii="Times New Roman" w:eastAsia="ＭＳ 明朝" w:hAnsi="Times New Roman" w:cs="Times New Roman"/>
                <w:rPrChange w:id="7506" w:author="Masato YOSHIKAWA" w:date="2026-01-20T12:25:00Z" w16du:dateUtc="2026-01-20T03:25:00Z">
                  <w:rPr>
                    <w:moveFrom w:id="7507" w:author="Masato YOSHIKAWA" w:date="2026-01-20T12:21:00Z" w16du:dateUtc="2026-01-20T03:21:00Z"/>
                    <w:rFonts w:ascii="ＭＳ 明朝" w:eastAsia="ＭＳ 明朝" w:hAnsi="ＭＳ 明朝"/>
                  </w:rPr>
                </w:rPrChange>
              </w:rPr>
            </w:pPr>
            <w:moveFrom w:id="7508" w:author="Masato YOSHIKAWA" w:date="2026-01-20T12:21:00Z" w16du:dateUtc="2026-01-20T03:21:00Z">
              <w:r w:rsidRPr="00B83013" w:rsidDel="005B6842">
                <w:rPr>
                  <w:rFonts w:ascii="Times New Roman" w:eastAsia="ＭＳ 明朝" w:hAnsi="Times New Roman" w:cs="Times New Roman"/>
                  <w:rPrChange w:id="7509" w:author="Masato YOSHIKAWA" w:date="2026-01-20T12:25:00Z" w16du:dateUtc="2026-01-20T03:25:00Z">
                    <w:rPr>
                      <w:rFonts w:ascii="ＭＳ 明朝" w:eastAsia="ＭＳ 明朝" w:hAnsi="ＭＳ 明朝"/>
                    </w:rPr>
                  </w:rPrChange>
                </w:rPr>
                <w:t>did not visit</w:t>
              </w:r>
            </w:moveFrom>
          </w:p>
        </w:tc>
        <w:tc>
          <w:tcPr>
            <w:tcW w:w="779" w:type="pct"/>
            <w:tcPrChange w:id="7510" w:author="Masato YOSHIKAWA" w:date="2026-01-20T12:20:00Z" w16du:dateUtc="2026-01-20T03:20:00Z">
              <w:tcPr>
                <w:tcW w:w="779" w:type="pct"/>
              </w:tcPr>
            </w:tcPrChange>
          </w:tcPr>
          <w:p w14:paraId="4F24DD21" w14:textId="0B34A968" w:rsidR="002E4570" w:rsidRPr="00B83013" w:rsidDel="005B6842" w:rsidRDefault="002E4570" w:rsidP="00A018DB">
            <w:pPr>
              <w:pStyle w:val="af8"/>
              <w:rPr>
                <w:moveFrom w:id="7511" w:author="Masato YOSHIKAWA" w:date="2026-01-20T12:21:00Z" w16du:dateUtc="2026-01-20T03:21:00Z"/>
                <w:rFonts w:ascii="Times New Roman" w:eastAsia="ＭＳ 明朝" w:hAnsi="Times New Roman" w:cs="Times New Roman"/>
                <w:rPrChange w:id="7512" w:author="Masato YOSHIKAWA" w:date="2026-01-20T12:25:00Z" w16du:dateUtc="2026-01-20T03:25:00Z">
                  <w:rPr>
                    <w:moveFrom w:id="7513" w:author="Masato YOSHIKAWA" w:date="2026-01-20T12:21:00Z" w16du:dateUtc="2026-01-20T03:21:00Z"/>
                    <w:rFonts w:ascii="ＭＳ 明朝" w:eastAsia="ＭＳ 明朝" w:hAnsi="ＭＳ 明朝"/>
                  </w:rPr>
                </w:rPrChange>
              </w:rPr>
            </w:pPr>
            <w:moveFrom w:id="7514" w:author="Masato YOSHIKAWA" w:date="2026-01-20T12:21:00Z" w16du:dateUtc="2026-01-20T03:21:00Z">
              <w:r w:rsidRPr="00B83013" w:rsidDel="005B6842">
                <w:rPr>
                  <w:rFonts w:ascii="Times New Roman" w:eastAsia="ＭＳ 明朝" w:hAnsi="Times New Roman" w:cs="Times New Roman"/>
                  <w:rPrChange w:id="7515" w:author="Masato YOSHIKAWA" w:date="2026-01-20T12:25:00Z" w16du:dateUtc="2026-01-20T03:25:00Z">
                    <w:rPr>
                      <w:rFonts w:ascii="ＭＳ 明朝" w:eastAsia="ＭＳ 明朝" w:hAnsi="ＭＳ 明朝"/>
                    </w:rPr>
                  </w:rPrChange>
                </w:rPr>
                <w:t>Generalization</w:t>
              </w:r>
            </w:moveFrom>
          </w:p>
        </w:tc>
        <w:tc>
          <w:tcPr>
            <w:tcW w:w="744" w:type="pct"/>
            <w:tcPrChange w:id="7516" w:author="Masato YOSHIKAWA" w:date="2026-01-20T12:20:00Z" w16du:dateUtc="2026-01-20T03:20:00Z">
              <w:tcPr>
                <w:tcW w:w="744" w:type="pct"/>
              </w:tcPr>
            </w:tcPrChange>
          </w:tcPr>
          <w:p w14:paraId="5444131A" w14:textId="6E6A47F4" w:rsidR="002E4570" w:rsidRPr="00B83013" w:rsidDel="005B6842" w:rsidRDefault="002E4570" w:rsidP="00A018DB">
            <w:pPr>
              <w:pStyle w:val="af8"/>
              <w:rPr>
                <w:moveFrom w:id="7517" w:author="Masato YOSHIKAWA" w:date="2026-01-20T12:21:00Z" w16du:dateUtc="2026-01-20T03:21:00Z"/>
                <w:rFonts w:ascii="Times New Roman" w:eastAsia="ＭＳ 明朝" w:hAnsi="Times New Roman" w:cs="Times New Roman"/>
                <w:rPrChange w:id="7518" w:author="Masato YOSHIKAWA" w:date="2026-01-20T12:25:00Z" w16du:dateUtc="2026-01-20T03:25:00Z">
                  <w:rPr>
                    <w:moveFrom w:id="7519" w:author="Masato YOSHIKAWA" w:date="2026-01-20T12:21:00Z" w16du:dateUtc="2026-01-20T03:21:00Z"/>
                    <w:rFonts w:ascii="ＭＳ 明朝" w:eastAsia="ＭＳ 明朝" w:hAnsi="ＭＳ 明朝"/>
                  </w:rPr>
                </w:rPrChange>
              </w:rPr>
            </w:pPr>
            <w:moveFrom w:id="7520" w:author="Masato YOSHIKAWA" w:date="2026-01-20T12:21:00Z" w16du:dateUtc="2026-01-20T03:21:00Z">
              <w:r w:rsidRPr="00B83013" w:rsidDel="005B6842">
                <w:rPr>
                  <w:rFonts w:ascii="Times New Roman" w:eastAsia="ＭＳ 明朝" w:hAnsi="Times New Roman" w:cs="Times New Roman"/>
                  <w:rPrChange w:id="7521" w:author="Masato YOSHIKAWA" w:date="2026-01-20T12:25:00Z" w16du:dateUtc="2026-01-20T03:25:00Z">
                    <w:rPr>
                      <w:rFonts w:ascii="ＭＳ 明朝" w:eastAsia="ＭＳ 明朝" w:hAnsi="ＭＳ 明朝"/>
                    </w:rPr>
                  </w:rPrChange>
                </w:rPr>
                <w:t>Minimization</w:t>
              </w:r>
            </w:moveFrom>
          </w:p>
        </w:tc>
        <w:tc>
          <w:tcPr>
            <w:tcW w:w="851" w:type="pct"/>
            <w:tcPrChange w:id="7522" w:author="Masato YOSHIKAWA" w:date="2026-01-20T12:20:00Z" w16du:dateUtc="2026-01-20T03:20:00Z">
              <w:tcPr>
                <w:tcW w:w="851" w:type="pct"/>
              </w:tcPr>
            </w:tcPrChange>
          </w:tcPr>
          <w:p w14:paraId="529DBDA9" w14:textId="74A56AAB" w:rsidR="002E4570" w:rsidRPr="00B83013" w:rsidDel="005B6842" w:rsidRDefault="002E4570" w:rsidP="00A018DB">
            <w:pPr>
              <w:pStyle w:val="af8"/>
              <w:rPr>
                <w:moveFrom w:id="7523" w:author="Masato YOSHIKAWA" w:date="2026-01-20T12:21:00Z" w16du:dateUtc="2026-01-20T03:21:00Z"/>
                <w:rFonts w:ascii="Times New Roman" w:eastAsia="ＭＳ 明朝" w:hAnsi="Times New Roman" w:cs="Times New Roman"/>
                <w:rPrChange w:id="7524" w:author="Masato YOSHIKAWA" w:date="2026-01-20T12:25:00Z" w16du:dateUtc="2026-01-20T03:25:00Z">
                  <w:rPr>
                    <w:moveFrom w:id="7525" w:author="Masato YOSHIKAWA" w:date="2026-01-20T12:21:00Z" w16du:dateUtc="2026-01-20T03:21:00Z"/>
                    <w:rFonts w:ascii="ＭＳ 明朝" w:eastAsia="ＭＳ 明朝" w:hAnsi="ＭＳ 明朝"/>
                  </w:rPr>
                </w:rPrChange>
              </w:rPr>
            </w:pPr>
            <w:moveFrom w:id="7526" w:author="Masato YOSHIKAWA" w:date="2026-01-20T12:21:00Z" w16du:dateUtc="2026-01-20T03:21:00Z">
              <w:r w:rsidRPr="00B83013" w:rsidDel="005B6842">
                <w:rPr>
                  <w:rFonts w:ascii="Times New Roman" w:eastAsia="ＭＳ 明朝" w:hAnsi="Times New Roman" w:cs="Times New Roman"/>
                  <w:rPrChange w:id="7527" w:author="Masato YOSHIKAWA" w:date="2026-01-20T12:25:00Z" w16du:dateUtc="2026-01-20T03:25:00Z">
                    <w:rPr>
                      <w:rFonts w:ascii="ＭＳ 明朝" w:eastAsia="ＭＳ 明朝" w:hAnsi="ＭＳ 明朝"/>
                    </w:rPr>
                  </w:rPrChange>
                </w:rPr>
                <w:t>Generalization</w:t>
              </w:r>
            </w:moveFrom>
          </w:p>
        </w:tc>
        <w:tc>
          <w:tcPr>
            <w:tcW w:w="831" w:type="pct"/>
            <w:tcPrChange w:id="7528" w:author="Masato YOSHIKAWA" w:date="2026-01-20T12:20:00Z" w16du:dateUtc="2026-01-20T03:20:00Z">
              <w:tcPr>
                <w:tcW w:w="831" w:type="pct"/>
              </w:tcPr>
            </w:tcPrChange>
          </w:tcPr>
          <w:p w14:paraId="0881E7D8" w14:textId="7ACACC86" w:rsidR="002E4570" w:rsidRPr="00B83013" w:rsidDel="005B6842" w:rsidRDefault="002E4570" w:rsidP="00A018DB">
            <w:pPr>
              <w:pStyle w:val="af8"/>
              <w:rPr>
                <w:moveFrom w:id="7529" w:author="Masato YOSHIKAWA" w:date="2026-01-20T12:21:00Z" w16du:dateUtc="2026-01-20T03:21:00Z"/>
                <w:rFonts w:ascii="Times New Roman" w:eastAsia="ＭＳ 明朝" w:hAnsi="Times New Roman" w:cs="Times New Roman"/>
                <w:rPrChange w:id="7530" w:author="Masato YOSHIKAWA" w:date="2026-01-20T12:25:00Z" w16du:dateUtc="2026-01-20T03:25:00Z">
                  <w:rPr>
                    <w:moveFrom w:id="7531" w:author="Masato YOSHIKAWA" w:date="2026-01-20T12:21:00Z" w16du:dateUtc="2026-01-20T03:21:00Z"/>
                    <w:rFonts w:ascii="ＭＳ 明朝" w:eastAsia="ＭＳ 明朝" w:hAnsi="ＭＳ 明朝"/>
                  </w:rPr>
                </w:rPrChange>
              </w:rPr>
            </w:pPr>
            <w:moveFrom w:id="7532" w:author="Masato YOSHIKAWA" w:date="2026-01-20T12:21:00Z" w16du:dateUtc="2026-01-20T03:21:00Z">
              <w:r w:rsidRPr="00B83013" w:rsidDel="005B6842">
                <w:rPr>
                  <w:rFonts w:ascii="Times New Roman" w:eastAsia="ＭＳ 明朝" w:hAnsi="Times New Roman" w:cs="Times New Roman"/>
                  <w:rPrChange w:id="7533" w:author="Masato YOSHIKAWA" w:date="2026-01-20T12:25:00Z" w16du:dateUtc="2026-01-20T03:25:00Z">
                    <w:rPr>
                      <w:rFonts w:ascii="ＭＳ 明朝" w:eastAsia="ＭＳ 明朝" w:hAnsi="ＭＳ 明朝"/>
                    </w:rPr>
                  </w:rPrChange>
                </w:rPr>
                <w:t>Minimization</w:t>
              </w:r>
            </w:moveFrom>
          </w:p>
        </w:tc>
      </w:tr>
      <w:tr w:rsidR="002E4570" w:rsidRPr="00B83013" w:rsidDel="005B6842" w14:paraId="151043B2" w14:textId="46387487" w:rsidTr="005B6842">
        <w:tc>
          <w:tcPr>
            <w:tcW w:w="583" w:type="pct"/>
            <w:tcPrChange w:id="7534" w:author="Masato YOSHIKAWA" w:date="2026-01-20T12:20:00Z" w16du:dateUtc="2026-01-20T03:20:00Z">
              <w:tcPr>
                <w:tcW w:w="582" w:type="pct"/>
              </w:tcPr>
            </w:tcPrChange>
          </w:tcPr>
          <w:p w14:paraId="1C57424B" w14:textId="1B4F76AA" w:rsidR="002E4570" w:rsidRPr="00B83013" w:rsidDel="005B6842" w:rsidRDefault="002E4570" w:rsidP="00A018DB">
            <w:pPr>
              <w:pStyle w:val="af8"/>
              <w:rPr>
                <w:moveFrom w:id="7535" w:author="Masato YOSHIKAWA" w:date="2026-01-20T12:21:00Z" w16du:dateUtc="2026-01-20T03:21:00Z"/>
                <w:rFonts w:ascii="Times New Roman" w:eastAsia="ＭＳ 明朝" w:hAnsi="Times New Roman" w:cs="Times New Roman"/>
                <w:rPrChange w:id="7536" w:author="Masato YOSHIKAWA" w:date="2026-01-20T12:25:00Z" w16du:dateUtc="2026-01-20T03:25:00Z">
                  <w:rPr>
                    <w:moveFrom w:id="7537" w:author="Masato YOSHIKAWA" w:date="2026-01-20T12:21:00Z" w16du:dateUtc="2026-01-20T03:21:00Z"/>
                    <w:rFonts w:ascii="ＭＳ 明朝" w:eastAsia="ＭＳ 明朝" w:hAnsi="ＭＳ 明朝"/>
                  </w:rPr>
                </w:rPrChange>
              </w:rPr>
            </w:pPr>
            <w:moveFrom w:id="7538" w:author="Masato YOSHIKAWA" w:date="2026-01-20T12:21:00Z" w16du:dateUtc="2026-01-20T03:21:00Z">
              <w:r w:rsidRPr="00B83013" w:rsidDel="005B6842">
                <w:rPr>
                  <w:rFonts w:ascii="Times New Roman" w:eastAsia="ＭＳ 明朝" w:hAnsi="Times New Roman" w:cs="Times New Roman" w:hint="eastAsia"/>
                  <w:rPrChange w:id="7539" w:author="Masato YOSHIKAWA" w:date="2026-01-20T12:25:00Z" w16du:dateUtc="2026-01-20T03:25:00Z">
                    <w:rPr>
                      <w:rFonts w:ascii="ＭＳ 明朝" w:eastAsia="ＭＳ 明朝" w:hAnsi="ＭＳ 明朝" w:hint="eastAsia"/>
                    </w:rPr>
                  </w:rPrChange>
                </w:rPr>
                <w:t>八重桜</w:t>
              </w:r>
            </w:moveFrom>
          </w:p>
        </w:tc>
        <w:tc>
          <w:tcPr>
            <w:tcW w:w="583" w:type="pct"/>
            <w:tcPrChange w:id="7540" w:author="Masato YOSHIKAWA" w:date="2026-01-20T12:20:00Z" w16du:dateUtc="2026-01-20T03:20:00Z">
              <w:tcPr>
                <w:tcW w:w="583" w:type="pct"/>
              </w:tcPr>
            </w:tcPrChange>
          </w:tcPr>
          <w:p w14:paraId="5A96EA6C" w14:textId="49C77B96" w:rsidR="002E4570" w:rsidRPr="00B83013" w:rsidDel="005B6842" w:rsidRDefault="002E4570" w:rsidP="00A018DB">
            <w:pPr>
              <w:pStyle w:val="af8"/>
              <w:rPr>
                <w:moveFrom w:id="7541" w:author="Masato YOSHIKAWA" w:date="2026-01-20T12:21:00Z" w16du:dateUtc="2026-01-20T03:21:00Z"/>
                <w:rFonts w:ascii="Times New Roman" w:eastAsia="ＭＳ 明朝" w:hAnsi="Times New Roman" w:cs="Times New Roman"/>
                <w:rPrChange w:id="7542" w:author="Masato YOSHIKAWA" w:date="2026-01-20T12:25:00Z" w16du:dateUtc="2026-01-20T03:25:00Z">
                  <w:rPr>
                    <w:moveFrom w:id="7543" w:author="Masato YOSHIKAWA" w:date="2026-01-20T12:21:00Z" w16du:dateUtc="2026-01-20T03:21:00Z"/>
                    <w:rFonts w:ascii="ＭＳ 明朝" w:eastAsia="ＭＳ 明朝" w:hAnsi="ＭＳ 明朝"/>
                  </w:rPr>
                </w:rPrChange>
              </w:rPr>
            </w:pPr>
            <w:moveFrom w:id="7544" w:author="Masato YOSHIKAWA" w:date="2026-01-20T12:21:00Z" w16du:dateUtc="2026-01-20T03:21:00Z">
              <w:r w:rsidRPr="00B83013" w:rsidDel="005B6842">
                <w:rPr>
                  <w:rFonts w:ascii="Times New Roman" w:eastAsia="ＭＳ 明朝" w:hAnsi="Times New Roman" w:cs="Times New Roman"/>
                  <w:rPrChange w:id="7545" w:author="Masato YOSHIKAWA" w:date="2026-01-20T12:25:00Z" w16du:dateUtc="2026-01-20T03:25:00Z">
                    <w:rPr>
                      <w:rFonts w:ascii="ＭＳ 明朝" w:eastAsia="ＭＳ 明朝" w:hAnsi="ＭＳ 明朝"/>
                    </w:rPr>
                  </w:rPrChange>
                </w:rPr>
                <w:t>double cherry-blossoms</w:t>
              </w:r>
            </w:moveFrom>
          </w:p>
        </w:tc>
        <w:tc>
          <w:tcPr>
            <w:tcW w:w="629" w:type="pct"/>
            <w:tcPrChange w:id="7546" w:author="Masato YOSHIKAWA" w:date="2026-01-20T12:20:00Z" w16du:dateUtc="2026-01-20T03:20:00Z">
              <w:tcPr>
                <w:tcW w:w="629" w:type="pct"/>
              </w:tcPr>
            </w:tcPrChange>
          </w:tcPr>
          <w:p w14:paraId="6AAC0D65" w14:textId="2F961161" w:rsidR="002E4570" w:rsidRPr="00B83013" w:rsidDel="005B6842" w:rsidRDefault="002E4570" w:rsidP="00A018DB">
            <w:pPr>
              <w:pStyle w:val="af8"/>
              <w:rPr>
                <w:moveFrom w:id="7547" w:author="Masato YOSHIKAWA" w:date="2026-01-20T12:21:00Z" w16du:dateUtc="2026-01-20T03:21:00Z"/>
                <w:rFonts w:ascii="Times New Roman" w:eastAsia="ＭＳ 明朝" w:hAnsi="Times New Roman" w:cs="Times New Roman"/>
                <w:rPrChange w:id="7548" w:author="Masato YOSHIKAWA" w:date="2026-01-20T12:25:00Z" w16du:dateUtc="2026-01-20T03:25:00Z">
                  <w:rPr>
                    <w:moveFrom w:id="7549" w:author="Masato YOSHIKAWA" w:date="2026-01-20T12:21:00Z" w16du:dateUtc="2026-01-20T03:21:00Z"/>
                    <w:rFonts w:ascii="ＭＳ 明朝" w:eastAsia="ＭＳ 明朝" w:hAnsi="ＭＳ 明朝"/>
                  </w:rPr>
                </w:rPrChange>
              </w:rPr>
            </w:pPr>
            <w:moveFrom w:id="7550" w:author="Masato YOSHIKAWA" w:date="2026-01-20T12:21:00Z" w16du:dateUtc="2026-01-20T03:21:00Z">
              <w:r w:rsidRPr="00B83013" w:rsidDel="005B6842">
                <w:rPr>
                  <w:rFonts w:ascii="Times New Roman" w:eastAsia="ＭＳ 明朝" w:hAnsi="Times New Roman" w:cs="Times New Roman"/>
                  <w:rPrChange w:id="7551" w:author="Masato YOSHIKAWA" w:date="2026-01-20T12:25:00Z" w16du:dateUtc="2026-01-20T03:25:00Z">
                    <w:rPr>
                      <w:rFonts w:ascii="ＭＳ 明朝" w:eastAsia="ＭＳ 明朝" w:hAnsi="ＭＳ 明朝"/>
                    </w:rPr>
                  </w:rPrChange>
                </w:rPr>
                <w:t>double cherry blossoms</w:t>
              </w:r>
            </w:moveFrom>
          </w:p>
        </w:tc>
        <w:tc>
          <w:tcPr>
            <w:tcW w:w="779" w:type="pct"/>
            <w:tcPrChange w:id="7552" w:author="Masato YOSHIKAWA" w:date="2026-01-20T12:20:00Z" w16du:dateUtc="2026-01-20T03:20:00Z">
              <w:tcPr>
                <w:tcW w:w="779" w:type="pct"/>
              </w:tcPr>
            </w:tcPrChange>
          </w:tcPr>
          <w:p w14:paraId="658AC590" w14:textId="56A893E4" w:rsidR="002E4570" w:rsidRPr="00B83013" w:rsidDel="005B6842" w:rsidRDefault="002E4570" w:rsidP="00A018DB">
            <w:pPr>
              <w:pStyle w:val="af8"/>
              <w:rPr>
                <w:moveFrom w:id="7553" w:author="Masato YOSHIKAWA" w:date="2026-01-20T12:21:00Z" w16du:dateUtc="2026-01-20T03:21:00Z"/>
                <w:rFonts w:ascii="Times New Roman" w:eastAsia="ＭＳ 明朝" w:hAnsi="Times New Roman" w:cs="Times New Roman"/>
                <w:rPrChange w:id="7554" w:author="Masato YOSHIKAWA" w:date="2026-01-20T12:25:00Z" w16du:dateUtc="2026-01-20T03:25:00Z">
                  <w:rPr>
                    <w:moveFrom w:id="7555" w:author="Masato YOSHIKAWA" w:date="2026-01-20T12:21:00Z" w16du:dateUtc="2026-01-20T03:21:00Z"/>
                    <w:rFonts w:ascii="ＭＳ 明朝" w:eastAsia="ＭＳ 明朝" w:hAnsi="ＭＳ 明朝"/>
                  </w:rPr>
                </w:rPrChange>
              </w:rPr>
            </w:pPr>
            <w:moveFrom w:id="7556" w:author="Masato YOSHIKAWA" w:date="2026-01-20T12:21:00Z" w16du:dateUtc="2026-01-20T03:21:00Z">
              <w:r w:rsidRPr="00B83013" w:rsidDel="005B6842">
                <w:rPr>
                  <w:rFonts w:ascii="Times New Roman" w:eastAsia="ＭＳ 明朝" w:hAnsi="Times New Roman" w:cs="Times New Roman"/>
                  <w:rPrChange w:id="7557" w:author="Masato YOSHIKAWA" w:date="2026-01-20T12:25:00Z" w16du:dateUtc="2026-01-20T03:25:00Z">
                    <w:rPr>
                      <w:rFonts w:ascii="ＭＳ 明朝" w:eastAsia="ＭＳ 明朝" w:hAnsi="ＭＳ 明朝"/>
                    </w:rPr>
                  </w:rPrChange>
                </w:rPr>
                <w:t>Established equivalent</w:t>
              </w:r>
            </w:moveFrom>
          </w:p>
        </w:tc>
        <w:tc>
          <w:tcPr>
            <w:tcW w:w="744" w:type="pct"/>
            <w:tcPrChange w:id="7558" w:author="Masato YOSHIKAWA" w:date="2026-01-20T12:20:00Z" w16du:dateUtc="2026-01-20T03:20:00Z">
              <w:tcPr>
                <w:tcW w:w="744" w:type="pct"/>
              </w:tcPr>
            </w:tcPrChange>
          </w:tcPr>
          <w:p w14:paraId="17CA1868" w14:textId="23813C1A" w:rsidR="002E4570" w:rsidRPr="00B83013" w:rsidDel="005B6842" w:rsidRDefault="002E4570" w:rsidP="00A018DB">
            <w:pPr>
              <w:pStyle w:val="af8"/>
              <w:rPr>
                <w:moveFrom w:id="7559" w:author="Masato YOSHIKAWA" w:date="2026-01-20T12:21:00Z" w16du:dateUtc="2026-01-20T03:21:00Z"/>
                <w:rFonts w:ascii="Times New Roman" w:eastAsia="ＭＳ 明朝" w:hAnsi="Times New Roman" w:cs="Times New Roman"/>
                <w:rPrChange w:id="7560" w:author="Masato YOSHIKAWA" w:date="2026-01-20T12:25:00Z" w16du:dateUtc="2026-01-20T03:25:00Z">
                  <w:rPr>
                    <w:moveFrom w:id="7561" w:author="Masato YOSHIKAWA" w:date="2026-01-20T12:21:00Z" w16du:dateUtc="2026-01-20T03:21:00Z"/>
                    <w:rFonts w:ascii="ＭＳ 明朝" w:eastAsia="ＭＳ 明朝" w:hAnsi="ＭＳ 明朝"/>
                  </w:rPr>
                </w:rPrChange>
              </w:rPr>
            </w:pPr>
            <w:moveFrom w:id="7562" w:author="Masato YOSHIKAWA" w:date="2026-01-20T12:21:00Z" w16du:dateUtc="2026-01-20T03:21:00Z">
              <w:r w:rsidRPr="00B83013" w:rsidDel="005B6842">
                <w:rPr>
                  <w:rFonts w:ascii="Times New Roman" w:eastAsia="ＭＳ 明朝" w:hAnsi="Times New Roman" w:cs="Times New Roman"/>
                  <w:rPrChange w:id="7563" w:author="Masato YOSHIKAWA" w:date="2026-01-20T12:25:00Z" w16du:dateUtc="2026-01-20T03:25:00Z">
                    <w:rPr>
                      <w:rFonts w:ascii="ＭＳ 明朝" w:eastAsia="ＭＳ 明朝" w:hAnsi="ＭＳ 明朝"/>
                    </w:rPr>
                  </w:rPrChange>
                </w:rPr>
                <w:t>Minimization</w:t>
              </w:r>
            </w:moveFrom>
          </w:p>
        </w:tc>
        <w:tc>
          <w:tcPr>
            <w:tcW w:w="851" w:type="pct"/>
            <w:tcPrChange w:id="7564" w:author="Masato YOSHIKAWA" w:date="2026-01-20T12:20:00Z" w16du:dateUtc="2026-01-20T03:20:00Z">
              <w:tcPr>
                <w:tcW w:w="851" w:type="pct"/>
              </w:tcPr>
            </w:tcPrChange>
          </w:tcPr>
          <w:p w14:paraId="3F170142" w14:textId="79260E61" w:rsidR="002E4570" w:rsidRPr="00B83013" w:rsidDel="005B6842" w:rsidRDefault="002E4570" w:rsidP="00A018DB">
            <w:pPr>
              <w:pStyle w:val="af8"/>
              <w:rPr>
                <w:moveFrom w:id="7565" w:author="Masato YOSHIKAWA" w:date="2026-01-20T12:21:00Z" w16du:dateUtc="2026-01-20T03:21:00Z"/>
                <w:rFonts w:ascii="Times New Roman" w:eastAsia="ＭＳ 明朝" w:hAnsi="Times New Roman" w:cs="Times New Roman"/>
                <w:rPrChange w:id="7566" w:author="Masato YOSHIKAWA" w:date="2026-01-20T12:25:00Z" w16du:dateUtc="2026-01-20T03:25:00Z">
                  <w:rPr>
                    <w:moveFrom w:id="7567" w:author="Masato YOSHIKAWA" w:date="2026-01-20T12:21:00Z" w16du:dateUtc="2026-01-20T03:21:00Z"/>
                    <w:rFonts w:ascii="ＭＳ 明朝" w:eastAsia="ＭＳ 明朝" w:hAnsi="ＭＳ 明朝"/>
                  </w:rPr>
                </w:rPrChange>
              </w:rPr>
            </w:pPr>
            <w:moveFrom w:id="7568" w:author="Masato YOSHIKAWA" w:date="2026-01-20T12:21:00Z" w16du:dateUtc="2026-01-20T03:21:00Z">
              <w:r w:rsidRPr="00B83013" w:rsidDel="005B6842">
                <w:rPr>
                  <w:rFonts w:ascii="Times New Roman" w:eastAsia="ＭＳ 明朝" w:hAnsi="Times New Roman" w:cs="Times New Roman"/>
                  <w:rPrChange w:id="7569" w:author="Masato YOSHIKAWA" w:date="2026-01-20T12:25:00Z" w16du:dateUtc="2026-01-20T03:25:00Z">
                    <w:rPr>
                      <w:rFonts w:ascii="ＭＳ 明朝" w:eastAsia="ＭＳ 明朝" w:hAnsi="ＭＳ 明朝"/>
                    </w:rPr>
                  </w:rPrChange>
                </w:rPr>
                <w:t>Established equivalent</w:t>
              </w:r>
            </w:moveFrom>
          </w:p>
        </w:tc>
        <w:tc>
          <w:tcPr>
            <w:tcW w:w="831" w:type="pct"/>
            <w:tcPrChange w:id="7570" w:author="Masato YOSHIKAWA" w:date="2026-01-20T12:20:00Z" w16du:dateUtc="2026-01-20T03:20:00Z">
              <w:tcPr>
                <w:tcW w:w="831" w:type="pct"/>
              </w:tcPr>
            </w:tcPrChange>
          </w:tcPr>
          <w:p w14:paraId="709812A5" w14:textId="335B076B" w:rsidR="002E4570" w:rsidRPr="00B83013" w:rsidDel="005B6842" w:rsidRDefault="002E4570" w:rsidP="00A018DB">
            <w:pPr>
              <w:pStyle w:val="af8"/>
              <w:rPr>
                <w:moveFrom w:id="7571" w:author="Masato YOSHIKAWA" w:date="2026-01-20T12:21:00Z" w16du:dateUtc="2026-01-20T03:21:00Z"/>
                <w:rFonts w:ascii="Times New Roman" w:eastAsia="ＭＳ 明朝" w:hAnsi="Times New Roman" w:cs="Times New Roman"/>
                <w:rPrChange w:id="7572" w:author="Masato YOSHIKAWA" w:date="2026-01-20T12:25:00Z" w16du:dateUtc="2026-01-20T03:25:00Z">
                  <w:rPr>
                    <w:moveFrom w:id="7573" w:author="Masato YOSHIKAWA" w:date="2026-01-20T12:21:00Z" w16du:dateUtc="2026-01-20T03:21:00Z"/>
                    <w:rFonts w:ascii="ＭＳ 明朝" w:eastAsia="ＭＳ 明朝" w:hAnsi="ＭＳ 明朝"/>
                  </w:rPr>
                </w:rPrChange>
              </w:rPr>
            </w:pPr>
            <w:moveFrom w:id="7574" w:author="Masato YOSHIKAWA" w:date="2026-01-20T12:21:00Z" w16du:dateUtc="2026-01-20T03:21:00Z">
              <w:r w:rsidRPr="00B83013" w:rsidDel="005B6842">
                <w:rPr>
                  <w:rFonts w:ascii="Times New Roman" w:eastAsia="ＭＳ 明朝" w:hAnsi="Times New Roman" w:cs="Times New Roman"/>
                  <w:rPrChange w:id="7575" w:author="Masato YOSHIKAWA" w:date="2026-01-20T12:25:00Z" w16du:dateUtc="2026-01-20T03:25:00Z">
                    <w:rPr>
                      <w:rFonts w:ascii="ＭＳ 明朝" w:eastAsia="ＭＳ 明朝" w:hAnsi="ＭＳ 明朝"/>
                    </w:rPr>
                  </w:rPrChange>
                </w:rPr>
                <w:t>Minimization</w:t>
              </w:r>
            </w:moveFrom>
          </w:p>
        </w:tc>
      </w:tr>
      <w:tr w:rsidR="002E4570" w:rsidRPr="00B83013" w:rsidDel="005B6842" w14:paraId="4B8421D4" w14:textId="195D4F81" w:rsidTr="005B6842">
        <w:tc>
          <w:tcPr>
            <w:tcW w:w="583" w:type="pct"/>
            <w:tcPrChange w:id="7576" w:author="Masato YOSHIKAWA" w:date="2026-01-20T12:20:00Z" w16du:dateUtc="2026-01-20T03:20:00Z">
              <w:tcPr>
                <w:tcW w:w="582" w:type="pct"/>
              </w:tcPr>
            </w:tcPrChange>
          </w:tcPr>
          <w:p w14:paraId="2C01D1F7" w14:textId="3CF3B2D3" w:rsidR="002E4570" w:rsidRPr="00B83013" w:rsidDel="005B6842" w:rsidRDefault="002E4570" w:rsidP="00A018DB">
            <w:pPr>
              <w:pStyle w:val="af8"/>
              <w:rPr>
                <w:moveFrom w:id="7577" w:author="Masato YOSHIKAWA" w:date="2026-01-20T12:21:00Z" w16du:dateUtc="2026-01-20T03:21:00Z"/>
                <w:rFonts w:ascii="Times New Roman" w:eastAsia="ＭＳ 明朝" w:hAnsi="Times New Roman" w:cs="Times New Roman"/>
                <w:rPrChange w:id="7578" w:author="Masato YOSHIKAWA" w:date="2026-01-20T12:25:00Z" w16du:dateUtc="2026-01-20T03:25:00Z">
                  <w:rPr>
                    <w:moveFrom w:id="7579" w:author="Masato YOSHIKAWA" w:date="2026-01-20T12:21:00Z" w16du:dateUtc="2026-01-20T03:21:00Z"/>
                    <w:rFonts w:ascii="ＭＳ 明朝" w:eastAsia="ＭＳ 明朝" w:hAnsi="ＭＳ 明朝"/>
                  </w:rPr>
                </w:rPrChange>
              </w:rPr>
            </w:pPr>
            <w:moveFrom w:id="7580" w:author="Masato YOSHIKAWA" w:date="2026-01-20T12:21:00Z" w16du:dateUtc="2026-01-20T03:21:00Z">
              <w:r w:rsidRPr="00B83013" w:rsidDel="005B6842">
                <w:rPr>
                  <w:rFonts w:ascii="Times New Roman" w:eastAsia="ＭＳ 明朝" w:hAnsi="Times New Roman" w:cs="Times New Roman" w:hint="eastAsia"/>
                  <w:rPrChange w:id="7581" w:author="Masato YOSHIKAWA" w:date="2026-01-20T12:25:00Z" w16du:dateUtc="2026-01-20T03:25:00Z">
                    <w:rPr>
                      <w:rFonts w:ascii="ＭＳ 明朝" w:eastAsia="ＭＳ 明朝" w:hAnsi="ＭＳ 明朝" w:hint="eastAsia"/>
                    </w:rPr>
                  </w:rPrChange>
                </w:rPr>
                <w:t>初夏</w:t>
              </w:r>
            </w:moveFrom>
          </w:p>
        </w:tc>
        <w:tc>
          <w:tcPr>
            <w:tcW w:w="583" w:type="pct"/>
            <w:tcPrChange w:id="7582" w:author="Masato YOSHIKAWA" w:date="2026-01-20T12:20:00Z" w16du:dateUtc="2026-01-20T03:20:00Z">
              <w:tcPr>
                <w:tcW w:w="583" w:type="pct"/>
              </w:tcPr>
            </w:tcPrChange>
          </w:tcPr>
          <w:p w14:paraId="5CE0C373" w14:textId="2576A8DD" w:rsidR="002E4570" w:rsidRPr="00B83013" w:rsidDel="005B6842" w:rsidRDefault="002E4570" w:rsidP="00A018DB">
            <w:pPr>
              <w:pStyle w:val="af8"/>
              <w:rPr>
                <w:moveFrom w:id="7583" w:author="Masato YOSHIKAWA" w:date="2026-01-20T12:21:00Z" w16du:dateUtc="2026-01-20T03:21:00Z"/>
                <w:rFonts w:ascii="Times New Roman" w:eastAsia="ＭＳ 明朝" w:hAnsi="Times New Roman" w:cs="Times New Roman"/>
                <w:rPrChange w:id="7584" w:author="Masato YOSHIKAWA" w:date="2026-01-20T12:25:00Z" w16du:dateUtc="2026-01-20T03:25:00Z">
                  <w:rPr>
                    <w:moveFrom w:id="7585" w:author="Masato YOSHIKAWA" w:date="2026-01-20T12:21:00Z" w16du:dateUtc="2026-01-20T03:21:00Z"/>
                    <w:rFonts w:ascii="ＭＳ 明朝" w:eastAsia="ＭＳ 明朝" w:hAnsi="ＭＳ 明朝"/>
                  </w:rPr>
                </w:rPrChange>
              </w:rPr>
            </w:pPr>
            <w:moveFrom w:id="7586" w:author="Masato YOSHIKAWA" w:date="2026-01-20T12:21:00Z" w16du:dateUtc="2026-01-20T03:21:00Z">
              <w:r w:rsidRPr="00B83013" w:rsidDel="005B6842">
                <w:rPr>
                  <w:rFonts w:ascii="Times New Roman" w:eastAsia="ＭＳ 明朝" w:hAnsi="Times New Roman" w:cs="Times New Roman"/>
                  <w:rPrChange w:id="7587" w:author="Masato YOSHIKAWA" w:date="2026-01-20T12:25:00Z" w16du:dateUtc="2026-01-20T03:25:00Z">
                    <w:rPr>
                      <w:rFonts w:ascii="ＭＳ 明朝" w:eastAsia="ＭＳ 明朝" w:hAnsi="ＭＳ 明朝"/>
                    </w:rPr>
                  </w:rPrChange>
                </w:rPr>
                <w:t>at the beginning of summer</w:t>
              </w:r>
            </w:moveFrom>
          </w:p>
        </w:tc>
        <w:tc>
          <w:tcPr>
            <w:tcW w:w="629" w:type="pct"/>
            <w:tcPrChange w:id="7588" w:author="Masato YOSHIKAWA" w:date="2026-01-20T12:20:00Z" w16du:dateUtc="2026-01-20T03:20:00Z">
              <w:tcPr>
                <w:tcW w:w="629" w:type="pct"/>
              </w:tcPr>
            </w:tcPrChange>
          </w:tcPr>
          <w:p w14:paraId="35B700FF" w14:textId="286DACD1" w:rsidR="002E4570" w:rsidRPr="00B83013" w:rsidDel="005B6842" w:rsidRDefault="002E4570" w:rsidP="00A018DB">
            <w:pPr>
              <w:pStyle w:val="af8"/>
              <w:rPr>
                <w:moveFrom w:id="7589" w:author="Masato YOSHIKAWA" w:date="2026-01-20T12:21:00Z" w16du:dateUtc="2026-01-20T03:21:00Z"/>
                <w:rFonts w:ascii="Times New Roman" w:eastAsia="ＭＳ 明朝" w:hAnsi="Times New Roman" w:cs="Times New Roman"/>
                <w:rPrChange w:id="7590" w:author="Masato YOSHIKAWA" w:date="2026-01-20T12:25:00Z" w16du:dateUtc="2026-01-20T03:25:00Z">
                  <w:rPr>
                    <w:moveFrom w:id="7591" w:author="Masato YOSHIKAWA" w:date="2026-01-20T12:21:00Z" w16du:dateUtc="2026-01-20T03:21:00Z"/>
                    <w:rFonts w:ascii="ＭＳ 明朝" w:eastAsia="ＭＳ 明朝" w:hAnsi="ＭＳ 明朝"/>
                  </w:rPr>
                </w:rPrChange>
              </w:rPr>
            </w:pPr>
            <w:moveFrom w:id="7592" w:author="Masato YOSHIKAWA" w:date="2026-01-20T12:21:00Z" w16du:dateUtc="2026-01-20T03:21:00Z">
              <w:r w:rsidRPr="00B83013" w:rsidDel="005B6842">
                <w:rPr>
                  <w:rFonts w:ascii="Times New Roman" w:eastAsia="ＭＳ 明朝" w:hAnsi="Times New Roman" w:cs="Times New Roman"/>
                  <w:rPrChange w:id="7593" w:author="Masato YOSHIKAWA" w:date="2026-01-20T12:25:00Z" w16du:dateUtc="2026-01-20T03:25:00Z">
                    <w:rPr>
                      <w:rFonts w:ascii="ＭＳ 明朝" w:eastAsia="ＭＳ 明朝" w:hAnsi="ＭＳ 明朝"/>
                    </w:rPr>
                  </w:rPrChange>
                </w:rPr>
                <w:t>the beginning of summer</w:t>
              </w:r>
            </w:moveFrom>
          </w:p>
        </w:tc>
        <w:tc>
          <w:tcPr>
            <w:tcW w:w="779" w:type="pct"/>
            <w:tcPrChange w:id="7594" w:author="Masato YOSHIKAWA" w:date="2026-01-20T12:20:00Z" w16du:dateUtc="2026-01-20T03:20:00Z">
              <w:tcPr>
                <w:tcW w:w="779" w:type="pct"/>
              </w:tcPr>
            </w:tcPrChange>
          </w:tcPr>
          <w:p w14:paraId="48AE17E5" w14:textId="11FDA3E5" w:rsidR="002E4570" w:rsidRPr="00B83013" w:rsidDel="005B6842" w:rsidRDefault="002E4570" w:rsidP="00A018DB">
            <w:pPr>
              <w:pStyle w:val="af8"/>
              <w:rPr>
                <w:moveFrom w:id="7595" w:author="Masato YOSHIKAWA" w:date="2026-01-20T12:21:00Z" w16du:dateUtc="2026-01-20T03:21:00Z"/>
                <w:rFonts w:ascii="Times New Roman" w:eastAsia="ＭＳ 明朝" w:hAnsi="Times New Roman" w:cs="Times New Roman"/>
                <w:rPrChange w:id="7596" w:author="Masato YOSHIKAWA" w:date="2026-01-20T12:25:00Z" w16du:dateUtc="2026-01-20T03:25:00Z">
                  <w:rPr>
                    <w:moveFrom w:id="7597" w:author="Masato YOSHIKAWA" w:date="2026-01-20T12:21:00Z" w16du:dateUtc="2026-01-20T03:21:00Z"/>
                    <w:rFonts w:ascii="ＭＳ 明朝" w:eastAsia="ＭＳ 明朝" w:hAnsi="ＭＳ 明朝"/>
                  </w:rPr>
                </w:rPrChange>
              </w:rPr>
            </w:pPr>
            <w:moveFrom w:id="7598" w:author="Masato YOSHIKAWA" w:date="2026-01-20T12:21:00Z" w16du:dateUtc="2026-01-20T03:21:00Z">
              <w:r w:rsidRPr="00B83013" w:rsidDel="005B6842">
                <w:rPr>
                  <w:rFonts w:ascii="Times New Roman" w:eastAsia="ＭＳ 明朝" w:hAnsi="Times New Roman" w:cs="Times New Roman"/>
                  <w:rPrChange w:id="7599" w:author="Masato YOSHIKAWA" w:date="2026-01-20T12:25:00Z" w16du:dateUtc="2026-01-20T03:25:00Z">
                    <w:rPr>
                      <w:rFonts w:ascii="ＭＳ 明朝" w:eastAsia="ＭＳ 明朝" w:hAnsi="ＭＳ 明朝"/>
                    </w:rPr>
                  </w:rPrChange>
                </w:rPr>
                <w:t>Established equivalent</w:t>
              </w:r>
            </w:moveFrom>
          </w:p>
        </w:tc>
        <w:tc>
          <w:tcPr>
            <w:tcW w:w="744" w:type="pct"/>
            <w:tcPrChange w:id="7600" w:author="Masato YOSHIKAWA" w:date="2026-01-20T12:20:00Z" w16du:dateUtc="2026-01-20T03:20:00Z">
              <w:tcPr>
                <w:tcW w:w="744" w:type="pct"/>
              </w:tcPr>
            </w:tcPrChange>
          </w:tcPr>
          <w:p w14:paraId="59D77D30" w14:textId="780935DB" w:rsidR="002E4570" w:rsidRPr="00B83013" w:rsidDel="005B6842" w:rsidRDefault="002E4570" w:rsidP="00A018DB">
            <w:pPr>
              <w:pStyle w:val="af8"/>
              <w:rPr>
                <w:moveFrom w:id="7601" w:author="Masato YOSHIKAWA" w:date="2026-01-20T12:21:00Z" w16du:dateUtc="2026-01-20T03:21:00Z"/>
                <w:rFonts w:ascii="Times New Roman" w:eastAsia="ＭＳ 明朝" w:hAnsi="Times New Roman" w:cs="Times New Roman"/>
                <w:rPrChange w:id="7602" w:author="Masato YOSHIKAWA" w:date="2026-01-20T12:25:00Z" w16du:dateUtc="2026-01-20T03:25:00Z">
                  <w:rPr>
                    <w:moveFrom w:id="7603" w:author="Masato YOSHIKAWA" w:date="2026-01-20T12:21:00Z" w16du:dateUtc="2026-01-20T03:21:00Z"/>
                    <w:rFonts w:ascii="ＭＳ 明朝" w:eastAsia="ＭＳ 明朝" w:hAnsi="ＭＳ 明朝"/>
                  </w:rPr>
                </w:rPrChange>
              </w:rPr>
            </w:pPr>
            <w:moveFrom w:id="7604" w:author="Masato YOSHIKAWA" w:date="2026-01-20T12:21:00Z" w16du:dateUtc="2026-01-20T03:21:00Z">
              <w:r w:rsidRPr="00B83013" w:rsidDel="005B6842">
                <w:rPr>
                  <w:rFonts w:ascii="Times New Roman" w:eastAsia="ＭＳ 明朝" w:hAnsi="Times New Roman" w:cs="Times New Roman"/>
                  <w:rPrChange w:id="7605" w:author="Masato YOSHIKAWA" w:date="2026-01-20T12:25:00Z" w16du:dateUtc="2026-01-20T03:25:00Z">
                    <w:rPr>
                      <w:rFonts w:ascii="ＭＳ 明朝" w:eastAsia="ＭＳ 明朝" w:hAnsi="ＭＳ 明朝"/>
                    </w:rPr>
                  </w:rPrChange>
                </w:rPr>
                <w:t>Minimization</w:t>
              </w:r>
            </w:moveFrom>
          </w:p>
        </w:tc>
        <w:tc>
          <w:tcPr>
            <w:tcW w:w="851" w:type="pct"/>
            <w:tcPrChange w:id="7606" w:author="Masato YOSHIKAWA" w:date="2026-01-20T12:20:00Z" w16du:dateUtc="2026-01-20T03:20:00Z">
              <w:tcPr>
                <w:tcW w:w="851" w:type="pct"/>
              </w:tcPr>
            </w:tcPrChange>
          </w:tcPr>
          <w:p w14:paraId="3AEA81D7" w14:textId="5A4E0155" w:rsidR="002E4570" w:rsidRPr="00B83013" w:rsidDel="005B6842" w:rsidRDefault="002E4570" w:rsidP="00A018DB">
            <w:pPr>
              <w:pStyle w:val="af8"/>
              <w:rPr>
                <w:moveFrom w:id="7607" w:author="Masato YOSHIKAWA" w:date="2026-01-20T12:21:00Z" w16du:dateUtc="2026-01-20T03:21:00Z"/>
                <w:rFonts w:ascii="Times New Roman" w:eastAsia="ＭＳ 明朝" w:hAnsi="Times New Roman" w:cs="Times New Roman"/>
                <w:rPrChange w:id="7608" w:author="Masato YOSHIKAWA" w:date="2026-01-20T12:25:00Z" w16du:dateUtc="2026-01-20T03:25:00Z">
                  <w:rPr>
                    <w:moveFrom w:id="7609" w:author="Masato YOSHIKAWA" w:date="2026-01-20T12:21:00Z" w16du:dateUtc="2026-01-20T03:21:00Z"/>
                    <w:rFonts w:ascii="ＭＳ 明朝" w:eastAsia="ＭＳ 明朝" w:hAnsi="ＭＳ 明朝"/>
                  </w:rPr>
                </w:rPrChange>
              </w:rPr>
            </w:pPr>
            <w:moveFrom w:id="7610" w:author="Masato YOSHIKAWA" w:date="2026-01-20T12:21:00Z" w16du:dateUtc="2026-01-20T03:21:00Z">
              <w:r w:rsidRPr="00B83013" w:rsidDel="005B6842">
                <w:rPr>
                  <w:rFonts w:ascii="Times New Roman" w:eastAsia="ＭＳ 明朝" w:hAnsi="Times New Roman" w:cs="Times New Roman"/>
                  <w:rPrChange w:id="7611" w:author="Masato YOSHIKAWA" w:date="2026-01-20T12:25:00Z" w16du:dateUtc="2026-01-20T03:25:00Z">
                    <w:rPr>
                      <w:rFonts w:ascii="ＭＳ 明朝" w:eastAsia="ＭＳ 明朝" w:hAnsi="ＭＳ 明朝"/>
                    </w:rPr>
                  </w:rPrChange>
                </w:rPr>
                <w:t>Established equivalent</w:t>
              </w:r>
            </w:moveFrom>
          </w:p>
        </w:tc>
        <w:tc>
          <w:tcPr>
            <w:tcW w:w="831" w:type="pct"/>
            <w:tcPrChange w:id="7612" w:author="Masato YOSHIKAWA" w:date="2026-01-20T12:20:00Z" w16du:dateUtc="2026-01-20T03:20:00Z">
              <w:tcPr>
                <w:tcW w:w="831" w:type="pct"/>
              </w:tcPr>
            </w:tcPrChange>
          </w:tcPr>
          <w:p w14:paraId="5183E20E" w14:textId="7EA4F524" w:rsidR="002E4570" w:rsidRPr="00B83013" w:rsidDel="005B6842" w:rsidRDefault="002E4570" w:rsidP="00A018DB">
            <w:pPr>
              <w:pStyle w:val="af8"/>
              <w:rPr>
                <w:moveFrom w:id="7613" w:author="Masato YOSHIKAWA" w:date="2026-01-20T12:21:00Z" w16du:dateUtc="2026-01-20T03:21:00Z"/>
                <w:rFonts w:ascii="Times New Roman" w:eastAsia="ＭＳ 明朝" w:hAnsi="Times New Roman" w:cs="Times New Roman"/>
                <w:rPrChange w:id="7614" w:author="Masato YOSHIKAWA" w:date="2026-01-20T12:25:00Z" w16du:dateUtc="2026-01-20T03:25:00Z">
                  <w:rPr>
                    <w:moveFrom w:id="7615" w:author="Masato YOSHIKAWA" w:date="2026-01-20T12:21:00Z" w16du:dateUtc="2026-01-20T03:21:00Z"/>
                    <w:rFonts w:ascii="ＭＳ 明朝" w:eastAsia="ＭＳ 明朝" w:hAnsi="ＭＳ 明朝"/>
                  </w:rPr>
                </w:rPrChange>
              </w:rPr>
            </w:pPr>
            <w:moveFrom w:id="7616" w:author="Masato YOSHIKAWA" w:date="2026-01-20T12:21:00Z" w16du:dateUtc="2026-01-20T03:21:00Z">
              <w:r w:rsidRPr="00B83013" w:rsidDel="005B6842">
                <w:rPr>
                  <w:rFonts w:ascii="Times New Roman" w:eastAsia="ＭＳ 明朝" w:hAnsi="Times New Roman" w:cs="Times New Roman"/>
                  <w:rPrChange w:id="7617" w:author="Masato YOSHIKAWA" w:date="2026-01-20T12:25:00Z" w16du:dateUtc="2026-01-20T03:25:00Z">
                    <w:rPr>
                      <w:rFonts w:ascii="ＭＳ 明朝" w:eastAsia="ＭＳ 明朝" w:hAnsi="ＭＳ 明朝"/>
                    </w:rPr>
                  </w:rPrChange>
                </w:rPr>
                <w:t>Minimization</w:t>
              </w:r>
            </w:moveFrom>
          </w:p>
        </w:tc>
      </w:tr>
      <w:tr w:rsidR="002E4570" w:rsidRPr="00B83013" w:rsidDel="005B6842" w14:paraId="03E8B8F7" w14:textId="03AD86CD" w:rsidTr="005B6842">
        <w:tc>
          <w:tcPr>
            <w:tcW w:w="583" w:type="pct"/>
            <w:tcPrChange w:id="7618" w:author="Masato YOSHIKAWA" w:date="2026-01-20T12:20:00Z" w16du:dateUtc="2026-01-20T03:20:00Z">
              <w:tcPr>
                <w:tcW w:w="582" w:type="pct"/>
              </w:tcPr>
            </w:tcPrChange>
          </w:tcPr>
          <w:p w14:paraId="2712ADB0" w14:textId="78CA2483" w:rsidR="002E4570" w:rsidRPr="00B83013" w:rsidDel="005B6842" w:rsidRDefault="002E4570" w:rsidP="00A018DB">
            <w:pPr>
              <w:pStyle w:val="af8"/>
              <w:rPr>
                <w:moveFrom w:id="7619" w:author="Masato YOSHIKAWA" w:date="2026-01-20T12:21:00Z" w16du:dateUtc="2026-01-20T03:21:00Z"/>
                <w:rFonts w:ascii="Times New Roman" w:eastAsia="ＭＳ 明朝" w:hAnsi="Times New Roman" w:cs="Times New Roman"/>
                <w:rPrChange w:id="7620" w:author="Masato YOSHIKAWA" w:date="2026-01-20T12:25:00Z" w16du:dateUtc="2026-01-20T03:25:00Z">
                  <w:rPr>
                    <w:moveFrom w:id="7621" w:author="Masato YOSHIKAWA" w:date="2026-01-20T12:21:00Z" w16du:dateUtc="2026-01-20T03:21:00Z"/>
                    <w:rFonts w:ascii="ＭＳ 明朝" w:eastAsia="ＭＳ 明朝" w:hAnsi="ＭＳ 明朝"/>
                  </w:rPr>
                </w:rPrChange>
              </w:rPr>
            </w:pPr>
            <w:moveFrom w:id="7622" w:author="Masato YOSHIKAWA" w:date="2026-01-20T12:21:00Z" w16du:dateUtc="2026-01-20T03:21:00Z">
              <w:r w:rsidRPr="00B83013" w:rsidDel="005B6842">
                <w:rPr>
                  <w:rFonts w:ascii="Times New Roman" w:eastAsia="ＭＳ 明朝" w:hAnsi="Times New Roman" w:cs="Times New Roman" w:hint="eastAsia"/>
                  <w:rPrChange w:id="7623" w:author="Masato YOSHIKAWA" w:date="2026-01-20T12:25:00Z" w16du:dateUtc="2026-01-20T03:25:00Z">
                    <w:rPr>
                      <w:rFonts w:ascii="ＭＳ 明朝" w:eastAsia="ＭＳ 明朝" w:hAnsi="ＭＳ 明朝" w:hint="eastAsia"/>
                    </w:rPr>
                  </w:rPrChange>
                </w:rPr>
                <w:t>枳殻</w:t>
              </w:r>
            </w:moveFrom>
          </w:p>
        </w:tc>
        <w:tc>
          <w:tcPr>
            <w:tcW w:w="583" w:type="pct"/>
            <w:tcPrChange w:id="7624" w:author="Masato YOSHIKAWA" w:date="2026-01-20T12:20:00Z" w16du:dateUtc="2026-01-20T03:20:00Z">
              <w:tcPr>
                <w:tcW w:w="583" w:type="pct"/>
              </w:tcPr>
            </w:tcPrChange>
          </w:tcPr>
          <w:p w14:paraId="129E1374" w14:textId="3B085795" w:rsidR="002E4570" w:rsidRPr="00B83013" w:rsidDel="005B6842" w:rsidRDefault="002E4570" w:rsidP="00A018DB">
            <w:pPr>
              <w:pStyle w:val="af8"/>
              <w:rPr>
                <w:moveFrom w:id="7625" w:author="Masato YOSHIKAWA" w:date="2026-01-20T12:21:00Z" w16du:dateUtc="2026-01-20T03:21:00Z"/>
                <w:rFonts w:ascii="Times New Roman" w:eastAsia="ＭＳ 明朝" w:hAnsi="Times New Roman" w:cs="Times New Roman"/>
                <w:rPrChange w:id="7626" w:author="Masato YOSHIKAWA" w:date="2026-01-20T12:25:00Z" w16du:dateUtc="2026-01-20T03:25:00Z">
                  <w:rPr>
                    <w:moveFrom w:id="7627" w:author="Masato YOSHIKAWA" w:date="2026-01-20T12:21:00Z" w16du:dateUtc="2026-01-20T03:21:00Z"/>
                    <w:rFonts w:ascii="ＭＳ 明朝" w:eastAsia="ＭＳ 明朝" w:hAnsi="ＭＳ 明朝"/>
                  </w:rPr>
                </w:rPrChange>
              </w:rPr>
            </w:pPr>
            <w:moveFrom w:id="7628" w:author="Masato YOSHIKAWA" w:date="2026-01-20T12:21:00Z" w16du:dateUtc="2026-01-20T03:21:00Z">
              <w:r w:rsidRPr="00B83013" w:rsidDel="005B6842">
                <w:rPr>
                  <w:rFonts w:ascii="Times New Roman" w:eastAsia="ＭＳ 明朝" w:hAnsi="Times New Roman" w:cs="Times New Roman"/>
                  <w:rPrChange w:id="7629" w:author="Masato YOSHIKAWA" w:date="2026-01-20T12:25:00Z" w16du:dateUtc="2026-01-20T03:25:00Z">
                    <w:rPr>
                      <w:rFonts w:ascii="ＭＳ 明朝" w:eastAsia="ＭＳ 明朝" w:hAnsi="ＭＳ 明朝"/>
                    </w:rPr>
                  </w:rPrChange>
                </w:rPr>
                <w:t>aegle sepiaria</w:t>
              </w:r>
            </w:moveFrom>
          </w:p>
        </w:tc>
        <w:tc>
          <w:tcPr>
            <w:tcW w:w="629" w:type="pct"/>
            <w:tcPrChange w:id="7630" w:author="Masato YOSHIKAWA" w:date="2026-01-20T12:20:00Z" w16du:dateUtc="2026-01-20T03:20:00Z">
              <w:tcPr>
                <w:tcW w:w="629" w:type="pct"/>
              </w:tcPr>
            </w:tcPrChange>
          </w:tcPr>
          <w:p w14:paraId="555D0CCD" w14:textId="1A7FE2FE" w:rsidR="002E4570" w:rsidRPr="00B83013" w:rsidDel="005B6842" w:rsidRDefault="002E4570" w:rsidP="00A018DB">
            <w:pPr>
              <w:pStyle w:val="af8"/>
              <w:rPr>
                <w:moveFrom w:id="7631" w:author="Masato YOSHIKAWA" w:date="2026-01-20T12:21:00Z" w16du:dateUtc="2026-01-20T03:21:00Z"/>
                <w:rFonts w:ascii="Times New Roman" w:eastAsia="ＭＳ 明朝" w:hAnsi="Times New Roman" w:cs="Times New Roman"/>
                <w:rPrChange w:id="7632" w:author="Masato YOSHIKAWA" w:date="2026-01-20T12:25:00Z" w16du:dateUtc="2026-01-20T03:25:00Z">
                  <w:rPr>
                    <w:moveFrom w:id="7633" w:author="Masato YOSHIKAWA" w:date="2026-01-20T12:21:00Z" w16du:dateUtc="2026-01-20T03:21:00Z"/>
                    <w:rFonts w:ascii="ＭＳ 明朝" w:eastAsia="ＭＳ 明朝" w:hAnsi="ＭＳ 明朝"/>
                  </w:rPr>
                </w:rPrChange>
              </w:rPr>
            </w:pPr>
            <w:moveFrom w:id="7634" w:author="Masato YOSHIKAWA" w:date="2026-01-20T12:21:00Z" w16du:dateUtc="2026-01-20T03:21:00Z">
              <w:r w:rsidRPr="00B83013" w:rsidDel="005B6842">
                <w:rPr>
                  <w:rFonts w:ascii="Times New Roman" w:eastAsia="ＭＳ 明朝" w:hAnsi="Times New Roman" w:cs="Times New Roman"/>
                  <w:rPrChange w:id="7635" w:author="Masato YOSHIKAWA" w:date="2026-01-20T12:25:00Z" w16du:dateUtc="2026-01-20T03:25:00Z">
                    <w:rPr>
                      <w:rFonts w:ascii="ＭＳ 明朝" w:eastAsia="ＭＳ 明朝" w:hAnsi="ＭＳ 明朝"/>
                    </w:rPr>
                  </w:rPrChange>
                </w:rPr>
                <w:t>quince hedges</w:t>
              </w:r>
            </w:moveFrom>
          </w:p>
        </w:tc>
        <w:tc>
          <w:tcPr>
            <w:tcW w:w="779" w:type="pct"/>
            <w:tcPrChange w:id="7636" w:author="Masato YOSHIKAWA" w:date="2026-01-20T12:20:00Z" w16du:dateUtc="2026-01-20T03:20:00Z">
              <w:tcPr>
                <w:tcW w:w="779" w:type="pct"/>
              </w:tcPr>
            </w:tcPrChange>
          </w:tcPr>
          <w:p w14:paraId="6DC0EF22" w14:textId="5DC8C9A9" w:rsidR="002E4570" w:rsidRPr="00B83013" w:rsidDel="005B6842" w:rsidRDefault="002E4570" w:rsidP="00A018DB">
            <w:pPr>
              <w:pStyle w:val="af8"/>
              <w:rPr>
                <w:moveFrom w:id="7637" w:author="Masato YOSHIKAWA" w:date="2026-01-20T12:21:00Z" w16du:dateUtc="2026-01-20T03:21:00Z"/>
                <w:rFonts w:ascii="Times New Roman" w:eastAsia="ＭＳ 明朝" w:hAnsi="Times New Roman" w:cs="Times New Roman"/>
                <w:rPrChange w:id="7638" w:author="Masato YOSHIKAWA" w:date="2026-01-20T12:25:00Z" w16du:dateUtc="2026-01-20T03:25:00Z">
                  <w:rPr>
                    <w:moveFrom w:id="7639" w:author="Masato YOSHIKAWA" w:date="2026-01-20T12:21:00Z" w16du:dateUtc="2026-01-20T03:21:00Z"/>
                    <w:rFonts w:ascii="ＭＳ 明朝" w:eastAsia="ＭＳ 明朝" w:hAnsi="ＭＳ 明朝"/>
                  </w:rPr>
                </w:rPrChange>
              </w:rPr>
            </w:pPr>
            <w:moveFrom w:id="7640" w:author="Masato YOSHIKAWA" w:date="2026-01-20T12:21:00Z" w16du:dateUtc="2026-01-20T03:21:00Z">
              <w:r w:rsidRPr="00B83013" w:rsidDel="005B6842">
                <w:rPr>
                  <w:rFonts w:ascii="Times New Roman" w:eastAsia="ＭＳ 明朝" w:hAnsi="Times New Roman" w:cs="Times New Roman"/>
                  <w:rPrChange w:id="7641" w:author="Masato YOSHIKAWA" w:date="2026-01-20T12:25:00Z" w16du:dateUtc="2026-01-20T03:25:00Z">
                    <w:rPr>
                      <w:rFonts w:ascii="ＭＳ 明朝" w:eastAsia="ＭＳ 明朝" w:hAnsi="ＭＳ 明朝"/>
                    </w:rPr>
                  </w:rPrChange>
                </w:rPr>
                <w:t>Established equivalent</w:t>
              </w:r>
            </w:moveFrom>
          </w:p>
        </w:tc>
        <w:tc>
          <w:tcPr>
            <w:tcW w:w="744" w:type="pct"/>
            <w:tcPrChange w:id="7642" w:author="Masato YOSHIKAWA" w:date="2026-01-20T12:20:00Z" w16du:dateUtc="2026-01-20T03:20:00Z">
              <w:tcPr>
                <w:tcW w:w="744" w:type="pct"/>
              </w:tcPr>
            </w:tcPrChange>
          </w:tcPr>
          <w:p w14:paraId="1DA2E350" w14:textId="7925B409" w:rsidR="002E4570" w:rsidRPr="00B83013" w:rsidDel="005B6842" w:rsidRDefault="002E4570" w:rsidP="00A018DB">
            <w:pPr>
              <w:pStyle w:val="af8"/>
              <w:rPr>
                <w:moveFrom w:id="7643" w:author="Masato YOSHIKAWA" w:date="2026-01-20T12:21:00Z" w16du:dateUtc="2026-01-20T03:21:00Z"/>
                <w:rFonts w:ascii="Times New Roman" w:eastAsia="ＭＳ 明朝" w:hAnsi="Times New Roman" w:cs="Times New Roman"/>
                <w:rPrChange w:id="7644" w:author="Masato YOSHIKAWA" w:date="2026-01-20T12:25:00Z" w16du:dateUtc="2026-01-20T03:25:00Z">
                  <w:rPr>
                    <w:moveFrom w:id="7645" w:author="Masato YOSHIKAWA" w:date="2026-01-20T12:21:00Z" w16du:dateUtc="2026-01-20T03:21:00Z"/>
                    <w:rFonts w:ascii="ＭＳ 明朝" w:eastAsia="ＭＳ 明朝" w:hAnsi="ＭＳ 明朝"/>
                  </w:rPr>
                </w:rPrChange>
              </w:rPr>
            </w:pPr>
            <w:moveFrom w:id="7646" w:author="Masato YOSHIKAWA" w:date="2026-01-20T12:21:00Z" w16du:dateUtc="2026-01-20T03:21:00Z">
              <w:r w:rsidRPr="00B83013" w:rsidDel="005B6842">
                <w:rPr>
                  <w:rFonts w:ascii="Times New Roman" w:eastAsia="ＭＳ 明朝" w:hAnsi="Times New Roman" w:cs="Times New Roman"/>
                  <w:rPrChange w:id="7647" w:author="Masato YOSHIKAWA" w:date="2026-01-20T12:25:00Z" w16du:dateUtc="2026-01-20T03:25:00Z">
                    <w:rPr>
                      <w:rFonts w:ascii="ＭＳ 明朝" w:eastAsia="ＭＳ 明朝" w:hAnsi="ＭＳ 明朝"/>
                    </w:rPr>
                  </w:rPrChange>
                </w:rPr>
                <w:t>Acceptance</w:t>
              </w:r>
            </w:moveFrom>
          </w:p>
        </w:tc>
        <w:tc>
          <w:tcPr>
            <w:tcW w:w="851" w:type="pct"/>
            <w:tcPrChange w:id="7648" w:author="Masato YOSHIKAWA" w:date="2026-01-20T12:20:00Z" w16du:dateUtc="2026-01-20T03:20:00Z">
              <w:tcPr>
                <w:tcW w:w="851" w:type="pct"/>
              </w:tcPr>
            </w:tcPrChange>
          </w:tcPr>
          <w:p w14:paraId="0CF74690" w14:textId="4E073F5D" w:rsidR="002E4570" w:rsidRPr="00B83013" w:rsidDel="005B6842" w:rsidRDefault="002E4570" w:rsidP="00A018DB">
            <w:pPr>
              <w:pStyle w:val="af8"/>
              <w:rPr>
                <w:moveFrom w:id="7649" w:author="Masato YOSHIKAWA" w:date="2026-01-20T12:21:00Z" w16du:dateUtc="2026-01-20T03:21:00Z"/>
                <w:rFonts w:ascii="Times New Roman" w:eastAsia="ＭＳ 明朝" w:hAnsi="Times New Roman" w:cs="Times New Roman"/>
                <w:rPrChange w:id="7650" w:author="Masato YOSHIKAWA" w:date="2026-01-20T12:25:00Z" w16du:dateUtc="2026-01-20T03:25:00Z">
                  <w:rPr>
                    <w:moveFrom w:id="7651" w:author="Masato YOSHIKAWA" w:date="2026-01-20T12:21:00Z" w16du:dateUtc="2026-01-20T03:21:00Z"/>
                    <w:rFonts w:ascii="ＭＳ 明朝" w:eastAsia="ＭＳ 明朝" w:hAnsi="ＭＳ 明朝"/>
                  </w:rPr>
                </w:rPrChange>
              </w:rPr>
            </w:pPr>
            <w:moveFrom w:id="7652" w:author="Masato YOSHIKAWA" w:date="2026-01-20T12:21:00Z" w16du:dateUtc="2026-01-20T03:21:00Z">
              <w:r w:rsidRPr="00B83013" w:rsidDel="005B6842">
                <w:rPr>
                  <w:rFonts w:ascii="Times New Roman" w:eastAsia="ＭＳ 明朝" w:hAnsi="Times New Roman" w:cs="Times New Roman"/>
                  <w:rPrChange w:id="7653" w:author="Masato YOSHIKAWA" w:date="2026-01-20T12:25:00Z" w16du:dateUtc="2026-01-20T03:25:00Z">
                    <w:rPr>
                      <w:rFonts w:ascii="ＭＳ 明朝" w:eastAsia="ＭＳ 明朝" w:hAnsi="ＭＳ 明朝"/>
                    </w:rPr>
                  </w:rPrChange>
                </w:rPr>
                <w:t>Adaptation</w:t>
              </w:r>
            </w:moveFrom>
          </w:p>
        </w:tc>
        <w:tc>
          <w:tcPr>
            <w:tcW w:w="831" w:type="pct"/>
            <w:tcPrChange w:id="7654" w:author="Masato YOSHIKAWA" w:date="2026-01-20T12:20:00Z" w16du:dateUtc="2026-01-20T03:20:00Z">
              <w:tcPr>
                <w:tcW w:w="831" w:type="pct"/>
              </w:tcPr>
            </w:tcPrChange>
          </w:tcPr>
          <w:p w14:paraId="055AB545" w14:textId="0BACEA84" w:rsidR="002E4570" w:rsidRPr="00B83013" w:rsidDel="005B6842" w:rsidRDefault="002E4570" w:rsidP="00A018DB">
            <w:pPr>
              <w:pStyle w:val="af8"/>
              <w:rPr>
                <w:moveFrom w:id="7655" w:author="Masato YOSHIKAWA" w:date="2026-01-20T12:21:00Z" w16du:dateUtc="2026-01-20T03:21:00Z"/>
                <w:rFonts w:ascii="Times New Roman" w:eastAsia="ＭＳ 明朝" w:hAnsi="Times New Roman" w:cs="Times New Roman"/>
                <w:rPrChange w:id="7656" w:author="Masato YOSHIKAWA" w:date="2026-01-20T12:25:00Z" w16du:dateUtc="2026-01-20T03:25:00Z">
                  <w:rPr>
                    <w:moveFrom w:id="7657" w:author="Masato YOSHIKAWA" w:date="2026-01-20T12:21:00Z" w16du:dateUtc="2026-01-20T03:21:00Z"/>
                    <w:rFonts w:ascii="ＭＳ 明朝" w:eastAsia="ＭＳ 明朝" w:hAnsi="ＭＳ 明朝"/>
                  </w:rPr>
                </w:rPrChange>
              </w:rPr>
            </w:pPr>
            <w:moveFrom w:id="7658" w:author="Masato YOSHIKAWA" w:date="2026-01-20T12:21:00Z" w16du:dateUtc="2026-01-20T03:21:00Z">
              <w:r w:rsidRPr="00B83013" w:rsidDel="005B6842">
                <w:rPr>
                  <w:rFonts w:ascii="Times New Roman" w:eastAsia="ＭＳ 明朝" w:hAnsi="Times New Roman" w:cs="Times New Roman"/>
                  <w:rPrChange w:id="7659" w:author="Masato YOSHIKAWA" w:date="2026-01-20T12:25:00Z" w16du:dateUtc="2026-01-20T03:25:00Z">
                    <w:rPr>
                      <w:rFonts w:ascii="ＭＳ 明朝" w:eastAsia="ＭＳ 明朝" w:hAnsi="ＭＳ 明朝"/>
                    </w:rPr>
                  </w:rPrChange>
                </w:rPr>
                <w:t>Minimization</w:t>
              </w:r>
            </w:moveFrom>
          </w:p>
        </w:tc>
      </w:tr>
      <w:tr w:rsidR="002E4570" w:rsidRPr="00B83013" w:rsidDel="005B6842" w14:paraId="4D8750ED" w14:textId="7C833FEC" w:rsidTr="005B6842">
        <w:tc>
          <w:tcPr>
            <w:tcW w:w="583" w:type="pct"/>
            <w:tcPrChange w:id="7660" w:author="Masato YOSHIKAWA" w:date="2026-01-20T12:20:00Z" w16du:dateUtc="2026-01-20T03:20:00Z">
              <w:tcPr>
                <w:tcW w:w="582" w:type="pct"/>
              </w:tcPr>
            </w:tcPrChange>
          </w:tcPr>
          <w:p w14:paraId="120C853E" w14:textId="6219F292" w:rsidR="002E4570" w:rsidRPr="00B83013" w:rsidDel="005B6842" w:rsidRDefault="002E4570" w:rsidP="00A018DB">
            <w:pPr>
              <w:pStyle w:val="af8"/>
              <w:rPr>
                <w:moveFrom w:id="7661" w:author="Masato YOSHIKAWA" w:date="2026-01-20T12:21:00Z" w16du:dateUtc="2026-01-20T03:21:00Z"/>
                <w:rFonts w:ascii="Times New Roman" w:eastAsia="ＭＳ 明朝" w:hAnsi="Times New Roman" w:cs="Times New Roman"/>
                <w:rPrChange w:id="7662" w:author="Masato YOSHIKAWA" w:date="2026-01-20T12:25:00Z" w16du:dateUtc="2026-01-20T03:25:00Z">
                  <w:rPr>
                    <w:moveFrom w:id="7663" w:author="Masato YOSHIKAWA" w:date="2026-01-20T12:21:00Z" w16du:dateUtc="2026-01-20T03:21:00Z"/>
                    <w:rFonts w:ascii="ＭＳ 明朝" w:eastAsia="ＭＳ 明朝" w:hAnsi="ＭＳ 明朝"/>
                  </w:rPr>
                </w:rPrChange>
              </w:rPr>
            </w:pPr>
            <w:moveFrom w:id="7664" w:author="Masato YOSHIKAWA" w:date="2026-01-20T12:21:00Z" w16du:dateUtc="2026-01-20T03:21:00Z">
              <w:r w:rsidRPr="00B83013" w:rsidDel="005B6842">
                <w:rPr>
                  <w:rFonts w:ascii="Times New Roman" w:eastAsia="ＭＳ 明朝" w:hAnsi="Times New Roman" w:cs="Times New Roman" w:hint="eastAsia"/>
                  <w:rPrChange w:id="7665" w:author="Masato YOSHIKAWA" w:date="2026-01-20T12:25:00Z" w16du:dateUtc="2026-01-20T03:25:00Z">
                    <w:rPr>
                      <w:rFonts w:ascii="ＭＳ 明朝" w:eastAsia="ＭＳ 明朝" w:hAnsi="ＭＳ 明朝" w:hint="eastAsia"/>
                    </w:rPr>
                  </w:rPrChange>
                </w:rPr>
                <w:t>柘榴</w:t>
              </w:r>
            </w:moveFrom>
          </w:p>
        </w:tc>
        <w:tc>
          <w:tcPr>
            <w:tcW w:w="583" w:type="pct"/>
            <w:tcPrChange w:id="7666" w:author="Masato YOSHIKAWA" w:date="2026-01-20T12:20:00Z" w16du:dateUtc="2026-01-20T03:20:00Z">
              <w:tcPr>
                <w:tcW w:w="583" w:type="pct"/>
              </w:tcPr>
            </w:tcPrChange>
          </w:tcPr>
          <w:p w14:paraId="05606721" w14:textId="5FB820A0" w:rsidR="002E4570" w:rsidRPr="00B83013" w:rsidDel="005B6842" w:rsidRDefault="002E4570" w:rsidP="00A018DB">
            <w:pPr>
              <w:pStyle w:val="af8"/>
              <w:rPr>
                <w:moveFrom w:id="7667" w:author="Masato YOSHIKAWA" w:date="2026-01-20T12:21:00Z" w16du:dateUtc="2026-01-20T03:21:00Z"/>
                <w:rFonts w:ascii="Times New Roman" w:eastAsia="ＭＳ 明朝" w:hAnsi="Times New Roman" w:cs="Times New Roman"/>
                <w:rPrChange w:id="7668" w:author="Masato YOSHIKAWA" w:date="2026-01-20T12:25:00Z" w16du:dateUtc="2026-01-20T03:25:00Z">
                  <w:rPr>
                    <w:moveFrom w:id="7669" w:author="Masato YOSHIKAWA" w:date="2026-01-20T12:21:00Z" w16du:dateUtc="2026-01-20T03:21:00Z"/>
                    <w:rFonts w:ascii="ＭＳ 明朝" w:eastAsia="ＭＳ 明朝" w:hAnsi="ＭＳ 明朝"/>
                  </w:rPr>
                </w:rPrChange>
              </w:rPr>
            </w:pPr>
            <w:moveFrom w:id="7670" w:author="Masato YOSHIKAWA" w:date="2026-01-20T12:21:00Z" w16du:dateUtc="2026-01-20T03:21:00Z">
              <w:r w:rsidRPr="00B83013" w:rsidDel="005B6842">
                <w:rPr>
                  <w:rFonts w:ascii="Times New Roman" w:eastAsia="ＭＳ 明朝" w:hAnsi="Times New Roman" w:cs="Times New Roman"/>
                  <w:rPrChange w:id="7671" w:author="Masato YOSHIKAWA" w:date="2026-01-20T12:25:00Z" w16du:dateUtc="2026-01-20T03:25:00Z">
                    <w:rPr>
                      <w:rFonts w:ascii="ＭＳ 明朝" w:eastAsia="ＭＳ 明朝" w:hAnsi="ＭＳ 明朝"/>
                    </w:rPr>
                  </w:rPrChange>
                </w:rPr>
                <w:t>pomegranate-tree</w:t>
              </w:r>
            </w:moveFrom>
          </w:p>
        </w:tc>
        <w:tc>
          <w:tcPr>
            <w:tcW w:w="629" w:type="pct"/>
            <w:tcPrChange w:id="7672" w:author="Masato YOSHIKAWA" w:date="2026-01-20T12:20:00Z" w16du:dateUtc="2026-01-20T03:20:00Z">
              <w:tcPr>
                <w:tcW w:w="629" w:type="pct"/>
              </w:tcPr>
            </w:tcPrChange>
          </w:tcPr>
          <w:p w14:paraId="5E611B07" w14:textId="68F57B4B" w:rsidR="002E4570" w:rsidRPr="00B83013" w:rsidDel="005B6842" w:rsidRDefault="002E4570" w:rsidP="00A018DB">
            <w:pPr>
              <w:pStyle w:val="af8"/>
              <w:rPr>
                <w:moveFrom w:id="7673" w:author="Masato YOSHIKAWA" w:date="2026-01-20T12:21:00Z" w16du:dateUtc="2026-01-20T03:21:00Z"/>
                <w:rFonts w:ascii="Times New Roman" w:eastAsia="ＭＳ 明朝" w:hAnsi="Times New Roman" w:cs="Times New Roman"/>
                <w:rPrChange w:id="7674" w:author="Masato YOSHIKAWA" w:date="2026-01-20T12:25:00Z" w16du:dateUtc="2026-01-20T03:25:00Z">
                  <w:rPr>
                    <w:moveFrom w:id="7675" w:author="Masato YOSHIKAWA" w:date="2026-01-20T12:21:00Z" w16du:dateUtc="2026-01-20T03:21:00Z"/>
                    <w:rFonts w:ascii="ＭＳ 明朝" w:eastAsia="ＭＳ 明朝" w:hAnsi="ＭＳ 明朝"/>
                  </w:rPr>
                </w:rPrChange>
              </w:rPr>
            </w:pPr>
            <w:moveFrom w:id="7676" w:author="Masato YOSHIKAWA" w:date="2026-01-20T12:21:00Z" w16du:dateUtc="2026-01-20T03:21:00Z">
              <w:r w:rsidRPr="00B83013" w:rsidDel="005B6842">
                <w:rPr>
                  <w:rFonts w:ascii="Times New Roman" w:eastAsia="ＭＳ 明朝" w:hAnsi="Times New Roman" w:cs="Times New Roman"/>
                  <w:rPrChange w:id="7677" w:author="Masato YOSHIKAWA" w:date="2026-01-20T12:25:00Z" w16du:dateUtc="2026-01-20T03:25:00Z">
                    <w:rPr>
                      <w:rFonts w:ascii="ＭＳ 明朝" w:eastAsia="ＭＳ 明朝" w:hAnsi="ＭＳ 明朝"/>
                    </w:rPr>
                  </w:rPrChange>
                </w:rPr>
                <w:t>pomegranate trees</w:t>
              </w:r>
            </w:moveFrom>
          </w:p>
        </w:tc>
        <w:tc>
          <w:tcPr>
            <w:tcW w:w="779" w:type="pct"/>
            <w:tcPrChange w:id="7678" w:author="Masato YOSHIKAWA" w:date="2026-01-20T12:20:00Z" w16du:dateUtc="2026-01-20T03:20:00Z">
              <w:tcPr>
                <w:tcW w:w="779" w:type="pct"/>
              </w:tcPr>
            </w:tcPrChange>
          </w:tcPr>
          <w:p w14:paraId="4E56C4AB" w14:textId="7295AB54" w:rsidR="002E4570" w:rsidRPr="00B83013" w:rsidDel="005B6842" w:rsidRDefault="002E4570" w:rsidP="00A018DB">
            <w:pPr>
              <w:pStyle w:val="af8"/>
              <w:rPr>
                <w:moveFrom w:id="7679" w:author="Masato YOSHIKAWA" w:date="2026-01-20T12:21:00Z" w16du:dateUtc="2026-01-20T03:21:00Z"/>
                <w:rFonts w:ascii="Times New Roman" w:eastAsia="ＭＳ 明朝" w:hAnsi="Times New Roman" w:cs="Times New Roman"/>
                <w:rPrChange w:id="7680" w:author="Masato YOSHIKAWA" w:date="2026-01-20T12:25:00Z" w16du:dateUtc="2026-01-20T03:25:00Z">
                  <w:rPr>
                    <w:moveFrom w:id="7681" w:author="Masato YOSHIKAWA" w:date="2026-01-20T12:21:00Z" w16du:dateUtc="2026-01-20T03:21:00Z"/>
                    <w:rFonts w:ascii="ＭＳ 明朝" w:eastAsia="ＭＳ 明朝" w:hAnsi="ＭＳ 明朝"/>
                  </w:rPr>
                </w:rPrChange>
              </w:rPr>
            </w:pPr>
            <w:moveFrom w:id="7682" w:author="Masato YOSHIKAWA" w:date="2026-01-20T12:21:00Z" w16du:dateUtc="2026-01-20T03:21:00Z">
              <w:r w:rsidRPr="00B83013" w:rsidDel="005B6842">
                <w:rPr>
                  <w:rFonts w:ascii="Times New Roman" w:eastAsia="ＭＳ 明朝" w:hAnsi="Times New Roman" w:cs="Times New Roman"/>
                  <w:rPrChange w:id="7683" w:author="Masato YOSHIKAWA" w:date="2026-01-20T12:25:00Z" w16du:dateUtc="2026-01-20T03:25:00Z">
                    <w:rPr>
                      <w:rFonts w:ascii="ＭＳ 明朝" w:eastAsia="ＭＳ 明朝" w:hAnsi="ＭＳ 明朝"/>
                    </w:rPr>
                  </w:rPrChange>
                </w:rPr>
                <w:t>Established equivalent</w:t>
              </w:r>
            </w:moveFrom>
          </w:p>
        </w:tc>
        <w:tc>
          <w:tcPr>
            <w:tcW w:w="744" w:type="pct"/>
            <w:tcPrChange w:id="7684" w:author="Masato YOSHIKAWA" w:date="2026-01-20T12:20:00Z" w16du:dateUtc="2026-01-20T03:20:00Z">
              <w:tcPr>
                <w:tcW w:w="744" w:type="pct"/>
              </w:tcPr>
            </w:tcPrChange>
          </w:tcPr>
          <w:p w14:paraId="71C3A7E3" w14:textId="4C3D9CCC" w:rsidR="002E4570" w:rsidRPr="00B83013" w:rsidDel="005B6842" w:rsidRDefault="002E4570" w:rsidP="00A018DB">
            <w:pPr>
              <w:pStyle w:val="af8"/>
              <w:rPr>
                <w:moveFrom w:id="7685" w:author="Masato YOSHIKAWA" w:date="2026-01-20T12:21:00Z" w16du:dateUtc="2026-01-20T03:21:00Z"/>
                <w:rFonts w:ascii="Times New Roman" w:eastAsia="ＭＳ 明朝" w:hAnsi="Times New Roman" w:cs="Times New Roman"/>
                <w:rPrChange w:id="7686" w:author="Masato YOSHIKAWA" w:date="2026-01-20T12:25:00Z" w16du:dateUtc="2026-01-20T03:25:00Z">
                  <w:rPr>
                    <w:moveFrom w:id="7687" w:author="Masato YOSHIKAWA" w:date="2026-01-20T12:21:00Z" w16du:dateUtc="2026-01-20T03:21:00Z"/>
                    <w:rFonts w:ascii="ＭＳ 明朝" w:eastAsia="ＭＳ 明朝" w:hAnsi="ＭＳ 明朝"/>
                  </w:rPr>
                </w:rPrChange>
              </w:rPr>
            </w:pPr>
            <w:moveFrom w:id="7688" w:author="Masato YOSHIKAWA" w:date="2026-01-20T12:21:00Z" w16du:dateUtc="2026-01-20T03:21:00Z">
              <w:r w:rsidRPr="00B83013" w:rsidDel="005B6842">
                <w:rPr>
                  <w:rFonts w:ascii="Times New Roman" w:eastAsia="ＭＳ 明朝" w:hAnsi="Times New Roman" w:cs="Times New Roman"/>
                  <w:rPrChange w:id="7689" w:author="Masato YOSHIKAWA" w:date="2026-01-20T12:25:00Z" w16du:dateUtc="2026-01-20T03:25:00Z">
                    <w:rPr>
                      <w:rFonts w:ascii="ＭＳ 明朝" w:eastAsia="ＭＳ 明朝" w:hAnsi="ＭＳ 明朝"/>
                    </w:rPr>
                  </w:rPrChange>
                </w:rPr>
                <w:t>Minimization</w:t>
              </w:r>
            </w:moveFrom>
          </w:p>
        </w:tc>
        <w:tc>
          <w:tcPr>
            <w:tcW w:w="851" w:type="pct"/>
            <w:tcPrChange w:id="7690" w:author="Masato YOSHIKAWA" w:date="2026-01-20T12:20:00Z" w16du:dateUtc="2026-01-20T03:20:00Z">
              <w:tcPr>
                <w:tcW w:w="851" w:type="pct"/>
              </w:tcPr>
            </w:tcPrChange>
          </w:tcPr>
          <w:p w14:paraId="7A0CB283" w14:textId="27A11FBF" w:rsidR="002E4570" w:rsidRPr="00B83013" w:rsidDel="005B6842" w:rsidRDefault="002E4570" w:rsidP="00A018DB">
            <w:pPr>
              <w:pStyle w:val="af8"/>
              <w:rPr>
                <w:moveFrom w:id="7691" w:author="Masato YOSHIKAWA" w:date="2026-01-20T12:21:00Z" w16du:dateUtc="2026-01-20T03:21:00Z"/>
                <w:rFonts w:ascii="Times New Roman" w:eastAsia="ＭＳ 明朝" w:hAnsi="Times New Roman" w:cs="Times New Roman"/>
                <w:rPrChange w:id="7692" w:author="Masato YOSHIKAWA" w:date="2026-01-20T12:25:00Z" w16du:dateUtc="2026-01-20T03:25:00Z">
                  <w:rPr>
                    <w:moveFrom w:id="7693" w:author="Masato YOSHIKAWA" w:date="2026-01-20T12:21:00Z" w16du:dateUtc="2026-01-20T03:21:00Z"/>
                    <w:rFonts w:ascii="ＭＳ 明朝" w:eastAsia="ＭＳ 明朝" w:hAnsi="ＭＳ 明朝"/>
                  </w:rPr>
                </w:rPrChange>
              </w:rPr>
            </w:pPr>
            <w:moveFrom w:id="7694" w:author="Masato YOSHIKAWA" w:date="2026-01-20T12:21:00Z" w16du:dateUtc="2026-01-20T03:21:00Z">
              <w:r w:rsidRPr="00B83013" w:rsidDel="005B6842">
                <w:rPr>
                  <w:rFonts w:ascii="Times New Roman" w:eastAsia="ＭＳ 明朝" w:hAnsi="Times New Roman" w:cs="Times New Roman"/>
                  <w:rPrChange w:id="7695" w:author="Masato YOSHIKAWA" w:date="2026-01-20T12:25:00Z" w16du:dateUtc="2026-01-20T03:25:00Z">
                    <w:rPr>
                      <w:rFonts w:ascii="ＭＳ 明朝" w:eastAsia="ＭＳ 明朝" w:hAnsi="ＭＳ 明朝"/>
                    </w:rPr>
                  </w:rPrChange>
                </w:rPr>
                <w:t>Established equivalent</w:t>
              </w:r>
            </w:moveFrom>
          </w:p>
        </w:tc>
        <w:tc>
          <w:tcPr>
            <w:tcW w:w="831" w:type="pct"/>
            <w:tcPrChange w:id="7696" w:author="Masato YOSHIKAWA" w:date="2026-01-20T12:20:00Z" w16du:dateUtc="2026-01-20T03:20:00Z">
              <w:tcPr>
                <w:tcW w:w="831" w:type="pct"/>
              </w:tcPr>
            </w:tcPrChange>
          </w:tcPr>
          <w:p w14:paraId="54293FF4" w14:textId="4F75FD4D" w:rsidR="002E4570" w:rsidRPr="00B83013" w:rsidDel="005B6842" w:rsidRDefault="002E4570" w:rsidP="00A018DB">
            <w:pPr>
              <w:pStyle w:val="af8"/>
              <w:rPr>
                <w:moveFrom w:id="7697" w:author="Masato YOSHIKAWA" w:date="2026-01-20T12:21:00Z" w16du:dateUtc="2026-01-20T03:21:00Z"/>
                <w:rFonts w:ascii="Times New Roman" w:eastAsia="ＭＳ 明朝" w:hAnsi="Times New Roman" w:cs="Times New Roman"/>
                <w:rPrChange w:id="7698" w:author="Masato YOSHIKAWA" w:date="2026-01-20T12:25:00Z" w16du:dateUtc="2026-01-20T03:25:00Z">
                  <w:rPr>
                    <w:moveFrom w:id="7699" w:author="Masato YOSHIKAWA" w:date="2026-01-20T12:21:00Z" w16du:dateUtc="2026-01-20T03:21:00Z"/>
                    <w:rFonts w:ascii="ＭＳ 明朝" w:eastAsia="ＭＳ 明朝" w:hAnsi="ＭＳ 明朝"/>
                  </w:rPr>
                </w:rPrChange>
              </w:rPr>
            </w:pPr>
            <w:moveFrom w:id="7700" w:author="Masato YOSHIKAWA" w:date="2026-01-20T12:21:00Z" w16du:dateUtc="2026-01-20T03:21:00Z">
              <w:r w:rsidRPr="00B83013" w:rsidDel="005B6842">
                <w:rPr>
                  <w:rFonts w:ascii="Times New Roman" w:eastAsia="ＭＳ 明朝" w:hAnsi="Times New Roman" w:cs="Times New Roman"/>
                  <w:rPrChange w:id="7701" w:author="Masato YOSHIKAWA" w:date="2026-01-20T12:25:00Z" w16du:dateUtc="2026-01-20T03:25:00Z">
                    <w:rPr>
                      <w:rFonts w:ascii="ＭＳ 明朝" w:eastAsia="ＭＳ 明朝" w:hAnsi="ＭＳ 明朝"/>
                    </w:rPr>
                  </w:rPrChange>
                </w:rPr>
                <w:t>Minimization</w:t>
              </w:r>
            </w:moveFrom>
          </w:p>
        </w:tc>
      </w:tr>
      <w:tr w:rsidR="002E4570" w:rsidRPr="00B83013" w:rsidDel="005B6842" w14:paraId="126909C8" w14:textId="562BF2FE" w:rsidTr="005B6842">
        <w:tc>
          <w:tcPr>
            <w:tcW w:w="583" w:type="pct"/>
            <w:tcPrChange w:id="7702" w:author="Masato YOSHIKAWA" w:date="2026-01-20T12:20:00Z" w16du:dateUtc="2026-01-20T03:20:00Z">
              <w:tcPr>
                <w:tcW w:w="582" w:type="pct"/>
              </w:tcPr>
            </w:tcPrChange>
          </w:tcPr>
          <w:p w14:paraId="5B387368" w14:textId="50824724" w:rsidR="002E4570" w:rsidRPr="00B83013" w:rsidDel="005B6842" w:rsidRDefault="002E4570" w:rsidP="00A018DB">
            <w:pPr>
              <w:pStyle w:val="af8"/>
              <w:rPr>
                <w:moveFrom w:id="7703" w:author="Masato YOSHIKAWA" w:date="2026-01-20T12:21:00Z" w16du:dateUtc="2026-01-20T03:21:00Z"/>
                <w:rFonts w:ascii="Times New Roman" w:eastAsia="ＭＳ 明朝" w:hAnsi="Times New Roman" w:cs="Times New Roman"/>
                <w:rPrChange w:id="7704" w:author="Masato YOSHIKAWA" w:date="2026-01-20T12:25:00Z" w16du:dateUtc="2026-01-20T03:25:00Z">
                  <w:rPr>
                    <w:moveFrom w:id="7705" w:author="Masato YOSHIKAWA" w:date="2026-01-20T12:21:00Z" w16du:dateUtc="2026-01-20T03:21:00Z"/>
                    <w:rFonts w:ascii="ＭＳ 明朝" w:eastAsia="ＭＳ 明朝" w:hAnsi="ＭＳ 明朝"/>
                  </w:rPr>
                </w:rPrChange>
              </w:rPr>
            </w:pPr>
            <w:moveFrom w:id="7706" w:author="Masato YOSHIKAWA" w:date="2026-01-20T12:21:00Z" w16du:dateUtc="2026-01-20T03:21:00Z">
              <w:r w:rsidRPr="00B83013" w:rsidDel="005B6842">
                <w:rPr>
                  <w:rFonts w:ascii="Times New Roman" w:eastAsia="ＭＳ 明朝" w:hAnsi="Times New Roman" w:cs="Times New Roman" w:hint="eastAsia"/>
                  <w:rPrChange w:id="7707" w:author="Masato YOSHIKAWA" w:date="2026-01-20T12:25:00Z" w16du:dateUtc="2026-01-20T03:25:00Z">
                    <w:rPr>
                      <w:rFonts w:ascii="ＭＳ 明朝" w:eastAsia="ＭＳ 明朝" w:hAnsi="ＭＳ 明朝" w:hint="eastAsia"/>
                    </w:rPr>
                  </w:rPrChange>
                </w:rPr>
                <w:t>躑躅</w:t>
              </w:r>
            </w:moveFrom>
          </w:p>
        </w:tc>
        <w:tc>
          <w:tcPr>
            <w:tcW w:w="583" w:type="pct"/>
            <w:tcPrChange w:id="7708" w:author="Masato YOSHIKAWA" w:date="2026-01-20T12:20:00Z" w16du:dateUtc="2026-01-20T03:20:00Z">
              <w:tcPr>
                <w:tcW w:w="583" w:type="pct"/>
              </w:tcPr>
            </w:tcPrChange>
          </w:tcPr>
          <w:p w14:paraId="1FB0386C" w14:textId="05E9D4D4" w:rsidR="002E4570" w:rsidRPr="00B83013" w:rsidDel="005B6842" w:rsidRDefault="002E4570" w:rsidP="00A018DB">
            <w:pPr>
              <w:pStyle w:val="af8"/>
              <w:rPr>
                <w:moveFrom w:id="7709" w:author="Masato YOSHIKAWA" w:date="2026-01-20T12:21:00Z" w16du:dateUtc="2026-01-20T03:21:00Z"/>
                <w:rFonts w:ascii="Times New Roman" w:eastAsia="ＭＳ 明朝" w:hAnsi="Times New Roman" w:cs="Times New Roman"/>
                <w:rPrChange w:id="7710" w:author="Masato YOSHIKAWA" w:date="2026-01-20T12:25:00Z" w16du:dateUtc="2026-01-20T03:25:00Z">
                  <w:rPr>
                    <w:moveFrom w:id="7711" w:author="Masato YOSHIKAWA" w:date="2026-01-20T12:21:00Z" w16du:dateUtc="2026-01-20T03:21:00Z"/>
                    <w:rFonts w:ascii="ＭＳ 明朝" w:eastAsia="ＭＳ 明朝" w:hAnsi="ＭＳ 明朝"/>
                  </w:rPr>
                </w:rPrChange>
              </w:rPr>
            </w:pPr>
            <w:moveFrom w:id="7712" w:author="Masato YOSHIKAWA" w:date="2026-01-20T12:21:00Z" w16du:dateUtc="2026-01-20T03:21:00Z">
              <w:r w:rsidRPr="00B83013" w:rsidDel="005B6842">
                <w:rPr>
                  <w:rFonts w:ascii="Times New Roman" w:eastAsia="ＭＳ 明朝" w:hAnsi="Times New Roman" w:cs="Times New Roman"/>
                  <w:rPrChange w:id="7713" w:author="Masato YOSHIKAWA" w:date="2026-01-20T12:25:00Z" w16du:dateUtc="2026-01-20T03:25:00Z">
                    <w:rPr>
                      <w:rFonts w:ascii="ＭＳ 明朝" w:eastAsia="ＭＳ 明朝" w:hAnsi="ＭＳ 明朝"/>
                    </w:rPr>
                  </w:rPrChange>
                </w:rPr>
                <w:t>azaleas</w:t>
              </w:r>
            </w:moveFrom>
          </w:p>
        </w:tc>
        <w:tc>
          <w:tcPr>
            <w:tcW w:w="629" w:type="pct"/>
            <w:tcPrChange w:id="7714" w:author="Masato YOSHIKAWA" w:date="2026-01-20T12:20:00Z" w16du:dateUtc="2026-01-20T03:20:00Z">
              <w:tcPr>
                <w:tcW w:w="629" w:type="pct"/>
              </w:tcPr>
            </w:tcPrChange>
          </w:tcPr>
          <w:p w14:paraId="46714054" w14:textId="066F1CBC" w:rsidR="002E4570" w:rsidRPr="00B83013" w:rsidDel="005B6842" w:rsidRDefault="002E4570" w:rsidP="00A018DB">
            <w:pPr>
              <w:pStyle w:val="af8"/>
              <w:rPr>
                <w:moveFrom w:id="7715" w:author="Masato YOSHIKAWA" w:date="2026-01-20T12:21:00Z" w16du:dateUtc="2026-01-20T03:21:00Z"/>
                <w:rFonts w:ascii="Times New Roman" w:eastAsia="ＭＳ 明朝" w:hAnsi="Times New Roman" w:cs="Times New Roman"/>
                <w:rPrChange w:id="7716" w:author="Masato YOSHIKAWA" w:date="2026-01-20T12:25:00Z" w16du:dateUtc="2026-01-20T03:25:00Z">
                  <w:rPr>
                    <w:moveFrom w:id="7717" w:author="Masato YOSHIKAWA" w:date="2026-01-20T12:21:00Z" w16du:dateUtc="2026-01-20T03:21:00Z"/>
                    <w:rFonts w:ascii="ＭＳ 明朝" w:eastAsia="ＭＳ 明朝" w:hAnsi="ＭＳ 明朝"/>
                  </w:rPr>
                </w:rPrChange>
              </w:rPr>
            </w:pPr>
            <w:moveFrom w:id="7718" w:author="Masato YOSHIKAWA" w:date="2026-01-20T12:21:00Z" w16du:dateUtc="2026-01-20T03:21:00Z">
              <w:r w:rsidRPr="00B83013" w:rsidDel="005B6842">
                <w:rPr>
                  <w:rFonts w:ascii="Times New Roman" w:eastAsia="ＭＳ 明朝" w:hAnsi="Times New Roman" w:cs="Times New Roman"/>
                  <w:rPrChange w:id="7719" w:author="Masato YOSHIKAWA" w:date="2026-01-20T12:25:00Z" w16du:dateUtc="2026-01-20T03:25:00Z">
                    <w:rPr>
                      <w:rFonts w:ascii="ＭＳ 明朝" w:eastAsia="ＭＳ 明朝" w:hAnsi="ＭＳ 明朝"/>
                    </w:rPr>
                  </w:rPrChange>
                </w:rPr>
                <w:t>azaleas</w:t>
              </w:r>
            </w:moveFrom>
          </w:p>
        </w:tc>
        <w:tc>
          <w:tcPr>
            <w:tcW w:w="779" w:type="pct"/>
            <w:tcPrChange w:id="7720" w:author="Masato YOSHIKAWA" w:date="2026-01-20T12:20:00Z" w16du:dateUtc="2026-01-20T03:20:00Z">
              <w:tcPr>
                <w:tcW w:w="779" w:type="pct"/>
              </w:tcPr>
            </w:tcPrChange>
          </w:tcPr>
          <w:p w14:paraId="01BDC018" w14:textId="017F8E32" w:rsidR="002E4570" w:rsidRPr="00B83013" w:rsidDel="005B6842" w:rsidRDefault="002E4570" w:rsidP="00A018DB">
            <w:pPr>
              <w:pStyle w:val="af8"/>
              <w:rPr>
                <w:moveFrom w:id="7721" w:author="Masato YOSHIKAWA" w:date="2026-01-20T12:21:00Z" w16du:dateUtc="2026-01-20T03:21:00Z"/>
                <w:rFonts w:ascii="Times New Roman" w:eastAsia="ＭＳ 明朝" w:hAnsi="Times New Roman" w:cs="Times New Roman"/>
                <w:rPrChange w:id="7722" w:author="Masato YOSHIKAWA" w:date="2026-01-20T12:25:00Z" w16du:dateUtc="2026-01-20T03:25:00Z">
                  <w:rPr>
                    <w:moveFrom w:id="7723" w:author="Masato YOSHIKAWA" w:date="2026-01-20T12:21:00Z" w16du:dateUtc="2026-01-20T03:21:00Z"/>
                    <w:rFonts w:ascii="ＭＳ 明朝" w:eastAsia="ＭＳ 明朝" w:hAnsi="ＭＳ 明朝"/>
                  </w:rPr>
                </w:rPrChange>
              </w:rPr>
            </w:pPr>
            <w:moveFrom w:id="7724" w:author="Masato YOSHIKAWA" w:date="2026-01-20T12:21:00Z" w16du:dateUtc="2026-01-20T03:21:00Z">
              <w:r w:rsidRPr="00B83013" w:rsidDel="005B6842">
                <w:rPr>
                  <w:rFonts w:ascii="Times New Roman" w:eastAsia="ＭＳ 明朝" w:hAnsi="Times New Roman" w:cs="Times New Roman"/>
                  <w:rPrChange w:id="7725" w:author="Masato YOSHIKAWA" w:date="2026-01-20T12:25:00Z" w16du:dateUtc="2026-01-20T03:25:00Z">
                    <w:rPr>
                      <w:rFonts w:ascii="ＭＳ 明朝" w:eastAsia="ＭＳ 明朝" w:hAnsi="ＭＳ 明朝"/>
                    </w:rPr>
                  </w:rPrChange>
                </w:rPr>
                <w:t>Established equivalent</w:t>
              </w:r>
            </w:moveFrom>
          </w:p>
        </w:tc>
        <w:tc>
          <w:tcPr>
            <w:tcW w:w="744" w:type="pct"/>
            <w:tcPrChange w:id="7726" w:author="Masato YOSHIKAWA" w:date="2026-01-20T12:20:00Z" w16du:dateUtc="2026-01-20T03:20:00Z">
              <w:tcPr>
                <w:tcW w:w="744" w:type="pct"/>
              </w:tcPr>
            </w:tcPrChange>
          </w:tcPr>
          <w:p w14:paraId="677F0992" w14:textId="39734AA2" w:rsidR="002E4570" w:rsidRPr="00B83013" w:rsidDel="005B6842" w:rsidRDefault="002E4570" w:rsidP="00A018DB">
            <w:pPr>
              <w:pStyle w:val="af8"/>
              <w:rPr>
                <w:moveFrom w:id="7727" w:author="Masato YOSHIKAWA" w:date="2026-01-20T12:21:00Z" w16du:dateUtc="2026-01-20T03:21:00Z"/>
                <w:rFonts w:ascii="Times New Roman" w:eastAsia="ＭＳ 明朝" w:hAnsi="Times New Roman" w:cs="Times New Roman"/>
                <w:rPrChange w:id="7728" w:author="Masato YOSHIKAWA" w:date="2026-01-20T12:25:00Z" w16du:dateUtc="2026-01-20T03:25:00Z">
                  <w:rPr>
                    <w:moveFrom w:id="7729" w:author="Masato YOSHIKAWA" w:date="2026-01-20T12:21:00Z" w16du:dateUtc="2026-01-20T03:21:00Z"/>
                    <w:rFonts w:ascii="ＭＳ 明朝" w:eastAsia="ＭＳ 明朝" w:hAnsi="ＭＳ 明朝"/>
                  </w:rPr>
                </w:rPrChange>
              </w:rPr>
            </w:pPr>
            <w:moveFrom w:id="7730" w:author="Masato YOSHIKAWA" w:date="2026-01-20T12:21:00Z" w16du:dateUtc="2026-01-20T03:21:00Z">
              <w:r w:rsidRPr="00B83013" w:rsidDel="005B6842">
                <w:rPr>
                  <w:rFonts w:ascii="Times New Roman" w:eastAsia="ＭＳ 明朝" w:hAnsi="Times New Roman" w:cs="Times New Roman"/>
                  <w:rPrChange w:id="7731" w:author="Masato YOSHIKAWA" w:date="2026-01-20T12:25:00Z" w16du:dateUtc="2026-01-20T03:25:00Z">
                    <w:rPr>
                      <w:rFonts w:ascii="ＭＳ 明朝" w:eastAsia="ＭＳ 明朝" w:hAnsi="ＭＳ 明朝"/>
                    </w:rPr>
                  </w:rPrChange>
                </w:rPr>
                <w:t>Minimization</w:t>
              </w:r>
            </w:moveFrom>
          </w:p>
        </w:tc>
        <w:tc>
          <w:tcPr>
            <w:tcW w:w="851" w:type="pct"/>
            <w:tcPrChange w:id="7732" w:author="Masato YOSHIKAWA" w:date="2026-01-20T12:20:00Z" w16du:dateUtc="2026-01-20T03:20:00Z">
              <w:tcPr>
                <w:tcW w:w="851" w:type="pct"/>
              </w:tcPr>
            </w:tcPrChange>
          </w:tcPr>
          <w:p w14:paraId="0F9F105E" w14:textId="6AB4949F" w:rsidR="002E4570" w:rsidRPr="00B83013" w:rsidDel="005B6842" w:rsidRDefault="002E4570" w:rsidP="00A018DB">
            <w:pPr>
              <w:pStyle w:val="af8"/>
              <w:rPr>
                <w:moveFrom w:id="7733" w:author="Masato YOSHIKAWA" w:date="2026-01-20T12:21:00Z" w16du:dateUtc="2026-01-20T03:21:00Z"/>
                <w:rFonts w:ascii="Times New Roman" w:eastAsia="ＭＳ 明朝" w:hAnsi="Times New Roman" w:cs="Times New Roman"/>
                <w:rPrChange w:id="7734" w:author="Masato YOSHIKAWA" w:date="2026-01-20T12:25:00Z" w16du:dateUtc="2026-01-20T03:25:00Z">
                  <w:rPr>
                    <w:moveFrom w:id="7735" w:author="Masato YOSHIKAWA" w:date="2026-01-20T12:21:00Z" w16du:dateUtc="2026-01-20T03:21:00Z"/>
                    <w:rFonts w:ascii="ＭＳ 明朝" w:eastAsia="ＭＳ 明朝" w:hAnsi="ＭＳ 明朝"/>
                  </w:rPr>
                </w:rPrChange>
              </w:rPr>
            </w:pPr>
            <w:moveFrom w:id="7736" w:author="Masato YOSHIKAWA" w:date="2026-01-20T12:21:00Z" w16du:dateUtc="2026-01-20T03:21:00Z">
              <w:r w:rsidRPr="00B83013" w:rsidDel="005B6842">
                <w:rPr>
                  <w:rFonts w:ascii="Times New Roman" w:eastAsia="ＭＳ 明朝" w:hAnsi="Times New Roman" w:cs="Times New Roman"/>
                  <w:rPrChange w:id="7737" w:author="Masato YOSHIKAWA" w:date="2026-01-20T12:25:00Z" w16du:dateUtc="2026-01-20T03:25:00Z">
                    <w:rPr>
                      <w:rFonts w:ascii="ＭＳ 明朝" w:eastAsia="ＭＳ 明朝" w:hAnsi="ＭＳ 明朝"/>
                    </w:rPr>
                  </w:rPrChange>
                </w:rPr>
                <w:t>Established equivalent</w:t>
              </w:r>
            </w:moveFrom>
          </w:p>
        </w:tc>
        <w:tc>
          <w:tcPr>
            <w:tcW w:w="831" w:type="pct"/>
            <w:tcPrChange w:id="7738" w:author="Masato YOSHIKAWA" w:date="2026-01-20T12:20:00Z" w16du:dateUtc="2026-01-20T03:20:00Z">
              <w:tcPr>
                <w:tcW w:w="831" w:type="pct"/>
              </w:tcPr>
            </w:tcPrChange>
          </w:tcPr>
          <w:p w14:paraId="6443A6F6" w14:textId="73B732FC" w:rsidR="002E4570" w:rsidRPr="00B83013" w:rsidDel="005B6842" w:rsidRDefault="002E4570" w:rsidP="00A018DB">
            <w:pPr>
              <w:pStyle w:val="af8"/>
              <w:rPr>
                <w:moveFrom w:id="7739" w:author="Masato YOSHIKAWA" w:date="2026-01-20T12:21:00Z" w16du:dateUtc="2026-01-20T03:21:00Z"/>
                <w:rFonts w:ascii="Times New Roman" w:eastAsia="ＭＳ 明朝" w:hAnsi="Times New Roman" w:cs="Times New Roman"/>
                <w:rPrChange w:id="7740" w:author="Masato YOSHIKAWA" w:date="2026-01-20T12:25:00Z" w16du:dateUtc="2026-01-20T03:25:00Z">
                  <w:rPr>
                    <w:moveFrom w:id="7741" w:author="Masato YOSHIKAWA" w:date="2026-01-20T12:21:00Z" w16du:dateUtc="2026-01-20T03:21:00Z"/>
                    <w:rFonts w:ascii="ＭＳ 明朝" w:eastAsia="ＭＳ 明朝" w:hAnsi="ＭＳ 明朝"/>
                  </w:rPr>
                </w:rPrChange>
              </w:rPr>
            </w:pPr>
            <w:moveFrom w:id="7742" w:author="Masato YOSHIKAWA" w:date="2026-01-20T12:21:00Z" w16du:dateUtc="2026-01-20T03:21:00Z">
              <w:r w:rsidRPr="00B83013" w:rsidDel="005B6842">
                <w:rPr>
                  <w:rFonts w:ascii="Times New Roman" w:eastAsia="ＭＳ 明朝" w:hAnsi="Times New Roman" w:cs="Times New Roman"/>
                  <w:rPrChange w:id="7743" w:author="Masato YOSHIKAWA" w:date="2026-01-20T12:25:00Z" w16du:dateUtc="2026-01-20T03:25:00Z">
                    <w:rPr>
                      <w:rFonts w:ascii="ＭＳ 明朝" w:eastAsia="ＭＳ 明朝" w:hAnsi="ＭＳ 明朝"/>
                    </w:rPr>
                  </w:rPrChange>
                </w:rPr>
                <w:t>Minimization</w:t>
              </w:r>
            </w:moveFrom>
          </w:p>
        </w:tc>
      </w:tr>
      <w:tr w:rsidR="002E4570" w:rsidRPr="00B83013" w:rsidDel="005B6842" w14:paraId="270B846D" w14:textId="05FEDD83" w:rsidTr="005B6842">
        <w:tc>
          <w:tcPr>
            <w:tcW w:w="583" w:type="pct"/>
            <w:tcPrChange w:id="7744" w:author="Masato YOSHIKAWA" w:date="2026-01-20T12:20:00Z" w16du:dateUtc="2026-01-20T03:20:00Z">
              <w:tcPr>
                <w:tcW w:w="582" w:type="pct"/>
              </w:tcPr>
            </w:tcPrChange>
          </w:tcPr>
          <w:p w14:paraId="62A8EC09" w14:textId="365CCCD8" w:rsidR="002E4570" w:rsidRPr="00B83013" w:rsidDel="005B6842" w:rsidRDefault="002E4570" w:rsidP="00A018DB">
            <w:pPr>
              <w:pStyle w:val="af8"/>
              <w:rPr>
                <w:moveFrom w:id="7745" w:author="Masato YOSHIKAWA" w:date="2026-01-20T12:21:00Z" w16du:dateUtc="2026-01-20T03:21:00Z"/>
                <w:rFonts w:ascii="Times New Roman" w:eastAsia="ＭＳ 明朝" w:hAnsi="Times New Roman" w:cs="Times New Roman"/>
                <w:rPrChange w:id="7746" w:author="Masato YOSHIKAWA" w:date="2026-01-20T12:25:00Z" w16du:dateUtc="2026-01-20T03:25:00Z">
                  <w:rPr>
                    <w:moveFrom w:id="7747" w:author="Masato YOSHIKAWA" w:date="2026-01-20T12:21:00Z" w16du:dateUtc="2026-01-20T03:21:00Z"/>
                    <w:rFonts w:ascii="ＭＳ 明朝" w:eastAsia="ＭＳ 明朝" w:hAnsi="ＭＳ 明朝"/>
                  </w:rPr>
                </w:rPrChange>
              </w:rPr>
            </w:pPr>
            <w:moveFrom w:id="7748" w:author="Masato YOSHIKAWA" w:date="2026-01-20T12:21:00Z" w16du:dateUtc="2026-01-20T03:21:00Z">
              <w:r w:rsidRPr="00B83013" w:rsidDel="005B6842">
                <w:rPr>
                  <w:rFonts w:ascii="Times New Roman" w:eastAsia="ＭＳ 明朝" w:hAnsi="Times New Roman" w:cs="Times New Roman" w:hint="eastAsia"/>
                  <w:rPrChange w:id="7749" w:author="Masato YOSHIKAWA" w:date="2026-01-20T12:25:00Z" w16du:dateUtc="2026-01-20T03:25:00Z">
                    <w:rPr>
                      <w:rFonts w:ascii="ＭＳ 明朝" w:eastAsia="ＭＳ 明朝" w:hAnsi="ＭＳ 明朝" w:hint="eastAsia"/>
                    </w:rPr>
                  </w:rPrChange>
                </w:rPr>
                <w:t>霧島</w:t>
              </w:r>
            </w:moveFrom>
          </w:p>
        </w:tc>
        <w:tc>
          <w:tcPr>
            <w:tcW w:w="583" w:type="pct"/>
            <w:tcPrChange w:id="7750" w:author="Masato YOSHIKAWA" w:date="2026-01-20T12:20:00Z" w16du:dateUtc="2026-01-20T03:20:00Z">
              <w:tcPr>
                <w:tcW w:w="583" w:type="pct"/>
              </w:tcPr>
            </w:tcPrChange>
          </w:tcPr>
          <w:p w14:paraId="0573FFD2" w14:textId="1220DC7C" w:rsidR="002E4570" w:rsidRPr="00B83013" w:rsidDel="005B6842" w:rsidRDefault="002E4570" w:rsidP="00A018DB">
            <w:pPr>
              <w:pStyle w:val="af8"/>
              <w:rPr>
                <w:moveFrom w:id="7751" w:author="Masato YOSHIKAWA" w:date="2026-01-20T12:21:00Z" w16du:dateUtc="2026-01-20T03:21:00Z"/>
                <w:rFonts w:ascii="Times New Roman" w:eastAsia="ＭＳ 明朝" w:hAnsi="Times New Roman" w:cs="Times New Roman"/>
                <w:rPrChange w:id="7752" w:author="Masato YOSHIKAWA" w:date="2026-01-20T12:25:00Z" w16du:dateUtc="2026-01-20T03:25:00Z">
                  <w:rPr>
                    <w:moveFrom w:id="7753" w:author="Masato YOSHIKAWA" w:date="2026-01-20T12:21:00Z" w16du:dateUtc="2026-01-20T03:21:00Z"/>
                    <w:rFonts w:ascii="ＭＳ 明朝" w:eastAsia="ＭＳ 明朝" w:hAnsi="ＭＳ 明朝"/>
                  </w:rPr>
                </w:rPrChange>
              </w:rPr>
            </w:pPr>
            <w:moveFrom w:id="7754" w:author="Masato YOSHIKAWA" w:date="2026-01-20T12:21:00Z" w16du:dateUtc="2026-01-20T03:21:00Z">
              <w:r w:rsidRPr="00B83013" w:rsidDel="005B6842">
                <w:rPr>
                  <w:rFonts w:ascii="Times New Roman" w:eastAsia="ＭＳ 明朝" w:hAnsi="Times New Roman" w:cs="Times New Roman"/>
                  <w:rPrChange w:id="7755" w:author="Masato YOSHIKAWA" w:date="2026-01-20T12:25:00Z" w16du:dateUtc="2026-01-20T03:25:00Z">
                    <w:rPr>
                      <w:rFonts w:ascii="ＭＳ 明朝" w:eastAsia="ＭＳ 明朝" w:hAnsi="ＭＳ 明朝"/>
                    </w:rPr>
                  </w:rPrChange>
                </w:rPr>
                <w:t>kirishima</w:t>
              </w:r>
            </w:moveFrom>
          </w:p>
        </w:tc>
        <w:tc>
          <w:tcPr>
            <w:tcW w:w="629" w:type="pct"/>
            <w:tcPrChange w:id="7756" w:author="Masato YOSHIKAWA" w:date="2026-01-20T12:20:00Z" w16du:dateUtc="2026-01-20T03:20:00Z">
              <w:tcPr>
                <w:tcW w:w="629" w:type="pct"/>
              </w:tcPr>
            </w:tcPrChange>
          </w:tcPr>
          <w:p w14:paraId="4E29DA01" w14:textId="3C1C0DB7" w:rsidR="002E4570" w:rsidRPr="00B83013" w:rsidDel="005B6842" w:rsidRDefault="002E4570" w:rsidP="00A018DB">
            <w:pPr>
              <w:pStyle w:val="af8"/>
              <w:rPr>
                <w:moveFrom w:id="7757" w:author="Masato YOSHIKAWA" w:date="2026-01-20T12:21:00Z" w16du:dateUtc="2026-01-20T03:21:00Z"/>
                <w:rFonts w:ascii="Times New Roman" w:eastAsia="ＭＳ 明朝" w:hAnsi="Times New Roman" w:cs="Times New Roman"/>
                <w:rPrChange w:id="7758" w:author="Masato YOSHIKAWA" w:date="2026-01-20T12:25:00Z" w16du:dateUtc="2026-01-20T03:25:00Z">
                  <w:rPr>
                    <w:moveFrom w:id="7759" w:author="Masato YOSHIKAWA" w:date="2026-01-20T12:21:00Z" w16du:dateUtc="2026-01-20T03:21:00Z"/>
                    <w:rFonts w:ascii="ＭＳ 明朝" w:eastAsia="ＭＳ 明朝" w:hAnsi="ＭＳ 明朝"/>
                  </w:rPr>
                </w:rPrChange>
              </w:rPr>
            </w:pPr>
            <w:moveFrom w:id="7760" w:author="Masato YOSHIKAWA" w:date="2026-01-20T12:21:00Z" w16du:dateUtc="2026-01-20T03:21:00Z">
              <w:r w:rsidRPr="00B83013" w:rsidDel="005B6842">
                <w:rPr>
                  <w:rFonts w:ascii="Times New Roman" w:eastAsia="ＭＳ 明朝" w:hAnsi="Times New Roman" w:cs="Times New Roman"/>
                  <w:rPrChange w:id="7761" w:author="Masato YOSHIKAWA" w:date="2026-01-20T12:25:00Z" w16du:dateUtc="2026-01-20T03:25:00Z">
                    <w:rPr>
                      <w:rFonts w:ascii="ＭＳ 明朝" w:eastAsia="ＭＳ 明朝" w:hAnsi="ＭＳ 明朝"/>
                    </w:rPr>
                  </w:rPrChange>
                </w:rPr>
                <w:t>Kirishima</w:t>
              </w:r>
            </w:moveFrom>
          </w:p>
        </w:tc>
        <w:tc>
          <w:tcPr>
            <w:tcW w:w="779" w:type="pct"/>
            <w:tcPrChange w:id="7762" w:author="Masato YOSHIKAWA" w:date="2026-01-20T12:20:00Z" w16du:dateUtc="2026-01-20T03:20:00Z">
              <w:tcPr>
                <w:tcW w:w="779" w:type="pct"/>
              </w:tcPr>
            </w:tcPrChange>
          </w:tcPr>
          <w:p w14:paraId="369D337A" w14:textId="0C7BCCF3" w:rsidR="002E4570" w:rsidRPr="00B83013" w:rsidDel="005B6842" w:rsidRDefault="002E4570" w:rsidP="00A018DB">
            <w:pPr>
              <w:pStyle w:val="af8"/>
              <w:rPr>
                <w:moveFrom w:id="7763" w:author="Masato YOSHIKAWA" w:date="2026-01-20T12:21:00Z" w16du:dateUtc="2026-01-20T03:21:00Z"/>
                <w:rFonts w:ascii="Times New Roman" w:eastAsia="ＭＳ 明朝" w:hAnsi="Times New Roman" w:cs="Times New Roman"/>
                <w:rPrChange w:id="7764" w:author="Masato YOSHIKAWA" w:date="2026-01-20T12:25:00Z" w16du:dateUtc="2026-01-20T03:25:00Z">
                  <w:rPr>
                    <w:moveFrom w:id="7765" w:author="Masato YOSHIKAWA" w:date="2026-01-20T12:21:00Z" w16du:dateUtc="2026-01-20T03:21:00Z"/>
                    <w:rFonts w:ascii="ＭＳ 明朝" w:eastAsia="ＭＳ 明朝" w:hAnsi="ＭＳ 明朝"/>
                  </w:rPr>
                </w:rPrChange>
              </w:rPr>
            </w:pPr>
            <w:moveFrom w:id="7766" w:author="Masato YOSHIKAWA" w:date="2026-01-20T12:21:00Z" w16du:dateUtc="2026-01-20T03:21:00Z">
              <w:r w:rsidRPr="00B83013" w:rsidDel="005B6842">
                <w:rPr>
                  <w:rFonts w:ascii="Times New Roman" w:eastAsia="ＭＳ 明朝" w:hAnsi="Times New Roman" w:cs="Times New Roman"/>
                  <w:rPrChange w:id="7767" w:author="Masato YOSHIKAWA" w:date="2026-01-20T12:25:00Z" w16du:dateUtc="2026-01-20T03:25:00Z">
                    <w:rPr>
                      <w:rFonts w:ascii="ＭＳ 明朝" w:eastAsia="ＭＳ 明朝" w:hAnsi="ＭＳ 明朝"/>
                    </w:rPr>
                  </w:rPrChange>
                </w:rPr>
                <w:t>Amplification</w:t>
              </w:r>
            </w:moveFrom>
          </w:p>
        </w:tc>
        <w:tc>
          <w:tcPr>
            <w:tcW w:w="744" w:type="pct"/>
            <w:tcPrChange w:id="7768" w:author="Masato YOSHIKAWA" w:date="2026-01-20T12:20:00Z" w16du:dateUtc="2026-01-20T03:20:00Z">
              <w:tcPr>
                <w:tcW w:w="744" w:type="pct"/>
              </w:tcPr>
            </w:tcPrChange>
          </w:tcPr>
          <w:p w14:paraId="47CCA45D" w14:textId="2D3B317E" w:rsidR="002E4570" w:rsidRPr="00B83013" w:rsidDel="005B6842" w:rsidRDefault="002E4570" w:rsidP="00A018DB">
            <w:pPr>
              <w:pStyle w:val="af8"/>
              <w:rPr>
                <w:moveFrom w:id="7769" w:author="Masato YOSHIKAWA" w:date="2026-01-20T12:21:00Z" w16du:dateUtc="2026-01-20T03:21:00Z"/>
                <w:rFonts w:ascii="Times New Roman" w:eastAsia="ＭＳ 明朝" w:hAnsi="Times New Roman" w:cs="Times New Roman"/>
                <w:rPrChange w:id="7770" w:author="Masato YOSHIKAWA" w:date="2026-01-20T12:25:00Z" w16du:dateUtc="2026-01-20T03:25:00Z">
                  <w:rPr>
                    <w:moveFrom w:id="7771" w:author="Masato YOSHIKAWA" w:date="2026-01-20T12:21:00Z" w16du:dateUtc="2026-01-20T03:21:00Z"/>
                    <w:rFonts w:ascii="ＭＳ 明朝" w:eastAsia="ＭＳ 明朝" w:hAnsi="ＭＳ 明朝"/>
                  </w:rPr>
                </w:rPrChange>
              </w:rPr>
            </w:pPr>
            <w:moveFrom w:id="7772" w:author="Masato YOSHIKAWA" w:date="2026-01-20T12:21:00Z" w16du:dateUtc="2026-01-20T03:21:00Z">
              <w:r w:rsidRPr="00B83013" w:rsidDel="005B6842">
                <w:rPr>
                  <w:rFonts w:ascii="Times New Roman" w:eastAsia="ＭＳ 明朝" w:hAnsi="Times New Roman" w:cs="Times New Roman"/>
                  <w:rPrChange w:id="7773" w:author="Masato YOSHIKAWA" w:date="2026-01-20T12:25:00Z" w16du:dateUtc="2026-01-20T03:25:00Z">
                    <w:rPr>
                      <w:rFonts w:ascii="ＭＳ 明朝" w:eastAsia="ＭＳ 明朝" w:hAnsi="ＭＳ 明朝"/>
                    </w:rPr>
                  </w:rPrChange>
                </w:rPr>
                <w:t>Adaptation</w:t>
              </w:r>
            </w:moveFrom>
          </w:p>
        </w:tc>
        <w:tc>
          <w:tcPr>
            <w:tcW w:w="851" w:type="pct"/>
            <w:tcPrChange w:id="7774" w:author="Masato YOSHIKAWA" w:date="2026-01-20T12:20:00Z" w16du:dateUtc="2026-01-20T03:20:00Z">
              <w:tcPr>
                <w:tcW w:w="851" w:type="pct"/>
              </w:tcPr>
            </w:tcPrChange>
          </w:tcPr>
          <w:p w14:paraId="10CA63D9" w14:textId="70954665" w:rsidR="002E4570" w:rsidRPr="00B83013" w:rsidDel="005B6842" w:rsidRDefault="002E4570" w:rsidP="00A018DB">
            <w:pPr>
              <w:pStyle w:val="af8"/>
              <w:rPr>
                <w:moveFrom w:id="7775" w:author="Masato YOSHIKAWA" w:date="2026-01-20T12:21:00Z" w16du:dateUtc="2026-01-20T03:21:00Z"/>
                <w:rFonts w:ascii="Times New Roman" w:eastAsia="ＭＳ 明朝" w:hAnsi="Times New Roman" w:cs="Times New Roman"/>
                <w:rPrChange w:id="7776" w:author="Masato YOSHIKAWA" w:date="2026-01-20T12:25:00Z" w16du:dateUtc="2026-01-20T03:25:00Z">
                  <w:rPr>
                    <w:moveFrom w:id="7777" w:author="Masato YOSHIKAWA" w:date="2026-01-20T12:21:00Z" w16du:dateUtc="2026-01-20T03:21:00Z"/>
                    <w:rFonts w:ascii="ＭＳ 明朝" w:eastAsia="ＭＳ 明朝" w:hAnsi="ＭＳ 明朝"/>
                  </w:rPr>
                </w:rPrChange>
              </w:rPr>
            </w:pPr>
            <w:moveFrom w:id="7778" w:author="Masato YOSHIKAWA" w:date="2026-01-20T12:21:00Z" w16du:dateUtc="2026-01-20T03:21:00Z">
              <w:r w:rsidRPr="00B83013" w:rsidDel="005B6842">
                <w:rPr>
                  <w:rFonts w:ascii="Times New Roman" w:eastAsia="ＭＳ 明朝" w:hAnsi="Times New Roman" w:cs="Times New Roman"/>
                  <w:rPrChange w:id="7779" w:author="Masato YOSHIKAWA" w:date="2026-01-20T12:25:00Z" w16du:dateUtc="2026-01-20T03:25:00Z">
                    <w:rPr>
                      <w:rFonts w:ascii="ＭＳ 明朝" w:eastAsia="ＭＳ 明朝" w:hAnsi="ＭＳ 明朝"/>
                    </w:rPr>
                  </w:rPrChange>
                </w:rPr>
                <w:t>Amplification</w:t>
              </w:r>
            </w:moveFrom>
          </w:p>
        </w:tc>
        <w:tc>
          <w:tcPr>
            <w:tcW w:w="831" w:type="pct"/>
            <w:tcPrChange w:id="7780" w:author="Masato YOSHIKAWA" w:date="2026-01-20T12:20:00Z" w16du:dateUtc="2026-01-20T03:20:00Z">
              <w:tcPr>
                <w:tcW w:w="831" w:type="pct"/>
              </w:tcPr>
            </w:tcPrChange>
          </w:tcPr>
          <w:p w14:paraId="3F652A10" w14:textId="73B1C5D1" w:rsidR="002E4570" w:rsidRPr="00B83013" w:rsidDel="005B6842" w:rsidRDefault="002E4570" w:rsidP="00A018DB">
            <w:pPr>
              <w:pStyle w:val="af8"/>
              <w:rPr>
                <w:moveFrom w:id="7781" w:author="Masato YOSHIKAWA" w:date="2026-01-20T12:21:00Z" w16du:dateUtc="2026-01-20T03:21:00Z"/>
                <w:rFonts w:ascii="Times New Roman" w:eastAsia="ＭＳ 明朝" w:hAnsi="Times New Roman" w:cs="Times New Roman"/>
                <w:rPrChange w:id="7782" w:author="Masato YOSHIKAWA" w:date="2026-01-20T12:25:00Z" w16du:dateUtc="2026-01-20T03:25:00Z">
                  <w:rPr>
                    <w:moveFrom w:id="7783" w:author="Masato YOSHIKAWA" w:date="2026-01-20T12:21:00Z" w16du:dateUtc="2026-01-20T03:21:00Z"/>
                    <w:rFonts w:ascii="ＭＳ 明朝" w:eastAsia="ＭＳ 明朝" w:hAnsi="ＭＳ 明朝"/>
                  </w:rPr>
                </w:rPrChange>
              </w:rPr>
            </w:pPr>
            <w:moveFrom w:id="7784" w:author="Masato YOSHIKAWA" w:date="2026-01-20T12:21:00Z" w16du:dateUtc="2026-01-20T03:21:00Z">
              <w:r w:rsidRPr="00B83013" w:rsidDel="005B6842">
                <w:rPr>
                  <w:rFonts w:ascii="Times New Roman" w:eastAsia="ＭＳ 明朝" w:hAnsi="Times New Roman" w:cs="Times New Roman"/>
                  <w:rPrChange w:id="7785" w:author="Masato YOSHIKAWA" w:date="2026-01-20T12:25:00Z" w16du:dateUtc="2026-01-20T03:25:00Z">
                    <w:rPr>
                      <w:rFonts w:ascii="ＭＳ 明朝" w:eastAsia="ＭＳ 明朝" w:hAnsi="ＭＳ 明朝"/>
                    </w:rPr>
                  </w:rPrChange>
                </w:rPr>
                <w:t>Adaptation</w:t>
              </w:r>
            </w:moveFrom>
          </w:p>
        </w:tc>
      </w:tr>
      <w:tr w:rsidR="002E4570" w:rsidRPr="00B83013" w:rsidDel="005B6842" w14:paraId="1A95CA28" w14:textId="783B8B57" w:rsidTr="005B6842">
        <w:tc>
          <w:tcPr>
            <w:tcW w:w="583" w:type="pct"/>
            <w:tcPrChange w:id="7786" w:author="Masato YOSHIKAWA" w:date="2026-01-20T12:20:00Z" w16du:dateUtc="2026-01-20T03:20:00Z">
              <w:tcPr>
                <w:tcW w:w="582" w:type="pct"/>
              </w:tcPr>
            </w:tcPrChange>
          </w:tcPr>
          <w:p w14:paraId="7FE4108D" w14:textId="04A238FD" w:rsidR="002E4570" w:rsidRPr="00B83013" w:rsidDel="005B6842" w:rsidRDefault="002E4570" w:rsidP="00A018DB">
            <w:pPr>
              <w:pStyle w:val="af8"/>
              <w:rPr>
                <w:moveFrom w:id="7787" w:author="Masato YOSHIKAWA" w:date="2026-01-20T12:21:00Z" w16du:dateUtc="2026-01-20T03:21:00Z"/>
                <w:rFonts w:ascii="Times New Roman" w:eastAsia="ＭＳ 明朝" w:hAnsi="Times New Roman" w:cs="Times New Roman"/>
                <w:rPrChange w:id="7788" w:author="Masato YOSHIKAWA" w:date="2026-01-20T12:25:00Z" w16du:dateUtc="2026-01-20T03:25:00Z">
                  <w:rPr>
                    <w:moveFrom w:id="7789" w:author="Masato YOSHIKAWA" w:date="2026-01-20T12:21:00Z" w16du:dateUtc="2026-01-20T03:21:00Z"/>
                    <w:rFonts w:ascii="ＭＳ 明朝" w:eastAsia="ＭＳ 明朝" w:hAnsi="ＭＳ 明朝"/>
                  </w:rPr>
                </w:rPrChange>
              </w:rPr>
            </w:pPr>
            <w:moveFrom w:id="7790" w:author="Masato YOSHIKAWA" w:date="2026-01-20T12:21:00Z" w16du:dateUtc="2026-01-20T03:21:00Z">
              <w:r w:rsidRPr="00B83013" w:rsidDel="005B6842">
                <w:rPr>
                  <w:rFonts w:ascii="Times New Roman" w:eastAsia="ＭＳ 明朝" w:hAnsi="Times New Roman" w:cs="Times New Roman" w:hint="eastAsia"/>
                  <w:rPrChange w:id="7791" w:author="Masato YOSHIKAWA" w:date="2026-01-20T12:25:00Z" w16du:dateUtc="2026-01-20T03:25:00Z">
                    <w:rPr>
                      <w:rFonts w:ascii="ＭＳ 明朝" w:eastAsia="ＭＳ 明朝" w:hAnsi="ＭＳ 明朝" w:hint="eastAsia"/>
                    </w:rPr>
                  </w:rPrChange>
                </w:rPr>
                <w:t>芍薬</w:t>
              </w:r>
            </w:moveFrom>
          </w:p>
        </w:tc>
        <w:tc>
          <w:tcPr>
            <w:tcW w:w="583" w:type="pct"/>
            <w:tcPrChange w:id="7792" w:author="Masato YOSHIKAWA" w:date="2026-01-20T12:20:00Z" w16du:dateUtc="2026-01-20T03:20:00Z">
              <w:tcPr>
                <w:tcW w:w="583" w:type="pct"/>
              </w:tcPr>
            </w:tcPrChange>
          </w:tcPr>
          <w:p w14:paraId="6B5BF1F2" w14:textId="2E4EEAF7" w:rsidR="002E4570" w:rsidRPr="00B83013" w:rsidDel="005B6842" w:rsidRDefault="002E4570" w:rsidP="00A018DB">
            <w:pPr>
              <w:pStyle w:val="af8"/>
              <w:rPr>
                <w:moveFrom w:id="7793" w:author="Masato YOSHIKAWA" w:date="2026-01-20T12:21:00Z" w16du:dateUtc="2026-01-20T03:21:00Z"/>
                <w:rFonts w:ascii="Times New Roman" w:eastAsia="ＭＳ 明朝" w:hAnsi="Times New Roman" w:cs="Times New Roman"/>
                <w:rPrChange w:id="7794" w:author="Masato YOSHIKAWA" w:date="2026-01-20T12:25:00Z" w16du:dateUtc="2026-01-20T03:25:00Z">
                  <w:rPr>
                    <w:moveFrom w:id="7795" w:author="Masato YOSHIKAWA" w:date="2026-01-20T12:21:00Z" w16du:dateUtc="2026-01-20T03:21:00Z"/>
                    <w:rFonts w:ascii="ＭＳ 明朝" w:eastAsia="ＭＳ 明朝" w:hAnsi="ＭＳ 明朝"/>
                  </w:rPr>
                </w:rPrChange>
              </w:rPr>
            </w:pPr>
            <w:moveFrom w:id="7796" w:author="Masato YOSHIKAWA" w:date="2026-01-20T12:21:00Z" w16du:dateUtc="2026-01-20T03:21:00Z">
              <w:r w:rsidRPr="00B83013" w:rsidDel="005B6842">
                <w:rPr>
                  <w:rFonts w:ascii="Times New Roman" w:eastAsia="ＭＳ 明朝" w:hAnsi="Times New Roman" w:cs="Times New Roman"/>
                  <w:rPrChange w:id="7797" w:author="Masato YOSHIKAWA" w:date="2026-01-20T12:25:00Z" w16du:dateUtc="2026-01-20T03:25:00Z">
                    <w:rPr>
                      <w:rFonts w:ascii="ＭＳ 明朝" w:eastAsia="ＭＳ 明朝" w:hAnsi="ＭＳ 明朝"/>
                    </w:rPr>
                  </w:rPrChange>
                </w:rPr>
                <w:t>peonies</w:t>
              </w:r>
            </w:moveFrom>
          </w:p>
        </w:tc>
        <w:tc>
          <w:tcPr>
            <w:tcW w:w="629" w:type="pct"/>
            <w:tcPrChange w:id="7798" w:author="Masato YOSHIKAWA" w:date="2026-01-20T12:20:00Z" w16du:dateUtc="2026-01-20T03:20:00Z">
              <w:tcPr>
                <w:tcW w:w="629" w:type="pct"/>
              </w:tcPr>
            </w:tcPrChange>
          </w:tcPr>
          <w:p w14:paraId="415DD384" w14:textId="1752BAE3" w:rsidR="002E4570" w:rsidRPr="00B83013" w:rsidDel="005B6842" w:rsidRDefault="002E4570" w:rsidP="00A018DB">
            <w:pPr>
              <w:pStyle w:val="af8"/>
              <w:rPr>
                <w:moveFrom w:id="7799" w:author="Masato YOSHIKAWA" w:date="2026-01-20T12:21:00Z" w16du:dateUtc="2026-01-20T03:21:00Z"/>
                <w:rFonts w:ascii="Times New Roman" w:eastAsia="ＭＳ 明朝" w:hAnsi="Times New Roman" w:cs="Times New Roman"/>
                <w:rPrChange w:id="7800" w:author="Masato YOSHIKAWA" w:date="2026-01-20T12:25:00Z" w16du:dateUtc="2026-01-20T03:25:00Z">
                  <w:rPr>
                    <w:moveFrom w:id="7801" w:author="Masato YOSHIKAWA" w:date="2026-01-20T12:21:00Z" w16du:dateUtc="2026-01-20T03:21:00Z"/>
                    <w:rFonts w:ascii="ＭＳ 明朝" w:eastAsia="ＭＳ 明朝" w:hAnsi="ＭＳ 明朝"/>
                  </w:rPr>
                </w:rPrChange>
              </w:rPr>
            </w:pPr>
            <w:moveFrom w:id="7802" w:author="Masato YOSHIKAWA" w:date="2026-01-20T12:21:00Z" w16du:dateUtc="2026-01-20T03:21:00Z">
              <w:r w:rsidRPr="00B83013" w:rsidDel="005B6842">
                <w:rPr>
                  <w:rFonts w:ascii="Times New Roman" w:eastAsia="ＭＳ 明朝" w:hAnsi="Times New Roman" w:cs="Times New Roman"/>
                  <w:rPrChange w:id="7803" w:author="Masato YOSHIKAWA" w:date="2026-01-20T12:25:00Z" w16du:dateUtc="2026-01-20T03:25:00Z">
                    <w:rPr>
                      <w:rFonts w:ascii="ＭＳ 明朝" w:eastAsia="ＭＳ 明朝" w:hAnsi="ＭＳ 明朝"/>
                    </w:rPr>
                  </w:rPrChange>
                </w:rPr>
                <w:t>peonies</w:t>
              </w:r>
            </w:moveFrom>
          </w:p>
        </w:tc>
        <w:tc>
          <w:tcPr>
            <w:tcW w:w="779" w:type="pct"/>
            <w:tcPrChange w:id="7804" w:author="Masato YOSHIKAWA" w:date="2026-01-20T12:20:00Z" w16du:dateUtc="2026-01-20T03:20:00Z">
              <w:tcPr>
                <w:tcW w:w="779" w:type="pct"/>
              </w:tcPr>
            </w:tcPrChange>
          </w:tcPr>
          <w:p w14:paraId="47883982" w14:textId="153D2158" w:rsidR="002E4570" w:rsidRPr="00B83013" w:rsidDel="005B6842" w:rsidRDefault="002E4570" w:rsidP="00A018DB">
            <w:pPr>
              <w:pStyle w:val="af8"/>
              <w:rPr>
                <w:moveFrom w:id="7805" w:author="Masato YOSHIKAWA" w:date="2026-01-20T12:21:00Z" w16du:dateUtc="2026-01-20T03:21:00Z"/>
                <w:rFonts w:ascii="Times New Roman" w:eastAsia="ＭＳ 明朝" w:hAnsi="Times New Roman" w:cs="Times New Roman"/>
                <w:rPrChange w:id="7806" w:author="Masato YOSHIKAWA" w:date="2026-01-20T12:25:00Z" w16du:dateUtc="2026-01-20T03:25:00Z">
                  <w:rPr>
                    <w:moveFrom w:id="7807" w:author="Masato YOSHIKAWA" w:date="2026-01-20T12:21:00Z" w16du:dateUtc="2026-01-20T03:21:00Z"/>
                    <w:rFonts w:ascii="ＭＳ 明朝" w:eastAsia="ＭＳ 明朝" w:hAnsi="ＭＳ 明朝"/>
                  </w:rPr>
                </w:rPrChange>
              </w:rPr>
            </w:pPr>
            <w:moveFrom w:id="7808" w:author="Masato YOSHIKAWA" w:date="2026-01-20T12:21:00Z" w16du:dateUtc="2026-01-20T03:21:00Z">
              <w:r w:rsidRPr="00B83013" w:rsidDel="005B6842">
                <w:rPr>
                  <w:rFonts w:ascii="Times New Roman" w:eastAsia="ＭＳ 明朝" w:hAnsi="Times New Roman" w:cs="Times New Roman"/>
                  <w:rPrChange w:id="7809" w:author="Masato YOSHIKAWA" w:date="2026-01-20T12:25:00Z" w16du:dateUtc="2026-01-20T03:25:00Z">
                    <w:rPr>
                      <w:rFonts w:ascii="ＭＳ 明朝" w:eastAsia="ＭＳ 明朝" w:hAnsi="ＭＳ 明朝"/>
                    </w:rPr>
                  </w:rPrChange>
                </w:rPr>
                <w:t>Established equivalent</w:t>
              </w:r>
            </w:moveFrom>
          </w:p>
        </w:tc>
        <w:tc>
          <w:tcPr>
            <w:tcW w:w="744" w:type="pct"/>
            <w:tcPrChange w:id="7810" w:author="Masato YOSHIKAWA" w:date="2026-01-20T12:20:00Z" w16du:dateUtc="2026-01-20T03:20:00Z">
              <w:tcPr>
                <w:tcW w:w="744" w:type="pct"/>
              </w:tcPr>
            </w:tcPrChange>
          </w:tcPr>
          <w:p w14:paraId="5012FFCD" w14:textId="3A53B2E9" w:rsidR="002E4570" w:rsidRPr="00B83013" w:rsidDel="005B6842" w:rsidRDefault="002E4570" w:rsidP="00A018DB">
            <w:pPr>
              <w:pStyle w:val="af8"/>
              <w:rPr>
                <w:moveFrom w:id="7811" w:author="Masato YOSHIKAWA" w:date="2026-01-20T12:21:00Z" w16du:dateUtc="2026-01-20T03:21:00Z"/>
                <w:rFonts w:ascii="Times New Roman" w:eastAsia="ＭＳ 明朝" w:hAnsi="Times New Roman" w:cs="Times New Roman"/>
                <w:rPrChange w:id="7812" w:author="Masato YOSHIKAWA" w:date="2026-01-20T12:25:00Z" w16du:dateUtc="2026-01-20T03:25:00Z">
                  <w:rPr>
                    <w:moveFrom w:id="7813" w:author="Masato YOSHIKAWA" w:date="2026-01-20T12:21:00Z" w16du:dateUtc="2026-01-20T03:21:00Z"/>
                    <w:rFonts w:ascii="ＭＳ 明朝" w:eastAsia="ＭＳ 明朝" w:hAnsi="ＭＳ 明朝"/>
                  </w:rPr>
                </w:rPrChange>
              </w:rPr>
            </w:pPr>
            <w:moveFrom w:id="7814" w:author="Masato YOSHIKAWA" w:date="2026-01-20T12:21:00Z" w16du:dateUtc="2026-01-20T03:21:00Z">
              <w:r w:rsidRPr="00B83013" w:rsidDel="005B6842">
                <w:rPr>
                  <w:rFonts w:ascii="Times New Roman" w:eastAsia="ＭＳ 明朝" w:hAnsi="Times New Roman" w:cs="Times New Roman"/>
                  <w:rPrChange w:id="7815" w:author="Masato YOSHIKAWA" w:date="2026-01-20T12:25:00Z" w16du:dateUtc="2026-01-20T03:25:00Z">
                    <w:rPr>
                      <w:rFonts w:ascii="ＭＳ 明朝" w:eastAsia="ＭＳ 明朝" w:hAnsi="ＭＳ 明朝"/>
                    </w:rPr>
                  </w:rPrChange>
                </w:rPr>
                <w:t>Minimization</w:t>
              </w:r>
            </w:moveFrom>
          </w:p>
        </w:tc>
        <w:tc>
          <w:tcPr>
            <w:tcW w:w="851" w:type="pct"/>
            <w:tcPrChange w:id="7816" w:author="Masato YOSHIKAWA" w:date="2026-01-20T12:20:00Z" w16du:dateUtc="2026-01-20T03:20:00Z">
              <w:tcPr>
                <w:tcW w:w="851" w:type="pct"/>
              </w:tcPr>
            </w:tcPrChange>
          </w:tcPr>
          <w:p w14:paraId="03EC3192" w14:textId="78058D75" w:rsidR="002E4570" w:rsidRPr="00B83013" w:rsidDel="005B6842" w:rsidRDefault="002E4570" w:rsidP="00A018DB">
            <w:pPr>
              <w:pStyle w:val="af8"/>
              <w:rPr>
                <w:moveFrom w:id="7817" w:author="Masato YOSHIKAWA" w:date="2026-01-20T12:21:00Z" w16du:dateUtc="2026-01-20T03:21:00Z"/>
                <w:rFonts w:ascii="Times New Roman" w:eastAsia="ＭＳ 明朝" w:hAnsi="Times New Roman" w:cs="Times New Roman"/>
                <w:rPrChange w:id="7818" w:author="Masato YOSHIKAWA" w:date="2026-01-20T12:25:00Z" w16du:dateUtc="2026-01-20T03:25:00Z">
                  <w:rPr>
                    <w:moveFrom w:id="7819" w:author="Masato YOSHIKAWA" w:date="2026-01-20T12:21:00Z" w16du:dateUtc="2026-01-20T03:21:00Z"/>
                    <w:rFonts w:ascii="ＭＳ 明朝" w:eastAsia="ＭＳ 明朝" w:hAnsi="ＭＳ 明朝"/>
                  </w:rPr>
                </w:rPrChange>
              </w:rPr>
            </w:pPr>
            <w:moveFrom w:id="7820" w:author="Masato YOSHIKAWA" w:date="2026-01-20T12:21:00Z" w16du:dateUtc="2026-01-20T03:21:00Z">
              <w:r w:rsidRPr="00B83013" w:rsidDel="005B6842">
                <w:rPr>
                  <w:rFonts w:ascii="Times New Roman" w:eastAsia="ＭＳ 明朝" w:hAnsi="Times New Roman" w:cs="Times New Roman"/>
                  <w:rPrChange w:id="7821" w:author="Masato YOSHIKAWA" w:date="2026-01-20T12:25:00Z" w16du:dateUtc="2026-01-20T03:25:00Z">
                    <w:rPr>
                      <w:rFonts w:ascii="ＭＳ 明朝" w:eastAsia="ＭＳ 明朝" w:hAnsi="ＭＳ 明朝"/>
                    </w:rPr>
                  </w:rPrChange>
                </w:rPr>
                <w:t>Established equivalent</w:t>
              </w:r>
            </w:moveFrom>
          </w:p>
        </w:tc>
        <w:tc>
          <w:tcPr>
            <w:tcW w:w="831" w:type="pct"/>
            <w:tcPrChange w:id="7822" w:author="Masato YOSHIKAWA" w:date="2026-01-20T12:20:00Z" w16du:dateUtc="2026-01-20T03:20:00Z">
              <w:tcPr>
                <w:tcW w:w="831" w:type="pct"/>
              </w:tcPr>
            </w:tcPrChange>
          </w:tcPr>
          <w:p w14:paraId="17365634" w14:textId="01F03C07" w:rsidR="002E4570" w:rsidRPr="00B83013" w:rsidDel="005B6842" w:rsidRDefault="002E4570" w:rsidP="00A018DB">
            <w:pPr>
              <w:pStyle w:val="af8"/>
              <w:rPr>
                <w:moveFrom w:id="7823" w:author="Masato YOSHIKAWA" w:date="2026-01-20T12:21:00Z" w16du:dateUtc="2026-01-20T03:21:00Z"/>
                <w:rFonts w:ascii="Times New Roman" w:eastAsia="ＭＳ 明朝" w:hAnsi="Times New Roman" w:cs="Times New Roman"/>
                <w:rPrChange w:id="7824" w:author="Masato YOSHIKAWA" w:date="2026-01-20T12:25:00Z" w16du:dateUtc="2026-01-20T03:25:00Z">
                  <w:rPr>
                    <w:moveFrom w:id="7825" w:author="Masato YOSHIKAWA" w:date="2026-01-20T12:21:00Z" w16du:dateUtc="2026-01-20T03:21:00Z"/>
                    <w:rFonts w:ascii="ＭＳ 明朝" w:eastAsia="ＭＳ 明朝" w:hAnsi="ＭＳ 明朝"/>
                  </w:rPr>
                </w:rPrChange>
              </w:rPr>
            </w:pPr>
            <w:moveFrom w:id="7826" w:author="Masato YOSHIKAWA" w:date="2026-01-20T12:21:00Z" w16du:dateUtc="2026-01-20T03:21:00Z">
              <w:r w:rsidRPr="00B83013" w:rsidDel="005B6842">
                <w:rPr>
                  <w:rFonts w:ascii="Times New Roman" w:eastAsia="ＭＳ 明朝" w:hAnsi="Times New Roman" w:cs="Times New Roman"/>
                  <w:rPrChange w:id="7827" w:author="Masato YOSHIKAWA" w:date="2026-01-20T12:25:00Z" w16du:dateUtc="2026-01-20T03:25:00Z">
                    <w:rPr>
                      <w:rFonts w:ascii="ＭＳ 明朝" w:eastAsia="ＭＳ 明朝" w:hAnsi="ＭＳ 明朝"/>
                    </w:rPr>
                  </w:rPrChange>
                </w:rPr>
                <w:t>Minimization</w:t>
              </w:r>
            </w:moveFrom>
          </w:p>
        </w:tc>
      </w:tr>
      <w:tr w:rsidR="002E4570" w:rsidRPr="00B83013" w:rsidDel="005B6842" w14:paraId="26FEF940" w14:textId="7A70E773" w:rsidTr="005B6842">
        <w:tc>
          <w:tcPr>
            <w:tcW w:w="583" w:type="pct"/>
            <w:tcPrChange w:id="7828" w:author="Masato YOSHIKAWA" w:date="2026-01-20T12:20:00Z" w16du:dateUtc="2026-01-20T03:20:00Z">
              <w:tcPr>
                <w:tcW w:w="582" w:type="pct"/>
              </w:tcPr>
            </w:tcPrChange>
          </w:tcPr>
          <w:p w14:paraId="7F791C05" w14:textId="63368BC9" w:rsidR="002E4570" w:rsidRPr="00B83013" w:rsidDel="005B6842" w:rsidRDefault="002E4570" w:rsidP="00A018DB">
            <w:pPr>
              <w:pStyle w:val="af8"/>
              <w:rPr>
                <w:moveFrom w:id="7829" w:author="Masato YOSHIKAWA" w:date="2026-01-20T12:21:00Z" w16du:dateUtc="2026-01-20T03:21:00Z"/>
                <w:rFonts w:ascii="Times New Roman" w:eastAsia="ＭＳ 明朝" w:hAnsi="Times New Roman" w:cs="Times New Roman"/>
                <w:rPrChange w:id="7830" w:author="Masato YOSHIKAWA" w:date="2026-01-20T12:25:00Z" w16du:dateUtc="2026-01-20T03:25:00Z">
                  <w:rPr>
                    <w:moveFrom w:id="7831" w:author="Masato YOSHIKAWA" w:date="2026-01-20T12:21:00Z" w16du:dateUtc="2026-01-20T03:21:00Z"/>
                    <w:rFonts w:ascii="ＭＳ 明朝" w:eastAsia="ＭＳ 明朝" w:hAnsi="ＭＳ 明朝"/>
                  </w:rPr>
                </w:rPrChange>
              </w:rPr>
            </w:pPr>
            <w:moveFrom w:id="7832" w:author="Masato YOSHIKAWA" w:date="2026-01-20T12:21:00Z" w16du:dateUtc="2026-01-20T03:21:00Z">
              <w:r w:rsidRPr="00B83013" w:rsidDel="005B6842">
                <w:rPr>
                  <w:rFonts w:ascii="Times New Roman" w:eastAsia="ＭＳ 明朝" w:hAnsi="Times New Roman" w:cs="Times New Roman" w:hint="eastAsia"/>
                  <w:rPrChange w:id="7833" w:author="Masato YOSHIKAWA" w:date="2026-01-20T12:25:00Z" w16du:dateUtc="2026-01-20T03:25:00Z">
                    <w:rPr>
                      <w:rFonts w:ascii="ＭＳ 明朝" w:eastAsia="ＭＳ 明朝" w:hAnsi="ＭＳ 明朝" w:hint="eastAsia"/>
                    </w:rPr>
                  </w:rPrChange>
                </w:rPr>
                <w:t>十坪</w:t>
              </w:r>
            </w:moveFrom>
          </w:p>
        </w:tc>
        <w:tc>
          <w:tcPr>
            <w:tcW w:w="583" w:type="pct"/>
            <w:tcPrChange w:id="7834" w:author="Masato YOSHIKAWA" w:date="2026-01-20T12:20:00Z" w16du:dateUtc="2026-01-20T03:20:00Z">
              <w:tcPr>
                <w:tcW w:w="583" w:type="pct"/>
              </w:tcPr>
            </w:tcPrChange>
          </w:tcPr>
          <w:p w14:paraId="6434F48F" w14:textId="3C310BE5" w:rsidR="002E4570" w:rsidRPr="00B83013" w:rsidDel="005B6842" w:rsidRDefault="002E4570" w:rsidP="00A018DB">
            <w:pPr>
              <w:pStyle w:val="af8"/>
              <w:rPr>
                <w:moveFrom w:id="7835" w:author="Masato YOSHIKAWA" w:date="2026-01-20T12:21:00Z" w16du:dateUtc="2026-01-20T03:21:00Z"/>
                <w:rFonts w:ascii="Times New Roman" w:eastAsia="ＭＳ 明朝" w:hAnsi="Times New Roman" w:cs="Times New Roman"/>
                <w:rPrChange w:id="7836" w:author="Masato YOSHIKAWA" w:date="2026-01-20T12:25:00Z" w16du:dateUtc="2026-01-20T03:25:00Z">
                  <w:rPr>
                    <w:moveFrom w:id="7837" w:author="Masato YOSHIKAWA" w:date="2026-01-20T12:21:00Z" w16du:dateUtc="2026-01-20T03:21:00Z"/>
                    <w:rFonts w:ascii="ＭＳ 明朝" w:eastAsia="ＭＳ 明朝" w:hAnsi="ＭＳ 明朝"/>
                  </w:rPr>
                </w:rPrChange>
              </w:rPr>
            </w:pPr>
            <w:moveFrom w:id="7838" w:author="Masato YOSHIKAWA" w:date="2026-01-20T12:21:00Z" w16du:dateUtc="2026-01-20T03:21:00Z">
              <w:r w:rsidRPr="00B83013" w:rsidDel="005B6842">
                <w:rPr>
                  <w:rFonts w:ascii="Times New Roman" w:eastAsia="ＭＳ 明朝" w:hAnsi="Times New Roman" w:cs="Times New Roman"/>
                  <w:rPrChange w:id="7839" w:author="Masato YOSHIKAWA" w:date="2026-01-20T12:25:00Z" w16du:dateUtc="2026-01-20T03:25:00Z">
                    <w:rPr>
                      <w:rFonts w:ascii="ＭＳ 明朝" w:eastAsia="ＭＳ 明朝" w:hAnsi="ＭＳ 明朝"/>
                    </w:rPr>
                  </w:rPrChange>
                </w:rPr>
                <w:t>about twenty feet square</w:t>
              </w:r>
            </w:moveFrom>
          </w:p>
        </w:tc>
        <w:tc>
          <w:tcPr>
            <w:tcW w:w="629" w:type="pct"/>
            <w:tcPrChange w:id="7840" w:author="Masato YOSHIKAWA" w:date="2026-01-20T12:20:00Z" w16du:dateUtc="2026-01-20T03:20:00Z">
              <w:tcPr>
                <w:tcW w:w="629" w:type="pct"/>
              </w:tcPr>
            </w:tcPrChange>
          </w:tcPr>
          <w:p w14:paraId="5E96FED2" w14:textId="252849A1" w:rsidR="002E4570" w:rsidRPr="00B83013" w:rsidDel="005B6842" w:rsidRDefault="002E4570" w:rsidP="00A018DB">
            <w:pPr>
              <w:pStyle w:val="af8"/>
              <w:rPr>
                <w:moveFrom w:id="7841" w:author="Masato YOSHIKAWA" w:date="2026-01-20T12:21:00Z" w16du:dateUtc="2026-01-20T03:21:00Z"/>
                <w:rFonts w:ascii="Times New Roman" w:eastAsia="ＭＳ 明朝" w:hAnsi="Times New Roman" w:cs="Times New Roman"/>
                <w:rPrChange w:id="7842" w:author="Masato YOSHIKAWA" w:date="2026-01-20T12:25:00Z" w16du:dateUtc="2026-01-20T03:25:00Z">
                  <w:rPr>
                    <w:moveFrom w:id="7843" w:author="Masato YOSHIKAWA" w:date="2026-01-20T12:21:00Z" w16du:dateUtc="2026-01-20T03:21:00Z"/>
                    <w:rFonts w:ascii="ＭＳ 明朝" w:eastAsia="ＭＳ 明朝" w:hAnsi="ＭＳ 明朝"/>
                  </w:rPr>
                </w:rPrChange>
              </w:rPr>
            </w:pPr>
            <w:moveFrom w:id="7844" w:author="Masato YOSHIKAWA" w:date="2026-01-20T12:21:00Z" w16du:dateUtc="2026-01-20T03:21:00Z">
              <w:r w:rsidRPr="00B83013" w:rsidDel="005B6842">
                <w:rPr>
                  <w:rFonts w:ascii="Times New Roman" w:eastAsia="ＭＳ 明朝" w:hAnsi="Times New Roman" w:cs="Times New Roman"/>
                  <w:rPrChange w:id="7845" w:author="Masato YOSHIKAWA" w:date="2026-01-20T12:25:00Z" w16du:dateUtc="2026-01-20T03:25:00Z">
                    <w:rPr>
                      <w:rFonts w:ascii="ＭＳ 明朝" w:eastAsia="ＭＳ 明朝" w:hAnsi="ＭＳ 明朝"/>
                    </w:rPr>
                  </w:rPrChange>
                </w:rPr>
                <w:t>ten tsubo</w:t>
              </w:r>
            </w:moveFrom>
          </w:p>
        </w:tc>
        <w:tc>
          <w:tcPr>
            <w:tcW w:w="779" w:type="pct"/>
            <w:tcPrChange w:id="7846" w:author="Masato YOSHIKAWA" w:date="2026-01-20T12:20:00Z" w16du:dateUtc="2026-01-20T03:20:00Z">
              <w:tcPr>
                <w:tcW w:w="779" w:type="pct"/>
              </w:tcPr>
            </w:tcPrChange>
          </w:tcPr>
          <w:p w14:paraId="61BA9534" w14:textId="50FD66CE" w:rsidR="002E4570" w:rsidRPr="00B83013" w:rsidDel="005B6842" w:rsidRDefault="002E4570" w:rsidP="00A018DB">
            <w:pPr>
              <w:pStyle w:val="af8"/>
              <w:rPr>
                <w:moveFrom w:id="7847" w:author="Masato YOSHIKAWA" w:date="2026-01-20T12:21:00Z" w16du:dateUtc="2026-01-20T03:21:00Z"/>
                <w:rFonts w:ascii="Times New Roman" w:eastAsia="ＭＳ 明朝" w:hAnsi="Times New Roman" w:cs="Times New Roman"/>
                <w:rPrChange w:id="7848" w:author="Masato YOSHIKAWA" w:date="2026-01-20T12:25:00Z" w16du:dateUtc="2026-01-20T03:25:00Z">
                  <w:rPr>
                    <w:moveFrom w:id="7849" w:author="Masato YOSHIKAWA" w:date="2026-01-20T12:21:00Z" w16du:dateUtc="2026-01-20T03:21:00Z"/>
                    <w:rFonts w:ascii="ＭＳ 明朝" w:eastAsia="ＭＳ 明朝" w:hAnsi="ＭＳ 明朝"/>
                  </w:rPr>
                </w:rPrChange>
              </w:rPr>
            </w:pPr>
            <w:moveFrom w:id="7850" w:author="Masato YOSHIKAWA" w:date="2026-01-20T12:21:00Z" w16du:dateUtc="2026-01-20T03:21:00Z">
              <w:r w:rsidRPr="00B83013" w:rsidDel="005B6842">
                <w:rPr>
                  <w:rFonts w:ascii="Times New Roman" w:eastAsia="ＭＳ 明朝" w:hAnsi="Times New Roman" w:cs="Times New Roman"/>
                  <w:rPrChange w:id="7851" w:author="Masato YOSHIKAWA" w:date="2026-01-20T12:25:00Z" w16du:dateUtc="2026-01-20T03:25:00Z">
                    <w:rPr>
                      <w:rFonts w:ascii="ＭＳ 明朝" w:eastAsia="ＭＳ 明朝" w:hAnsi="ＭＳ 明朝"/>
                    </w:rPr>
                  </w:rPrChange>
                </w:rPr>
                <w:t>Established equivalent</w:t>
              </w:r>
            </w:moveFrom>
          </w:p>
        </w:tc>
        <w:tc>
          <w:tcPr>
            <w:tcW w:w="744" w:type="pct"/>
            <w:tcPrChange w:id="7852" w:author="Masato YOSHIKAWA" w:date="2026-01-20T12:20:00Z" w16du:dateUtc="2026-01-20T03:20:00Z">
              <w:tcPr>
                <w:tcW w:w="744" w:type="pct"/>
              </w:tcPr>
            </w:tcPrChange>
          </w:tcPr>
          <w:p w14:paraId="4DFAE0B4" w14:textId="3F89EAC4" w:rsidR="002E4570" w:rsidRPr="00B83013" w:rsidDel="005B6842" w:rsidRDefault="002E4570" w:rsidP="00A018DB">
            <w:pPr>
              <w:pStyle w:val="af8"/>
              <w:rPr>
                <w:moveFrom w:id="7853" w:author="Masato YOSHIKAWA" w:date="2026-01-20T12:21:00Z" w16du:dateUtc="2026-01-20T03:21:00Z"/>
                <w:rFonts w:ascii="Times New Roman" w:eastAsia="ＭＳ 明朝" w:hAnsi="Times New Roman" w:cs="Times New Roman"/>
                <w:rPrChange w:id="7854" w:author="Masato YOSHIKAWA" w:date="2026-01-20T12:25:00Z" w16du:dateUtc="2026-01-20T03:25:00Z">
                  <w:rPr>
                    <w:moveFrom w:id="7855" w:author="Masato YOSHIKAWA" w:date="2026-01-20T12:21:00Z" w16du:dateUtc="2026-01-20T03:21:00Z"/>
                    <w:rFonts w:ascii="ＭＳ 明朝" w:eastAsia="ＭＳ 明朝" w:hAnsi="ＭＳ 明朝"/>
                  </w:rPr>
                </w:rPrChange>
              </w:rPr>
            </w:pPr>
            <w:moveFrom w:id="7856" w:author="Masato YOSHIKAWA" w:date="2026-01-20T12:21:00Z" w16du:dateUtc="2026-01-20T03:21:00Z">
              <w:r w:rsidRPr="00B83013" w:rsidDel="005B6842">
                <w:rPr>
                  <w:rFonts w:ascii="Times New Roman" w:eastAsia="ＭＳ 明朝" w:hAnsi="Times New Roman" w:cs="Times New Roman"/>
                  <w:rPrChange w:id="7857" w:author="Masato YOSHIKAWA" w:date="2026-01-20T12:25:00Z" w16du:dateUtc="2026-01-20T03:25:00Z">
                    <w:rPr>
                      <w:rFonts w:ascii="ＭＳ 明朝" w:eastAsia="ＭＳ 明朝" w:hAnsi="ＭＳ 明朝"/>
                    </w:rPr>
                  </w:rPrChange>
                </w:rPr>
                <w:t>Minimization</w:t>
              </w:r>
            </w:moveFrom>
          </w:p>
        </w:tc>
        <w:tc>
          <w:tcPr>
            <w:tcW w:w="851" w:type="pct"/>
            <w:tcPrChange w:id="7858" w:author="Masato YOSHIKAWA" w:date="2026-01-20T12:20:00Z" w16du:dateUtc="2026-01-20T03:20:00Z">
              <w:tcPr>
                <w:tcW w:w="851" w:type="pct"/>
              </w:tcPr>
            </w:tcPrChange>
          </w:tcPr>
          <w:p w14:paraId="2C8B3A0D" w14:textId="089E09E8" w:rsidR="002E4570" w:rsidRPr="00B83013" w:rsidDel="005B6842" w:rsidRDefault="002E4570" w:rsidP="00A018DB">
            <w:pPr>
              <w:pStyle w:val="af8"/>
              <w:rPr>
                <w:moveFrom w:id="7859" w:author="Masato YOSHIKAWA" w:date="2026-01-20T12:21:00Z" w16du:dateUtc="2026-01-20T03:21:00Z"/>
                <w:rFonts w:ascii="Times New Roman" w:eastAsia="ＭＳ 明朝" w:hAnsi="Times New Roman" w:cs="Times New Roman"/>
                <w:rPrChange w:id="7860" w:author="Masato YOSHIKAWA" w:date="2026-01-20T12:25:00Z" w16du:dateUtc="2026-01-20T03:25:00Z">
                  <w:rPr>
                    <w:moveFrom w:id="7861" w:author="Masato YOSHIKAWA" w:date="2026-01-20T12:21:00Z" w16du:dateUtc="2026-01-20T03:21:00Z"/>
                    <w:rFonts w:ascii="ＭＳ 明朝" w:eastAsia="ＭＳ 明朝" w:hAnsi="ＭＳ 明朝"/>
                  </w:rPr>
                </w:rPrChange>
              </w:rPr>
            </w:pPr>
            <w:moveFrom w:id="7862" w:author="Masato YOSHIKAWA" w:date="2026-01-20T12:21:00Z" w16du:dateUtc="2026-01-20T03:21:00Z">
              <w:r w:rsidRPr="00B83013" w:rsidDel="005B6842">
                <w:rPr>
                  <w:rFonts w:ascii="Times New Roman" w:eastAsia="ＭＳ 明朝" w:hAnsi="Times New Roman" w:cs="Times New Roman"/>
                  <w:rPrChange w:id="7863" w:author="Masato YOSHIKAWA" w:date="2026-01-20T12:25:00Z" w16du:dateUtc="2026-01-20T03:25:00Z">
                    <w:rPr>
                      <w:rFonts w:ascii="ＭＳ 明朝" w:eastAsia="ＭＳ 明朝" w:hAnsi="ＭＳ 明朝"/>
                    </w:rPr>
                  </w:rPrChange>
                </w:rPr>
                <w:t>Amplification</w:t>
              </w:r>
            </w:moveFrom>
          </w:p>
        </w:tc>
        <w:tc>
          <w:tcPr>
            <w:tcW w:w="831" w:type="pct"/>
            <w:tcPrChange w:id="7864" w:author="Masato YOSHIKAWA" w:date="2026-01-20T12:20:00Z" w16du:dateUtc="2026-01-20T03:20:00Z">
              <w:tcPr>
                <w:tcW w:w="831" w:type="pct"/>
              </w:tcPr>
            </w:tcPrChange>
          </w:tcPr>
          <w:p w14:paraId="743EC455" w14:textId="2CEC25BF" w:rsidR="002E4570" w:rsidRPr="00B83013" w:rsidDel="005B6842" w:rsidRDefault="002E4570" w:rsidP="00A018DB">
            <w:pPr>
              <w:pStyle w:val="af8"/>
              <w:rPr>
                <w:moveFrom w:id="7865" w:author="Masato YOSHIKAWA" w:date="2026-01-20T12:21:00Z" w16du:dateUtc="2026-01-20T03:21:00Z"/>
                <w:rFonts w:ascii="Times New Roman" w:eastAsia="ＭＳ 明朝" w:hAnsi="Times New Roman" w:cs="Times New Roman"/>
                <w:rPrChange w:id="7866" w:author="Masato YOSHIKAWA" w:date="2026-01-20T12:25:00Z" w16du:dateUtc="2026-01-20T03:25:00Z">
                  <w:rPr>
                    <w:moveFrom w:id="7867" w:author="Masato YOSHIKAWA" w:date="2026-01-20T12:21:00Z" w16du:dateUtc="2026-01-20T03:21:00Z"/>
                    <w:rFonts w:ascii="ＭＳ 明朝" w:eastAsia="ＭＳ 明朝" w:hAnsi="ＭＳ 明朝"/>
                  </w:rPr>
                </w:rPrChange>
              </w:rPr>
            </w:pPr>
            <w:moveFrom w:id="7868" w:author="Masato YOSHIKAWA" w:date="2026-01-20T12:21:00Z" w16du:dateUtc="2026-01-20T03:21:00Z">
              <w:r w:rsidRPr="00B83013" w:rsidDel="005B6842">
                <w:rPr>
                  <w:rFonts w:ascii="Times New Roman" w:eastAsia="ＭＳ 明朝" w:hAnsi="Times New Roman" w:cs="Times New Roman"/>
                  <w:rPrChange w:id="7869" w:author="Masato YOSHIKAWA" w:date="2026-01-20T12:25:00Z" w16du:dateUtc="2026-01-20T03:25:00Z">
                    <w:rPr>
                      <w:rFonts w:ascii="ＭＳ 明朝" w:eastAsia="ＭＳ 明朝" w:hAnsi="ＭＳ 明朝"/>
                    </w:rPr>
                  </w:rPrChange>
                </w:rPr>
                <w:t>Adaptation</w:t>
              </w:r>
            </w:moveFrom>
          </w:p>
        </w:tc>
      </w:tr>
      <w:tr w:rsidR="002E4570" w:rsidRPr="00B83013" w:rsidDel="005B6842" w14:paraId="4C5E2EBF" w14:textId="6D4B1635" w:rsidTr="005B6842">
        <w:tc>
          <w:tcPr>
            <w:tcW w:w="583" w:type="pct"/>
            <w:tcPrChange w:id="7870" w:author="Masato YOSHIKAWA" w:date="2026-01-20T12:20:00Z" w16du:dateUtc="2026-01-20T03:20:00Z">
              <w:tcPr>
                <w:tcW w:w="582" w:type="pct"/>
              </w:tcPr>
            </w:tcPrChange>
          </w:tcPr>
          <w:p w14:paraId="1EACD635" w14:textId="4881F888" w:rsidR="002E4570" w:rsidRPr="00B83013" w:rsidDel="005B6842" w:rsidRDefault="002E4570" w:rsidP="00A018DB">
            <w:pPr>
              <w:pStyle w:val="af8"/>
              <w:rPr>
                <w:moveFrom w:id="7871" w:author="Masato YOSHIKAWA" w:date="2026-01-20T12:21:00Z" w16du:dateUtc="2026-01-20T03:21:00Z"/>
                <w:rFonts w:ascii="Times New Roman" w:eastAsia="ＭＳ 明朝" w:hAnsi="Times New Roman" w:cs="Times New Roman"/>
                <w:rPrChange w:id="7872" w:author="Masato YOSHIKAWA" w:date="2026-01-20T12:25:00Z" w16du:dateUtc="2026-01-20T03:25:00Z">
                  <w:rPr>
                    <w:moveFrom w:id="7873" w:author="Masato YOSHIKAWA" w:date="2026-01-20T12:21:00Z" w16du:dateUtc="2026-01-20T03:21:00Z"/>
                    <w:rFonts w:ascii="ＭＳ 明朝" w:eastAsia="ＭＳ 明朝" w:hAnsi="ＭＳ 明朝"/>
                  </w:rPr>
                </w:rPrChange>
              </w:rPr>
            </w:pPr>
            <w:moveFrom w:id="7874" w:author="Masato YOSHIKAWA" w:date="2026-01-20T12:21:00Z" w16du:dateUtc="2026-01-20T03:21:00Z">
              <w:r w:rsidRPr="00B83013" w:rsidDel="005B6842">
                <w:rPr>
                  <w:rFonts w:ascii="Times New Roman" w:eastAsia="ＭＳ 明朝" w:hAnsi="Times New Roman" w:cs="Times New Roman" w:hint="eastAsia"/>
                  <w:rPrChange w:id="7875" w:author="Masato YOSHIKAWA" w:date="2026-01-20T12:25:00Z" w16du:dateUtc="2026-01-20T03:25:00Z">
                    <w:rPr>
                      <w:rFonts w:ascii="ＭＳ 明朝" w:eastAsia="ＭＳ 明朝" w:hAnsi="ＭＳ 明朝" w:hint="eastAsia"/>
                    </w:rPr>
                  </w:rPrChange>
                </w:rPr>
                <w:t>杉苗</w:t>
              </w:r>
            </w:moveFrom>
          </w:p>
        </w:tc>
        <w:tc>
          <w:tcPr>
            <w:tcW w:w="583" w:type="pct"/>
            <w:tcPrChange w:id="7876" w:author="Masato YOSHIKAWA" w:date="2026-01-20T12:20:00Z" w16du:dateUtc="2026-01-20T03:20:00Z">
              <w:tcPr>
                <w:tcW w:w="583" w:type="pct"/>
              </w:tcPr>
            </w:tcPrChange>
          </w:tcPr>
          <w:p w14:paraId="67A26D71" w14:textId="52082749" w:rsidR="002E4570" w:rsidRPr="00B83013" w:rsidDel="005B6842" w:rsidRDefault="002E4570" w:rsidP="00A018DB">
            <w:pPr>
              <w:pStyle w:val="af8"/>
              <w:rPr>
                <w:moveFrom w:id="7877" w:author="Masato YOSHIKAWA" w:date="2026-01-20T12:21:00Z" w16du:dateUtc="2026-01-20T03:21:00Z"/>
                <w:rFonts w:ascii="Times New Roman" w:eastAsia="ＭＳ 明朝" w:hAnsi="Times New Roman" w:cs="Times New Roman"/>
                <w:rPrChange w:id="7878" w:author="Masato YOSHIKAWA" w:date="2026-01-20T12:25:00Z" w16du:dateUtc="2026-01-20T03:25:00Z">
                  <w:rPr>
                    <w:moveFrom w:id="7879" w:author="Masato YOSHIKAWA" w:date="2026-01-20T12:21:00Z" w16du:dateUtc="2026-01-20T03:21:00Z"/>
                    <w:rFonts w:ascii="ＭＳ 明朝" w:eastAsia="ＭＳ 明朝" w:hAnsi="ＭＳ 明朝"/>
                  </w:rPr>
                </w:rPrChange>
              </w:rPr>
            </w:pPr>
            <w:moveFrom w:id="7880" w:author="Masato YOSHIKAWA" w:date="2026-01-20T12:21:00Z" w16du:dateUtc="2026-01-20T03:21:00Z">
              <w:r w:rsidRPr="00B83013" w:rsidDel="005B6842">
                <w:rPr>
                  <w:rFonts w:ascii="Times New Roman" w:eastAsia="ＭＳ 明朝" w:hAnsi="Times New Roman" w:cs="Times New Roman"/>
                  <w:rPrChange w:id="7881" w:author="Masato YOSHIKAWA" w:date="2026-01-20T12:25:00Z" w16du:dateUtc="2026-01-20T03:25:00Z">
                    <w:rPr>
                      <w:rFonts w:ascii="ＭＳ 明朝" w:eastAsia="ＭＳ 明朝" w:hAnsi="ＭＳ 明朝"/>
                    </w:rPr>
                  </w:rPrChange>
                </w:rPr>
                <w:t>young cedars</w:t>
              </w:r>
            </w:moveFrom>
          </w:p>
        </w:tc>
        <w:tc>
          <w:tcPr>
            <w:tcW w:w="629" w:type="pct"/>
            <w:tcPrChange w:id="7882" w:author="Masato YOSHIKAWA" w:date="2026-01-20T12:20:00Z" w16du:dateUtc="2026-01-20T03:20:00Z">
              <w:tcPr>
                <w:tcW w:w="629" w:type="pct"/>
              </w:tcPr>
            </w:tcPrChange>
          </w:tcPr>
          <w:p w14:paraId="5D4D7F1C" w14:textId="03EC1991" w:rsidR="002E4570" w:rsidRPr="00B83013" w:rsidDel="005B6842" w:rsidRDefault="002E4570" w:rsidP="00A018DB">
            <w:pPr>
              <w:pStyle w:val="af8"/>
              <w:rPr>
                <w:moveFrom w:id="7883" w:author="Masato YOSHIKAWA" w:date="2026-01-20T12:21:00Z" w16du:dateUtc="2026-01-20T03:21:00Z"/>
                <w:rFonts w:ascii="Times New Roman" w:eastAsia="ＭＳ 明朝" w:hAnsi="Times New Roman" w:cs="Times New Roman"/>
                <w:rPrChange w:id="7884" w:author="Masato YOSHIKAWA" w:date="2026-01-20T12:25:00Z" w16du:dateUtc="2026-01-20T03:25:00Z">
                  <w:rPr>
                    <w:moveFrom w:id="7885" w:author="Masato YOSHIKAWA" w:date="2026-01-20T12:21:00Z" w16du:dateUtc="2026-01-20T03:21:00Z"/>
                    <w:rFonts w:ascii="ＭＳ 明朝" w:eastAsia="ＭＳ 明朝" w:hAnsi="ＭＳ 明朝"/>
                  </w:rPr>
                </w:rPrChange>
              </w:rPr>
            </w:pPr>
            <w:moveFrom w:id="7886" w:author="Masato YOSHIKAWA" w:date="2026-01-20T12:21:00Z" w16du:dateUtc="2026-01-20T03:21:00Z">
              <w:r w:rsidRPr="00B83013" w:rsidDel="005B6842">
                <w:rPr>
                  <w:rFonts w:ascii="Times New Roman" w:eastAsia="ＭＳ 明朝" w:hAnsi="Times New Roman" w:cs="Times New Roman"/>
                  <w:rPrChange w:id="7887" w:author="Masato YOSHIKAWA" w:date="2026-01-20T12:25:00Z" w16du:dateUtc="2026-01-20T03:25:00Z">
                    <w:rPr>
                      <w:rFonts w:ascii="ＭＳ 明朝" w:eastAsia="ＭＳ 明朝" w:hAnsi="ＭＳ 明朝"/>
                    </w:rPr>
                  </w:rPrChange>
                </w:rPr>
                <w:t>cedar saplings</w:t>
              </w:r>
            </w:moveFrom>
          </w:p>
        </w:tc>
        <w:tc>
          <w:tcPr>
            <w:tcW w:w="779" w:type="pct"/>
            <w:tcPrChange w:id="7888" w:author="Masato YOSHIKAWA" w:date="2026-01-20T12:20:00Z" w16du:dateUtc="2026-01-20T03:20:00Z">
              <w:tcPr>
                <w:tcW w:w="779" w:type="pct"/>
              </w:tcPr>
            </w:tcPrChange>
          </w:tcPr>
          <w:p w14:paraId="01124711" w14:textId="1E808C8A" w:rsidR="002E4570" w:rsidRPr="00B83013" w:rsidDel="005B6842" w:rsidRDefault="002E4570" w:rsidP="00A018DB">
            <w:pPr>
              <w:pStyle w:val="af8"/>
              <w:rPr>
                <w:moveFrom w:id="7889" w:author="Masato YOSHIKAWA" w:date="2026-01-20T12:21:00Z" w16du:dateUtc="2026-01-20T03:21:00Z"/>
                <w:rFonts w:ascii="Times New Roman" w:eastAsia="ＭＳ 明朝" w:hAnsi="Times New Roman" w:cs="Times New Roman"/>
                <w:rPrChange w:id="7890" w:author="Masato YOSHIKAWA" w:date="2026-01-20T12:25:00Z" w16du:dateUtc="2026-01-20T03:25:00Z">
                  <w:rPr>
                    <w:moveFrom w:id="7891" w:author="Masato YOSHIKAWA" w:date="2026-01-20T12:21:00Z" w16du:dateUtc="2026-01-20T03:21:00Z"/>
                    <w:rFonts w:ascii="ＭＳ 明朝" w:eastAsia="ＭＳ 明朝" w:hAnsi="ＭＳ 明朝"/>
                  </w:rPr>
                </w:rPrChange>
              </w:rPr>
            </w:pPr>
            <w:moveFrom w:id="7892" w:author="Masato YOSHIKAWA" w:date="2026-01-20T12:21:00Z" w16du:dateUtc="2026-01-20T03:21:00Z">
              <w:r w:rsidRPr="00B83013" w:rsidDel="005B6842">
                <w:rPr>
                  <w:rFonts w:ascii="Times New Roman" w:eastAsia="ＭＳ 明朝" w:hAnsi="Times New Roman" w:cs="Times New Roman"/>
                  <w:rPrChange w:id="7893" w:author="Masato YOSHIKAWA" w:date="2026-01-20T12:25:00Z" w16du:dateUtc="2026-01-20T03:25:00Z">
                    <w:rPr>
                      <w:rFonts w:ascii="ＭＳ 明朝" w:eastAsia="ＭＳ 明朝" w:hAnsi="ＭＳ 明朝"/>
                    </w:rPr>
                  </w:rPrChange>
                </w:rPr>
                <w:t>Literal translation</w:t>
              </w:r>
            </w:moveFrom>
          </w:p>
        </w:tc>
        <w:tc>
          <w:tcPr>
            <w:tcW w:w="744" w:type="pct"/>
            <w:tcPrChange w:id="7894" w:author="Masato YOSHIKAWA" w:date="2026-01-20T12:20:00Z" w16du:dateUtc="2026-01-20T03:20:00Z">
              <w:tcPr>
                <w:tcW w:w="744" w:type="pct"/>
              </w:tcPr>
            </w:tcPrChange>
          </w:tcPr>
          <w:p w14:paraId="353D0E40" w14:textId="39A97332" w:rsidR="002E4570" w:rsidRPr="00B83013" w:rsidDel="005B6842" w:rsidRDefault="002E4570" w:rsidP="00A018DB">
            <w:pPr>
              <w:pStyle w:val="af8"/>
              <w:rPr>
                <w:moveFrom w:id="7895" w:author="Masato YOSHIKAWA" w:date="2026-01-20T12:21:00Z" w16du:dateUtc="2026-01-20T03:21:00Z"/>
                <w:rFonts w:ascii="Times New Roman" w:eastAsia="ＭＳ 明朝" w:hAnsi="Times New Roman" w:cs="Times New Roman"/>
                <w:rPrChange w:id="7896" w:author="Masato YOSHIKAWA" w:date="2026-01-20T12:25:00Z" w16du:dateUtc="2026-01-20T03:25:00Z">
                  <w:rPr>
                    <w:moveFrom w:id="7897" w:author="Masato YOSHIKAWA" w:date="2026-01-20T12:21:00Z" w16du:dateUtc="2026-01-20T03:21:00Z"/>
                    <w:rFonts w:ascii="ＭＳ 明朝" w:eastAsia="ＭＳ 明朝" w:hAnsi="ＭＳ 明朝"/>
                  </w:rPr>
                </w:rPrChange>
              </w:rPr>
            </w:pPr>
            <w:moveFrom w:id="7898" w:author="Masato YOSHIKAWA" w:date="2026-01-20T12:21:00Z" w16du:dateUtc="2026-01-20T03:21:00Z">
              <w:r w:rsidRPr="00B83013" w:rsidDel="005B6842">
                <w:rPr>
                  <w:rFonts w:ascii="Times New Roman" w:eastAsia="ＭＳ 明朝" w:hAnsi="Times New Roman" w:cs="Times New Roman"/>
                  <w:rPrChange w:id="7899" w:author="Masato YOSHIKAWA" w:date="2026-01-20T12:25:00Z" w16du:dateUtc="2026-01-20T03:25:00Z">
                    <w:rPr>
                      <w:rFonts w:ascii="ＭＳ 明朝" w:eastAsia="ＭＳ 明朝" w:hAnsi="ＭＳ 明朝"/>
                    </w:rPr>
                  </w:rPrChange>
                </w:rPr>
                <w:t>Minimization</w:t>
              </w:r>
            </w:moveFrom>
          </w:p>
        </w:tc>
        <w:tc>
          <w:tcPr>
            <w:tcW w:w="851" w:type="pct"/>
            <w:tcPrChange w:id="7900" w:author="Masato YOSHIKAWA" w:date="2026-01-20T12:20:00Z" w16du:dateUtc="2026-01-20T03:20:00Z">
              <w:tcPr>
                <w:tcW w:w="851" w:type="pct"/>
              </w:tcPr>
            </w:tcPrChange>
          </w:tcPr>
          <w:p w14:paraId="02587423" w14:textId="24B80C6C" w:rsidR="002E4570" w:rsidRPr="00B83013" w:rsidDel="005B6842" w:rsidRDefault="002E4570" w:rsidP="00A018DB">
            <w:pPr>
              <w:pStyle w:val="af8"/>
              <w:rPr>
                <w:moveFrom w:id="7901" w:author="Masato YOSHIKAWA" w:date="2026-01-20T12:21:00Z" w16du:dateUtc="2026-01-20T03:21:00Z"/>
                <w:rFonts w:ascii="Times New Roman" w:eastAsia="ＭＳ 明朝" w:hAnsi="Times New Roman" w:cs="Times New Roman"/>
                <w:rPrChange w:id="7902" w:author="Masato YOSHIKAWA" w:date="2026-01-20T12:25:00Z" w16du:dateUtc="2026-01-20T03:25:00Z">
                  <w:rPr>
                    <w:moveFrom w:id="7903" w:author="Masato YOSHIKAWA" w:date="2026-01-20T12:21:00Z" w16du:dateUtc="2026-01-20T03:21:00Z"/>
                    <w:rFonts w:ascii="ＭＳ 明朝" w:eastAsia="ＭＳ 明朝" w:hAnsi="ＭＳ 明朝"/>
                  </w:rPr>
                </w:rPrChange>
              </w:rPr>
            </w:pPr>
            <w:moveFrom w:id="7904" w:author="Masato YOSHIKAWA" w:date="2026-01-20T12:21:00Z" w16du:dateUtc="2026-01-20T03:21:00Z">
              <w:r w:rsidRPr="00B83013" w:rsidDel="005B6842">
                <w:rPr>
                  <w:rFonts w:ascii="Times New Roman" w:eastAsia="ＭＳ 明朝" w:hAnsi="Times New Roman" w:cs="Times New Roman"/>
                  <w:rPrChange w:id="7905" w:author="Masato YOSHIKAWA" w:date="2026-01-20T12:25:00Z" w16du:dateUtc="2026-01-20T03:25:00Z">
                    <w:rPr>
                      <w:rFonts w:ascii="ＭＳ 明朝" w:eastAsia="ＭＳ 明朝" w:hAnsi="ＭＳ 明朝"/>
                    </w:rPr>
                  </w:rPrChange>
                </w:rPr>
                <w:t>Literal translation</w:t>
              </w:r>
            </w:moveFrom>
          </w:p>
        </w:tc>
        <w:tc>
          <w:tcPr>
            <w:tcW w:w="831" w:type="pct"/>
            <w:tcPrChange w:id="7906" w:author="Masato YOSHIKAWA" w:date="2026-01-20T12:20:00Z" w16du:dateUtc="2026-01-20T03:20:00Z">
              <w:tcPr>
                <w:tcW w:w="831" w:type="pct"/>
              </w:tcPr>
            </w:tcPrChange>
          </w:tcPr>
          <w:p w14:paraId="166C1B40" w14:textId="6C720588" w:rsidR="002E4570" w:rsidRPr="00B83013" w:rsidDel="005B6842" w:rsidRDefault="002E4570" w:rsidP="00A018DB">
            <w:pPr>
              <w:pStyle w:val="af8"/>
              <w:rPr>
                <w:moveFrom w:id="7907" w:author="Masato YOSHIKAWA" w:date="2026-01-20T12:21:00Z" w16du:dateUtc="2026-01-20T03:21:00Z"/>
                <w:rFonts w:ascii="Times New Roman" w:eastAsia="ＭＳ 明朝" w:hAnsi="Times New Roman" w:cs="Times New Roman"/>
                <w:rPrChange w:id="7908" w:author="Masato YOSHIKAWA" w:date="2026-01-20T12:25:00Z" w16du:dateUtc="2026-01-20T03:25:00Z">
                  <w:rPr>
                    <w:moveFrom w:id="7909" w:author="Masato YOSHIKAWA" w:date="2026-01-20T12:21:00Z" w16du:dateUtc="2026-01-20T03:21:00Z"/>
                    <w:rFonts w:ascii="ＭＳ 明朝" w:eastAsia="ＭＳ 明朝" w:hAnsi="ＭＳ 明朝"/>
                  </w:rPr>
                </w:rPrChange>
              </w:rPr>
            </w:pPr>
            <w:moveFrom w:id="7910" w:author="Masato YOSHIKAWA" w:date="2026-01-20T12:21:00Z" w16du:dateUtc="2026-01-20T03:21:00Z">
              <w:r w:rsidRPr="00B83013" w:rsidDel="005B6842">
                <w:rPr>
                  <w:rFonts w:ascii="Times New Roman" w:eastAsia="ＭＳ 明朝" w:hAnsi="Times New Roman" w:cs="Times New Roman"/>
                  <w:rPrChange w:id="7911" w:author="Masato YOSHIKAWA" w:date="2026-01-20T12:25:00Z" w16du:dateUtc="2026-01-20T03:25:00Z">
                    <w:rPr>
                      <w:rFonts w:ascii="ＭＳ 明朝" w:eastAsia="ＭＳ 明朝" w:hAnsi="ＭＳ 明朝"/>
                    </w:rPr>
                  </w:rPrChange>
                </w:rPr>
                <w:t>Minimization</w:t>
              </w:r>
            </w:moveFrom>
          </w:p>
        </w:tc>
      </w:tr>
      <w:tr w:rsidR="002E4570" w:rsidRPr="00B83013" w:rsidDel="005B6842" w14:paraId="51448360" w14:textId="47800218" w:rsidTr="005B6842">
        <w:tc>
          <w:tcPr>
            <w:tcW w:w="583" w:type="pct"/>
            <w:tcPrChange w:id="7912" w:author="Masato YOSHIKAWA" w:date="2026-01-20T12:20:00Z" w16du:dateUtc="2026-01-20T03:20:00Z">
              <w:tcPr>
                <w:tcW w:w="582" w:type="pct"/>
              </w:tcPr>
            </w:tcPrChange>
          </w:tcPr>
          <w:p w14:paraId="543428F8" w14:textId="3661B0DF" w:rsidR="002E4570" w:rsidRPr="00B83013" w:rsidDel="005B6842" w:rsidRDefault="002E4570" w:rsidP="00A018DB">
            <w:pPr>
              <w:pStyle w:val="af8"/>
              <w:rPr>
                <w:moveFrom w:id="7913" w:author="Masato YOSHIKAWA" w:date="2026-01-20T12:21:00Z" w16du:dateUtc="2026-01-20T03:21:00Z"/>
                <w:rFonts w:ascii="Times New Roman" w:eastAsia="ＭＳ 明朝" w:hAnsi="Times New Roman" w:cs="Times New Roman"/>
                <w:rPrChange w:id="7914" w:author="Masato YOSHIKAWA" w:date="2026-01-20T12:25:00Z" w16du:dateUtc="2026-01-20T03:25:00Z">
                  <w:rPr>
                    <w:moveFrom w:id="7915" w:author="Masato YOSHIKAWA" w:date="2026-01-20T12:21:00Z" w16du:dateUtc="2026-01-20T03:21:00Z"/>
                    <w:rFonts w:ascii="ＭＳ 明朝" w:eastAsia="ＭＳ 明朝" w:hAnsi="ＭＳ 明朝"/>
                  </w:rPr>
                </w:rPrChange>
              </w:rPr>
            </w:pPr>
            <w:moveFrom w:id="7916" w:author="Masato YOSHIKAWA" w:date="2026-01-20T12:21:00Z" w16du:dateUtc="2026-01-20T03:21:00Z">
              <w:r w:rsidRPr="00B83013" w:rsidDel="005B6842">
                <w:rPr>
                  <w:rFonts w:ascii="Times New Roman" w:eastAsia="ＭＳ 明朝" w:hAnsi="Times New Roman" w:cs="Times New Roman" w:hint="eastAsia"/>
                  <w:rPrChange w:id="7917" w:author="Masato YOSHIKAWA" w:date="2026-01-20T12:25:00Z" w16du:dateUtc="2026-01-20T03:25:00Z">
                    <w:rPr>
                      <w:rFonts w:ascii="ＭＳ 明朝" w:eastAsia="ＭＳ 明朝" w:hAnsi="ＭＳ 明朝" w:hint="eastAsia"/>
                    </w:rPr>
                  </w:rPrChange>
                </w:rPr>
                <w:t>熊笹</w:t>
              </w:r>
            </w:moveFrom>
          </w:p>
        </w:tc>
        <w:tc>
          <w:tcPr>
            <w:tcW w:w="583" w:type="pct"/>
            <w:tcPrChange w:id="7918" w:author="Masato YOSHIKAWA" w:date="2026-01-20T12:20:00Z" w16du:dateUtc="2026-01-20T03:20:00Z">
              <w:tcPr>
                <w:tcW w:w="583" w:type="pct"/>
              </w:tcPr>
            </w:tcPrChange>
          </w:tcPr>
          <w:p w14:paraId="70149080" w14:textId="7BBFD4F7" w:rsidR="002E4570" w:rsidRPr="00B83013" w:rsidDel="005B6842" w:rsidRDefault="002E4570" w:rsidP="00A018DB">
            <w:pPr>
              <w:pStyle w:val="af8"/>
              <w:rPr>
                <w:moveFrom w:id="7919" w:author="Masato YOSHIKAWA" w:date="2026-01-20T12:21:00Z" w16du:dateUtc="2026-01-20T03:21:00Z"/>
                <w:rFonts w:ascii="Times New Roman" w:eastAsia="ＭＳ 明朝" w:hAnsi="Times New Roman" w:cs="Times New Roman"/>
                <w:rPrChange w:id="7920" w:author="Masato YOSHIKAWA" w:date="2026-01-20T12:25:00Z" w16du:dateUtc="2026-01-20T03:25:00Z">
                  <w:rPr>
                    <w:moveFrom w:id="7921" w:author="Masato YOSHIKAWA" w:date="2026-01-20T12:21:00Z" w16du:dateUtc="2026-01-20T03:21:00Z"/>
                    <w:rFonts w:ascii="ＭＳ 明朝" w:eastAsia="ＭＳ 明朝" w:hAnsi="ＭＳ 明朝"/>
                  </w:rPr>
                </w:rPrChange>
              </w:rPr>
            </w:pPr>
            <w:moveFrom w:id="7922" w:author="Masato YOSHIKAWA" w:date="2026-01-20T12:21:00Z" w16du:dateUtc="2026-01-20T03:21:00Z">
              <w:r w:rsidRPr="00B83013" w:rsidDel="005B6842">
                <w:rPr>
                  <w:rFonts w:ascii="Times New Roman" w:eastAsia="ＭＳ 明朝" w:hAnsi="Times New Roman" w:cs="Times New Roman"/>
                  <w:rPrChange w:id="7923" w:author="Masato YOSHIKAWA" w:date="2026-01-20T12:25:00Z" w16du:dateUtc="2026-01-20T03:25:00Z">
                    <w:rPr>
                      <w:rFonts w:ascii="ＭＳ 明朝" w:eastAsia="ＭＳ 明朝" w:hAnsi="ＭＳ 明朝"/>
                    </w:rPr>
                  </w:rPrChange>
                </w:rPr>
                <w:t>bamboo clumps</w:t>
              </w:r>
            </w:moveFrom>
          </w:p>
        </w:tc>
        <w:tc>
          <w:tcPr>
            <w:tcW w:w="629" w:type="pct"/>
            <w:tcPrChange w:id="7924" w:author="Masato YOSHIKAWA" w:date="2026-01-20T12:20:00Z" w16du:dateUtc="2026-01-20T03:20:00Z">
              <w:tcPr>
                <w:tcW w:w="629" w:type="pct"/>
              </w:tcPr>
            </w:tcPrChange>
          </w:tcPr>
          <w:p w14:paraId="5FF8799B" w14:textId="5E8A6696" w:rsidR="002E4570" w:rsidRPr="00B83013" w:rsidDel="005B6842" w:rsidRDefault="002E4570" w:rsidP="00A018DB">
            <w:pPr>
              <w:pStyle w:val="af8"/>
              <w:rPr>
                <w:moveFrom w:id="7925" w:author="Masato YOSHIKAWA" w:date="2026-01-20T12:21:00Z" w16du:dateUtc="2026-01-20T03:21:00Z"/>
                <w:rFonts w:ascii="Times New Roman" w:eastAsia="ＭＳ 明朝" w:hAnsi="Times New Roman" w:cs="Times New Roman"/>
                <w:rPrChange w:id="7926" w:author="Masato YOSHIKAWA" w:date="2026-01-20T12:25:00Z" w16du:dateUtc="2026-01-20T03:25:00Z">
                  <w:rPr>
                    <w:moveFrom w:id="7927" w:author="Masato YOSHIKAWA" w:date="2026-01-20T12:21:00Z" w16du:dateUtc="2026-01-20T03:21:00Z"/>
                    <w:rFonts w:ascii="ＭＳ 明朝" w:eastAsia="ＭＳ 明朝" w:hAnsi="ＭＳ 明朝"/>
                  </w:rPr>
                </w:rPrChange>
              </w:rPr>
            </w:pPr>
            <w:moveFrom w:id="7928" w:author="Masato YOSHIKAWA" w:date="2026-01-20T12:21:00Z" w16du:dateUtc="2026-01-20T03:21:00Z">
              <w:r w:rsidRPr="00B83013" w:rsidDel="005B6842">
                <w:rPr>
                  <w:rFonts w:ascii="Times New Roman" w:eastAsia="ＭＳ 明朝" w:hAnsi="Times New Roman" w:cs="Times New Roman"/>
                  <w:rPrChange w:id="7929" w:author="Masato YOSHIKAWA" w:date="2026-01-20T12:25:00Z" w16du:dateUtc="2026-01-20T03:25:00Z">
                    <w:rPr>
                      <w:rFonts w:ascii="ＭＳ 明朝" w:eastAsia="ＭＳ 明朝" w:hAnsi="ＭＳ 明朝"/>
                    </w:rPr>
                  </w:rPrChange>
                </w:rPr>
                <w:t>dwarf bamboos</w:t>
              </w:r>
            </w:moveFrom>
          </w:p>
        </w:tc>
        <w:tc>
          <w:tcPr>
            <w:tcW w:w="779" w:type="pct"/>
            <w:tcPrChange w:id="7930" w:author="Masato YOSHIKAWA" w:date="2026-01-20T12:20:00Z" w16du:dateUtc="2026-01-20T03:20:00Z">
              <w:tcPr>
                <w:tcW w:w="779" w:type="pct"/>
              </w:tcPr>
            </w:tcPrChange>
          </w:tcPr>
          <w:p w14:paraId="5A5E19EE" w14:textId="397E701C" w:rsidR="002E4570" w:rsidRPr="00B83013" w:rsidDel="005B6842" w:rsidRDefault="002E4570" w:rsidP="00A018DB">
            <w:pPr>
              <w:pStyle w:val="af8"/>
              <w:rPr>
                <w:moveFrom w:id="7931" w:author="Masato YOSHIKAWA" w:date="2026-01-20T12:21:00Z" w16du:dateUtc="2026-01-20T03:21:00Z"/>
                <w:rFonts w:ascii="Times New Roman" w:eastAsia="ＭＳ 明朝" w:hAnsi="Times New Roman" w:cs="Times New Roman"/>
                <w:rPrChange w:id="7932" w:author="Masato YOSHIKAWA" w:date="2026-01-20T12:25:00Z" w16du:dateUtc="2026-01-20T03:25:00Z">
                  <w:rPr>
                    <w:moveFrom w:id="7933" w:author="Masato YOSHIKAWA" w:date="2026-01-20T12:21:00Z" w16du:dateUtc="2026-01-20T03:21:00Z"/>
                    <w:rFonts w:ascii="ＭＳ 明朝" w:eastAsia="ＭＳ 明朝" w:hAnsi="ＭＳ 明朝"/>
                  </w:rPr>
                </w:rPrChange>
              </w:rPr>
            </w:pPr>
            <w:moveFrom w:id="7934" w:author="Masato YOSHIKAWA" w:date="2026-01-20T12:21:00Z" w16du:dateUtc="2026-01-20T03:21:00Z">
              <w:r w:rsidRPr="00B83013" w:rsidDel="005B6842">
                <w:rPr>
                  <w:rFonts w:ascii="Times New Roman" w:eastAsia="ＭＳ 明朝" w:hAnsi="Times New Roman" w:cs="Times New Roman"/>
                  <w:rPrChange w:id="7935" w:author="Masato YOSHIKAWA" w:date="2026-01-20T12:25:00Z" w16du:dateUtc="2026-01-20T03:25:00Z">
                    <w:rPr>
                      <w:rFonts w:ascii="ＭＳ 明朝" w:eastAsia="ＭＳ 明朝" w:hAnsi="ＭＳ 明朝"/>
                    </w:rPr>
                  </w:rPrChange>
                </w:rPr>
                <w:t>Generalization</w:t>
              </w:r>
            </w:moveFrom>
          </w:p>
        </w:tc>
        <w:tc>
          <w:tcPr>
            <w:tcW w:w="744" w:type="pct"/>
            <w:tcPrChange w:id="7936" w:author="Masato YOSHIKAWA" w:date="2026-01-20T12:20:00Z" w16du:dateUtc="2026-01-20T03:20:00Z">
              <w:tcPr>
                <w:tcW w:w="744" w:type="pct"/>
              </w:tcPr>
            </w:tcPrChange>
          </w:tcPr>
          <w:p w14:paraId="6715AB81" w14:textId="0330A575" w:rsidR="002E4570" w:rsidRPr="00B83013" w:rsidDel="005B6842" w:rsidRDefault="002E4570" w:rsidP="00A018DB">
            <w:pPr>
              <w:pStyle w:val="af8"/>
              <w:rPr>
                <w:moveFrom w:id="7937" w:author="Masato YOSHIKAWA" w:date="2026-01-20T12:21:00Z" w16du:dateUtc="2026-01-20T03:21:00Z"/>
                <w:rFonts w:ascii="Times New Roman" w:eastAsia="ＭＳ 明朝" w:hAnsi="Times New Roman" w:cs="Times New Roman"/>
                <w:rPrChange w:id="7938" w:author="Masato YOSHIKAWA" w:date="2026-01-20T12:25:00Z" w16du:dateUtc="2026-01-20T03:25:00Z">
                  <w:rPr>
                    <w:moveFrom w:id="7939" w:author="Masato YOSHIKAWA" w:date="2026-01-20T12:21:00Z" w16du:dateUtc="2026-01-20T03:21:00Z"/>
                    <w:rFonts w:ascii="ＭＳ 明朝" w:eastAsia="ＭＳ 明朝" w:hAnsi="ＭＳ 明朝"/>
                  </w:rPr>
                </w:rPrChange>
              </w:rPr>
            </w:pPr>
            <w:moveFrom w:id="7940" w:author="Masato YOSHIKAWA" w:date="2026-01-20T12:21:00Z" w16du:dateUtc="2026-01-20T03:21:00Z">
              <w:r w:rsidRPr="00B83013" w:rsidDel="005B6842">
                <w:rPr>
                  <w:rFonts w:ascii="Times New Roman" w:eastAsia="ＭＳ 明朝" w:hAnsi="Times New Roman" w:cs="Times New Roman"/>
                  <w:rPrChange w:id="7941" w:author="Masato YOSHIKAWA" w:date="2026-01-20T12:25:00Z" w16du:dateUtc="2026-01-20T03:25:00Z">
                    <w:rPr>
                      <w:rFonts w:ascii="ＭＳ 明朝" w:eastAsia="ＭＳ 明朝" w:hAnsi="ＭＳ 明朝"/>
                    </w:rPr>
                  </w:rPrChange>
                </w:rPr>
                <w:t>Minimization</w:t>
              </w:r>
            </w:moveFrom>
          </w:p>
        </w:tc>
        <w:tc>
          <w:tcPr>
            <w:tcW w:w="851" w:type="pct"/>
            <w:tcPrChange w:id="7942" w:author="Masato YOSHIKAWA" w:date="2026-01-20T12:20:00Z" w16du:dateUtc="2026-01-20T03:20:00Z">
              <w:tcPr>
                <w:tcW w:w="851" w:type="pct"/>
              </w:tcPr>
            </w:tcPrChange>
          </w:tcPr>
          <w:p w14:paraId="45617138" w14:textId="78F51F37" w:rsidR="002E4570" w:rsidRPr="00B83013" w:rsidDel="005B6842" w:rsidRDefault="002E4570" w:rsidP="00A018DB">
            <w:pPr>
              <w:pStyle w:val="af8"/>
              <w:rPr>
                <w:moveFrom w:id="7943" w:author="Masato YOSHIKAWA" w:date="2026-01-20T12:21:00Z" w16du:dateUtc="2026-01-20T03:21:00Z"/>
                <w:rFonts w:ascii="Times New Roman" w:eastAsia="ＭＳ 明朝" w:hAnsi="Times New Roman" w:cs="Times New Roman"/>
                <w:rPrChange w:id="7944" w:author="Masato YOSHIKAWA" w:date="2026-01-20T12:25:00Z" w16du:dateUtc="2026-01-20T03:25:00Z">
                  <w:rPr>
                    <w:moveFrom w:id="7945" w:author="Masato YOSHIKAWA" w:date="2026-01-20T12:21:00Z" w16du:dateUtc="2026-01-20T03:21:00Z"/>
                    <w:rFonts w:ascii="ＭＳ 明朝" w:eastAsia="ＭＳ 明朝" w:hAnsi="ＭＳ 明朝"/>
                  </w:rPr>
                </w:rPrChange>
              </w:rPr>
            </w:pPr>
            <w:moveFrom w:id="7946" w:author="Masato YOSHIKAWA" w:date="2026-01-20T12:21:00Z" w16du:dateUtc="2026-01-20T03:21:00Z">
              <w:r w:rsidRPr="00B83013" w:rsidDel="005B6842">
                <w:rPr>
                  <w:rFonts w:ascii="Times New Roman" w:eastAsia="ＭＳ 明朝" w:hAnsi="Times New Roman" w:cs="Times New Roman"/>
                  <w:rPrChange w:id="7947" w:author="Masato YOSHIKAWA" w:date="2026-01-20T12:25:00Z" w16du:dateUtc="2026-01-20T03:25:00Z">
                    <w:rPr>
                      <w:rFonts w:ascii="ＭＳ 明朝" w:eastAsia="ＭＳ 明朝" w:hAnsi="ＭＳ 明朝"/>
                    </w:rPr>
                  </w:rPrChange>
                </w:rPr>
                <w:t>Established equivalent</w:t>
              </w:r>
            </w:moveFrom>
          </w:p>
        </w:tc>
        <w:tc>
          <w:tcPr>
            <w:tcW w:w="831" w:type="pct"/>
            <w:tcPrChange w:id="7948" w:author="Masato YOSHIKAWA" w:date="2026-01-20T12:20:00Z" w16du:dateUtc="2026-01-20T03:20:00Z">
              <w:tcPr>
                <w:tcW w:w="831" w:type="pct"/>
              </w:tcPr>
            </w:tcPrChange>
          </w:tcPr>
          <w:p w14:paraId="464146C3" w14:textId="29E4BEFF" w:rsidR="002E4570" w:rsidRPr="00B83013" w:rsidDel="005B6842" w:rsidRDefault="002E4570" w:rsidP="00A018DB">
            <w:pPr>
              <w:pStyle w:val="af8"/>
              <w:rPr>
                <w:moveFrom w:id="7949" w:author="Masato YOSHIKAWA" w:date="2026-01-20T12:21:00Z" w16du:dateUtc="2026-01-20T03:21:00Z"/>
                <w:rFonts w:ascii="Times New Roman" w:eastAsia="ＭＳ 明朝" w:hAnsi="Times New Roman" w:cs="Times New Roman"/>
                <w:rPrChange w:id="7950" w:author="Masato YOSHIKAWA" w:date="2026-01-20T12:25:00Z" w16du:dateUtc="2026-01-20T03:25:00Z">
                  <w:rPr>
                    <w:moveFrom w:id="7951" w:author="Masato YOSHIKAWA" w:date="2026-01-20T12:21:00Z" w16du:dateUtc="2026-01-20T03:21:00Z"/>
                    <w:rFonts w:ascii="ＭＳ 明朝" w:eastAsia="ＭＳ 明朝" w:hAnsi="ＭＳ 明朝"/>
                  </w:rPr>
                </w:rPrChange>
              </w:rPr>
            </w:pPr>
            <w:moveFrom w:id="7952" w:author="Masato YOSHIKAWA" w:date="2026-01-20T12:21:00Z" w16du:dateUtc="2026-01-20T03:21:00Z">
              <w:r w:rsidRPr="00B83013" w:rsidDel="005B6842">
                <w:rPr>
                  <w:rFonts w:ascii="Times New Roman" w:eastAsia="ＭＳ 明朝" w:hAnsi="Times New Roman" w:cs="Times New Roman"/>
                  <w:rPrChange w:id="7953" w:author="Masato YOSHIKAWA" w:date="2026-01-20T12:25:00Z" w16du:dateUtc="2026-01-20T03:25:00Z">
                    <w:rPr>
                      <w:rFonts w:ascii="ＭＳ 明朝" w:eastAsia="ＭＳ 明朝" w:hAnsi="ＭＳ 明朝"/>
                    </w:rPr>
                  </w:rPrChange>
                </w:rPr>
                <w:t>Minimization</w:t>
              </w:r>
            </w:moveFrom>
          </w:p>
        </w:tc>
      </w:tr>
      <w:tr w:rsidR="002E4570" w:rsidRPr="00B83013" w:rsidDel="005B6842" w14:paraId="1240D294" w14:textId="68880640" w:rsidTr="005B6842">
        <w:tc>
          <w:tcPr>
            <w:tcW w:w="583" w:type="pct"/>
            <w:tcPrChange w:id="7954" w:author="Masato YOSHIKAWA" w:date="2026-01-20T12:20:00Z" w16du:dateUtc="2026-01-20T03:20:00Z">
              <w:tcPr>
                <w:tcW w:w="582" w:type="pct"/>
              </w:tcPr>
            </w:tcPrChange>
          </w:tcPr>
          <w:p w14:paraId="4C70E03A" w14:textId="0633C268" w:rsidR="002E4570" w:rsidRPr="00B83013" w:rsidDel="005B6842" w:rsidRDefault="002E4570" w:rsidP="00A018DB">
            <w:pPr>
              <w:pStyle w:val="af8"/>
              <w:rPr>
                <w:moveFrom w:id="7955" w:author="Masato YOSHIKAWA" w:date="2026-01-20T12:21:00Z" w16du:dateUtc="2026-01-20T03:21:00Z"/>
                <w:rFonts w:ascii="Times New Roman" w:eastAsia="ＭＳ 明朝" w:hAnsi="Times New Roman" w:cs="Times New Roman"/>
                <w:rPrChange w:id="7956" w:author="Masato YOSHIKAWA" w:date="2026-01-20T12:25:00Z" w16du:dateUtc="2026-01-20T03:25:00Z">
                  <w:rPr>
                    <w:moveFrom w:id="7957" w:author="Masato YOSHIKAWA" w:date="2026-01-20T12:21:00Z" w16du:dateUtc="2026-01-20T03:21:00Z"/>
                    <w:rFonts w:ascii="ＭＳ 明朝" w:eastAsia="ＭＳ 明朝" w:hAnsi="ＭＳ 明朝"/>
                  </w:rPr>
                </w:rPrChange>
              </w:rPr>
            </w:pPr>
            <w:moveFrom w:id="7958" w:author="Masato YOSHIKAWA" w:date="2026-01-20T12:21:00Z" w16du:dateUtc="2026-01-20T03:21:00Z">
              <w:r w:rsidRPr="00B83013" w:rsidDel="005B6842">
                <w:rPr>
                  <w:rFonts w:ascii="Times New Roman" w:eastAsia="ＭＳ 明朝" w:hAnsi="Times New Roman" w:cs="Times New Roman" w:hint="eastAsia"/>
                  <w:rPrChange w:id="7959" w:author="Masato YOSHIKAWA" w:date="2026-01-20T12:25:00Z" w16du:dateUtc="2026-01-20T03:25:00Z">
                    <w:rPr>
                      <w:rFonts w:ascii="ＭＳ 明朝" w:eastAsia="ＭＳ 明朝" w:hAnsi="ＭＳ 明朝" w:hint="eastAsia"/>
                    </w:rPr>
                  </w:rPrChange>
                </w:rPr>
                <w:t>三坪</w:t>
              </w:r>
            </w:moveFrom>
          </w:p>
        </w:tc>
        <w:tc>
          <w:tcPr>
            <w:tcW w:w="583" w:type="pct"/>
            <w:tcPrChange w:id="7960" w:author="Masato YOSHIKAWA" w:date="2026-01-20T12:20:00Z" w16du:dateUtc="2026-01-20T03:20:00Z">
              <w:tcPr>
                <w:tcW w:w="583" w:type="pct"/>
              </w:tcPr>
            </w:tcPrChange>
          </w:tcPr>
          <w:p w14:paraId="2156EF8F" w14:textId="7A4CE9EE" w:rsidR="002E4570" w:rsidRPr="00B83013" w:rsidDel="005B6842" w:rsidRDefault="002E4570" w:rsidP="00A018DB">
            <w:pPr>
              <w:pStyle w:val="af8"/>
              <w:rPr>
                <w:moveFrom w:id="7961" w:author="Masato YOSHIKAWA" w:date="2026-01-20T12:21:00Z" w16du:dateUtc="2026-01-20T03:21:00Z"/>
                <w:rFonts w:ascii="Times New Roman" w:eastAsia="ＭＳ 明朝" w:hAnsi="Times New Roman" w:cs="Times New Roman"/>
                <w:rPrChange w:id="7962" w:author="Masato YOSHIKAWA" w:date="2026-01-20T12:25:00Z" w16du:dateUtc="2026-01-20T03:25:00Z">
                  <w:rPr>
                    <w:moveFrom w:id="7963" w:author="Masato YOSHIKAWA" w:date="2026-01-20T12:21:00Z" w16du:dateUtc="2026-01-20T03:21:00Z"/>
                    <w:rFonts w:ascii="ＭＳ 明朝" w:eastAsia="ＭＳ 明朝" w:hAnsi="ＭＳ 明朝"/>
                  </w:rPr>
                </w:rPrChange>
              </w:rPr>
            </w:pPr>
            <w:moveFrom w:id="7964" w:author="Masato YOSHIKAWA" w:date="2026-01-20T12:21:00Z" w16du:dateUtc="2026-01-20T03:21:00Z">
              <w:r w:rsidRPr="00B83013" w:rsidDel="005B6842">
                <w:rPr>
                  <w:rFonts w:ascii="Times New Roman" w:eastAsia="ＭＳ 明朝" w:hAnsi="Times New Roman" w:cs="Times New Roman"/>
                  <w:rPrChange w:id="7965" w:author="Masato YOSHIKAWA" w:date="2026-01-20T12:25:00Z" w16du:dateUtc="2026-01-20T03:25:00Z">
                    <w:rPr>
                      <w:rFonts w:ascii="ＭＳ 明朝" w:eastAsia="ＭＳ 明朝" w:hAnsi="ＭＳ 明朝"/>
                    </w:rPr>
                  </w:rPrChange>
                </w:rPr>
                <w:t>eleven feet square</w:t>
              </w:r>
            </w:moveFrom>
          </w:p>
        </w:tc>
        <w:tc>
          <w:tcPr>
            <w:tcW w:w="629" w:type="pct"/>
            <w:tcPrChange w:id="7966" w:author="Masato YOSHIKAWA" w:date="2026-01-20T12:20:00Z" w16du:dateUtc="2026-01-20T03:20:00Z">
              <w:tcPr>
                <w:tcW w:w="629" w:type="pct"/>
              </w:tcPr>
            </w:tcPrChange>
          </w:tcPr>
          <w:p w14:paraId="1F30F64D" w14:textId="58EE304C" w:rsidR="002E4570" w:rsidRPr="00B83013" w:rsidDel="005B6842" w:rsidRDefault="002E4570" w:rsidP="00A018DB">
            <w:pPr>
              <w:pStyle w:val="af8"/>
              <w:rPr>
                <w:moveFrom w:id="7967" w:author="Masato YOSHIKAWA" w:date="2026-01-20T12:21:00Z" w16du:dateUtc="2026-01-20T03:21:00Z"/>
                <w:rFonts w:ascii="Times New Roman" w:eastAsia="ＭＳ 明朝" w:hAnsi="Times New Roman" w:cs="Times New Roman"/>
                <w:rPrChange w:id="7968" w:author="Masato YOSHIKAWA" w:date="2026-01-20T12:25:00Z" w16du:dateUtc="2026-01-20T03:25:00Z">
                  <w:rPr>
                    <w:moveFrom w:id="7969" w:author="Masato YOSHIKAWA" w:date="2026-01-20T12:21:00Z" w16du:dateUtc="2026-01-20T03:21:00Z"/>
                    <w:rFonts w:ascii="ＭＳ 明朝" w:eastAsia="ＭＳ 明朝" w:hAnsi="ＭＳ 明朝"/>
                  </w:rPr>
                </w:rPrChange>
              </w:rPr>
            </w:pPr>
            <w:moveFrom w:id="7970" w:author="Masato YOSHIKAWA" w:date="2026-01-20T12:21:00Z" w16du:dateUtc="2026-01-20T03:21:00Z">
              <w:r w:rsidRPr="00B83013" w:rsidDel="005B6842">
                <w:rPr>
                  <w:rFonts w:ascii="Times New Roman" w:eastAsia="ＭＳ 明朝" w:hAnsi="Times New Roman" w:cs="Times New Roman"/>
                  <w:rPrChange w:id="7971" w:author="Masato YOSHIKAWA" w:date="2026-01-20T12:25:00Z" w16du:dateUtc="2026-01-20T03:25:00Z">
                    <w:rPr>
                      <w:rFonts w:ascii="ＭＳ 明朝" w:eastAsia="ＭＳ 明朝" w:hAnsi="ＭＳ 明朝"/>
                    </w:rPr>
                  </w:rPrChange>
                </w:rPr>
                <w:t>a small patch of ground</w:t>
              </w:r>
            </w:moveFrom>
          </w:p>
        </w:tc>
        <w:tc>
          <w:tcPr>
            <w:tcW w:w="779" w:type="pct"/>
            <w:tcPrChange w:id="7972" w:author="Masato YOSHIKAWA" w:date="2026-01-20T12:20:00Z" w16du:dateUtc="2026-01-20T03:20:00Z">
              <w:tcPr>
                <w:tcW w:w="779" w:type="pct"/>
              </w:tcPr>
            </w:tcPrChange>
          </w:tcPr>
          <w:p w14:paraId="3465A80A" w14:textId="08D561CC" w:rsidR="002E4570" w:rsidRPr="00B83013" w:rsidDel="005B6842" w:rsidRDefault="002E4570" w:rsidP="00A018DB">
            <w:pPr>
              <w:pStyle w:val="af8"/>
              <w:rPr>
                <w:moveFrom w:id="7973" w:author="Masato YOSHIKAWA" w:date="2026-01-20T12:21:00Z" w16du:dateUtc="2026-01-20T03:21:00Z"/>
                <w:rFonts w:ascii="Times New Roman" w:eastAsia="ＭＳ 明朝" w:hAnsi="Times New Roman" w:cs="Times New Roman"/>
                <w:rPrChange w:id="7974" w:author="Masato YOSHIKAWA" w:date="2026-01-20T12:25:00Z" w16du:dateUtc="2026-01-20T03:25:00Z">
                  <w:rPr>
                    <w:moveFrom w:id="7975" w:author="Masato YOSHIKAWA" w:date="2026-01-20T12:21:00Z" w16du:dateUtc="2026-01-20T03:21:00Z"/>
                    <w:rFonts w:ascii="ＭＳ 明朝" w:eastAsia="ＭＳ 明朝" w:hAnsi="ＭＳ 明朝"/>
                  </w:rPr>
                </w:rPrChange>
              </w:rPr>
            </w:pPr>
            <w:moveFrom w:id="7976" w:author="Masato YOSHIKAWA" w:date="2026-01-20T12:21:00Z" w16du:dateUtc="2026-01-20T03:21:00Z">
              <w:r w:rsidRPr="00B83013" w:rsidDel="005B6842">
                <w:rPr>
                  <w:rFonts w:ascii="Times New Roman" w:eastAsia="ＭＳ 明朝" w:hAnsi="Times New Roman" w:cs="Times New Roman"/>
                  <w:rPrChange w:id="7977" w:author="Masato YOSHIKAWA" w:date="2026-01-20T12:25:00Z" w16du:dateUtc="2026-01-20T03:25:00Z">
                    <w:rPr>
                      <w:rFonts w:ascii="ＭＳ 明朝" w:eastAsia="ＭＳ 明朝" w:hAnsi="ＭＳ 明朝"/>
                    </w:rPr>
                  </w:rPrChange>
                </w:rPr>
                <w:t>Established equivalent</w:t>
              </w:r>
            </w:moveFrom>
          </w:p>
        </w:tc>
        <w:tc>
          <w:tcPr>
            <w:tcW w:w="744" w:type="pct"/>
            <w:tcPrChange w:id="7978" w:author="Masato YOSHIKAWA" w:date="2026-01-20T12:20:00Z" w16du:dateUtc="2026-01-20T03:20:00Z">
              <w:tcPr>
                <w:tcW w:w="744" w:type="pct"/>
              </w:tcPr>
            </w:tcPrChange>
          </w:tcPr>
          <w:p w14:paraId="3AEC46B9" w14:textId="3DF1BE25" w:rsidR="002E4570" w:rsidRPr="00B83013" w:rsidDel="005B6842" w:rsidRDefault="002E4570" w:rsidP="00A018DB">
            <w:pPr>
              <w:pStyle w:val="af8"/>
              <w:rPr>
                <w:moveFrom w:id="7979" w:author="Masato YOSHIKAWA" w:date="2026-01-20T12:21:00Z" w16du:dateUtc="2026-01-20T03:21:00Z"/>
                <w:rFonts w:ascii="Times New Roman" w:eastAsia="ＭＳ 明朝" w:hAnsi="Times New Roman" w:cs="Times New Roman"/>
                <w:rPrChange w:id="7980" w:author="Masato YOSHIKAWA" w:date="2026-01-20T12:25:00Z" w16du:dateUtc="2026-01-20T03:25:00Z">
                  <w:rPr>
                    <w:moveFrom w:id="7981" w:author="Masato YOSHIKAWA" w:date="2026-01-20T12:21:00Z" w16du:dateUtc="2026-01-20T03:21:00Z"/>
                    <w:rFonts w:ascii="ＭＳ 明朝" w:eastAsia="ＭＳ 明朝" w:hAnsi="ＭＳ 明朝"/>
                  </w:rPr>
                </w:rPrChange>
              </w:rPr>
            </w:pPr>
            <w:moveFrom w:id="7982" w:author="Masato YOSHIKAWA" w:date="2026-01-20T12:21:00Z" w16du:dateUtc="2026-01-20T03:21:00Z">
              <w:r w:rsidRPr="00B83013" w:rsidDel="005B6842">
                <w:rPr>
                  <w:rFonts w:ascii="Times New Roman" w:eastAsia="ＭＳ 明朝" w:hAnsi="Times New Roman" w:cs="Times New Roman"/>
                  <w:rPrChange w:id="7983" w:author="Masato YOSHIKAWA" w:date="2026-01-20T12:25:00Z" w16du:dateUtc="2026-01-20T03:25:00Z">
                    <w:rPr>
                      <w:rFonts w:ascii="ＭＳ 明朝" w:eastAsia="ＭＳ 明朝" w:hAnsi="ＭＳ 明朝"/>
                    </w:rPr>
                  </w:rPrChange>
                </w:rPr>
                <w:t>Minimization</w:t>
              </w:r>
            </w:moveFrom>
          </w:p>
        </w:tc>
        <w:tc>
          <w:tcPr>
            <w:tcW w:w="851" w:type="pct"/>
            <w:tcPrChange w:id="7984" w:author="Masato YOSHIKAWA" w:date="2026-01-20T12:20:00Z" w16du:dateUtc="2026-01-20T03:20:00Z">
              <w:tcPr>
                <w:tcW w:w="851" w:type="pct"/>
              </w:tcPr>
            </w:tcPrChange>
          </w:tcPr>
          <w:p w14:paraId="1561FECD" w14:textId="0BBB651B" w:rsidR="002E4570" w:rsidRPr="00B83013" w:rsidDel="005B6842" w:rsidRDefault="002E4570" w:rsidP="00A018DB">
            <w:pPr>
              <w:pStyle w:val="af8"/>
              <w:rPr>
                <w:moveFrom w:id="7985" w:author="Masato YOSHIKAWA" w:date="2026-01-20T12:21:00Z" w16du:dateUtc="2026-01-20T03:21:00Z"/>
                <w:rFonts w:ascii="Times New Roman" w:eastAsia="ＭＳ 明朝" w:hAnsi="Times New Roman" w:cs="Times New Roman"/>
                <w:rPrChange w:id="7986" w:author="Masato YOSHIKAWA" w:date="2026-01-20T12:25:00Z" w16du:dateUtc="2026-01-20T03:25:00Z">
                  <w:rPr>
                    <w:moveFrom w:id="7987" w:author="Masato YOSHIKAWA" w:date="2026-01-20T12:21:00Z" w16du:dateUtc="2026-01-20T03:21:00Z"/>
                    <w:rFonts w:ascii="ＭＳ 明朝" w:eastAsia="ＭＳ 明朝" w:hAnsi="ＭＳ 明朝"/>
                  </w:rPr>
                </w:rPrChange>
              </w:rPr>
            </w:pPr>
            <w:moveFrom w:id="7988" w:author="Masato YOSHIKAWA" w:date="2026-01-20T12:21:00Z" w16du:dateUtc="2026-01-20T03:21:00Z">
              <w:r w:rsidRPr="00B83013" w:rsidDel="005B6842">
                <w:rPr>
                  <w:rFonts w:ascii="Times New Roman" w:eastAsia="ＭＳ 明朝" w:hAnsi="Times New Roman" w:cs="Times New Roman"/>
                  <w:rPrChange w:id="7989" w:author="Masato YOSHIKAWA" w:date="2026-01-20T12:25:00Z" w16du:dateUtc="2026-01-20T03:25:00Z">
                    <w:rPr>
                      <w:rFonts w:ascii="ＭＳ 明朝" w:eastAsia="ＭＳ 明朝" w:hAnsi="ＭＳ 明朝"/>
                    </w:rPr>
                  </w:rPrChange>
                </w:rPr>
                <w:t>Generalization</w:t>
              </w:r>
            </w:moveFrom>
          </w:p>
        </w:tc>
        <w:tc>
          <w:tcPr>
            <w:tcW w:w="831" w:type="pct"/>
            <w:tcPrChange w:id="7990" w:author="Masato YOSHIKAWA" w:date="2026-01-20T12:20:00Z" w16du:dateUtc="2026-01-20T03:20:00Z">
              <w:tcPr>
                <w:tcW w:w="831" w:type="pct"/>
              </w:tcPr>
            </w:tcPrChange>
          </w:tcPr>
          <w:p w14:paraId="6B78BEE9" w14:textId="56E9F5D0" w:rsidR="002E4570" w:rsidRPr="00B83013" w:rsidDel="005B6842" w:rsidRDefault="002E4570" w:rsidP="00A018DB">
            <w:pPr>
              <w:pStyle w:val="af8"/>
              <w:rPr>
                <w:moveFrom w:id="7991" w:author="Masato YOSHIKAWA" w:date="2026-01-20T12:21:00Z" w16du:dateUtc="2026-01-20T03:21:00Z"/>
                <w:rFonts w:ascii="Times New Roman" w:eastAsia="ＭＳ 明朝" w:hAnsi="Times New Roman" w:cs="Times New Roman"/>
                <w:rPrChange w:id="7992" w:author="Masato YOSHIKAWA" w:date="2026-01-20T12:25:00Z" w16du:dateUtc="2026-01-20T03:25:00Z">
                  <w:rPr>
                    <w:moveFrom w:id="7993" w:author="Masato YOSHIKAWA" w:date="2026-01-20T12:21:00Z" w16du:dateUtc="2026-01-20T03:21:00Z"/>
                    <w:rFonts w:ascii="ＭＳ 明朝" w:eastAsia="ＭＳ 明朝" w:hAnsi="ＭＳ 明朝"/>
                  </w:rPr>
                </w:rPrChange>
              </w:rPr>
            </w:pPr>
            <w:moveFrom w:id="7994" w:author="Masato YOSHIKAWA" w:date="2026-01-20T12:21:00Z" w16du:dateUtc="2026-01-20T03:21:00Z">
              <w:r w:rsidRPr="00B83013" w:rsidDel="005B6842">
                <w:rPr>
                  <w:rFonts w:ascii="Times New Roman" w:eastAsia="ＭＳ 明朝" w:hAnsi="Times New Roman" w:cs="Times New Roman"/>
                  <w:rPrChange w:id="7995" w:author="Masato YOSHIKAWA" w:date="2026-01-20T12:25:00Z" w16du:dateUtc="2026-01-20T03:25:00Z">
                    <w:rPr>
                      <w:rFonts w:ascii="ＭＳ 明朝" w:eastAsia="ＭＳ 明朝" w:hAnsi="ＭＳ 明朝"/>
                    </w:rPr>
                  </w:rPrChange>
                </w:rPr>
                <w:t>Minimization</w:t>
              </w:r>
            </w:moveFrom>
          </w:p>
        </w:tc>
      </w:tr>
      <w:tr w:rsidR="002E4570" w:rsidRPr="00B83013" w:rsidDel="005B6842" w14:paraId="0EFF5B80" w14:textId="379D0F76" w:rsidTr="005B6842">
        <w:tc>
          <w:tcPr>
            <w:tcW w:w="583" w:type="pct"/>
            <w:tcPrChange w:id="7996" w:author="Masato YOSHIKAWA" w:date="2026-01-20T12:20:00Z" w16du:dateUtc="2026-01-20T03:20:00Z">
              <w:tcPr>
                <w:tcW w:w="582" w:type="pct"/>
              </w:tcPr>
            </w:tcPrChange>
          </w:tcPr>
          <w:p w14:paraId="5BDB3AD3" w14:textId="42A7CAF7" w:rsidR="002E4570" w:rsidRPr="00B83013" w:rsidDel="005B6842" w:rsidRDefault="002E4570" w:rsidP="00A018DB">
            <w:pPr>
              <w:pStyle w:val="af8"/>
              <w:rPr>
                <w:moveFrom w:id="7997" w:author="Masato YOSHIKAWA" w:date="2026-01-20T12:21:00Z" w16du:dateUtc="2026-01-20T03:21:00Z"/>
                <w:rFonts w:ascii="Times New Roman" w:eastAsia="ＭＳ 明朝" w:hAnsi="Times New Roman" w:cs="Times New Roman"/>
                <w:rPrChange w:id="7998" w:author="Masato YOSHIKAWA" w:date="2026-01-20T12:25:00Z" w16du:dateUtc="2026-01-20T03:25:00Z">
                  <w:rPr>
                    <w:moveFrom w:id="7999" w:author="Masato YOSHIKAWA" w:date="2026-01-20T12:21:00Z" w16du:dateUtc="2026-01-20T03:21:00Z"/>
                    <w:rFonts w:ascii="ＭＳ 明朝" w:eastAsia="ＭＳ 明朝" w:hAnsi="ＭＳ 明朝"/>
                  </w:rPr>
                </w:rPrChange>
              </w:rPr>
            </w:pPr>
            <w:moveFrom w:id="8000" w:author="Masato YOSHIKAWA" w:date="2026-01-20T12:21:00Z" w16du:dateUtc="2026-01-20T03:21:00Z">
              <w:r w:rsidRPr="00B83013" w:rsidDel="005B6842">
                <w:rPr>
                  <w:rFonts w:ascii="Times New Roman" w:eastAsia="ＭＳ 明朝" w:hAnsi="Times New Roman" w:cs="Times New Roman" w:hint="eastAsia"/>
                  <w:rPrChange w:id="8001" w:author="Masato YOSHIKAWA" w:date="2026-01-20T12:25:00Z" w16du:dateUtc="2026-01-20T03:25:00Z">
                    <w:rPr>
                      <w:rFonts w:ascii="ＭＳ 明朝" w:eastAsia="ＭＳ 明朝" w:hAnsi="ＭＳ 明朝" w:hint="eastAsia"/>
                    </w:rPr>
                  </w:rPrChange>
                </w:rPr>
                <w:t>蟇口</w:t>
              </w:r>
            </w:moveFrom>
          </w:p>
        </w:tc>
        <w:tc>
          <w:tcPr>
            <w:tcW w:w="583" w:type="pct"/>
            <w:tcPrChange w:id="8002" w:author="Masato YOSHIKAWA" w:date="2026-01-20T12:20:00Z" w16du:dateUtc="2026-01-20T03:20:00Z">
              <w:tcPr>
                <w:tcW w:w="583" w:type="pct"/>
              </w:tcPr>
            </w:tcPrChange>
          </w:tcPr>
          <w:p w14:paraId="046CA04D" w14:textId="4D134B0D" w:rsidR="002E4570" w:rsidRPr="00B83013" w:rsidDel="005B6842" w:rsidRDefault="002E4570" w:rsidP="00A018DB">
            <w:pPr>
              <w:pStyle w:val="af8"/>
              <w:rPr>
                <w:moveFrom w:id="8003" w:author="Masato YOSHIKAWA" w:date="2026-01-20T12:21:00Z" w16du:dateUtc="2026-01-20T03:21:00Z"/>
                <w:rFonts w:ascii="Times New Roman" w:eastAsia="ＭＳ 明朝" w:hAnsi="Times New Roman" w:cs="Times New Roman"/>
                <w:rPrChange w:id="8004" w:author="Masato YOSHIKAWA" w:date="2026-01-20T12:25:00Z" w16du:dateUtc="2026-01-20T03:25:00Z">
                  <w:rPr>
                    <w:moveFrom w:id="8005" w:author="Masato YOSHIKAWA" w:date="2026-01-20T12:21:00Z" w16du:dateUtc="2026-01-20T03:21:00Z"/>
                    <w:rFonts w:ascii="ＭＳ 明朝" w:eastAsia="ＭＳ 明朝" w:hAnsi="ＭＳ 明朝"/>
                  </w:rPr>
                </w:rPrChange>
              </w:rPr>
            </w:pPr>
            <w:moveFrom w:id="8006" w:author="Masato YOSHIKAWA" w:date="2026-01-20T12:21:00Z" w16du:dateUtc="2026-01-20T03:21:00Z">
              <w:r w:rsidRPr="00B83013" w:rsidDel="005B6842">
                <w:rPr>
                  <w:rFonts w:ascii="Times New Roman" w:eastAsia="ＭＳ 明朝" w:hAnsi="Times New Roman" w:cs="Times New Roman"/>
                  <w:rPrChange w:id="8007" w:author="Masato YOSHIKAWA" w:date="2026-01-20T12:25:00Z" w16du:dateUtc="2026-01-20T03:25:00Z">
                    <w:rPr>
                      <w:rFonts w:ascii="ＭＳ 明朝" w:eastAsia="ＭＳ 明朝" w:hAnsi="ＭＳ 明朝"/>
                    </w:rPr>
                  </w:rPrChange>
                </w:rPr>
                <w:t>purse</w:t>
              </w:r>
            </w:moveFrom>
          </w:p>
        </w:tc>
        <w:tc>
          <w:tcPr>
            <w:tcW w:w="629" w:type="pct"/>
            <w:tcPrChange w:id="8008" w:author="Masato YOSHIKAWA" w:date="2026-01-20T12:20:00Z" w16du:dateUtc="2026-01-20T03:20:00Z">
              <w:tcPr>
                <w:tcW w:w="629" w:type="pct"/>
              </w:tcPr>
            </w:tcPrChange>
          </w:tcPr>
          <w:p w14:paraId="564E4FCF" w14:textId="57A8D7FE" w:rsidR="002E4570" w:rsidRPr="00B83013" w:rsidDel="005B6842" w:rsidRDefault="002E4570" w:rsidP="00A018DB">
            <w:pPr>
              <w:pStyle w:val="af8"/>
              <w:rPr>
                <w:moveFrom w:id="8009" w:author="Masato YOSHIKAWA" w:date="2026-01-20T12:21:00Z" w16du:dateUtc="2026-01-20T03:21:00Z"/>
                <w:rFonts w:ascii="Times New Roman" w:eastAsia="ＭＳ 明朝" w:hAnsi="Times New Roman" w:cs="Times New Roman"/>
                <w:rPrChange w:id="8010" w:author="Masato YOSHIKAWA" w:date="2026-01-20T12:25:00Z" w16du:dateUtc="2026-01-20T03:25:00Z">
                  <w:rPr>
                    <w:moveFrom w:id="8011" w:author="Masato YOSHIKAWA" w:date="2026-01-20T12:21:00Z" w16du:dateUtc="2026-01-20T03:21:00Z"/>
                    <w:rFonts w:ascii="ＭＳ 明朝" w:eastAsia="ＭＳ 明朝" w:hAnsi="ＭＳ 明朝"/>
                  </w:rPr>
                </w:rPrChange>
              </w:rPr>
            </w:pPr>
            <w:moveFrom w:id="8012" w:author="Masato YOSHIKAWA" w:date="2026-01-20T12:21:00Z" w16du:dateUtc="2026-01-20T03:21:00Z">
              <w:r w:rsidRPr="00B83013" w:rsidDel="005B6842">
                <w:rPr>
                  <w:rFonts w:ascii="Times New Roman" w:eastAsia="ＭＳ 明朝" w:hAnsi="Times New Roman" w:cs="Times New Roman"/>
                  <w:rPrChange w:id="8013" w:author="Masato YOSHIKAWA" w:date="2026-01-20T12:25:00Z" w16du:dateUtc="2026-01-20T03:25:00Z">
                    <w:rPr>
                      <w:rFonts w:ascii="ＭＳ 明朝" w:eastAsia="ＭＳ 明朝" w:hAnsi="ＭＳ 明朝"/>
                    </w:rPr>
                  </w:rPrChange>
                </w:rPr>
                <w:t>purse</w:t>
              </w:r>
            </w:moveFrom>
          </w:p>
        </w:tc>
        <w:tc>
          <w:tcPr>
            <w:tcW w:w="779" w:type="pct"/>
            <w:tcPrChange w:id="8014" w:author="Masato YOSHIKAWA" w:date="2026-01-20T12:20:00Z" w16du:dateUtc="2026-01-20T03:20:00Z">
              <w:tcPr>
                <w:tcW w:w="779" w:type="pct"/>
              </w:tcPr>
            </w:tcPrChange>
          </w:tcPr>
          <w:p w14:paraId="1558ADFD" w14:textId="7315C779" w:rsidR="002E4570" w:rsidRPr="00B83013" w:rsidDel="005B6842" w:rsidRDefault="002E4570" w:rsidP="00A018DB">
            <w:pPr>
              <w:pStyle w:val="af8"/>
              <w:rPr>
                <w:moveFrom w:id="8015" w:author="Masato YOSHIKAWA" w:date="2026-01-20T12:21:00Z" w16du:dateUtc="2026-01-20T03:21:00Z"/>
                <w:rFonts w:ascii="Times New Roman" w:eastAsia="ＭＳ 明朝" w:hAnsi="Times New Roman" w:cs="Times New Roman"/>
                <w:rPrChange w:id="8016" w:author="Masato YOSHIKAWA" w:date="2026-01-20T12:25:00Z" w16du:dateUtc="2026-01-20T03:25:00Z">
                  <w:rPr>
                    <w:moveFrom w:id="8017" w:author="Masato YOSHIKAWA" w:date="2026-01-20T12:21:00Z" w16du:dateUtc="2026-01-20T03:21:00Z"/>
                    <w:rFonts w:ascii="ＭＳ 明朝" w:eastAsia="ＭＳ 明朝" w:hAnsi="ＭＳ 明朝"/>
                  </w:rPr>
                </w:rPrChange>
              </w:rPr>
            </w:pPr>
            <w:moveFrom w:id="8018" w:author="Masato YOSHIKAWA" w:date="2026-01-20T12:21:00Z" w16du:dateUtc="2026-01-20T03:21:00Z">
              <w:r w:rsidRPr="00B83013" w:rsidDel="005B6842">
                <w:rPr>
                  <w:rFonts w:ascii="Times New Roman" w:eastAsia="ＭＳ 明朝" w:hAnsi="Times New Roman" w:cs="Times New Roman"/>
                  <w:rPrChange w:id="8019" w:author="Masato YOSHIKAWA" w:date="2026-01-20T12:25:00Z" w16du:dateUtc="2026-01-20T03:25:00Z">
                    <w:rPr>
                      <w:rFonts w:ascii="ＭＳ 明朝" w:eastAsia="ＭＳ 明朝" w:hAnsi="ＭＳ 明朝"/>
                    </w:rPr>
                  </w:rPrChange>
                </w:rPr>
                <w:t>Established equivalent</w:t>
              </w:r>
            </w:moveFrom>
          </w:p>
        </w:tc>
        <w:tc>
          <w:tcPr>
            <w:tcW w:w="744" w:type="pct"/>
            <w:tcPrChange w:id="8020" w:author="Masato YOSHIKAWA" w:date="2026-01-20T12:20:00Z" w16du:dateUtc="2026-01-20T03:20:00Z">
              <w:tcPr>
                <w:tcW w:w="744" w:type="pct"/>
              </w:tcPr>
            </w:tcPrChange>
          </w:tcPr>
          <w:p w14:paraId="06178B12" w14:textId="7D8F4E58" w:rsidR="002E4570" w:rsidRPr="00B83013" w:rsidDel="005B6842" w:rsidRDefault="002E4570" w:rsidP="00A018DB">
            <w:pPr>
              <w:pStyle w:val="af8"/>
              <w:rPr>
                <w:moveFrom w:id="8021" w:author="Masato YOSHIKAWA" w:date="2026-01-20T12:21:00Z" w16du:dateUtc="2026-01-20T03:21:00Z"/>
                <w:rFonts w:ascii="Times New Roman" w:eastAsia="ＭＳ 明朝" w:hAnsi="Times New Roman" w:cs="Times New Roman"/>
                <w:rPrChange w:id="8022" w:author="Masato YOSHIKAWA" w:date="2026-01-20T12:25:00Z" w16du:dateUtc="2026-01-20T03:25:00Z">
                  <w:rPr>
                    <w:moveFrom w:id="8023" w:author="Masato YOSHIKAWA" w:date="2026-01-20T12:21:00Z" w16du:dateUtc="2026-01-20T03:21:00Z"/>
                    <w:rFonts w:ascii="ＭＳ 明朝" w:eastAsia="ＭＳ 明朝" w:hAnsi="ＭＳ 明朝"/>
                  </w:rPr>
                </w:rPrChange>
              </w:rPr>
            </w:pPr>
            <w:moveFrom w:id="8024" w:author="Masato YOSHIKAWA" w:date="2026-01-20T12:21:00Z" w16du:dateUtc="2026-01-20T03:21:00Z">
              <w:r w:rsidRPr="00B83013" w:rsidDel="005B6842">
                <w:rPr>
                  <w:rFonts w:ascii="Times New Roman" w:eastAsia="ＭＳ 明朝" w:hAnsi="Times New Roman" w:cs="Times New Roman"/>
                  <w:rPrChange w:id="8025" w:author="Masato YOSHIKAWA" w:date="2026-01-20T12:25:00Z" w16du:dateUtc="2026-01-20T03:25:00Z">
                    <w:rPr>
                      <w:rFonts w:ascii="ＭＳ 明朝" w:eastAsia="ＭＳ 明朝" w:hAnsi="ＭＳ 明朝"/>
                    </w:rPr>
                  </w:rPrChange>
                </w:rPr>
                <w:t>Minimization</w:t>
              </w:r>
            </w:moveFrom>
          </w:p>
        </w:tc>
        <w:tc>
          <w:tcPr>
            <w:tcW w:w="851" w:type="pct"/>
            <w:tcPrChange w:id="8026" w:author="Masato YOSHIKAWA" w:date="2026-01-20T12:20:00Z" w16du:dateUtc="2026-01-20T03:20:00Z">
              <w:tcPr>
                <w:tcW w:w="851" w:type="pct"/>
              </w:tcPr>
            </w:tcPrChange>
          </w:tcPr>
          <w:p w14:paraId="503EE1F1" w14:textId="6B5DF151" w:rsidR="002E4570" w:rsidRPr="00B83013" w:rsidDel="005B6842" w:rsidRDefault="002E4570" w:rsidP="00A018DB">
            <w:pPr>
              <w:pStyle w:val="af8"/>
              <w:rPr>
                <w:moveFrom w:id="8027" w:author="Masato YOSHIKAWA" w:date="2026-01-20T12:21:00Z" w16du:dateUtc="2026-01-20T03:21:00Z"/>
                <w:rFonts w:ascii="Times New Roman" w:eastAsia="ＭＳ 明朝" w:hAnsi="Times New Roman" w:cs="Times New Roman"/>
                <w:rPrChange w:id="8028" w:author="Masato YOSHIKAWA" w:date="2026-01-20T12:25:00Z" w16du:dateUtc="2026-01-20T03:25:00Z">
                  <w:rPr>
                    <w:moveFrom w:id="8029" w:author="Masato YOSHIKAWA" w:date="2026-01-20T12:21:00Z" w16du:dateUtc="2026-01-20T03:21:00Z"/>
                    <w:rFonts w:ascii="ＭＳ 明朝" w:eastAsia="ＭＳ 明朝" w:hAnsi="ＭＳ 明朝"/>
                  </w:rPr>
                </w:rPrChange>
              </w:rPr>
            </w:pPr>
            <w:moveFrom w:id="8030" w:author="Masato YOSHIKAWA" w:date="2026-01-20T12:21:00Z" w16du:dateUtc="2026-01-20T03:21:00Z">
              <w:r w:rsidRPr="00B83013" w:rsidDel="005B6842">
                <w:rPr>
                  <w:rFonts w:ascii="Times New Roman" w:eastAsia="ＭＳ 明朝" w:hAnsi="Times New Roman" w:cs="Times New Roman"/>
                  <w:rPrChange w:id="8031" w:author="Masato YOSHIKAWA" w:date="2026-01-20T12:25:00Z" w16du:dateUtc="2026-01-20T03:25:00Z">
                    <w:rPr>
                      <w:rFonts w:ascii="ＭＳ 明朝" w:eastAsia="ＭＳ 明朝" w:hAnsi="ＭＳ 明朝"/>
                    </w:rPr>
                  </w:rPrChange>
                </w:rPr>
                <w:t>Established equivalent</w:t>
              </w:r>
            </w:moveFrom>
          </w:p>
        </w:tc>
        <w:tc>
          <w:tcPr>
            <w:tcW w:w="831" w:type="pct"/>
            <w:tcPrChange w:id="8032" w:author="Masato YOSHIKAWA" w:date="2026-01-20T12:20:00Z" w16du:dateUtc="2026-01-20T03:20:00Z">
              <w:tcPr>
                <w:tcW w:w="831" w:type="pct"/>
              </w:tcPr>
            </w:tcPrChange>
          </w:tcPr>
          <w:p w14:paraId="176EC16E" w14:textId="23957458" w:rsidR="002E4570" w:rsidRPr="00B83013" w:rsidDel="005B6842" w:rsidRDefault="002E4570" w:rsidP="00A018DB">
            <w:pPr>
              <w:pStyle w:val="af8"/>
              <w:rPr>
                <w:moveFrom w:id="8033" w:author="Masato YOSHIKAWA" w:date="2026-01-20T12:21:00Z" w16du:dateUtc="2026-01-20T03:21:00Z"/>
                <w:rFonts w:ascii="Times New Roman" w:eastAsia="ＭＳ 明朝" w:hAnsi="Times New Roman" w:cs="Times New Roman"/>
                <w:rPrChange w:id="8034" w:author="Masato YOSHIKAWA" w:date="2026-01-20T12:25:00Z" w16du:dateUtc="2026-01-20T03:25:00Z">
                  <w:rPr>
                    <w:moveFrom w:id="8035" w:author="Masato YOSHIKAWA" w:date="2026-01-20T12:21:00Z" w16du:dateUtc="2026-01-20T03:21:00Z"/>
                    <w:rFonts w:ascii="ＭＳ 明朝" w:eastAsia="ＭＳ 明朝" w:hAnsi="ＭＳ 明朝"/>
                  </w:rPr>
                </w:rPrChange>
              </w:rPr>
            </w:pPr>
            <w:moveFrom w:id="8036" w:author="Masato YOSHIKAWA" w:date="2026-01-20T12:21:00Z" w16du:dateUtc="2026-01-20T03:21:00Z">
              <w:r w:rsidRPr="00B83013" w:rsidDel="005B6842">
                <w:rPr>
                  <w:rFonts w:ascii="Times New Roman" w:eastAsia="ＭＳ 明朝" w:hAnsi="Times New Roman" w:cs="Times New Roman"/>
                  <w:rPrChange w:id="8037" w:author="Masato YOSHIKAWA" w:date="2026-01-20T12:25:00Z" w16du:dateUtc="2026-01-20T03:25:00Z">
                    <w:rPr>
                      <w:rFonts w:ascii="ＭＳ 明朝" w:eastAsia="ＭＳ 明朝" w:hAnsi="ＭＳ 明朝"/>
                    </w:rPr>
                  </w:rPrChange>
                </w:rPr>
                <w:t>Minimization</w:t>
              </w:r>
            </w:moveFrom>
          </w:p>
        </w:tc>
      </w:tr>
      <w:tr w:rsidR="002E4570" w:rsidRPr="00B83013" w:rsidDel="005B6842" w14:paraId="205DEA72" w14:textId="54B36641" w:rsidTr="005B6842">
        <w:tc>
          <w:tcPr>
            <w:tcW w:w="583" w:type="pct"/>
            <w:tcPrChange w:id="8038" w:author="Masato YOSHIKAWA" w:date="2026-01-20T12:20:00Z" w16du:dateUtc="2026-01-20T03:20:00Z">
              <w:tcPr>
                <w:tcW w:w="582" w:type="pct"/>
              </w:tcPr>
            </w:tcPrChange>
          </w:tcPr>
          <w:p w14:paraId="7565FC5D" w14:textId="4E1AD1AF" w:rsidR="002E4570" w:rsidRPr="00B83013" w:rsidDel="005B6842" w:rsidRDefault="002E4570" w:rsidP="00A018DB">
            <w:pPr>
              <w:pStyle w:val="af8"/>
              <w:rPr>
                <w:moveFrom w:id="8039" w:author="Masato YOSHIKAWA" w:date="2026-01-20T12:21:00Z" w16du:dateUtc="2026-01-20T03:21:00Z"/>
                <w:rFonts w:ascii="Times New Roman" w:eastAsia="ＭＳ 明朝" w:hAnsi="Times New Roman" w:cs="Times New Roman"/>
                <w:rPrChange w:id="8040" w:author="Masato YOSHIKAWA" w:date="2026-01-20T12:25:00Z" w16du:dateUtc="2026-01-20T03:25:00Z">
                  <w:rPr>
                    <w:moveFrom w:id="8041" w:author="Masato YOSHIKAWA" w:date="2026-01-20T12:21:00Z" w16du:dateUtc="2026-01-20T03:21:00Z"/>
                    <w:rFonts w:ascii="ＭＳ 明朝" w:eastAsia="ＭＳ 明朝" w:hAnsi="ＭＳ 明朝"/>
                  </w:rPr>
                </w:rPrChange>
              </w:rPr>
            </w:pPr>
            <w:moveFrom w:id="8042" w:author="Masato YOSHIKAWA" w:date="2026-01-20T12:21:00Z" w16du:dateUtc="2026-01-20T03:21:00Z">
              <w:r w:rsidRPr="00B83013" w:rsidDel="005B6842">
                <w:rPr>
                  <w:rFonts w:ascii="Times New Roman" w:eastAsia="ＭＳ 明朝" w:hAnsi="Times New Roman" w:cs="Times New Roman" w:hint="eastAsia"/>
                  <w:rPrChange w:id="8043" w:author="Masato YOSHIKAWA" w:date="2026-01-20T12:25:00Z" w16du:dateUtc="2026-01-20T03:25:00Z">
                    <w:rPr>
                      <w:rFonts w:ascii="ＭＳ 明朝" w:eastAsia="ＭＳ 明朝" w:hAnsi="ＭＳ 明朝" w:hint="eastAsia"/>
                    </w:rPr>
                  </w:rPrChange>
                </w:rPr>
                <w:t>五銭</w:t>
              </w:r>
            </w:moveFrom>
          </w:p>
        </w:tc>
        <w:tc>
          <w:tcPr>
            <w:tcW w:w="583" w:type="pct"/>
            <w:tcPrChange w:id="8044" w:author="Masato YOSHIKAWA" w:date="2026-01-20T12:20:00Z" w16du:dateUtc="2026-01-20T03:20:00Z">
              <w:tcPr>
                <w:tcW w:w="583" w:type="pct"/>
              </w:tcPr>
            </w:tcPrChange>
          </w:tcPr>
          <w:p w14:paraId="648F64D5" w14:textId="52004540" w:rsidR="002E4570" w:rsidRPr="00B83013" w:rsidDel="005B6842" w:rsidRDefault="002E4570" w:rsidP="00A018DB">
            <w:pPr>
              <w:pStyle w:val="af8"/>
              <w:rPr>
                <w:moveFrom w:id="8045" w:author="Masato YOSHIKAWA" w:date="2026-01-20T12:21:00Z" w16du:dateUtc="2026-01-20T03:21:00Z"/>
                <w:rFonts w:ascii="Times New Roman" w:eastAsia="ＭＳ 明朝" w:hAnsi="Times New Roman" w:cs="Times New Roman"/>
                <w:rPrChange w:id="8046" w:author="Masato YOSHIKAWA" w:date="2026-01-20T12:25:00Z" w16du:dateUtc="2026-01-20T03:25:00Z">
                  <w:rPr>
                    <w:moveFrom w:id="8047" w:author="Masato YOSHIKAWA" w:date="2026-01-20T12:21:00Z" w16du:dateUtc="2026-01-20T03:21:00Z"/>
                    <w:rFonts w:ascii="ＭＳ 明朝" w:eastAsia="ＭＳ 明朝" w:hAnsi="ＭＳ 明朝"/>
                  </w:rPr>
                </w:rPrChange>
              </w:rPr>
            </w:pPr>
            <w:moveFrom w:id="8048" w:author="Masato YOSHIKAWA" w:date="2026-01-20T12:21:00Z" w16du:dateUtc="2026-01-20T03:21:00Z">
              <w:r w:rsidRPr="00B83013" w:rsidDel="005B6842">
                <w:rPr>
                  <w:rFonts w:ascii="Times New Roman" w:eastAsia="ＭＳ 明朝" w:hAnsi="Times New Roman" w:cs="Times New Roman"/>
                  <w:rPrChange w:id="8049" w:author="Masato YOSHIKAWA" w:date="2026-01-20T12:25:00Z" w16du:dateUtc="2026-01-20T03:25:00Z">
                    <w:rPr>
                      <w:rFonts w:ascii="ＭＳ 明朝" w:eastAsia="ＭＳ 明朝" w:hAnsi="ＭＳ 明朝"/>
                    </w:rPr>
                  </w:rPrChange>
                </w:rPr>
                <w:t>five sen</w:t>
              </w:r>
            </w:moveFrom>
          </w:p>
        </w:tc>
        <w:tc>
          <w:tcPr>
            <w:tcW w:w="629" w:type="pct"/>
            <w:tcPrChange w:id="8050" w:author="Masato YOSHIKAWA" w:date="2026-01-20T12:20:00Z" w16du:dateUtc="2026-01-20T03:20:00Z">
              <w:tcPr>
                <w:tcW w:w="629" w:type="pct"/>
              </w:tcPr>
            </w:tcPrChange>
          </w:tcPr>
          <w:p w14:paraId="6C1C32B1" w14:textId="582172A5" w:rsidR="002E4570" w:rsidRPr="00B83013" w:rsidDel="005B6842" w:rsidRDefault="002E4570" w:rsidP="00A018DB">
            <w:pPr>
              <w:pStyle w:val="af8"/>
              <w:rPr>
                <w:moveFrom w:id="8051" w:author="Masato YOSHIKAWA" w:date="2026-01-20T12:21:00Z" w16du:dateUtc="2026-01-20T03:21:00Z"/>
                <w:rFonts w:ascii="Times New Roman" w:eastAsia="ＭＳ 明朝" w:hAnsi="Times New Roman" w:cs="Times New Roman"/>
                <w:rPrChange w:id="8052" w:author="Masato YOSHIKAWA" w:date="2026-01-20T12:25:00Z" w16du:dateUtc="2026-01-20T03:25:00Z">
                  <w:rPr>
                    <w:moveFrom w:id="8053" w:author="Masato YOSHIKAWA" w:date="2026-01-20T12:21:00Z" w16du:dateUtc="2026-01-20T03:21:00Z"/>
                    <w:rFonts w:ascii="ＭＳ 明朝" w:eastAsia="ＭＳ 明朝" w:hAnsi="ＭＳ 明朝"/>
                  </w:rPr>
                </w:rPrChange>
              </w:rPr>
            </w:pPr>
            <w:moveFrom w:id="8054" w:author="Masato YOSHIKAWA" w:date="2026-01-20T12:21:00Z" w16du:dateUtc="2026-01-20T03:21:00Z">
              <w:r w:rsidRPr="00B83013" w:rsidDel="005B6842">
                <w:rPr>
                  <w:rFonts w:ascii="Times New Roman" w:eastAsia="ＭＳ 明朝" w:hAnsi="Times New Roman" w:cs="Times New Roman"/>
                  <w:rPrChange w:id="8055" w:author="Masato YOSHIKAWA" w:date="2026-01-20T12:25:00Z" w16du:dateUtc="2026-01-20T03:25:00Z">
                    <w:rPr>
                      <w:rFonts w:ascii="ＭＳ 明朝" w:eastAsia="ＭＳ 明朝" w:hAnsi="ＭＳ 明朝"/>
                    </w:rPr>
                  </w:rPrChange>
                </w:rPr>
                <w:t>five-sen</w:t>
              </w:r>
            </w:moveFrom>
          </w:p>
        </w:tc>
        <w:tc>
          <w:tcPr>
            <w:tcW w:w="779" w:type="pct"/>
            <w:tcPrChange w:id="8056" w:author="Masato YOSHIKAWA" w:date="2026-01-20T12:20:00Z" w16du:dateUtc="2026-01-20T03:20:00Z">
              <w:tcPr>
                <w:tcW w:w="779" w:type="pct"/>
              </w:tcPr>
            </w:tcPrChange>
          </w:tcPr>
          <w:p w14:paraId="10D19F0C" w14:textId="00290FA3" w:rsidR="002E4570" w:rsidRPr="00B83013" w:rsidDel="005B6842" w:rsidRDefault="002E4570" w:rsidP="00A018DB">
            <w:pPr>
              <w:pStyle w:val="af8"/>
              <w:rPr>
                <w:moveFrom w:id="8057" w:author="Masato YOSHIKAWA" w:date="2026-01-20T12:21:00Z" w16du:dateUtc="2026-01-20T03:21:00Z"/>
                <w:rFonts w:ascii="Times New Roman" w:eastAsia="ＭＳ 明朝" w:hAnsi="Times New Roman" w:cs="Times New Roman"/>
                <w:rPrChange w:id="8058" w:author="Masato YOSHIKAWA" w:date="2026-01-20T12:25:00Z" w16du:dateUtc="2026-01-20T03:25:00Z">
                  <w:rPr>
                    <w:moveFrom w:id="8059" w:author="Masato YOSHIKAWA" w:date="2026-01-20T12:21:00Z" w16du:dateUtc="2026-01-20T03:21:00Z"/>
                    <w:rFonts w:ascii="ＭＳ 明朝" w:eastAsia="ＭＳ 明朝" w:hAnsi="ＭＳ 明朝"/>
                  </w:rPr>
                </w:rPrChange>
              </w:rPr>
            </w:pPr>
            <w:moveFrom w:id="8060" w:author="Masato YOSHIKAWA" w:date="2026-01-20T12:21:00Z" w16du:dateUtc="2026-01-20T03:21:00Z">
              <w:r w:rsidRPr="00B83013" w:rsidDel="005B6842">
                <w:rPr>
                  <w:rFonts w:ascii="Times New Roman" w:eastAsia="ＭＳ 明朝" w:hAnsi="Times New Roman" w:cs="Times New Roman"/>
                  <w:rPrChange w:id="8061" w:author="Masato YOSHIKAWA" w:date="2026-01-20T12:25:00Z" w16du:dateUtc="2026-01-20T03:25:00Z">
                    <w:rPr>
                      <w:rFonts w:ascii="ＭＳ 明朝" w:eastAsia="ＭＳ 明朝" w:hAnsi="ＭＳ 明朝"/>
                    </w:rPr>
                  </w:rPrChange>
                </w:rPr>
                <w:t>Borrowing</w:t>
              </w:r>
            </w:moveFrom>
          </w:p>
        </w:tc>
        <w:tc>
          <w:tcPr>
            <w:tcW w:w="744" w:type="pct"/>
            <w:tcPrChange w:id="8062" w:author="Masato YOSHIKAWA" w:date="2026-01-20T12:20:00Z" w16du:dateUtc="2026-01-20T03:20:00Z">
              <w:tcPr>
                <w:tcW w:w="744" w:type="pct"/>
              </w:tcPr>
            </w:tcPrChange>
          </w:tcPr>
          <w:p w14:paraId="54CF54D1" w14:textId="1DA7E879" w:rsidR="002E4570" w:rsidRPr="00B83013" w:rsidDel="005B6842" w:rsidRDefault="002E4570" w:rsidP="00A018DB">
            <w:pPr>
              <w:pStyle w:val="af8"/>
              <w:rPr>
                <w:moveFrom w:id="8063" w:author="Masato YOSHIKAWA" w:date="2026-01-20T12:21:00Z" w16du:dateUtc="2026-01-20T03:21:00Z"/>
                <w:rFonts w:ascii="Times New Roman" w:eastAsia="ＭＳ 明朝" w:hAnsi="Times New Roman" w:cs="Times New Roman"/>
                <w:rPrChange w:id="8064" w:author="Masato YOSHIKAWA" w:date="2026-01-20T12:25:00Z" w16du:dateUtc="2026-01-20T03:25:00Z">
                  <w:rPr>
                    <w:moveFrom w:id="8065" w:author="Masato YOSHIKAWA" w:date="2026-01-20T12:21:00Z" w16du:dateUtc="2026-01-20T03:21:00Z"/>
                    <w:rFonts w:ascii="ＭＳ 明朝" w:eastAsia="ＭＳ 明朝" w:hAnsi="ＭＳ 明朝"/>
                  </w:rPr>
                </w:rPrChange>
              </w:rPr>
            </w:pPr>
            <w:moveFrom w:id="8066" w:author="Masato YOSHIKAWA" w:date="2026-01-20T12:21:00Z" w16du:dateUtc="2026-01-20T03:21:00Z">
              <w:r w:rsidRPr="00B83013" w:rsidDel="005B6842">
                <w:rPr>
                  <w:rFonts w:ascii="Times New Roman" w:eastAsia="ＭＳ 明朝" w:hAnsi="Times New Roman" w:cs="Times New Roman"/>
                  <w:rPrChange w:id="8067" w:author="Masato YOSHIKAWA" w:date="2026-01-20T12:25:00Z" w16du:dateUtc="2026-01-20T03:25:00Z">
                    <w:rPr>
                      <w:rFonts w:ascii="ＭＳ 明朝" w:eastAsia="ＭＳ 明朝" w:hAnsi="ＭＳ 明朝"/>
                    </w:rPr>
                  </w:rPrChange>
                </w:rPr>
                <w:t>Acceptance</w:t>
              </w:r>
            </w:moveFrom>
          </w:p>
        </w:tc>
        <w:tc>
          <w:tcPr>
            <w:tcW w:w="851" w:type="pct"/>
            <w:tcPrChange w:id="8068" w:author="Masato YOSHIKAWA" w:date="2026-01-20T12:20:00Z" w16du:dateUtc="2026-01-20T03:20:00Z">
              <w:tcPr>
                <w:tcW w:w="851" w:type="pct"/>
              </w:tcPr>
            </w:tcPrChange>
          </w:tcPr>
          <w:p w14:paraId="30F5BE61" w14:textId="63E8D082" w:rsidR="002E4570" w:rsidRPr="00B83013" w:rsidDel="005B6842" w:rsidRDefault="002E4570" w:rsidP="00A018DB">
            <w:pPr>
              <w:pStyle w:val="af8"/>
              <w:rPr>
                <w:moveFrom w:id="8069" w:author="Masato YOSHIKAWA" w:date="2026-01-20T12:21:00Z" w16du:dateUtc="2026-01-20T03:21:00Z"/>
                <w:rFonts w:ascii="Times New Roman" w:eastAsia="ＭＳ 明朝" w:hAnsi="Times New Roman" w:cs="Times New Roman"/>
                <w:rPrChange w:id="8070" w:author="Masato YOSHIKAWA" w:date="2026-01-20T12:25:00Z" w16du:dateUtc="2026-01-20T03:25:00Z">
                  <w:rPr>
                    <w:moveFrom w:id="8071" w:author="Masato YOSHIKAWA" w:date="2026-01-20T12:21:00Z" w16du:dateUtc="2026-01-20T03:21:00Z"/>
                    <w:rFonts w:ascii="ＭＳ 明朝" w:eastAsia="ＭＳ 明朝" w:hAnsi="ＭＳ 明朝"/>
                  </w:rPr>
                </w:rPrChange>
              </w:rPr>
            </w:pPr>
            <w:moveFrom w:id="8072" w:author="Masato YOSHIKAWA" w:date="2026-01-20T12:21:00Z" w16du:dateUtc="2026-01-20T03:21:00Z">
              <w:r w:rsidRPr="00B83013" w:rsidDel="005B6842">
                <w:rPr>
                  <w:rFonts w:ascii="Times New Roman" w:eastAsia="ＭＳ 明朝" w:hAnsi="Times New Roman" w:cs="Times New Roman"/>
                  <w:rPrChange w:id="8073" w:author="Masato YOSHIKAWA" w:date="2026-01-20T12:25:00Z" w16du:dateUtc="2026-01-20T03:25:00Z">
                    <w:rPr>
                      <w:rFonts w:ascii="ＭＳ 明朝" w:eastAsia="ＭＳ 明朝" w:hAnsi="ＭＳ 明朝"/>
                    </w:rPr>
                  </w:rPrChange>
                </w:rPr>
                <w:t>Borrowing</w:t>
              </w:r>
            </w:moveFrom>
          </w:p>
        </w:tc>
        <w:tc>
          <w:tcPr>
            <w:tcW w:w="831" w:type="pct"/>
            <w:tcPrChange w:id="8074" w:author="Masato YOSHIKAWA" w:date="2026-01-20T12:20:00Z" w16du:dateUtc="2026-01-20T03:20:00Z">
              <w:tcPr>
                <w:tcW w:w="831" w:type="pct"/>
              </w:tcPr>
            </w:tcPrChange>
          </w:tcPr>
          <w:p w14:paraId="5E954AA8" w14:textId="45FB4C85" w:rsidR="002E4570" w:rsidRPr="00B83013" w:rsidDel="005B6842" w:rsidRDefault="002E4570" w:rsidP="00A018DB">
            <w:pPr>
              <w:pStyle w:val="af8"/>
              <w:rPr>
                <w:moveFrom w:id="8075" w:author="Masato YOSHIKAWA" w:date="2026-01-20T12:21:00Z" w16du:dateUtc="2026-01-20T03:21:00Z"/>
                <w:rFonts w:ascii="Times New Roman" w:eastAsia="ＭＳ 明朝" w:hAnsi="Times New Roman" w:cs="Times New Roman"/>
                <w:rPrChange w:id="8076" w:author="Masato YOSHIKAWA" w:date="2026-01-20T12:25:00Z" w16du:dateUtc="2026-01-20T03:25:00Z">
                  <w:rPr>
                    <w:moveFrom w:id="8077" w:author="Masato YOSHIKAWA" w:date="2026-01-20T12:21:00Z" w16du:dateUtc="2026-01-20T03:21:00Z"/>
                    <w:rFonts w:ascii="ＭＳ 明朝" w:eastAsia="ＭＳ 明朝" w:hAnsi="ＭＳ 明朝"/>
                  </w:rPr>
                </w:rPrChange>
              </w:rPr>
            </w:pPr>
            <w:moveFrom w:id="8078" w:author="Masato YOSHIKAWA" w:date="2026-01-20T12:21:00Z" w16du:dateUtc="2026-01-20T03:21:00Z">
              <w:r w:rsidRPr="00B83013" w:rsidDel="005B6842">
                <w:rPr>
                  <w:rFonts w:ascii="Times New Roman" w:eastAsia="ＭＳ 明朝" w:hAnsi="Times New Roman" w:cs="Times New Roman"/>
                  <w:rPrChange w:id="8079" w:author="Masato YOSHIKAWA" w:date="2026-01-20T12:25:00Z" w16du:dateUtc="2026-01-20T03:25:00Z">
                    <w:rPr>
                      <w:rFonts w:ascii="ＭＳ 明朝" w:eastAsia="ＭＳ 明朝" w:hAnsi="ＭＳ 明朝"/>
                    </w:rPr>
                  </w:rPrChange>
                </w:rPr>
                <w:t>Acceptance</w:t>
              </w:r>
            </w:moveFrom>
          </w:p>
        </w:tc>
      </w:tr>
      <w:tr w:rsidR="002E4570" w:rsidRPr="00B83013" w:rsidDel="005B6842" w14:paraId="7BBC3A6C" w14:textId="3F7F498E" w:rsidTr="005B6842">
        <w:tc>
          <w:tcPr>
            <w:tcW w:w="583" w:type="pct"/>
            <w:tcPrChange w:id="8080" w:author="Masato YOSHIKAWA" w:date="2026-01-20T12:20:00Z" w16du:dateUtc="2026-01-20T03:20:00Z">
              <w:tcPr>
                <w:tcW w:w="582" w:type="pct"/>
              </w:tcPr>
            </w:tcPrChange>
          </w:tcPr>
          <w:p w14:paraId="4DF7E1F8" w14:textId="592B4D38" w:rsidR="002E4570" w:rsidRPr="00B83013" w:rsidDel="005B6842" w:rsidRDefault="002E4570" w:rsidP="00A018DB">
            <w:pPr>
              <w:pStyle w:val="af8"/>
              <w:rPr>
                <w:moveFrom w:id="8081" w:author="Masato YOSHIKAWA" w:date="2026-01-20T12:21:00Z" w16du:dateUtc="2026-01-20T03:21:00Z"/>
                <w:rFonts w:ascii="Times New Roman" w:eastAsia="ＭＳ 明朝" w:hAnsi="Times New Roman" w:cs="Times New Roman"/>
                <w:rPrChange w:id="8082" w:author="Masato YOSHIKAWA" w:date="2026-01-20T12:25:00Z" w16du:dateUtc="2026-01-20T03:25:00Z">
                  <w:rPr>
                    <w:moveFrom w:id="8083" w:author="Masato YOSHIKAWA" w:date="2026-01-20T12:21:00Z" w16du:dateUtc="2026-01-20T03:21:00Z"/>
                    <w:rFonts w:ascii="ＭＳ 明朝" w:eastAsia="ＭＳ 明朝" w:hAnsi="ＭＳ 明朝"/>
                  </w:rPr>
                </w:rPrChange>
              </w:rPr>
            </w:pPr>
            <w:moveFrom w:id="8084" w:author="Masato YOSHIKAWA" w:date="2026-01-20T12:21:00Z" w16du:dateUtc="2026-01-20T03:21:00Z">
              <w:r w:rsidRPr="00B83013" w:rsidDel="005B6842">
                <w:rPr>
                  <w:rFonts w:ascii="Times New Roman" w:eastAsia="ＭＳ 明朝" w:hAnsi="Times New Roman" w:cs="Times New Roman" w:hint="eastAsia"/>
                  <w:rPrChange w:id="8085" w:author="Masato YOSHIKAWA" w:date="2026-01-20T12:25:00Z" w16du:dateUtc="2026-01-20T03:25:00Z">
                    <w:rPr>
                      <w:rFonts w:ascii="ＭＳ 明朝" w:eastAsia="ＭＳ 明朝" w:hAnsi="ＭＳ 明朝" w:hint="eastAsia"/>
                    </w:rPr>
                  </w:rPrChange>
                </w:rPr>
                <w:t>斥候長</w:t>
              </w:r>
            </w:moveFrom>
          </w:p>
        </w:tc>
        <w:tc>
          <w:tcPr>
            <w:tcW w:w="583" w:type="pct"/>
            <w:tcPrChange w:id="8086" w:author="Masato YOSHIKAWA" w:date="2026-01-20T12:20:00Z" w16du:dateUtc="2026-01-20T03:20:00Z">
              <w:tcPr>
                <w:tcW w:w="583" w:type="pct"/>
              </w:tcPr>
            </w:tcPrChange>
          </w:tcPr>
          <w:p w14:paraId="39A4B6AB" w14:textId="06ACC527" w:rsidR="002E4570" w:rsidRPr="00B83013" w:rsidDel="005B6842" w:rsidRDefault="002E4570" w:rsidP="00A018DB">
            <w:pPr>
              <w:pStyle w:val="af8"/>
              <w:rPr>
                <w:moveFrom w:id="8087" w:author="Masato YOSHIKAWA" w:date="2026-01-20T12:21:00Z" w16du:dateUtc="2026-01-20T03:21:00Z"/>
                <w:rFonts w:ascii="Times New Roman" w:eastAsia="ＭＳ 明朝" w:hAnsi="Times New Roman" w:cs="Times New Roman"/>
                <w:rPrChange w:id="8088" w:author="Masato YOSHIKAWA" w:date="2026-01-20T12:25:00Z" w16du:dateUtc="2026-01-20T03:25:00Z">
                  <w:rPr>
                    <w:moveFrom w:id="8089" w:author="Masato YOSHIKAWA" w:date="2026-01-20T12:21:00Z" w16du:dateUtc="2026-01-20T03:21:00Z"/>
                    <w:rFonts w:ascii="ＭＳ 明朝" w:eastAsia="ＭＳ 明朝" w:hAnsi="ＭＳ 明朝"/>
                  </w:rPr>
                </w:rPrChange>
              </w:rPr>
            </w:pPr>
            <w:moveFrom w:id="8090" w:author="Masato YOSHIKAWA" w:date="2026-01-20T12:21:00Z" w16du:dateUtc="2026-01-20T03:21:00Z">
              <w:r w:rsidRPr="00B83013" w:rsidDel="005B6842">
                <w:rPr>
                  <w:rFonts w:ascii="Times New Roman" w:eastAsia="ＭＳ 明朝" w:hAnsi="Times New Roman" w:cs="Times New Roman"/>
                  <w:rPrChange w:id="8091" w:author="Masato YOSHIKAWA" w:date="2026-01-20T12:25:00Z" w16du:dateUtc="2026-01-20T03:25:00Z">
                    <w:rPr>
                      <w:rFonts w:ascii="ＭＳ 明朝" w:eastAsia="ＭＳ 明朝" w:hAnsi="ＭＳ 明朝"/>
                    </w:rPr>
                  </w:rPrChange>
                </w:rPr>
                <w:t>a scout-master</w:t>
              </w:r>
            </w:moveFrom>
          </w:p>
        </w:tc>
        <w:tc>
          <w:tcPr>
            <w:tcW w:w="629" w:type="pct"/>
            <w:tcPrChange w:id="8092" w:author="Masato YOSHIKAWA" w:date="2026-01-20T12:20:00Z" w16du:dateUtc="2026-01-20T03:20:00Z">
              <w:tcPr>
                <w:tcW w:w="629" w:type="pct"/>
              </w:tcPr>
            </w:tcPrChange>
          </w:tcPr>
          <w:p w14:paraId="7F009436" w14:textId="79DA9DBF" w:rsidR="002E4570" w:rsidRPr="00B83013" w:rsidDel="005B6842" w:rsidRDefault="002E4570" w:rsidP="00A018DB">
            <w:pPr>
              <w:pStyle w:val="af8"/>
              <w:rPr>
                <w:moveFrom w:id="8093" w:author="Masato YOSHIKAWA" w:date="2026-01-20T12:21:00Z" w16du:dateUtc="2026-01-20T03:21:00Z"/>
                <w:rFonts w:ascii="Times New Roman" w:eastAsia="ＭＳ 明朝" w:hAnsi="Times New Roman" w:cs="Times New Roman"/>
                <w:rPrChange w:id="8094" w:author="Masato YOSHIKAWA" w:date="2026-01-20T12:25:00Z" w16du:dateUtc="2026-01-20T03:25:00Z">
                  <w:rPr>
                    <w:moveFrom w:id="8095" w:author="Masato YOSHIKAWA" w:date="2026-01-20T12:21:00Z" w16du:dateUtc="2026-01-20T03:21:00Z"/>
                    <w:rFonts w:ascii="ＭＳ 明朝" w:eastAsia="ＭＳ 明朝" w:hAnsi="ＭＳ 明朝"/>
                  </w:rPr>
                </w:rPrChange>
              </w:rPr>
            </w:pPr>
            <w:moveFrom w:id="8096" w:author="Masato YOSHIKAWA" w:date="2026-01-20T12:21:00Z" w16du:dateUtc="2026-01-20T03:21:00Z">
              <w:r w:rsidRPr="00B83013" w:rsidDel="005B6842">
                <w:rPr>
                  <w:rFonts w:ascii="Times New Roman" w:eastAsia="ＭＳ 明朝" w:hAnsi="Times New Roman" w:cs="Times New Roman"/>
                  <w:rPrChange w:id="8097" w:author="Masato YOSHIKAWA" w:date="2026-01-20T12:25:00Z" w16du:dateUtc="2026-01-20T03:25:00Z">
                    <w:rPr>
                      <w:rFonts w:ascii="ＭＳ 明朝" w:eastAsia="ＭＳ 明朝" w:hAnsi="ＭＳ 明朝"/>
                    </w:rPr>
                  </w:rPrChange>
                </w:rPr>
                <w:t>chief of the army scouts</w:t>
              </w:r>
            </w:moveFrom>
          </w:p>
        </w:tc>
        <w:tc>
          <w:tcPr>
            <w:tcW w:w="779" w:type="pct"/>
            <w:tcPrChange w:id="8098" w:author="Masato YOSHIKAWA" w:date="2026-01-20T12:20:00Z" w16du:dateUtc="2026-01-20T03:20:00Z">
              <w:tcPr>
                <w:tcW w:w="779" w:type="pct"/>
              </w:tcPr>
            </w:tcPrChange>
          </w:tcPr>
          <w:p w14:paraId="5442D081" w14:textId="59905B73" w:rsidR="002E4570" w:rsidRPr="00B83013" w:rsidDel="005B6842" w:rsidRDefault="002E4570" w:rsidP="00A018DB">
            <w:pPr>
              <w:pStyle w:val="af8"/>
              <w:rPr>
                <w:moveFrom w:id="8099" w:author="Masato YOSHIKAWA" w:date="2026-01-20T12:21:00Z" w16du:dateUtc="2026-01-20T03:21:00Z"/>
                <w:rFonts w:ascii="Times New Roman" w:eastAsia="ＭＳ 明朝" w:hAnsi="Times New Roman" w:cs="Times New Roman"/>
                <w:rPrChange w:id="8100" w:author="Masato YOSHIKAWA" w:date="2026-01-20T12:25:00Z" w16du:dateUtc="2026-01-20T03:25:00Z">
                  <w:rPr>
                    <w:moveFrom w:id="8101" w:author="Masato YOSHIKAWA" w:date="2026-01-20T12:21:00Z" w16du:dateUtc="2026-01-20T03:21:00Z"/>
                    <w:rFonts w:ascii="ＭＳ 明朝" w:eastAsia="ＭＳ 明朝" w:hAnsi="ＭＳ 明朝"/>
                  </w:rPr>
                </w:rPrChange>
              </w:rPr>
            </w:pPr>
            <w:moveFrom w:id="8102" w:author="Masato YOSHIKAWA" w:date="2026-01-20T12:21:00Z" w16du:dateUtc="2026-01-20T03:21:00Z">
              <w:r w:rsidRPr="00B83013" w:rsidDel="005B6842">
                <w:rPr>
                  <w:rFonts w:ascii="Times New Roman" w:eastAsia="ＭＳ 明朝" w:hAnsi="Times New Roman" w:cs="Times New Roman"/>
                  <w:rPrChange w:id="8103" w:author="Masato YOSHIKAWA" w:date="2026-01-20T12:25:00Z" w16du:dateUtc="2026-01-20T03:25:00Z">
                    <w:rPr>
                      <w:rFonts w:ascii="ＭＳ 明朝" w:eastAsia="ＭＳ 明朝" w:hAnsi="ＭＳ 明朝"/>
                    </w:rPr>
                  </w:rPrChange>
                </w:rPr>
                <w:t>Literal translation</w:t>
              </w:r>
            </w:moveFrom>
          </w:p>
        </w:tc>
        <w:tc>
          <w:tcPr>
            <w:tcW w:w="744" w:type="pct"/>
            <w:tcPrChange w:id="8104" w:author="Masato YOSHIKAWA" w:date="2026-01-20T12:20:00Z" w16du:dateUtc="2026-01-20T03:20:00Z">
              <w:tcPr>
                <w:tcW w:w="744" w:type="pct"/>
              </w:tcPr>
            </w:tcPrChange>
          </w:tcPr>
          <w:p w14:paraId="2245CC7E" w14:textId="395454F0" w:rsidR="002E4570" w:rsidRPr="00B83013" w:rsidDel="005B6842" w:rsidRDefault="002E4570" w:rsidP="00A018DB">
            <w:pPr>
              <w:pStyle w:val="af8"/>
              <w:rPr>
                <w:moveFrom w:id="8105" w:author="Masato YOSHIKAWA" w:date="2026-01-20T12:21:00Z" w16du:dateUtc="2026-01-20T03:21:00Z"/>
                <w:rFonts w:ascii="Times New Roman" w:eastAsia="ＭＳ 明朝" w:hAnsi="Times New Roman" w:cs="Times New Roman"/>
                <w:rPrChange w:id="8106" w:author="Masato YOSHIKAWA" w:date="2026-01-20T12:25:00Z" w16du:dateUtc="2026-01-20T03:25:00Z">
                  <w:rPr>
                    <w:moveFrom w:id="8107" w:author="Masato YOSHIKAWA" w:date="2026-01-20T12:21:00Z" w16du:dateUtc="2026-01-20T03:21:00Z"/>
                    <w:rFonts w:ascii="ＭＳ 明朝" w:eastAsia="ＭＳ 明朝" w:hAnsi="ＭＳ 明朝"/>
                  </w:rPr>
                </w:rPrChange>
              </w:rPr>
            </w:pPr>
            <w:moveFrom w:id="8108" w:author="Masato YOSHIKAWA" w:date="2026-01-20T12:21:00Z" w16du:dateUtc="2026-01-20T03:21:00Z">
              <w:r w:rsidRPr="00B83013" w:rsidDel="005B6842">
                <w:rPr>
                  <w:rFonts w:ascii="Times New Roman" w:eastAsia="ＭＳ 明朝" w:hAnsi="Times New Roman" w:cs="Times New Roman"/>
                  <w:rPrChange w:id="8109" w:author="Masato YOSHIKAWA" w:date="2026-01-20T12:25:00Z" w16du:dateUtc="2026-01-20T03:25:00Z">
                    <w:rPr>
                      <w:rFonts w:ascii="ＭＳ 明朝" w:eastAsia="ＭＳ 明朝" w:hAnsi="ＭＳ 明朝"/>
                    </w:rPr>
                  </w:rPrChange>
                </w:rPr>
                <w:t>Minimization</w:t>
              </w:r>
            </w:moveFrom>
          </w:p>
        </w:tc>
        <w:tc>
          <w:tcPr>
            <w:tcW w:w="851" w:type="pct"/>
            <w:tcPrChange w:id="8110" w:author="Masato YOSHIKAWA" w:date="2026-01-20T12:20:00Z" w16du:dateUtc="2026-01-20T03:20:00Z">
              <w:tcPr>
                <w:tcW w:w="851" w:type="pct"/>
              </w:tcPr>
            </w:tcPrChange>
          </w:tcPr>
          <w:p w14:paraId="6AC2B944" w14:textId="2BCD61EF" w:rsidR="002E4570" w:rsidRPr="00B83013" w:rsidDel="005B6842" w:rsidRDefault="002E4570" w:rsidP="00A018DB">
            <w:pPr>
              <w:pStyle w:val="af8"/>
              <w:rPr>
                <w:moveFrom w:id="8111" w:author="Masato YOSHIKAWA" w:date="2026-01-20T12:21:00Z" w16du:dateUtc="2026-01-20T03:21:00Z"/>
                <w:rFonts w:ascii="Times New Roman" w:eastAsia="ＭＳ 明朝" w:hAnsi="Times New Roman" w:cs="Times New Roman"/>
                <w:rPrChange w:id="8112" w:author="Masato YOSHIKAWA" w:date="2026-01-20T12:25:00Z" w16du:dateUtc="2026-01-20T03:25:00Z">
                  <w:rPr>
                    <w:moveFrom w:id="8113" w:author="Masato YOSHIKAWA" w:date="2026-01-20T12:21:00Z" w16du:dateUtc="2026-01-20T03:21:00Z"/>
                    <w:rFonts w:ascii="ＭＳ 明朝" w:eastAsia="ＭＳ 明朝" w:hAnsi="ＭＳ 明朝"/>
                  </w:rPr>
                </w:rPrChange>
              </w:rPr>
            </w:pPr>
            <w:moveFrom w:id="8114" w:author="Masato YOSHIKAWA" w:date="2026-01-20T12:21:00Z" w16du:dateUtc="2026-01-20T03:21:00Z">
              <w:r w:rsidRPr="00B83013" w:rsidDel="005B6842">
                <w:rPr>
                  <w:rFonts w:ascii="Times New Roman" w:eastAsia="ＭＳ 明朝" w:hAnsi="Times New Roman" w:cs="Times New Roman"/>
                  <w:rPrChange w:id="8115" w:author="Masato YOSHIKAWA" w:date="2026-01-20T12:25:00Z" w16du:dateUtc="2026-01-20T03:25:00Z">
                    <w:rPr>
                      <w:rFonts w:ascii="ＭＳ 明朝" w:eastAsia="ＭＳ 明朝" w:hAnsi="ＭＳ 明朝"/>
                    </w:rPr>
                  </w:rPrChange>
                </w:rPr>
                <w:t>Literal translation</w:t>
              </w:r>
            </w:moveFrom>
          </w:p>
        </w:tc>
        <w:tc>
          <w:tcPr>
            <w:tcW w:w="831" w:type="pct"/>
            <w:tcPrChange w:id="8116" w:author="Masato YOSHIKAWA" w:date="2026-01-20T12:20:00Z" w16du:dateUtc="2026-01-20T03:20:00Z">
              <w:tcPr>
                <w:tcW w:w="831" w:type="pct"/>
              </w:tcPr>
            </w:tcPrChange>
          </w:tcPr>
          <w:p w14:paraId="4B4A4815" w14:textId="1498A85A" w:rsidR="002E4570" w:rsidRPr="00B83013" w:rsidDel="005B6842" w:rsidRDefault="002E4570" w:rsidP="00A018DB">
            <w:pPr>
              <w:pStyle w:val="af8"/>
              <w:rPr>
                <w:moveFrom w:id="8117" w:author="Masato YOSHIKAWA" w:date="2026-01-20T12:21:00Z" w16du:dateUtc="2026-01-20T03:21:00Z"/>
                <w:rFonts w:ascii="Times New Roman" w:eastAsia="ＭＳ 明朝" w:hAnsi="Times New Roman" w:cs="Times New Roman"/>
                <w:rPrChange w:id="8118" w:author="Masato YOSHIKAWA" w:date="2026-01-20T12:25:00Z" w16du:dateUtc="2026-01-20T03:25:00Z">
                  <w:rPr>
                    <w:moveFrom w:id="8119" w:author="Masato YOSHIKAWA" w:date="2026-01-20T12:21:00Z" w16du:dateUtc="2026-01-20T03:21:00Z"/>
                    <w:rFonts w:ascii="ＭＳ 明朝" w:eastAsia="ＭＳ 明朝" w:hAnsi="ＭＳ 明朝"/>
                  </w:rPr>
                </w:rPrChange>
              </w:rPr>
            </w:pPr>
            <w:moveFrom w:id="8120" w:author="Masato YOSHIKAWA" w:date="2026-01-20T12:21:00Z" w16du:dateUtc="2026-01-20T03:21:00Z">
              <w:r w:rsidRPr="00B83013" w:rsidDel="005B6842">
                <w:rPr>
                  <w:rFonts w:ascii="Times New Roman" w:eastAsia="ＭＳ 明朝" w:hAnsi="Times New Roman" w:cs="Times New Roman"/>
                  <w:rPrChange w:id="8121" w:author="Masato YOSHIKAWA" w:date="2026-01-20T12:25:00Z" w16du:dateUtc="2026-01-20T03:25:00Z">
                    <w:rPr>
                      <w:rFonts w:ascii="ＭＳ 明朝" w:eastAsia="ＭＳ 明朝" w:hAnsi="ＭＳ 明朝"/>
                    </w:rPr>
                  </w:rPrChange>
                </w:rPr>
                <w:t>Minimization</w:t>
              </w:r>
            </w:moveFrom>
          </w:p>
        </w:tc>
      </w:tr>
      <w:tr w:rsidR="002E4570" w:rsidRPr="00B83013" w:rsidDel="005B6842" w14:paraId="18AEF4E2" w14:textId="36627F25" w:rsidTr="005B6842">
        <w:tc>
          <w:tcPr>
            <w:tcW w:w="583" w:type="pct"/>
            <w:tcPrChange w:id="8122" w:author="Masato YOSHIKAWA" w:date="2026-01-20T12:20:00Z" w16du:dateUtc="2026-01-20T03:20:00Z">
              <w:tcPr>
                <w:tcW w:w="582" w:type="pct"/>
              </w:tcPr>
            </w:tcPrChange>
          </w:tcPr>
          <w:p w14:paraId="7F1A378B" w14:textId="538D562A" w:rsidR="002E4570" w:rsidRPr="00B83013" w:rsidDel="005B6842" w:rsidRDefault="002E4570" w:rsidP="00A018DB">
            <w:pPr>
              <w:pStyle w:val="af8"/>
              <w:rPr>
                <w:moveFrom w:id="8123" w:author="Masato YOSHIKAWA" w:date="2026-01-20T12:21:00Z" w16du:dateUtc="2026-01-20T03:21:00Z"/>
                <w:rFonts w:ascii="Times New Roman" w:eastAsia="ＭＳ 明朝" w:hAnsi="Times New Roman" w:cs="Times New Roman"/>
                <w:rPrChange w:id="8124" w:author="Masato YOSHIKAWA" w:date="2026-01-20T12:25:00Z" w16du:dateUtc="2026-01-20T03:25:00Z">
                  <w:rPr>
                    <w:moveFrom w:id="8125" w:author="Masato YOSHIKAWA" w:date="2026-01-20T12:21:00Z" w16du:dateUtc="2026-01-20T03:21:00Z"/>
                    <w:rFonts w:ascii="ＭＳ 明朝" w:eastAsia="ＭＳ 明朝" w:hAnsi="ＭＳ 明朝"/>
                  </w:rPr>
                </w:rPrChange>
              </w:rPr>
            </w:pPr>
            <w:moveFrom w:id="8126" w:author="Masato YOSHIKAWA" w:date="2026-01-20T12:21:00Z" w16du:dateUtc="2026-01-20T03:21:00Z">
              <w:r w:rsidRPr="00B83013" w:rsidDel="005B6842">
                <w:rPr>
                  <w:rFonts w:ascii="Times New Roman" w:eastAsia="ＭＳ 明朝" w:hAnsi="Times New Roman" w:cs="Times New Roman" w:hint="eastAsia"/>
                  <w:rPrChange w:id="8127" w:author="Masato YOSHIKAWA" w:date="2026-01-20T12:25:00Z" w16du:dateUtc="2026-01-20T03:25:00Z">
                    <w:rPr>
                      <w:rFonts w:ascii="ＭＳ 明朝" w:eastAsia="ＭＳ 明朝" w:hAnsi="ＭＳ 明朝" w:hint="eastAsia"/>
                    </w:rPr>
                  </w:rPrChange>
                </w:rPr>
                <w:t>楓</w:t>
              </w:r>
            </w:moveFrom>
          </w:p>
        </w:tc>
        <w:tc>
          <w:tcPr>
            <w:tcW w:w="583" w:type="pct"/>
            <w:tcPrChange w:id="8128" w:author="Masato YOSHIKAWA" w:date="2026-01-20T12:20:00Z" w16du:dateUtc="2026-01-20T03:20:00Z">
              <w:tcPr>
                <w:tcW w:w="583" w:type="pct"/>
              </w:tcPr>
            </w:tcPrChange>
          </w:tcPr>
          <w:p w14:paraId="2BD1C882" w14:textId="672CEE67" w:rsidR="002E4570" w:rsidRPr="00B83013" w:rsidDel="005B6842" w:rsidRDefault="002E4570" w:rsidP="00A018DB">
            <w:pPr>
              <w:pStyle w:val="af8"/>
              <w:rPr>
                <w:moveFrom w:id="8129" w:author="Masato YOSHIKAWA" w:date="2026-01-20T12:21:00Z" w16du:dateUtc="2026-01-20T03:21:00Z"/>
                <w:rFonts w:ascii="Times New Roman" w:eastAsia="ＭＳ 明朝" w:hAnsi="Times New Roman" w:cs="Times New Roman"/>
                <w:rPrChange w:id="8130" w:author="Masato YOSHIKAWA" w:date="2026-01-20T12:25:00Z" w16du:dateUtc="2026-01-20T03:25:00Z">
                  <w:rPr>
                    <w:moveFrom w:id="8131" w:author="Masato YOSHIKAWA" w:date="2026-01-20T12:21:00Z" w16du:dateUtc="2026-01-20T03:21:00Z"/>
                    <w:rFonts w:ascii="ＭＳ 明朝" w:eastAsia="ＭＳ 明朝" w:hAnsi="ＭＳ 明朝"/>
                  </w:rPr>
                </w:rPrChange>
              </w:rPr>
            </w:pPr>
            <w:moveFrom w:id="8132" w:author="Masato YOSHIKAWA" w:date="2026-01-20T12:21:00Z" w16du:dateUtc="2026-01-20T03:21:00Z">
              <w:r w:rsidRPr="00B83013" w:rsidDel="005B6842">
                <w:rPr>
                  <w:rFonts w:ascii="Times New Roman" w:eastAsia="ＭＳ 明朝" w:hAnsi="Times New Roman" w:cs="Times New Roman"/>
                  <w:rPrChange w:id="8133" w:author="Masato YOSHIKAWA" w:date="2026-01-20T12:25:00Z" w16du:dateUtc="2026-01-20T03:25:00Z">
                    <w:rPr>
                      <w:rFonts w:ascii="ＭＳ 明朝" w:eastAsia="ＭＳ 明朝" w:hAnsi="ＭＳ 明朝"/>
                    </w:rPr>
                  </w:rPrChange>
                </w:rPr>
                <w:t>maples</w:t>
              </w:r>
            </w:moveFrom>
          </w:p>
        </w:tc>
        <w:tc>
          <w:tcPr>
            <w:tcW w:w="629" w:type="pct"/>
            <w:tcPrChange w:id="8134" w:author="Masato YOSHIKAWA" w:date="2026-01-20T12:20:00Z" w16du:dateUtc="2026-01-20T03:20:00Z">
              <w:tcPr>
                <w:tcW w:w="629" w:type="pct"/>
              </w:tcPr>
            </w:tcPrChange>
          </w:tcPr>
          <w:p w14:paraId="2A05E431" w14:textId="6C93DA92" w:rsidR="002E4570" w:rsidRPr="00B83013" w:rsidDel="005B6842" w:rsidRDefault="002E4570" w:rsidP="00A018DB">
            <w:pPr>
              <w:pStyle w:val="af8"/>
              <w:rPr>
                <w:moveFrom w:id="8135" w:author="Masato YOSHIKAWA" w:date="2026-01-20T12:21:00Z" w16du:dateUtc="2026-01-20T03:21:00Z"/>
                <w:rFonts w:ascii="Times New Roman" w:eastAsia="ＭＳ 明朝" w:hAnsi="Times New Roman" w:cs="Times New Roman"/>
                <w:rPrChange w:id="8136" w:author="Masato YOSHIKAWA" w:date="2026-01-20T12:25:00Z" w16du:dateUtc="2026-01-20T03:25:00Z">
                  <w:rPr>
                    <w:moveFrom w:id="8137" w:author="Masato YOSHIKAWA" w:date="2026-01-20T12:21:00Z" w16du:dateUtc="2026-01-20T03:21:00Z"/>
                    <w:rFonts w:ascii="ＭＳ 明朝" w:eastAsia="ＭＳ 明朝" w:hAnsi="ＭＳ 明朝"/>
                  </w:rPr>
                </w:rPrChange>
              </w:rPr>
            </w:pPr>
            <w:moveFrom w:id="8138" w:author="Masato YOSHIKAWA" w:date="2026-01-20T12:21:00Z" w16du:dateUtc="2026-01-20T03:21:00Z">
              <w:r w:rsidRPr="00B83013" w:rsidDel="005B6842">
                <w:rPr>
                  <w:rFonts w:ascii="Times New Roman" w:eastAsia="ＭＳ 明朝" w:hAnsi="Times New Roman" w:cs="Times New Roman"/>
                  <w:rPrChange w:id="8139" w:author="Masato YOSHIKAWA" w:date="2026-01-20T12:25:00Z" w16du:dateUtc="2026-01-20T03:25:00Z">
                    <w:rPr>
                      <w:rFonts w:ascii="ＭＳ 明朝" w:eastAsia="ＭＳ 明朝" w:hAnsi="ＭＳ 明朝"/>
                    </w:rPr>
                  </w:rPrChange>
                </w:rPr>
                <w:t>maple leaves</w:t>
              </w:r>
            </w:moveFrom>
          </w:p>
        </w:tc>
        <w:tc>
          <w:tcPr>
            <w:tcW w:w="779" w:type="pct"/>
            <w:tcPrChange w:id="8140" w:author="Masato YOSHIKAWA" w:date="2026-01-20T12:20:00Z" w16du:dateUtc="2026-01-20T03:20:00Z">
              <w:tcPr>
                <w:tcW w:w="779" w:type="pct"/>
              </w:tcPr>
            </w:tcPrChange>
          </w:tcPr>
          <w:p w14:paraId="3F0FF1C9" w14:textId="2EE2E94B" w:rsidR="002E4570" w:rsidRPr="00B83013" w:rsidDel="005B6842" w:rsidRDefault="002E4570" w:rsidP="00A018DB">
            <w:pPr>
              <w:pStyle w:val="af8"/>
              <w:rPr>
                <w:moveFrom w:id="8141" w:author="Masato YOSHIKAWA" w:date="2026-01-20T12:21:00Z" w16du:dateUtc="2026-01-20T03:21:00Z"/>
                <w:rFonts w:ascii="Times New Roman" w:eastAsia="ＭＳ 明朝" w:hAnsi="Times New Roman" w:cs="Times New Roman"/>
                <w:rPrChange w:id="8142" w:author="Masato YOSHIKAWA" w:date="2026-01-20T12:25:00Z" w16du:dateUtc="2026-01-20T03:25:00Z">
                  <w:rPr>
                    <w:moveFrom w:id="8143" w:author="Masato YOSHIKAWA" w:date="2026-01-20T12:21:00Z" w16du:dateUtc="2026-01-20T03:21:00Z"/>
                    <w:rFonts w:ascii="ＭＳ 明朝" w:eastAsia="ＭＳ 明朝" w:hAnsi="ＭＳ 明朝"/>
                  </w:rPr>
                </w:rPrChange>
              </w:rPr>
            </w:pPr>
            <w:moveFrom w:id="8144" w:author="Masato YOSHIKAWA" w:date="2026-01-20T12:21:00Z" w16du:dateUtc="2026-01-20T03:21:00Z">
              <w:r w:rsidRPr="00B83013" w:rsidDel="005B6842">
                <w:rPr>
                  <w:rFonts w:ascii="Times New Roman" w:eastAsia="ＭＳ 明朝" w:hAnsi="Times New Roman" w:cs="Times New Roman"/>
                  <w:rPrChange w:id="8145" w:author="Masato YOSHIKAWA" w:date="2026-01-20T12:25:00Z" w16du:dateUtc="2026-01-20T03:25:00Z">
                    <w:rPr>
                      <w:rFonts w:ascii="ＭＳ 明朝" w:eastAsia="ＭＳ 明朝" w:hAnsi="ＭＳ 明朝"/>
                    </w:rPr>
                  </w:rPrChange>
                </w:rPr>
                <w:t>Established equivalent</w:t>
              </w:r>
            </w:moveFrom>
          </w:p>
        </w:tc>
        <w:tc>
          <w:tcPr>
            <w:tcW w:w="744" w:type="pct"/>
            <w:tcPrChange w:id="8146" w:author="Masato YOSHIKAWA" w:date="2026-01-20T12:20:00Z" w16du:dateUtc="2026-01-20T03:20:00Z">
              <w:tcPr>
                <w:tcW w:w="744" w:type="pct"/>
              </w:tcPr>
            </w:tcPrChange>
          </w:tcPr>
          <w:p w14:paraId="61BB7885" w14:textId="31FE39F6" w:rsidR="002E4570" w:rsidRPr="00B83013" w:rsidDel="005B6842" w:rsidRDefault="002E4570" w:rsidP="00A018DB">
            <w:pPr>
              <w:pStyle w:val="af8"/>
              <w:rPr>
                <w:moveFrom w:id="8147" w:author="Masato YOSHIKAWA" w:date="2026-01-20T12:21:00Z" w16du:dateUtc="2026-01-20T03:21:00Z"/>
                <w:rFonts w:ascii="Times New Roman" w:eastAsia="ＭＳ 明朝" w:hAnsi="Times New Roman" w:cs="Times New Roman"/>
                <w:rPrChange w:id="8148" w:author="Masato YOSHIKAWA" w:date="2026-01-20T12:25:00Z" w16du:dateUtc="2026-01-20T03:25:00Z">
                  <w:rPr>
                    <w:moveFrom w:id="8149" w:author="Masato YOSHIKAWA" w:date="2026-01-20T12:21:00Z" w16du:dateUtc="2026-01-20T03:21:00Z"/>
                    <w:rFonts w:ascii="ＭＳ 明朝" w:eastAsia="ＭＳ 明朝" w:hAnsi="ＭＳ 明朝"/>
                  </w:rPr>
                </w:rPrChange>
              </w:rPr>
            </w:pPr>
            <w:moveFrom w:id="8150" w:author="Masato YOSHIKAWA" w:date="2026-01-20T12:21:00Z" w16du:dateUtc="2026-01-20T03:21:00Z">
              <w:r w:rsidRPr="00B83013" w:rsidDel="005B6842">
                <w:rPr>
                  <w:rFonts w:ascii="Times New Roman" w:eastAsia="ＭＳ 明朝" w:hAnsi="Times New Roman" w:cs="Times New Roman"/>
                  <w:rPrChange w:id="8151" w:author="Masato YOSHIKAWA" w:date="2026-01-20T12:25:00Z" w16du:dateUtc="2026-01-20T03:25:00Z">
                    <w:rPr>
                      <w:rFonts w:ascii="ＭＳ 明朝" w:eastAsia="ＭＳ 明朝" w:hAnsi="ＭＳ 明朝"/>
                    </w:rPr>
                  </w:rPrChange>
                </w:rPr>
                <w:t>Minimization</w:t>
              </w:r>
            </w:moveFrom>
          </w:p>
        </w:tc>
        <w:tc>
          <w:tcPr>
            <w:tcW w:w="851" w:type="pct"/>
            <w:tcPrChange w:id="8152" w:author="Masato YOSHIKAWA" w:date="2026-01-20T12:20:00Z" w16du:dateUtc="2026-01-20T03:20:00Z">
              <w:tcPr>
                <w:tcW w:w="851" w:type="pct"/>
              </w:tcPr>
            </w:tcPrChange>
          </w:tcPr>
          <w:p w14:paraId="700B719C" w14:textId="52409E7B" w:rsidR="002E4570" w:rsidRPr="00B83013" w:rsidDel="005B6842" w:rsidRDefault="002E4570" w:rsidP="00A018DB">
            <w:pPr>
              <w:pStyle w:val="af8"/>
              <w:rPr>
                <w:moveFrom w:id="8153" w:author="Masato YOSHIKAWA" w:date="2026-01-20T12:21:00Z" w16du:dateUtc="2026-01-20T03:21:00Z"/>
                <w:rFonts w:ascii="Times New Roman" w:eastAsia="ＭＳ 明朝" w:hAnsi="Times New Roman" w:cs="Times New Roman"/>
                <w:rPrChange w:id="8154" w:author="Masato YOSHIKAWA" w:date="2026-01-20T12:25:00Z" w16du:dateUtc="2026-01-20T03:25:00Z">
                  <w:rPr>
                    <w:moveFrom w:id="8155" w:author="Masato YOSHIKAWA" w:date="2026-01-20T12:21:00Z" w16du:dateUtc="2026-01-20T03:21:00Z"/>
                    <w:rFonts w:ascii="ＭＳ 明朝" w:eastAsia="ＭＳ 明朝" w:hAnsi="ＭＳ 明朝"/>
                  </w:rPr>
                </w:rPrChange>
              </w:rPr>
            </w:pPr>
            <w:moveFrom w:id="8156" w:author="Masato YOSHIKAWA" w:date="2026-01-20T12:21:00Z" w16du:dateUtc="2026-01-20T03:21:00Z">
              <w:r w:rsidRPr="00B83013" w:rsidDel="005B6842">
                <w:rPr>
                  <w:rFonts w:ascii="Times New Roman" w:eastAsia="ＭＳ 明朝" w:hAnsi="Times New Roman" w:cs="Times New Roman"/>
                  <w:rPrChange w:id="8157" w:author="Masato YOSHIKAWA" w:date="2026-01-20T12:25:00Z" w16du:dateUtc="2026-01-20T03:25:00Z">
                    <w:rPr>
                      <w:rFonts w:ascii="ＭＳ 明朝" w:eastAsia="ＭＳ 明朝" w:hAnsi="ＭＳ 明朝"/>
                    </w:rPr>
                  </w:rPrChange>
                </w:rPr>
                <w:t>Established equivalent</w:t>
              </w:r>
            </w:moveFrom>
          </w:p>
        </w:tc>
        <w:tc>
          <w:tcPr>
            <w:tcW w:w="831" w:type="pct"/>
            <w:tcPrChange w:id="8158" w:author="Masato YOSHIKAWA" w:date="2026-01-20T12:20:00Z" w16du:dateUtc="2026-01-20T03:20:00Z">
              <w:tcPr>
                <w:tcW w:w="831" w:type="pct"/>
              </w:tcPr>
            </w:tcPrChange>
          </w:tcPr>
          <w:p w14:paraId="02127213" w14:textId="46B55AA0" w:rsidR="002E4570" w:rsidRPr="00B83013" w:rsidDel="005B6842" w:rsidRDefault="002E4570" w:rsidP="00A018DB">
            <w:pPr>
              <w:pStyle w:val="af8"/>
              <w:rPr>
                <w:moveFrom w:id="8159" w:author="Masato YOSHIKAWA" w:date="2026-01-20T12:21:00Z" w16du:dateUtc="2026-01-20T03:21:00Z"/>
                <w:rFonts w:ascii="Times New Roman" w:eastAsia="ＭＳ 明朝" w:hAnsi="Times New Roman" w:cs="Times New Roman"/>
                <w:rPrChange w:id="8160" w:author="Masato YOSHIKAWA" w:date="2026-01-20T12:25:00Z" w16du:dateUtc="2026-01-20T03:25:00Z">
                  <w:rPr>
                    <w:moveFrom w:id="8161" w:author="Masato YOSHIKAWA" w:date="2026-01-20T12:21:00Z" w16du:dateUtc="2026-01-20T03:21:00Z"/>
                    <w:rFonts w:ascii="ＭＳ 明朝" w:eastAsia="ＭＳ 明朝" w:hAnsi="ＭＳ 明朝"/>
                  </w:rPr>
                </w:rPrChange>
              </w:rPr>
            </w:pPr>
            <w:moveFrom w:id="8162" w:author="Masato YOSHIKAWA" w:date="2026-01-20T12:21:00Z" w16du:dateUtc="2026-01-20T03:21:00Z">
              <w:r w:rsidRPr="00B83013" w:rsidDel="005B6842">
                <w:rPr>
                  <w:rFonts w:ascii="Times New Roman" w:eastAsia="ＭＳ 明朝" w:hAnsi="Times New Roman" w:cs="Times New Roman"/>
                  <w:rPrChange w:id="8163" w:author="Masato YOSHIKAWA" w:date="2026-01-20T12:25:00Z" w16du:dateUtc="2026-01-20T03:25:00Z">
                    <w:rPr>
                      <w:rFonts w:ascii="ＭＳ 明朝" w:eastAsia="ＭＳ 明朝" w:hAnsi="ＭＳ 明朝"/>
                    </w:rPr>
                  </w:rPrChange>
                </w:rPr>
                <w:t>Minimization</w:t>
              </w:r>
            </w:moveFrom>
          </w:p>
        </w:tc>
      </w:tr>
      <w:tr w:rsidR="002E4570" w:rsidRPr="00B83013" w:rsidDel="005B6842" w14:paraId="107CB60B" w14:textId="03344B1B" w:rsidTr="005B6842">
        <w:tc>
          <w:tcPr>
            <w:tcW w:w="583" w:type="pct"/>
            <w:tcPrChange w:id="8164" w:author="Masato YOSHIKAWA" w:date="2026-01-20T12:20:00Z" w16du:dateUtc="2026-01-20T03:20:00Z">
              <w:tcPr>
                <w:tcW w:w="582" w:type="pct"/>
              </w:tcPr>
            </w:tcPrChange>
          </w:tcPr>
          <w:p w14:paraId="0AF53B81" w14:textId="595872C2" w:rsidR="002E4570" w:rsidRPr="00B83013" w:rsidDel="005B6842" w:rsidRDefault="002E4570" w:rsidP="00A018DB">
            <w:pPr>
              <w:pStyle w:val="af8"/>
              <w:rPr>
                <w:moveFrom w:id="8165" w:author="Masato YOSHIKAWA" w:date="2026-01-20T12:21:00Z" w16du:dateUtc="2026-01-20T03:21:00Z"/>
                <w:rFonts w:ascii="Times New Roman" w:eastAsia="ＭＳ 明朝" w:hAnsi="Times New Roman" w:cs="Times New Roman"/>
                <w:rPrChange w:id="8166" w:author="Masato YOSHIKAWA" w:date="2026-01-20T12:25:00Z" w16du:dateUtc="2026-01-20T03:25:00Z">
                  <w:rPr>
                    <w:moveFrom w:id="8167" w:author="Masato YOSHIKAWA" w:date="2026-01-20T12:21:00Z" w16du:dateUtc="2026-01-20T03:21:00Z"/>
                    <w:rFonts w:ascii="ＭＳ 明朝" w:eastAsia="ＭＳ 明朝" w:hAnsi="ＭＳ 明朝"/>
                  </w:rPr>
                </w:rPrChange>
              </w:rPr>
            </w:pPr>
            <w:moveFrom w:id="8168" w:author="Masato YOSHIKAWA" w:date="2026-01-20T12:21:00Z" w16du:dateUtc="2026-01-20T03:21:00Z">
              <w:r w:rsidRPr="00B83013" w:rsidDel="005B6842">
                <w:rPr>
                  <w:rFonts w:ascii="Times New Roman" w:eastAsia="ＭＳ 明朝" w:hAnsi="Times New Roman" w:cs="Times New Roman" w:hint="eastAsia"/>
                  <w:rPrChange w:id="8169" w:author="Masato YOSHIKAWA" w:date="2026-01-20T12:25:00Z" w16du:dateUtc="2026-01-20T03:25:00Z">
                    <w:rPr>
                      <w:rFonts w:ascii="ＭＳ 明朝" w:eastAsia="ＭＳ 明朝" w:hAnsi="ＭＳ 明朝" w:hint="eastAsia"/>
                    </w:rPr>
                  </w:rPrChange>
                </w:rPr>
                <w:t>縁日</w:t>
              </w:r>
            </w:moveFrom>
          </w:p>
        </w:tc>
        <w:tc>
          <w:tcPr>
            <w:tcW w:w="583" w:type="pct"/>
            <w:tcPrChange w:id="8170" w:author="Masato YOSHIKAWA" w:date="2026-01-20T12:20:00Z" w16du:dateUtc="2026-01-20T03:20:00Z">
              <w:tcPr>
                <w:tcW w:w="583" w:type="pct"/>
              </w:tcPr>
            </w:tcPrChange>
          </w:tcPr>
          <w:p w14:paraId="7CF86D38" w14:textId="31E33F84" w:rsidR="002E4570" w:rsidRPr="00B83013" w:rsidDel="005B6842" w:rsidRDefault="002E4570" w:rsidP="00A018DB">
            <w:pPr>
              <w:pStyle w:val="af8"/>
              <w:rPr>
                <w:moveFrom w:id="8171" w:author="Masato YOSHIKAWA" w:date="2026-01-20T12:21:00Z" w16du:dateUtc="2026-01-20T03:21:00Z"/>
                <w:rFonts w:ascii="Times New Roman" w:eastAsia="ＭＳ 明朝" w:hAnsi="Times New Roman" w:cs="Times New Roman"/>
                <w:rPrChange w:id="8172" w:author="Masato YOSHIKAWA" w:date="2026-01-20T12:25:00Z" w16du:dateUtc="2026-01-20T03:25:00Z">
                  <w:rPr>
                    <w:moveFrom w:id="8173" w:author="Masato YOSHIKAWA" w:date="2026-01-20T12:21:00Z" w16du:dateUtc="2026-01-20T03:21:00Z"/>
                    <w:rFonts w:ascii="ＭＳ 明朝" w:eastAsia="ＭＳ 明朝" w:hAnsi="ＭＳ 明朝"/>
                  </w:rPr>
                </w:rPrChange>
              </w:rPr>
            </w:pPr>
            <w:moveFrom w:id="8174" w:author="Masato YOSHIKAWA" w:date="2026-01-20T12:21:00Z" w16du:dateUtc="2026-01-20T03:21:00Z">
              <w:r w:rsidRPr="00B83013" w:rsidDel="005B6842">
                <w:rPr>
                  <w:rFonts w:ascii="Times New Roman" w:eastAsia="ＭＳ 明朝" w:hAnsi="Times New Roman" w:cs="Times New Roman"/>
                  <w:rPrChange w:id="8175" w:author="Masato YOSHIKAWA" w:date="2026-01-20T12:25:00Z" w16du:dateUtc="2026-01-20T03:25:00Z">
                    <w:rPr>
                      <w:rFonts w:ascii="ＭＳ 明朝" w:eastAsia="ＭＳ 明朝" w:hAnsi="ＭＳ 明朝"/>
                    </w:rPr>
                  </w:rPrChange>
                </w:rPr>
                <w:t>a local fete</w:t>
              </w:r>
            </w:moveFrom>
          </w:p>
        </w:tc>
        <w:tc>
          <w:tcPr>
            <w:tcW w:w="629" w:type="pct"/>
            <w:tcPrChange w:id="8176" w:author="Masato YOSHIKAWA" w:date="2026-01-20T12:20:00Z" w16du:dateUtc="2026-01-20T03:20:00Z">
              <w:tcPr>
                <w:tcW w:w="629" w:type="pct"/>
              </w:tcPr>
            </w:tcPrChange>
          </w:tcPr>
          <w:p w14:paraId="618307BC" w14:textId="3BD61FB8" w:rsidR="002E4570" w:rsidRPr="00B83013" w:rsidDel="005B6842" w:rsidRDefault="002E4570" w:rsidP="00A018DB">
            <w:pPr>
              <w:pStyle w:val="af8"/>
              <w:rPr>
                <w:moveFrom w:id="8177" w:author="Masato YOSHIKAWA" w:date="2026-01-20T12:21:00Z" w16du:dateUtc="2026-01-20T03:21:00Z"/>
                <w:rFonts w:ascii="Times New Roman" w:eastAsia="ＭＳ 明朝" w:hAnsi="Times New Roman" w:cs="Times New Roman"/>
                <w:rPrChange w:id="8178" w:author="Masato YOSHIKAWA" w:date="2026-01-20T12:25:00Z" w16du:dateUtc="2026-01-20T03:25:00Z">
                  <w:rPr>
                    <w:moveFrom w:id="8179" w:author="Masato YOSHIKAWA" w:date="2026-01-20T12:21:00Z" w16du:dateUtc="2026-01-20T03:21:00Z"/>
                    <w:rFonts w:ascii="ＭＳ 明朝" w:eastAsia="ＭＳ 明朝" w:hAnsi="ＭＳ 明朝"/>
                  </w:rPr>
                </w:rPrChange>
              </w:rPr>
            </w:pPr>
            <w:moveFrom w:id="8180" w:author="Masato YOSHIKAWA" w:date="2026-01-20T12:21:00Z" w16du:dateUtc="2026-01-20T03:21:00Z">
              <w:r w:rsidRPr="00B83013" w:rsidDel="005B6842">
                <w:rPr>
                  <w:rFonts w:ascii="Times New Roman" w:eastAsia="ＭＳ 明朝" w:hAnsi="Times New Roman" w:cs="Times New Roman"/>
                  <w:rPrChange w:id="8181" w:author="Masato YOSHIKAWA" w:date="2026-01-20T12:25:00Z" w16du:dateUtc="2026-01-20T03:25:00Z">
                    <w:rPr>
                      <w:rFonts w:ascii="ＭＳ 明朝" w:eastAsia="ＭＳ 明朝" w:hAnsi="ＭＳ 明朝"/>
                    </w:rPr>
                  </w:rPrChange>
                </w:rPr>
                <w:t>fair</w:t>
              </w:r>
            </w:moveFrom>
          </w:p>
        </w:tc>
        <w:tc>
          <w:tcPr>
            <w:tcW w:w="779" w:type="pct"/>
            <w:tcPrChange w:id="8182" w:author="Masato YOSHIKAWA" w:date="2026-01-20T12:20:00Z" w16du:dateUtc="2026-01-20T03:20:00Z">
              <w:tcPr>
                <w:tcW w:w="779" w:type="pct"/>
              </w:tcPr>
            </w:tcPrChange>
          </w:tcPr>
          <w:p w14:paraId="7ACCA404" w14:textId="26AF42FA" w:rsidR="002E4570" w:rsidRPr="00B83013" w:rsidDel="005B6842" w:rsidRDefault="002E4570" w:rsidP="00A018DB">
            <w:pPr>
              <w:pStyle w:val="af8"/>
              <w:rPr>
                <w:moveFrom w:id="8183" w:author="Masato YOSHIKAWA" w:date="2026-01-20T12:21:00Z" w16du:dateUtc="2026-01-20T03:21:00Z"/>
                <w:rFonts w:ascii="Times New Roman" w:eastAsia="ＭＳ 明朝" w:hAnsi="Times New Roman" w:cs="Times New Roman"/>
                <w:rPrChange w:id="8184" w:author="Masato YOSHIKAWA" w:date="2026-01-20T12:25:00Z" w16du:dateUtc="2026-01-20T03:25:00Z">
                  <w:rPr>
                    <w:moveFrom w:id="8185" w:author="Masato YOSHIKAWA" w:date="2026-01-20T12:21:00Z" w16du:dateUtc="2026-01-20T03:21:00Z"/>
                    <w:rFonts w:ascii="ＭＳ 明朝" w:eastAsia="ＭＳ 明朝" w:hAnsi="ＭＳ 明朝"/>
                  </w:rPr>
                </w:rPrChange>
              </w:rPr>
            </w:pPr>
            <w:moveFrom w:id="8186" w:author="Masato YOSHIKAWA" w:date="2026-01-20T12:21:00Z" w16du:dateUtc="2026-01-20T03:21:00Z">
              <w:r w:rsidRPr="00B83013" w:rsidDel="005B6842">
                <w:rPr>
                  <w:rFonts w:ascii="Times New Roman" w:eastAsia="ＭＳ 明朝" w:hAnsi="Times New Roman" w:cs="Times New Roman"/>
                  <w:rPrChange w:id="8187" w:author="Masato YOSHIKAWA" w:date="2026-01-20T12:25:00Z" w16du:dateUtc="2026-01-20T03:25:00Z">
                    <w:rPr>
                      <w:rFonts w:ascii="ＭＳ 明朝" w:eastAsia="ＭＳ 明朝" w:hAnsi="ＭＳ 明朝"/>
                    </w:rPr>
                  </w:rPrChange>
                </w:rPr>
                <w:t>Adaptation</w:t>
              </w:r>
            </w:moveFrom>
          </w:p>
        </w:tc>
        <w:tc>
          <w:tcPr>
            <w:tcW w:w="744" w:type="pct"/>
            <w:tcPrChange w:id="8188" w:author="Masato YOSHIKAWA" w:date="2026-01-20T12:20:00Z" w16du:dateUtc="2026-01-20T03:20:00Z">
              <w:tcPr>
                <w:tcW w:w="744" w:type="pct"/>
              </w:tcPr>
            </w:tcPrChange>
          </w:tcPr>
          <w:p w14:paraId="17BD1CCD" w14:textId="72BC686E" w:rsidR="002E4570" w:rsidRPr="00B83013" w:rsidDel="005B6842" w:rsidRDefault="002E4570" w:rsidP="00A018DB">
            <w:pPr>
              <w:pStyle w:val="af8"/>
              <w:rPr>
                <w:moveFrom w:id="8189" w:author="Masato YOSHIKAWA" w:date="2026-01-20T12:21:00Z" w16du:dateUtc="2026-01-20T03:21:00Z"/>
                <w:rFonts w:ascii="Times New Roman" w:eastAsia="ＭＳ 明朝" w:hAnsi="Times New Roman" w:cs="Times New Roman"/>
                <w:rPrChange w:id="8190" w:author="Masato YOSHIKAWA" w:date="2026-01-20T12:25:00Z" w16du:dateUtc="2026-01-20T03:25:00Z">
                  <w:rPr>
                    <w:moveFrom w:id="8191" w:author="Masato YOSHIKAWA" w:date="2026-01-20T12:21:00Z" w16du:dateUtc="2026-01-20T03:21:00Z"/>
                    <w:rFonts w:ascii="ＭＳ 明朝" w:eastAsia="ＭＳ 明朝" w:hAnsi="ＭＳ 明朝"/>
                  </w:rPr>
                </w:rPrChange>
              </w:rPr>
            </w:pPr>
            <w:moveFrom w:id="8192" w:author="Masato YOSHIKAWA" w:date="2026-01-20T12:21:00Z" w16du:dateUtc="2026-01-20T03:21:00Z">
              <w:r w:rsidRPr="00B83013" w:rsidDel="005B6842">
                <w:rPr>
                  <w:rFonts w:ascii="Times New Roman" w:eastAsia="ＭＳ 明朝" w:hAnsi="Times New Roman" w:cs="Times New Roman"/>
                  <w:rPrChange w:id="8193" w:author="Masato YOSHIKAWA" w:date="2026-01-20T12:25:00Z" w16du:dateUtc="2026-01-20T03:25:00Z">
                    <w:rPr>
                      <w:rFonts w:ascii="ＭＳ 明朝" w:eastAsia="ＭＳ 明朝" w:hAnsi="ＭＳ 明朝"/>
                    </w:rPr>
                  </w:rPrChange>
                </w:rPr>
                <w:t>Minimization</w:t>
              </w:r>
            </w:moveFrom>
          </w:p>
        </w:tc>
        <w:tc>
          <w:tcPr>
            <w:tcW w:w="851" w:type="pct"/>
            <w:tcPrChange w:id="8194" w:author="Masato YOSHIKAWA" w:date="2026-01-20T12:20:00Z" w16du:dateUtc="2026-01-20T03:20:00Z">
              <w:tcPr>
                <w:tcW w:w="851" w:type="pct"/>
              </w:tcPr>
            </w:tcPrChange>
          </w:tcPr>
          <w:p w14:paraId="4D0694F3" w14:textId="1A31E4AA" w:rsidR="002E4570" w:rsidRPr="00B83013" w:rsidDel="005B6842" w:rsidRDefault="002E4570" w:rsidP="00A018DB">
            <w:pPr>
              <w:pStyle w:val="af8"/>
              <w:rPr>
                <w:moveFrom w:id="8195" w:author="Masato YOSHIKAWA" w:date="2026-01-20T12:21:00Z" w16du:dateUtc="2026-01-20T03:21:00Z"/>
                <w:rFonts w:ascii="Times New Roman" w:eastAsia="ＭＳ 明朝" w:hAnsi="Times New Roman" w:cs="Times New Roman"/>
                <w:rPrChange w:id="8196" w:author="Masato YOSHIKAWA" w:date="2026-01-20T12:25:00Z" w16du:dateUtc="2026-01-20T03:25:00Z">
                  <w:rPr>
                    <w:moveFrom w:id="8197" w:author="Masato YOSHIKAWA" w:date="2026-01-20T12:21:00Z" w16du:dateUtc="2026-01-20T03:21:00Z"/>
                    <w:rFonts w:ascii="ＭＳ 明朝" w:eastAsia="ＭＳ 明朝" w:hAnsi="ＭＳ 明朝"/>
                  </w:rPr>
                </w:rPrChange>
              </w:rPr>
            </w:pPr>
            <w:moveFrom w:id="8198" w:author="Masato YOSHIKAWA" w:date="2026-01-20T12:21:00Z" w16du:dateUtc="2026-01-20T03:21:00Z">
              <w:r w:rsidRPr="00B83013" w:rsidDel="005B6842">
                <w:rPr>
                  <w:rFonts w:ascii="Times New Roman" w:eastAsia="ＭＳ 明朝" w:hAnsi="Times New Roman" w:cs="Times New Roman"/>
                  <w:rPrChange w:id="8199" w:author="Masato YOSHIKAWA" w:date="2026-01-20T12:25:00Z" w16du:dateUtc="2026-01-20T03:25:00Z">
                    <w:rPr>
                      <w:rFonts w:ascii="ＭＳ 明朝" w:eastAsia="ＭＳ 明朝" w:hAnsi="ＭＳ 明朝"/>
                    </w:rPr>
                  </w:rPrChange>
                </w:rPr>
                <w:t>Established equivalent</w:t>
              </w:r>
            </w:moveFrom>
          </w:p>
        </w:tc>
        <w:tc>
          <w:tcPr>
            <w:tcW w:w="831" w:type="pct"/>
            <w:tcPrChange w:id="8200" w:author="Masato YOSHIKAWA" w:date="2026-01-20T12:20:00Z" w16du:dateUtc="2026-01-20T03:20:00Z">
              <w:tcPr>
                <w:tcW w:w="831" w:type="pct"/>
              </w:tcPr>
            </w:tcPrChange>
          </w:tcPr>
          <w:p w14:paraId="108D1C20" w14:textId="27FF2B7E" w:rsidR="002E4570" w:rsidRPr="00B83013" w:rsidDel="005B6842" w:rsidRDefault="002E4570" w:rsidP="00A018DB">
            <w:pPr>
              <w:pStyle w:val="af8"/>
              <w:rPr>
                <w:moveFrom w:id="8201" w:author="Masato YOSHIKAWA" w:date="2026-01-20T12:21:00Z" w16du:dateUtc="2026-01-20T03:21:00Z"/>
                <w:rFonts w:ascii="Times New Roman" w:eastAsia="ＭＳ 明朝" w:hAnsi="Times New Roman" w:cs="Times New Roman"/>
                <w:rPrChange w:id="8202" w:author="Masato YOSHIKAWA" w:date="2026-01-20T12:25:00Z" w16du:dateUtc="2026-01-20T03:25:00Z">
                  <w:rPr>
                    <w:moveFrom w:id="8203" w:author="Masato YOSHIKAWA" w:date="2026-01-20T12:21:00Z" w16du:dateUtc="2026-01-20T03:21:00Z"/>
                    <w:rFonts w:ascii="ＭＳ 明朝" w:eastAsia="ＭＳ 明朝" w:hAnsi="ＭＳ 明朝"/>
                  </w:rPr>
                </w:rPrChange>
              </w:rPr>
            </w:pPr>
            <w:moveFrom w:id="8204" w:author="Masato YOSHIKAWA" w:date="2026-01-20T12:21:00Z" w16du:dateUtc="2026-01-20T03:21:00Z">
              <w:r w:rsidRPr="00B83013" w:rsidDel="005B6842">
                <w:rPr>
                  <w:rFonts w:ascii="Times New Roman" w:eastAsia="ＭＳ 明朝" w:hAnsi="Times New Roman" w:cs="Times New Roman"/>
                  <w:rPrChange w:id="8205" w:author="Masato YOSHIKAWA" w:date="2026-01-20T12:25:00Z" w16du:dateUtc="2026-01-20T03:25:00Z">
                    <w:rPr>
                      <w:rFonts w:ascii="ＭＳ 明朝" w:eastAsia="ＭＳ 明朝" w:hAnsi="ＭＳ 明朝"/>
                    </w:rPr>
                  </w:rPrChange>
                </w:rPr>
                <w:t>Minimization</w:t>
              </w:r>
            </w:moveFrom>
          </w:p>
        </w:tc>
      </w:tr>
      <w:tr w:rsidR="002E4570" w:rsidRPr="00B83013" w:rsidDel="005B6842" w14:paraId="03D55E43" w14:textId="360CD59E" w:rsidTr="005B6842">
        <w:tc>
          <w:tcPr>
            <w:tcW w:w="583" w:type="pct"/>
            <w:tcPrChange w:id="8206" w:author="Masato YOSHIKAWA" w:date="2026-01-20T12:20:00Z" w16du:dateUtc="2026-01-20T03:20:00Z">
              <w:tcPr>
                <w:tcW w:w="582" w:type="pct"/>
              </w:tcPr>
            </w:tcPrChange>
          </w:tcPr>
          <w:p w14:paraId="1B60833D" w14:textId="0208FBC8" w:rsidR="002E4570" w:rsidRPr="00B83013" w:rsidDel="005B6842" w:rsidRDefault="002E4570" w:rsidP="00A018DB">
            <w:pPr>
              <w:pStyle w:val="af8"/>
              <w:rPr>
                <w:moveFrom w:id="8207" w:author="Masato YOSHIKAWA" w:date="2026-01-20T12:21:00Z" w16du:dateUtc="2026-01-20T03:21:00Z"/>
                <w:rFonts w:ascii="Times New Roman" w:eastAsia="ＭＳ 明朝" w:hAnsi="Times New Roman" w:cs="Times New Roman"/>
                <w:rPrChange w:id="8208" w:author="Masato YOSHIKAWA" w:date="2026-01-20T12:25:00Z" w16du:dateUtc="2026-01-20T03:25:00Z">
                  <w:rPr>
                    <w:moveFrom w:id="8209" w:author="Masato YOSHIKAWA" w:date="2026-01-20T12:21:00Z" w16du:dateUtc="2026-01-20T03:21:00Z"/>
                    <w:rFonts w:ascii="ＭＳ 明朝" w:eastAsia="ＭＳ 明朝" w:hAnsi="ＭＳ 明朝"/>
                  </w:rPr>
                </w:rPrChange>
              </w:rPr>
            </w:pPr>
            <w:moveFrom w:id="8210" w:author="Masato YOSHIKAWA" w:date="2026-01-20T12:21:00Z" w16du:dateUtc="2026-01-20T03:21:00Z">
              <w:r w:rsidRPr="00B83013" w:rsidDel="005B6842">
                <w:rPr>
                  <w:rFonts w:ascii="Times New Roman" w:eastAsia="ＭＳ 明朝" w:hAnsi="Times New Roman" w:cs="Times New Roman" w:hint="eastAsia"/>
                  <w:rPrChange w:id="8211" w:author="Masato YOSHIKAWA" w:date="2026-01-20T12:25:00Z" w16du:dateUtc="2026-01-20T03:25:00Z">
                    <w:rPr>
                      <w:rFonts w:ascii="ＭＳ 明朝" w:eastAsia="ＭＳ 明朝" w:hAnsi="ＭＳ 明朝" w:hint="eastAsia"/>
                    </w:rPr>
                  </w:rPrChange>
                </w:rPr>
                <w:t>不徳義漢</w:t>
              </w:r>
            </w:moveFrom>
          </w:p>
        </w:tc>
        <w:tc>
          <w:tcPr>
            <w:tcW w:w="583" w:type="pct"/>
            <w:tcPrChange w:id="8212" w:author="Masato YOSHIKAWA" w:date="2026-01-20T12:20:00Z" w16du:dateUtc="2026-01-20T03:20:00Z">
              <w:tcPr>
                <w:tcW w:w="583" w:type="pct"/>
              </w:tcPr>
            </w:tcPrChange>
          </w:tcPr>
          <w:p w14:paraId="60977A53" w14:textId="500B6ACE" w:rsidR="002E4570" w:rsidRPr="00B83013" w:rsidDel="005B6842" w:rsidRDefault="002E4570" w:rsidP="00A018DB">
            <w:pPr>
              <w:pStyle w:val="af8"/>
              <w:rPr>
                <w:moveFrom w:id="8213" w:author="Masato YOSHIKAWA" w:date="2026-01-20T12:21:00Z" w16du:dateUtc="2026-01-20T03:21:00Z"/>
                <w:rFonts w:ascii="Times New Roman" w:eastAsia="ＭＳ 明朝" w:hAnsi="Times New Roman" w:cs="Times New Roman"/>
                <w:rPrChange w:id="8214" w:author="Masato YOSHIKAWA" w:date="2026-01-20T12:25:00Z" w16du:dateUtc="2026-01-20T03:25:00Z">
                  <w:rPr>
                    <w:moveFrom w:id="8215" w:author="Masato YOSHIKAWA" w:date="2026-01-20T12:21:00Z" w16du:dateUtc="2026-01-20T03:21:00Z"/>
                    <w:rFonts w:ascii="ＭＳ 明朝" w:eastAsia="ＭＳ 明朝" w:hAnsi="ＭＳ 明朝"/>
                  </w:rPr>
                </w:rPrChange>
              </w:rPr>
            </w:pPr>
            <w:moveFrom w:id="8216" w:author="Masato YOSHIKAWA" w:date="2026-01-20T12:21:00Z" w16du:dateUtc="2026-01-20T03:21:00Z">
              <w:r w:rsidRPr="00B83013" w:rsidDel="005B6842">
                <w:rPr>
                  <w:rFonts w:ascii="Times New Roman" w:eastAsia="ＭＳ 明朝" w:hAnsi="Times New Roman" w:cs="Times New Roman"/>
                  <w:rPrChange w:id="8217" w:author="Masato YOSHIKAWA" w:date="2026-01-20T12:25:00Z" w16du:dateUtc="2026-01-20T03:25:00Z">
                    <w:rPr>
                      <w:rFonts w:ascii="ＭＳ 明朝" w:eastAsia="ＭＳ 明朝" w:hAnsi="ＭＳ 明朝"/>
                    </w:rPr>
                  </w:rPrChange>
                </w:rPr>
                <w:t>wicked</w:t>
              </w:r>
            </w:moveFrom>
          </w:p>
        </w:tc>
        <w:tc>
          <w:tcPr>
            <w:tcW w:w="629" w:type="pct"/>
            <w:tcPrChange w:id="8218" w:author="Masato YOSHIKAWA" w:date="2026-01-20T12:20:00Z" w16du:dateUtc="2026-01-20T03:20:00Z">
              <w:tcPr>
                <w:tcW w:w="629" w:type="pct"/>
              </w:tcPr>
            </w:tcPrChange>
          </w:tcPr>
          <w:p w14:paraId="2E3CA0B7" w14:textId="56E68A1C" w:rsidR="002E4570" w:rsidRPr="00B83013" w:rsidDel="005B6842" w:rsidRDefault="002E4570" w:rsidP="00A018DB">
            <w:pPr>
              <w:pStyle w:val="af8"/>
              <w:rPr>
                <w:moveFrom w:id="8219" w:author="Masato YOSHIKAWA" w:date="2026-01-20T12:21:00Z" w16du:dateUtc="2026-01-20T03:21:00Z"/>
                <w:rFonts w:ascii="Times New Roman" w:eastAsia="ＭＳ 明朝" w:hAnsi="Times New Roman" w:cs="Times New Roman"/>
                <w:rPrChange w:id="8220" w:author="Masato YOSHIKAWA" w:date="2026-01-20T12:25:00Z" w16du:dateUtc="2026-01-20T03:25:00Z">
                  <w:rPr>
                    <w:moveFrom w:id="8221" w:author="Masato YOSHIKAWA" w:date="2026-01-20T12:21:00Z" w16du:dateUtc="2026-01-20T03:21:00Z"/>
                    <w:rFonts w:ascii="ＭＳ 明朝" w:eastAsia="ＭＳ 明朝" w:hAnsi="ＭＳ 明朝"/>
                  </w:rPr>
                </w:rPrChange>
              </w:rPr>
            </w:pPr>
            <w:moveFrom w:id="8222" w:author="Masato YOSHIKAWA" w:date="2026-01-20T12:21:00Z" w16du:dateUtc="2026-01-20T03:21:00Z">
              <w:r w:rsidRPr="00B83013" w:rsidDel="005B6842">
                <w:rPr>
                  <w:rFonts w:ascii="Times New Roman" w:eastAsia="ＭＳ 明朝" w:hAnsi="Times New Roman" w:cs="Times New Roman"/>
                  <w:rPrChange w:id="8223" w:author="Masato YOSHIKAWA" w:date="2026-01-20T12:25:00Z" w16du:dateUtc="2026-01-20T03:25:00Z">
                    <w:rPr>
                      <w:rFonts w:ascii="ＭＳ 明朝" w:eastAsia="ＭＳ 明朝" w:hAnsi="ＭＳ 明朝"/>
                    </w:rPr>
                  </w:rPrChange>
                </w:rPr>
                <w:t>scoundrels</w:t>
              </w:r>
            </w:moveFrom>
          </w:p>
        </w:tc>
        <w:tc>
          <w:tcPr>
            <w:tcW w:w="779" w:type="pct"/>
            <w:tcPrChange w:id="8224" w:author="Masato YOSHIKAWA" w:date="2026-01-20T12:20:00Z" w16du:dateUtc="2026-01-20T03:20:00Z">
              <w:tcPr>
                <w:tcW w:w="779" w:type="pct"/>
              </w:tcPr>
            </w:tcPrChange>
          </w:tcPr>
          <w:p w14:paraId="66EE48CC" w14:textId="5D669533" w:rsidR="002E4570" w:rsidRPr="00B83013" w:rsidDel="005B6842" w:rsidRDefault="002E4570" w:rsidP="00A018DB">
            <w:pPr>
              <w:pStyle w:val="af8"/>
              <w:rPr>
                <w:moveFrom w:id="8225" w:author="Masato YOSHIKAWA" w:date="2026-01-20T12:21:00Z" w16du:dateUtc="2026-01-20T03:21:00Z"/>
                <w:rFonts w:ascii="Times New Roman" w:eastAsia="ＭＳ 明朝" w:hAnsi="Times New Roman" w:cs="Times New Roman"/>
                <w:rPrChange w:id="8226" w:author="Masato YOSHIKAWA" w:date="2026-01-20T12:25:00Z" w16du:dateUtc="2026-01-20T03:25:00Z">
                  <w:rPr>
                    <w:moveFrom w:id="8227" w:author="Masato YOSHIKAWA" w:date="2026-01-20T12:21:00Z" w16du:dateUtc="2026-01-20T03:21:00Z"/>
                    <w:rFonts w:ascii="ＭＳ 明朝" w:eastAsia="ＭＳ 明朝" w:hAnsi="ＭＳ 明朝"/>
                  </w:rPr>
                </w:rPrChange>
              </w:rPr>
            </w:pPr>
            <w:moveFrom w:id="8228" w:author="Masato YOSHIKAWA" w:date="2026-01-20T12:21:00Z" w16du:dateUtc="2026-01-20T03:21:00Z">
              <w:r w:rsidRPr="00B83013" w:rsidDel="005B6842">
                <w:rPr>
                  <w:rFonts w:ascii="Times New Roman" w:eastAsia="ＭＳ 明朝" w:hAnsi="Times New Roman" w:cs="Times New Roman"/>
                  <w:rPrChange w:id="8229" w:author="Masato YOSHIKAWA" w:date="2026-01-20T12:25:00Z" w16du:dateUtc="2026-01-20T03:25:00Z">
                    <w:rPr>
                      <w:rFonts w:ascii="ＭＳ 明朝" w:eastAsia="ＭＳ 明朝" w:hAnsi="ＭＳ 明朝"/>
                    </w:rPr>
                  </w:rPrChange>
                </w:rPr>
                <w:t>Generalization</w:t>
              </w:r>
            </w:moveFrom>
          </w:p>
        </w:tc>
        <w:tc>
          <w:tcPr>
            <w:tcW w:w="744" w:type="pct"/>
            <w:tcPrChange w:id="8230" w:author="Masato YOSHIKAWA" w:date="2026-01-20T12:20:00Z" w16du:dateUtc="2026-01-20T03:20:00Z">
              <w:tcPr>
                <w:tcW w:w="744" w:type="pct"/>
              </w:tcPr>
            </w:tcPrChange>
          </w:tcPr>
          <w:p w14:paraId="5E6B9C6A" w14:textId="3AEBF261" w:rsidR="002E4570" w:rsidRPr="00B83013" w:rsidDel="005B6842" w:rsidRDefault="002E4570" w:rsidP="00A018DB">
            <w:pPr>
              <w:pStyle w:val="af8"/>
              <w:rPr>
                <w:moveFrom w:id="8231" w:author="Masato YOSHIKAWA" w:date="2026-01-20T12:21:00Z" w16du:dateUtc="2026-01-20T03:21:00Z"/>
                <w:rFonts w:ascii="Times New Roman" w:eastAsia="ＭＳ 明朝" w:hAnsi="Times New Roman" w:cs="Times New Roman"/>
                <w:rPrChange w:id="8232" w:author="Masato YOSHIKAWA" w:date="2026-01-20T12:25:00Z" w16du:dateUtc="2026-01-20T03:25:00Z">
                  <w:rPr>
                    <w:moveFrom w:id="8233" w:author="Masato YOSHIKAWA" w:date="2026-01-20T12:21:00Z" w16du:dateUtc="2026-01-20T03:21:00Z"/>
                    <w:rFonts w:ascii="ＭＳ 明朝" w:eastAsia="ＭＳ 明朝" w:hAnsi="ＭＳ 明朝"/>
                  </w:rPr>
                </w:rPrChange>
              </w:rPr>
            </w:pPr>
            <w:moveFrom w:id="8234" w:author="Masato YOSHIKAWA" w:date="2026-01-20T12:21:00Z" w16du:dateUtc="2026-01-20T03:21:00Z">
              <w:r w:rsidRPr="00B83013" w:rsidDel="005B6842">
                <w:rPr>
                  <w:rFonts w:ascii="Times New Roman" w:eastAsia="ＭＳ 明朝" w:hAnsi="Times New Roman" w:cs="Times New Roman"/>
                  <w:rPrChange w:id="8235" w:author="Masato YOSHIKAWA" w:date="2026-01-20T12:25:00Z" w16du:dateUtc="2026-01-20T03:25:00Z">
                    <w:rPr>
                      <w:rFonts w:ascii="ＭＳ 明朝" w:eastAsia="ＭＳ 明朝" w:hAnsi="ＭＳ 明朝"/>
                    </w:rPr>
                  </w:rPrChange>
                </w:rPr>
                <w:t>Minimization</w:t>
              </w:r>
            </w:moveFrom>
          </w:p>
        </w:tc>
        <w:tc>
          <w:tcPr>
            <w:tcW w:w="851" w:type="pct"/>
            <w:tcPrChange w:id="8236" w:author="Masato YOSHIKAWA" w:date="2026-01-20T12:20:00Z" w16du:dateUtc="2026-01-20T03:20:00Z">
              <w:tcPr>
                <w:tcW w:w="851" w:type="pct"/>
              </w:tcPr>
            </w:tcPrChange>
          </w:tcPr>
          <w:p w14:paraId="615C7455" w14:textId="05D0FEC3" w:rsidR="002E4570" w:rsidRPr="00B83013" w:rsidDel="005B6842" w:rsidRDefault="002E4570" w:rsidP="00A018DB">
            <w:pPr>
              <w:pStyle w:val="af8"/>
              <w:rPr>
                <w:moveFrom w:id="8237" w:author="Masato YOSHIKAWA" w:date="2026-01-20T12:21:00Z" w16du:dateUtc="2026-01-20T03:21:00Z"/>
                <w:rFonts w:ascii="Times New Roman" w:eastAsia="ＭＳ 明朝" w:hAnsi="Times New Roman" w:cs="Times New Roman"/>
                <w:rPrChange w:id="8238" w:author="Masato YOSHIKAWA" w:date="2026-01-20T12:25:00Z" w16du:dateUtc="2026-01-20T03:25:00Z">
                  <w:rPr>
                    <w:moveFrom w:id="8239" w:author="Masato YOSHIKAWA" w:date="2026-01-20T12:21:00Z" w16du:dateUtc="2026-01-20T03:21:00Z"/>
                    <w:rFonts w:ascii="ＭＳ 明朝" w:eastAsia="ＭＳ 明朝" w:hAnsi="ＭＳ 明朝"/>
                  </w:rPr>
                </w:rPrChange>
              </w:rPr>
            </w:pPr>
            <w:moveFrom w:id="8240" w:author="Masato YOSHIKAWA" w:date="2026-01-20T12:21:00Z" w16du:dateUtc="2026-01-20T03:21:00Z">
              <w:r w:rsidRPr="00B83013" w:rsidDel="005B6842">
                <w:rPr>
                  <w:rFonts w:ascii="Times New Roman" w:eastAsia="ＭＳ 明朝" w:hAnsi="Times New Roman" w:cs="Times New Roman"/>
                  <w:rPrChange w:id="8241" w:author="Masato YOSHIKAWA" w:date="2026-01-20T12:25:00Z" w16du:dateUtc="2026-01-20T03:25:00Z">
                    <w:rPr>
                      <w:rFonts w:ascii="ＭＳ 明朝" w:eastAsia="ＭＳ 明朝" w:hAnsi="ＭＳ 明朝"/>
                    </w:rPr>
                  </w:rPrChange>
                </w:rPr>
                <w:t>Generalization</w:t>
              </w:r>
            </w:moveFrom>
          </w:p>
        </w:tc>
        <w:tc>
          <w:tcPr>
            <w:tcW w:w="831" w:type="pct"/>
            <w:tcPrChange w:id="8242" w:author="Masato YOSHIKAWA" w:date="2026-01-20T12:20:00Z" w16du:dateUtc="2026-01-20T03:20:00Z">
              <w:tcPr>
                <w:tcW w:w="831" w:type="pct"/>
              </w:tcPr>
            </w:tcPrChange>
          </w:tcPr>
          <w:p w14:paraId="32E7DB50" w14:textId="1299EC59" w:rsidR="002E4570" w:rsidRPr="00B83013" w:rsidDel="005B6842" w:rsidRDefault="002E4570" w:rsidP="00A018DB">
            <w:pPr>
              <w:pStyle w:val="af8"/>
              <w:rPr>
                <w:moveFrom w:id="8243" w:author="Masato YOSHIKAWA" w:date="2026-01-20T12:21:00Z" w16du:dateUtc="2026-01-20T03:21:00Z"/>
                <w:rFonts w:ascii="Times New Roman" w:eastAsia="ＭＳ 明朝" w:hAnsi="Times New Roman" w:cs="Times New Roman"/>
                <w:rPrChange w:id="8244" w:author="Masato YOSHIKAWA" w:date="2026-01-20T12:25:00Z" w16du:dateUtc="2026-01-20T03:25:00Z">
                  <w:rPr>
                    <w:moveFrom w:id="8245" w:author="Masato YOSHIKAWA" w:date="2026-01-20T12:21:00Z" w16du:dateUtc="2026-01-20T03:21:00Z"/>
                    <w:rFonts w:ascii="ＭＳ 明朝" w:eastAsia="ＭＳ 明朝" w:hAnsi="ＭＳ 明朝"/>
                  </w:rPr>
                </w:rPrChange>
              </w:rPr>
            </w:pPr>
            <w:moveFrom w:id="8246" w:author="Masato YOSHIKAWA" w:date="2026-01-20T12:21:00Z" w16du:dateUtc="2026-01-20T03:21:00Z">
              <w:r w:rsidRPr="00B83013" w:rsidDel="005B6842">
                <w:rPr>
                  <w:rFonts w:ascii="Times New Roman" w:eastAsia="ＭＳ 明朝" w:hAnsi="Times New Roman" w:cs="Times New Roman"/>
                  <w:rPrChange w:id="8247" w:author="Masato YOSHIKAWA" w:date="2026-01-20T12:25:00Z" w16du:dateUtc="2026-01-20T03:25:00Z">
                    <w:rPr>
                      <w:rFonts w:ascii="ＭＳ 明朝" w:eastAsia="ＭＳ 明朝" w:hAnsi="ＭＳ 明朝"/>
                    </w:rPr>
                  </w:rPrChange>
                </w:rPr>
                <w:t>Minimization</w:t>
              </w:r>
            </w:moveFrom>
          </w:p>
        </w:tc>
      </w:tr>
      <w:tr w:rsidR="002E4570" w:rsidRPr="00B83013" w:rsidDel="005B6842" w14:paraId="23C7E210" w14:textId="488F084B" w:rsidTr="005B6842">
        <w:tc>
          <w:tcPr>
            <w:tcW w:w="583" w:type="pct"/>
            <w:tcPrChange w:id="8248" w:author="Masato YOSHIKAWA" w:date="2026-01-20T12:20:00Z" w16du:dateUtc="2026-01-20T03:20:00Z">
              <w:tcPr>
                <w:tcW w:w="582" w:type="pct"/>
              </w:tcPr>
            </w:tcPrChange>
          </w:tcPr>
          <w:p w14:paraId="2B8DEDC8" w14:textId="385FF655" w:rsidR="002E4570" w:rsidRPr="00B83013" w:rsidDel="005B6842" w:rsidRDefault="002E4570" w:rsidP="00A018DB">
            <w:pPr>
              <w:pStyle w:val="af8"/>
              <w:rPr>
                <w:moveFrom w:id="8249" w:author="Masato YOSHIKAWA" w:date="2026-01-20T12:21:00Z" w16du:dateUtc="2026-01-20T03:21:00Z"/>
                <w:rFonts w:ascii="Times New Roman" w:eastAsia="ＭＳ 明朝" w:hAnsi="Times New Roman" w:cs="Times New Roman"/>
                <w:rPrChange w:id="8250" w:author="Masato YOSHIKAWA" w:date="2026-01-20T12:25:00Z" w16du:dateUtc="2026-01-20T03:25:00Z">
                  <w:rPr>
                    <w:moveFrom w:id="8251" w:author="Masato YOSHIKAWA" w:date="2026-01-20T12:21:00Z" w16du:dateUtc="2026-01-20T03:21:00Z"/>
                    <w:rFonts w:ascii="ＭＳ 明朝" w:eastAsia="ＭＳ 明朝" w:hAnsi="ＭＳ 明朝"/>
                  </w:rPr>
                </w:rPrChange>
              </w:rPr>
            </w:pPr>
            <w:moveFrom w:id="8252" w:author="Masato YOSHIKAWA" w:date="2026-01-20T12:21:00Z" w16du:dateUtc="2026-01-20T03:21:00Z">
              <w:r w:rsidRPr="00B83013" w:rsidDel="005B6842">
                <w:rPr>
                  <w:rFonts w:ascii="Times New Roman" w:eastAsia="ＭＳ 明朝" w:hAnsi="Times New Roman" w:cs="Times New Roman" w:hint="eastAsia"/>
                  <w:rPrChange w:id="8253" w:author="Masato YOSHIKAWA" w:date="2026-01-20T12:25:00Z" w16du:dateUtc="2026-01-20T03:25:00Z">
                    <w:rPr>
                      <w:rFonts w:ascii="ＭＳ 明朝" w:eastAsia="ＭＳ 明朝" w:hAnsi="ＭＳ 明朝" w:hint="eastAsia"/>
                    </w:rPr>
                  </w:rPrChange>
                </w:rPr>
                <w:t>行李</w:t>
              </w:r>
            </w:moveFrom>
          </w:p>
        </w:tc>
        <w:tc>
          <w:tcPr>
            <w:tcW w:w="583" w:type="pct"/>
            <w:tcPrChange w:id="8254" w:author="Masato YOSHIKAWA" w:date="2026-01-20T12:20:00Z" w16du:dateUtc="2026-01-20T03:20:00Z">
              <w:tcPr>
                <w:tcW w:w="583" w:type="pct"/>
              </w:tcPr>
            </w:tcPrChange>
          </w:tcPr>
          <w:p w14:paraId="7EE7E965" w14:textId="6449988D" w:rsidR="002E4570" w:rsidRPr="00B83013" w:rsidDel="005B6842" w:rsidRDefault="002E4570" w:rsidP="00A018DB">
            <w:pPr>
              <w:pStyle w:val="af8"/>
              <w:rPr>
                <w:moveFrom w:id="8255" w:author="Masato YOSHIKAWA" w:date="2026-01-20T12:21:00Z" w16du:dateUtc="2026-01-20T03:21:00Z"/>
                <w:rFonts w:ascii="Times New Roman" w:eastAsia="ＭＳ 明朝" w:hAnsi="Times New Roman" w:cs="Times New Roman"/>
                <w:rPrChange w:id="8256" w:author="Masato YOSHIKAWA" w:date="2026-01-20T12:25:00Z" w16du:dateUtc="2026-01-20T03:25:00Z">
                  <w:rPr>
                    <w:moveFrom w:id="8257" w:author="Masato YOSHIKAWA" w:date="2026-01-20T12:21:00Z" w16du:dateUtc="2026-01-20T03:21:00Z"/>
                    <w:rFonts w:ascii="ＭＳ 明朝" w:eastAsia="ＭＳ 明朝" w:hAnsi="ＭＳ 明朝"/>
                  </w:rPr>
                </w:rPrChange>
              </w:rPr>
            </w:pPr>
            <w:moveFrom w:id="8258" w:author="Masato YOSHIKAWA" w:date="2026-01-20T12:21:00Z" w16du:dateUtc="2026-01-20T03:21:00Z">
              <w:r w:rsidRPr="00B83013" w:rsidDel="005B6842">
                <w:rPr>
                  <w:rFonts w:ascii="Times New Roman" w:eastAsia="ＭＳ 明朝" w:hAnsi="Times New Roman" w:cs="Times New Roman"/>
                  <w:rPrChange w:id="8259" w:author="Masato YOSHIKAWA" w:date="2026-01-20T12:25:00Z" w16du:dateUtc="2026-01-20T03:25:00Z">
                    <w:rPr>
                      <w:rFonts w:ascii="ＭＳ 明朝" w:eastAsia="ＭＳ 明朝" w:hAnsi="ＭＳ 明朝"/>
                    </w:rPr>
                  </w:rPrChange>
                </w:rPr>
                <w:t>a baskettrunk</w:t>
              </w:r>
            </w:moveFrom>
          </w:p>
        </w:tc>
        <w:tc>
          <w:tcPr>
            <w:tcW w:w="629" w:type="pct"/>
            <w:tcPrChange w:id="8260" w:author="Masato YOSHIKAWA" w:date="2026-01-20T12:20:00Z" w16du:dateUtc="2026-01-20T03:20:00Z">
              <w:tcPr>
                <w:tcW w:w="629" w:type="pct"/>
              </w:tcPr>
            </w:tcPrChange>
          </w:tcPr>
          <w:p w14:paraId="21F1BC6F" w14:textId="7E6FEA0C" w:rsidR="002E4570" w:rsidRPr="00B83013" w:rsidDel="005B6842" w:rsidRDefault="002E4570" w:rsidP="00A018DB">
            <w:pPr>
              <w:pStyle w:val="af8"/>
              <w:rPr>
                <w:moveFrom w:id="8261" w:author="Masato YOSHIKAWA" w:date="2026-01-20T12:21:00Z" w16du:dateUtc="2026-01-20T03:21:00Z"/>
                <w:rFonts w:ascii="Times New Roman" w:eastAsia="ＭＳ 明朝" w:hAnsi="Times New Roman" w:cs="Times New Roman"/>
                <w:rPrChange w:id="8262" w:author="Masato YOSHIKAWA" w:date="2026-01-20T12:25:00Z" w16du:dateUtc="2026-01-20T03:25:00Z">
                  <w:rPr>
                    <w:moveFrom w:id="8263" w:author="Masato YOSHIKAWA" w:date="2026-01-20T12:21:00Z" w16du:dateUtc="2026-01-20T03:21:00Z"/>
                    <w:rFonts w:ascii="ＭＳ 明朝" w:eastAsia="ＭＳ 明朝" w:hAnsi="ＭＳ 明朝"/>
                  </w:rPr>
                </w:rPrChange>
              </w:rPr>
            </w:pPr>
            <w:moveFrom w:id="8264" w:author="Masato YOSHIKAWA" w:date="2026-01-20T12:21:00Z" w16du:dateUtc="2026-01-20T03:21:00Z">
              <w:r w:rsidRPr="00B83013" w:rsidDel="005B6842">
                <w:rPr>
                  <w:rFonts w:ascii="Times New Roman" w:eastAsia="ＭＳ 明朝" w:hAnsi="Times New Roman" w:cs="Times New Roman"/>
                  <w:rPrChange w:id="8265" w:author="Masato YOSHIKAWA" w:date="2026-01-20T12:25:00Z" w16du:dateUtc="2026-01-20T03:25:00Z">
                    <w:rPr>
                      <w:rFonts w:ascii="ＭＳ 明朝" w:eastAsia="ＭＳ 明朝" w:hAnsi="ＭＳ 明朝"/>
                    </w:rPr>
                  </w:rPrChange>
                </w:rPr>
                <w:t>suitcase</w:t>
              </w:r>
            </w:moveFrom>
          </w:p>
        </w:tc>
        <w:tc>
          <w:tcPr>
            <w:tcW w:w="779" w:type="pct"/>
            <w:tcPrChange w:id="8266" w:author="Masato YOSHIKAWA" w:date="2026-01-20T12:20:00Z" w16du:dateUtc="2026-01-20T03:20:00Z">
              <w:tcPr>
                <w:tcW w:w="779" w:type="pct"/>
              </w:tcPr>
            </w:tcPrChange>
          </w:tcPr>
          <w:p w14:paraId="51D6A1CD" w14:textId="1D823B07" w:rsidR="002E4570" w:rsidRPr="00B83013" w:rsidDel="005B6842" w:rsidRDefault="002E4570" w:rsidP="00A018DB">
            <w:pPr>
              <w:pStyle w:val="af8"/>
              <w:rPr>
                <w:moveFrom w:id="8267" w:author="Masato YOSHIKAWA" w:date="2026-01-20T12:21:00Z" w16du:dateUtc="2026-01-20T03:21:00Z"/>
                <w:rFonts w:ascii="Times New Roman" w:eastAsia="ＭＳ 明朝" w:hAnsi="Times New Roman" w:cs="Times New Roman"/>
                <w:rPrChange w:id="8268" w:author="Masato YOSHIKAWA" w:date="2026-01-20T12:25:00Z" w16du:dateUtc="2026-01-20T03:25:00Z">
                  <w:rPr>
                    <w:moveFrom w:id="8269" w:author="Masato YOSHIKAWA" w:date="2026-01-20T12:21:00Z" w16du:dateUtc="2026-01-20T03:21:00Z"/>
                    <w:rFonts w:ascii="ＭＳ 明朝" w:eastAsia="ＭＳ 明朝" w:hAnsi="ＭＳ 明朝"/>
                  </w:rPr>
                </w:rPrChange>
              </w:rPr>
            </w:pPr>
            <w:moveFrom w:id="8270" w:author="Masato YOSHIKAWA" w:date="2026-01-20T12:21:00Z" w16du:dateUtc="2026-01-20T03:21:00Z">
              <w:r w:rsidRPr="00B83013" w:rsidDel="005B6842">
                <w:rPr>
                  <w:rFonts w:ascii="Times New Roman" w:eastAsia="ＭＳ 明朝" w:hAnsi="Times New Roman" w:cs="Times New Roman"/>
                  <w:rPrChange w:id="8271" w:author="Masato YOSHIKAWA" w:date="2026-01-20T12:25:00Z" w16du:dateUtc="2026-01-20T03:25:00Z">
                    <w:rPr>
                      <w:rFonts w:ascii="ＭＳ 明朝" w:eastAsia="ＭＳ 明朝" w:hAnsi="ＭＳ 明朝"/>
                    </w:rPr>
                  </w:rPrChange>
                </w:rPr>
                <w:t>Description</w:t>
              </w:r>
            </w:moveFrom>
          </w:p>
        </w:tc>
        <w:tc>
          <w:tcPr>
            <w:tcW w:w="744" w:type="pct"/>
            <w:tcPrChange w:id="8272" w:author="Masato YOSHIKAWA" w:date="2026-01-20T12:20:00Z" w16du:dateUtc="2026-01-20T03:20:00Z">
              <w:tcPr>
                <w:tcW w:w="744" w:type="pct"/>
              </w:tcPr>
            </w:tcPrChange>
          </w:tcPr>
          <w:p w14:paraId="320A0725" w14:textId="5124AFED" w:rsidR="002E4570" w:rsidRPr="00B83013" w:rsidDel="005B6842" w:rsidRDefault="002E4570" w:rsidP="00A018DB">
            <w:pPr>
              <w:pStyle w:val="af8"/>
              <w:rPr>
                <w:moveFrom w:id="8273" w:author="Masato YOSHIKAWA" w:date="2026-01-20T12:21:00Z" w16du:dateUtc="2026-01-20T03:21:00Z"/>
                <w:rFonts w:ascii="Times New Roman" w:eastAsia="ＭＳ 明朝" w:hAnsi="Times New Roman" w:cs="Times New Roman"/>
                <w:rPrChange w:id="8274" w:author="Masato YOSHIKAWA" w:date="2026-01-20T12:25:00Z" w16du:dateUtc="2026-01-20T03:25:00Z">
                  <w:rPr>
                    <w:moveFrom w:id="8275" w:author="Masato YOSHIKAWA" w:date="2026-01-20T12:21:00Z" w16du:dateUtc="2026-01-20T03:21:00Z"/>
                    <w:rFonts w:ascii="ＭＳ 明朝" w:eastAsia="ＭＳ 明朝" w:hAnsi="ＭＳ 明朝"/>
                  </w:rPr>
                </w:rPrChange>
              </w:rPr>
            </w:pPr>
            <w:moveFrom w:id="8276" w:author="Masato YOSHIKAWA" w:date="2026-01-20T12:21:00Z" w16du:dateUtc="2026-01-20T03:21:00Z">
              <w:r w:rsidRPr="00B83013" w:rsidDel="005B6842">
                <w:rPr>
                  <w:rFonts w:ascii="Times New Roman" w:eastAsia="ＭＳ 明朝" w:hAnsi="Times New Roman" w:cs="Times New Roman"/>
                  <w:rPrChange w:id="8277" w:author="Masato YOSHIKAWA" w:date="2026-01-20T12:25:00Z" w16du:dateUtc="2026-01-20T03:25:00Z">
                    <w:rPr>
                      <w:rFonts w:ascii="ＭＳ 明朝" w:eastAsia="ＭＳ 明朝" w:hAnsi="ＭＳ 明朝"/>
                    </w:rPr>
                  </w:rPrChange>
                </w:rPr>
                <w:t>Minimization</w:t>
              </w:r>
            </w:moveFrom>
          </w:p>
        </w:tc>
        <w:tc>
          <w:tcPr>
            <w:tcW w:w="851" w:type="pct"/>
            <w:tcPrChange w:id="8278" w:author="Masato YOSHIKAWA" w:date="2026-01-20T12:20:00Z" w16du:dateUtc="2026-01-20T03:20:00Z">
              <w:tcPr>
                <w:tcW w:w="851" w:type="pct"/>
              </w:tcPr>
            </w:tcPrChange>
          </w:tcPr>
          <w:p w14:paraId="45C0EFD5" w14:textId="0509DEF1" w:rsidR="002E4570" w:rsidRPr="00B83013" w:rsidDel="005B6842" w:rsidRDefault="002E4570" w:rsidP="00A018DB">
            <w:pPr>
              <w:pStyle w:val="af8"/>
              <w:rPr>
                <w:moveFrom w:id="8279" w:author="Masato YOSHIKAWA" w:date="2026-01-20T12:21:00Z" w16du:dateUtc="2026-01-20T03:21:00Z"/>
                <w:rFonts w:ascii="Times New Roman" w:eastAsia="ＭＳ 明朝" w:hAnsi="Times New Roman" w:cs="Times New Roman"/>
                <w:rPrChange w:id="8280" w:author="Masato YOSHIKAWA" w:date="2026-01-20T12:25:00Z" w16du:dateUtc="2026-01-20T03:25:00Z">
                  <w:rPr>
                    <w:moveFrom w:id="8281" w:author="Masato YOSHIKAWA" w:date="2026-01-20T12:21:00Z" w16du:dateUtc="2026-01-20T03:21:00Z"/>
                    <w:rFonts w:ascii="ＭＳ 明朝" w:eastAsia="ＭＳ 明朝" w:hAnsi="ＭＳ 明朝"/>
                  </w:rPr>
                </w:rPrChange>
              </w:rPr>
            </w:pPr>
            <w:moveFrom w:id="8282" w:author="Masato YOSHIKAWA" w:date="2026-01-20T12:21:00Z" w16du:dateUtc="2026-01-20T03:21:00Z">
              <w:r w:rsidRPr="00B83013" w:rsidDel="005B6842">
                <w:rPr>
                  <w:rFonts w:ascii="Times New Roman" w:eastAsia="ＭＳ 明朝" w:hAnsi="Times New Roman" w:cs="Times New Roman"/>
                  <w:rPrChange w:id="8283" w:author="Masato YOSHIKAWA" w:date="2026-01-20T12:25:00Z" w16du:dateUtc="2026-01-20T03:25:00Z">
                    <w:rPr>
                      <w:rFonts w:ascii="ＭＳ 明朝" w:eastAsia="ＭＳ 明朝" w:hAnsi="ＭＳ 明朝"/>
                    </w:rPr>
                  </w:rPrChange>
                </w:rPr>
                <w:t>Adaptation</w:t>
              </w:r>
            </w:moveFrom>
          </w:p>
        </w:tc>
        <w:tc>
          <w:tcPr>
            <w:tcW w:w="831" w:type="pct"/>
            <w:tcPrChange w:id="8284" w:author="Masato YOSHIKAWA" w:date="2026-01-20T12:20:00Z" w16du:dateUtc="2026-01-20T03:20:00Z">
              <w:tcPr>
                <w:tcW w:w="831" w:type="pct"/>
              </w:tcPr>
            </w:tcPrChange>
          </w:tcPr>
          <w:p w14:paraId="15BD8C9B" w14:textId="1AABB6C3" w:rsidR="002E4570" w:rsidRPr="00B83013" w:rsidDel="005B6842" w:rsidRDefault="002E4570" w:rsidP="00A018DB">
            <w:pPr>
              <w:pStyle w:val="af8"/>
              <w:rPr>
                <w:moveFrom w:id="8285" w:author="Masato YOSHIKAWA" w:date="2026-01-20T12:21:00Z" w16du:dateUtc="2026-01-20T03:21:00Z"/>
                <w:rFonts w:ascii="Times New Roman" w:eastAsia="ＭＳ 明朝" w:hAnsi="Times New Roman" w:cs="Times New Roman"/>
                <w:rPrChange w:id="8286" w:author="Masato YOSHIKAWA" w:date="2026-01-20T12:25:00Z" w16du:dateUtc="2026-01-20T03:25:00Z">
                  <w:rPr>
                    <w:moveFrom w:id="8287" w:author="Masato YOSHIKAWA" w:date="2026-01-20T12:21:00Z" w16du:dateUtc="2026-01-20T03:21:00Z"/>
                    <w:rFonts w:ascii="ＭＳ 明朝" w:eastAsia="ＭＳ 明朝" w:hAnsi="ＭＳ 明朝"/>
                  </w:rPr>
                </w:rPrChange>
              </w:rPr>
            </w:pPr>
            <w:moveFrom w:id="8288" w:author="Masato YOSHIKAWA" w:date="2026-01-20T12:21:00Z" w16du:dateUtc="2026-01-20T03:21:00Z">
              <w:r w:rsidRPr="00B83013" w:rsidDel="005B6842">
                <w:rPr>
                  <w:rFonts w:ascii="Times New Roman" w:eastAsia="ＭＳ 明朝" w:hAnsi="Times New Roman" w:cs="Times New Roman"/>
                  <w:rPrChange w:id="8289" w:author="Masato YOSHIKAWA" w:date="2026-01-20T12:25:00Z" w16du:dateUtc="2026-01-20T03:25:00Z">
                    <w:rPr>
                      <w:rFonts w:ascii="ＭＳ 明朝" w:eastAsia="ＭＳ 明朝" w:hAnsi="ＭＳ 明朝"/>
                    </w:rPr>
                  </w:rPrChange>
                </w:rPr>
                <w:t>Minimization</w:t>
              </w:r>
            </w:moveFrom>
          </w:p>
        </w:tc>
      </w:tr>
      <w:tr w:rsidR="002E4570" w:rsidRPr="00B83013" w:rsidDel="005B6842" w14:paraId="54661A54" w14:textId="49926924" w:rsidTr="005B6842">
        <w:tc>
          <w:tcPr>
            <w:tcW w:w="583" w:type="pct"/>
            <w:tcPrChange w:id="8290" w:author="Masato YOSHIKAWA" w:date="2026-01-20T12:20:00Z" w16du:dateUtc="2026-01-20T03:20:00Z">
              <w:tcPr>
                <w:tcW w:w="582" w:type="pct"/>
              </w:tcPr>
            </w:tcPrChange>
          </w:tcPr>
          <w:p w14:paraId="46384BCA" w14:textId="0EC3486D" w:rsidR="002E4570" w:rsidRPr="00B83013" w:rsidDel="005B6842" w:rsidRDefault="002E4570" w:rsidP="00A018DB">
            <w:pPr>
              <w:pStyle w:val="af8"/>
              <w:rPr>
                <w:moveFrom w:id="8291" w:author="Masato YOSHIKAWA" w:date="2026-01-20T12:21:00Z" w16du:dateUtc="2026-01-20T03:21:00Z"/>
                <w:rFonts w:ascii="Times New Roman" w:eastAsia="ＭＳ 明朝" w:hAnsi="Times New Roman" w:cs="Times New Roman"/>
                <w:rPrChange w:id="8292" w:author="Masato YOSHIKAWA" w:date="2026-01-20T12:25:00Z" w16du:dateUtc="2026-01-20T03:25:00Z">
                  <w:rPr>
                    <w:moveFrom w:id="8293" w:author="Masato YOSHIKAWA" w:date="2026-01-20T12:21:00Z" w16du:dateUtc="2026-01-20T03:21:00Z"/>
                    <w:rFonts w:ascii="ＭＳ 明朝" w:eastAsia="ＭＳ 明朝" w:hAnsi="ＭＳ 明朝"/>
                  </w:rPr>
                </w:rPrChange>
              </w:rPr>
            </w:pPr>
            <w:moveFrom w:id="8294" w:author="Masato YOSHIKAWA" w:date="2026-01-20T12:21:00Z" w16du:dateUtc="2026-01-20T03:21:00Z">
              <w:r w:rsidRPr="00B83013" w:rsidDel="005B6842">
                <w:rPr>
                  <w:rFonts w:ascii="Times New Roman" w:eastAsia="ＭＳ 明朝" w:hAnsi="Times New Roman" w:cs="Times New Roman" w:hint="eastAsia"/>
                  <w:rPrChange w:id="8295" w:author="Masato YOSHIKAWA" w:date="2026-01-20T12:25:00Z" w16du:dateUtc="2026-01-20T03:25:00Z">
                    <w:rPr>
                      <w:rFonts w:ascii="ＭＳ 明朝" w:eastAsia="ＭＳ 明朝" w:hAnsi="ＭＳ 明朝" w:hint="eastAsia"/>
                    </w:rPr>
                  </w:rPrChange>
                </w:rPr>
                <w:t>厚羅紗</w:t>
              </w:r>
            </w:moveFrom>
          </w:p>
        </w:tc>
        <w:tc>
          <w:tcPr>
            <w:tcW w:w="583" w:type="pct"/>
            <w:tcPrChange w:id="8296" w:author="Masato YOSHIKAWA" w:date="2026-01-20T12:20:00Z" w16du:dateUtc="2026-01-20T03:20:00Z">
              <w:tcPr>
                <w:tcW w:w="583" w:type="pct"/>
              </w:tcPr>
            </w:tcPrChange>
          </w:tcPr>
          <w:p w14:paraId="78C06543" w14:textId="41EB9ADD" w:rsidR="002E4570" w:rsidRPr="00B83013" w:rsidDel="005B6842" w:rsidRDefault="002E4570" w:rsidP="00A018DB">
            <w:pPr>
              <w:pStyle w:val="af8"/>
              <w:rPr>
                <w:moveFrom w:id="8297" w:author="Masato YOSHIKAWA" w:date="2026-01-20T12:21:00Z" w16du:dateUtc="2026-01-20T03:21:00Z"/>
                <w:rFonts w:ascii="Times New Roman" w:eastAsia="ＭＳ 明朝" w:hAnsi="Times New Roman" w:cs="Times New Roman"/>
                <w:rPrChange w:id="8298" w:author="Masato YOSHIKAWA" w:date="2026-01-20T12:25:00Z" w16du:dateUtc="2026-01-20T03:25:00Z">
                  <w:rPr>
                    <w:moveFrom w:id="8299" w:author="Masato YOSHIKAWA" w:date="2026-01-20T12:21:00Z" w16du:dateUtc="2026-01-20T03:21:00Z"/>
                    <w:rFonts w:ascii="ＭＳ 明朝" w:eastAsia="ＭＳ 明朝" w:hAnsi="ＭＳ 明朝"/>
                  </w:rPr>
                </w:rPrChange>
              </w:rPr>
            </w:pPr>
            <w:moveFrom w:id="8300" w:author="Masato YOSHIKAWA" w:date="2026-01-20T12:21:00Z" w16du:dateUtc="2026-01-20T03:21:00Z">
              <w:r w:rsidRPr="00B83013" w:rsidDel="005B6842">
                <w:rPr>
                  <w:rFonts w:ascii="Times New Roman" w:eastAsia="ＭＳ 明朝" w:hAnsi="Times New Roman" w:cs="Times New Roman"/>
                  <w:rPrChange w:id="8301" w:author="Masato YOSHIKAWA" w:date="2026-01-20T12:25:00Z" w16du:dateUtc="2026-01-20T03:25:00Z">
                    <w:rPr>
                      <w:rFonts w:ascii="ＭＳ 明朝" w:eastAsia="ＭＳ 明朝" w:hAnsi="ＭＳ 明朝"/>
                    </w:rPr>
                  </w:rPrChange>
                </w:rPr>
                <w:t>wool which did not allow the slightest ventilation</w:t>
              </w:r>
            </w:moveFrom>
          </w:p>
        </w:tc>
        <w:tc>
          <w:tcPr>
            <w:tcW w:w="629" w:type="pct"/>
            <w:tcPrChange w:id="8302" w:author="Masato YOSHIKAWA" w:date="2026-01-20T12:20:00Z" w16du:dateUtc="2026-01-20T03:20:00Z">
              <w:tcPr>
                <w:tcW w:w="629" w:type="pct"/>
              </w:tcPr>
            </w:tcPrChange>
          </w:tcPr>
          <w:p w14:paraId="07F9B63A" w14:textId="671195FC" w:rsidR="002E4570" w:rsidRPr="00B83013" w:rsidDel="005B6842" w:rsidRDefault="002E4570" w:rsidP="00A018DB">
            <w:pPr>
              <w:pStyle w:val="af8"/>
              <w:rPr>
                <w:moveFrom w:id="8303" w:author="Masato YOSHIKAWA" w:date="2026-01-20T12:21:00Z" w16du:dateUtc="2026-01-20T03:21:00Z"/>
                <w:rFonts w:ascii="Times New Roman" w:eastAsia="ＭＳ 明朝" w:hAnsi="Times New Roman" w:cs="Times New Roman"/>
                <w:rPrChange w:id="8304" w:author="Masato YOSHIKAWA" w:date="2026-01-20T12:25:00Z" w16du:dateUtc="2026-01-20T03:25:00Z">
                  <w:rPr>
                    <w:moveFrom w:id="8305" w:author="Masato YOSHIKAWA" w:date="2026-01-20T12:21:00Z" w16du:dateUtc="2026-01-20T03:21:00Z"/>
                    <w:rFonts w:ascii="ＭＳ 明朝" w:eastAsia="ＭＳ 明朝" w:hAnsi="ＭＳ 明朝"/>
                  </w:rPr>
                </w:rPrChange>
              </w:rPr>
            </w:pPr>
            <w:moveFrom w:id="8306" w:author="Masato YOSHIKAWA" w:date="2026-01-20T12:21:00Z" w16du:dateUtc="2026-01-20T03:21:00Z">
              <w:r w:rsidRPr="00B83013" w:rsidDel="005B6842">
                <w:rPr>
                  <w:rFonts w:ascii="Times New Roman" w:eastAsia="ＭＳ 明朝" w:hAnsi="Times New Roman" w:cs="Times New Roman"/>
                  <w:rPrChange w:id="8307" w:author="Masato YOSHIKAWA" w:date="2026-01-20T12:25:00Z" w16du:dateUtc="2026-01-20T03:25:00Z">
                    <w:rPr>
                      <w:rFonts w:ascii="ＭＳ 明朝" w:eastAsia="ＭＳ 明朝" w:hAnsi="ＭＳ 明朝"/>
                    </w:rPr>
                  </w:rPrChange>
                </w:rPr>
                <w:t>thick wool</w:t>
              </w:r>
            </w:moveFrom>
          </w:p>
        </w:tc>
        <w:tc>
          <w:tcPr>
            <w:tcW w:w="779" w:type="pct"/>
            <w:tcPrChange w:id="8308" w:author="Masato YOSHIKAWA" w:date="2026-01-20T12:20:00Z" w16du:dateUtc="2026-01-20T03:20:00Z">
              <w:tcPr>
                <w:tcW w:w="779" w:type="pct"/>
              </w:tcPr>
            </w:tcPrChange>
          </w:tcPr>
          <w:p w14:paraId="11D07E5A" w14:textId="14115CD4" w:rsidR="002E4570" w:rsidRPr="00B83013" w:rsidDel="005B6842" w:rsidRDefault="002E4570" w:rsidP="00A018DB">
            <w:pPr>
              <w:pStyle w:val="af8"/>
              <w:rPr>
                <w:moveFrom w:id="8309" w:author="Masato YOSHIKAWA" w:date="2026-01-20T12:21:00Z" w16du:dateUtc="2026-01-20T03:21:00Z"/>
                <w:rFonts w:ascii="Times New Roman" w:eastAsia="ＭＳ 明朝" w:hAnsi="Times New Roman" w:cs="Times New Roman"/>
                <w:rPrChange w:id="8310" w:author="Masato YOSHIKAWA" w:date="2026-01-20T12:25:00Z" w16du:dateUtc="2026-01-20T03:25:00Z">
                  <w:rPr>
                    <w:moveFrom w:id="8311" w:author="Masato YOSHIKAWA" w:date="2026-01-20T12:21:00Z" w16du:dateUtc="2026-01-20T03:21:00Z"/>
                    <w:rFonts w:ascii="ＭＳ 明朝" w:eastAsia="ＭＳ 明朝" w:hAnsi="ＭＳ 明朝"/>
                  </w:rPr>
                </w:rPrChange>
              </w:rPr>
            </w:pPr>
            <w:moveFrom w:id="8312" w:author="Masato YOSHIKAWA" w:date="2026-01-20T12:21:00Z" w16du:dateUtc="2026-01-20T03:21:00Z">
              <w:r w:rsidRPr="00B83013" w:rsidDel="005B6842">
                <w:rPr>
                  <w:rFonts w:ascii="Times New Roman" w:eastAsia="ＭＳ 明朝" w:hAnsi="Times New Roman" w:cs="Times New Roman"/>
                  <w:rPrChange w:id="8313" w:author="Masato YOSHIKAWA" w:date="2026-01-20T12:25:00Z" w16du:dateUtc="2026-01-20T03:25:00Z">
                    <w:rPr>
                      <w:rFonts w:ascii="ＭＳ 明朝" w:eastAsia="ＭＳ 明朝" w:hAnsi="ＭＳ 明朝"/>
                    </w:rPr>
                  </w:rPrChange>
                </w:rPr>
                <w:t>Description</w:t>
              </w:r>
            </w:moveFrom>
          </w:p>
        </w:tc>
        <w:tc>
          <w:tcPr>
            <w:tcW w:w="744" w:type="pct"/>
            <w:tcPrChange w:id="8314" w:author="Masato YOSHIKAWA" w:date="2026-01-20T12:20:00Z" w16du:dateUtc="2026-01-20T03:20:00Z">
              <w:tcPr>
                <w:tcW w:w="744" w:type="pct"/>
              </w:tcPr>
            </w:tcPrChange>
          </w:tcPr>
          <w:p w14:paraId="068C0DC7" w14:textId="4AC705E5" w:rsidR="002E4570" w:rsidRPr="00B83013" w:rsidDel="005B6842" w:rsidRDefault="002E4570" w:rsidP="00A018DB">
            <w:pPr>
              <w:pStyle w:val="af8"/>
              <w:rPr>
                <w:moveFrom w:id="8315" w:author="Masato YOSHIKAWA" w:date="2026-01-20T12:21:00Z" w16du:dateUtc="2026-01-20T03:21:00Z"/>
                <w:rFonts w:ascii="Times New Roman" w:eastAsia="ＭＳ 明朝" w:hAnsi="Times New Roman" w:cs="Times New Roman"/>
                <w:rPrChange w:id="8316" w:author="Masato YOSHIKAWA" w:date="2026-01-20T12:25:00Z" w16du:dateUtc="2026-01-20T03:25:00Z">
                  <w:rPr>
                    <w:moveFrom w:id="8317" w:author="Masato YOSHIKAWA" w:date="2026-01-20T12:21:00Z" w16du:dateUtc="2026-01-20T03:21:00Z"/>
                    <w:rFonts w:ascii="ＭＳ 明朝" w:eastAsia="ＭＳ 明朝" w:hAnsi="ＭＳ 明朝"/>
                  </w:rPr>
                </w:rPrChange>
              </w:rPr>
            </w:pPr>
            <w:moveFrom w:id="8318" w:author="Masato YOSHIKAWA" w:date="2026-01-20T12:21:00Z" w16du:dateUtc="2026-01-20T03:21:00Z">
              <w:r w:rsidRPr="00B83013" w:rsidDel="005B6842">
                <w:rPr>
                  <w:rFonts w:ascii="Times New Roman" w:eastAsia="ＭＳ 明朝" w:hAnsi="Times New Roman" w:cs="Times New Roman"/>
                  <w:rPrChange w:id="8319" w:author="Masato YOSHIKAWA" w:date="2026-01-20T12:25:00Z" w16du:dateUtc="2026-01-20T03:25:00Z">
                    <w:rPr>
                      <w:rFonts w:ascii="ＭＳ 明朝" w:eastAsia="ＭＳ 明朝" w:hAnsi="ＭＳ 明朝"/>
                    </w:rPr>
                  </w:rPrChange>
                </w:rPr>
                <w:t>Minimization</w:t>
              </w:r>
            </w:moveFrom>
          </w:p>
        </w:tc>
        <w:tc>
          <w:tcPr>
            <w:tcW w:w="851" w:type="pct"/>
            <w:tcPrChange w:id="8320" w:author="Masato YOSHIKAWA" w:date="2026-01-20T12:20:00Z" w16du:dateUtc="2026-01-20T03:20:00Z">
              <w:tcPr>
                <w:tcW w:w="851" w:type="pct"/>
              </w:tcPr>
            </w:tcPrChange>
          </w:tcPr>
          <w:p w14:paraId="45F93EEB" w14:textId="59D1A43C" w:rsidR="002E4570" w:rsidRPr="00B83013" w:rsidDel="005B6842" w:rsidRDefault="002E4570" w:rsidP="00A018DB">
            <w:pPr>
              <w:pStyle w:val="af8"/>
              <w:rPr>
                <w:moveFrom w:id="8321" w:author="Masato YOSHIKAWA" w:date="2026-01-20T12:21:00Z" w16du:dateUtc="2026-01-20T03:21:00Z"/>
                <w:rFonts w:ascii="Times New Roman" w:eastAsia="ＭＳ 明朝" w:hAnsi="Times New Roman" w:cs="Times New Roman"/>
                <w:rPrChange w:id="8322" w:author="Masato YOSHIKAWA" w:date="2026-01-20T12:25:00Z" w16du:dateUtc="2026-01-20T03:25:00Z">
                  <w:rPr>
                    <w:moveFrom w:id="8323" w:author="Masato YOSHIKAWA" w:date="2026-01-20T12:21:00Z" w16du:dateUtc="2026-01-20T03:21:00Z"/>
                    <w:rFonts w:ascii="ＭＳ 明朝" w:eastAsia="ＭＳ 明朝" w:hAnsi="ＭＳ 明朝"/>
                  </w:rPr>
                </w:rPrChange>
              </w:rPr>
            </w:pPr>
            <w:moveFrom w:id="8324" w:author="Masato YOSHIKAWA" w:date="2026-01-20T12:21:00Z" w16du:dateUtc="2026-01-20T03:21:00Z">
              <w:r w:rsidRPr="00B83013" w:rsidDel="005B6842">
                <w:rPr>
                  <w:rFonts w:ascii="Times New Roman" w:eastAsia="ＭＳ 明朝" w:hAnsi="Times New Roman" w:cs="Times New Roman"/>
                  <w:rPrChange w:id="8325" w:author="Masato YOSHIKAWA" w:date="2026-01-20T12:25:00Z" w16du:dateUtc="2026-01-20T03:25:00Z">
                    <w:rPr>
                      <w:rFonts w:ascii="ＭＳ 明朝" w:eastAsia="ＭＳ 明朝" w:hAnsi="ＭＳ 明朝"/>
                    </w:rPr>
                  </w:rPrChange>
                </w:rPr>
                <w:t>Generalization</w:t>
              </w:r>
            </w:moveFrom>
          </w:p>
        </w:tc>
        <w:tc>
          <w:tcPr>
            <w:tcW w:w="831" w:type="pct"/>
            <w:tcPrChange w:id="8326" w:author="Masato YOSHIKAWA" w:date="2026-01-20T12:20:00Z" w16du:dateUtc="2026-01-20T03:20:00Z">
              <w:tcPr>
                <w:tcW w:w="831" w:type="pct"/>
              </w:tcPr>
            </w:tcPrChange>
          </w:tcPr>
          <w:p w14:paraId="05EF9CFC" w14:textId="597DC8EF" w:rsidR="002E4570" w:rsidRPr="00B83013" w:rsidDel="005B6842" w:rsidRDefault="002E4570" w:rsidP="00A018DB">
            <w:pPr>
              <w:pStyle w:val="af8"/>
              <w:rPr>
                <w:moveFrom w:id="8327" w:author="Masato YOSHIKAWA" w:date="2026-01-20T12:21:00Z" w16du:dateUtc="2026-01-20T03:21:00Z"/>
                <w:rFonts w:ascii="Times New Roman" w:eastAsia="ＭＳ 明朝" w:hAnsi="Times New Roman" w:cs="Times New Roman"/>
                <w:rPrChange w:id="8328" w:author="Masato YOSHIKAWA" w:date="2026-01-20T12:25:00Z" w16du:dateUtc="2026-01-20T03:25:00Z">
                  <w:rPr>
                    <w:moveFrom w:id="8329" w:author="Masato YOSHIKAWA" w:date="2026-01-20T12:21:00Z" w16du:dateUtc="2026-01-20T03:21:00Z"/>
                    <w:rFonts w:ascii="ＭＳ 明朝" w:eastAsia="ＭＳ 明朝" w:hAnsi="ＭＳ 明朝"/>
                  </w:rPr>
                </w:rPrChange>
              </w:rPr>
            </w:pPr>
            <w:moveFrom w:id="8330" w:author="Masato YOSHIKAWA" w:date="2026-01-20T12:21:00Z" w16du:dateUtc="2026-01-20T03:21:00Z">
              <w:r w:rsidRPr="00B83013" w:rsidDel="005B6842">
                <w:rPr>
                  <w:rFonts w:ascii="Times New Roman" w:eastAsia="ＭＳ 明朝" w:hAnsi="Times New Roman" w:cs="Times New Roman"/>
                  <w:rPrChange w:id="8331" w:author="Masato YOSHIKAWA" w:date="2026-01-20T12:25:00Z" w16du:dateUtc="2026-01-20T03:25:00Z">
                    <w:rPr>
                      <w:rFonts w:ascii="ＭＳ 明朝" w:eastAsia="ＭＳ 明朝" w:hAnsi="ＭＳ 明朝"/>
                    </w:rPr>
                  </w:rPrChange>
                </w:rPr>
                <w:t>Minimization</w:t>
              </w:r>
            </w:moveFrom>
          </w:p>
        </w:tc>
      </w:tr>
      <w:tr w:rsidR="002E4570" w:rsidRPr="00B83013" w:rsidDel="005B6842" w14:paraId="553DBD4C" w14:textId="23980182" w:rsidTr="005B6842">
        <w:tc>
          <w:tcPr>
            <w:tcW w:w="583" w:type="pct"/>
            <w:tcPrChange w:id="8332" w:author="Masato YOSHIKAWA" w:date="2026-01-20T12:20:00Z" w16du:dateUtc="2026-01-20T03:20:00Z">
              <w:tcPr>
                <w:tcW w:w="582" w:type="pct"/>
              </w:tcPr>
            </w:tcPrChange>
          </w:tcPr>
          <w:p w14:paraId="6C0CFDDA" w14:textId="5A190D8C" w:rsidR="002E4570" w:rsidRPr="00B83013" w:rsidDel="005B6842" w:rsidRDefault="002E4570" w:rsidP="00A018DB">
            <w:pPr>
              <w:pStyle w:val="af8"/>
              <w:rPr>
                <w:moveFrom w:id="8333" w:author="Masato YOSHIKAWA" w:date="2026-01-20T12:21:00Z" w16du:dateUtc="2026-01-20T03:21:00Z"/>
                <w:rFonts w:ascii="Times New Roman" w:eastAsia="ＭＳ 明朝" w:hAnsi="Times New Roman" w:cs="Times New Roman"/>
                <w:rPrChange w:id="8334" w:author="Masato YOSHIKAWA" w:date="2026-01-20T12:25:00Z" w16du:dateUtc="2026-01-20T03:25:00Z">
                  <w:rPr>
                    <w:moveFrom w:id="8335" w:author="Masato YOSHIKAWA" w:date="2026-01-20T12:21:00Z" w16du:dateUtc="2026-01-20T03:21:00Z"/>
                    <w:rFonts w:ascii="ＭＳ 明朝" w:eastAsia="ＭＳ 明朝" w:hAnsi="ＭＳ 明朝"/>
                  </w:rPr>
                </w:rPrChange>
              </w:rPr>
            </w:pPr>
            <w:moveFrom w:id="8336" w:author="Masato YOSHIKAWA" w:date="2026-01-20T12:21:00Z" w16du:dateUtc="2026-01-20T03:21:00Z">
              <w:r w:rsidRPr="00B83013" w:rsidDel="005B6842">
                <w:rPr>
                  <w:rFonts w:ascii="Times New Roman" w:eastAsia="ＭＳ 明朝" w:hAnsi="Times New Roman" w:cs="Times New Roman" w:hint="eastAsia"/>
                  <w:rPrChange w:id="8337" w:author="Masato YOSHIKAWA" w:date="2026-01-20T12:25:00Z" w16du:dateUtc="2026-01-20T03:25:00Z">
                    <w:rPr>
                      <w:rFonts w:ascii="ＭＳ 明朝" w:eastAsia="ＭＳ 明朝" w:hAnsi="ＭＳ 明朝" w:hint="eastAsia"/>
                    </w:rPr>
                  </w:rPrChange>
                </w:rPr>
                <w:t>箸</w:t>
              </w:r>
            </w:moveFrom>
          </w:p>
        </w:tc>
        <w:tc>
          <w:tcPr>
            <w:tcW w:w="583" w:type="pct"/>
            <w:tcPrChange w:id="8338" w:author="Masato YOSHIKAWA" w:date="2026-01-20T12:20:00Z" w16du:dateUtc="2026-01-20T03:20:00Z">
              <w:tcPr>
                <w:tcW w:w="583" w:type="pct"/>
              </w:tcPr>
            </w:tcPrChange>
          </w:tcPr>
          <w:p w14:paraId="49737F45" w14:textId="6EC8942F" w:rsidR="002E4570" w:rsidRPr="00B83013" w:rsidDel="005B6842" w:rsidRDefault="002E4570" w:rsidP="00A018DB">
            <w:pPr>
              <w:pStyle w:val="af8"/>
              <w:rPr>
                <w:moveFrom w:id="8339" w:author="Masato YOSHIKAWA" w:date="2026-01-20T12:21:00Z" w16du:dateUtc="2026-01-20T03:21:00Z"/>
                <w:rFonts w:ascii="Times New Roman" w:eastAsia="ＭＳ 明朝" w:hAnsi="Times New Roman" w:cs="Times New Roman"/>
                <w:rPrChange w:id="8340" w:author="Masato YOSHIKAWA" w:date="2026-01-20T12:25:00Z" w16du:dateUtc="2026-01-20T03:25:00Z">
                  <w:rPr>
                    <w:moveFrom w:id="8341" w:author="Masato YOSHIKAWA" w:date="2026-01-20T12:21:00Z" w16du:dateUtc="2026-01-20T03:21:00Z"/>
                    <w:rFonts w:ascii="ＭＳ 明朝" w:eastAsia="ＭＳ 明朝" w:hAnsi="ＭＳ 明朝"/>
                  </w:rPr>
                </w:rPrChange>
              </w:rPr>
            </w:pPr>
            <w:moveFrom w:id="8342" w:author="Masato YOSHIKAWA" w:date="2026-01-20T12:21:00Z" w16du:dateUtc="2026-01-20T03:21:00Z">
              <w:r w:rsidRPr="00B83013" w:rsidDel="005B6842">
                <w:rPr>
                  <w:rFonts w:ascii="Times New Roman" w:eastAsia="ＭＳ 明朝" w:hAnsi="Times New Roman" w:cs="Times New Roman"/>
                  <w:rPrChange w:id="8343" w:author="Masato YOSHIKAWA" w:date="2026-01-20T12:25:00Z" w16du:dateUtc="2026-01-20T03:25:00Z">
                    <w:rPr>
                      <w:rFonts w:ascii="ＭＳ 明朝" w:eastAsia="ＭＳ 明朝" w:hAnsi="ＭＳ 明朝"/>
                    </w:rPr>
                  </w:rPrChange>
                </w:rPr>
                <w:t>hashi</w:t>
              </w:r>
            </w:moveFrom>
          </w:p>
        </w:tc>
        <w:tc>
          <w:tcPr>
            <w:tcW w:w="629" w:type="pct"/>
            <w:tcPrChange w:id="8344" w:author="Masato YOSHIKAWA" w:date="2026-01-20T12:20:00Z" w16du:dateUtc="2026-01-20T03:20:00Z">
              <w:tcPr>
                <w:tcW w:w="629" w:type="pct"/>
              </w:tcPr>
            </w:tcPrChange>
          </w:tcPr>
          <w:p w14:paraId="6EE64345" w14:textId="64EA6955" w:rsidR="002E4570" w:rsidRPr="00B83013" w:rsidDel="005B6842" w:rsidRDefault="002E4570" w:rsidP="00A018DB">
            <w:pPr>
              <w:pStyle w:val="af8"/>
              <w:rPr>
                <w:moveFrom w:id="8345" w:author="Masato YOSHIKAWA" w:date="2026-01-20T12:21:00Z" w16du:dateUtc="2026-01-20T03:21:00Z"/>
                <w:rFonts w:ascii="Times New Roman" w:eastAsia="ＭＳ 明朝" w:hAnsi="Times New Roman" w:cs="Times New Roman"/>
                <w:rPrChange w:id="8346" w:author="Masato YOSHIKAWA" w:date="2026-01-20T12:25:00Z" w16du:dateUtc="2026-01-20T03:25:00Z">
                  <w:rPr>
                    <w:moveFrom w:id="8347" w:author="Masato YOSHIKAWA" w:date="2026-01-20T12:21:00Z" w16du:dateUtc="2026-01-20T03:21:00Z"/>
                    <w:rFonts w:ascii="ＭＳ 明朝" w:eastAsia="ＭＳ 明朝" w:hAnsi="ＭＳ 明朝"/>
                  </w:rPr>
                </w:rPrChange>
              </w:rPr>
            </w:pPr>
            <w:moveFrom w:id="8348" w:author="Masato YOSHIKAWA" w:date="2026-01-20T12:21:00Z" w16du:dateUtc="2026-01-20T03:21:00Z">
              <w:r w:rsidRPr="00B83013" w:rsidDel="005B6842">
                <w:rPr>
                  <w:rFonts w:ascii="Times New Roman" w:eastAsia="ＭＳ 明朝" w:hAnsi="Times New Roman" w:cs="Times New Roman"/>
                  <w:rPrChange w:id="8349" w:author="Masato YOSHIKAWA" w:date="2026-01-20T12:25:00Z" w16du:dateUtc="2026-01-20T03:25:00Z">
                    <w:rPr>
                      <w:rFonts w:ascii="ＭＳ 明朝" w:eastAsia="ＭＳ 明朝" w:hAnsi="ＭＳ 明朝"/>
                    </w:rPr>
                  </w:rPrChange>
                </w:rPr>
                <w:t>chopsticks</w:t>
              </w:r>
            </w:moveFrom>
          </w:p>
        </w:tc>
        <w:tc>
          <w:tcPr>
            <w:tcW w:w="779" w:type="pct"/>
            <w:tcPrChange w:id="8350" w:author="Masato YOSHIKAWA" w:date="2026-01-20T12:20:00Z" w16du:dateUtc="2026-01-20T03:20:00Z">
              <w:tcPr>
                <w:tcW w:w="779" w:type="pct"/>
              </w:tcPr>
            </w:tcPrChange>
          </w:tcPr>
          <w:p w14:paraId="12AF99AB" w14:textId="65545077" w:rsidR="002E4570" w:rsidRPr="00B83013" w:rsidDel="005B6842" w:rsidRDefault="002E4570" w:rsidP="00A018DB">
            <w:pPr>
              <w:pStyle w:val="af8"/>
              <w:rPr>
                <w:moveFrom w:id="8351" w:author="Masato YOSHIKAWA" w:date="2026-01-20T12:21:00Z" w16du:dateUtc="2026-01-20T03:21:00Z"/>
                <w:rFonts w:ascii="Times New Roman" w:eastAsia="ＭＳ 明朝" w:hAnsi="Times New Roman" w:cs="Times New Roman"/>
                <w:rPrChange w:id="8352" w:author="Masato YOSHIKAWA" w:date="2026-01-20T12:25:00Z" w16du:dateUtc="2026-01-20T03:25:00Z">
                  <w:rPr>
                    <w:moveFrom w:id="8353" w:author="Masato YOSHIKAWA" w:date="2026-01-20T12:21:00Z" w16du:dateUtc="2026-01-20T03:21:00Z"/>
                    <w:rFonts w:ascii="ＭＳ 明朝" w:eastAsia="ＭＳ 明朝" w:hAnsi="ＭＳ 明朝"/>
                  </w:rPr>
                </w:rPrChange>
              </w:rPr>
            </w:pPr>
            <w:moveFrom w:id="8354" w:author="Masato YOSHIKAWA" w:date="2026-01-20T12:21:00Z" w16du:dateUtc="2026-01-20T03:21:00Z">
              <w:r w:rsidRPr="00B83013" w:rsidDel="005B6842">
                <w:rPr>
                  <w:rFonts w:ascii="Times New Roman" w:eastAsia="ＭＳ 明朝" w:hAnsi="Times New Roman" w:cs="Times New Roman"/>
                  <w:rPrChange w:id="8355" w:author="Masato YOSHIKAWA" w:date="2026-01-20T12:25:00Z" w16du:dateUtc="2026-01-20T03:25:00Z">
                    <w:rPr>
                      <w:rFonts w:ascii="ＭＳ 明朝" w:eastAsia="ＭＳ 明朝" w:hAnsi="ＭＳ 明朝"/>
                    </w:rPr>
                  </w:rPrChange>
                </w:rPr>
                <w:t>Amplification</w:t>
              </w:r>
            </w:moveFrom>
          </w:p>
        </w:tc>
        <w:tc>
          <w:tcPr>
            <w:tcW w:w="744" w:type="pct"/>
            <w:tcPrChange w:id="8356" w:author="Masato YOSHIKAWA" w:date="2026-01-20T12:20:00Z" w16du:dateUtc="2026-01-20T03:20:00Z">
              <w:tcPr>
                <w:tcW w:w="744" w:type="pct"/>
              </w:tcPr>
            </w:tcPrChange>
          </w:tcPr>
          <w:p w14:paraId="75A6E24D" w14:textId="067C8D26" w:rsidR="002E4570" w:rsidRPr="00B83013" w:rsidDel="005B6842" w:rsidRDefault="002E4570" w:rsidP="00A018DB">
            <w:pPr>
              <w:pStyle w:val="af8"/>
              <w:rPr>
                <w:moveFrom w:id="8357" w:author="Masato YOSHIKAWA" w:date="2026-01-20T12:21:00Z" w16du:dateUtc="2026-01-20T03:21:00Z"/>
                <w:rFonts w:ascii="Times New Roman" w:eastAsia="ＭＳ 明朝" w:hAnsi="Times New Roman" w:cs="Times New Roman"/>
                <w:rPrChange w:id="8358" w:author="Masato YOSHIKAWA" w:date="2026-01-20T12:25:00Z" w16du:dateUtc="2026-01-20T03:25:00Z">
                  <w:rPr>
                    <w:moveFrom w:id="8359" w:author="Masato YOSHIKAWA" w:date="2026-01-20T12:21:00Z" w16du:dateUtc="2026-01-20T03:21:00Z"/>
                    <w:rFonts w:ascii="ＭＳ 明朝" w:eastAsia="ＭＳ 明朝" w:hAnsi="ＭＳ 明朝"/>
                  </w:rPr>
                </w:rPrChange>
              </w:rPr>
            </w:pPr>
            <w:moveFrom w:id="8360" w:author="Masato YOSHIKAWA" w:date="2026-01-20T12:21:00Z" w16du:dateUtc="2026-01-20T03:21:00Z">
              <w:r w:rsidRPr="00B83013" w:rsidDel="005B6842">
                <w:rPr>
                  <w:rFonts w:ascii="Times New Roman" w:eastAsia="ＭＳ 明朝" w:hAnsi="Times New Roman" w:cs="Times New Roman"/>
                  <w:rPrChange w:id="8361" w:author="Masato YOSHIKAWA" w:date="2026-01-20T12:25:00Z" w16du:dateUtc="2026-01-20T03:25:00Z">
                    <w:rPr>
                      <w:rFonts w:ascii="ＭＳ 明朝" w:eastAsia="ＭＳ 明朝" w:hAnsi="ＭＳ 明朝"/>
                    </w:rPr>
                  </w:rPrChange>
                </w:rPr>
                <w:t>Adaptation</w:t>
              </w:r>
            </w:moveFrom>
          </w:p>
        </w:tc>
        <w:tc>
          <w:tcPr>
            <w:tcW w:w="851" w:type="pct"/>
            <w:tcPrChange w:id="8362" w:author="Masato YOSHIKAWA" w:date="2026-01-20T12:20:00Z" w16du:dateUtc="2026-01-20T03:20:00Z">
              <w:tcPr>
                <w:tcW w:w="851" w:type="pct"/>
              </w:tcPr>
            </w:tcPrChange>
          </w:tcPr>
          <w:p w14:paraId="1E44921F" w14:textId="694391DD" w:rsidR="002E4570" w:rsidRPr="00B83013" w:rsidDel="005B6842" w:rsidRDefault="002E4570" w:rsidP="00A018DB">
            <w:pPr>
              <w:pStyle w:val="af8"/>
              <w:rPr>
                <w:moveFrom w:id="8363" w:author="Masato YOSHIKAWA" w:date="2026-01-20T12:21:00Z" w16du:dateUtc="2026-01-20T03:21:00Z"/>
                <w:rFonts w:ascii="Times New Roman" w:eastAsia="ＭＳ 明朝" w:hAnsi="Times New Roman" w:cs="Times New Roman"/>
                <w:rPrChange w:id="8364" w:author="Masato YOSHIKAWA" w:date="2026-01-20T12:25:00Z" w16du:dateUtc="2026-01-20T03:25:00Z">
                  <w:rPr>
                    <w:moveFrom w:id="8365" w:author="Masato YOSHIKAWA" w:date="2026-01-20T12:21:00Z" w16du:dateUtc="2026-01-20T03:21:00Z"/>
                    <w:rFonts w:ascii="ＭＳ 明朝" w:eastAsia="ＭＳ 明朝" w:hAnsi="ＭＳ 明朝"/>
                  </w:rPr>
                </w:rPrChange>
              </w:rPr>
            </w:pPr>
            <w:moveFrom w:id="8366" w:author="Masato YOSHIKAWA" w:date="2026-01-20T12:21:00Z" w16du:dateUtc="2026-01-20T03:21:00Z">
              <w:r w:rsidRPr="00B83013" w:rsidDel="005B6842">
                <w:rPr>
                  <w:rFonts w:ascii="Times New Roman" w:eastAsia="ＭＳ 明朝" w:hAnsi="Times New Roman" w:cs="Times New Roman"/>
                  <w:rPrChange w:id="8367" w:author="Masato YOSHIKAWA" w:date="2026-01-20T12:25:00Z" w16du:dateUtc="2026-01-20T03:25:00Z">
                    <w:rPr>
                      <w:rFonts w:ascii="ＭＳ 明朝" w:eastAsia="ＭＳ 明朝" w:hAnsi="ＭＳ 明朝"/>
                    </w:rPr>
                  </w:rPrChange>
                </w:rPr>
                <w:t>Established equivalent</w:t>
              </w:r>
            </w:moveFrom>
          </w:p>
        </w:tc>
        <w:tc>
          <w:tcPr>
            <w:tcW w:w="831" w:type="pct"/>
            <w:tcPrChange w:id="8368" w:author="Masato YOSHIKAWA" w:date="2026-01-20T12:20:00Z" w16du:dateUtc="2026-01-20T03:20:00Z">
              <w:tcPr>
                <w:tcW w:w="831" w:type="pct"/>
              </w:tcPr>
            </w:tcPrChange>
          </w:tcPr>
          <w:p w14:paraId="47A66356" w14:textId="067A799C" w:rsidR="002E4570" w:rsidRPr="00B83013" w:rsidDel="005B6842" w:rsidRDefault="002E4570" w:rsidP="00A018DB">
            <w:pPr>
              <w:pStyle w:val="af8"/>
              <w:rPr>
                <w:moveFrom w:id="8369" w:author="Masato YOSHIKAWA" w:date="2026-01-20T12:21:00Z" w16du:dateUtc="2026-01-20T03:21:00Z"/>
                <w:rFonts w:ascii="Times New Roman" w:eastAsia="ＭＳ 明朝" w:hAnsi="Times New Roman" w:cs="Times New Roman"/>
                <w:rPrChange w:id="8370" w:author="Masato YOSHIKAWA" w:date="2026-01-20T12:25:00Z" w16du:dateUtc="2026-01-20T03:25:00Z">
                  <w:rPr>
                    <w:moveFrom w:id="8371" w:author="Masato YOSHIKAWA" w:date="2026-01-20T12:21:00Z" w16du:dateUtc="2026-01-20T03:21:00Z"/>
                    <w:rFonts w:ascii="ＭＳ 明朝" w:eastAsia="ＭＳ 明朝" w:hAnsi="ＭＳ 明朝"/>
                  </w:rPr>
                </w:rPrChange>
              </w:rPr>
            </w:pPr>
            <w:moveFrom w:id="8372" w:author="Masato YOSHIKAWA" w:date="2026-01-20T12:21:00Z" w16du:dateUtc="2026-01-20T03:21:00Z">
              <w:r w:rsidRPr="00B83013" w:rsidDel="005B6842">
                <w:rPr>
                  <w:rFonts w:ascii="Times New Roman" w:eastAsia="ＭＳ 明朝" w:hAnsi="Times New Roman" w:cs="Times New Roman"/>
                  <w:rPrChange w:id="8373" w:author="Masato YOSHIKAWA" w:date="2026-01-20T12:25:00Z" w16du:dateUtc="2026-01-20T03:25:00Z">
                    <w:rPr>
                      <w:rFonts w:ascii="ＭＳ 明朝" w:eastAsia="ＭＳ 明朝" w:hAnsi="ＭＳ 明朝"/>
                    </w:rPr>
                  </w:rPrChange>
                </w:rPr>
                <w:t>Minimization</w:t>
              </w:r>
            </w:moveFrom>
          </w:p>
        </w:tc>
      </w:tr>
      <w:tr w:rsidR="002E4570" w:rsidRPr="00B83013" w:rsidDel="005B6842" w14:paraId="74BA26C3" w14:textId="5047387E" w:rsidTr="005B6842">
        <w:tc>
          <w:tcPr>
            <w:tcW w:w="583" w:type="pct"/>
            <w:tcPrChange w:id="8374" w:author="Masato YOSHIKAWA" w:date="2026-01-20T12:20:00Z" w16du:dateUtc="2026-01-20T03:20:00Z">
              <w:tcPr>
                <w:tcW w:w="582" w:type="pct"/>
              </w:tcPr>
            </w:tcPrChange>
          </w:tcPr>
          <w:p w14:paraId="3C93EB65" w14:textId="284098DD" w:rsidR="002E4570" w:rsidRPr="00B83013" w:rsidDel="005B6842" w:rsidRDefault="002E4570" w:rsidP="00A018DB">
            <w:pPr>
              <w:pStyle w:val="af8"/>
              <w:rPr>
                <w:moveFrom w:id="8375" w:author="Masato YOSHIKAWA" w:date="2026-01-20T12:21:00Z" w16du:dateUtc="2026-01-20T03:21:00Z"/>
                <w:rFonts w:ascii="Times New Roman" w:eastAsia="ＭＳ 明朝" w:hAnsi="Times New Roman" w:cs="Times New Roman"/>
                <w:rPrChange w:id="8376" w:author="Masato YOSHIKAWA" w:date="2026-01-20T12:25:00Z" w16du:dateUtc="2026-01-20T03:25:00Z">
                  <w:rPr>
                    <w:moveFrom w:id="8377" w:author="Masato YOSHIKAWA" w:date="2026-01-20T12:21:00Z" w16du:dateUtc="2026-01-20T03:21:00Z"/>
                    <w:rFonts w:ascii="ＭＳ 明朝" w:eastAsia="ＭＳ 明朝" w:hAnsi="ＭＳ 明朝"/>
                  </w:rPr>
                </w:rPrChange>
              </w:rPr>
            </w:pPr>
            <w:moveFrom w:id="8378" w:author="Masato YOSHIKAWA" w:date="2026-01-20T12:21:00Z" w16du:dateUtc="2026-01-20T03:21:00Z">
              <w:r w:rsidRPr="00B83013" w:rsidDel="005B6842">
                <w:rPr>
                  <w:rFonts w:ascii="Times New Roman" w:eastAsia="ＭＳ 明朝" w:hAnsi="Times New Roman" w:cs="Times New Roman" w:hint="eastAsia"/>
                  <w:rPrChange w:id="8379" w:author="Masato YOSHIKAWA" w:date="2026-01-20T12:25:00Z" w16du:dateUtc="2026-01-20T03:25:00Z">
                    <w:rPr>
                      <w:rFonts w:ascii="ＭＳ 明朝" w:eastAsia="ＭＳ 明朝" w:hAnsi="ＭＳ 明朝" w:hint="eastAsia"/>
                    </w:rPr>
                  </w:rPrChange>
                </w:rPr>
                <w:t>茶碗</w:t>
              </w:r>
            </w:moveFrom>
          </w:p>
        </w:tc>
        <w:tc>
          <w:tcPr>
            <w:tcW w:w="583" w:type="pct"/>
            <w:tcPrChange w:id="8380" w:author="Masato YOSHIKAWA" w:date="2026-01-20T12:20:00Z" w16du:dateUtc="2026-01-20T03:20:00Z">
              <w:tcPr>
                <w:tcW w:w="583" w:type="pct"/>
              </w:tcPr>
            </w:tcPrChange>
          </w:tcPr>
          <w:p w14:paraId="11BA52EB" w14:textId="7ECC4115" w:rsidR="002E4570" w:rsidRPr="00B83013" w:rsidDel="005B6842" w:rsidRDefault="002E4570" w:rsidP="00A018DB">
            <w:pPr>
              <w:pStyle w:val="af8"/>
              <w:rPr>
                <w:moveFrom w:id="8381" w:author="Masato YOSHIKAWA" w:date="2026-01-20T12:21:00Z" w16du:dateUtc="2026-01-20T03:21:00Z"/>
                <w:rFonts w:ascii="Times New Roman" w:eastAsia="ＭＳ 明朝" w:hAnsi="Times New Roman" w:cs="Times New Roman"/>
                <w:rPrChange w:id="8382" w:author="Masato YOSHIKAWA" w:date="2026-01-20T12:25:00Z" w16du:dateUtc="2026-01-20T03:25:00Z">
                  <w:rPr>
                    <w:moveFrom w:id="8383" w:author="Masato YOSHIKAWA" w:date="2026-01-20T12:21:00Z" w16du:dateUtc="2026-01-20T03:21:00Z"/>
                    <w:rFonts w:ascii="ＭＳ 明朝" w:eastAsia="ＭＳ 明朝" w:hAnsi="ＭＳ 明朝"/>
                  </w:rPr>
                </w:rPrChange>
              </w:rPr>
            </w:pPr>
            <w:moveFrom w:id="8384" w:author="Masato YOSHIKAWA" w:date="2026-01-20T12:21:00Z" w16du:dateUtc="2026-01-20T03:21:00Z">
              <w:r w:rsidRPr="00B83013" w:rsidDel="005B6842">
                <w:rPr>
                  <w:rFonts w:ascii="Times New Roman" w:eastAsia="ＭＳ 明朝" w:hAnsi="Times New Roman" w:cs="Times New Roman"/>
                  <w:rPrChange w:id="8385" w:author="Masato YOSHIKAWA" w:date="2026-01-20T12:25:00Z" w16du:dateUtc="2026-01-20T03:25:00Z">
                    <w:rPr>
                      <w:rFonts w:ascii="ＭＳ 明朝" w:eastAsia="ＭＳ 明朝" w:hAnsi="ＭＳ 明朝"/>
                    </w:rPr>
                  </w:rPrChange>
                </w:rPr>
                <w:t>bowls</w:t>
              </w:r>
            </w:moveFrom>
          </w:p>
        </w:tc>
        <w:tc>
          <w:tcPr>
            <w:tcW w:w="629" w:type="pct"/>
            <w:tcPrChange w:id="8386" w:author="Masato YOSHIKAWA" w:date="2026-01-20T12:20:00Z" w16du:dateUtc="2026-01-20T03:20:00Z">
              <w:tcPr>
                <w:tcW w:w="629" w:type="pct"/>
              </w:tcPr>
            </w:tcPrChange>
          </w:tcPr>
          <w:p w14:paraId="340BB0F4" w14:textId="2B943D34" w:rsidR="002E4570" w:rsidRPr="00B83013" w:rsidDel="005B6842" w:rsidRDefault="002E4570" w:rsidP="00A018DB">
            <w:pPr>
              <w:pStyle w:val="af8"/>
              <w:rPr>
                <w:moveFrom w:id="8387" w:author="Masato YOSHIKAWA" w:date="2026-01-20T12:21:00Z" w16du:dateUtc="2026-01-20T03:21:00Z"/>
                <w:rFonts w:ascii="Times New Roman" w:eastAsia="ＭＳ 明朝" w:hAnsi="Times New Roman" w:cs="Times New Roman"/>
                <w:rPrChange w:id="8388" w:author="Masato YOSHIKAWA" w:date="2026-01-20T12:25:00Z" w16du:dateUtc="2026-01-20T03:25:00Z">
                  <w:rPr>
                    <w:moveFrom w:id="8389" w:author="Masato YOSHIKAWA" w:date="2026-01-20T12:21:00Z" w16du:dateUtc="2026-01-20T03:21:00Z"/>
                    <w:rFonts w:ascii="ＭＳ 明朝" w:eastAsia="ＭＳ 明朝" w:hAnsi="ＭＳ 明朝"/>
                  </w:rPr>
                </w:rPrChange>
              </w:rPr>
            </w:pPr>
            <w:moveFrom w:id="8390" w:author="Masato YOSHIKAWA" w:date="2026-01-20T12:21:00Z" w16du:dateUtc="2026-01-20T03:21:00Z">
              <w:r w:rsidRPr="00B83013" w:rsidDel="005B6842">
                <w:rPr>
                  <w:rFonts w:ascii="Times New Roman" w:eastAsia="ＭＳ 明朝" w:hAnsi="Times New Roman" w:cs="Times New Roman"/>
                  <w:rPrChange w:id="8391" w:author="Masato YOSHIKAWA" w:date="2026-01-20T12:25:00Z" w16du:dateUtc="2026-01-20T03:25:00Z">
                    <w:rPr>
                      <w:rFonts w:ascii="ＭＳ 明朝" w:eastAsia="ＭＳ 明朝" w:hAnsi="ＭＳ 明朝"/>
                    </w:rPr>
                  </w:rPrChange>
                </w:rPr>
                <w:t>bowls</w:t>
              </w:r>
            </w:moveFrom>
          </w:p>
        </w:tc>
        <w:tc>
          <w:tcPr>
            <w:tcW w:w="779" w:type="pct"/>
            <w:tcPrChange w:id="8392" w:author="Masato YOSHIKAWA" w:date="2026-01-20T12:20:00Z" w16du:dateUtc="2026-01-20T03:20:00Z">
              <w:tcPr>
                <w:tcW w:w="779" w:type="pct"/>
              </w:tcPr>
            </w:tcPrChange>
          </w:tcPr>
          <w:p w14:paraId="3F90413B" w14:textId="2B95E5D1" w:rsidR="002E4570" w:rsidRPr="00B83013" w:rsidDel="005B6842" w:rsidRDefault="002E4570" w:rsidP="00A018DB">
            <w:pPr>
              <w:pStyle w:val="af8"/>
              <w:rPr>
                <w:moveFrom w:id="8393" w:author="Masato YOSHIKAWA" w:date="2026-01-20T12:21:00Z" w16du:dateUtc="2026-01-20T03:21:00Z"/>
                <w:rFonts w:ascii="Times New Roman" w:eastAsia="ＭＳ 明朝" w:hAnsi="Times New Roman" w:cs="Times New Roman"/>
                <w:rPrChange w:id="8394" w:author="Masato YOSHIKAWA" w:date="2026-01-20T12:25:00Z" w16du:dateUtc="2026-01-20T03:25:00Z">
                  <w:rPr>
                    <w:moveFrom w:id="8395" w:author="Masato YOSHIKAWA" w:date="2026-01-20T12:21:00Z" w16du:dateUtc="2026-01-20T03:21:00Z"/>
                    <w:rFonts w:ascii="ＭＳ 明朝" w:eastAsia="ＭＳ 明朝" w:hAnsi="ＭＳ 明朝"/>
                  </w:rPr>
                </w:rPrChange>
              </w:rPr>
            </w:pPr>
            <w:moveFrom w:id="8396" w:author="Masato YOSHIKAWA" w:date="2026-01-20T12:21:00Z" w16du:dateUtc="2026-01-20T03:21:00Z">
              <w:r w:rsidRPr="00B83013" w:rsidDel="005B6842">
                <w:rPr>
                  <w:rFonts w:ascii="Times New Roman" w:eastAsia="ＭＳ 明朝" w:hAnsi="Times New Roman" w:cs="Times New Roman"/>
                  <w:rPrChange w:id="8397" w:author="Masato YOSHIKAWA" w:date="2026-01-20T12:25:00Z" w16du:dateUtc="2026-01-20T03:25:00Z">
                    <w:rPr>
                      <w:rFonts w:ascii="ＭＳ 明朝" w:eastAsia="ＭＳ 明朝" w:hAnsi="ＭＳ 明朝"/>
                    </w:rPr>
                  </w:rPrChange>
                </w:rPr>
                <w:t>Generalization</w:t>
              </w:r>
            </w:moveFrom>
          </w:p>
        </w:tc>
        <w:tc>
          <w:tcPr>
            <w:tcW w:w="744" w:type="pct"/>
            <w:tcPrChange w:id="8398" w:author="Masato YOSHIKAWA" w:date="2026-01-20T12:20:00Z" w16du:dateUtc="2026-01-20T03:20:00Z">
              <w:tcPr>
                <w:tcW w:w="744" w:type="pct"/>
              </w:tcPr>
            </w:tcPrChange>
          </w:tcPr>
          <w:p w14:paraId="1C233DF1" w14:textId="441AB6BD" w:rsidR="002E4570" w:rsidRPr="00B83013" w:rsidDel="005B6842" w:rsidRDefault="002E4570" w:rsidP="00A018DB">
            <w:pPr>
              <w:pStyle w:val="af8"/>
              <w:rPr>
                <w:moveFrom w:id="8399" w:author="Masato YOSHIKAWA" w:date="2026-01-20T12:21:00Z" w16du:dateUtc="2026-01-20T03:21:00Z"/>
                <w:rFonts w:ascii="Times New Roman" w:eastAsia="ＭＳ 明朝" w:hAnsi="Times New Roman" w:cs="Times New Roman"/>
                <w:rPrChange w:id="8400" w:author="Masato YOSHIKAWA" w:date="2026-01-20T12:25:00Z" w16du:dateUtc="2026-01-20T03:25:00Z">
                  <w:rPr>
                    <w:moveFrom w:id="8401" w:author="Masato YOSHIKAWA" w:date="2026-01-20T12:21:00Z" w16du:dateUtc="2026-01-20T03:21:00Z"/>
                    <w:rFonts w:ascii="ＭＳ 明朝" w:eastAsia="ＭＳ 明朝" w:hAnsi="ＭＳ 明朝"/>
                  </w:rPr>
                </w:rPrChange>
              </w:rPr>
            </w:pPr>
            <w:moveFrom w:id="8402" w:author="Masato YOSHIKAWA" w:date="2026-01-20T12:21:00Z" w16du:dateUtc="2026-01-20T03:21:00Z">
              <w:r w:rsidRPr="00B83013" w:rsidDel="005B6842">
                <w:rPr>
                  <w:rFonts w:ascii="Times New Roman" w:eastAsia="ＭＳ 明朝" w:hAnsi="Times New Roman" w:cs="Times New Roman"/>
                  <w:rPrChange w:id="8403" w:author="Masato YOSHIKAWA" w:date="2026-01-20T12:25:00Z" w16du:dateUtc="2026-01-20T03:25:00Z">
                    <w:rPr>
                      <w:rFonts w:ascii="ＭＳ 明朝" w:eastAsia="ＭＳ 明朝" w:hAnsi="ＭＳ 明朝"/>
                    </w:rPr>
                  </w:rPrChange>
                </w:rPr>
                <w:t>Minimization</w:t>
              </w:r>
            </w:moveFrom>
          </w:p>
        </w:tc>
        <w:tc>
          <w:tcPr>
            <w:tcW w:w="851" w:type="pct"/>
            <w:tcPrChange w:id="8404" w:author="Masato YOSHIKAWA" w:date="2026-01-20T12:20:00Z" w16du:dateUtc="2026-01-20T03:20:00Z">
              <w:tcPr>
                <w:tcW w:w="851" w:type="pct"/>
              </w:tcPr>
            </w:tcPrChange>
          </w:tcPr>
          <w:p w14:paraId="0F0C014C" w14:textId="13AB82E1" w:rsidR="002E4570" w:rsidRPr="00B83013" w:rsidDel="005B6842" w:rsidRDefault="002E4570" w:rsidP="00A018DB">
            <w:pPr>
              <w:pStyle w:val="af8"/>
              <w:rPr>
                <w:moveFrom w:id="8405" w:author="Masato YOSHIKAWA" w:date="2026-01-20T12:21:00Z" w16du:dateUtc="2026-01-20T03:21:00Z"/>
                <w:rFonts w:ascii="Times New Roman" w:eastAsia="ＭＳ 明朝" w:hAnsi="Times New Roman" w:cs="Times New Roman"/>
                <w:rPrChange w:id="8406" w:author="Masato YOSHIKAWA" w:date="2026-01-20T12:25:00Z" w16du:dateUtc="2026-01-20T03:25:00Z">
                  <w:rPr>
                    <w:moveFrom w:id="8407" w:author="Masato YOSHIKAWA" w:date="2026-01-20T12:21:00Z" w16du:dateUtc="2026-01-20T03:21:00Z"/>
                    <w:rFonts w:ascii="ＭＳ 明朝" w:eastAsia="ＭＳ 明朝" w:hAnsi="ＭＳ 明朝"/>
                  </w:rPr>
                </w:rPrChange>
              </w:rPr>
            </w:pPr>
            <w:moveFrom w:id="8408" w:author="Masato YOSHIKAWA" w:date="2026-01-20T12:21:00Z" w16du:dateUtc="2026-01-20T03:21:00Z">
              <w:r w:rsidRPr="00B83013" w:rsidDel="005B6842">
                <w:rPr>
                  <w:rFonts w:ascii="Times New Roman" w:eastAsia="ＭＳ 明朝" w:hAnsi="Times New Roman" w:cs="Times New Roman"/>
                  <w:rPrChange w:id="8409" w:author="Masato YOSHIKAWA" w:date="2026-01-20T12:25:00Z" w16du:dateUtc="2026-01-20T03:25:00Z">
                    <w:rPr>
                      <w:rFonts w:ascii="ＭＳ 明朝" w:eastAsia="ＭＳ 明朝" w:hAnsi="ＭＳ 明朝"/>
                    </w:rPr>
                  </w:rPrChange>
                </w:rPr>
                <w:t>Generalization</w:t>
              </w:r>
            </w:moveFrom>
          </w:p>
        </w:tc>
        <w:tc>
          <w:tcPr>
            <w:tcW w:w="831" w:type="pct"/>
            <w:tcPrChange w:id="8410" w:author="Masato YOSHIKAWA" w:date="2026-01-20T12:20:00Z" w16du:dateUtc="2026-01-20T03:20:00Z">
              <w:tcPr>
                <w:tcW w:w="831" w:type="pct"/>
              </w:tcPr>
            </w:tcPrChange>
          </w:tcPr>
          <w:p w14:paraId="5A9A83AB" w14:textId="6D6B812B" w:rsidR="002E4570" w:rsidRPr="00B83013" w:rsidDel="005B6842" w:rsidRDefault="002E4570" w:rsidP="00A018DB">
            <w:pPr>
              <w:pStyle w:val="af8"/>
              <w:rPr>
                <w:moveFrom w:id="8411" w:author="Masato YOSHIKAWA" w:date="2026-01-20T12:21:00Z" w16du:dateUtc="2026-01-20T03:21:00Z"/>
                <w:rFonts w:ascii="Times New Roman" w:eastAsia="ＭＳ 明朝" w:hAnsi="Times New Roman" w:cs="Times New Roman"/>
                <w:rPrChange w:id="8412" w:author="Masato YOSHIKAWA" w:date="2026-01-20T12:25:00Z" w16du:dateUtc="2026-01-20T03:25:00Z">
                  <w:rPr>
                    <w:moveFrom w:id="8413" w:author="Masato YOSHIKAWA" w:date="2026-01-20T12:21:00Z" w16du:dateUtc="2026-01-20T03:21:00Z"/>
                    <w:rFonts w:ascii="ＭＳ 明朝" w:eastAsia="ＭＳ 明朝" w:hAnsi="ＭＳ 明朝"/>
                  </w:rPr>
                </w:rPrChange>
              </w:rPr>
            </w:pPr>
            <w:moveFrom w:id="8414" w:author="Masato YOSHIKAWA" w:date="2026-01-20T12:21:00Z" w16du:dateUtc="2026-01-20T03:21:00Z">
              <w:r w:rsidRPr="00B83013" w:rsidDel="005B6842">
                <w:rPr>
                  <w:rFonts w:ascii="Times New Roman" w:eastAsia="ＭＳ 明朝" w:hAnsi="Times New Roman" w:cs="Times New Roman"/>
                  <w:rPrChange w:id="8415" w:author="Masato YOSHIKAWA" w:date="2026-01-20T12:25:00Z" w16du:dateUtc="2026-01-20T03:25:00Z">
                    <w:rPr>
                      <w:rFonts w:ascii="ＭＳ 明朝" w:eastAsia="ＭＳ 明朝" w:hAnsi="ＭＳ 明朝"/>
                    </w:rPr>
                  </w:rPrChange>
                </w:rPr>
                <w:t>Minimization</w:t>
              </w:r>
            </w:moveFrom>
          </w:p>
        </w:tc>
      </w:tr>
      <w:tr w:rsidR="002E4570" w:rsidRPr="00B83013" w:rsidDel="005B6842" w14:paraId="3192F676" w14:textId="1D6A7634" w:rsidTr="005B6842">
        <w:tc>
          <w:tcPr>
            <w:tcW w:w="583" w:type="pct"/>
            <w:tcPrChange w:id="8416" w:author="Masato YOSHIKAWA" w:date="2026-01-20T12:20:00Z" w16du:dateUtc="2026-01-20T03:20:00Z">
              <w:tcPr>
                <w:tcW w:w="582" w:type="pct"/>
              </w:tcPr>
            </w:tcPrChange>
          </w:tcPr>
          <w:p w14:paraId="246DF968" w14:textId="137BD3FF" w:rsidR="002E4570" w:rsidRPr="00B83013" w:rsidDel="005B6842" w:rsidRDefault="002E4570" w:rsidP="00A018DB">
            <w:pPr>
              <w:pStyle w:val="af8"/>
              <w:rPr>
                <w:moveFrom w:id="8417" w:author="Masato YOSHIKAWA" w:date="2026-01-20T12:21:00Z" w16du:dateUtc="2026-01-20T03:21:00Z"/>
                <w:rFonts w:ascii="Times New Roman" w:eastAsia="ＭＳ 明朝" w:hAnsi="Times New Roman" w:cs="Times New Roman"/>
                <w:rPrChange w:id="8418" w:author="Masato YOSHIKAWA" w:date="2026-01-20T12:25:00Z" w16du:dateUtc="2026-01-20T03:25:00Z">
                  <w:rPr>
                    <w:moveFrom w:id="8419" w:author="Masato YOSHIKAWA" w:date="2026-01-20T12:21:00Z" w16du:dateUtc="2026-01-20T03:21:00Z"/>
                    <w:rFonts w:ascii="ＭＳ 明朝" w:eastAsia="ＭＳ 明朝" w:hAnsi="ＭＳ 明朝"/>
                  </w:rPr>
                </w:rPrChange>
              </w:rPr>
            </w:pPr>
            <w:moveFrom w:id="8420" w:author="Masato YOSHIKAWA" w:date="2026-01-20T12:21:00Z" w16du:dateUtc="2026-01-20T03:21:00Z">
              <w:r w:rsidRPr="00B83013" w:rsidDel="005B6842">
                <w:rPr>
                  <w:rFonts w:ascii="Times New Roman" w:eastAsia="ＭＳ 明朝" w:hAnsi="Times New Roman" w:cs="Times New Roman" w:hint="eastAsia"/>
                  <w:rPrChange w:id="8421" w:author="Masato YOSHIKAWA" w:date="2026-01-20T12:25:00Z" w16du:dateUtc="2026-01-20T03:25:00Z">
                    <w:rPr>
                      <w:rFonts w:ascii="ＭＳ 明朝" w:eastAsia="ＭＳ 明朝" w:hAnsi="ＭＳ 明朝" w:hint="eastAsia"/>
                    </w:rPr>
                  </w:rPrChange>
                </w:rPr>
                <w:t>着物</w:t>
              </w:r>
            </w:moveFrom>
          </w:p>
        </w:tc>
        <w:tc>
          <w:tcPr>
            <w:tcW w:w="583" w:type="pct"/>
            <w:tcPrChange w:id="8422" w:author="Masato YOSHIKAWA" w:date="2026-01-20T12:20:00Z" w16du:dateUtc="2026-01-20T03:20:00Z">
              <w:tcPr>
                <w:tcW w:w="583" w:type="pct"/>
              </w:tcPr>
            </w:tcPrChange>
          </w:tcPr>
          <w:p w14:paraId="2A05DA48" w14:textId="33342A34" w:rsidR="002E4570" w:rsidRPr="00B83013" w:rsidDel="005B6842" w:rsidRDefault="002E4570" w:rsidP="00A018DB">
            <w:pPr>
              <w:pStyle w:val="af8"/>
              <w:rPr>
                <w:moveFrom w:id="8423" w:author="Masato YOSHIKAWA" w:date="2026-01-20T12:21:00Z" w16du:dateUtc="2026-01-20T03:21:00Z"/>
                <w:rFonts w:ascii="Times New Roman" w:eastAsia="ＭＳ 明朝" w:hAnsi="Times New Roman" w:cs="Times New Roman"/>
                <w:rPrChange w:id="8424" w:author="Masato YOSHIKAWA" w:date="2026-01-20T12:25:00Z" w16du:dateUtc="2026-01-20T03:25:00Z">
                  <w:rPr>
                    <w:moveFrom w:id="8425" w:author="Masato YOSHIKAWA" w:date="2026-01-20T12:21:00Z" w16du:dateUtc="2026-01-20T03:21:00Z"/>
                    <w:rFonts w:ascii="ＭＳ 明朝" w:eastAsia="ＭＳ 明朝" w:hAnsi="ＭＳ 明朝"/>
                  </w:rPr>
                </w:rPrChange>
              </w:rPr>
            </w:pPr>
            <w:moveFrom w:id="8426" w:author="Masato YOSHIKAWA" w:date="2026-01-20T12:21:00Z" w16du:dateUtc="2026-01-20T03:21:00Z">
              <w:r w:rsidRPr="00B83013" w:rsidDel="005B6842">
                <w:rPr>
                  <w:rFonts w:ascii="Times New Roman" w:eastAsia="ＭＳ 明朝" w:hAnsi="Times New Roman" w:cs="Times New Roman"/>
                  <w:rPrChange w:id="8427" w:author="Masato YOSHIKAWA" w:date="2026-01-20T12:25:00Z" w16du:dateUtc="2026-01-20T03:25:00Z">
                    <w:rPr>
                      <w:rFonts w:ascii="ＭＳ 明朝" w:eastAsia="ＭＳ 明朝" w:hAnsi="ＭＳ 明朝"/>
                    </w:rPr>
                  </w:rPrChange>
                </w:rPr>
                <w:t>his dress</w:t>
              </w:r>
            </w:moveFrom>
          </w:p>
        </w:tc>
        <w:tc>
          <w:tcPr>
            <w:tcW w:w="629" w:type="pct"/>
            <w:tcPrChange w:id="8428" w:author="Masato YOSHIKAWA" w:date="2026-01-20T12:20:00Z" w16du:dateUtc="2026-01-20T03:20:00Z">
              <w:tcPr>
                <w:tcW w:w="629" w:type="pct"/>
              </w:tcPr>
            </w:tcPrChange>
          </w:tcPr>
          <w:p w14:paraId="3D93CB48" w14:textId="0CB2BFBC" w:rsidR="002E4570" w:rsidRPr="00B83013" w:rsidDel="005B6842" w:rsidRDefault="002E4570" w:rsidP="00A018DB">
            <w:pPr>
              <w:pStyle w:val="af8"/>
              <w:rPr>
                <w:moveFrom w:id="8429" w:author="Masato YOSHIKAWA" w:date="2026-01-20T12:21:00Z" w16du:dateUtc="2026-01-20T03:21:00Z"/>
                <w:rFonts w:ascii="Times New Roman" w:eastAsia="ＭＳ 明朝" w:hAnsi="Times New Roman" w:cs="Times New Roman"/>
                <w:rPrChange w:id="8430" w:author="Masato YOSHIKAWA" w:date="2026-01-20T12:25:00Z" w16du:dateUtc="2026-01-20T03:25:00Z">
                  <w:rPr>
                    <w:moveFrom w:id="8431" w:author="Masato YOSHIKAWA" w:date="2026-01-20T12:21:00Z" w16du:dateUtc="2026-01-20T03:21:00Z"/>
                    <w:rFonts w:ascii="ＭＳ 明朝" w:eastAsia="ＭＳ 明朝" w:hAnsi="ＭＳ 明朝"/>
                  </w:rPr>
                </w:rPrChange>
              </w:rPr>
            </w:pPr>
            <w:moveFrom w:id="8432" w:author="Masato YOSHIKAWA" w:date="2026-01-20T12:21:00Z" w16du:dateUtc="2026-01-20T03:21:00Z">
              <w:r w:rsidRPr="00B83013" w:rsidDel="005B6842">
                <w:rPr>
                  <w:rFonts w:ascii="Times New Roman" w:eastAsia="ＭＳ 明朝" w:hAnsi="Times New Roman" w:cs="Times New Roman"/>
                  <w:rPrChange w:id="8433" w:author="Masato YOSHIKAWA" w:date="2026-01-20T12:25:00Z" w16du:dateUtc="2026-01-20T03:25:00Z">
                    <w:rPr>
                      <w:rFonts w:ascii="ＭＳ 明朝" w:eastAsia="ＭＳ 明朝" w:hAnsi="ＭＳ 明朝"/>
                    </w:rPr>
                  </w:rPrChange>
                </w:rPr>
                <w:t>clothes</w:t>
              </w:r>
            </w:moveFrom>
          </w:p>
        </w:tc>
        <w:tc>
          <w:tcPr>
            <w:tcW w:w="779" w:type="pct"/>
            <w:tcPrChange w:id="8434" w:author="Masato YOSHIKAWA" w:date="2026-01-20T12:20:00Z" w16du:dateUtc="2026-01-20T03:20:00Z">
              <w:tcPr>
                <w:tcW w:w="779" w:type="pct"/>
              </w:tcPr>
            </w:tcPrChange>
          </w:tcPr>
          <w:p w14:paraId="69EA5BCD" w14:textId="78AC8C4A" w:rsidR="002E4570" w:rsidRPr="00B83013" w:rsidDel="005B6842" w:rsidRDefault="002E4570" w:rsidP="00A018DB">
            <w:pPr>
              <w:pStyle w:val="af8"/>
              <w:rPr>
                <w:moveFrom w:id="8435" w:author="Masato YOSHIKAWA" w:date="2026-01-20T12:21:00Z" w16du:dateUtc="2026-01-20T03:21:00Z"/>
                <w:rFonts w:ascii="Times New Roman" w:eastAsia="ＭＳ 明朝" w:hAnsi="Times New Roman" w:cs="Times New Roman"/>
                <w:rPrChange w:id="8436" w:author="Masato YOSHIKAWA" w:date="2026-01-20T12:25:00Z" w16du:dateUtc="2026-01-20T03:25:00Z">
                  <w:rPr>
                    <w:moveFrom w:id="8437" w:author="Masato YOSHIKAWA" w:date="2026-01-20T12:21:00Z" w16du:dateUtc="2026-01-20T03:21:00Z"/>
                    <w:rFonts w:ascii="ＭＳ 明朝" w:eastAsia="ＭＳ 明朝" w:hAnsi="ＭＳ 明朝"/>
                  </w:rPr>
                </w:rPrChange>
              </w:rPr>
            </w:pPr>
            <w:moveFrom w:id="8438" w:author="Masato YOSHIKAWA" w:date="2026-01-20T12:21:00Z" w16du:dateUtc="2026-01-20T03:21:00Z">
              <w:r w:rsidRPr="00B83013" w:rsidDel="005B6842">
                <w:rPr>
                  <w:rFonts w:ascii="Times New Roman" w:eastAsia="ＭＳ 明朝" w:hAnsi="Times New Roman" w:cs="Times New Roman"/>
                  <w:rPrChange w:id="8439" w:author="Masato YOSHIKAWA" w:date="2026-01-20T12:25:00Z" w16du:dateUtc="2026-01-20T03:25:00Z">
                    <w:rPr>
                      <w:rFonts w:ascii="ＭＳ 明朝" w:eastAsia="ＭＳ 明朝" w:hAnsi="ＭＳ 明朝"/>
                    </w:rPr>
                  </w:rPrChange>
                </w:rPr>
                <w:t>Generalization</w:t>
              </w:r>
            </w:moveFrom>
          </w:p>
        </w:tc>
        <w:tc>
          <w:tcPr>
            <w:tcW w:w="744" w:type="pct"/>
            <w:tcPrChange w:id="8440" w:author="Masato YOSHIKAWA" w:date="2026-01-20T12:20:00Z" w16du:dateUtc="2026-01-20T03:20:00Z">
              <w:tcPr>
                <w:tcW w:w="744" w:type="pct"/>
              </w:tcPr>
            </w:tcPrChange>
          </w:tcPr>
          <w:p w14:paraId="5ED0AEB9" w14:textId="1E13191A" w:rsidR="002E4570" w:rsidRPr="00B83013" w:rsidDel="005B6842" w:rsidRDefault="002E4570" w:rsidP="00A018DB">
            <w:pPr>
              <w:pStyle w:val="af8"/>
              <w:rPr>
                <w:moveFrom w:id="8441" w:author="Masato YOSHIKAWA" w:date="2026-01-20T12:21:00Z" w16du:dateUtc="2026-01-20T03:21:00Z"/>
                <w:rFonts w:ascii="Times New Roman" w:eastAsia="ＭＳ 明朝" w:hAnsi="Times New Roman" w:cs="Times New Roman"/>
                <w:rPrChange w:id="8442" w:author="Masato YOSHIKAWA" w:date="2026-01-20T12:25:00Z" w16du:dateUtc="2026-01-20T03:25:00Z">
                  <w:rPr>
                    <w:moveFrom w:id="8443" w:author="Masato YOSHIKAWA" w:date="2026-01-20T12:21:00Z" w16du:dateUtc="2026-01-20T03:21:00Z"/>
                    <w:rFonts w:ascii="ＭＳ 明朝" w:eastAsia="ＭＳ 明朝" w:hAnsi="ＭＳ 明朝"/>
                  </w:rPr>
                </w:rPrChange>
              </w:rPr>
            </w:pPr>
            <w:moveFrom w:id="8444" w:author="Masato YOSHIKAWA" w:date="2026-01-20T12:21:00Z" w16du:dateUtc="2026-01-20T03:21:00Z">
              <w:r w:rsidRPr="00B83013" w:rsidDel="005B6842">
                <w:rPr>
                  <w:rFonts w:ascii="Times New Roman" w:eastAsia="ＭＳ 明朝" w:hAnsi="Times New Roman" w:cs="Times New Roman"/>
                  <w:rPrChange w:id="8445" w:author="Masato YOSHIKAWA" w:date="2026-01-20T12:25:00Z" w16du:dateUtc="2026-01-20T03:25:00Z">
                    <w:rPr>
                      <w:rFonts w:ascii="ＭＳ 明朝" w:eastAsia="ＭＳ 明朝" w:hAnsi="ＭＳ 明朝"/>
                    </w:rPr>
                  </w:rPrChange>
                </w:rPr>
                <w:t>Minimization</w:t>
              </w:r>
            </w:moveFrom>
          </w:p>
        </w:tc>
        <w:tc>
          <w:tcPr>
            <w:tcW w:w="851" w:type="pct"/>
            <w:tcPrChange w:id="8446" w:author="Masato YOSHIKAWA" w:date="2026-01-20T12:20:00Z" w16du:dateUtc="2026-01-20T03:20:00Z">
              <w:tcPr>
                <w:tcW w:w="851" w:type="pct"/>
              </w:tcPr>
            </w:tcPrChange>
          </w:tcPr>
          <w:p w14:paraId="06CBD497" w14:textId="471DC72B" w:rsidR="002E4570" w:rsidRPr="00B83013" w:rsidDel="005B6842" w:rsidRDefault="002E4570" w:rsidP="00A018DB">
            <w:pPr>
              <w:pStyle w:val="af8"/>
              <w:rPr>
                <w:moveFrom w:id="8447" w:author="Masato YOSHIKAWA" w:date="2026-01-20T12:21:00Z" w16du:dateUtc="2026-01-20T03:21:00Z"/>
                <w:rFonts w:ascii="Times New Roman" w:eastAsia="ＭＳ 明朝" w:hAnsi="Times New Roman" w:cs="Times New Roman"/>
                <w:rPrChange w:id="8448" w:author="Masato YOSHIKAWA" w:date="2026-01-20T12:25:00Z" w16du:dateUtc="2026-01-20T03:25:00Z">
                  <w:rPr>
                    <w:moveFrom w:id="8449" w:author="Masato YOSHIKAWA" w:date="2026-01-20T12:21:00Z" w16du:dateUtc="2026-01-20T03:21:00Z"/>
                    <w:rFonts w:ascii="ＭＳ 明朝" w:eastAsia="ＭＳ 明朝" w:hAnsi="ＭＳ 明朝"/>
                  </w:rPr>
                </w:rPrChange>
              </w:rPr>
            </w:pPr>
            <w:moveFrom w:id="8450" w:author="Masato YOSHIKAWA" w:date="2026-01-20T12:21:00Z" w16du:dateUtc="2026-01-20T03:21:00Z">
              <w:r w:rsidRPr="00B83013" w:rsidDel="005B6842">
                <w:rPr>
                  <w:rFonts w:ascii="Times New Roman" w:eastAsia="ＭＳ 明朝" w:hAnsi="Times New Roman" w:cs="Times New Roman"/>
                  <w:rPrChange w:id="8451" w:author="Masato YOSHIKAWA" w:date="2026-01-20T12:25:00Z" w16du:dateUtc="2026-01-20T03:25:00Z">
                    <w:rPr>
                      <w:rFonts w:ascii="ＭＳ 明朝" w:eastAsia="ＭＳ 明朝" w:hAnsi="ＭＳ 明朝"/>
                    </w:rPr>
                  </w:rPrChange>
                </w:rPr>
                <w:t>Generalization</w:t>
              </w:r>
            </w:moveFrom>
          </w:p>
        </w:tc>
        <w:tc>
          <w:tcPr>
            <w:tcW w:w="831" w:type="pct"/>
            <w:tcPrChange w:id="8452" w:author="Masato YOSHIKAWA" w:date="2026-01-20T12:20:00Z" w16du:dateUtc="2026-01-20T03:20:00Z">
              <w:tcPr>
                <w:tcW w:w="831" w:type="pct"/>
              </w:tcPr>
            </w:tcPrChange>
          </w:tcPr>
          <w:p w14:paraId="54A74F1D" w14:textId="1BBF8553" w:rsidR="002E4570" w:rsidRPr="00B83013" w:rsidDel="005B6842" w:rsidRDefault="002E4570" w:rsidP="00A018DB">
            <w:pPr>
              <w:pStyle w:val="af8"/>
              <w:rPr>
                <w:moveFrom w:id="8453" w:author="Masato YOSHIKAWA" w:date="2026-01-20T12:21:00Z" w16du:dateUtc="2026-01-20T03:21:00Z"/>
                <w:rFonts w:ascii="Times New Roman" w:eastAsia="ＭＳ 明朝" w:hAnsi="Times New Roman" w:cs="Times New Roman"/>
                <w:rPrChange w:id="8454" w:author="Masato YOSHIKAWA" w:date="2026-01-20T12:25:00Z" w16du:dateUtc="2026-01-20T03:25:00Z">
                  <w:rPr>
                    <w:moveFrom w:id="8455" w:author="Masato YOSHIKAWA" w:date="2026-01-20T12:21:00Z" w16du:dateUtc="2026-01-20T03:21:00Z"/>
                    <w:rFonts w:ascii="ＭＳ 明朝" w:eastAsia="ＭＳ 明朝" w:hAnsi="ＭＳ 明朝"/>
                  </w:rPr>
                </w:rPrChange>
              </w:rPr>
            </w:pPr>
            <w:moveFrom w:id="8456" w:author="Masato YOSHIKAWA" w:date="2026-01-20T12:21:00Z" w16du:dateUtc="2026-01-20T03:21:00Z">
              <w:r w:rsidRPr="00B83013" w:rsidDel="005B6842">
                <w:rPr>
                  <w:rFonts w:ascii="Times New Roman" w:eastAsia="ＭＳ 明朝" w:hAnsi="Times New Roman" w:cs="Times New Roman"/>
                  <w:rPrChange w:id="8457" w:author="Masato YOSHIKAWA" w:date="2026-01-20T12:25:00Z" w16du:dateUtc="2026-01-20T03:25:00Z">
                    <w:rPr>
                      <w:rFonts w:ascii="ＭＳ 明朝" w:eastAsia="ＭＳ 明朝" w:hAnsi="ＭＳ 明朝"/>
                    </w:rPr>
                  </w:rPrChange>
                </w:rPr>
                <w:t>Minimization</w:t>
              </w:r>
            </w:moveFrom>
          </w:p>
        </w:tc>
      </w:tr>
      <w:tr w:rsidR="002E4570" w:rsidRPr="00B83013" w:rsidDel="005B6842" w14:paraId="6D19C9FA" w14:textId="41A96669" w:rsidTr="005B6842">
        <w:tc>
          <w:tcPr>
            <w:tcW w:w="583" w:type="pct"/>
            <w:tcPrChange w:id="8458" w:author="Masato YOSHIKAWA" w:date="2026-01-20T12:20:00Z" w16du:dateUtc="2026-01-20T03:20:00Z">
              <w:tcPr>
                <w:tcW w:w="582" w:type="pct"/>
              </w:tcPr>
            </w:tcPrChange>
          </w:tcPr>
          <w:p w14:paraId="6E05C80F" w14:textId="3B6AABFD" w:rsidR="002E4570" w:rsidRPr="00B83013" w:rsidDel="005B6842" w:rsidRDefault="002E4570" w:rsidP="00A018DB">
            <w:pPr>
              <w:pStyle w:val="af8"/>
              <w:rPr>
                <w:moveFrom w:id="8459" w:author="Masato YOSHIKAWA" w:date="2026-01-20T12:21:00Z" w16du:dateUtc="2026-01-20T03:21:00Z"/>
                <w:rFonts w:ascii="Times New Roman" w:eastAsia="ＭＳ 明朝" w:hAnsi="Times New Roman" w:cs="Times New Roman"/>
                <w:rPrChange w:id="8460" w:author="Masato YOSHIKAWA" w:date="2026-01-20T12:25:00Z" w16du:dateUtc="2026-01-20T03:25:00Z">
                  <w:rPr>
                    <w:moveFrom w:id="8461" w:author="Masato YOSHIKAWA" w:date="2026-01-20T12:21:00Z" w16du:dateUtc="2026-01-20T03:21:00Z"/>
                    <w:rFonts w:ascii="ＭＳ 明朝" w:eastAsia="ＭＳ 明朝" w:hAnsi="ＭＳ 明朝"/>
                  </w:rPr>
                </w:rPrChange>
              </w:rPr>
            </w:pPr>
            <w:moveFrom w:id="8462" w:author="Masato YOSHIKAWA" w:date="2026-01-20T12:21:00Z" w16du:dateUtc="2026-01-20T03:21:00Z">
              <w:r w:rsidRPr="00B83013" w:rsidDel="005B6842">
                <w:rPr>
                  <w:rFonts w:ascii="Times New Roman" w:eastAsia="ＭＳ 明朝" w:hAnsi="Times New Roman" w:cs="Times New Roman" w:hint="eastAsia"/>
                  <w:rPrChange w:id="8463" w:author="Masato YOSHIKAWA" w:date="2026-01-20T12:25:00Z" w16du:dateUtc="2026-01-20T03:25:00Z">
                    <w:rPr>
                      <w:rFonts w:ascii="ＭＳ 明朝" w:eastAsia="ＭＳ 明朝" w:hAnsi="ＭＳ 明朝" w:hint="eastAsia"/>
                    </w:rPr>
                  </w:rPrChange>
                </w:rPr>
                <w:t>盃</w:t>
              </w:r>
            </w:moveFrom>
          </w:p>
        </w:tc>
        <w:tc>
          <w:tcPr>
            <w:tcW w:w="583" w:type="pct"/>
            <w:tcPrChange w:id="8464" w:author="Masato YOSHIKAWA" w:date="2026-01-20T12:20:00Z" w16du:dateUtc="2026-01-20T03:20:00Z">
              <w:tcPr>
                <w:tcW w:w="583" w:type="pct"/>
              </w:tcPr>
            </w:tcPrChange>
          </w:tcPr>
          <w:p w14:paraId="6ED8D451" w14:textId="00FBF7E4" w:rsidR="002E4570" w:rsidRPr="00B83013" w:rsidDel="005B6842" w:rsidRDefault="002E4570" w:rsidP="00A018DB">
            <w:pPr>
              <w:pStyle w:val="af8"/>
              <w:rPr>
                <w:moveFrom w:id="8465" w:author="Masato YOSHIKAWA" w:date="2026-01-20T12:21:00Z" w16du:dateUtc="2026-01-20T03:21:00Z"/>
                <w:rFonts w:ascii="Times New Roman" w:eastAsia="ＭＳ 明朝" w:hAnsi="Times New Roman" w:cs="Times New Roman"/>
                <w:rPrChange w:id="8466" w:author="Masato YOSHIKAWA" w:date="2026-01-20T12:25:00Z" w16du:dateUtc="2026-01-20T03:25:00Z">
                  <w:rPr>
                    <w:moveFrom w:id="8467" w:author="Masato YOSHIKAWA" w:date="2026-01-20T12:21:00Z" w16du:dateUtc="2026-01-20T03:21:00Z"/>
                    <w:rFonts w:ascii="ＭＳ 明朝" w:eastAsia="ＭＳ 明朝" w:hAnsi="ＭＳ 明朝"/>
                  </w:rPr>
                </w:rPrChange>
              </w:rPr>
            </w:pPr>
            <w:moveFrom w:id="8468" w:author="Masato YOSHIKAWA" w:date="2026-01-20T12:21:00Z" w16du:dateUtc="2026-01-20T03:21:00Z">
              <w:r w:rsidRPr="00B83013" w:rsidDel="005B6842">
                <w:rPr>
                  <w:rFonts w:ascii="Times New Roman" w:eastAsia="ＭＳ 明朝" w:hAnsi="Times New Roman" w:cs="Times New Roman"/>
                  <w:rPrChange w:id="8469" w:author="Masato YOSHIKAWA" w:date="2026-01-20T12:25:00Z" w16du:dateUtc="2026-01-20T03:25:00Z">
                    <w:rPr>
                      <w:rFonts w:ascii="ＭＳ 明朝" w:eastAsia="ＭＳ 明朝" w:hAnsi="ＭＳ 明朝"/>
                    </w:rPr>
                  </w:rPrChange>
                </w:rPr>
                <w:t>These word</w:t>
              </w:r>
            </w:moveFrom>
          </w:p>
        </w:tc>
        <w:tc>
          <w:tcPr>
            <w:tcW w:w="629" w:type="pct"/>
            <w:tcPrChange w:id="8470" w:author="Masato YOSHIKAWA" w:date="2026-01-20T12:20:00Z" w16du:dateUtc="2026-01-20T03:20:00Z">
              <w:tcPr>
                <w:tcW w:w="629" w:type="pct"/>
              </w:tcPr>
            </w:tcPrChange>
          </w:tcPr>
          <w:p w14:paraId="0F5624C9" w14:textId="0653FF38" w:rsidR="002E4570" w:rsidRPr="00B83013" w:rsidDel="005B6842" w:rsidRDefault="002E4570" w:rsidP="00A018DB">
            <w:pPr>
              <w:pStyle w:val="af8"/>
              <w:rPr>
                <w:moveFrom w:id="8471" w:author="Masato YOSHIKAWA" w:date="2026-01-20T12:21:00Z" w16du:dateUtc="2026-01-20T03:21:00Z"/>
                <w:rFonts w:ascii="Times New Roman" w:eastAsia="ＭＳ 明朝" w:hAnsi="Times New Roman" w:cs="Times New Roman"/>
                <w:rPrChange w:id="8472" w:author="Masato YOSHIKAWA" w:date="2026-01-20T12:25:00Z" w16du:dateUtc="2026-01-20T03:25:00Z">
                  <w:rPr>
                    <w:moveFrom w:id="8473" w:author="Masato YOSHIKAWA" w:date="2026-01-20T12:21:00Z" w16du:dateUtc="2026-01-20T03:21:00Z"/>
                    <w:rFonts w:ascii="ＭＳ 明朝" w:eastAsia="ＭＳ 明朝" w:hAnsi="ＭＳ 明朝"/>
                  </w:rPr>
                </w:rPrChange>
              </w:rPr>
            </w:pPr>
            <w:moveFrom w:id="8474" w:author="Masato YOSHIKAWA" w:date="2026-01-20T12:21:00Z" w16du:dateUtc="2026-01-20T03:21:00Z">
              <w:r w:rsidRPr="00B83013" w:rsidDel="005B6842">
                <w:rPr>
                  <w:rFonts w:ascii="Times New Roman" w:eastAsia="ＭＳ 明朝" w:hAnsi="Times New Roman" w:cs="Times New Roman"/>
                  <w:rPrChange w:id="8475" w:author="Masato YOSHIKAWA" w:date="2026-01-20T12:25:00Z" w16du:dateUtc="2026-01-20T03:25:00Z">
                    <w:rPr>
                      <w:rFonts w:ascii="ＭＳ 明朝" w:eastAsia="ＭＳ 明朝" w:hAnsi="ＭＳ 明朝"/>
                    </w:rPr>
                  </w:rPrChange>
                </w:rPr>
                <w:t>The gesture</w:t>
              </w:r>
            </w:moveFrom>
          </w:p>
        </w:tc>
        <w:tc>
          <w:tcPr>
            <w:tcW w:w="779" w:type="pct"/>
            <w:tcPrChange w:id="8476" w:author="Masato YOSHIKAWA" w:date="2026-01-20T12:20:00Z" w16du:dateUtc="2026-01-20T03:20:00Z">
              <w:tcPr>
                <w:tcW w:w="779" w:type="pct"/>
              </w:tcPr>
            </w:tcPrChange>
          </w:tcPr>
          <w:p w14:paraId="76CDE225" w14:textId="4CB59BA5" w:rsidR="002E4570" w:rsidRPr="00B83013" w:rsidDel="005B6842" w:rsidRDefault="002E4570" w:rsidP="00A018DB">
            <w:pPr>
              <w:pStyle w:val="af8"/>
              <w:rPr>
                <w:moveFrom w:id="8477" w:author="Masato YOSHIKAWA" w:date="2026-01-20T12:21:00Z" w16du:dateUtc="2026-01-20T03:21:00Z"/>
                <w:rFonts w:ascii="Times New Roman" w:eastAsia="ＭＳ 明朝" w:hAnsi="Times New Roman" w:cs="Times New Roman"/>
                <w:rPrChange w:id="8478" w:author="Masato YOSHIKAWA" w:date="2026-01-20T12:25:00Z" w16du:dateUtc="2026-01-20T03:25:00Z">
                  <w:rPr>
                    <w:moveFrom w:id="8479" w:author="Masato YOSHIKAWA" w:date="2026-01-20T12:21:00Z" w16du:dateUtc="2026-01-20T03:21:00Z"/>
                    <w:rFonts w:ascii="ＭＳ 明朝" w:eastAsia="ＭＳ 明朝" w:hAnsi="ＭＳ 明朝"/>
                  </w:rPr>
                </w:rPrChange>
              </w:rPr>
            </w:pPr>
            <w:moveFrom w:id="8480" w:author="Masato YOSHIKAWA" w:date="2026-01-20T12:21:00Z" w16du:dateUtc="2026-01-20T03:21:00Z">
              <w:r w:rsidRPr="00B83013" w:rsidDel="005B6842">
                <w:rPr>
                  <w:rFonts w:ascii="Times New Roman" w:eastAsia="ＭＳ 明朝" w:hAnsi="Times New Roman" w:cs="Times New Roman"/>
                  <w:rPrChange w:id="8481" w:author="Masato YOSHIKAWA" w:date="2026-01-20T12:25:00Z" w16du:dateUtc="2026-01-20T03:25:00Z">
                    <w:rPr>
                      <w:rFonts w:ascii="ＭＳ 明朝" w:eastAsia="ＭＳ 明朝" w:hAnsi="ＭＳ 明朝"/>
                    </w:rPr>
                  </w:rPrChange>
                </w:rPr>
                <w:t>Description</w:t>
              </w:r>
            </w:moveFrom>
          </w:p>
        </w:tc>
        <w:tc>
          <w:tcPr>
            <w:tcW w:w="744" w:type="pct"/>
            <w:tcPrChange w:id="8482" w:author="Masato YOSHIKAWA" w:date="2026-01-20T12:20:00Z" w16du:dateUtc="2026-01-20T03:20:00Z">
              <w:tcPr>
                <w:tcW w:w="744" w:type="pct"/>
              </w:tcPr>
            </w:tcPrChange>
          </w:tcPr>
          <w:p w14:paraId="5369AF4F" w14:textId="006C3007" w:rsidR="002E4570" w:rsidRPr="00B83013" w:rsidDel="005B6842" w:rsidRDefault="002E4570" w:rsidP="00A018DB">
            <w:pPr>
              <w:pStyle w:val="af8"/>
              <w:rPr>
                <w:moveFrom w:id="8483" w:author="Masato YOSHIKAWA" w:date="2026-01-20T12:21:00Z" w16du:dateUtc="2026-01-20T03:21:00Z"/>
                <w:rFonts w:ascii="Times New Roman" w:eastAsia="ＭＳ 明朝" w:hAnsi="Times New Roman" w:cs="Times New Roman"/>
                <w:rPrChange w:id="8484" w:author="Masato YOSHIKAWA" w:date="2026-01-20T12:25:00Z" w16du:dateUtc="2026-01-20T03:25:00Z">
                  <w:rPr>
                    <w:moveFrom w:id="8485" w:author="Masato YOSHIKAWA" w:date="2026-01-20T12:21:00Z" w16du:dateUtc="2026-01-20T03:21:00Z"/>
                    <w:rFonts w:ascii="ＭＳ 明朝" w:eastAsia="ＭＳ 明朝" w:hAnsi="ＭＳ 明朝"/>
                  </w:rPr>
                </w:rPrChange>
              </w:rPr>
            </w:pPr>
            <w:moveFrom w:id="8486" w:author="Masato YOSHIKAWA" w:date="2026-01-20T12:21:00Z" w16du:dateUtc="2026-01-20T03:21:00Z">
              <w:r w:rsidRPr="00B83013" w:rsidDel="005B6842">
                <w:rPr>
                  <w:rFonts w:ascii="Times New Roman" w:eastAsia="ＭＳ 明朝" w:hAnsi="Times New Roman" w:cs="Times New Roman"/>
                  <w:rPrChange w:id="8487" w:author="Masato YOSHIKAWA" w:date="2026-01-20T12:25:00Z" w16du:dateUtc="2026-01-20T03:25:00Z">
                    <w:rPr>
                      <w:rFonts w:ascii="ＭＳ 明朝" w:eastAsia="ＭＳ 明朝" w:hAnsi="ＭＳ 明朝"/>
                    </w:rPr>
                  </w:rPrChange>
                </w:rPr>
                <w:t>Minimization</w:t>
              </w:r>
            </w:moveFrom>
          </w:p>
        </w:tc>
        <w:tc>
          <w:tcPr>
            <w:tcW w:w="851" w:type="pct"/>
            <w:tcPrChange w:id="8488" w:author="Masato YOSHIKAWA" w:date="2026-01-20T12:20:00Z" w16du:dateUtc="2026-01-20T03:20:00Z">
              <w:tcPr>
                <w:tcW w:w="851" w:type="pct"/>
              </w:tcPr>
            </w:tcPrChange>
          </w:tcPr>
          <w:p w14:paraId="18774BEF" w14:textId="7EA5F936" w:rsidR="002E4570" w:rsidRPr="00B83013" w:rsidDel="005B6842" w:rsidRDefault="002E4570" w:rsidP="00A018DB">
            <w:pPr>
              <w:pStyle w:val="af8"/>
              <w:rPr>
                <w:moveFrom w:id="8489" w:author="Masato YOSHIKAWA" w:date="2026-01-20T12:21:00Z" w16du:dateUtc="2026-01-20T03:21:00Z"/>
                <w:rFonts w:ascii="Times New Roman" w:eastAsia="ＭＳ 明朝" w:hAnsi="Times New Roman" w:cs="Times New Roman"/>
                <w:rPrChange w:id="8490" w:author="Masato YOSHIKAWA" w:date="2026-01-20T12:25:00Z" w16du:dateUtc="2026-01-20T03:25:00Z">
                  <w:rPr>
                    <w:moveFrom w:id="8491" w:author="Masato YOSHIKAWA" w:date="2026-01-20T12:21:00Z" w16du:dateUtc="2026-01-20T03:21:00Z"/>
                    <w:rFonts w:ascii="ＭＳ 明朝" w:eastAsia="ＭＳ 明朝" w:hAnsi="ＭＳ 明朝"/>
                  </w:rPr>
                </w:rPrChange>
              </w:rPr>
            </w:pPr>
            <w:moveFrom w:id="8492" w:author="Masato YOSHIKAWA" w:date="2026-01-20T12:21:00Z" w16du:dateUtc="2026-01-20T03:21:00Z">
              <w:r w:rsidRPr="00B83013" w:rsidDel="005B6842">
                <w:rPr>
                  <w:rFonts w:ascii="Times New Roman" w:eastAsia="ＭＳ 明朝" w:hAnsi="Times New Roman" w:cs="Times New Roman"/>
                  <w:rPrChange w:id="8493" w:author="Masato YOSHIKAWA" w:date="2026-01-20T12:25:00Z" w16du:dateUtc="2026-01-20T03:25:00Z">
                    <w:rPr>
                      <w:rFonts w:ascii="ＭＳ 明朝" w:eastAsia="ＭＳ 明朝" w:hAnsi="ＭＳ 明朝"/>
                    </w:rPr>
                  </w:rPrChange>
                </w:rPr>
                <w:t>Description</w:t>
              </w:r>
            </w:moveFrom>
          </w:p>
        </w:tc>
        <w:tc>
          <w:tcPr>
            <w:tcW w:w="831" w:type="pct"/>
            <w:tcPrChange w:id="8494" w:author="Masato YOSHIKAWA" w:date="2026-01-20T12:20:00Z" w16du:dateUtc="2026-01-20T03:20:00Z">
              <w:tcPr>
                <w:tcW w:w="831" w:type="pct"/>
              </w:tcPr>
            </w:tcPrChange>
          </w:tcPr>
          <w:p w14:paraId="33A8C852" w14:textId="5003ED0A" w:rsidR="002E4570" w:rsidRPr="00B83013" w:rsidDel="005B6842" w:rsidRDefault="002E4570" w:rsidP="00A018DB">
            <w:pPr>
              <w:pStyle w:val="af8"/>
              <w:rPr>
                <w:moveFrom w:id="8495" w:author="Masato YOSHIKAWA" w:date="2026-01-20T12:21:00Z" w16du:dateUtc="2026-01-20T03:21:00Z"/>
                <w:rFonts w:ascii="Times New Roman" w:eastAsia="ＭＳ 明朝" w:hAnsi="Times New Roman" w:cs="Times New Roman"/>
                <w:rPrChange w:id="8496" w:author="Masato YOSHIKAWA" w:date="2026-01-20T12:25:00Z" w16du:dateUtc="2026-01-20T03:25:00Z">
                  <w:rPr>
                    <w:moveFrom w:id="8497" w:author="Masato YOSHIKAWA" w:date="2026-01-20T12:21:00Z" w16du:dateUtc="2026-01-20T03:21:00Z"/>
                    <w:rFonts w:ascii="ＭＳ 明朝" w:eastAsia="ＭＳ 明朝" w:hAnsi="ＭＳ 明朝"/>
                  </w:rPr>
                </w:rPrChange>
              </w:rPr>
            </w:pPr>
            <w:moveFrom w:id="8498" w:author="Masato YOSHIKAWA" w:date="2026-01-20T12:21:00Z" w16du:dateUtc="2026-01-20T03:21:00Z">
              <w:r w:rsidRPr="00B83013" w:rsidDel="005B6842">
                <w:rPr>
                  <w:rFonts w:ascii="Times New Roman" w:eastAsia="ＭＳ 明朝" w:hAnsi="Times New Roman" w:cs="Times New Roman"/>
                  <w:rPrChange w:id="8499" w:author="Masato YOSHIKAWA" w:date="2026-01-20T12:25:00Z" w16du:dateUtc="2026-01-20T03:25:00Z">
                    <w:rPr>
                      <w:rFonts w:ascii="ＭＳ 明朝" w:eastAsia="ＭＳ 明朝" w:hAnsi="ＭＳ 明朝"/>
                    </w:rPr>
                  </w:rPrChange>
                </w:rPr>
                <w:t>Minimization</w:t>
              </w:r>
            </w:moveFrom>
          </w:p>
        </w:tc>
      </w:tr>
      <w:tr w:rsidR="002E4570" w:rsidRPr="00B83013" w:rsidDel="005B6842" w14:paraId="0110ED21" w14:textId="2041CDA5" w:rsidTr="005B6842">
        <w:tc>
          <w:tcPr>
            <w:tcW w:w="583" w:type="pct"/>
            <w:tcPrChange w:id="8500" w:author="Masato YOSHIKAWA" w:date="2026-01-20T12:20:00Z" w16du:dateUtc="2026-01-20T03:20:00Z">
              <w:tcPr>
                <w:tcW w:w="582" w:type="pct"/>
              </w:tcPr>
            </w:tcPrChange>
          </w:tcPr>
          <w:p w14:paraId="11667402" w14:textId="68612A7B" w:rsidR="002E4570" w:rsidRPr="00B83013" w:rsidDel="005B6842" w:rsidRDefault="002E4570" w:rsidP="00A018DB">
            <w:pPr>
              <w:pStyle w:val="af8"/>
              <w:rPr>
                <w:moveFrom w:id="8501" w:author="Masato YOSHIKAWA" w:date="2026-01-20T12:21:00Z" w16du:dateUtc="2026-01-20T03:21:00Z"/>
                <w:rFonts w:ascii="Times New Roman" w:eastAsia="ＭＳ 明朝" w:hAnsi="Times New Roman" w:cs="Times New Roman"/>
                <w:rPrChange w:id="8502" w:author="Masato YOSHIKAWA" w:date="2026-01-20T12:25:00Z" w16du:dateUtc="2026-01-20T03:25:00Z">
                  <w:rPr>
                    <w:moveFrom w:id="8503" w:author="Masato YOSHIKAWA" w:date="2026-01-20T12:21:00Z" w16du:dateUtc="2026-01-20T03:21:00Z"/>
                    <w:rFonts w:ascii="ＭＳ 明朝" w:eastAsia="ＭＳ 明朝" w:hAnsi="ＭＳ 明朝"/>
                  </w:rPr>
                </w:rPrChange>
              </w:rPr>
            </w:pPr>
            <w:moveFrom w:id="8504" w:author="Masato YOSHIKAWA" w:date="2026-01-20T12:21:00Z" w16du:dateUtc="2026-01-20T03:21:00Z">
              <w:r w:rsidRPr="00B83013" w:rsidDel="005B6842">
                <w:rPr>
                  <w:rFonts w:ascii="Times New Roman" w:eastAsia="ＭＳ 明朝" w:hAnsi="Times New Roman" w:cs="Times New Roman" w:hint="eastAsia"/>
                  <w:rPrChange w:id="8505" w:author="Masato YOSHIKAWA" w:date="2026-01-20T12:25:00Z" w16du:dateUtc="2026-01-20T03:25:00Z">
                    <w:rPr>
                      <w:rFonts w:ascii="ＭＳ 明朝" w:eastAsia="ＭＳ 明朝" w:hAnsi="ＭＳ 明朝" w:hint="eastAsia"/>
                    </w:rPr>
                  </w:rPrChange>
                </w:rPr>
                <w:t>杯</w:t>
              </w:r>
            </w:moveFrom>
          </w:p>
        </w:tc>
        <w:tc>
          <w:tcPr>
            <w:tcW w:w="583" w:type="pct"/>
            <w:tcPrChange w:id="8506" w:author="Masato YOSHIKAWA" w:date="2026-01-20T12:20:00Z" w16du:dateUtc="2026-01-20T03:20:00Z">
              <w:tcPr>
                <w:tcW w:w="583" w:type="pct"/>
              </w:tcPr>
            </w:tcPrChange>
          </w:tcPr>
          <w:p w14:paraId="227D31B1" w14:textId="21320014" w:rsidR="002E4570" w:rsidRPr="00B83013" w:rsidDel="005B6842" w:rsidRDefault="002E4570" w:rsidP="00A018DB">
            <w:pPr>
              <w:pStyle w:val="af8"/>
              <w:rPr>
                <w:moveFrom w:id="8507" w:author="Masato YOSHIKAWA" w:date="2026-01-20T12:21:00Z" w16du:dateUtc="2026-01-20T03:21:00Z"/>
                <w:rFonts w:ascii="Times New Roman" w:eastAsia="ＭＳ 明朝" w:hAnsi="Times New Roman" w:cs="Times New Roman"/>
                <w:rPrChange w:id="8508" w:author="Masato YOSHIKAWA" w:date="2026-01-20T12:25:00Z" w16du:dateUtc="2026-01-20T03:25:00Z">
                  <w:rPr>
                    <w:moveFrom w:id="8509" w:author="Masato YOSHIKAWA" w:date="2026-01-20T12:21:00Z" w16du:dateUtc="2026-01-20T03:21:00Z"/>
                    <w:rFonts w:ascii="ＭＳ 明朝" w:eastAsia="ＭＳ 明朝" w:hAnsi="ＭＳ 明朝"/>
                  </w:rPr>
                </w:rPrChange>
              </w:rPr>
            </w:pPr>
            <w:moveFrom w:id="8510" w:author="Masato YOSHIKAWA" w:date="2026-01-20T12:21:00Z" w16du:dateUtc="2026-01-20T03:21:00Z">
              <w:r w:rsidRPr="00B83013" w:rsidDel="005B6842">
                <w:rPr>
                  <w:rFonts w:ascii="Times New Roman" w:eastAsia="ＭＳ 明朝" w:hAnsi="Times New Roman" w:cs="Times New Roman"/>
                  <w:rPrChange w:id="8511" w:author="Masato YOSHIKAWA" w:date="2026-01-20T12:25:00Z" w16du:dateUtc="2026-01-20T03:25:00Z">
                    <w:rPr>
                      <w:rFonts w:ascii="ＭＳ 明朝" w:eastAsia="ＭＳ 明朝" w:hAnsi="ＭＳ 明朝"/>
                    </w:rPr>
                  </w:rPrChange>
                </w:rPr>
                <w:t>cup</w:t>
              </w:r>
            </w:moveFrom>
          </w:p>
        </w:tc>
        <w:tc>
          <w:tcPr>
            <w:tcW w:w="629" w:type="pct"/>
            <w:tcPrChange w:id="8512" w:author="Masato YOSHIKAWA" w:date="2026-01-20T12:20:00Z" w16du:dateUtc="2026-01-20T03:20:00Z">
              <w:tcPr>
                <w:tcW w:w="629" w:type="pct"/>
              </w:tcPr>
            </w:tcPrChange>
          </w:tcPr>
          <w:p w14:paraId="37E81949" w14:textId="3F376CF0" w:rsidR="002E4570" w:rsidRPr="00B83013" w:rsidDel="005B6842" w:rsidRDefault="002E4570" w:rsidP="00A018DB">
            <w:pPr>
              <w:pStyle w:val="af8"/>
              <w:rPr>
                <w:moveFrom w:id="8513" w:author="Masato YOSHIKAWA" w:date="2026-01-20T12:21:00Z" w16du:dateUtc="2026-01-20T03:21:00Z"/>
                <w:rFonts w:ascii="Times New Roman" w:eastAsia="ＭＳ 明朝" w:hAnsi="Times New Roman" w:cs="Times New Roman"/>
                <w:rPrChange w:id="8514" w:author="Masato YOSHIKAWA" w:date="2026-01-20T12:25:00Z" w16du:dateUtc="2026-01-20T03:25:00Z">
                  <w:rPr>
                    <w:moveFrom w:id="8515" w:author="Masato YOSHIKAWA" w:date="2026-01-20T12:21:00Z" w16du:dateUtc="2026-01-20T03:21:00Z"/>
                    <w:rFonts w:ascii="ＭＳ 明朝" w:eastAsia="ＭＳ 明朝" w:hAnsi="ＭＳ 明朝"/>
                  </w:rPr>
                </w:rPrChange>
              </w:rPr>
            </w:pPr>
            <w:moveFrom w:id="8516" w:author="Masato YOSHIKAWA" w:date="2026-01-20T12:21:00Z" w16du:dateUtc="2026-01-20T03:21:00Z">
              <w:r w:rsidRPr="00B83013" w:rsidDel="005B6842">
                <w:rPr>
                  <w:rFonts w:ascii="Times New Roman" w:eastAsia="ＭＳ 明朝" w:hAnsi="Times New Roman" w:cs="Times New Roman"/>
                  <w:rPrChange w:id="8517" w:author="Masato YOSHIKAWA" w:date="2026-01-20T12:25:00Z" w16du:dateUtc="2026-01-20T03:25:00Z">
                    <w:rPr>
                      <w:rFonts w:ascii="ＭＳ 明朝" w:eastAsia="ＭＳ 明朝" w:hAnsi="ＭＳ 明朝"/>
                    </w:rPr>
                  </w:rPrChange>
                </w:rPr>
                <w:t>saké cup</w:t>
              </w:r>
            </w:moveFrom>
          </w:p>
        </w:tc>
        <w:tc>
          <w:tcPr>
            <w:tcW w:w="779" w:type="pct"/>
            <w:tcPrChange w:id="8518" w:author="Masato YOSHIKAWA" w:date="2026-01-20T12:20:00Z" w16du:dateUtc="2026-01-20T03:20:00Z">
              <w:tcPr>
                <w:tcW w:w="779" w:type="pct"/>
              </w:tcPr>
            </w:tcPrChange>
          </w:tcPr>
          <w:p w14:paraId="5E1ED205" w14:textId="596EF57A" w:rsidR="002E4570" w:rsidRPr="00B83013" w:rsidDel="005B6842" w:rsidRDefault="002E4570" w:rsidP="00A018DB">
            <w:pPr>
              <w:pStyle w:val="af8"/>
              <w:rPr>
                <w:moveFrom w:id="8519" w:author="Masato YOSHIKAWA" w:date="2026-01-20T12:21:00Z" w16du:dateUtc="2026-01-20T03:21:00Z"/>
                <w:rFonts w:ascii="Times New Roman" w:eastAsia="ＭＳ 明朝" w:hAnsi="Times New Roman" w:cs="Times New Roman"/>
                <w:rPrChange w:id="8520" w:author="Masato YOSHIKAWA" w:date="2026-01-20T12:25:00Z" w16du:dateUtc="2026-01-20T03:25:00Z">
                  <w:rPr>
                    <w:moveFrom w:id="8521" w:author="Masato YOSHIKAWA" w:date="2026-01-20T12:21:00Z" w16du:dateUtc="2026-01-20T03:21:00Z"/>
                    <w:rFonts w:ascii="ＭＳ 明朝" w:eastAsia="ＭＳ 明朝" w:hAnsi="ＭＳ 明朝"/>
                  </w:rPr>
                </w:rPrChange>
              </w:rPr>
            </w:pPr>
            <w:moveFrom w:id="8522" w:author="Masato YOSHIKAWA" w:date="2026-01-20T12:21:00Z" w16du:dateUtc="2026-01-20T03:21:00Z">
              <w:r w:rsidRPr="00B83013" w:rsidDel="005B6842">
                <w:rPr>
                  <w:rFonts w:ascii="Times New Roman" w:eastAsia="ＭＳ 明朝" w:hAnsi="Times New Roman" w:cs="Times New Roman"/>
                  <w:rPrChange w:id="8523" w:author="Masato YOSHIKAWA" w:date="2026-01-20T12:25:00Z" w16du:dateUtc="2026-01-20T03:25:00Z">
                    <w:rPr>
                      <w:rFonts w:ascii="ＭＳ 明朝" w:eastAsia="ＭＳ 明朝" w:hAnsi="ＭＳ 明朝"/>
                    </w:rPr>
                  </w:rPrChange>
                </w:rPr>
                <w:t>Established equivalent</w:t>
              </w:r>
            </w:moveFrom>
          </w:p>
        </w:tc>
        <w:tc>
          <w:tcPr>
            <w:tcW w:w="744" w:type="pct"/>
            <w:tcPrChange w:id="8524" w:author="Masato YOSHIKAWA" w:date="2026-01-20T12:20:00Z" w16du:dateUtc="2026-01-20T03:20:00Z">
              <w:tcPr>
                <w:tcW w:w="744" w:type="pct"/>
              </w:tcPr>
            </w:tcPrChange>
          </w:tcPr>
          <w:p w14:paraId="5F6BF51D" w14:textId="0325A54B" w:rsidR="002E4570" w:rsidRPr="00B83013" w:rsidDel="005B6842" w:rsidRDefault="002E4570" w:rsidP="00A018DB">
            <w:pPr>
              <w:pStyle w:val="af8"/>
              <w:rPr>
                <w:moveFrom w:id="8525" w:author="Masato YOSHIKAWA" w:date="2026-01-20T12:21:00Z" w16du:dateUtc="2026-01-20T03:21:00Z"/>
                <w:rFonts w:ascii="Times New Roman" w:eastAsia="ＭＳ 明朝" w:hAnsi="Times New Roman" w:cs="Times New Roman"/>
                <w:rPrChange w:id="8526" w:author="Masato YOSHIKAWA" w:date="2026-01-20T12:25:00Z" w16du:dateUtc="2026-01-20T03:25:00Z">
                  <w:rPr>
                    <w:moveFrom w:id="8527" w:author="Masato YOSHIKAWA" w:date="2026-01-20T12:21:00Z" w16du:dateUtc="2026-01-20T03:21:00Z"/>
                    <w:rFonts w:ascii="ＭＳ 明朝" w:eastAsia="ＭＳ 明朝" w:hAnsi="ＭＳ 明朝"/>
                  </w:rPr>
                </w:rPrChange>
              </w:rPr>
            </w:pPr>
            <w:moveFrom w:id="8528" w:author="Masato YOSHIKAWA" w:date="2026-01-20T12:21:00Z" w16du:dateUtc="2026-01-20T03:21:00Z">
              <w:r w:rsidRPr="00B83013" w:rsidDel="005B6842">
                <w:rPr>
                  <w:rFonts w:ascii="Times New Roman" w:eastAsia="ＭＳ 明朝" w:hAnsi="Times New Roman" w:cs="Times New Roman"/>
                  <w:rPrChange w:id="8529" w:author="Masato YOSHIKAWA" w:date="2026-01-20T12:25:00Z" w16du:dateUtc="2026-01-20T03:25:00Z">
                    <w:rPr>
                      <w:rFonts w:ascii="ＭＳ 明朝" w:eastAsia="ＭＳ 明朝" w:hAnsi="ＭＳ 明朝"/>
                    </w:rPr>
                  </w:rPrChange>
                </w:rPr>
                <w:t>Minimization</w:t>
              </w:r>
            </w:moveFrom>
          </w:p>
        </w:tc>
        <w:tc>
          <w:tcPr>
            <w:tcW w:w="851" w:type="pct"/>
            <w:tcPrChange w:id="8530" w:author="Masato YOSHIKAWA" w:date="2026-01-20T12:20:00Z" w16du:dateUtc="2026-01-20T03:20:00Z">
              <w:tcPr>
                <w:tcW w:w="851" w:type="pct"/>
              </w:tcPr>
            </w:tcPrChange>
          </w:tcPr>
          <w:p w14:paraId="4BA73792" w14:textId="5F810061" w:rsidR="002E4570" w:rsidRPr="00B83013" w:rsidDel="005B6842" w:rsidRDefault="002E4570" w:rsidP="00A018DB">
            <w:pPr>
              <w:pStyle w:val="af8"/>
              <w:rPr>
                <w:moveFrom w:id="8531" w:author="Masato YOSHIKAWA" w:date="2026-01-20T12:21:00Z" w16du:dateUtc="2026-01-20T03:21:00Z"/>
                <w:rFonts w:ascii="Times New Roman" w:eastAsia="ＭＳ 明朝" w:hAnsi="Times New Roman" w:cs="Times New Roman"/>
                <w:rPrChange w:id="8532" w:author="Masato YOSHIKAWA" w:date="2026-01-20T12:25:00Z" w16du:dateUtc="2026-01-20T03:25:00Z">
                  <w:rPr>
                    <w:moveFrom w:id="8533" w:author="Masato YOSHIKAWA" w:date="2026-01-20T12:21:00Z" w16du:dateUtc="2026-01-20T03:21:00Z"/>
                    <w:rFonts w:ascii="ＭＳ 明朝" w:eastAsia="ＭＳ 明朝" w:hAnsi="ＭＳ 明朝"/>
                  </w:rPr>
                </w:rPrChange>
              </w:rPr>
            </w:pPr>
            <w:moveFrom w:id="8534" w:author="Masato YOSHIKAWA" w:date="2026-01-20T12:21:00Z" w16du:dateUtc="2026-01-20T03:21:00Z">
              <w:r w:rsidRPr="00B83013" w:rsidDel="005B6842">
                <w:rPr>
                  <w:rFonts w:ascii="Times New Roman" w:eastAsia="ＭＳ 明朝" w:hAnsi="Times New Roman" w:cs="Times New Roman"/>
                  <w:rPrChange w:id="8535" w:author="Masato YOSHIKAWA" w:date="2026-01-20T12:25:00Z" w16du:dateUtc="2026-01-20T03:25:00Z">
                    <w:rPr>
                      <w:rFonts w:ascii="ＭＳ 明朝" w:eastAsia="ＭＳ 明朝" w:hAnsi="ＭＳ 明朝"/>
                    </w:rPr>
                  </w:rPrChange>
                </w:rPr>
                <w:t>Established equivalent</w:t>
              </w:r>
            </w:moveFrom>
          </w:p>
        </w:tc>
        <w:tc>
          <w:tcPr>
            <w:tcW w:w="831" w:type="pct"/>
            <w:tcPrChange w:id="8536" w:author="Masato YOSHIKAWA" w:date="2026-01-20T12:20:00Z" w16du:dateUtc="2026-01-20T03:20:00Z">
              <w:tcPr>
                <w:tcW w:w="831" w:type="pct"/>
              </w:tcPr>
            </w:tcPrChange>
          </w:tcPr>
          <w:p w14:paraId="690BB44D" w14:textId="400BD045" w:rsidR="002E4570" w:rsidRPr="00B83013" w:rsidDel="005B6842" w:rsidRDefault="002E4570" w:rsidP="00A018DB">
            <w:pPr>
              <w:pStyle w:val="af8"/>
              <w:rPr>
                <w:moveFrom w:id="8537" w:author="Masato YOSHIKAWA" w:date="2026-01-20T12:21:00Z" w16du:dateUtc="2026-01-20T03:21:00Z"/>
                <w:rFonts w:ascii="Times New Roman" w:eastAsia="ＭＳ 明朝" w:hAnsi="Times New Roman" w:cs="Times New Roman"/>
                <w:rPrChange w:id="8538" w:author="Masato YOSHIKAWA" w:date="2026-01-20T12:25:00Z" w16du:dateUtc="2026-01-20T03:25:00Z">
                  <w:rPr>
                    <w:moveFrom w:id="8539" w:author="Masato YOSHIKAWA" w:date="2026-01-20T12:21:00Z" w16du:dateUtc="2026-01-20T03:21:00Z"/>
                    <w:rFonts w:ascii="ＭＳ 明朝" w:eastAsia="ＭＳ 明朝" w:hAnsi="ＭＳ 明朝"/>
                  </w:rPr>
                </w:rPrChange>
              </w:rPr>
            </w:pPr>
            <w:moveFrom w:id="8540" w:author="Masato YOSHIKAWA" w:date="2026-01-20T12:21:00Z" w16du:dateUtc="2026-01-20T03:21:00Z">
              <w:r w:rsidRPr="00B83013" w:rsidDel="005B6842">
                <w:rPr>
                  <w:rFonts w:ascii="Times New Roman" w:eastAsia="ＭＳ 明朝" w:hAnsi="Times New Roman" w:cs="Times New Roman"/>
                  <w:rPrChange w:id="8541" w:author="Masato YOSHIKAWA" w:date="2026-01-20T12:25:00Z" w16du:dateUtc="2026-01-20T03:25:00Z">
                    <w:rPr>
                      <w:rFonts w:ascii="ＭＳ 明朝" w:eastAsia="ＭＳ 明朝" w:hAnsi="ＭＳ 明朝"/>
                    </w:rPr>
                  </w:rPrChange>
                </w:rPr>
                <w:t>Acceptance</w:t>
              </w:r>
            </w:moveFrom>
          </w:p>
        </w:tc>
      </w:tr>
      <w:tr w:rsidR="002E4570" w:rsidRPr="00B83013" w:rsidDel="005B6842" w14:paraId="47F63919" w14:textId="217B8140" w:rsidTr="005B6842">
        <w:tc>
          <w:tcPr>
            <w:tcW w:w="583" w:type="pct"/>
            <w:tcPrChange w:id="8542" w:author="Masato YOSHIKAWA" w:date="2026-01-20T12:20:00Z" w16du:dateUtc="2026-01-20T03:20:00Z">
              <w:tcPr>
                <w:tcW w:w="582" w:type="pct"/>
              </w:tcPr>
            </w:tcPrChange>
          </w:tcPr>
          <w:p w14:paraId="0165C7D6" w14:textId="64BA9C71" w:rsidR="002E4570" w:rsidRPr="00B83013" w:rsidDel="005B6842" w:rsidRDefault="002E4570" w:rsidP="00A018DB">
            <w:pPr>
              <w:pStyle w:val="af8"/>
              <w:rPr>
                <w:moveFrom w:id="8543" w:author="Masato YOSHIKAWA" w:date="2026-01-20T12:21:00Z" w16du:dateUtc="2026-01-20T03:21:00Z"/>
                <w:rFonts w:ascii="Times New Roman" w:eastAsia="ＭＳ 明朝" w:hAnsi="Times New Roman" w:cs="Times New Roman"/>
                <w:rPrChange w:id="8544" w:author="Masato YOSHIKAWA" w:date="2026-01-20T12:25:00Z" w16du:dateUtc="2026-01-20T03:25:00Z">
                  <w:rPr>
                    <w:moveFrom w:id="8545" w:author="Masato YOSHIKAWA" w:date="2026-01-20T12:21:00Z" w16du:dateUtc="2026-01-20T03:21:00Z"/>
                    <w:rFonts w:ascii="ＭＳ 明朝" w:eastAsia="ＭＳ 明朝" w:hAnsi="ＭＳ 明朝"/>
                  </w:rPr>
                </w:rPrChange>
              </w:rPr>
            </w:pPr>
            <w:moveFrom w:id="8546" w:author="Masato YOSHIKAWA" w:date="2026-01-20T12:21:00Z" w16du:dateUtc="2026-01-20T03:21:00Z">
              <w:r w:rsidRPr="00B83013" w:rsidDel="005B6842">
                <w:rPr>
                  <w:rFonts w:ascii="Times New Roman" w:eastAsia="ＭＳ 明朝" w:hAnsi="Times New Roman" w:cs="Times New Roman" w:hint="eastAsia"/>
                  <w:rPrChange w:id="8547" w:author="Masato YOSHIKAWA" w:date="2026-01-20T12:25:00Z" w16du:dateUtc="2026-01-20T03:25:00Z">
                    <w:rPr>
                      <w:rFonts w:ascii="ＭＳ 明朝" w:eastAsia="ＭＳ 明朝" w:hAnsi="ＭＳ 明朝" w:hint="eastAsia"/>
                    </w:rPr>
                  </w:rPrChange>
                </w:rPr>
                <w:t>アイスクリーム</w:t>
              </w:r>
            </w:moveFrom>
          </w:p>
        </w:tc>
        <w:tc>
          <w:tcPr>
            <w:tcW w:w="583" w:type="pct"/>
            <w:tcPrChange w:id="8548" w:author="Masato YOSHIKAWA" w:date="2026-01-20T12:20:00Z" w16du:dateUtc="2026-01-20T03:20:00Z">
              <w:tcPr>
                <w:tcW w:w="583" w:type="pct"/>
              </w:tcPr>
            </w:tcPrChange>
          </w:tcPr>
          <w:p w14:paraId="38AFFCBD" w14:textId="226F28D6" w:rsidR="002E4570" w:rsidRPr="00B83013" w:rsidDel="005B6842" w:rsidRDefault="002E4570" w:rsidP="00A018DB">
            <w:pPr>
              <w:pStyle w:val="af8"/>
              <w:rPr>
                <w:moveFrom w:id="8549" w:author="Masato YOSHIKAWA" w:date="2026-01-20T12:21:00Z" w16du:dateUtc="2026-01-20T03:21:00Z"/>
                <w:rFonts w:ascii="Times New Roman" w:eastAsia="ＭＳ 明朝" w:hAnsi="Times New Roman" w:cs="Times New Roman"/>
                <w:rPrChange w:id="8550" w:author="Masato YOSHIKAWA" w:date="2026-01-20T12:25:00Z" w16du:dateUtc="2026-01-20T03:25:00Z">
                  <w:rPr>
                    <w:moveFrom w:id="8551" w:author="Masato YOSHIKAWA" w:date="2026-01-20T12:21:00Z" w16du:dateUtc="2026-01-20T03:21:00Z"/>
                    <w:rFonts w:ascii="ＭＳ 明朝" w:eastAsia="ＭＳ 明朝" w:hAnsi="ＭＳ 明朝"/>
                  </w:rPr>
                </w:rPrChange>
              </w:rPr>
            </w:pPr>
            <w:moveFrom w:id="8552" w:author="Masato YOSHIKAWA" w:date="2026-01-20T12:21:00Z" w16du:dateUtc="2026-01-20T03:21:00Z">
              <w:r w:rsidRPr="00B83013" w:rsidDel="005B6842">
                <w:rPr>
                  <w:rFonts w:ascii="Times New Roman" w:eastAsia="ＭＳ 明朝" w:hAnsi="Times New Roman" w:cs="Times New Roman"/>
                  <w:rPrChange w:id="8553" w:author="Masato YOSHIKAWA" w:date="2026-01-20T12:25:00Z" w16du:dateUtc="2026-01-20T03:25:00Z">
                    <w:rPr>
                      <w:rFonts w:ascii="ＭＳ 明朝" w:eastAsia="ＭＳ 明朝" w:hAnsi="ＭＳ 明朝"/>
                    </w:rPr>
                  </w:rPrChange>
                </w:rPr>
                <w:t>ice-cream</w:t>
              </w:r>
            </w:moveFrom>
          </w:p>
        </w:tc>
        <w:tc>
          <w:tcPr>
            <w:tcW w:w="629" w:type="pct"/>
            <w:tcPrChange w:id="8554" w:author="Masato YOSHIKAWA" w:date="2026-01-20T12:20:00Z" w16du:dateUtc="2026-01-20T03:20:00Z">
              <w:tcPr>
                <w:tcW w:w="629" w:type="pct"/>
              </w:tcPr>
            </w:tcPrChange>
          </w:tcPr>
          <w:p w14:paraId="527FB323" w14:textId="134AF92A" w:rsidR="002E4570" w:rsidRPr="00B83013" w:rsidDel="005B6842" w:rsidRDefault="002E4570" w:rsidP="00A018DB">
            <w:pPr>
              <w:pStyle w:val="af8"/>
              <w:rPr>
                <w:moveFrom w:id="8555" w:author="Masato YOSHIKAWA" w:date="2026-01-20T12:21:00Z" w16du:dateUtc="2026-01-20T03:21:00Z"/>
                <w:rFonts w:ascii="Times New Roman" w:eastAsia="ＭＳ 明朝" w:hAnsi="Times New Roman" w:cs="Times New Roman"/>
                <w:rPrChange w:id="8556" w:author="Masato YOSHIKAWA" w:date="2026-01-20T12:25:00Z" w16du:dateUtc="2026-01-20T03:25:00Z">
                  <w:rPr>
                    <w:moveFrom w:id="8557" w:author="Masato YOSHIKAWA" w:date="2026-01-20T12:21:00Z" w16du:dateUtc="2026-01-20T03:21:00Z"/>
                    <w:rFonts w:ascii="ＭＳ 明朝" w:eastAsia="ＭＳ 明朝" w:hAnsi="ＭＳ 明朝"/>
                  </w:rPr>
                </w:rPrChange>
              </w:rPr>
            </w:pPr>
            <w:moveFrom w:id="8558" w:author="Masato YOSHIKAWA" w:date="2026-01-20T12:21:00Z" w16du:dateUtc="2026-01-20T03:21:00Z">
              <w:r w:rsidRPr="00B83013" w:rsidDel="005B6842">
                <w:rPr>
                  <w:rFonts w:ascii="Times New Roman" w:eastAsia="ＭＳ 明朝" w:hAnsi="Times New Roman" w:cs="Times New Roman"/>
                  <w:rPrChange w:id="8559" w:author="Masato YOSHIKAWA" w:date="2026-01-20T12:25:00Z" w16du:dateUtc="2026-01-20T03:25:00Z">
                    <w:rPr>
                      <w:rFonts w:ascii="ＭＳ 明朝" w:eastAsia="ＭＳ 明朝" w:hAnsi="ＭＳ 明朝"/>
                    </w:rPr>
                  </w:rPrChange>
                </w:rPr>
                <w:t>homemade ice cream</w:t>
              </w:r>
            </w:moveFrom>
          </w:p>
        </w:tc>
        <w:tc>
          <w:tcPr>
            <w:tcW w:w="779" w:type="pct"/>
            <w:tcPrChange w:id="8560" w:author="Masato YOSHIKAWA" w:date="2026-01-20T12:20:00Z" w16du:dateUtc="2026-01-20T03:20:00Z">
              <w:tcPr>
                <w:tcW w:w="779" w:type="pct"/>
              </w:tcPr>
            </w:tcPrChange>
          </w:tcPr>
          <w:p w14:paraId="08083A75" w14:textId="08816FF7" w:rsidR="002E4570" w:rsidRPr="00B83013" w:rsidDel="005B6842" w:rsidRDefault="002E4570" w:rsidP="00A018DB">
            <w:pPr>
              <w:pStyle w:val="af8"/>
              <w:rPr>
                <w:moveFrom w:id="8561" w:author="Masato YOSHIKAWA" w:date="2026-01-20T12:21:00Z" w16du:dateUtc="2026-01-20T03:21:00Z"/>
                <w:rFonts w:ascii="Times New Roman" w:eastAsia="ＭＳ 明朝" w:hAnsi="Times New Roman" w:cs="Times New Roman"/>
                <w:rPrChange w:id="8562" w:author="Masato YOSHIKAWA" w:date="2026-01-20T12:25:00Z" w16du:dateUtc="2026-01-20T03:25:00Z">
                  <w:rPr>
                    <w:moveFrom w:id="8563" w:author="Masato YOSHIKAWA" w:date="2026-01-20T12:21:00Z" w16du:dateUtc="2026-01-20T03:21:00Z"/>
                    <w:rFonts w:ascii="ＭＳ 明朝" w:eastAsia="ＭＳ 明朝" w:hAnsi="ＭＳ 明朝"/>
                  </w:rPr>
                </w:rPrChange>
              </w:rPr>
            </w:pPr>
            <w:moveFrom w:id="8564" w:author="Masato YOSHIKAWA" w:date="2026-01-20T12:21:00Z" w16du:dateUtc="2026-01-20T03:21:00Z">
              <w:r w:rsidRPr="00B83013" w:rsidDel="005B6842">
                <w:rPr>
                  <w:rFonts w:ascii="Times New Roman" w:eastAsia="ＭＳ 明朝" w:hAnsi="Times New Roman" w:cs="Times New Roman"/>
                  <w:rPrChange w:id="8565" w:author="Masato YOSHIKAWA" w:date="2026-01-20T12:25:00Z" w16du:dateUtc="2026-01-20T03:25:00Z">
                    <w:rPr>
                      <w:rFonts w:ascii="ＭＳ 明朝" w:eastAsia="ＭＳ 明朝" w:hAnsi="ＭＳ 明朝"/>
                    </w:rPr>
                  </w:rPrChange>
                </w:rPr>
                <w:t>Established equivalent</w:t>
              </w:r>
            </w:moveFrom>
          </w:p>
        </w:tc>
        <w:tc>
          <w:tcPr>
            <w:tcW w:w="744" w:type="pct"/>
            <w:tcPrChange w:id="8566" w:author="Masato YOSHIKAWA" w:date="2026-01-20T12:20:00Z" w16du:dateUtc="2026-01-20T03:20:00Z">
              <w:tcPr>
                <w:tcW w:w="744" w:type="pct"/>
              </w:tcPr>
            </w:tcPrChange>
          </w:tcPr>
          <w:p w14:paraId="3EB74DD5" w14:textId="6B90BD09" w:rsidR="002E4570" w:rsidRPr="00B83013" w:rsidDel="005B6842" w:rsidRDefault="002E4570" w:rsidP="00A018DB">
            <w:pPr>
              <w:pStyle w:val="af8"/>
              <w:rPr>
                <w:moveFrom w:id="8567" w:author="Masato YOSHIKAWA" w:date="2026-01-20T12:21:00Z" w16du:dateUtc="2026-01-20T03:21:00Z"/>
                <w:rFonts w:ascii="Times New Roman" w:eastAsia="ＭＳ 明朝" w:hAnsi="Times New Roman" w:cs="Times New Roman"/>
                <w:rPrChange w:id="8568" w:author="Masato YOSHIKAWA" w:date="2026-01-20T12:25:00Z" w16du:dateUtc="2026-01-20T03:25:00Z">
                  <w:rPr>
                    <w:moveFrom w:id="8569" w:author="Masato YOSHIKAWA" w:date="2026-01-20T12:21:00Z" w16du:dateUtc="2026-01-20T03:21:00Z"/>
                    <w:rFonts w:ascii="ＭＳ 明朝" w:eastAsia="ＭＳ 明朝" w:hAnsi="ＭＳ 明朝"/>
                  </w:rPr>
                </w:rPrChange>
              </w:rPr>
            </w:pPr>
            <w:moveFrom w:id="8570" w:author="Masato YOSHIKAWA" w:date="2026-01-20T12:21:00Z" w16du:dateUtc="2026-01-20T03:21:00Z">
              <w:r w:rsidRPr="00B83013" w:rsidDel="005B6842">
                <w:rPr>
                  <w:rFonts w:ascii="Times New Roman" w:eastAsia="ＭＳ 明朝" w:hAnsi="Times New Roman" w:cs="Times New Roman"/>
                  <w:rPrChange w:id="8571" w:author="Masato YOSHIKAWA" w:date="2026-01-20T12:25:00Z" w16du:dateUtc="2026-01-20T03:25:00Z">
                    <w:rPr>
                      <w:rFonts w:ascii="ＭＳ 明朝" w:eastAsia="ＭＳ 明朝" w:hAnsi="ＭＳ 明朝"/>
                    </w:rPr>
                  </w:rPrChange>
                </w:rPr>
                <w:t>Minimization</w:t>
              </w:r>
            </w:moveFrom>
          </w:p>
        </w:tc>
        <w:tc>
          <w:tcPr>
            <w:tcW w:w="851" w:type="pct"/>
            <w:tcPrChange w:id="8572" w:author="Masato YOSHIKAWA" w:date="2026-01-20T12:20:00Z" w16du:dateUtc="2026-01-20T03:20:00Z">
              <w:tcPr>
                <w:tcW w:w="851" w:type="pct"/>
              </w:tcPr>
            </w:tcPrChange>
          </w:tcPr>
          <w:p w14:paraId="1931A81E" w14:textId="6079F327" w:rsidR="002E4570" w:rsidRPr="00B83013" w:rsidDel="005B6842" w:rsidRDefault="002E4570" w:rsidP="00A018DB">
            <w:pPr>
              <w:pStyle w:val="af8"/>
              <w:rPr>
                <w:moveFrom w:id="8573" w:author="Masato YOSHIKAWA" w:date="2026-01-20T12:21:00Z" w16du:dateUtc="2026-01-20T03:21:00Z"/>
                <w:rFonts w:ascii="Times New Roman" w:eastAsia="ＭＳ 明朝" w:hAnsi="Times New Roman" w:cs="Times New Roman"/>
                <w:rPrChange w:id="8574" w:author="Masato YOSHIKAWA" w:date="2026-01-20T12:25:00Z" w16du:dateUtc="2026-01-20T03:25:00Z">
                  <w:rPr>
                    <w:moveFrom w:id="8575" w:author="Masato YOSHIKAWA" w:date="2026-01-20T12:21:00Z" w16du:dateUtc="2026-01-20T03:21:00Z"/>
                    <w:rFonts w:ascii="ＭＳ 明朝" w:eastAsia="ＭＳ 明朝" w:hAnsi="ＭＳ 明朝"/>
                  </w:rPr>
                </w:rPrChange>
              </w:rPr>
            </w:pPr>
            <w:moveFrom w:id="8576" w:author="Masato YOSHIKAWA" w:date="2026-01-20T12:21:00Z" w16du:dateUtc="2026-01-20T03:21:00Z">
              <w:r w:rsidRPr="00B83013" w:rsidDel="005B6842">
                <w:rPr>
                  <w:rFonts w:ascii="Times New Roman" w:eastAsia="ＭＳ 明朝" w:hAnsi="Times New Roman" w:cs="Times New Roman"/>
                  <w:rPrChange w:id="8577" w:author="Masato YOSHIKAWA" w:date="2026-01-20T12:25:00Z" w16du:dateUtc="2026-01-20T03:25:00Z">
                    <w:rPr>
                      <w:rFonts w:ascii="ＭＳ 明朝" w:eastAsia="ＭＳ 明朝" w:hAnsi="ＭＳ 明朝"/>
                    </w:rPr>
                  </w:rPrChange>
                </w:rPr>
                <w:t>Amplification</w:t>
              </w:r>
            </w:moveFrom>
          </w:p>
        </w:tc>
        <w:tc>
          <w:tcPr>
            <w:tcW w:w="831" w:type="pct"/>
            <w:tcPrChange w:id="8578" w:author="Masato YOSHIKAWA" w:date="2026-01-20T12:20:00Z" w16du:dateUtc="2026-01-20T03:20:00Z">
              <w:tcPr>
                <w:tcW w:w="831" w:type="pct"/>
              </w:tcPr>
            </w:tcPrChange>
          </w:tcPr>
          <w:p w14:paraId="210B422B" w14:textId="4EB21925" w:rsidR="002E4570" w:rsidRPr="00B83013" w:rsidDel="005B6842" w:rsidRDefault="002E4570" w:rsidP="00A018DB">
            <w:pPr>
              <w:pStyle w:val="af8"/>
              <w:rPr>
                <w:moveFrom w:id="8579" w:author="Masato YOSHIKAWA" w:date="2026-01-20T12:21:00Z" w16du:dateUtc="2026-01-20T03:21:00Z"/>
                <w:rFonts w:ascii="Times New Roman" w:eastAsia="ＭＳ 明朝" w:hAnsi="Times New Roman" w:cs="Times New Roman"/>
                <w:rPrChange w:id="8580" w:author="Masato YOSHIKAWA" w:date="2026-01-20T12:25:00Z" w16du:dateUtc="2026-01-20T03:25:00Z">
                  <w:rPr>
                    <w:moveFrom w:id="8581" w:author="Masato YOSHIKAWA" w:date="2026-01-20T12:21:00Z" w16du:dateUtc="2026-01-20T03:21:00Z"/>
                    <w:rFonts w:ascii="ＭＳ 明朝" w:eastAsia="ＭＳ 明朝" w:hAnsi="ＭＳ 明朝"/>
                  </w:rPr>
                </w:rPrChange>
              </w:rPr>
            </w:pPr>
            <w:moveFrom w:id="8582" w:author="Masato YOSHIKAWA" w:date="2026-01-20T12:21:00Z" w16du:dateUtc="2026-01-20T03:21:00Z">
              <w:r w:rsidRPr="00B83013" w:rsidDel="005B6842">
                <w:rPr>
                  <w:rFonts w:ascii="Times New Roman" w:eastAsia="ＭＳ 明朝" w:hAnsi="Times New Roman" w:cs="Times New Roman"/>
                  <w:rPrChange w:id="8583" w:author="Masato YOSHIKAWA" w:date="2026-01-20T12:25:00Z" w16du:dateUtc="2026-01-20T03:25:00Z">
                    <w:rPr>
                      <w:rFonts w:ascii="ＭＳ 明朝" w:eastAsia="ＭＳ 明朝" w:hAnsi="ＭＳ 明朝"/>
                    </w:rPr>
                  </w:rPrChange>
                </w:rPr>
                <w:t>Minimization</w:t>
              </w:r>
            </w:moveFrom>
          </w:p>
        </w:tc>
      </w:tr>
      <w:tr w:rsidR="002E4570" w:rsidRPr="00B83013" w:rsidDel="005B6842" w14:paraId="36ADE6FF" w14:textId="3960E2D7" w:rsidTr="005B6842">
        <w:tc>
          <w:tcPr>
            <w:tcW w:w="583" w:type="pct"/>
            <w:tcPrChange w:id="8584" w:author="Masato YOSHIKAWA" w:date="2026-01-20T12:20:00Z" w16du:dateUtc="2026-01-20T03:20:00Z">
              <w:tcPr>
                <w:tcW w:w="582" w:type="pct"/>
              </w:tcPr>
            </w:tcPrChange>
          </w:tcPr>
          <w:p w14:paraId="4BF946E1" w14:textId="7C5B2F3C" w:rsidR="002E4570" w:rsidRPr="00B83013" w:rsidDel="005B6842" w:rsidRDefault="002E4570" w:rsidP="00A018DB">
            <w:pPr>
              <w:pStyle w:val="af8"/>
              <w:rPr>
                <w:moveFrom w:id="8585" w:author="Masato YOSHIKAWA" w:date="2026-01-20T12:21:00Z" w16du:dateUtc="2026-01-20T03:21:00Z"/>
                <w:rFonts w:ascii="Times New Roman" w:eastAsia="ＭＳ 明朝" w:hAnsi="Times New Roman" w:cs="Times New Roman"/>
                <w:rPrChange w:id="8586" w:author="Masato YOSHIKAWA" w:date="2026-01-20T12:25:00Z" w16du:dateUtc="2026-01-20T03:25:00Z">
                  <w:rPr>
                    <w:moveFrom w:id="8587" w:author="Masato YOSHIKAWA" w:date="2026-01-20T12:21:00Z" w16du:dateUtc="2026-01-20T03:21:00Z"/>
                    <w:rFonts w:ascii="ＭＳ 明朝" w:eastAsia="ＭＳ 明朝" w:hAnsi="ＭＳ 明朝"/>
                  </w:rPr>
                </w:rPrChange>
              </w:rPr>
            </w:pPr>
            <w:moveFrom w:id="8588" w:author="Masato YOSHIKAWA" w:date="2026-01-20T12:21:00Z" w16du:dateUtc="2026-01-20T03:21:00Z">
              <w:r w:rsidRPr="00B83013" w:rsidDel="005B6842">
                <w:rPr>
                  <w:rFonts w:ascii="Times New Roman" w:eastAsia="ＭＳ 明朝" w:hAnsi="Times New Roman" w:cs="Times New Roman" w:hint="eastAsia"/>
                  <w:rPrChange w:id="8589" w:author="Masato YOSHIKAWA" w:date="2026-01-20T12:25:00Z" w16du:dateUtc="2026-01-20T03:25:00Z">
                    <w:rPr>
                      <w:rFonts w:ascii="ＭＳ 明朝" w:eastAsia="ＭＳ 明朝" w:hAnsi="ＭＳ 明朝" w:hint="eastAsia"/>
                    </w:rPr>
                  </w:rPrChange>
                </w:rPr>
                <w:t>水菓子</w:t>
              </w:r>
            </w:moveFrom>
          </w:p>
        </w:tc>
        <w:tc>
          <w:tcPr>
            <w:tcW w:w="583" w:type="pct"/>
            <w:tcPrChange w:id="8590" w:author="Masato YOSHIKAWA" w:date="2026-01-20T12:20:00Z" w16du:dateUtc="2026-01-20T03:20:00Z">
              <w:tcPr>
                <w:tcW w:w="583" w:type="pct"/>
              </w:tcPr>
            </w:tcPrChange>
          </w:tcPr>
          <w:p w14:paraId="3520F490" w14:textId="39C458DF" w:rsidR="002E4570" w:rsidRPr="00B83013" w:rsidDel="005B6842" w:rsidRDefault="002E4570" w:rsidP="00A018DB">
            <w:pPr>
              <w:pStyle w:val="af8"/>
              <w:rPr>
                <w:moveFrom w:id="8591" w:author="Masato YOSHIKAWA" w:date="2026-01-20T12:21:00Z" w16du:dateUtc="2026-01-20T03:21:00Z"/>
                <w:rFonts w:ascii="Times New Roman" w:eastAsia="ＭＳ 明朝" w:hAnsi="Times New Roman" w:cs="Times New Roman"/>
                <w:rPrChange w:id="8592" w:author="Masato YOSHIKAWA" w:date="2026-01-20T12:25:00Z" w16du:dateUtc="2026-01-20T03:25:00Z">
                  <w:rPr>
                    <w:moveFrom w:id="8593" w:author="Masato YOSHIKAWA" w:date="2026-01-20T12:21:00Z" w16du:dateUtc="2026-01-20T03:21:00Z"/>
                    <w:rFonts w:ascii="ＭＳ 明朝" w:eastAsia="ＭＳ 明朝" w:hAnsi="ＭＳ 明朝"/>
                  </w:rPr>
                </w:rPrChange>
              </w:rPr>
            </w:pPr>
            <w:moveFrom w:id="8594" w:author="Masato YOSHIKAWA" w:date="2026-01-20T12:21:00Z" w16du:dateUtc="2026-01-20T03:21:00Z">
              <w:r w:rsidRPr="00B83013" w:rsidDel="005B6842">
                <w:rPr>
                  <w:rFonts w:ascii="Times New Roman" w:eastAsia="ＭＳ 明朝" w:hAnsi="Times New Roman" w:cs="Times New Roman"/>
                  <w:rPrChange w:id="8595" w:author="Masato YOSHIKAWA" w:date="2026-01-20T12:25:00Z" w16du:dateUtc="2026-01-20T03:25:00Z">
                    <w:rPr>
                      <w:rFonts w:ascii="ＭＳ 明朝" w:eastAsia="ＭＳ 明朝" w:hAnsi="ＭＳ 明朝"/>
                    </w:rPr>
                  </w:rPrChange>
                </w:rPr>
                <w:t>fruit</w:t>
              </w:r>
            </w:moveFrom>
          </w:p>
        </w:tc>
        <w:tc>
          <w:tcPr>
            <w:tcW w:w="629" w:type="pct"/>
            <w:tcPrChange w:id="8596" w:author="Masato YOSHIKAWA" w:date="2026-01-20T12:20:00Z" w16du:dateUtc="2026-01-20T03:20:00Z">
              <w:tcPr>
                <w:tcW w:w="629" w:type="pct"/>
              </w:tcPr>
            </w:tcPrChange>
          </w:tcPr>
          <w:p w14:paraId="4C531573" w14:textId="5074B188" w:rsidR="002E4570" w:rsidRPr="00B83013" w:rsidDel="005B6842" w:rsidRDefault="002E4570" w:rsidP="00A018DB">
            <w:pPr>
              <w:pStyle w:val="af8"/>
              <w:rPr>
                <w:moveFrom w:id="8597" w:author="Masato YOSHIKAWA" w:date="2026-01-20T12:21:00Z" w16du:dateUtc="2026-01-20T03:21:00Z"/>
                <w:rFonts w:ascii="Times New Roman" w:eastAsia="ＭＳ 明朝" w:hAnsi="Times New Roman" w:cs="Times New Roman"/>
                <w:rPrChange w:id="8598" w:author="Masato YOSHIKAWA" w:date="2026-01-20T12:25:00Z" w16du:dateUtc="2026-01-20T03:25:00Z">
                  <w:rPr>
                    <w:moveFrom w:id="8599" w:author="Masato YOSHIKAWA" w:date="2026-01-20T12:21:00Z" w16du:dateUtc="2026-01-20T03:21:00Z"/>
                    <w:rFonts w:ascii="ＭＳ 明朝" w:eastAsia="ＭＳ 明朝" w:hAnsi="ＭＳ 明朝"/>
                  </w:rPr>
                </w:rPrChange>
              </w:rPr>
            </w:pPr>
            <w:moveFrom w:id="8600" w:author="Masato YOSHIKAWA" w:date="2026-01-20T12:21:00Z" w16du:dateUtc="2026-01-20T03:21:00Z">
              <w:r w:rsidRPr="00B83013" w:rsidDel="005B6842">
                <w:rPr>
                  <w:rFonts w:ascii="Times New Roman" w:eastAsia="ＭＳ 明朝" w:hAnsi="Times New Roman" w:cs="Times New Roman"/>
                  <w:rPrChange w:id="8601" w:author="Masato YOSHIKAWA" w:date="2026-01-20T12:25:00Z" w16du:dateUtc="2026-01-20T03:25:00Z">
                    <w:rPr>
                      <w:rFonts w:ascii="ＭＳ 明朝" w:eastAsia="ＭＳ 明朝" w:hAnsi="ＭＳ 明朝"/>
                    </w:rPr>
                  </w:rPrChange>
                </w:rPr>
                <w:t>なし</w:t>
              </w:r>
            </w:moveFrom>
          </w:p>
        </w:tc>
        <w:tc>
          <w:tcPr>
            <w:tcW w:w="779" w:type="pct"/>
            <w:tcPrChange w:id="8602" w:author="Masato YOSHIKAWA" w:date="2026-01-20T12:20:00Z" w16du:dateUtc="2026-01-20T03:20:00Z">
              <w:tcPr>
                <w:tcW w:w="779" w:type="pct"/>
              </w:tcPr>
            </w:tcPrChange>
          </w:tcPr>
          <w:p w14:paraId="2A6AAE27" w14:textId="4747BE46" w:rsidR="002E4570" w:rsidRPr="00B83013" w:rsidDel="005B6842" w:rsidRDefault="002E4570" w:rsidP="00A018DB">
            <w:pPr>
              <w:pStyle w:val="af8"/>
              <w:rPr>
                <w:moveFrom w:id="8603" w:author="Masato YOSHIKAWA" w:date="2026-01-20T12:21:00Z" w16du:dateUtc="2026-01-20T03:21:00Z"/>
                <w:rFonts w:ascii="Times New Roman" w:eastAsia="ＭＳ 明朝" w:hAnsi="Times New Roman" w:cs="Times New Roman"/>
                <w:rPrChange w:id="8604" w:author="Masato YOSHIKAWA" w:date="2026-01-20T12:25:00Z" w16du:dateUtc="2026-01-20T03:25:00Z">
                  <w:rPr>
                    <w:moveFrom w:id="8605" w:author="Masato YOSHIKAWA" w:date="2026-01-20T12:21:00Z" w16du:dateUtc="2026-01-20T03:21:00Z"/>
                    <w:rFonts w:ascii="ＭＳ 明朝" w:eastAsia="ＭＳ 明朝" w:hAnsi="ＭＳ 明朝"/>
                  </w:rPr>
                </w:rPrChange>
              </w:rPr>
            </w:pPr>
            <w:moveFrom w:id="8606" w:author="Masato YOSHIKAWA" w:date="2026-01-20T12:21:00Z" w16du:dateUtc="2026-01-20T03:21:00Z">
              <w:r w:rsidRPr="00B83013" w:rsidDel="005B6842">
                <w:rPr>
                  <w:rFonts w:ascii="Times New Roman" w:eastAsia="ＭＳ 明朝" w:hAnsi="Times New Roman" w:cs="Times New Roman"/>
                  <w:rPrChange w:id="8607" w:author="Masato YOSHIKAWA" w:date="2026-01-20T12:25:00Z" w16du:dateUtc="2026-01-20T03:25:00Z">
                    <w:rPr>
                      <w:rFonts w:ascii="ＭＳ 明朝" w:eastAsia="ＭＳ 明朝" w:hAnsi="ＭＳ 明朝"/>
                    </w:rPr>
                  </w:rPrChange>
                </w:rPr>
                <w:t>Established equivalent</w:t>
              </w:r>
            </w:moveFrom>
          </w:p>
        </w:tc>
        <w:tc>
          <w:tcPr>
            <w:tcW w:w="744" w:type="pct"/>
            <w:tcPrChange w:id="8608" w:author="Masato YOSHIKAWA" w:date="2026-01-20T12:20:00Z" w16du:dateUtc="2026-01-20T03:20:00Z">
              <w:tcPr>
                <w:tcW w:w="744" w:type="pct"/>
              </w:tcPr>
            </w:tcPrChange>
          </w:tcPr>
          <w:p w14:paraId="59A7CBAF" w14:textId="18D6E019" w:rsidR="002E4570" w:rsidRPr="00B83013" w:rsidDel="005B6842" w:rsidRDefault="002E4570" w:rsidP="00A018DB">
            <w:pPr>
              <w:pStyle w:val="af8"/>
              <w:rPr>
                <w:moveFrom w:id="8609" w:author="Masato YOSHIKAWA" w:date="2026-01-20T12:21:00Z" w16du:dateUtc="2026-01-20T03:21:00Z"/>
                <w:rFonts w:ascii="Times New Roman" w:eastAsia="ＭＳ 明朝" w:hAnsi="Times New Roman" w:cs="Times New Roman"/>
                <w:rPrChange w:id="8610" w:author="Masato YOSHIKAWA" w:date="2026-01-20T12:25:00Z" w16du:dateUtc="2026-01-20T03:25:00Z">
                  <w:rPr>
                    <w:moveFrom w:id="8611" w:author="Masato YOSHIKAWA" w:date="2026-01-20T12:21:00Z" w16du:dateUtc="2026-01-20T03:21:00Z"/>
                    <w:rFonts w:ascii="ＭＳ 明朝" w:eastAsia="ＭＳ 明朝" w:hAnsi="ＭＳ 明朝"/>
                  </w:rPr>
                </w:rPrChange>
              </w:rPr>
            </w:pPr>
            <w:moveFrom w:id="8612" w:author="Masato YOSHIKAWA" w:date="2026-01-20T12:21:00Z" w16du:dateUtc="2026-01-20T03:21:00Z">
              <w:r w:rsidRPr="00B83013" w:rsidDel="005B6842">
                <w:rPr>
                  <w:rFonts w:ascii="Times New Roman" w:eastAsia="ＭＳ 明朝" w:hAnsi="Times New Roman" w:cs="Times New Roman"/>
                  <w:rPrChange w:id="8613" w:author="Masato YOSHIKAWA" w:date="2026-01-20T12:25:00Z" w16du:dateUtc="2026-01-20T03:25:00Z">
                    <w:rPr>
                      <w:rFonts w:ascii="ＭＳ 明朝" w:eastAsia="ＭＳ 明朝" w:hAnsi="ＭＳ 明朝"/>
                    </w:rPr>
                  </w:rPrChange>
                </w:rPr>
                <w:t>Minimization</w:t>
              </w:r>
            </w:moveFrom>
          </w:p>
        </w:tc>
        <w:tc>
          <w:tcPr>
            <w:tcW w:w="851" w:type="pct"/>
            <w:tcPrChange w:id="8614" w:author="Masato YOSHIKAWA" w:date="2026-01-20T12:20:00Z" w16du:dateUtc="2026-01-20T03:20:00Z">
              <w:tcPr>
                <w:tcW w:w="851" w:type="pct"/>
              </w:tcPr>
            </w:tcPrChange>
          </w:tcPr>
          <w:p w14:paraId="153DD749" w14:textId="249C2F71" w:rsidR="002E4570" w:rsidRPr="00B83013" w:rsidDel="005B6842" w:rsidRDefault="002E4570" w:rsidP="00A018DB">
            <w:pPr>
              <w:pStyle w:val="af8"/>
              <w:rPr>
                <w:moveFrom w:id="8615" w:author="Masato YOSHIKAWA" w:date="2026-01-20T12:21:00Z" w16du:dateUtc="2026-01-20T03:21:00Z"/>
                <w:rFonts w:ascii="Times New Roman" w:eastAsia="ＭＳ 明朝" w:hAnsi="Times New Roman" w:cs="Times New Roman"/>
                <w:rPrChange w:id="8616" w:author="Masato YOSHIKAWA" w:date="2026-01-20T12:25:00Z" w16du:dateUtc="2026-01-20T03:25:00Z">
                  <w:rPr>
                    <w:moveFrom w:id="8617" w:author="Masato YOSHIKAWA" w:date="2026-01-20T12:21:00Z" w16du:dateUtc="2026-01-20T03:21:00Z"/>
                    <w:rFonts w:ascii="ＭＳ 明朝" w:eastAsia="ＭＳ 明朝" w:hAnsi="ＭＳ 明朝"/>
                  </w:rPr>
                </w:rPrChange>
              </w:rPr>
            </w:pPr>
            <w:moveFrom w:id="8618" w:author="Masato YOSHIKAWA" w:date="2026-01-20T12:21:00Z" w16du:dateUtc="2026-01-20T03:21:00Z">
              <w:r w:rsidRPr="00B83013" w:rsidDel="005B6842">
                <w:rPr>
                  <w:rFonts w:ascii="Times New Roman" w:eastAsia="ＭＳ 明朝" w:hAnsi="Times New Roman" w:cs="Times New Roman"/>
                  <w:rPrChange w:id="8619" w:author="Masato YOSHIKAWA" w:date="2026-01-20T12:25:00Z" w16du:dateUtc="2026-01-20T03:25:00Z">
                    <w:rPr>
                      <w:rFonts w:ascii="ＭＳ 明朝" w:eastAsia="ＭＳ 明朝" w:hAnsi="ＭＳ 明朝"/>
                    </w:rPr>
                  </w:rPrChange>
                </w:rPr>
                <w:t>Reduction</w:t>
              </w:r>
            </w:moveFrom>
          </w:p>
        </w:tc>
        <w:tc>
          <w:tcPr>
            <w:tcW w:w="831" w:type="pct"/>
            <w:tcPrChange w:id="8620" w:author="Masato YOSHIKAWA" w:date="2026-01-20T12:20:00Z" w16du:dateUtc="2026-01-20T03:20:00Z">
              <w:tcPr>
                <w:tcW w:w="831" w:type="pct"/>
              </w:tcPr>
            </w:tcPrChange>
          </w:tcPr>
          <w:p w14:paraId="0078D5C7" w14:textId="7DFEF744" w:rsidR="002E4570" w:rsidRPr="00B83013" w:rsidDel="005B6842" w:rsidRDefault="002E4570" w:rsidP="00A018DB">
            <w:pPr>
              <w:pStyle w:val="af8"/>
              <w:rPr>
                <w:moveFrom w:id="8621" w:author="Masato YOSHIKAWA" w:date="2026-01-20T12:21:00Z" w16du:dateUtc="2026-01-20T03:21:00Z"/>
                <w:rFonts w:ascii="Times New Roman" w:eastAsia="ＭＳ 明朝" w:hAnsi="Times New Roman" w:cs="Times New Roman"/>
                <w:rPrChange w:id="8622" w:author="Masato YOSHIKAWA" w:date="2026-01-20T12:25:00Z" w16du:dateUtc="2026-01-20T03:25:00Z">
                  <w:rPr>
                    <w:moveFrom w:id="8623" w:author="Masato YOSHIKAWA" w:date="2026-01-20T12:21:00Z" w16du:dateUtc="2026-01-20T03:21:00Z"/>
                    <w:rFonts w:ascii="ＭＳ 明朝" w:eastAsia="ＭＳ 明朝" w:hAnsi="ＭＳ 明朝"/>
                  </w:rPr>
                </w:rPrChange>
              </w:rPr>
            </w:pPr>
            <w:moveFrom w:id="8624" w:author="Masato YOSHIKAWA" w:date="2026-01-20T12:21:00Z" w16du:dateUtc="2026-01-20T03:21:00Z">
              <w:r w:rsidRPr="00B83013" w:rsidDel="005B6842">
                <w:rPr>
                  <w:rFonts w:ascii="Times New Roman" w:eastAsia="ＭＳ 明朝" w:hAnsi="Times New Roman" w:cs="Times New Roman"/>
                  <w:rPrChange w:id="8625" w:author="Masato YOSHIKAWA" w:date="2026-01-20T12:25:00Z" w16du:dateUtc="2026-01-20T03:25:00Z">
                    <w:rPr>
                      <w:rFonts w:ascii="ＭＳ 明朝" w:eastAsia="ＭＳ 明朝" w:hAnsi="ＭＳ 明朝"/>
                    </w:rPr>
                  </w:rPrChange>
                </w:rPr>
                <w:t>Denial</w:t>
              </w:r>
            </w:moveFrom>
          </w:p>
        </w:tc>
      </w:tr>
      <w:tr w:rsidR="002E4570" w:rsidRPr="00B83013" w:rsidDel="005B6842" w14:paraId="56A67B20" w14:textId="0EA9B421" w:rsidTr="005B6842">
        <w:tc>
          <w:tcPr>
            <w:tcW w:w="583" w:type="pct"/>
            <w:tcPrChange w:id="8626" w:author="Masato YOSHIKAWA" w:date="2026-01-20T12:20:00Z" w16du:dateUtc="2026-01-20T03:20:00Z">
              <w:tcPr>
                <w:tcW w:w="582" w:type="pct"/>
              </w:tcPr>
            </w:tcPrChange>
          </w:tcPr>
          <w:p w14:paraId="488384DA" w14:textId="5BEDC100" w:rsidR="002E4570" w:rsidRPr="00B83013" w:rsidDel="005B6842" w:rsidRDefault="002E4570" w:rsidP="00A018DB">
            <w:pPr>
              <w:pStyle w:val="af8"/>
              <w:rPr>
                <w:moveFrom w:id="8627" w:author="Masato YOSHIKAWA" w:date="2026-01-20T12:21:00Z" w16du:dateUtc="2026-01-20T03:21:00Z"/>
                <w:rFonts w:ascii="Times New Roman" w:eastAsia="ＭＳ 明朝" w:hAnsi="Times New Roman" w:cs="Times New Roman"/>
                <w:rPrChange w:id="8628" w:author="Masato YOSHIKAWA" w:date="2026-01-20T12:25:00Z" w16du:dateUtc="2026-01-20T03:25:00Z">
                  <w:rPr>
                    <w:moveFrom w:id="8629" w:author="Masato YOSHIKAWA" w:date="2026-01-20T12:21:00Z" w16du:dateUtc="2026-01-20T03:21:00Z"/>
                    <w:rFonts w:ascii="ＭＳ 明朝" w:eastAsia="ＭＳ 明朝" w:hAnsi="ＭＳ 明朝"/>
                  </w:rPr>
                </w:rPrChange>
              </w:rPr>
            </w:pPr>
            <w:moveFrom w:id="8630" w:author="Masato YOSHIKAWA" w:date="2026-01-20T12:21:00Z" w16du:dateUtc="2026-01-20T03:21:00Z">
              <w:r w:rsidRPr="00B83013" w:rsidDel="005B6842">
                <w:rPr>
                  <w:rFonts w:ascii="Times New Roman" w:eastAsia="ＭＳ 明朝" w:hAnsi="Times New Roman" w:cs="Times New Roman" w:hint="eastAsia"/>
                  <w:rPrChange w:id="8631" w:author="Masato YOSHIKAWA" w:date="2026-01-20T12:25:00Z" w16du:dateUtc="2026-01-20T03:25:00Z">
                    <w:rPr>
                      <w:rFonts w:ascii="ＭＳ 明朝" w:eastAsia="ＭＳ 明朝" w:hAnsi="ＭＳ 明朝" w:hint="eastAsia"/>
                    </w:rPr>
                  </w:rPrChange>
                </w:rPr>
                <w:t>団扇</w:t>
              </w:r>
            </w:moveFrom>
          </w:p>
        </w:tc>
        <w:tc>
          <w:tcPr>
            <w:tcW w:w="583" w:type="pct"/>
            <w:tcPrChange w:id="8632" w:author="Masato YOSHIKAWA" w:date="2026-01-20T12:20:00Z" w16du:dateUtc="2026-01-20T03:20:00Z">
              <w:tcPr>
                <w:tcW w:w="583" w:type="pct"/>
              </w:tcPr>
            </w:tcPrChange>
          </w:tcPr>
          <w:p w14:paraId="788C77AF" w14:textId="0CF213DD" w:rsidR="002E4570" w:rsidRPr="00B83013" w:rsidDel="005B6842" w:rsidRDefault="002E4570" w:rsidP="00A018DB">
            <w:pPr>
              <w:pStyle w:val="af8"/>
              <w:rPr>
                <w:moveFrom w:id="8633" w:author="Masato YOSHIKAWA" w:date="2026-01-20T12:21:00Z" w16du:dateUtc="2026-01-20T03:21:00Z"/>
                <w:rFonts w:ascii="Times New Roman" w:eastAsia="ＭＳ 明朝" w:hAnsi="Times New Roman" w:cs="Times New Roman"/>
                <w:rPrChange w:id="8634" w:author="Masato YOSHIKAWA" w:date="2026-01-20T12:25:00Z" w16du:dateUtc="2026-01-20T03:25:00Z">
                  <w:rPr>
                    <w:moveFrom w:id="8635" w:author="Masato YOSHIKAWA" w:date="2026-01-20T12:21:00Z" w16du:dateUtc="2026-01-20T03:21:00Z"/>
                    <w:rFonts w:ascii="ＭＳ 明朝" w:eastAsia="ＭＳ 明朝" w:hAnsi="ＭＳ 明朝"/>
                  </w:rPr>
                </w:rPrChange>
              </w:rPr>
            </w:pPr>
            <w:moveFrom w:id="8636" w:author="Masato YOSHIKAWA" w:date="2026-01-20T12:21:00Z" w16du:dateUtc="2026-01-20T03:21:00Z">
              <w:r w:rsidRPr="00B83013" w:rsidDel="005B6842">
                <w:rPr>
                  <w:rFonts w:ascii="Times New Roman" w:eastAsia="ＭＳ 明朝" w:hAnsi="Times New Roman" w:cs="Times New Roman"/>
                  <w:rPrChange w:id="8637" w:author="Masato YOSHIKAWA" w:date="2026-01-20T12:25:00Z" w16du:dateUtc="2026-01-20T03:25:00Z">
                    <w:rPr>
                      <w:rFonts w:ascii="ＭＳ 明朝" w:eastAsia="ＭＳ 明朝" w:hAnsi="ＭＳ 明朝"/>
                    </w:rPr>
                  </w:rPrChange>
                </w:rPr>
                <w:t>fan</w:t>
              </w:r>
            </w:moveFrom>
          </w:p>
        </w:tc>
        <w:tc>
          <w:tcPr>
            <w:tcW w:w="629" w:type="pct"/>
            <w:tcPrChange w:id="8638" w:author="Masato YOSHIKAWA" w:date="2026-01-20T12:20:00Z" w16du:dateUtc="2026-01-20T03:20:00Z">
              <w:tcPr>
                <w:tcW w:w="629" w:type="pct"/>
              </w:tcPr>
            </w:tcPrChange>
          </w:tcPr>
          <w:p w14:paraId="3FD86245" w14:textId="597C4506" w:rsidR="002E4570" w:rsidRPr="00B83013" w:rsidDel="005B6842" w:rsidRDefault="002E4570" w:rsidP="00A018DB">
            <w:pPr>
              <w:pStyle w:val="af8"/>
              <w:rPr>
                <w:moveFrom w:id="8639" w:author="Masato YOSHIKAWA" w:date="2026-01-20T12:21:00Z" w16du:dateUtc="2026-01-20T03:21:00Z"/>
                <w:rFonts w:ascii="Times New Roman" w:eastAsia="ＭＳ 明朝" w:hAnsi="Times New Roman" w:cs="Times New Roman"/>
                <w:rPrChange w:id="8640" w:author="Masato YOSHIKAWA" w:date="2026-01-20T12:25:00Z" w16du:dateUtc="2026-01-20T03:25:00Z">
                  <w:rPr>
                    <w:moveFrom w:id="8641" w:author="Masato YOSHIKAWA" w:date="2026-01-20T12:21:00Z" w16du:dateUtc="2026-01-20T03:21:00Z"/>
                    <w:rFonts w:ascii="ＭＳ 明朝" w:eastAsia="ＭＳ 明朝" w:hAnsi="ＭＳ 明朝"/>
                  </w:rPr>
                </w:rPrChange>
              </w:rPr>
            </w:pPr>
            <w:moveFrom w:id="8642" w:author="Masato YOSHIKAWA" w:date="2026-01-20T12:21:00Z" w16du:dateUtc="2026-01-20T03:21:00Z">
              <w:r w:rsidRPr="00B83013" w:rsidDel="005B6842">
                <w:rPr>
                  <w:rFonts w:ascii="Times New Roman" w:eastAsia="ＭＳ 明朝" w:hAnsi="Times New Roman" w:cs="Times New Roman"/>
                  <w:rPrChange w:id="8643" w:author="Masato YOSHIKAWA" w:date="2026-01-20T12:25:00Z" w16du:dateUtc="2026-01-20T03:25:00Z">
                    <w:rPr>
                      <w:rFonts w:ascii="ＭＳ 明朝" w:eastAsia="ＭＳ 明朝" w:hAnsi="ＭＳ 明朝"/>
                    </w:rPr>
                  </w:rPrChange>
                </w:rPr>
                <w:t>fan</w:t>
              </w:r>
            </w:moveFrom>
          </w:p>
        </w:tc>
        <w:tc>
          <w:tcPr>
            <w:tcW w:w="779" w:type="pct"/>
            <w:tcPrChange w:id="8644" w:author="Masato YOSHIKAWA" w:date="2026-01-20T12:20:00Z" w16du:dateUtc="2026-01-20T03:20:00Z">
              <w:tcPr>
                <w:tcW w:w="779" w:type="pct"/>
              </w:tcPr>
            </w:tcPrChange>
          </w:tcPr>
          <w:p w14:paraId="6B3EC7E8" w14:textId="78E99DA3" w:rsidR="002E4570" w:rsidRPr="00B83013" w:rsidDel="005B6842" w:rsidRDefault="002E4570" w:rsidP="00A018DB">
            <w:pPr>
              <w:pStyle w:val="af8"/>
              <w:rPr>
                <w:moveFrom w:id="8645" w:author="Masato YOSHIKAWA" w:date="2026-01-20T12:21:00Z" w16du:dateUtc="2026-01-20T03:21:00Z"/>
                <w:rFonts w:ascii="Times New Roman" w:eastAsia="ＭＳ 明朝" w:hAnsi="Times New Roman" w:cs="Times New Roman"/>
                <w:rPrChange w:id="8646" w:author="Masato YOSHIKAWA" w:date="2026-01-20T12:25:00Z" w16du:dateUtc="2026-01-20T03:25:00Z">
                  <w:rPr>
                    <w:moveFrom w:id="8647" w:author="Masato YOSHIKAWA" w:date="2026-01-20T12:21:00Z" w16du:dateUtc="2026-01-20T03:21:00Z"/>
                    <w:rFonts w:ascii="ＭＳ 明朝" w:eastAsia="ＭＳ 明朝" w:hAnsi="ＭＳ 明朝"/>
                  </w:rPr>
                </w:rPrChange>
              </w:rPr>
            </w:pPr>
            <w:moveFrom w:id="8648" w:author="Masato YOSHIKAWA" w:date="2026-01-20T12:21:00Z" w16du:dateUtc="2026-01-20T03:21:00Z">
              <w:r w:rsidRPr="00B83013" w:rsidDel="005B6842">
                <w:rPr>
                  <w:rFonts w:ascii="Times New Roman" w:eastAsia="ＭＳ 明朝" w:hAnsi="Times New Roman" w:cs="Times New Roman"/>
                  <w:rPrChange w:id="8649" w:author="Masato YOSHIKAWA" w:date="2026-01-20T12:25:00Z" w16du:dateUtc="2026-01-20T03:25:00Z">
                    <w:rPr>
                      <w:rFonts w:ascii="ＭＳ 明朝" w:eastAsia="ＭＳ 明朝" w:hAnsi="ＭＳ 明朝"/>
                    </w:rPr>
                  </w:rPrChange>
                </w:rPr>
                <w:t>Established equivalent</w:t>
              </w:r>
            </w:moveFrom>
          </w:p>
        </w:tc>
        <w:tc>
          <w:tcPr>
            <w:tcW w:w="744" w:type="pct"/>
            <w:tcPrChange w:id="8650" w:author="Masato YOSHIKAWA" w:date="2026-01-20T12:20:00Z" w16du:dateUtc="2026-01-20T03:20:00Z">
              <w:tcPr>
                <w:tcW w:w="744" w:type="pct"/>
              </w:tcPr>
            </w:tcPrChange>
          </w:tcPr>
          <w:p w14:paraId="6287FD20" w14:textId="0F83CC47" w:rsidR="002E4570" w:rsidRPr="00B83013" w:rsidDel="005B6842" w:rsidRDefault="002E4570" w:rsidP="00A018DB">
            <w:pPr>
              <w:pStyle w:val="af8"/>
              <w:rPr>
                <w:moveFrom w:id="8651" w:author="Masato YOSHIKAWA" w:date="2026-01-20T12:21:00Z" w16du:dateUtc="2026-01-20T03:21:00Z"/>
                <w:rFonts w:ascii="Times New Roman" w:eastAsia="ＭＳ 明朝" w:hAnsi="Times New Roman" w:cs="Times New Roman"/>
                <w:rPrChange w:id="8652" w:author="Masato YOSHIKAWA" w:date="2026-01-20T12:25:00Z" w16du:dateUtc="2026-01-20T03:25:00Z">
                  <w:rPr>
                    <w:moveFrom w:id="8653" w:author="Masato YOSHIKAWA" w:date="2026-01-20T12:21:00Z" w16du:dateUtc="2026-01-20T03:21:00Z"/>
                    <w:rFonts w:ascii="ＭＳ 明朝" w:eastAsia="ＭＳ 明朝" w:hAnsi="ＭＳ 明朝"/>
                  </w:rPr>
                </w:rPrChange>
              </w:rPr>
            </w:pPr>
            <w:moveFrom w:id="8654" w:author="Masato YOSHIKAWA" w:date="2026-01-20T12:21:00Z" w16du:dateUtc="2026-01-20T03:21:00Z">
              <w:r w:rsidRPr="00B83013" w:rsidDel="005B6842">
                <w:rPr>
                  <w:rFonts w:ascii="Times New Roman" w:eastAsia="ＭＳ 明朝" w:hAnsi="Times New Roman" w:cs="Times New Roman"/>
                  <w:rPrChange w:id="8655" w:author="Masato YOSHIKAWA" w:date="2026-01-20T12:25:00Z" w16du:dateUtc="2026-01-20T03:25:00Z">
                    <w:rPr>
                      <w:rFonts w:ascii="ＭＳ 明朝" w:eastAsia="ＭＳ 明朝" w:hAnsi="ＭＳ 明朝"/>
                    </w:rPr>
                  </w:rPrChange>
                </w:rPr>
                <w:t>Minimization</w:t>
              </w:r>
            </w:moveFrom>
          </w:p>
        </w:tc>
        <w:tc>
          <w:tcPr>
            <w:tcW w:w="851" w:type="pct"/>
            <w:tcPrChange w:id="8656" w:author="Masato YOSHIKAWA" w:date="2026-01-20T12:20:00Z" w16du:dateUtc="2026-01-20T03:20:00Z">
              <w:tcPr>
                <w:tcW w:w="851" w:type="pct"/>
              </w:tcPr>
            </w:tcPrChange>
          </w:tcPr>
          <w:p w14:paraId="1606998E" w14:textId="1C6FEEC3" w:rsidR="002E4570" w:rsidRPr="00B83013" w:rsidDel="005B6842" w:rsidRDefault="002E4570" w:rsidP="00A018DB">
            <w:pPr>
              <w:pStyle w:val="af8"/>
              <w:rPr>
                <w:moveFrom w:id="8657" w:author="Masato YOSHIKAWA" w:date="2026-01-20T12:21:00Z" w16du:dateUtc="2026-01-20T03:21:00Z"/>
                <w:rFonts w:ascii="Times New Roman" w:eastAsia="ＭＳ 明朝" w:hAnsi="Times New Roman" w:cs="Times New Roman"/>
                <w:rPrChange w:id="8658" w:author="Masato YOSHIKAWA" w:date="2026-01-20T12:25:00Z" w16du:dateUtc="2026-01-20T03:25:00Z">
                  <w:rPr>
                    <w:moveFrom w:id="8659" w:author="Masato YOSHIKAWA" w:date="2026-01-20T12:21:00Z" w16du:dateUtc="2026-01-20T03:21:00Z"/>
                    <w:rFonts w:ascii="ＭＳ 明朝" w:eastAsia="ＭＳ 明朝" w:hAnsi="ＭＳ 明朝"/>
                  </w:rPr>
                </w:rPrChange>
              </w:rPr>
            </w:pPr>
            <w:moveFrom w:id="8660" w:author="Masato YOSHIKAWA" w:date="2026-01-20T12:21:00Z" w16du:dateUtc="2026-01-20T03:21:00Z">
              <w:r w:rsidRPr="00B83013" w:rsidDel="005B6842">
                <w:rPr>
                  <w:rFonts w:ascii="Times New Roman" w:eastAsia="ＭＳ 明朝" w:hAnsi="Times New Roman" w:cs="Times New Roman"/>
                  <w:rPrChange w:id="8661" w:author="Masato YOSHIKAWA" w:date="2026-01-20T12:25:00Z" w16du:dateUtc="2026-01-20T03:25:00Z">
                    <w:rPr>
                      <w:rFonts w:ascii="ＭＳ 明朝" w:eastAsia="ＭＳ 明朝" w:hAnsi="ＭＳ 明朝"/>
                    </w:rPr>
                  </w:rPrChange>
                </w:rPr>
                <w:t>Established equivalent</w:t>
              </w:r>
            </w:moveFrom>
          </w:p>
        </w:tc>
        <w:tc>
          <w:tcPr>
            <w:tcW w:w="831" w:type="pct"/>
            <w:tcPrChange w:id="8662" w:author="Masato YOSHIKAWA" w:date="2026-01-20T12:20:00Z" w16du:dateUtc="2026-01-20T03:20:00Z">
              <w:tcPr>
                <w:tcW w:w="831" w:type="pct"/>
              </w:tcPr>
            </w:tcPrChange>
          </w:tcPr>
          <w:p w14:paraId="163DA9C4" w14:textId="3E6047A7" w:rsidR="002E4570" w:rsidRPr="00B83013" w:rsidDel="005B6842" w:rsidRDefault="002E4570" w:rsidP="00A018DB">
            <w:pPr>
              <w:pStyle w:val="af8"/>
              <w:rPr>
                <w:moveFrom w:id="8663" w:author="Masato YOSHIKAWA" w:date="2026-01-20T12:21:00Z" w16du:dateUtc="2026-01-20T03:21:00Z"/>
                <w:rFonts w:ascii="Times New Roman" w:eastAsia="ＭＳ 明朝" w:hAnsi="Times New Roman" w:cs="Times New Roman"/>
                <w:rPrChange w:id="8664" w:author="Masato YOSHIKAWA" w:date="2026-01-20T12:25:00Z" w16du:dateUtc="2026-01-20T03:25:00Z">
                  <w:rPr>
                    <w:moveFrom w:id="8665" w:author="Masato YOSHIKAWA" w:date="2026-01-20T12:21:00Z" w16du:dateUtc="2026-01-20T03:21:00Z"/>
                    <w:rFonts w:ascii="ＭＳ 明朝" w:eastAsia="ＭＳ 明朝" w:hAnsi="ＭＳ 明朝"/>
                  </w:rPr>
                </w:rPrChange>
              </w:rPr>
            </w:pPr>
            <w:moveFrom w:id="8666" w:author="Masato YOSHIKAWA" w:date="2026-01-20T12:21:00Z" w16du:dateUtc="2026-01-20T03:21:00Z">
              <w:r w:rsidRPr="00B83013" w:rsidDel="005B6842">
                <w:rPr>
                  <w:rFonts w:ascii="Times New Roman" w:eastAsia="ＭＳ 明朝" w:hAnsi="Times New Roman" w:cs="Times New Roman"/>
                  <w:rPrChange w:id="8667" w:author="Masato YOSHIKAWA" w:date="2026-01-20T12:25:00Z" w16du:dateUtc="2026-01-20T03:25:00Z">
                    <w:rPr>
                      <w:rFonts w:ascii="ＭＳ 明朝" w:eastAsia="ＭＳ 明朝" w:hAnsi="ＭＳ 明朝"/>
                    </w:rPr>
                  </w:rPrChange>
                </w:rPr>
                <w:t>Minimization</w:t>
              </w:r>
            </w:moveFrom>
          </w:p>
        </w:tc>
      </w:tr>
      <w:tr w:rsidR="002E4570" w:rsidRPr="00B83013" w:rsidDel="005B6842" w14:paraId="733273C1" w14:textId="50CB4E5E" w:rsidTr="005B6842">
        <w:tc>
          <w:tcPr>
            <w:tcW w:w="583" w:type="pct"/>
            <w:tcPrChange w:id="8668" w:author="Masato YOSHIKAWA" w:date="2026-01-20T12:20:00Z" w16du:dateUtc="2026-01-20T03:20:00Z">
              <w:tcPr>
                <w:tcW w:w="582" w:type="pct"/>
              </w:tcPr>
            </w:tcPrChange>
          </w:tcPr>
          <w:p w14:paraId="4BCE59EF" w14:textId="264AC15F" w:rsidR="002E4570" w:rsidRPr="00B83013" w:rsidDel="005B6842" w:rsidRDefault="002E4570" w:rsidP="00A018DB">
            <w:pPr>
              <w:pStyle w:val="af8"/>
              <w:rPr>
                <w:moveFrom w:id="8669" w:author="Masato YOSHIKAWA" w:date="2026-01-20T12:21:00Z" w16du:dateUtc="2026-01-20T03:21:00Z"/>
                <w:rFonts w:ascii="Times New Roman" w:eastAsia="ＭＳ 明朝" w:hAnsi="Times New Roman" w:cs="Times New Roman"/>
                <w:rPrChange w:id="8670" w:author="Masato YOSHIKAWA" w:date="2026-01-20T12:25:00Z" w16du:dateUtc="2026-01-20T03:25:00Z">
                  <w:rPr>
                    <w:moveFrom w:id="8671" w:author="Masato YOSHIKAWA" w:date="2026-01-20T12:21:00Z" w16du:dateUtc="2026-01-20T03:21:00Z"/>
                    <w:rFonts w:ascii="ＭＳ 明朝" w:eastAsia="ＭＳ 明朝" w:hAnsi="ＭＳ 明朝"/>
                  </w:rPr>
                </w:rPrChange>
              </w:rPr>
            </w:pPr>
            <w:moveFrom w:id="8672" w:author="Masato YOSHIKAWA" w:date="2026-01-20T12:21:00Z" w16du:dateUtc="2026-01-20T03:21:00Z">
              <w:r w:rsidRPr="00B83013" w:rsidDel="005B6842">
                <w:rPr>
                  <w:rFonts w:ascii="Times New Roman" w:eastAsia="ＭＳ 明朝" w:hAnsi="Times New Roman" w:cs="Times New Roman" w:hint="eastAsia"/>
                  <w:rPrChange w:id="8673" w:author="Masato YOSHIKAWA" w:date="2026-01-20T12:25:00Z" w16du:dateUtc="2026-01-20T03:25:00Z">
                    <w:rPr>
                      <w:rFonts w:ascii="ＭＳ 明朝" w:eastAsia="ＭＳ 明朝" w:hAnsi="ＭＳ 明朝" w:hint="eastAsia"/>
                    </w:rPr>
                  </w:rPrChange>
                </w:rPr>
                <w:t>古本屋</w:t>
              </w:r>
            </w:moveFrom>
          </w:p>
        </w:tc>
        <w:tc>
          <w:tcPr>
            <w:tcW w:w="583" w:type="pct"/>
            <w:tcPrChange w:id="8674" w:author="Masato YOSHIKAWA" w:date="2026-01-20T12:20:00Z" w16du:dateUtc="2026-01-20T03:20:00Z">
              <w:tcPr>
                <w:tcW w:w="583" w:type="pct"/>
              </w:tcPr>
            </w:tcPrChange>
          </w:tcPr>
          <w:p w14:paraId="465D0176" w14:textId="385B6144" w:rsidR="002E4570" w:rsidRPr="00B83013" w:rsidDel="005B6842" w:rsidRDefault="002E4570" w:rsidP="00A018DB">
            <w:pPr>
              <w:pStyle w:val="af8"/>
              <w:rPr>
                <w:moveFrom w:id="8675" w:author="Masato YOSHIKAWA" w:date="2026-01-20T12:21:00Z" w16du:dateUtc="2026-01-20T03:21:00Z"/>
                <w:rFonts w:ascii="Times New Roman" w:eastAsia="ＭＳ 明朝" w:hAnsi="Times New Roman" w:cs="Times New Roman"/>
                <w:rPrChange w:id="8676" w:author="Masato YOSHIKAWA" w:date="2026-01-20T12:25:00Z" w16du:dateUtc="2026-01-20T03:25:00Z">
                  <w:rPr>
                    <w:moveFrom w:id="8677" w:author="Masato YOSHIKAWA" w:date="2026-01-20T12:21:00Z" w16du:dateUtc="2026-01-20T03:21:00Z"/>
                    <w:rFonts w:ascii="ＭＳ 明朝" w:eastAsia="ＭＳ 明朝" w:hAnsi="ＭＳ 明朝"/>
                  </w:rPr>
                </w:rPrChange>
              </w:rPr>
            </w:pPr>
            <w:moveFrom w:id="8678" w:author="Masato YOSHIKAWA" w:date="2026-01-20T12:21:00Z" w16du:dateUtc="2026-01-20T03:21:00Z">
              <w:r w:rsidRPr="00B83013" w:rsidDel="005B6842">
                <w:rPr>
                  <w:rFonts w:ascii="Times New Roman" w:eastAsia="ＭＳ 明朝" w:hAnsi="Times New Roman" w:cs="Times New Roman"/>
                  <w:rPrChange w:id="8679" w:author="Masato YOSHIKAWA" w:date="2026-01-20T12:25:00Z" w16du:dateUtc="2026-01-20T03:25:00Z">
                    <w:rPr>
                      <w:rFonts w:ascii="ＭＳ 明朝" w:eastAsia="ＭＳ 明朝" w:hAnsi="ＭＳ 明朝"/>
                    </w:rPr>
                  </w:rPrChange>
                </w:rPr>
                <w:t>a second-hand book seller</w:t>
              </w:r>
            </w:moveFrom>
          </w:p>
        </w:tc>
        <w:tc>
          <w:tcPr>
            <w:tcW w:w="629" w:type="pct"/>
            <w:tcPrChange w:id="8680" w:author="Masato YOSHIKAWA" w:date="2026-01-20T12:20:00Z" w16du:dateUtc="2026-01-20T03:20:00Z">
              <w:tcPr>
                <w:tcW w:w="629" w:type="pct"/>
              </w:tcPr>
            </w:tcPrChange>
          </w:tcPr>
          <w:p w14:paraId="790DEB53" w14:textId="729AB9B3" w:rsidR="002E4570" w:rsidRPr="00B83013" w:rsidDel="005B6842" w:rsidRDefault="002E4570" w:rsidP="00A018DB">
            <w:pPr>
              <w:pStyle w:val="af8"/>
              <w:rPr>
                <w:moveFrom w:id="8681" w:author="Masato YOSHIKAWA" w:date="2026-01-20T12:21:00Z" w16du:dateUtc="2026-01-20T03:21:00Z"/>
                <w:rFonts w:ascii="Times New Roman" w:eastAsia="ＭＳ 明朝" w:hAnsi="Times New Roman" w:cs="Times New Roman"/>
                <w:rPrChange w:id="8682" w:author="Masato YOSHIKAWA" w:date="2026-01-20T12:25:00Z" w16du:dateUtc="2026-01-20T03:25:00Z">
                  <w:rPr>
                    <w:moveFrom w:id="8683" w:author="Masato YOSHIKAWA" w:date="2026-01-20T12:21:00Z" w16du:dateUtc="2026-01-20T03:21:00Z"/>
                    <w:rFonts w:ascii="ＭＳ 明朝" w:eastAsia="ＭＳ 明朝" w:hAnsi="ＭＳ 明朝"/>
                  </w:rPr>
                </w:rPrChange>
              </w:rPr>
            </w:pPr>
            <w:moveFrom w:id="8684" w:author="Masato YOSHIKAWA" w:date="2026-01-20T12:21:00Z" w16du:dateUtc="2026-01-20T03:21:00Z">
              <w:r w:rsidRPr="00B83013" w:rsidDel="005B6842">
                <w:rPr>
                  <w:rFonts w:ascii="Times New Roman" w:eastAsia="ＭＳ 明朝" w:hAnsi="Times New Roman" w:cs="Times New Roman"/>
                  <w:rPrChange w:id="8685" w:author="Masato YOSHIKAWA" w:date="2026-01-20T12:25:00Z" w16du:dateUtc="2026-01-20T03:25:00Z">
                    <w:rPr>
                      <w:rFonts w:ascii="ＭＳ 明朝" w:eastAsia="ＭＳ 明朝" w:hAnsi="ＭＳ 明朝"/>
                    </w:rPr>
                  </w:rPrChange>
                </w:rPr>
                <w:t>secondhand bookshop</w:t>
              </w:r>
            </w:moveFrom>
          </w:p>
        </w:tc>
        <w:tc>
          <w:tcPr>
            <w:tcW w:w="779" w:type="pct"/>
            <w:tcPrChange w:id="8686" w:author="Masato YOSHIKAWA" w:date="2026-01-20T12:20:00Z" w16du:dateUtc="2026-01-20T03:20:00Z">
              <w:tcPr>
                <w:tcW w:w="779" w:type="pct"/>
              </w:tcPr>
            </w:tcPrChange>
          </w:tcPr>
          <w:p w14:paraId="2609B8BA" w14:textId="1F628C02" w:rsidR="002E4570" w:rsidRPr="00B83013" w:rsidDel="005B6842" w:rsidRDefault="002E4570" w:rsidP="00A018DB">
            <w:pPr>
              <w:pStyle w:val="af8"/>
              <w:rPr>
                <w:moveFrom w:id="8687" w:author="Masato YOSHIKAWA" w:date="2026-01-20T12:21:00Z" w16du:dateUtc="2026-01-20T03:21:00Z"/>
                <w:rFonts w:ascii="Times New Roman" w:eastAsia="ＭＳ 明朝" w:hAnsi="Times New Roman" w:cs="Times New Roman"/>
                <w:rPrChange w:id="8688" w:author="Masato YOSHIKAWA" w:date="2026-01-20T12:25:00Z" w16du:dateUtc="2026-01-20T03:25:00Z">
                  <w:rPr>
                    <w:moveFrom w:id="8689" w:author="Masato YOSHIKAWA" w:date="2026-01-20T12:21:00Z" w16du:dateUtc="2026-01-20T03:21:00Z"/>
                    <w:rFonts w:ascii="ＭＳ 明朝" w:eastAsia="ＭＳ 明朝" w:hAnsi="ＭＳ 明朝"/>
                  </w:rPr>
                </w:rPrChange>
              </w:rPr>
            </w:pPr>
            <w:moveFrom w:id="8690" w:author="Masato YOSHIKAWA" w:date="2026-01-20T12:21:00Z" w16du:dateUtc="2026-01-20T03:21:00Z">
              <w:r w:rsidRPr="00B83013" w:rsidDel="005B6842">
                <w:rPr>
                  <w:rFonts w:ascii="Times New Roman" w:eastAsia="ＭＳ 明朝" w:hAnsi="Times New Roman" w:cs="Times New Roman"/>
                  <w:rPrChange w:id="8691" w:author="Masato YOSHIKAWA" w:date="2026-01-20T12:25:00Z" w16du:dateUtc="2026-01-20T03:25:00Z">
                    <w:rPr>
                      <w:rFonts w:ascii="ＭＳ 明朝" w:eastAsia="ＭＳ 明朝" w:hAnsi="ＭＳ 明朝"/>
                    </w:rPr>
                  </w:rPrChange>
                </w:rPr>
                <w:t>Established equivalent</w:t>
              </w:r>
            </w:moveFrom>
          </w:p>
        </w:tc>
        <w:tc>
          <w:tcPr>
            <w:tcW w:w="744" w:type="pct"/>
            <w:tcPrChange w:id="8692" w:author="Masato YOSHIKAWA" w:date="2026-01-20T12:20:00Z" w16du:dateUtc="2026-01-20T03:20:00Z">
              <w:tcPr>
                <w:tcW w:w="744" w:type="pct"/>
              </w:tcPr>
            </w:tcPrChange>
          </w:tcPr>
          <w:p w14:paraId="5E008EDC" w14:textId="3B8E6EC1" w:rsidR="002E4570" w:rsidRPr="00B83013" w:rsidDel="005B6842" w:rsidRDefault="002E4570" w:rsidP="00A018DB">
            <w:pPr>
              <w:pStyle w:val="af8"/>
              <w:rPr>
                <w:moveFrom w:id="8693" w:author="Masato YOSHIKAWA" w:date="2026-01-20T12:21:00Z" w16du:dateUtc="2026-01-20T03:21:00Z"/>
                <w:rFonts w:ascii="Times New Roman" w:eastAsia="ＭＳ 明朝" w:hAnsi="Times New Roman" w:cs="Times New Roman"/>
                <w:rPrChange w:id="8694" w:author="Masato YOSHIKAWA" w:date="2026-01-20T12:25:00Z" w16du:dateUtc="2026-01-20T03:25:00Z">
                  <w:rPr>
                    <w:moveFrom w:id="8695" w:author="Masato YOSHIKAWA" w:date="2026-01-20T12:21:00Z" w16du:dateUtc="2026-01-20T03:21:00Z"/>
                    <w:rFonts w:ascii="ＭＳ 明朝" w:eastAsia="ＭＳ 明朝" w:hAnsi="ＭＳ 明朝"/>
                  </w:rPr>
                </w:rPrChange>
              </w:rPr>
            </w:pPr>
            <w:moveFrom w:id="8696" w:author="Masato YOSHIKAWA" w:date="2026-01-20T12:21:00Z" w16du:dateUtc="2026-01-20T03:21:00Z">
              <w:r w:rsidRPr="00B83013" w:rsidDel="005B6842">
                <w:rPr>
                  <w:rFonts w:ascii="Times New Roman" w:eastAsia="ＭＳ 明朝" w:hAnsi="Times New Roman" w:cs="Times New Roman"/>
                  <w:rPrChange w:id="8697" w:author="Masato YOSHIKAWA" w:date="2026-01-20T12:25:00Z" w16du:dateUtc="2026-01-20T03:25:00Z">
                    <w:rPr>
                      <w:rFonts w:ascii="ＭＳ 明朝" w:eastAsia="ＭＳ 明朝" w:hAnsi="ＭＳ 明朝"/>
                    </w:rPr>
                  </w:rPrChange>
                </w:rPr>
                <w:t>Minimization</w:t>
              </w:r>
            </w:moveFrom>
          </w:p>
        </w:tc>
        <w:tc>
          <w:tcPr>
            <w:tcW w:w="851" w:type="pct"/>
            <w:tcPrChange w:id="8698" w:author="Masato YOSHIKAWA" w:date="2026-01-20T12:20:00Z" w16du:dateUtc="2026-01-20T03:20:00Z">
              <w:tcPr>
                <w:tcW w:w="851" w:type="pct"/>
              </w:tcPr>
            </w:tcPrChange>
          </w:tcPr>
          <w:p w14:paraId="56757F36" w14:textId="287B3341" w:rsidR="002E4570" w:rsidRPr="00B83013" w:rsidDel="005B6842" w:rsidRDefault="002E4570" w:rsidP="00A018DB">
            <w:pPr>
              <w:pStyle w:val="af8"/>
              <w:rPr>
                <w:moveFrom w:id="8699" w:author="Masato YOSHIKAWA" w:date="2026-01-20T12:21:00Z" w16du:dateUtc="2026-01-20T03:21:00Z"/>
                <w:rFonts w:ascii="Times New Roman" w:eastAsia="ＭＳ 明朝" w:hAnsi="Times New Roman" w:cs="Times New Roman"/>
                <w:rPrChange w:id="8700" w:author="Masato YOSHIKAWA" w:date="2026-01-20T12:25:00Z" w16du:dateUtc="2026-01-20T03:25:00Z">
                  <w:rPr>
                    <w:moveFrom w:id="8701" w:author="Masato YOSHIKAWA" w:date="2026-01-20T12:21:00Z" w16du:dateUtc="2026-01-20T03:21:00Z"/>
                    <w:rFonts w:ascii="ＭＳ 明朝" w:eastAsia="ＭＳ 明朝" w:hAnsi="ＭＳ 明朝"/>
                  </w:rPr>
                </w:rPrChange>
              </w:rPr>
            </w:pPr>
            <w:moveFrom w:id="8702" w:author="Masato YOSHIKAWA" w:date="2026-01-20T12:21:00Z" w16du:dateUtc="2026-01-20T03:21:00Z">
              <w:r w:rsidRPr="00B83013" w:rsidDel="005B6842">
                <w:rPr>
                  <w:rFonts w:ascii="Times New Roman" w:eastAsia="ＭＳ 明朝" w:hAnsi="Times New Roman" w:cs="Times New Roman"/>
                  <w:rPrChange w:id="8703" w:author="Masato YOSHIKAWA" w:date="2026-01-20T12:25:00Z" w16du:dateUtc="2026-01-20T03:25:00Z">
                    <w:rPr>
                      <w:rFonts w:ascii="ＭＳ 明朝" w:eastAsia="ＭＳ 明朝" w:hAnsi="ＭＳ 明朝"/>
                    </w:rPr>
                  </w:rPrChange>
                </w:rPr>
                <w:t>Established equivalent</w:t>
              </w:r>
            </w:moveFrom>
          </w:p>
        </w:tc>
        <w:tc>
          <w:tcPr>
            <w:tcW w:w="831" w:type="pct"/>
            <w:tcPrChange w:id="8704" w:author="Masato YOSHIKAWA" w:date="2026-01-20T12:20:00Z" w16du:dateUtc="2026-01-20T03:20:00Z">
              <w:tcPr>
                <w:tcW w:w="831" w:type="pct"/>
              </w:tcPr>
            </w:tcPrChange>
          </w:tcPr>
          <w:p w14:paraId="749E2D08" w14:textId="14D1D454" w:rsidR="002E4570" w:rsidRPr="00B83013" w:rsidDel="005B6842" w:rsidRDefault="002E4570" w:rsidP="00A018DB">
            <w:pPr>
              <w:pStyle w:val="af8"/>
              <w:rPr>
                <w:moveFrom w:id="8705" w:author="Masato YOSHIKAWA" w:date="2026-01-20T12:21:00Z" w16du:dateUtc="2026-01-20T03:21:00Z"/>
                <w:rFonts w:ascii="Times New Roman" w:eastAsia="ＭＳ 明朝" w:hAnsi="Times New Roman" w:cs="Times New Roman"/>
                <w:rPrChange w:id="8706" w:author="Masato YOSHIKAWA" w:date="2026-01-20T12:25:00Z" w16du:dateUtc="2026-01-20T03:25:00Z">
                  <w:rPr>
                    <w:moveFrom w:id="8707" w:author="Masato YOSHIKAWA" w:date="2026-01-20T12:21:00Z" w16du:dateUtc="2026-01-20T03:21:00Z"/>
                    <w:rFonts w:ascii="ＭＳ 明朝" w:eastAsia="ＭＳ 明朝" w:hAnsi="ＭＳ 明朝"/>
                  </w:rPr>
                </w:rPrChange>
              </w:rPr>
            </w:pPr>
            <w:moveFrom w:id="8708" w:author="Masato YOSHIKAWA" w:date="2026-01-20T12:21:00Z" w16du:dateUtc="2026-01-20T03:21:00Z">
              <w:r w:rsidRPr="00B83013" w:rsidDel="005B6842">
                <w:rPr>
                  <w:rFonts w:ascii="Times New Roman" w:eastAsia="ＭＳ 明朝" w:hAnsi="Times New Roman" w:cs="Times New Roman"/>
                  <w:rPrChange w:id="8709" w:author="Masato YOSHIKAWA" w:date="2026-01-20T12:25:00Z" w16du:dateUtc="2026-01-20T03:25:00Z">
                    <w:rPr>
                      <w:rFonts w:ascii="ＭＳ 明朝" w:eastAsia="ＭＳ 明朝" w:hAnsi="ＭＳ 明朝"/>
                    </w:rPr>
                  </w:rPrChange>
                </w:rPr>
                <w:t>Minimization</w:t>
              </w:r>
            </w:moveFrom>
          </w:p>
        </w:tc>
      </w:tr>
      <w:tr w:rsidR="002E4570" w:rsidRPr="00B83013" w:rsidDel="005B6842" w14:paraId="0C7322BA" w14:textId="6765D128" w:rsidTr="005B6842">
        <w:tc>
          <w:tcPr>
            <w:tcW w:w="583" w:type="pct"/>
            <w:tcPrChange w:id="8710" w:author="Masato YOSHIKAWA" w:date="2026-01-20T12:20:00Z" w16du:dateUtc="2026-01-20T03:20:00Z">
              <w:tcPr>
                <w:tcW w:w="582" w:type="pct"/>
              </w:tcPr>
            </w:tcPrChange>
          </w:tcPr>
          <w:p w14:paraId="718FAA06" w14:textId="2BEB60C2" w:rsidR="002E4570" w:rsidRPr="00B83013" w:rsidDel="005B6842" w:rsidRDefault="002E4570" w:rsidP="00A018DB">
            <w:pPr>
              <w:pStyle w:val="af8"/>
              <w:rPr>
                <w:moveFrom w:id="8711" w:author="Masato YOSHIKAWA" w:date="2026-01-20T12:21:00Z" w16du:dateUtc="2026-01-20T03:21:00Z"/>
                <w:rFonts w:ascii="Times New Roman" w:eastAsia="ＭＳ 明朝" w:hAnsi="Times New Roman" w:cs="Times New Roman"/>
                <w:rPrChange w:id="8712" w:author="Masato YOSHIKAWA" w:date="2026-01-20T12:25:00Z" w16du:dateUtc="2026-01-20T03:25:00Z">
                  <w:rPr>
                    <w:moveFrom w:id="8713" w:author="Masato YOSHIKAWA" w:date="2026-01-20T12:21:00Z" w16du:dateUtc="2026-01-20T03:21:00Z"/>
                    <w:rFonts w:ascii="ＭＳ 明朝" w:eastAsia="ＭＳ 明朝" w:hAnsi="ＭＳ 明朝"/>
                  </w:rPr>
                </w:rPrChange>
              </w:rPr>
            </w:pPr>
            <w:moveFrom w:id="8714" w:author="Masato YOSHIKAWA" w:date="2026-01-20T12:21:00Z" w16du:dateUtc="2026-01-20T03:21:00Z">
              <w:r w:rsidRPr="00B83013" w:rsidDel="005B6842">
                <w:rPr>
                  <w:rFonts w:ascii="Times New Roman" w:eastAsia="ＭＳ 明朝" w:hAnsi="Times New Roman" w:cs="Times New Roman" w:hint="eastAsia"/>
                  <w:rPrChange w:id="8715" w:author="Masato YOSHIKAWA" w:date="2026-01-20T12:25:00Z" w16du:dateUtc="2026-01-20T03:25:00Z">
                    <w:rPr>
                      <w:rFonts w:ascii="ＭＳ 明朝" w:eastAsia="ＭＳ 明朝" w:hAnsi="ＭＳ 明朝" w:hint="eastAsia"/>
                    </w:rPr>
                  </w:rPrChange>
                </w:rPr>
                <w:t>縁起でもない</w:t>
              </w:r>
            </w:moveFrom>
          </w:p>
        </w:tc>
        <w:tc>
          <w:tcPr>
            <w:tcW w:w="583" w:type="pct"/>
            <w:tcPrChange w:id="8716" w:author="Masato YOSHIKAWA" w:date="2026-01-20T12:20:00Z" w16du:dateUtc="2026-01-20T03:20:00Z">
              <w:tcPr>
                <w:tcW w:w="583" w:type="pct"/>
              </w:tcPr>
            </w:tcPrChange>
          </w:tcPr>
          <w:p w14:paraId="2F7A8C36" w14:textId="129461EA" w:rsidR="002E4570" w:rsidRPr="00B83013" w:rsidDel="005B6842" w:rsidRDefault="002E4570" w:rsidP="00A018DB">
            <w:pPr>
              <w:pStyle w:val="af8"/>
              <w:rPr>
                <w:moveFrom w:id="8717" w:author="Masato YOSHIKAWA" w:date="2026-01-20T12:21:00Z" w16du:dateUtc="2026-01-20T03:21:00Z"/>
                <w:rFonts w:ascii="Times New Roman" w:eastAsia="ＭＳ 明朝" w:hAnsi="Times New Roman" w:cs="Times New Roman"/>
                <w:rPrChange w:id="8718" w:author="Masato YOSHIKAWA" w:date="2026-01-20T12:25:00Z" w16du:dateUtc="2026-01-20T03:25:00Z">
                  <w:rPr>
                    <w:moveFrom w:id="8719" w:author="Masato YOSHIKAWA" w:date="2026-01-20T12:21:00Z" w16du:dateUtc="2026-01-20T03:21:00Z"/>
                    <w:rFonts w:ascii="ＭＳ 明朝" w:eastAsia="ＭＳ 明朝" w:hAnsi="ＭＳ 明朝"/>
                  </w:rPr>
                </w:rPrChange>
              </w:rPr>
            </w:pPr>
            <w:moveFrom w:id="8720" w:author="Masato YOSHIKAWA" w:date="2026-01-20T12:21:00Z" w16du:dateUtc="2026-01-20T03:21:00Z">
              <w:r w:rsidRPr="00B83013" w:rsidDel="005B6842">
                <w:rPr>
                  <w:rFonts w:ascii="Times New Roman" w:eastAsia="ＭＳ 明朝" w:hAnsi="Times New Roman" w:cs="Times New Roman"/>
                  <w:rPrChange w:id="8721" w:author="Masato YOSHIKAWA" w:date="2026-01-20T12:25:00Z" w16du:dateUtc="2026-01-20T03:25:00Z">
                    <w:rPr>
                      <w:rFonts w:ascii="ＭＳ 明朝" w:eastAsia="ＭＳ 明朝" w:hAnsi="ＭＳ 明朝"/>
                    </w:rPr>
                  </w:rPrChange>
                </w:rPr>
                <w:t>Please don't do it any more.</w:t>
              </w:r>
            </w:moveFrom>
          </w:p>
        </w:tc>
        <w:tc>
          <w:tcPr>
            <w:tcW w:w="629" w:type="pct"/>
            <w:tcPrChange w:id="8722" w:author="Masato YOSHIKAWA" w:date="2026-01-20T12:20:00Z" w16du:dateUtc="2026-01-20T03:20:00Z">
              <w:tcPr>
                <w:tcW w:w="629" w:type="pct"/>
              </w:tcPr>
            </w:tcPrChange>
          </w:tcPr>
          <w:p w14:paraId="0B61B9FA" w14:textId="1369C6D3" w:rsidR="002E4570" w:rsidRPr="00B83013" w:rsidDel="005B6842" w:rsidRDefault="002E4570" w:rsidP="00A018DB">
            <w:pPr>
              <w:pStyle w:val="af8"/>
              <w:rPr>
                <w:moveFrom w:id="8723" w:author="Masato YOSHIKAWA" w:date="2026-01-20T12:21:00Z" w16du:dateUtc="2026-01-20T03:21:00Z"/>
                <w:rFonts w:ascii="Times New Roman" w:eastAsia="ＭＳ 明朝" w:hAnsi="Times New Roman" w:cs="Times New Roman"/>
                <w:rPrChange w:id="8724" w:author="Masato YOSHIKAWA" w:date="2026-01-20T12:25:00Z" w16du:dateUtc="2026-01-20T03:25:00Z">
                  <w:rPr>
                    <w:moveFrom w:id="8725" w:author="Masato YOSHIKAWA" w:date="2026-01-20T12:21:00Z" w16du:dateUtc="2026-01-20T03:21:00Z"/>
                    <w:rFonts w:ascii="ＭＳ 明朝" w:eastAsia="ＭＳ 明朝" w:hAnsi="ＭＳ 明朝"/>
                  </w:rPr>
                </w:rPrChange>
              </w:rPr>
            </w:pPr>
            <w:moveFrom w:id="8726" w:author="Masato YOSHIKAWA" w:date="2026-01-20T12:21:00Z" w16du:dateUtc="2026-01-20T03:21:00Z">
              <w:r w:rsidRPr="00B83013" w:rsidDel="005B6842">
                <w:rPr>
                  <w:rFonts w:ascii="Times New Roman" w:eastAsia="ＭＳ 明朝" w:hAnsi="Times New Roman" w:cs="Times New Roman"/>
                  <w:rPrChange w:id="8727" w:author="Masato YOSHIKAWA" w:date="2026-01-20T12:25:00Z" w16du:dateUtc="2026-01-20T03:25:00Z">
                    <w:rPr>
                      <w:rFonts w:ascii="ＭＳ 明朝" w:eastAsia="ＭＳ 明朝" w:hAnsi="ＭＳ 明朝"/>
                    </w:rPr>
                  </w:rPrChange>
                </w:rPr>
                <w:t>It's unlucky to talk like that.</w:t>
              </w:r>
            </w:moveFrom>
          </w:p>
        </w:tc>
        <w:tc>
          <w:tcPr>
            <w:tcW w:w="779" w:type="pct"/>
            <w:tcPrChange w:id="8728" w:author="Masato YOSHIKAWA" w:date="2026-01-20T12:20:00Z" w16du:dateUtc="2026-01-20T03:20:00Z">
              <w:tcPr>
                <w:tcW w:w="779" w:type="pct"/>
              </w:tcPr>
            </w:tcPrChange>
          </w:tcPr>
          <w:p w14:paraId="3F2874CD" w14:textId="20D39E28" w:rsidR="002E4570" w:rsidRPr="00B83013" w:rsidDel="005B6842" w:rsidRDefault="002E4570" w:rsidP="00A018DB">
            <w:pPr>
              <w:pStyle w:val="af8"/>
              <w:rPr>
                <w:moveFrom w:id="8729" w:author="Masato YOSHIKAWA" w:date="2026-01-20T12:21:00Z" w16du:dateUtc="2026-01-20T03:21:00Z"/>
                <w:rFonts w:ascii="Times New Roman" w:eastAsia="ＭＳ 明朝" w:hAnsi="Times New Roman" w:cs="Times New Roman"/>
                <w:rPrChange w:id="8730" w:author="Masato YOSHIKAWA" w:date="2026-01-20T12:25:00Z" w16du:dateUtc="2026-01-20T03:25:00Z">
                  <w:rPr>
                    <w:moveFrom w:id="8731" w:author="Masato YOSHIKAWA" w:date="2026-01-20T12:21:00Z" w16du:dateUtc="2026-01-20T03:21:00Z"/>
                    <w:rFonts w:ascii="ＭＳ 明朝" w:eastAsia="ＭＳ 明朝" w:hAnsi="ＭＳ 明朝"/>
                  </w:rPr>
                </w:rPrChange>
              </w:rPr>
            </w:pPr>
            <w:moveFrom w:id="8732" w:author="Masato YOSHIKAWA" w:date="2026-01-20T12:21:00Z" w16du:dateUtc="2026-01-20T03:21:00Z">
              <w:r w:rsidRPr="00B83013" w:rsidDel="005B6842">
                <w:rPr>
                  <w:rFonts w:ascii="Times New Roman" w:eastAsia="ＭＳ 明朝" w:hAnsi="Times New Roman" w:cs="Times New Roman"/>
                  <w:rPrChange w:id="8733" w:author="Masato YOSHIKAWA" w:date="2026-01-20T12:25:00Z" w16du:dateUtc="2026-01-20T03:25:00Z">
                    <w:rPr>
                      <w:rFonts w:ascii="ＭＳ 明朝" w:eastAsia="ＭＳ 明朝" w:hAnsi="ＭＳ 明朝"/>
                    </w:rPr>
                  </w:rPrChange>
                </w:rPr>
                <w:t>Adaptation</w:t>
              </w:r>
            </w:moveFrom>
          </w:p>
        </w:tc>
        <w:tc>
          <w:tcPr>
            <w:tcW w:w="744" w:type="pct"/>
            <w:tcPrChange w:id="8734" w:author="Masato YOSHIKAWA" w:date="2026-01-20T12:20:00Z" w16du:dateUtc="2026-01-20T03:20:00Z">
              <w:tcPr>
                <w:tcW w:w="744" w:type="pct"/>
              </w:tcPr>
            </w:tcPrChange>
          </w:tcPr>
          <w:p w14:paraId="0E15B32B" w14:textId="1FDF1F0D" w:rsidR="002E4570" w:rsidRPr="00B83013" w:rsidDel="005B6842" w:rsidRDefault="002E4570" w:rsidP="00A018DB">
            <w:pPr>
              <w:pStyle w:val="af8"/>
              <w:rPr>
                <w:moveFrom w:id="8735" w:author="Masato YOSHIKAWA" w:date="2026-01-20T12:21:00Z" w16du:dateUtc="2026-01-20T03:21:00Z"/>
                <w:rFonts w:ascii="Times New Roman" w:eastAsia="ＭＳ 明朝" w:hAnsi="Times New Roman" w:cs="Times New Roman"/>
                <w:rPrChange w:id="8736" w:author="Masato YOSHIKAWA" w:date="2026-01-20T12:25:00Z" w16du:dateUtc="2026-01-20T03:25:00Z">
                  <w:rPr>
                    <w:moveFrom w:id="8737" w:author="Masato YOSHIKAWA" w:date="2026-01-20T12:21:00Z" w16du:dateUtc="2026-01-20T03:21:00Z"/>
                    <w:rFonts w:ascii="ＭＳ 明朝" w:eastAsia="ＭＳ 明朝" w:hAnsi="ＭＳ 明朝"/>
                  </w:rPr>
                </w:rPrChange>
              </w:rPr>
            </w:pPr>
            <w:moveFrom w:id="8738" w:author="Masato YOSHIKAWA" w:date="2026-01-20T12:21:00Z" w16du:dateUtc="2026-01-20T03:21:00Z">
              <w:r w:rsidRPr="00B83013" w:rsidDel="005B6842">
                <w:rPr>
                  <w:rFonts w:ascii="Times New Roman" w:eastAsia="ＭＳ 明朝" w:hAnsi="Times New Roman" w:cs="Times New Roman"/>
                  <w:rPrChange w:id="8739" w:author="Masato YOSHIKAWA" w:date="2026-01-20T12:25:00Z" w16du:dateUtc="2026-01-20T03:25:00Z">
                    <w:rPr>
                      <w:rFonts w:ascii="ＭＳ 明朝" w:eastAsia="ＭＳ 明朝" w:hAnsi="ＭＳ 明朝"/>
                    </w:rPr>
                  </w:rPrChange>
                </w:rPr>
                <w:t>Denial</w:t>
              </w:r>
            </w:moveFrom>
          </w:p>
        </w:tc>
        <w:tc>
          <w:tcPr>
            <w:tcW w:w="851" w:type="pct"/>
            <w:tcPrChange w:id="8740" w:author="Masato YOSHIKAWA" w:date="2026-01-20T12:20:00Z" w16du:dateUtc="2026-01-20T03:20:00Z">
              <w:tcPr>
                <w:tcW w:w="851" w:type="pct"/>
              </w:tcPr>
            </w:tcPrChange>
          </w:tcPr>
          <w:p w14:paraId="7187322A" w14:textId="7D341A29" w:rsidR="002E4570" w:rsidRPr="00B83013" w:rsidDel="005B6842" w:rsidRDefault="002E4570" w:rsidP="00A018DB">
            <w:pPr>
              <w:pStyle w:val="af8"/>
              <w:rPr>
                <w:moveFrom w:id="8741" w:author="Masato YOSHIKAWA" w:date="2026-01-20T12:21:00Z" w16du:dateUtc="2026-01-20T03:21:00Z"/>
                <w:rFonts w:ascii="Times New Roman" w:eastAsia="ＭＳ 明朝" w:hAnsi="Times New Roman" w:cs="Times New Roman"/>
                <w:rPrChange w:id="8742" w:author="Masato YOSHIKAWA" w:date="2026-01-20T12:25:00Z" w16du:dateUtc="2026-01-20T03:25:00Z">
                  <w:rPr>
                    <w:moveFrom w:id="8743" w:author="Masato YOSHIKAWA" w:date="2026-01-20T12:21:00Z" w16du:dateUtc="2026-01-20T03:21:00Z"/>
                    <w:rFonts w:ascii="ＭＳ 明朝" w:eastAsia="ＭＳ 明朝" w:hAnsi="ＭＳ 明朝"/>
                  </w:rPr>
                </w:rPrChange>
              </w:rPr>
            </w:pPr>
            <w:moveFrom w:id="8744" w:author="Masato YOSHIKAWA" w:date="2026-01-20T12:21:00Z" w16du:dateUtc="2026-01-20T03:21:00Z">
              <w:r w:rsidRPr="00B83013" w:rsidDel="005B6842">
                <w:rPr>
                  <w:rFonts w:ascii="Times New Roman" w:eastAsia="ＭＳ 明朝" w:hAnsi="Times New Roman" w:cs="Times New Roman"/>
                  <w:rPrChange w:id="8745" w:author="Masato YOSHIKAWA" w:date="2026-01-20T12:25:00Z" w16du:dateUtc="2026-01-20T03:25:00Z">
                    <w:rPr>
                      <w:rFonts w:ascii="ＭＳ 明朝" w:eastAsia="ＭＳ 明朝" w:hAnsi="ＭＳ 明朝"/>
                    </w:rPr>
                  </w:rPrChange>
                </w:rPr>
                <w:t>Established equivalent</w:t>
              </w:r>
            </w:moveFrom>
          </w:p>
        </w:tc>
        <w:tc>
          <w:tcPr>
            <w:tcW w:w="831" w:type="pct"/>
            <w:tcPrChange w:id="8746" w:author="Masato YOSHIKAWA" w:date="2026-01-20T12:20:00Z" w16du:dateUtc="2026-01-20T03:20:00Z">
              <w:tcPr>
                <w:tcW w:w="831" w:type="pct"/>
              </w:tcPr>
            </w:tcPrChange>
          </w:tcPr>
          <w:p w14:paraId="6A9C6247" w14:textId="745B234A" w:rsidR="002E4570" w:rsidRPr="00B83013" w:rsidDel="005B6842" w:rsidRDefault="002E4570" w:rsidP="00A018DB">
            <w:pPr>
              <w:pStyle w:val="af8"/>
              <w:rPr>
                <w:moveFrom w:id="8747" w:author="Masato YOSHIKAWA" w:date="2026-01-20T12:21:00Z" w16du:dateUtc="2026-01-20T03:21:00Z"/>
                <w:rFonts w:ascii="Times New Roman" w:eastAsia="ＭＳ 明朝" w:hAnsi="Times New Roman" w:cs="Times New Roman"/>
                <w:rPrChange w:id="8748" w:author="Masato YOSHIKAWA" w:date="2026-01-20T12:25:00Z" w16du:dateUtc="2026-01-20T03:25:00Z">
                  <w:rPr>
                    <w:moveFrom w:id="8749" w:author="Masato YOSHIKAWA" w:date="2026-01-20T12:21:00Z" w16du:dateUtc="2026-01-20T03:21:00Z"/>
                    <w:rFonts w:ascii="ＭＳ 明朝" w:eastAsia="ＭＳ 明朝" w:hAnsi="ＭＳ 明朝"/>
                  </w:rPr>
                </w:rPrChange>
              </w:rPr>
            </w:pPr>
            <w:moveFrom w:id="8750" w:author="Masato YOSHIKAWA" w:date="2026-01-20T12:21:00Z" w16du:dateUtc="2026-01-20T03:21:00Z">
              <w:r w:rsidRPr="00B83013" w:rsidDel="005B6842">
                <w:rPr>
                  <w:rFonts w:ascii="Times New Roman" w:eastAsia="ＭＳ 明朝" w:hAnsi="Times New Roman" w:cs="Times New Roman"/>
                  <w:rPrChange w:id="8751" w:author="Masato YOSHIKAWA" w:date="2026-01-20T12:25:00Z" w16du:dateUtc="2026-01-20T03:25:00Z">
                    <w:rPr>
                      <w:rFonts w:ascii="ＭＳ 明朝" w:eastAsia="ＭＳ 明朝" w:hAnsi="ＭＳ 明朝"/>
                    </w:rPr>
                  </w:rPrChange>
                </w:rPr>
                <w:t>Minimization</w:t>
              </w:r>
            </w:moveFrom>
          </w:p>
        </w:tc>
      </w:tr>
      <w:tr w:rsidR="002E4570" w:rsidRPr="00B83013" w:rsidDel="005B6842" w14:paraId="4CB63B68" w14:textId="4343197D" w:rsidTr="005B6842">
        <w:tc>
          <w:tcPr>
            <w:tcW w:w="583" w:type="pct"/>
            <w:tcPrChange w:id="8752" w:author="Masato YOSHIKAWA" w:date="2026-01-20T12:20:00Z" w16du:dateUtc="2026-01-20T03:20:00Z">
              <w:tcPr>
                <w:tcW w:w="582" w:type="pct"/>
              </w:tcPr>
            </w:tcPrChange>
          </w:tcPr>
          <w:p w14:paraId="3807E062" w14:textId="079A8FAB" w:rsidR="002E4570" w:rsidRPr="00B83013" w:rsidDel="005B6842" w:rsidRDefault="002E4570" w:rsidP="00A018DB">
            <w:pPr>
              <w:pStyle w:val="af8"/>
              <w:rPr>
                <w:moveFrom w:id="8753" w:author="Masato YOSHIKAWA" w:date="2026-01-20T12:21:00Z" w16du:dateUtc="2026-01-20T03:21:00Z"/>
                <w:rFonts w:ascii="Times New Roman" w:eastAsia="ＭＳ 明朝" w:hAnsi="Times New Roman" w:cs="Times New Roman"/>
                <w:rPrChange w:id="8754" w:author="Masato YOSHIKAWA" w:date="2026-01-20T12:25:00Z" w16du:dateUtc="2026-01-20T03:25:00Z">
                  <w:rPr>
                    <w:moveFrom w:id="8755" w:author="Masato YOSHIKAWA" w:date="2026-01-20T12:21:00Z" w16du:dateUtc="2026-01-20T03:21:00Z"/>
                    <w:rFonts w:ascii="ＭＳ 明朝" w:eastAsia="ＭＳ 明朝" w:hAnsi="ＭＳ 明朝"/>
                  </w:rPr>
                </w:rPrChange>
              </w:rPr>
            </w:pPr>
            <w:moveFrom w:id="8756" w:author="Masato YOSHIKAWA" w:date="2026-01-20T12:21:00Z" w16du:dateUtc="2026-01-20T03:21:00Z">
              <w:r w:rsidRPr="00B83013" w:rsidDel="005B6842">
                <w:rPr>
                  <w:rFonts w:ascii="Times New Roman" w:eastAsia="ＭＳ 明朝" w:hAnsi="Times New Roman" w:cs="Times New Roman" w:hint="eastAsia"/>
                  <w:rPrChange w:id="8757" w:author="Masato YOSHIKAWA" w:date="2026-01-20T12:25:00Z" w16du:dateUtc="2026-01-20T03:25:00Z">
                    <w:rPr>
                      <w:rFonts w:ascii="ＭＳ 明朝" w:eastAsia="ＭＳ 明朝" w:hAnsi="ＭＳ 明朝" w:hint="eastAsia"/>
                    </w:rPr>
                  </w:rPrChange>
                </w:rPr>
                <w:t>木犀</w:t>
              </w:r>
            </w:moveFrom>
          </w:p>
        </w:tc>
        <w:tc>
          <w:tcPr>
            <w:tcW w:w="583" w:type="pct"/>
            <w:tcPrChange w:id="8758" w:author="Masato YOSHIKAWA" w:date="2026-01-20T12:20:00Z" w16du:dateUtc="2026-01-20T03:20:00Z">
              <w:tcPr>
                <w:tcW w:w="583" w:type="pct"/>
              </w:tcPr>
            </w:tcPrChange>
          </w:tcPr>
          <w:p w14:paraId="2137ECE4" w14:textId="6DDEE6C9" w:rsidR="002E4570" w:rsidRPr="00B83013" w:rsidDel="005B6842" w:rsidRDefault="002E4570" w:rsidP="00A018DB">
            <w:pPr>
              <w:pStyle w:val="af8"/>
              <w:rPr>
                <w:moveFrom w:id="8759" w:author="Masato YOSHIKAWA" w:date="2026-01-20T12:21:00Z" w16du:dateUtc="2026-01-20T03:21:00Z"/>
                <w:rFonts w:ascii="Times New Roman" w:eastAsia="ＭＳ 明朝" w:hAnsi="Times New Roman" w:cs="Times New Roman"/>
                <w:rPrChange w:id="8760" w:author="Masato YOSHIKAWA" w:date="2026-01-20T12:25:00Z" w16du:dateUtc="2026-01-20T03:25:00Z">
                  <w:rPr>
                    <w:moveFrom w:id="8761" w:author="Masato YOSHIKAWA" w:date="2026-01-20T12:21:00Z" w16du:dateUtc="2026-01-20T03:21:00Z"/>
                    <w:rFonts w:ascii="ＭＳ 明朝" w:eastAsia="ＭＳ 明朝" w:hAnsi="ＭＳ 明朝"/>
                  </w:rPr>
                </w:rPrChange>
              </w:rPr>
            </w:pPr>
            <w:moveFrom w:id="8762" w:author="Masato YOSHIKAWA" w:date="2026-01-20T12:21:00Z" w16du:dateUtc="2026-01-20T03:21:00Z">
              <w:r w:rsidRPr="00B83013" w:rsidDel="005B6842">
                <w:rPr>
                  <w:rFonts w:ascii="Times New Roman" w:eastAsia="ＭＳ 明朝" w:hAnsi="Times New Roman" w:cs="Times New Roman"/>
                  <w:rPrChange w:id="8763" w:author="Masato YOSHIKAWA" w:date="2026-01-20T12:25:00Z" w16du:dateUtc="2026-01-20T03:25:00Z">
                    <w:rPr>
                      <w:rFonts w:ascii="ＭＳ 明朝" w:eastAsia="ＭＳ 明朝" w:hAnsi="ＭＳ 明朝"/>
                    </w:rPr>
                  </w:rPrChange>
                </w:rPr>
                <w:t>fragrant olive</w:t>
              </w:r>
            </w:moveFrom>
          </w:p>
        </w:tc>
        <w:tc>
          <w:tcPr>
            <w:tcW w:w="629" w:type="pct"/>
            <w:tcPrChange w:id="8764" w:author="Masato YOSHIKAWA" w:date="2026-01-20T12:20:00Z" w16du:dateUtc="2026-01-20T03:20:00Z">
              <w:tcPr>
                <w:tcW w:w="629" w:type="pct"/>
              </w:tcPr>
            </w:tcPrChange>
          </w:tcPr>
          <w:p w14:paraId="79879FC5" w14:textId="4BF6CECD" w:rsidR="002E4570" w:rsidRPr="00B83013" w:rsidDel="005B6842" w:rsidRDefault="002E4570" w:rsidP="00A018DB">
            <w:pPr>
              <w:pStyle w:val="af8"/>
              <w:rPr>
                <w:moveFrom w:id="8765" w:author="Masato YOSHIKAWA" w:date="2026-01-20T12:21:00Z" w16du:dateUtc="2026-01-20T03:21:00Z"/>
                <w:rFonts w:ascii="Times New Roman" w:eastAsia="ＭＳ 明朝" w:hAnsi="Times New Roman" w:cs="Times New Roman"/>
                <w:rPrChange w:id="8766" w:author="Masato YOSHIKAWA" w:date="2026-01-20T12:25:00Z" w16du:dateUtc="2026-01-20T03:25:00Z">
                  <w:rPr>
                    <w:moveFrom w:id="8767" w:author="Masato YOSHIKAWA" w:date="2026-01-20T12:21:00Z" w16du:dateUtc="2026-01-20T03:21:00Z"/>
                    <w:rFonts w:ascii="ＭＳ 明朝" w:eastAsia="ＭＳ 明朝" w:hAnsi="ＭＳ 明朝"/>
                  </w:rPr>
                </w:rPrChange>
              </w:rPr>
            </w:pPr>
            <w:moveFrom w:id="8768" w:author="Masato YOSHIKAWA" w:date="2026-01-20T12:21:00Z" w16du:dateUtc="2026-01-20T03:21:00Z">
              <w:r w:rsidRPr="00B83013" w:rsidDel="005B6842">
                <w:rPr>
                  <w:rFonts w:ascii="Times New Roman" w:eastAsia="ＭＳ 明朝" w:hAnsi="Times New Roman" w:cs="Times New Roman"/>
                  <w:rPrChange w:id="8769" w:author="Masato YOSHIKAWA" w:date="2026-01-20T12:25:00Z" w16du:dateUtc="2026-01-20T03:25:00Z">
                    <w:rPr>
                      <w:rFonts w:ascii="ＭＳ 明朝" w:eastAsia="ＭＳ 明朝" w:hAnsi="ＭＳ 明朝"/>
                    </w:rPr>
                  </w:rPrChange>
                </w:rPr>
                <w:t>osmanthus tree</w:t>
              </w:r>
            </w:moveFrom>
          </w:p>
        </w:tc>
        <w:tc>
          <w:tcPr>
            <w:tcW w:w="779" w:type="pct"/>
            <w:tcPrChange w:id="8770" w:author="Masato YOSHIKAWA" w:date="2026-01-20T12:20:00Z" w16du:dateUtc="2026-01-20T03:20:00Z">
              <w:tcPr>
                <w:tcW w:w="779" w:type="pct"/>
              </w:tcPr>
            </w:tcPrChange>
          </w:tcPr>
          <w:p w14:paraId="63094A91" w14:textId="7FC127DC" w:rsidR="002E4570" w:rsidRPr="00B83013" w:rsidDel="005B6842" w:rsidRDefault="002E4570" w:rsidP="00A018DB">
            <w:pPr>
              <w:pStyle w:val="af8"/>
              <w:rPr>
                <w:moveFrom w:id="8771" w:author="Masato YOSHIKAWA" w:date="2026-01-20T12:21:00Z" w16du:dateUtc="2026-01-20T03:21:00Z"/>
                <w:rFonts w:ascii="Times New Roman" w:eastAsia="ＭＳ 明朝" w:hAnsi="Times New Roman" w:cs="Times New Roman"/>
                <w:rPrChange w:id="8772" w:author="Masato YOSHIKAWA" w:date="2026-01-20T12:25:00Z" w16du:dateUtc="2026-01-20T03:25:00Z">
                  <w:rPr>
                    <w:moveFrom w:id="8773" w:author="Masato YOSHIKAWA" w:date="2026-01-20T12:21:00Z" w16du:dateUtc="2026-01-20T03:21:00Z"/>
                    <w:rFonts w:ascii="ＭＳ 明朝" w:eastAsia="ＭＳ 明朝" w:hAnsi="ＭＳ 明朝"/>
                  </w:rPr>
                </w:rPrChange>
              </w:rPr>
            </w:pPr>
            <w:moveFrom w:id="8774" w:author="Masato YOSHIKAWA" w:date="2026-01-20T12:21:00Z" w16du:dateUtc="2026-01-20T03:21:00Z">
              <w:r w:rsidRPr="00B83013" w:rsidDel="005B6842">
                <w:rPr>
                  <w:rFonts w:ascii="Times New Roman" w:eastAsia="ＭＳ 明朝" w:hAnsi="Times New Roman" w:cs="Times New Roman"/>
                  <w:rPrChange w:id="8775" w:author="Masato YOSHIKAWA" w:date="2026-01-20T12:25:00Z" w16du:dateUtc="2026-01-20T03:25:00Z">
                    <w:rPr>
                      <w:rFonts w:ascii="ＭＳ 明朝" w:eastAsia="ＭＳ 明朝" w:hAnsi="ＭＳ 明朝"/>
                    </w:rPr>
                  </w:rPrChange>
                </w:rPr>
                <w:t>Established equivalent</w:t>
              </w:r>
            </w:moveFrom>
          </w:p>
        </w:tc>
        <w:tc>
          <w:tcPr>
            <w:tcW w:w="744" w:type="pct"/>
            <w:tcPrChange w:id="8776" w:author="Masato YOSHIKAWA" w:date="2026-01-20T12:20:00Z" w16du:dateUtc="2026-01-20T03:20:00Z">
              <w:tcPr>
                <w:tcW w:w="744" w:type="pct"/>
              </w:tcPr>
            </w:tcPrChange>
          </w:tcPr>
          <w:p w14:paraId="767E7C35" w14:textId="4CEDCC7B" w:rsidR="002E4570" w:rsidRPr="00B83013" w:rsidDel="005B6842" w:rsidRDefault="002E4570" w:rsidP="00A018DB">
            <w:pPr>
              <w:pStyle w:val="af8"/>
              <w:rPr>
                <w:moveFrom w:id="8777" w:author="Masato YOSHIKAWA" w:date="2026-01-20T12:21:00Z" w16du:dateUtc="2026-01-20T03:21:00Z"/>
                <w:rFonts w:ascii="Times New Roman" w:eastAsia="ＭＳ 明朝" w:hAnsi="Times New Roman" w:cs="Times New Roman"/>
                <w:rPrChange w:id="8778" w:author="Masato YOSHIKAWA" w:date="2026-01-20T12:25:00Z" w16du:dateUtc="2026-01-20T03:25:00Z">
                  <w:rPr>
                    <w:moveFrom w:id="8779" w:author="Masato YOSHIKAWA" w:date="2026-01-20T12:21:00Z" w16du:dateUtc="2026-01-20T03:21:00Z"/>
                    <w:rFonts w:ascii="ＭＳ 明朝" w:eastAsia="ＭＳ 明朝" w:hAnsi="ＭＳ 明朝"/>
                  </w:rPr>
                </w:rPrChange>
              </w:rPr>
            </w:pPr>
            <w:moveFrom w:id="8780" w:author="Masato YOSHIKAWA" w:date="2026-01-20T12:21:00Z" w16du:dateUtc="2026-01-20T03:21:00Z">
              <w:r w:rsidRPr="00B83013" w:rsidDel="005B6842">
                <w:rPr>
                  <w:rFonts w:ascii="Times New Roman" w:eastAsia="ＭＳ 明朝" w:hAnsi="Times New Roman" w:cs="Times New Roman"/>
                  <w:rPrChange w:id="8781" w:author="Masato YOSHIKAWA" w:date="2026-01-20T12:25:00Z" w16du:dateUtc="2026-01-20T03:25:00Z">
                    <w:rPr>
                      <w:rFonts w:ascii="ＭＳ 明朝" w:eastAsia="ＭＳ 明朝" w:hAnsi="ＭＳ 明朝"/>
                    </w:rPr>
                  </w:rPrChange>
                </w:rPr>
                <w:t>Minimization</w:t>
              </w:r>
            </w:moveFrom>
          </w:p>
        </w:tc>
        <w:tc>
          <w:tcPr>
            <w:tcW w:w="851" w:type="pct"/>
            <w:tcPrChange w:id="8782" w:author="Masato YOSHIKAWA" w:date="2026-01-20T12:20:00Z" w16du:dateUtc="2026-01-20T03:20:00Z">
              <w:tcPr>
                <w:tcW w:w="851" w:type="pct"/>
              </w:tcPr>
            </w:tcPrChange>
          </w:tcPr>
          <w:p w14:paraId="6D6FEDCB" w14:textId="44EF554F" w:rsidR="002E4570" w:rsidRPr="00B83013" w:rsidDel="005B6842" w:rsidRDefault="002E4570" w:rsidP="00A018DB">
            <w:pPr>
              <w:pStyle w:val="af8"/>
              <w:rPr>
                <w:moveFrom w:id="8783" w:author="Masato YOSHIKAWA" w:date="2026-01-20T12:21:00Z" w16du:dateUtc="2026-01-20T03:21:00Z"/>
                <w:rFonts w:ascii="Times New Roman" w:eastAsia="ＭＳ 明朝" w:hAnsi="Times New Roman" w:cs="Times New Roman"/>
                <w:rPrChange w:id="8784" w:author="Masato YOSHIKAWA" w:date="2026-01-20T12:25:00Z" w16du:dateUtc="2026-01-20T03:25:00Z">
                  <w:rPr>
                    <w:moveFrom w:id="8785" w:author="Masato YOSHIKAWA" w:date="2026-01-20T12:21:00Z" w16du:dateUtc="2026-01-20T03:21:00Z"/>
                    <w:rFonts w:ascii="ＭＳ 明朝" w:eastAsia="ＭＳ 明朝" w:hAnsi="ＭＳ 明朝"/>
                  </w:rPr>
                </w:rPrChange>
              </w:rPr>
            </w:pPr>
            <w:moveFrom w:id="8786" w:author="Masato YOSHIKAWA" w:date="2026-01-20T12:21:00Z" w16du:dateUtc="2026-01-20T03:21:00Z">
              <w:r w:rsidRPr="00B83013" w:rsidDel="005B6842">
                <w:rPr>
                  <w:rFonts w:ascii="Times New Roman" w:eastAsia="ＭＳ 明朝" w:hAnsi="Times New Roman" w:cs="Times New Roman"/>
                  <w:rPrChange w:id="8787" w:author="Masato YOSHIKAWA" w:date="2026-01-20T12:25:00Z" w16du:dateUtc="2026-01-20T03:25:00Z">
                    <w:rPr>
                      <w:rFonts w:ascii="ＭＳ 明朝" w:eastAsia="ＭＳ 明朝" w:hAnsi="ＭＳ 明朝"/>
                    </w:rPr>
                  </w:rPrChange>
                </w:rPr>
                <w:t>Established equivalent</w:t>
              </w:r>
            </w:moveFrom>
          </w:p>
        </w:tc>
        <w:tc>
          <w:tcPr>
            <w:tcW w:w="831" w:type="pct"/>
            <w:tcPrChange w:id="8788" w:author="Masato YOSHIKAWA" w:date="2026-01-20T12:20:00Z" w16du:dateUtc="2026-01-20T03:20:00Z">
              <w:tcPr>
                <w:tcW w:w="831" w:type="pct"/>
              </w:tcPr>
            </w:tcPrChange>
          </w:tcPr>
          <w:p w14:paraId="7A027E5A" w14:textId="58BC1A20" w:rsidR="002E4570" w:rsidRPr="00B83013" w:rsidDel="005B6842" w:rsidRDefault="002E4570" w:rsidP="00A018DB">
            <w:pPr>
              <w:pStyle w:val="af8"/>
              <w:rPr>
                <w:moveFrom w:id="8789" w:author="Masato YOSHIKAWA" w:date="2026-01-20T12:21:00Z" w16du:dateUtc="2026-01-20T03:21:00Z"/>
                <w:rFonts w:ascii="Times New Roman" w:eastAsia="ＭＳ 明朝" w:hAnsi="Times New Roman" w:cs="Times New Roman"/>
                <w:rPrChange w:id="8790" w:author="Masato YOSHIKAWA" w:date="2026-01-20T12:25:00Z" w16du:dateUtc="2026-01-20T03:25:00Z">
                  <w:rPr>
                    <w:moveFrom w:id="8791" w:author="Masato YOSHIKAWA" w:date="2026-01-20T12:21:00Z" w16du:dateUtc="2026-01-20T03:21:00Z"/>
                    <w:rFonts w:ascii="ＭＳ 明朝" w:eastAsia="ＭＳ 明朝" w:hAnsi="ＭＳ 明朝"/>
                  </w:rPr>
                </w:rPrChange>
              </w:rPr>
            </w:pPr>
            <w:moveFrom w:id="8792" w:author="Masato YOSHIKAWA" w:date="2026-01-20T12:21:00Z" w16du:dateUtc="2026-01-20T03:21:00Z">
              <w:r w:rsidRPr="00B83013" w:rsidDel="005B6842">
                <w:rPr>
                  <w:rFonts w:ascii="Times New Roman" w:eastAsia="ＭＳ 明朝" w:hAnsi="Times New Roman" w:cs="Times New Roman"/>
                  <w:rPrChange w:id="8793" w:author="Masato YOSHIKAWA" w:date="2026-01-20T12:25:00Z" w16du:dateUtc="2026-01-20T03:25:00Z">
                    <w:rPr>
                      <w:rFonts w:ascii="ＭＳ 明朝" w:eastAsia="ＭＳ 明朝" w:hAnsi="ＭＳ 明朝"/>
                    </w:rPr>
                  </w:rPrChange>
                </w:rPr>
                <w:t>Minimization</w:t>
              </w:r>
            </w:moveFrom>
          </w:p>
        </w:tc>
      </w:tr>
      <w:tr w:rsidR="002E4570" w:rsidRPr="00B83013" w:rsidDel="005B6842" w14:paraId="5E79A7BB" w14:textId="7D54CFBE" w:rsidTr="005B6842">
        <w:tc>
          <w:tcPr>
            <w:tcW w:w="583" w:type="pct"/>
            <w:tcPrChange w:id="8794" w:author="Masato YOSHIKAWA" w:date="2026-01-20T12:20:00Z" w16du:dateUtc="2026-01-20T03:20:00Z">
              <w:tcPr>
                <w:tcW w:w="582" w:type="pct"/>
              </w:tcPr>
            </w:tcPrChange>
          </w:tcPr>
          <w:p w14:paraId="0611D03D" w14:textId="240AFF5B" w:rsidR="002E4570" w:rsidRPr="00B83013" w:rsidDel="005B6842" w:rsidRDefault="002E4570" w:rsidP="00A018DB">
            <w:pPr>
              <w:pStyle w:val="af8"/>
              <w:rPr>
                <w:moveFrom w:id="8795" w:author="Masato YOSHIKAWA" w:date="2026-01-20T12:21:00Z" w16du:dateUtc="2026-01-20T03:21:00Z"/>
                <w:rFonts w:ascii="Times New Roman" w:eastAsia="ＭＳ 明朝" w:hAnsi="Times New Roman" w:cs="Times New Roman"/>
                <w:rPrChange w:id="8796" w:author="Masato YOSHIKAWA" w:date="2026-01-20T12:25:00Z" w16du:dateUtc="2026-01-20T03:25:00Z">
                  <w:rPr>
                    <w:moveFrom w:id="8797" w:author="Masato YOSHIKAWA" w:date="2026-01-20T12:21:00Z" w16du:dateUtc="2026-01-20T03:21:00Z"/>
                    <w:rFonts w:ascii="ＭＳ 明朝" w:eastAsia="ＭＳ 明朝" w:hAnsi="ＭＳ 明朝"/>
                  </w:rPr>
                </w:rPrChange>
              </w:rPr>
            </w:pPr>
            <w:moveFrom w:id="8798" w:author="Masato YOSHIKAWA" w:date="2026-01-20T12:21:00Z" w16du:dateUtc="2026-01-20T03:21:00Z">
              <w:r w:rsidRPr="00B83013" w:rsidDel="005B6842">
                <w:rPr>
                  <w:rFonts w:ascii="Times New Roman" w:eastAsia="ＭＳ 明朝" w:hAnsi="Times New Roman" w:cs="Times New Roman" w:hint="eastAsia"/>
                  <w:rPrChange w:id="8799" w:author="Masato YOSHIKAWA" w:date="2026-01-20T12:25:00Z" w16du:dateUtc="2026-01-20T03:25:00Z">
                    <w:rPr>
                      <w:rFonts w:ascii="ＭＳ 明朝" w:eastAsia="ＭＳ 明朝" w:hAnsi="ＭＳ 明朝" w:hint="eastAsia"/>
                    </w:rPr>
                  </w:rPrChange>
                </w:rPr>
                <w:t>田舎者</w:t>
              </w:r>
            </w:moveFrom>
          </w:p>
        </w:tc>
        <w:tc>
          <w:tcPr>
            <w:tcW w:w="583" w:type="pct"/>
            <w:tcPrChange w:id="8800" w:author="Masato YOSHIKAWA" w:date="2026-01-20T12:20:00Z" w16du:dateUtc="2026-01-20T03:20:00Z">
              <w:tcPr>
                <w:tcW w:w="583" w:type="pct"/>
              </w:tcPr>
            </w:tcPrChange>
          </w:tcPr>
          <w:p w14:paraId="746E6443" w14:textId="0DE21D34" w:rsidR="002E4570" w:rsidRPr="00B83013" w:rsidDel="005B6842" w:rsidRDefault="002E4570" w:rsidP="00A018DB">
            <w:pPr>
              <w:pStyle w:val="af8"/>
              <w:rPr>
                <w:moveFrom w:id="8801" w:author="Masato YOSHIKAWA" w:date="2026-01-20T12:21:00Z" w16du:dateUtc="2026-01-20T03:21:00Z"/>
                <w:rFonts w:ascii="Times New Roman" w:eastAsia="ＭＳ 明朝" w:hAnsi="Times New Roman" w:cs="Times New Roman"/>
                <w:rPrChange w:id="8802" w:author="Masato YOSHIKAWA" w:date="2026-01-20T12:25:00Z" w16du:dateUtc="2026-01-20T03:25:00Z">
                  <w:rPr>
                    <w:moveFrom w:id="8803" w:author="Masato YOSHIKAWA" w:date="2026-01-20T12:21:00Z" w16du:dateUtc="2026-01-20T03:21:00Z"/>
                    <w:rFonts w:ascii="ＭＳ 明朝" w:eastAsia="ＭＳ 明朝" w:hAnsi="ＭＳ 明朝"/>
                  </w:rPr>
                </w:rPrChange>
              </w:rPr>
            </w:pPr>
            <w:moveFrom w:id="8804" w:author="Masato YOSHIKAWA" w:date="2026-01-20T12:21:00Z" w16du:dateUtc="2026-01-20T03:21:00Z">
              <w:r w:rsidRPr="00B83013" w:rsidDel="005B6842">
                <w:rPr>
                  <w:rFonts w:ascii="Times New Roman" w:eastAsia="ＭＳ 明朝" w:hAnsi="Times New Roman" w:cs="Times New Roman"/>
                  <w:rPrChange w:id="8805" w:author="Masato YOSHIKAWA" w:date="2026-01-20T12:25:00Z" w16du:dateUtc="2026-01-20T03:25:00Z">
                    <w:rPr>
                      <w:rFonts w:ascii="ＭＳ 明朝" w:eastAsia="ＭＳ 明朝" w:hAnsi="ＭＳ 明朝"/>
                    </w:rPr>
                  </w:rPrChange>
                </w:rPr>
                <w:t>countrymen</w:t>
              </w:r>
            </w:moveFrom>
          </w:p>
        </w:tc>
        <w:tc>
          <w:tcPr>
            <w:tcW w:w="629" w:type="pct"/>
            <w:tcPrChange w:id="8806" w:author="Masato YOSHIKAWA" w:date="2026-01-20T12:20:00Z" w16du:dateUtc="2026-01-20T03:20:00Z">
              <w:tcPr>
                <w:tcW w:w="629" w:type="pct"/>
              </w:tcPr>
            </w:tcPrChange>
          </w:tcPr>
          <w:p w14:paraId="4A094FB5" w14:textId="7543B20B" w:rsidR="002E4570" w:rsidRPr="00B83013" w:rsidDel="005B6842" w:rsidRDefault="002E4570" w:rsidP="00A018DB">
            <w:pPr>
              <w:pStyle w:val="af8"/>
              <w:rPr>
                <w:moveFrom w:id="8807" w:author="Masato YOSHIKAWA" w:date="2026-01-20T12:21:00Z" w16du:dateUtc="2026-01-20T03:21:00Z"/>
                <w:rFonts w:ascii="Times New Roman" w:eastAsia="ＭＳ 明朝" w:hAnsi="Times New Roman" w:cs="Times New Roman"/>
                <w:rPrChange w:id="8808" w:author="Masato YOSHIKAWA" w:date="2026-01-20T12:25:00Z" w16du:dateUtc="2026-01-20T03:25:00Z">
                  <w:rPr>
                    <w:moveFrom w:id="8809" w:author="Masato YOSHIKAWA" w:date="2026-01-20T12:21:00Z" w16du:dateUtc="2026-01-20T03:21:00Z"/>
                    <w:rFonts w:ascii="ＭＳ 明朝" w:eastAsia="ＭＳ 明朝" w:hAnsi="ＭＳ 明朝"/>
                  </w:rPr>
                </w:rPrChange>
              </w:rPr>
            </w:pPr>
            <w:moveFrom w:id="8810" w:author="Masato YOSHIKAWA" w:date="2026-01-20T12:21:00Z" w16du:dateUtc="2026-01-20T03:21:00Z">
              <w:r w:rsidRPr="00B83013" w:rsidDel="005B6842">
                <w:rPr>
                  <w:rFonts w:ascii="Times New Roman" w:eastAsia="ＭＳ 明朝" w:hAnsi="Times New Roman" w:cs="Times New Roman"/>
                  <w:rPrChange w:id="8811" w:author="Masato YOSHIKAWA" w:date="2026-01-20T12:25:00Z" w16du:dateUtc="2026-01-20T03:25:00Z">
                    <w:rPr>
                      <w:rFonts w:ascii="ＭＳ 明朝" w:eastAsia="ＭＳ 明朝" w:hAnsi="ＭＳ 明朝"/>
                    </w:rPr>
                  </w:rPrChange>
                </w:rPr>
                <w:t>country people</w:t>
              </w:r>
            </w:moveFrom>
          </w:p>
        </w:tc>
        <w:tc>
          <w:tcPr>
            <w:tcW w:w="779" w:type="pct"/>
            <w:tcPrChange w:id="8812" w:author="Masato YOSHIKAWA" w:date="2026-01-20T12:20:00Z" w16du:dateUtc="2026-01-20T03:20:00Z">
              <w:tcPr>
                <w:tcW w:w="779" w:type="pct"/>
              </w:tcPr>
            </w:tcPrChange>
          </w:tcPr>
          <w:p w14:paraId="6243A5D9" w14:textId="72D5B1BA" w:rsidR="002E4570" w:rsidRPr="00B83013" w:rsidDel="005B6842" w:rsidRDefault="002E4570" w:rsidP="00A018DB">
            <w:pPr>
              <w:pStyle w:val="af8"/>
              <w:rPr>
                <w:moveFrom w:id="8813" w:author="Masato YOSHIKAWA" w:date="2026-01-20T12:21:00Z" w16du:dateUtc="2026-01-20T03:21:00Z"/>
                <w:rFonts w:ascii="Times New Roman" w:eastAsia="ＭＳ 明朝" w:hAnsi="Times New Roman" w:cs="Times New Roman"/>
                <w:rPrChange w:id="8814" w:author="Masato YOSHIKAWA" w:date="2026-01-20T12:25:00Z" w16du:dateUtc="2026-01-20T03:25:00Z">
                  <w:rPr>
                    <w:moveFrom w:id="8815" w:author="Masato YOSHIKAWA" w:date="2026-01-20T12:21:00Z" w16du:dateUtc="2026-01-20T03:21:00Z"/>
                    <w:rFonts w:ascii="ＭＳ 明朝" w:eastAsia="ＭＳ 明朝" w:hAnsi="ＭＳ 明朝"/>
                  </w:rPr>
                </w:rPrChange>
              </w:rPr>
            </w:pPr>
            <w:moveFrom w:id="8816" w:author="Masato YOSHIKAWA" w:date="2026-01-20T12:21:00Z" w16du:dateUtc="2026-01-20T03:21:00Z">
              <w:r w:rsidRPr="00B83013" w:rsidDel="005B6842">
                <w:rPr>
                  <w:rFonts w:ascii="Times New Roman" w:eastAsia="ＭＳ 明朝" w:hAnsi="Times New Roman" w:cs="Times New Roman"/>
                  <w:rPrChange w:id="8817" w:author="Masato YOSHIKAWA" w:date="2026-01-20T12:25:00Z" w16du:dateUtc="2026-01-20T03:25:00Z">
                    <w:rPr>
                      <w:rFonts w:ascii="ＭＳ 明朝" w:eastAsia="ＭＳ 明朝" w:hAnsi="ＭＳ 明朝"/>
                    </w:rPr>
                  </w:rPrChange>
                </w:rPr>
                <w:t>Established equivalent</w:t>
              </w:r>
            </w:moveFrom>
          </w:p>
        </w:tc>
        <w:tc>
          <w:tcPr>
            <w:tcW w:w="744" w:type="pct"/>
            <w:tcPrChange w:id="8818" w:author="Masato YOSHIKAWA" w:date="2026-01-20T12:20:00Z" w16du:dateUtc="2026-01-20T03:20:00Z">
              <w:tcPr>
                <w:tcW w:w="744" w:type="pct"/>
              </w:tcPr>
            </w:tcPrChange>
          </w:tcPr>
          <w:p w14:paraId="583E6087" w14:textId="0256CA83" w:rsidR="002E4570" w:rsidRPr="00B83013" w:rsidDel="005B6842" w:rsidRDefault="002E4570" w:rsidP="00A018DB">
            <w:pPr>
              <w:pStyle w:val="af8"/>
              <w:rPr>
                <w:moveFrom w:id="8819" w:author="Masato YOSHIKAWA" w:date="2026-01-20T12:21:00Z" w16du:dateUtc="2026-01-20T03:21:00Z"/>
                <w:rFonts w:ascii="Times New Roman" w:eastAsia="ＭＳ 明朝" w:hAnsi="Times New Roman" w:cs="Times New Roman"/>
                <w:rPrChange w:id="8820" w:author="Masato YOSHIKAWA" w:date="2026-01-20T12:25:00Z" w16du:dateUtc="2026-01-20T03:25:00Z">
                  <w:rPr>
                    <w:moveFrom w:id="8821" w:author="Masato YOSHIKAWA" w:date="2026-01-20T12:21:00Z" w16du:dateUtc="2026-01-20T03:21:00Z"/>
                    <w:rFonts w:ascii="ＭＳ 明朝" w:eastAsia="ＭＳ 明朝" w:hAnsi="ＭＳ 明朝"/>
                  </w:rPr>
                </w:rPrChange>
              </w:rPr>
            </w:pPr>
            <w:moveFrom w:id="8822" w:author="Masato YOSHIKAWA" w:date="2026-01-20T12:21:00Z" w16du:dateUtc="2026-01-20T03:21:00Z">
              <w:r w:rsidRPr="00B83013" w:rsidDel="005B6842">
                <w:rPr>
                  <w:rFonts w:ascii="Times New Roman" w:eastAsia="ＭＳ 明朝" w:hAnsi="Times New Roman" w:cs="Times New Roman"/>
                  <w:rPrChange w:id="8823" w:author="Masato YOSHIKAWA" w:date="2026-01-20T12:25:00Z" w16du:dateUtc="2026-01-20T03:25:00Z">
                    <w:rPr>
                      <w:rFonts w:ascii="ＭＳ 明朝" w:eastAsia="ＭＳ 明朝" w:hAnsi="ＭＳ 明朝"/>
                    </w:rPr>
                  </w:rPrChange>
                </w:rPr>
                <w:t>Minimization</w:t>
              </w:r>
            </w:moveFrom>
          </w:p>
        </w:tc>
        <w:tc>
          <w:tcPr>
            <w:tcW w:w="851" w:type="pct"/>
            <w:tcPrChange w:id="8824" w:author="Masato YOSHIKAWA" w:date="2026-01-20T12:20:00Z" w16du:dateUtc="2026-01-20T03:20:00Z">
              <w:tcPr>
                <w:tcW w:w="851" w:type="pct"/>
              </w:tcPr>
            </w:tcPrChange>
          </w:tcPr>
          <w:p w14:paraId="6C0A0E0E" w14:textId="60D582CE" w:rsidR="002E4570" w:rsidRPr="00B83013" w:rsidDel="005B6842" w:rsidRDefault="002E4570" w:rsidP="00A018DB">
            <w:pPr>
              <w:pStyle w:val="af8"/>
              <w:rPr>
                <w:moveFrom w:id="8825" w:author="Masato YOSHIKAWA" w:date="2026-01-20T12:21:00Z" w16du:dateUtc="2026-01-20T03:21:00Z"/>
                <w:rFonts w:ascii="Times New Roman" w:eastAsia="ＭＳ 明朝" w:hAnsi="Times New Roman" w:cs="Times New Roman"/>
                <w:rPrChange w:id="8826" w:author="Masato YOSHIKAWA" w:date="2026-01-20T12:25:00Z" w16du:dateUtc="2026-01-20T03:25:00Z">
                  <w:rPr>
                    <w:moveFrom w:id="8827" w:author="Masato YOSHIKAWA" w:date="2026-01-20T12:21:00Z" w16du:dateUtc="2026-01-20T03:21:00Z"/>
                    <w:rFonts w:ascii="ＭＳ 明朝" w:eastAsia="ＭＳ 明朝" w:hAnsi="ＭＳ 明朝"/>
                  </w:rPr>
                </w:rPrChange>
              </w:rPr>
            </w:pPr>
            <w:moveFrom w:id="8828" w:author="Masato YOSHIKAWA" w:date="2026-01-20T12:21:00Z" w16du:dateUtc="2026-01-20T03:21:00Z">
              <w:r w:rsidRPr="00B83013" w:rsidDel="005B6842">
                <w:rPr>
                  <w:rFonts w:ascii="Times New Roman" w:eastAsia="ＭＳ 明朝" w:hAnsi="Times New Roman" w:cs="Times New Roman"/>
                  <w:rPrChange w:id="8829" w:author="Masato YOSHIKAWA" w:date="2026-01-20T12:25:00Z" w16du:dateUtc="2026-01-20T03:25:00Z">
                    <w:rPr>
                      <w:rFonts w:ascii="ＭＳ 明朝" w:eastAsia="ＭＳ 明朝" w:hAnsi="ＭＳ 明朝"/>
                    </w:rPr>
                  </w:rPrChange>
                </w:rPr>
                <w:t>Literal translation</w:t>
              </w:r>
            </w:moveFrom>
          </w:p>
        </w:tc>
        <w:tc>
          <w:tcPr>
            <w:tcW w:w="831" w:type="pct"/>
            <w:tcPrChange w:id="8830" w:author="Masato YOSHIKAWA" w:date="2026-01-20T12:20:00Z" w16du:dateUtc="2026-01-20T03:20:00Z">
              <w:tcPr>
                <w:tcW w:w="831" w:type="pct"/>
              </w:tcPr>
            </w:tcPrChange>
          </w:tcPr>
          <w:p w14:paraId="58CA2852" w14:textId="22E66F9E" w:rsidR="002E4570" w:rsidRPr="00B83013" w:rsidDel="005B6842" w:rsidRDefault="002E4570" w:rsidP="00A018DB">
            <w:pPr>
              <w:pStyle w:val="af8"/>
              <w:rPr>
                <w:moveFrom w:id="8831" w:author="Masato YOSHIKAWA" w:date="2026-01-20T12:21:00Z" w16du:dateUtc="2026-01-20T03:21:00Z"/>
                <w:rFonts w:ascii="Times New Roman" w:eastAsia="ＭＳ 明朝" w:hAnsi="Times New Roman" w:cs="Times New Roman"/>
                <w:rPrChange w:id="8832" w:author="Masato YOSHIKAWA" w:date="2026-01-20T12:25:00Z" w16du:dateUtc="2026-01-20T03:25:00Z">
                  <w:rPr>
                    <w:moveFrom w:id="8833" w:author="Masato YOSHIKAWA" w:date="2026-01-20T12:21:00Z" w16du:dateUtc="2026-01-20T03:21:00Z"/>
                    <w:rFonts w:ascii="ＭＳ 明朝" w:eastAsia="ＭＳ 明朝" w:hAnsi="ＭＳ 明朝"/>
                  </w:rPr>
                </w:rPrChange>
              </w:rPr>
            </w:pPr>
            <w:moveFrom w:id="8834" w:author="Masato YOSHIKAWA" w:date="2026-01-20T12:21:00Z" w16du:dateUtc="2026-01-20T03:21:00Z">
              <w:r w:rsidRPr="00B83013" w:rsidDel="005B6842">
                <w:rPr>
                  <w:rFonts w:ascii="Times New Roman" w:eastAsia="ＭＳ 明朝" w:hAnsi="Times New Roman" w:cs="Times New Roman"/>
                  <w:rPrChange w:id="8835" w:author="Masato YOSHIKAWA" w:date="2026-01-20T12:25:00Z" w16du:dateUtc="2026-01-20T03:25:00Z">
                    <w:rPr>
                      <w:rFonts w:ascii="ＭＳ 明朝" w:eastAsia="ＭＳ 明朝" w:hAnsi="ＭＳ 明朝"/>
                    </w:rPr>
                  </w:rPrChange>
                </w:rPr>
                <w:t>Minimization</w:t>
              </w:r>
            </w:moveFrom>
          </w:p>
        </w:tc>
      </w:tr>
      <w:tr w:rsidR="002E4570" w:rsidRPr="00B83013" w:rsidDel="005B6842" w14:paraId="00E5E1D8" w14:textId="0DE739AD" w:rsidTr="005B6842">
        <w:tc>
          <w:tcPr>
            <w:tcW w:w="583" w:type="pct"/>
            <w:tcPrChange w:id="8836" w:author="Masato YOSHIKAWA" w:date="2026-01-20T12:20:00Z" w16du:dateUtc="2026-01-20T03:20:00Z">
              <w:tcPr>
                <w:tcW w:w="582" w:type="pct"/>
              </w:tcPr>
            </w:tcPrChange>
          </w:tcPr>
          <w:p w14:paraId="7C2497E2" w14:textId="1894073A" w:rsidR="002E4570" w:rsidRPr="00B83013" w:rsidDel="005B6842" w:rsidRDefault="002E4570" w:rsidP="00A018DB">
            <w:pPr>
              <w:pStyle w:val="af8"/>
              <w:rPr>
                <w:moveFrom w:id="8837" w:author="Masato YOSHIKAWA" w:date="2026-01-20T12:21:00Z" w16du:dateUtc="2026-01-20T03:21:00Z"/>
                <w:rFonts w:ascii="Times New Roman" w:eastAsia="ＭＳ 明朝" w:hAnsi="Times New Roman" w:cs="Times New Roman"/>
                <w:rPrChange w:id="8838" w:author="Masato YOSHIKAWA" w:date="2026-01-20T12:25:00Z" w16du:dateUtc="2026-01-20T03:25:00Z">
                  <w:rPr>
                    <w:moveFrom w:id="8839" w:author="Masato YOSHIKAWA" w:date="2026-01-20T12:21:00Z" w16du:dateUtc="2026-01-20T03:21:00Z"/>
                    <w:rFonts w:ascii="ＭＳ 明朝" w:eastAsia="ＭＳ 明朝" w:hAnsi="ＭＳ 明朝"/>
                  </w:rPr>
                </w:rPrChange>
              </w:rPr>
            </w:pPr>
            <w:moveFrom w:id="8840" w:author="Masato YOSHIKAWA" w:date="2026-01-20T12:21:00Z" w16du:dateUtc="2026-01-20T03:21:00Z">
              <w:r w:rsidRPr="00B83013" w:rsidDel="005B6842">
                <w:rPr>
                  <w:rFonts w:ascii="Times New Roman" w:eastAsia="ＭＳ 明朝" w:hAnsi="Times New Roman" w:cs="Times New Roman" w:hint="eastAsia"/>
                  <w:rPrChange w:id="8841" w:author="Masato YOSHIKAWA" w:date="2026-01-20T12:25:00Z" w16du:dateUtc="2026-01-20T03:25:00Z">
                    <w:rPr>
                      <w:rFonts w:ascii="ＭＳ 明朝" w:eastAsia="ＭＳ 明朝" w:hAnsi="ＭＳ 明朝" w:hint="eastAsia"/>
                    </w:rPr>
                  </w:rPrChange>
                </w:rPr>
                <w:t>丸善</w:t>
              </w:r>
            </w:moveFrom>
          </w:p>
        </w:tc>
        <w:tc>
          <w:tcPr>
            <w:tcW w:w="583" w:type="pct"/>
            <w:tcPrChange w:id="8842" w:author="Masato YOSHIKAWA" w:date="2026-01-20T12:20:00Z" w16du:dateUtc="2026-01-20T03:20:00Z">
              <w:tcPr>
                <w:tcW w:w="583" w:type="pct"/>
              </w:tcPr>
            </w:tcPrChange>
          </w:tcPr>
          <w:p w14:paraId="22E3A8F9" w14:textId="7120119E" w:rsidR="002E4570" w:rsidRPr="00B83013" w:rsidDel="005B6842" w:rsidRDefault="002E4570" w:rsidP="00A018DB">
            <w:pPr>
              <w:pStyle w:val="af8"/>
              <w:rPr>
                <w:moveFrom w:id="8843" w:author="Masato YOSHIKAWA" w:date="2026-01-20T12:21:00Z" w16du:dateUtc="2026-01-20T03:21:00Z"/>
                <w:rFonts w:ascii="Times New Roman" w:eastAsia="ＭＳ 明朝" w:hAnsi="Times New Roman" w:cs="Times New Roman"/>
                <w:rPrChange w:id="8844" w:author="Masato YOSHIKAWA" w:date="2026-01-20T12:25:00Z" w16du:dateUtc="2026-01-20T03:25:00Z">
                  <w:rPr>
                    <w:moveFrom w:id="8845" w:author="Masato YOSHIKAWA" w:date="2026-01-20T12:21:00Z" w16du:dateUtc="2026-01-20T03:21:00Z"/>
                    <w:rFonts w:ascii="ＭＳ 明朝" w:eastAsia="ＭＳ 明朝" w:hAnsi="ＭＳ 明朝"/>
                  </w:rPr>
                </w:rPrChange>
              </w:rPr>
            </w:pPr>
            <w:moveFrom w:id="8846" w:author="Masato YOSHIKAWA" w:date="2026-01-20T12:21:00Z" w16du:dateUtc="2026-01-20T03:21:00Z">
              <w:r w:rsidRPr="00B83013" w:rsidDel="005B6842">
                <w:rPr>
                  <w:rFonts w:ascii="Times New Roman" w:eastAsia="ＭＳ 明朝" w:hAnsi="Times New Roman" w:cs="Times New Roman"/>
                  <w:rPrChange w:id="8847" w:author="Masato YOSHIKAWA" w:date="2026-01-20T12:25:00Z" w16du:dateUtc="2026-01-20T03:25:00Z">
                    <w:rPr>
                      <w:rFonts w:ascii="ＭＳ 明朝" w:eastAsia="ＭＳ 明朝" w:hAnsi="ＭＳ 明朝"/>
                    </w:rPr>
                  </w:rPrChange>
                </w:rPr>
                <w:t>Maruzen</w:t>
              </w:r>
            </w:moveFrom>
          </w:p>
        </w:tc>
        <w:tc>
          <w:tcPr>
            <w:tcW w:w="629" w:type="pct"/>
            <w:tcPrChange w:id="8848" w:author="Masato YOSHIKAWA" w:date="2026-01-20T12:20:00Z" w16du:dateUtc="2026-01-20T03:20:00Z">
              <w:tcPr>
                <w:tcW w:w="629" w:type="pct"/>
              </w:tcPr>
            </w:tcPrChange>
          </w:tcPr>
          <w:p w14:paraId="12D61347" w14:textId="16079866" w:rsidR="002E4570" w:rsidRPr="00B83013" w:rsidDel="005B6842" w:rsidRDefault="002E4570" w:rsidP="00A018DB">
            <w:pPr>
              <w:pStyle w:val="af8"/>
              <w:rPr>
                <w:moveFrom w:id="8849" w:author="Masato YOSHIKAWA" w:date="2026-01-20T12:21:00Z" w16du:dateUtc="2026-01-20T03:21:00Z"/>
                <w:rFonts w:ascii="Times New Roman" w:eastAsia="ＭＳ 明朝" w:hAnsi="Times New Roman" w:cs="Times New Roman"/>
                <w:rPrChange w:id="8850" w:author="Masato YOSHIKAWA" w:date="2026-01-20T12:25:00Z" w16du:dateUtc="2026-01-20T03:25:00Z">
                  <w:rPr>
                    <w:moveFrom w:id="8851" w:author="Masato YOSHIKAWA" w:date="2026-01-20T12:21:00Z" w16du:dateUtc="2026-01-20T03:21:00Z"/>
                    <w:rFonts w:ascii="ＭＳ 明朝" w:eastAsia="ＭＳ 明朝" w:hAnsi="ＭＳ 明朝"/>
                  </w:rPr>
                </w:rPrChange>
              </w:rPr>
            </w:pPr>
            <w:moveFrom w:id="8852" w:author="Masato YOSHIKAWA" w:date="2026-01-20T12:21:00Z" w16du:dateUtc="2026-01-20T03:21:00Z">
              <w:r w:rsidRPr="00B83013" w:rsidDel="005B6842">
                <w:rPr>
                  <w:rFonts w:ascii="Times New Roman" w:eastAsia="ＭＳ 明朝" w:hAnsi="Times New Roman" w:cs="Times New Roman"/>
                  <w:rPrChange w:id="8853" w:author="Masato YOSHIKAWA" w:date="2026-01-20T12:25:00Z" w16du:dateUtc="2026-01-20T03:25:00Z">
                    <w:rPr>
                      <w:rFonts w:ascii="ＭＳ 明朝" w:eastAsia="ＭＳ 明朝" w:hAnsi="ＭＳ 明朝"/>
                    </w:rPr>
                  </w:rPrChange>
                </w:rPr>
                <w:t>Maruzen Bookshop</w:t>
              </w:r>
            </w:moveFrom>
          </w:p>
        </w:tc>
        <w:tc>
          <w:tcPr>
            <w:tcW w:w="779" w:type="pct"/>
            <w:tcPrChange w:id="8854" w:author="Masato YOSHIKAWA" w:date="2026-01-20T12:20:00Z" w16du:dateUtc="2026-01-20T03:20:00Z">
              <w:tcPr>
                <w:tcW w:w="779" w:type="pct"/>
              </w:tcPr>
            </w:tcPrChange>
          </w:tcPr>
          <w:p w14:paraId="39AE54D3" w14:textId="6AD69798" w:rsidR="002E4570" w:rsidRPr="00B83013" w:rsidDel="005B6842" w:rsidRDefault="002E4570" w:rsidP="00A018DB">
            <w:pPr>
              <w:pStyle w:val="af8"/>
              <w:rPr>
                <w:moveFrom w:id="8855" w:author="Masato YOSHIKAWA" w:date="2026-01-20T12:21:00Z" w16du:dateUtc="2026-01-20T03:21:00Z"/>
                <w:rFonts w:ascii="Times New Roman" w:eastAsia="ＭＳ 明朝" w:hAnsi="Times New Roman" w:cs="Times New Roman"/>
                <w:rPrChange w:id="8856" w:author="Masato YOSHIKAWA" w:date="2026-01-20T12:25:00Z" w16du:dateUtc="2026-01-20T03:25:00Z">
                  <w:rPr>
                    <w:moveFrom w:id="8857" w:author="Masato YOSHIKAWA" w:date="2026-01-20T12:21:00Z" w16du:dateUtc="2026-01-20T03:21:00Z"/>
                    <w:rFonts w:ascii="ＭＳ 明朝" w:eastAsia="ＭＳ 明朝" w:hAnsi="ＭＳ 明朝"/>
                  </w:rPr>
                </w:rPrChange>
              </w:rPr>
            </w:pPr>
            <w:moveFrom w:id="8858" w:author="Masato YOSHIKAWA" w:date="2026-01-20T12:21:00Z" w16du:dateUtc="2026-01-20T03:21:00Z">
              <w:r w:rsidRPr="00B83013" w:rsidDel="005B6842">
                <w:rPr>
                  <w:rFonts w:ascii="Times New Roman" w:eastAsia="ＭＳ 明朝" w:hAnsi="Times New Roman" w:cs="Times New Roman"/>
                  <w:rPrChange w:id="8859" w:author="Masato YOSHIKAWA" w:date="2026-01-20T12:25:00Z" w16du:dateUtc="2026-01-20T03:25:00Z">
                    <w:rPr>
                      <w:rFonts w:ascii="ＭＳ 明朝" w:eastAsia="ＭＳ 明朝" w:hAnsi="ＭＳ 明朝"/>
                    </w:rPr>
                  </w:rPrChange>
                </w:rPr>
                <w:t>Borrowing</w:t>
              </w:r>
            </w:moveFrom>
          </w:p>
        </w:tc>
        <w:tc>
          <w:tcPr>
            <w:tcW w:w="744" w:type="pct"/>
            <w:tcPrChange w:id="8860" w:author="Masato YOSHIKAWA" w:date="2026-01-20T12:20:00Z" w16du:dateUtc="2026-01-20T03:20:00Z">
              <w:tcPr>
                <w:tcW w:w="744" w:type="pct"/>
              </w:tcPr>
            </w:tcPrChange>
          </w:tcPr>
          <w:p w14:paraId="6FF8E7CF" w14:textId="3C454185" w:rsidR="002E4570" w:rsidRPr="00B83013" w:rsidDel="005B6842" w:rsidRDefault="002E4570" w:rsidP="00A018DB">
            <w:pPr>
              <w:pStyle w:val="af8"/>
              <w:rPr>
                <w:moveFrom w:id="8861" w:author="Masato YOSHIKAWA" w:date="2026-01-20T12:21:00Z" w16du:dateUtc="2026-01-20T03:21:00Z"/>
                <w:rFonts w:ascii="Times New Roman" w:eastAsia="ＭＳ 明朝" w:hAnsi="Times New Roman" w:cs="Times New Roman"/>
                <w:rPrChange w:id="8862" w:author="Masato YOSHIKAWA" w:date="2026-01-20T12:25:00Z" w16du:dateUtc="2026-01-20T03:25:00Z">
                  <w:rPr>
                    <w:moveFrom w:id="8863" w:author="Masato YOSHIKAWA" w:date="2026-01-20T12:21:00Z" w16du:dateUtc="2026-01-20T03:21:00Z"/>
                    <w:rFonts w:ascii="ＭＳ 明朝" w:eastAsia="ＭＳ 明朝" w:hAnsi="ＭＳ 明朝"/>
                  </w:rPr>
                </w:rPrChange>
              </w:rPr>
            </w:pPr>
            <w:moveFrom w:id="8864" w:author="Masato YOSHIKAWA" w:date="2026-01-20T12:21:00Z" w16du:dateUtc="2026-01-20T03:21:00Z">
              <w:r w:rsidRPr="00B83013" w:rsidDel="005B6842">
                <w:rPr>
                  <w:rFonts w:ascii="Times New Roman" w:eastAsia="ＭＳ 明朝" w:hAnsi="Times New Roman" w:cs="Times New Roman"/>
                  <w:rPrChange w:id="8865" w:author="Masato YOSHIKAWA" w:date="2026-01-20T12:25:00Z" w16du:dateUtc="2026-01-20T03:25:00Z">
                    <w:rPr>
                      <w:rFonts w:ascii="ＭＳ 明朝" w:eastAsia="ＭＳ 明朝" w:hAnsi="ＭＳ 明朝"/>
                    </w:rPr>
                  </w:rPrChange>
                </w:rPr>
                <w:t>Acceptance</w:t>
              </w:r>
            </w:moveFrom>
          </w:p>
        </w:tc>
        <w:tc>
          <w:tcPr>
            <w:tcW w:w="851" w:type="pct"/>
            <w:tcPrChange w:id="8866" w:author="Masato YOSHIKAWA" w:date="2026-01-20T12:20:00Z" w16du:dateUtc="2026-01-20T03:20:00Z">
              <w:tcPr>
                <w:tcW w:w="851" w:type="pct"/>
              </w:tcPr>
            </w:tcPrChange>
          </w:tcPr>
          <w:p w14:paraId="3AE1E324" w14:textId="4713D52D" w:rsidR="002E4570" w:rsidRPr="00B83013" w:rsidDel="005B6842" w:rsidRDefault="002E4570" w:rsidP="00A018DB">
            <w:pPr>
              <w:pStyle w:val="af8"/>
              <w:rPr>
                <w:moveFrom w:id="8867" w:author="Masato YOSHIKAWA" w:date="2026-01-20T12:21:00Z" w16du:dateUtc="2026-01-20T03:21:00Z"/>
                <w:rFonts w:ascii="Times New Roman" w:eastAsia="ＭＳ 明朝" w:hAnsi="Times New Roman" w:cs="Times New Roman"/>
                <w:rPrChange w:id="8868" w:author="Masato YOSHIKAWA" w:date="2026-01-20T12:25:00Z" w16du:dateUtc="2026-01-20T03:25:00Z">
                  <w:rPr>
                    <w:moveFrom w:id="8869" w:author="Masato YOSHIKAWA" w:date="2026-01-20T12:21:00Z" w16du:dateUtc="2026-01-20T03:21:00Z"/>
                    <w:rFonts w:ascii="ＭＳ 明朝" w:eastAsia="ＭＳ 明朝" w:hAnsi="ＭＳ 明朝"/>
                  </w:rPr>
                </w:rPrChange>
              </w:rPr>
            </w:pPr>
            <w:moveFrom w:id="8870" w:author="Masato YOSHIKAWA" w:date="2026-01-20T12:21:00Z" w16du:dateUtc="2026-01-20T03:21:00Z">
              <w:r w:rsidRPr="00B83013" w:rsidDel="005B6842">
                <w:rPr>
                  <w:rFonts w:ascii="Times New Roman" w:eastAsia="ＭＳ 明朝" w:hAnsi="Times New Roman" w:cs="Times New Roman"/>
                  <w:rPrChange w:id="8871" w:author="Masato YOSHIKAWA" w:date="2026-01-20T12:25:00Z" w16du:dateUtc="2026-01-20T03:25:00Z">
                    <w:rPr>
                      <w:rFonts w:ascii="ＭＳ 明朝" w:eastAsia="ＭＳ 明朝" w:hAnsi="ＭＳ 明朝"/>
                    </w:rPr>
                  </w:rPrChange>
                </w:rPr>
                <w:t>Amplification</w:t>
              </w:r>
            </w:moveFrom>
          </w:p>
        </w:tc>
        <w:tc>
          <w:tcPr>
            <w:tcW w:w="831" w:type="pct"/>
            <w:tcPrChange w:id="8872" w:author="Masato YOSHIKAWA" w:date="2026-01-20T12:20:00Z" w16du:dateUtc="2026-01-20T03:20:00Z">
              <w:tcPr>
                <w:tcW w:w="831" w:type="pct"/>
              </w:tcPr>
            </w:tcPrChange>
          </w:tcPr>
          <w:p w14:paraId="06D3A822" w14:textId="3792983D" w:rsidR="002E4570" w:rsidRPr="00B83013" w:rsidDel="005B6842" w:rsidRDefault="002E4570" w:rsidP="00A018DB">
            <w:pPr>
              <w:pStyle w:val="af8"/>
              <w:rPr>
                <w:moveFrom w:id="8873" w:author="Masato YOSHIKAWA" w:date="2026-01-20T12:21:00Z" w16du:dateUtc="2026-01-20T03:21:00Z"/>
                <w:rFonts w:ascii="Times New Roman" w:eastAsia="ＭＳ 明朝" w:hAnsi="Times New Roman" w:cs="Times New Roman"/>
                <w:rPrChange w:id="8874" w:author="Masato YOSHIKAWA" w:date="2026-01-20T12:25:00Z" w16du:dateUtc="2026-01-20T03:25:00Z">
                  <w:rPr>
                    <w:moveFrom w:id="8875" w:author="Masato YOSHIKAWA" w:date="2026-01-20T12:21:00Z" w16du:dateUtc="2026-01-20T03:21:00Z"/>
                    <w:rFonts w:ascii="ＭＳ 明朝" w:eastAsia="ＭＳ 明朝" w:hAnsi="ＭＳ 明朝"/>
                  </w:rPr>
                </w:rPrChange>
              </w:rPr>
            </w:pPr>
            <w:moveFrom w:id="8876" w:author="Masato YOSHIKAWA" w:date="2026-01-20T12:21:00Z" w16du:dateUtc="2026-01-20T03:21:00Z">
              <w:r w:rsidRPr="00B83013" w:rsidDel="005B6842">
                <w:rPr>
                  <w:rFonts w:ascii="Times New Roman" w:eastAsia="ＭＳ 明朝" w:hAnsi="Times New Roman" w:cs="Times New Roman"/>
                  <w:rPrChange w:id="8877" w:author="Masato YOSHIKAWA" w:date="2026-01-20T12:25:00Z" w16du:dateUtc="2026-01-20T03:25:00Z">
                    <w:rPr>
                      <w:rFonts w:ascii="ＭＳ 明朝" w:eastAsia="ＭＳ 明朝" w:hAnsi="ＭＳ 明朝"/>
                    </w:rPr>
                  </w:rPrChange>
                </w:rPr>
                <w:t>Acceptance</w:t>
              </w:r>
            </w:moveFrom>
          </w:p>
        </w:tc>
      </w:tr>
      <w:moveFromRangeEnd w:id="2449"/>
    </w:tbl>
    <w:p w14:paraId="4882CDFE" w14:textId="0671ED12" w:rsidR="002E4570" w:rsidRPr="00B83013" w:rsidRDefault="002E4570" w:rsidP="00FF2B75">
      <w:pPr>
        <w:pStyle w:val="af8"/>
        <w:rPr>
          <w:rFonts w:ascii="Times New Roman" w:eastAsia="ＭＳ 明朝" w:hAnsi="Times New Roman" w:cs="Times New Roman"/>
          <w:rPrChange w:id="8878" w:author="Masato YOSHIKAWA" w:date="2026-01-20T12:25:00Z" w16du:dateUtc="2026-01-20T03:25:00Z">
            <w:rPr>
              <w:rFonts w:ascii="ＭＳ 明朝" w:eastAsia="ＭＳ 明朝" w:hAnsi="ＭＳ 明朝"/>
            </w:rPr>
          </w:rPrChange>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B29AB"/>
    <w:multiLevelType w:val="hybridMultilevel"/>
    <w:tmpl w:val="70783322"/>
    <w:lvl w:ilvl="0" w:tplc="F41C811C">
      <w:start w:val="1"/>
      <w:numFmt w:val="decimal"/>
      <w:lvlText w:val="%1."/>
      <w:lvlJc w:val="left"/>
      <w:pPr>
        <w:ind w:left="720" w:hanging="360"/>
      </w:pPr>
    </w:lvl>
    <w:lvl w:ilvl="1" w:tplc="795A0C0E">
      <w:start w:val="1"/>
      <w:numFmt w:val="decimal"/>
      <w:lvlText w:val="%2."/>
      <w:lvlJc w:val="left"/>
      <w:pPr>
        <w:ind w:left="720" w:hanging="360"/>
      </w:pPr>
    </w:lvl>
    <w:lvl w:ilvl="2" w:tplc="EE2213C6">
      <w:start w:val="1"/>
      <w:numFmt w:val="decimal"/>
      <w:lvlText w:val="%3."/>
      <w:lvlJc w:val="left"/>
      <w:pPr>
        <w:ind w:left="720" w:hanging="360"/>
      </w:pPr>
    </w:lvl>
    <w:lvl w:ilvl="3" w:tplc="F146913E">
      <w:start w:val="1"/>
      <w:numFmt w:val="decimal"/>
      <w:lvlText w:val="%4."/>
      <w:lvlJc w:val="left"/>
      <w:pPr>
        <w:ind w:left="720" w:hanging="360"/>
      </w:pPr>
    </w:lvl>
    <w:lvl w:ilvl="4" w:tplc="62F60FBC">
      <w:start w:val="1"/>
      <w:numFmt w:val="decimal"/>
      <w:lvlText w:val="%5."/>
      <w:lvlJc w:val="left"/>
      <w:pPr>
        <w:ind w:left="720" w:hanging="360"/>
      </w:pPr>
    </w:lvl>
    <w:lvl w:ilvl="5" w:tplc="249608AC">
      <w:start w:val="1"/>
      <w:numFmt w:val="decimal"/>
      <w:lvlText w:val="%6."/>
      <w:lvlJc w:val="left"/>
      <w:pPr>
        <w:ind w:left="720" w:hanging="360"/>
      </w:pPr>
    </w:lvl>
    <w:lvl w:ilvl="6" w:tplc="EF8A2408">
      <w:start w:val="1"/>
      <w:numFmt w:val="decimal"/>
      <w:lvlText w:val="%7."/>
      <w:lvlJc w:val="left"/>
      <w:pPr>
        <w:ind w:left="720" w:hanging="360"/>
      </w:pPr>
    </w:lvl>
    <w:lvl w:ilvl="7" w:tplc="BBE83EBE">
      <w:start w:val="1"/>
      <w:numFmt w:val="decimal"/>
      <w:lvlText w:val="%8."/>
      <w:lvlJc w:val="left"/>
      <w:pPr>
        <w:ind w:left="720" w:hanging="360"/>
      </w:pPr>
    </w:lvl>
    <w:lvl w:ilvl="8" w:tplc="6B2850D0">
      <w:start w:val="1"/>
      <w:numFmt w:val="decimal"/>
      <w:lvlText w:val="%9."/>
      <w:lvlJc w:val="left"/>
      <w:pPr>
        <w:ind w:left="720" w:hanging="360"/>
      </w:pPr>
    </w:lvl>
  </w:abstractNum>
  <w:abstractNum w:abstractNumId="1" w15:restartNumberingAfterBreak="0">
    <w:nsid w:val="07502CC1"/>
    <w:multiLevelType w:val="hybridMultilevel"/>
    <w:tmpl w:val="599E5D88"/>
    <w:lvl w:ilvl="0" w:tplc="B27EFF4C">
      <w:start w:val="1"/>
      <w:numFmt w:val="decimal"/>
      <w:lvlText w:val="%1."/>
      <w:lvlJc w:val="left"/>
      <w:pPr>
        <w:ind w:left="1020" w:hanging="360"/>
      </w:pPr>
    </w:lvl>
    <w:lvl w:ilvl="1" w:tplc="B0A41804">
      <w:start w:val="1"/>
      <w:numFmt w:val="decimal"/>
      <w:lvlText w:val="%2."/>
      <w:lvlJc w:val="left"/>
      <w:pPr>
        <w:ind w:left="1020" w:hanging="360"/>
      </w:pPr>
    </w:lvl>
    <w:lvl w:ilvl="2" w:tplc="D9C6F9C0">
      <w:start w:val="1"/>
      <w:numFmt w:val="decimal"/>
      <w:lvlText w:val="%3."/>
      <w:lvlJc w:val="left"/>
      <w:pPr>
        <w:ind w:left="1020" w:hanging="360"/>
      </w:pPr>
    </w:lvl>
    <w:lvl w:ilvl="3" w:tplc="FFB4510A">
      <w:start w:val="1"/>
      <w:numFmt w:val="decimal"/>
      <w:lvlText w:val="%4."/>
      <w:lvlJc w:val="left"/>
      <w:pPr>
        <w:ind w:left="1020" w:hanging="360"/>
      </w:pPr>
    </w:lvl>
    <w:lvl w:ilvl="4" w:tplc="57D295DA">
      <w:start w:val="1"/>
      <w:numFmt w:val="decimal"/>
      <w:lvlText w:val="%5."/>
      <w:lvlJc w:val="left"/>
      <w:pPr>
        <w:ind w:left="1020" w:hanging="360"/>
      </w:pPr>
    </w:lvl>
    <w:lvl w:ilvl="5" w:tplc="75B89C6C">
      <w:start w:val="1"/>
      <w:numFmt w:val="decimal"/>
      <w:lvlText w:val="%6."/>
      <w:lvlJc w:val="left"/>
      <w:pPr>
        <w:ind w:left="1020" w:hanging="360"/>
      </w:pPr>
    </w:lvl>
    <w:lvl w:ilvl="6" w:tplc="7CF084D4">
      <w:start w:val="1"/>
      <w:numFmt w:val="decimal"/>
      <w:lvlText w:val="%7."/>
      <w:lvlJc w:val="left"/>
      <w:pPr>
        <w:ind w:left="1020" w:hanging="360"/>
      </w:pPr>
    </w:lvl>
    <w:lvl w:ilvl="7" w:tplc="3E2225E4">
      <w:start w:val="1"/>
      <w:numFmt w:val="decimal"/>
      <w:lvlText w:val="%8."/>
      <w:lvlJc w:val="left"/>
      <w:pPr>
        <w:ind w:left="1020" w:hanging="360"/>
      </w:pPr>
    </w:lvl>
    <w:lvl w:ilvl="8" w:tplc="2392FE2A">
      <w:start w:val="1"/>
      <w:numFmt w:val="decimal"/>
      <w:lvlText w:val="%9."/>
      <w:lvlJc w:val="left"/>
      <w:pPr>
        <w:ind w:left="1020" w:hanging="360"/>
      </w:pPr>
    </w:lvl>
  </w:abstractNum>
  <w:abstractNum w:abstractNumId="2" w15:restartNumberingAfterBreak="0">
    <w:nsid w:val="09AF28D6"/>
    <w:multiLevelType w:val="multilevel"/>
    <w:tmpl w:val="A34AD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9702F5"/>
    <w:multiLevelType w:val="multilevel"/>
    <w:tmpl w:val="366C5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174C19"/>
    <w:multiLevelType w:val="multilevel"/>
    <w:tmpl w:val="456E1C58"/>
    <w:lvl w:ilvl="0">
      <w:start w:val="5"/>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FC226D6"/>
    <w:multiLevelType w:val="hybridMultilevel"/>
    <w:tmpl w:val="3FD8D462"/>
    <w:lvl w:ilvl="0" w:tplc="4E8A887E">
      <w:start w:val="1"/>
      <w:numFmt w:val="bullet"/>
      <w:lvlText w:val=""/>
      <w:lvlJc w:val="left"/>
      <w:pPr>
        <w:ind w:left="1080" w:hanging="360"/>
      </w:pPr>
      <w:rPr>
        <w:rFonts w:ascii="Symbol" w:hAnsi="Symbol"/>
      </w:rPr>
    </w:lvl>
    <w:lvl w:ilvl="1" w:tplc="AA82EEBC">
      <w:start w:val="1"/>
      <w:numFmt w:val="bullet"/>
      <w:lvlText w:val=""/>
      <w:lvlJc w:val="left"/>
      <w:pPr>
        <w:ind w:left="1080" w:hanging="360"/>
      </w:pPr>
      <w:rPr>
        <w:rFonts w:ascii="Symbol" w:hAnsi="Symbol"/>
      </w:rPr>
    </w:lvl>
    <w:lvl w:ilvl="2" w:tplc="21B09DF0">
      <w:start w:val="1"/>
      <w:numFmt w:val="bullet"/>
      <w:lvlText w:val=""/>
      <w:lvlJc w:val="left"/>
      <w:pPr>
        <w:ind w:left="1080" w:hanging="360"/>
      </w:pPr>
      <w:rPr>
        <w:rFonts w:ascii="Symbol" w:hAnsi="Symbol"/>
      </w:rPr>
    </w:lvl>
    <w:lvl w:ilvl="3" w:tplc="A4140CD8">
      <w:start w:val="1"/>
      <w:numFmt w:val="bullet"/>
      <w:lvlText w:val=""/>
      <w:lvlJc w:val="left"/>
      <w:pPr>
        <w:ind w:left="1080" w:hanging="360"/>
      </w:pPr>
      <w:rPr>
        <w:rFonts w:ascii="Symbol" w:hAnsi="Symbol"/>
      </w:rPr>
    </w:lvl>
    <w:lvl w:ilvl="4" w:tplc="2E889DDC">
      <w:start w:val="1"/>
      <w:numFmt w:val="bullet"/>
      <w:lvlText w:val=""/>
      <w:lvlJc w:val="left"/>
      <w:pPr>
        <w:ind w:left="1080" w:hanging="360"/>
      </w:pPr>
      <w:rPr>
        <w:rFonts w:ascii="Symbol" w:hAnsi="Symbol"/>
      </w:rPr>
    </w:lvl>
    <w:lvl w:ilvl="5" w:tplc="75444F6E">
      <w:start w:val="1"/>
      <w:numFmt w:val="bullet"/>
      <w:lvlText w:val=""/>
      <w:lvlJc w:val="left"/>
      <w:pPr>
        <w:ind w:left="1080" w:hanging="360"/>
      </w:pPr>
      <w:rPr>
        <w:rFonts w:ascii="Symbol" w:hAnsi="Symbol"/>
      </w:rPr>
    </w:lvl>
    <w:lvl w:ilvl="6" w:tplc="AA423878">
      <w:start w:val="1"/>
      <w:numFmt w:val="bullet"/>
      <w:lvlText w:val=""/>
      <w:lvlJc w:val="left"/>
      <w:pPr>
        <w:ind w:left="1080" w:hanging="360"/>
      </w:pPr>
      <w:rPr>
        <w:rFonts w:ascii="Symbol" w:hAnsi="Symbol"/>
      </w:rPr>
    </w:lvl>
    <w:lvl w:ilvl="7" w:tplc="C4AED6B4">
      <w:start w:val="1"/>
      <w:numFmt w:val="bullet"/>
      <w:lvlText w:val=""/>
      <w:lvlJc w:val="left"/>
      <w:pPr>
        <w:ind w:left="1080" w:hanging="360"/>
      </w:pPr>
      <w:rPr>
        <w:rFonts w:ascii="Symbol" w:hAnsi="Symbol"/>
      </w:rPr>
    </w:lvl>
    <w:lvl w:ilvl="8" w:tplc="5DACEC02">
      <w:start w:val="1"/>
      <w:numFmt w:val="bullet"/>
      <w:lvlText w:val=""/>
      <w:lvlJc w:val="left"/>
      <w:pPr>
        <w:ind w:left="1080" w:hanging="360"/>
      </w:pPr>
      <w:rPr>
        <w:rFonts w:ascii="Symbol" w:hAnsi="Symbol"/>
      </w:rPr>
    </w:lvl>
  </w:abstractNum>
  <w:abstractNum w:abstractNumId="6" w15:restartNumberingAfterBreak="0">
    <w:nsid w:val="11AA53FF"/>
    <w:multiLevelType w:val="multilevel"/>
    <w:tmpl w:val="2B68B3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DD76EB"/>
    <w:multiLevelType w:val="multilevel"/>
    <w:tmpl w:val="D2ACAC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8B679B"/>
    <w:multiLevelType w:val="multilevel"/>
    <w:tmpl w:val="09905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301012"/>
    <w:multiLevelType w:val="hybridMultilevel"/>
    <w:tmpl w:val="746E3CBC"/>
    <w:lvl w:ilvl="0" w:tplc="819810DA">
      <w:start w:val="1"/>
      <w:numFmt w:val="decimal"/>
      <w:lvlText w:val="%1."/>
      <w:lvlJc w:val="left"/>
      <w:pPr>
        <w:ind w:left="1020" w:hanging="360"/>
      </w:pPr>
    </w:lvl>
    <w:lvl w:ilvl="1" w:tplc="F5568496">
      <w:start w:val="1"/>
      <w:numFmt w:val="decimal"/>
      <w:lvlText w:val="%2."/>
      <w:lvlJc w:val="left"/>
      <w:pPr>
        <w:ind w:left="1020" w:hanging="360"/>
      </w:pPr>
    </w:lvl>
    <w:lvl w:ilvl="2" w:tplc="E9FC2446">
      <w:start w:val="1"/>
      <w:numFmt w:val="decimal"/>
      <w:lvlText w:val="%3."/>
      <w:lvlJc w:val="left"/>
      <w:pPr>
        <w:ind w:left="1020" w:hanging="360"/>
      </w:pPr>
    </w:lvl>
    <w:lvl w:ilvl="3" w:tplc="DFCE793E">
      <w:start w:val="1"/>
      <w:numFmt w:val="decimal"/>
      <w:lvlText w:val="%4."/>
      <w:lvlJc w:val="left"/>
      <w:pPr>
        <w:ind w:left="1020" w:hanging="360"/>
      </w:pPr>
    </w:lvl>
    <w:lvl w:ilvl="4" w:tplc="D602A472">
      <w:start w:val="1"/>
      <w:numFmt w:val="decimal"/>
      <w:lvlText w:val="%5."/>
      <w:lvlJc w:val="left"/>
      <w:pPr>
        <w:ind w:left="1020" w:hanging="360"/>
      </w:pPr>
    </w:lvl>
    <w:lvl w:ilvl="5" w:tplc="1A687736">
      <w:start w:val="1"/>
      <w:numFmt w:val="decimal"/>
      <w:lvlText w:val="%6."/>
      <w:lvlJc w:val="left"/>
      <w:pPr>
        <w:ind w:left="1020" w:hanging="360"/>
      </w:pPr>
    </w:lvl>
    <w:lvl w:ilvl="6" w:tplc="EA2E783C">
      <w:start w:val="1"/>
      <w:numFmt w:val="decimal"/>
      <w:lvlText w:val="%7."/>
      <w:lvlJc w:val="left"/>
      <w:pPr>
        <w:ind w:left="1020" w:hanging="360"/>
      </w:pPr>
    </w:lvl>
    <w:lvl w:ilvl="7" w:tplc="19BECED2">
      <w:start w:val="1"/>
      <w:numFmt w:val="decimal"/>
      <w:lvlText w:val="%8."/>
      <w:lvlJc w:val="left"/>
      <w:pPr>
        <w:ind w:left="1020" w:hanging="360"/>
      </w:pPr>
    </w:lvl>
    <w:lvl w:ilvl="8" w:tplc="FBAA5EC0">
      <w:start w:val="1"/>
      <w:numFmt w:val="decimal"/>
      <w:lvlText w:val="%9."/>
      <w:lvlJc w:val="left"/>
      <w:pPr>
        <w:ind w:left="1020" w:hanging="360"/>
      </w:pPr>
    </w:lvl>
  </w:abstractNum>
  <w:abstractNum w:abstractNumId="10" w15:restartNumberingAfterBreak="0">
    <w:nsid w:val="16BF62BA"/>
    <w:multiLevelType w:val="hybridMultilevel"/>
    <w:tmpl w:val="6AF47966"/>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1" w15:restartNumberingAfterBreak="0">
    <w:nsid w:val="174D169F"/>
    <w:multiLevelType w:val="hybridMultilevel"/>
    <w:tmpl w:val="3B5A7856"/>
    <w:lvl w:ilvl="0" w:tplc="04090001">
      <w:start w:val="1"/>
      <w:numFmt w:val="bullet"/>
      <w:lvlText w:val=""/>
      <w:lvlJc w:val="left"/>
      <w:pPr>
        <w:ind w:left="720" w:hanging="36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2" w15:restartNumberingAfterBreak="0">
    <w:nsid w:val="1797280C"/>
    <w:multiLevelType w:val="multilevel"/>
    <w:tmpl w:val="3058F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E33D93"/>
    <w:multiLevelType w:val="multilevel"/>
    <w:tmpl w:val="D0DE5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AA60DE"/>
    <w:multiLevelType w:val="hybridMultilevel"/>
    <w:tmpl w:val="F148F872"/>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15" w15:restartNumberingAfterBreak="0">
    <w:nsid w:val="1D1563E0"/>
    <w:multiLevelType w:val="multilevel"/>
    <w:tmpl w:val="B21C9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3C3407"/>
    <w:multiLevelType w:val="hybridMultilevel"/>
    <w:tmpl w:val="8CD2B4EE"/>
    <w:lvl w:ilvl="0" w:tplc="F202C748">
      <w:start w:val="1"/>
      <w:numFmt w:val="decimal"/>
      <w:lvlText w:val="(%1)"/>
      <w:lvlJc w:val="left"/>
      <w:pPr>
        <w:ind w:left="440" w:hanging="440"/>
      </w:pPr>
      <w:rPr>
        <w:rFonts w:hint="default"/>
      </w:rPr>
    </w:lvl>
    <w:lvl w:ilvl="1" w:tplc="FFFFFFFF" w:tentative="1">
      <w:start w:val="1"/>
      <w:numFmt w:val="aiueoFullWidth"/>
      <w:lvlText w:val="(%2)"/>
      <w:lvlJc w:val="left"/>
      <w:pPr>
        <w:ind w:left="880" w:hanging="440"/>
      </w:pPr>
    </w:lvl>
    <w:lvl w:ilvl="2" w:tplc="FFFFFFFF" w:tentative="1">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17" w15:restartNumberingAfterBreak="0">
    <w:nsid w:val="239F555F"/>
    <w:multiLevelType w:val="multilevel"/>
    <w:tmpl w:val="D1B0FBAC"/>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247F55BA"/>
    <w:multiLevelType w:val="hybridMultilevel"/>
    <w:tmpl w:val="22E06376"/>
    <w:lvl w:ilvl="0" w:tplc="3940CFAC">
      <w:start w:val="1"/>
      <w:numFmt w:val="decimal"/>
      <w:lvlText w:val="%1."/>
      <w:lvlJc w:val="left"/>
      <w:pPr>
        <w:ind w:left="720" w:hanging="360"/>
      </w:pPr>
    </w:lvl>
    <w:lvl w:ilvl="1" w:tplc="98405868">
      <w:start w:val="1"/>
      <w:numFmt w:val="decimal"/>
      <w:lvlText w:val="%2."/>
      <w:lvlJc w:val="left"/>
      <w:pPr>
        <w:ind w:left="720" w:hanging="360"/>
      </w:pPr>
    </w:lvl>
    <w:lvl w:ilvl="2" w:tplc="20BAC666">
      <w:start w:val="1"/>
      <w:numFmt w:val="decimal"/>
      <w:lvlText w:val="%3."/>
      <w:lvlJc w:val="left"/>
      <w:pPr>
        <w:ind w:left="720" w:hanging="360"/>
      </w:pPr>
    </w:lvl>
    <w:lvl w:ilvl="3" w:tplc="B0E848F4">
      <w:start w:val="1"/>
      <w:numFmt w:val="decimal"/>
      <w:lvlText w:val="%4."/>
      <w:lvlJc w:val="left"/>
      <w:pPr>
        <w:ind w:left="720" w:hanging="360"/>
      </w:pPr>
    </w:lvl>
    <w:lvl w:ilvl="4" w:tplc="2A820DCC">
      <w:start w:val="1"/>
      <w:numFmt w:val="decimal"/>
      <w:lvlText w:val="%5."/>
      <w:lvlJc w:val="left"/>
      <w:pPr>
        <w:ind w:left="720" w:hanging="360"/>
      </w:pPr>
    </w:lvl>
    <w:lvl w:ilvl="5" w:tplc="D0166B92">
      <w:start w:val="1"/>
      <w:numFmt w:val="decimal"/>
      <w:lvlText w:val="%6."/>
      <w:lvlJc w:val="left"/>
      <w:pPr>
        <w:ind w:left="720" w:hanging="360"/>
      </w:pPr>
    </w:lvl>
    <w:lvl w:ilvl="6" w:tplc="225A3686">
      <w:start w:val="1"/>
      <w:numFmt w:val="decimal"/>
      <w:lvlText w:val="%7."/>
      <w:lvlJc w:val="left"/>
      <w:pPr>
        <w:ind w:left="720" w:hanging="360"/>
      </w:pPr>
    </w:lvl>
    <w:lvl w:ilvl="7" w:tplc="1A021876">
      <w:start w:val="1"/>
      <w:numFmt w:val="decimal"/>
      <w:lvlText w:val="%8."/>
      <w:lvlJc w:val="left"/>
      <w:pPr>
        <w:ind w:left="720" w:hanging="360"/>
      </w:pPr>
    </w:lvl>
    <w:lvl w:ilvl="8" w:tplc="BEB475E0">
      <w:start w:val="1"/>
      <w:numFmt w:val="decimal"/>
      <w:lvlText w:val="%9."/>
      <w:lvlJc w:val="left"/>
      <w:pPr>
        <w:ind w:left="720" w:hanging="360"/>
      </w:pPr>
    </w:lvl>
  </w:abstractNum>
  <w:abstractNum w:abstractNumId="19" w15:restartNumberingAfterBreak="0">
    <w:nsid w:val="24A74ED5"/>
    <w:multiLevelType w:val="multilevel"/>
    <w:tmpl w:val="28386B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BB4D6C"/>
    <w:multiLevelType w:val="hybridMultilevel"/>
    <w:tmpl w:val="A8A41110"/>
    <w:lvl w:ilvl="0" w:tplc="048245D6">
      <w:start w:val="1"/>
      <w:numFmt w:val="bullet"/>
      <w:lvlText w:val="-"/>
      <w:lvlJc w:val="left"/>
      <w:pPr>
        <w:ind w:left="360" w:hanging="360"/>
      </w:pPr>
      <w:rPr>
        <w:rFonts w:ascii="ＭＳ 明朝" w:eastAsia="ＭＳ 明朝" w:hAnsi="ＭＳ 明朝" w:cstheme="minorBidi" w:hint="eastAsia"/>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1" w15:restartNumberingAfterBreak="0">
    <w:nsid w:val="2CD51377"/>
    <w:multiLevelType w:val="multilevel"/>
    <w:tmpl w:val="EFB6BEF6"/>
    <w:lvl w:ilvl="0">
      <w:start w:val="5"/>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2F59213B"/>
    <w:multiLevelType w:val="hybridMultilevel"/>
    <w:tmpl w:val="1CBEFC12"/>
    <w:lvl w:ilvl="0" w:tplc="6F7E9290">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3" w15:restartNumberingAfterBreak="0">
    <w:nsid w:val="32C55B82"/>
    <w:multiLevelType w:val="multilevel"/>
    <w:tmpl w:val="9F228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49D216C"/>
    <w:multiLevelType w:val="hybridMultilevel"/>
    <w:tmpl w:val="4F422C8E"/>
    <w:lvl w:ilvl="0" w:tplc="59DA968E">
      <w:start w:val="3"/>
      <w:numFmt w:val="bullet"/>
      <w:lvlText w:val="-"/>
      <w:lvlJc w:val="left"/>
      <w:pPr>
        <w:ind w:left="360" w:hanging="360"/>
      </w:pPr>
      <w:rPr>
        <w:rFonts w:ascii="ＭＳ 明朝" w:eastAsia="ＭＳ 明朝" w:hAnsi="ＭＳ 明朝" w:cstheme="minorBidi" w:hint="eastAsia"/>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5" w15:restartNumberingAfterBreak="0">
    <w:nsid w:val="37673B78"/>
    <w:multiLevelType w:val="hybridMultilevel"/>
    <w:tmpl w:val="966417E4"/>
    <w:lvl w:ilvl="0" w:tplc="F1D63D86">
      <w:start w:val="3"/>
      <w:numFmt w:val="bullet"/>
      <w:lvlText w:val="-"/>
      <w:lvlJc w:val="left"/>
      <w:pPr>
        <w:ind w:left="570" w:hanging="360"/>
      </w:pPr>
      <w:rPr>
        <w:rFonts w:ascii="ＭＳ 明朝" w:eastAsia="ＭＳ 明朝" w:hAnsi="ＭＳ 明朝" w:cstheme="minorBidi" w:hint="eastAsia"/>
      </w:rPr>
    </w:lvl>
    <w:lvl w:ilvl="1" w:tplc="0409000B" w:tentative="1">
      <w:start w:val="1"/>
      <w:numFmt w:val="bullet"/>
      <w:lvlText w:val=""/>
      <w:lvlJc w:val="left"/>
      <w:pPr>
        <w:ind w:left="1090" w:hanging="440"/>
      </w:pPr>
      <w:rPr>
        <w:rFonts w:ascii="Wingdings" w:hAnsi="Wingdings" w:hint="default"/>
      </w:rPr>
    </w:lvl>
    <w:lvl w:ilvl="2" w:tplc="0409000D" w:tentative="1">
      <w:start w:val="1"/>
      <w:numFmt w:val="bullet"/>
      <w:lvlText w:val=""/>
      <w:lvlJc w:val="left"/>
      <w:pPr>
        <w:ind w:left="1530" w:hanging="440"/>
      </w:pPr>
      <w:rPr>
        <w:rFonts w:ascii="Wingdings" w:hAnsi="Wingdings" w:hint="default"/>
      </w:rPr>
    </w:lvl>
    <w:lvl w:ilvl="3" w:tplc="04090001" w:tentative="1">
      <w:start w:val="1"/>
      <w:numFmt w:val="bullet"/>
      <w:lvlText w:val=""/>
      <w:lvlJc w:val="left"/>
      <w:pPr>
        <w:ind w:left="1970" w:hanging="440"/>
      </w:pPr>
      <w:rPr>
        <w:rFonts w:ascii="Wingdings" w:hAnsi="Wingdings" w:hint="default"/>
      </w:rPr>
    </w:lvl>
    <w:lvl w:ilvl="4" w:tplc="0409000B" w:tentative="1">
      <w:start w:val="1"/>
      <w:numFmt w:val="bullet"/>
      <w:lvlText w:val=""/>
      <w:lvlJc w:val="left"/>
      <w:pPr>
        <w:ind w:left="2410" w:hanging="440"/>
      </w:pPr>
      <w:rPr>
        <w:rFonts w:ascii="Wingdings" w:hAnsi="Wingdings" w:hint="default"/>
      </w:rPr>
    </w:lvl>
    <w:lvl w:ilvl="5" w:tplc="0409000D" w:tentative="1">
      <w:start w:val="1"/>
      <w:numFmt w:val="bullet"/>
      <w:lvlText w:val=""/>
      <w:lvlJc w:val="left"/>
      <w:pPr>
        <w:ind w:left="2850" w:hanging="440"/>
      </w:pPr>
      <w:rPr>
        <w:rFonts w:ascii="Wingdings" w:hAnsi="Wingdings" w:hint="default"/>
      </w:rPr>
    </w:lvl>
    <w:lvl w:ilvl="6" w:tplc="04090001" w:tentative="1">
      <w:start w:val="1"/>
      <w:numFmt w:val="bullet"/>
      <w:lvlText w:val=""/>
      <w:lvlJc w:val="left"/>
      <w:pPr>
        <w:ind w:left="3290" w:hanging="440"/>
      </w:pPr>
      <w:rPr>
        <w:rFonts w:ascii="Wingdings" w:hAnsi="Wingdings" w:hint="default"/>
      </w:rPr>
    </w:lvl>
    <w:lvl w:ilvl="7" w:tplc="0409000B" w:tentative="1">
      <w:start w:val="1"/>
      <w:numFmt w:val="bullet"/>
      <w:lvlText w:val=""/>
      <w:lvlJc w:val="left"/>
      <w:pPr>
        <w:ind w:left="3730" w:hanging="440"/>
      </w:pPr>
      <w:rPr>
        <w:rFonts w:ascii="Wingdings" w:hAnsi="Wingdings" w:hint="default"/>
      </w:rPr>
    </w:lvl>
    <w:lvl w:ilvl="8" w:tplc="0409000D" w:tentative="1">
      <w:start w:val="1"/>
      <w:numFmt w:val="bullet"/>
      <w:lvlText w:val=""/>
      <w:lvlJc w:val="left"/>
      <w:pPr>
        <w:ind w:left="4170" w:hanging="440"/>
      </w:pPr>
      <w:rPr>
        <w:rFonts w:ascii="Wingdings" w:hAnsi="Wingdings" w:hint="default"/>
      </w:rPr>
    </w:lvl>
  </w:abstractNum>
  <w:abstractNum w:abstractNumId="26" w15:restartNumberingAfterBreak="0">
    <w:nsid w:val="3BAE4681"/>
    <w:multiLevelType w:val="hybridMultilevel"/>
    <w:tmpl w:val="299468E8"/>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7" w15:restartNumberingAfterBreak="0">
    <w:nsid w:val="3E05006D"/>
    <w:multiLevelType w:val="multilevel"/>
    <w:tmpl w:val="28386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E8F3C08"/>
    <w:multiLevelType w:val="multilevel"/>
    <w:tmpl w:val="F9CA599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decimalFullWidth"/>
      <w:lvlText w:val="（%3）"/>
      <w:lvlJc w:val="left"/>
      <w:pPr>
        <w:ind w:left="2160" w:hanging="720"/>
      </w:pPr>
      <w:rPr>
        <w:rFonts w:hint="eastAsia"/>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9" w15:restartNumberingAfterBreak="0">
    <w:nsid w:val="420E5927"/>
    <w:multiLevelType w:val="hybridMultilevel"/>
    <w:tmpl w:val="FB4C1C7A"/>
    <w:lvl w:ilvl="0" w:tplc="04090001">
      <w:start w:val="1"/>
      <w:numFmt w:val="bullet"/>
      <w:lvlText w:val=""/>
      <w:lvlJc w:val="left"/>
      <w:pPr>
        <w:ind w:left="440" w:hanging="440"/>
      </w:pPr>
      <w:rPr>
        <w:rFonts w:ascii="Wingdings" w:hAnsi="Wingding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30" w15:restartNumberingAfterBreak="0">
    <w:nsid w:val="42DD58BB"/>
    <w:multiLevelType w:val="hybridMultilevel"/>
    <w:tmpl w:val="6EA29CC2"/>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31" w15:restartNumberingAfterBreak="0">
    <w:nsid w:val="49EA69E0"/>
    <w:multiLevelType w:val="hybridMultilevel"/>
    <w:tmpl w:val="2A5EB1BA"/>
    <w:lvl w:ilvl="0" w:tplc="04090001">
      <w:start w:val="1"/>
      <w:numFmt w:val="bullet"/>
      <w:lvlText w:val=""/>
      <w:lvlJc w:val="left"/>
      <w:pPr>
        <w:ind w:left="800" w:hanging="440"/>
      </w:pPr>
      <w:rPr>
        <w:rFonts w:ascii="Wingdings" w:hAnsi="Wingdings" w:hint="default"/>
      </w:rPr>
    </w:lvl>
    <w:lvl w:ilvl="1" w:tplc="0409000B" w:tentative="1">
      <w:start w:val="1"/>
      <w:numFmt w:val="bullet"/>
      <w:lvlText w:val=""/>
      <w:lvlJc w:val="left"/>
      <w:pPr>
        <w:ind w:left="1240" w:hanging="440"/>
      </w:pPr>
      <w:rPr>
        <w:rFonts w:ascii="Wingdings" w:hAnsi="Wingdings" w:hint="default"/>
      </w:rPr>
    </w:lvl>
    <w:lvl w:ilvl="2" w:tplc="0409000D"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B" w:tentative="1">
      <w:start w:val="1"/>
      <w:numFmt w:val="bullet"/>
      <w:lvlText w:val=""/>
      <w:lvlJc w:val="left"/>
      <w:pPr>
        <w:ind w:left="2560" w:hanging="440"/>
      </w:pPr>
      <w:rPr>
        <w:rFonts w:ascii="Wingdings" w:hAnsi="Wingdings" w:hint="default"/>
      </w:rPr>
    </w:lvl>
    <w:lvl w:ilvl="5" w:tplc="0409000D"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B" w:tentative="1">
      <w:start w:val="1"/>
      <w:numFmt w:val="bullet"/>
      <w:lvlText w:val=""/>
      <w:lvlJc w:val="left"/>
      <w:pPr>
        <w:ind w:left="3880" w:hanging="440"/>
      </w:pPr>
      <w:rPr>
        <w:rFonts w:ascii="Wingdings" w:hAnsi="Wingdings" w:hint="default"/>
      </w:rPr>
    </w:lvl>
    <w:lvl w:ilvl="8" w:tplc="0409000D" w:tentative="1">
      <w:start w:val="1"/>
      <w:numFmt w:val="bullet"/>
      <w:lvlText w:val=""/>
      <w:lvlJc w:val="left"/>
      <w:pPr>
        <w:ind w:left="4320" w:hanging="440"/>
      </w:pPr>
      <w:rPr>
        <w:rFonts w:ascii="Wingdings" w:hAnsi="Wingdings" w:hint="default"/>
      </w:rPr>
    </w:lvl>
  </w:abstractNum>
  <w:abstractNum w:abstractNumId="32" w15:restartNumberingAfterBreak="0">
    <w:nsid w:val="4B8563C7"/>
    <w:multiLevelType w:val="hybridMultilevel"/>
    <w:tmpl w:val="3086F1D8"/>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33" w15:restartNumberingAfterBreak="0">
    <w:nsid w:val="4B860EEE"/>
    <w:multiLevelType w:val="hybridMultilevel"/>
    <w:tmpl w:val="ED72EB76"/>
    <w:lvl w:ilvl="0" w:tplc="6F7E9290">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4" w15:restartNumberingAfterBreak="0">
    <w:nsid w:val="4F931219"/>
    <w:multiLevelType w:val="hybridMultilevel"/>
    <w:tmpl w:val="E5AC74D8"/>
    <w:lvl w:ilvl="0" w:tplc="C89EC930">
      <w:start w:val="3"/>
      <w:numFmt w:val="bullet"/>
      <w:lvlText w:val="-"/>
      <w:lvlJc w:val="left"/>
      <w:pPr>
        <w:ind w:left="720" w:hanging="360"/>
      </w:pPr>
      <w:rPr>
        <w:rFonts w:ascii="ＭＳ 明朝" w:eastAsia="ＭＳ 明朝" w:hAnsi="ＭＳ 明朝" w:cstheme="minorBidi" w:hint="eastAsia"/>
      </w:rPr>
    </w:lvl>
    <w:lvl w:ilvl="1" w:tplc="0409000B" w:tentative="1">
      <w:start w:val="1"/>
      <w:numFmt w:val="bullet"/>
      <w:lvlText w:val=""/>
      <w:lvlJc w:val="left"/>
      <w:pPr>
        <w:ind w:left="1240" w:hanging="440"/>
      </w:pPr>
      <w:rPr>
        <w:rFonts w:ascii="Wingdings" w:hAnsi="Wingdings" w:hint="default"/>
      </w:rPr>
    </w:lvl>
    <w:lvl w:ilvl="2" w:tplc="0409000D"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B" w:tentative="1">
      <w:start w:val="1"/>
      <w:numFmt w:val="bullet"/>
      <w:lvlText w:val=""/>
      <w:lvlJc w:val="left"/>
      <w:pPr>
        <w:ind w:left="2560" w:hanging="440"/>
      </w:pPr>
      <w:rPr>
        <w:rFonts w:ascii="Wingdings" w:hAnsi="Wingdings" w:hint="default"/>
      </w:rPr>
    </w:lvl>
    <w:lvl w:ilvl="5" w:tplc="0409000D"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B" w:tentative="1">
      <w:start w:val="1"/>
      <w:numFmt w:val="bullet"/>
      <w:lvlText w:val=""/>
      <w:lvlJc w:val="left"/>
      <w:pPr>
        <w:ind w:left="3880" w:hanging="440"/>
      </w:pPr>
      <w:rPr>
        <w:rFonts w:ascii="Wingdings" w:hAnsi="Wingdings" w:hint="default"/>
      </w:rPr>
    </w:lvl>
    <w:lvl w:ilvl="8" w:tplc="0409000D" w:tentative="1">
      <w:start w:val="1"/>
      <w:numFmt w:val="bullet"/>
      <w:lvlText w:val=""/>
      <w:lvlJc w:val="left"/>
      <w:pPr>
        <w:ind w:left="4320" w:hanging="440"/>
      </w:pPr>
      <w:rPr>
        <w:rFonts w:ascii="Wingdings" w:hAnsi="Wingdings" w:hint="default"/>
      </w:rPr>
    </w:lvl>
  </w:abstractNum>
  <w:abstractNum w:abstractNumId="35" w15:restartNumberingAfterBreak="0">
    <w:nsid w:val="512362F8"/>
    <w:multiLevelType w:val="hybridMultilevel"/>
    <w:tmpl w:val="95BCE3C2"/>
    <w:lvl w:ilvl="0" w:tplc="DAD01B32">
      <w:start w:val="1"/>
      <w:numFmt w:val="decimalFullWidth"/>
      <w:lvlText w:val="%1．"/>
      <w:lvlJc w:val="left"/>
      <w:pPr>
        <w:ind w:left="420" w:hanging="42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6" w15:restartNumberingAfterBreak="0">
    <w:nsid w:val="51AC7AB0"/>
    <w:multiLevelType w:val="hybridMultilevel"/>
    <w:tmpl w:val="0D0AAA9C"/>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37" w15:restartNumberingAfterBreak="0">
    <w:nsid w:val="54DC4319"/>
    <w:multiLevelType w:val="hybridMultilevel"/>
    <w:tmpl w:val="BA562B24"/>
    <w:lvl w:ilvl="0" w:tplc="F202C748">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8" w15:restartNumberingAfterBreak="0">
    <w:nsid w:val="550015A3"/>
    <w:multiLevelType w:val="hybridMultilevel"/>
    <w:tmpl w:val="4DA87CE0"/>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39" w15:restartNumberingAfterBreak="0">
    <w:nsid w:val="57D301D3"/>
    <w:multiLevelType w:val="hybridMultilevel"/>
    <w:tmpl w:val="5FD62B3C"/>
    <w:lvl w:ilvl="0" w:tplc="FAC2B226">
      <w:start w:val="1"/>
      <w:numFmt w:val="decimal"/>
      <w:lvlText w:val="%1."/>
      <w:lvlJc w:val="left"/>
      <w:pPr>
        <w:ind w:left="720" w:hanging="360"/>
      </w:pPr>
    </w:lvl>
    <w:lvl w:ilvl="1" w:tplc="D8DE5ACE">
      <w:start w:val="1"/>
      <w:numFmt w:val="decimal"/>
      <w:lvlText w:val="%2."/>
      <w:lvlJc w:val="left"/>
      <w:pPr>
        <w:ind w:left="720" w:hanging="360"/>
      </w:pPr>
    </w:lvl>
    <w:lvl w:ilvl="2" w:tplc="F1A26990">
      <w:start w:val="1"/>
      <w:numFmt w:val="decimal"/>
      <w:lvlText w:val="%3."/>
      <w:lvlJc w:val="left"/>
      <w:pPr>
        <w:ind w:left="720" w:hanging="360"/>
      </w:pPr>
    </w:lvl>
    <w:lvl w:ilvl="3" w:tplc="3446E112">
      <w:start w:val="1"/>
      <w:numFmt w:val="decimal"/>
      <w:lvlText w:val="%4."/>
      <w:lvlJc w:val="left"/>
      <w:pPr>
        <w:ind w:left="720" w:hanging="360"/>
      </w:pPr>
    </w:lvl>
    <w:lvl w:ilvl="4" w:tplc="1B76CA7A">
      <w:start w:val="1"/>
      <w:numFmt w:val="decimal"/>
      <w:lvlText w:val="%5."/>
      <w:lvlJc w:val="left"/>
      <w:pPr>
        <w:ind w:left="720" w:hanging="360"/>
      </w:pPr>
    </w:lvl>
    <w:lvl w:ilvl="5" w:tplc="5CCECB84">
      <w:start w:val="1"/>
      <w:numFmt w:val="decimal"/>
      <w:lvlText w:val="%6."/>
      <w:lvlJc w:val="left"/>
      <w:pPr>
        <w:ind w:left="720" w:hanging="360"/>
      </w:pPr>
    </w:lvl>
    <w:lvl w:ilvl="6" w:tplc="4270332C">
      <w:start w:val="1"/>
      <w:numFmt w:val="decimal"/>
      <w:lvlText w:val="%7."/>
      <w:lvlJc w:val="left"/>
      <w:pPr>
        <w:ind w:left="720" w:hanging="360"/>
      </w:pPr>
    </w:lvl>
    <w:lvl w:ilvl="7" w:tplc="7BF00C4C">
      <w:start w:val="1"/>
      <w:numFmt w:val="decimal"/>
      <w:lvlText w:val="%8."/>
      <w:lvlJc w:val="left"/>
      <w:pPr>
        <w:ind w:left="720" w:hanging="360"/>
      </w:pPr>
    </w:lvl>
    <w:lvl w:ilvl="8" w:tplc="44F8415A">
      <w:start w:val="1"/>
      <w:numFmt w:val="decimal"/>
      <w:lvlText w:val="%9."/>
      <w:lvlJc w:val="left"/>
      <w:pPr>
        <w:ind w:left="720" w:hanging="360"/>
      </w:pPr>
    </w:lvl>
  </w:abstractNum>
  <w:abstractNum w:abstractNumId="40" w15:restartNumberingAfterBreak="0">
    <w:nsid w:val="58FD36B0"/>
    <w:multiLevelType w:val="multilevel"/>
    <w:tmpl w:val="28386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AA76F84"/>
    <w:multiLevelType w:val="multilevel"/>
    <w:tmpl w:val="23BAF1E4"/>
    <w:lvl w:ilvl="0">
      <w:start w:val="1"/>
      <w:numFmt w:val="decimal"/>
      <w:lvlText w:val="%1."/>
      <w:lvlJc w:val="left"/>
      <w:pPr>
        <w:ind w:left="360" w:hanging="360"/>
      </w:pPr>
      <w:rPr>
        <w:rFonts w:hint="default"/>
      </w:rPr>
    </w:lvl>
    <w:lvl w:ilvl="1">
      <w:start w:val="1"/>
      <w:numFmt w:val="decimal"/>
      <w:isLgl/>
      <w:lvlText w:val="%1.%2"/>
      <w:lvlJc w:val="left"/>
      <w:pPr>
        <w:ind w:left="390" w:hanging="39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42" w15:restartNumberingAfterBreak="0">
    <w:nsid w:val="5B3B33F1"/>
    <w:multiLevelType w:val="multilevel"/>
    <w:tmpl w:val="E60609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BC30E24"/>
    <w:multiLevelType w:val="multilevel"/>
    <w:tmpl w:val="23BAF1E4"/>
    <w:lvl w:ilvl="0">
      <w:start w:val="1"/>
      <w:numFmt w:val="decimal"/>
      <w:lvlText w:val="%1."/>
      <w:lvlJc w:val="left"/>
      <w:pPr>
        <w:ind w:left="360" w:hanging="360"/>
      </w:pPr>
      <w:rPr>
        <w:rFonts w:hint="default"/>
      </w:rPr>
    </w:lvl>
    <w:lvl w:ilvl="1">
      <w:start w:val="1"/>
      <w:numFmt w:val="decimal"/>
      <w:isLgl/>
      <w:lvlText w:val="%1.%2"/>
      <w:lvlJc w:val="left"/>
      <w:pPr>
        <w:ind w:left="390" w:hanging="39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44" w15:restartNumberingAfterBreak="0">
    <w:nsid w:val="65483DBB"/>
    <w:multiLevelType w:val="multilevel"/>
    <w:tmpl w:val="28386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6767FB6"/>
    <w:multiLevelType w:val="multilevel"/>
    <w:tmpl w:val="3FA04C0A"/>
    <w:lvl w:ilvl="0">
      <w:start w:val="1"/>
      <w:numFmt w:val="bullet"/>
      <w:lvlText w:val=""/>
      <w:lvlJc w:val="left"/>
      <w:pPr>
        <w:tabs>
          <w:tab w:val="num" w:pos="360"/>
        </w:tabs>
        <w:ind w:left="360" w:hanging="360"/>
      </w:pPr>
      <w:rPr>
        <w:rFonts w:ascii="Wingdings" w:hAnsi="Wingdings" w:hint="default"/>
      </w:rPr>
    </w:lvl>
    <w:lvl w:ilvl="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6" w15:restartNumberingAfterBreak="0">
    <w:nsid w:val="68D21086"/>
    <w:multiLevelType w:val="hybridMultilevel"/>
    <w:tmpl w:val="47D62A82"/>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47" w15:restartNumberingAfterBreak="0">
    <w:nsid w:val="6C0E1151"/>
    <w:multiLevelType w:val="multilevel"/>
    <w:tmpl w:val="03CE3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1952AF3"/>
    <w:multiLevelType w:val="multilevel"/>
    <w:tmpl w:val="DD7C87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38B6640"/>
    <w:multiLevelType w:val="hybridMultilevel"/>
    <w:tmpl w:val="85685B82"/>
    <w:lvl w:ilvl="0" w:tplc="2A345F68">
      <w:start w:val="3"/>
      <w:numFmt w:val="bullet"/>
      <w:lvlText w:val="-"/>
      <w:lvlJc w:val="left"/>
      <w:pPr>
        <w:ind w:left="930" w:hanging="360"/>
      </w:pPr>
      <w:rPr>
        <w:rFonts w:ascii="ＭＳ 明朝" w:eastAsia="ＭＳ 明朝" w:hAnsi="ＭＳ 明朝" w:cstheme="minorBidi" w:hint="eastAsia"/>
      </w:rPr>
    </w:lvl>
    <w:lvl w:ilvl="1" w:tplc="0409000B" w:tentative="1">
      <w:start w:val="1"/>
      <w:numFmt w:val="bullet"/>
      <w:lvlText w:val=""/>
      <w:lvlJc w:val="left"/>
      <w:pPr>
        <w:ind w:left="1450" w:hanging="440"/>
      </w:pPr>
      <w:rPr>
        <w:rFonts w:ascii="Wingdings" w:hAnsi="Wingdings" w:hint="default"/>
      </w:rPr>
    </w:lvl>
    <w:lvl w:ilvl="2" w:tplc="0409000D" w:tentative="1">
      <w:start w:val="1"/>
      <w:numFmt w:val="bullet"/>
      <w:lvlText w:val=""/>
      <w:lvlJc w:val="left"/>
      <w:pPr>
        <w:ind w:left="1890" w:hanging="440"/>
      </w:pPr>
      <w:rPr>
        <w:rFonts w:ascii="Wingdings" w:hAnsi="Wingdings" w:hint="default"/>
      </w:rPr>
    </w:lvl>
    <w:lvl w:ilvl="3" w:tplc="04090001" w:tentative="1">
      <w:start w:val="1"/>
      <w:numFmt w:val="bullet"/>
      <w:lvlText w:val=""/>
      <w:lvlJc w:val="left"/>
      <w:pPr>
        <w:ind w:left="2330" w:hanging="440"/>
      </w:pPr>
      <w:rPr>
        <w:rFonts w:ascii="Wingdings" w:hAnsi="Wingdings" w:hint="default"/>
      </w:rPr>
    </w:lvl>
    <w:lvl w:ilvl="4" w:tplc="0409000B" w:tentative="1">
      <w:start w:val="1"/>
      <w:numFmt w:val="bullet"/>
      <w:lvlText w:val=""/>
      <w:lvlJc w:val="left"/>
      <w:pPr>
        <w:ind w:left="2770" w:hanging="440"/>
      </w:pPr>
      <w:rPr>
        <w:rFonts w:ascii="Wingdings" w:hAnsi="Wingdings" w:hint="default"/>
      </w:rPr>
    </w:lvl>
    <w:lvl w:ilvl="5" w:tplc="0409000D" w:tentative="1">
      <w:start w:val="1"/>
      <w:numFmt w:val="bullet"/>
      <w:lvlText w:val=""/>
      <w:lvlJc w:val="left"/>
      <w:pPr>
        <w:ind w:left="3210" w:hanging="440"/>
      </w:pPr>
      <w:rPr>
        <w:rFonts w:ascii="Wingdings" w:hAnsi="Wingdings" w:hint="default"/>
      </w:rPr>
    </w:lvl>
    <w:lvl w:ilvl="6" w:tplc="04090001" w:tentative="1">
      <w:start w:val="1"/>
      <w:numFmt w:val="bullet"/>
      <w:lvlText w:val=""/>
      <w:lvlJc w:val="left"/>
      <w:pPr>
        <w:ind w:left="3650" w:hanging="440"/>
      </w:pPr>
      <w:rPr>
        <w:rFonts w:ascii="Wingdings" w:hAnsi="Wingdings" w:hint="default"/>
      </w:rPr>
    </w:lvl>
    <w:lvl w:ilvl="7" w:tplc="0409000B" w:tentative="1">
      <w:start w:val="1"/>
      <w:numFmt w:val="bullet"/>
      <w:lvlText w:val=""/>
      <w:lvlJc w:val="left"/>
      <w:pPr>
        <w:ind w:left="4090" w:hanging="440"/>
      </w:pPr>
      <w:rPr>
        <w:rFonts w:ascii="Wingdings" w:hAnsi="Wingdings" w:hint="default"/>
      </w:rPr>
    </w:lvl>
    <w:lvl w:ilvl="8" w:tplc="0409000D" w:tentative="1">
      <w:start w:val="1"/>
      <w:numFmt w:val="bullet"/>
      <w:lvlText w:val=""/>
      <w:lvlJc w:val="left"/>
      <w:pPr>
        <w:ind w:left="4530" w:hanging="440"/>
      </w:pPr>
      <w:rPr>
        <w:rFonts w:ascii="Wingdings" w:hAnsi="Wingdings" w:hint="default"/>
      </w:rPr>
    </w:lvl>
  </w:abstractNum>
  <w:abstractNum w:abstractNumId="50" w15:restartNumberingAfterBreak="0">
    <w:nsid w:val="75725C74"/>
    <w:multiLevelType w:val="multilevel"/>
    <w:tmpl w:val="1CB6B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92719D8"/>
    <w:multiLevelType w:val="multilevel"/>
    <w:tmpl w:val="47505D84"/>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2" w15:restartNumberingAfterBreak="0">
    <w:nsid w:val="7AA27EA9"/>
    <w:multiLevelType w:val="multilevel"/>
    <w:tmpl w:val="78CEE7C0"/>
    <w:lvl w:ilvl="0">
      <w:start w:val="1"/>
      <w:numFmt w:val="decimal"/>
      <w:lvlText w:val="%1."/>
      <w:lvlJc w:val="left"/>
      <w:pPr>
        <w:ind w:left="360" w:hanging="360"/>
      </w:pPr>
      <w:rPr>
        <w:rFonts w:hint="default"/>
      </w:rPr>
    </w:lvl>
    <w:lvl w:ilvl="1">
      <w:start w:val="1"/>
      <w:numFmt w:val="decimal"/>
      <w:isLgl/>
      <w:lvlText w:val="%1.%2"/>
      <w:lvlJc w:val="left"/>
      <w:pPr>
        <w:ind w:left="390" w:hanging="39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53" w15:restartNumberingAfterBreak="0">
    <w:nsid w:val="7AFB4070"/>
    <w:multiLevelType w:val="hybridMultilevel"/>
    <w:tmpl w:val="80D4D440"/>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54" w15:restartNumberingAfterBreak="0">
    <w:nsid w:val="7B177094"/>
    <w:multiLevelType w:val="multilevel"/>
    <w:tmpl w:val="6E3446FC"/>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5" w15:restartNumberingAfterBreak="0">
    <w:nsid w:val="7C2A32E5"/>
    <w:multiLevelType w:val="multilevel"/>
    <w:tmpl w:val="8B640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F3B4BD4"/>
    <w:multiLevelType w:val="multilevel"/>
    <w:tmpl w:val="7660A1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F3C6355"/>
    <w:multiLevelType w:val="hybridMultilevel"/>
    <w:tmpl w:val="11BEFA78"/>
    <w:lvl w:ilvl="0" w:tplc="762037C8">
      <w:start w:val="1"/>
      <w:numFmt w:val="decimal"/>
      <w:lvlText w:val="%1."/>
      <w:lvlJc w:val="left"/>
      <w:pPr>
        <w:ind w:left="720" w:hanging="360"/>
      </w:pPr>
    </w:lvl>
    <w:lvl w:ilvl="1" w:tplc="74DA3D52">
      <w:start w:val="1"/>
      <w:numFmt w:val="decimal"/>
      <w:lvlText w:val="%2."/>
      <w:lvlJc w:val="left"/>
      <w:pPr>
        <w:ind w:left="720" w:hanging="360"/>
      </w:pPr>
    </w:lvl>
    <w:lvl w:ilvl="2" w:tplc="05C24C50">
      <w:start w:val="1"/>
      <w:numFmt w:val="decimal"/>
      <w:lvlText w:val="%3."/>
      <w:lvlJc w:val="left"/>
      <w:pPr>
        <w:ind w:left="720" w:hanging="360"/>
      </w:pPr>
    </w:lvl>
    <w:lvl w:ilvl="3" w:tplc="F0EE6FAA">
      <w:start w:val="1"/>
      <w:numFmt w:val="decimal"/>
      <w:lvlText w:val="%4."/>
      <w:lvlJc w:val="left"/>
      <w:pPr>
        <w:ind w:left="720" w:hanging="360"/>
      </w:pPr>
    </w:lvl>
    <w:lvl w:ilvl="4" w:tplc="245AFBFC">
      <w:start w:val="1"/>
      <w:numFmt w:val="decimal"/>
      <w:lvlText w:val="%5."/>
      <w:lvlJc w:val="left"/>
      <w:pPr>
        <w:ind w:left="720" w:hanging="360"/>
      </w:pPr>
    </w:lvl>
    <w:lvl w:ilvl="5" w:tplc="A16C512C">
      <w:start w:val="1"/>
      <w:numFmt w:val="decimal"/>
      <w:lvlText w:val="%6."/>
      <w:lvlJc w:val="left"/>
      <w:pPr>
        <w:ind w:left="720" w:hanging="360"/>
      </w:pPr>
    </w:lvl>
    <w:lvl w:ilvl="6" w:tplc="97C4E9B0">
      <w:start w:val="1"/>
      <w:numFmt w:val="decimal"/>
      <w:lvlText w:val="%7."/>
      <w:lvlJc w:val="left"/>
      <w:pPr>
        <w:ind w:left="720" w:hanging="360"/>
      </w:pPr>
    </w:lvl>
    <w:lvl w:ilvl="7" w:tplc="C3309F44">
      <w:start w:val="1"/>
      <w:numFmt w:val="decimal"/>
      <w:lvlText w:val="%8."/>
      <w:lvlJc w:val="left"/>
      <w:pPr>
        <w:ind w:left="720" w:hanging="360"/>
      </w:pPr>
    </w:lvl>
    <w:lvl w:ilvl="8" w:tplc="5B10F44E">
      <w:start w:val="1"/>
      <w:numFmt w:val="decimal"/>
      <w:lvlText w:val="%9."/>
      <w:lvlJc w:val="left"/>
      <w:pPr>
        <w:ind w:left="720" w:hanging="360"/>
      </w:pPr>
    </w:lvl>
  </w:abstractNum>
  <w:num w:numId="1" w16cid:durableId="1892887173">
    <w:abstractNumId w:val="35"/>
  </w:num>
  <w:num w:numId="2" w16cid:durableId="1554195086">
    <w:abstractNumId w:val="17"/>
  </w:num>
  <w:num w:numId="3" w16cid:durableId="1207065991">
    <w:abstractNumId w:val="5"/>
  </w:num>
  <w:num w:numId="4" w16cid:durableId="1248923792">
    <w:abstractNumId w:val="56"/>
  </w:num>
  <w:num w:numId="5" w16cid:durableId="645552123">
    <w:abstractNumId w:val="6"/>
  </w:num>
  <w:num w:numId="6" w16cid:durableId="1991669947">
    <w:abstractNumId w:val="7"/>
  </w:num>
  <w:num w:numId="7" w16cid:durableId="84885071">
    <w:abstractNumId w:val="43"/>
  </w:num>
  <w:num w:numId="8" w16cid:durableId="511651134">
    <w:abstractNumId w:val="38"/>
  </w:num>
  <w:num w:numId="9" w16cid:durableId="1551385246">
    <w:abstractNumId w:val="48"/>
  </w:num>
  <w:num w:numId="10" w16cid:durableId="1347446117">
    <w:abstractNumId w:val="45"/>
  </w:num>
  <w:num w:numId="11" w16cid:durableId="2060476968">
    <w:abstractNumId w:val="51"/>
  </w:num>
  <w:num w:numId="12" w16cid:durableId="1735927017">
    <w:abstractNumId w:val="30"/>
  </w:num>
  <w:num w:numId="13" w16cid:durableId="294256718">
    <w:abstractNumId w:val="36"/>
  </w:num>
  <w:num w:numId="14" w16cid:durableId="2083792904">
    <w:abstractNumId w:val="37"/>
  </w:num>
  <w:num w:numId="15" w16cid:durableId="1656839767">
    <w:abstractNumId w:val="20"/>
  </w:num>
  <w:num w:numId="16" w16cid:durableId="605190195">
    <w:abstractNumId w:val="50"/>
  </w:num>
  <w:num w:numId="17" w16cid:durableId="1906262543">
    <w:abstractNumId w:val="13"/>
  </w:num>
  <w:num w:numId="18" w16cid:durableId="873687021">
    <w:abstractNumId w:val="2"/>
  </w:num>
  <w:num w:numId="19" w16cid:durableId="924918422">
    <w:abstractNumId w:val="23"/>
  </w:num>
  <w:num w:numId="20" w16cid:durableId="1424569827">
    <w:abstractNumId w:val="12"/>
  </w:num>
  <w:num w:numId="21" w16cid:durableId="102236406">
    <w:abstractNumId w:val="55"/>
  </w:num>
  <w:num w:numId="22" w16cid:durableId="898707292">
    <w:abstractNumId w:val="8"/>
  </w:num>
  <w:num w:numId="23" w16cid:durableId="218247608">
    <w:abstractNumId w:val="3"/>
  </w:num>
  <w:num w:numId="24" w16cid:durableId="360403394">
    <w:abstractNumId w:val="15"/>
  </w:num>
  <w:num w:numId="25" w16cid:durableId="741024504">
    <w:abstractNumId w:val="27"/>
  </w:num>
  <w:num w:numId="26" w16cid:durableId="89468487">
    <w:abstractNumId w:val="28"/>
  </w:num>
  <w:num w:numId="27" w16cid:durableId="658004788">
    <w:abstractNumId w:val="19"/>
  </w:num>
  <w:num w:numId="28" w16cid:durableId="1380744846">
    <w:abstractNumId w:val="40"/>
  </w:num>
  <w:num w:numId="29" w16cid:durableId="855538765">
    <w:abstractNumId w:val="44"/>
  </w:num>
  <w:num w:numId="30" w16cid:durableId="574778216">
    <w:abstractNumId w:val="1"/>
  </w:num>
  <w:num w:numId="31" w16cid:durableId="1374816883">
    <w:abstractNumId w:val="18"/>
  </w:num>
  <w:num w:numId="32" w16cid:durableId="744305984">
    <w:abstractNumId w:val="9"/>
  </w:num>
  <w:num w:numId="33" w16cid:durableId="1598901737">
    <w:abstractNumId w:val="0"/>
  </w:num>
  <w:num w:numId="34" w16cid:durableId="1924755639">
    <w:abstractNumId w:val="57"/>
  </w:num>
  <w:num w:numId="35" w16cid:durableId="1312564218">
    <w:abstractNumId w:val="39"/>
  </w:num>
  <w:num w:numId="36" w16cid:durableId="1074350908">
    <w:abstractNumId w:val="54"/>
  </w:num>
  <w:num w:numId="37" w16cid:durableId="1672416856">
    <w:abstractNumId w:val="4"/>
  </w:num>
  <w:num w:numId="38" w16cid:durableId="159318137">
    <w:abstractNumId w:val="42"/>
  </w:num>
  <w:num w:numId="39" w16cid:durableId="1194463779">
    <w:abstractNumId w:val="21"/>
  </w:num>
  <w:num w:numId="40" w16cid:durableId="1044599054">
    <w:abstractNumId w:val="31"/>
  </w:num>
  <w:num w:numId="41" w16cid:durableId="925303341">
    <w:abstractNumId w:val="14"/>
  </w:num>
  <w:num w:numId="42" w16cid:durableId="982153032">
    <w:abstractNumId w:val="46"/>
  </w:num>
  <w:num w:numId="43" w16cid:durableId="1065446549">
    <w:abstractNumId w:val="26"/>
  </w:num>
  <w:num w:numId="44" w16cid:durableId="1270115744">
    <w:abstractNumId w:val="47"/>
  </w:num>
  <w:num w:numId="45" w16cid:durableId="62483667">
    <w:abstractNumId w:val="22"/>
  </w:num>
  <w:num w:numId="46" w16cid:durableId="1317299705">
    <w:abstractNumId w:val="33"/>
  </w:num>
  <w:num w:numId="47" w16cid:durableId="322439004">
    <w:abstractNumId w:val="49"/>
  </w:num>
  <w:num w:numId="48" w16cid:durableId="1069619669">
    <w:abstractNumId w:val="24"/>
  </w:num>
  <w:num w:numId="49" w16cid:durableId="2011324622">
    <w:abstractNumId w:val="25"/>
  </w:num>
  <w:num w:numId="50" w16cid:durableId="2126345055">
    <w:abstractNumId w:val="34"/>
  </w:num>
  <w:num w:numId="51" w16cid:durableId="2050835223">
    <w:abstractNumId w:val="11"/>
  </w:num>
  <w:num w:numId="52" w16cid:durableId="185604686">
    <w:abstractNumId w:val="32"/>
  </w:num>
  <w:num w:numId="53" w16cid:durableId="2096126684">
    <w:abstractNumId w:val="29"/>
  </w:num>
  <w:num w:numId="54" w16cid:durableId="611589488">
    <w:abstractNumId w:val="10"/>
  </w:num>
  <w:num w:numId="55" w16cid:durableId="115100166">
    <w:abstractNumId w:val="53"/>
  </w:num>
  <w:num w:numId="56" w16cid:durableId="775978060">
    <w:abstractNumId w:val="16"/>
  </w:num>
  <w:num w:numId="57" w16cid:durableId="555556424">
    <w:abstractNumId w:val="41"/>
  </w:num>
  <w:num w:numId="58" w16cid:durableId="2072147920">
    <w:abstractNumId w:val="5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sato YOSHIKAWA">
    <w15:presenceInfo w15:providerId="Windows Live" w15:userId="accbfb7289cc65fb"/>
  </w15:person>
  <w15:person w15:author="柊 矢沢">
    <w15:presenceInfo w15:providerId="Windows Live" w15:userId="08f31ff36ec1290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bordersDoNotSurroundHeader/>
  <w:bordersDoNotSurroundFooter/>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7AEE"/>
    <w:rsid w:val="00001559"/>
    <w:rsid w:val="00003181"/>
    <w:rsid w:val="00007672"/>
    <w:rsid w:val="00007C01"/>
    <w:rsid w:val="00012051"/>
    <w:rsid w:val="0001307C"/>
    <w:rsid w:val="000154BD"/>
    <w:rsid w:val="00017DF6"/>
    <w:rsid w:val="000210D7"/>
    <w:rsid w:val="00021497"/>
    <w:rsid w:val="00021BED"/>
    <w:rsid w:val="000225DA"/>
    <w:rsid w:val="00023266"/>
    <w:rsid w:val="00024CB3"/>
    <w:rsid w:val="00025855"/>
    <w:rsid w:val="0002659D"/>
    <w:rsid w:val="00026EF6"/>
    <w:rsid w:val="000275AF"/>
    <w:rsid w:val="00030B0B"/>
    <w:rsid w:val="00030E91"/>
    <w:rsid w:val="0003173E"/>
    <w:rsid w:val="00031D75"/>
    <w:rsid w:val="00032EEA"/>
    <w:rsid w:val="000333AE"/>
    <w:rsid w:val="000418FD"/>
    <w:rsid w:val="00041A69"/>
    <w:rsid w:val="00041E72"/>
    <w:rsid w:val="00042854"/>
    <w:rsid w:val="00042E41"/>
    <w:rsid w:val="00044559"/>
    <w:rsid w:val="00052ABB"/>
    <w:rsid w:val="0005380C"/>
    <w:rsid w:val="0005539C"/>
    <w:rsid w:val="00060121"/>
    <w:rsid w:val="00060CEC"/>
    <w:rsid w:val="00060EDB"/>
    <w:rsid w:val="00062309"/>
    <w:rsid w:val="00063359"/>
    <w:rsid w:val="00063DE3"/>
    <w:rsid w:val="00064F25"/>
    <w:rsid w:val="000701E1"/>
    <w:rsid w:val="000716D7"/>
    <w:rsid w:val="00072674"/>
    <w:rsid w:val="00073CE6"/>
    <w:rsid w:val="000764FF"/>
    <w:rsid w:val="000811E2"/>
    <w:rsid w:val="00081742"/>
    <w:rsid w:val="00081B92"/>
    <w:rsid w:val="00084C8A"/>
    <w:rsid w:val="00084EC7"/>
    <w:rsid w:val="000852DC"/>
    <w:rsid w:val="00087D33"/>
    <w:rsid w:val="00087D88"/>
    <w:rsid w:val="00090371"/>
    <w:rsid w:val="000903DB"/>
    <w:rsid w:val="00091307"/>
    <w:rsid w:val="0009227B"/>
    <w:rsid w:val="000941D2"/>
    <w:rsid w:val="000943AD"/>
    <w:rsid w:val="00094C91"/>
    <w:rsid w:val="00094FD1"/>
    <w:rsid w:val="000953C4"/>
    <w:rsid w:val="000A119C"/>
    <w:rsid w:val="000A2626"/>
    <w:rsid w:val="000A41C8"/>
    <w:rsid w:val="000A445B"/>
    <w:rsid w:val="000A55B6"/>
    <w:rsid w:val="000A6E91"/>
    <w:rsid w:val="000B0D24"/>
    <w:rsid w:val="000B2760"/>
    <w:rsid w:val="000B4466"/>
    <w:rsid w:val="000B4EF8"/>
    <w:rsid w:val="000C0852"/>
    <w:rsid w:val="000C0B54"/>
    <w:rsid w:val="000C0C63"/>
    <w:rsid w:val="000C199C"/>
    <w:rsid w:val="000C26C6"/>
    <w:rsid w:val="000C321E"/>
    <w:rsid w:val="000C4DF9"/>
    <w:rsid w:val="000C5693"/>
    <w:rsid w:val="000C6AC7"/>
    <w:rsid w:val="000D2E05"/>
    <w:rsid w:val="000D37FB"/>
    <w:rsid w:val="000D4210"/>
    <w:rsid w:val="000D442F"/>
    <w:rsid w:val="000D5768"/>
    <w:rsid w:val="000D5C94"/>
    <w:rsid w:val="000D7748"/>
    <w:rsid w:val="000E0BE8"/>
    <w:rsid w:val="000E153A"/>
    <w:rsid w:val="000E6B56"/>
    <w:rsid w:val="000E6DF3"/>
    <w:rsid w:val="000E7C0E"/>
    <w:rsid w:val="000E7C81"/>
    <w:rsid w:val="000F0CFB"/>
    <w:rsid w:val="000F0DC6"/>
    <w:rsid w:val="000F17DE"/>
    <w:rsid w:val="000F2E74"/>
    <w:rsid w:val="000F2F36"/>
    <w:rsid w:val="000F3456"/>
    <w:rsid w:val="000F51E8"/>
    <w:rsid w:val="000F531A"/>
    <w:rsid w:val="000F62F9"/>
    <w:rsid w:val="001014F6"/>
    <w:rsid w:val="00101D1A"/>
    <w:rsid w:val="00101E99"/>
    <w:rsid w:val="00102A14"/>
    <w:rsid w:val="00103B90"/>
    <w:rsid w:val="00104C39"/>
    <w:rsid w:val="001058AC"/>
    <w:rsid w:val="00110490"/>
    <w:rsid w:val="00110D76"/>
    <w:rsid w:val="00112DF6"/>
    <w:rsid w:val="001133E3"/>
    <w:rsid w:val="0011401B"/>
    <w:rsid w:val="00114096"/>
    <w:rsid w:val="001149AA"/>
    <w:rsid w:val="001159E1"/>
    <w:rsid w:val="00116F70"/>
    <w:rsid w:val="001178A0"/>
    <w:rsid w:val="00117ED9"/>
    <w:rsid w:val="0012022F"/>
    <w:rsid w:val="001206DE"/>
    <w:rsid w:val="00121598"/>
    <w:rsid w:val="001239B4"/>
    <w:rsid w:val="001251B4"/>
    <w:rsid w:val="001277D7"/>
    <w:rsid w:val="00131255"/>
    <w:rsid w:val="00131D8D"/>
    <w:rsid w:val="00132CE4"/>
    <w:rsid w:val="00132D55"/>
    <w:rsid w:val="0013375D"/>
    <w:rsid w:val="00133CD3"/>
    <w:rsid w:val="0013574C"/>
    <w:rsid w:val="00141262"/>
    <w:rsid w:val="00143980"/>
    <w:rsid w:val="00143C0F"/>
    <w:rsid w:val="00145ABD"/>
    <w:rsid w:val="00147906"/>
    <w:rsid w:val="00147F3F"/>
    <w:rsid w:val="001606AA"/>
    <w:rsid w:val="001607C0"/>
    <w:rsid w:val="001636D7"/>
    <w:rsid w:val="0016589D"/>
    <w:rsid w:val="00167A33"/>
    <w:rsid w:val="00170504"/>
    <w:rsid w:val="00171C39"/>
    <w:rsid w:val="00173186"/>
    <w:rsid w:val="001748B8"/>
    <w:rsid w:val="0017753C"/>
    <w:rsid w:val="001805F5"/>
    <w:rsid w:val="00180B5E"/>
    <w:rsid w:val="00180BE6"/>
    <w:rsid w:val="00182C78"/>
    <w:rsid w:val="00185834"/>
    <w:rsid w:val="00186E5A"/>
    <w:rsid w:val="00190F63"/>
    <w:rsid w:val="001929C2"/>
    <w:rsid w:val="00193209"/>
    <w:rsid w:val="00193A57"/>
    <w:rsid w:val="00193A75"/>
    <w:rsid w:val="00193DEB"/>
    <w:rsid w:val="001967F4"/>
    <w:rsid w:val="00196F7D"/>
    <w:rsid w:val="001A1EB7"/>
    <w:rsid w:val="001A2B58"/>
    <w:rsid w:val="001A3302"/>
    <w:rsid w:val="001A3336"/>
    <w:rsid w:val="001B0D4E"/>
    <w:rsid w:val="001B2FB0"/>
    <w:rsid w:val="001B2FE2"/>
    <w:rsid w:val="001B3639"/>
    <w:rsid w:val="001B3F02"/>
    <w:rsid w:val="001B477F"/>
    <w:rsid w:val="001B48DE"/>
    <w:rsid w:val="001B523A"/>
    <w:rsid w:val="001B6EDF"/>
    <w:rsid w:val="001B7B06"/>
    <w:rsid w:val="001C056E"/>
    <w:rsid w:val="001C1043"/>
    <w:rsid w:val="001C10F8"/>
    <w:rsid w:val="001C44AE"/>
    <w:rsid w:val="001C5910"/>
    <w:rsid w:val="001C7965"/>
    <w:rsid w:val="001D113A"/>
    <w:rsid w:val="001D13EF"/>
    <w:rsid w:val="001D159A"/>
    <w:rsid w:val="001D2946"/>
    <w:rsid w:val="001D3B19"/>
    <w:rsid w:val="001D3D72"/>
    <w:rsid w:val="001D610B"/>
    <w:rsid w:val="001D6471"/>
    <w:rsid w:val="001D6A17"/>
    <w:rsid w:val="001D6DEB"/>
    <w:rsid w:val="001E152A"/>
    <w:rsid w:val="001E180D"/>
    <w:rsid w:val="001E1A27"/>
    <w:rsid w:val="001E3695"/>
    <w:rsid w:val="001F0686"/>
    <w:rsid w:val="001F4EB5"/>
    <w:rsid w:val="001F5089"/>
    <w:rsid w:val="001F69C6"/>
    <w:rsid w:val="001F75E0"/>
    <w:rsid w:val="001F78FF"/>
    <w:rsid w:val="001F7A62"/>
    <w:rsid w:val="0020194D"/>
    <w:rsid w:val="00202997"/>
    <w:rsid w:val="00203FF4"/>
    <w:rsid w:val="00207AEE"/>
    <w:rsid w:val="00210442"/>
    <w:rsid w:val="00213F00"/>
    <w:rsid w:val="002157A4"/>
    <w:rsid w:val="00215BC3"/>
    <w:rsid w:val="00216705"/>
    <w:rsid w:val="00216B2D"/>
    <w:rsid w:val="00216EFE"/>
    <w:rsid w:val="00221399"/>
    <w:rsid w:val="002219A0"/>
    <w:rsid w:val="0022380C"/>
    <w:rsid w:val="00223914"/>
    <w:rsid w:val="00225CDD"/>
    <w:rsid w:val="00226985"/>
    <w:rsid w:val="0023088C"/>
    <w:rsid w:val="00231D7D"/>
    <w:rsid w:val="00232B0E"/>
    <w:rsid w:val="002334B3"/>
    <w:rsid w:val="0023465B"/>
    <w:rsid w:val="00235789"/>
    <w:rsid w:val="00236272"/>
    <w:rsid w:val="00240F3C"/>
    <w:rsid w:val="0024241F"/>
    <w:rsid w:val="002432C7"/>
    <w:rsid w:val="002440E3"/>
    <w:rsid w:val="00244337"/>
    <w:rsid w:val="0024454B"/>
    <w:rsid w:val="002450F6"/>
    <w:rsid w:val="0024563E"/>
    <w:rsid w:val="00247518"/>
    <w:rsid w:val="00247FBB"/>
    <w:rsid w:val="00250050"/>
    <w:rsid w:val="00250354"/>
    <w:rsid w:val="00251984"/>
    <w:rsid w:val="002528A0"/>
    <w:rsid w:val="00255C1B"/>
    <w:rsid w:val="0025680E"/>
    <w:rsid w:val="0026368A"/>
    <w:rsid w:val="00264B1D"/>
    <w:rsid w:val="002657F9"/>
    <w:rsid w:val="0026633F"/>
    <w:rsid w:val="00267654"/>
    <w:rsid w:val="002707D7"/>
    <w:rsid w:val="00271349"/>
    <w:rsid w:val="0027377C"/>
    <w:rsid w:val="00274819"/>
    <w:rsid w:val="00274B85"/>
    <w:rsid w:val="00275B50"/>
    <w:rsid w:val="00275E8F"/>
    <w:rsid w:val="0027708F"/>
    <w:rsid w:val="002800D4"/>
    <w:rsid w:val="00280BBB"/>
    <w:rsid w:val="002812D7"/>
    <w:rsid w:val="002825D9"/>
    <w:rsid w:val="00282D92"/>
    <w:rsid w:val="0028384C"/>
    <w:rsid w:val="002843DD"/>
    <w:rsid w:val="002864B0"/>
    <w:rsid w:val="0028716C"/>
    <w:rsid w:val="0028789D"/>
    <w:rsid w:val="00291173"/>
    <w:rsid w:val="002921DA"/>
    <w:rsid w:val="00292CA8"/>
    <w:rsid w:val="00295CD9"/>
    <w:rsid w:val="00297EE1"/>
    <w:rsid w:val="002A14A1"/>
    <w:rsid w:val="002A63A4"/>
    <w:rsid w:val="002A6C9D"/>
    <w:rsid w:val="002A7819"/>
    <w:rsid w:val="002B022D"/>
    <w:rsid w:val="002B04F5"/>
    <w:rsid w:val="002B158B"/>
    <w:rsid w:val="002B2797"/>
    <w:rsid w:val="002B38BA"/>
    <w:rsid w:val="002B3C18"/>
    <w:rsid w:val="002B5C5F"/>
    <w:rsid w:val="002B6EB8"/>
    <w:rsid w:val="002B7511"/>
    <w:rsid w:val="002C2489"/>
    <w:rsid w:val="002C30B4"/>
    <w:rsid w:val="002C4B40"/>
    <w:rsid w:val="002C64CE"/>
    <w:rsid w:val="002D13B4"/>
    <w:rsid w:val="002D2012"/>
    <w:rsid w:val="002D3C93"/>
    <w:rsid w:val="002D6424"/>
    <w:rsid w:val="002E1173"/>
    <w:rsid w:val="002E11E5"/>
    <w:rsid w:val="002E432B"/>
    <w:rsid w:val="002E4570"/>
    <w:rsid w:val="002E48DA"/>
    <w:rsid w:val="002E4B79"/>
    <w:rsid w:val="002E550E"/>
    <w:rsid w:val="002F2AF0"/>
    <w:rsid w:val="002F2EE7"/>
    <w:rsid w:val="002F3D16"/>
    <w:rsid w:val="002F5C36"/>
    <w:rsid w:val="002F713E"/>
    <w:rsid w:val="00300A82"/>
    <w:rsid w:val="00301AB1"/>
    <w:rsid w:val="00301F53"/>
    <w:rsid w:val="00303290"/>
    <w:rsid w:val="00304DD0"/>
    <w:rsid w:val="0030524F"/>
    <w:rsid w:val="00311263"/>
    <w:rsid w:val="00311327"/>
    <w:rsid w:val="003124EA"/>
    <w:rsid w:val="003135FE"/>
    <w:rsid w:val="0031388D"/>
    <w:rsid w:val="00314BB4"/>
    <w:rsid w:val="0031517B"/>
    <w:rsid w:val="003166A8"/>
    <w:rsid w:val="00316EE1"/>
    <w:rsid w:val="00320B3D"/>
    <w:rsid w:val="00320EF2"/>
    <w:rsid w:val="003220B1"/>
    <w:rsid w:val="00322958"/>
    <w:rsid w:val="00323B5B"/>
    <w:rsid w:val="00324DE2"/>
    <w:rsid w:val="00327158"/>
    <w:rsid w:val="00327917"/>
    <w:rsid w:val="00332070"/>
    <w:rsid w:val="00332CA4"/>
    <w:rsid w:val="00332F56"/>
    <w:rsid w:val="003331A7"/>
    <w:rsid w:val="00333246"/>
    <w:rsid w:val="00334D98"/>
    <w:rsid w:val="0033504F"/>
    <w:rsid w:val="00335A59"/>
    <w:rsid w:val="00336D36"/>
    <w:rsid w:val="003372E9"/>
    <w:rsid w:val="00340DAD"/>
    <w:rsid w:val="00344890"/>
    <w:rsid w:val="00345186"/>
    <w:rsid w:val="003467D4"/>
    <w:rsid w:val="00347187"/>
    <w:rsid w:val="0034725B"/>
    <w:rsid w:val="003478CE"/>
    <w:rsid w:val="00347B56"/>
    <w:rsid w:val="003505FE"/>
    <w:rsid w:val="00352E0D"/>
    <w:rsid w:val="00353C08"/>
    <w:rsid w:val="00353E1F"/>
    <w:rsid w:val="0035677A"/>
    <w:rsid w:val="003612FD"/>
    <w:rsid w:val="0036166A"/>
    <w:rsid w:val="0036189D"/>
    <w:rsid w:val="00361A03"/>
    <w:rsid w:val="00361BF3"/>
    <w:rsid w:val="00362C9C"/>
    <w:rsid w:val="00362E1F"/>
    <w:rsid w:val="00363C24"/>
    <w:rsid w:val="003641E1"/>
    <w:rsid w:val="00364A54"/>
    <w:rsid w:val="00365273"/>
    <w:rsid w:val="003652F7"/>
    <w:rsid w:val="003672E8"/>
    <w:rsid w:val="00367A05"/>
    <w:rsid w:val="00367A0E"/>
    <w:rsid w:val="003714DB"/>
    <w:rsid w:val="00371603"/>
    <w:rsid w:val="00371860"/>
    <w:rsid w:val="00372B5A"/>
    <w:rsid w:val="00373292"/>
    <w:rsid w:val="003735CC"/>
    <w:rsid w:val="00373F47"/>
    <w:rsid w:val="003755C7"/>
    <w:rsid w:val="00375A6C"/>
    <w:rsid w:val="00376238"/>
    <w:rsid w:val="00376A0A"/>
    <w:rsid w:val="00376D8E"/>
    <w:rsid w:val="00377622"/>
    <w:rsid w:val="0037784F"/>
    <w:rsid w:val="00380175"/>
    <w:rsid w:val="003801D1"/>
    <w:rsid w:val="00380EB5"/>
    <w:rsid w:val="00383902"/>
    <w:rsid w:val="00384414"/>
    <w:rsid w:val="00384DE0"/>
    <w:rsid w:val="00384F53"/>
    <w:rsid w:val="00386792"/>
    <w:rsid w:val="00387CF7"/>
    <w:rsid w:val="0039079B"/>
    <w:rsid w:val="0039213F"/>
    <w:rsid w:val="003926AD"/>
    <w:rsid w:val="00392E05"/>
    <w:rsid w:val="003937E3"/>
    <w:rsid w:val="003947EC"/>
    <w:rsid w:val="00394931"/>
    <w:rsid w:val="00394BE8"/>
    <w:rsid w:val="00396DA8"/>
    <w:rsid w:val="00396DC1"/>
    <w:rsid w:val="0039781A"/>
    <w:rsid w:val="00397866"/>
    <w:rsid w:val="003A07EC"/>
    <w:rsid w:val="003A10E4"/>
    <w:rsid w:val="003A1561"/>
    <w:rsid w:val="003A15AD"/>
    <w:rsid w:val="003A2122"/>
    <w:rsid w:val="003A2A69"/>
    <w:rsid w:val="003A2B42"/>
    <w:rsid w:val="003A30F8"/>
    <w:rsid w:val="003A475D"/>
    <w:rsid w:val="003B01B3"/>
    <w:rsid w:val="003B0540"/>
    <w:rsid w:val="003B16DE"/>
    <w:rsid w:val="003B18B5"/>
    <w:rsid w:val="003B29AF"/>
    <w:rsid w:val="003B2B1E"/>
    <w:rsid w:val="003C13EA"/>
    <w:rsid w:val="003C2060"/>
    <w:rsid w:val="003C23E8"/>
    <w:rsid w:val="003C2ECF"/>
    <w:rsid w:val="003C3154"/>
    <w:rsid w:val="003C3288"/>
    <w:rsid w:val="003C4BA3"/>
    <w:rsid w:val="003C6DA8"/>
    <w:rsid w:val="003C7660"/>
    <w:rsid w:val="003D0FD7"/>
    <w:rsid w:val="003D46C6"/>
    <w:rsid w:val="003D4755"/>
    <w:rsid w:val="003D5621"/>
    <w:rsid w:val="003D5941"/>
    <w:rsid w:val="003D6364"/>
    <w:rsid w:val="003D64FC"/>
    <w:rsid w:val="003D6676"/>
    <w:rsid w:val="003D6788"/>
    <w:rsid w:val="003E5150"/>
    <w:rsid w:val="003E6E78"/>
    <w:rsid w:val="003E7B07"/>
    <w:rsid w:val="003F0198"/>
    <w:rsid w:val="003F0D0F"/>
    <w:rsid w:val="003F2997"/>
    <w:rsid w:val="003F3A9B"/>
    <w:rsid w:val="003F45FB"/>
    <w:rsid w:val="003F4C07"/>
    <w:rsid w:val="003F6149"/>
    <w:rsid w:val="003F67AE"/>
    <w:rsid w:val="003F73A9"/>
    <w:rsid w:val="003F750B"/>
    <w:rsid w:val="003F7FED"/>
    <w:rsid w:val="00400D9F"/>
    <w:rsid w:val="004013EB"/>
    <w:rsid w:val="00401ABC"/>
    <w:rsid w:val="00403F1A"/>
    <w:rsid w:val="004047F6"/>
    <w:rsid w:val="00404C34"/>
    <w:rsid w:val="00407040"/>
    <w:rsid w:val="0040742F"/>
    <w:rsid w:val="0041088D"/>
    <w:rsid w:val="004115AD"/>
    <w:rsid w:val="0041163F"/>
    <w:rsid w:val="00412A0C"/>
    <w:rsid w:val="00413410"/>
    <w:rsid w:val="00413493"/>
    <w:rsid w:val="0041356D"/>
    <w:rsid w:val="00415392"/>
    <w:rsid w:val="004161E6"/>
    <w:rsid w:val="00417210"/>
    <w:rsid w:val="004200A2"/>
    <w:rsid w:val="0042026C"/>
    <w:rsid w:val="0042091A"/>
    <w:rsid w:val="00420E3B"/>
    <w:rsid w:val="0042104B"/>
    <w:rsid w:val="00421283"/>
    <w:rsid w:val="004213DB"/>
    <w:rsid w:val="00421705"/>
    <w:rsid w:val="004231AA"/>
    <w:rsid w:val="00423D45"/>
    <w:rsid w:val="00425B18"/>
    <w:rsid w:val="00427738"/>
    <w:rsid w:val="004301ED"/>
    <w:rsid w:val="004304F1"/>
    <w:rsid w:val="0043320E"/>
    <w:rsid w:val="00433936"/>
    <w:rsid w:val="00434E3F"/>
    <w:rsid w:val="00434E63"/>
    <w:rsid w:val="004354C0"/>
    <w:rsid w:val="00435509"/>
    <w:rsid w:val="00435D1D"/>
    <w:rsid w:val="00437B0C"/>
    <w:rsid w:val="00437CDB"/>
    <w:rsid w:val="004414C7"/>
    <w:rsid w:val="004414E6"/>
    <w:rsid w:val="00443175"/>
    <w:rsid w:val="004439D5"/>
    <w:rsid w:val="00443A88"/>
    <w:rsid w:val="00443FD3"/>
    <w:rsid w:val="0044462C"/>
    <w:rsid w:val="00444935"/>
    <w:rsid w:val="0044645F"/>
    <w:rsid w:val="004503EA"/>
    <w:rsid w:val="00450F0D"/>
    <w:rsid w:val="00451B15"/>
    <w:rsid w:val="00453391"/>
    <w:rsid w:val="00453524"/>
    <w:rsid w:val="00455CED"/>
    <w:rsid w:val="00456B7A"/>
    <w:rsid w:val="00456FF3"/>
    <w:rsid w:val="004608DD"/>
    <w:rsid w:val="00460BCE"/>
    <w:rsid w:val="00460D08"/>
    <w:rsid w:val="00465D20"/>
    <w:rsid w:val="00466470"/>
    <w:rsid w:val="004666A4"/>
    <w:rsid w:val="0046799D"/>
    <w:rsid w:val="004706D8"/>
    <w:rsid w:val="004734B9"/>
    <w:rsid w:val="004739D1"/>
    <w:rsid w:val="004746DE"/>
    <w:rsid w:val="004752D0"/>
    <w:rsid w:val="00475693"/>
    <w:rsid w:val="0047639C"/>
    <w:rsid w:val="00476A9A"/>
    <w:rsid w:val="00476F0F"/>
    <w:rsid w:val="00477EF7"/>
    <w:rsid w:val="00492883"/>
    <w:rsid w:val="00493AB0"/>
    <w:rsid w:val="00493F66"/>
    <w:rsid w:val="004949BC"/>
    <w:rsid w:val="004A0A20"/>
    <w:rsid w:val="004A348D"/>
    <w:rsid w:val="004A35EC"/>
    <w:rsid w:val="004A3C34"/>
    <w:rsid w:val="004A6C16"/>
    <w:rsid w:val="004A6EB6"/>
    <w:rsid w:val="004B06BF"/>
    <w:rsid w:val="004B33A3"/>
    <w:rsid w:val="004B4D93"/>
    <w:rsid w:val="004B55CC"/>
    <w:rsid w:val="004B6BD4"/>
    <w:rsid w:val="004B76C5"/>
    <w:rsid w:val="004B7793"/>
    <w:rsid w:val="004B791C"/>
    <w:rsid w:val="004B7B13"/>
    <w:rsid w:val="004C000B"/>
    <w:rsid w:val="004C0D84"/>
    <w:rsid w:val="004C180E"/>
    <w:rsid w:val="004C2F50"/>
    <w:rsid w:val="004C3FFC"/>
    <w:rsid w:val="004C4D71"/>
    <w:rsid w:val="004C7F75"/>
    <w:rsid w:val="004D062A"/>
    <w:rsid w:val="004D1774"/>
    <w:rsid w:val="004D38D3"/>
    <w:rsid w:val="004D3EB8"/>
    <w:rsid w:val="004D3FBD"/>
    <w:rsid w:val="004D60EF"/>
    <w:rsid w:val="004D743F"/>
    <w:rsid w:val="004D7503"/>
    <w:rsid w:val="004E414D"/>
    <w:rsid w:val="004E4349"/>
    <w:rsid w:val="004E52C8"/>
    <w:rsid w:val="004E60B5"/>
    <w:rsid w:val="004F1E68"/>
    <w:rsid w:val="004F2AB9"/>
    <w:rsid w:val="004F455A"/>
    <w:rsid w:val="004F58B0"/>
    <w:rsid w:val="004F6633"/>
    <w:rsid w:val="004F6BAC"/>
    <w:rsid w:val="004F6DCF"/>
    <w:rsid w:val="004F71F8"/>
    <w:rsid w:val="004F7CE2"/>
    <w:rsid w:val="00500F88"/>
    <w:rsid w:val="00502B27"/>
    <w:rsid w:val="00503BE3"/>
    <w:rsid w:val="005070D7"/>
    <w:rsid w:val="00510022"/>
    <w:rsid w:val="00512C8F"/>
    <w:rsid w:val="00513CDD"/>
    <w:rsid w:val="00514F60"/>
    <w:rsid w:val="00514F70"/>
    <w:rsid w:val="005153EE"/>
    <w:rsid w:val="00515541"/>
    <w:rsid w:val="005162F4"/>
    <w:rsid w:val="00517104"/>
    <w:rsid w:val="005215B6"/>
    <w:rsid w:val="0052222D"/>
    <w:rsid w:val="005228EA"/>
    <w:rsid w:val="005236E0"/>
    <w:rsid w:val="00526DF0"/>
    <w:rsid w:val="00527259"/>
    <w:rsid w:val="00527337"/>
    <w:rsid w:val="00534BC3"/>
    <w:rsid w:val="00536C37"/>
    <w:rsid w:val="00536E92"/>
    <w:rsid w:val="00537C78"/>
    <w:rsid w:val="00537F48"/>
    <w:rsid w:val="00541953"/>
    <w:rsid w:val="00542BAC"/>
    <w:rsid w:val="005431C1"/>
    <w:rsid w:val="005452BE"/>
    <w:rsid w:val="0054543D"/>
    <w:rsid w:val="00551387"/>
    <w:rsid w:val="00551983"/>
    <w:rsid w:val="00552055"/>
    <w:rsid w:val="00552283"/>
    <w:rsid w:val="00553656"/>
    <w:rsid w:val="005544CF"/>
    <w:rsid w:val="00557FAE"/>
    <w:rsid w:val="005628AD"/>
    <w:rsid w:val="005639ED"/>
    <w:rsid w:val="0056555F"/>
    <w:rsid w:val="00566E61"/>
    <w:rsid w:val="00566EE0"/>
    <w:rsid w:val="00571004"/>
    <w:rsid w:val="00576ADA"/>
    <w:rsid w:val="0057773E"/>
    <w:rsid w:val="00577C39"/>
    <w:rsid w:val="0058021F"/>
    <w:rsid w:val="005817A9"/>
    <w:rsid w:val="005820D9"/>
    <w:rsid w:val="0058210D"/>
    <w:rsid w:val="00582273"/>
    <w:rsid w:val="00584975"/>
    <w:rsid w:val="00584A04"/>
    <w:rsid w:val="00586283"/>
    <w:rsid w:val="005867E9"/>
    <w:rsid w:val="0059000D"/>
    <w:rsid w:val="005911CC"/>
    <w:rsid w:val="0059432D"/>
    <w:rsid w:val="00594773"/>
    <w:rsid w:val="00594E45"/>
    <w:rsid w:val="005A0558"/>
    <w:rsid w:val="005A0E34"/>
    <w:rsid w:val="005A1ACF"/>
    <w:rsid w:val="005A34D7"/>
    <w:rsid w:val="005A46BF"/>
    <w:rsid w:val="005A52F6"/>
    <w:rsid w:val="005A5AC3"/>
    <w:rsid w:val="005A5D58"/>
    <w:rsid w:val="005A6A3E"/>
    <w:rsid w:val="005A6F69"/>
    <w:rsid w:val="005B0320"/>
    <w:rsid w:val="005B0379"/>
    <w:rsid w:val="005B0ADA"/>
    <w:rsid w:val="005B1476"/>
    <w:rsid w:val="005B22DD"/>
    <w:rsid w:val="005B2FBD"/>
    <w:rsid w:val="005B4987"/>
    <w:rsid w:val="005B560B"/>
    <w:rsid w:val="005B6842"/>
    <w:rsid w:val="005B6ED6"/>
    <w:rsid w:val="005B7065"/>
    <w:rsid w:val="005C01D4"/>
    <w:rsid w:val="005C17EC"/>
    <w:rsid w:val="005C5B1D"/>
    <w:rsid w:val="005C6868"/>
    <w:rsid w:val="005C687F"/>
    <w:rsid w:val="005C750E"/>
    <w:rsid w:val="005C7A14"/>
    <w:rsid w:val="005D3519"/>
    <w:rsid w:val="005D4E30"/>
    <w:rsid w:val="005D66B5"/>
    <w:rsid w:val="005D6E28"/>
    <w:rsid w:val="005E000D"/>
    <w:rsid w:val="005E0013"/>
    <w:rsid w:val="005E0233"/>
    <w:rsid w:val="005E0ABE"/>
    <w:rsid w:val="005E2214"/>
    <w:rsid w:val="005E2A0E"/>
    <w:rsid w:val="005E59DA"/>
    <w:rsid w:val="005E62A5"/>
    <w:rsid w:val="005E62E3"/>
    <w:rsid w:val="005E6C15"/>
    <w:rsid w:val="005E73B9"/>
    <w:rsid w:val="005F26FA"/>
    <w:rsid w:val="005F362A"/>
    <w:rsid w:val="005F36E7"/>
    <w:rsid w:val="005F4EED"/>
    <w:rsid w:val="005F585D"/>
    <w:rsid w:val="005F686A"/>
    <w:rsid w:val="005F6BD0"/>
    <w:rsid w:val="00601CEE"/>
    <w:rsid w:val="00603E23"/>
    <w:rsid w:val="00604634"/>
    <w:rsid w:val="00604D34"/>
    <w:rsid w:val="00606251"/>
    <w:rsid w:val="00607121"/>
    <w:rsid w:val="006102C2"/>
    <w:rsid w:val="00610BE7"/>
    <w:rsid w:val="00610EF7"/>
    <w:rsid w:val="006134FC"/>
    <w:rsid w:val="00615F45"/>
    <w:rsid w:val="0061607B"/>
    <w:rsid w:val="00616E58"/>
    <w:rsid w:val="00621530"/>
    <w:rsid w:val="006218C5"/>
    <w:rsid w:val="006229D0"/>
    <w:rsid w:val="006243D9"/>
    <w:rsid w:val="00633DA9"/>
    <w:rsid w:val="00635E40"/>
    <w:rsid w:val="006367D0"/>
    <w:rsid w:val="0063706D"/>
    <w:rsid w:val="0064151E"/>
    <w:rsid w:val="00641AC8"/>
    <w:rsid w:val="0064343A"/>
    <w:rsid w:val="0064353E"/>
    <w:rsid w:val="00643807"/>
    <w:rsid w:val="006438DF"/>
    <w:rsid w:val="00643C44"/>
    <w:rsid w:val="00646219"/>
    <w:rsid w:val="0064674B"/>
    <w:rsid w:val="00647121"/>
    <w:rsid w:val="00647613"/>
    <w:rsid w:val="00650537"/>
    <w:rsid w:val="00652DA9"/>
    <w:rsid w:val="0065306D"/>
    <w:rsid w:val="00653891"/>
    <w:rsid w:val="00654423"/>
    <w:rsid w:val="006547A4"/>
    <w:rsid w:val="00654892"/>
    <w:rsid w:val="006554FE"/>
    <w:rsid w:val="00655918"/>
    <w:rsid w:val="00655A5E"/>
    <w:rsid w:val="006609B8"/>
    <w:rsid w:val="00661503"/>
    <w:rsid w:val="0066241D"/>
    <w:rsid w:val="00662819"/>
    <w:rsid w:val="00665F4C"/>
    <w:rsid w:val="006669C2"/>
    <w:rsid w:val="00666E9E"/>
    <w:rsid w:val="006705DE"/>
    <w:rsid w:val="0067138C"/>
    <w:rsid w:val="0067255B"/>
    <w:rsid w:val="00672CDB"/>
    <w:rsid w:val="0067301E"/>
    <w:rsid w:val="0067358A"/>
    <w:rsid w:val="00676D30"/>
    <w:rsid w:val="00676DD8"/>
    <w:rsid w:val="006776F7"/>
    <w:rsid w:val="00677D3F"/>
    <w:rsid w:val="00681542"/>
    <w:rsid w:val="006818C0"/>
    <w:rsid w:val="00682A1D"/>
    <w:rsid w:val="00682EAF"/>
    <w:rsid w:val="0068490D"/>
    <w:rsid w:val="006854CE"/>
    <w:rsid w:val="006867AF"/>
    <w:rsid w:val="006875B8"/>
    <w:rsid w:val="006919B6"/>
    <w:rsid w:val="00694E0A"/>
    <w:rsid w:val="00695CE2"/>
    <w:rsid w:val="0069618F"/>
    <w:rsid w:val="00696B08"/>
    <w:rsid w:val="006A0E70"/>
    <w:rsid w:val="006A1C84"/>
    <w:rsid w:val="006A2D46"/>
    <w:rsid w:val="006A3B65"/>
    <w:rsid w:val="006A743A"/>
    <w:rsid w:val="006A77A3"/>
    <w:rsid w:val="006A7DA5"/>
    <w:rsid w:val="006B0357"/>
    <w:rsid w:val="006B2684"/>
    <w:rsid w:val="006B35BF"/>
    <w:rsid w:val="006B3CF1"/>
    <w:rsid w:val="006B41EB"/>
    <w:rsid w:val="006B5D7E"/>
    <w:rsid w:val="006B663D"/>
    <w:rsid w:val="006B6B21"/>
    <w:rsid w:val="006B6B45"/>
    <w:rsid w:val="006C066F"/>
    <w:rsid w:val="006C1B9D"/>
    <w:rsid w:val="006C284E"/>
    <w:rsid w:val="006C2FC0"/>
    <w:rsid w:val="006C36DC"/>
    <w:rsid w:val="006C393A"/>
    <w:rsid w:val="006C45D4"/>
    <w:rsid w:val="006C606F"/>
    <w:rsid w:val="006C6135"/>
    <w:rsid w:val="006C63B8"/>
    <w:rsid w:val="006C6F8F"/>
    <w:rsid w:val="006D30D0"/>
    <w:rsid w:val="006D3B7C"/>
    <w:rsid w:val="006D51A6"/>
    <w:rsid w:val="006D644A"/>
    <w:rsid w:val="006D7422"/>
    <w:rsid w:val="006E069D"/>
    <w:rsid w:val="006E5CA3"/>
    <w:rsid w:val="006E61EF"/>
    <w:rsid w:val="006E7353"/>
    <w:rsid w:val="006E76C5"/>
    <w:rsid w:val="006F14B6"/>
    <w:rsid w:val="006F2152"/>
    <w:rsid w:val="006F25D6"/>
    <w:rsid w:val="006F3E6D"/>
    <w:rsid w:val="006F494E"/>
    <w:rsid w:val="006F5299"/>
    <w:rsid w:val="006F5AAD"/>
    <w:rsid w:val="006F63DB"/>
    <w:rsid w:val="006F6449"/>
    <w:rsid w:val="006F6453"/>
    <w:rsid w:val="006F7939"/>
    <w:rsid w:val="006F7AEC"/>
    <w:rsid w:val="00701844"/>
    <w:rsid w:val="0070331F"/>
    <w:rsid w:val="00703EC1"/>
    <w:rsid w:val="00704725"/>
    <w:rsid w:val="00705C42"/>
    <w:rsid w:val="007069D2"/>
    <w:rsid w:val="007079A5"/>
    <w:rsid w:val="00707AEC"/>
    <w:rsid w:val="007103B0"/>
    <w:rsid w:val="00712144"/>
    <w:rsid w:val="00714F4B"/>
    <w:rsid w:val="0071568F"/>
    <w:rsid w:val="00715EE8"/>
    <w:rsid w:val="00716AB6"/>
    <w:rsid w:val="00717078"/>
    <w:rsid w:val="00720B97"/>
    <w:rsid w:val="00722693"/>
    <w:rsid w:val="00723150"/>
    <w:rsid w:val="007244B2"/>
    <w:rsid w:val="00724FF4"/>
    <w:rsid w:val="0072631C"/>
    <w:rsid w:val="00726F37"/>
    <w:rsid w:val="007300CE"/>
    <w:rsid w:val="0073078F"/>
    <w:rsid w:val="00731FC9"/>
    <w:rsid w:val="00736344"/>
    <w:rsid w:val="00737842"/>
    <w:rsid w:val="00740896"/>
    <w:rsid w:val="00740BF5"/>
    <w:rsid w:val="00742EAF"/>
    <w:rsid w:val="00744666"/>
    <w:rsid w:val="007449B9"/>
    <w:rsid w:val="0074597F"/>
    <w:rsid w:val="00746436"/>
    <w:rsid w:val="0075026C"/>
    <w:rsid w:val="00751134"/>
    <w:rsid w:val="00753956"/>
    <w:rsid w:val="00757C0C"/>
    <w:rsid w:val="007612F5"/>
    <w:rsid w:val="007629B9"/>
    <w:rsid w:val="00762F4F"/>
    <w:rsid w:val="00763F6B"/>
    <w:rsid w:val="00765792"/>
    <w:rsid w:val="00765E16"/>
    <w:rsid w:val="007664A6"/>
    <w:rsid w:val="00766733"/>
    <w:rsid w:val="00766B31"/>
    <w:rsid w:val="00766DC4"/>
    <w:rsid w:val="007701EB"/>
    <w:rsid w:val="00770811"/>
    <w:rsid w:val="00770906"/>
    <w:rsid w:val="00771593"/>
    <w:rsid w:val="00771D54"/>
    <w:rsid w:val="00772E00"/>
    <w:rsid w:val="0077747D"/>
    <w:rsid w:val="007776BE"/>
    <w:rsid w:val="00780F57"/>
    <w:rsid w:val="00781D4D"/>
    <w:rsid w:val="007825FA"/>
    <w:rsid w:val="00782710"/>
    <w:rsid w:val="00785D4A"/>
    <w:rsid w:val="0078667B"/>
    <w:rsid w:val="007866A1"/>
    <w:rsid w:val="00794E35"/>
    <w:rsid w:val="0079696B"/>
    <w:rsid w:val="007A1FBD"/>
    <w:rsid w:val="007A2114"/>
    <w:rsid w:val="007A21EC"/>
    <w:rsid w:val="007A2270"/>
    <w:rsid w:val="007A235A"/>
    <w:rsid w:val="007A2609"/>
    <w:rsid w:val="007A2F3D"/>
    <w:rsid w:val="007A5571"/>
    <w:rsid w:val="007A5CEC"/>
    <w:rsid w:val="007A632E"/>
    <w:rsid w:val="007B1043"/>
    <w:rsid w:val="007B3AC0"/>
    <w:rsid w:val="007B4749"/>
    <w:rsid w:val="007B569E"/>
    <w:rsid w:val="007B6645"/>
    <w:rsid w:val="007B6A7E"/>
    <w:rsid w:val="007C0559"/>
    <w:rsid w:val="007C33E1"/>
    <w:rsid w:val="007C3A01"/>
    <w:rsid w:val="007C5673"/>
    <w:rsid w:val="007C5E7F"/>
    <w:rsid w:val="007C792F"/>
    <w:rsid w:val="007C7FFA"/>
    <w:rsid w:val="007D371C"/>
    <w:rsid w:val="007D3818"/>
    <w:rsid w:val="007D719C"/>
    <w:rsid w:val="007E0B0B"/>
    <w:rsid w:val="007E12ED"/>
    <w:rsid w:val="007E2CFB"/>
    <w:rsid w:val="007E3ADE"/>
    <w:rsid w:val="007E4342"/>
    <w:rsid w:val="007E506F"/>
    <w:rsid w:val="007E51E4"/>
    <w:rsid w:val="007E7210"/>
    <w:rsid w:val="007E759E"/>
    <w:rsid w:val="007E7958"/>
    <w:rsid w:val="007F0318"/>
    <w:rsid w:val="007F1369"/>
    <w:rsid w:val="007F1999"/>
    <w:rsid w:val="007F584F"/>
    <w:rsid w:val="007F6557"/>
    <w:rsid w:val="007F6C3B"/>
    <w:rsid w:val="007F738F"/>
    <w:rsid w:val="0080135F"/>
    <w:rsid w:val="0080279D"/>
    <w:rsid w:val="00804753"/>
    <w:rsid w:val="008049D6"/>
    <w:rsid w:val="0080594D"/>
    <w:rsid w:val="00805CAA"/>
    <w:rsid w:val="00806E2E"/>
    <w:rsid w:val="00806EFC"/>
    <w:rsid w:val="00807E3E"/>
    <w:rsid w:val="00812B35"/>
    <w:rsid w:val="00813F5C"/>
    <w:rsid w:val="00815032"/>
    <w:rsid w:val="00816353"/>
    <w:rsid w:val="00816F73"/>
    <w:rsid w:val="00817185"/>
    <w:rsid w:val="008213E9"/>
    <w:rsid w:val="00822343"/>
    <w:rsid w:val="0082257B"/>
    <w:rsid w:val="00824CAD"/>
    <w:rsid w:val="008276FB"/>
    <w:rsid w:val="00827848"/>
    <w:rsid w:val="00827D16"/>
    <w:rsid w:val="00830874"/>
    <w:rsid w:val="00831D64"/>
    <w:rsid w:val="00832016"/>
    <w:rsid w:val="008347DC"/>
    <w:rsid w:val="00835BF3"/>
    <w:rsid w:val="00835FA2"/>
    <w:rsid w:val="00836375"/>
    <w:rsid w:val="00842842"/>
    <w:rsid w:val="00843B08"/>
    <w:rsid w:val="0084539B"/>
    <w:rsid w:val="00846954"/>
    <w:rsid w:val="00850666"/>
    <w:rsid w:val="00852526"/>
    <w:rsid w:val="00856F5F"/>
    <w:rsid w:val="008572B5"/>
    <w:rsid w:val="00857F57"/>
    <w:rsid w:val="00862B6F"/>
    <w:rsid w:val="00862DAD"/>
    <w:rsid w:val="008650BB"/>
    <w:rsid w:val="00865C83"/>
    <w:rsid w:val="00866A34"/>
    <w:rsid w:val="00870909"/>
    <w:rsid w:val="00874B24"/>
    <w:rsid w:val="00877693"/>
    <w:rsid w:val="00877A33"/>
    <w:rsid w:val="0088058B"/>
    <w:rsid w:val="00880674"/>
    <w:rsid w:val="00881BE3"/>
    <w:rsid w:val="00882101"/>
    <w:rsid w:val="00882DEB"/>
    <w:rsid w:val="00883EFF"/>
    <w:rsid w:val="00885FFB"/>
    <w:rsid w:val="00886575"/>
    <w:rsid w:val="00886C5E"/>
    <w:rsid w:val="00887295"/>
    <w:rsid w:val="00893CF4"/>
    <w:rsid w:val="00893EC8"/>
    <w:rsid w:val="00894749"/>
    <w:rsid w:val="008A0596"/>
    <w:rsid w:val="008A2DD6"/>
    <w:rsid w:val="008A4075"/>
    <w:rsid w:val="008A5B91"/>
    <w:rsid w:val="008A65A7"/>
    <w:rsid w:val="008B0E2A"/>
    <w:rsid w:val="008B1220"/>
    <w:rsid w:val="008B3AEF"/>
    <w:rsid w:val="008B5E3C"/>
    <w:rsid w:val="008B5E70"/>
    <w:rsid w:val="008B79E7"/>
    <w:rsid w:val="008C08F8"/>
    <w:rsid w:val="008C0B4C"/>
    <w:rsid w:val="008C22E1"/>
    <w:rsid w:val="008C27A7"/>
    <w:rsid w:val="008C4E22"/>
    <w:rsid w:val="008C6D97"/>
    <w:rsid w:val="008C72D7"/>
    <w:rsid w:val="008D00C2"/>
    <w:rsid w:val="008D0B87"/>
    <w:rsid w:val="008D0C1A"/>
    <w:rsid w:val="008D1244"/>
    <w:rsid w:val="008D1F9D"/>
    <w:rsid w:val="008D3047"/>
    <w:rsid w:val="008D3ACC"/>
    <w:rsid w:val="008D4FCE"/>
    <w:rsid w:val="008D6871"/>
    <w:rsid w:val="008D796D"/>
    <w:rsid w:val="008E36D7"/>
    <w:rsid w:val="008E447E"/>
    <w:rsid w:val="008E44C8"/>
    <w:rsid w:val="008E4A3E"/>
    <w:rsid w:val="008E65DB"/>
    <w:rsid w:val="008F2941"/>
    <w:rsid w:val="008F4079"/>
    <w:rsid w:val="008F45D0"/>
    <w:rsid w:val="008F6BE8"/>
    <w:rsid w:val="008F72A7"/>
    <w:rsid w:val="008F7B93"/>
    <w:rsid w:val="0090258D"/>
    <w:rsid w:val="00902AFD"/>
    <w:rsid w:val="00902FD0"/>
    <w:rsid w:val="0090419D"/>
    <w:rsid w:val="009054D6"/>
    <w:rsid w:val="00910040"/>
    <w:rsid w:val="009115E1"/>
    <w:rsid w:val="009130F1"/>
    <w:rsid w:val="0091380A"/>
    <w:rsid w:val="009138F9"/>
    <w:rsid w:val="00913F60"/>
    <w:rsid w:val="00915484"/>
    <w:rsid w:val="00917453"/>
    <w:rsid w:val="0092162B"/>
    <w:rsid w:val="0092282C"/>
    <w:rsid w:val="00923BC4"/>
    <w:rsid w:val="00925383"/>
    <w:rsid w:val="00925C8D"/>
    <w:rsid w:val="00926287"/>
    <w:rsid w:val="00926471"/>
    <w:rsid w:val="00927900"/>
    <w:rsid w:val="0093080D"/>
    <w:rsid w:val="00931650"/>
    <w:rsid w:val="00933A45"/>
    <w:rsid w:val="009341C7"/>
    <w:rsid w:val="00934390"/>
    <w:rsid w:val="00940C65"/>
    <w:rsid w:val="00942257"/>
    <w:rsid w:val="0094525C"/>
    <w:rsid w:val="00945E6A"/>
    <w:rsid w:val="009463F1"/>
    <w:rsid w:val="0095121A"/>
    <w:rsid w:val="00951FE3"/>
    <w:rsid w:val="009521D9"/>
    <w:rsid w:val="0096372D"/>
    <w:rsid w:val="00963BEF"/>
    <w:rsid w:val="00963FAC"/>
    <w:rsid w:val="0096611F"/>
    <w:rsid w:val="00970E38"/>
    <w:rsid w:val="00971B55"/>
    <w:rsid w:val="00972894"/>
    <w:rsid w:val="0097295C"/>
    <w:rsid w:val="009748E2"/>
    <w:rsid w:val="009754F4"/>
    <w:rsid w:val="009757CC"/>
    <w:rsid w:val="00975889"/>
    <w:rsid w:val="00976B6A"/>
    <w:rsid w:val="00976CB9"/>
    <w:rsid w:val="00982A54"/>
    <w:rsid w:val="00983D54"/>
    <w:rsid w:val="009849BB"/>
    <w:rsid w:val="00987438"/>
    <w:rsid w:val="00987B45"/>
    <w:rsid w:val="00987BFB"/>
    <w:rsid w:val="00990424"/>
    <w:rsid w:val="00990980"/>
    <w:rsid w:val="00995099"/>
    <w:rsid w:val="0099545E"/>
    <w:rsid w:val="00996073"/>
    <w:rsid w:val="0099692D"/>
    <w:rsid w:val="0099720A"/>
    <w:rsid w:val="009A0CED"/>
    <w:rsid w:val="009A29DF"/>
    <w:rsid w:val="009A340B"/>
    <w:rsid w:val="009A3E5C"/>
    <w:rsid w:val="009A4604"/>
    <w:rsid w:val="009A4A98"/>
    <w:rsid w:val="009A56C3"/>
    <w:rsid w:val="009A5F09"/>
    <w:rsid w:val="009A6660"/>
    <w:rsid w:val="009A7647"/>
    <w:rsid w:val="009B0ABB"/>
    <w:rsid w:val="009B3A90"/>
    <w:rsid w:val="009B3B49"/>
    <w:rsid w:val="009B4AE2"/>
    <w:rsid w:val="009B5E49"/>
    <w:rsid w:val="009B6A07"/>
    <w:rsid w:val="009B6C9F"/>
    <w:rsid w:val="009C07F2"/>
    <w:rsid w:val="009C36AD"/>
    <w:rsid w:val="009C4309"/>
    <w:rsid w:val="009C46B3"/>
    <w:rsid w:val="009C4F32"/>
    <w:rsid w:val="009C6780"/>
    <w:rsid w:val="009D35B2"/>
    <w:rsid w:val="009D3B6E"/>
    <w:rsid w:val="009D4D33"/>
    <w:rsid w:val="009D582D"/>
    <w:rsid w:val="009D7F61"/>
    <w:rsid w:val="009E0A40"/>
    <w:rsid w:val="009E1073"/>
    <w:rsid w:val="009E13F6"/>
    <w:rsid w:val="009E3FE6"/>
    <w:rsid w:val="009E4102"/>
    <w:rsid w:val="009E5086"/>
    <w:rsid w:val="009E5F6D"/>
    <w:rsid w:val="009E6149"/>
    <w:rsid w:val="009E682B"/>
    <w:rsid w:val="009E7F34"/>
    <w:rsid w:val="009F12CF"/>
    <w:rsid w:val="009F3C75"/>
    <w:rsid w:val="009F4837"/>
    <w:rsid w:val="009F675D"/>
    <w:rsid w:val="009F6826"/>
    <w:rsid w:val="009F7DDA"/>
    <w:rsid w:val="00A0008D"/>
    <w:rsid w:val="00A012DF"/>
    <w:rsid w:val="00A028C8"/>
    <w:rsid w:val="00A02FCE"/>
    <w:rsid w:val="00A033FD"/>
    <w:rsid w:val="00A036FA"/>
    <w:rsid w:val="00A04409"/>
    <w:rsid w:val="00A046CD"/>
    <w:rsid w:val="00A05AF6"/>
    <w:rsid w:val="00A05B48"/>
    <w:rsid w:val="00A0660B"/>
    <w:rsid w:val="00A070BC"/>
    <w:rsid w:val="00A07933"/>
    <w:rsid w:val="00A1077F"/>
    <w:rsid w:val="00A117C3"/>
    <w:rsid w:val="00A1252B"/>
    <w:rsid w:val="00A13AC6"/>
    <w:rsid w:val="00A14D8C"/>
    <w:rsid w:val="00A167A9"/>
    <w:rsid w:val="00A1726E"/>
    <w:rsid w:val="00A17336"/>
    <w:rsid w:val="00A17798"/>
    <w:rsid w:val="00A17B58"/>
    <w:rsid w:val="00A222C1"/>
    <w:rsid w:val="00A2380E"/>
    <w:rsid w:val="00A25621"/>
    <w:rsid w:val="00A259A8"/>
    <w:rsid w:val="00A271A0"/>
    <w:rsid w:val="00A316EF"/>
    <w:rsid w:val="00A31B40"/>
    <w:rsid w:val="00A35D35"/>
    <w:rsid w:val="00A36820"/>
    <w:rsid w:val="00A379AF"/>
    <w:rsid w:val="00A37CD6"/>
    <w:rsid w:val="00A408F8"/>
    <w:rsid w:val="00A417CF"/>
    <w:rsid w:val="00A45539"/>
    <w:rsid w:val="00A47BEF"/>
    <w:rsid w:val="00A509BC"/>
    <w:rsid w:val="00A51D63"/>
    <w:rsid w:val="00A51EFA"/>
    <w:rsid w:val="00A51FA3"/>
    <w:rsid w:val="00A522A6"/>
    <w:rsid w:val="00A529AC"/>
    <w:rsid w:val="00A52A45"/>
    <w:rsid w:val="00A52F8C"/>
    <w:rsid w:val="00A53899"/>
    <w:rsid w:val="00A53DA0"/>
    <w:rsid w:val="00A542E6"/>
    <w:rsid w:val="00A557FE"/>
    <w:rsid w:val="00A568DA"/>
    <w:rsid w:val="00A56E97"/>
    <w:rsid w:val="00A578AF"/>
    <w:rsid w:val="00A61611"/>
    <w:rsid w:val="00A61A80"/>
    <w:rsid w:val="00A6241F"/>
    <w:rsid w:val="00A62E01"/>
    <w:rsid w:val="00A633D6"/>
    <w:rsid w:val="00A6357D"/>
    <w:rsid w:val="00A6530C"/>
    <w:rsid w:val="00A662DC"/>
    <w:rsid w:val="00A67D77"/>
    <w:rsid w:val="00A7110C"/>
    <w:rsid w:val="00A71611"/>
    <w:rsid w:val="00A72092"/>
    <w:rsid w:val="00A74629"/>
    <w:rsid w:val="00A75B85"/>
    <w:rsid w:val="00A80895"/>
    <w:rsid w:val="00A809C7"/>
    <w:rsid w:val="00A84E66"/>
    <w:rsid w:val="00A90B06"/>
    <w:rsid w:val="00A917CE"/>
    <w:rsid w:val="00A92F1D"/>
    <w:rsid w:val="00A930D2"/>
    <w:rsid w:val="00A93BCA"/>
    <w:rsid w:val="00A96053"/>
    <w:rsid w:val="00A962F5"/>
    <w:rsid w:val="00A9790D"/>
    <w:rsid w:val="00AA07EE"/>
    <w:rsid w:val="00AA0E36"/>
    <w:rsid w:val="00AA14ED"/>
    <w:rsid w:val="00AA16E1"/>
    <w:rsid w:val="00AA2B0C"/>
    <w:rsid w:val="00AA2CB0"/>
    <w:rsid w:val="00AA522C"/>
    <w:rsid w:val="00AA72FF"/>
    <w:rsid w:val="00AA7BBA"/>
    <w:rsid w:val="00AB1BAB"/>
    <w:rsid w:val="00AB27C8"/>
    <w:rsid w:val="00AB3785"/>
    <w:rsid w:val="00AB3CA9"/>
    <w:rsid w:val="00AB48A5"/>
    <w:rsid w:val="00AB5851"/>
    <w:rsid w:val="00AB655D"/>
    <w:rsid w:val="00AB7373"/>
    <w:rsid w:val="00AB7E66"/>
    <w:rsid w:val="00AC3D5D"/>
    <w:rsid w:val="00AC4E42"/>
    <w:rsid w:val="00AC518A"/>
    <w:rsid w:val="00AC5780"/>
    <w:rsid w:val="00AC65F4"/>
    <w:rsid w:val="00AC695D"/>
    <w:rsid w:val="00AC73F8"/>
    <w:rsid w:val="00AC770A"/>
    <w:rsid w:val="00AD085D"/>
    <w:rsid w:val="00AD1B6F"/>
    <w:rsid w:val="00AD3C69"/>
    <w:rsid w:val="00AD45C6"/>
    <w:rsid w:val="00AE05AC"/>
    <w:rsid w:val="00AE0973"/>
    <w:rsid w:val="00AE0CEC"/>
    <w:rsid w:val="00AE28D9"/>
    <w:rsid w:val="00AE3F64"/>
    <w:rsid w:val="00AE462D"/>
    <w:rsid w:val="00AE51E2"/>
    <w:rsid w:val="00AE559B"/>
    <w:rsid w:val="00AE6568"/>
    <w:rsid w:val="00AE6DFE"/>
    <w:rsid w:val="00AE75B0"/>
    <w:rsid w:val="00AF0748"/>
    <w:rsid w:val="00AF0E26"/>
    <w:rsid w:val="00AF0F99"/>
    <w:rsid w:val="00AF18B0"/>
    <w:rsid w:val="00AF1D83"/>
    <w:rsid w:val="00AF39C2"/>
    <w:rsid w:val="00B00AB7"/>
    <w:rsid w:val="00B00BA2"/>
    <w:rsid w:val="00B010D7"/>
    <w:rsid w:val="00B02002"/>
    <w:rsid w:val="00B02A2D"/>
    <w:rsid w:val="00B049D1"/>
    <w:rsid w:val="00B04BE1"/>
    <w:rsid w:val="00B05D1F"/>
    <w:rsid w:val="00B1012A"/>
    <w:rsid w:val="00B125C0"/>
    <w:rsid w:val="00B12863"/>
    <w:rsid w:val="00B14E7C"/>
    <w:rsid w:val="00B15364"/>
    <w:rsid w:val="00B16590"/>
    <w:rsid w:val="00B1674F"/>
    <w:rsid w:val="00B21FA8"/>
    <w:rsid w:val="00B2682C"/>
    <w:rsid w:val="00B26E59"/>
    <w:rsid w:val="00B27279"/>
    <w:rsid w:val="00B3067D"/>
    <w:rsid w:val="00B30DD2"/>
    <w:rsid w:val="00B31B5D"/>
    <w:rsid w:val="00B31FEE"/>
    <w:rsid w:val="00B32283"/>
    <w:rsid w:val="00B32F55"/>
    <w:rsid w:val="00B34C59"/>
    <w:rsid w:val="00B35082"/>
    <w:rsid w:val="00B352D9"/>
    <w:rsid w:val="00B36031"/>
    <w:rsid w:val="00B37617"/>
    <w:rsid w:val="00B42201"/>
    <w:rsid w:val="00B43461"/>
    <w:rsid w:val="00B436C6"/>
    <w:rsid w:val="00B47EF6"/>
    <w:rsid w:val="00B500FC"/>
    <w:rsid w:val="00B50547"/>
    <w:rsid w:val="00B50BE9"/>
    <w:rsid w:val="00B52186"/>
    <w:rsid w:val="00B531A5"/>
    <w:rsid w:val="00B549E7"/>
    <w:rsid w:val="00B54B55"/>
    <w:rsid w:val="00B56727"/>
    <w:rsid w:val="00B56A03"/>
    <w:rsid w:val="00B56A59"/>
    <w:rsid w:val="00B57380"/>
    <w:rsid w:val="00B60E31"/>
    <w:rsid w:val="00B619E1"/>
    <w:rsid w:val="00B63611"/>
    <w:rsid w:val="00B63792"/>
    <w:rsid w:val="00B640E4"/>
    <w:rsid w:val="00B65680"/>
    <w:rsid w:val="00B6621A"/>
    <w:rsid w:val="00B66F60"/>
    <w:rsid w:val="00B71070"/>
    <w:rsid w:val="00B71913"/>
    <w:rsid w:val="00B7217B"/>
    <w:rsid w:val="00B725F5"/>
    <w:rsid w:val="00B73114"/>
    <w:rsid w:val="00B7347F"/>
    <w:rsid w:val="00B7495A"/>
    <w:rsid w:val="00B7614A"/>
    <w:rsid w:val="00B766ED"/>
    <w:rsid w:val="00B768C5"/>
    <w:rsid w:val="00B7708C"/>
    <w:rsid w:val="00B81D88"/>
    <w:rsid w:val="00B83013"/>
    <w:rsid w:val="00B844A2"/>
    <w:rsid w:val="00B8477E"/>
    <w:rsid w:val="00B85825"/>
    <w:rsid w:val="00B85AB7"/>
    <w:rsid w:val="00B87056"/>
    <w:rsid w:val="00B90F55"/>
    <w:rsid w:val="00B92431"/>
    <w:rsid w:val="00B931EC"/>
    <w:rsid w:val="00B94948"/>
    <w:rsid w:val="00B949EF"/>
    <w:rsid w:val="00B95D08"/>
    <w:rsid w:val="00B966F4"/>
    <w:rsid w:val="00B9675A"/>
    <w:rsid w:val="00B9695D"/>
    <w:rsid w:val="00B971D5"/>
    <w:rsid w:val="00B97894"/>
    <w:rsid w:val="00BA0550"/>
    <w:rsid w:val="00BA0B97"/>
    <w:rsid w:val="00BA1932"/>
    <w:rsid w:val="00BA2B0C"/>
    <w:rsid w:val="00BA2FD9"/>
    <w:rsid w:val="00BA5C7A"/>
    <w:rsid w:val="00BA6313"/>
    <w:rsid w:val="00BA698C"/>
    <w:rsid w:val="00BA7F61"/>
    <w:rsid w:val="00BB09B7"/>
    <w:rsid w:val="00BB3677"/>
    <w:rsid w:val="00BB48C6"/>
    <w:rsid w:val="00BB57E8"/>
    <w:rsid w:val="00BB5B7B"/>
    <w:rsid w:val="00BB7581"/>
    <w:rsid w:val="00BC1984"/>
    <w:rsid w:val="00BC2071"/>
    <w:rsid w:val="00BC35CA"/>
    <w:rsid w:val="00BC3996"/>
    <w:rsid w:val="00BC3E42"/>
    <w:rsid w:val="00BC543D"/>
    <w:rsid w:val="00BC59A7"/>
    <w:rsid w:val="00BC66B3"/>
    <w:rsid w:val="00BC7089"/>
    <w:rsid w:val="00BC7630"/>
    <w:rsid w:val="00BC7F82"/>
    <w:rsid w:val="00BD1EAE"/>
    <w:rsid w:val="00BD4549"/>
    <w:rsid w:val="00BD4C8B"/>
    <w:rsid w:val="00BD67FF"/>
    <w:rsid w:val="00BE144A"/>
    <w:rsid w:val="00BE27E0"/>
    <w:rsid w:val="00BE33C6"/>
    <w:rsid w:val="00BE440B"/>
    <w:rsid w:val="00BE4E03"/>
    <w:rsid w:val="00BE66C5"/>
    <w:rsid w:val="00BE6B21"/>
    <w:rsid w:val="00BE70E5"/>
    <w:rsid w:val="00BF16DC"/>
    <w:rsid w:val="00BF18F8"/>
    <w:rsid w:val="00BF1D2B"/>
    <w:rsid w:val="00BF20D1"/>
    <w:rsid w:val="00BF28A5"/>
    <w:rsid w:val="00BF2A48"/>
    <w:rsid w:val="00BF335C"/>
    <w:rsid w:val="00BF3A8C"/>
    <w:rsid w:val="00BF46B3"/>
    <w:rsid w:val="00BF5DEB"/>
    <w:rsid w:val="00BF6FD8"/>
    <w:rsid w:val="00C00A8E"/>
    <w:rsid w:val="00C03224"/>
    <w:rsid w:val="00C0556E"/>
    <w:rsid w:val="00C0642B"/>
    <w:rsid w:val="00C0721F"/>
    <w:rsid w:val="00C10E0F"/>
    <w:rsid w:val="00C10FB9"/>
    <w:rsid w:val="00C11AC8"/>
    <w:rsid w:val="00C11BFE"/>
    <w:rsid w:val="00C12016"/>
    <w:rsid w:val="00C13FB9"/>
    <w:rsid w:val="00C16296"/>
    <w:rsid w:val="00C17379"/>
    <w:rsid w:val="00C21C56"/>
    <w:rsid w:val="00C21C9A"/>
    <w:rsid w:val="00C2354E"/>
    <w:rsid w:val="00C27674"/>
    <w:rsid w:val="00C305C0"/>
    <w:rsid w:val="00C30E80"/>
    <w:rsid w:val="00C30F4B"/>
    <w:rsid w:val="00C30F6C"/>
    <w:rsid w:val="00C31997"/>
    <w:rsid w:val="00C32471"/>
    <w:rsid w:val="00C34681"/>
    <w:rsid w:val="00C34F72"/>
    <w:rsid w:val="00C356FB"/>
    <w:rsid w:val="00C447AE"/>
    <w:rsid w:val="00C458A7"/>
    <w:rsid w:val="00C4715F"/>
    <w:rsid w:val="00C506CE"/>
    <w:rsid w:val="00C51AE1"/>
    <w:rsid w:val="00C5223F"/>
    <w:rsid w:val="00C5424D"/>
    <w:rsid w:val="00C547C8"/>
    <w:rsid w:val="00C5588C"/>
    <w:rsid w:val="00C55D18"/>
    <w:rsid w:val="00C56477"/>
    <w:rsid w:val="00C60A2C"/>
    <w:rsid w:val="00C632D4"/>
    <w:rsid w:val="00C6336B"/>
    <w:rsid w:val="00C6628F"/>
    <w:rsid w:val="00C66CFB"/>
    <w:rsid w:val="00C673F9"/>
    <w:rsid w:val="00C715AA"/>
    <w:rsid w:val="00C715DB"/>
    <w:rsid w:val="00C731B4"/>
    <w:rsid w:val="00C733D3"/>
    <w:rsid w:val="00C753DC"/>
    <w:rsid w:val="00C8353D"/>
    <w:rsid w:val="00C8433B"/>
    <w:rsid w:val="00C85B34"/>
    <w:rsid w:val="00C866E1"/>
    <w:rsid w:val="00C87551"/>
    <w:rsid w:val="00C911EA"/>
    <w:rsid w:val="00C91FA1"/>
    <w:rsid w:val="00C9263E"/>
    <w:rsid w:val="00C92B19"/>
    <w:rsid w:val="00C96689"/>
    <w:rsid w:val="00C97445"/>
    <w:rsid w:val="00CA1703"/>
    <w:rsid w:val="00CA2483"/>
    <w:rsid w:val="00CA4FC5"/>
    <w:rsid w:val="00CA6D8B"/>
    <w:rsid w:val="00CA76F7"/>
    <w:rsid w:val="00CA7CE6"/>
    <w:rsid w:val="00CB0D62"/>
    <w:rsid w:val="00CB2E79"/>
    <w:rsid w:val="00CB3461"/>
    <w:rsid w:val="00CB420D"/>
    <w:rsid w:val="00CB49B3"/>
    <w:rsid w:val="00CB4E6B"/>
    <w:rsid w:val="00CB6EAC"/>
    <w:rsid w:val="00CB6F5D"/>
    <w:rsid w:val="00CC0C24"/>
    <w:rsid w:val="00CC16B1"/>
    <w:rsid w:val="00CC369A"/>
    <w:rsid w:val="00CC47F3"/>
    <w:rsid w:val="00CC48BF"/>
    <w:rsid w:val="00CC5096"/>
    <w:rsid w:val="00CC5487"/>
    <w:rsid w:val="00CC5C78"/>
    <w:rsid w:val="00CD1792"/>
    <w:rsid w:val="00CD2932"/>
    <w:rsid w:val="00CD30FD"/>
    <w:rsid w:val="00CD3BC4"/>
    <w:rsid w:val="00CD492D"/>
    <w:rsid w:val="00CD57B8"/>
    <w:rsid w:val="00CD617E"/>
    <w:rsid w:val="00CD7AF5"/>
    <w:rsid w:val="00CE1F5E"/>
    <w:rsid w:val="00CE3801"/>
    <w:rsid w:val="00CE591D"/>
    <w:rsid w:val="00CE61F6"/>
    <w:rsid w:val="00CE7D85"/>
    <w:rsid w:val="00CF0EF0"/>
    <w:rsid w:val="00CF11F0"/>
    <w:rsid w:val="00CF17DD"/>
    <w:rsid w:val="00CF1889"/>
    <w:rsid w:val="00CF207C"/>
    <w:rsid w:val="00CF31B2"/>
    <w:rsid w:val="00CF349C"/>
    <w:rsid w:val="00CF372D"/>
    <w:rsid w:val="00CF4894"/>
    <w:rsid w:val="00CF5C95"/>
    <w:rsid w:val="00CF6D0D"/>
    <w:rsid w:val="00CF76D3"/>
    <w:rsid w:val="00D0483E"/>
    <w:rsid w:val="00D06A08"/>
    <w:rsid w:val="00D06C92"/>
    <w:rsid w:val="00D133C1"/>
    <w:rsid w:val="00D13C34"/>
    <w:rsid w:val="00D149C5"/>
    <w:rsid w:val="00D14CCA"/>
    <w:rsid w:val="00D15F8B"/>
    <w:rsid w:val="00D20199"/>
    <w:rsid w:val="00D21837"/>
    <w:rsid w:val="00D221D6"/>
    <w:rsid w:val="00D23ED9"/>
    <w:rsid w:val="00D24437"/>
    <w:rsid w:val="00D24A28"/>
    <w:rsid w:val="00D269A5"/>
    <w:rsid w:val="00D27E13"/>
    <w:rsid w:val="00D31F83"/>
    <w:rsid w:val="00D33277"/>
    <w:rsid w:val="00D35020"/>
    <w:rsid w:val="00D37700"/>
    <w:rsid w:val="00D420B4"/>
    <w:rsid w:val="00D43E5E"/>
    <w:rsid w:val="00D44205"/>
    <w:rsid w:val="00D44601"/>
    <w:rsid w:val="00D4479B"/>
    <w:rsid w:val="00D449C3"/>
    <w:rsid w:val="00D44DA5"/>
    <w:rsid w:val="00D451D8"/>
    <w:rsid w:val="00D454CA"/>
    <w:rsid w:val="00D51FA5"/>
    <w:rsid w:val="00D53CEC"/>
    <w:rsid w:val="00D54FB1"/>
    <w:rsid w:val="00D55495"/>
    <w:rsid w:val="00D56D36"/>
    <w:rsid w:val="00D57121"/>
    <w:rsid w:val="00D607B5"/>
    <w:rsid w:val="00D6170F"/>
    <w:rsid w:val="00D619E7"/>
    <w:rsid w:val="00D61A49"/>
    <w:rsid w:val="00D63524"/>
    <w:rsid w:val="00D642A8"/>
    <w:rsid w:val="00D655BF"/>
    <w:rsid w:val="00D665D8"/>
    <w:rsid w:val="00D7016D"/>
    <w:rsid w:val="00D71680"/>
    <w:rsid w:val="00D75594"/>
    <w:rsid w:val="00D76B06"/>
    <w:rsid w:val="00D76E16"/>
    <w:rsid w:val="00D8016A"/>
    <w:rsid w:val="00D80250"/>
    <w:rsid w:val="00D802BF"/>
    <w:rsid w:val="00D80C13"/>
    <w:rsid w:val="00D8387E"/>
    <w:rsid w:val="00D83B35"/>
    <w:rsid w:val="00D83E30"/>
    <w:rsid w:val="00D84DC4"/>
    <w:rsid w:val="00D85606"/>
    <w:rsid w:val="00D90BCF"/>
    <w:rsid w:val="00D91CB5"/>
    <w:rsid w:val="00D922E5"/>
    <w:rsid w:val="00D955D2"/>
    <w:rsid w:val="00D965E2"/>
    <w:rsid w:val="00D969F9"/>
    <w:rsid w:val="00D96C14"/>
    <w:rsid w:val="00D979D0"/>
    <w:rsid w:val="00DA09C2"/>
    <w:rsid w:val="00DA2677"/>
    <w:rsid w:val="00DA2F69"/>
    <w:rsid w:val="00DA5996"/>
    <w:rsid w:val="00DB2CDE"/>
    <w:rsid w:val="00DB3B46"/>
    <w:rsid w:val="00DB619E"/>
    <w:rsid w:val="00DB6A7B"/>
    <w:rsid w:val="00DB6E19"/>
    <w:rsid w:val="00DC14AC"/>
    <w:rsid w:val="00DC58F3"/>
    <w:rsid w:val="00DC7138"/>
    <w:rsid w:val="00DC795E"/>
    <w:rsid w:val="00DC7BDC"/>
    <w:rsid w:val="00DD36F9"/>
    <w:rsid w:val="00DD3A98"/>
    <w:rsid w:val="00DD4089"/>
    <w:rsid w:val="00DD56D6"/>
    <w:rsid w:val="00DD6DDB"/>
    <w:rsid w:val="00DD78EE"/>
    <w:rsid w:val="00DE171B"/>
    <w:rsid w:val="00DE20B2"/>
    <w:rsid w:val="00DE21B2"/>
    <w:rsid w:val="00DE3181"/>
    <w:rsid w:val="00DE3D3C"/>
    <w:rsid w:val="00DE583B"/>
    <w:rsid w:val="00DF02F5"/>
    <w:rsid w:val="00DF104E"/>
    <w:rsid w:val="00DF1FFA"/>
    <w:rsid w:val="00DF3115"/>
    <w:rsid w:val="00DF31DD"/>
    <w:rsid w:val="00DF3B22"/>
    <w:rsid w:val="00DF3D85"/>
    <w:rsid w:val="00DF4365"/>
    <w:rsid w:val="00DF4451"/>
    <w:rsid w:val="00DF452E"/>
    <w:rsid w:val="00DF6648"/>
    <w:rsid w:val="00DF6897"/>
    <w:rsid w:val="00DF78FB"/>
    <w:rsid w:val="00E016CA"/>
    <w:rsid w:val="00E0330B"/>
    <w:rsid w:val="00E07FA9"/>
    <w:rsid w:val="00E101DC"/>
    <w:rsid w:val="00E10CD0"/>
    <w:rsid w:val="00E11ABD"/>
    <w:rsid w:val="00E131DF"/>
    <w:rsid w:val="00E1594F"/>
    <w:rsid w:val="00E1775F"/>
    <w:rsid w:val="00E207C0"/>
    <w:rsid w:val="00E22C20"/>
    <w:rsid w:val="00E2325D"/>
    <w:rsid w:val="00E237B0"/>
    <w:rsid w:val="00E32322"/>
    <w:rsid w:val="00E33066"/>
    <w:rsid w:val="00E37619"/>
    <w:rsid w:val="00E41BB3"/>
    <w:rsid w:val="00E43AC7"/>
    <w:rsid w:val="00E44EAD"/>
    <w:rsid w:val="00E50073"/>
    <w:rsid w:val="00E50800"/>
    <w:rsid w:val="00E53128"/>
    <w:rsid w:val="00E531FA"/>
    <w:rsid w:val="00E557F9"/>
    <w:rsid w:val="00E55CCC"/>
    <w:rsid w:val="00E56F16"/>
    <w:rsid w:val="00E57820"/>
    <w:rsid w:val="00E612FE"/>
    <w:rsid w:val="00E61589"/>
    <w:rsid w:val="00E622B6"/>
    <w:rsid w:val="00E6300C"/>
    <w:rsid w:val="00E633ED"/>
    <w:rsid w:val="00E64A3E"/>
    <w:rsid w:val="00E66331"/>
    <w:rsid w:val="00E723C5"/>
    <w:rsid w:val="00E762B8"/>
    <w:rsid w:val="00E77AB4"/>
    <w:rsid w:val="00E80722"/>
    <w:rsid w:val="00E80B9C"/>
    <w:rsid w:val="00E816EB"/>
    <w:rsid w:val="00E81F33"/>
    <w:rsid w:val="00E8287B"/>
    <w:rsid w:val="00E84B4C"/>
    <w:rsid w:val="00E86E57"/>
    <w:rsid w:val="00E90666"/>
    <w:rsid w:val="00E9122B"/>
    <w:rsid w:val="00E92DC6"/>
    <w:rsid w:val="00E938BA"/>
    <w:rsid w:val="00E93AB9"/>
    <w:rsid w:val="00E94490"/>
    <w:rsid w:val="00E947B5"/>
    <w:rsid w:val="00E95C92"/>
    <w:rsid w:val="00E9665C"/>
    <w:rsid w:val="00E96D23"/>
    <w:rsid w:val="00EA0323"/>
    <w:rsid w:val="00EA05FE"/>
    <w:rsid w:val="00EA1A82"/>
    <w:rsid w:val="00EA3F18"/>
    <w:rsid w:val="00EA4052"/>
    <w:rsid w:val="00EA5816"/>
    <w:rsid w:val="00EA6BD1"/>
    <w:rsid w:val="00EB0723"/>
    <w:rsid w:val="00EB1C97"/>
    <w:rsid w:val="00EB3503"/>
    <w:rsid w:val="00EB668E"/>
    <w:rsid w:val="00EB6B8F"/>
    <w:rsid w:val="00EB7880"/>
    <w:rsid w:val="00EC0373"/>
    <w:rsid w:val="00EC1C62"/>
    <w:rsid w:val="00EC227B"/>
    <w:rsid w:val="00EC5690"/>
    <w:rsid w:val="00EC72B0"/>
    <w:rsid w:val="00ED06BC"/>
    <w:rsid w:val="00ED1320"/>
    <w:rsid w:val="00ED4989"/>
    <w:rsid w:val="00ED4D24"/>
    <w:rsid w:val="00ED6DD3"/>
    <w:rsid w:val="00EE0370"/>
    <w:rsid w:val="00EE0D84"/>
    <w:rsid w:val="00EE1439"/>
    <w:rsid w:val="00EE15A5"/>
    <w:rsid w:val="00EE368D"/>
    <w:rsid w:val="00EE4B18"/>
    <w:rsid w:val="00EE67A8"/>
    <w:rsid w:val="00EE7237"/>
    <w:rsid w:val="00EF1904"/>
    <w:rsid w:val="00EF311F"/>
    <w:rsid w:val="00EF4A01"/>
    <w:rsid w:val="00EF5B20"/>
    <w:rsid w:val="00EF5CB9"/>
    <w:rsid w:val="00EF6D6E"/>
    <w:rsid w:val="00EF7A69"/>
    <w:rsid w:val="00F00173"/>
    <w:rsid w:val="00F00962"/>
    <w:rsid w:val="00F01FF8"/>
    <w:rsid w:val="00F0399F"/>
    <w:rsid w:val="00F03B8E"/>
    <w:rsid w:val="00F04133"/>
    <w:rsid w:val="00F0454C"/>
    <w:rsid w:val="00F04C33"/>
    <w:rsid w:val="00F05913"/>
    <w:rsid w:val="00F06051"/>
    <w:rsid w:val="00F066F9"/>
    <w:rsid w:val="00F06AE2"/>
    <w:rsid w:val="00F07013"/>
    <w:rsid w:val="00F07FEF"/>
    <w:rsid w:val="00F10B9A"/>
    <w:rsid w:val="00F16931"/>
    <w:rsid w:val="00F17B11"/>
    <w:rsid w:val="00F2055C"/>
    <w:rsid w:val="00F21C88"/>
    <w:rsid w:val="00F23FE5"/>
    <w:rsid w:val="00F24AF4"/>
    <w:rsid w:val="00F2731E"/>
    <w:rsid w:val="00F30768"/>
    <w:rsid w:val="00F30FA4"/>
    <w:rsid w:val="00F32E79"/>
    <w:rsid w:val="00F33806"/>
    <w:rsid w:val="00F3422B"/>
    <w:rsid w:val="00F342CB"/>
    <w:rsid w:val="00F35E01"/>
    <w:rsid w:val="00F404EB"/>
    <w:rsid w:val="00F40A16"/>
    <w:rsid w:val="00F4445C"/>
    <w:rsid w:val="00F45435"/>
    <w:rsid w:val="00F45A47"/>
    <w:rsid w:val="00F50629"/>
    <w:rsid w:val="00F5086C"/>
    <w:rsid w:val="00F521F6"/>
    <w:rsid w:val="00F521F8"/>
    <w:rsid w:val="00F52954"/>
    <w:rsid w:val="00F5527F"/>
    <w:rsid w:val="00F55D5E"/>
    <w:rsid w:val="00F569E0"/>
    <w:rsid w:val="00F60948"/>
    <w:rsid w:val="00F619B7"/>
    <w:rsid w:val="00F632BD"/>
    <w:rsid w:val="00F6355F"/>
    <w:rsid w:val="00F647A9"/>
    <w:rsid w:val="00F64B6B"/>
    <w:rsid w:val="00F64C35"/>
    <w:rsid w:val="00F65DDE"/>
    <w:rsid w:val="00F71CE8"/>
    <w:rsid w:val="00F728CF"/>
    <w:rsid w:val="00F759EE"/>
    <w:rsid w:val="00F768BC"/>
    <w:rsid w:val="00F7693B"/>
    <w:rsid w:val="00F7716A"/>
    <w:rsid w:val="00F7795A"/>
    <w:rsid w:val="00F77F69"/>
    <w:rsid w:val="00F802C6"/>
    <w:rsid w:val="00F80A40"/>
    <w:rsid w:val="00F8176A"/>
    <w:rsid w:val="00F8303A"/>
    <w:rsid w:val="00F85124"/>
    <w:rsid w:val="00F85764"/>
    <w:rsid w:val="00F85851"/>
    <w:rsid w:val="00F86101"/>
    <w:rsid w:val="00F863CA"/>
    <w:rsid w:val="00F86692"/>
    <w:rsid w:val="00F86B4E"/>
    <w:rsid w:val="00F86FFC"/>
    <w:rsid w:val="00F871C8"/>
    <w:rsid w:val="00F8780A"/>
    <w:rsid w:val="00F911F2"/>
    <w:rsid w:val="00F91815"/>
    <w:rsid w:val="00F94D17"/>
    <w:rsid w:val="00F95194"/>
    <w:rsid w:val="00F95AA7"/>
    <w:rsid w:val="00F965E4"/>
    <w:rsid w:val="00F97CDC"/>
    <w:rsid w:val="00FA1F95"/>
    <w:rsid w:val="00FA20C9"/>
    <w:rsid w:val="00FA3F77"/>
    <w:rsid w:val="00FB067C"/>
    <w:rsid w:val="00FB06E7"/>
    <w:rsid w:val="00FB1096"/>
    <w:rsid w:val="00FB163D"/>
    <w:rsid w:val="00FB1758"/>
    <w:rsid w:val="00FB1921"/>
    <w:rsid w:val="00FB2D00"/>
    <w:rsid w:val="00FB304F"/>
    <w:rsid w:val="00FB362A"/>
    <w:rsid w:val="00FB3BFD"/>
    <w:rsid w:val="00FB5DFD"/>
    <w:rsid w:val="00FB6150"/>
    <w:rsid w:val="00FB65B8"/>
    <w:rsid w:val="00FB65DA"/>
    <w:rsid w:val="00FB7142"/>
    <w:rsid w:val="00FB7AC6"/>
    <w:rsid w:val="00FC19DD"/>
    <w:rsid w:val="00FC5F5D"/>
    <w:rsid w:val="00FC6765"/>
    <w:rsid w:val="00FC6978"/>
    <w:rsid w:val="00FC6ADF"/>
    <w:rsid w:val="00FD1AFD"/>
    <w:rsid w:val="00FD79C7"/>
    <w:rsid w:val="00FE1320"/>
    <w:rsid w:val="00FE17B8"/>
    <w:rsid w:val="00FE2628"/>
    <w:rsid w:val="00FE504F"/>
    <w:rsid w:val="00FE5AAD"/>
    <w:rsid w:val="00FE66B7"/>
    <w:rsid w:val="00FF0E52"/>
    <w:rsid w:val="00FF2B75"/>
    <w:rsid w:val="00FF5C8F"/>
    <w:rsid w:val="00FF5CF8"/>
    <w:rsid w:val="00FF6755"/>
    <w:rsid w:val="00FF7502"/>
    <w:rsid w:val="00FF774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18317AD9"/>
  <w15:chartTrackingRefBased/>
  <w15:docId w15:val="{2C526E49-3736-4CB2-930A-99CC8739E7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82D92"/>
    <w:pPr>
      <w:widowControl w:val="0"/>
      <w:jc w:val="both"/>
    </w:pPr>
  </w:style>
  <w:style w:type="paragraph" w:styleId="1">
    <w:name w:val="heading 1"/>
    <w:basedOn w:val="a"/>
    <w:next w:val="a"/>
    <w:link w:val="10"/>
    <w:uiPriority w:val="9"/>
    <w:qFormat/>
    <w:rsid w:val="00207AEE"/>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207AEE"/>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207AEE"/>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207AEE"/>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207AEE"/>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207AEE"/>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207AEE"/>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207AEE"/>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207AEE"/>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207AEE"/>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207AEE"/>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207AEE"/>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207AEE"/>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207AEE"/>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207AEE"/>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207AEE"/>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207AEE"/>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207AEE"/>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207AEE"/>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207AE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07AEE"/>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207AE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07AEE"/>
    <w:pPr>
      <w:spacing w:before="160" w:after="160"/>
      <w:jc w:val="center"/>
    </w:pPr>
    <w:rPr>
      <w:i/>
      <w:iCs/>
      <w:color w:val="404040" w:themeColor="text1" w:themeTint="BF"/>
    </w:rPr>
  </w:style>
  <w:style w:type="character" w:customStyle="1" w:styleId="a8">
    <w:name w:val="引用文 (文字)"/>
    <w:basedOn w:val="a0"/>
    <w:link w:val="a7"/>
    <w:uiPriority w:val="29"/>
    <w:rsid w:val="00207AEE"/>
    <w:rPr>
      <w:i/>
      <w:iCs/>
      <w:color w:val="404040" w:themeColor="text1" w:themeTint="BF"/>
    </w:rPr>
  </w:style>
  <w:style w:type="paragraph" w:styleId="a9">
    <w:name w:val="List Paragraph"/>
    <w:basedOn w:val="a"/>
    <w:uiPriority w:val="34"/>
    <w:qFormat/>
    <w:rsid w:val="00207AEE"/>
    <w:pPr>
      <w:ind w:left="720"/>
      <w:contextualSpacing/>
    </w:pPr>
  </w:style>
  <w:style w:type="character" w:styleId="21">
    <w:name w:val="Intense Emphasis"/>
    <w:basedOn w:val="a0"/>
    <w:uiPriority w:val="21"/>
    <w:qFormat/>
    <w:rsid w:val="00207AEE"/>
    <w:rPr>
      <w:i/>
      <w:iCs/>
      <w:color w:val="0F4761" w:themeColor="accent1" w:themeShade="BF"/>
    </w:rPr>
  </w:style>
  <w:style w:type="paragraph" w:styleId="22">
    <w:name w:val="Intense Quote"/>
    <w:basedOn w:val="a"/>
    <w:next w:val="a"/>
    <w:link w:val="23"/>
    <w:uiPriority w:val="30"/>
    <w:qFormat/>
    <w:rsid w:val="00207A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207AEE"/>
    <w:rPr>
      <w:i/>
      <w:iCs/>
      <w:color w:val="0F4761" w:themeColor="accent1" w:themeShade="BF"/>
    </w:rPr>
  </w:style>
  <w:style w:type="character" w:styleId="24">
    <w:name w:val="Intense Reference"/>
    <w:basedOn w:val="a0"/>
    <w:uiPriority w:val="32"/>
    <w:qFormat/>
    <w:rsid w:val="00207AEE"/>
    <w:rPr>
      <w:b/>
      <w:bCs/>
      <w:smallCaps/>
      <w:color w:val="0F4761" w:themeColor="accent1" w:themeShade="BF"/>
      <w:spacing w:val="5"/>
    </w:rPr>
  </w:style>
  <w:style w:type="character" w:styleId="aa">
    <w:name w:val="Hyperlink"/>
    <w:basedOn w:val="a0"/>
    <w:uiPriority w:val="99"/>
    <w:unhideWhenUsed/>
    <w:rsid w:val="00880674"/>
    <w:rPr>
      <w:color w:val="467886" w:themeColor="hyperlink"/>
      <w:u w:val="single"/>
    </w:rPr>
  </w:style>
  <w:style w:type="character" w:styleId="ab">
    <w:name w:val="Unresolved Mention"/>
    <w:basedOn w:val="a0"/>
    <w:uiPriority w:val="99"/>
    <w:semiHidden/>
    <w:unhideWhenUsed/>
    <w:rsid w:val="00880674"/>
    <w:rPr>
      <w:color w:val="605E5C"/>
      <w:shd w:val="clear" w:color="auto" w:fill="E1DFDD"/>
    </w:rPr>
  </w:style>
  <w:style w:type="character" w:styleId="ac">
    <w:name w:val="annotation reference"/>
    <w:basedOn w:val="a0"/>
    <w:uiPriority w:val="99"/>
    <w:semiHidden/>
    <w:unhideWhenUsed/>
    <w:rsid w:val="00CF4894"/>
    <w:rPr>
      <w:sz w:val="18"/>
      <w:szCs w:val="18"/>
    </w:rPr>
  </w:style>
  <w:style w:type="paragraph" w:styleId="ad">
    <w:name w:val="annotation text"/>
    <w:basedOn w:val="a"/>
    <w:link w:val="ae"/>
    <w:uiPriority w:val="99"/>
    <w:unhideWhenUsed/>
    <w:rsid w:val="00CF4894"/>
    <w:pPr>
      <w:jc w:val="left"/>
    </w:pPr>
  </w:style>
  <w:style w:type="character" w:customStyle="1" w:styleId="ae">
    <w:name w:val="コメント文字列 (文字)"/>
    <w:basedOn w:val="a0"/>
    <w:link w:val="ad"/>
    <w:uiPriority w:val="99"/>
    <w:rsid w:val="00CF4894"/>
  </w:style>
  <w:style w:type="paragraph" w:styleId="af">
    <w:name w:val="annotation subject"/>
    <w:basedOn w:val="ad"/>
    <w:next w:val="ad"/>
    <w:link w:val="af0"/>
    <w:uiPriority w:val="99"/>
    <w:semiHidden/>
    <w:unhideWhenUsed/>
    <w:rsid w:val="00CF4894"/>
    <w:rPr>
      <w:b/>
      <w:bCs/>
    </w:rPr>
  </w:style>
  <w:style w:type="character" w:customStyle="1" w:styleId="af0">
    <w:name w:val="コメント内容 (文字)"/>
    <w:basedOn w:val="ae"/>
    <w:link w:val="af"/>
    <w:uiPriority w:val="99"/>
    <w:semiHidden/>
    <w:rsid w:val="00CF4894"/>
    <w:rPr>
      <w:b/>
      <w:bCs/>
    </w:rPr>
  </w:style>
  <w:style w:type="paragraph" w:styleId="af1">
    <w:name w:val="header"/>
    <w:basedOn w:val="a"/>
    <w:link w:val="af2"/>
    <w:uiPriority w:val="99"/>
    <w:unhideWhenUsed/>
    <w:rsid w:val="00666E9E"/>
    <w:pPr>
      <w:tabs>
        <w:tab w:val="center" w:pos="4252"/>
        <w:tab w:val="right" w:pos="8504"/>
      </w:tabs>
      <w:snapToGrid w:val="0"/>
    </w:pPr>
  </w:style>
  <w:style w:type="character" w:customStyle="1" w:styleId="af2">
    <w:name w:val="ヘッダー (文字)"/>
    <w:basedOn w:val="a0"/>
    <w:link w:val="af1"/>
    <w:uiPriority w:val="99"/>
    <w:rsid w:val="00666E9E"/>
  </w:style>
  <w:style w:type="paragraph" w:styleId="af3">
    <w:name w:val="footer"/>
    <w:basedOn w:val="a"/>
    <w:link w:val="af4"/>
    <w:uiPriority w:val="99"/>
    <w:unhideWhenUsed/>
    <w:rsid w:val="00666E9E"/>
    <w:pPr>
      <w:tabs>
        <w:tab w:val="center" w:pos="4252"/>
        <w:tab w:val="right" w:pos="8504"/>
      </w:tabs>
      <w:snapToGrid w:val="0"/>
    </w:pPr>
  </w:style>
  <w:style w:type="character" w:customStyle="1" w:styleId="af4">
    <w:name w:val="フッター (文字)"/>
    <w:basedOn w:val="a0"/>
    <w:link w:val="af3"/>
    <w:uiPriority w:val="99"/>
    <w:rsid w:val="00666E9E"/>
  </w:style>
  <w:style w:type="table" w:styleId="af5">
    <w:name w:val="Table Grid"/>
    <w:basedOn w:val="a1"/>
    <w:uiPriority w:val="39"/>
    <w:rsid w:val="00C731B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6">
    <w:name w:val="Revision"/>
    <w:hidden/>
    <w:uiPriority w:val="99"/>
    <w:semiHidden/>
    <w:rsid w:val="003641E1"/>
  </w:style>
  <w:style w:type="paragraph" w:styleId="af7">
    <w:name w:val="TOC Heading"/>
    <w:basedOn w:val="1"/>
    <w:next w:val="a"/>
    <w:uiPriority w:val="39"/>
    <w:unhideWhenUsed/>
    <w:qFormat/>
    <w:rsid w:val="00026EF6"/>
    <w:pPr>
      <w:widowControl/>
      <w:spacing w:before="240" w:after="0" w:line="259" w:lineRule="auto"/>
      <w:jc w:val="left"/>
      <w:outlineLvl w:val="9"/>
    </w:pPr>
    <w:rPr>
      <w:color w:val="0F4761" w:themeColor="accent1" w:themeShade="BF"/>
      <w:kern w:val="0"/>
    </w:rPr>
  </w:style>
  <w:style w:type="paragraph" w:styleId="25">
    <w:name w:val="toc 2"/>
    <w:basedOn w:val="a"/>
    <w:next w:val="a"/>
    <w:autoRedefine/>
    <w:uiPriority w:val="39"/>
    <w:unhideWhenUsed/>
    <w:rsid w:val="00AB27C8"/>
    <w:pPr>
      <w:widowControl/>
      <w:spacing w:after="100" w:line="259" w:lineRule="auto"/>
      <w:ind w:left="220"/>
      <w:jc w:val="left"/>
    </w:pPr>
    <w:rPr>
      <w:rFonts w:cs="Times New Roman"/>
      <w:kern w:val="0"/>
      <w:sz w:val="22"/>
    </w:rPr>
  </w:style>
  <w:style w:type="paragraph" w:styleId="11">
    <w:name w:val="toc 1"/>
    <w:basedOn w:val="a"/>
    <w:next w:val="a"/>
    <w:autoRedefine/>
    <w:uiPriority w:val="39"/>
    <w:unhideWhenUsed/>
    <w:rsid w:val="00AB27C8"/>
    <w:pPr>
      <w:widowControl/>
      <w:spacing w:after="100" w:line="259" w:lineRule="auto"/>
      <w:jc w:val="left"/>
    </w:pPr>
    <w:rPr>
      <w:rFonts w:cs="Times New Roman"/>
      <w:kern w:val="0"/>
      <w:sz w:val="22"/>
    </w:rPr>
  </w:style>
  <w:style w:type="paragraph" w:styleId="31">
    <w:name w:val="toc 3"/>
    <w:basedOn w:val="a"/>
    <w:next w:val="a"/>
    <w:autoRedefine/>
    <w:uiPriority w:val="39"/>
    <w:unhideWhenUsed/>
    <w:rsid w:val="00AB27C8"/>
    <w:pPr>
      <w:widowControl/>
      <w:spacing w:after="100" w:line="259" w:lineRule="auto"/>
      <w:ind w:left="440"/>
      <w:jc w:val="left"/>
    </w:pPr>
    <w:rPr>
      <w:rFonts w:cs="Times New Roman"/>
      <w:kern w:val="0"/>
      <w:sz w:val="22"/>
    </w:rPr>
  </w:style>
  <w:style w:type="paragraph" w:styleId="Web">
    <w:name w:val="Normal (Web)"/>
    <w:basedOn w:val="a"/>
    <w:uiPriority w:val="99"/>
    <w:semiHidden/>
    <w:unhideWhenUsed/>
    <w:rsid w:val="00C27674"/>
    <w:rPr>
      <w:rFonts w:ascii="Times New Roman" w:hAnsi="Times New Roman" w:cs="Times New Roman"/>
      <w:sz w:val="24"/>
      <w:szCs w:val="24"/>
    </w:rPr>
  </w:style>
  <w:style w:type="paragraph" w:styleId="HTML">
    <w:name w:val="HTML Preformatted"/>
    <w:basedOn w:val="a"/>
    <w:link w:val="HTML0"/>
    <w:uiPriority w:val="99"/>
    <w:semiHidden/>
    <w:unhideWhenUsed/>
    <w:rsid w:val="00B16590"/>
    <w:rPr>
      <w:rFonts w:ascii="Courier New" w:hAnsi="Courier New" w:cs="Courier New"/>
      <w:sz w:val="20"/>
      <w:szCs w:val="20"/>
    </w:rPr>
  </w:style>
  <w:style w:type="character" w:customStyle="1" w:styleId="HTML0">
    <w:name w:val="HTML 書式付き (文字)"/>
    <w:basedOn w:val="a0"/>
    <w:link w:val="HTML"/>
    <w:uiPriority w:val="99"/>
    <w:semiHidden/>
    <w:rsid w:val="00B16590"/>
    <w:rPr>
      <w:rFonts w:ascii="Courier New" w:hAnsi="Courier New" w:cs="Courier New"/>
      <w:sz w:val="20"/>
      <w:szCs w:val="20"/>
    </w:rPr>
  </w:style>
  <w:style w:type="paragraph" w:styleId="af8">
    <w:name w:val="footnote text"/>
    <w:basedOn w:val="a"/>
    <w:link w:val="af9"/>
    <w:uiPriority w:val="99"/>
    <w:semiHidden/>
    <w:unhideWhenUsed/>
    <w:rsid w:val="00A13AC6"/>
    <w:pPr>
      <w:snapToGrid w:val="0"/>
      <w:jc w:val="left"/>
    </w:pPr>
  </w:style>
  <w:style w:type="character" w:customStyle="1" w:styleId="af9">
    <w:name w:val="脚注文字列 (文字)"/>
    <w:basedOn w:val="a0"/>
    <w:link w:val="af8"/>
    <w:uiPriority w:val="99"/>
    <w:semiHidden/>
    <w:rsid w:val="00A13AC6"/>
  </w:style>
  <w:style w:type="character" w:styleId="afa">
    <w:name w:val="footnote reference"/>
    <w:basedOn w:val="a0"/>
    <w:uiPriority w:val="99"/>
    <w:semiHidden/>
    <w:unhideWhenUsed/>
    <w:rsid w:val="00A13AC6"/>
    <w:rPr>
      <w:vertAlign w:val="superscript"/>
    </w:rPr>
  </w:style>
  <w:style w:type="paragraph" w:styleId="afb">
    <w:name w:val="endnote text"/>
    <w:basedOn w:val="a"/>
    <w:link w:val="afc"/>
    <w:uiPriority w:val="99"/>
    <w:unhideWhenUsed/>
    <w:rsid w:val="00766B31"/>
    <w:pPr>
      <w:snapToGrid w:val="0"/>
      <w:jc w:val="left"/>
    </w:pPr>
  </w:style>
  <w:style w:type="character" w:customStyle="1" w:styleId="afc">
    <w:name w:val="文末脚注文字列 (文字)"/>
    <w:basedOn w:val="a0"/>
    <w:link w:val="afb"/>
    <w:uiPriority w:val="99"/>
    <w:rsid w:val="00766B31"/>
  </w:style>
  <w:style w:type="character" w:styleId="afd">
    <w:name w:val="endnote reference"/>
    <w:basedOn w:val="a0"/>
    <w:uiPriority w:val="99"/>
    <w:semiHidden/>
    <w:unhideWhenUsed/>
    <w:rsid w:val="00766B31"/>
    <w:rPr>
      <w:vertAlign w:val="superscript"/>
    </w:rPr>
  </w:style>
  <w:style w:type="paragraph" w:styleId="afe">
    <w:name w:val="Bibliography"/>
    <w:basedOn w:val="a"/>
    <w:next w:val="a"/>
    <w:uiPriority w:val="37"/>
    <w:unhideWhenUsed/>
    <w:rsid w:val="00925C8D"/>
  </w:style>
  <w:style w:type="paragraph" w:styleId="aff">
    <w:name w:val="caption"/>
    <w:basedOn w:val="a"/>
    <w:next w:val="a"/>
    <w:uiPriority w:val="35"/>
    <w:unhideWhenUsed/>
    <w:qFormat/>
    <w:rsid w:val="00E612FE"/>
    <w:rPr>
      <w:b/>
      <w:bCs/>
      <w:szCs w:val="21"/>
    </w:rPr>
  </w:style>
  <w:style w:type="character" w:styleId="aff0">
    <w:name w:val="FollowedHyperlink"/>
    <w:basedOn w:val="a0"/>
    <w:uiPriority w:val="99"/>
    <w:semiHidden/>
    <w:unhideWhenUsed/>
    <w:rsid w:val="005B684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13481">
      <w:bodyDiv w:val="1"/>
      <w:marLeft w:val="0"/>
      <w:marRight w:val="0"/>
      <w:marTop w:val="0"/>
      <w:marBottom w:val="0"/>
      <w:divBdr>
        <w:top w:val="none" w:sz="0" w:space="0" w:color="auto"/>
        <w:left w:val="none" w:sz="0" w:space="0" w:color="auto"/>
        <w:bottom w:val="none" w:sz="0" w:space="0" w:color="auto"/>
        <w:right w:val="none" w:sz="0" w:space="0" w:color="auto"/>
      </w:divBdr>
    </w:div>
    <w:div w:id="26027746">
      <w:bodyDiv w:val="1"/>
      <w:marLeft w:val="0"/>
      <w:marRight w:val="0"/>
      <w:marTop w:val="0"/>
      <w:marBottom w:val="0"/>
      <w:divBdr>
        <w:top w:val="none" w:sz="0" w:space="0" w:color="auto"/>
        <w:left w:val="none" w:sz="0" w:space="0" w:color="auto"/>
        <w:bottom w:val="none" w:sz="0" w:space="0" w:color="auto"/>
        <w:right w:val="none" w:sz="0" w:space="0" w:color="auto"/>
      </w:divBdr>
    </w:div>
    <w:div w:id="27268404">
      <w:bodyDiv w:val="1"/>
      <w:marLeft w:val="0"/>
      <w:marRight w:val="0"/>
      <w:marTop w:val="0"/>
      <w:marBottom w:val="0"/>
      <w:divBdr>
        <w:top w:val="none" w:sz="0" w:space="0" w:color="auto"/>
        <w:left w:val="none" w:sz="0" w:space="0" w:color="auto"/>
        <w:bottom w:val="none" w:sz="0" w:space="0" w:color="auto"/>
        <w:right w:val="none" w:sz="0" w:space="0" w:color="auto"/>
      </w:divBdr>
    </w:div>
    <w:div w:id="35782984">
      <w:bodyDiv w:val="1"/>
      <w:marLeft w:val="0"/>
      <w:marRight w:val="0"/>
      <w:marTop w:val="0"/>
      <w:marBottom w:val="0"/>
      <w:divBdr>
        <w:top w:val="none" w:sz="0" w:space="0" w:color="auto"/>
        <w:left w:val="none" w:sz="0" w:space="0" w:color="auto"/>
        <w:bottom w:val="none" w:sz="0" w:space="0" w:color="auto"/>
        <w:right w:val="none" w:sz="0" w:space="0" w:color="auto"/>
      </w:divBdr>
    </w:div>
    <w:div w:id="37046544">
      <w:bodyDiv w:val="1"/>
      <w:marLeft w:val="0"/>
      <w:marRight w:val="0"/>
      <w:marTop w:val="0"/>
      <w:marBottom w:val="0"/>
      <w:divBdr>
        <w:top w:val="none" w:sz="0" w:space="0" w:color="auto"/>
        <w:left w:val="none" w:sz="0" w:space="0" w:color="auto"/>
        <w:bottom w:val="none" w:sz="0" w:space="0" w:color="auto"/>
        <w:right w:val="none" w:sz="0" w:space="0" w:color="auto"/>
      </w:divBdr>
    </w:div>
    <w:div w:id="64187884">
      <w:bodyDiv w:val="1"/>
      <w:marLeft w:val="0"/>
      <w:marRight w:val="0"/>
      <w:marTop w:val="0"/>
      <w:marBottom w:val="0"/>
      <w:divBdr>
        <w:top w:val="none" w:sz="0" w:space="0" w:color="auto"/>
        <w:left w:val="none" w:sz="0" w:space="0" w:color="auto"/>
        <w:bottom w:val="none" w:sz="0" w:space="0" w:color="auto"/>
        <w:right w:val="none" w:sz="0" w:space="0" w:color="auto"/>
      </w:divBdr>
    </w:div>
    <w:div w:id="68502372">
      <w:bodyDiv w:val="1"/>
      <w:marLeft w:val="0"/>
      <w:marRight w:val="0"/>
      <w:marTop w:val="0"/>
      <w:marBottom w:val="0"/>
      <w:divBdr>
        <w:top w:val="none" w:sz="0" w:space="0" w:color="auto"/>
        <w:left w:val="none" w:sz="0" w:space="0" w:color="auto"/>
        <w:bottom w:val="none" w:sz="0" w:space="0" w:color="auto"/>
        <w:right w:val="none" w:sz="0" w:space="0" w:color="auto"/>
      </w:divBdr>
    </w:div>
    <w:div w:id="73473900">
      <w:bodyDiv w:val="1"/>
      <w:marLeft w:val="0"/>
      <w:marRight w:val="0"/>
      <w:marTop w:val="0"/>
      <w:marBottom w:val="0"/>
      <w:divBdr>
        <w:top w:val="none" w:sz="0" w:space="0" w:color="auto"/>
        <w:left w:val="none" w:sz="0" w:space="0" w:color="auto"/>
        <w:bottom w:val="none" w:sz="0" w:space="0" w:color="auto"/>
        <w:right w:val="none" w:sz="0" w:space="0" w:color="auto"/>
      </w:divBdr>
    </w:div>
    <w:div w:id="78599968">
      <w:bodyDiv w:val="1"/>
      <w:marLeft w:val="0"/>
      <w:marRight w:val="0"/>
      <w:marTop w:val="0"/>
      <w:marBottom w:val="0"/>
      <w:divBdr>
        <w:top w:val="none" w:sz="0" w:space="0" w:color="auto"/>
        <w:left w:val="none" w:sz="0" w:space="0" w:color="auto"/>
        <w:bottom w:val="none" w:sz="0" w:space="0" w:color="auto"/>
        <w:right w:val="none" w:sz="0" w:space="0" w:color="auto"/>
      </w:divBdr>
    </w:div>
    <w:div w:id="78600206">
      <w:bodyDiv w:val="1"/>
      <w:marLeft w:val="0"/>
      <w:marRight w:val="0"/>
      <w:marTop w:val="0"/>
      <w:marBottom w:val="0"/>
      <w:divBdr>
        <w:top w:val="none" w:sz="0" w:space="0" w:color="auto"/>
        <w:left w:val="none" w:sz="0" w:space="0" w:color="auto"/>
        <w:bottom w:val="none" w:sz="0" w:space="0" w:color="auto"/>
        <w:right w:val="none" w:sz="0" w:space="0" w:color="auto"/>
      </w:divBdr>
    </w:div>
    <w:div w:id="86119749">
      <w:bodyDiv w:val="1"/>
      <w:marLeft w:val="0"/>
      <w:marRight w:val="0"/>
      <w:marTop w:val="0"/>
      <w:marBottom w:val="0"/>
      <w:divBdr>
        <w:top w:val="none" w:sz="0" w:space="0" w:color="auto"/>
        <w:left w:val="none" w:sz="0" w:space="0" w:color="auto"/>
        <w:bottom w:val="none" w:sz="0" w:space="0" w:color="auto"/>
        <w:right w:val="none" w:sz="0" w:space="0" w:color="auto"/>
      </w:divBdr>
    </w:div>
    <w:div w:id="91323952">
      <w:bodyDiv w:val="1"/>
      <w:marLeft w:val="0"/>
      <w:marRight w:val="0"/>
      <w:marTop w:val="0"/>
      <w:marBottom w:val="0"/>
      <w:divBdr>
        <w:top w:val="none" w:sz="0" w:space="0" w:color="auto"/>
        <w:left w:val="none" w:sz="0" w:space="0" w:color="auto"/>
        <w:bottom w:val="none" w:sz="0" w:space="0" w:color="auto"/>
        <w:right w:val="none" w:sz="0" w:space="0" w:color="auto"/>
      </w:divBdr>
    </w:div>
    <w:div w:id="103158582">
      <w:bodyDiv w:val="1"/>
      <w:marLeft w:val="0"/>
      <w:marRight w:val="0"/>
      <w:marTop w:val="0"/>
      <w:marBottom w:val="0"/>
      <w:divBdr>
        <w:top w:val="none" w:sz="0" w:space="0" w:color="auto"/>
        <w:left w:val="none" w:sz="0" w:space="0" w:color="auto"/>
        <w:bottom w:val="none" w:sz="0" w:space="0" w:color="auto"/>
        <w:right w:val="none" w:sz="0" w:space="0" w:color="auto"/>
      </w:divBdr>
    </w:div>
    <w:div w:id="125663294">
      <w:bodyDiv w:val="1"/>
      <w:marLeft w:val="0"/>
      <w:marRight w:val="0"/>
      <w:marTop w:val="0"/>
      <w:marBottom w:val="0"/>
      <w:divBdr>
        <w:top w:val="none" w:sz="0" w:space="0" w:color="auto"/>
        <w:left w:val="none" w:sz="0" w:space="0" w:color="auto"/>
        <w:bottom w:val="none" w:sz="0" w:space="0" w:color="auto"/>
        <w:right w:val="none" w:sz="0" w:space="0" w:color="auto"/>
      </w:divBdr>
    </w:div>
    <w:div w:id="132412807">
      <w:bodyDiv w:val="1"/>
      <w:marLeft w:val="0"/>
      <w:marRight w:val="0"/>
      <w:marTop w:val="0"/>
      <w:marBottom w:val="0"/>
      <w:divBdr>
        <w:top w:val="none" w:sz="0" w:space="0" w:color="auto"/>
        <w:left w:val="none" w:sz="0" w:space="0" w:color="auto"/>
        <w:bottom w:val="none" w:sz="0" w:space="0" w:color="auto"/>
        <w:right w:val="none" w:sz="0" w:space="0" w:color="auto"/>
      </w:divBdr>
    </w:div>
    <w:div w:id="135879459">
      <w:bodyDiv w:val="1"/>
      <w:marLeft w:val="0"/>
      <w:marRight w:val="0"/>
      <w:marTop w:val="0"/>
      <w:marBottom w:val="0"/>
      <w:divBdr>
        <w:top w:val="none" w:sz="0" w:space="0" w:color="auto"/>
        <w:left w:val="none" w:sz="0" w:space="0" w:color="auto"/>
        <w:bottom w:val="none" w:sz="0" w:space="0" w:color="auto"/>
        <w:right w:val="none" w:sz="0" w:space="0" w:color="auto"/>
      </w:divBdr>
    </w:div>
    <w:div w:id="144133111">
      <w:bodyDiv w:val="1"/>
      <w:marLeft w:val="0"/>
      <w:marRight w:val="0"/>
      <w:marTop w:val="0"/>
      <w:marBottom w:val="0"/>
      <w:divBdr>
        <w:top w:val="none" w:sz="0" w:space="0" w:color="auto"/>
        <w:left w:val="none" w:sz="0" w:space="0" w:color="auto"/>
        <w:bottom w:val="none" w:sz="0" w:space="0" w:color="auto"/>
        <w:right w:val="none" w:sz="0" w:space="0" w:color="auto"/>
      </w:divBdr>
    </w:div>
    <w:div w:id="175461525">
      <w:bodyDiv w:val="1"/>
      <w:marLeft w:val="0"/>
      <w:marRight w:val="0"/>
      <w:marTop w:val="0"/>
      <w:marBottom w:val="0"/>
      <w:divBdr>
        <w:top w:val="none" w:sz="0" w:space="0" w:color="auto"/>
        <w:left w:val="none" w:sz="0" w:space="0" w:color="auto"/>
        <w:bottom w:val="none" w:sz="0" w:space="0" w:color="auto"/>
        <w:right w:val="none" w:sz="0" w:space="0" w:color="auto"/>
      </w:divBdr>
    </w:div>
    <w:div w:id="177424498">
      <w:bodyDiv w:val="1"/>
      <w:marLeft w:val="0"/>
      <w:marRight w:val="0"/>
      <w:marTop w:val="0"/>
      <w:marBottom w:val="0"/>
      <w:divBdr>
        <w:top w:val="none" w:sz="0" w:space="0" w:color="auto"/>
        <w:left w:val="none" w:sz="0" w:space="0" w:color="auto"/>
        <w:bottom w:val="none" w:sz="0" w:space="0" w:color="auto"/>
        <w:right w:val="none" w:sz="0" w:space="0" w:color="auto"/>
      </w:divBdr>
    </w:div>
    <w:div w:id="183321826">
      <w:bodyDiv w:val="1"/>
      <w:marLeft w:val="0"/>
      <w:marRight w:val="0"/>
      <w:marTop w:val="0"/>
      <w:marBottom w:val="0"/>
      <w:divBdr>
        <w:top w:val="none" w:sz="0" w:space="0" w:color="auto"/>
        <w:left w:val="none" w:sz="0" w:space="0" w:color="auto"/>
        <w:bottom w:val="none" w:sz="0" w:space="0" w:color="auto"/>
        <w:right w:val="none" w:sz="0" w:space="0" w:color="auto"/>
      </w:divBdr>
    </w:div>
    <w:div w:id="190580475">
      <w:bodyDiv w:val="1"/>
      <w:marLeft w:val="0"/>
      <w:marRight w:val="0"/>
      <w:marTop w:val="0"/>
      <w:marBottom w:val="0"/>
      <w:divBdr>
        <w:top w:val="none" w:sz="0" w:space="0" w:color="auto"/>
        <w:left w:val="none" w:sz="0" w:space="0" w:color="auto"/>
        <w:bottom w:val="none" w:sz="0" w:space="0" w:color="auto"/>
        <w:right w:val="none" w:sz="0" w:space="0" w:color="auto"/>
      </w:divBdr>
    </w:div>
    <w:div w:id="198052258">
      <w:bodyDiv w:val="1"/>
      <w:marLeft w:val="0"/>
      <w:marRight w:val="0"/>
      <w:marTop w:val="0"/>
      <w:marBottom w:val="0"/>
      <w:divBdr>
        <w:top w:val="none" w:sz="0" w:space="0" w:color="auto"/>
        <w:left w:val="none" w:sz="0" w:space="0" w:color="auto"/>
        <w:bottom w:val="none" w:sz="0" w:space="0" w:color="auto"/>
        <w:right w:val="none" w:sz="0" w:space="0" w:color="auto"/>
      </w:divBdr>
    </w:div>
    <w:div w:id="210965048">
      <w:bodyDiv w:val="1"/>
      <w:marLeft w:val="0"/>
      <w:marRight w:val="0"/>
      <w:marTop w:val="0"/>
      <w:marBottom w:val="0"/>
      <w:divBdr>
        <w:top w:val="none" w:sz="0" w:space="0" w:color="auto"/>
        <w:left w:val="none" w:sz="0" w:space="0" w:color="auto"/>
        <w:bottom w:val="none" w:sz="0" w:space="0" w:color="auto"/>
        <w:right w:val="none" w:sz="0" w:space="0" w:color="auto"/>
      </w:divBdr>
    </w:div>
    <w:div w:id="216167931">
      <w:bodyDiv w:val="1"/>
      <w:marLeft w:val="0"/>
      <w:marRight w:val="0"/>
      <w:marTop w:val="0"/>
      <w:marBottom w:val="0"/>
      <w:divBdr>
        <w:top w:val="none" w:sz="0" w:space="0" w:color="auto"/>
        <w:left w:val="none" w:sz="0" w:space="0" w:color="auto"/>
        <w:bottom w:val="none" w:sz="0" w:space="0" w:color="auto"/>
        <w:right w:val="none" w:sz="0" w:space="0" w:color="auto"/>
      </w:divBdr>
    </w:div>
    <w:div w:id="230430426">
      <w:bodyDiv w:val="1"/>
      <w:marLeft w:val="0"/>
      <w:marRight w:val="0"/>
      <w:marTop w:val="0"/>
      <w:marBottom w:val="0"/>
      <w:divBdr>
        <w:top w:val="none" w:sz="0" w:space="0" w:color="auto"/>
        <w:left w:val="none" w:sz="0" w:space="0" w:color="auto"/>
        <w:bottom w:val="none" w:sz="0" w:space="0" w:color="auto"/>
        <w:right w:val="none" w:sz="0" w:space="0" w:color="auto"/>
      </w:divBdr>
    </w:div>
    <w:div w:id="248584230">
      <w:bodyDiv w:val="1"/>
      <w:marLeft w:val="0"/>
      <w:marRight w:val="0"/>
      <w:marTop w:val="0"/>
      <w:marBottom w:val="0"/>
      <w:divBdr>
        <w:top w:val="none" w:sz="0" w:space="0" w:color="auto"/>
        <w:left w:val="none" w:sz="0" w:space="0" w:color="auto"/>
        <w:bottom w:val="none" w:sz="0" w:space="0" w:color="auto"/>
        <w:right w:val="none" w:sz="0" w:space="0" w:color="auto"/>
      </w:divBdr>
    </w:div>
    <w:div w:id="259685947">
      <w:bodyDiv w:val="1"/>
      <w:marLeft w:val="0"/>
      <w:marRight w:val="0"/>
      <w:marTop w:val="0"/>
      <w:marBottom w:val="0"/>
      <w:divBdr>
        <w:top w:val="none" w:sz="0" w:space="0" w:color="auto"/>
        <w:left w:val="none" w:sz="0" w:space="0" w:color="auto"/>
        <w:bottom w:val="none" w:sz="0" w:space="0" w:color="auto"/>
        <w:right w:val="none" w:sz="0" w:space="0" w:color="auto"/>
      </w:divBdr>
    </w:div>
    <w:div w:id="262231389">
      <w:bodyDiv w:val="1"/>
      <w:marLeft w:val="0"/>
      <w:marRight w:val="0"/>
      <w:marTop w:val="0"/>
      <w:marBottom w:val="0"/>
      <w:divBdr>
        <w:top w:val="none" w:sz="0" w:space="0" w:color="auto"/>
        <w:left w:val="none" w:sz="0" w:space="0" w:color="auto"/>
        <w:bottom w:val="none" w:sz="0" w:space="0" w:color="auto"/>
        <w:right w:val="none" w:sz="0" w:space="0" w:color="auto"/>
      </w:divBdr>
    </w:div>
    <w:div w:id="264387239">
      <w:bodyDiv w:val="1"/>
      <w:marLeft w:val="0"/>
      <w:marRight w:val="0"/>
      <w:marTop w:val="0"/>
      <w:marBottom w:val="0"/>
      <w:divBdr>
        <w:top w:val="none" w:sz="0" w:space="0" w:color="auto"/>
        <w:left w:val="none" w:sz="0" w:space="0" w:color="auto"/>
        <w:bottom w:val="none" w:sz="0" w:space="0" w:color="auto"/>
        <w:right w:val="none" w:sz="0" w:space="0" w:color="auto"/>
      </w:divBdr>
    </w:div>
    <w:div w:id="265307226">
      <w:bodyDiv w:val="1"/>
      <w:marLeft w:val="0"/>
      <w:marRight w:val="0"/>
      <w:marTop w:val="0"/>
      <w:marBottom w:val="0"/>
      <w:divBdr>
        <w:top w:val="none" w:sz="0" w:space="0" w:color="auto"/>
        <w:left w:val="none" w:sz="0" w:space="0" w:color="auto"/>
        <w:bottom w:val="none" w:sz="0" w:space="0" w:color="auto"/>
        <w:right w:val="none" w:sz="0" w:space="0" w:color="auto"/>
      </w:divBdr>
    </w:div>
    <w:div w:id="267392463">
      <w:bodyDiv w:val="1"/>
      <w:marLeft w:val="0"/>
      <w:marRight w:val="0"/>
      <w:marTop w:val="0"/>
      <w:marBottom w:val="0"/>
      <w:divBdr>
        <w:top w:val="none" w:sz="0" w:space="0" w:color="auto"/>
        <w:left w:val="none" w:sz="0" w:space="0" w:color="auto"/>
        <w:bottom w:val="none" w:sz="0" w:space="0" w:color="auto"/>
        <w:right w:val="none" w:sz="0" w:space="0" w:color="auto"/>
      </w:divBdr>
    </w:div>
    <w:div w:id="267466493">
      <w:bodyDiv w:val="1"/>
      <w:marLeft w:val="0"/>
      <w:marRight w:val="0"/>
      <w:marTop w:val="0"/>
      <w:marBottom w:val="0"/>
      <w:divBdr>
        <w:top w:val="none" w:sz="0" w:space="0" w:color="auto"/>
        <w:left w:val="none" w:sz="0" w:space="0" w:color="auto"/>
        <w:bottom w:val="none" w:sz="0" w:space="0" w:color="auto"/>
        <w:right w:val="none" w:sz="0" w:space="0" w:color="auto"/>
      </w:divBdr>
    </w:div>
    <w:div w:id="271517105">
      <w:bodyDiv w:val="1"/>
      <w:marLeft w:val="0"/>
      <w:marRight w:val="0"/>
      <w:marTop w:val="0"/>
      <w:marBottom w:val="0"/>
      <w:divBdr>
        <w:top w:val="none" w:sz="0" w:space="0" w:color="auto"/>
        <w:left w:val="none" w:sz="0" w:space="0" w:color="auto"/>
        <w:bottom w:val="none" w:sz="0" w:space="0" w:color="auto"/>
        <w:right w:val="none" w:sz="0" w:space="0" w:color="auto"/>
      </w:divBdr>
    </w:div>
    <w:div w:id="293828891">
      <w:bodyDiv w:val="1"/>
      <w:marLeft w:val="0"/>
      <w:marRight w:val="0"/>
      <w:marTop w:val="0"/>
      <w:marBottom w:val="0"/>
      <w:divBdr>
        <w:top w:val="none" w:sz="0" w:space="0" w:color="auto"/>
        <w:left w:val="none" w:sz="0" w:space="0" w:color="auto"/>
        <w:bottom w:val="none" w:sz="0" w:space="0" w:color="auto"/>
        <w:right w:val="none" w:sz="0" w:space="0" w:color="auto"/>
      </w:divBdr>
    </w:div>
    <w:div w:id="297347202">
      <w:bodyDiv w:val="1"/>
      <w:marLeft w:val="0"/>
      <w:marRight w:val="0"/>
      <w:marTop w:val="0"/>
      <w:marBottom w:val="0"/>
      <w:divBdr>
        <w:top w:val="none" w:sz="0" w:space="0" w:color="auto"/>
        <w:left w:val="none" w:sz="0" w:space="0" w:color="auto"/>
        <w:bottom w:val="none" w:sz="0" w:space="0" w:color="auto"/>
        <w:right w:val="none" w:sz="0" w:space="0" w:color="auto"/>
      </w:divBdr>
    </w:div>
    <w:div w:id="299383592">
      <w:bodyDiv w:val="1"/>
      <w:marLeft w:val="0"/>
      <w:marRight w:val="0"/>
      <w:marTop w:val="0"/>
      <w:marBottom w:val="0"/>
      <w:divBdr>
        <w:top w:val="none" w:sz="0" w:space="0" w:color="auto"/>
        <w:left w:val="none" w:sz="0" w:space="0" w:color="auto"/>
        <w:bottom w:val="none" w:sz="0" w:space="0" w:color="auto"/>
        <w:right w:val="none" w:sz="0" w:space="0" w:color="auto"/>
      </w:divBdr>
    </w:div>
    <w:div w:id="304748677">
      <w:bodyDiv w:val="1"/>
      <w:marLeft w:val="0"/>
      <w:marRight w:val="0"/>
      <w:marTop w:val="0"/>
      <w:marBottom w:val="0"/>
      <w:divBdr>
        <w:top w:val="none" w:sz="0" w:space="0" w:color="auto"/>
        <w:left w:val="none" w:sz="0" w:space="0" w:color="auto"/>
        <w:bottom w:val="none" w:sz="0" w:space="0" w:color="auto"/>
        <w:right w:val="none" w:sz="0" w:space="0" w:color="auto"/>
      </w:divBdr>
    </w:div>
    <w:div w:id="309334496">
      <w:bodyDiv w:val="1"/>
      <w:marLeft w:val="0"/>
      <w:marRight w:val="0"/>
      <w:marTop w:val="0"/>
      <w:marBottom w:val="0"/>
      <w:divBdr>
        <w:top w:val="none" w:sz="0" w:space="0" w:color="auto"/>
        <w:left w:val="none" w:sz="0" w:space="0" w:color="auto"/>
        <w:bottom w:val="none" w:sz="0" w:space="0" w:color="auto"/>
        <w:right w:val="none" w:sz="0" w:space="0" w:color="auto"/>
      </w:divBdr>
    </w:div>
    <w:div w:id="313878127">
      <w:bodyDiv w:val="1"/>
      <w:marLeft w:val="0"/>
      <w:marRight w:val="0"/>
      <w:marTop w:val="0"/>
      <w:marBottom w:val="0"/>
      <w:divBdr>
        <w:top w:val="none" w:sz="0" w:space="0" w:color="auto"/>
        <w:left w:val="none" w:sz="0" w:space="0" w:color="auto"/>
        <w:bottom w:val="none" w:sz="0" w:space="0" w:color="auto"/>
        <w:right w:val="none" w:sz="0" w:space="0" w:color="auto"/>
      </w:divBdr>
    </w:div>
    <w:div w:id="314653831">
      <w:bodyDiv w:val="1"/>
      <w:marLeft w:val="0"/>
      <w:marRight w:val="0"/>
      <w:marTop w:val="0"/>
      <w:marBottom w:val="0"/>
      <w:divBdr>
        <w:top w:val="none" w:sz="0" w:space="0" w:color="auto"/>
        <w:left w:val="none" w:sz="0" w:space="0" w:color="auto"/>
        <w:bottom w:val="none" w:sz="0" w:space="0" w:color="auto"/>
        <w:right w:val="none" w:sz="0" w:space="0" w:color="auto"/>
      </w:divBdr>
    </w:div>
    <w:div w:id="323241184">
      <w:bodyDiv w:val="1"/>
      <w:marLeft w:val="0"/>
      <w:marRight w:val="0"/>
      <w:marTop w:val="0"/>
      <w:marBottom w:val="0"/>
      <w:divBdr>
        <w:top w:val="none" w:sz="0" w:space="0" w:color="auto"/>
        <w:left w:val="none" w:sz="0" w:space="0" w:color="auto"/>
        <w:bottom w:val="none" w:sz="0" w:space="0" w:color="auto"/>
        <w:right w:val="none" w:sz="0" w:space="0" w:color="auto"/>
      </w:divBdr>
    </w:div>
    <w:div w:id="326324165">
      <w:bodyDiv w:val="1"/>
      <w:marLeft w:val="0"/>
      <w:marRight w:val="0"/>
      <w:marTop w:val="0"/>
      <w:marBottom w:val="0"/>
      <w:divBdr>
        <w:top w:val="none" w:sz="0" w:space="0" w:color="auto"/>
        <w:left w:val="none" w:sz="0" w:space="0" w:color="auto"/>
        <w:bottom w:val="none" w:sz="0" w:space="0" w:color="auto"/>
        <w:right w:val="none" w:sz="0" w:space="0" w:color="auto"/>
      </w:divBdr>
    </w:div>
    <w:div w:id="338630209">
      <w:bodyDiv w:val="1"/>
      <w:marLeft w:val="0"/>
      <w:marRight w:val="0"/>
      <w:marTop w:val="0"/>
      <w:marBottom w:val="0"/>
      <w:divBdr>
        <w:top w:val="none" w:sz="0" w:space="0" w:color="auto"/>
        <w:left w:val="none" w:sz="0" w:space="0" w:color="auto"/>
        <w:bottom w:val="none" w:sz="0" w:space="0" w:color="auto"/>
        <w:right w:val="none" w:sz="0" w:space="0" w:color="auto"/>
      </w:divBdr>
    </w:div>
    <w:div w:id="363287428">
      <w:bodyDiv w:val="1"/>
      <w:marLeft w:val="0"/>
      <w:marRight w:val="0"/>
      <w:marTop w:val="0"/>
      <w:marBottom w:val="0"/>
      <w:divBdr>
        <w:top w:val="none" w:sz="0" w:space="0" w:color="auto"/>
        <w:left w:val="none" w:sz="0" w:space="0" w:color="auto"/>
        <w:bottom w:val="none" w:sz="0" w:space="0" w:color="auto"/>
        <w:right w:val="none" w:sz="0" w:space="0" w:color="auto"/>
      </w:divBdr>
    </w:div>
    <w:div w:id="375737077">
      <w:bodyDiv w:val="1"/>
      <w:marLeft w:val="0"/>
      <w:marRight w:val="0"/>
      <w:marTop w:val="0"/>
      <w:marBottom w:val="0"/>
      <w:divBdr>
        <w:top w:val="none" w:sz="0" w:space="0" w:color="auto"/>
        <w:left w:val="none" w:sz="0" w:space="0" w:color="auto"/>
        <w:bottom w:val="none" w:sz="0" w:space="0" w:color="auto"/>
        <w:right w:val="none" w:sz="0" w:space="0" w:color="auto"/>
      </w:divBdr>
    </w:div>
    <w:div w:id="380905340">
      <w:bodyDiv w:val="1"/>
      <w:marLeft w:val="0"/>
      <w:marRight w:val="0"/>
      <w:marTop w:val="0"/>
      <w:marBottom w:val="0"/>
      <w:divBdr>
        <w:top w:val="none" w:sz="0" w:space="0" w:color="auto"/>
        <w:left w:val="none" w:sz="0" w:space="0" w:color="auto"/>
        <w:bottom w:val="none" w:sz="0" w:space="0" w:color="auto"/>
        <w:right w:val="none" w:sz="0" w:space="0" w:color="auto"/>
      </w:divBdr>
    </w:div>
    <w:div w:id="396169082">
      <w:bodyDiv w:val="1"/>
      <w:marLeft w:val="0"/>
      <w:marRight w:val="0"/>
      <w:marTop w:val="0"/>
      <w:marBottom w:val="0"/>
      <w:divBdr>
        <w:top w:val="none" w:sz="0" w:space="0" w:color="auto"/>
        <w:left w:val="none" w:sz="0" w:space="0" w:color="auto"/>
        <w:bottom w:val="none" w:sz="0" w:space="0" w:color="auto"/>
        <w:right w:val="none" w:sz="0" w:space="0" w:color="auto"/>
      </w:divBdr>
    </w:div>
    <w:div w:id="396561067">
      <w:bodyDiv w:val="1"/>
      <w:marLeft w:val="0"/>
      <w:marRight w:val="0"/>
      <w:marTop w:val="0"/>
      <w:marBottom w:val="0"/>
      <w:divBdr>
        <w:top w:val="none" w:sz="0" w:space="0" w:color="auto"/>
        <w:left w:val="none" w:sz="0" w:space="0" w:color="auto"/>
        <w:bottom w:val="none" w:sz="0" w:space="0" w:color="auto"/>
        <w:right w:val="none" w:sz="0" w:space="0" w:color="auto"/>
      </w:divBdr>
    </w:div>
    <w:div w:id="399791045">
      <w:bodyDiv w:val="1"/>
      <w:marLeft w:val="0"/>
      <w:marRight w:val="0"/>
      <w:marTop w:val="0"/>
      <w:marBottom w:val="0"/>
      <w:divBdr>
        <w:top w:val="none" w:sz="0" w:space="0" w:color="auto"/>
        <w:left w:val="none" w:sz="0" w:space="0" w:color="auto"/>
        <w:bottom w:val="none" w:sz="0" w:space="0" w:color="auto"/>
        <w:right w:val="none" w:sz="0" w:space="0" w:color="auto"/>
      </w:divBdr>
    </w:div>
    <w:div w:id="401173922">
      <w:bodyDiv w:val="1"/>
      <w:marLeft w:val="0"/>
      <w:marRight w:val="0"/>
      <w:marTop w:val="0"/>
      <w:marBottom w:val="0"/>
      <w:divBdr>
        <w:top w:val="none" w:sz="0" w:space="0" w:color="auto"/>
        <w:left w:val="none" w:sz="0" w:space="0" w:color="auto"/>
        <w:bottom w:val="none" w:sz="0" w:space="0" w:color="auto"/>
        <w:right w:val="none" w:sz="0" w:space="0" w:color="auto"/>
      </w:divBdr>
    </w:div>
    <w:div w:id="417097105">
      <w:bodyDiv w:val="1"/>
      <w:marLeft w:val="0"/>
      <w:marRight w:val="0"/>
      <w:marTop w:val="0"/>
      <w:marBottom w:val="0"/>
      <w:divBdr>
        <w:top w:val="none" w:sz="0" w:space="0" w:color="auto"/>
        <w:left w:val="none" w:sz="0" w:space="0" w:color="auto"/>
        <w:bottom w:val="none" w:sz="0" w:space="0" w:color="auto"/>
        <w:right w:val="none" w:sz="0" w:space="0" w:color="auto"/>
      </w:divBdr>
    </w:div>
    <w:div w:id="428937753">
      <w:bodyDiv w:val="1"/>
      <w:marLeft w:val="0"/>
      <w:marRight w:val="0"/>
      <w:marTop w:val="0"/>
      <w:marBottom w:val="0"/>
      <w:divBdr>
        <w:top w:val="none" w:sz="0" w:space="0" w:color="auto"/>
        <w:left w:val="none" w:sz="0" w:space="0" w:color="auto"/>
        <w:bottom w:val="none" w:sz="0" w:space="0" w:color="auto"/>
        <w:right w:val="none" w:sz="0" w:space="0" w:color="auto"/>
      </w:divBdr>
    </w:div>
    <w:div w:id="434597871">
      <w:bodyDiv w:val="1"/>
      <w:marLeft w:val="0"/>
      <w:marRight w:val="0"/>
      <w:marTop w:val="0"/>
      <w:marBottom w:val="0"/>
      <w:divBdr>
        <w:top w:val="none" w:sz="0" w:space="0" w:color="auto"/>
        <w:left w:val="none" w:sz="0" w:space="0" w:color="auto"/>
        <w:bottom w:val="none" w:sz="0" w:space="0" w:color="auto"/>
        <w:right w:val="none" w:sz="0" w:space="0" w:color="auto"/>
      </w:divBdr>
    </w:div>
    <w:div w:id="435030120">
      <w:bodyDiv w:val="1"/>
      <w:marLeft w:val="0"/>
      <w:marRight w:val="0"/>
      <w:marTop w:val="0"/>
      <w:marBottom w:val="0"/>
      <w:divBdr>
        <w:top w:val="none" w:sz="0" w:space="0" w:color="auto"/>
        <w:left w:val="none" w:sz="0" w:space="0" w:color="auto"/>
        <w:bottom w:val="none" w:sz="0" w:space="0" w:color="auto"/>
        <w:right w:val="none" w:sz="0" w:space="0" w:color="auto"/>
      </w:divBdr>
    </w:div>
    <w:div w:id="435178424">
      <w:bodyDiv w:val="1"/>
      <w:marLeft w:val="0"/>
      <w:marRight w:val="0"/>
      <w:marTop w:val="0"/>
      <w:marBottom w:val="0"/>
      <w:divBdr>
        <w:top w:val="none" w:sz="0" w:space="0" w:color="auto"/>
        <w:left w:val="none" w:sz="0" w:space="0" w:color="auto"/>
        <w:bottom w:val="none" w:sz="0" w:space="0" w:color="auto"/>
        <w:right w:val="none" w:sz="0" w:space="0" w:color="auto"/>
      </w:divBdr>
    </w:div>
    <w:div w:id="440997487">
      <w:bodyDiv w:val="1"/>
      <w:marLeft w:val="0"/>
      <w:marRight w:val="0"/>
      <w:marTop w:val="0"/>
      <w:marBottom w:val="0"/>
      <w:divBdr>
        <w:top w:val="none" w:sz="0" w:space="0" w:color="auto"/>
        <w:left w:val="none" w:sz="0" w:space="0" w:color="auto"/>
        <w:bottom w:val="none" w:sz="0" w:space="0" w:color="auto"/>
        <w:right w:val="none" w:sz="0" w:space="0" w:color="auto"/>
      </w:divBdr>
    </w:div>
    <w:div w:id="453138902">
      <w:bodyDiv w:val="1"/>
      <w:marLeft w:val="0"/>
      <w:marRight w:val="0"/>
      <w:marTop w:val="0"/>
      <w:marBottom w:val="0"/>
      <w:divBdr>
        <w:top w:val="none" w:sz="0" w:space="0" w:color="auto"/>
        <w:left w:val="none" w:sz="0" w:space="0" w:color="auto"/>
        <w:bottom w:val="none" w:sz="0" w:space="0" w:color="auto"/>
        <w:right w:val="none" w:sz="0" w:space="0" w:color="auto"/>
      </w:divBdr>
    </w:div>
    <w:div w:id="457530302">
      <w:bodyDiv w:val="1"/>
      <w:marLeft w:val="0"/>
      <w:marRight w:val="0"/>
      <w:marTop w:val="0"/>
      <w:marBottom w:val="0"/>
      <w:divBdr>
        <w:top w:val="none" w:sz="0" w:space="0" w:color="auto"/>
        <w:left w:val="none" w:sz="0" w:space="0" w:color="auto"/>
        <w:bottom w:val="none" w:sz="0" w:space="0" w:color="auto"/>
        <w:right w:val="none" w:sz="0" w:space="0" w:color="auto"/>
      </w:divBdr>
    </w:div>
    <w:div w:id="459342171">
      <w:bodyDiv w:val="1"/>
      <w:marLeft w:val="0"/>
      <w:marRight w:val="0"/>
      <w:marTop w:val="0"/>
      <w:marBottom w:val="0"/>
      <w:divBdr>
        <w:top w:val="none" w:sz="0" w:space="0" w:color="auto"/>
        <w:left w:val="none" w:sz="0" w:space="0" w:color="auto"/>
        <w:bottom w:val="none" w:sz="0" w:space="0" w:color="auto"/>
        <w:right w:val="none" w:sz="0" w:space="0" w:color="auto"/>
      </w:divBdr>
    </w:div>
    <w:div w:id="464010424">
      <w:bodyDiv w:val="1"/>
      <w:marLeft w:val="0"/>
      <w:marRight w:val="0"/>
      <w:marTop w:val="0"/>
      <w:marBottom w:val="0"/>
      <w:divBdr>
        <w:top w:val="none" w:sz="0" w:space="0" w:color="auto"/>
        <w:left w:val="none" w:sz="0" w:space="0" w:color="auto"/>
        <w:bottom w:val="none" w:sz="0" w:space="0" w:color="auto"/>
        <w:right w:val="none" w:sz="0" w:space="0" w:color="auto"/>
      </w:divBdr>
    </w:div>
    <w:div w:id="468523562">
      <w:bodyDiv w:val="1"/>
      <w:marLeft w:val="0"/>
      <w:marRight w:val="0"/>
      <w:marTop w:val="0"/>
      <w:marBottom w:val="0"/>
      <w:divBdr>
        <w:top w:val="none" w:sz="0" w:space="0" w:color="auto"/>
        <w:left w:val="none" w:sz="0" w:space="0" w:color="auto"/>
        <w:bottom w:val="none" w:sz="0" w:space="0" w:color="auto"/>
        <w:right w:val="none" w:sz="0" w:space="0" w:color="auto"/>
      </w:divBdr>
    </w:div>
    <w:div w:id="469136083">
      <w:bodyDiv w:val="1"/>
      <w:marLeft w:val="0"/>
      <w:marRight w:val="0"/>
      <w:marTop w:val="0"/>
      <w:marBottom w:val="0"/>
      <w:divBdr>
        <w:top w:val="none" w:sz="0" w:space="0" w:color="auto"/>
        <w:left w:val="none" w:sz="0" w:space="0" w:color="auto"/>
        <w:bottom w:val="none" w:sz="0" w:space="0" w:color="auto"/>
        <w:right w:val="none" w:sz="0" w:space="0" w:color="auto"/>
      </w:divBdr>
    </w:div>
    <w:div w:id="470248256">
      <w:bodyDiv w:val="1"/>
      <w:marLeft w:val="0"/>
      <w:marRight w:val="0"/>
      <w:marTop w:val="0"/>
      <w:marBottom w:val="0"/>
      <w:divBdr>
        <w:top w:val="none" w:sz="0" w:space="0" w:color="auto"/>
        <w:left w:val="none" w:sz="0" w:space="0" w:color="auto"/>
        <w:bottom w:val="none" w:sz="0" w:space="0" w:color="auto"/>
        <w:right w:val="none" w:sz="0" w:space="0" w:color="auto"/>
      </w:divBdr>
    </w:div>
    <w:div w:id="485626862">
      <w:bodyDiv w:val="1"/>
      <w:marLeft w:val="0"/>
      <w:marRight w:val="0"/>
      <w:marTop w:val="0"/>
      <w:marBottom w:val="0"/>
      <w:divBdr>
        <w:top w:val="none" w:sz="0" w:space="0" w:color="auto"/>
        <w:left w:val="none" w:sz="0" w:space="0" w:color="auto"/>
        <w:bottom w:val="none" w:sz="0" w:space="0" w:color="auto"/>
        <w:right w:val="none" w:sz="0" w:space="0" w:color="auto"/>
      </w:divBdr>
    </w:div>
    <w:div w:id="489709510">
      <w:bodyDiv w:val="1"/>
      <w:marLeft w:val="0"/>
      <w:marRight w:val="0"/>
      <w:marTop w:val="0"/>
      <w:marBottom w:val="0"/>
      <w:divBdr>
        <w:top w:val="none" w:sz="0" w:space="0" w:color="auto"/>
        <w:left w:val="none" w:sz="0" w:space="0" w:color="auto"/>
        <w:bottom w:val="none" w:sz="0" w:space="0" w:color="auto"/>
        <w:right w:val="none" w:sz="0" w:space="0" w:color="auto"/>
      </w:divBdr>
    </w:div>
    <w:div w:id="490877287">
      <w:bodyDiv w:val="1"/>
      <w:marLeft w:val="0"/>
      <w:marRight w:val="0"/>
      <w:marTop w:val="0"/>
      <w:marBottom w:val="0"/>
      <w:divBdr>
        <w:top w:val="none" w:sz="0" w:space="0" w:color="auto"/>
        <w:left w:val="none" w:sz="0" w:space="0" w:color="auto"/>
        <w:bottom w:val="none" w:sz="0" w:space="0" w:color="auto"/>
        <w:right w:val="none" w:sz="0" w:space="0" w:color="auto"/>
      </w:divBdr>
    </w:div>
    <w:div w:id="497188356">
      <w:bodyDiv w:val="1"/>
      <w:marLeft w:val="0"/>
      <w:marRight w:val="0"/>
      <w:marTop w:val="0"/>
      <w:marBottom w:val="0"/>
      <w:divBdr>
        <w:top w:val="none" w:sz="0" w:space="0" w:color="auto"/>
        <w:left w:val="none" w:sz="0" w:space="0" w:color="auto"/>
        <w:bottom w:val="none" w:sz="0" w:space="0" w:color="auto"/>
        <w:right w:val="none" w:sz="0" w:space="0" w:color="auto"/>
      </w:divBdr>
    </w:div>
    <w:div w:id="508179513">
      <w:bodyDiv w:val="1"/>
      <w:marLeft w:val="0"/>
      <w:marRight w:val="0"/>
      <w:marTop w:val="0"/>
      <w:marBottom w:val="0"/>
      <w:divBdr>
        <w:top w:val="none" w:sz="0" w:space="0" w:color="auto"/>
        <w:left w:val="none" w:sz="0" w:space="0" w:color="auto"/>
        <w:bottom w:val="none" w:sz="0" w:space="0" w:color="auto"/>
        <w:right w:val="none" w:sz="0" w:space="0" w:color="auto"/>
      </w:divBdr>
    </w:div>
    <w:div w:id="511067610">
      <w:bodyDiv w:val="1"/>
      <w:marLeft w:val="0"/>
      <w:marRight w:val="0"/>
      <w:marTop w:val="0"/>
      <w:marBottom w:val="0"/>
      <w:divBdr>
        <w:top w:val="none" w:sz="0" w:space="0" w:color="auto"/>
        <w:left w:val="none" w:sz="0" w:space="0" w:color="auto"/>
        <w:bottom w:val="none" w:sz="0" w:space="0" w:color="auto"/>
        <w:right w:val="none" w:sz="0" w:space="0" w:color="auto"/>
      </w:divBdr>
    </w:div>
    <w:div w:id="522404698">
      <w:bodyDiv w:val="1"/>
      <w:marLeft w:val="0"/>
      <w:marRight w:val="0"/>
      <w:marTop w:val="0"/>
      <w:marBottom w:val="0"/>
      <w:divBdr>
        <w:top w:val="none" w:sz="0" w:space="0" w:color="auto"/>
        <w:left w:val="none" w:sz="0" w:space="0" w:color="auto"/>
        <w:bottom w:val="none" w:sz="0" w:space="0" w:color="auto"/>
        <w:right w:val="none" w:sz="0" w:space="0" w:color="auto"/>
      </w:divBdr>
    </w:div>
    <w:div w:id="523712354">
      <w:bodyDiv w:val="1"/>
      <w:marLeft w:val="0"/>
      <w:marRight w:val="0"/>
      <w:marTop w:val="0"/>
      <w:marBottom w:val="0"/>
      <w:divBdr>
        <w:top w:val="none" w:sz="0" w:space="0" w:color="auto"/>
        <w:left w:val="none" w:sz="0" w:space="0" w:color="auto"/>
        <w:bottom w:val="none" w:sz="0" w:space="0" w:color="auto"/>
        <w:right w:val="none" w:sz="0" w:space="0" w:color="auto"/>
      </w:divBdr>
    </w:div>
    <w:div w:id="529998320">
      <w:bodyDiv w:val="1"/>
      <w:marLeft w:val="0"/>
      <w:marRight w:val="0"/>
      <w:marTop w:val="0"/>
      <w:marBottom w:val="0"/>
      <w:divBdr>
        <w:top w:val="none" w:sz="0" w:space="0" w:color="auto"/>
        <w:left w:val="none" w:sz="0" w:space="0" w:color="auto"/>
        <w:bottom w:val="none" w:sz="0" w:space="0" w:color="auto"/>
        <w:right w:val="none" w:sz="0" w:space="0" w:color="auto"/>
      </w:divBdr>
    </w:div>
    <w:div w:id="530538035">
      <w:bodyDiv w:val="1"/>
      <w:marLeft w:val="0"/>
      <w:marRight w:val="0"/>
      <w:marTop w:val="0"/>
      <w:marBottom w:val="0"/>
      <w:divBdr>
        <w:top w:val="none" w:sz="0" w:space="0" w:color="auto"/>
        <w:left w:val="none" w:sz="0" w:space="0" w:color="auto"/>
        <w:bottom w:val="none" w:sz="0" w:space="0" w:color="auto"/>
        <w:right w:val="none" w:sz="0" w:space="0" w:color="auto"/>
      </w:divBdr>
    </w:div>
    <w:div w:id="540285717">
      <w:bodyDiv w:val="1"/>
      <w:marLeft w:val="0"/>
      <w:marRight w:val="0"/>
      <w:marTop w:val="0"/>
      <w:marBottom w:val="0"/>
      <w:divBdr>
        <w:top w:val="none" w:sz="0" w:space="0" w:color="auto"/>
        <w:left w:val="none" w:sz="0" w:space="0" w:color="auto"/>
        <w:bottom w:val="none" w:sz="0" w:space="0" w:color="auto"/>
        <w:right w:val="none" w:sz="0" w:space="0" w:color="auto"/>
      </w:divBdr>
    </w:div>
    <w:div w:id="544608811">
      <w:bodyDiv w:val="1"/>
      <w:marLeft w:val="0"/>
      <w:marRight w:val="0"/>
      <w:marTop w:val="0"/>
      <w:marBottom w:val="0"/>
      <w:divBdr>
        <w:top w:val="none" w:sz="0" w:space="0" w:color="auto"/>
        <w:left w:val="none" w:sz="0" w:space="0" w:color="auto"/>
        <w:bottom w:val="none" w:sz="0" w:space="0" w:color="auto"/>
        <w:right w:val="none" w:sz="0" w:space="0" w:color="auto"/>
      </w:divBdr>
    </w:div>
    <w:div w:id="549803656">
      <w:bodyDiv w:val="1"/>
      <w:marLeft w:val="0"/>
      <w:marRight w:val="0"/>
      <w:marTop w:val="0"/>
      <w:marBottom w:val="0"/>
      <w:divBdr>
        <w:top w:val="none" w:sz="0" w:space="0" w:color="auto"/>
        <w:left w:val="none" w:sz="0" w:space="0" w:color="auto"/>
        <w:bottom w:val="none" w:sz="0" w:space="0" w:color="auto"/>
        <w:right w:val="none" w:sz="0" w:space="0" w:color="auto"/>
      </w:divBdr>
    </w:div>
    <w:div w:id="553583284">
      <w:bodyDiv w:val="1"/>
      <w:marLeft w:val="0"/>
      <w:marRight w:val="0"/>
      <w:marTop w:val="0"/>
      <w:marBottom w:val="0"/>
      <w:divBdr>
        <w:top w:val="none" w:sz="0" w:space="0" w:color="auto"/>
        <w:left w:val="none" w:sz="0" w:space="0" w:color="auto"/>
        <w:bottom w:val="none" w:sz="0" w:space="0" w:color="auto"/>
        <w:right w:val="none" w:sz="0" w:space="0" w:color="auto"/>
      </w:divBdr>
    </w:div>
    <w:div w:id="556480857">
      <w:bodyDiv w:val="1"/>
      <w:marLeft w:val="0"/>
      <w:marRight w:val="0"/>
      <w:marTop w:val="0"/>
      <w:marBottom w:val="0"/>
      <w:divBdr>
        <w:top w:val="none" w:sz="0" w:space="0" w:color="auto"/>
        <w:left w:val="none" w:sz="0" w:space="0" w:color="auto"/>
        <w:bottom w:val="none" w:sz="0" w:space="0" w:color="auto"/>
        <w:right w:val="none" w:sz="0" w:space="0" w:color="auto"/>
      </w:divBdr>
    </w:div>
    <w:div w:id="560559424">
      <w:bodyDiv w:val="1"/>
      <w:marLeft w:val="0"/>
      <w:marRight w:val="0"/>
      <w:marTop w:val="0"/>
      <w:marBottom w:val="0"/>
      <w:divBdr>
        <w:top w:val="none" w:sz="0" w:space="0" w:color="auto"/>
        <w:left w:val="none" w:sz="0" w:space="0" w:color="auto"/>
        <w:bottom w:val="none" w:sz="0" w:space="0" w:color="auto"/>
        <w:right w:val="none" w:sz="0" w:space="0" w:color="auto"/>
      </w:divBdr>
    </w:div>
    <w:div w:id="578755812">
      <w:bodyDiv w:val="1"/>
      <w:marLeft w:val="0"/>
      <w:marRight w:val="0"/>
      <w:marTop w:val="0"/>
      <w:marBottom w:val="0"/>
      <w:divBdr>
        <w:top w:val="none" w:sz="0" w:space="0" w:color="auto"/>
        <w:left w:val="none" w:sz="0" w:space="0" w:color="auto"/>
        <w:bottom w:val="none" w:sz="0" w:space="0" w:color="auto"/>
        <w:right w:val="none" w:sz="0" w:space="0" w:color="auto"/>
      </w:divBdr>
    </w:div>
    <w:div w:id="580213267">
      <w:bodyDiv w:val="1"/>
      <w:marLeft w:val="0"/>
      <w:marRight w:val="0"/>
      <w:marTop w:val="0"/>
      <w:marBottom w:val="0"/>
      <w:divBdr>
        <w:top w:val="none" w:sz="0" w:space="0" w:color="auto"/>
        <w:left w:val="none" w:sz="0" w:space="0" w:color="auto"/>
        <w:bottom w:val="none" w:sz="0" w:space="0" w:color="auto"/>
        <w:right w:val="none" w:sz="0" w:space="0" w:color="auto"/>
      </w:divBdr>
    </w:div>
    <w:div w:id="594943929">
      <w:bodyDiv w:val="1"/>
      <w:marLeft w:val="0"/>
      <w:marRight w:val="0"/>
      <w:marTop w:val="0"/>
      <w:marBottom w:val="0"/>
      <w:divBdr>
        <w:top w:val="none" w:sz="0" w:space="0" w:color="auto"/>
        <w:left w:val="none" w:sz="0" w:space="0" w:color="auto"/>
        <w:bottom w:val="none" w:sz="0" w:space="0" w:color="auto"/>
        <w:right w:val="none" w:sz="0" w:space="0" w:color="auto"/>
      </w:divBdr>
    </w:div>
    <w:div w:id="599726411">
      <w:bodyDiv w:val="1"/>
      <w:marLeft w:val="0"/>
      <w:marRight w:val="0"/>
      <w:marTop w:val="0"/>
      <w:marBottom w:val="0"/>
      <w:divBdr>
        <w:top w:val="none" w:sz="0" w:space="0" w:color="auto"/>
        <w:left w:val="none" w:sz="0" w:space="0" w:color="auto"/>
        <w:bottom w:val="none" w:sz="0" w:space="0" w:color="auto"/>
        <w:right w:val="none" w:sz="0" w:space="0" w:color="auto"/>
      </w:divBdr>
    </w:div>
    <w:div w:id="600257403">
      <w:bodyDiv w:val="1"/>
      <w:marLeft w:val="0"/>
      <w:marRight w:val="0"/>
      <w:marTop w:val="0"/>
      <w:marBottom w:val="0"/>
      <w:divBdr>
        <w:top w:val="none" w:sz="0" w:space="0" w:color="auto"/>
        <w:left w:val="none" w:sz="0" w:space="0" w:color="auto"/>
        <w:bottom w:val="none" w:sz="0" w:space="0" w:color="auto"/>
        <w:right w:val="none" w:sz="0" w:space="0" w:color="auto"/>
      </w:divBdr>
    </w:div>
    <w:div w:id="615717851">
      <w:bodyDiv w:val="1"/>
      <w:marLeft w:val="0"/>
      <w:marRight w:val="0"/>
      <w:marTop w:val="0"/>
      <w:marBottom w:val="0"/>
      <w:divBdr>
        <w:top w:val="none" w:sz="0" w:space="0" w:color="auto"/>
        <w:left w:val="none" w:sz="0" w:space="0" w:color="auto"/>
        <w:bottom w:val="none" w:sz="0" w:space="0" w:color="auto"/>
        <w:right w:val="none" w:sz="0" w:space="0" w:color="auto"/>
      </w:divBdr>
    </w:div>
    <w:div w:id="616450795">
      <w:bodyDiv w:val="1"/>
      <w:marLeft w:val="0"/>
      <w:marRight w:val="0"/>
      <w:marTop w:val="0"/>
      <w:marBottom w:val="0"/>
      <w:divBdr>
        <w:top w:val="none" w:sz="0" w:space="0" w:color="auto"/>
        <w:left w:val="none" w:sz="0" w:space="0" w:color="auto"/>
        <w:bottom w:val="none" w:sz="0" w:space="0" w:color="auto"/>
        <w:right w:val="none" w:sz="0" w:space="0" w:color="auto"/>
      </w:divBdr>
    </w:div>
    <w:div w:id="623924986">
      <w:bodyDiv w:val="1"/>
      <w:marLeft w:val="0"/>
      <w:marRight w:val="0"/>
      <w:marTop w:val="0"/>
      <w:marBottom w:val="0"/>
      <w:divBdr>
        <w:top w:val="none" w:sz="0" w:space="0" w:color="auto"/>
        <w:left w:val="none" w:sz="0" w:space="0" w:color="auto"/>
        <w:bottom w:val="none" w:sz="0" w:space="0" w:color="auto"/>
        <w:right w:val="none" w:sz="0" w:space="0" w:color="auto"/>
      </w:divBdr>
    </w:div>
    <w:div w:id="628164462">
      <w:bodyDiv w:val="1"/>
      <w:marLeft w:val="0"/>
      <w:marRight w:val="0"/>
      <w:marTop w:val="0"/>
      <w:marBottom w:val="0"/>
      <w:divBdr>
        <w:top w:val="none" w:sz="0" w:space="0" w:color="auto"/>
        <w:left w:val="none" w:sz="0" w:space="0" w:color="auto"/>
        <w:bottom w:val="none" w:sz="0" w:space="0" w:color="auto"/>
        <w:right w:val="none" w:sz="0" w:space="0" w:color="auto"/>
      </w:divBdr>
    </w:div>
    <w:div w:id="644358790">
      <w:bodyDiv w:val="1"/>
      <w:marLeft w:val="0"/>
      <w:marRight w:val="0"/>
      <w:marTop w:val="0"/>
      <w:marBottom w:val="0"/>
      <w:divBdr>
        <w:top w:val="none" w:sz="0" w:space="0" w:color="auto"/>
        <w:left w:val="none" w:sz="0" w:space="0" w:color="auto"/>
        <w:bottom w:val="none" w:sz="0" w:space="0" w:color="auto"/>
        <w:right w:val="none" w:sz="0" w:space="0" w:color="auto"/>
      </w:divBdr>
    </w:div>
    <w:div w:id="647250866">
      <w:bodyDiv w:val="1"/>
      <w:marLeft w:val="0"/>
      <w:marRight w:val="0"/>
      <w:marTop w:val="0"/>
      <w:marBottom w:val="0"/>
      <w:divBdr>
        <w:top w:val="none" w:sz="0" w:space="0" w:color="auto"/>
        <w:left w:val="none" w:sz="0" w:space="0" w:color="auto"/>
        <w:bottom w:val="none" w:sz="0" w:space="0" w:color="auto"/>
        <w:right w:val="none" w:sz="0" w:space="0" w:color="auto"/>
      </w:divBdr>
    </w:div>
    <w:div w:id="652487185">
      <w:bodyDiv w:val="1"/>
      <w:marLeft w:val="0"/>
      <w:marRight w:val="0"/>
      <w:marTop w:val="0"/>
      <w:marBottom w:val="0"/>
      <w:divBdr>
        <w:top w:val="none" w:sz="0" w:space="0" w:color="auto"/>
        <w:left w:val="none" w:sz="0" w:space="0" w:color="auto"/>
        <w:bottom w:val="none" w:sz="0" w:space="0" w:color="auto"/>
        <w:right w:val="none" w:sz="0" w:space="0" w:color="auto"/>
      </w:divBdr>
    </w:div>
    <w:div w:id="653146632">
      <w:bodyDiv w:val="1"/>
      <w:marLeft w:val="0"/>
      <w:marRight w:val="0"/>
      <w:marTop w:val="0"/>
      <w:marBottom w:val="0"/>
      <w:divBdr>
        <w:top w:val="none" w:sz="0" w:space="0" w:color="auto"/>
        <w:left w:val="none" w:sz="0" w:space="0" w:color="auto"/>
        <w:bottom w:val="none" w:sz="0" w:space="0" w:color="auto"/>
        <w:right w:val="none" w:sz="0" w:space="0" w:color="auto"/>
      </w:divBdr>
    </w:div>
    <w:div w:id="659961696">
      <w:bodyDiv w:val="1"/>
      <w:marLeft w:val="0"/>
      <w:marRight w:val="0"/>
      <w:marTop w:val="0"/>
      <w:marBottom w:val="0"/>
      <w:divBdr>
        <w:top w:val="none" w:sz="0" w:space="0" w:color="auto"/>
        <w:left w:val="none" w:sz="0" w:space="0" w:color="auto"/>
        <w:bottom w:val="none" w:sz="0" w:space="0" w:color="auto"/>
        <w:right w:val="none" w:sz="0" w:space="0" w:color="auto"/>
      </w:divBdr>
    </w:div>
    <w:div w:id="662011231">
      <w:bodyDiv w:val="1"/>
      <w:marLeft w:val="0"/>
      <w:marRight w:val="0"/>
      <w:marTop w:val="0"/>
      <w:marBottom w:val="0"/>
      <w:divBdr>
        <w:top w:val="none" w:sz="0" w:space="0" w:color="auto"/>
        <w:left w:val="none" w:sz="0" w:space="0" w:color="auto"/>
        <w:bottom w:val="none" w:sz="0" w:space="0" w:color="auto"/>
        <w:right w:val="none" w:sz="0" w:space="0" w:color="auto"/>
      </w:divBdr>
    </w:div>
    <w:div w:id="683170797">
      <w:bodyDiv w:val="1"/>
      <w:marLeft w:val="0"/>
      <w:marRight w:val="0"/>
      <w:marTop w:val="0"/>
      <w:marBottom w:val="0"/>
      <w:divBdr>
        <w:top w:val="none" w:sz="0" w:space="0" w:color="auto"/>
        <w:left w:val="none" w:sz="0" w:space="0" w:color="auto"/>
        <w:bottom w:val="none" w:sz="0" w:space="0" w:color="auto"/>
        <w:right w:val="none" w:sz="0" w:space="0" w:color="auto"/>
      </w:divBdr>
    </w:div>
    <w:div w:id="699553954">
      <w:bodyDiv w:val="1"/>
      <w:marLeft w:val="0"/>
      <w:marRight w:val="0"/>
      <w:marTop w:val="0"/>
      <w:marBottom w:val="0"/>
      <w:divBdr>
        <w:top w:val="none" w:sz="0" w:space="0" w:color="auto"/>
        <w:left w:val="none" w:sz="0" w:space="0" w:color="auto"/>
        <w:bottom w:val="none" w:sz="0" w:space="0" w:color="auto"/>
        <w:right w:val="none" w:sz="0" w:space="0" w:color="auto"/>
      </w:divBdr>
    </w:div>
    <w:div w:id="700210468">
      <w:bodyDiv w:val="1"/>
      <w:marLeft w:val="0"/>
      <w:marRight w:val="0"/>
      <w:marTop w:val="0"/>
      <w:marBottom w:val="0"/>
      <w:divBdr>
        <w:top w:val="none" w:sz="0" w:space="0" w:color="auto"/>
        <w:left w:val="none" w:sz="0" w:space="0" w:color="auto"/>
        <w:bottom w:val="none" w:sz="0" w:space="0" w:color="auto"/>
        <w:right w:val="none" w:sz="0" w:space="0" w:color="auto"/>
      </w:divBdr>
    </w:div>
    <w:div w:id="714550205">
      <w:bodyDiv w:val="1"/>
      <w:marLeft w:val="0"/>
      <w:marRight w:val="0"/>
      <w:marTop w:val="0"/>
      <w:marBottom w:val="0"/>
      <w:divBdr>
        <w:top w:val="none" w:sz="0" w:space="0" w:color="auto"/>
        <w:left w:val="none" w:sz="0" w:space="0" w:color="auto"/>
        <w:bottom w:val="none" w:sz="0" w:space="0" w:color="auto"/>
        <w:right w:val="none" w:sz="0" w:space="0" w:color="auto"/>
      </w:divBdr>
    </w:div>
    <w:div w:id="716124960">
      <w:bodyDiv w:val="1"/>
      <w:marLeft w:val="0"/>
      <w:marRight w:val="0"/>
      <w:marTop w:val="0"/>
      <w:marBottom w:val="0"/>
      <w:divBdr>
        <w:top w:val="none" w:sz="0" w:space="0" w:color="auto"/>
        <w:left w:val="none" w:sz="0" w:space="0" w:color="auto"/>
        <w:bottom w:val="none" w:sz="0" w:space="0" w:color="auto"/>
        <w:right w:val="none" w:sz="0" w:space="0" w:color="auto"/>
      </w:divBdr>
    </w:div>
    <w:div w:id="717824891">
      <w:bodyDiv w:val="1"/>
      <w:marLeft w:val="0"/>
      <w:marRight w:val="0"/>
      <w:marTop w:val="0"/>
      <w:marBottom w:val="0"/>
      <w:divBdr>
        <w:top w:val="none" w:sz="0" w:space="0" w:color="auto"/>
        <w:left w:val="none" w:sz="0" w:space="0" w:color="auto"/>
        <w:bottom w:val="none" w:sz="0" w:space="0" w:color="auto"/>
        <w:right w:val="none" w:sz="0" w:space="0" w:color="auto"/>
      </w:divBdr>
    </w:div>
    <w:div w:id="719020443">
      <w:bodyDiv w:val="1"/>
      <w:marLeft w:val="0"/>
      <w:marRight w:val="0"/>
      <w:marTop w:val="0"/>
      <w:marBottom w:val="0"/>
      <w:divBdr>
        <w:top w:val="none" w:sz="0" w:space="0" w:color="auto"/>
        <w:left w:val="none" w:sz="0" w:space="0" w:color="auto"/>
        <w:bottom w:val="none" w:sz="0" w:space="0" w:color="auto"/>
        <w:right w:val="none" w:sz="0" w:space="0" w:color="auto"/>
      </w:divBdr>
    </w:div>
    <w:div w:id="722100769">
      <w:bodyDiv w:val="1"/>
      <w:marLeft w:val="0"/>
      <w:marRight w:val="0"/>
      <w:marTop w:val="0"/>
      <w:marBottom w:val="0"/>
      <w:divBdr>
        <w:top w:val="none" w:sz="0" w:space="0" w:color="auto"/>
        <w:left w:val="none" w:sz="0" w:space="0" w:color="auto"/>
        <w:bottom w:val="none" w:sz="0" w:space="0" w:color="auto"/>
        <w:right w:val="none" w:sz="0" w:space="0" w:color="auto"/>
      </w:divBdr>
    </w:div>
    <w:div w:id="732852820">
      <w:bodyDiv w:val="1"/>
      <w:marLeft w:val="0"/>
      <w:marRight w:val="0"/>
      <w:marTop w:val="0"/>
      <w:marBottom w:val="0"/>
      <w:divBdr>
        <w:top w:val="none" w:sz="0" w:space="0" w:color="auto"/>
        <w:left w:val="none" w:sz="0" w:space="0" w:color="auto"/>
        <w:bottom w:val="none" w:sz="0" w:space="0" w:color="auto"/>
        <w:right w:val="none" w:sz="0" w:space="0" w:color="auto"/>
      </w:divBdr>
    </w:div>
    <w:div w:id="738525705">
      <w:bodyDiv w:val="1"/>
      <w:marLeft w:val="0"/>
      <w:marRight w:val="0"/>
      <w:marTop w:val="0"/>
      <w:marBottom w:val="0"/>
      <w:divBdr>
        <w:top w:val="none" w:sz="0" w:space="0" w:color="auto"/>
        <w:left w:val="none" w:sz="0" w:space="0" w:color="auto"/>
        <w:bottom w:val="none" w:sz="0" w:space="0" w:color="auto"/>
        <w:right w:val="none" w:sz="0" w:space="0" w:color="auto"/>
      </w:divBdr>
    </w:div>
    <w:div w:id="748111669">
      <w:bodyDiv w:val="1"/>
      <w:marLeft w:val="0"/>
      <w:marRight w:val="0"/>
      <w:marTop w:val="0"/>
      <w:marBottom w:val="0"/>
      <w:divBdr>
        <w:top w:val="none" w:sz="0" w:space="0" w:color="auto"/>
        <w:left w:val="none" w:sz="0" w:space="0" w:color="auto"/>
        <w:bottom w:val="none" w:sz="0" w:space="0" w:color="auto"/>
        <w:right w:val="none" w:sz="0" w:space="0" w:color="auto"/>
      </w:divBdr>
    </w:div>
    <w:div w:id="748766893">
      <w:bodyDiv w:val="1"/>
      <w:marLeft w:val="0"/>
      <w:marRight w:val="0"/>
      <w:marTop w:val="0"/>
      <w:marBottom w:val="0"/>
      <w:divBdr>
        <w:top w:val="none" w:sz="0" w:space="0" w:color="auto"/>
        <w:left w:val="none" w:sz="0" w:space="0" w:color="auto"/>
        <w:bottom w:val="none" w:sz="0" w:space="0" w:color="auto"/>
        <w:right w:val="none" w:sz="0" w:space="0" w:color="auto"/>
      </w:divBdr>
    </w:div>
    <w:div w:id="759453403">
      <w:bodyDiv w:val="1"/>
      <w:marLeft w:val="0"/>
      <w:marRight w:val="0"/>
      <w:marTop w:val="0"/>
      <w:marBottom w:val="0"/>
      <w:divBdr>
        <w:top w:val="none" w:sz="0" w:space="0" w:color="auto"/>
        <w:left w:val="none" w:sz="0" w:space="0" w:color="auto"/>
        <w:bottom w:val="none" w:sz="0" w:space="0" w:color="auto"/>
        <w:right w:val="none" w:sz="0" w:space="0" w:color="auto"/>
      </w:divBdr>
    </w:div>
    <w:div w:id="763572756">
      <w:bodyDiv w:val="1"/>
      <w:marLeft w:val="0"/>
      <w:marRight w:val="0"/>
      <w:marTop w:val="0"/>
      <w:marBottom w:val="0"/>
      <w:divBdr>
        <w:top w:val="none" w:sz="0" w:space="0" w:color="auto"/>
        <w:left w:val="none" w:sz="0" w:space="0" w:color="auto"/>
        <w:bottom w:val="none" w:sz="0" w:space="0" w:color="auto"/>
        <w:right w:val="none" w:sz="0" w:space="0" w:color="auto"/>
      </w:divBdr>
    </w:div>
    <w:div w:id="770397493">
      <w:bodyDiv w:val="1"/>
      <w:marLeft w:val="0"/>
      <w:marRight w:val="0"/>
      <w:marTop w:val="0"/>
      <w:marBottom w:val="0"/>
      <w:divBdr>
        <w:top w:val="none" w:sz="0" w:space="0" w:color="auto"/>
        <w:left w:val="none" w:sz="0" w:space="0" w:color="auto"/>
        <w:bottom w:val="none" w:sz="0" w:space="0" w:color="auto"/>
        <w:right w:val="none" w:sz="0" w:space="0" w:color="auto"/>
      </w:divBdr>
    </w:div>
    <w:div w:id="785541734">
      <w:bodyDiv w:val="1"/>
      <w:marLeft w:val="0"/>
      <w:marRight w:val="0"/>
      <w:marTop w:val="0"/>
      <w:marBottom w:val="0"/>
      <w:divBdr>
        <w:top w:val="none" w:sz="0" w:space="0" w:color="auto"/>
        <w:left w:val="none" w:sz="0" w:space="0" w:color="auto"/>
        <w:bottom w:val="none" w:sz="0" w:space="0" w:color="auto"/>
        <w:right w:val="none" w:sz="0" w:space="0" w:color="auto"/>
      </w:divBdr>
    </w:div>
    <w:div w:id="792670179">
      <w:bodyDiv w:val="1"/>
      <w:marLeft w:val="0"/>
      <w:marRight w:val="0"/>
      <w:marTop w:val="0"/>
      <w:marBottom w:val="0"/>
      <w:divBdr>
        <w:top w:val="none" w:sz="0" w:space="0" w:color="auto"/>
        <w:left w:val="none" w:sz="0" w:space="0" w:color="auto"/>
        <w:bottom w:val="none" w:sz="0" w:space="0" w:color="auto"/>
        <w:right w:val="none" w:sz="0" w:space="0" w:color="auto"/>
      </w:divBdr>
    </w:div>
    <w:div w:id="793520949">
      <w:bodyDiv w:val="1"/>
      <w:marLeft w:val="0"/>
      <w:marRight w:val="0"/>
      <w:marTop w:val="0"/>
      <w:marBottom w:val="0"/>
      <w:divBdr>
        <w:top w:val="none" w:sz="0" w:space="0" w:color="auto"/>
        <w:left w:val="none" w:sz="0" w:space="0" w:color="auto"/>
        <w:bottom w:val="none" w:sz="0" w:space="0" w:color="auto"/>
        <w:right w:val="none" w:sz="0" w:space="0" w:color="auto"/>
      </w:divBdr>
    </w:div>
    <w:div w:id="803624192">
      <w:bodyDiv w:val="1"/>
      <w:marLeft w:val="0"/>
      <w:marRight w:val="0"/>
      <w:marTop w:val="0"/>
      <w:marBottom w:val="0"/>
      <w:divBdr>
        <w:top w:val="none" w:sz="0" w:space="0" w:color="auto"/>
        <w:left w:val="none" w:sz="0" w:space="0" w:color="auto"/>
        <w:bottom w:val="none" w:sz="0" w:space="0" w:color="auto"/>
        <w:right w:val="none" w:sz="0" w:space="0" w:color="auto"/>
      </w:divBdr>
    </w:div>
    <w:div w:id="807741601">
      <w:bodyDiv w:val="1"/>
      <w:marLeft w:val="0"/>
      <w:marRight w:val="0"/>
      <w:marTop w:val="0"/>
      <w:marBottom w:val="0"/>
      <w:divBdr>
        <w:top w:val="none" w:sz="0" w:space="0" w:color="auto"/>
        <w:left w:val="none" w:sz="0" w:space="0" w:color="auto"/>
        <w:bottom w:val="none" w:sz="0" w:space="0" w:color="auto"/>
        <w:right w:val="none" w:sz="0" w:space="0" w:color="auto"/>
      </w:divBdr>
    </w:div>
    <w:div w:id="809328724">
      <w:bodyDiv w:val="1"/>
      <w:marLeft w:val="0"/>
      <w:marRight w:val="0"/>
      <w:marTop w:val="0"/>
      <w:marBottom w:val="0"/>
      <w:divBdr>
        <w:top w:val="none" w:sz="0" w:space="0" w:color="auto"/>
        <w:left w:val="none" w:sz="0" w:space="0" w:color="auto"/>
        <w:bottom w:val="none" w:sz="0" w:space="0" w:color="auto"/>
        <w:right w:val="none" w:sz="0" w:space="0" w:color="auto"/>
      </w:divBdr>
    </w:div>
    <w:div w:id="811948945">
      <w:bodyDiv w:val="1"/>
      <w:marLeft w:val="0"/>
      <w:marRight w:val="0"/>
      <w:marTop w:val="0"/>
      <w:marBottom w:val="0"/>
      <w:divBdr>
        <w:top w:val="none" w:sz="0" w:space="0" w:color="auto"/>
        <w:left w:val="none" w:sz="0" w:space="0" w:color="auto"/>
        <w:bottom w:val="none" w:sz="0" w:space="0" w:color="auto"/>
        <w:right w:val="none" w:sz="0" w:space="0" w:color="auto"/>
      </w:divBdr>
    </w:div>
    <w:div w:id="818619670">
      <w:bodyDiv w:val="1"/>
      <w:marLeft w:val="0"/>
      <w:marRight w:val="0"/>
      <w:marTop w:val="0"/>
      <w:marBottom w:val="0"/>
      <w:divBdr>
        <w:top w:val="none" w:sz="0" w:space="0" w:color="auto"/>
        <w:left w:val="none" w:sz="0" w:space="0" w:color="auto"/>
        <w:bottom w:val="none" w:sz="0" w:space="0" w:color="auto"/>
        <w:right w:val="none" w:sz="0" w:space="0" w:color="auto"/>
      </w:divBdr>
    </w:div>
    <w:div w:id="822232593">
      <w:bodyDiv w:val="1"/>
      <w:marLeft w:val="0"/>
      <w:marRight w:val="0"/>
      <w:marTop w:val="0"/>
      <w:marBottom w:val="0"/>
      <w:divBdr>
        <w:top w:val="none" w:sz="0" w:space="0" w:color="auto"/>
        <w:left w:val="none" w:sz="0" w:space="0" w:color="auto"/>
        <w:bottom w:val="none" w:sz="0" w:space="0" w:color="auto"/>
        <w:right w:val="none" w:sz="0" w:space="0" w:color="auto"/>
      </w:divBdr>
    </w:div>
    <w:div w:id="822623914">
      <w:bodyDiv w:val="1"/>
      <w:marLeft w:val="0"/>
      <w:marRight w:val="0"/>
      <w:marTop w:val="0"/>
      <w:marBottom w:val="0"/>
      <w:divBdr>
        <w:top w:val="none" w:sz="0" w:space="0" w:color="auto"/>
        <w:left w:val="none" w:sz="0" w:space="0" w:color="auto"/>
        <w:bottom w:val="none" w:sz="0" w:space="0" w:color="auto"/>
        <w:right w:val="none" w:sz="0" w:space="0" w:color="auto"/>
      </w:divBdr>
    </w:div>
    <w:div w:id="823013128">
      <w:bodyDiv w:val="1"/>
      <w:marLeft w:val="0"/>
      <w:marRight w:val="0"/>
      <w:marTop w:val="0"/>
      <w:marBottom w:val="0"/>
      <w:divBdr>
        <w:top w:val="none" w:sz="0" w:space="0" w:color="auto"/>
        <w:left w:val="none" w:sz="0" w:space="0" w:color="auto"/>
        <w:bottom w:val="none" w:sz="0" w:space="0" w:color="auto"/>
        <w:right w:val="none" w:sz="0" w:space="0" w:color="auto"/>
      </w:divBdr>
    </w:div>
    <w:div w:id="823087365">
      <w:bodyDiv w:val="1"/>
      <w:marLeft w:val="0"/>
      <w:marRight w:val="0"/>
      <w:marTop w:val="0"/>
      <w:marBottom w:val="0"/>
      <w:divBdr>
        <w:top w:val="none" w:sz="0" w:space="0" w:color="auto"/>
        <w:left w:val="none" w:sz="0" w:space="0" w:color="auto"/>
        <w:bottom w:val="none" w:sz="0" w:space="0" w:color="auto"/>
        <w:right w:val="none" w:sz="0" w:space="0" w:color="auto"/>
      </w:divBdr>
    </w:div>
    <w:div w:id="828447044">
      <w:bodyDiv w:val="1"/>
      <w:marLeft w:val="0"/>
      <w:marRight w:val="0"/>
      <w:marTop w:val="0"/>
      <w:marBottom w:val="0"/>
      <w:divBdr>
        <w:top w:val="none" w:sz="0" w:space="0" w:color="auto"/>
        <w:left w:val="none" w:sz="0" w:space="0" w:color="auto"/>
        <w:bottom w:val="none" w:sz="0" w:space="0" w:color="auto"/>
        <w:right w:val="none" w:sz="0" w:space="0" w:color="auto"/>
      </w:divBdr>
    </w:div>
    <w:div w:id="832381827">
      <w:bodyDiv w:val="1"/>
      <w:marLeft w:val="0"/>
      <w:marRight w:val="0"/>
      <w:marTop w:val="0"/>
      <w:marBottom w:val="0"/>
      <w:divBdr>
        <w:top w:val="none" w:sz="0" w:space="0" w:color="auto"/>
        <w:left w:val="none" w:sz="0" w:space="0" w:color="auto"/>
        <w:bottom w:val="none" w:sz="0" w:space="0" w:color="auto"/>
        <w:right w:val="none" w:sz="0" w:space="0" w:color="auto"/>
      </w:divBdr>
    </w:div>
    <w:div w:id="847868048">
      <w:bodyDiv w:val="1"/>
      <w:marLeft w:val="0"/>
      <w:marRight w:val="0"/>
      <w:marTop w:val="0"/>
      <w:marBottom w:val="0"/>
      <w:divBdr>
        <w:top w:val="none" w:sz="0" w:space="0" w:color="auto"/>
        <w:left w:val="none" w:sz="0" w:space="0" w:color="auto"/>
        <w:bottom w:val="none" w:sz="0" w:space="0" w:color="auto"/>
        <w:right w:val="none" w:sz="0" w:space="0" w:color="auto"/>
      </w:divBdr>
    </w:div>
    <w:div w:id="862862657">
      <w:bodyDiv w:val="1"/>
      <w:marLeft w:val="0"/>
      <w:marRight w:val="0"/>
      <w:marTop w:val="0"/>
      <w:marBottom w:val="0"/>
      <w:divBdr>
        <w:top w:val="none" w:sz="0" w:space="0" w:color="auto"/>
        <w:left w:val="none" w:sz="0" w:space="0" w:color="auto"/>
        <w:bottom w:val="none" w:sz="0" w:space="0" w:color="auto"/>
        <w:right w:val="none" w:sz="0" w:space="0" w:color="auto"/>
      </w:divBdr>
    </w:div>
    <w:div w:id="872039776">
      <w:bodyDiv w:val="1"/>
      <w:marLeft w:val="0"/>
      <w:marRight w:val="0"/>
      <w:marTop w:val="0"/>
      <w:marBottom w:val="0"/>
      <w:divBdr>
        <w:top w:val="none" w:sz="0" w:space="0" w:color="auto"/>
        <w:left w:val="none" w:sz="0" w:space="0" w:color="auto"/>
        <w:bottom w:val="none" w:sz="0" w:space="0" w:color="auto"/>
        <w:right w:val="none" w:sz="0" w:space="0" w:color="auto"/>
      </w:divBdr>
    </w:div>
    <w:div w:id="872156998">
      <w:bodyDiv w:val="1"/>
      <w:marLeft w:val="0"/>
      <w:marRight w:val="0"/>
      <w:marTop w:val="0"/>
      <w:marBottom w:val="0"/>
      <w:divBdr>
        <w:top w:val="none" w:sz="0" w:space="0" w:color="auto"/>
        <w:left w:val="none" w:sz="0" w:space="0" w:color="auto"/>
        <w:bottom w:val="none" w:sz="0" w:space="0" w:color="auto"/>
        <w:right w:val="none" w:sz="0" w:space="0" w:color="auto"/>
      </w:divBdr>
    </w:div>
    <w:div w:id="881406081">
      <w:bodyDiv w:val="1"/>
      <w:marLeft w:val="0"/>
      <w:marRight w:val="0"/>
      <w:marTop w:val="0"/>
      <w:marBottom w:val="0"/>
      <w:divBdr>
        <w:top w:val="none" w:sz="0" w:space="0" w:color="auto"/>
        <w:left w:val="none" w:sz="0" w:space="0" w:color="auto"/>
        <w:bottom w:val="none" w:sz="0" w:space="0" w:color="auto"/>
        <w:right w:val="none" w:sz="0" w:space="0" w:color="auto"/>
      </w:divBdr>
    </w:div>
    <w:div w:id="885606993">
      <w:bodyDiv w:val="1"/>
      <w:marLeft w:val="0"/>
      <w:marRight w:val="0"/>
      <w:marTop w:val="0"/>
      <w:marBottom w:val="0"/>
      <w:divBdr>
        <w:top w:val="none" w:sz="0" w:space="0" w:color="auto"/>
        <w:left w:val="none" w:sz="0" w:space="0" w:color="auto"/>
        <w:bottom w:val="none" w:sz="0" w:space="0" w:color="auto"/>
        <w:right w:val="none" w:sz="0" w:space="0" w:color="auto"/>
      </w:divBdr>
    </w:div>
    <w:div w:id="893738482">
      <w:bodyDiv w:val="1"/>
      <w:marLeft w:val="0"/>
      <w:marRight w:val="0"/>
      <w:marTop w:val="0"/>
      <w:marBottom w:val="0"/>
      <w:divBdr>
        <w:top w:val="none" w:sz="0" w:space="0" w:color="auto"/>
        <w:left w:val="none" w:sz="0" w:space="0" w:color="auto"/>
        <w:bottom w:val="none" w:sz="0" w:space="0" w:color="auto"/>
        <w:right w:val="none" w:sz="0" w:space="0" w:color="auto"/>
      </w:divBdr>
    </w:div>
    <w:div w:id="894777003">
      <w:bodyDiv w:val="1"/>
      <w:marLeft w:val="0"/>
      <w:marRight w:val="0"/>
      <w:marTop w:val="0"/>
      <w:marBottom w:val="0"/>
      <w:divBdr>
        <w:top w:val="none" w:sz="0" w:space="0" w:color="auto"/>
        <w:left w:val="none" w:sz="0" w:space="0" w:color="auto"/>
        <w:bottom w:val="none" w:sz="0" w:space="0" w:color="auto"/>
        <w:right w:val="none" w:sz="0" w:space="0" w:color="auto"/>
      </w:divBdr>
    </w:div>
    <w:div w:id="916591547">
      <w:bodyDiv w:val="1"/>
      <w:marLeft w:val="0"/>
      <w:marRight w:val="0"/>
      <w:marTop w:val="0"/>
      <w:marBottom w:val="0"/>
      <w:divBdr>
        <w:top w:val="none" w:sz="0" w:space="0" w:color="auto"/>
        <w:left w:val="none" w:sz="0" w:space="0" w:color="auto"/>
        <w:bottom w:val="none" w:sz="0" w:space="0" w:color="auto"/>
        <w:right w:val="none" w:sz="0" w:space="0" w:color="auto"/>
      </w:divBdr>
    </w:div>
    <w:div w:id="926504755">
      <w:bodyDiv w:val="1"/>
      <w:marLeft w:val="0"/>
      <w:marRight w:val="0"/>
      <w:marTop w:val="0"/>
      <w:marBottom w:val="0"/>
      <w:divBdr>
        <w:top w:val="none" w:sz="0" w:space="0" w:color="auto"/>
        <w:left w:val="none" w:sz="0" w:space="0" w:color="auto"/>
        <w:bottom w:val="none" w:sz="0" w:space="0" w:color="auto"/>
        <w:right w:val="none" w:sz="0" w:space="0" w:color="auto"/>
      </w:divBdr>
    </w:div>
    <w:div w:id="936407482">
      <w:bodyDiv w:val="1"/>
      <w:marLeft w:val="0"/>
      <w:marRight w:val="0"/>
      <w:marTop w:val="0"/>
      <w:marBottom w:val="0"/>
      <w:divBdr>
        <w:top w:val="none" w:sz="0" w:space="0" w:color="auto"/>
        <w:left w:val="none" w:sz="0" w:space="0" w:color="auto"/>
        <w:bottom w:val="none" w:sz="0" w:space="0" w:color="auto"/>
        <w:right w:val="none" w:sz="0" w:space="0" w:color="auto"/>
      </w:divBdr>
    </w:div>
    <w:div w:id="944846286">
      <w:bodyDiv w:val="1"/>
      <w:marLeft w:val="0"/>
      <w:marRight w:val="0"/>
      <w:marTop w:val="0"/>
      <w:marBottom w:val="0"/>
      <w:divBdr>
        <w:top w:val="none" w:sz="0" w:space="0" w:color="auto"/>
        <w:left w:val="none" w:sz="0" w:space="0" w:color="auto"/>
        <w:bottom w:val="none" w:sz="0" w:space="0" w:color="auto"/>
        <w:right w:val="none" w:sz="0" w:space="0" w:color="auto"/>
      </w:divBdr>
    </w:div>
    <w:div w:id="954754157">
      <w:bodyDiv w:val="1"/>
      <w:marLeft w:val="0"/>
      <w:marRight w:val="0"/>
      <w:marTop w:val="0"/>
      <w:marBottom w:val="0"/>
      <w:divBdr>
        <w:top w:val="none" w:sz="0" w:space="0" w:color="auto"/>
        <w:left w:val="none" w:sz="0" w:space="0" w:color="auto"/>
        <w:bottom w:val="none" w:sz="0" w:space="0" w:color="auto"/>
        <w:right w:val="none" w:sz="0" w:space="0" w:color="auto"/>
      </w:divBdr>
    </w:div>
    <w:div w:id="961574744">
      <w:bodyDiv w:val="1"/>
      <w:marLeft w:val="0"/>
      <w:marRight w:val="0"/>
      <w:marTop w:val="0"/>
      <w:marBottom w:val="0"/>
      <w:divBdr>
        <w:top w:val="none" w:sz="0" w:space="0" w:color="auto"/>
        <w:left w:val="none" w:sz="0" w:space="0" w:color="auto"/>
        <w:bottom w:val="none" w:sz="0" w:space="0" w:color="auto"/>
        <w:right w:val="none" w:sz="0" w:space="0" w:color="auto"/>
      </w:divBdr>
    </w:div>
    <w:div w:id="962808749">
      <w:bodyDiv w:val="1"/>
      <w:marLeft w:val="0"/>
      <w:marRight w:val="0"/>
      <w:marTop w:val="0"/>
      <w:marBottom w:val="0"/>
      <w:divBdr>
        <w:top w:val="none" w:sz="0" w:space="0" w:color="auto"/>
        <w:left w:val="none" w:sz="0" w:space="0" w:color="auto"/>
        <w:bottom w:val="none" w:sz="0" w:space="0" w:color="auto"/>
        <w:right w:val="none" w:sz="0" w:space="0" w:color="auto"/>
      </w:divBdr>
    </w:div>
    <w:div w:id="963120225">
      <w:bodyDiv w:val="1"/>
      <w:marLeft w:val="0"/>
      <w:marRight w:val="0"/>
      <w:marTop w:val="0"/>
      <w:marBottom w:val="0"/>
      <w:divBdr>
        <w:top w:val="none" w:sz="0" w:space="0" w:color="auto"/>
        <w:left w:val="none" w:sz="0" w:space="0" w:color="auto"/>
        <w:bottom w:val="none" w:sz="0" w:space="0" w:color="auto"/>
        <w:right w:val="none" w:sz="0" w:space="0" w:color="auto"/>
      </w:divBdr>
    </w:div>
    <w:div w:id="965820125">
      <w:bodyDiv w:val="1"/>
      <w:marLeft w:val="0"/>
      <w:marRight w:val="0"/>
      <w:marTop w:val="0"/>
      <w:marBottom w:val="0"/>
      <w:divBdr>
        <w:top w:val="none" w:sz="0" w:space="0" w:color="auto"/>
        <w:left w:val="none" w:sz="0" w:space="0" w:color="auto"/>
        <w:bottom w:val="none" w:sz="0" w:space="0" w:color="auto"/>
        <w:right w:val="none" w:sz="0" w:space="0" w:color="auto"/>
      </w:divBdr>
    </w:div>
    <w:div w:id="969436741">
      <w:bodyDiv w:val="1"/>
      <w:marLeft w:val="0"/>
      <w:marRight w:val="0"/>
      <w:marTop w:val="0"/>
      <w:marBottom w:val="0"/>
      <w:divBdr>
        <w:top w:val="none" w:sz="0" w:space="0" w:color="auto"/>
        <w:left w:val="none" w:sz="0" w:space="0" w:color="auto"/>
        <w:bottom w:val="none" w:sz="0" w:space="0" w:color="auto"/>
        <w:right w:val="none" w:sz="0" w:space="0" w:color="auto"/>
      </w:divBdr>
    </w:div>
    <w:div w:id="976376020">
      <w:bodyDiv w:val="1"/>
      <w:marLeft w:val="0"/>
      <w:marRight w:val="0"/>
      <w:marTop w:val="0"/>
      <w:marBottom w:val="0"/>
      <w:divBdr>
        <w:top w:val="none" w:sz="0" w:space="0" w:color="auto"/>
        <w:left w:val="none" w:sz="0" w:space="0" w:color="auto"/>
        <w:bottom w:val="none" w:sz="0" w:space="0" w:color="auto"/>
        <w:right w:val="none" w:sz="0" w:space="0" w:color="auto"/>
      </w:divBdr>
    </w:div>
    <w:div w:id="979383389">
      <w:bodyDiv w:val="1"/>
      <w:marLeft w:val="0"/>
      <w:marRight w:val="0"/>
      <w:marTop w:val="0"/>
      <w:marBottom w:val="0"/>
      <w:divBdr>
        <w:top w:val="none" w:sz="0" w:space="0" w:color="auto"/>
        <w:left w:val="none" w:sz="0" w:space="0" w:color="auto"/>
        <w:bottom w:val="none" w:sz="0" w:space="0" w:color="auto"/>
        <w:right w:val="none" w:sz="0" w:space="0" w:color="auto"/>
      </w:divBdr>
    </w:div>
    <w:div w:id="983465514">
      <w:bodyDiv w:val="1"/>
      <w:marLeft w:val="0"/>
      <w:marRight w:val="0"/>
      <w:marTop w:val="0"/>
      <w:marBottom w:val="0"/>
      <w:divBdr>
        <w:top w:val="none" w:sz="0" w:space="0" w:color="auto"/>
        <w:left w:val="none" w:sz="0" w:space="0" w:color="auto"/>
        <w:bottom w:val="none" w:sz="0" w:space="0" w:color="auto"/>
        <w:right w:val="none" w:sz="0" w:space="0" w:color="auto"/>
      </w:divBdr>
    </w:div>
    <w:div w:id="986934793">
      <w:bodyDiv w:val="1"/>
      <w:marLeft w:val="0"/>
      <w:marRight w:val="0"/>
      <w:marTop w:val="0"/>
      <w:marBottom w:val="0"/>
      <w:divBdr>
        <w:top w:val="none" w:sz="0" w:space="0" w:color="auto"/>
        <w:left w:val="none" w:sz="0" w:space="0" w:color="auto"/>
        <w:bottom w:val="none" w:sz="0" w:space="0" w:color="auto"/>
        <w:right w:val="none" w:sz="0" w:space="0" w:color="auto"/>
      </w:divBdr>
    </w:div>
    <w:div w:id="1027297575">
      <w:bodyDiv w:val="1"/>
      <w:marLeft w:val="0"/>
      <w:marRight w:val="0"/>
      <w:marTop w:val="0"/>
      <w:marBottom w:val="0"/>
      <w:divBdr>
        <w:top w:val="none" w:sz="0" w:space="0" w:color="auto"/>
        <w:left w:val="none" w:sz="0" w:space="0" w:color="auto"/>
        <w:bottom w:val="none" w:sz="0" w:space="0" w:color="auto"/>
        <w:right w:val="none" w:sz="0" w:space="0" w:color="auto"/>
      </w:divBdr>
    </w:div>
    <w:div w:id="1027754366">
      <w:bodyDiv w:val="1"/>
      <w:marLeft w:val="0"/>
      <w:marRight w:val="0"/>
      <w:marTop w:val="0"/>
      <w:marBottom w:val="0"/>
      <w:divBdr>
        <w:top w:val="none" w:sz="0" w:space="0" w:color="auto"/>
        <w:left w:val="none" w:sz="0" w:space="0" w:color="auto"/>
        <w:bottom w:val="none" w:sz="0" w:space="0" w:color="auto"/>
        <w:right w:val="none" w:sz="0" w:space="0" w:color="auto"/>
      </w:divBdr>
    </w:div>
    <w:div w:id="1027950096">
      <w:bodyDiv w:val="1"/>
      <w:marLeft w:val="0"/>
      <w:marRight w:val="0"/>
      <w:marTop w:val="0"/>
      <w:marBottom w:val="0"/>
      <w:divBdr>
        <w:top w:val="none" w:sz="0" w:space="0" w:color="auto"/>
        <w:left w:val="none" w:sz="0" w:space="0" w:color="auto"/>
        <w:bottom w:val="none" w:sz="0" w:space="0" w:color="auto"/>
        <w:right w:val="none" w:sz="0" w:space="0" w:color="auto"/>
      </w:divBdr>
    </w:div>
    <w:div w:id="1031298074">
      <w:bodyDiv w:val="1"/>
      <w:marLeft w:val="0"/>
      <w:marRight w:val="0"/>
      <w:marTop w:val="0"/>
      <w:marBottom w:val="0"/>
      <w:divBdr>
        <w:top w:val="none" w:sz="0" w:space="0" w:color="auto"/>
        <w:left w:val="none" w:sz="0" w:space="0" w:color="auto"/>
        <w:bottom w:val="none" w:sz="0" w:space="0" w:color="auto"/>
        <w:right w:val="none" w:sz="0" w:space="0" w:color="auto"/>
      </w:divBdr>
    </w:div>
    <w:div w:id="1036782261">
      <w:bodyDiv w:val="1"/>
      <w:marLeft w:val="0"/>
      <w:marRight w:val="0"/>
      <w:marTop w:val="0"/>
      <w:marBottom w:val="0"/>
      <w:divBdr>
        <w:top w:val="none" w:sz="0" w:space="0" w:color="auto"/>
        <w:left w:val="none" w:sz="0" w:space="0" w:color="auto"/>
        <w:bottom w:val="none" w:sz="0" w:space="0" w:color="auto"/>
        <w:right w:val="none" w:sz="0" w:space="0" w:color="auto"/>
      </w:divBdr>
    </w:div>
    <w:div w:id="1041127420">
      <w:bodyDiv w:val="1"/>
      <w:marLeft w:val="0"/>
      <w:marRight w:val="0"/>
      <w:marTop w:val="0"/>
      <w:marBottom w:val="0"/>
      <w:divBdr>
        <w:top w:val="none" w:sz="0" w:space="0" w:color="auto"/>
        <w:left w:val="none" w:sz="0" w:space="0" w:color="auto"/>
        <w:bottom w:val="none" w:sz="0" w:space="0" w:color="auto"/>
        <w:right w:val="none" w:sz="0" w:space="0" w:color="auto"/>
      </w:divBdr>
    </w:div>
    <w:div w:id="1041780966">
      <w:bodyDiv w:val="1"/>
      <w:marLeft w:val="0"/>
      <w:marRight w:val="0"/>
      <w:marTop w:val="0"/>
      <w:marBottom w:val="0"/>
      <w:divBdr>
        <w:top w:val="none" w:sz="0" w:space="0" w:color="auto"/>
        <w:left w:val="none" w:sz="0" w:space="0" w:color="auto"/>
        <w:bottom w:val="none" w:sz="0" w:space="0" w:color="auto"/>
        <w:right w:val="none" w:sz="0" w:space="0" w:color="auto"/>
      </w:divBdr>
    </w:div>
    <w:div w:id="1057313933">
      <w:bodyDiv w:val="1"/>
      <w:marLeft w:val="0"/>
      <w:marRight w:val="0"/>
      <w:marTop w:val="0"/>
      <w:marBottom w:val="0"/>
      <w:divBdr>
        <w:top w:val="none" w:sz="0" w:space="0" w:color="auto"/>
        <w:left w:val="none" w:sz="0" w:space="0" w:color="auto"/>
        <w:bottom w:val="none" w:sz="0" w:space="0" w:color="auto"/>
        <w:right w:val="none" w:sz="0" w:space="0" w:color="auto"/>
      </w:divBdr>
    </w:div>
    <w:div w:id="1058824822">
      <w:bodyDiv w:val="1"/>
      <w:marLeft w:val="0"/>
      <w:marRight w:val="0"/>
      <w:marTop w:val="0"/>
      <w:marBottom w:val="0"/>
      <w:divBdr>
        <w:top w:val="none" w:sz="0" w:space="0" w:color="auto"/>
        <w:left w:val="none" w:sz="0" w:space="0" w:color="auto"/>
        <w:bottom w:val="none" w:sz="0" w:space="0" w:color="auto"/>
        <w:right w:val="none" w:sz="0" w:space="0" w:color="auto"/>
      </w:divBdr>
    </w:div>
    <w:div w:id="1069304829">
      <w:bodyDiv w:val="1"/>
      <w:marLeft w:val="0"/>
      <w:marRight w:val="0"/>
      <w:marTop w:val="0"/>
      <w:marBottom w:val="0"/>
      <w:divBdr>
        <w:top w:val="none" w:sz="0" w:space="0" w:color="auto"/>
        <w:left w:val="none" w:sz="0" w:space="0" w:color="auto"/>
        <w:bottom w:val="none" w:sz="0" w:space="0" w:color="auto"/>
        <w:right w:val="none" w:sz="0" w:space="0" w:color="auto"/>
      </w:divBdr>
    </w:div>
    <w:div w:id="1092245050">
      <w:bodyDiv w:val="1"/>
      <w:marLeft w:val="0"/>
      <w:marRight w:val="0"/>
      <w:marTop w:val="0"/>
      <w:marBottom w:val="0"/>
      <w:divBdr>
        <w:top w:val="none" w:sz="0" w:space="0" w:color="auto"/>
        <w:left w:val="none" w:sz="0" w:space="0" w:color="auto"/>
        <w:bottom w:val="none" w:sz="0" w:space="0" w:color="auto"/>
        <w:right w:val="none" w:sz="0" w:space="0" w:color="auto"/>
      </w:divBdr>
    </w:div>
    <w:div w:id="1098910706">
      <w:bodyDiv w:val="1"/>
      <w:marLeft w:val="0"/>
      <w:marRight w:val="0"/>
      <w:marTop w:val="0"/>
      <w:marBottom w:val="0"/>
      <w:divBdr>
        <w:top w:val="none" w:sz="0" w:space="0" w:color="auto"/>
        <w:left w:val="none" w:sz="0" w:space="0" w:color="auto"/>
        <w:bottom w:val="none" w:sz="0" w:space="0" w:color="auto"/>
        <w:right w:val="none" w:sz="0" w:space="0" w:color="auto"/>
      </w:divBdr>
    </w:div>
    <w:div w:id="1105854811">
      <w:bodyDiv w:val="1"/>
      <w:marLeft w:val="0"/>
      <w:marRight w:val="0"/>
      <w:marTop w:val="0"/>
      <w:marBottom w:val="0"/>
      <w:divBdr>
        <w:top w:val="none" w:sz="0" w:space="0" w:color="auto"/>
        <w:left w:val="none" w:sz="0" w:space="0" w:color="auto"/>
        <w:bottom w:val="none" w:sz="0" w:space="0" w:color="auto"/>
        <w:right w:val="none" w:sz="0" w:space="0" w:color="auto"/>
      </w:divBdr>
    </w:div>
    <w:div w:id="1106969676">
      <w:bodyDiv w:val="1"/>
      <w:marLeft w:val="0"/>
      <w:marRight w:val="0"/>
      <w:marTop w:val="0"/>
      <w:marBottom w:val="0"/>
      <w:divBdr>
        <w:top w:val="none" w:sz="0" w:space="0" w:color="auto"/>
        <w:left w:val="none" w:sz="0" w:space="0" w:color="auto"/>
        <w:bottom w:val="none" w:sz="0" w:space="0" w:color="auto"/>
        <w:right w:val="none" w:sz="0" w:space="0" w:color="auto"/>
      </w:divBdr>
    </w:div>
    <w:div w:id="1107047413">
      <w:bodyDiv w:val="1"/>
      <w:marLeft w:val="0"/>
      <w:marRight w:val="0"/>
      <w:marTop w:val="0"/>
      <w:marBottom w:val="0"/>
      <w:divBdr>
        <w:top w:val="none" w:sz="0" w:space="0" w:color="auto"/>
        <w:left w:val="none" w:sz="0" w:space="0" w:color="auto"/>
        <w:bottom w:val="none" w:sz="0" w:space="0" w:color="auto"/>
        <w:right w:val="none" w:sz="0" w:space="0" w:color="auto"/>
      </w:divBdr>
    </w:div>
    <w:div w:id="1107967632">
      <w:bodyDiv w:val="1"/>
      <w:marLeft w:val="0"/>
      <w:marRight w:val="0"/>
      <w:marTop w:val="0"/>
      <w:marBottom w:val="0"/>
      <w:divBdr>
        <w:top w:val="none" w:sz="0" w:space="0" w:color="auto"/>
        <w:left w:val="none" w:sz="0" w:space="0" w:color="auto"/>
        <w:bottom w:val="none" w:sz="0" w:space="0" w:color="auto"/>
        <w:right w:val="none" w:sz="0" w:space="0" w:color="auto"/>
      </w:divBdr>
    </w:div>
    <w:div w:id="1108889508">
      <w:bodyDiv w:val="1"/>
      <w:marLeft w:val="0"/>
      <w:marRight w:val="0"/>
      <w:marTop w:val="0"/>
      <w:marBottom w:val="0"/>
      <w:divBdr>
        <w:top w:val="none" w:sz="0" w:space="0" w:color="auto"/>
        <w:left w:val="none" w:sz="0" w:space="0" w:color="auto"/>
        <w:bottom w:val="none" w:sz="0" w:space="0" w:color="auto"/>
        <w:right w:val="none" w:sz="0" w:space="0" w:color="auto"/>
      </w:divBdr>
    </w:div>
    <w:div w:id="1124076247">
      <w:bodyDiv w:val="1"/>
      <w:marLeft w:val="0"/>
      <w:marRight w:val="0"/>
      <w:marTop w:val="0"/>
      <w:marBottom w:val="0"/>
      <w:divBdr>
        <w:top w:val="none" w:sz="0" w:space="0" w:color="auto"/>
        <w:left w:val="none" w:sz="0" w:space="0" w:color="auto"/>
        <w:bottom w:val="none" w:sz="0" w:space="0" w:color="auto"/>
        <w:right w:val="none" w:sz="0" w:space="0" w:color="auto"/>
      </w:divBdr>
    </w:div>
    <w:div w:id="1125659300">
      <w:bodyDiv w:val="1"/>
      <w:marLeft w:val="0"/>
      <w:marRight w:val="0"/>
      <w:marTop w:val="0"/>
      <w:marBottom w:val="0"/>
      <w:divBdr>
        <w:top w:val="none" w:sz="0" w:space="0" w:color="auto"/>
        <w:left w:val="none" w:sz="0" w:space="0" w:color="auto"/>
        <w:bottom w:val="none" w:sz="0" w:space="0" w:color="auto"/>
        <w:right w:val="none" w:sz="0" w:space="0" w:color="auto"/>
      </w:divBdr>
    </w:div>
    <w:div w:id="1127506199">
      <w:bodyDiv w:val="1"/>
      <w:marLeft w:val="0"/>
      <w:marRight w:val="0"/>
      <w:marTop w:val="0"/>
      <w:marBottom w:val="0"/>
      <w:divBdr>
        <w:top w:val="none" w:sz="0" w:space="0" w:color="auto"/>
        <w:left w:val="none" w:sz="0" w:space="0" w:color="auto"/>
        <w:bottom w:val="none" w:sz="0" w:space="0" w:color="auto"/>
        <w:right w:val="none" w:sz="0" w:space="0" w:color="auto"/>
      </w:divBdr>
    </w:div>
    <w:div w:id="1136027794">
      <w:bodyDiv w:val="1"/>
      <w:marLeft w:val="0"/>
      <w:marRight w:val="0"/>
      <w:marTop w:val="0"/>
      <w:marBottom w:val="0"/>
      <w:divBdr>
        <w:top w:val="none" w:sz="0" w:space="0" w:color="auto"/>
        <w:left w:val="none" w:sz="0" w:space="0" w:color="auto"/>
        <w:bottom w:val="none" w:sz="0" w:space="0" w:color="auto"/>
        <w:right w:val="none" w:sz="0" w:space="0" w:color="auto"/>
      </w:divBdr>
    </w:div>
    <w:div w:id="1154954131">
      <w:bodyDiv w:val="1"/>
      <w:marLeft w:val="0"/>
      <w:marRight w:val="0"/>
      <w:marTop w:val="0"/>
      <w:marBottom w:val="0"/>
      <w:divBdr>
        <w:top w:val="none" w:sz="0" w:space="0" w:color="auto"/>
        <w:left w:val="none" w:sz="0" w:space="0" w:color="auto"/>
        <w:bottom w:val="none" w:sz="0" w:space="0" w:color="auto"/>
        <w:right w:val="none" w:sz="0" w:space="0" w:color="auto"/>
      </w:divBdr>
    </w:div>
    <w:div w:id="1157116277">
      <w:bodyDiv w:val="1"/>
      <w:marLeft w:val="0"/>
      <w:marRight w:val="0"/>
      <w:marTop w:val="0"/>
      <w:marBottom w:val="0"/>
      <w:divBdr>
        <w:top w:val="none" w:sz="0" w:space="0" w:color="auto"/>
        <w:left w:val="none" w:sz="0" w:space="0" w:color="auto"/>
        <w:bottom w:val="none" w:sz="0" w:space="0" w:color="auto"/>
        <w:right w:val="none" w:sz="0" w:space="0" w:color="auto"/>
      </w:divBdr>
    </w:div>
    <w:div w:id="1161460483">
      <w:bodyDiv w:val="1"/>
      <w:marLeft w:val="0"/>
      <w:marRight w:val="0"/>
      <w:marTop w:val="0"/>
      <w:marBottom w:val="0"/>
      <w:divBdr>
        <w:top w:val="none" w:sz="0" w:space="0" w:color="auto"/>
        <w:left w:val="none" w:sz="0" w:space="0" w:color="auto"/>
        <w:bottom w:val="none" w:sz="0" w:space="0" w:color="auto"/>
        <w:right w:val="none" w:sz="0" w:space="0" w:color="auto"/>
      </w:divBdr>
    </w:div>
    <w:div w:id="1166285275">
      <w:bodyDiv w:val="1"/>
      <w:marLeft w:val="0"/>
      <w:marRight w:val="0"/>
      <w:marTop w:val="0"/>
      <w:marBottom w:val="0"/>
      <w:divBdr>
        <w:top w:val="none" w:sz="0" w:space="0" w:color="auto"/>
        <w:left w:val="none" w:sz="0" w:space="0" w:color="auto"/>
        <w:bottom w:val="none" w:sz="0" w:space="0" w:color="auto"/>
        <w:right w:val="none" w:sz="0" w:space="0" w:color="auto"/>
      </w:divBdr>
    </w:div>
    <w:div w:id="1182015077">
      <w:bodyDiv w:val="1"/>
      <w:marLeft w:val="0"/>
      <w:marRight w:val="0"/>
      <w:marTop w:val="0"/>
      <w:marBottom w:val="0"/>
      <w:divBdr>
        <w:top w:val="none" w:sz="0" w:space="0" w:color="auto"/>
        <w:left w:val="none" w:sz="0" w:space="0" w:color="auto"/>
        <w:bottom w:val="none" w:sz="0" w:space="0" w:color="auto"/>
        <w:right w:val="none" w:sz="0" w:space="0" w:color="auto"/>
      </w:divBdr>
    </w:div>
    <w:div w:id="1184130645">
      <w:bodyDiv w:val="1"/>
      <w:marLeft w:val="0"/>
      <w:marRight w:val="0"/>
      <w:marTop w:val="0"/>
      <w:marBottom w:val="0"/>
      <w:divBdr>
        <w:top w:val="none" w:sz="0" w:space="0" w:color="auto"/>
        <w:left w:val="none" w:sz="0" w:space="0" w:color="auto"/>
        <w:bottom w:val="none" w:sz="0" w:space="0" w:color="auto"/>
        <w:right w:val="none" w:sz="0" w:space="0" w:color="auto"/>
      </w:divBdr>
    </w:div>
    <w:div w:id="1185678060">
      <w:bodyDiv w:val="1"/>
      <w:marLeft w:val="0"/>
      <w:marRight w:val="0"/>
      <w:marTop w:val="0"/>
      <w:marBottom w:val="0"/>
      <w:divBdr>
        <w:top w:val="none" w:sz="0" w:space="0" w:color="auto"/>
        <w:left w:val="none" w:sz="0" w:space="0" w:color="auto"/>
        <w:bottom w:val="none" w:sz="0" w:space="0" w:color="auto"/>
        <w:right w:val="none" w:sz="0" w:space="0" w:color="auto"/>
      </w:divBdr>
    </w:div>
    <w:div w:id="1198003546">
      <w:bodyDiv w:val="1"/>
      <w:marLeft w:val="0"/>
      <w:marRight w:val="0"/>
      <w:marTop w:val="0"/>
      <w:marBottom w:val="0"/>
      <w:divBdr>
        <w:top w:val="none" w:sz="0" w:space="0" w:color="auto"/>
        <w:left w:val="none" w:sz="0" w:space="0" w:color="auto"/>
        <w:bottom w:val="none" w:sz="0" w:space="0" w:color="auto"/>
        <w:right w:val="none" w:sz="0" w:space="0" w:color="auto"/>
      </w:divBdr>
    </w:div>
    <w:div w:id="1210193318">
      <w:bodyDiv w:val="1"/>
      <w:marLeft w:val="0"/>
      <w:marRight w:val="0"/>
      <w:marTop w:val="0"/>
      <w:marBottom w:val="0"/>
      <w:divBdr>
        <w:top w:val="none" w:sz="0" w:space="0" w:color="auto"/>
        <w:left w:val="none" w:sz="0" w:space="0" w:color="auto"/>
        <w:bottom w:val="none" w:sz="0" w:space="0" w:color="auto"/>
        <w:right w:val="none" w:sz="0" w:space="0" w:color="auto"/>
      </w:divBdr>
    </w:div>
    <w:div w:id="1213693627">
      <w:bodyDiv w:val="1"/>
      <w:marLeft w:val="0"/>
      <w:marRight w:val="0"/>
      <w:marTop w:val="0"/>
      <w:marBottom w:val="0"/>
      <w:divBdr>
        <w:top w:val="none" w:sz="0" w:space="0" w:color="auto"/>
        <w:left w:val="none" w:sz="0" w:space="0" w:color="auto"/>
        <w:bottom w:val="none" w:sz="0" w:space="0" w:color="auto"/>
        <w:right w:val="none" w:sz="0" w:space="0" w:color="auto"/>
      </w:divBdr>
    </w:div>
    <w:div w:id="1222981057">
      <w:bodyDiv w:val="1"/>
      <w:marLeft w:val="0"/>
      <w:marRight w:val="0"/>
      <w:marTop w:val="0"/>
      <w:marBottom w:val="0"/>
      <w:divBdr>
        <w:top w:val="none" w:sz="0" w:space="0" w:color="auto"/>
        <w:left w:val="none" w:sz="0" w:space="0" w:color="auto"/>
        <w:bottom w:val="none" w:sz="0" w:space="0" w:color="auto"/>
        <w:right w:val="none" w:sz="0" w:space="0" w:color="auto"/>
      </w:divBdr>
    </w:div>
    <w:div w:id="1226332528">
      <w:bodyDiv w:val="1"/>
      <w:marLeft w:val="0"/>
      <w:marRight w:val="0"/>
      <w:marTop w:val="0"/>
      <w:marBottom w:val="0"/>
      <w:divBdr>
        <w:top w:val="none" w:sz="0" w:space="0" w:color="auto"/>
        <w:left w:val="none" w:sz="0" w:space="0" w:color="auto"/>
        <w:bottom w:val="none" w:sz="0" w:space="0" w:color="auto"/>
        <w:right w:val="none" w:sz="0" w:space="0" w:color="auto"/>
      </w:divBdr>
    </w:div>
    <w:div w:id="1234661976">
      <w:bodyDiv w:val="1"/>
      <w:marLeft w:val="0"/>
      <w:marRight w:val="0"/>
      <w:marTop w:val="0"/>
      <w:marBottom w:val="0"/>
      <w:divBdr>
        <w:top w:val="none" w:sz="0" w:space="0" w:color="auto"/>
        <w:left w:val="none" w:sz="0" w:space="0" w:color="auto"/>
        <w:bottom w:val="none" w:sz="0" w:space="0" w:color="auto"/>
        <w:right w:val="none" w:sz="0" w:space="0" w:color="auto"/>
      </w:divBdr>
    </w:div>
    <w:div w:id="1251112175">
      <w:bodyDiv w:val="1"/>
      <w:marLeft w:val="0"/>
      <w:marRight w:val="0"/>
      <w:marTop w:val="0"/>
      <w:marBottom w:val="0"/>
      <w:divBdr>
        <w:top w:val="none" w:sz="0" w:space="0" w:color="auto"/>
        <w:left w:val="none" w:sz="0" w:space="0" w:color="auto"/>
        <w:bottom w:val="none" w:sz="0" w:space="0" w:color="auto"/>
        <w:right w:val="none" w:sz="0" w:space="0" w:color="auto"/>
      </w:divBdr>
    </w:div>
    <w:div w:id="1252736714">
      <w:bodyDiv w:val="1"/>
      <w:marLeft w:val="0"/>
      <w:marRight w:val="0"/>
      <w:marTop w:val="0"/>
      <w:marBottom w:val="0"/>
      <w:divBdr>
        <w:top w:val="none" w:sz="0" w:space="0" w:color="auto"/>
        <w:left w:val="none" w:sz="0" w:space="0" w:color="auto"/>
        <w:bottom w:val="none" w:sz="0" w:space="0" w:color="auto"/>
        <w:right w:val="none" w:sz="0" w:space="0" w:color="auto"/>
      </w:divBdr>
    </w:div>
    <w:div w:id="1262839000">
      <w:bodyDiv w:val="1"/>
      <w:marLeft w:val="0"/>
      <w:marRight w:val="0"/>
      <w:marTop w:val="0"/>
      <w:marBottom w:val="0"/>
      <w:divBdr>
        <w:top w:val="none" w:sz="0" w:space="0" w:color="auto"/>
        <w:left w:val="none" w:sz="0" w:space="0" w:color="auto"/>
        <w:bottom w:val="none" w:sz="0" w:space="0" w:color="auto"/>
        <w:right w:val="none" w:sz="0" w:space="0" w:color="auto"/>
      </w:divBdr>
    </w:div>
    <w:div w:id="1263412253">
      <w:bodyDiv w:val="1"/>
      <w:marLeft w:val="0"/>
      <w:marRight w:val="0"/>
      <w:marTop w:val="0"/>
      <w:marBottom w:val="0"/>
      <w:divBdr>
        <w:top w:val="none" w:sz="0" w:space="0" w:color="auto"/>
        <w:left w:val="none" w:sz="0" w:space="0" w:color="auto"/>
        <w:bottom w:val="none" w:sz="0" w:space="0" w:color="auto"/>
        <w:right w:val="none" w:sz="0" w:space="0" w:color="auto"/>
      </w:divBdr>
    </w:div>
    <w:div w:id="1265841314">
      <w:bodyDiv w:val="1"/>
      <w:marLeft w:val="0"/>
      <w:marRight w:val="0"/>
      <w:marTop w:val="0"/>
      <w:marBottom w:val="0"/>
      <w:divBdr>
        <w:top w:val="none" w:sz="0" w:space="0" w:color="auto"/>
        <w:left w:val="none" w:sz="0" w:space="0" w:color="auto"/>
        <w:bottom w:val="none" w:sz="0" w:space="0" w:color="auto"/>
        <w:right w:val="none" w:sz="0" w:space="0" w:color="auto"/>
      </w:divBdr>
    </w:div>
    <w:div w:id="1288393965">
      <w:bodyDiv w:val="1"/>
      <w:marLeft w:val="0"/>
      <w:marRight w:val="0"/>
      <w:marTop w:val="0"/>
      <w:marBottom w:val="0"/>
      <w:divBdr>
        <w:top w:val="none" w:sz="0" w:space="0" w:color="auto"/>
        <w:left w:val="none" w:sz="0" w:space="0" w:color="auto"/>
        <w:bottom w:val="none" w:sz="0" w:space="0" w:color="auto"/>
        <w:right w:val="none" w:sz="0" w:space="0" w:color="auto"/>
      </w:divBdr>
    </w:div>
    <w:div w:id="1297563499">
      <w:bodyDiv w:val="1"/>
      <w:marLeft w:val="0"/>
      <w:marRight w:val="0"/>
      <w:marTop w:val="0"/>
      <w:marBottom w:val="0"/>
      <w:divBdr>
        <w:top w:val="none" w:sz="0" w:space="0" w:color="auto"/>
        <w:left w:val="none" w:sz="0" w:space="0" w:color="auto"/>
        <w:bottom w:val="none" w:sz="0" w:space="0" w:color="auto"/>
        <w:right w:val="none" w:sz="0" w:space="0" w:color="auto"/>
      </w:divBdr>
    </w:div>
    <w:div w:id="1316032020">
      <w:bodyDiv w:val="1"/>
      <w:marLeft w:val="0"/>
      <w:marRight w:val="0"/>
      <w:marTop w:val="0"/>
      <w:marBottom w:val="0"/>
      <w:divBdr>
        <w:top w:val="none" w:sz="0" w:space="0" w:color="auto"/>
        <w:left w:val="none" w:sz="0" w:space="0" w:color="auto"/>
        <w:bottom w:val="none" w:sz="0" w:space="0" w:color="auto"/>
        <w:right w:val="none" w:sz="0" w:space="0" w:color="auto"/>
      </w:divBdr>
    </w:div>
    <w:div w:id="1321230368">
      <w:bodyDiv w:val="1"/>
      <w:marLeft w:val="0"/>
      <w:marRight w:val="0"/>
      <w:marTop w:val="0"/>
      <w:marBottom w:val="0"/>
      <w:divBdr>
        <w:top w:val="none" w:sz="0" w:space="0" w:color="auto"/>
        <w:left w:val="none" w:sz="0" w:space="0" w:color="auto"/>
        <w:bottom w:val="none" w:sz="0" w:space="0" w:color="auto"/>
        <w:right w:val="none" w:sz="0" w:space="0" w:color="auto"/>
      </w:divBdr>
    </w:div>
    <w:div w:id="1361972240">
      <w:bodyDiv w:val="1"/>
      <w:marLeft w:val="0"/>
      <w:marRight w:val="0"/>
      <w:marTop w:val="0"/>
      <w:marBottom w:val="0"/>
      <w:divBdr>
        <w:top w:val="none" w:sz="0" w:space="0" w:color="auto"/>
        <w:left w:val="none" w:sz="0" w:space="0" w:color="auto"/>
        <w:bottom w:val="none" w:sz="0" w:space="0" w:color="auto"/>
        <w:right w:val="none" w:sz="0" w:space="0" w:color="auto"/>
      </w:divBdr>
    </w:div>
    <w:div w:id="1371144765">
      <w:bodyDiv w:val="1"/>
      <w:marLeft w:val="0"/>
      <w:marRight w:val="0"/>
      <w:marTop w:val="0"/>
      <w:marBottom w:val="0"/>
      <w:divBdr>
        <w:top w:val="none" w:sz="0" w:space="0" w:color="auto"/>
        <w:left w:val="none" w:sz="0" w:space="0" w:color="auto"/>
        <w:bottom w:val="none" w:sz="0" w:space="0" w:color="auto"/>
        <w:right w:val="none" w:sz="0" w:space="0" w:color="auto"/>
      </w:divBdr>
    </w:div>
    <w:div w:id="1377973601">
      <w:bodyDiv w:val="1"/>
      <w:marLeft w:val="0"/>
      <w:marRight w:val="0"/>
      <w:marTop w:val="0"/>
      <w:marBottom w:val="0"/>
      <w:divBdr>
        <w:top w:val="none" w:sz="0" w:space="0" w:color="auto"/>
        <w:left w:val="none" w:sz="0" w:space="0" w:color="auto"/>
        <w:bottom w:val="none" w:sz="0" w:space="0" w:color="auto"/>
        <w:right w:val="none" w:sz="0" w:space="0" w:color="auto"/>
      </w:divBdr>
    </w:div>
    <w:div w:id="1380546257">
      <w:bodyDiv w:val="1"/>
      <w:marLeft w:val="0"/>
      <w:marRight w:val="0"/>
      <w:marTop w:val="0"/>
      <w:marBottom w:val="0"/>
      <w:divBdr>
        <w:top w:val="none" w:sz="0" w:space="0" w:color="auto"/>
        <w:left w:val="none" w:sz="0" w:space="0" w:color="auto"/>
        <w:bottom w:val="none" w:sz="0" w:space="0" w:color="auto"/>
        <w:right w:val="none" w:sz="0" w:space="0" w:color="auto"/>
      </w:divBdr>
    </w:div>
    <w:div w:id="1406222934">
      <w:bodyDiv w:val="1"/>
      <w:marLeft w:val="0"/>
      <w:marRight w:val="0"/>
      <w:marTop w:val="0"/>
      <w:marBottom w:val="0"/>
      <w:divBdr>
        <w:top w:val="none" w:sz="0" w:space="0" w:color="auto"/>
        <w:left w:val="none" w:sz="0" w:space="0" w:color="auto"/>
        <w:bottom w:val="none" w:sz="0" w:space="0" w:color="auto"/>
        <w:right w:val="none" w:sz="0" w:space="0" w:color="auto"/>
      </w:divBdr>
    </w:div>
    <w:div w:id="1411543806">
      <w:bodyDiv w:val="1"/>
      <w:marLeft w:val="0"/>
      <w:marRight w:val="0"/>
      <w:marTop w:val="0"/>
      <w:marBottom w:val="0"/>
      <w:divBdr>
        <w:top w:val="none" w:sz="0" w:space="0" w:color="auto"/>
        <w:left w:val="none" w:sz="0" w:space="0" w:color="auto"/>
        <w:bottom w:val="none" w:sz="0" w:space="0" w:color="auto"/>
        <w:right w:val="none" w:sz="0" w:space="0" w:color="auto"/>
      </w:divBdr>
    </w:div>
    <w:div w:id="1425146974">
      <w:bodyDiv w:val="1"/>
      <w:marLeft w:val="0"/>
      <w:marRight w:val="0"/>
      <w:marTop w:val="0"/>
      <w:marBottom w:val="0"/>
      <w:divBdr>
        <w:top w:val="none" w:sz="0" w:space="0" w:color="auto"/>
        <w:left w:val="none" w:sz="0" w:space="0" w:color="auto"/>
        <w:bottom w:val="none" w:sz="0" w:space="0" w:color="auto"/>
        <w:right w:val="none" w:sz="0" w:space="0" w:color="auto"/>
      </w:divBdr>
    </w:div>
    <w:div w:id="1425567647">
      <w:bodyDiv w:val="1"/>
      <w:marLeft w:val="0"/>
      <w:marRight w:val="0"/>
      <w:marTop w:val="0"/>
      <w:marBottom w:val="0"/>
      <w:divBdr>
        <w:top w:val="none" w:sz="0" w:space="0" w:color="auto"/>
        <w:left w:val="none" w:sz="0" w:space="0" w:color="auto"/>
        <w:bottom w:val="none" w:sz="0" w:space="0" w:color="auto"/>
        <w:right w:val="none" w:sz="0" w:space="0" w:color="auto"/>
      </w:divBdr>
    </w:div>
    <w:div w:id="1429084066">
      <w:bodyDiv w:val="1"/>
      <w:marLeft w:val="0"/>
      <w:marRight w:val="0"/>
      <w:marTop w:val="0"/>
      <w:marBottom w:val="0"/>
      <w:divBdr>
        <w:top w:val="none" w:sz="0" w:space="0" w:color="auto"/>
        <w:left w:val="none" w:sz="0" w:space="0" w:color="auto"/>
        <w:bottom w:val="none" w:sz="0" w:space="0" w:color="auto"/>
        <w:right w:val="none" w:sz="0" w:space="0" w:color="auto"/>
      </w:divBdr>
    </w:div>
    <w:div w:id="1451827471">
      <w:bodyDiv w:val="1"/>
      <w:marLeft w:val="0"/>
      <w:marRight w:val="0"/>
      <w:marTop w:val="0"/>
      <w:marBottom w:val="0"/>
      <w:divBdr>
        <w:top w:val="none" w:sz="0" w:space="0" w:color="auto"/>
        <w:left w:val="none" w:sz="0" w:space="0" w:color="auto"/>
        <w:bottom w:val="none" w:sz="0" w:space="0" w:color="auto"/>
        <w:right w:val="none" w:sz="0" w:space="0" w:color="auto"/>
      </w:divBdr>
    </w:div>
    <w:div w:id="1453943587">
      <w:bodyDiv w:val="1"/>
      <w:marLeft w:val="0"/>
      <w:marRight w:val="0"/>
      <w:marTop w:val="0"/>
      <w:marBottom w:val="0"/>
      <w:divBdr>
        <w:top w:val="none" w:sz="0" w:space="0" w:color="auto"/>
        <w:left w:val="none" w:sz="0" w:space="0" w:color="auto"/>
        <w:bottom w:val="none" w:sz="0" w:space="0" w:color="auto"/>
        <w:right w:val="none" w:sz="0" w:space="0" w:color="auto"/>
      </w:divBdr>
    </w:div>
    <w:div w:id="1456944043">
      <w:bodyDiv w:val="1"/>
      <w:marLeft w:val="0"/>
      <w:marRight w:val="0"/>
      <w:marTop w:val="0"/>
      <w:marBottom w:val="0"/>
      <w:divBdr>
        <w:top w:val="none" w:sz="0" w:space="0" w:color="auto"/>
        <w:left w:val="none" w:sz="0" w:space="0" w:color="auto"/>
        <w:bottom w:val="none" w:sz="0" w:space="0" w:color="auto"/>
        <w:right w:val="none" w:sz="0" w:space="0" w:color="auto"/>
      </w:divBdr>
    </w:div>
    <w:div w:id="1460565887">
      <w:bodyDiv w:val="1"/>
      <w:marLeft w:val="0"/>
      <w:marRight w:val="0"/>
      <w:marTop w:val="0"/>
      <w:marBottom w:val="0"/>
      <w:divBdr>
        <w:top w:val="none" w:sz="0" w:space="0" w:color="auto"/>
        <w:left w:val="none" w:sz="0" w:space="0" w:color="auto"/>
        <w:bottom w:val="none" w:sz="0" w:space="0" w:color="auto"/>
        <w:right w:val="none" w:sz="0" w:space="0" w:color="auto"/>
      </w:divBdr>
    </w:div>
    <w:div w:id="1470973146">
      <w:bodyDiv w:val="1"/>
      <w:marLeft w:val="0"/>
      <w:marRight w:val="0"/>
      <w:marTop w:val="0"/>
      <w:marBottom w:val="0"/>
      <w:divBdr>
        <w:top w:val="none" w:sz="0" w:space="0" w:color="auto"/>
        <w:left w:val="none" w:sz="0" w:space="0" w:color="auto"/>
        <w:bottom w:val="none" w:sz="0" w:space="0" w:color="auto"/>
        <w:right w:val="none" w:sz="0" w:space="0" w:color="auto"/>
      </w:divBdr>
    </w:div>
    <w:div w:id="1474445249">
      <w:bodyDiv w:val="1"/>
      <w:marLeft w:val="0"/>
      <w:marRight w:val="0"/>
      <w:marTop w:val="0"/>
      <w:marBottom w:val="0"/>
      <w:divBdr>
        <w:top w:val="none" w:sz="0" w:space="0" w:color="auto"/>
        <w:left w:val="none" w:sz="0" w:space="0" w:color="auto"/>
        <w:bottom w:val="none" w:sz="0" w:space="0" w:color="auto"/>
        <w:right w:val="none" w:sz="0" w:space="0" w:color="auto"/>
      </w:divBdr>
    </w:div>
    <w:div w:id="1495757319">
      <w:bodyDiv w:val="1"/>
      <w:marLeft w:val="0"/>
      <w:marRight w:val="0"/>
      <w:marTop w:val="0"/>
      <w:marBottom w:val="0"/>
      <w:divBdr>
        <w:top w:val="none" w:sz="0" w:space="0" w:color="auto"/>
        <w:left w:val="none" w:sz="0" w:space="0" w:color="auto"/>
        <w:bottom w:val="none" w:sz="0" w:space="0" w:color="auto"/>
        <w:right w:val="none" w:sz="0" w:space="0" w:color="auto"/>
      </w:divBdr>
    </w:div>
    <w:div w:id="1501500274">
      <w:bodyDiv w:val="1"/>
      <w:marLeft w:val="0"/>
      <w:marRight w:val="0"/>
      <w:marTop w:val="0"/>
      <w:marBottom w:val="0"/>
      <w:divBdr>
        <w:top w:val="none" w:sz="0" w:space="0" w:color="auto"/>
        <w:left w:val="none" w:sz="0" w:space="0" w:color="auto"/>
        <w:bottom w:val="none" w:sz="0" w:space="0" w:color="auto"/>
        <w:right w:val="none" w:sz="0" w:space="0" w:color="auto"/>
      </w:divBdr>
    </w:div>
    <w:div w:id="1503230142">
      <w:bodyDiv w:val="1"/>
      <w:marLeft w:val="0"/>
      <w:marRight w:val="0"/>
      <w:marTop w:val="0"/>
      <w:marBottom w:val="0"/>
      <w:divBdr>
        <w:top w:val="none" w:sz="0" w:space="0" w:color="auto"/>
        <w:left w:val="none" w:sz="0" w:space="0" w:color="auto"/>
        <w:bottom w:val="none" w:sz="0" w:space="0" w:color="auto"/>
        <w:right w:val="none" w:sz="0" w:space="0" w:color="auto"/>
      </w:divBdr>
    </w:div>
    <w:div w:id="1508059064">
      <w:bodyDiv w:val="1"/>
      <w:marLeft w:val="0"/>
      <w:marRight w:val="0"/>
      <w:marTop w:val="0"/>
      <w:marBottom w:val="0"/>
      <w:divBdr>
        <w:top w:val="none" w:sz="0" w:space="0" w:color="auto"/>
        <w:left w:val="none" w:sz="0" w:space="0" w:color="auto"/>
        <w:bottom w:val="none" w:sz="0" w:space="0" w:color="auto"/>
        <w:right w:val="none" w:sz="0" w:space="0" w:color="auto"/>
      </w:divBdr>
    </w:div>
    <w:div w:id="1509826777">
      <w:bodyDiv w:val="1"/>
      <w:marLeft w:val="0"/>
      <w:marRight w:val="0"/>
      <w:marTop w:val="0"/>
      <w:marBottom w:val="0"/>
      <w:divBdr>
        <w:top w:val="none" w:sz="0" w:space="0" w:color="auto"/>
        <w:left w:val="none" w:sz="0" w:space="0" w:color="auto"/>
        <w:bottom w:val="none" w:sz="0" w:space="0" w:color="auto"/>
        <w:right w:val="none" w:sz="0" w:space="0" w:color="auto"/>
      </w:divBdr>
    </w:div>
    <w:div w:id="1518343976">
      <w:bodyDiv w:val="1"/>
      <w:marLeft w:val="0"/>
      <w:marRight w:val="0"/>
      <w:marTop w:val="0"/>
      <w:marBottom w:val="0"/>
      <w:divBdr>
        <w:top w:val="none" w:sz="0" w:space="0" w:color="auto"/>
        <w:left w:val="none" w:sz="0" w:space="0" w:color="auto"/>
        <w:bottom w:val="none" w:sz="0" w:space="0" w:color="auto"/>
        <w:right w:val="none" w:sz="0" w:space="0" w:color="auto"/>
      </w:divBdr>
    </w:div>
    <w:div w:id="1519002832">
      <w:bodyDiv w:val="1"/>
      <w:marLeft w:val="0"/>
      <w:marRight w:val="0"/>
      <w:marTop w:val="0"/>
      <w:marBottom w:val="0"/>
      <w:divBdr>
        <w:top w:val="none" w:sz="0" w:space="0" w:color="auto"/>
        <w:left w:val="none" w:sz="0" w:space="0" w:color="auto"/>
        <w:bottom w:val="none" w:sz="0" w:space="0" w:color="auto"/>
        <w:right w:val="none" w:sz="0" w:space="0" w:color="auto"/>
      </w:divBdr>
    </w:div>
    <w:div w:id="1523395637">
      <w:bodyDiv w:val="1"/>
      <w:marLeft w:val="0"/>
      <w:marRight w:val="0"/>
      <w:marTop w:val="0"/>
      <w:marBottom w:val="0"/>
      <w:divBdr>
        <w:top w:val="none" w:sz="0" w:space="0" w:color="auto"/>
        <w:left w:val="none" w:sz="0" w:space="0" w:color="auto"/>
        <w:bottom w:val="none" w:sz="0" w:space="0" w:color="auto"/>
        <w:right w:val="none" w:sz="0" w:space="0" w:color="auto"/>
      </w:divBdr>
    </w:div>
    <w:div w:id="1524396656">
      <w:bodyDiv w:val="1"/>
      <w:marLeft w:val="0"/>
      <w:marRight w:val="0"/>
      <w:marTop w:val="0"/>
      <w:marBottom w:val="0"/>
      <w:divBdr>
        <w:top w:val="none" w:sz="0" w:space="0" w:color="auto"/>
        <w:left w:val="none" w:sz="0" w:space="0" w:color="auto"/>
        <w:bottom w:val="none" w:sz="0" w:space="0" w:color="auto"/>
        <w:right w:val="none" w:sz="0" w:space="0" w:color="auto"/>
      </w:divBdr>
    </w:div>
    <w:div w:id="1525634538">
      <w:bodyDiv w:val="1"/>
      <w:marLeft w:val="0"/>
      <w:marRight w:val="0"/>
      <w:marTop w:val="0"/>
      <w:marBottom w:val="0"/>
      <w:divBdr>
        <w:top w:val="none" w:sz="0" w:space="0" w:color="auto"/>
        <w:left w:val="none" w:sz="0" w:space="0" w:color="auto"/>
        <w:bottom w:val="none" w:sz="0" w:space="0" w:color="auto"/>
        <w:right w:val="none" w:sz="0" w:space="0" w:color="auto"/>
      </w:divBdr>
    </w:div>
    <w:div w:id="1530491114">
      <w:bodyDiv w:val="1"/>
      <w:marLeft w:val="0"/>
      <w:marRight w:val="0"/>
      <w:marTop w:val="0"/>
      <w:marBottom w:val="0"/>
      <w:divBdr>
        <w:top w:val="none" w:sz="0" w:space="0" w:color="auto"/>
        <w:left w:val="none" w:sz="0" w:space="0" w:color="auto"/>
        <w:bottom w:val="none" w:sz="0" w:space="0" w:color="auto"/>
        <w:right w:val="none" w:sz="0" w:space="0" w:color="auto"/>
      </w:divBdr>
    </w:div>
    <w:div w:id="1533954042">
      <w:bodyDiv w:val="1"/>
      <w:marLeft w:val="0"/>
      <w:marRight w:val="0"/>
      <w:marTop w:val="0"/>
      <w:marBottom w:val="0"/>
      <w:divBdr>
        <w:top w:val="none" w:sz="0" w:space="0" w:color="auto"/>
        <w:left w:val="none" w:sz="0" w:space="0" w:color="auto"/>
        <w:bottom w:val="none" w:sz="0" w:space="0" w:color="auto"/>
        <w:right w:val="none" w:sz="0" w:space="0" w:color="auto"/>
      </w:divBdr>
    </w:div>
    <w:div w:id="1542672021">
      <w:bodyDiv w:val="1"/>
      <w:marLeft w:val="0"/>
      <w:marRight w:val="0"/>
      <w:marTop w:val="0"/>
      <w:marBottom w:val="0"/>
      <w:divBdr>
        <w:top w:val="none" w:sz="0" w:space="0" w:color="auto"/>
        <w:left w:val="none" w:sz="0" w:space="0" w:color="auto"/>
        <w:bottom w:val="none" w:sz="0" w:space="0" w:color="auto"/>
        <w:right w:val="none" w:sz="0" w:space="0" w:color="auto"/>
      </w:divBdr>
    </w:div>
    <w:div w:id="1552108184">
      <w:bodyDiv w:val="1"/>
      <w:marLeft w:val="0"/>
      <w:marRight w:val="0"/>
      <w:marTop w:val="0"/>
      <w:marBottom w:val="0"/>
      <w:divBdr>
        <w:top w:val="none" w:sz="0" w:space="0" w:color="auto"/>
        <w:left w:val="none" w:sz="0" w:space="0" w:color="auto"/>
        <w:bottom w:val="none" w:sz="0" w:space="0" w:color="auto"/>
        <w:right w:val="none" w:sz="0" w:space="0" w:color="auto"/>
      </w:divBdr>
    </w:div>
    <w:div w:id="1559896377">
      <w:bodyDiv w:val="1"/>
      <w:marLeft w:val="0"/>
      <w:marRight w:val="0"/>
      <w:marTop w:val="0"/>
      <w:marBottom w:val="0"/>
      <w:divBdr>
        <w:top w:val="none" w:sz="0" w:space="0" w:color="auto"/>
        <w:left w:val="none" w:sz="0" w:space="0" w:color="auto"/>
        <w:bottom w:val="none" w:sz="0" w:space="0" w:color="auto"/>
        <w:right w:val="none" w:sz="0" w:space="0" w:color="auto"/>
      </w:divBdr>
    </w:div>
    <w:div w:id="1566407426">
      <w:bodyDiv w:val="1"/>
      <w:marLeft w:val="0"/>
      <w:marRight w:val="0"/>
      <w:marTop w:val="0"/>
      <w:marBottom w:val="0"/>
      <w:divBdr>
        <w:top w:val="none" w:sz="0" w:space="0" w:color="auto"/>
        <w:left w:val="none" w:sz="0" w:space="0" w:color="auto"/>
        <w:bottom w:val="none" w:sz="0" w:space="0" w:color="auto"/>
        <w:right w:val="none" w:sz="0" w:space="0" w:color="auto"/>
      </w:divBdr>
    </w:div>
    <w:div w:id="1570963803">
      <w:bodyDiv w:val="1"/>
      <w:marLeft w:val="0"/>
      <w:marRight w:val="0"/>
      <w:marTop w:val="0"/>
      <w:marBottom w:val="0"/>
      <w:divBdr>
        <w:top w:val="none" w:sz="0" w:space="0" w:color="auto"/>
        <w:left w:val="none" w:sz="0" w:space="0" w:color="auto"/>
        <w:bottom w:val="none" w:sz="0" w:space="0" w:color="auto"/>
        <w:right w:val="none" w:sz="0" w:space="0" w:color="auto"/>
      </w:divBdr>
    </w:div>
    <w:div w:id="1580670405">
      <w:bodyDiv w:val="1"/>
      <w:marLeft w:val="0"/>
      <w:marRight w:val="0"/>
      <w:marTop w:val="0"/>
      <w:marBottom w:val="0"/>
      <w:divBdr>
        <w:top w:val="none" w:sz="0" w:space="0" w:color="auto"/>
        <w:left w:val="none" w:sz="0" w:space="0" w:color="auto"/>
        <w:bottom w:val="none" w:sz="0" w:space="0" w:color="auto"/>
        <w:right w:val="none" w:sz="0" w:space="0" w:color="auto"/>
      </w:divBdr>
    </w:div>
    <w:div w:id="1585186571">
      <w:bodyDiv w:val="1"/>
      <w:marLeft w:val="0"/>
      <w:marRight w:val="0"/>
      <w:marTop w:val="0"/>
      <w:marBottom w:val="0"/>
      <w:divBdr>
        <w:top w:val="none" w:sz="0" w:space="0" w:color="auto"/>
        <w:left w:val="none" w:sz="0" w:space="0" w:color="auto"/>
        <w:bottom w:val="none" w:sz="0" w:space="0" w:color="auto"/>
        <w:right w:val="none" w:sz="0" w:space="0" w:color="auto"/>
      </w:divBdr>
    </w:div>
    <w:div w:id="1592544211">
      <w:bodyDiv w:val="1"/>
      <w:marLeft w:val="0"/>
      <w:marRight w:val="0"/>
      <w:marTop w:val="0"/>
      <w:marBottom w:val="0"/>
      <w:divBdr>
        <w:top w:val="none" w:sz="0" w:space="0" w:color="auto"/>
        <w:left w:val="none" w:sz="0" w:space="0" w:color="auto"/>
        <w:bottom w:val="none" w:sz="0" w:space="0" w:color="auto"/>
        <w:right w:val="none" w:sz="0" w:space="0" w:color="auto"/>
      </w:divBdr>
    </w:div>
    <w:div w:id="1599408400">
      <w:bodyDiv w:val="1"/>
      <w:marLeft w:val="0"/>
      <w:marRight w:val="0"/>
      <w:marTop w:val="0"/>
      <w:marBottom w:val="0"/>
      <w:divBdr>
        <w:top w:val="none" w:sz="0" w:space="0" w:color="auto"/>
        <w:left w:val="none" w:sz="0" w:space="0" w:color="auto"/>
        <w:bottom w:val="none" w:sz="0" w:space="0" w:color="auto"/>
        <w:right w:val="none" w:sz="0" w:space="0" w:color="auto"/>
      </w:divBdr>
    </w:div>
    <w:div w:id="1603343624">
      <w:bodyDiv w:val="1"/>
      <w:marLeft w:val="0"/>
      <w:marRight w:val="0"/>
      <w:marTop w:val="0"/>
      <w:marBottom w:val="0"/>
      <w:divBdr>
        <w:top w:val="none" w:sz="0" w:space="0" w:color="auto"/>
        <w:left w:val="none" w:sz="0" w:space="0" w:color="auto"/>
        <w:bottom w:val="none" w:sz="0" w:space="0" w:color="auto"/>
        <w:right w:val="none" w:sz="0" w:space="0" w:color="auto"/>
      </w:divBdr>
    </w:div>
    <w:div w:id="1608735480">
      <w:bodyDiv w:val="1"/>
      <w:marLeft w:val="0"/>
      <w:marRight w:val="0"/>
      <w:marTop w:val="0"/>
      <w:marBottom w:val="0"/>
      <w:divBdr>
        <w:top w:val="none" w:sz="0" w:space="0" w:color="auto"/>
        <w:left w:val="none" w:sz="0" w:space="0" w:color="auto"/>
        <w:bottom w:val="none" w:sz="0" w:space="0" w:color="auto"/>
        <w:right w:val="none" w:sz="0" w:space="0" w:color="auto"/>
      </w:divBdr>
    </w:div>
    <w:div w:id="1608928754">
      <w:bodyDiv w:val="1"/>
      <w:marLeft w:val="0"/>
      <w:marRight w:val="0"/>
      <w:marTop w:val="0"/>
      <w:marBottom w:val="0"/>
      <w:divBdr>
        <w:top w:val="none" w:sz="0" w:space="0" w:color="auto"/>
        <w:left w:val="none" w:sz="0" w:space="0" w:color="auto"/>
        <w:bottom w:val="none" w:sz="0" w:space="0" w:color="auto"/>
        <w:right w:val="none" w:sz="0" w:space="0" w:color="auto"/>
      </w:divBdr>
    </w:div>
    <w:div w:id="1612856318">
      <w:bodyDiv w:val="1"/>
      <w:marLeft w:val="0"/>
      <w:marRight w:val="0"/>
      <w:marTop w:val="0"/>
      <w:marBottom w:val="0"/>
      <w:divBdr>
        <w:top w:val="none" w:sz="0" w:space="0" w:color="auto"/>
        <w:left w:val="none" w:sz="0" w:space="0" w:color="auto"/>
        <w:bottom w:val="none" w:sz="0" w:space="0" w:color="auto"/>
        <w:right w:val="none" w:sz="0" w:space="0" w:color="auto"/>
      </w:divBdr>
    </w:div>
    <w:div w:id="1613902564">
      <w:bodyDiv w:val="1"/>
      <w:marLeft w:val="0"/>
      <w:marRight w:val="0"/>
      <w:marTop w:val="0"/>
      <w:marBottom w:val="0"/>
      <w:divBdr>
        <w:top w:val="none" w:sz="0" w:space="0" w:color="auto"/>
        <w:left w:val="none" w:sz="0" w:space="0" w:color="auto"/>
        <w:bottom w:val="none" w:sz="0" w:space="0" w:color="auto"/>
        <w:right w:val="none" w:sz="0" w:space="0" w:color="auto"/>
      </w:divBdr>
    </w:div>
    <w:div w:id="1615676144">
      <w:bodyDiv w:val="1"/>
      <w:marLeft w:val="0"/>
      <w:marRight w:val="0"/>
      <w:marTop w:val="0"/>
      <w:marBottom w:val="0"/>
      <w:divBdr>
        <w:top w:val="none" w:sz="0" w:space="0" w:color="auto"/>
        <w:left w:val="none" w:sz="0" w:space="0" w:color="auto"/>
        <w:bottom w:val="none" w:sz="0" w:space="0" w:color="auto"/>
        <w:right w:val="none" w:sz="0" w:space="0" w:color="auto"/>
      </w:divBdr>
    </w:div>
    <w:div w:id="1622833335">
      <w:bodyDiv w:val="1"/>
      <w:marLeft w:val="0"/>
      <w:marRight w:val="0"/>
      <w:marTop w:val="0"/>
      <w:marBottom w:val="0"/>
      <w:divBdr>
        <w:top w:val="none" w:sz="0" w:space="0" w:color="auto"/>
        <w:left w:val="none" w:sz="0" w:space="0" w:color="auto"/>
        <w:bottom w:val="none" w:sz="0" w:space="0" w:color="auto"/>
        <w:right w:val="none" w:sz="0" w:space="0" w:color="auto"/>
      </w:divBdr>
    </w:div>
    <w:div w:id="1623026559">
      <w:bodyDiv w:val="1"/>
      <w:marLeft w:val="0"/>
      <w:marRight w:val="0"/>
      <w:marTop w:val="0"/>
      <w:marBottom w:val="0"/>
      <w:divBdr>
        <w:top w:val="none" w:sz="0" w:space="0" w:color="auto"/>
        <w:left w:val="none" w:sz="0" w:space="0" w:color="auto"/>
        <w:bottom w:val="none" w:sz="0" w:space="0" w:color="auto"/>
        <w:right w:val="none" w:sz="0" w:space="0" w:color="auto"/>
      </w:divBdr>
    </w:div>
    <w:div w:id="1623338681">
      <w:bodyDiv w:val="1"/>
      <w:marLeft w:val="0"/>
      <w:marRight w:val="0"/>
      <w:marTop w:val="0"/>
      <w:marBottom w:val="0"/>
      <w:divBdr>
        <w:top w:val="none" w:sz="0" w:space="0" w:color="auto"/>
        <w:left w:val="none" w:sz="0" w:space="0" w:color="auto"/>
        <w:bottom w:val="none" w:sz="0" w:space="0" w:color="auto"/>
        <w:right w:val="none" w:sz="0" w:space="0" w:color="auto"/>
      </w:divBdr>
    </w:div>
    <w:div w:id="1626542951">
      <w:bodyDiv w:val="1"/>
      <w:marLeft w:val="0"/>
      <w:marRight w:val="0"/>
      <w:marTop w:val="0"/>
      <w:marBottom w:val="0"/>
      <w:divBdr>
        <w:top w:val="none" w:sz="0" w:space="0" w:color="auto"/>
        <w:left w:val="none" w:sz="0" w:space="0" w:color="auto"/>
        <w:bottom w:val="none" w:sz="0" w:space="0" w:color="auto"/>
        <w:right w:val="none" w:sz="0" w:space="0" w:color="auto"/>
      </w:divBdr>
    </w:div>
    <w:div w:id="1627543205">
      <w:bodyDiv w:val="1"/>
      <w:marLeft w:val="0"/>
      <w:marRight w:val="0"/>
      <w:marTop w:val="0"/>
      <w:marBottom w:val="0"/>
      <w:divBdr>
        <w:top w:val="none" w:sz="0" w:space="0" w:color="auto"/>
        <w:left w:val="none" w:sz="0" w:space="0" w:color="auto"/>
        <w:bottom w:val="none" w:sz="0" w:space="0" w:color="auto"/>
        <w:right w:val="none" w:sz="0" w:space="0" w:color="auto"/>
      </w:divBdr>
    </w:div>
    <w:div w:id="1654792463">
      <w:bodyDiv w:val="1"/>
      <w:marLeft w:val="0"/>
      <w:marRight w:val="0"/>
      <w:marTop w:val="0"/>
      <w:marBottom w:val="0"/>
      <w:divBdr>
        <w:top w:val="none" w:sz="0" w:space="0" w:color="auto"/>
        <w:left w:val="none" w:sz="0" w:space="0" w:color="auto"/>
        <w:bottom w:val="none" w:sz="0" w:space="0" w:color="auto"/>
        <w:right w:val="none" w:sz="0" w:space="0" w:color="auto"/>
      </w:divBdr>
    </w:div>
    <w:div w:id="1659306204">
      <w:bodyDiv w:val="1"/>
      <w:marLeft w:val="0"/>
      <w:marRight w:val="0"/>
      <w:marTop w:val="0"/>
      <w:marBottom w:val="0"/>
      <w:divBdr>
        <w:top w:val="none" w:sz="0" w:space="0" w:color="auto"/>
        <w:left w:val="none" w:sz="0" w:space="0" w:color="auto"/>
        <w:bottom w:val="none" w:sz="0" w:space="0" w:color="auto"/>
        <w:right w:val="none" w:sz="0" w:space="0" w:color="auto"/>
      </w:divBdr>
    </w:div>
    <w:div w:id="1676805951">
      <w:bodyDiv w:val="1"/>
      <w:marLeft w:val="0"/>
      <w:marRight w:val="0"/>
      <w:marTop w:val="0"/>
      <w:marBottom w:val="0"/>
      <w:divBdr>
        <w:top w:val="none" w:sz="0" w:space="0" w:color="auto"/>
        <w:left w:val="none" w:sz="0" w:space="0" w:color="auto"/>
        <w:bottom w:val="none" w:sz="0" w:space="0" w:color="auto"/>
        <w:right w:val="none" w:sz="0" w:space="0" w:color="auto"/>
      </w:divBdr>
    </w:div>
    <w:div w:id="1679578507">
      <w:bodyDiv w:val="1"/>
      <w:marLeft w:val="0"/>
      <w:marRight w:val="0"/>
      <w:marTop w:val="0"/>
      <w:marBottom w:val="0"/>
      <w:divBdr>
        <w:top w:val="none" w:sz="0" w:space="0" w:color="auto"/>
        <w:left w:val="none" w:sz="0" w:space="0" w:color="auto"/>
        <w:bottom w:val="none" w:sz="0" w:space="0" w:color="auto"/>
        <w:right w:val="none" w:sz="0" w:space="0" w:color="auto"/>
      </w:divBdr>
    </w:div>
    <w:div w:id="1689982922">
      <w:bodyDiv w:val="1"/>
      <w:marLeft w:val="0"/>
      <w:marRight w:val="0"/>
      <w:marTop w:val="0"/>
      <w:marBottom w:val="0"/>
      <w:divBdr>
        <w:top w:val="none" w:sz="0" w:space="0" w:color="auto"/>
        <w:left w:val="none" w:sz="0" w:space="0" w:color="auto"/>
        <w:bottom w:val="none" w:sz="0" w:space="0" w:color="auto"/>
        <w:right w:val="none" w:sz="0" w:space="0" w:color="auto"/>
      </w:divBdr>
    </w:div>
    <w:div w:id="1694651409">
      <w:bodyDiv w:val="1"/>
      <w:marLeft w:val="0"/>
      <w:marRight w:val="0"/>
      <w:marTop w:val="0"/>
      <w:marBottom w:val="0"/>
      <w:divBdr>
        <w:top w:val="none" w:sz="0" w:space="0" w:color="auto"/>
        <w:left w:val="none" w:sz="0" w:space="0" w:color="auto"/>
        <w:bottom w:val="none" w:sz="0" w:space="0" w:color="auto"/>
        <w:right w:val="none" w:sz="0" w:space="0" w:color="auto"/>
      </w:divBdr>
    </w:div>
    <w:div w:id="1703900988">
      <w:bodyDiv w:val="1"/>
      <w:marLeft w:val="0"/>
      <w:marRight w:val="0"/>
      <w:marTop w:val="0"/>
      <w:marBottom w:val="0"/>
      <w:divBdr>
        <w:top w:val="none" w:sz="0" w:space="0" w:color="auto"/>
        <w:left w:val="none" w:sz="0" w:space="0" w:color="auto"/>
        <w:bottom w:val="none" w:sz="0" w:space="0" w:color="auto"/>
        <w:right w:val="none" w:sz="0" w:space="0" w:color="auto"/>
      </w:divBdr>
    </w:div>
    <w:div w:id="1708872895">
      <w:bodyDiv w:val="1"/>
      <w:marLeft w:val="0"/>
      <w:marRight w:val="0"/>
      <w:marTop w:val="0"/>
      <w:marBottom w:val="0"/>
      <w:divBdr>
        <w:top w:val="none" w:sz="0" w:space="0" w:color="auto"/>
        <w:left w:val="none" w:sz="0" w:space="0" w:color="auto"/>
        <w:bottom w:val="none" w:sz="0" w:space="0" w:color="auto"/>
        <w:right w:val="none" w:sz="0" w:space="0" w:color="auto"/>
      </w:divBdr>
    </w:div>
    <w:div w:id="1714886672">
      <w:bodyDiv w:val="1"/>
      <w:marLeft w:val="0"/>
      <w:marRight w:val="0"/>
      <w:marTop w:val="0"/>
      <w:marBottom w:val="0"/>
      <w:divBdr>
        <w:top w:val="none" w:sz="0" w:space="0" w:color="auto"/>
        <w:left w:val="none" w:sz="0" w:space="0" w:color="auto"/>
        <w:bottom w:val="none" w:sz="0" w:space="0" w:color="auto"/>
        <w:right w:val="none" w:sz="0" w:space="0" w:color="auto"/>
      </w:divBdr>
    </w:div>
    <w:div w:id="1719159464">
      <w:bodyDiv w:val="1"/>
      <w:marLeft w:val="0"/>
      <w:marRight w:val="0"/>
      <w:marTop w:val="0"/>
      <w:marBottom w:val="0"/>
      <w:divBdr>
        <w:top w:val="none" w:sz="0" w:space="0" w:color="auto"/>
        <w:left w:val="none" w:sz="0" w:space="0" w:color="auto"/>
        <w:bottom w:val="none" w:sz="0" w:space="0" w:color="auto"/>
        <w:right w:val="none" w:sz="0" w:space="0" w:color="auto"/>
      </w:divBdr>
    </w:div>
    <w:div w:id="1723552160">
      <w:bodyDiv w:val="1"/>
      <w:marLeft w:val="0"/>
      <w:marRight w:val="0"/>
      <w:marTop w:val="0"/>
      <w:marBottom w:val="0"/>
      <w:divBdr>
        <w:top w:val="none" w:sz="0" w:space="0" w:color="auto"/>
        <w:left w:val="none" w:sz="0" w:space="0" w:color="auto"/>
        <w:bottom w:val="none" w:sz="0" w:space="0" w:color="auto"/>
        <w:right w:val="none" w:sz="0" w:space="0" w:color="auto"/>
      </w:divBdr>
    </w:div>
    <w:div w:id="1724330481">
      <w:bodyDiv w:val="1"/>
      <w:marLeft w:val="0"/>
      <w:marRight w:val="0"/>
      <w:marTop w:val="0"/>
      <w:marBottom w:val="0"/>
      <w:divBdr>
        <w:top w:val="none" w:sz="0" w:space="0" w:color="auto"/>
        <w:left w:val="none" w:sz="0" w:space="0" w:color="auto"/>
        <w:bottom w:val="none" w:sz="0" w:space="0" w:color="auto"/>
        <w:right w:val="none" w:sz="0" w:space="0" w:color="auto"/>
      </w:divBdr>
    </w:div>
    <w:div w:id="1726222847">
      <w:bodyDiv w:val="1"/>
      <w:marLeft w:val="0"/>
      <w:marRight w:val="0"/>
      <w:marTop w:val="0"/>
      <w:marBottom w:val="0"/>
      <w:divBdr>
        <w:top w:val="none" w:sz="0" w:space="0" w:color="auto"/>
        <w:left w:val="none" w:sz="0" w:space="0" w:color="auto"/>
        <w:bottom w:val="none" w:sz="0" w:space="0" w:color="auto"/>
        <w:right w:val="none" w:sz="0" w:space="0" w:color="auto"/>
      </w:divBdr>
    </w:div>
    <w:div w:id="1727876028">
      <w:bodyDiv w:val="1"/>
      <w:marLeft w:val="0"/>
      <w:marRight w:val="0"/>
      <w:marTop w:val="0"/>
      <w:marBottom w:val="0"/>
      <w:divBdr>
        <w:top w:val="none" w:sz="0" w:space="0" w:color="auto"/>
        <w:left w:val="none" w:sz="0" w:space="0" w:color="auto"/>
        <w:bottom w:val="none" w:sz="0" w:space="0" w:color="auto"/>
        <w:right w:val="none" w:sz="0" w:space="0" w:color="auto"/>
      </w:divBdr>
    </w:div>
    <w:div w:id="1729064657">
      <w:bodyDiv w:val="1"/>
      <w:marLeft w:val="0"/>
      <w:marRight w:val="0"/>
      <w:marTop w:val="0"/>
      <w:marBottom w:val="0"/>
      <w:divBdr>
        <w:top w:val="none" w:sz="0" w:space="0" w:color="auto"/>
        <w:left w:val="none" w:sz="0" w:space="0" w:color="auto"/>
        <w:bottom w:val="none" w:sz="0" w:space="0" w:color="auto"/>
        <w:right w:val="none" w:sz="0" w:space="0" w:color="auto"/>
      </w:divBdr>
    </w:div>
    <w:div w:id="1731265849">
      <w:bodyDiv w:val="1"/>
      <w:marLeft w:val="0"/>
      <w:marRight w:val="0"/>
      <w:marTop w:val="0"/>
      <w:marBottom w:val="0"/>
      <w:divBdr>
        <w:top w:val="none" w:sz="0" w:space="0" w:color="auto"/>
        <w:left w:val="none" w:sz="0" w:space="0" w:color="auto"/>
        <w:bottom w:val="none" w:sz="0" w:space="0" w:color="auto"/>
        <w:right w:val="none" w:sz="0" w:space="0" w:color="auto"/>
      </w:divBdr>
    </w:div>
    <w:div w:id="1748726819">
      <w:bodyDiv w:val="1"/>
      <w:marLeft w:val="0"/>
      <w:marRight w:val="0"/>
      <w:marTop w:val="0"/>
      <w:marBottom w:val="0"/>
      <w:divBdr>
        <w:top w:val="none" w:sz="0" w:space="0" w:color="auto"/>
        <w:left w:val="none" w:sz="0" w:space="0" w:color="auto"/>
        <w:bottom w:val="none" w:sz="0" w:space="0" w:color="auto"/>
        <w:right w:val="none" w:sz="0" w:space="0" w:color="auto"/>
      </w:divBdr>
    </w:div>
    <w:div w:id="1752847380">
      <w:bodyDiv w:val="1"/>
      <w:marLeft w:val="0"/>
      <w:marRight w:val="0"/>
      <w:marTop w:val="0"/>
      <w:marBottom w:val="0"/>
      <w:divBdr>
        <w:top w:val="none" w:sz="0" w:space="0" w:color="auto"/>
        <w:left w:val="none" w:sz="0" w:space="0" w:color="auto"/>
        <w:bottom w:val="none" w:sz="0" w:space="0" w:color="auto"/>
        <w:right w:val="none" w:sz="0" w:space="0" w:color="auto"/>
      </w:divBdr>
    </w:div>
    <w:div w:id="1757090255">
      <w:bodyDiv w:val="1"/>
      <w:marLeft w:val="0"/>
      <w:marRight w:val="0"/>
      <w:marTop w:val="0"/>
      <w:marBottom w:val="0"/>
      <w:divBdr>
        <w:top w:val="none" w:sz="0" w:space="0" w:color="auto"/>
        <w:left w:val="none" w:sz="0" w:space="0" w:color="auto"/>
        <w:bottom w:val="none" w:sz="0" w:space="0" w:color="auto"/>
        <w:right w:val="none" w:sz="0" w:space="0" w:color="auto"/>
      </w:divBdr>
    </w:div>
    <w:div w:id="1763452327">
      <w:bodyDiv w:val="1"/>
      <w:marLeft w:val="0"/>
      <w:marRight w:val="0"/>
      <w:marTop w:val="0"/>
      <w:marBottom w:val="0"/>
      <w:divBdr>
        <w:top w:val="none" w:sz="0" w:space="0" w:color="auto"/>
        <w:left w:val="none" w:sz="0" w:space="0" w:color="auto"/>
        <w:bottom w:val="none" w:sz="0" w:space="0" w:color="auto"/>
        <w:right w:val="none" w:sz="0" w:space="0" w:color="auto"/>
      </w:divBdr>
    </w:div>
    <w:div w:id="1765610808">
      <w:bodyDiv w:val="1"/>
      <w:marLeft w:val="0"/>
      <w:marRight w:val="0"/>
      <w:marTop w:val="0"/>
      <w:marBottom w:val="0"/>
      <w:divBdr>
        <w:top w:val="none" w:sz="0" w:space="0" w:color="auto"/>
        <w:left w:val="none" w:sz="0" w:space="0" w:color="auto"/>
        <w:bottom w:val="none" w:sz="0" w:space="0" w:color="auto"/>
        <w:right w:val="none" w:sz="0" w:space="0" w:color="auto"/>
      </w:divBdr>
    </w:div>
    <w:div w:id="1777484486">
      <w:bodyDiv w:val="1"/>
      <w:marLeft w:val="0"/>
      <w:marRight w:val="0"/>
      <w:marTop w:val="0"/>
      <w:marBottom w:val="0"/>
      <w:divBdr>
        <w:top w:val="none" w:sz="0" w:space="0" w:color="auto"/>
        <w:left w:val="none" w:sz="0" w:space="0" w:color="auto"/>
        <w:bottom w:val="none" w:sz="0" w:space="0" w:color="auto"/>
        <w:right w:val="none" w:sz="0" w:space="0" w:color="auto"/>
      </w:divBdr>
    </w:div>
    <w:div w:id="1792748853">
      <w:bodyDiv w:val="1"/>
      <w:marLeft w:val="0"/>
      <w:marRight w:val="0"/>
      <w:marTop w:val="0"/>
      <w:marBottom w:val="0"/>
      <w:divBdr>
        <w:top w:val="none" w:sz="0" w:space="0" w:color="auto"/>
        <w:left w:val="none" w:sz="0" w:space="0" w:color="auto"/>
        <w:bottom w:val="none" w:sz="0" w:space="0" w:color="auto"/>
        <w:right w:val="none" w:sz="0" w:space="0" w:color="auto"/>
      </w:divBdr>
    </w:div>
    <w:div w:id="1798599056">
      <w:bodyDiv w:val="1"/>
      <w:marLeft w:val="0"/>
      <w:marRight w:val="0"/>
      <w:marTop w:val="0"/>
      <w:marBottom w:val="0"/>
      <w:divBdr>
        <w:top w:val="none" w:sz="0" w:space="0" w:color="auto"/>
        <w:left w:val="none" w:sz="0" w:space="0" w:color="auto"/>
        <w:bottom w:val="none" w:sz="0" w:space="0" w:color="auto"/>
        <w:right w:val="none" w:sz="0" w:space="0" w:color="auto"/>
      </w:divBdr>
    </w:div>
    <w:div w:id="1801222499">
      <w:bodyDiv w:val="1"/>
      <w:marLeft w:val="0"/>
      <w:marRight w:val="0"/>
      <w:marTop w:val="0"/>
      <w:marBottom w:val="0"/>
      <w:divBdr>
        <w:top w:val="none" w:sz="0" w:space="0" w:color="auto"/>
        <w:left w:val="none" w:sz="0" w:space="0" w:color="auto"/>
        <w:bottom w:val="none" w:sz="0" w:space="0" w:color="auto"/>
        <w:right w:val="none" w:sz="0" w:space="0" w:color="auto"/>
      </w:divBdr>
    </w:div>
    <w:div w:id="1830051560">
      <w:bodyDiv w:val="1"/>
      <w:marLeft w:val="0"/>
      <w:marRight w:val="0"/>
      <w:marTop w:val="0"/>
      <w:marBottom w:val="0"/>
      <w:divBdr>
        <w:top w:val="none" w:sz="0" w:space="0" w:color="auto"/>
        <w:left w:val="none" w:sz="0" w:space="0" w:color="auto"/>
        <w:bottom w:val="none" w:sz="0" w:space="0" w:color="auto"/>
        <w:right w:val="none" w:sz="0" w:space="0" w:color="auto"/>
      </w:divBdr>
    </w:div>
    <w:div w:id="1830824209">
      <w:bodyDiv w:val="1"/>
      <w:marLeft w:val="0"/>
      <w:marRight w:val="0"/>
      <w:marTop w:val="0"/>
      <w:marBottom w:val="0"/>
      <w:divBdr>
        <w:top w:val="none" w:sz="0" w:space="0" w:color="auto"/>
        <w:left w:val="none" w:sz="0" w:space="0" w:color="auto"/>
        <w:bottom w:val="none" w:sz="0" w:space="0" w:color="auto"/>
        <w:right w:val="none" w:sz="0" w:space="0" w:color="auto"/>
      </w:divBdr>
    </w:div>
    <w:div w:id="1835798182">
      <w:bodyDiv w:val="1"/>
      <w:marLeft w:val="0"/>
      <w:marRight w:val="0"/>
      <w:marTop w:val="0"/>
      <w:marBottom w:val="0"/>
      <w:divBdr>
        <w:top w:val="none" w:sz="0" w:space="0" w:color="auto"/>
        <w:left w:val="none" w:sz="0" w:space="0" w:color="auto"/>
        <w:bottom w:val="none" w:sz="0" w:space="0" w:color="auto"/>
        <w:right w:val="none" w:sz="0" w:space="0" w:color="auto"/>
      </w:divBdr>
    </w:div>
    <w:div w:id="1838492743">
      <w:bodyDiv w:val="1"/>
      <w:marLeft w:val="0"/>
      <w:marRight w:val="0"/>
      <w:marTop w:val="0"/>
      <w:marBottom w:val="0"/>
      <w:divBdr>
        <w:top w:val="none" w:sz="0" w:space="0" w:color="auto"/>
        <w:left w:val="none" w:sz="0" w:space="0" w:color="auto"/>
        <w:bottom w:val="none" w:sz="0" w:space="0" w:color="auto"/>
        <w:right w:val="none" w:sz="0" w:space="0" w:color="auto"/>
      </w:divBdr>
    </w:div>
    <w:div w:id="1840340768">
      <w:bodyDiv w:val="1"/>
      <w:marLeft w:val="0"/>
      <w:marRight w:val="0"/>
      <w:marTop w:val="0"/>
      <w:marBottom w:val="0"/>
      <w:divBdr>
        <w:top w:val="none" w:sz="0" w:space="0" w:color="auto"/>
        <w:left w:val="none" w:sz="0" w:space="0" w:color="auto"/>
        <w:bottom w:val="none" w:sz="0" w:space="0" w:color="auto"/>
        <w:right w:val="none" w:sz="0" w:space="0" w:color="auto"/>
      </w:divBdr>
    </w:div>
    <w:div w:id="1845169239">
      <w:bodyDiv w:val="1"/>
      <w:marLeft w:val="0"/>
      <w:marRight w:val="0"/>
      <w:marTop w:val="0"/>
      <w:marBottom w:val="0"/>
      <w:divBdr>
        <w:top w:val="none" w:sz="0" w:space="0" w:color="auto"/>
        <w:left w:val="none" w:sz="0" w:space="0" w:color="auto"/>
        <w:bottom w:val="none" w:sz="0" w:space="0" w:color="auto"/>
        <w:right w:val="none" w:sz="0" w:space="0" w:color="auto"/>
      </w:divBdr>
    </w:div>
    <w:div w:id="1846939997">
      <w:bodyDiv w:val="1"/>
      <w:marLeft w:val="0"/>
      <w:marRight w:val="0"/>
      <w:marTop w:val="0"/>
      <w:marBottom w:val="0"/>
      <w:divBdr>
        <w:top w:val="none" w:sz="0" w:space="0" w:color="auto"/>
        <w:left w:val="none" w:sz="0" w:space="0" w:color="auto"/>
        <w:bottom w:val="none" w:sz="0" w:space="0" w:color="auto"/>
        <w:right w:val="none" w:sz="0" w:space="0" w:color="auto"/>
      </w:divBdr>
    </w:div>
    <w:div w:id="1851988002">
      <w:bodyDiv w:val="1"/>
      <w:marLeft w:val="0"/>
      <w:marRight w:val="0"/>
      <w:marTop w:val="0"/>
      <w:marBottom w:val="0"/>
      <w:divBdr>
        <w:top w:val="none" w:sz="0" w:space="0" w:color="auto"/>
        <w:left w:val="none" w:sz="0" w:space="0" w:color="auto"/>
        <w:bottom w:val="none" w:sz="0" w:space="0" w:color="auto"/>
        <w:right w:val="none" w:sz="0" w:space="0" w:color="auto"/>
      </w:divBdr>
    </w:div>
    <w:div w:id="1867399541">
      <w:bodyDiv w:val="1"/>
      <w:marLeft w:val="0"/>
      <w:marRight w:val="0"/>
      <w:marTop w:val="0"/>
      <w:marBottom w:val="0"/>
      <w:divBdr>
        <w:top w:val="none" w:sz="0" w:space="0" w:color="auto"/>
        <w:left w:val="none" w:sz="0" w:space="0" w:color="auto"/>
        <w:bottom w:val="none" w:sz="0" w:space="0" w:color="auto"/>
        <w:right w:val="none" w:sz="0" w:space="0" w:color="auto"/>
      </w:divBdr>
    </w:div>
    <w:div w:id="1868906577">
      <w:bodyDiv w:val="1"/>
      <w:marLeft w:val="0"/>
      <w:marRight w:val="0"/>
      <w:marTop w:val="0"/>
      <w:marBottom w:val="0"/>
      <w:divBdr>
        <w:top w:val="none" w:sz="0" w:space="0" w:color="auto"/>
        <w:left w:val="none" w:sz="0" w:space="0" w:color="auto"/>
        <w:bottom w:val="none" w:sz="0" w:space="0" w:color="auto"/>
        <w:right w:val="none" w:sz="0" w:space="0" w:color="auto"/>
      </w:divBdr>
    </w:div>
    <w:div w:id="1871990628">
      <w:bodyDiv w:val="1"/>
      <w:marLeft w:val="0"/>
      <w:marRight w:val="0"/>
      <w:marTop w:val="0"/>
      <w:marBottom w:val="0"/>
      <w:divBdr>
        <w:top w:val="none" w:sz="0" w:space="0" w:color="auto"/>
        <w:left w:val="none" w:sz="0" w:space="0" w:color="auto"/>
        <w:bottom w:val="none" w:sz="0" w:space="0" w:color="auto"/>
        <w:right w:val="none" w:sz="0" w:space="0" w:color="auto"/>
      </w:divBdr>
    </w:div>
    <w:div w:id="1883980753">
      <w:bodyDiv w:val="1"/>
      <w:marLeft w:val="0"/>
      <w:marRight w:val="0"/>
      <w:marTop w:val="0"/>
      <w:marBottom w:val="0"/>
      <w:divBdr>
        <w:top w:val="none" w:sz="0" w:space="0" w:color="auto"/>
        <w:left w:val="none" w:sz="0" w:space="0" w:color="auto"/>
        <w:bottom w:val="none" w:sz="0" w:space="0" w:color="auto"/>
        <w:right w:val="none" w:sz="0" w:space="0" w:color="auto"/>
      </w:divBdr>
    </w:div>
    <w:div w:id="1894652108">
      <w:bodyDiv w:val="1"/>
      <w:marLeft w:val="0"/>
      <w:marRight w:val="0"/>
      <w:marTop w:val="0"/>
      <w:marBottom w:val="0"/>
      <w:divBdr>
        <w:top w:val="none" w:sz="0" w:space="0" w:color="auto"/>
        <w:left w:val="none" w:sz="0" w:space="0" w:color="auto"/>
        <w:bottom w:val="none" w:sz="0" w:space="0" w:color="auto"/>
        <w:right w:val="none" w:sz="0" w:space="0" w:color="auto"/>
      </w:divBdr>
    </w:div>
    <w:div w:id="1911229534">
      <w:bodyDiv w:val="1"/>
      <w:marLeft w:val="0"/>
      <w:marRight w:val="0"/>
      <w:marTop w:val="0"/>
      <w:marBottom w:val="0"/>
      <w:divBdr>
        <w:top w:val="none" w:sz="0" w:space="0" w:color="auto"/>
        <w:left w:val="none" w:sz="0" w:space="0" w:color="auto"/>
        <w:bottom w:val="none" w:sz="0" w:space="0" w:color="auto"/>
        <w:right w:val="none" w:sz="0" w:space="0" w:color="auto"/>
      </w:divBdr>
    </w:div>
    <w:div w:id="1935938140">
      <w:bodyDiv w:val="1"/>
      <w:marLeft w:val="0"/>
      <w:marRight w:val="0"/>
      <w:marTop w:val="0"/>
      <w:marBottom w:val="0"/>
      <w:divBdr>
        <w:top w:val="none" w:sz="0" w:space="0" w:color="auto"/>
        <w:left w:val="none" w:sz="0" w:space="0" w:color="auto"/>
        <w:bottom w:val="none" w:sz="0" w:space="0" w:color="auto"/>
        <w:right w:val="none" w:sz="0" w:space="0" w:color="auto"/>
      </w:divBdr>
    </w:div>
    <w:div w:id="1940478772">
      <w:bodyDiv w:val="1"/>
      <w:marLeft w:val="0"/>
      <w:marRight w:val="0"/>
      <w:marTop w:val="0"/>
      <w:marBottom w:val="0"/>
      <w:divBdr>
        <w:top w:val="none" w:sz="0" w:space="0" w:color="auto"/>
        <w:left w:val="none" w:sz="0" w:space="0" w:color="auto"/>
        <w:bottom w:val="none" w:sz="0" w:space="0" w:color="auto"/>
        <w:right w:val="none" w:sz="0" w:space="0" w:color="auto"/>
      </w:divBdr>
    </w:div>
    <w:div w:id="1959600416">
      <w:bodyDiv w:val="1"/>
      <w:marLeft w:val="0"/>
      <w:marRight w:val="0"/>
      <w:marTop w:val="0"/>
      <w:marBottom w:val="0"/>
      <w:divBdr>
        <w:top w:val="none" w:sz="0" w:space="0" w:color="auto"/>
        <w:left w:val="none" w:sz="0" w:space="0" w:color="auto"/>
        <w:bottom w:val="none" w:sz="0" w:space="0" w:color="auto"/>
        <w:right w:val="none" w:sz="0" w:space="0" w:color="auto"/>
      </w:divBdr>
    </w:div>
    <w:div w:id="1972785455">
      <w:bodyDiv w:val="1"/>
      <w:marLeft w:val="0"/>
      <w:marRight w:val="0"/>
      <w:marTop w:val="0"/>
      <w:marBottom w:val="0"/>
      <w:divBdr>
        <w:top w:val="none" w:sz="0" w:space="0" w:color="auto"/>
        <w:left w:val="none" w:sz="0" w:space="0" w:color="auto"/>
        <w:bottom w:val="none" w:sz="0" w:space="0" w:color="auto"/>
        <w:right w:val="none" w:sz="0" w:space="0" w:color="auto"/>
      </w:divBdr>
    </w:div>
    <w:div w:id="1993636549">
      <w:bodyDiv w:val="1"/>
      <w:marLeft w:val="0"/>
      <w:marRight w:val="0"/>
      <w:marTop w:val="0"/>
      <w:marBottom w:val="0"/>
      <w:divBdr>
        <w:top w:val="none" w:sz="0" w:space="0" w:color="auto"/>
        <w:left w:val="none" w:sz="0" w:space="0" w:color="auto"/>
        <w:bottom w:val="none" w:sz="0" w:space="0" w:color="auto"/>
        <w:right w:val="none" w:sz="0" w:space="0" w:color="auto"/>
      </w:divBdr>
    </w:div>
    <w:div w:id="1995377770">
      <w:bodyDiv w:val="1"/>
      <w:marLeft w:val="0"/>
      <w:marRight w:val="0"/>
      <w:marTop w:val="0"/>
      <w:marBottom w:val="0"/>
      <w:divBdr>
        <w:top w:val="none" w:sz="0" w:space="0" w:color="auto"/>
        <w:left w:val="none" w:sz="0" w:space="0" w:color="auto"/>
        <w:bottom w:val="none" w:sz="0" w:space="0" w:color="auto"/>
        <w:right w:val="none" w:sz="0" w:space="0" w:color="auto"/>
      </w:divBdr>
    </w:div>
    <w:div w:id="1997296215">
      <w:bodyDiv w:val="1"/>
      <w:marLeft w:val="0"/>
      <w:marRight w:val="0"/>
      <w:marTop w:val="0"/>
      <w:marBottom w:val="0"/>
      <w:divBdr>
        <w:top w:val="none" w:sz="0" w:space="0" w:color="auto"/>
        <w:left w:val="none" w:sz="0" w:space="0" w:color="auto"/>
        <w:bottom w:val="none" w:sz="0" w:space="0" w:color="auto"/>
        <w:right w:val="none" w:sz="0" w:space="0" w:color="auto"/>
      </w:divBdr>
    </w:div>
    <w:div w:id="2012948427">
      <w:bodyDiv w:val="1"/>
      <w:marLeft w:val="0"/>
      <w:marRight w:val="0"/>
      <w:marTop w:val="0"/>
      <w:marBottom w:val="0"/>
      <w:divBdr>
        <w:top w:val="none" w:sz="0" w:space="0" w:color="auto"/>
        <w:left w:val="none" w:sz="0" w:space="0" w:color="auto"/>
        <w:bottom w:val="none" w:sz="0" w:space="0" w:color="auto"/>
        <w:right w:val="none" w:sz="0" w:space="0" w:color="auto"/>
      </w:divBdr>
    </w:div>
    <w:div w:id="2013293365">
      <w:bodyDiv w:val="1"/>
      <w:marLeft w:val="0"/>
      <w:marRight w:val="0"/>
      <w:marTop w:val="0"/>
      <w:marBottom w:val="0"/>
      <w:divBdr>
        <w:top w:val="none" w:sz="0" w:space="0" w:color="auto"/>
        <w:left w:val="none" w:sz="0" w:space="0" w:color="auto"/>
        <w:bottom w:val="none" w:sz="0" w:space="0" w:color="auto"/>
        <w:right w:val="none" w:sz="0" w:space="0" w:color="auto"/>
      </w:divBdr>
    </w:div>
    <w:div w:id="2015759358">
      <w:bodyDiv w:val="1"/>
      <w:marLeft w:val="0"/>
      <w:marRight w:val="0"/>
      <w:marTop w:val="0"/>
      <w:marBottom w:val="0"/>
      <w:divBdr>
        <w:top w:val="none" w:sz="0" w:space="0" w:color="auto"/>
        <w:left w:val="none" w:sz="0" w:space="0" w:color="auto"/>
        <w:bottom w:val="none" w:sz="0" w:space="0" w:color="auto"/>
        <w:right w:val="none" w:sz="0" w:space="0" w:color="auto"/>
      </w:divBdr>
    </w:div>
    <w:div w:id="2021811320">
      <w:bodyDiv w:val="1"/>
      <w:marLeft w:val="0"/>
      <w:marRight w:val="0"/>
      <w:marTop w:val="0"/>
      <w:marBottom w:val="0"/>
      <w:divBdr>
        <w:top w:val="none" w:sz="0" w:space="0" w:color="auto"/>
        <w:left w:val="none" w:sz="0" w:space="0" w:color="auto"/>
        <w:bottom w:val="none" w:sz="0" w:space="0" w:color="auto"/>
        <w:right w:val="none" w:sz="0" w:space="0" w:color="auto"/>
      </w:divBdr>
    </w:div>
    <w:div w:id="2031487945">
      <w:bodyDiv w:val="1"/>
      <w:marLeft w:val="0"/>
      <w:marRight w:val="0"/>
      <w:marTop w:val="0"/>
      <w:marBottom w:val="0"/>
      <w:divBdr>
        <w:top w:val="none" w:sz="0" w:space="0" w:color="auto"/>
        <w:left w:val="none" w:sz="0" w:space="0" w:color="auto"/>
        <w:bottom w:val="none" w:sz="0" w:space="0" w:color="auto"/>
        <w:right w:val="none" w:sz="0" w:space="0" w:color="auto"/>
      </w:divBdr>
    </w:div>
    <w:div w:id="2032106729">
      <w:bodyDiv w:val="1"/>
      <w:marLeft w:val="0"/>
      <w:marRight w:val="0"/>
      <w:marTop w:val="0"/>
      <w:marBottom w:val="0"/>
      <w:divBdr>
        <w:top w:val="none" w:sz="0" w:space="0" w:color="auto"/>
        <w:left w:val="none" w:sz="0" w:space="0" w:color="auto"/>
        <w:bottom w:val="none" w:sz="0" w:space="0" w:color="auto"/>
        <w:right w:val="none" w:sz="0" w:space="0" w:color="auto"/>
      </w:divBdr>
    </w:div>
    <w:div w:id="2044013452">
      <w:bodyDiv w:val="1"/>
      <w:marLeft w:val="0"/>
      <w:marRight w:val="0"/>
      <w:marTop w:val="0"/>
      <w:marBottom w:val="0"/>
      <w:divBdr>
        <w:top w:val="none" w:sz="0" w:space="0" w:color="auto"/>
        <w:left w:val="none" w:sz="0" w:space="0" w:color="auto"/>
        <w:bottom w:val="none" w:sz="0" w:space="0" w:color="auto"/>
        <w:right w:val="none" w:sz="0" w:space="0" w:color="auto"/>
      </w:divBdr>
    </w:div>
    <w:div w:id="2051412327">
      <w:bodyDiv w:val="1"/>
      <w:marLeft w:val="0"/>
      <w:marRight w:val="0"/>
      <w:marTop w:val="0"/>
      <w:marBottom w:val="0"/>
      <w:divBdr>
        <w:top w:val="none" w:sz="0" w:space="0" w:color="auto"/>
        <w:left w:val="none" w:sz="0" w:space="0" w:color="auto"/>
        <w:bottom w:val="none" w:sz="0" w:space="0" w:color="auto"/>
        <w:right w:val="none" w:sz="0" w:space="0" w:color="auto"/>
      </w:divBdr>
    </w:div>
    <w:div w:id="2051688860">
      <w:bodyDiv w:val="1"/>
      <w:marLeft w:val="0"/>
      <w:marRight w:val="0"/>
      <w:marTop w:val="0"/>
      <w:marBottom w:val="0"/>
      <w:divBdr>
        <w:top w:val="none" w:sz="0" w:space="0" w:color="auto"/>
        <w:left w:val="none" w:sz="0" w:space="0" w:color="auto"/>
        <w:bottom w:val="none" w:sz="0" w:space="0" w:color="auto"/>
        <w:right w:val="none" w:sz="0" w:space="0" w:color="auto"/>
      </w:divBdr>
    </w:div>
    <w:div w:id="2060736339">
      <w:bodyDiv w:val="1"/>
      <w:marLeft w:val="0"/>
      <w:marRight w:val="0"/>
      <w:marTop w:val="0"/>
      <w:marBottom w:val="0"/>
      <w:divBdr>
        <w:top w:val="none" w:sz="0" w:space="0" w:color="auto"/>
        <w:left w:val="none" w:sz="0" w:space="0" w:color="auto"/>
        <w:bottom w:val="none" w:sz="0" w:space="0" w:color="auto"/>
        <w:right w:val="none" w:sz="0" w:space="0" w:color="auto"/>
      </w:divBdr>
    </w:div>
    <w:div w:id="2079471475">
      <w:bodyDiv w:val="1"/>
      <w:marLeft w:val="0"/>
      <w:marRight w:val="0"/>
      <w:marTop w:val="0"/>
      <w:marBottom w:val="0"/>
      <w:divBdr>
        <w:top w:val="none" w:sz="0" w:space="0" w:color="auto"/>
        <w:left w:val="none" w:sz="0" w:space="0" w:color="auto"/>
        <w:bottom w:val="none" w:sz="0" w:space="0" w:color="auto"/>
        <w:right w:val="none" w:sz="0" w:space="0" w:color="auto"/>
      </w:divBdr>
    </w:div>
    <w:div w:id="2083020454">
      <w:bodyDiv w:val="1"/>
      <w:marLeft w:val="0"/>
      <w:marRight w:val="0"/>
      <w:marTop w:val="0"/>
      <w:marBottom w:val="0"/>
      <w:divBdr>
        <w:top w:val="none" w:sz="0" w:space="0" w:color="auto"/>
        <w:left w:val="none" w:sz="0" w:space="0" w:color="auto"/>
        <w:bottom w:val="none" w:sz="0" w:space="0" w:color="auto"/>
        <w:right w:val="none" w:sz="0" w:space="0" w:color="auto"/>
      </w:divBdr>
    </w:div>
    <w:div w:id="2097553843">
      <w:bodyDiv w:val="1"/>
      <w:marLeft w:val="0"/>
      <w:marRight w:val="0"/>
      <w:marTop w:val="0"/>
      <w:marBottom w:val="0"/>
      <w:divBdr>
        <w:top w:val="none" w:sz="0" w:space="0" w:color="auto"/>
        <w:left w:val="none" w:sz="0" w:space="0" w:color="auto"/>
        <w:bottom w:val="none" w:sz="0" w:space="0" w:color="auto"/>
        <w:right w:val="none" w:sz="0" w:space="0" w:color="auto"/>
      </w:divBdr>
    </w:div>
    <w:div w:id="2103601104">
      <w:bodyDiv w:val="1"/>
      <w:marLeft w:val="0"/>
      <w:marRight w:val="0"/>
      <w:marTop w:val="0"/>
      <w:marBottom w:val="0"/>
      <w:divBdr>
        <w:top w:val="none" w:sz="0" w:space="0" w:color="auto"/>
        <w:left w:val="none" w:sz="0" w:space="0" w:color="auto"/>
        <w:bottom w:val="none" w:sz="0" w:space="0" w:color="auto"/>
        <w:right w:val="none" w:sz="0" w:space="0" w:color="auto"/>
      </w:divBdr>
    </w:div>
    <w:div w:id="2103795985">
      <w:bodyDiv w:val="1"/>
      <w:marLeft w:val="0"/>
      <w:marRight w:val="0"/>
      <w:marTop w:val="0"/>
      <w:marBottom w:val="0"/>
      <w:divBdr>
        <w:top w:val="none" w:sz="0" w:space="0" w:color="auto"/>
        <w:left w:val="none" w:sz="0" w:space="0" w:color="auto"/>
        <w:bottom w:val="none" w:sz="0" w:space="0" w:color="auto"/>
        <w:right w:val="none" w:sz="0" w:space="0" w:color="auto"/>
      </w:divBdr>
    </w:div>
    <w:div w:id="2105033288">
      <w:bodyDiv w:val="1"/>
      <w:marLeft w:val="0"/>
      <w:marRight w:val="0"/>
      <w:marTop w:val="0"/>
      <w:marBottom w:val="0"/>
      <w:divBdr>
        <w:top w:val="none" w:sz="0" w:space="0" w:color="auto"/>
        <w:left w:val="none" w:sz="0" w:space="0" w:color="auto"/>
        <w:bottom w:val="none" w:sz="0" w:space="0" w:color="auto"/>
        <w:right w:val="none" w:sz="0" w:space="0" w:color="auto"/>
      </w:divBdr>
    </w:div>
    <w:div w:id="2108379954">
      <w:bodyDiv w:val="1"/>
      <w:marLeft w:val="0"/>
      <w:marRight w:val="0"/>
      <w:marTop w:val="0"/>
      <w:marBottom w:val="0"/>
      <w:divBdr>
        <w:top w:val="none" w:sz="0" w:space="0" w:color="auto"/>
        <w:left w:val="none" w:sz="0" w:space="0" w:color="auto"/>
        <w:bottom w:val="none" w:sz="0" w:space="0" w:color="auto"/>
        <w:right w:val="none" w:sz="0" w:space="0" w:color="auto"/>
      </w:divBdr>
    </w:div>
    <w:div w:id="2115975415">
      <w:bodyDiv w:val="1"/>
      <w:marLeft w:val="0"/>
      <w:marRight w:val="0"/>
      <w:marTop w:val="0"/>
      <w:marBottom w:val="0"/>
      <w:divBdr>
        <w:top w:val="none" w:sz="0" w:space="0" w:color="auto"/>
        <w:left w:val="none" w:sz="0" w:space="0" w:color="auto"/>
        <w:bottom w:val="none" w:sz="0" w:space="0" w:color="auto"/>
        <w:right w:val="none" w:sz="0" w:space="0" w:color="auto"/>
      </w:divBdr>
    </w:div>
    <w:div w:id="2130004290">
      <w:bodyDiv w:val="1"/>
      <w:marLeft w:val="0"/>
      <w:marRight w:val="0"/>
      <w:marTop w:val="0"/>
      <w:marBottom w:val="0"/>
      <w:divBdr>
        <w:top w:val="none" w:sz="0" w:space="0" w:color="auto"/>
        <w:left w:val="none" w:sz="0" w:space="0" w:color="auto"/>
        <w:bottom w:val="none" w:sz="0" w:space="0" w:color="auto"/>
        <w:right w:val="none" w:sz="0" w:space="0" w:color="auto"/>
      </w:divBdr>
    </w:div>
    <w:div w:id="2130316641">
      <w:bodyDiv w:val="1"/>
      <w:marLeft w:val="0"/>
      <w:marRight w:val="0"/>
      <w:marTop w:val="0"/>
      <w:marBottom w:val="0"/>
      <w:divBdr>
        <w:top w:val="none" w:sz="0" w:space="0" w:color="auto"/>
        <w:left w:val="none" w:sz="0" w:space="0" w:color="auto"/>
        <w:bottom w:val="none" w:sz="0" w:space="0" w:color="auto"/>
        <w:right w:val="none" w:sz="0" w:space="0" w:color="auto"/>
      </w:divBdr>
    </w:div>
    <w:div w:id="2131052208">
      <w:bodyDiv w:val="1"/>
      <w:marLeft w:val="0"/>
      <w:marRight w:val="0"/>
      <w:marTop w:val="0"/>
      <w:marBottom w:val="0"/>
      <w:divBdr>
        <w:top w:val="none" w:sz="0" w:space="0" w:color="auto"/>
        <w:left w:val="none" w:sz="0" w:space="0" w:color="auto"/>
        <w:bottom w:val="none" w:sz="0" w:space="0" w:color="auto"/>
        <w:right w:val="none" w:sz="0" w:space="0" w:color="auto"/>
      </w:divBdr>
    </w:div>
    <w:div w:id="2133400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1.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oter" Target="footer2.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2.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MolAlb02</b:Tag>
    <b:SourceType>JournalArticle</b:SourceType>
    <b:Guid>{01321740-FB3E-4682-B7A0-CEF66D118FE5}</b:Guid>
    <b:Author>
      <b:Author>
        <b:NameList>
          <b:Person>
            <b:Last>Molina</b:Last>
            <b:First>L</b:First>
          </b:Person>
          <b:Person>
            <b:Last>Hurtado Albir</b:Last>
            <b:First>A</b:First>
          </b:Person>
        </b:NameList>
      </b:Author>
    </b:Author>
    <b:Title>Translation techniques revisited: A dynamic and functionalist approach</b:Title>
    <b:Year>2002</b:Year>
    <b:Pages>498–512</b:Pages>
    <b:JournalName>Translators’ Journal</b:JournalName>
    <b:Volume>47</b:Volume>
    <b:Issue>4</b:Issue>
    <b:LCID>en-US</b:LCID>
    <b:RefOrder>3</b:RefOrder>
  </b:Source>
  <b:Source>
    <b:Tag>Eri</b:Tag>
    <b:SourceType>JournalArticle</b:SourceType>
    <b:Guid>{1E7A4BA2-658F-42CE-AE1F-9CB326E4D1E5}</b:Guid>
    <b:Author>
      <b:Author>
        <b:NameList>
          <b:Person>
            <b:Last>Ericson</b:Last>
            <b:First>Steven</b:First>
            <b:Middle>J</b:Middle>
          </b:Person>
        </b:NameList>
      </b:Author>
    </b:Author>
    <b:Title>Literature in the Japanese History Classroom</b:Title>
    <b:Year>2001</b:Year>
    <b:Publisher>Association for Asian Studies</b:Publisher>
    <b:BookTitle>Education About Asia</b:BookTitle>
    <b:Pages>48-51</b:Pages>
    <b:LCID>en-US</b:LCID>
    <b:JournalName>Education About Asia</b:JournalName>
    <b:Volume>6</b:Volume>
    <b:Issue>1</b:Issue>
    <b:RefOrder>10</b:RefOrder>
  </b:Source>
  <b:Source>
    <b:Tag>Weblio</b:Tag>
    <b:SourceType>InternetSite</b:SourceType>
    <b:Guid>{D0519515-F78B-4803-98E4-8EC8EF69E175}</b:Guid>
    <b:Title>英和辞典・和英辞典 - Weblio辞書</b:Title>
    <b:Year>n.d.</b:Year>
    <b:Author>
      <b:Author>
        <b:Corporate>GRASグループ</b:Corporate>
      </b:Author>
    </b:Author>
    <b:InternetSiteTitle>英和辞典・和英辞典 - Weblio辞書</b:InternetSiteTitle>
    <b:URL>https://ejje.weblio.jp/</b:URL>
    <b:LCID>en-US</b:LCID>
    <b:YearAccessed>2026</b:YearAccessed>
    <b:MonthAccessed>1</b:MonthAccessed>
    <b:DayAccessed>15</b:DayAccessed>
    <b:RefOrder>11</b:RefOrder>
  </b:Source>
  <b:Source>
    <b:Tag>Día07</b:Tag>
    <b:SourceType>Book</b:SourceType>
    <b:Guid>{6DE245A0-D5E7-4C29-B546-3A1F8D35ABB4}</b:Guid>
    <b:Title>Audiovisual translation: Subtitling</b:Title>
    <b:Year>2007</b:Year>
    <b:Publisher>St. Jerome Publishing</b:Publisher>
    <b:Author>
      <b:Author>
        <b:NameList>
          <b:Person>
            <b:Last>Díaz Cintas</b:Last>
            <b:First>J</b:First>
          </b:Person>
          <b:Person>
            <b:Last>Remael</b:Last>
            <b:First>A</b:First>
          </b:Person>
        </b:NameList>
      </b:Author>
    </b:Author>
    <b:LCID>en-US</b:LCID>
    <b:RefOrder>9</b:RefOrder>
  </b:Source>
  <b:Source>
    <b:Tag>New88</b:Tag>
    <b:SourceType>Report</b:SourceType>
    <b:Guid>{8754021F-DEEC-4C63-9303-E97A0D52810E}</b:Guid>
    <b:Title>A textbook of translation</b:Title>
    <b:Year>1988</b:Year>
    <b:Publisher>Prentice Hall International</b:Publisher>
    <b:Author>
      <b:Author>
        <b:NameList>
          <b:Person>
            <b:Last>Newmark</b:Last>
            <b:First>P</b:First>
          </b:Person>
        </b:NameList>
      </b:Author>
    </b:Author>
    <b:LCID>en-US</b:LCID>
    <b:RefOrder>8</b:RefOrder>
  </b:Source>
  <b:Source>
    <b:Tag>VinDarJohn95</b:Tag>
    <b:SourceType>Book</b:SourceType>
    <b:Guid>{75E0B075-1C4B-4906-B3DF-E27AAF3E5D73}</b:Guid>
    <b:Author>
      <b:Author>
        <b:NameList>
          <b:Person>
            <b:Last>Vinay</b:Last>
            <b:First>Jean.-Paul</b:First>
          </b:Person>
          <b:Person>
            <b:Last>Darbelnet</b:Last>
            <b:First>Jean</b:First>
          </b:Person>
        </b:NameList>
      </b:Author>
      <b:Editor>
        <b:NameList>
          <b:Person>
            <b:Last>John</b:Last>
            <b:First>Benjamins</b:First>
          </b:Person>
        </b:NameList>
      </b:Editor>
      <b:Translator>
        <b:NameList>
          <b:Person>
            <b:Last>J</b:Last>
            <b:First>C,</b:First>
            <b:Middle>Sager</b:Middle>
          </b:Person>
          <b:Person>
            <b:Last>M</b:Last>
            <b:First>J,</b:First>
            <b:Middle>Hamel</b:Middle>
          </b:Person>
        </b:NameList>
      </b:Translator>
    </b:Author>
    <b:Title>Comparative stylistics of French and English: A methodology for translation</b:Title>
    <b:Year>1958/1995</b:Year>
    <b:Comments>. (Original work published 1958)</b:Comments>
    <b:LCID>en-US</b:LCID>
    <b:Publisher>John Benjamins Publishing Company</b:Publisher>
    <b:RefOrder>2</b:RefOrder>
  </b:Source>
  <b:Source>
    <b:Tag>瀬上和18</b:Tag>
    <b:SourceType>Report</b:SourceType>
    <b:Guid>{E9EB9907-EDC6-4A5A-991B-32CA5977A876}</b:Guid>
    <b:Title>機械翻訳の限界と人間による翻訳の可能性</b:Title>
    <b:Year>2018</b:Year>
    <b:LCID>en-US</b:LCID>
    <b:Author>
      <b:Author>
        <b:NameList>
          <b:Person>
            <b:Last>瀬上</b:Last>
            <b:First>和典</b:First>
          </b:Person>
        </b:NameList>
      </b:Author>
    </b:Author>
    <b:Publisher>上智大学大学院グローバル・スタディーズ研究科</b:Publisher>
    <b:RefOrder>1</b:RefOrder>
  </b:Source>
  <b:Source>
    <b:Tag>Rei84</b:Tag>
    <b:SourceType>Book</b:SourceType>
    <b:Guid>{F4014CEA-F5CD-414B-8ADF-6E04985FC775}</b:Guid>
    <b:Author>
      <b:Author>
        <b:NameList>
          <b:Person>
            <b:Last>Reiß</b:Last>
            <b:First>K</b:First>
          </b:Person>
          <b:Person>
            <b:Last>Vermeer</b:Last>
            <b:First>H.J</b:First>
          </b:Person>
        </b:NameList>
      </b:Author>
    </b:Author>
    <b:Title>Grundlegung einer allgemeinen Translationstheorie</b:Title>
    <b:Year>1984</b:Year>
    <b:Publisher>Niemeyer</b:Publisher>
    <b:LCID>en-US</b:LCID>
    <b:RefOrder>4</b:RefOrder>
  </b:Source>
  <b:Source>
    <b:Tag>Law95</b:Tag>
    <b:SourceType>Book</b:SourceType>
    <b:Guid>{760FA9F8-8086-4BBE-8C51-5D4C096C793F}</b:Guid>
    <b:LCID>en-US</b:LCID>
    <b:Author>
      <b:Author>
        <b:NameList>
          <b:Person>
            <b:Last>Venuti</b:Last>
            <b:First>Lawrence</b:First>
          </b:Person>
        </b:NameList>
      </b:Author>
    </b:Author>
    <b:Title>The Translator’s Invisibility: A History of Translation</b:Title>
    <b:Year>1995</b:Year>
    <b:Publisher>Routledge</b:Publisher>
    <b:RefOrder>13</b:RefOrder>
  </b:Source>
  <b:Source>
    <b:Tag>Rei12</b:Tag>
    <b:SourceType>Book</b:SourceType>
    <b:Guid>{DD7FB98F-5B65-4EA9-AC91-6CF32B9C5A84}</b:Guid>
    <b:Title>Towards a General Theory of Translational Action: Skopos Theory Explained</b:Title>
    <b:Year>2014</b:Year>
    <b:Publisher>St Jerome</b:Publisher>
    <b:Author>
      <b:Author>
        <b:NameList>
          <b:Person>
            <b:Last>Reiβ</b:Last>
            <b:First>K</b:First>
          </b:Person>
          <b:Person>
            <b:Last>Vermeer</b:Last>
            <b:First>J.H</b:First>
          </b:Person>
        </b:NameList>
      </b:Author>
      <b:Translator>
        <b:NameList>
          <b:Person>
            <b:Last>C.Nord</b:Last>
          </b:Person>
        </b:NameList>
      </b:Translator>
    </b:Author>
    <b:LCID>en-US</b:LCID>
    <b:RefOrder>5</b:RefOrder>
  </b:Source>
  <b:Source>
    <b:Tag>Ben93</b:Tag>
    <b:SourceType>BookSection</b:SourceType>
    <b:Guid>{0F2116C8-21B9-4BA6-882B-D40675ED01A4}</b:Guid>
    <b:Title>Toward ethnorelativism: A developmental model of intercultural sensitivity</b:Title>
    <b:Year>1993</b:Year>
    <b:Publisher>Intercultural Press</b:Publisher>
    <b:Author>
      <b:Author>
        <b:NameList>
          <b:Person>
            <b:Last>Bennett</b:Last>
            <b:First>M</b:First>
            <b:Middle>J</b:Middle>
          </b:Person>
        </b:NameList>
      </b:Author>
      <b:Editor>
        <b:NameList>
          <b:Person>
            <b:Last>R.M</b:Last>
            <b:First>Paige</b:First>
          </b:Person>
        </b:NameList>
      </b:Editor>
    </b:Author>
    <b:Pages>21-71</b:Pages>
    <b:Edition>2</b:Edition>
    <b:BookTitle>Education for the intercultural experience</b:BookTitle>
    <b:LCID>en-US</b:LCID>
    <b:RefOrder>7</b:RefOrder>
  </b:Source>
  <b:Source>
    <b:Tag>Rya91</b:Tag>
    <b:SourceType>Book</b:SourceType>
    <b:Guid>{E22353EC-41B7-4C88-BBD0-0FC07EFCD08E}</b:Guid>
    <b:Author>
      <b:Author>
        <b:NameList>
          <b:Person>
            <b:Last>Ryan</b:Last>
            <b:First>Marie-Laure</b:First>
          </b:Person>
        </b:NameList>
      </b:Author>
    </b:Author>
    <b:Title>Possible Worlds, Artificial Intelligence, and Narrative</b:Title>
    <b:Year>1991</b:Year>
    <b:Publisher>Indiana University Press</b:Publisher>
    <b:LCID>en-US</b:LCID>
    <b:RefOrder>12</b:RefOrder>
  </b:Source>
  <b:Source>
    <b:Tag>Ben86</b:Tag>
    <b:SourceType>JournalArticle</b:SourceType>
    <b:Guid>{E1FD738D-9F9A-4B8F-94DE-EBD8F58ED7F1}</b:Guid>
    <b:Title>A Developmental Approach to Training for Intercultural Sensitivity</b:Title>
    <b:Year>1986</b:Year>
    <b:Author>
      <b:Author>
        <b:NameList>
          <b:Person>
            <b:Last>Bennett</b:Last>
            <b:First>JM</b:First>
          </b:Person>
        </b:NameList>
      </b:Author>
    </b:Author>
    <b:JournalName>International Journal of Intercultural Relations</b:JournalName>
    <b:Pages>179-196</b:Pages>
    <b:LCID>en-US</b:LCID>
    <b:Volume>10</b:Volume>
    <b:Issue>2</b:Issue>
    <b:RefOrder>6</b:RefOrder>
  </b:Source>
</b:Sources>
</file>

<file path=customXml/itemProps1.xml><?xml version="1.0" encoding="utf-8"?>
<ds:datastoreItem xmlns:ds="http://schemas.openxmlformats.org/officeDocument/2006/customXml" ds:itemID="{6E98DEBD-6C4D-49A6-A0CB-199E6B5FC6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1780</TotalTime>
  <Pages>37</Pages>
  <Words>7705</Words>
  <Characters>43921</Characters>
  <Application>Microsoft Office Word</Application>
  <DocSecurity>0</DocSecurity>
  <Lines>366</Lines>
  <Paragraphs>103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51523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yazawa shuu</dc:creator>
  <cp:keywords/>
  <dc:description/>
  <cp:lastModifiedBy>Masato YOSHIKAWA</cp:lastModifiedBy>
  <cp:revision>458</cp:revision>
  <cp:lastPrinted>2025-12-31T06:15:00Z</cp:lastPrinted>
  <dcterms:created xsi:type="dcterms:W3CDTF">2026-01-15T09:33:00Z</dcterms:created>
  <dcterms:modified xsi:type="dcterms:W3CDTF">2026-01-20T05:13:00Z</dcterms:modified>
</cp:coreProperties>
</file>